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3E558" w14:textId="60845B40" w:rsidR="00DC0C9D" w:rsidRPr="0024633A" w:rsidRDefault="00D92DAC" w:rsidP="00385ED2">
      <w:pPr>
        <w:spacing w:after="600" w:line="240" w:lineRule="auto"/>
        <w:jc w:val="right"/>
        <w:rPr>
          <w:rFonts w:eastAsia="Times New Roman" w:cs="Tahoma"/>
          <w:color w:val="auto"/>
          <w:sz w:val="144"/>
          <w:szCs w:val="144"/>
        </w:rPr>
      </w:pPr>
      <w:ins w:id="1" w:author="Haider Alhabibi" w:date="2022-02-02T14:21:00Z">
        <w:r>
          <w:rPr>
            <w:rFonts w:eastAsia="Times New Roman" w:cs="Tahoma"/>
            <w:color w:val="auto"/>
            <w:sz w:val="144"/>
            <w:szCs w:val="144"/>
          </w:rPr>
          <w:t xml:space="preserve"> </w:t>
        </w:r>
      </w:ins>
      <w:ins w:id="2" w:author="Author">
        <w:del w:id="3" w:author="Author">
          <w:r w:rsidR="00371F30" w:rsidDel="002008C7">
            <w:rPr>
              <w:rFonts w:eastAsia="Times New Roman" w:cs="Tahoma"/>
              <w:color w:val="auto"/>
              <w:sz w:val="144"/>
              <w:szCs w:val="144"/>
            </w:rPr>
            <w:delText>0</w:delText>
          </w:r>
        </w:del>
      </w:ins>
      <w:del w:id="4" w:author="Author">
        <w:r w:rsidR="00DC0C9D" w:rsidRPr="0024633A" w:rsidDel="002008C7">
          <w:rPr>
            <w:rFonts w:eastAsia="Times New Roman" w:cs="Tahoma"/>
            <w:color w:val="auto"/>
            <w:sz w:val="144"/>
            <w:szCs w:val="144"/>
          </w:rPr>
          <w:tab/>
        </w:r>
      </w:del>
      <w:r w:rsidR="00507E8E" w:rsidRPr="0024633A">
        <w:rPr>
          <w:rFonts w:eastAsia="Times New Roman" w:cs="Tahoma"/>
          <w:color w:val="auto"/>
          <w:sz w:val="144"/>
          <w:szCs w:val="144"/>
        </w:rPr>
        <w:t>20</w:t>
      </w:r>
      <w:ins w:id="5" w:author="Author">
        <w:r w:rsidR="007407C2">
          <w:rPr>
            <w:rFonts w:eastAsia="Times New Roman" w:cs="Tahoma"/>
            <w:color w:val="auto"/>
            <w:sz w:val="144"/>
            <w:szCs w:val="144"/>
          </w:rPr>
          <w:t>22</w:t>
        </w:r>
      </w:ins>
      <w:del w:id="6" w:author="Author">
        <w:r w:rsidR="00507E8E" w:rsidRPr="0024633A" w:rsidDel="007407C2">
          <w:rPr>
            <w:rFonts w:eastAsia="Times New Roman" w:cs="Tahoma"/>
            <w:color w:val="auto"/>
            <w:sz w:val="144"/>
            <w:szCs w:val="144"/>
          </w:rPr>
          <w:delText>19</w:delText>
        </w:r>
      </w:del>
    </w:p>
    <w:bookmarkStart w:id="7" w:name="_Toc96009459" w:displacedByCustomXml="next"/>
    <w:sdt>
      <w:sdtPr>
        <w:rPr>
          <w:sz w:val="80"/>
          <w:szCs w:val="80"/>
        </w:rPr>
        <w:alias w:val="Title"/>
        <w:tag w:val=""/>
        <w:id w:val="232591539"/>
        <w:placeholder>
          <w:docPart w:val="47FA463C251345BC9A10DA53B7F8A051"/>
        </w:placeholder>
        <w:dataBinding w:prefixMappings="xmlns:ns0='http://purl.org/dc/elements/1.1/' xmlns:ns1='http://schemas.openxmlformats.org/package/2006/metadata/core-properties' " w:xpath="/ns1:coreProperties[1]/ns0:title[1]" w:storeItemID="{6C3C8BC8-F283-45AE-878A-BAB7291924A1}"/>
        <w:text/>
      </w:sdtPr>
      <w:sdtContent>
        <w:p w14:paraId="4B9242C0" w14:textId="210E80AE" w:rsidR="00DC0C9D" w:rsidRPr="006D1C41" w:rsidRDefault="003350C4" w:rsidP="006D1C41">
          <w:pPr>
            <w:pStyle w:val="Heading1"/>
            <w:keepNext w:val="0"/>
            <w:pageBreakBefore w:val="0"/>
            <w:widowControl w:val="0"/>
            <w:numPr>
              <w:ilvl w:val="0"/>
              <w:numId w:val="0"/>
            </w:numPr>
            <w:spacing w:after="2640"/>
            <w:rPr>
              <w:sz w:val="80"/>
              <w:szCs w:val="80"/>
            </w:rPr>
          </w:pPr>
          <w:r>
            <w:rPr>
              <w:sz w:val="80"/>
              <w:szCs w:val="80"/>
            </w:rPr>
            <w:t>DRAFT</w:t>
          </w:r>
          <w:r>
            <w:rPr>
              <w:sz w:val="80"/>
              <w:szCs w:val="80"/>
            </w:rPr>
            <w:t xml:space="preserve"> </w:t>
          </w:r>
          <w:r>
            <w:rPr>
              <w:sz w:val="80"/>
              <w:szCs w:val="80"/>
            </w:rPr>
            <w:t>Data Registry Requirements Manual</w:t>
          </w:r>
        </w:p>
      </w:sdtContent>
    </w:sdt>
    <w:bookmarkEnd w:id="7" w:displacedByCustomXml="prev"/>
    <w:p w14:paraId="57488348" w14:textId="54481BA5" w:rsidR="00DC0C9D" w:rsidRPr="0024633A" w:rsidRDefault="00DC0C9D" w:rsidP="00385ED2">
      <w:pPr>
        <w:spacing w:after="2760" w:line="240" w:lineRule="auto"/>
        <w:rPr>
          <w:rFonts w:eastAsia="Times New Roman" w:cs="Tahoma"/>
          <w:color w:val="auto"/>
        </w:rPr>
      </w:pPr>
      <w:r w:rsidRPr="0024633A">
        <w:rPr>
          <w:rFonts w:eastAsia="Times New Roman" w:cs="Tahoma"/>
          <w:color w:val="auto"/>
          <w:sz w:val="28"/>
          <w:szCs w:val="28"/>
        </w:rPr>
        <w:t xml:space="preserve">FOR THE </w:t>
      </w:r>
      <w:r w:rsidR="00507E8E" w:rsidRPr="0024633A">
        <w:rPr>
          <w:rFonts w:eastAsia="Times New Roman" w:cs="Tahoma"/>
          <w:color w:val="auto"/>
          <w:sz w:val="28"/>
          <w:szCs w:val="28"/>
        </w:rPr>
        <w:t>20</w:t>
      </w:r>
      <w:ins w:id="8" w:author="Author">
        <w:r w:rsidR="007407C2">
          <w:rPr>
            <w:rFonts w:eastAsia="Times New Roman" w:cs="Tahoma"/>
            <w:color w:val="auto"/>
            <w:sz w:val="28"/>
            <w:szCs w:val="28"/>
          </w:rPr>
          <w:t>22</w:t>
        </w:r>
      </w:ins>
      <w:del w:id="9" w:author="Author">
        <w:r w:rsidR="00507E8E" w:rsidRPr="0024633A" w:rsidDel="007407C2">
          <w:rPr>
            <w:rFonts w:eastAsia="Times New Roman" w:cs="Tahoma"/>
            <w:color w:val="auto"/>
            <w:sz w:val="28"/>
            <w:szCs w:val="28"/>
          </w:rPr>
          <w:delText>19</w:delText>
        </w:r>
      </w:del>
      <w:r w:rsidR="00EC3FFD" w:rsidRPr="0024633A">
        <w:rPr>
          <w:rFonts w:eastAsia="Times New Roman" w:cs="Tahoma"/>
          <w:color w:val="auto"/>
          <w:sz w:val="28"/>
          <w:szCs w:val="28"/>
        </w:rPr>
        <w:t xml:space="preserve"> </w:t>
      </w:r>
      <w:r w:rsidRPr="0024633A">
        <w:rPr>
          <w:rFonts w:eastAsia="Times New Roman" w:cs="Tahoma"/>
          <w:color w:val="auto"/>
          <w:sz w:val="28"/>
          <w:szCs w:val="28"/>
        </w:rPr>
        <w:t>BUILDING</w:t>
      </w:r>
      <w:r w:rsidR="00385ED2">
        <w:rPr>
          <w:rFonts w:eastAsia="Times New Roman" w:cs="Tahoma"/>
          <w:color w:val="auto"/>
          <w:sz w:val="28"/>
          <w:szCs w:val="28"/>
        </w:rPr>
        <w:t xml:space="preserve"> </w:t>
      </w:r>
      <w:r w:rsidRPr="0024633A">
        <w:rPr>
          <w:rFonts w:eastAsia="Times New Roman" w:cs="Tahoma"/>
          <w:color w:val="auto"/>
          <w:sz w:val="28"/>
          <w:szCs w:val="28"/>
        </w:rPr>
        <w:t>ENERGY EFFICIENCY</w:t>
      </w:r>
      <w:r w:rsidR="00385ED2">
        <w:rPr>
          <w:rFonts w:eastAsia="Times New Roman" w:cs="Tahoma"/>
          <w:color w:val="auto"/>
          <w:sz w:val="28"/>
          <w:szCs w:val="28"/>
        </w:rPr>
        <w:t xml:space="preserve"> </w:t>
      </w:r>
      <w:r w:rsidRPr="0024633A">
        <w:rPr>
          <w:rFonts w:eastAsia="Times New Roman" w:cs="Tahoma"/>
          <w:color w:val="auto"/>
          <w:sz w:val="28"/>
          <w:szCs w:val="28"/>
        </w:rPr>
        <w:t>STANDARDS</w:t>
      </w:r>
    </w:p>
    <w:p w14:paraId="13E13FB8" w14:textId="39D30F5D" w:rsidR="00DC0C9D" w:rsidRPr="0024633A" w:rsidRDefault="00DC0C9D" w:rsidP="009C37ED">
      <w:pPr>
        <w:tabs>
          <w:tab w:val="left" w:pos="5760"/>
        </w:tabs>
        <w:spacing w:after="40" w:line="240" w:lineRule="auto"/>
        <w:rPr>
          <w:rFonts w:eastAsia="Times New Roman" w:cs="Tahoma"/>
          <w:color w:val="auto"/>
        </w:rPr>
      </w:pPr>
      <w:r w:rsidRPr="0024633A">
        <w:rPr>
          <w:rFonts w:eastAsia="Times New Roman" w:cs="Tahoma"/>
          <w:color w:val="auto"/>
        </w:rPr>
        <w:tab/>
      </w:r>
      <w:r w:rsidR="00673DAA">
        <w:rPr>
          <w:rFonts w:eastAsia="Times New Roman" w:cs="Tahoma"/>
          <w:color w:val="auto"/>
        </w:rPr>
        <w:tab/>
      </w:r>
      <w:r w:rsidR="00FB7D52">
        <w:rPr>
          <w:rFonts w:eastAsia="Times New Roman" w:cs="Tahoma"/>
          <w:color w:val="auto"/>
        </w:rPr>
        <w:t xml:space="preserve">JUNE </w:t>
      </w:r>
      <w:del w:id="10" w:author="Author">
        <w:r w:rsidR="00FB7D52" w:rsidDel="00177BFA">
          <w:rPr>
            <w:rFonts w:eastAsia="Times New Roman" w:cs="Tahoma"/>
            <w:color w:val="auto"/>
          </w:rPr>
          <w:delText>2020</w:delText>
        </w:r>
      </w:del>
      <w:ins w:id="11" w:author="Author">
        <w:r w:rsidR="00177BFA">
          <w:rPr>
            <w:rFonts w:eastAsia="Times New Roman" w:cs="Tahoma"/>
            <w:color w:val="auto"/>
          </w:rPr>
          <w:t>2022</w:t>
        </w:r>
      </w:ins>
    </w:p>
    <w:p w14:paraId="43563229" w14:textId="5ED53708" w:rsidR="00DC0C9D" w:rsidRPr="0024633A" w:rsidRDefault="00673DAA" w:rsidP="00673DAA">
      <w:pPr>
        <w:tabs>
          <w:tab w:val="left" w:pos="5760"/>
        </w:tabs>
        <w:spacing w:after="40" w:line="240" w:lineRule="auto"/>
        <w:rPr>
          <w:rFonts w:eastAsia="Times New Roman" w:cs="Tahoma"/>
          <w:color w:val="auto"/>
        </w:rPr>
      </w:pPr>
      <w:r>
        <w:rPr>
          <w:rFonts w:eastAsia="Times New Roman" w:cs="Tahoma"/>
          <w:color w:val="auto"/>
        </w:rPr>
        <w:tab/>
      </w:r>
      <w:r>
        <w:rPr>
          <w:rFonts w:eastAsia="Times New Roman" w:cs="Tahoma"/>
          <w:color w:val="auto"/>
        </w:rPr>
        <w:tab/>
      </w:r>
      <w:r w:rsidR="00DC0C9D" w:rsidRPr="00677676">
        <w:rPr>
          <w:rFonts w:eastAsia="Times New Roman" w:cs="Tahoma"/>
          <w:color w:val="auto"/>
        </w:rPr>
        <w:t>CEC-400-</w:t>
      </w:r>
      <w:r w:rsidR="00416E5B" w:rsidRPr="00677676">
        <w:rPr>
          <w:rFonts w:eastAsia="Times New Roman" w:cs="Tahoma"/>
          <w:color w:val="auto"/>
        </w:rPr>
        <w:t>201</w:t>
      </w:r>
      <w:r w:rsidR="00144279" w:rsidRPr="00677676">
        <w:rPr>
          <w:rFonts w:eastAsia="Times New Roman" w:cs="Tahoma"/>
          <w:color w:val="auto"/>
        </w:rPr>
        <w:t>8</w:t>
      </w:r>
      <w:r w:rsidR="00416E5B" w:rsidRPr="00677676">
        <w:rPr>
          <w:rFonts w:eastAsia="Times New Roman" w:cs="Tahoma"/>
          <w:color w:val="auto"/>
        </w:rPr>
        <w:t>-</w:t>
      </w:r>
      <w:r w:rsidR="00E062FC" w:rsidRPr="00677676">
        <w:rPr>
          <w:rFonts w:eastAsia="Times New Roman" w:cs="Tahoma"/>
          <w:color w:val="auto"/>
        </w:rPr>
        <w:t>022-CMF</w:t>
      </w:r>
    </w:p>
    <w:p w14:paraId="5CCF3133" w14:textId="77777777" w:rsidR="00EA7701" w:rsidRPr="0024633A" w:rsidRDefault="00EA7701" w:rsidP="009C37ED">
      <w:pPr>
        <w:tabs>
          <w:tab w:val="left" w:pos="5760"/>
        </w:tabs>
        <w:spacing w:after="40" w:line="240" w:lineRule="auto"/>
        <w:ind w:firstLine="6030"/>
        <w:rPr>
          <w:rFonts w:eastAsia="Times New Roman" w:cs="Tahoma"/>
          <w:color w:val="auto"/>
        </w:rPr>
      </w:pPr>
    </w:p>
    <w:p w14:paraId="139F575C" w14:textId="34AD1DDA" w:rsidR="00DC0C9D" w:rsidRPr="0024633A" w:rsidRDefault="00EA7701" w:rsidP="009C37ED">
      <w:pPr>
        <w:tabs>
          <w:tab w:val="left" w:pos="5760"/>
        </w:tabs>
        <w:spacing w:after="40" w:line="240" w:lineRule="auto"/>
        <w:rPr>
          <w:rFonts w:eastAsia="Times New Roman" w:cs="Tahoma"/>
          <w:color w:val="auto"/>
        </w:rPr>
      </w:pPr>
      <w:r w:rsidRPr="0024633A">
        <w:rPr>
          <w:rFonts w:eastAsia="Times New Roman" w:cs="Tahoma"/>
          <w:color w:val="auto"/>
        </w:rPr>
        <w:tab/>
      </w:r>
      <w:r w:rsidR="00673DAA">
        <w:rPr>
          <w:rFonts w:eastAsia="Times New Roman" w:cs="Tahoma"/>
          <w:color w:val="auto"/>
        </w:rPr>
        <w:tab/>
      </w:r>
      <w:r w:rsidR="00DC0C9D" w:rsidRPr="0024633A">
        <w:rPr>
          <w:rFonts w:eastAsia="Times New Roman" w:cs="Tahoma"/>
          <w:color w:val="auto"/>
        </w:rPr>
        <w:t>CALIFORNIA ENERGY COMMISSION</w:t>
      </w:r>
    </w:p>
    <w:p w14:paraId="112C525E" w14:textId="1980F55B" w:rsidR="00DB5704" w:rsidRPr="0024633A" w:rsidRDefault="000517B5" w:rsidP="00DB5704">
      <w:pPr>
        <w:spacing w:after="40" w:line="240" w:lineRule="auto"/>
        <w:ind w:firstLine="6030"/>
        <w:rPr>
          <w:rFonts w:eastAsia="Times New Roman" w:cs="Tahoma"/>
          <w:color w:val="auto"/>
        </w:rPr>
      </w:pPr>
      <w:r w:rsidRPr="0024633A">
        <w:rPr>
          <w:rFonts w:eastAsia="Times New Roman" w:cs="Tahoma"/>
          <w:color w:val="auto"/>
        </w:rPr>
        <w:t>Gavin Newsom</w:t>
      </w:r>
      <w:r w:rsidR="00DC0C9D" w:rsidRPr="0024633A">
        <w:rPr>
          <w:rFonts w:eastAsia="Times New Roman" w:cs="Tahoma"/>
          <w:color w:val="auto"/>
        </w:rPr>
        <w:t>, Governor</w:t>
      </w:r>
    </w:p>
    <w:p w14:paraId="62E71220" w14:textId="2A762313" w:rsidR="00DC0C9D" w:rsidRPr="0024633A" w:rsidRDefault="00DB5704" w:rsidP="00385ED2">
      <w:pPr>
        <w:spacing w:before="240" w:after="40" w:line="240" w:lineRule="auto"/>
        <w:jc w:val="center"/>
        <w:rPr>
          <w:rFonts w:eastAsia="Times New Roman" w:cs="Tahoma"/>
          <w:color w:val="auto"/>
        </w:rPr>
      </w:pPr>
      <w:r w:rsidRPr="0024633A">
        <w:rPr>
          <w:rFonts w:eastAsia="Times New Roman" w:cs="Tahoma"/>
          <w:noProof/>
          <w:color w:val="auto"/>
        </w:rPr>
        <w:drawing>
          <wp:inline distT="0" distB="0" distL="0" distR="0" wp14:anchorId="56FBB229" wp14:editId="10EEABF5">
            <wp:extent cx="466725" cy="409575"/>
            <wp:effectExtent l="0" t="0" r="9525" b="9525"/>
            <wp:docPr id="30" name="Picture 2"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66725" cy="409575"/>
                    </a:xfrm>
                    <a:prstGeom prst="rect">
                      <a:avLst/>
                    </a:prstGeom>
                    <a:noFill/>
                    <a:ln w="9525">
                      <a:noFill/>
                      <a:miter lim="800000"/>
                      <a:headEnd/>
                      <a:tailEnd/>
                    </a:ln>
                  </pic:spPr>
                </pic:pic>
              </a:graphicData>
            </a:graphic>
          </wp:inline>
        </w:drawing>
      </w:r>
    </w:p>
    <w:p w14:paraId="76A50177" w14:textId="6B102085" w:rsidR="000E534B" w:rsidRPr="000E534B" w:rsidRDefault="000E534B" w:rsidP="00DC0C9D">
      <w:pPr>
        <w:pBdr>
          <w:left w:val="single" w:sz="4" w:space="4" w:color="auto"/>
        </w:pBdr>
        <w:spacing w:after="0"/>
        <w:ind w:left="5040"/>
        <w:rPr>
          <w:rFonts w:cs="Tahoma"/>
          <w:color w:val="auto"/>
        </w:rPr>
      </w:pPr>
      <w:r w:rsidRPr="000E534B">
        <w:rPr>
          <w:rFonts w:cs="Tahoma"/>
          <w:color w:val="auto"/>
        </w:rPr>
        <w:lastRenderedPageBreak/>
        <w:t>Wade Crowfoot</w:t>
      </w:r>
    </w:p>
    <w:p w14:paraId="5AFB940F" w14:textId="33363129" w:rsidR="00DC0C9D" w:rsidRPr="0024633A" w:rsidRDefault="00DC0C9D" w:rsidP="00DC0C9D">
      <w:pPr>
        <w:pBdr>
          <w:left w:val="single" w:sz="4" w:space="4" w:color="auto"/>
        </w:pBdr>
        <w:spacing w:after="0"/>
        <w:ind w:left="5040"/>
        <w:rPr>
          <w:rFonts w:cs="Tahoma"/>
          <w:b/>
          <w:color w:val="auto"/>
        </w:rPr>
      </w:pPr>
      <w:r w:rsidRPr="0024633A">
        <w:rPr>
          <w:rFonts w:cs="Tahoma"/>
          <w:b/>
          <w:color w:val="auto"/>
        </w:rPr>
        <w:t>Secretary for Natural Resources Agency</w:t>
      </w:r>
    </w:p>
    <w:p w14:paraId="450F71D0" w14:textId="3A0668F8" w:rsidR="00DC0C9D" w:rsidRDefault="00DC0C9D" w:rsidP="00DC0C9D">
      <w:pPr>
        <w:pBdr>
          <w:left w:val="single" w:sz="4" w:space="4" w:color="auto"/>
        </w:pBdr>
        <w:spacing w:after="0"/>
        <w:ind w:left="5040"/>
        <w:rPr>
          <w:rFonts w:cs="Tahoma"/>
          <w:b/>
          <w:color w:val="auto"/>
        </w:rPr>
      </w:pPr>
    </w:p>
    <w:p w14:paraId="22F5CBEF" w14:textId="77777777" w:rsidR="002D0D41" w:rsidRPr="0024633A" w:rsidRDefault="002D0D41" w:rsidP="00DC0C9D">
      <w:pPr>
        <w:pBdr>
          <w:left w:val="single" w:sz="4" w:space="4" w:color="auto"/>
        </w:pBdr>
        <w:spacing w:after="0"/>
        <w:ind w:left="5040"/>
        <w:rPr>
          <w:rFonts w:cs="Tahoma"/>
          <w:b/>
          <w:color w:val="auto"/>
        </w:rPr>
      </w:pPr>
    </w:p>
    <w:p w14:paraId="7C8E1A31" w14:textId="77777777" w:rsidR="00DC0C9D" w:rsidRPr="0024633A" w:rsidRDefault="00DC0C9D" w:rsidP="00DC0C9D">
      <w:pPr>
        <w:pBdr>
          <w:left w:val="single" w:sz="4" w:space="4" w:color="auto"/>
        </w:pBdr>
        <w:spacing w:after="0"/>
        <w:ind w:left="5040"/>
        <w:rPr>
          <w:rFonts w:cs="Tahoma"/>
          <w:b/>
          <w:color w:val="auto"/>
        </w:rPr>
      </w:pPr>
      <w:r w:rsidRPr="0024633A">
        <w:rPr>
          <w:rFonts w:cs="Tahoma"/>
          <w:b/>
          <w:color w:val="auto"/>
        </w:rPr>
        <w:t xml:space="preserve">CALIFORNIA ENERGY COMMISSION: </w:t>
      </w:r>
    </w:p>
    <w:p w14:paraId="728FC91A" w14:textId="77777777" w:rsidR="00DC0C9D" w:rsidRPr="0024633A" w:rsidRDefault="00DC0C9D" w:rsidP="00DC0C9D">
      <w:pPr>
        <w:pBdr>
          <w:left w:val="single" w:sz="4" w:space="4" w:color="auto"/>
        </w:pBdr>
        <w:spacing w:after="0"/>
        <w:ind w:left="5040"/>
        <w:rPr>
          <w:rFonts w:cs="Tahoma"/>
          <w:color w:val="auto"/>
        </w:rPr>
      </w:pPr>
    </w:p>
    <w:p w14:paraId="28E3EB5A" w14:textId="77777777" w:rsidR="000D066C" w:rsidRPr="0024633A" w:rsidRDefault="000D066C" w:rsidP="000D066C">
      <w:pPr>
        <w:pBdr>
          <w:left w:val="single" w:sz="4" w:space="4" w:color="auto"/>
        </w:pBdr>
        <w:spacing w:after="0"/>
        <w:ind w:left="5040"/>
        <w:rPr>
          <w:rFonts w:cs="Tahoma"/>
          <w:color w:val="auto"/>
        </w:rPr>
      </w:pPr>
      <w:r w:rsidRPr="0024633A">
        <w:rPr>
          <w:rFonts w:cs="Tahoma"/>
          <w:color w:val="auto"/>
        </w:rPr>
        <w:t>David Hochschild</w:t>
      </w:r>
    </w:p>
    <w:p w14:paraId="0151CDEC" w14:textId="49AB3F43" w:rsidR="00DC0C9D" w:rsidRPr="0024633A" w:rsidRDefault="00DC0C9D" w:rsidP="00DC0C9D">
      <w:pPr>
        <w:pBdr>
          <w:left w:val="single" w:sz="4" w:space="4" w:color="auto"/>
        </w:pBdr>
        <w:spacing w:after="0"/>
        <w:ind w:left="5040"/>
        <w:rPr>
          <w:rFonts w:cs="Tahoma"/>
          <w:b/>
          <w:color w:val="auto"/>
        </w:rPr>
      </w:pPr>
      <w:r w:rsidRPr="0024633A">
        <w:rPr>
          <w:rFonts w:cs="Tahoma"/>
          <w:b/>
          <w:color w:val="auto"/>
        </w:rPr>
        <w:t xml:space="preserve">Chair </w:t>
      </w:r>
    </w:p>
    <w:p w14:paraId="3A557CF3" w14:textId="77777777" w:rsidR="00DC0C9D" w:rsidRPr="0024633A" w:rsidRDefault="00DC0C9D" w:rsidP="00DC0C9D">
      <w:pPr>
        <w:pBdr>
          <w:left w:val="single" w:sz="4" w:space="4" w:color="auto"/>
        </w:pBdr>
        <w:spacing w:after="0"/>
        <w:ind w:left="5040"/>
        <w:rPr>
          <w:rFonts w:cs="Tahoma"/>
          <w:color w:val="auto"/>
        </w:rPr>
      </w:pPr>
    </w:p>
    <w:p w14:paraId="7CA7422D" w14:textId="77777777" w:rsidR="00DC0C9D" w:rsidRPr="0024633A" w:rsidRDefault="00DC0C9D" w:rsidP="00DC0C9D">
      <w:pPr>
        <w:pBdr>
          <w:left w:val="single" w:sz="4" w:space="4" w:color="auto"/>
        </w:pBdr>
        <w:spacing w:after="0"/>
        <w:ind w:left="5040"/>
        <w:rPr>
          <w:rFonts w:cs="Tahoma"/>
          <w:b/>
          <w:color w:val="auto"/>
        </w:rPr>
      </w:pPr>
      <w:r w:rsidRPr="0024633A">
        <w:rPr>
          <w:rFonts w:cs="Tahoma"/>
          <w:b/>
          <w:color w:val="auto"/>
        </w:rPr>
        <w:t xml:space="preserve">Commissioners: </w:t>
      </w:r>
    </w:p>
    <w:p w14:paraId="781BBB8F" w14:textId="33BD6176" w:rsidR="000D066C" w:rsidRPr="0024633A" w:rsidRDefault="000D066C" w:rsidP="00DC0C9D">
      <w:pPr>
        <w:pBdr>
          <w:left w:val="single" w:sz="4" w:space="4" w:color="auto"/>
        </w:pBdr>
        <w:spacing w:after="0"/>
        <w:ind w:left="5040"/>
        <w:rPr>
          <w:rFonts w:cs="Tahoma"/>
          <w:color w:val="auto"/>
        </w:rPr>
      </w:pPr>
      <w:r w:rsidRPr="0024633A">
        <w:rPr>
          <w:rFonts w:cs="Tahoma"/>
          <w:color w:val="auto"/>
        </w:rPr>
        <w:t>Patty Monahan</w:t>
      </w:r>
    </w:p>
    <w:p w14:paraId="37A2C417" w14:textId="5217DA3A" w:rsidR="00DC0C9D" w:rsidRPr="0024633A" w:rsidRDefault="00DC0C9D" w:rsidP="00DC0C9D">
      <w:pPr>
        <w:pBdr>
          <w:left w:val="single" w:sz="4" w:space="4" w:color="auto"/>
        </w:pBdr>
        <w:spacing w:after="0"/>
        <w:ind w:left="5040"/>
        <w:rPr>
          <w:rFonts w:cs="Tahoma"/>
          <w:color w:val="auto"/>
        </w:rPr>
      </w:pPr>
      <w:r w:rsidRPr="0024633A">
        <w:rPr>
          <w:rFonts w:cs="Tahoma"/>
          <w:color w:val="auto"/>
        </w:rPr>
        <w:t>Andrew McAl</w:t>
      </w:r>
      <w:r w:rsidR="00732723" w:rsidRPr="0024633A">
        <w:rPr>
          <w:rFonts w:cs="Tahoma"/>
          <w:color w:val="auto"/>
        </w:rPr>
        <w:t>l</w:t>
      </w:r>
      <w:r w:rsidRPr="0024633A">
        <w:rPr>
          <w:rFonts w:cs="Tahoma"/>
          <w:color w:val="auto"/>
        </w:rPr>
        <w:t>ister</w:t>
      </w:r>
      <w:r w:rsidR="000D066C" w:rsidRPr="0024633A">
        <w:rPr>
          <w:rFonts w:cs="Tahoma"/>
          <w:color w:val="auto"/>
        </w:rPr>
        <w:t>, Ph.D.</w:t>
      </w:r>
    </w:p>
    <w:p w14:paraId="7A49770D" w14:textId="77777777" w:rsidR="00DC0C9D" w:rsidRPr="0024633A" w:rsidRDefault="00DC0C9D" w:rsidP="00DC0C9D">
      <w:pPr>
        <w:pBdr>
          <w:left w:val="single" w:sz="4" w:space="4" w:color="auto"/>
        </w:pBdr>
        <w:spacing w:after="0"/>
        <w:ind w:left="5040"/>
        <w:rPr>
          <w:rFonts w:cs="Tahoma"/>
          <w:color w:val="auto"/>
        </w:rPr>
      </w:pPr>
      <w:r w:rsidRPr="0024633A">
        <w:rPr>
          <w:rFonts w:cs="Tahoma"/>
          <w:color w:val="auto"/>
        </w:rPr>
        <w:t xml:space="preserve">Karen Douglas, J.D. </w:t>
      </w:r>
    </w:p>
    <w:p w14:paraId="2EEEA779" w14:textId="77777777" w:rsidR="00DC0C9D" w:rsidRPr="0024633A" w:rsidRDefault="00DC0C9D" w:rsidP="00DC0C9D">
      <w:pPr>
        <w:pBdr>
          <w:left w:val="single" w:sz="4" w:space="4" w:color="auto"/>
        </w:pBdr>
        <w:spacing w:after="0"/>
        <w:ind w:left="5040"/>
        <w:rPr>
          <w:rFonts w:cs="Tahoma"/>
          <w:color w:val="auto"/>
        </w:rPr>
      </w:pPr>
      <w:proofErr w:type="spellStart"/>
      <w:r w:rsidRPr="0024633A">
        <w:rPr>
          <w:rFonts w:cs="Tahoma"/>
          <w:color w:val="auto"/>
        </w:rPr>
        <w:t>Janea</w:t>
      </w:r>
      <w:proofErr w:type="spellEnd"/>
      <w:r w:rsidRPr="0024633A">
        <w:rPr>
          <w:rFonts w:cs="Tahoma"/>
          <w:color w:val="auto"/>
        </w:rPr>
        <w:t xml:space="preserve"> A. Scott, J.D.</w:t>
      </w:r>
    </w:p>
    <w:p w14:paraId="149B93EB" w14:textId="77777777" w:rsidR="00DC0C9D" w:rsidRPr="0024633A" w:rsidRDefault="00DC0C9D" w:rsidP="00DC0C9D">
      <w:pPr>
        <w:pBdr>
          <w:left w:val="single" w:sz="4" w:space="4" w:color="auto"/>
        </w:pBdr>
        <w:spacing w:after="0"/>
        <w:ind w:left="5040"/>
        <w:rPr>
          <w:rFonts w:cs="Tahoma"/>
          <w:color w:val="auto"/>
        </w:rPr>
      </w:pPr>
    </w:p>
    <w:p w14:paraId="2F86525F" w14:textId="49A6D7E3" w:rsidR="00DC0C9D" w:rsidRPr="0024633A" w:rsidRDefault="00CA2022" w:rsidP="00DC0C9D">
      <w:pPr>
        <w:pBdr>
          <w:left w:val="single" w:sz="4" w:space="4" w:color="auto"/>
        </w:pBdr>
        <w:spacing w:after="0"/>
        <w:ind w:left="5040"/>
        <w:rPr>
          <w:rFonts w:cs="Tahoma"/>
          <w:color w:val="auto"/>
        </w:rPr>
      </w:pPr>
      <w:r w:rsidRPr="0024633A">
        <w:rPr>
          <w:rFonts w:cs="Tahoma"/>
          <w:color w:val="auto"/>
        </w:rPr>
        <w:t xml:space="preserve">Drew </w:t>
      </w:r>
      <w:proofErr w:type="spellStart"/>
      <w:r w:rsidRPr="0024633A">
        <w:rPr>
          <w:rFonts w:cs="Tahoma"/>
          <w:color w:val="auto"/>
        </w:rPr>
        <w:t>Bohan</w:t>
      </w:r>
      <w:proofErr w:type="spellEnd"/>
    </w:p>
    <w:p w14:paraId="4F12E299" w14:textId="77777777" w:rsidR="00DC0C9D" w:rsidRPr="0024633A" w:rsidRDefault="00DC0C9D" w:rsidP="00DC0C9D">
      <w:pPr>
        <w:pBdr>
          <w:left w:val="single" w:sz="4" w:space="4" w:color="auto"/>
        </w:pBdr>
        <w:spacing w:after="0"/>
        <w:ind w:left="5040"/>
        <w:rPr>
          <w:rFonts w:cs="Tahoma"/>
          <w:b/>
          <w:color w:val="auto"/>
        </w:rPr>
      </w:pPr>
      <w:r w:rsidRPr="0024633A">
        <w:rPr>
          <w:rFonts w:cs="Tahoma"/>
          <w:b/>
          <w:color w:val="auto"/>
        </w:rPr>
        <w:t xml:space="preserve">Executive Director </w:t>
      </w:r>
    </w:p>
    <w:p w14:paraId="228BEA7D" w14:textId="77777777" w:rsidR="00DC0C9D" w:rsidRPr="0024633A" w:rsidRDefault="00DC0C9D" w:rsidP="00DC0C9D">
      <w:pPr>
        <w:pBdr>
          <w:left w:val="single" w:sz="4" w:space="4" w:color="auto"/>
        </w:pBdr>
        <w:spacing w:after="0"/>
        <w:ind w:left="5040"/>
        <w:rPr>
          <w:rFonts w:cs="Tahoma"/>
          <w:color w:val="auto"/>
        </w:rPr>
      </w:pPr>
    </w:p>
    <w:p w14:paraId="6CAF8E41" w14:textId="0D6E68C1" w:rsidR="00DC0C9D" w:rsidRPr="0024633A" w:rsidRDefault="00AC6F61" w:rsidP="00DC0C9D">
      <w:pPr>
        <w:pBdr>
          <w:left w:val="single" w:sz="4" w:space="4" w:color="auto"/>
        </w:pBdr>
        <w:spacing w:after="0"/>
        <w:ind w:left="5040"/>
        <w:rPr>
          <w:rFonts w:cs="Tahoma"/>
          <w:color w:val="auto"/>
        </w:rPr>
      </w:pPr>
      <w:r w:rsidRPr="0024633A">
        <w:rPr>
          <w:rFonts w:cs="Tahoma"/>
          <w:color w:val="auto"/>
        </w:rPr>
        <w:t>Michael Sokol</w:t>
      </w:r>
    </w:p>
    <w:p w14:paraId="25F15371" w14:textId="77777777" w:rsidR="00DC0C9D" w:rsidRPr="0024633A" w:rsidRDefault="00DC0C9D" w:rsidP="00DC0C9D">
      <w:pPr>
        <w:pBdr>
          <w:left w:val="single" w:sz="4" w:space="4" w:color="auto"/>
        </w:pBdr>
        <w:spacing w:after="0"/>
        <w:ind w:left="5040"/>
        <w:rPr>
          <w:rFonts w:cs="Tahoma"/>
          <w:b/>
          <w:color w:val="auto"/>
        </w:rPr>
      </w:pPr>
      <w:r w:rsidRPr="0024633A">
        <w:rPr>
          <w:rFonts w:cs="Tahoma"/>
          <w:b/>
          <w:color w:val="auto"/>
        </w:rPr>
        <w:t xml:space="preserve">Deputy Director </w:t>
      </w:r>
    </w:p>
    <w:p w14:paraId="361AEB65" w14:textId="77777777" w:rsidR="00DC0C9D" w:rsidRPr="0024633A" w:rsidRDefault="00DC0C9D" w:rsidP="00DC0C9D">
      <w:pPr>
        <w:pBdr>
          <w:left w:val="single" w:sz="4" w:space="4" w:color="auto"/>
        </w:pBdr>
        <w:spacing w:after="0"/>
        <w:ind w:left="5040"/>
        <w:rPr>
          <w:rFonts w:cs="Tahoma"/>
          <w:color w:val="auto"/>
        </w:rPr>
      </w:pPr>
      <w:r w:rsidRPr="0024633A">
        <w:rPr>
          <w:rFonts w:cs="Tahoma"/>
          <w:color w:val="auto"/>
        </w:rPr>
        <w:t xml:space="preserve">Efficiency Division </w:t>
      </w:r>
    </w:p>
    <w:p w14:paraId="41C55742" w14:textId="77777777" w:rsidR="00DC0C9D" w:rsidRPr="0024633A" w:rsidRDefault="00DC0C9D" w:rsidP="00DC0C9D">
      <w:pPr>
        <w:pBdr>
          <w:left w:val="single" w:sz="4" w:space="4" w:color="auto"/>
        </w:pBdr>
        <w:spacing w:after="0"/>
        <w:ind w:left="5040"/>
        <w:rPr>
          <w:rFonts w:cs="Tahoma"/>
          <w:color w:val="auto"/>
        </w:rPr>
      </w:pPr>
    </w:p>
    <w:p w14:paraId="4AB16973" w14:textId="77777777" w:rsidR="00DC0C9D" w:rsidRPr="0024633A" w:rsidRDefault="009630C3" w:rsidP="00DC0C9D">
      <w:pPr>
        <w:pBdr>
          <w:left w:val="single" w:sz="4" w:space="4" w:color="auto"/>
        </w:pBdr>
        <w:spacing w:after="0"/>
        <w:ind w:left="5040"/>
        <w:rPr>
          <w:rFonts w:cs="Tahoma"/>
          <w:color w:val="auto"/>
        </w:rPr>
      </w:pPr>
      <w:r w:rsidRPr="0024633A">
        <w:rPr>
          <w:rFonts w:cs="Tahoma"/>
          <w:color w:val="auto"/>
        </w:rPr>
        <w:t>Christine C</w:t>
      </w:r>
      <w:r w:rsidR="00277616" w:rsidRPr="0024633A">
        <w:rPr>
          <w:rFonts w:cs="Tahoma"/>
          <w:color w:val="auto"/>
        </w:rPr>
        <w:t>o</w:t>
      </w:r>
      <w:r w:rsidRPr="0024633A">
        <w:rPr>
          <w:rFonts w:cs="Tahoma"/>
          <w:color w:val="auto"/>
        </w:rPr>
        <w:t>llopy</w:t>
      </w:r>
    </w:p>
    <w:p w14:paraId="13273EE4" w14:textId="77777777" w:rsidR="00DC0C9D" w:rsidRPr="0024633A" w:rsidRDefault="00DC0C9D" w:rsidP="00DC0C9D">
      <w:pPr>
        <w:pBdr>
          <w:left w:val="single" w:sz="4" w:space="4" w:color="auto"/>
        </w:pBdr>
        <w:spacing w:after="0"/>
        <w:ind w:left="5040"/>
        <w:rPr>
          <w:rFonts w:cs="Tahoma"/>
          <w:b/>
          <w:color w:val="auto"/>
        </w:rPr>
      </w:pPr>
      <w:r w:rsidRPr="0024633A">
        <w:rPr>
          <w:rFonts w:cs="Tahoma"/>
          <w:b/>
          <w:color w:val="auto"/>
        </w:rPr>
        <w:t>Deputy Division Chief</w:t>
      </w:r>
    </w:p>
    <w:p w14:paraId="63A469B2" w14:textId="77777777" w:rsidR="00DC0C9D" w:rsidRPr="0024633A" w:rsidRDefault="00DC0C9D" w:rsidP="00DC0C9D">
      <w:pPr>
        <w:pBdr>
          <w:left w:val="single" w:sz="4" w:space="4" w:color="auto"/>
        </w:pBdr>
        <w:spacing w:after="0"/>
        <w:ind w:left="5040"/>
        <w:rPr>
          <w:rFonts w:cs="Tahoma"/>
          <w:color w:val="auto"/>
        </w:rPr>
      </w:pPr>
      <w:r w:rsidRPr="0024633A">
        <w:rPr>
          <w:rFonts w:cs="Tahoma"/>
          <w:color w:val="auto"/>
        </w:rPr>
        <w:t>Efficiency Division</w:t>
      </w:r>
    </w:p>
    <w:p w14:paraId="3577CCB3" w14:textId="77777777" w:rsidR="00DC0C9D" w:rsidRPr="0024633A" w:rsidRDefault="00DC0C9D" w:rsidP="00DC0C9D">
      <w:pPr>
        <w:pBdr>
          <w:left w:val="single" w:sz="4" w:space="4" w:color="auto"/>
        </w:pBdr>
        <w:spacing w:after="0"/>
        <w:ind w:left="5040"/>
        <w:rPr>
          <w:rFonts w:cs="Tahoma"/>
          <w:color w:val="auto"/>
        </w:rPr>
      </w:pPr>
    </w:p>
    <w:p w14:paraId="4FF4AC3E" w14:textId="617B46EE" w:rsidR="00DC0C9D" w:rsidRPr="0024633A" w:rsidRDefault="00FB7D52" w:rsidP="00DC0C9D">
      <w:pPr>
        <w:pBdr>
          <w:left w:val="single" w:sz="4" w:space="4" w:color="auto"/>
        </w:pBdr>
        <w:spacing w:after="0"/>
        <w:ind w:left="5040"/>
        <w:rPr>
          <w:rFonts w:cs="Tahoma"/>
          <w:color w:val="auto"/>
        </w:rPr>
      </w:pPr>
      <w:del w:id="12" w:author="Armando Ramirez" w:date="2022-02-10T20:40:00Z">
        <w:r>
          <w:rPr>
            <w:rFonts w:cs="Tahoma"/>
            <w:color w:val="auto"/>
          </w:rPr>
          <w:delText>Peter Strait</w:delText>
        </w:r>
      </w:del>
      <w:ins w:id="13" w:author="Armando Ramirez" w:date="2022-02-10T20:40:00Z">
        <w:r w:rsidR="00287055">
          <w:rPr>
            <w:rFonts w:cs="Tahoma"/>
            <w:color w:val="auto"/>
          </w:rPr>
          <w:t xml:space="preserve">Will </w:t>
        </w:r>
        <w:proofErr w:type="spellStart"/>
        <w:r w:rsidR="00287055">
          <w:rPr>
            <w:rFonts w:cs="Tahoma"/>
            <w:color w:val="auto"/>
          </w:rPr>
          <w:t>Vicent</w:t>
        </w:r>
      </w:ins>
      <w:proofErr w:type="spellEnd"/>
    </w:p>
    <w:p w14:paraId="7880AFB8" w14:textId="6CD4D15D" w:rsidR="00DC0C9D" w:rsidRPr="0024633A" w:rsidRDefault="00DC0C9D" w:rsidP="00DC0C9D">
      <w:pPr>
        <w:pBdr>
          <w:left w:val="single" w:sz="4" w:space="4" w:color="auto"/>
        </w:pBdr>
        <w:spacing w:after="0"/>
        <w:ind w:left="5040"/>
        <w:rPr>
          <w:rFonts w:cs="Tahoma"/>
          <w:b/>
          <w:color w:val="auto"/>
        </w:rPr>
      </w:pPr>
      <w:r w:rsidRPr="0024633A">
        <w:rPr>
          <w:rFonts w:cs="Tahoma"/>
          <w:b/>
          <w:color w:val="auto"/>
        </w:rPr>
        <w:t>Office Manager</w:t>
      </w:r>
      <w:del w:id="14" w:author="Armando Ramirez" w:date="2022-02-10T20:40:00Z">
        <w:r w:rsidR="00FB7D52">
          <w:rPr>
            <w:rFonts w:cs="Tahoma"/>
            <w:b/>
            <w:color w:val="auto"/>
          </w:rPr>
          <w:delText xml:space="preserve"> (Acting)</w:delText>
        </w:r>
      </w:del>
    </w:p>
    <w:p w14:paraId="7BE226F1" w14:textId="77777777" w:rsidR="009630C3" w:rsidRPr="0024633A" w:rsidRDefault="009630C3" w:rsidP="009630C3">
      <w:pPr>
        <w:pBdr>
          <w:left w:val="single" w:sz="4" w:space="4" w:color="auto"/>
        </w:pBdr>
        <w:spacing w:after="0"/>
        <w:ind w:left="5040"/>
        <w:rPr>
          <w:rFonts w:cs="Tahoma"/>
          <w:color w:val="auto"/>
        </w:rPr>
      </w:pPr>
      <w:r w:rsidRPr="0024633A">
        <w:rPr>
          <w:rFonts w:cs="Tahoma"/>
          <w:color w:val="auto"/>
        </w:rPr>
        <w:t xml:space="preserve">Buildings Standards Office </w:t>
      </w:r>
    </w:p>
    <w:p w14:paraId="2DFCEA8E" w14:textId="77777777" w:rsidR="00DC0C9D" w:rsidRPr="0024633A" w:rsidRDefault="00DC0C9D" w:rsidP="00DC0C9D">
      <w:pPr>
        <w:pBdr>
          <w:left w:val="single" w:sz="4" w:space="4" w:color="auto"/>
        </w:pBdr>
        <w:spacing w:after="0"/>
        <w:ind w:left="5040"/>
        <w:rPr>
          <w:rFonts w:cs="Tahoma"/>
          <w:color w:val="auto"/>
        </w:rPr>
      </w:pPr>
    </w:p>
    <w:p w14:paraId="1B58C78F" w14:textId="588479B4" w:rsidR="00440A32" w:rsidRPr="0024633A" w:rsidRDefault="007407C2" w:rsidP="00440A32">
      <w:pPr>
        <w:pBdr>
          <w:left w:val="single" w:sz="4" w:space="4" w:color="auto"/>
        </w:pBdr>
        <w:spacing w:after="0"/>
        <w:ind w:left="5040"/>
        <w:rPr>
          <w:rFonts w:cs="Tahoma"/>
          <w:color w:val="auto"/>
        </w:rPr>
      </w:pPr>
      <w:ins w:id="15" w:author="Author">
        <w:r>
          <w:rPr>
            <w:rFonts w:cs="Tahoma"/>
            <w:color w:val="auto"/>
          </w:rPr>
          <w:t>Che Geiser</w:t>
        </w:r>
      </w:ins>
      <w:del w:id="16" w:author="Author">
        <w:r w:rsidR="00440A32" w:rsidRPr="0024633A" w:rsidDel="007407C2">
          <w:rPr>
            <w:rFonts w:cs="Tahoma"/>
            <w:color w:val="auto"/>
          </w:rPr>
          <w:delText>Todd Ferris</w:delText>
        </w:r>
      </w:del>
    </w:p>
    <w:p w14:paraId="5ABF1EEE" w14:textId="77777777" w:rsidR="00DC0C9D" w:rsidRPr="0024633A" w:rsidRDefault="00DC0C9D" w:rsidP="00DC0C9D">
      <w:pPr>
        <w:pBdr>
          <w:left w:val="single" w:sz="4" w:space="4" w:color="auto"/>
        </w:pBdr>
        <w:spacing w:after="0"/>
        <w:ind w:left="5040"/>
        <w:rPr>
          <w:rFonts w:cs="Tahoma"/>
          <w:b/>
          <w:color w:val="auto"/>
        </w:rPr>
      </w:pPr>
      <w:r w:rsidRPr="0024633A">
        <w:rPr>
          <w:rFonts w:cs="Tahoma"/>
          <w:b/>
          <w:color w:val="auto"/>
        </w:rPr>
        <w:t>Project Managers:</w:t>
      </w:r>
    </w:p>
    <w:p w14:paraId="788A48A3" w14:textId="77777777" w:rsidR="00DC0C9D" w:rsidRPr="0024633A" w:rsidRDefault="00DC0C9D" w:rsidP="00DC0C9D">
      <w:pPr>
        <w:pBdr>
          <w:left w:val="single" w:sz="4" w:space="4" w:color="auto"/>
        </w:pBdr>
        <w:spacing w:after="0"/>
        <w:ind w:left="5040"/>
        <w:rPr>
          <w:rFonts w:cs="Tahoma"/>
          <w:color w:val="auto"/>
        </w:rPr>
      </w:pPr>
      <w:r w:rsidRPr="0024633A">
        <w:rPr>
          <w:rFonts w:cs="Tahoma"/>
          <w:color w:val="auto"/>
        </w:rPr>
        <w:t xml:space="preserve">Buildings </w:t>
      </w:r>
      <w:r w:rsidR="009630C3" w:rsidRPr="0024633A">
        <w:rPr>
          <w:rFonts w:cs="Tahoma"/>
          <w:color w:val="auto"/>
        </w:rPr>
        <w:t xml:space="preserve">Standards </w:t>
      </w:r>
      <w:r w:rsidRPr="0024633A">
        <w:rPr>
          <w:rFonts w:cs="Tahoma"/>
          <w:color w:val="auto"/>
        </w:rPr>
        <w:t xml:space="preserve">Office </w:t>
      </w:r>
    </w:p>
    <w:p w14:paraId="6C117B6A" w14:textId="77777777" w:rsidR="00444757" w:rsidRPr="0024633A" w:rsidRDefault="00444757" w:rsidP="002D34B8">
      <w:pPr>
        <w:autoSpaceDE w:val="0"/>
        <w:autoSpaceDN w:val="0"/>
        <w:adjustRightInd w:val="0"/>
        <w:spacing w:after="240" w:line="240" w:lineRule="auto"/>
        <w:rPr>
          <w:rFonts w:eastAsia="Times New Roman" w:cs="Tahoma"/>
          <w:b/>
          <w:bCs/>
          <w:color w:val="auto"/>
          <w:u w:val="single"/>
        </w:rPr>
      </w:pPr>
    </w:p>
    <w:p w14:paraId="435654E7" w14:textId="77777777" w:rsidR="007870E8" w:rsidRPr="0024633A" w:rsidRDefault="007870E8" w:rsidP="0024633A">
      <w:pPr>
        <w:pStyle w:val="Heading2"/>
        <w:numPr>
          <w:ilvl w:val="0"/>
          <w:numId w:val="0"/>
        </w:numPr>
        <w:spacing w:after="240"/>
        <w:jc w:val="center"/>
        <w:rPr>
          <w:rFonts w:ascii="Tahoma" w:hAnsi="Tahoma" w:cs="Tahoma"/>
          <w:sz w:val="28"/>
        </w:rPr>
        <w:sectPr w:rsidR="007870E8" w:rsidRPr="0024633A">
          <w:headerReference w:type="default" r:id="rId12"/>
          <w:footerReference w:type="default" r:id="rId13"/>
          <w:endnotePr>
            <w:numFmt w:val="decimal"/>
          </w:endnotePr>
          <w:type w:val="continuous"/>
          <w:pgSz w:w="12240" w:h="15840" w:code="1"/>
          <w:pgMar w:top="1440" w:right="1152" w:bottom="1008" w:left="1152" w:header="720" w:footer="720" w:gutter="0"/>
          <w:pgNumType w:fmt="lowerRoman" w:start="1"/>
          <w:cols w:space="720"/>
          <w:docGrid w:linePitch="299"/>
        </w:sectPr>
      </w:pPr>
    </w:p>
    <w:p w14:paraId="0220150E" w14:textId="4FE6B532" w:rsidR="005A25C0" w:rsidRPr="000046C4" w:rsidRDefault="005A25C0" w:rsidP="000046C4">
      <w:pPr>
        <w:pStyle w:val="Heading2"/>
        <w:numPr>
          <w:ilvl w:val="0"/>
          <w:numId w:val="0"/>
        </w:numPr>
        <w:tabs>
          <w:tab w:val="clear" w:pos="0"/>
        </w:tabs>
        <w:jc w:val="center"/>
        <w:rPr>
          <w:rFonts w:ascii="Tahoma" w:hAnsi="Tahoma" w:cs="Tahoma"/>
          <w:sz w:val="28"/>
          <w:szCs w:val="28"/>
        </w:rPr>
      </w:pPr>
      <w:bookmarkStart w:id="22" w:name="_Toc96009460"/>
      <w:r w:rsidRPr="000046C4">
        <w:rPr>
          <w:rFonts w:ascii="Tahoma" w:hAnsi="Tahoma" w:cs="Tahoma"/>
          <w:sz w:val="28"/>
          <w:szCs w:val="28"/>
        </w:rPr>
        <w:lastRenderedPageBreak/>
        <w:t>ACKNOWLEDGMENTS</w:t>
      </w:r>
      <w:bookmarkEnd w:id="22"/>
    </w:p>
    <w:p w14:paraId="4AF2B4C6" w14:textId="0ECF2D29" w:rsidR="00D94B7E" w:rsidRPr="0024633A" w:rsidRDefault="002006CB" w:rsidP="0024633A">
      <w:pPr>
        <w:spacing w:after="240"/>
        <w:rPr>
          <w:rFonts w:cs="Tahoma"/>
        </w:rPr>
      </w:pPr>
      <w:r w:rsidRPr="0024633A">
        <w:rPr>
          <w:rFonts w:cs="Tahoma"/>
        </w:rPr>
        <w:t>The Building Energy Efficiency Standards (</w:t>
      </w:r>
      <w:r w:rsidR="003672E9" w:rsidRPr="0024633A">
        <w:rPr>
          <w:rFonts w:cs="Tahoma"/>
        </w:rPr>
        <w:t xml:space="preserve">Energy </w:t>
      </w:r>
      <w:r w:rsidRPr="0024633A">
        <w:rPr>
          <w:rFonts w:cs="Tahoma"/>
        </w:rPr>
        <w:t xml:space="preserve">Standards) were first adopted and put into effect in 1978 and </w:t>
      </w:r>
      <w:r w:rsidR="006D3638" w:rsidRPr="0024633A">
        <w:rPr>
          <w:rFonts w:cs="Tahoma"/>
        </w:rPr>
        <w:t xml:space="preserve">are </w:t>
      </w:r>
      <w:r w:rsidRPr="0024633A">
        <w:rPr>
          <w:rFonts w:cs="Tahoma"/>
        </w:rPr>
        <w:t xml:space="preserve">updated periodically. The </w:t>
      </w:r>
      <w:r w:rsidR="003672E9" w:rsidRPr="0024633A">
        <w:rPr>
          <w:rFonts w:cs="Tahoma"/>
        </w:rPr>
        <w:t xml:space="preserve">Energy </w:t>
      </w:r>
      <w:r w:rsidRPr="0024633A">
        <w:rPr>
          <w:rFonts w:cs="Tahoma"/>
        </w:rPr>
        <w:t xml:space="preserve">Standards are a unique California asset and have benefitted from the conscientious involvement and enduring commitment to the public good of many </w:t>
      </w:r>
      <w:r w:rsidR="006D3638" w:rsidRPr="0024633A">
        <w:rPr>
          <w:rFonts w:cs="Tahoma"/>
        </w:rPr>
        <w:t xml:space="preserve">people </w:t>
      </w:r>
      <w:r w:rsidRPr="0024633A">
        <w:rPr>
          <w:rFonts w:cs="Tahoma"/>
        </w:rPr>
        <w:t xml:space="preserve">and organizations along the way. The </w:t>
      </w:r>
      <w:r w:rsidR="00507E8E" w:rsidRPr="0024633A">
        <w:rPr>
          <w:rFonts w:cs="Tahoma"/>
        </w:rPr>
        <w:t>20</w:t>
      </w:r>
      <w:ins w:id="23" w:author="Author">
        <w:r w:rsidR="007407C2">
          <w:rPr>
            <w:rFonts w:cs="Tahoma"/>
          </w:rPr>
          <w:t>22</w:t>
        </w:r>
      </w:ins>
      <w:del w:id="24" w:author="Author">
        <w:r w:rsidR="00507E8E" w:rsidRPr="0024633A" w:rsidDel="007407C2">
          <w:rPr>
            <w:rFonts w:cs="Tahoma"/>
          </w:rPr>
          <w:delText>19</w:delText>
        </w:r>
      </w:del>
      <w:r w:rsidRPr="0024633A">
        <w:rPr>
          <w:rFonts w:cs="Tahoma"/>
        </w:rPr>
        <w:t xml:space="preserve"> </w:t>
      </w:r>
      <w:r w:rsidR="003672E9" w:rsidRPr="0024633A">
        <w:rPr>
          <w:rFonts w:cs="Tahoma"/>
        </w:rPr>
        <w:t xml:space="preserve">Energy </w:t>
      </w:r>
      <w:r w:rsidRPr="0024633A">
        <w:rPr>
          <w:rFonts w:cs="Tahoma"/>
        </w:rPr>
        <w:t xml:space="preserve">Standards development and adoption process continued that long-standing practice of maintaining </w:t>
      </w:r>
      <w:r w:rsidR="003672E9" w:rsidRPr="0024633A">
        <w:rPr>
          <w:rFonts w:cs="Tahoma"/>
        </w:rPr>
        <w:t xml:space="preserve">Energy </w:t>
      </w:r>
      <w:r w:rsidRPr="0024633A">
        <w:rPr>
          <w:rFonts w:cs="Tahoma"/>
        </w:rPr>
        <w:t>Standards with technical rigor, challenging but achievable design and construction practices, public engagement</w:t>
      </w:r>
      <w:r w:rsidR="006D3638" w:rsidRPr="0024633A">
        <w:rPr>
          <w:rFonts w:cs="Tahoma"/>
        </w:rPr>
        <w:t>,</w:t>
      </w:r>
      <w:r w:rsidRPr="0024633A">
        <w:rPr>
          <w:rFonts w:cs="Tahoma"/>
        </w:rPr>
        <w:t xml:space="preserve"> and full consideration of stakeholder</w:t>
      </w:r>
      <w:r w:rsidR="006D3638" w:rsidRPr="0024633A">
        <w:rPr>
          <w:rFonts w:cs="Tahoma"/>
        </w:rPr>
        <w:t xml:space="preserve"> knowledge and opinions</w:t>
      </w:r>
      <w:r w:rsidRPr="0024633A">
        <w:rPr>
          <w:rFonts w:cs="Tahoma"/>
        </w:rPr>
        <w:t>.</w:t>
      </w:r>
      <w:r w:rsidR="00D94B7E" w:rsidRPr="0024633A">
        <w:rPr>
          <w:rFonts w:cs="Tahoma"/>
        </w:rPr>
        <w:t xml:space="preserve"> </w:t>
      </w:r>
      <w:r w:rsidRPr="0024633A">
        <w:rPr>
          <w:rFonts w:cs="Tahoma"/>
        </w:rPr>
        <w:t xml:space="preserve">The </w:t>
      </w:r>
      <w:r w:rsidR="00507E8E" w:rsidRPr="0024633A">
        <w:rPr>
          <w:rFonts w:cs="Tahoma"/>
        </w:rPr>
        <w:t>20</w:t>
      </w:r>
      <w:ins w:id="25" w:author="Author">
        <w:r w:rsidR="007407C2">
          <w:rPr>
            <w:rFonts w:cs="Tahoma"/>
          </w:rPr>
          <w:t>22</w:t>
        </w:r>
      </w:ins>
      <w:del w:id="26" w:author="Author">
        <w:r w:rsidR="00507E8E" w:rsidRPr="0024633A" w:rsidDel="007407C2">
          <w:rPr>
            <w:rFonts w:cs="Tahoma"/>
          </w:rPr>
          <w:delText>19</w:delText>
        </w:r>
      </w:del>
      <w:r w:rsidRPr="0024633A">
        <w:rPr>
          <w:rFonts w:cs="Tahoma"/>
        </w:rPr>
        <w:t xml:space="preserve"> </w:t>
      </w:r>
      <w:r w:rsidR="003672E9" w:rsidRPr="0024633A">
        <w:rPr>
          <w:rFonts w:cs="Tahoma"/>
        </w:rPr>
        <w:t xml:space="preserve">Energy </w:t>
      </w:r>
      <w:r w:rsidRPr="0024633A">
        <w:rPr>
          <w:rFonts w:cs="Tahoma"/>
        </w:rPr>
        <w:t xml:space="preserve">Standards </w:t>
      </w:r>
      <w:r w:rsidR="006D3638" w:rsidRPr="0024633A">
        <w:rPr>
          <w:rFonts w:cs="Tahoma"/>
        </w:rPr>
        <w:t xml:space="preserve">revisions </w:t>
      </w:r>
      <w:r w:rsidRPr="0024633A">
        <w:rPr>
          <w:rFonts w:cs="Tahoma"/>
        </w:rPr>
        <w:t>were conceptualized, evaluated</w:t>
      </w:r>
      <w:r w:rsidR="006D3638" w:rsidRPr="0024633A">
        <w:rPr>
          <w:rFonts w:cs="Tahoma"/>
        </w:rPr>
        <w:t>,</w:t>
      </w:r>
      <w:r w:rsidRPr="0024633A">
        <w:rPr>
          <w:rFonts w:cs="Tahoma"/>
        </w:rPr>
        <w:t xml:space="preserve"> and </w:t>
      </w:r>
      <w:r w:rsidR="006D3638" w:rsidRPr="0024633A">
        <w:rPr>
          <w:rFonts w:cs="Tahoma"/>
        </w:rPr>
        <w:t xml:space="preserve">executed </w:t>
      </w:r>
      <w:r w:rsidRPr="0024633A">
        <w:rPr>
          <w:rFonts w:cs="Tahoma"/>
        </w:rPr>
        <w:t xml:space="preserve">through the </w:t>
      </w:r>
      <w:r w:rsidR="006D3638" w:rsidRPr="0024633A">
        <w:rPr>
          <w:rFonts w:cs="Tahoma"/>
        </w:rPr>
        <w:t xml:space="preserve">dedicated </w:t>
      </w:r>
      <w:r w:rsidRPr="0024633A">
        <w:rPr>
          <w:rFonts w:cs="Tahoma"/>
        </w:rPr>
        <w:t xml:space="preserve">work of Energy Commission staff and consultants. </w:t>
      </w:r>
    </w:p>
    <w:p w14:paraId="5C0DE69F" w14:textId="7D647462" w:rsidR="00BD539E" w:rsidRPr="0024633A" w:rsidRDefault="005032B5" w:rsidP="0024633A">
      <w:pPr>
        <w:spacing w:after="240"/>
        <w:rPr>
          <w:rFonts w:cs="Tahoma"/>
        </w:rPr>
      </w:pPr>
      <w:r w:rsidRPr="0024633A">
        <w:rPr>
          <w:rFonts w:cs="Tahoma"/>
        </w:rPr>
        <w:t xml:space="preserve">This </w:t>
      </w:r>
      <w:r w:rsidR="00FB5CF5" w:rsidRPr="0024633A">
        <w:rPr>
          <w:rFonts w:cs="Tahoma"/>
          <w:i/>
        </w:rPr>
        <w:t>Data Registry Requirements Manual</w:t>
      </w:r>
      <w:r w:rsidR="00D94B7E" w:rsidRPr="0024633A">
        <w:rPr>
          <w:rFonts w:cs="Tahoma"/>
        </w:rPr>
        <w:t xml:space="preserve"> </w:t>
      </w:r>
      <w:r w:rsidRPr="0024633A">
        <w:rPr>
          <w:rFonts w:cs="Tahoma"/>
        </w:rPr>
        <w:t xml:space="preserve">was created </w:t>
      </w:r>
      <w:r w:rsidR="006D3638" w:rsidRPr="0024633A">
        <w:rPr>
          <w:rFonts w:cs="Tahoma"/>
        </w:rPr>
        <w:t>by</w:t>
      </w:r>
      <w:r w:rsidRPr="0024633A">
        <w:rPr>
          <w:rFonts w:cs="Tahoma"/>
        </w:rPr>
        <w:t xml:space="preserve"> Energy Commission staff including</w:t>
      </w:r>
      <w:del w:id="27" w:author="Author">
        <w:r w:rsidRPr="0024633A" w:rsidDel="009D46EF">
          <w:rPr>
            <w:rFonts w:cs="Tahoma"/>
          </w:rPr>
          <w:delText xml:space="preserve"> </w:delText>
        </w:r>
        <w:r w:rsidR="00674186" w:rsidRPr="0024633A" w:rsidDel="009D46EF">
          <w:rPr>
            <w:rFonts w:cs="Tahoma"/>
          </w:rPr>
          <w:delText>Maziar</w:delText>
        </w:r>
      </w:del>
      <w:del w:id="28" w:author="Haider Alhabibi" w:date="2022-01-30T14:28:00Z">
        <w:r w:rsidR="00674186" w:rsidRPr="0024633A" w:rsidDel="008F1862">
          <w:rPr>
            <w:rFonts w:cs="Tahoma"/>
          </w:rPr>
          <w:delText xml:space="preserve"> Shirakh, PE;</w:delText>
        </w:r>
      </w:del>
      <w:r w:rsidR="00674186" w:rsidRPr="0024633A">
        <w:rPr>
          <w:rFonts w:cs="Tahoma"/>
        </w:rPr>
        <w:t xml:space="preserve"> </w:t>
      </w:r>
      <w:del w:id="29" w:author="Author">
        <w:r w:rsidR="00446750" w:rsidRPr="0024633A" w:rsidDel="007407C2">
          <w:rPr>
            <w:rFonts w:cs="Tahoma"/>
          </w:rPr>
          <w:delText>Todd Ferris</w:delText>
        </w:r>
        <w:r w:rsidR="00755B7E" w:rsidRPr="0024633A" w:rsidDel="007407C2">
          <w:rPr>
            <w:rFonts w:cs="Tahoma"/>
          </w:rPr>
          <w:delText xml:space="preserve">; </w:delText>
        </w:r>
      </w:del>
      <w:ins w:id="30" w:author="Author">
        <w:r w:rsidR="007407C2">
          <w:rPr>
            <w:rFonts w:cs="Tahoma"/>
          </w:rPr>
          <w:t xml:space="preserve">Che Geiser, </w:t>
        </w:r>
      </w:ins>
      <w:r w:rsidR="003623F2" w:rsidRPr="0024633A">
        <w:rPr>
          <w:rFonts w:cs="Tahoma"/>
        </w:rPr>
        <w:t xml:space="preserve">Michael </w:t>
      </w:r>
      <w:proofErr w:type="spellStart"/>
      <w:r w:rsidR="003623F2" w:rsidRPr="0024633A">
        <w:rPr>
          <w:rFonts w:cs="Tahoma"/>
        </w:rPr>
        <w:t>Shewmaker</w:t>
      </w:r>
      <w:proofErr w:type="spellEnd"/>
      <w:r w:rsidR="007721EC" w:rsidRPr="0024633A">
        <w:rPr>
          <w:rFonts w:cs="Tahoma"/>
        </w:rPr>
        <w:t xml:space="preserve">, </w:t>
      </w:r>
      <w:ins w:id="31" w:author="Haider Alhabibi" w:date="2022-01-30T14:29:00Z">
        <w:r w:rsidR="008F1862">
          <w:rPr>
            <w:rFonts w:cs="Tahoma"/>
          </w:rPr>
          <w:t xml:space="preserve">Haider </w:t>
        </w:r>
        <w:proofErr w:type="spellStart"/>
        <w:r w:rsidR="008F1862">
          <w:rPr>
            <w:rFonts w:cs="Tahoma"/>
          </w:rPr>
          <w:t>Alhabibi</w:t>
        </w:r>
      </w:ins>
      <w:proofErr w:type="spellEnd"/>
      <w:del w:id="32" w:author="Author">
        <w:r w:rsidR="007721EC" w:rsidRPr="0024633A" w:rsidDel="007407C2">
          <w:rPr>
            <w:rFonts w:cs="Tahoma"/>
          </w:rPr>
          <w:delText>Alexis Smith</w:delText>
        </w:r>
      </w:del>
      <w:r w:rsidR="007721EC" w:rsidRPr="0024633A">
        <w:rPr>
          <w:rFonts w:cs="Tahoma"/>
        </w:rPr>
        <w:t xml:space="preserve">, </w:t>
      </w:r>
      <w:del w:id="33" w:author="Author">
        <w:r w:rsidR="00A2377C" w:rsidRPr="0024633A" w:rsidDel="009D46EF">
          <w:rPr>
            <w:rFonts w:cs="Tahoma"/>
          </w:rPr>
          <w:delText>Jeff Miller</w:delText>
        </w:r>
      </w:del>
      <w:del w:id="34" w:author="Haider Alhabibi" w:date="2022-01-30T14:29:00Z">
        <w:r w:rsidR="00A2377C" w:rsidRPr="0024633A" w:rsidDel="008F1862">
          <w:rPr>
            <w:rFonts w:cs="Tahoma"/>
          </w:rPr>
          <w:delText xml:space="preserve">, PE; </w:delText>
        </w:r>
      </w:del>
      <w:r w:rsidR="007721EC" w:rsidRPr="0024633A">
        <w:rPr>
          <w:rFonts w:cs="Tahoma"/>
        </w:rPr>
        <w:t xml:space="preserve">Ronald </w:t>
      </w:r>
      <w:proofErr w:type="spellStart"/>
      <w:r w:rsidR="007721EC" w:rsidRPr="0024633A">
        <w:rPr>
          <w:rFonts w:cs="Tahoma"/>
        </w:rPr>
        <w:t>Balneg</w:t>
      </w:r>
      <w:proofErr w:type="spellEnd"/>
      <w:r w:rsidR="007721EC" w:rsidRPr="0024633A">
        <w:rPr>
          <w:rFonts w:cs="Tahoma"/>
        </w:rPr>
        <w:t xml:space="preserve">, </w:t>
      </w:r>
      <w:r w:rsidR="00536B2F" w:rsidRPr="0024633A">
        <w:rPr>
          <w:rFonts w:cs="Tahoma"/>
        </w:rPr>
        <w:t>and R</w:t>
      </w:r>
      <w:r w:rsidR="007721EC" w:rsidRPr="0024633A">
        <w:rPr>
          <w:rFonts w:cs="Tahoma"/>
        </w:rPr>
        <w:t xml:space="preserve">J </w:t>
      </w:r>
      <w:proofErr w:type="spellStart"/>
      <w:r w:rsidR="007721EC" w:rsidRPr="0024633A">
        <w:rPr>
          <w:rFonts w:cs="Tahoma"/>
        </w:rPr>
        <w:t>Wichert</w:t>
      </w:r>
      <w:proofErr w:type="spellEnd"/>
      <w:r w:rsidR="00446750" w:rsidRPr="0024633A">
        <w:rPr>
          <w:rFonts w:cs="Tahoma"/>
        </w:rPr>
        <w:t>.</w:t>
      </w:r>
      <w:r w:rsidR="00D94B7E" w:rsidRPr="0024633A">
        <w:rPr>
          <w:rFonts w:cs="Tahoma"/>
        </w:rPr>
        <w:t xml:space="preserve"> </w:t>
      </w:r>
      <w:r w:rsidR="002006CB" w:rsidRPr="0024633A">
        <w:rPr>
          <w:rFonts w:cs="Tahoma"/>
        </w:rPr>
        <w:t xml:space="preserve">Other key technical staff contributors included </w:t>
      </w:r>
      <w:r w:rsidR="009A4277" w:rsidRPr="0024633A">
        <w:rPr>
          <w:rFonts w:cs="Tahoma"/>
        </w:rPr>
        <w:t xml:space="preserve">Payam </w:t>
      </w:r>
      <w:proofErr w:type="spellStart"/>
      <w:r w:rsidR="009A4277" w:rsidRPr="0024633A">
        <w:rPr>
          <w:rFonts w:cs="Tahoma"/>
        </w:rPr>
        <w:t>Bozorgchami</w:t>
      </w:r>
      <w:proofErr w:type="spellEnd"/>
      <w:r w:rsidR="00D94B7E" w:rsidRPr="0024633A">
        <w:rPr>
          <w:rFonts w:cs="Tahoma"/>
        </w:rPr>
        <w:t>, PE</w:t>
      </w:r>
      <w:r w:rsidR="00755B7E" w:rsidRPr="0024633A">
        <w:rPr>
          <w:rFonts w:cs="Tahoma"/>
        </w:rPr>
        <w:t xml:space="preserve">; </w:t>
      </w:r>
      <w:r w:rsidR="004A1373" w:rsidRPr="0024633A">
        <w:rPr>
          <w:rFonts w:cs="Tahoma"/>
        </w:rPr>
        <w:t>Simon Lee</w:t>
      </w:r>
      <w:r w:rsidR="00755B7E" w:rsidRPr="0024633A">
        <w:rPr>
          <w:rFonts w:cs="Tahoma"/>
        </w:rPr>
        <w:t xml:space="preserve">; </w:t>
      </w:r>
      <w:del w:id="35" w:author="Author">
        <w:r w:rsidR="00CB74DE" w:rsidRPr="0024633A" w:rsidDel="007407C2">
          <w:rPr>
            <w:rFonts w:cs="Tahoma"/>
          </w:rPr>
          <w:delText>Rashid Mir,</w:delText>
        </w:r>
      </w:del>
      <w:del w:id="36" w:author="Haider Alhabibi" w:date="2022-01-30T14:30:00Z">
        <w:r w:rsidR="00CB74DE" w:rsidRPr="0024633A" w:rsidDel="008F1862">
          <w:rPr>
            <w:rFonts w:cs="Tahoma"/>
          </w:rPr>
          <w:delText xml:space="preserve"> PE</w:delText>
        </w:r>
        <w:r w:rsidR="00755B7E" w:rsidRPr="0024633A" w:rsidDel="008F1862">
          <w:rPr>
            <w:rFonts w:cs="Tahoma"/>
          </w:rPr>
          <w:delText>;</w:delText>
        </w:r>
      </w:del>
      <w:r w:rsidR="00755B7E" w:rsidRPr="0024633A">
        <w:rPr>
          <w:rFonts w:cs="Tahoma"/>
        </w:rPr>
        <w:t xml:space="preserve"> </w:t>
      </w:r>
      <w:del w:id="37" w:author="Author">
        <w:r w:rsidR="00132E67" w:rsidRPr="0024633A" w:rsidDel="007407C2">
          <w:rPr>
            <w:rFonts w:cs="Tahoma"/>
          </w:rPr>
          <w:delText>Dee Anne Ross</w:delText>
        </w:r>
        <w:r w:rsidR="00755B7E" w:rsidRPr="0024633A" w:rsidDel="007407C2">
          <w:rPr>
            <w:rFonts w:cs="Tahoma"/>
          </w:rPr>
          <w:delText>;</w:delText>
        </w:r>
        <w:r w:rsidR="008707F4" w:rsidRPr="0024633A" w:rsidDel="007407C2">
          <w:rPr>
            <w:rFonts w:cs="Tahoma"/>
          </w:rPr>
          <w:delText xml:space="preserve"> </w:delText>
        </w:r>
      </w:del>
      <w:r w:rsidR="008707F4" w:rsidRPr="0024633A">
        <w:rPr>
          <w:rFonts w:cs="Tahoma"/>
        </w:rPr>
        <w:t xml:space="preserve">Joe </w:t>
      </w:r>
      <w:proofErr w:type="spellStart"/>
      <w:r w:rsidR="008707F4" w:rsidRPr="0024633A">
        <w:rPr>
          <w:rFonts w:cs="Tahoma"/>
        </w:rPr>
        <w:t>Loyer</w:t>
      </w:r>
      <w:proofErr w:type="spellEnd"/>
      <w:r w:rsidR="008707F4" w:rsidRPr="0024633A">
        <w:rPr>
          <w:rFonts w:cs="Tahoma"/>
        </w:rPr>
        <w:t>;</w:t>
      </w:r>
      <w:ins w:id="38" w:author="Haider Alhabibi" w:date="2022-01-30T14:31:00Z">
        <w:r w:rsidR="008F1862">
          <w:rPr>
            <w:rFonts w:cs="Tahoma"/>
          </w:rPr>
          <w:t xml:space="preserve"> Armando </w:t>
        </w:r>
        <w:del w:id="39" w:author="Armando Ramirez" w:date="2022-01-31T09:04:00Z">
          <w:r w:rsidR="008F1862" w:rsidDel="00A85300">
            <w:rPr>
              <w:rFonts w:cs="Tahoma"/>
            </w:rPr>
            <w:delText>Ramirsez</w:delText>
          </w:r>
        </w:del>
      </w:ins>
      <w:ins w:id="40" w:author="Armando Ramirez" w:date="2022-01-31T09:04:00Z">
        <w:r w:rsidR="00A85300">
          <w:rPr>
            <w:rFonts w:cs="Tahoma"/>
          </w:rPr>
          <w:t>Ramirez</w:t>
        </w:r>
      </w:ins>
      <w:ins w:id="41" w:author="Haider Alhabibi" w:date="2022-01-30T14:32:00Z">
        <w:r w:rsidR="008F1862">
          <w:rPr>
            <w:rFonts w:cs="Tahoma"/>
          </w:rPr>
          <w:t>, Daniel Wo</w:t>
        </w:r>
      </w:ins>
      <w:ins w:id="42" w:author="Haider Alhabibi" w:date="2022-01-30T14:33:00Z">
        <w:r w:rsidR="008F1862">
          <w:rPr>
            <w:rFonts w:cs="Tahoma"/>
          </w:rPr>
          <w:t>ng</w:t>
        </w:r>
      </w:ins>
      <w:r w:rsidR="008707F4" w:rsidRPr="0024633A">
        <w:rPr>
          <w:rFonts w:cs="Tahoma"/>
        </w:rPr>
        <w:t xml:space="preserve"> </w:t>
      </w:r>
      <w:del w:id="43" w:author="Author">
        <w:r w:rsidR="008707F4" w:rsidRPr="0024633A" w:rsidDel="007407C2">
          <w:rPr>
            <w:rFonts w:cs="Tahoma"/>
          </w:rPr>
          <w:delText>Tav Commins;</w:delText>
        </w:r>
        <w:r w:rsidR="00755B7E" w:rsidRPr="0024633A" w:rsidDel="007407C2">
          <w:rPr>
            <w:rFonts w:cs="Tahoma"/>
          </w:rPr>
          <w:delText xml:space="preserve"> </w:delText>
        </w:r>
      </w:del>
      <w:r w:rsidR="004A1373" w:rsidRPr="0024633A">
        <w:rPr>
          <w:rFonts w:cs="Tahoma"/>
        </w:rPr>
        <w:t>and Danny Tam</w:t>
      </w:r>
      <w:r w:rsidR="00CB74DE" w:rsidRPr="0024633A">
        <w:rPr>
          <w:rFonts w:cs="Tahoma"/>
        </w:rPr>
        <w:t xml:space="preserve">. </w:t>
      </w:r>
      <w:del w:id="44" w:author="Author">
        <w:r w:rsidR="007721EC" w:rsidRPr="0024633A" w:rsidDel="007407C2">
          <w:rPr>
            <w:rFonts w:cs="Tahoma"/>
          </w:rPr>
          <w:delText>Christopher Meyer</w:delText>
        </w:r>
        <w:r w:rsidR="00CB74DE" w:rsidRPr="0024633A" w:rsidDel="007407C2">
          <w:rPr>
            <w:rFonts w:cs="Tahoma"/>
          </w:rPr>
          <w:delText>,</w:delText>
        </w:r>
      </w:del>
      <w:ins w:id="45" w:author="Author">
        <w:r w:rsidR="007407C2">
          <w:rPr>
            <w:rFonts w:cs="Tahoma"/>
          </w:rPr>
          <w:t xml:space="preserve">Will </w:t>
        </w:r>
        <w:proofErr w:type="spellStart"/>
        <w:r w:rsidR="007407C2">
          <w:rPr>
            <w:rFonts w:cs="Tahoma"/>
          </w:rPr>
          <w:t>Vicent</w:t>
        </w:r>
        <w:proofErr w:type="spellEnd"/>
        <w:r w:rsidR="007407C2">
          <w:rPr>
            <w:rFonts w:cs="Tahoma"/>
          </w:rPr>
          <w:t>,</w:t>
        </w:r>
      </w:ins>
      <w:r w:rsidR="00CB74DE" w:rsidRPr="0024633A">
        <w:rPr>
          <w:rFonts w:cs="Tahoma"/>
        </w:rPr>
        <w:t xml:space="preserve"> Manager of the Building Standards Office</w:t>
      </w:r>
      <w:r w:rsidR="00755B7E" w:rsidRPr="0024633A">
        <w:rPr>
          <w:rFonts w:cs="Tahoma"/>
        </w:rPr>
        <w:t>,</w:t>
      </w:r>
      <w:r w:rsidR="00CB74DE" w:rsidRPr="0024633A">
        <w:rPr>
          <w:rFonts w:cs="Tahoma"/>
        </w:rPr>
        <w:t xml:space="preserve"> </w:t>
      </w:r>
      <w:r w:rsidR="0009611C" w:rsidRPr="0024633A">
        <w:rPr>
          <w:rFonts w:cs="Tahoma"/>
        </w:rPr>
        <w:t xml:space="preserve">provided overall guidance to the staff and consultants. </w:t>
      </w:r>
      <w:r w:rsidR="006D3638" w:rsidRPr="0024633A">
        <w:rPr>
          <w:rFonts w:cs="Tahoma"/>
        </w:rPr>
        <w:t xml:space="preserve">Efficiency Division Deputy Director </w:t>
      </w:r>
      <w:r w:rsidR="00AC6F61" w:rsidRPr="0024633A">
        <w:rPr>
          <w:rFonts w:cs="Tahoma"/>
        </w:rPr>
        <w:t>Michael Sokol</w:t>
      </w:r>
      <w:r w:rsidRPr="0024633A">
        <w:rPr>
          <w:rFonts w:cs="Tahoma"/>
        </w:rPr>
        <w:t xml:space="preserve"> </w:t>
      </w:r>
      <w:r w:rsidR="0009611C" w:rsidRPr="0024633A">
        <w:rPr>
          <w:rFonts w:cs="Tahoma"/>
        </w:rPr>
        <w:t xml:space="preserve">and Deputy Division Chief Christine Collopy </w:t>
      </w:r>
      <w:r w:rsidRPr="0024633A">
        <w:rPr>
          <w:rFonts w:cs="Tahoma"/>
        </w:rPr>
        <w:t>provided policy guidance.</w:t>
      </w:r>
      <w:r w:rsidR="00A35928" w:rsidRPr="0024633A">
        <w:rPr>
          <w:rFonts w:cs="Tahoma"/>
        </w:rPr>
        <w:t xml:space="preserve"> </w:t>
      </w:r>
      <w:r w:rsidR="007721EC" w:rsidRPr="0024633A">
        <w:rPr>
          <w:rFonts w:cs="Tahoma"/>
        </w:rPr>
        <w:t>Rebecca Westmore</w:t>
      </w:r>
      <w:r w:rsidR="00144279" w:rsidRPr="0024633A">
        <w:rPr>
          <w:rFonts w:cs="Tahoma"/>
        </w:rPr>
        <w:t>,</w:t>
      </w:r>
      <w:r w:rsidR="007721EC" w:rsidRPr="0024633A">
        <w:rPr>
          <w:rFonts w:cs="Tahoma"/>
        </w:rPr>
        <w:t xml:space="preserve"> </w:t>
      </w:r>
      <w:del w:id="46" w:author="Haider Alhabibi" w:date="2022-01-31T10:53:00Z">
        <w:r w:rsidR="002A5248" w:rsidRPr="0024633A" w:rsidDel="00A435D8">
          <w:rPr>
            <w:rFonts w:cs="Tahoma"/>
          </w:rPr>
          <w:delText>Galen Lemei</w:delText>
        </w:r>
        <w:r w:rsidR="00144279" w:rsidRPr="0024633A" w:rsidDel="00A435D8">
          <w:rPr>
            <w:rFonts w:cs="Tahoma"/>
          </w:rPr>
          <w:delText xml:space="preserve"> </w:delText>
        </w:r>
      </w:del>
      <w:r w:rsidR="00144279" w:rsidRPr="0024633A">
        <w:rPr>
          <w:rFonts w:cs="Tahoma"/>
        </w:rPr>
        <w:t>and Matt Chalmers</w:t>
      </w:r>
      <w:r w:rsidR="006A1B3B" w:rsidRPr="0024633A">
        <w:rPr>
          <w:rFonts w:cs="Tahoma"/>
        </w:rPr>
        <w:t xml:space="preserve"> </w:t>
      </w:r>
      <w:r w:rsidRPr="0024633A">
        <w:rPr>
          <w:rFonts w:cs="Tahoma"/>
        </w:rPr>
        <w:t xml:space="preserve">provided </w:t>
      </w:r>
      <w:r w:rsidR="00717C13" w:rsidRPr="0024633A">
        <w:rPr>
          <w:rFonts w:cs="Tahoma"/>
        </w:rPr>
        <w:t xml:space="preserve">expert </w:t>
      </w:r>
      <w:r w:rsidRPr="0024633A">
        <w:rPr>
          <w:rFonts w:cs="Tahoma"/>
        </w:rPr>
        <w:t>legal counsel.</w:t>
      </w:r>
      <w:r w:rsidR="00C91A68" w:rsidRPr="0024633A">
        <w:rPr>
          <w:rFonts w:cs="Tahoma"/>
        </w:rPr>
        <w:t xml:space="preserve"> </w:t>
      </w:r>
    </w:p>
    <w:p w14:paraId="0F14CBF3" w14:textId="77777777" w:rsidR="00D13C47" w:rsidRPr="0024633A" w:rsidRDefault="00BD539E" w:rsidP="0024633A">
      <w:pPr>
        <w:spacing w:after="240"/>
        <w:rPr>
          <w:rFonts w:cs="Tahoma"/>
        </w:rPr>
        <w:sectPr w:rsidR="00D13C47" w:rsidRPr="0024633A" w:rsidSect="007870E8">
          <w:endnotePr>
            <w:numFmt w:val="decimal"/>
          </w:endnotePr>
          <w:pgSz w:w="12240" w:h="15840" w:code="1"/>
          <w:pgMar w:top="1440" w:right="1152" w:bottom="1008" w:left="1152" w:header="720" w:footer="720" w:gutter="0"/>
          <w:pgNumType w:fmt="lowerRoman" w:start="1"/>
          <w:cols w:space="720"/>
          <w:docGrid w:linePitch="299"/>
        </w:sectPr>
      </w:pPr>
      <w:r w:rsidRPr="0024633A">
        <w:rPr>
          <w:rFonts w:cs="Tahoma"/>
        </w:rPr>
        <w:t>Special thanks to our key consultants Diane Pepetone</w:t>
      </w:r>
      <w:r w:rsidR="00144279" w:rsidRPr="0024633A">
        <w:rPr>
          <w:rFonts w:cs="Tahoma"/>
        </w:rPr>
        <w:t xml:space="preserve"> and </w:t>
      </w:r>
      <w:r w:rsidRPr="0024633A">
        <w:rPr>
          <w:rFonts w:cs="Tahoma"/>
        </w:rPr>
        <w:t>Robert Scott</w:t>
      </w:r>
      <w:r w:rsidR="00551EE5" w:rsidRPr="0024633A">
        <w:rPr>
          <w:rFonts w:cs="Tahoma"/>
        </w:rPr>
        <w:t xml:space="preserve">; </w:t>
      </w:r>
      <w:r w:rsidR="00D94B7E" w:rsidRPr="0024633A">
        <w:rPr>
          <w:rFonts w:cs="Tahoma"/>
        </w:rPr>
        <w:t>and to the m</w:t>
      </w:r>
      <w:r w:rsidRPr="0024633A">
        <w:rPr>
          <w:rFonts w:cs="Tahoma"/>
        </w:rPr>
        <w:t>any</w:t>
      </w:r>
      <w:r w:rsidR="00C91A68" w:rsidRPr="0024633A">
        <w:rPr>
          <w:rFonts w:cs="Tahoma"/>
        </w:rPr>
        <w:t xml:space="preserve"> </w:t>
      </w:r>
      <w:proofErr w:type="gramStart"/>
      <w:r w:rsidR="00C91A68" w:rsidRPr="0024633A">
        <w:rPr>
          <w:rFonts w:cs="Tahoma"/>
        </w:rPr>
        <w:t>H</w:t>
      </w:r>
      <w:r w:rsidR="00717C13" w:rsidRPr="0024633A">
        <w:rPr>
          <w:rFonts w:cs="Tahoma"/>
        </w:rPr>
        <w:t>ome</w:t>
      </w:r>
      <w:proofErr w:type="gramEnd"/>
      <w:r w:rsidR="00717C13" w:rsidRPr="0024633A">
        <w:rPr>
          <w:rFonts w:cs="Tahoma"/>
        </w:rPr>
        <w:t xml:space="preserve"> </w:t>
      </w:r>
      <w:r w:rsidR="00C91A68" w:rsidRPr="0024633A">
        <w:rPr>
          <w:rFonts w:cs="Tahoma"/>
        </w:rPr>
        <w:t>E</w:t>
      </w:r>
      <w:r w:rsidR="00717C13" w:rsidRPr="0024633A">
        <w:rPr>
          <w:rFonts w:cs="Tahoma"/>
        </w:rPr>
        <w:t xml:space="preserve">nergy </w:t>
      </w:r>
      <w:r w:rsidR="00C91A68" w:rsidRPr="0024633A">
        <w:rPr>
          <w:rFonts w:cs="Tahoma"/>
        </w:rPr>
        <w:t>R</w:t>
      </w:r>
      <w:r w:rsidR="00717C13" w:rsidRPr="0024633A">
        <w:rPr>
          <w:rFonts w:cs="Tahoma"/>
        </w:rPr>
        <w:t xml:space="preserve">ating </w:t>
      </w:r>
      <w:r w:rsidR="00C91A68" w:rsidRPr="0024633A">
        <w:rPr>
          <w:rFonts w:cs="Tahoma"/>
        </w:rPr>
        <w:t>S</w:t>
      </w:r>
      <w:r w:rsidR="00717C13" w:rsidRPr="0024633A">
        <w:rPr>
          <w:rFonts w:cs="Tahoma"/>
        </w:rPr>
        <w:t>ystem (HERS)</w:t>
      </w:r>
      <w:r w:rsidR="00C91A68" w:rsidRPr="0024633A">
        <w:rPr>
          <w:rFonts w:cs="Tahoma"/>
        </w:rPr>
        <w:t xml:space="preserve"> Provider</w:t>
      </w:r>
      <w:r w:rsidR="00717C13" w:rsidRPr="0024633A">
        <w:rPr>
          <w:rFonts w:cs="Tahoma"/>
        </w:rPr>
        <w:t>s</w:t>
      </w:r>
      <w:r w:rsidR="00C91A68" w:rsidRPr="0024633A">
        <w:rPr>
          <w:rFonts w:cs="Tahoma"/>
        </w:rPr>
        <w:t xml:space="preserve"> </w:t>
      </w:r>
      <w:r w:rsidRPr="0024633A">
        <w:rPr>
          <w:rFonts w:cs="Tahoma"/>
        </w:rPr>
        <w:t xml:space="preserve">and HERS Rater </w:t>
      </w:r>
      <w:r w:rsidR="00C91A68" w:rsidRPr="0024633A">
        <w:rPr>
          <w:rFonts w:cs="Tahoma"/>
        </w:rPr>
        <w:t>stakeholder</w:t>
      </w:r>
      <w:r w:rsidR="00242516" w:rsidRPr="0024633A">
        <w:rPr>
          <w:rFonts w:cs="Tahoma"/>
        </w:rPr>
        <w:t xml:space="preserve">s </w:t>
      </w:r>
      <w:r w:rsidR="00DA32AA" w:rsidRPr="0024633A">
        <w:rPr>
          <w:rFonts w:cs="Tahoma"/>
        </w:rPr>
        <w:t>who contributed</w:t>
      </w:r>
      <w:r w:rsidR="007C4A77" w:rsidRPr="0024633A">
        <w:rPr>
          <w:rFonts w:cs="Tahoma"/>
        </w:rPr>
        <w:t xml:space="preserve"> </w:t>
      </w:r>
      <w:r w:rsidR="0094403B" w:rsidRPr="0024633A">
        <w:rPr>
          <w:rFonts w:cs="Tahoma"/>
        </w:rPr>
        <w:t>t</w:t>
      </w:r>
      <w:r w:rsidR="00242516" w:rsidRPr="0024633A">
        <w:rPr>
          <w:rFonts w:cs="Tahoma"/>
        </w:rPr>
        <w:t>o</w:t>
      </w:r>
      <w:r w:rsidR="007C4A77" w:rsidRPr="0024633A">
        <w:rPr>
          <w:rFonts w:cs="Tahoma"/>
        </w:rPr>
        <w:t xml:space="preserve"> the </w:t>
      </w:r>
      <w:r w:rsidRPr="0024633A">
        <w:rPr>
          <w:rFonts w:cs="Tahoma"/>
        </w:rPr>
        <w:t>deve</w:t>
      </w:r>
      <w:r w:rsidR="00D94B7E" w:rsidRPr="0024633A">
        <w:rPr>
          <w:rFonts w:cs="Tahoma"/>
        </w:rPr>
        <w:t xml:space="preserve">lopment </w:t>
      </w:r>
      <w:r w:rsidR="00797167" w:rsidRPr="0024633A">
        <w:rPr>
          <w:rFonts w:cs="Tahoma"/>
        </w:rPr>
        <w:t xml:space="preserve">and implementation </w:t>
      </w:r>
      <w:r w:rsidR="00D94B7E" w:rsidRPr="0024633A">
        <w:rPr>
          <w:rFonts w:cs="Tahoma"/>
        </w:rPr>
        <w:t xml:space="preserve">of these Data Registry </w:t>
      </w:r>
      <w:r w:rsidR="005D6EDD" w:rsidRPr="0024633A">
        <w:rPr>
          <w:rFonts w:cs="Tahoma"/>
        </w:rPr>
        <w:t>r</w:t>
      </w:r>
      <w:r w:rsidRPr="0024633A">
        <w:rPr>
          <w:rFonts w:cs="Tahoma"/>
        </w:rPr>
        <w:t>equirements.</w:t>
      </w:r>
      <w:r w:rsidR="007864C5" w:rsidRPr="0024633A">
        <w:rPr>
          <w:rFonts w:cs="Tahoma"/>
        </w:rPr>
        <w:t xml:space="preserve"> </w:t>
      </w:r>
    </w:p>
    <w:p w14:paraId="0DC52A25" w14:textId="77777777" w:rsidR="003B6D84" w:rsidRPr="0024633A" w:rsidRDefault="003B6D84" w:rsidP="0024633A">
      <w:pPr>
        <w:pStyle w:val="Heading2"/>
        <w:numPr>
          <w:ilvl w:val="0"/>
          <w:numId w:val="0"/>
        </w:numPr>
        <w:spacing w:after="240"/>
        <w:jc w:val="center"/>
        <w:rPr>
          <w:rFonts w:ascii="Tahoma" w:hAnsi="Tahoma" w:cs="Tahoma"/>
          <w:sz w:val="28"/>
        </w:rPr>
      </w:pPr>
      <w:bookmarkStart w:id="47" w:name="_Toc96009461"/>
      <w:r w:rsidRPr="0024633A">
        <w:rPr>
          <w:rFonts w:ascii="Tahoma" w:hAnsi="Tahoma" w:cs="Tahoma"/>
          <w:sz w:val="28"/>
        </w:rPr>
        <w:lastRenderedPageBreak/>
        <w:t>ABSTRACT</w:t>
      </w:r>
      <w:bookmarkEnd w:id="47"/>
    </w:p>
    <w:p w14:paraId="5D7B1608" w14:textId="77B50C14" w:rsidR="00242CA1" w:rsidRPr="0024633A" w:rsidRDefault="00242CA1" w:rsidP="0024633A">
      <w:pPr>
        <w:autoSpaceDE w:val="0"/>
        <w:autoSpaceDN w:val="0"/>
        <w:adjustRightInd w:val="0"/>
        <w:spacing w:after="240" w:line="240" w:lineRule="auto"/>
        <w:rPr>
          <w:rFonts w:eastAsia="Times New Roman" w:cs="Tahoma"/>
          <w:color w:val="auto"/>
        </w:rPr>
      </w:pPr>
      <w:r w:rsidRPr="0024633A">
        <w:rPr>
          <w:rFonts w:eastAsia="Times New Roman" w:cs="Tahoma"/>
          <w:color w:val="auto"/>
        </w:rPr>
        <w:t xml:space="preserve">Public Resources Code Section 25402 </w:t>
      </w:r>
      <w:r w:rsidR="008E5C77" w:rsidRPr="0024633A">
        <w:rPr>
          <w:rFonts w:eastAsia="Times New Roman" w:cs="Tahoma"/>
          <w:color w:val="auto"/>
        </w:rPr>
        <w:t xml:space="preserve">was </w:t>
      </w:r>
      <w:r w:rsidRPr="0024633A">
        <w:rPr>
          <w:rFonts w:eastAsia="Times New Roman" w:cs="Tahoma"/>
          <w:color w:val="auto"/>
        </w:rPr>
        <w:t xml:space="preserve">enacted in 1975 as part of the enabling legislation establishing the California Energy Commission and its basic mandates. </w:t>
      </w:r>
      <w:r w:rsidR="008E5C77" w:rsidRPr="0024633A">
        <w:rPr>
          <w:rFonts w:eastAsia="Times New Roman" w:cs="Tahoma"/>
          <w:color w:val="auto"/>
        </w:rPr>
        <w:t xml:space="preserve">This </w:t>
      </w:r>
      <w:r w:rsidRPr="0024633A">
        <w:rPr>
          <w:rFonts w:eastAsia="Times New Roman" w:cs="Tahoma"/>
          <w:color w:val="auto"/>
        </w:rPr>
        <w:t>section require</w:t>
      </w:r>
      <w:r w:rsidR="008E5C77" w:rsidRPr="0024633A">
        <w:rPr>
          <w:rFonts w:eastAsia="Times New Roman" w:cs="Tahoma"/>
          <w:color w:val="auto"/>
        </w:rPr>
        <w:t>s</w:t>
      </w:r>
      <w:r w:rsidRPr="0024633A">
        <w:rPr>
          <w:rFonts w:eastAsia="Times New Roman" w:cs="Tahoma"/>
          <w:color w:val="auto"/>
        </w:rPr>
        <w:t xml:space="preserve"> the Energy Commission to adopt, implement, and periodically update energy efficiency standards for both residential and nonresidential buildings.</w:t>
      </w:r>
    </w:p>
    <w:p w14:paraId="351065FF" w14:textId="779D4A62" w:rsidR="0037023C" w:rsidRPr="0024633A" w:rsidRDefault="008362CA" w:rsidP="0024633A">
      <w:pPr>
        <w:autoSpaceDE w:val="0"/>
        <w:autoSpaceDN w:val="0"/>
        <w:adjustRightInd w:val="0"/>
        <w:spacing w:after="240" w:line="240" w:lineRule="auto"/>
        <w:rPr>
          <w:rFonts w:eastAsia="Times New Roman" w:cs="Tahoma"/>
          <w:color w:val="auto"/>
        </w:rPr>
      </w:pPr>
      <w:r w:rsidRPr="0024633A">
        <w:rPr>
          <w:rFonts w:eastAsia="Times New Roman" w:cs="Tahoma"/>
          <w:color w:val="auto"/>
        </w:rPr>
        <w:t xml:space="preserve">The </w:t>
      </w:r>
      <w:r w:rsidR="008E5C77" w:rsidRPr="0024633A">
        <w:rPr>
          <w:rFonts w:eastAsia="Times New Roman" w:cs="Tahoma"/>
          <w:color w:val="auto"/>
        </w:rPr>
        <w:t xml:space="preserve">Building Energy Efficiency </w:t>
      </w:r>
      <w:r w:rsidRPr="0024633A">
        <w:rPr>
          <w:rFonts w:eastAsia="Times New Roman" w:cs="Tahoma"/>
          <w:color w:val="auto"/>
        </w:rPr>
        <w:t xml:space="preserve">Standards must be cost effective based on the life cycle of the building, must include performance and prescriptive compliance approaches, and must be periodically updated to account for improvements in efficiency technology. Accordingly, the Energy Commission has adopted and periodically updated the </w:t>
      </w:r>
      <w:r w:rsidR="004056FD" w:rsidRPr="0024633A">
        <w:rPr>
          <w:rFonts w:eastAsia="Times New Roman" w:cs="Tahoma"/>
          <w:color w:val="auto"/>
        </w:rPr>
        <w:t xml:space="preserve">Energy </w:t>
      </w:r>
      <w:r w:rsidRPr="0024633A">
        <w:rPr>
          <w:rFonts w:eastAsia="Times New Roman" w:cs="Tahoma"/>
          <w:color w:val="auto"/>
        </w:rPr>
        <w:t>Standards (codified in Title 24, Part 6</w:t>
      </w:r>
      <w:r w:rsidR="00717C13" w:rsidRPr="0024633A">
        <w:rPr>
          <w:rFonts w:eastAsia="Times New Roman" w:cs="Tahoma"/>
          <w:color w:val="auto"/>
        </w:rPr>
        <w:t>,</w:t>
      </w:r>
      <w:r w:rsidRPr="0024633A">
        <w:rPr>
          <w:rFonts w:eastAsia="Times New Roman" w:cs="Tahoma"/>
          <w:color w:val="auto"/>
        </w:rPr>
        <w:t xml:space="preserve"> of the California Code of Regulations) to ensure that building construction, system design and installation achieve energy efficiency </w:t>
      </w:r>
      <w:r w:rsidR="00717C13" w:rsidRPr="0024633A">
        <w:rPr>
          <w:rFonts w:eastAsia="Times New Roman" w:cs="Tahoma"/>
          <w:color w:val="auto"/>
        </w:rPr>
        <w:t xml:space="preserve">goals </w:t>
      </w:r>
      <w:r w:rsidRPr="0024633A">
        <w:rPr>
          <w:rFonts w:eastAsia="Times New Roman" w:cs="Tahoma"/>
          <w:color w:val="auto"/>
        </w:rPr>
        <w:t xml:space="preserve">and preserve outdoor and indoor environmental quality. </w:t>
      </w:r>
    </w:p>
    <w:p w14:paraId="31484DD0" w14:textId="683B79D3" w:rsidR="00520055" w:rsidRPr="0024633A" w:rsidRDefault="00717C13" w:rsidP="0024633A">
      <w:pPr>
        <w:autoSpaceDE w:val="0"/>
        <w:autoSpaceDN w:val="0"/>
        <w:adjustRightInd w:val="0"/>
        <w:spacing w:after="240" w:line="240" w:lineRule="auto"/>
        <w:rPr>
          <w:rFonts w:eastAsia="Times New Roman" w:cs="Tahoma"/>
          <w:color w:val="auto"/>
        </w:rPr>
      </w:pPr>
      <w:r w:rsidRPr="0024633A">
        <w:rPr>
          <w:rFonts w:eastAsia="Times New Roman" w:cs="Tahoma"/>
          <w:color w:val="auto"/>
        </w:rPr>
        <w:t xml:space="preserve">California </w:t>
      </w:r>
      <w:r w:rsidR="00271DCE" w:rsidRPr="0024633A">
        <w:rPr>
          <w:rFonts w:eastAsia="Times New Roman" w:cs="Tahoma"/>
          <w:color w:val="auto"/>
        </w:rPr>
        <w:t>Title 24</w:t>
      </w:r>
      <w:r w:rsidR="008E5C77" w:rsidRPr="0024633A">
        <w:rPr>
          <w:rFonts w:eastAsia="Times New Roman" w:cs="Tahoma"/>
          <w:color w:val="auto"/>
        </w:rPr>
        <w:t>, Part 6</w:t>
      </w:r>
      <w:r w:rsidR="00271DCE" w:rsidRPr="0024633A">
        <w:rPr>
          <w:rFonts w:eastAsia="Times New Roman" w:cs="Tahoma"/>
          <w:color w:val="auto"/>
        </w:rPr>
        <w:t xml:space="preserve"> Building Energy Efficiency Standards</w:t>
      </w:r>
      <w:r w:rsidR="0037023C" w:rsidRPr="0024633A">
        <w:rPr>
          <w:rFonts w:eastAsia="Times New Roman" w:cs="Tahoma"/>
          <w:color w:val="auto"/>
        </w:rPr>
        <w:t xml:space="preserve"> compliance d</w:t>
      </w:r>
      <w:r w:rsidR="00DE338A" w:rsidRPr="0024633A">
        <w:rPr>
          <w:rFonts w:eastAsia="Times New Roman" w:cs="Tahoma"/>
          <w:color w:val="auto"/>
        </w:rPr>
        <w:t>ocument</w:t>
      </w:r>
      <w:r w:rsidR="00790208" w:rsidRPr="0024633A">
        <w:rPr>
          <w:rFonts w:eastAsia="Times New Roman" w:cs="Tahoma"/>
          <w:color w:val="auto"/>
        </w:rPr>
        <w:t xml:space="preserve">s are utilized </w:t>
      </w:r>
      <w:r w:rsidR="00271DCE" w:rsidRPr="0024633A">
        <w:rPr>
          <w:rFonts w:eastAsia="Times New Roman" w:cs="Tahoma"/>
          <w:color w:val="auto"/>
        </w:rPr>
        <w:t xml:space="preserve">to </w:t>
      </w:r>
      <w:r w:rsidR="00790208" w:rsidRPr="0024633A">
        <w:rPr>
          <w:rFonts w:eastAsia="Times New Roman" w:cs="Tahoma"/>
          <w:color w:val="auto"/>
        </w:rPr>
        <w:t xml:space="preserve">enforce the </w:t>
      </w:r>
      <w:r w:rsidR="004056FD" w:rsidRPr="0024633A">
        <w:rPr>
          <w:rFonts w:eastAsia="Times New Roman" w:cs="Tahoma"/>
          <w:color w:val="auto"/>
        </w:rPr>
        <w:t xml:space="preserve">Energy </w:t>
      </w:r>
      <w:r w:rsidR="00B27B1A" w:rsidRPr="0024633A">
        <w:rPr>
          <w:rFonts w:eastAsia="Times New Roman" w:cs="Tahoma"/>
          <w:color w:val="auto"/>
        </w:rPr>
        <w:t>S</w:t>
      </w:r>
      <w:r w:rsidR="00790208" w:rsidRPr="0024633A">
        <w:rPr>
          <w:rFonts w:eastAsia="Times New Roman" w:cs="Tahoma"/>
          <w:color w:val="auto"/>
        </w:rPr>
        <w:t xml:space="preserve">tandards </w:t>
      </w:r>
      <w:r w:rsidR="00D966E4" w:rsidRPr="0024633A">
        <w:rPr>
          <w:rFonts w:eastAsia="Times New Roman" w:cs="Tahoma"/>
          <w:color w:val="auto"/>
        </w:rPr>
        <w:t xml:space="preserve">requirements </w:t>
      </w:r>
      <w:r w:rsidR="00790208" w:rsidRPr="0024633A">
        <w:rPr>
          <w:rFonts w:eastAsia="Times New Roman" w:cs="Tahoma"/>
          <w:color w:val="auto"/>
        </w:rPr>
        <w:t xml:space="preserve">during </w:t>
      </w:r>
      <w:r w:rsidRPr="0024633A">
        <w:rPr>
          <w:rFonts w:eastAsia="Times New Roman" w:cs="Tahoma"/>
          <w:color w:val="auto"/>
        </w:rPr>
        <w:t xml:space="preserve">the design, construction or installation, and field verification </w:t>
      </w:r>
      <w:r w:rsidR="00790208" w:rsidRPr="0024633A">
        <w:rPr>
          <w:rFonts w:eastAsia="Times New Roman" w:cs="Tahoma"/>
          <w:color w:val="auto"/>
        </w:rPr>
        <w:t>phase</w:t>
      </w:r>
      <w:r w:rsidRPr="0024633A">
        <w:rPr>
          <w:rFonts w:eastAsia="Times New Roman" w:cs="Tahoma"/>
          <w:color w:val="auto"/>
        </w:rPr>
        <w:t>s.</w:t>
      </w:r>
      <w:r w:rsidR="0037023C" w:rsidRPr="0024633A">
        <w:rPr>
          <w:rFonts w:eastAsia="Times New Roman" w:cs="Tahoma"/>
          <w:color w:val="auto"/>
        </w:rPr>
        <w:t xml:space="preserve"> </w:t>
      </w:r>
      <w:r w:rsidR="00FA0150" w:rsidRPr="0024633A">
        <w:rPr>
          <w:rFonts w:eastAsia="Times New Roman" w:cs="Tahoma"/>
          <w:color w:val="auto"/>
        </w:rPr>
        <w:t>However, unlike the Building Energy Efficiency Standards, compliance documents are not adopted regulation, but are approved by the Energy Commission to</w:t>
      </w:r>
      <w:r w:rsidR="00A208F0" w:rsidRPr="0024633A">
        <w:rPr>
          <w:rFonts w:eastAsia="Times New Roman" w:cs="Tahoma"/>
          <w:color w:val="auto"/>
        </w:rPr>
        <w:t xml:space="preserve"> be used to</w:t>
      </w:r>
      <w:r w:rsidR="00FA0150" w:rsidRPr="0024633A">
        <w:rPr>
          <w:rFonts w:eastAsia="Times New Roman" w:cs="Tahoma"/>
          <w:color w:val="auto"/>
        </w:rPr>
        <w:t xml:space="preserve"> demonstrate compliance with the </w:t>
      </w:r>
      <w:r w:rsidR="0019119F" w:rsidRPr="0024633A">
        <w:rPr>
          <w:rFonts w:eastAsia="Times New Roman" w:cs="Tahoma"/>
          <w:color w:val="auto"/>
        </w:rPr>
        <w:t xml:space="preserve">Energy </w:t>
      </w:r>
      <w:r w:rsidR="00FA0150" w:rsidRPr="0024633A">
        <w:rPr>
          <w:rFonts w:eastAsia="Times New Roman" w:cs="Tahoma"/>
          <w:color w:val="auto"/>
        </w:rPr>
        <w:t xml:space="preserve">Standards. The significant difference being that while the Building Energy Efficiency Standards may only </w:t>
      </w:r>
      <w:r w:rsidR="00724BC6" w:rsidRPr="0024633A">
        <w:rPr>
          <w:rFonts w:eastAsia="Times New Roman" w:cs="Tahoma"/>
          <w:color w:val="auto"/>
        </w:rPr>
        <w:t xml:space="preserve">be </w:t>
      </w:r>
      <w:r w:rsidR="00FA0150" w:rsidRPr="0024633A">
        <w:rPr>
          <w:rFonts w:eastAsia="Times New Roman" w:cs="Tahoma"/>
          <w:color w:val="auto"/>
        </w:rPr>
        <w:t xml:space="preserve">substantially altered through the rulemaking process, the </w:t>
      </w:r>
      <w:r w:rsidR="00A208F0" w:rsidRPr="0024633A">
        <w:rPr>
          <w:rFonts w:eastAsia="Times New Roman" w:cs="Tahoma"/>
          <w:color w:val="auto"/>
        </w:rPr>
        <w:t xml:space="preserve">compliance documents may be altered and approved as needed. </w:t>
      </w:r>
      <w:proofErr w:type="gramStart"/>
      <w:r w:rsidR="00A208F0" w:rsidRPr="0024633A">
        <w:rPr>
          <w:rFonts w:eastAsia="Times New Roman" w:cs="Tahoma"/>
          <w:color w:val="auto"/>
        </w:rPr>
        <w:t xml:space="preserve">The </w:t>
      </w:r>
      <w:r w:rsidR="00A208F0" w:rsidRPr="0024633A">
        <w:rPr>
          <w:rFonts w:eastAsia="Times New Roman" w:cs="Tahoma"/>
          <w:i/>
          <w:color w:val="auto"/>
        </w:rPr>
        <w:t>Data Registry Requirements Manual</w:t>
      </w:r>
      <w:r w:rsidR="00A208F0" w:rsidRPr="0024633A">
        <w:rPr>
          <w:rFonts w:eastAsia="Times New Roman" w:cs="Tahoma"/>
          <w:color w:val="auto"/>
        </w:rPr>
        <w:t xml:space="preserve"> (this manual),</w:t>
      </w:r>
      <w:proofErr w:type="gramEnd"/>
      <w:r w:rsidR="00A208F0" w:rsidRPr="0024633A">
        <w:rPr>
          <w:rFonts w:eastAsia="Times New Roman" w:cs="Tahoma"/>
          <w:color w:val="auto"/>
        </w:rPr>
        <w:t xml:space="preserve"> is a compliance document that is approved by the Energy Commission and is not considered regulation. The intent of this manual is to give </w:t>
      </w:r>
      <w:r w:rsidR="00724BC6" w:rsidRPr="0024633A">
        <w:rPr>
          <w:rFonts w:eastAsia="Times New Roman" w:cs="Tahoma"/>
          <w:color w:val="auto"/>
        </w:rPr>
        <w:t xml:space="preserve">a </w:t>
      </w:r>
      <w:r w:rsidR="00A208F0" w:rsidRPr="0024633A">
        <w:rPr>
          <w:rFonts w:eastAsia="Times New Roman" w:cs="Tahoma"/>
          <w:color w:val="auto"/>
        </w:rPr>
        <w:t xml:space="preserve">data registry provider a clear </w:t>
      </w:r>
      <w:r w:rsidR="00724BC6" w:rsidRPr="0024633A">
        <w:rPr>
          <w:rFonts w:eastAsia="Times New Roman" w:cs="Tahoma"/>
          <w:color w:val="auto"/>
        </w:rPr>
        <w:t xml:space="preserve">detailed </w:t>
      </w:r>
      <w:r w:rsidR="00A208F0" w:rsidRPr="0024633A">
        <w:rPr>
          <w:rFonts w:eastAsia="Times New Roman" w:cs="Tahoma"/>
          <w:color w:val="auto"/>
        </w:rPr>
        <w:t>description of the intended compliance</w:t>
      </w:r>
      <w:r w:rsidR="00724BC6" w:rsidRPr="0024633A">
        <w:rPr>
          <w:rFonts w:eastAsia="Times New Roman" w:cs="Tahoma"/>
          <w:color w:val="auto"/>
        </w:rPr>
        <w:t xml:space="preserve"> with </w:t>
      </w:r>
      <w:r w:rsidR="0019119F" w:rsidRPr="0024633A">
        <w:rPr>
          <w:rFonts w:eastAsia="Times New Roman" w:cs="Tahoma"/>
          <w:color w:val="auto"/>
        </w:rPr>
        <w:t>the</w:t>
      </w:r>
      <w:r w:rsidR="00724BC6" w:rsidRPr="0024633A">
        <w:rPr>
          <w:rFonts w:eastAsia="Times New Roman" w:cs="Tahoma"/>
          <w:color w:val="auto"/>
        </w:rPr>
        <w:t xml:space="preserve"> Building Energy Efficiency Standards, Reference Joint Appendix 7</w:t>
      </w:r>
      <w:r w:rsidR="00A208F0" w:rsidRPr="0024633A">
        <w:rPr>
          <w:rFonts w:eastAsia="Times New Roman" w:cs="Tahoma"/>
          <w:color w:val="auto"/>
        </w:rPr>
        <w:t>.</w:t>
      </w:r>
    </w:p>
    <w:p w14:paraId="04C99162" w14:textId="19D9670C" w:rsidR="00DE010D" w:rsidRPr="0024633A" w:rsidRDefault="0037023C" w:rsidP="0024633A">
      <w:pPr>
        <w:autoSpaceDE w:val="0"/>
        <w:autoSpaceDN w:val="0"/>
        <w:adjustRightInd w:val="0"/>
        <w:spacing w:after="240" w:line="240" w:lineRule="auto"/>
        <w:rPr>
          <w:rFonts w:eastAsia="Times New Roman" w:cs="Tahoma"/>
          <w:color w:val="auto"/>
        </w:rPr>
      </w:pPr>
      <w:r w:rsidRPr="0024633A">
        <w:rPr>
          <w:rFonts w:eastAsia="Times New Roman" w:cs="Tahoma"/>
          <w:color w:val="auto"/>
        </w:rPr>
        <w:t xml:space="preserve">The </w:t>
      </w:r>
      <w:r w:rsidR="00507E8E" w:rsidRPr="0024633A">
        <w:rPr>
          <w:rFonts w:eastAsia="Times New Roman" w:cs="Tahoma"/>
          <w:color w:val="auto"/>
        </w:rPr>
        <w:t>20</w:t>
      </w:r>
      <w:ins w:id="48" w:author="Author">
        <w:r w:rsidR="007407C2">
          <w:rPr>
            <w:rFonts w:eastAsia="Times New Roman" w:cs="Tahoma"/>
            <w:color w:val="auto"/>
          </w:rPr>
          <w:t>22</w:t>
        </w:r>
      </w:ins>
      <w:del w:id="49" w:author="Author">
        <w:r w:rsidR="00507E8E" w:rsidRPr="0024633A" w:rsidDel="007407C2">
          <w:rPr>
            <w:rFonts w:eastAsia="Times New Roman" w:cs="Tahoma"/>
            <w:color w:val="auto"/>
          </w:rPr>
          <w:delText>19</w:delText>
        </w:r>
      </w:del>
      <w:r w:rsidRPr="0024633A">
        <w:rPr>
          <w:rFonts w:eastAsia="Times New Roman" w:cs="Tahoma"/>
          <w:color w:val="auto"/>
        </w:rPr>
        <w:t xml:space="preserve"> </w:t>
      </w:r>
      <w:r w:rsidR="004056FD" w:rsidRPr="0024633A">
        <w:rPr>
          <w:rFonts w:eastAsia="Times New Roman" w:cs="Tahoma"/>
          <w:color w:val="auto"/>
        </w:rPr>
        <w:t xml:space="preserve">Energy </w:t>
      </w:r>
      <w:r w:rsidRPr="0024633A">
        <w:rPr>
          <w:rFonts w:eastAsia="Times New Roman" w:cs="Tahoma"/>
          <w:color w:val="auto"/>
        </w:rPr>
        <w:t>Standards include</w:t>
      </w:r>
      <w:r w:rsidR="0067341D" w:rsidRPr="0024633A">
        <w:rPr>
          <w:rFonts w:eastAsia="Times New Roman" w:cs="Tahoma"/>
          <w:color w:val="auto"/>
        </w:rPr>
        <w:t xml:space="preserve"> requirements for </w:t>
      </w:r>
      <w:r w:rsidR="008362CA" w:rsidRPr="0024633A">
        <w:rPr>
          <w:rFonts w:eastAsia="Times New Roman" w:cs="Tahoma"/>
          <w:color w:val="auto"/>
        </w:rPr>
        <w:t xml:space="preserve">compliance documents to be </w:t>
      </w:r>
      <w:r w:rsidR="00520055" w:rsidRPr="0024633A">
        <w:rPr>
          <w:rFonts w:eastAsia="Times New Roman" w:cs="Tahoma"/>
          <w:color w:val="auto"/>
        </w:rPr>
        <w:t>electronic documents</w:t>
      </w:r>
      <w:r w:rsidRPr="0024633A">
        <w:rPr>
          <w:rFonts w:eastAsia="Times New Roman" w:cs="Tahoma"/>
          <w:color w:val="auto"/>
        </w:rPr>
        <w:t xml:space="preserve"> registered</w:t>
      </w:r>
      <w:r w:rsidR="0067341D" w:rsidRPr="0024633A">
        <w:rPr>
          <w:rFonts w:eastAsia="Times New Roman" w:cs="Tahoma"/>
          <w:color w:val="auto"/>
        </w:rPr>
        <w:t xml:space="preserve"> </w:t>
      </w:r>
      <w:r w:rsidRPr="0024633A">
        <w:rPr>
          <w:rFonts w:eastAsia="Times New Roman" w:cs="Tahoma"/>
          <w:color w:val="auto"/>
        </w:rPr>
        <w:t xml:space="preserve">by </w:t>
      </w:r>
      <w:r w:rsidR="00653F7D" w:rsidRPr="0024633A">
        <w:rPr>
          <w:rFonts w:eastAsia="Times New Roman" w:cs="Tahoma"/>
          <w:color w:val="auto"/>
        </w:rPr>
        <w:t xml:space="preserve">Residential or Nonresidential </w:t>
      </w:r>
      <w:r w:rsidRPr="0024633A">
        <w:rPr>
          <w:rFonts w:eastAsia="Times New Roman" w:cs="Tahoma"/>
          <w:color w:val="auto"/>
        </w:rPr>
        <w:t xml:space="preserve">Data Registries </w:t>
      </w:r>
      <w:r w:rsidR="0067341D" w:rsidRPr="0024633A">
        <w:rPr>
          <w:rFonts w:eastAsia="Times New Roman" w:cs="Tahoma"/>
          <w:color w:val="auto"/>
        </w:rPr>
        <w:t xml:space="preserve">utilizing </w:t>
      </w:r>
      <w:r w:rsidR="00E07A0B" w:rsidRPr="0024633A">
        <w:rPr>
          <w:rFonts w:eastAsia="Times New Roman" w:cs="Tahoma"/>
          <w:color w:val="auto"/>
        </w:rPr>
        <w:t>Energy Commission</w:t>
      </w:r>
      <w:r w:rsidR="006A0868" w:rsidRPr="0024633A">
        <w:rPr>
          <w:rFonts w:eastAsia="Times New Roman" w:cs="Tahoma"/>
          <w:color w:val="auto"/>
        </w:rPr>
        <w:t xml:space="preserve">-approved </w:t>
      </w:r>
      <w:r w:rsidR="00E07A0B" w:rsidRPr="0024633A">
        <w:rPr>
          <w:rFonts w:eastAsia="Times New Roman" w:cs="Tahoma"/>
          <w:color w:val="auto"/>
        </w:rPr>
        <w:t xml:space="preserve">specifications for </w:t>
      </w:r>
      <w:r w:rsidR="0067341D" w:rsidRPr="0024633A">
        <w:rPr>
          <w:rFonts w:eastAsia="Times New Roman" w:cs="Tahoma"/>
          <w:color w:val="auto"/>
        </w:rPr>
        <w:t>standardized document layouts</w:t>
      </w:r>
      <w:r w:rsidR="00717C13" w:rsidRPr="0024633A">
        <w:rPr>
          <w:rFonts w:eastAsia="Times New Roman" w:cs="Tahoma"/>
          <w:color w:val="auto"/>
        </w:rPr>
        <w:t xml:space="preserve">, </w:t>
      </w:r>
      <w:r w:rsidR="0067341D" w:rsidRPr="0024633A">
        <w:rPr>
          <w:rFonts w:eastAsia="Times New Roman" w:cs="Tahoma"/>
          <w:color w:val="auto"/>
        </w:rPr>
        <w:t>standardized</w:t>
      </w:r>
      <w:r w:rsidR="0065507B" w:rsidRPr="0024633A">
        <w:rPr>
          <w:rFonts w:eastAsia="Times New Roman" w:cs="Tahoma"/>
          <w:color w:val="auto"/>
        </w:rPr>
        <w:t xml:space="preserve"> Extensible Markup Language</w:t>
      </w:r>
      <w:r w:rsidR="0067341D" w:rsidRPr="0024633A">
        <w:rPr>
          <w:rFonts w:eastAsia="Times New Roman" w:cs="Tahoma"/>
          <w:color w:val="auto"/>
        </w:rPr>
        <w:t xml:space="preserve"> </w:t>
      </w:r>
      <w:r w:rsidR="0065507B" w:rsidRPr="0024633A">
        <w:rPr>
          <w:rFonts w:eastAsia="Times New Roman" w:cs="Tahoma"/>
          <w:color w:val="auto"/>
        </w:rPr>
        <w:t>(</w:t>
      </w:r>
      <w:r w:rsidR="00D966E4" w:rsidRPr="0024633A">
        <w:rPr>
          <w:rFonts w:eastAsia="Times New Roman" w:cs="Tahoma"/>
          <w:color w:val="auto"/>
        </w:rPr>
        <w:t>XML</w:t>
      </w:r>
      <w:r w:rsidR="0065507B" w:rsidRPr="0024633A">
        <w:rPr>
          <w:rFonts w:eastAsia="Times New Roman" w:cs="Tahoma"/>
          <w:color w:val="auto"/>
        </w:rPr>
        <w:t xml:space="preserve">) </w:t>
      </w:r>
      <w:r w:rsidR="0075334D" w:rsidRPr="0024633A">
        <w:rPr>
          <w:rFonts w:eastAsia="Times New Roman" w:cs="Tahoma"/>
          <w:color w:val="auto"/>
        </w:rPr>
        <w:t xml:space="preserve">-based </w:t>
      </w:r>
      <w:r w:rsidR="008362CA" w:rsidRPr="0024633A">
        <w:rPr>
          <w:rFonts w:eastAsia="Times New Roman" w:cs="Tahoma"/>
          <w:color w:val="auto"/>
        </w:rPr>
        <w:t>data</w:t>
      </w:r>
      <w:r w:rsidR="00520055" w:rsidRPr="0024633A">
        <w:rPr>
          <w:rFonts w:eastAsia="Times New Roman" w:cs="Tahoma"/>
          <w:color w:val="auto"/>
        </w:rPr>
        <w:t xml:space="preserve"> inputs</w:t>
      </w:r>
      <w:r w:rsidR="00717C13" w:rsidRPr="0024633A">
        <w:rPr>
          <w:rFonts w:eastAsia="Times New Roman" w:cs="Tahoma"/>
          <w:color w:val="auto"/>
        </w:rPr>
        <w:t xml:space="preserve">, </w:t>
      </w:r>
      <w:r w:rsidR="00DE010D" w:rsidRPr="0024633A">
        <w:rPr>
          <w:rFonts w:eastAsia="Times New Roman" w:cs="Tahoma"/>
          <w:color w:val="auto"/>
        </w:rPr>
        <w:t xml:space="preserve">and </w:t>
      </w:r>
      <w:r w:rsidR="0075334D" w:rsidRPr="0024633A">
        <w:rPr>
          <w:rFonts w:eastAsia="Times New Roman" w:cs="Tahoma"/>
          <w:color w:val="auto"/>
        </w:rPr>
        <w:t xml:space="preserve">standardized </w:t>
      </w:r>
      <w:r w:rsidR="00DE010D" w:rsidRPr="0024633A">
        <w:rPr>
          <w:rFonts w:eastAsia="Times New Roman" w:cs="Tahoma"/>
          <w:color w:val="auto"/>
        </w:rPr>
        <w:t>data transmission protocols</w:t>
      </w:r>
      <w:r w:rsidR="00520055" w:rsidRPr="0024633A">
        <w:rPr>
          <w:rFonts w:eastAsia="Times New Roman" w:cs="Tahoma"/>
          <w:color w:val="auto"/>
        </w:rPr>
        <w:t>.</w:t>
      </w:r>
      <w:r w:rsidR="00E958A5" w:rsidRPr="0024633A">
        <w:rPr>
          <w:rFonts w:eastAsia="Times New Roman" w:cs="Tahoma"/>
          <w:color w:val="auto"/>
        </w:rPr>
        <w:t xml:space="preserve"> </w:t>
      </w:r>
      <w:r w:rsidR="006A0868" w:rsidRPr="0024633A">
        <w:rPr>
          <w:rFonts w:eastAsia="Times New Roman" w:cs="Tahoma"/>
          <w:color w:val="auto"/>
        </w:rPr>
        <w:t xml:space="preserve">Data Registries are required to </w:t>
      </w:r>
      <w:r w:rsidR="00DE010D" w:rsidRPr="0024633A">
        <w:rPr>
          <w:rFonts w:eastAsia="Times New Roman" w:cs="Tahoma"/>
          <w:color w:val="auto"/>
        </w:rPr>
        <w:t>collect information</w:t>
      </w:r>
      <w:r w:rsidR="006A0868" w:rsidRPr="0024633A">
        <w:rPr>
          <w:rFonts w:eastAsia="Times New Roman" w:cs="Tahoma"/>
          <w:color w:val="auto"/>
        </w:rPr>
        <w:t xml:space="preserve"> </w:t>
      </w:r>
      <w:r w:rsidR="00D966E4" w:rsidRPr="0024633A">
        <w:rPr>
          <w:rFonts w:eastAsia="Times New Roman" w:cs="Tahoma"/>
          <w:color w:val="auto"/>
        </w:rPr>
        <w:t xml:space="preserve">to confirm </w:t>
      </w:r>
      <w:r w:rsidR="00B27B1A" w:rsidRPr="0024633A">
        <w:rPr>
          <w:rFonts w:eastAsia="Times New Roman" w:cs="Tahoma"/>
          <w:color w:val="auto"/>
        </w:rPr>
        <w:t xml:space="preserve">an applicant's </w:t>
      </w:r>
      <w:r w:rsidR="00D966E4" w:rsidRPr="0024633A">
        <w:rPr>
          <w:rFonts w:eastAsia="Times New Roman" w:cs="Tahoma"/>
          <w:color w:val="auto"/>
        </w:rPr>
        <w:t>professional credentials</w:t>
      </w:r>
      <w:r w:rsidR="00DE010D" w:rsidRPr="0024633A">
        <w:rPr>
          <w:rFonts w:eastAsia="Times New Roman" w:cs="Tahoma"/>
          <w:color w:val="auto"/>
        </w:rPr>
        <w:t xml:space="preserve"> </w:t>
      </w:r>
      <w:r w:rsidR="006A0868" w:rsidRPr="0024633A">
        <w:rPr>
          <w:rFonts w:eastAsia="Times New Roman" w:cs="Tahoma"/>
          <w:color w:val="auto"/>
        </w:rPr>
        <w:t xml:space="preserve">and </w:t>
      </w:r>
      <w:r w:rsidR="00D966E4" w:rsidRPr="0024633A">
        <w:rPr>
          <w:rFonts w:eastAsia="Times New Roman" w:cs="Tahoma"/>
          <w:color w:val="auto"/>
        </w:rPr>
        <w:t>may</w:t>
      </w:r>
      <w:r w:rsidR="00D23EE7" w:rsidRPr="0024633A">
        <w:rPr>
          <w:rFonts w:eastAsia="Times New Roman" w:cs="Tahoma"/>
          <w:color w:val="auto"/>
        </w:rPr>
        <w:t xml:space="preserve"> </w:t>
      </w:r>
      <w:r w:rsidR="00DE010D" w:rsidRPr="0024633A">
        <w:rPr>
          <w:rFonts w:eastAsia="Times New Roman" w:cs="Tahoma"/>
          <w:color w:val="auto"/>
        </w:rPr>
        <w:t xml:space="preserve">authorize password-protected </w:t>
      </w:r>
      <w:r w:rsidR="00FE3EF3" w:rsidRPr="0024633A">
        <w:rPr>
          <w:rFonts w:eastAsia="Times New Roman" w:cs="Tahoma"/>
          <w:color w:val="auto"/>
        </w:rPr>
        <w:t>D</w:t>
      </w:r>
      <w:r w:rsidR="00DE010D" w:rsidRPr="0024633A">
        <w:rPr>
          <w:rFonts w:eastAsia="Times New Roman" w:cs="Tahoma"/>
          <w:color w:val="auto"/>
        </w:rPr>
        <w:t xml:space="preserve">ata </w:t>
      </w:r>
      <w:r w:rsidR="00FE3EF3" w:rsidRPr="0024633A">
        <w:rPr>
          <w:rFonts w:eastAsia="Times New Roman" w:cs="Tahoma"/>
          <w:color w:val="auto"/>
        </w:rPr>
        <w:t>R</w:t>
      </w:r>
      <w:r w:rsidR="00DE010D" w:rsidRPr="0024633A">
        <w:rPr>
          <w:rFonts w:eastAsia="Times New Roman" w:cs="Tahoma"/>
          <w:color w:val="auto"/>
        </w:rPr>
        <w:t xml:space="preserve">egistry accounts </w:t>
      </w:r>
      <w:r w:rsidR="00D966E4" w:rsidRPr="0024633A">
        <w:rPr>
          <w:rFonts w:eastAsia="Times New Roman" w:cs="Tahoma"/>
          <w:color w:val="auto"/>
        </w:rPr>
        <w:t xml:space="preserve">with associated </w:t>
      </w:r>
      <w:r w:rsidR="00DE010D" w:rsidRPr="0024633A">
        <w:rPr>
          <w:rFonts w:eastAsia="Times New Roman" w:cs="Tahoma"/>
          <w:color w:val="auto"/>
        </w:rPr>
        <w:t xml:space="preserve">electronic signature </w:t>
      </w:r>
      <w:r w:rsidR="00D966E4" w:rsidRPr="0024633A">
        <w:rPr>
          <w:rFonts w:eastAsia="Times New Roman" w:cs="Tahoma"/>
          <w:color w:val="auto"/>
        </w:rPr>
        <w:t>authority</w:t>
      </w:r>
      <w:r w:rsidR="00DE010D" w:rsidRPr="0024633A">
        <w:rPr>
          <w:rFonts w:eastAsia="Times New Roman" w:cs="Tahoma"/>
          <w:color w:val="auto"/>
        </w:rPr>
        <w:t xml:space="preserve"> to qualified users.</w:t>
      </w:r>
      <w:r w:rsidR="00E958A5" w:rsidRPr="0024633A">
        <w:rPr>
          <w:rFonts w:eastAsia="Times New Roman" w:cs="Tahoma"/>
          <w:color w:val="auto"/>
        </w:rPr>
        <w:t xml:space="preserve"> </w:t>
      </w:r>
      <w:r w:rsidR="00DE010D" w:rsidRPr="0024633A">
        <w:rPr>
          <w:rFonts w:eastAsia="Times New Roman" w:cs="Tahoma"/>
          <w:color w:val="auto"/>
        </w:rPr>
        <w:t xml:space="preserve">Compliance documents that are completed and </w:t>
      </w:r>
      <w:r w:rsidR="0075334D" w:rsidRPr="0024633A">
        <w:rPr>
          <w:rFonts w:eastAsia="Times New Roman" w:cs="Tahoma"/>
          <w:color w:val="auto"/>
        </w:rPr>
        <w:t xml:space="preserve">electronically </w:t>
      </w:r>
      <w:r w:rsidR="00DE010D" w:rsidRPr="0024633A">
        <w:rPr>
          <w:rFonts w:eastAsia="Times New Roman" w:cs="Tahoma"/>
          <w:color w:val="auto"/>
        </w:rPr>
        <w:t>signed by authorized</w:t>
      </w:r>
      <w:r w:rsidR="00D23EE7" w:rsidRPr="0024633A">
        <w:rPr>
          <w:rFonts w:eastAsia="Times New Roman" w:cs="Tahoma"/>
          <w:color w:val="auto"/>
        </w:rPr>
        <w:t xml:space="preserve"> users are </w:t>
      </w:r>
      <w:r w:rsidR="0075334D" w:rsidRPr="0024633A">
        <w:rPr>
          <w:rFonts w:eastAsia="Times New Roman" w:cs="Tahoma"/>
          <w:color w:val="auto"/>
        </w:rPr>
        <w:t xml:space="preserve">subsequently </w:t>
      </w:r>
      <w:r w:rsidR="00D23EE7" w:rsidRPr="0024633A">
        <w:rPr>
          <w:rFonts w:eastAsia="Times New Roman" w:cs="Tahoma"/>
          <w:color w:val="auto"/>
        </w:rPr>
        <w:t xml:space="preserve">signed </w:t>
      </w:r>
      <w:r w:rsidR="00717C13" w:rsidRPr="0024633A">
        <w:rPr>
          <w:rFonts w:eastAsia="Times New Roman" w:cs="Tahoma"/>
          <w:color w:val="auto"/>
        </w:rPr>
        <w:t xml:space="preserve">digitally </w:t>
      </w:r>
      <w:r w:rsidR="00D23EE7" w:rsidRPr="0024633A">
        <w:rPr>
          <w:rFonts w:eastAsia="Times New Roman" w:cs="Tahoma"/>
          <w:color w:val="auto"/>
        </w:rPr>
        <w:t xml:space="preserve">by the Data Registries </w:t>
      </w:r>
      <w:r w:rsidR="00D966E4" w:rsidRPr="0024633A">
        <w:rPr>
          <w:rFonts w:eastAsia="Times New Roman" w:cs="Tahoma"/>
          <w:color w:val="auto"/>
        </w:rPr>
        <w:t xml:space="preserve">enabling use of </w:t>
      </w:r>
      <w:r w:rsidR="00D23EE7" w:rsidRPr="0024633A">
        <w:rPr>
          <w:rFonts w:eastAsia="Times New Roman" w:cs="Tahoma"/>
          <w:color w:val="auto"/>
        </w:rPr>
        <w:t xml:space="preserve">digital certificate technology to validate the authenticity of </w:t>
      </w:r>
      <w:r w:rsidR="00B27B1A" w:rsidRPr="0024633A">
        <w:rPr>
          <w:rFonts w:eastAsia="Times New Roman" w:cs="Tahoma"/>
          <w:color w:val="auto"/>
        </w:rPr>
        <w:t>these</w:t>
      </w:r>
      <w:r w:rsidR="00D23EE7" w:rsidRPr="0024633A">
        <w:rPr>
          <w:rFonts w:eastAsia="Times New Roman" w:cs="Tahoma"/>
          <w:color w:val="auto"/>
        </w:rPr>
        <w:t xml:space="preserve"> documents after they are submitted to enforcement agencies </w:t>
      </w:r>
      <w:r w:rsidR="00EB12C1" w:rsidRPr="0024633A">
        <w:rPr>
          <w:rFonts w:eastAsia="Times New Roman" w:cs="Tahoma"/>
          <w:color w:val="auto"/>
        </w:rPr>
        <w:t>or</w:t>
      </w:r>
      <w:r w:rsidR="00D23EE7" w:rsidRPr="0024633A">
        <w:rPr>
          <w:rFonts w:eastAsia="Times New Roman" w:cs="Tahoma"/>
          <w:color w:val="auto"/>
        </w:rPr>
        <w:t xml:space="preserve"> other </w:t>
      </w:r>
      <w:r w:rsidR="00A57D36" w:rsidRPr="0024633A">
        <w:rPr>
          <w:rFonts w:eastAsia="Times New Roman" w:cs="Tahoma"/>
          <w:color w:val="auto"/>
        </w:rPr>
        <w:t>parties</w:t>
      </w:r>
      <w:r w:rsidR="00D23EE7" w:rsidRPr="0024633A">
        <w:rPr>
          <w:rFonts w:eastAsia="Times New Roman" w:cs="Tahoma"/>
          <w:color w:val="auto"/>
        </w:rPr>
        <w:t xml:space="preserve"> </w:t>
      </w:r>
      <w:r w:rsidR="00A57D36" w:rsidRPr="0024633A">
        <w:rPr>
          <w:rFonts w:eastAsia="Times New Roman" w:cs="Tahoma"/>
          <w:color w:val="auto"/>
        </w:rPr>
        <w:t>to</w:t>
      </w:r>
      <w:r w:rsidR="00D23EE7" w:rsidRPr="0024633A">
        <w:rPr>
          <w:rFonts w:eastAsia="Times New Roman" w:cs="Tahoma"/>
          <w:color w:val="auto"/>
        </w:rPr>
        <w:t xml:space="preserve"> the construction project.</w:t>
      </w:r>
    </w:p>
    <w:p w14:paraId="46AE394F" w14:textId="1DEFA07A" w:rsidR="00E07A0B" w:rsidRPr="0024633A" w:rsidRDefault="00724BC6" w:rsidP="0024633A">
      <w:pPr>
        <w:autoSpaceDE w:val="0"/>
        <w:autoSpaceDN w:val="0"/>
        <w:adjustRightInd w:val="0"/>
        <w:spacing w:after="240" w:line="240" w:lineRule="auto"/>
        <w:rPr>
          <w:rFonts w:eastAsia="Times New Roman" w:cs="Tahoma"/>
          <w:color w:val="auto"/>
        </w:rPr>
      </w:pPr>
      <w:r w:rsidRPr="0024633A">
        <w:rPr>
          <w:rFonts w:eastAsia="Times New Roman" w:cs="Tahoma"/>
          <w:color w:val="auto"/>
        </w:rPr>
        <w:t xml:space="preserve">Each data registry provider is required to </w:t>
      </w:r>
      <w:proofErr w:type="gramStart"/>
      <w:r w:rsidRPr="0024633A">
        <w:rPr>
          <w:rFonts w:eastAsia="Times New Roman" w:cs="Tahoma"/>
          <w:color w:val="auto"/>
        </w:rPr>
        <w:t>submit an application</w:t>
      </w:r>
      <w:proofErr w:type="gramEnd"/>
      <w:r w:rsidRPr="0024633A">
        <w:rPr>
          <w:rFonts w:eastAsia="Times New Roman" w:cs="Tahoma"/>
          <w:color w:val="auto"/>
        </w:rPr>
        <w:t xml:space="preserve"> for Energy Commission approval of their proposed Data Registry</w:t>
      </w:r>
      <w:r w:rsidR="00FE58FD" w:rsidRPr="0024633A">
        <w:rPr>
          <w:rFonts w:eastAsia="Times New Roman" w:cs="Tahoma"/>
          <w:color w:val="auto"/>
        </w:rPr>
        <w:t xml:space="preserve"> following the adoption of the Building Energy Efficiency Standards</w:t>
      </w:r>
      <w:r w:rsidRPr="0024633A">
        <w:rPr>
          <w:rFonts w:eastAsia="Times New Roman" w:cs="Tahoma"/>
          <w:color w:val="auto"/>
        </w:rPr>
        <w:t xml:space="preserve">. </w:t>
      </w:r>
      <w:r w:rsidR="00E07A0B" w:rsidRPr="0024633A">
        <w:rPr>
          <w:rFonts w:eastAsia="Times New Roman" w:cs="Tahoma"/>
          <w:color w:val="auto"/>
        </w:rPr>
        <w:t>Energy Commission-approved</w:t>
      </w:r>
      <w:r w:rsidR="008362CA" w:rsidRPr="0024633A">
        <w:rPr>
          <w:rFonts w:eastAsia="Times New Roman" w:cs="Tahoma"/>
          <w:color w:val="auto"/>
        </w:rPr>
        <w:t xml:space="preserve"> </w:t>
      </w:r>
      <w:r w:rsidR="0067341D" w:rsidRPr="0024633A">
        <w:rPr>
          <w:rFonts w:eastAsia="Times New Roman" w:cs="Tahoma"/>
          <w:color w:val="auto"/>
        </w:rPr>
        <w:t xml:space="preserve">Data Registries </w:t>
      </w:r>
      <w:r w:rsidR="00520055" w:rsidRPr="0024633A">
        <w:rPr>
          <w:rFonts w:eastAsia="Times New Roman" w:cs="Tahoma"/>
          <w:color w:val="auto"/>
        </w:rPr>
        <w:t xml:space="preserve">are expected to provide </w:t>
      </w:r>
      <w:r w:rsidR="00746CB0" w:rsidRPr="0024633A">
        <w:rPr>
          <w:rFonts w:eastAsia="Times New Roman" w:cs="Tahoma"/>
          <w:color w:val="auto"/>
        </w:rPr>
        <w:t xml:space="preserve">energy code compliance </w:t>
      </w:r>
      <w:r w:rsidR="00520055" w:rsidRPr="0024633A">
        <w:rPr>
          <w:rFonts w:eastAsia="Times New Roman" w:cs="Tahoma"/>
          <w:color w:val="auto"/>
        </w:rPr>
        <w:t xml:space="preserve">document registration </w:t>
      </w:r>
      <w:r w:rsidR="009C5A1A" w:rsidRPr="0024633A">
        <w:rPr>
          <w:rFonts w:eastAsia="Times New Roman" w:cs="Tahoma"/>
          <w:color w:val="auto"/>
        </w:rPr>
        <w:t>services to the public</w:t>
      </w:r>
      <w:r w:rsidR="00755B7E" w:rsidRPr="0024633A">
        <w:rPr>
          <w:rFonts w:eastAsia="Times New Roman" w:cs="Tahoma"/>
          <w:color w:val="auto"/>
        </w:rPr>
        <w:t xml:space="preserve">, </w:t>
      </w:r>
      <w:r w:rsidR="00520055" w:rsidRPr="0024633A">
        <w:rPr>
          <w:rFonts w:eastAsia="Times New Roman" w:cs="Tahoma"/>
          <w:color w:val="auto"/>
        </w:rPr>
        <w:t>r</w:t>
      </w:r>
      <w:r w:rsidR="009C5A1A" w:rsidRPr="0024633A">
        <w:rPr>
          <w:rFonts w:eastAsia="Times New Roman" w:cs="Tahoma"/>
          <w:color w:val="auto"/>
        </w:rPr>
        <w:t>etain a copy</w:t>
      </w:r>
      <w:r w:rsidR="00421001" w:rsidRPr="0024633A">
        <w:rPr>
          <w:rFonts w:eastAsia="Times New Roman" w:cs="Tahoma"/>
          <w:color w:val="auto"/>
        </w:rPr>
        <w:t xml:space="preserve"> of each </w:t>
      </w:r>
      <w:r w:rsidR="00746CB0" w:rsidRPr="0024633A">
        <w:rPr>
          <w:rFonts w:eastAsia="Times New Roman" w:cs="Tahoma"/>
          <w:color w:val="auto"/>
        </w:rPr>
        <w:lastRenderedPageBreak/>
        <w:t xml:space="preserve">registered </w:t>
      </w:r>
      <w:r w:rsidR="00421001" w:rsidRPr="0024633A">
        <w:rPr>
          <w:rFonts w:eastAsia="Times New Roman" w:cs="Tahoma"/>
          <w:color w:val="auto"/>
        </w:rPr>
        <w:t>document</w:t>
      </w:r>
      <w:r w:rsidR="00755B7E" w:rsidRPr="0024633A">
        <w:rPr>
          <w:rFonts w:eastAsia="Times New Roman" w:cs="Tahoma"/>
          <w:color w:val="auto"/>
        </w:rPr>
        <w:t xml:space="preserve">, </w:t>
      </w:r>
      <w:r w:rsidR="00717C13" w:rsidRPr="0024633A">
        <w:rPr>
          <w:rFonts w:eastAsia="Times New Roman" w:cs="Tahoma"/>
          <w:color w:val="auto"/>
        </w:rPr>
        <w:t xml:space="preserve">and </w:t>
      </w:r>
      <w:r w:rsidR="00746CB0" w:rsidRPr="0024633A">
        <w:rPr>
          <w:rFonts w:eastAsia="Times New Roman" w:cs="Tahoma"/>
          <w:color w:val="auto"/>
        </w:rPr>
        <w:t>make</w:t>
      </w:r>
      <w:r w:rsidR="00421001" w:rsidRPr="0024633A">
        <w:rPr>
          <w:rFonts w:eastAsia="Times New Roman" w:cs="Tahoma"/>
          <w:color w:val="auto"/>
        </w:rPr>
        <w:t xml:space="preserve"> </w:t>
      </w:r>
      <w:r w:rsidR="00746CB0" w:rsidRPr="0024633A">
        <w:rPr>
          <w:rFonts w:eastAsia="Times New Roman" w:cs="Tahoma"/>
          <w:color w:val="auto"/>
        </w:rPr>
        <w:t>registered documents</w:t>
      </w:r>
      <w:r w:rsidR="00421001" w:rsidRPr="0024633A">
        <w:rPr>
          <w:rFonts w:eastAsia="Times New Roman" w:cs="Tahoma"/>
          <w:color w:val="auto"/>
        </w:rPr>
        <w:t xml:space="preserve"> available to authorized users</w:t>
      </w:r>
      <w:r w:rsidR="00717C13" w:rsidRPr="0024633A">
        <w:rPr>
          <w:rFonts w:eastAsia="Times New Roman" w:cs="Tahoma"/>
          <w:color w:val="auto"/>
        </w:rPr>
        <w:t>.</w:t>
      </w:r>
      <w:r w:rsidR="009C5A1A" w:rsidRPr="0024633A">
        <w:rPr>
          <w:rFonts w:eastAsia="Times New Roman" w:cs="Tahoma"/>
          <w:color w:val="auto"/>
        </w:rPr>
        <w:t xml:space="preserve"> </w:t>
      </w:r>
      <w:r w:rsidR="00717C13" w:rsidRPr="0024633A">
        <w:rPr>
          <w:rFonts w:eastAsia="Times New Roman" w:cs="Tahoma"/>
          <w:color w:val="auto"/>
        </w:rPr>
        <w:t xml:space="preserve">Contingent </w:t>
      </w:r>
      <w:r w:rsidR="004B7A68" w:rsidRPr="0024633A">
        <w:rPr>
          <w:rFonts w:eastAsia="Times New Roman" w:cs="Tahoma"/>
          <w:color w:val="auto"/>
        </w:rPr>
        <w:t xml:space="preserve">upon approval of a document repository by the </w:t>
      </w:r>
      <w:r w:rsidR="00717C13" w:rsidRPr="0024633A">
        <w:rPr>
          <w:rFonts w:eastAsia="Times New Roman" w:cs="Tahoma"/>
          <w:color w:val="auto"/>
        </w:rPr>
        <w:t xml:space="preserve">Energy </w:t>
      </w:r>
      <w:r w:rsidR="004B7A68" w:rsidRPr="0024633A">
        <w:rPr>
          <w:rFonts w:eastAsia="Times New Roman" w:cs="Tahoma"/>
          <w:color w:val="auto"/>
        </w:rPr>
        <w:t xml:space="preserve">Commission, </w:t>
      </w:r>
      <w:r w:rsidR="009C5A1A" w:rsidRPr="0024633A">
        <w:rPr>
          <w:rFonts w:eastAsia="Times New Roman" w:cs="Tahoma"/>
          <w:color w:val="auto"/>
        </w:rPr>
        <w:t xml:space="preserve">each </w:t>
      </w:r>
      <w:proofErr w:type="gramStart"/>
      <w:r w:rsidR="009C5A1A" w:rsidRPr="0024633A">
        <w:rPr>
          <w:rFonts w:eastAsia="Times New Roman" w:cs="Tahoma"/>
          <w:color w:val="auto"/>
        </w:rPr>
        <w:t>newly-registered</w:t>
      </w:r>
      <w:proofErr w:type="gramEnd"/>
      <w:r w:rsidR="009C5A1A" w:rsidRPr="0024633A">
        <w:rPr>
          <w:rFonts w:eastAsia="Times New Roman" w:cs="Tahoma"/>
          <w:color w:val="auto"/>
        </w:rPr>
        <w:t xml:space="preserve"> compliance document </w:t>
      </w:r>
      <w:r w:rsidR="00717C13" w:rsidRPr="0024633A">
        <w:rPr>
          <w:rFonts w:eastAsia="Times New Roman" w:cs="Tahoma"/>
          <w:color w:val="auto"/>
        </w:rPr>
        <w:t xml:space="preserve">is transmitted </w:t>
      </w:r>
      <w:r w:rsidR="009C5A1A" w:rsidRPr="0024633A">
        <w:rPr>
          <w:rFonts w:eastAsia="Times New Roman" w:cs="Tahoma"/>
          <w:color w:val="auto"/>
        </w:rPr>
        <w:t xml:space="preserve">to </w:t>
      </w:r>
      <w:r w:rsidR="00421001" w:rsidRPr="0024633A">
        <w:rPr>
          <w:rFonts w:eastAsia="Times New Roman" w:cs="Tahoma"/>
          <w:color w:val="auto"/>
        </w:rPr>
        <w:t xml:space="preserve">an </w:t>
      </w:r>
      <w:r w:rsidR="008362CA" w:rsidRPr="0024633A">
        <w:rPr>
          <w:rFonts w:eastAsia="Times New Roman" w:cs="Tahoma"/>
          <w:color w:val="auto"/>
        </w:rPr>
        <w:t>Energy Commission</w:t>
      </w:r>
      <w:r w:rsidR="00B6313A" w:rsidRPr="0024633A">
        <w:rPr>
          <w:rFonts w:eastAsia="Times New Roman" w:cs="Tahoma"/>
          <w:color w:val="auto"/>
        </w:rPr>
        <w:t>-</w:t>
      </w:r>
      <w:r w:rsidR="0067341D" w:rsidRPr="0024633A">
        <w:rPr>
          <w:rFonts w:eastAsia="Times New Roman" w:cs="Tahoma"/>
          <w:color w:val="auto"/>
        </w:rPr>
        <w:t xml:space="preserve">managed </w:t>
      </w:r>
      <w:r w:rsidR="00E07A0B" w:rsidRPr="0024633A">
        <w:rPr>
          <w:rFonts w:eastAsia="Times New Roman" w:cs="Tahoma"/>
          <w:color w:val="auto"/>
        </w:rPr>
        <w:t xml:space="preserve">document </w:t>
      </w:r>
      <w:r w:rsidR="0067341D" w:rsidRPr="0024633A">
        <w:rPr>
          <w:rFonts w:eastAsia="Times New Roman" w:cs="Tahoma"/>
          <w:color w:val="auto"/>
        </w:rPr>
        <w:t>repository</w:t>
      </w:r>
      <w:r w:rsidR="00421001" w:rsidRPr="0024633A">
        <w:rPr>
          <w:rFonts w:eastAsia="Times New Roman" w:cs="Tahoma"/>
          <w:color w:val="auto"/>
        </w:rPr>
        <w:t xml:space="preserve"> for retention for use as evidence in legal proceedings, </w:t>
      </w:r>
      <w:r w:rsidR="00B27B1A" w:rsidRPr="0024633A">
        <w:rPr>
          <w:rFonts w:eastAsia="Times New Roman" w:cs="Tahoma"/>
          <w:color w:val="auto"/>
        </w:rPr>
        <w:t xml:space="preserve">for </w:t>
      </w:r>
      <w:r w:rsidR="00AB659A" w:rsidRPr="0024633A">
        <w:rPr>
          <w:rFonts w:eastAsia="Times New Roman" w:cs="Tahoma"/>
          <w:color w:val="auto"/>
        </w:rPr>
        <w:t>complying with</w:t>
      </w:r>
      <w:r w:rsidR="00763AA5" w:rsidRPr="0024633A">
        <w:rPr>
          <w:rFonts w:eastAsia="Times New Roman" w:cs="Tahoma"/>
          <w:color w:val="auto"/>
        </w:rPr>
        <w:t xml:space="preserve"> </w:t>
      </w:r>
      <w:r w:rsidR="00421001" w:rsidRPr="0024633A">
        <w:rPr>
          <w:rFonts w:eastAsia="Times New Roman" w:cs="Tahoma"/>
          <w:color w:val="auto"/>
        </w:rPr>
        <w:t xml:space="preserve">public </w:t>
      </w:r>
      <w:r w:rsidR="00763AA5" w:rsidRPr="0024633A">
        <w:rPr>
          <w:rFonts w:eastAsia="Times New Roman" w:cs="Tahoma"/>
          <w:color w:val="auto"/>
        </w:rPr>
        <w:t>information</w:t>
      </w:r>
      <w:r w:rsidR="00421001" w:rsidRPr="0024633A">
        <w:rPr>
          <w:rFonts w:eastAsia="Times New Roman" w:cs="Tahoma"/>
          <w:color w:val="auto"/>
        </w:rPr>
        <w:t xml:space="preserve"> requests</w:t>
      </w:r>
      <w:r w:rsidR="00717C13" w:rsidRPr="0024633A">
        <w:rPr>
          <w:rFonts w:eastAsia="Times New Roman" w:cs="Tahoma"/>
          <w:color w:val="auto"/>
        </w:rPr>
        <w:t xml:space="preserve">, </w:t>
      </w:r>
      <w:r w:rsidR="00421001" w:rsidRPr="0024633A">
        <w:rPr>
          <w:rFonts w:eastAsia="Times New Roman" w:cs="Tahoma"/>
          <w:color w:val="auto"/>
        </w:rPr>
        <w:t xml:space="preserve">and </w:t>
      </w:r>
      <w:r w:rsidR="00763AA5" w:rsidRPr="0024633A">
        <w:rPr>
          <w:rFonts w:eastAsia="Times New Roman" w:cs="Tahoma"/>
          <w:color w:val="auto"/>
        </w:rPr>
        <w:t xml:space="preserve">as a resource for </w:t>
      </w:r>
      <w:r w:rsidR="00421001" w:rsidRPr="0024633A">
        <w:rPr>
          <w:rFonts w:eastAsia="Times New Roman" w:cs="Tahoma"/>
          <w:color w:val="auto"/>
        </w:rPr>
        <w:t xml:space="preserve">building energy </w:t>
      </w:r>
      <w:r w:rsidR="00A03B72" w:rsidRPr="0024633A">
        <w:rPr>
          <w:rFonts w:eastAsia="Times New Roman" w:cs="Tahoma"/>
          <w:color w:val="auto"/>
        </w:rPr>
        <w:t>efficiency</w:t>
      </w:r>
      <w:r w:rsidR="00421001" w:rsidRPr="0024633A">
        <w:rPr>
          <w:rFonts w:eastAsia="Times New Roman" w:cs="Tahoma"/>
          <w:color w:val="auto"/>
        </w:rPr>
        <w:t xml:space="preserve"> research.</w:t>
      </w:r>
    </w:p>
    <w:p w14:paraId="4116A7F4" w14:textId="4A46039B" w:rsidR="0071038B" w:rsidRPr="0024633A" w:rsidRDefault="008A0394" w:rsidP="0024633A">
      <w:pPr>
        <w:autoSpaceDE w:val="0"/>
        <w:autoSpaceDN w:val="0"/>
        <w:adjustRightInd w:val="0"/>
        <w:spacing w:after="240" w:line="240" w:lineRule="auto"/>
        <w:rPr>
          <w:rFonts w:eastAsia="Times New Roman" w:cs="Tahoma"/>
          <w:color w:val="auto"/>
        </w:rPr>
      </w:pPr>
      <w:r w:rsidRPr="0024633A">
        <w:rPr>
          <w:rFonts w:cs="Tahoma"/>
        </w:rPr>
        <w:t xml:space="preserve">This </w:t>
      </w:r>
      <w:r w:rsidRPr="0024633A">
        <w:rPr>
          <w:rFonts w:cs="Tahoma"/>
          <w:i/>
          <w:iCs/>
        </w:rPr>
        <w:t>Data Registry Requirements Manual</w:t>
      </w:r>
      <w:r w:rsidRPr="0024633A">
        <w:rPr>
          <w:rFonts w:cs="Tahoma"/>
        </w:rPr>
        <w:t xml:space="preserve"> (DRRM) provides additional detailed information and explanations regarding the functional and technical aspects of the requirements given in </w:t>
      </w:r>
      <w:r w:rsidRPr="0024633A">
        <w:rPr>
          <w:rFonts w:cs="Tahoma"/>
          <w:i/>
          <w:iCs/>
        </w:rPr>
        <w:t>Reference Joint Appendix JA7</w:t>
      </w:r>
      <w:r w:rsidRPr="0024633A">
        <w:rPr>
          <w:rFonts w:cs="Tahoma"/>
        </w:rPr>
        <w:t xml:space="preserve">. This manual is intended as a resource for Data Registry Providers to aid in the design and implementation of software procedures and user interface features for their Data Registries that meet the requirements of </w:t>
      </w:r>
      <w:r w:rsidRPr="0024633A">
        <w:rPr>
          <w:rFonts w:cs="Tahoma"/>
          <w:i/>
          <w:iCs/>
        </w:rPr>
        <w:t>Reference Joint Appendix JA7</w:t>
      </w:r>
      <w:r w:rsidRPr="0024633A">
        <w:rPr>
          <w:rFonts w:cs="Tahoma"/>
        </w:rPr>
        <w:t>.</w:t>
      </w:r>
    </w:p>
    <w:p w14:paraId="1D361DCD" w14:textId="50150BF4" w:rsidR="00790F05" w:rsidRPr="0024633A" w:rsidRDefault="003B6D84" w:rsidP="0024633A">
      <w:pPr>
        <w:spacing w:before="7320" w:after="120"/>
        <w:rPr>
          <w:rFonts w:cs="Tahoma"/>
        </w:rPr>
      </w:pPr>
      <w:r w:rsidRPr="0024633A">
        <w:rPr>
          <w:rFonts w:cs="Tahoma"/>
          <w:b/>
        </w:rPr>
        <w:t>Keywords:</w:t>
      </w:r>
      <w:r w:rsidRPr="0024633A">
        <w:rPr>
          <w:rFonts w:cs="Tahoma"/>
        </w:rPr>
        <w:t xml:space="preserve"> </w:t>
      </w:r>
      <w:r w:rsidR="00B731AD" w:rsidRPr="0024633A">
        <w:rPr>
          <w:rFonts w:cs="Tahoma"/>
        </w:rPr>
        <w:t xml:space="preserve">DRRM, Data Registry Requirements, </w:t>
      </w:r>
      <w:r w:rsidR="005565AF" w:rsidRPr="0024633A">
        <w:rPr>
          <w:rFonts w:cs="Tahoma"/>
        </w:rPr>
        <w:t>Compliance</w:t>
      </w:r>
      <w:r w:rsidR="00B731AD" w:rsidRPr="0024633A">
        <w:rPr>
          <w:rFonts w:cs="Tahoma"/>
        </w:rPr>
        <w:t xml:space="preserve"> Document</w:t>
      </w:r>
      <w:r w:rsidR="00B16752" w:rsidRPr="0024633A">
        <w:rPr>
          <w:rFonts w:cs="Tahoma"/>
        </w:rPr>
        <w:t xml:space="preserve">, </w:t>
      </w:r>
      <w:r w:rsidR="005565AF" w:rsidRPr="0024633A">
        <w:rPr>
          <w:rFonts w:cs="Tahoma"/>
        </w:rPr>
        <w:t xml:space="preserve">Document Registration, </w:t>
      </w:r>
      <w:r w:rsidR="00B16752" w:rsidRPr="0024633A">
        <w:rPr>
          <w:rFonts w:cs="Tahoma"/>
        </w:rPr>
        <w:t xml:space="preserve">Building Energy Efficiency Standards, </w:t>
      </w:r>
      <w:r w:rsidR="00B731AD" w:rsidRPr="0024633A">
        <w:rPr>
          <w:rFonts w:cs="Tahoma"/>
        </w:rPr>
        <w:t>California Energy Commission</w:t>
      </w:r>
      <w:r w:rsidR="00B16752" w:rsidRPr="0024633A">
        <w:rPr>
          <w:rFonts w:cs="Tahoma"/>
        </w:rPr>
        <w:t xml:space="preserve">, </w:t>
      </w:r>
      <w:r w:rsidR="008A0A62" w:rsidRPr="0024633A">
        <w:rPr>
          <w:rFonts w:cs="Tahoma"/>
        </w:rPr>
        <w:t xml:space="preserve">Energy Commission, </w:t>
      </w:r>
      <w:r w:rsidR="00B16752" w:rsidRPr="0024633A">
        <w:rPr>
          <w:rFonts w:cs="Tahoma"/>
        </w:rPr>
        <w:t xml:space="preserve">Certificate of Compliance, CF1R, </w:t>
      </w:r>
      <w:r w:rsidR="00B731AD" w:rsidRPr="0024633A">
        <w:rPr>
          <w:rFonts w:cs="Tahoma"/>
        </w:rPr>
        <w:t>Certificate of Installation, CF2R, Certifica</w:t>
      </w:r>
      <w:r w:rsidR="005565AF" w:rsidRPr="0024633A">
        <w:rPr>
          <w:rFonts w:cs="Tahoma"/>
        </w:rPr>
        <w:t xml:space="preserve">te of Verification, CF3R, </w:t>
      </w:r>
      <w:ins w:id="50" w:author="Author">
        <w:r w:rsidR="00C4176F">
          <w:rPr>
            <w:rFonts w:cs="Tahoma"/>
          </w:rPr>
          <w:t>L</w:t>
        </w:r>
        <w:r w:rsidR="00E73762">
          <w:rPr>
            <w:rFonts w:cs="Tahoma"/>
          </w:rPr>
          <w:t>MCC, LMCI</w:t>
        </w:r>
        <w:r w:rsidR="001B5B3F">
          <w:rPr>
            <w:rFonts w:cs="Tahoma"/>
          </w:rPr>
          <w:t xml:space="preserve">, LMCA, </w:t>
        </w:r>
      </w:ins>
      <w:r w:rsidR="005565AF" w:rsidRPr="0024633A">
        <w:rPr>
          <w:rFonts w:cs="Tahoma"/>
        </w:rPr>
        <w:t xml:space="preserve">NRCV, </w:t>
      </w:r>
      <w:r w:rsidR="008C17F2" w:rsidRPr="0024633A">
        <w:rPr>
          <w:rFonts w:cs="Tahoma"/>
        </w:rPr>
        <w:t xml:space="preserve">Certificate of Acceptance, NRCA, </w:t>
      </w:r>
      <w:r w:rsidR="005565AF" w:rsidRPr="0024633A">
        <w:rPr>
          <w:rFonts w:cs="Tahoma"/>
        </w:rPr>
        <w:t>Digital Signature, Electronic Signature</w:t>
      </w:r>
      <w:r w:rsidR="00B731AD" w:rsidRPr="0024633A">
        <w:rPr>
          <w:rFonts w:cs="Tahoma"/>
        </w:rPr>
        <w:t>.</w:t>
      </w:r>
    </w:p>
    <w:p w14:paraId="0E235F63" w14:textId="77777777" w:rsidR="00A30184" w:rsidRPr="0024633A" w:rsidRDefault="00A30184" w:rsidP="00270B00">
      <w:pPr>
        <w:pStyle w:val="Heading2"/>
        <w:numPr>
          <w:ilvl w:val="0"/>
          <w:numId w:val="0"/>
        </w:numPr>
        <w:jc w:val="center"/>
        <w:rPr>
          <w:rFonts w:ascii="Tahoma" w:hAnsi="Tahoma" w:cs="Tahoma"/>
          <w:sz w:val="28"/>
        </w:rPr>
        <w:sectPr w:rsidR="00A30184" w:rsidRPr="0024633A" w:rsidSect="00D13C47">
          <w:endnotePr>
            <w:numFmt w:val="decimal"/>
          </w:endnotePr>
          <w:pgSz w:w="12240" w:h="15840" w:code="1"/>
          <w:pgMar w:top="1440" w:right="1152" w:bottom="1008" w:left="1152" w:header="720" w:footer="720" w:gutter="0"/>
          <w:pgNumType w:fmt="lowerRoman" w:start="1"/>
          <w:cols w:space="720"/>
          <w:docGrid w:linePitch="299"/>
        </w:sectPr>
      </w:pPr>
    </w:p>
    <w:p w14:paraId="4021F300" w14:textId="02FBCB35" w:rsidR="00F41C17" w:rsidRPr="0024633A" w:rsidRDefault="002B5684" w:rsidP="00270B00">
      <w:pPr>
        <w:pStyle w:val="Heading2"/>
        <w:numPr>
          <w:ilvl w:val="0"/>
          <w:numId w:val="0"/>
        </w:numPr>
        <w:jc w:val="center"/>
        <w:rPr>
          <w:rFonts w:ascii="Tahoma" w:hAnsi="Tahoma" w:cs="Tahoma"/>
          <w:sz w:val="28"/>
        </w:rPr>
      </w:pPr>
      <w:bookmarkStart w:id="51" w:name="_Toc96009462"/>
      <w:r w:rsidRPr="0024633A">
        <w:rPr>
          <w:rFonts w:ascii="Tahoma" w:hAnsi="Tahoma" w:cs="Tahoma"/>
          <w:sz w:val="28"/>
        </w:rPr>
        <w:lastRenderedPageBreak/>
        <w:t>TABLE OF CONTENTS</w:t>
      </w:r>
      <w:bookmarkEnd w:id="51"/>
    </w:p>
    <w:p w14:paraId="0021E61D" w14:textId="33904836" w:rsidR="00B54641" w:rsidRPr="007342BE" w:rsidRDefault="00FB5CF5" w:rsidP="00921822">
      <w:pPr>
        <w:pStyle w:val="TOC1"/>
        <w:rPr>
          <w:ins w:id="52" w:author="Haider Alhabibi" w:date="2022-02-17T16:57:00Z"/>
          <w:rFonts w:ascii="Tahoma" w:eastAsiaTheme="minorEastAsia" w:hAnsi="Tahoma" w:cs="Tahoma"/>
          <w:color w:val="auto"/>
          <w:sz w:val="24"/>
          <w:szCs w:val="24"/>
        </w:rPr>
      </w:pPr>
      <w:r w:rsidRPr="0024633A">
        <w:rPr>
          <w:rFonts w:ascii="Tahoma" w:hAnsi="Tahoma" w:cs="Tahoma"/>
        </w:rPr>
        <w:fldChar w:fldCharType="begin"/>
      </w:r>
      <w:r w:rsidR="001A59DA" w:rsidRPr="0024633A">
        <w:rPr>
          <w:rFonts w:ascii="Tahoma" w:hAnsi="Tahoma" w:cs="Tahoma"/>
        </w:rPr>
        <w:instrText xml:space="preserve"> TOC \o "1-4" \h \z \u </w:instrText>
      </w:r>
      <w:r w:rsidRPr="0024633A">
        <w:rPr>
          <w:rFonts w:ascii="Tahoma" w:hAnsi="Tahoma" w:cs="Tahoma"/>
        </w:rPr>
        <w:fldChar w:fldCharType="separate"/>
      </w:r>
    </w:p>
    <w:p w14:paraId="2F858B7A" w14:textId="5E2E3798" w:rsidR="00B54641" w:rsidRPr="007342BE" w:rsidRDefault="00B54641">
      <w:pPr>
        <w:pStyle w:val="TOC1"/>
        <w:rPr>
          <w:ins w:id="53" w:author="Haider Alhabibi" w:date="2022-02-17T16:57:00Z"/>
          <w:rFonts w:ascii="Tahoma" w:eastAsiaTheme="minorEastAsia" w:hAnsi="Tahoma" w:cs="Tahoma"/>
          <w:b w:val="0"/>
          <w:color w:val="auto"/>
          <w:sz w:val="24"/>
          <w:szCs w:val="24"/>
        </w:rPr>
      </w:pPr>
      <w:ins w:id="54" w:author="Haider Alhabibi" w:date="2022-02-17T16:57:00Z">
        <w:r w:rsidRPr="007342BE">
          <w:rPr>
            <w:rStyle w:val="Hyperlink"/>
            <w:rFonts w:ascii="Tahoma" w:hAnsi="Tahoma" w:cs="Tahoma"/>
            <w:sz w:val="24"/>
            <w:szCs w:val="24"/>
          </w:rPr>
          <w:fldChar w:fldCharType="begin"/>
        </w:r>
        <w:r w:rsidRPr="007342BE">
          <w:rPr>
            <w:rStyle w:val="Hyperlink"/>
            <w:rFonts w:ascii="Tahoma" w:hAnsi="Tahoma" w:cs="Tahoma"/>
            <w:sz w:val="24"/>
            <w:szCs w:val="24"/>
          </w:rPr>
          <w:instrText xml:space="preserve"> </w:instrText>
        </w:r>
        <w:r w:rsidRPr="007342BE">
          <w:rPr>
            <w:rFonts w:ascii="Tahoma" w:hAnsi="Tahoma" w:cs="Tahoma"/>
            <w:sz w:val="24"/>
            <w:szCs w:val="24"/>
          </w:rPr>
          <w:instrText>HYPERLINK \l "_Toc96009465"</w:instrText>
        </w:r>
        <w:r w:rsidRPr="007342BE">
          <w:rPr>
            <w:rStyle w:val="Hyperlink"/>
            <w:rFonts w:ascii="Tahoma" w:hAnsi="Tahoma" w:cs="Tahoma"/>
            <w:sz w:val="24"/>
            <w:szCs w:val="24"/>
          </w:rPr>
          <w:instrText xml:space="preserve"> </w:instrText>
        </w:r>
        <w:r w:rsidRPr="007342BE">
          <w:rPr>
            <w:rStyle w:val="Hyperlink"/>
            <w:rFonts w:ascii="Tahoma" w:hAnsi="Tahoma" w:cs="Tahoma"/>
            <w:sz w:val="24"/>
            <w:szCs w:val="24"/>
          </w:rPr>
          <w:fldChar w:fldCharType="separate"/>
        </w:r>
        <w:r w:rsidRPr="007342BE">
          <w:rPr>
            <w:rStyle w:val="Hyperlink"/>
            <w:rFonts w:ascii="Tahoma" w:hAnsi="Tahoma" w:cs="Tahoma"/>
            <w:sz w:val="24"/>
            <w:szCs w:val="24"/>
          </w:rPr>
          <w:t>1</w:t>
        </w:r>
        <w:r w:rsidRPr="007342BE">
          <w:rPr>
            <w:rFonts w:ascii="Tahoma" w:eastAsiaTheme="minorEastAsia" w:hAnsi="Tahoma" w:cs="Tahoma"/>
            <w:b w:val="0"/>
            <w:color w:val="auto"/>
            <w:sz w:val="24"/>
            <w:szCs w:val="24"/>
          </w:rPr>
          <w:tab/>
        </w:r>
        <w:r w:rsidRPr="007342BE">
          <w:rPr>
            <w:rStyle w:val="Hyperlink"/>
            <w:rFonts w:ascii="Tahoma" w:hAnsi="Tahoma" w:cs="Tahoma"/>
            <w:sz w:val="24"/>
            <w:szCs w:val="24"/>
          </w:rPr>
          <w:t>Introduction</w:t>
        </w:r>
        <w:r w:rsidRPr="00013D2E">
          <w:rPr>
            <w:rFonts w:ascii="Tahoma" w:hAnsi="Tahoma" w:cs="Tahoma"/>
            <w:b w:val="0"/>
            <w:bCs/>
            <w:webHidden/>
            <w:sz w:val="24"/>
            <w:szCs w:val="24"/>
          </w:rPr>
          <w:tab/>
        </w:r>
        <w:r w:rsidRPr="00013D2E">
          <w:rPr>
            <w:rFonts w:ascii="Tahoma" w:hAnsi="Tahoma" w:cs="Tahoma"/>
            <w:b w:val="0"/>
            <w:bCs/>
            <w:webHidden/>
            <w:sz w:val="24"/>
            <w:szCs w:val="24"/>
          </w:rPr>
          <w:fldChar w:fldCharType="begin"/>
        </w:r>
        <w:r w:rsidRPr="00013D2E">
          <w:rPr>
            <w:rFonts w:ascii="Tahoma" w:hAnsi="Tahoma" w:cs="Tahoma"/>
            <w:b w:val="0"/>
            <w:bCs/>
            <w:webHidden/>
            <w:sz w:val="24"/>
            <w:szCs w:val="24"/>
          </w:rPr>
          <w:instrText xml:space="preserve"> PAGEREF _Toc96009465 \h </w:instrText>
        </w:r>
      </w:ins>
      <w:r w:rsidRPr="00013D2E">
        <w:rPr>
          <w:rFonts w:ascii="Tahoma" w:hAnsi="Tahoma" w:cs="Tahoma"/>
          <w:b w:val="0"/>
          <w:bCs/>
          <w:webHidden/>
          <w:sz w:val="24"/>
          <w:szCs w:val="24"/>
        </w:rPr>
      </w:r>
      <w:r w:rsidRPr="00013D2E">
        <w:rPr>
          <w:rFonts w:ascii="Tahoma" w:hAnsi="Tahoma" w:cs="Tahoma"/>
          <w:b w:val="0"/>
          <w:bCs/>
          <w:webHidden/>
          <w:sz w:val="24"/>
          <w:szCs w:val="24"/>
        </w:rPr>
        <w:fldChar w:fldCharType="separate"/>
      </w:r>
      <w:ins w:id="55" w:author="Haider Alhabibi" w:date="2022-02-17T16:57:00Z">
        <w:r w:rsidRPr="00013D2E">
          <w:rPr>
            <w:rFonts w:ascii="Tahoma" w:hAnsi="Tahoma" w:cs="Tahoma"/>
            <w:b w:val="0"/>
            <w:bCs/>
            <w:webHidden/>
            <w:sz w:val="24"/>
            <w:szCs w:val="24"/>
          </w:rPr>
          <w:t>1</w:t>
        </w:r>
        <w:r w:rsidRPr="00013D2E">
          <w:rPr>
            <w:rFonts w:ascii="Tahoma" w:hAnsi="Tahoma" w:cs="Tahoma"/>
            <w:b w:val="0"/>
            <w:bCs/>
            <w:webHidden/>
            <w:sz w:val="24"/>
            <w:szCs w:val="24"/>
          </w:rPr>
          <w:fldChar w:fldCharType="end"/>
        </w:r>
        <w:r w:rsidRPr="007342BE">
          <w:rPr>
            <w:rStyle w:val="Hyperlink"/>
            <w:rFonts w:ascii="Tahoma" w:hAnsi="Tahoma" w:cs="Tahoma"/>
            <w:sz w:val="24"/>
            <w:szCs w:val="24"/>
          </w:rPr>
          <w:fldChar w:fldCharType="end"/>
        </w:r>
      </w:ins>
    </w:p>
    <w:p w14:paraId="31448FDB" w14:textId="23730D38" w:rsidR="00B54641" w:rsidRPr="007342BE" w:rsidRDefault="00B54641" w:rsidP="00672405">
      <w:pPr>
        <w:pStyle w:val="TOC2"/>
        <w:rPr>
          <w:ins w:id="56" w:author="Haider Alhabibi" w:date="2022-02-17T16:57:00Z"/>
          <w:rFonts w:eastAsiaTheme="minorEastAsia"/>
          <w:noProof/>
          <w:color w:val="auto"/>
        </w:rPr>
      </w:pPr>
      <w:ins w:id="57"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"_Toc96009466"</w:instrText>
        </w:r>
        <w:r w:rsidRPr="007342BE">
          <w:rPr>
            <w:rStyle w:val="Hyperlink"/>
            <w:noProof/>
          </w:rPr>
          <w:instrText xml:space="preserve"> </w:instrText>
        </w:r>
        <w:r w:rsidRPr="007342BE">
          <w:rPr>
            <w:rStyle w:val="Hyperlink"/>
            <w:noProof/>
          </w:rPr>
          <w:fldChar w:fldCharType="separate"/>
        </w:r>
        <w:r w:rsidRPr="007342BE">
          <w:rPr>
            <w:rStyle w:val="Hyperlink"/>
            <w:noProof/>
          </w:rPr>
          <w:t>1.1</w:t>
        </w:r>
        <w:r w:rsidRPr="007342BE">
          <w:rPr>
            <w:rFonts w:eastAsiaTheme="minorEastAsia"/>
            <w:noProof/>
            <w:color w:val="auto"/>
          </w:rPr>
          <w:tab/>
        </w:r>
        <w:r w:rsidRPr="007342BE">
          <w:rPr>
            <w:rStyle w:val="Hyperlink"/>
            <w:noProof/>
          </w:rPr>
          <w:t>Purpose and Scope</w:t>
        </w:r>
        <w:r w:rsidRPr="007342BE">
          <w:rPr>
            <w:noProof/>
            <w:webHidden/>
          </w:rPr>
          <w:tab/>
        </w:r>
        <w:r w:rsidRPr="007342BE">
          <w:rPr>
            <w:noProof/>
            <w:webHidden/>
          </w:rPr>
          <w:fldChar w:fldCharType="begin"/>
        </w:r>
        <w:r w:rsidRPr="007342BE">
          <w:rPr>
            <w:noProof/>
            <w:webHidden/>
          </w:rPr>
          <w:instrText xml:space="preserve"> PAGEREF _Toc96009466 \h </w:instrText>
        </w:r>
      </w:ins>
      <w:r w:rsidRPr="007342BE">
        <w:rPr>
          <w:noProof/>
          <w:webHidden/>
        </w:rPr>
      </w:r>
      <w:r w:rsidRPr="007342BE">
        <w:rPr>
          <w:noProof/>
          <w:webHidden/>
        </w:rPr>
        <w:fldChar w:fldCharType="separate"/>
      </w:r>
      <w:ins w:id="58" w:author="Haider Alhabibi" w:date="2022-02-17T16:57:00Z">
        <w:r w:rsidRPr="007342BE">
          <w:rPr>
            <w:noProof/>
            <w:webHidden/>
          </w:rPr>
          <w:t>1</w:t>
        </w:r>
        <w:r w:rsidRPr="007342BE">
          <w:rPr>
            <w:noProof/>
            <w:webHidden/>
          </w:rPr>
          <w:fldChar w:fldCharType="end"/>
        </w:r>
        <w:r w:rsidRPr="007342BE">
          <w:rPr>
            <w:rStyle w:val="Hyperlink"/>
            <w:noProof/>
          </w:rPr>
          <w:fldChar w:fldCharType="end"/>
        </w:r>
      </w:ins>
    </w:p>
    <w:p w14:paraId="2E4F7FD4" w14:textId="22ECBB8A" w:rsidR="00B54641" w:rsidRPr="007342BE" w:rsidRDefault="00B54641" w:rsidP="00672405">
      <w:pPr>
        <w:pStyle w:val="TOC2"/>
        <w:rPr>
          <w:ins w:id="59" w:author="Haider Alhabibi" w:date="2022-02-17T16:57:00Z"/>
          <w:rFonts w:eastAsiaTheme="minorEastAsia"/>
          <w:noProof/>
          <w:color w:val="auto"/>
        </w:rPr>
      </w:pPr>
      <w:ins w:id="60"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"_Toc96009467"</w:instrText>
        </w:r>
        <w:r w:rsidRPr="007342BE">
          <w:rPr>
            <w:rStyle w:val="Hyperlink"/>
            <w:noProof/>
          </w:rPr>
          <w:instrText xml:space="preserve"> </w:instrText>
        </w:r>
        <w:r w:rsidRPr="007342BE">
          <w:rPr>
            <w:rStyle w:val="Hyperlink"/>
            <w:noProof/>
          </w:rPr>
          <w:fldChar w:fldCharType="separate"/>
        </w:r>
        <w:r w:rsidRPr="007342BE">
          <w:rPr>
            <w:rStyle w:val="Hyperlink"/>
            <w:noProof/>
          </w:rPr>
          <w:t>1.2</w:t>
        </w:r>
        <w:r w:rsidRPr="007342BE">
          <w:rPr>
            <w:rFonts w:eastAsiaTheme="minorEastAsia"/>
            <w:noProof/>
            <w:color w:val="auto"/>
          </w:rPr>
          <w:tab/>
        </w:r>
        <w:r w:rsidRPr="007342BE">
          <w:rPr>
            <w:rStyle w:val="Hyperlink"/>
            <w:noProof/>
          </w:rPr>
          <w:t>Documents Relied Upon</w:t>
        </w:r>
        <w:r w:rsidRPr="007342BE">
          <w:rPr>
            <w:noProof/>
            <w:webHidden/>
          </w:rPr>
          <w:tab/>
        </w:r>
        <w:r w:rsidRPr="007342BE">
          <w:rPr>
            <w:noProof/>
            <w:webHidden/>
          </w:rPr>
          <w:fldChar w:fldCharType="begin"/>
        </w:r>
        <w:r w:rsidRPr="007342BE">
          <w:rPr>
            <w:noProof/>
            <w:webHidden/>
          </w:rPr>
          <w:instrText xml:space="preserve"> PAGEREF _Toc96009467 \h </w:instrText>
        </w:r>
      </w:ins>
      <w:r w:rsidRPr="007342BE">
        <w:rPr>
          <w:noProof/>
          <w:webHidden/>
        </w:rPr>
      </w:r>
      <w:r w:rsidRPr="007342BE">
        <w:rPr>
          <w:noProof/>
          <w:webHidden/>
        </w:rPr>
        <w:fldChar w:fldCharType="separate"/>
      </w:r>
      <w:ins w:id="61" w:author="Haider Alhabibi" w:date="2022-02-17T16:57:00Z">
        <w:r w:rsidRPr="007342BE">
          <w:rPr>
            <w:noProof/>
            <w:webHidden/>
          </w:rPr>
          <w:t>1</w:t>
        </w:r>
        <w:r w:rsidRPr="007342BE">
          <w:rPr>
            <w:noProof/>
            <w:webHidden/>
          </w:rPr>
          <w:fldChar w:fldCharType="end"/>
        </w:r>
        <w:r w:rsidRPr="007342BE">
          <w:rPr>
            <w:rStyle w:val="Hyperlink"/>
            <w:noProof/>
          </w:rPr>
          <w:fldChar w:fldCharType="end"/>
        </w:r>
      </w:ins>
    </w:p>
    <w:p w14:paraId="3AE7B57E" w14:textId="40C2AF57" w:rsidR="00B54641" w:rsidRPr="007342BE" w:rsidRDefault="00B54641" w:rsidP="00672405">
      <w:pPr>
        <w:pStyle w:val="TOC2"/>
        <w:rPr>
          <w:ins w:id="62" w:author="Haider Alhabibi" w:date="2022-02-17T16:57:00Z"/>
          <w:rFonts w:eastAsiaTheme="minorEastAsia"/>
          <w:noProof/>
          <w:color w:val="auto"/>
        </w:rPr>
      </w:pPr>
      <w:ins w:id="63"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"_Toc96009468"</w:instrText>
        </w:r>
        <w:r w:rsidRPr="007342BE">
          <w:rPr>
            <w:rStyle w:val="Hyperlink"/>
            <w:noProof/>
          </w:rPr>
          <w:instrText xml:space="preserve"> </w:instrText>
        </w:r>
        <w:r w:rsidRPr="007342BE">
          <w:rPr>
            <w:rStyle w:val="Hyperlink"/>
            <w:noProof/>
          </w:rPr>
          <w:fldChar w:fldCharType="separate"/>
        </w:r>
        <w:r w:rsidRPr="007342BE">
          <w:rPr>
            <w:rStyle w:val="Hyperlink"/>
            <w:noProof/>
          </w:rPr>
          <w:t>1.3</w:t>
        </w:r>
        <w:r w:rsidRPr="007342BE">
          <w:rPr>
            <w:rFonts w:eastAsiaTheme="minorEastAsia"/>
            <w:noProof/>
            <w:color w:val="auto"/>
          </w:rPr>
          <w:tab/>
        </w:r>
        <w:r w:rsidRPr="007342BE">
          <w:rPr>
            <w:rStyle w:val="Hyperlink"/>
            <w:noProof/>
          </w:rPr>
          <w:t>Definitions for Terminology used in this Manual</w:t>
        </w:r>
        <w:r w:rsidRPr="007342BE">
          <w:rPr>
            <w:noProof/>
            <w:webHidden/>
          </w:rPr>
          <w:tab/>
        </w:r>
        <w:r w:rsidRPr="007342BE">
          <w:rPr>
            <w:noProof/>
            <w:webHidden/>
          </w:rPr>
          <w:fldChar w:fldCharType="begin"/>
        </w:r>
        <w:r w:rsidRPr="007342BE">
          <w:rPr>
            <w:noProof/>
            <w:webHidden/>
          </w:rPr>
          <w:instrText xml:space="preserve"> PAGEREF _Toc96009468 \h </w:instrText>
        </w:r>
      </w:ins>
      <w:r w:rsidRPr="007342BE">
        <w:rPr>
          <w:noProof/>
          <w:webHidden/>
        </w:rPr>
      </w:r>
      <w:r w:rsidRPr="007342BE">
        <w:rPr>
          <w:noProof/>
          <w:webHidden/>
        </w:rPr>
        <w:fldChar w:fldCharType="separate"/>
      </w:r>
      <w:ins w:id="64" w:author="Haider Alhabibi" w:date="2022-02-17T16:57:00Z">
        <w:r w:rsidRPr="007342BE">
          <w:rPr>
            <w:noProof/>
            <w:webHidden/>
          </w:rPr>
          <w:t>2</w:t>
        </w:r>
        <w:r w:rsidRPr="007342BE">
          <w:rPr>
            <w:noProof/>
            <w:webHidden/>
          </w:rPr>
          <w:fldChar w:fldCharType="end"/>
        </w:r>
        <w:r w:rsidRPr="007342BE">
          <w:rPr>
            <w:rStyle w:val="Hyperlink"/>
            <w:noProof/>
          </w:rPr>
          <w:fldChar w:fldCharType="end"/>
        </w:r>
      </w:ins>
    </w:p>
    <w:p w14:paraId="662A7591" w14:textId="4DFEB048" w:rsidR="00B54641" w:rsidRPr="007342BE" w:rsidRDefault="00B54641">
      <w:pPr>
        <w:pStyle w:val="TOC1"/>
        <w:rPr>
          <w:ins w:id="65" w:author="Haider Alhabibi" w:date="2022-02-17T16:57:00Z"/>
          <w:rFonts w:ascii="Tahoma" w:eastAsiaTheme="minorEastAsia" w:hAnsi="Tahoma" w:cs="Tahoma"/>
          <w:b w:val="0"/>
          <w:color w:val="auto"/>
          <w:sz w:val="24"/>
          <w:szCs w:val="24"/>
        </w:rPr>
      </w:pPr>
      <w:ins w:id="66" w:author="Haider Alhabibi" w:date="2022-02-17T16:57:00Z">
        <w:r w:rsidRPr="007342BE">
          <w:rPr>
            <w:rStyle w:val="Hyperlink"/>
            <w:rFonts w:ascii="Tahoma" w:hAnsi="Tahoma" w:cs="Tahoma"/>
            <w:sz w:val="24"/>
            <w:szCs w:val="24"/>
          </w:rPr>
          <w:fldChar w:fldCharType="begin"/>
        </w:r>
        <w:r w:rsidRPr="007342BE">
          <w:rPr>
            <w:rStyle w:val="Hyperlink"/>
            <w:rFonts w:ascii="Tahoma" w:hAnsi="Tahoma" w:cs="Tahoma"/>
            <w:sz w:val="24"/>
            <w:szCs w:val="24"/>
          </w:rPr>
          <w:instrText xml:space="preserve"> </w:instrText>
        </w:r>
        <w:r w:rsidRPr="007342BE">
          <w:rPr>
            <w:rFonts w:ascii="Tahoma" w:hAnsi="Tahoma" w:cs="Tahoma"/>
            <w:sz w:val="24"/>
            <w:szCs w:val="24"/>
          </w:rPr>
          <w:instrText>HYPERLINK \l "_Toc96009469"</w:instrText>
        </w:r>
        <w:r w:rsidRPr="007342BE">
          <w:rPr>
            <w:rStyle w:val="Hyperlink"/>
            <w:rFonts w:ascii="Tahoma" w:hAnsi="Tahoma" w:cs="Tahoma"/>
            <w:sz w:val="24"/>
            <w:szCs w:val="24"/>
          </w:rPr>
          <w:instrText xml:space="preserve"> </w:instrText>
        </w:r>
        <w:r w:rsidRPr="007342BE">
          <w:rPr>
            <w:rStyle w:val="Hyperlink"/>
            <w:rFonts w:ascii="Tahoma" w:hAnsi="Tahoma" w:cs="Tahoma"/>
            <w:sz w:val="24"/>
            <w:szCs w:val="24"/>
          </w:rPr>
          <w:fldChar w:fldCharType="separate"/>
        </w:r>
        <w:r w:rsidRPr="007342BE">
          <w:rPr>
            <w:rStyle w:val="Hyperlink"/>
            <w:rFonts w:ascii="Tahoma" w:hAnsi="Tahoma" w:cs="Tahoma"/>
            <w:sz w:val="24"/>
            <w:szCs w:val="24"/>
          </w:rPr>
          <w:t>2</w:t>
        </w:r>
        <w:r w:rsidRPr="007342BE">
          <w:rPr>
            <w:rFonts w:ascii="Tahoma" w:eastAsiaTheme="minorEastAsia" w:hAnsi="Tahoma" w:cs="Tahoma"/>
            <w:b w:val="0"/>
            <w:color w:val="auto"/>
            <w:sz w:val="24"/>
            <w:szCs w:val="24"/>
          </w:rPr>
          <w:tab/>
        </w:r>
        <w:r w:rsidRPr="007342BE">
          <w:rPr>
            <w:rStyle w:val="Hyperlink"/>
            <w:rFonts w:ascii="Tahoma" w:hAnsi="Tahoma" w:cs="Tahoma"/>
            <w:sz w:val="24"/>
            <w:szCs w:val="24"/>
          </w:rPr>
          <w:t>Standardized Data and Electronic Documents</w:t>
        </w:r>
        <w:r w:rsidRPr="00013D2E">
          <w:rPr>
            <w:rFonts w:ascii="Tahoma" w:hAnsi="Tahoma" w:cs="Tahoma"/>
            <w:b w:val="0"/>
            <w:bCs/>
            <w:webHidden/>
            <w:sz w:val="24"/>
            <w:szCs w:val="24"/>
          </w:rPr>
          <w:tab/>
        </w:r>
        <w:r w:rsidRPr="00013D2E">
          <w:rPr>
            <w:rFonts w:ascii="Tahoma" w:hAnsi="Tahoma" w:cs="Tahoma"/>
            <w:b w:val="0"/>
            <w:bCs/>
            <w:webHidden/>
            <w:sz w:val="24"/>
            <w:szCs w:val="24"/>
          </w:rPr>
          <w:fldChar w:fldCharType="begin"/>
        </w:r>
        <w:r w:rsidRPr="00013D2E">
          <w:rPr>
            <w:rFonts w:ascii="Tahoma" w:hAnsi="Tahoma" w:cs="Tahoma"/>
            <w:b w:val="0"/>
            <w:bCs/>
            <w:webHidden/>
            <w:sz w:val="24"/>
            <w:szCs w:val="24"/>
          </w:rPr>
          <w:instrText xml:space="preserve"> PAGEREF _Toc96009469 \h </w:instrText>
        </w:r>
      </w:ins>
      <w:r w:rsidRPr="00013D2E">
        <w:rPr>
          <w:rFonts w:ascii="Tahoma" w:hAnsi="Tahoma" w:cs="Tahoma"/>
          <w:b w:val="0"/>
          <w:bCs/>
          <w:webHidden/>
          <w:sz w:val="24"/>
          <w:szCs w:val="24"/>
        </w:rPr>
      </w:r>
      <w:r w:rsidRPr="00013D2E">
        <w:rPr>
          <w:rFonts w:ascii="Tahoma" w:hAnsi="Tahoma" w:cs="Tahoma"/>
          <w:b w:val="0"/>
          <w:bCs/>
          <w:webHidden/>
          <w:sz w:val="24"/>
          <w:szCs w:val="24"/>
        </w:rPr>
        <w:fldChar w:fldCharType="separate"/>
      </w:r>
      <w:ins w:id="67" w:author="Haider Alhabibi" w:date="2022-02-17T16:57:00Z">
        <w:r w:rsidRPr="00013D2E">
          <w:rPr>
            <w:rFonts w:ascii="Tahoma" w:hAnsi="Tahoma" w:cs="Tahoma"/>
            <w:b w:val="0"/>
            <w:bCs/>
            <w:webHidden/>
            <w:sz w:val="24"/>
            <w:szCs w:val="24"/>
          </w:rPr>
          <w:t>3</w:t>
        </w:r>
        <w:r w:rsidRPr="00013D2E">
          <w:rPr>
            <w:rFonts w:ascii="Tahoma" w:hAnsi="Tahoma" w:cs="Tahoma"/>
            <w:b w:val="0"/>
            <w:bCs/>
            <w:webHidden/>
            <w:sz w:val="24"/>
            <w:szCs w:val="24"/>
          </w:rPr>
          <w:fldChar w:fldCharType="end"/>
        </w:r>
        <w:r w:rsidRPr="007342BE">
          <w:rPr>
            <w:rStyle w:val="Hyperlink"/>
            <w:rFonts w:ascii="Tahoma" w:hAnsi="Tahoma" w:cs="Tahoma"/>
            <w:sz w:val="24"/>
            <w:szCs w:val="24"/>
          </w:rPr>
          <w:fldChar w:fldCharType="end"/>
        </w:r>
      </w:ins>
    </w:p>
    <w:p w14:paraId="05ED30DE" w14:textId="6360B6A5" w:rsidR="00B54641" w:rsidRPr="007342BE" w:rsidRDefault="00B54641" w:rsidP="00672405">
      <w:pPr>
        <w:pStyle w:val="TOC2"/>
        <w:rPr>
          <w:ins w:id="68" w:author="Haider Alhabibi" w:date="2022-02-17T16:57:00Z"/>
          <w:rFonts w:eastAsiaTheme="minorEastAsia"/>
          <w:noProof/>
          <w:color w:val="auto"/>
        </w:rPr>
      </w:pPr>
      <w:ins w:id="69"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"_Toc96009470"</w:instrText>
        </w:r>
        <w:r w:rsidRPr="007342BE">
          <w:rPr>
            <w:rStyle w:val="Hyperlink"/>
            <w:noProof/>
          </w:rPr>
          <w:instrText xml:space="preserve"> </w:instrText>
        </w:r>
        <w:r w:rsidRPr="007342BE">
          <w:rPr>
            <w:rStyle w:val="Hyperlink"/>
            <w:noProof/>
          </w:rPr>
          <w:fldChar w:fldCharType="separate"/>
        </w:r>
        <w:r w:rsidRPr="007342BE">
          <w:rPr>
            <w:rStyle w:val="Hyperlink"/>
            <w:noProof/>
          </w:rPr>
          <w:t>2.1</w:t>
        </w:r>
        <w:r w:rsidRPr="007342BE">
          <w:rPr>
            <w:rFonts w:eastAsiaTheme="minorEastAsia"/>
            <w:noProof/>
            <w:color w:val="auto"/>
          </w:rPr>
          <w:tab/>
        </w:r>
        <w:r w:rsidRPr="007342BE">
          <w:rPr>
            <w:rStyle w:val="Hyperlink"/>
            <w:noProof/>
          </w:rPr>
          <w:t>Overview</w:t>
        </w:r>
        <w:r w:rsidRPr="007342BE">
          <w:rPr>
            <w:noProof/>
            <w:webHidden/>
          </w:rPr>
          <w:tab/>
        </w:r>
        <w:r w:rsidRPr="007342BE">
          <w:rPr>
            <w:noProof/>
            <w:webHidden/>
          </w:rPr>
          <w:fldChar w:fldCharType="begin"/>
        </w:r>
        <w:r w:rsidRPr="007342BE">
          <w:rPr>
            <w:noProof/>
            <w:webHidden/>
          </w:rPr>
          <w:instrText xml:space="preserve"> PAGEREF _Toc96009470 \h </w:instrText>
        </w:r>
      </w:ins>
      <w:r w:rsidRPr="007342BE">
        <w:rPr>
          <w:noProof/>
          <w:webHidden/>
        </w:rPr>
      </w:r>
      <w:r w:rsidRPr="007342BE">
        <w:rPr>
          <w:noProof/>
          <w:webHidden/>
        </w:rPr>
        <w:fldChar w:fldCharType="separate"/>
      </w:r>
      <w:ins w:id="70" w:author="Haider Alhabibi" w:date="2022-02-17T16:57:00Z">
        <w:r w:rsidRPr="007342BE">
          <w:rPr>
            <w:noProof/>
            <w:webHidden/>
          </w:rPr>
          <w:t>3</w:t>
        </w:r>
        <w:r w:rsidRPr="007342BE">
          <w:rPr>
            <w:noProof/>
            <w:webHidden/>
          </w:rPr>
          <w:fldChar w:fldCharType="end"/>
        </w:r>
        <w:r w:rsidRPr="007342BE">
          <w:rPr>
            <w:rStyle w:val="Hyperlink"/>
            <w:noProof/>
          </w:rPr>
          <w:fldChar w:fldCharType="end"/>
        </w:r>
      </w:ins>
    </w:p>
    <w:p w14:paraId="77786B6B" w14:textId="10C7D650" w:rsidR="00B54641" w:rsidRPr="007342BE" w:rsidRDefault="00B54641" w:rsidP="00672405">
      <w:pPr>
        <w:pStyle w:val="TOC2"/>
        <w:rPr>
          <w:ins w:id="71" w:author="Haider Alhabibi" w:date="2022-02-17T16:57:00Z"/>
          <w:rFonts w:eastAsiaTheme="minorEastAsia"/>
          <w:noProof/>
          <w:color w:val="auto"/>
        </w:rPr>
      </w:pPr>
      <w:ins w:id="72"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"_Toc96009471"</w:instrText>
        </w:r>
        <w:r w:rsidRPr="007342BE">
          <w:rPr>
            <w:rStyle w:val="Hyperlink"/>
            <w:noProof/>
          </w:rPr>
          <w:instrText xml:space="preserve"> </w:instrText>
        </w:r>
        <w:r w:rsidRPr="007342BE">
          <w:rPr>
            <w:rStyle w:val="Hyperlink"/>
            <w:noProof/>
          </w:rPr>
          <w:fldChar w:fldCharType="separate"/>
        </w:r>
        <w:r w:rsidRPr="007342BE">
          <w:rPr>
            <w:rStyle w:val="Hyperlink"/>
            <w:noProof/>
          </w:rPr>
          <w:t>2.2</w:t>
        </w:r>
        <w:r w:rsidRPr="007342BE">
          <w:rPr>
            <w:rFonts w:eastAsiaTheme="minorEastAsia"/>
            <w:noProof/>
            <w:color w:val="auto"/>
          </w:rPr>
          <w:tab/>
        </w:r>
        <w:r w:rsidRPr="007342BE">
          <w:rPr>
            <w:rStyle w:val="Hyperlink"/>
            <w:noProof/>
          </w:rPr>
          <w:t>Report Generator (RG) Web Service</w:t>
        </w:r>
        <w:r w:rsidRPr="007342BE">
          <w:rPr>
            <w:noProof/>
            <w:webHidden/>
          </w:rPr>
          <w:tab/>
        </w:r>
        <w:r w:rsidRPr="007342BE">
          <w:rPr>
            <w:noProof/>
            <w:webHidden/>
          </w:rPr>
          <w:fldChar w:fldCharType="begin"/>
        </w:r>
        <w:r w:rsidRPr="007342BE">
          <w:rPr>
            <w:noProof/>
            <w:webHidden/>
          </w:rPr>
          <w:instrText xml:space="preserve"> PAGEREF _Toc96009471 \h </w:instrText>
        </w:r>
      </w:ins>
      <w:r w:rsidRPr="007342BE">
        <w:rPr>
          <w:noProof/>
          <w:webHidden/>
        </w:rPr>
      </w:r>
      <w:r w:rsidRPr="007342BE">
        <w:rPr>
          <w:noProof/>
          <w:webHidden/>
        </w:rPr>
        <w:fldChar w:fldCharType="separate"/>
      </w:r>
      <w:ins w:id="73" w:author="Haider Alhabibi" w:date="2022-02-17T16:57:00Z">
        <w:r w:rsidRPr="007342BE">
          <w:rPr>
            <w:noProof/>
            <w:webHidden/>
          </w:rPr>
          <w:t>3</w:t>
        </w:r>
        <w:r w:rsidRPr="007342BE">
          <w:rPr>
            <w:noProof/>
            <w:webHidden/>
          </w:rPr>
          <w:fldChar w:fldCharType="end"/>
        </w:r>
        <w:r w:rsidRPr="007342BE">
          <w:rPr>
            <w:rStyle w:val="Hyperlink"/>
            <w:noProof/>
          </w:rPr>
          <w:fldChar w:fldCharType="end"/>
        </w:r>
      </w:ins>
    </w:p>
    <w:p w14:paraId="61BDDF9B" w14:textId="495348BB" w:rsidR="00B54641" w:rsidRPr="007342BE" w:rsidRDefault="00B54641" w:rsidP="00672405">
      <w:pPr>
        <w:pStyle w:val="TOC2"/>
        <w:rPr>
          <w:ins w:id="74" w:author="Haider Alhabibi" w:date="2022-02-17T16:57:00Z"/>
          <w:rFonts w:eastAsiaTheme="minorEastAsia"/>
          <w:noProof/>
          <w:color w:val="auto"/>
        </w:rPr>
      </w:pPr>
      <w:ins w:id="75"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"_Toc96009472"</w:instrText>
        </w:r>
        <w:r w:rsidRPr="007342BE">
          <w:rPr>
            <w:rStyle w:val="Hyperlink"/>
            <w:noProof/>
          </w:rPr>
          <w:instrText xml:space="preserve"> </w:instrText>
        </w:r>
        <w:r w:rsidRPr="007342BE">
          <w:rPr>
            <w:rStyle w:val="Hyperlink"/>
            <w:noProof/>
          </w:rPr>
          <w:fldChar w:fldCharType="separate"/>
        </w:r>
        <w:r w:rsidRPr="007342BE">
          <w:rPr>
            <w:rStyle w:val="Hyperlink"/>
            <w:noProof/>
          </w:rPr>
          <w:t>2.3</w:t>
        </w:r>
        <w:r w:rsidRPr="007342BE">
          <w:rPr>
            <w:rFonts w:eastAsiaTheme="minorEastAsia"/>
            <w:noProof/>
            <w:color w:val="auto"/>
          </w:rPr>
          <w:tab/>
        </w:r>
        <w:r w:rsidRPr="007342BE">
          <w:rPr>
            <w:rStyle w:val="Hyperlink"/>
            <w:noProof/>
          </w:rPr>
          <w:t>RG Versioning Procedures</w:t>
        </w:r>
        <w:r w:rsidRPr="007342BE">
          <w:rPr>
            <w:noProof/>
            <w:webHidden/>
          </w:rPr>
          <w:tab/>
        </w:r>
        <w:r w:rsidRPr="007342BE">
          <w:rPr>
            <w:noProof/>
            <w:webHidden/>
          </w:rPr>
          <w:fldChar w:fldCharType="begin"/>
        </w:r>
        <w:r w:rsidRPr="007342BE">
          <w:rPr>
            <w:noProof/>
            <w:webHidden/>
          </w:rPr>
          <w:instrText xml:space="preserve"> PAGEREF _Toc96009472 \h </w:instrText>
        </w:r>
      </w:ins>
      <w:r w:rsidRPr="007342BE">
        <w:rPr>
          <w:noProof/>
          <w:webHidden/>
        </w:rPr>
      </w:r>
      <w:r w:rsidRPr="007342BE">
        <w:rPr>
          <w:noProof/>
          <w:webHidden/>
        </w:rPr>
        <w:fldChar w:fldCharType="separate"/>
      </w:r>
      <w:ins w:id="76" w:author="Haider Alhabibi" w:date="2022-02-17T16:57:00Z">
        <w:r w:rsidRPr="007342BE">
          <w:rPr>
            <w:noProof/>
            <w:webHidden/>
          </w:rPr>
          <w:t>5</w:t>
        </w:r>
        <w:r w:rsidRPr="007342BE">
          <w:rPr>
            <w:noProof/>
            <w:webHidden/>
          </w:rPr>
          <w:fldChar w:fldCharType="end"/>
        </w:r>
        <w:r w:rsidRPr="007342BE">
          <w:rPr>
            <w:rStyle w:val="Hyperlink"/>
            <w:noProof/>
          </w:rPr>
          <w:fldChar w:fldCharType="end"/>
        </w:r>
      </w:ins>
    </w:p>
    <w:p w14:paraId="4C382156" w14:textId="48A98A54" w:rsidR="00B54641" w:rsidRPr="007342BE" w:rsidRDefault="00B54641" w:rsidP="00914172">
      <w:pPr>
        <w:pStyle w:val="TOC3"/>
        <w:rPr>
          <w:ins w:id="77" w:author="Haider Alhabibi" w:date="2022-02-17T16:57:00Z"/>
          <w:rFonts w:eastAsiaTheme="minorEastAsia"/>
          <w:color w:val="auto"/>
          <w:sz w:val="24"/>
          <w:szCs w:val="24"/>
        </w:rPr>
      </w:pPr>
      <w:ins w:id="78"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"_Toc96009473"</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2.3.1</w:t>
        </w:r>
        <w:r w:rsidRPr="007342BE">
          <w:rPr>
            <w:rFonts w:eastAsiaTheme="minorEastAsia"/>
            <w:color w:val="auto"/>
            <w:sz w:val="24"/>
            <w:szCs w:val="24"/>
          </w:rPr>
          <w:tab/>
        </w:r>
        <w:r w:rsidRPr="007342BE">
          <w:rPr>
            <w:rStyle w:val="Hyperlink"/>
            <w:sz w:val="24"/>
            <w:szCs w:val="24"/>
          </w:rPr>
          <w:t>Version Scope and Numbering Convention</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_Toc96009473 \h </w:instrText>
        </w:r>
      </w:ins>
      <w:r w:rsidRPr="007342BE">
        <w:rPr>
          <w:webHidden/>
          <w:sz w:val="24"/>
          <w:szCs w:val="24"/>
        </w:rPr>
      </w:r>
      <w:r w:rsidRPr="007342BE">
        <w:rPr>
          <w:webHidden/>
          <w:sz w:val="24"/>
          <w:szCs w:val="24"/>
        </w:rPr>
        <w:fldChar w:fldCharType="separate"/>
      </w:r>
      <w:ins w:id="79" w:author="Haider Alhabibi" w:date="2022-02-17T16:57:00Z">
        <w:r w:rsidRPr="007342BE">
          <w:rPr>
            <w:webHidden/>
            <w:sz w:val="24"/>
            <w:szCs w:val="24"/>
          </w:rPr>
          <w:t>6</w:t>
        </w:r>
        <w:r w:rsidRPr="007342BE">
          <w:rPr>
            <w:webHidden/>
            <w:sz w:val="24"/>
            <w:szCs w:val="24"/>
          </w:rPr>
          <w:fldChar w:fldCharType="end"/>
        </w:r>
        <w:r w:rsidRPr="007342BE">
          <w:rPr>
            <w:rStyle w:val="Hyperlink"/>
            <w:sz w:val="24"/>
            <w:szCs w:val="24"/>
          </w:rPr>
          <w:fldChar w:fldCharType="end"/>
        </w:r>
      </w:ins>
    </w:p>
    <w:p w14:paraId="2063CCE4" w14:textId="393B0783" w:rsidR="00B54641" w:rsidRPr="007342BE" w:rsidRDefault="00B54641" w:rsidP="00914172">
      <w:pPr>
        <w:pStyle w:val="TOC3"/>
        <w:rPr>
          <w:ins w:id="80" w:author="Haider Alhabibi" w:date="2022-02-17T16:57:00Z"/>
          <w:rFonts w:eastAsiaTheme="minorEastAsia"/>
          <w:color w:val="auto"/>
          <w:sz w:val="24"/>
          <w:szCs w:val="24"/>
        </w:rPr>
      </w:pPr>
      <w:ins w:id="81"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"_Toc96009474"</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2.3.2</w:t>
        </w:r>
        <w:r w:rsidRPr="007342BE">
          <w:rPr>
            <w:rFonts w:eastAsiaTheme="minorEastAsia"/>
            <w:color w:val="auto"/>
            <w:sz w:val="24"/>
            <w:szCs w:val="24"/>
          </w:rPr>
          <w:tab/>
        </w:r>
        <w:r w:rsidRPr="007342BE">
          <w:rPr>
            <w:rStyle w:val="Hyperlink"/>
            <w:sz w:val="24"/>
            <w:szCs w:val="24"/>
          </w:rPr>
          <w:t>Version Development Stage</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_Toc96009474 \h </w:instrText>
        </w:r>
      </w:ins>
      <w:r w:rsidRPr="007342BE">
        <w:rPr>
          <w:webHidden/>
          <w:sz w:val="24"/>
          <w:szCs w:val="24"/>
        </w:rPr>
      </w:r>
      <w:r w:rsidRPr="007342BE">
        <w:rPr>
          <w:webHidden/>
          <w:sz w:val="24"/>
          <w:szCs w:val="24"/>
        </w:rPr>
        <w:fldChar w:fldCharType="separate"/>
      </w:r>
      <w:ins w:id="82" w:author="Haider Alhabibi" w:date="2022-02-17T16:57:00Z">
        <w:r w:rsidRPr="007342BE">
          <w:rPr>
            <w:webHidden/>
            <w:sz w:val="24"/>
            <w:szCs w:val="24"/>
          </w:rPr>
          <w:t>7</w:t>
        </w:r>
        <w:r w:rsidRPr="007342BE">
          <w:rPr>
            <w:webHidden/>
            <w:sz w:val="24"/>
            <w:szCs w:val="24"/>
          </w:rPr>
          <w:fldChar w:fldCharType="end"/>
        </w:r>
        <w:r w:rsidRPr="007342BE">
          <w:rPr>
            <w:rStyle w:val="Hyperlink"/>
            <w:sz w:val="24"/>
            <w:szCs w:val="24"/>
          </w:rPr>
          <w:fldChar w:fldCharType="end"/>
        </w:r>
      </w:ins>
    </w:p>
    <w:p w14:paraId="2FB808D7" w14:textId="712F160B" w:rsidR="00B54641" w:rsidRPr="007342BE" w:rsidRDefault="00B54641" w:rsidP="00914172">
      <w:pPr>
        <w:pStyle w:val="TOC3"/>
        <w:rPr>
          <w:ins w:id="83" w:author="Haider Alhabibi" w:date="2022-02-17T16:57:00Z"/>
          <w:rFonts w:eastAsiaTheme="minorEastAsia"/>
          <w:color w:val="auto"/>
          <w:sz w:val="24"/>
          <w:szCs w:val="24"/>
        </w:rPr>
      </w:pPr>
      <w:ins w:id="84"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"_Toc96009475"</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2.3.3</w:t>
        </w:r>
        <w:r w:rsidRPr="007342BE">
          <w:rPr>
            <w:rFonts w:eastAsiaTheme="minorEastAsia"/>
            <w:color w:val="auto"/>
            <w:sz w:val="24"/>
            <w:szCs w:val="24"/>
          </w:rPr>
          <w:tab/>
        </w:r>
        <w:r w:rsidRPr="007342BE">
          <w:rPr>
            <w:rStyle w:val="Hyperlink"/>
            <w:sz w:val="24"/>
            <w:szCs w:val="24"/>
          </w:rPr>
          <w:t>Version Testing Stage</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_Toc96009475 \h </w:instrText>
        </w:r>
      </w:ins>
      <w:r w:rsidRPr="007342BE">
        <w:rPr>
          <w:webHidden/>
          <w:sz w:val="24"/>
          <w:szCs w:val="24"/>
        </w:rPr>
      </w:r>
      <w:r w:rsidRPr="007342BE">
        <w:rPr>
          <w:webHidden/>
          <w:sz w:val="24"/>
          <w:szCs w:val="24"/>
        </w:rPr>
        <w:fldChar w:fldCharType="separate"/>
      </w:r>
      <w:ins w:id="85" w:author="Haider Alhabibi" w:date="2022-02-17T16:57:00Z">
        <w:r w:rsidRPr="007342BE">
          <w:rPr>
            <w:webHidden/>
            <w:sz w:val="24"/>
            <w:szCs w:val="24"/>
          </w:rPr>
          <w:t>8</w:t>
        </w:r>
        <w:r w:rsidRPr="007342BE">
          <w:rPr>
            <w:webHidden/>
            <w:sz w:val="24"/>
            <w:szCs w:val="24"/>
          </w:rPr>
          <w:fldChar w:fldCharType="end"/>
        </w:r>
        <w:r w:rsidRPr="007342BE">
          <w:rPr>
            <w:rStyle w:val="Hyperlink"/>
            <w:sz w:val="24"/>
            <w:szCs w:val="24"/>
          </w:rPr>
          <w:fldChar w:fldCharType="end"/>
        </w:r>
      </w:ins>
    </w:p>
    <w:p w14:paraId="4237FAEB" w14:textId="2382ADCC" w:rsidR="00B54641" w:rsidRPr="007342BE" w:rsidRDefault="00B54641" w:rsidP="00914172">
      <w:pPr>
        <w:pStyle w:val="TOC3"/>
        <w:rPr>
          <w:ins w:id="86" w:author="Haider Alhabibi" w:date="2022-02-17T16:57:00Z"/>
          <w:rFonts w:eastAsiaTheme="minorEastAsia"/>
          <w:color w:val="auto"/>
          <w:sz w:val="24"/>
          <w:szCs w:val="24"/>
        </w:rPr>
      </w:pPr>
      <w:ins w:id="87"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"_Toc96009476"</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2.3.4</w:t>
        </w:r>
        <w:r w:rsidRPr="007342BE">
          <w:rPr>
            <w:rFonts w:eastAsiaTheme="minorEastAsia"/>
            <w:color w:val="auto"/>
            <w:sz w:val="24"/>
            <w:szCs w:val="24"/>
          </w:rPr>
          <w:tab/>
        </w:r>
        <w:r w:rsidRPr="007342BE">
          <w:rPr>
            <w:rStyle w:val="Hyperlink"/>
            <w:sz w:val="24"/>
            <w:szCs w:val="24"/>
          </w:rPr>
          <w:t>Version Deployment to Production Stage</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_Toc96009476 \h </w:instrText>
        </w:r>
      </w:ins>
      <w:r w:rsidRPr="007342BE">
        <w:rPr>
          <w:webHidden/>
          <w:sz w:val="24"/>
          <w:szCs w:val="24"/>
        </w:rPr>
      </w:r>
      <w:r w:rsidRPr="007342BE">
        <w:rPr>
          <w:webHidden/>
          <w:sz w:val="24"/>
          <w:szCs w:val="24"/>
        </w:rPr>
        <w:fldChar w:fldCharType="separate"/>
      </w:r>
      <w:ins w:id="88" w:author="Haider Alhabibi" w:date="2022-02-17T16:57:00Z">
        <w:r w:rsidRPr="007342BE">
          <w:rPr>
            <w:webHidden/>
            <w:sz w:val="24"/>
            <w:szCs w:val="24"/>
          </w:rPr>
          <w:t>9</w:t>
        </w:r>
        <w:r w:rsidRPr="007342BE">
          <w:rPr>
            <w:webHidden/>
            <w:sz w:val="24"/>
            <w:szCs w:val="24"/>
          </w:rPr>
          <w:fldChar w:fldCharType="end"/>
        </w:r>
        <w:r w:rsidRPr="007342BE">
          <w:rPr>
            <w:rStyle w:val="Hyperlink"/>
            <w:sz w:val="24"/>
            <w:szCs w:val="24"/>
          </w:rPr>
          <w:fldChar w:fldCharType="end"/>
        </w:r>
      </w:ins>
    </w:p>
    <w:p w14:paraId="78A1E8E7" w14:textId="56F43C32" w:rsidR="00B54641" w:rsidRPr="007342BE" w:rsidRDefault="00B54641" w:rsidP="00914172">
      <w:pPr>
        <w:pStyle w:val="TOC3"/>
        <w:rPr>
          <w:ins w:id="89" w:author="Haider Alhabibi" w:date="2022-02-17T16:57:00Z"/>
          <w:rFonts w:eastAsiaTheme="minorEastAsia"/>
          <w:color w:val="auto"/>
          <w:sz w:val="24"/>
          <w:szCs w:val="24"/>
        </w:rPr>
      </w:pPr>
      <w:ins w:id="90"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"_Toc96009477"</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2.3.5</w:t>
        </w:r>
        <w:r w:rsidRPr="007342BE">
          <w:rPr>
            <w:rFonts w:eastAsiaTheme="minorEastAsia"/>
            <w:color w:val="auto"/>
            <w:sz w:val="24"/>
            <w:szCs w:val="24"/>
          </w:rPr>
          <w:tab/>
        </w:r>
        <w:r w:rsidRPr="007342BE">
          <w:rPr>
            <w:rStyle w:val="Hyperlink"/>
            <w:sz w:val="24"/>
            <w:szCs w:val="24"/>
          </w:rPr>
          <w:t>Urgent or Emergency "Patch" Modifications to RG Versioning Procedures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_Toc96009477 \h </w:instrText>
        </w:r>
      </w:ins>
      <w:r w:rsidRPr="007342BE">
        <w:rPr>
          <w:webHidden/>
          <w:sz w:val="24"/>
          <w:szCs w:val="24"/>
        </w:rPr>
      </w:r>
      <w:r w:rsidRPr="007342BE">
        <w:rPr>
          <w:webHidden/>
          <w:sz w:val="24"/>
          <w:szCs w:val="24"/>
        </w:rPr>
        <w:fldChar w:fldCharType="separate"/>
      </w:r>
      <w:ins w:id="91" w:author="Haider Alhabibi" w:date="2022-02-17T16:57:00Z">
        <w:r w:rsidRPr="007342BE">
          <w:rPr>
            <w:webHidden/>
            <w:sz w:val="24"/>
            <w:szCs w:val="24"/>
          </w:rPr>
          <w:t>9</w:t>
        </w:r>
        <w:r w:rsidRPr="007342BE">
          <w:rPr>
            <w:webHidden/>
            <w:sz w:val="24"/>
            <w:szCs w:val="24"/>
          </w:rPr>
          <w:fldChar w:fldCharType="end"/>
        </w:r>
        <w:r w:rsidRPr="007342BE">
          <w:rPr>
            <w:rStyle w:val="Hyperlink"/>
            <w:sz w:val="24"/>
            <w:szCs w:val="24"/>
          </w:rPr>
          <w:fldChar w:fldCharType="end"/>
        </w:r>
      </w:ins>
    </w:p>
    <w:p w14:paraId="7670D675" w14:textId="61F889DF" w:rsidR="00B54641" w:rsidRPr="007342BE" w:rsidRDefault="00B54641">
      <w:pPr>
        <w:pStyle w:val="TOC4"/>
        <w:rPr>
          <w:ins w:id="92" w:author="Haider Alhabibi" w:date="2022-02-17T16:57:00Z"/>
          <w:rFonts w:ascii="Tahoma" w:eastAsiaTheme="minorEastAsia" w:hAnsi="Tahoma" w:cs="Tahoma"/>
          <w:noProof/>
          <w:color w:val="auto"/>
          <w:sz w:val="24"/>
          <w:szCs w:val="24"/>
        </w:rPr>
      </w:pPr>
      <w:ins w:id="93"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"_Toc96009478"</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2.3.5.1</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Modification of the Scope of a Version in the Development Stage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_Toc96009478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94" w:author="Haider Alhabibi" w:date="2022-02-17T16:57:00Z">
        <w:r w:rsidRPr="007342BE">
          <w:rPr>
            <w:rFonts w:ascii="Tahoma" w:hAnsi="Tahoma" w:cs="Tahoma"/>
            <w:noProof/>
            <w:webHidden/>
            <w:sz w:val="24"/>
            <w:szCs w:val="24"/>
          </w:rPr>
          <w:t>10</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61E0401C" w14:textId="3084ECC3" w:rsidR="00B54641" w:rsidRPr="007342BE" w:rsidRDefault="00B54641">
      <w:pPr>
        <w:pStyle w:val="TOC4"/>
        <w:rPr>
          <w:ins w:id="95" w:author="Haider Alhabibi" w:date="2022-02-17T16:57:00Z"/>
          <w:rFonts w:ascii="Tahoma" w:eastAsiaTheme="minorEastAsia" w:hAnsi="Tahoma" w:cs="Tahoma"/>
          <w:noProof/>
          <w:color w:val="auto"/>
          <w:sz w:val="24"/>
          <w:szCs w:val="24"/>
        </w:rPr>
      </w:pPr>
      <w:ins w:id="96"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"_Toc96009479"</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2.3.5.2</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Modification of the Scope of a Version in the Testing Stage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_Toc96009479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97" w:author="Haider Alhabibi" w:date="2022-02-17T16:57:00Z">
        <w:r w:rsidRPr="007342BE">
          <w:rPr>
            <w:rFonts w:ascii="Tahoma" w:hAnsi="Tahoma" w:cs="Tahoma"/>
            <w:noProof/>
            <w:webHidden/>
            <w:sz w:val="24"/>
            <w:szCs w:val="24"/>
          </w:rPr>
          <w:t>10</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73086AE1" w14:textId="409F7138" w:rsidR="00B54641" w:rsidRPr="007342BE" w:rsidRDefault="00B54641">
      <w:pPr>
        <w:pStyle w:val="TOC4"/>
        <w:rPr>
          <w:ins w:id="98" w:author="Haider Alhabibi" w:date="2022-02-17T16:57:00Z"/>
          <w:rFonts w:ascii="Tahoma" w:eastAsiaTheme="minorEastAsia" w:hAnsi="Tahoma" w:cs="Tahoma"/>
          <w:noProof/>
          <w:color w:val="auto"/>
          <w:sz w:val="24"/>
          <w:szCs w:val="24"/>
        </w:rPr>
      </w:pPr>
      <w:ins w:id="99"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"_Toc96009480"</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2.3.5.3</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Deploying an Emergency "Patch" to a Version in the Production Stage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_Toc96009480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00" w:author="Haider Alhabibi" w:date="2022-02-17T16:57:00Z">
        <w:r w:rsidRPr="007342BE">
          <w:rPr>
            <w:rFonts w:ascii="Tahoma" w:hAnsi="Tahoma" w:cs="Tahoma"/>
            <w:noProof/>
            <w:webHidden/>
            <w:sz w:val="24"/>
            <w:szCs w:val="24"/>
          </w:rPr>
          <w:t>11</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24F92B7B" w14:textId="1DB51FAC" w:rsidR="00B54641" w:rsidRPr="007342BE" w:rsidRDefault="00B54641">
      <w:pPr>
        <w:pStyle w:val="TOC4"/>
        <w:rPr>
          <w:ins w:id="101" w:author="Haider Alhabibi" w:date="2022-02-17T16:57:00Z"/>
          <w:rFonts w:ascii="Tahoma" w:eastAsiaTheme="minorEastAsia" w:hAnsi="Tahoma" w:cs="Tahoma"/>
          <w:noProof/>
          <w:color w:val="auto"/>
          <w:sz w:val="24"/>
          <w:szCs w:val="24"/>
        </w:rPr>
      </w:pPr>
      <w:ins w:id="102"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"_Toc96009481"</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2.3.5.4</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Patches to RG software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_Toc96009481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03" w:author="Haider Alhabibi" w:date="2022-02-17T16:57:00Z">
        <w:r w:rsidRPr="007342BE">
          <w:rPr>
            <w:rFonts w:ascii="Tahoma" w:hAnsi="Tahoma" w:cs="Tahoma"/>
            <w:noProof/>
            <w:webHidden/>
            <w:sz w:val="24"/>
            <w:szCs w:val="24"/>
          </w:rPr>
          <w:t>12</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0605DD56" w14:textId="4E18FBF4" w:rsidR="00B54641" w:rsidRPr="007342BE" w:rsidRDefault="00B54641">
      <w:pPr>
        <w:pStyle w:val="TOC4"/>
        <w:rPr>
          <w:ins w:id="104" w:author="Haider Alhabibi" w:date="2022-02-17T16:57:00Z"/>
          <w:rFonts w:ascii="Tahoma" w:eastAsiaTheme="minorEastAsia" w:hAnsi="Tahoma" w:cs="Tahoma"/>
          <w:noProof/>
          <w:color w:val="auto"/>
          <w:sz w:val="24"/>
          <w:szCs w:val="24"/>
        </w:rPr>
      </w:pPr>
      <w:ins w:id="105"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"_Toc96009482"</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2.3.5.5</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Patches to Data Registry Software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_Toc96009482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06" w:author="Haider Alhabibi" w:date="2022-02-17T16:57:00Z">
        <w:r w:rsidRPr="007342BE">
          <w:rPr>
            <w:rFonts w:ascii="Tahoma" w:hAnsi="Tahoma" w:cs="Tahoma"/>
            <w:noProof/>
            <w:webHidden/>
            <w:sz w:val="24"/>
            <w:szCs w:val="24"/>
          </w:rPr>
          <w:t>12</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2A08E2F1" w14:textId="7EA66E5D" w:rsidR="00B54641" w:rsidRPr="007342BE" w:rsidRDefault="00B54641" w:rsidP="00672405">
      <w:pPr>
        <w:pStyle w:val="TOC2"/>
        <w:rPr>
          <w:ins w:id="107" w:author="Haider Alhabibi" w:date="2022-02-17T16:57:00Z"/>
          <w:rFonts w:eastAsiaTheme="minorEastAsia"/>
          <w:noProof/>
          <w:color w:val="auto"/>
        </w:rPr>
      </w:pPr>
      <w:ins w:id="108"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"_Toc96009483"</w:instrText>
        </w:r>
        <w:r w:rsidRPr="007342BE">
          <w:rPr>
            <w:rStyle w:val="Hyperlink"/>
            <w:noProof/>
          </w:rPr>
          <w:instrText xml:space="preserve"> </w:instrText>
        </w:r>
        <w:r w:rsidRPr="007342BE">
          <w:rPr>
            <w:rStyle w:val="Hyperlink"/>
            <w:noProof/>
          </w:rPr>
          <w:fldChar w:fldCharType="separate"/>
        </w:r>
        <w:r w:rsidRPr="007342BE">
          <w:rPr>
            <w:rStyle w:val="Hyperlink"/>
            <w:noProof/>
            <w:lang w:val="fr-FR"/>
          </w:rPr>
          <w:t>2.4</w:t>
        </w:r>
        <w:r w:rsidRPr="007342BE">
          <w:rPr>
            <w:rFonts w:eastAsiaTheme="minorEastAsia"/>
            <w:noProof/>
            <w:color w:val="auto"/>
          </w:rPr>
          <w:tab/>
        </w:r>
        <w:r w:rsidRPr="007342BE">
          <w:rPr>
            <w:rStyle w:val="Hyperlink"/>
            <w:noProof/>
            <w:lang w:val="fr-FR"/>
          </w:rPr>
          <w:t>Compliance Document Design Files (Appendix A)</w:t>
        </w:r>
        <w:r w:rsidRPr="007342BE">
          <w:rPr>
            <w:noProof/>
            <w:webHidden/>
          </w:rPr>
          <w:tab/>
        </w:r>
        <w:r w:rsidRPr="007342BE">
          <w:rPr>
            <w:noProof/>
            <w:webHidden/>
          </w:rPr>
          <w:fldChar w:fldCharType="begin"/>
        </w:r>
        <w:r w:rsidRPr="007342BE">
          <w:rPr>
            <w:noProof/>
            <w:webHidden/>
          </w:rPr>
          <w:instrText xml:space="preserve"> PAGEREF _Toc96009483 \h </w:instrText>
        </w:r>
      </w:ins>
      <w:r w:rsidRPr="007342BE">
        <w:rPr>
          <w:noProof/>
          <w:webHidden/>
        </w:rPr>
      </w:r>
      <w:r w:rsidRPr="007342BE">
        <w:rPr>
          <w:noProof/>
          <w:webHidden/>
        </w:rPr>
        <w:fldChar w:fldCharType="separate"/>
      </w:r>
      <w:ins w:id="109" w:author="Haider Alhabibi" w:date="2022-02-17T16:57:00Z">
        <w:r w:rsidRPr="007342BE">
          <w:rPr>
            <w:noProof/>
            <w:webHidden/>
          </w:rPr>
          <w:t>13</w:t>
        </w:r>
        <w:r w:rsidRPr="007342BE">
          <w:rPr>
            <w:noProof/>
            <w:webHidden/>
          </w:rPr>
          <w:fldChar w:fldCharType="end"/>
        </w:r>
        <w:r w:rsidRPr="007342BE">
          <w:rPr>
            <w:rStyle w:val="Hyperlink"/>
            <w:noProof/>
          </w:rPr>
          <w:fldChar w:fldCharType="end"/>
        </w:r>
      </w:ins>
    </w:p>
    <w:p w14:paraId="31F701F5" w14:textId="050786C5" w:rsidR="00B54641" w:rsidRPr="007342BE" w:rsidRDefault="00B54641" w:rsidP="00914172">
      <w:pPr>
        <w:pStyle w:val="TOC3"/>
        <w:rPr>
          <w:ins w:id="110" w:author="Haider Alhabibi" w:date="2022-02-17T16:57:00Z"/>
          <w:rFonts w:eastAsiaTheme="minorEastAsia"/>
          <w:color w:val="auto"/>
          <w:sz w:val="24"/>
          <w:szCs w:val="24"/>
        </w:rPr>
      </w:pPr>
      <w:ins w:id="111"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"_Toc96009484"</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2.4.1</w:t>
        </w:r>
        <w:r w:rsidRPr="007342BE">
          <w:rPr>
            <w:rFonts w:eastAsiaTheme="minorEastAsia"/>
            <w:color w:val="auto"/>
            <w:sz w:val="24"/>
            <w:szCs w:val="24"/>
          </w:rPr>
          <w:tab/>
        </w:r>
        <w:r w:rsidRPr="007342BE">
          <w:rPr>
            <w:rStyle w:val="Hyperlink"/>
            <w:sz w:val="24"/>
            <w:szCs w:val="24"/>
          </w:rPr>
          <w:t>Graphical Layout</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_Toc96009484 \h </w:instrText>
        </w:r>
      </w:ins>
      <w:r w:rsidRPr="007342BE">
        <w:rPr>
          <w:webHidden/>
          <w:sz w:val="24"/>
          <w:szCs w:val="24"/>
        </w:rPr>
      </w:r>
      <w:r w:rsidRPr="007342BE">
        <w:rPr>
          <w:webHidden/>
          <w:sz w:val="24"/>
          <w:szCs w:val="24"/>
        </w:rPr>
        <w:fldChar w:fldCharType="separate"/>
      </w:r>
      <w:ins w:id="112" w:author="Haider Alhabibi" w:date="2022-02-17T16:57:00Z">
        <w:r w:rsidRPr="007342BE">
          <w:rPr>
            <w:webHidden/>
            <w:sz w:val="24"/>
            <w:szCs w:val="24"/>
          </w:rPr>
          <w:t>14</w:t>
        </w:r>
        <w:r w:rsidRPr="007342BE">
          <w:rPr>
            <w:webHidden/>
            <w:sz w:val="24"/>
            <w:szCs w:val="24"/>
          </w:rPr>
          <w:fldChar w:fldCharType="end"/>
        </w:r>
        <w:r w:rsidRPr="007342BE">
          <w:rPr>
            <w:rStyle w:val="Hyperlink"/>
            <w:sz w:val="24"/>
            <w:szCs w:val="24"/>
          </w:rPr>
          <w:fldChar w:fldCharType="end"/>
        </w:r>
      </w:ins>
    </w:p>
    <w:p w14:paraId="6C12D5A4" w14:textId="0E7B0EFA" w:rsidR="00B54641" w:rsidRPr="007342BE" w:rsidRDefault="00B54641" w:rsidP="00914172">
      <w:pPr>
        <w:pStyle w:val="TOC3"/>
        <w:rPr>
          <w:ins w:id="113" w:author="Haider Alhabibi" w:date="2022-02-17T16:57:00Z"/>
          <w:rFonts w:eastAsiaTheme="minorEastAsia"/>
          <w:color w:val="auto"/>
          <w:sz w:val="24"/>
          <w:szCs w:val="24"/>
        </w:rPr>
      </w:pPr>
      <w:ins w:id="114"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"_Toc96009485"</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2.4.2</w:t>
        </w:r>
        <w:r w:rsidRPr="007342BE">
          <w:rPr>
            <w:rFonts w:eastAsiaTheme="minorEastAsia"/>
            <w:color w:val="auto"/>
            <w:sz w:val="24"/>
            <w:szCs w:val="24"/>
          </w:rPr>
          <w:tab/>
        </w:r>
        <w:r w:rsidRPr="007342BE">
          <w:rPr>
            <w:rStyle w:val="Hyperlink"/>
            <w:sz w:val="24"/>
            <w:szCs w:val="24"/>
          </w:rPr>
          <w:t>User Instructions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_Toc96009485 \h </w:instrText>
        </w:r>
      </w:ins>
      <w:r w:rsidRPr="007342BE">
        <w:rPr>
          <w:webHidden/>
          <w:sz w:val="24"/>
          <w:szCs w:val="24"/>
        </w:rPr>
      </w:r>
      <w:r w:rsidRPr="007342BE">
        <w:rPr>
          <w:webHidden/>
          <w:sz w:val="24"/>
          <w:szCs w:val="24"/>
        </w:rPr>
        <w:fldChar w:fldCharType="separate"/>
      </w:r>
      <w:ins w:id="115" w:author="Haider Alhabibi" w:date="2022-02-17T16:57:00Z">
        <w:r w:rsidRPr="007342BE">
          <w:rPr>
            <w:webHidden/>
            <w:sz w:val="24"/>
            <w:szCs w:val="24"/>
          </w:rPr>
          <w:t>14</w:t>
        </w:r>
        <w:r w:rsidRPr="007342BE">
          <w:rPr>
            <w:webHidden/>
            <w:sz w:val="24"/>
            <w:szCs w:val="24"/>
          </w:rPr>
          <w:fldChar w:fldCharType="end"/>
        </w:r>
        <w:r w:rsidRPr="007342BE">
          <w:rPr>
            <w:rStyle w:val="Hyperlink"/>
            <w:sz w:val="24"/>
            <w:szCs w:val="24"/>
          </w:rPr>
          <w:fldChar w:fldCharType="end"/>
        </w:r>
      </w:ins>
    </w:p>
    <w:p w14:paraId="299AD2EA" w14:textId="0397FFDA" w:rsidR="00B54641" w:rsidRPr="007342BE" w:rsidRDefault="00B54641" w:rsidP="00914172">
      <w:pPr>
        <w:pStyle w:val="TOC3"/>
        <w:rPr>
          <w:ins w:id="116" w:author="Haider Alhabibi" w:date="2022-02-17T16:57:00Z"/>
          <w:rFonts w:eastAsiaTheme="minorEastAsia"/>
          <w:color w:val="auto"/>
          <w:sz w:val="24"/>
          <w:szCs w:val="24"/>
        </w:rPr>
      </w:pPr>
      <w:ins w:id="117"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"_Toc96009486"</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2.4.3</w:t>
        </w:r>
        <w:r w:rsidRPr="007342BE">
          <w:rPr>
            <w:rFonts w:eastAsiaTheme="minorEastAsia"/>
            <w:color w:val="auto"/>
            <w:sz w:val="24"/>
            <w:szCs w:val="24"/>
          </w:rPr>
          <w:tab/>
        </w:r>
        <w:r w:rsidRPr="007342BE">
          <w:rPr>
            <w:rStyle w:val="Hyperlink"/>
            <w:sz w:val="24"/>
            <w:szCs w:val="24"/>
          </w:rPr>
          <w:t>Data Field Definitions and Calculations (Pseudocode)</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_Toc96009486 \h </w:instrText>
        </w:r>
      </w:ins>
      <w:r w:rsidRPr="007342BE">
        <w:rPr>
          <w:webHidden/>
          <w:sz w:val="24"/>
          <w:szCs w:val="24"/>
        </w:rPr>
      </w:r>
      <w:r w:rsidRPr="007342BE">
        <w:rPr>
          <w:webHidden/>
          <w:sz w:val="24"/>
          <w:szCs w:val="24"/>
        </w:rPr>
        <w:fldChar w:fldCharType="separate"/>
      </w:r>
      <w:ins w:id="118" w:author="Haider Alhabibi" w:date="2022-02-17T16:57:00Z">
        <w:r w:rsidRPr="007342BE">
          <w:rPr>
            <w:webHidden/>
            <w:sz w:val="24"/>
            <w:szCs w:val="24"/>
          </w:rPr>
          <w:t>14</w:t>
        </w:r>
        <w:r w:rsidRPr="007342BE">
          <w:rPr>
            <w:webHidden/>
            <w:sz w:val="24"/>
            <w:szCs w:val="24"/>
          </w:rPr>
          <w:fldChar w:fldCharType="end"/>
        </w:r>
        <w:r w:rsidRPr="007342BE">
          <w:rPr>
            <w:rStyle w:val="Hyperlink"/>
            <w:sz w:val="24"/>
            <w:szCs w:val="24"/>
          </w:rPr>
          <w:fldChar w:fldCharType="end"/>
        </w:r>
      </w:ins>
    </w:p>
    <w:p w14:paraId="339A28DC" w14:textId="3A7D3C9C" w:rsidR="00B54641" w:rsidRPr="007342BE" w:rsidRDefault="00B54641" w:rsidP="00914172">
      <w:pPr>
        <w:pStyle w:val="TOC3"/>
        <w:rPr>
          <w:ins w:id="119" w:author="Haider Alhabibi" w:date="2022-02-17T16:57:00Z"/>
          <w:rFonts w:eastAsiaTheme="minorEastAsia"/>
          <w:color w:val="auto"/>
          <w:sz w:val="24"/>
          <w:szCs w:val="24"/>
        </w:rPr>
      </w:pPr>
      <w:ins w:id="120" w:author="Haider Alhabibi" w:date="2022-02-17T16:57:00Z">
        <w:r w:rsidRPr="007342BE">
          <w:rPr>
            <w:rStyle w:val="Hyperlink"/>
            <w:sz w:val="24"/>
            <w:szCs w:val="24"/>
          </w:rPr>
          <w:lastRenderedPageBreak/>
          <w:fldChar w:fldCharType="begin"/>
        </w:r>
        <w:r w:rsidRPr="007342BE">
          <w:rPr>
            <w:rStyle w:val="Hyperlink"/>
            <w:sz w:val="24"/>
            <w:szCs w:val="24"/>
          </w:rPr>
          <w:instrText xml:space="preserve"> </w:instrText>
        </w:r>
        <w:r w:rsidRPr="007342BE">
          <w:rPr>
            <w:sz w:val="24"/>
            <w:szCs w:val="24"/>
          </w:rPr>
          <w:instrText>HYPERLINK \l "_Toc96009487"</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2.4.4</w:t>
        </w:r>
        <w:r w:rsidRPr="007342BE">
          <w:rPr>
            <w:rFonts w:eastAsiaTheme="minorEastAsia"/>
            <w:color w:val="auto"/>
            <w:sz w:val="24"/>
            <w:szCs w:val="24"/>
          </w:rPr>
          <w:tab/>
        </w:r>
        <w:r w:rsidRPr="007342BE">
          <w:rPr>
            <w:rStyle w:val="Hyperlink"/>
            <w:sz w:val="24"/>
            <w:szCs w:val="24"/>
          </w:rPr>
          <w:t>Low-Rise Multifamily Documents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_Toc96009487 \h </w:instrText>
        </w:r>
      </w:ins>
      <w:r w:rsidRPr="007342BE">
        <w:rPr>
          <w:webHidden/>
          <w:sz w:val="24"/>
          <w:szCs w:val="24"/>
        </w:rPr>
      </w:r>
      <w:r w:rsidRPr="007342BE">
        <w:rPr>
          <w:webHidden/>
          <w:sz w:val="24"/>
          <w:szCs w:val="24"/>
        </w:rPr>
        <w:fldChar w:fldCharType="separate"/>
      </w:r>
      <w:ins w:id="121" w:author="Haider Alhabibi" w:date="2022-02-17T16:57:00Z">
        <w:r w:rsidRPr="007342BE">
          <w:rPr>
            <w:webHidden/>
            <w:sz w:val="24"/>
            <w:szCs w:val="24"/>
          </w:rPr>
          <w:t>14</w:t>
        </w:r>
        <w:r w:rsidRPr="007342BE">
          <w:rPr>
            <w:webHidden/>
            <w:sz w:val="24"/>
            <w:szCs w:val="24"/>
          </w:rPr>
          <w:fldChar w:fldCharType="end"/>
        </w:r>
        <w:r w:rsidRPr="007342BE">
          <w:rPr>
            <w:rStyle w:val="Hyperlink"/>
            <w:sz w:val="24"/>
            <w:szCs w:val="24"/>
          </w:rPr>
          <w:fldChar w:fldCharType="end"/>
        </w:r>
      </w:ins>
    </w:p>
    <w:p w14:paraId="3C1E4F32" w14:textId="175495D0" w:rsidR="00B54641" w:rsidRPr="007342BE" w:rsidRDefault="00B54641" w:rsidP="00914172">
      <w:pPr>
        <w:pStyle w:val="TOC3"/>
        <w:rPr>
          <w:ins w:id="122" w:author="Haider Alhabibi" w:date="2022-02-17T16:57:00Z"/>
          <w:rFonts w:eastAsiaTheme="minorEastAsia"/>
          <w:color w:val="auto"/>
          <w:sz w:val="24"/>
          <w:szCs w:val="24"/>
        </w:rPr>
      </w:pPr>
      <w:ins w:id="123"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"_Toc96009488"</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2.4.5</w:t>
        </w:r>
        <w:r w:rsidRPr="007342BE">
          <w:rPr>
            <w:rFonts w:eastAsiaTheme="minorEastAsia"/>
            <w:color w:val="auto"/>
            <w:sz w:val="24"/>
            <w:szCs w:val="24"/>
          </w:rPr>
          <w:tab/>
        </w:r>
        <w:r w:rsidRPr="007342BE">
          <w:rPr>
            <w:rStyle w:val="Hyperlink"/>
            <w:sz w:val="24"/>
            <w:szCs w:val="24"/>
          </w:rPr>
          <w:t>Versioning</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_Toc96009488 \h </w:instrText>
        </w:r>
      </w:ins>
      <w:r w:rsidRPr="007342BE">
        <w:rPr>
          <w:webHidden/>
          <w:sz w:val="24"/>
          <w:szCs w:val="24"/>
        </w:rPr>
      </w:r>
      <w:r w:rsidRPr="007342BE">
        <w:rPr>
          <w:webHidden/>
          <w:sz w:val="24"/>
          <w:szCs w:val="24"/>
        </w:rPr>
        <w:fldChar w:fldCharType="separate"/>
      </w:r>
      <w:ins w:id="124" w:author="Haider Alhabibi" w:date="2022-02-17T16:57:00Z">
        <w:r w:rsidRPr="007342BE">
          <w:rPr>
            <w:webHidden/>
            <w:sz w:val="24"/>
            <w:szCs w:val="24"/>
          </w:rPr>
          <w:t>15</w:t>
        </w:r>
        <w:r w:rsidRPr="007342BE">
          <w:rPr>
            <w:webHidden/>
            <w:sz w:val="24"/>
            <w:szCs w:val="24"/>
          </w:rPr>
          <w:fldChar w:fldCharType="end"/>
        </w:r>
        <w:r w:rsidRPr="007342BE">
          <w:rPr>
            <w:rStyle w:val="Hyperlink"/>
            <w:sz w:val="24"/>
            <w:szCs w:val="24"/>
          </w:rPr>
          <w:fldChar w:fldCharType="end"/>
        </w:r>
      </w:ins>
    </w:p>
    <w:p w14:paraId="71D111BE" w14:textId="564200B2" w:rsidR="00B54641" w:rsidRPr="007342BE" w:rsidRDefault="00B54641" w:rsidP="00672405">
      <w:pPr>
        <w:pStyle w:val="TOC2"/>
        <w:rPr>
          <w:ins w:id="125" w:author="Haider Alhabibi" w:date="2022-02-17T16:57:00Z"/>
          <w:rFonts w:eastAsiaTheme="minorEastAsia"/>
          <w:noProof/>
          <w:color w:val="auto"/>
        </w:rPr>
      </w:pPr>
      <w:ins w:id="126"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"_Toc96009489"</w:instrText>
        </w:r>
        <w:r w:rsidRPr="007342BE">
          <w:rPr>
            <w:rStyle w:val="Hyperlink"/>
            <w:noProof/>
          </w:rPr>
          <w:instrText xml:space="preserve"> </w:instrText>
        </w:r>
        <w:r w:rsidRPr="007342BE">
          <w:rPr>
            <w:rStyle w:val="Hyperlink"/>
            <w:noProof/>
          </w:rPr>
          <w:fldChar w:fldCharType="separate"/>
        </w:r>
        <w:r w:rsidRPr="007342BE">
          <w:rPr>
            <w:rStyle w:val="Hyperlink"/>
            <w:noProof/>
          </w:rPr>
          <w:t>2.5</w:t>
        </w:r>
        <w:r w:rsidRPr="007342BE">
          <w:rPr>
            <w:rFonts w:eastAsiaTheme="minorEastAsia"/>
            <w:noProof/>
            <w:color w:val="auto"/>
          </w:rPr>
          <w:tab/>
        </w:r>
        <w:r w:rsidRPr="007342BE">
          <w:rPr>
            <w:rStyle w:val="Hyperlink"/>
            <w:noProof/>
          </w:rPr>
          <w:t>Compliance Document XML Schemas (XSD) (Appendix B)</w:t>
        </w:r>
        <w:r w:rsidRPr="007342BE">
          <w:rPr>
            <w:noProof/>
            <w:webHidden/>
          </w:rPr>
          <w:tab/>
        </w:r>
        <w:r w:rsidRPr="007342BE">
          <w:rPr>
            <w:noProof/>
            <w:webHidden/>
          </w:rPr>
          <w:fldChar w:fldCharType="begin"/>
        </w:r>
        <w:r w:rsidRPr="007342BE">
          <w:rPr>
            <w:noProof/>
            <w:webHidden/>
          </w:rPr>
          <w:instrText xml:space="preserve"> PAGEREF _Toc96009489 \h </w:instrText>
        </w:r>
      </w:ins>
      <w:r w:rsidRPr="007342BE">
        <w:rPr>
          <w:noProof/>
          <w:webHidden/>
        </w:rPr>
      </w:r>
      <w:r w:rsidRPr="007342BE">
        <w:rPr>
          <w:noProof/>
          <w:webHidden/>
        </w:rPr>
        <w:fldChar w:fldCharType="separate"/>
      </w:r>
      <w:ins w:id="127" w:author="Haider Alhabibi" w:date="2022-02-17T16:57:00Z">
        <w:r w:rsidRPr="007342BE">
          <w:rPr>
            <w:noProof/>
            <w:webHidden/>
          </w:rPr>
          <w:t>15</w:t>
        </w:r>
        <w:r w:rsidRPr="007342BE">
          <w:rPr>
            <w:noProof/>
            <w:webHidden/>
          </w:rPr>
          <w:fldChar w:fldCharType="end"/>
        </w:r>
        <w:r w:rsidRPr="007342BE">
          <w:rPr>
            <w:rStyle w:val="Hyperlink"/>
            <w:noProof/>
          </w:rPr>
          <w:fldChar w:fldCharType="end"/>
        </w:r>
      </w:ins>
    </w:p>
    <w:p w14:paraId="7CA2AB64" w14:textId="4171F451" w:rsidR="00B54641" w:rsidRPr="007342BE" w:rsidRDefault="00B54641" w:rsidP="00914172">
      <w:pPr>
        <w:pStyle w:val="TOC3"/>
        <w:rPr>
          <w:ins w:id="128" w:author="Haider Alhabibi" w:date="2022-02-17T16:57:00Z"/>
          <w:rFonts w:eastAsiaTheme="minorEastAsia"/>
          <w:color w:val="auto"/>
          <w:sz w:val="24"/>
          <w:szCs w:val="24"/>
        </w:rPr>
      </w:pPr>
      <w:ins w:id="129"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"_Toc96009490"</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2.5.1</w:t>
        </w:r>
        <w:r w:rsidRPr="007342BE">
          <w:rPr>
            <w:rFonts w:eastAsiaTheme="minorEastAsia"/>
            <w:color w:val="auto"/>
            <w:sz w:val="24"/>
            <w:szCs w:val="24"/>
          </w:rPr>
          <w:tab/>
        </w:r>
        <w:r w:rsidRPr="007342BE">
          <w:rPr>
            <w:rStyle w:val="Hyperlink"/>
            <w:sz w:val="24"/>
            <w:szCs w:val="24"/>
          </w:rPr>
          <w:t>SharePoint Schema Lists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_Toc96009490 \h </w:instrText>
        </w:r>
      </w:ins>
      <w:r w:rsidRPr="007342BE">
        <w:rPr>
          <w:webHidden/>
          <w:sz w:val="24"/>
          <w:szCs w:val="24"/>
        </w:rPr>
      </w:r>
      <w:r w:rsidRPr="007342BE">
        <w:rPr>
          <w:webHidden/>
          <w:sz w:val="24"/>
          <w:szCs w:val="24"/>
        </w:rPr>
        <w:fldChar w:fldCharType="separate"/>
      </w:r>
      <w:ins w:id="130" w:author="Haider Alhabibi" w:date="2022-02-17T16:57:00Z">
        <w:r w:rsidRPr="007342BE">
          <w:rPr>
            <w:webHidden/>
            <w:sz w:val="24"/>
            <w:szCs w:val="24"/>
          </w:rPr>
          <w:t>16</w:t>
        </w:r>
        <w:r w:rsidRPr="007342BE">
          <w:rPr>
            <w:webHidden/>
            <w:sz w:val="24"/>
            <w:szCs w:val="24"/>
          </w:rPr>
          <w:fldChar w:fldCharType="end"/>
        </w:r>
        <w:r w:rsidRPr="007342BE">
          <w:rPr>
            <w:rStyle w:val="Hyperlink"/>
            <w:sz w:val="24"/>
            <w:szCs w:val="24"/>
          </w:rPr>
          <w:fldChar w:fldCharType="end"/>
        </w:r>
      </w:ins>
    </w:p>
    <w:p w14:paraId="079627D3" w14:textId="7C9F5817" w:rsidR="00B54641" w:rsidRPr="007342BE" w:rsidRDefault="00B54641">
      <w:pPr>
        <w:pStyle w:val="TOC4"/>
        <w:rPr>
          <w:ins w:id="131" w:author="Haider Alhabibi" w:date="2022-02-17T16:57:00Z"/>
          <w:rFonts w:ascii="Tahoma" w:eastAsiaTheme="minorEastAsia" w:hAnsi="Tahoma" w:cs="Tahoma"/>
          <w:noProof/>
          <w:color w:val="auto"/>
          <w:sz w:val="24"/>
          <w:szCs w:val="24"/>
        </w:rPr>
      </w:pPr>
      <w:ins w:id="132"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"_Toc96009491"</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2.5.1.1</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Purpose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_Toc96009491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33" w:author="Haider Alhabibi" w:date="2022-02-17T16:57:00Z">
        <w:r w:rsidRPr="007342BE">
          <w:rPr>
            <w:rFonts w:ascii="Tahoma" w:hAnsi="Tahoma" w:cs="Tahoma"/>
            <w:noProof/>
            <w:webHidden/>
            <w:sz w:val="24"/>
            <w:szCs w:val="24"/>
          </w:rPr>
          <w:t>16</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26826CF2" w14:textId="025261EC" w:rsidR="00B54641" w:rsidRPr="007342BE" w:rsidRDefault="00B54641">
      <w:pPr>
        <w:pStyle w:val="TOC4"/>
        <w:rPr>
          <w:ins w:id="134" w:author="Haider Alhabibi" w:date="2022-02-17T16:57:00Z"/>
          <w:rFonts w:ascii="Tahoma" w:eastAsiaTheme="minorEastAsia" w:hAnsi="Tahoma" w:cs="Tahoma"/>
          <w:noProof/>
          <w:color w:val="auto"/>
          <w:sz w:val="24"/>
          <w:szCs w:val="24"/>
        </w:rPr>
      </w:pPr>
      <w:ins w:id="135"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"_Toc96009492"</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2.5.1.2</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Versioning</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_Toc96009492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36" w:author="Haider Alhabibi" w:date="2022-02-17T16:57:00Z">
        <w:r w:rsidRPr="007342BE">
          <w:rPr>
            <w:rFonts w:ascii="Tahoma" w:hAnsi="Tahoma" w:cs="Tahoma"/>
            <w:noProof/>
            <w:webHidden/>
            <w:sz w:val="24"/>
            <w:szCs w:val="24"/>
          </w:rPr>
          <w:t>16</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749A4897" w14:textId="66D1A5E3" w:rsidR="00B54641" w:rsidRPr="007342BE" w:rsidRDefault="00B54641" w:rsidP="00914172">
      <w:pPr>
        <w:pStyle w:val="TOC3"/>
        <w:rPr>
          <w:ins w:id="137" w:author="Haider Alhabibi" w:date="2022-02-17T16:57:00Z"/>
          <w:rFonts w:eastAsiaTheme="minorEastAsia"/>
          <w:color w:val="auto"/>
          <w:sz w:val="24"/>
          <w:szCs w:val="24"/>
        </w:rPr>
      </w:pPr>
      <w:ins w:id="138"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"_Toc96009493"</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2.5.2</w:t>
        </w:r>
        <w:r w:rsidRPr="007342BE">
          <w:rPr>
            <w:rFonts w:eastAsiaTheme="minorEastAsia"/>
            <w:color w:val="auto"/>
            <w:sz w:val="24"/>
            <w:szCs w:val="24"/>
          </w:rPr>
          <w:tab/>
        </w:r>
        <w:r w:rsidRPr="007342BE">
          <w:rPr>
            <w:rStyle w:val="Hyperlink"/>
            <w:sz w:val="24"/>
            <w:szCs w:val="24"/>
          </w:rPr>
          <w:t>Schema Generation Microsoft Excel Workbooks and Macros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_Toc96009493 \h </w:instrText>
        </w:r>
      </w:ins>
      <w:r w:rsidRPr="007342BE">
        <w:rPr>
          <w:webHidden/>
          <w:sz w:val="24"/>
          <w:szCs w:val="24"/>
        </w:rPr>
      </w:r>
      <w:r w:rsidRPr="007342BE">
        <w:rPr>
          <w:webHidden/>
          <w:sz w:val="24"/>
          <w:szCs w:val="24"/>
        </w:rPr>
        <w:fldChar w:fldCharType="separate"/>
      </w:r>
      <w:ins w:id="139" w:author="Haider Alhabibi" w:date="2022-02-17T16:57:00Z">
        <w:r w:rsidRPr="007342BE">
          <w:rPr>
            <w:webHidden/>
            <w:sz w:val="24"/>
            <w:szCs w:val="24"/>
          </w:rPr>
          <w:t>16</w:t>
        </w:r>
        <w:r w:rsidRPr="007342BE">
          <w:rPr>
            <w:webHidden/>
            <w:sz w:val="24"/>
            <w:szCs w:val="24"/>
          </w:rPr>
          <w:fldChar w:fldCharType="end"/>
        </w:r>
        <w:r w:rsidRPr="007342BE">
          <w:rPr>
            <w:rStyle w:val="Hyperlink"/>
            <w:sz w:val="24"/>
            <w:szCs w:val="24"/>
          </w:rPr>
          <w:fldChar w:fldCharType="end"/>
        </w:r>
      </w:ins>
    </w:p>
    <w:p w14:paraId="5DDFD066" w14:textId="3C207F31" w:rsidR="00B54641" w:rsidRPr="007342BE" w:rsidRDefault="00B54641">
      <w:pPr>
        <w:pStyle w:val="TOC4"/>
        <w:rPr>
          <w:ins w:id="140" w:author="Haider Alhabibi" w:date="2022-02-17T16:57:00Z"/>
          <w:rFonts w:ascii="Tahoma" w:eastAsiaTheme="minorEastAsia" w:hAnsi="Tahoma" w:cs="Tahoma"/>
          <w:noProof/>
          <w:color w:val="auto"/>
          <w:sz w:val="24"/>
          <w:szCs w:val="24"/>
        </w:rPr>
      </w:pPr>
      <w:ins w:id="141"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"_Toc96009494"</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2.5.2.1</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Purpose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_Toc96009494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42" w:author="Haider Alhabibi" w:date="2022-02-17T16:57:00Z">
        <w:r w:rsidRPr="007342BE">
          <w:rPr>
            <w:rFonts w:ascii="Tahoma" w:hAnsi="Tahoma" w:cs="Tahoma"/>
            <w:noProof/>
            <w:webHidden/>
            <w:sz w:val="24"/>
            <w:szCs w:val="24"/>
          </w:rPr>
          <w:t>16</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6E4AC985" w14:textId="700B26C7" w:rsidR="00B54641" w:rsidRPr="007342BE" w:rsidRDefault="00B54641">
      <w:pPr>
        <w:pStyle w:val="TOC4"/>
        <w:rPr>
          <w:ins w:id="143" w:author="Haider Alhabibi" w:date="2022-02-17T16:57:00Z"/>
          <w:rFonts w:ascii="Tahoma" w:eastAsiaTheme="minorEastAsia" w:hAnsi="Tahoma" w:cs="Tahoma"/>
          <w:noProof/>
          <w:color w:val="auto"/>
          <w:sz w:val="24"/>
          <w:szCs w:val="24"/>
        </w:rPr>
      </w:pPr>
      <w:ins w:id="144"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"_Toc96009495"</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2.5.2.2</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Versioning</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_Toc96009495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45" w:author="Haider Alhabibi" w:date="2022-02-17T16:57:00Z">
        <w:r w:rsidRPr="007342BE">
          <w:rPr>
            <w:rFonts w:ascii="Tahoma" w:hAnsi="Tahoma" w:cs="Tahoma"/>
            <w:noProof/>
            <w:webHidden/>
            <w:sz w:val="24"/>
            <w:szCs w:val="24"/>
          </w:rPr>
          <w:t>16</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4621E5CF" w14:textId="73EBD6BB" w:rsidR="00B54641" w:rsidRPr="007342BE" w:rsidRDefault="00B54641" w:rsidP="00914172">
      <w:pPr>
        <w:pStyle w:val="TOC3"/>
        <w:rPr>
          <w:ins w:id="146" w:author="Haider Alhabibi" w:date="2022-02-17T16:57:00Z"/>
          <w:rFonts w:eastAsiaTheme="minorEastAsia"/>
          <w:color w:val="auto"/>
          <w:sz w:val="24"/>
          <w:szCs w:val="24"/>
        </w:rPr>
      </w:pPr>
      <w:ins w:id="147"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"_Toc96009496"</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2.5.3</w:t>
        </w:r>
        <w:r w:rsidRPr="007342BE">
          <w:rPr>
            <w:rFonts w:eastAsiaTheme="minorEastAsia"/>
            <w:color w:val="auto"/>
            <w:sz w:val="24"/>
            <w:szCs w:val="24"/>
          </w:rPr>
          <w:tab/>
        </w:r>
        <w:r w:rsidRPr="007342BE">
          <w:rPr>
            <w:rStyle w:val="Hyperlink"/>
            <w:sz w:val="24"/>
            <w:szCs w:val="24"/>
          </w:rPr>
          <w:t>XML Schemas for SDD Base Set and Compliance Document Schemas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_Toc96009496 \h </w:instrText>
        </w:r>
      </w:ins>
      <w:r w:rsidRPr="007342BE">
        <w:rPr>
          <w:webHidden/>
          <w:sz w:val="24"/>
          <w:szCs w:val="24"/>
        </w:rPr>
      </w:r>
      <w:r w:rsidRPr="007342BE">
        <w:rPr>
          <w:webHidden/>
          <w:sz w:val="24"/>
          <w:szCs w:val="24"/>
        </w:rPr>
        <w:fldChar w:fldCharType="separate"/>
      </w:r>
      <w:ins w:id="148" w:author="Haider Alhabibi" w:date="2022-02-17T16:57:00Z">
        <w:r w:rsidRPr="007342BE">
          <w:rPr>
            <w:webHidden/>
            <w:sz w:val="24"/>
            <w:szCs w:val="24"/>
          </w:rPr>
          <w:t>17</w:t>
        </w:r>
        <w:r w:rsidRPr="007342BE">
          <w:rPr>
            <w:webHidden/>
            <w:sz w:val="24"/>
            <w:szCs w:val="24"/>
          </w:rPr>
          <w:fldChar w:fldCharType="end"/>
        </w:r>
        <w:r w:rsidRPr="007342BE">
          <w:rPr>
            <w:rStyle w:val="Hyperlink"/>
            <w:sz w:val="24"/>
            <w:szCs w:val="24"/>
          </w:rPr>
          <w:fldChar w:fldCharType="end"/>
        </w:r>
      </w:ins>
    </w:p>
    <w:p w14:paraId="1D79FEA8" w14:textId="62F45ABA" w:rsidR="00B54641" w:rsidRPr="007342BE" w:rsidRDefault="00B54641">
      <w:pPr>
        <w:pStyle w:val="TOC4"/>
        <w:rPr>
          <w:ins w:id="149" w:author="Haider Alhabibi" w:date="2022-02-17T16:57:00Z"/>
          <w:rFonts w:ascii="Tahoma" w:eastAsiaTheme="minorEastAsia" w:hAnsi="Tahoma" w:cs="Tahoma"/>
          <w:noProof/>
          <w:color w:val="auto"/>
          <w:sz w:val="24"/>
          <w:szCs w:val="24"/>
        </w:rPr>
      </w:pPr>
      <w:ins w:id="150"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"_Toc96009497"</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2.5.3.1</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Purpose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_Toc96009497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51" w:author="Haider Alhabibi" w:date="2022-02-17T16:57:00Z">
        <w:r w:rsidRPr="007342BE">
          <w:rPr>
            <w:rFonts w:ascii="Tahoma" w:hAnsi="Tahoma" w:cs="Tahoma"/>
            <w:noProof/>
            <w:webHidden/>
            <w:sz w:val="24"/>
            <w:szCs w:val="24"/>
          </w:rPr>
          <w:t>17</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6C2B3F4E" w14:textId="0D4DA959" w:rsidR="00B54641" w:rsidRPr="007342BE" w:rsidRDefault="00B54641">
      <w:pPr>
        <w:pStyle w:val="TOC4"/>
        <w:rPr>
          <w:ins w:id="152" w:author="Haider Alhabibi" w:date="2022-02-17T16:57:00Z"/>
          <w:rFonts w:ascii="Tahoma" w:eastAsiaTheme="minorEastAsia" w:hAnsi="Tahoma" w:cs="Tahoma"/>
          <w:noProof/>
          <w:color w:val="auto"/>
          <w:sz w:val="24"/>
          <w:szCs w:val="24"/>
        </w:rPr>
      </w:pPr>
      <w:ins w:id="153"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"_Toc96009498"</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2.5.3.2</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XML Schema Version Attribute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_Toc96009498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54" w:author="Haider Alhabibi" w:date="2022-02-17T16:57:00Z">
        <w:r w:rsidRPr="007342BE">
          <w:rPr>
            <w:rFonts w:ascii="Tahoma" w:hAnsi="Tahoma" w:cs="Tahoma"/>
            <w:noProof/>
            <w:webHidden/>
            <w:sz w:val="24"/>
            <w:szCs w:val="24"/>
          </w:rPr>
          <w:t>17</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52289017" w14:textId="6098893C" w:rsidR="00B54641" w:rsidRPr="007342BE" w:rsidRDefault="00B54641">
      <w:pPr>
        <w:pStyle w:val="TOC4"/>
        <w:rPr>
          <w:ins w:id="155" w:author="Haider Alhabibi" w:date="2022-02-17T16:57:00Z"/>
          <w:rFonts w:ascii="Tahoma" w:eastAsiaTheme="minorEastAsia" w:hAnsi="Tahoma" w:cs="Tahoma"/>
          <w:noProof/>
          <w:color w:val="auto"/>
          <w:sz w:val="24"/>
          <w:szCs w:val="24"/>
        </w:rPr>
      </w:pPr>
      <w:ins w:id="156"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"_Toc96009499"</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2.5.3.3</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Schema Generation Code Version</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_Toc96009499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57" w:author="Haider Alhabibi" w:date="2022-02-17T16:57:00Z">
        <w:r w:rsidRPr="007342BE">
          <w:rPr>
            <w:rFonts w:ascii="Tahoma" w:hAnsi="Tahoma" w:cs="Tahoma"/>
            <w:noProof/>
            <w:webHidden/>
            <w:sz w:val="24"/>
            <w:szCs w:val="24"/>
          </w:rPr>
          <w:t>17</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792CACD3" w14:textId="7289A49C" w:rsidR="00B54641" w:rsidRPr="007342BE" w:rsidRDefault="00B54641">
      <w:pPr>
        <w:pStyle w:val="TOC4"/>
        <w:rPr>
          <w:ins w:id="158" w:author="Haider Alhabibi" w:date="2022-02-17T16:57:00Z"/>
          <w:rFonts w:ascii="Tahoma" w:eastAsiaTheme="minorEastAsia" w:hAnsi="Tahoma" w:cs="Tahoma"/>
          <w:noProof/>
          <w:color w:val="auto"/>
          <w:sz w:val="24"/>
          <w:szCs w:val="24"/>
        </w:rPr>
      </w:pPr>
      <w:ins w:id="159"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"_Toc96009500"</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2.5.3.4</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Schema Versioning Procedures</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_Toc96009500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60" w:author="Haider Alhabibi" w:date="2022-02-17T16:57:00Z">
        <w:r w:rsidRPr="007342BE">
          <w:rPr>
            <w:rFonts w:ascii="Tahoma" w:hAnsi="Tahoma" w:cs="Tahoma"/>
            <w:noProof/>
            <w:webHidden/>
            <w:sz w:val="24"/>
            <w:szCs w:val="24"/>
          </w:rPr>
          <w:t>17</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41EF1F20" w14:textId="6463FEC7" w:rsidR="00B54641" w:rsidRPr="007342BE" w:rsidRDefault="00B54641">
      <w:pPr>
        <w:pStyle w:val="TOC4"/>
        <w:rPr>
          <w:ins w:id="161" w:author="Haider Alhabibi" w:date="2022-02-17T16:57:00Z"/>
          <w:rFonts w:ascii="Tahoma" w:eastAsiaTheme="minorEastAsia" w:hAnsi="Tahoma" w:cs="Tahoma"/>
          <w:noProof/>
          <w:color w:val="auto"/>
          <w:sz w:val="24"/>
          <w:szCs w:val="24"/>
        </w:rPr>
      </w:pPr>
      <w:ins w:id="162"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"_Toc96009501"</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2.5.3.5</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SVN Version Control</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_Toc96009501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63" w:author="Haider Alhabibi" w:date="2022-02-17T16:57:00Z">
        <w:r w:rsidRPr="007342BE">
          <w:rPr>
            <w:rFonts w:ascii="Tahoma" w:hAnsi="Tahoma" w:cs="Tahoma"/>
            <w:noProof/>
            <w:webHidden/>
            <w:sz w:val="24"/>
            <w:szCs w:val="24"/>
          </w:rPr>
          <w:t>17</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0D89EDDD" w14:textId="6BF46790" w:rsidR="00B54641" w:rsidRPr="007342BE" w:rsidRDefault="00B54641" w:rsidP="00914172">
      <w:pPr>
        <w:pStyle w:val="TOC3"/>
        <w:rPr>
          <w:ins w:id="164" w:author="Haider Alhabibi" w:date="2022-02-17T16:57:00Z"/>
          <w:rFonts w:eastAsiaTheme="minorEastAsia"/>
          <w:color w:val="auto"/>
          <w:sz w:val="24"/>
          <w:szCs w:val="24"/>
        </w:rPr>
      </w:pPr>
      <w:ins w:id="165"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"_Toc96009502"</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2.5.4</w:t>
        </w:r>
        <w:r w:rsidRPr="007342BE">
          <w:rPr>
            <w:rFonts w:eastAsiaTheme="minorEastAsia"/>
            <w:color w:val="auto"/>
            <w:sz w:val="24"/>
            <w:szCs w:val="24"/>
          </w:rPr>
          <w:tab/>
        </w:r>
        <w:r w:rsidRPr="007342BE">
          <w:rPr>
            <w:rStyle w:val="Hyperlink"/>
            <w:sz w:val="24"/>
            <w:szCs w:val="24"/>
          </w:rPr>
          <w:t>Policies for Major and Minor Versioning</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_Toc96009502 \h </w:instrText>
        </w:r>
      </w:ins>
      <w:r w:rsidRPr="007342BE">
        <w:rPr>
          <w:webHidden/>
          <w:sz w:val="24"/>
          <w:szCs w:val="24"/>
        </w:rPr>
      </w:r>
      <w:r w:rsidRPr="007342BE">
        <w:rPr>
          <w:webHidden/>
          <w:sz w:val="24"/>
          <w:szCs w:val="24"/>
        </w:rPr>
        <w:fldChar w:fldCharType="separate"/>
      </w:r>
      <w:ins w:id="166" w:author="Haider Alhabibi" w:date="2022-02-17T16:57:00Z">
        <w:r w:rsidRPr="007342BE">
          <w:rPr>
            <w:webHidden/>
            <w:sz w:val="24"/>
            <w:szCs w:val="24"/>
          </w:rPr>
          <w:t>18</w:t>
        </w:r>
        <w:r w:rsidRPr="007342BE">
          <w:rPr>
            <w:webHidden/>
            <w:sz w:val="24"/>
            <w:szCs w:val="24"/>
          </w:rPr>
          <w:fldChar w:fldCharType="end"/>
        </w:r>
        <w:r w:rsidRPr="007342BE">
          <w:rPr>
            <w:rStyle w:val="Hyperlink"/>
            <w:sz w:val="24"/>
            <w:szCs w:val="24"/>
          </w:rPr>
          <w:fldChar w:fldCharType="end"/>
        </w:r>
      </w:ins>
    </w:p>
    <w:p w14:paraId="7F76E596" w14:textId="01E969DD" w:rsidR="00B54641" w:rsidRPr="007342BE" w:rsidRDefault="00B54641">
      <w:pPr>
        <w:pStyle w:val="TOC4"/>
        <w:rPr>
          <w:ins w:id="167" w:author="Haider Alhabibi" w:date="2022-02-17T16:57:00Z"/>
          <w:rFonts w:ascii="Tahoma" w:eastAsiaTheme="minorEastAsia" w:hAnsi="Tahoma" w:cs="Tahoma"/>
          <w:noProof/>
          <w:color w:val="auto"/>
          <w:sz w:val="24"/>
          <w:szCs w:val="24"/>
        </w:rPr>
      </w:pPr>
      <w:ins w:id="168"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"_Toc96009503"</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2.5.4.1</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Major Versioning Policy</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_Toc96009503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69" w:author="Haider Alhabibi" w:date="2022-02-17T16:57:00Z">
        <w:r w:rsidRPr="007342BE">
          <w:rPr>
            <w:rFonts w:ascii="Tahoma" w:hAnsi="Tahoma" w:cs="Tahoma"/>
            <w:noProof/>
            <w:webHidden/>
            <w:sz w:val="24"/>
            <w:szCs w:val="24"/>
          </w:rPr>
          <w:t>18</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0F52B570" w14:textId="557C14E8" w:rsidR="00B54641" w:rsidRPr="007342BE" w:rsidRDefault="00B54641">
      <w:pPr>
        <w:pStyle w:val="TOC4"/>
        <w:rPr>
          <w:ins w:id="170" w:author="Haider Alhabibi" w:date="2022-02-17T16:57:00Z"/>
          <w:rFonts w:ascii="Tahoma" w:eastAsiaTheme="minorEastAsia" w:hAnsi="Tahoma" w:cs="Tahoma"/>
          <w:noProof/>
          <w:color w:val="auto"/>
          <w:sz w:val="24"/>
          <w:szCs w:val="24"/>
        </w:rPr>
      </w:pPr>
      <w:ins w:id="171"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"_Toc96009504"</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2.5.4.2</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Backward Compatible Minor Version Policy</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_Toc96009504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72" w:author="Haider Alhabibi" w:date="2022-02-17T16:57:00Z">
        <w:r w:rsidRPr="007342BE">
          <w:rPr>
            <w:rFonts w:ascii="Tahoma" w:hAnsi="Tahoma" w:cs="Tahoma"/>
            <w:noProof/>
            <w:webHidden/>
            <w:sz w:val="24"/>
            <w:szCs w:val="24"/>
          </w:rPr>
          <w:t>18</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73074C98" w14:textId="553DC5B4" w:rsidR="00B54641" w:rsidRPr="007342BE" w:rsidRDefault="00B54641">
      <w:pPr>
        <w:pStyle w:val="TOC4"/>
        <w:rPr>
          <w:ins w:id="173" w:author="Haider Alhabibi" w:date="2022-02-17T16:57:00Z"/>
          <w:rFonts w:ascii="Tahoma" w:eastAsiaTheme="minorEastAsia" w:hAnsi="Tahoma" w:cs="Tahoma"/>
          <w:noProof/>
          <w:color w:val="auto"/>
          <w:sz w:val="24"/>
          <w:szCs w:val="24"/>
        </w:rPr>
      </w:pPr>
      <w:ins w:id="174"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"_Toc96009505"</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2.5.4.3</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Examples of Backward Compatible Changes to Existing Schemas</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_Toc96009505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75" w:author="Haider Alhabibi" w:date="2022-02-17T16:57:00Z">
        <w:r w:rsidRPr="007342BE">
          <w:rPr>
            <w:rFonts w:ascii="Tahoma" w:hAnsi="Tahoma" w:cs="Tahoma"/>
            <w:noProof/>
            <w:webHidden/>
            <w:sz w:val="24"/>
            <w:szCs w:val="24"/>
          </w:rPr>
          <w:t>18</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7A126B49" w14:textId="46EA9BCE" w:rsidR="00B54641" w:rsidRPr="007342BE" w:rsidRDefault="00B54641">
      <w:pPr>
        <w:pStyle w:val="TOC4"/>
        <w:rPr>
          <w:ins w:id="176" w:author="Haider Alhabibi" w:date="2022-02-17T16:57:00Z"/>
          <w:rFonts w:ascii="Tahoma" w:eastAsiaTheme="minorEastAsia" w:hAnsi="Tahoma" w:cs="Tahoma"/>
          <w:noProof/>
          <w:color w:val="auto"/>
          <w:sz w:val="24"/>
          <w:szCs w:val="24"/>
        </w:rPr>
      </w:pPr>
      <w:ins w:id="177"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"_Toc96009506"</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2.5.4.4</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Use Case: Backward Compatible Minor Version Release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_Toc96009506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78" w:author="Haider Alhabibi" w:date="2022-02-17T16:57:00Z">
        <w:r w:rsidRPr="007342BE">
          <w:rPr>
            <w:rFonts w:ascii="Tahoma" w:hAnsi="Tahoma" w:cs="Tahoma"/>
            <w:noProof/>
            <w:webHidden/>
            <w:sz w:val="24"/>
            <w:szCs w:val="24"/>
          </w:rPr>
          <w:t>18</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2FAACA54" w14:textId="3454F918" w:rsidR="00B54641" w:rsidRPr="007342BE" w:rsidRDefault="00B54641">
      <w:pPr>
        <w:pStyle w:val="TOC4"/>
        <w:rPr>
          <w:ins w:id="179" w:author="Haider Alhabibi" w:date="2022-02-17T16:57:00Z"/>
          <w:rFonts w:ascii="Tahoma" w:eastAsiaTheme="minorEastAsia" w:hAnsi="Tahoma" w:cs="Tahoma"/>
          <w:noProof/>
          <w:color w:val="auto"/>
          <w:sz w:val="24"/>
          <w:szCs w:val="24"/>
        </w:rPr>
      </w:pPr>
      <w:ins w:id="180"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"_Toc96009507"</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2.5.4.5</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Non-Backward Compatible Major Version Policy</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_Toc96009507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81" w:author="Haider Alhabibi" w:date="2022-02-17T16:57:00Z">
        <w:r w:rsidRPr="007342BE">
          <w:rPr>
            <w:rFonts w:ascii="Tahoma" w:hAnsi="Tahoma" w:cs="Tahoma"/>
            <w:noProof/>
            <w:webHidden/>
            <w:sz w:val="24"/>
            <w:szCs w:val="24"/>
          </w:rPr>
          <w:t>19</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4620C744" w14:textId="07A15C75" w:rsidR="00B54641" w:rsidRPr="007342BE" w:rsidRDefault="00B54641">
      <w:pPr>
        <w:pStyle w:val="TOC4"/>
        <w:rPr>
          <w:ins w:id="182" w:author="Haider Alhabibi" w:date="2022-02-17T16:57:00Z"/>
          <w:rFonts w:ascii="Tahoma" w:eastAsiaTheme="minorEastAsia" w:hAnsi="Tahoma" w:cs="Tahoma"/>
          <w:noProof/>
          <w:color w:val="auto"/>
          <w:sz w:val="24"/>
          <w:szCs w:val="24"/>
        </w:rPr>
      </w:pPr>
      <w:ins w:id="183"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"_Toc96009508"</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2.5.4.6</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Issue Severity of Non-backward Compatible Changes</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_Toc96009508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84" w:author="Haider Alhabibi" w:date="2022-02-17T16:57:00Z">
        <w:r w:rsidRPr="007342BE">
          <w:rPr>
            <w:rFonts w:ascii="Tahoma" w:hAnsi="Tahoma" w:cs="Tahoma"/>
            <w:noProof/>
            <w:webHidden/>
            <w:sz w:val="24"/>
            <w:szCs w:val="24"/>
          </w:rPr>
          <w:t>19</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728951DE" w14:textId="69866463" w:rsidR="00B54641" w:rsidRPr="007342BE" w:rsidRDefault="00B54641">
      <w:pPr>
        <w:pStyle w:val="TOC4"/>
        <w:rPr>
          <w:ins w:id="185" w:author="Haider Alhabibi" w:date="2022-02-17T16:57:00Z"/>
          <w:rFonts w:ascii="Tahoma" w:eastAsiaTheme="minorEastAsia" w:hAnsi="Tahoma" w:cs="Tahoma"/>
          <w:noProof/>
          <w:color w:val="auto"/>
          <w:sz w:val="24"/>
          <w:szCs w:val="24"/>
        </w:rPr>
      </w:pPr>
      <w:ins w:id="186"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"_Toc96009509"</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2.5.4.7</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Disruptiveness of the Non-backward Compatible Change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_Toc96009509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87" w:author="Haider Alhabibi" w:date="2022-02-17T16:57:00Z">
        <w:r w:rsidRPr="007342BE">
          <w:rPr>
            <w:rFonts w:ascii="Tahoma" w:hAnsi="Tahoma" w:cs="Tahoma"/>
            <w:noProof/>
            <w:webHidden/>
            <w:sz w:val="24"/>
            <w:szCs w:val="24"/>
          </w:rPr>
          <w:t>19</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1916AD82" w14:textId="27C50D70" w:rsidR="00B54641" w:rsidRPr="007342BE" w:rsidRDefault="00B54641">
      <w:pPr>
        <w:pStyle w:val="TOC4"/>
        <w:rPr>
          <w:ins w:id="188" w:author="Haider Alhabibi" w:date="2022-02-17T16:57:00Z"/>
          <w:rFonts w:ascii="Tahoma" w:eastAsiaTheme="minorEastAsia" w:hAnsi="Tahoma" w:cs="Tahoma"/>
          <w:noProof/>
          <w:color w:val="auto"/>
          <w:sz w:val="24"/>
          <w:szCs w:val="24"/>
        </w:rPr>
      </w:pPr>
      <w:ins w:id="189"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"_Toc96009510"</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2.5.4.8</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Examples of Non-backward Compatible Changes</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_Toc96009510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90" w:author="Haider Alhabibi" w:date="2022-02-17T16:57:00Z">
        <w:r w:rsidRPr="007342BE">
          <w:rPr>
            <w:rFonts w:ascii="Tahoma" w:hAnsi="Tahoma" w:cs="Tahoma"/>
            <w:noProof/>
            <w:webHidden/>
            <w:sz w:val="24"/>
            <w:szCs w:val="24"/>
          </w:rPr>
          <w:t>20</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160B1172" w14:textId="20E98C48" w:rsidR="00B54641" w:rsidRPr="007342BE" w:rsidRDefault="00B54641">
      <w:pPr>
        <w:pStyle w:val="TOC4"/>
        <w:rPr>
          <w:ins w:id="191" w:author="Haider Alhabibi" w:date="2022-02-17T16:57:00Z"/>
          <w:rFonts w:ascii="Tahoma" w:eastAsiaTheme="minorEastAsia" w:hAnsi="Tahoma" w:cs="Tahoma"/>
          <w:noProof/>
          <w:color w:val="auto"/>
          <w:sz w:val="24"/>
          <w:szCs w:val="24"/>
        </w:rPr>
      </w:pPr>
      <w:ins w:id="192" w:author="Haider Alhabibi" w:date="2022-02-17T16:57:00Z">
        <w:r w:rsidRPr="007342BE">
          <w:rPr>
            <w:rStyle w:val="Hyperlink"/>
            <w:rFonts w:ascii="Tahoma" w:hAnsi="Tahoma" w:cs="Tahoma"/>
            <w:noProof/>
            <w:sz w:val="24"/>
            <w:szCs w:val="24"/>
          </w:rPr>
          <w:lastRenderedPageBreak/>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"_Toc96009511"</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2.5.4.9</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Use Case: Non-Backward Compatible Major Version Release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_Toc96009511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193" w:author="Haider Alhabibi" w:date="2022-02-17T16:57:00Z">
        <w:r w:rsidRPr="007342BE">
          <w:rPr>
            <w:rFonts w:ascii="Tahoma" w:hAnsi="Tahoma" w:cs="Tahoma"/>
            <w:noProof/>
            <w:webHidden/>
            <w:sz w:val="24"/>
            <w:szCs w:val="24"/>
          </w:rPr>
          <w:t>20</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41A90540" w14:textId="480C4044" w:rsidR="00B54641" w:rsidRPr="007342BE" w:rsidRDefault="00B54641" w:rsidP="00672405">
      <w:pPr>
        <w:pStyle w:val="TOC2"/>
        <w:rPr>
          <w:ins w:id="194" w:author="Haider Alhabibi" w:date="2022-02-17T16:57:00Z"/>
          <w:rFonts w:eastAsiaTheme="minorEastAsia"/>
          <w:noProof/>
          <w:color w:val="auto"/>
        </w:rPr>
      </w:pPr>
      <w:ins w:id="195"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"_Toc96009512"</w:instrText>
        </w:r>
        <w:r w:rsidRPr="007342BE">
          <w:rPr>
            <w:rStyle w:val="Hyperlink"/>
            <w:noProof/>
          </w:rPr>
          <w:instrText xml:space="preserve"> </w:instrText>
        </w:r>
        <w:r w:rsidRPr="007342BE">
          <w:rPr>
            <w:rStyle w:val="Hyperlink"/>
            <w:noProof/>
          </w:rPr>
          <w:fldChar w:fldCharType="separate"/>
        </w:r>
        <w:r w:rsidRPr="007342BE">
          <w:rPr>
            <w:rStyle w:val="Hyperlink"/>
            <w:noProof/>
          </w:rPr>
          <w:t>2.6</w:t>
        </w:r>
        <w:r w:rsidRPr="007342BE">
          <w:rPr>
            <w:rFonts w:eastAsiaTheme="minorEastAsia"/>
            <w:noProof/>
            <w:color w:val="auto"/>
          </w:rPr>
          <w:tab/>
        </w:r>
        <w:r w:rsidRPr="007342BE">
          <w:rPr>
            <w:rStyle w:val="Hyperlink"/>
            <w:noProof/>
          </w:rPr>
          <w:t>Compliance Document XSL Templates</w:t>
        </w:r>
        <w:r w:rsidRPr="007342BE">
          <w:rPr>
            <w:noProof/>
            <w:webHidden/>
          </w:rPr>
          <w:tab/>
        </w:r>
        <w:r w:rsidRPr="007342BE">
          <w:rPr>
            <w:noProof/>
            <w:webHidden/>
          </w:rPr>
          <w:fldChar w:fldCharType="begin"/>
        </w:r>
        <w:r w:rsidRPr="007342BE">
          <w:rPr>
            <w:noProof/>
            <w:webHidden/>
          </w:rPr>
          <w:instrText xml:space="preserve"> PAGEREF _Toc96009512 \h </w:instrText>
        </w:r>
      </w:ins>
      <w:r w:rsidRPr="007342BE">
        <w:rPr>
          <w:noProof/>
          <w:webHidden/>
        </w:rPr>
      </w:r>
      <w:r w:rsidRPr="007342BE">
        <w:rPr>
          <w:noProof/>
          <w:webHidden/>
        </w:rPr>
        <w:fldChar w:fldCharType="separate"/>
      </w:r>
      <w:ins w:id="196" w:author="Haider Alhabibi" w:date="2022-02-17T16:57:00Z">
        <w:r w:rsidRPr="007342BE">
          <w:rPr>
            <w:noProof/>
            <w:webHidden/>
          </w:rPr>
          <w:t>21</w:t>
        </w:r>
        <w:r w:rsidRPr="007342BE">
          <w:rPr>
            <w:noProof/>
            <w:webHidden/>
          </w:rPr>
          <w:fldChar w:fldCharType="end"/>
        </w:r>
        <w:r w:rsidRPr="007342BE">
          <w:rPr>
            <w:rStyle w:val="Hyperlink"/>
            <w:noProof/>
          </w:rPr>
          <w:fldChar w:fldCharType="end"/>
        </w:r>
      </w:ins>
    </w:p>
    <w:p w14:paraId="0C3B42FE" w14:textId="75BD4C05" w:rsidR="00B54641" w:rsidRPr="007342BE" w:rsidRDefault="00B54641">
      <w:pPr>
        <w:pStyle w:val="TOC1"/>
        <w:rPr>
          <w:ins w:id="197" w:author="Haider Alhabibi" w:date="2022-02-17T16:57:00Z"/>
          <w:rFonts w:ascii="Tahoma" w:eastAsiaTheme="minorEastAsia" w:hAnsi="Tahoma" w:cs="Tahoma"/>
          <w:b w:val="0"/>
          <w:color w:val="auto"/>
          <w:sz w:val="24"/>
          <w:szCs w:val="24"/>
        </w:rPr>
      </w:pPr>
      <w:ins w:id="198" w:author="Haider Alhabibi" w:date="2022-02-17T16:57:00Z">
        <w:r w:rsidRPr="007342BE">
          <w:rPr>
            <w:rStyle w:val="Hyperlink"/>
            <w:rFonts w:ascii="Tahoma" w:hAnsi="Tahoma" w:cs="Tahoma"/>
            <w:sz w:val="24"/>
            <w:szCs w:val="24"/>
          </w:rPr>
          <w:fldChar w:fldCharType="begin"/>
        </w:r>
        <w:r w:rsidRPr="007342BE">
          <w:rPr>
            <w:rStyle w:val="Hyperlink"/>
            <w:rFonts w:ascii="Tahoma" w:hAnsi="Tahoma" w:cs="Tahoma"/>
            <w:sz w:val="24"/>
            <w:szCs w:val="24"/>
          </w:rPr>
          <w:instrText xml:space="preserve"> </w:instrText>
        </w:r>
        <w:r w:rsidRPr="007342BE">
          <w:rPr>
            <w:rFonts w:ascii="Tahoma" w:hAnsi="Tahoma" w:cs="Tahoma"/>
            <w:sz w:val="24"/>
            <w:szCs w:val="24"/>
          </w:rPr>
          <w:instrText>HYPERLINK \l "_Toc96009513"</w:instrText>
        </w:r>
        <w:r w:rsidRPr="007342BE">
          <w:rPr>
            <w:rStyle w:val="Hyperlink"/>
            <w:rFonts w:ascii="Tahoma" w:hAnsi="Tahoma" w:cs="Tahoma"/>
            <w:sz w:val="24"/>
            <w:szCs w:val="24"/>
          </w:rPr>
          <w:instrText xml:space="preserve"> </w:instrText>
        </w:r>
        <w:r w:rsidRPr="007342BE">
          <w:rPr>
            <w:rStyle w:val="Hyperlink"/>
            <w:rFonts w:ascii="Tahoma" w:hAnsi="Tahoma" w:cs="Tahoma"/>
            <w:sz w:val="24"/>
            <w:szCs w:val="24"/>
          </w:rPr>
          <w:fldChar w:fldCharType="separate"/>
        </w:r>
        <w:r w:rsidRPr="007342BE">
          <w:rPr>
            <w:rStyle w:val="Hyperlink"/>
            <w:rFonts w:ascii="Tahoma" w:hAnsi="Tahoma" w:cs="Tahoma"/>
            <w:sz w:val="24"/>
            <w:szCs w:val="24"/>
          </w:rPr>
          <w:t>3</w:t>
        </w:r>
        <w:r w:rsidRPr="007342BE">
          <w:rPr>
            <w:rFonts w:ascii="Tahoma" w:eastAsiaTheme="minorEastAsia" w:hAnsi="Tahoma" w:cs="Tahoma"/>
            <w:b w:val="0"/>
            <w:color w:val="auto"/>
            <w:sz w:val="24"/>
            <w:szCs w:val="24"/>
          </w:rPr>
          <w:tab/>
        </w:r>
        <w:r w:rsidRPr="007342BE">
          <w:rPr>
            <w:rStyle w:val="Hyperlink"/>
            <w:rFonts w:ascii="Tahoma" w:hAnsi="Tahoma" w:cs="Tahoma"/>
            <w:sz w:val="24"/>
            <w:szCs w:val="24"/>
          </w:rPr>
          <w:t>Document Registration Processes</w:t>
        </w:r>
        <w:r w:rsidRPr="00013D2E">
          <w:rPr>
            <w:rFonts w:ascii="Tahoma" w:hAnsi="Tahoma" w:cs="Tahoma"/>
            <w:b w:val="0"/>
            <w:bCs/>
            <w:webHidden/>
            <w:sz w:val="24"/>
            <w:szCs w:val="24"/>
          </w:rPr>
          <w:tab/>
        </w:r>
        <w:r w:rsidRPr="00013D2E">
          <w:rPr>
            <w:rFonts w:ascii="Tahoma" w:hAnsi="Tahoma" w:cs="Tahoma"/>
            <w:b w:val="0"/>
            <w:bCs/>
            <w:webHidden/>
            <w:sz w:val="24"/>
            <w:szCs w:val="24"/>
          </w:rPr>
          <w:fldChar w:fldCharType="begin"/>
        </w:r>
        <w:r w:rsidRPr="00013D2E">
          <w:rPr>
            <w:rFonts w:ascii="Tahoma" w:hAnsi="Tahoma" w:cs="Tahoma"/>
            <w:b w:val="0"/>
            <w:bCs/>
            <w:webHidden/>
            <w:sz w:val="24"/>
            <w:szCs w:val="24"/>
          </w:rPr>
          <w:instrText xml:space="preserve"> PAGEREF _Toc96009513 \h </w:instrText>
        </w:r>
      </w:ins>
      <w:r w:rsidRPr="00013D2E">
        <w:rPr>
          <w:rFonts w:ascii="Tahoma" w:hAnsi="Tahoma" w:cs="Tahoma"/>
          <w:b w:val="0"/>
          <w:bCs/>
          <w:webHidden/>
          <w:sz w:val="24"/>
          <w:szCs w:val="24"/>
        </w:rPr>
      </w:r>
      <w:r w:rsidRPr="00013D2E">
        <w:rPr>
          <w:rFonts w:ascii="Tahoma" w:hAnsi="Tahoma" w:cs="Tahoma"/>
          <w:b w:val="0"/>
          <w:bCs/>
          <w:webHidden/>
          <w:sz w:val="24"/>
          <w:szCs w:val="24"/>
        </w:rPr>
        <w:fldChar w:fldCharType="separate"/>
      </w:r>
      <w:ins w:id="199" w:author="Haider Alhabibi" w:date="2022-02-17T16:57:00Z">
        <w:r w:rsidRPr="00013D2E">
          <w:rPr>
            <w:rFonts w:ascii="Tahoma" w:hAnsi="Tahoma" w:cs="Tahoma"/>
            <w:b w:val="0"/>
            <w:bCs/>
            <w:webHidden/>
            <w:sz w:val="24"/>
            <w:szCs w:val="24"/>
          </w:rPr>
          <w:t>22</w:t>
        </w:r>
        <w:r w:rsidRPr="00013D2E">
          <w:rPr>
            <w:rFonts w:ascii="Tahoma" w:hAnsi="Tahoma" w:cs="Tahoma"/>
            <w:b w:val="0"/>
            <w:bCs/>
            <w:webHidden/>
            <w:sz w:val="24"/>
            <w:szCs w:val="24"/>
          </w:rPr>
          <w:fldChar w:fldCharType="end"/>
        </w:r>
        <w:r w:rsidRPr="007342BE">
          <w:rPr>
            <w:rStyle w:val="Hyperlink"/>
            <w:rFonts w:ascii="Tahoma" w:hAnsi="Tahoma" w:cs="Tahoma"/>
            <w:sz w:val="24"/>
            <w:szCs w:val="24"/>
          </w:rPr>
          <w:fldChar w:fldCharType="end"/>
        </w:r>
      </w:ins>
    </w:p>
    <w:p w14:paraId="5885BC79" w14:textId="387DFB05" w:rsidR="00B54641" w:rsidRPr="007342BE" w:rsidRDefault="00B54641" w:rsidP="00672405">
      <w:pPr>
        <w:pStyle w:val="TOC2"/>
        <w:rPr>
          <w:ins w:id="200" w:author="Haider Alhabibi" w:date="2022-02-17T16:57:00Z"/>
          <w:rFonts w:eastAsiaTheme="minorEastAsia"/>
          <w:noProof/>
          <w:color w:val="auto"/>
        </w:rPr>
      </w:pPr>
      <w:ins w:id="201"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"_Toc96009514"</w:instrText>
        </w:r>
        <w:r w:rsidRPr="007342BE">
          <w:rPr>
            <w:rStyle w:val="Hyperlink"/>
            <w:noProof/>
          </w:rPr>
          <w:instrText xml:space="preserve"> </w:instrText>
        </w:r>
        <w:r w:rsidRPr="007342BE">
          <w:rPr>
            <w:rStyle w:val="Hyperlink"/>
            <w:noProof/>
          </w:rPr>
          <w:fldChar w:fldCharType="separate"/>
        </w:r>
        <w:r w:rsidRPr="007342BE">
          <w:rPr>
            <w:rStyle w:val="Hyperlink"/>
            <w:noProof/>
          </w:rPr>
          <w:t>3.1</w:t>
        </w:r>
        <w:r w:rsidRPr="007342BE">
          <w:rPr>
            <w:rFonts w:eastAsiaTheme="minorEastAsia"/>
            <w:noProof/>
            <w:color w:val="auto"/>
          </w:rPr>
          <w:tab/>
        </w:r>
        <w:r w:rsidRPr="007342BE">
          <w:rPr>
            <w:rStyle w:val="Hyperlink"/>
            <w:noProof/>
          </w:rPr>
          <w:t>Overview</w:t>
        </w:r>
        <w:r w:rsidRPr="007342BE">
          <w:rPr>
            <w:noProof/>
            <w:webHidden/>
          </w:rPr>
          <w:tab/>
        </w:r>
        <w:r w:rsidRPr="007342BE">
          <w:rPr>
            <w:noProof/>
            <w:webHidden/>
          </w:rPr>
          <w:fldChar w:fldCharType="begin"/>
        </w:r>
        <w:r w:rsidRPr="007342BE">
          <w:rPr>
            <w:noProof/>
            <w:webHidden/>
          </w:rPr>
          <w:instrText xml:space="preserve"> PAGEREF _Toc96009514 \h </w:instrText>
        </w:r>
      </w:ins>
      <w:r w:rsidRPr="007342BE">
        <w:rPr>
          <w:noProof/>
          <w:webHidden/>
        </w:rPr>
      </w:r>
      <w:r w:rsidRPr="007342BE">
        <w:rPr>
          <w:noProof/>
          <w:webHidden/>
        </w:rPr>
        <w:fldChar w:fldCharType="separate"/>
      </w:r>
      <w:ins w:id="202" w:author="Haider Alhabibi" w:date="2022-02-17T16:57:00Z">
        <w:r w:rsidRPr="007342BE">
          <w:rPr>
            <w:noProof/>
            <w:webHidden/>
          </w:rPr>
          <w:t>22</w:t>
        </w:r>
        <w:r w:rsidRPr="007342BE">
          <w:rPr>
            <w:noProof/>
            <w:webHidden/>
          </w:rPr>
          <w:fldChar w:fldCharType="end"/>
        </w:r>
        <w:r w:rsidRPr="007342BE">
          <w:rPr>
            <w:rStyle w:val="Hyperlink"/>
            <w:noProof/>
          </w:rPr>
          <w:fldChar w:fldCharType="end"/>
        </w:r>
      </w:ins>
    </w:p>
    <w:p w14:paraId="1D9C629F" w14:textId="0F68A26E" w:rsidR="00B54641" w:rsidRPr="007342BE" w:rsidRDefault="00B54641" w:rsidP="00672405">
      <w:pPr>
        <w:pStyle w:val="TOC2"/>
        <w:rPr>
          <w:ins w:id="203" w:author="Haider Alhabibi" w:date="2022-02-17T16:57:00Z"/>
          <w:rFonts w:eastAsiaTheme="minorEastAsia"/>
          <w:noProof/>
          <w:color w:val="auto"/>
        </w:rPr>
      </w:pPr>
      <w:ins w:id="204"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"_Toc96009515"</w:instrText>
        </w:r>
        <w:r w:rsidRPr="007342BE">
          <w:rPr>
            <w:rStyle w:val="Hyperlink"/>
            <w:noProof/>
          </w:rPr>
          <w:instrText xml:space="preserve"> </w:instrText>
        </w:r>
        <w:r w:rsidRPr="007342BE">
          <w:rPr>
            <w:rStyle w:val="Hyperlink"/>
            <w:noProof/>
          </w:rPr>
          <w:fldChar w:fldCharType="separate"/>
        </w:r>
        <w:r w:rsidRPr="007342BE">
          <w:rPr>
            <w:rStyle w:val="Hyperlink"/>
            <w:noProof/>
          </w:rPr>
          <w:t>3.2</w:t>
        </w:r>
        <w:r w:rsidRPr="007342BE">
          <w:rPr>
            <w:rFonts w:eastAsiaTheme="minorEastAsia"/>
            <w:noProof/>
            <w:color w:val="auto"/>
          </w:rPr>
          <w:tab/>
        </w:r>
        <w:r w:rsidRPr="007342BE">
          <w:rPr>
            <w:rStyle w:val="Hyperlink"/>
            <w:noProof/>
          </w:rPr>
          <w:t>Data Validation Requirements for Data Registries</w:t>
        </w:r>
        <w:r w:rsidRPr="007342BE">
          <w:rPr>
            <w:noProof/>
            <w:webHidden/>
          </w:rPr>
          <w:tab/>
        </w:r>
        <w:r w:rsidRPr="007342BE">
          <w:rPr>
            <w:noProof/>
            <w:webHidden/>
          </w:rPr>
          <w:fldChar w:fldCharType="begin"/>
        </w:r>
        <w:r w:rsidRPr="007342BE">
          <w:rPr>
            <w:noProof/>
            <w:webHidden/>
          </w:rPr>
          <w:instrText xml:space="preserve"> PAGEREF _Toc96009515 \h </w:instrText>
        </w:r>
      </w:ins>
      <w:r w:rsidRPr="007342BE">
        <w:rPr>
          <w:noProof/>
          <w:webHidden/>
        </w:rPr>
      </w:r>
      <w:r w:rsidRPr="007342BE">
        <w:rPr>
          <w:noProof/>
          <w:webHidden/>
        </w:rPr>
        <w:fldChar w:fldCharType="separate"/>
      </w:r>
      <w:ins w:id="205" w:author="Haider Alhabibi" w:date="2022-02-17T16:57:00Z">
        <w:r w:rsidRPr="007342BE">
          <w:rPr>
            <w:noProof/>
            <w:webHidden/>
          </w:rPr>
          <w:t>22</w:t>
        </w:r>
        <w:r w:rsidRPr="007342BE">
          <w:rPr>
            <w:noProof/>
            <w:webHidden/>
          </w:rPr>
          <w:fldChar w:fldCharType="end"/>
        </w:r>
        <w:r w:rsidRPr="007342BE">
          <w:rPr>
            <w:rStyle w:val="Hyperlink"/>
            <w:noProof/>
          </w:rPr>
          <w:fldChar w:fldCharType="end"/>
        </w:r>
      </w:ins>
    </w:p>
    <w:p w14:paraId="1380407C" w14:textId="5C28042A" w:rsidR="00B54641" w:rsidRPr="007342BE" w:rsidRDefault="00B54641" w:rsidP="00672405">
      <w:pPr>
        <w:pStyle w:val="TOC2"/>
        <w:rPr>
          <w:ins w:id="206" w:author="Haider Alhabibi" w:date="2022-02-17T16:57:00Z"/>
          <w:rFonts w:eastAsiaTheme="minorEastAsia"/>
          <w:noProof/>
          <w:color w:val="auto"/>
        </w:rPr>
      </w:pPr>
      <w:ins w:id="207"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"_Toc96009516"</w:instrText>
        </w:r>
        <w:r w:rsidRPr="007342BE">
          <w:rPr>
            <w:rStyle w:val="Hyperlink"/>
            <w:noProof/>
          </w:rPr>
          <w:instrText xml:space="preserve"> </w:instrText>
        </w:r>
        <w:r w:rsidRPr="007342BE">
          <w:rPr>
            <w:rStyle w:val="Hyperlink"/>
            <w:noProof/>
          </w:rPr>
          <w:fldChar w:fldCharType="separate"/>
        </w:r>
        <w:r w:rsidRPr="007342BE">
          <w:rPr>
            <w:rStyle w:val="Hyperlink"/>
            <w:noProof/>
          </w:rPr>
          <w:t>3.3</w:t>
        </w:r>
        <w:r w:rsidRPr="007342BE">
          <w:rPr>
            <w:rFonts w:eastAsiaTheme="minorEastAsia"/>
            <w:noProof/>
            <w:color w:val="auto"/>
          </w:rPr>
          <w:tab/>
        </w:r>
        <w:r w:rsidRPr="007342BE">
          <w:rPr>
            <w:rStyle w:val="Hyperlink"/>
            <w:noProof/>
          </w:rPr>
          <w:t>Document Registration Prerequisite Rules</w:t>
        </w:r>
        <w:r w:rsidRPr="007342BE">
          <w:rPr>
            <w:noProof/>
            <w:webHidden/>
          </w:rPr>
          <w:tab/>
        </w:r>
        <w:r w:rsidRPr="007342BE">
          <w:rPr>
            <w:noProof/>
            <w:webHidden/>
          </w:rPr>
          <w:fldChar w:fldCharType="begin"/>
        </w:r>
        <w:r w:rsidRPr="007342BE">
          <w:rPr>
            <w:noProof/>
            <w:webHidden/>
          </w:rPr>
          <w:instrText xml:space="preserve"> PAGEREF _Toc96009516 \h </w:instrText>
        </w:r>
      </w:ins>
      <w:r w:rsidRPr="007342BE">
        <w:rPr>
          <w:noProof/>
          <w:webHidden/>
        </w:rPr>
      </w:r>
      <w:r w:rsidRPr="007342BE">
        <w:rPr>
          <w:noProof/>
          <w:webHidden/>
        </w:rPr>
        <w:fldChar w:fldCharType="separate"/>
      </w:r>
      <w:ins w:id="208" w:author="Haider Alhabibi" w:date="2022-02-17T16:57:00Z">
        <w:r w:rsidRPr="007342BE">
          <w:rPr>
            <w:noProof/>
            <w:webHidden/>
          </w:rPr>
          <w:t>23</w:t>
        </w:r>
        <w:r w:rsidRPr="007342BE">
          <w:rPr>
            <w:noProof/>
            <w:webHidden/>
          </w:rPr>
          <w:fldChar w:fldCharType="end"/>
        </w:r>
        <w:r w:rsidRPr="007342BE">
          <w:rPr>
            <w:rStyle w:val="Hyperlink"/>
            <w:noProof/>
          </w:rPr>
          <w:fldChar w:fldCharType="end"/>
        </w:r>
      </w:ins>
    </w:p>
    <w:p w14:paraId="3A369CE7" w14:textId="12A76C4D" w:rsidR="00B54641" w:rsidRPr="007342BE" w:rsidRDefault="00B54641" w:rsidP="00914172">
      <w:pPr>
        <w:pStyle w:val="TOC3"/>
        <w:rPr>
          <w:ins w:id="209" w:author="Haider Alhabibi" w:date="2022-02-17T16:57:00Z"/>
          <w:rFonts w:eastAsiaTheme="minorEastAsia"/>
          <w:color w:val="auto"/>
          <w:sz w:val="24"/>
          <w:szCs w:val="24"/>
        </w:rPr>
      </w:pPr>
      <w:ins w:id="210"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"_Toc96009517"</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3.3.1</w:t>
        </w:r>
        <w:r w:rsidRPr="007342BE">
          <w:rPr>
            <w:rFonts w:eastAsiaTheme="minorEastAsia"/>
            <w:color w:val="auto"/>
            <w:sz w:val="24"/>
            <w:szCs w:val="24"/>
          </w:rPr>
          <w:tab/>
        </w:r>
        <w:r w:rsidRPr="007342BE">
          <w:rPr>
            <w:rStyle w:val="Hyperlink"/>
            <w:sz w:val="24"/>
            <w:szCs w:val="24"/>
          </w:rPr>
          <w:t>Document Configuration Rules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_Toc96009517 \h </w:instrText>
        </w:r>
      </w:ins>
      <w:r w:rsidRPr="007342BE">
        <w:rPr>
          <w:webHidden/>
          <w:sz w:val="24"/>
          <w:szCs w:val="24"/>
        </w:rPr>
      </w:r>
      <w:r w:rsidRPr="007342BE">
        <w:rPr>
          <w:webHidden/>
          <w:sz w:val="24"/>
          <w:szCs w:val="24"/>
        </w:rPr>
        <w:fldChar w:fldCharType="separate"/>
      </w:r>
      <w:ins w:id="211" w:author="Haider Alhabibi" w:date="2022-02-17T16:57:00Z">
        <w:r w:rsidRPr="007342BE">
          <w:rPr>
            <w:webHidden/>
            <w:sz w:val="24"/>
            <w:szCs w:val="24"/>
          </w:rPr>
          <w:t>23</w:t>
        </w:r>
        <w:r w:rsidRPr="007342BE">
          <w:rPr>
            <w:webHidden/>
            <w:sz w:val="24"/>
            <w:szCs w:val="24"/>
          </w:rPr>
          <w:fldChar w:fldCharType="end"/>
        </w:r>
        <w:r w:rsidRPr="007342BE">
          <w:rPr>
            <w:rStyle w:val="Hyperlink"/>
            <w:sz w:val="24"/>
            <w:szCs w:val="24"/>
          </w:rPr>
          <w:fldChar w:fldCharType="end"/>
        </w:r>
      </w:ins>
    </w:p>
    <w:p w14:paraId="5C2E2B2C" w14:textId="6FFC823E" w:rsidR="00B54641" w:rsidRPr="007342BE" w:rsidRDefault="00B54641" w:rsidP="00914172">
      <w:pPr>
        <w:pStyle w:val="TOC3"/>
        <w:rPr>
          <w:ins w:id="212" w:author="Haider Alhabibi" w:date="2022-02-17T16:57:00Z"/>
          <w:rFonts w:eastAsiaTheme="minorEastAsia"/>
          <w:color w:val="auto"/>
          <w:sz w:val="24"/>
          <w:szCs w:val="24"/>
        </w:rPr>
      </w:pPr>
      <w:ins w:id="213"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"_Toc96009518"</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3.3.2</w:t>
        </w:r>
        <w:r w:rsidRPr="007342BE">
          <w:rPr>
            <w:rFonts w:eastAsiaTheme="minorEastAsia"/>
            <w:color w:val="auto"/>
            <w:sz w:val="24"/>
            <w:szCs w:val="24"/>
          </w:rPr>
          <w:tab/>
        </w:r>
        <w:r w:rsidRPr="007342BE">
          <w:rPr>
            <w:rStyle w:val="Hyperlink"/>
            <w:sz w:val="24"/>
            <w:szCs w:val="24"/>
          </w:rPr>
          <w:t>Data Field Definition Rules for Single Family Compliance Documents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_Toc96009518 \h </w:instrText>
        </w:r>
      </w:ins>
      <w:r w:rsidRPr="007342BE">
        <w:rPr>
          <w:webHidden/>
          <w:sz w:val="24"/>
          <w:szCs w:val="24"/>
        </w:rPr>
      </w:r>
      <w:r w:rsidRPr="007342BE">
        <w:rPr>
          <w:webHidden/>
          <w:sz w:val="24"/>
          <w:szCs w:val="24"/>
        </w:rPr>
        <w:fldChar w:fldCharType="separate"/>
      </w:r>
      <w:ins w:id="214" w:author="Haider Alhabibi" w:date="2022-02-17T16:57:00Z">
        <w:r w:rsidRPr="007342BE">
          <w:rPr>
            <w:webHidden/>
            <w:sz w:val="24"/>
            <w:szCs w:val="24"/>
          </w:rPr>
          <w:t>24</w:t>
        </w:r>
        <w:r w:rsidRPr="007342BE">
          <w:rPr>
            <w:webHidden/>
            <w:sz w:val="24"/>
            <w:szCs w:val="24"/>
          </w:rPr>
          <w:fldChar w:fldCharType="end"/>
        </w:r>
        <w:r w:rsidRPr="007342BE">
          <w:rPr>
            <w:rStyle w:val="Hyperlink"/>
            <w:sz w:val="24"/>
            <w:szCs w:val="24"/>
          </w:rPr>
          <w:fldChar w:fldCharType="end"/>
        </w:r>
      </w:ins>
    </w:p>
    <w:p w14:paraId="723B2E58" w14:textId="779D5CCA" w:rsidR="00B54641" w:rsidRPr="007342BE" w:rsidRDefault="00B54641" w:rsidP="00914172">
      <w:pPr>
        <w:pStyle w:val="TOC3"/>
        <w:rPr>
          <w:ins w:id="215" w:author="Haider Alhabibi" w:date="2022-02-17T16:57:00Z"/>
          <w:rFonts w:eastAsiaTheme="minorEastAsia"/>
          <w:color w:val="auto"/>
          <w:sz w:val="24"/>
          <w:szCs w:val="24"/>
        </w:rPr>
      </w:pPr>
      <w:ins w:id="216"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"_Toc96009519"</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3.3.3</w:t>
        </w:r>
        <w:r w:rsidRPr="007342BE">
          <w:rPr>
            <w:rFonts w:eastAsiaTheme="minorEastAsia"/>
            <w:color w:val="auto"/>
            <w:sz w:val="24"/>
            <w:szCs w:val="24"/>
          </w:rPr>
          <w:tab/>
        </w:r>
        <w:r w:rsidRPr="007342BE">
          <w:rPr>
            <w:rStyle w:val="Hyperlink"/>
            <w:sz w:val="24"/>
            <w:szCs w:val="24"/>
          </w:rPr>
          <w:t>Data Field Definition Rules for Low-Rise Multifamily Certificate of Compliance Documents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_Toc96009519 \h </w:instrText>
        </w:r>
      </w:ins>
      <w:r w:rsidRPr="007342BE">
        <w:rPr>
          <w:webHidden/>
          <w:sz w:val="24"/>
          <w:szCs w:val="24"/>
        </w:rPr>
      </w:r>
      <w:r w:rsidRPr="007342BE">
        <w:rPr>
          <w:webHidden/>
          <w:sz w:val="24"/>
          <w:szCs w:val="24"/>
        </w:rPr>
        <w:fldChar w:fldCharType="separate"/>
      </w:r>
      <w:ins w:id="217" w:author="Haider Alhabibi" w:date="2022-02-17T16:57:00Z">
        <w:r w:rsidRPr="007342BE">
          <w:rPr>
            <w:webHidden/>
            <w:sz w:val="24"/>
            <w:szCs w:val="24"/>
          </w:rPr>
          <w:t>26</w:t>
        </w:r>
        <w:r w:rsidRPr="007342BE">
          <w:rPr>
            <w:webHidden/>
            <w:sz w:val="24"/>
            <w:szCs w:val="24"/>
          </w:rPr>
          <w:fldChar w:fldCharType="end"/>
        </w:r>
        <w:r w:rsidRPr="007342BE">
          <w:rPr>
            <w:rStyle w:val="Hyperlink"/>
            <w:sz w:val="24"/>
            <w:szCs w:val="24"/>
          </w:rPr>
          <w:fldChar w:fldCharType="end"/>
        </w:r>
      </w:ins>
    </w:p>
    <w:p w14:paraId="636DCD5E" w14:textId="546E75B1" w:rsidR="00B54641" w:rsidRPr="007342BE" w:rsidRDefault="00B54641" w:rsidP="00914172">
      <w:pPr>
        <w:pStyle w:val="TOC3"/>
        <w:rPr>
          <w:ins w:id="218" w:author="Haider Alhabibi" w:date="2022-02-17T16:57:00Z"/>
          <w:rFonts w:eastAsiaTheme="minorEastAsia"/>
          <w:color w:val="auto"/>
          <w:sz w:val="24"/>
          <w:szCs w:val="24"/>
        </w:rPr>
      </w:pPr>
      <w:ins w:id="219"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"_Toc96009520"</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3.3.4</w:t>
        </w:r>
        <w:r w:rsidRPr="007342BE">
          <w:rPr>
            <w:rFonts w:eastAsiaTheme="minorEastAsia"/>
            <w:color w:val="auto"/>
            <w:sz w:val="24"/>
            <w:szCs w:val="24"/>
          </w:rPr>
          <w:tab/>
        </w:r>
        <w:r w:rsidRPr="007342BE">
          <w:rPr>
            <w:rStyle w:val="Hyperlink"/>
            <w:sz w:val="24"/>
            <w:szCs w:val="24"/>
          </w:rPr>
          <w:t>Data Security and Authentication Rules for the Performance Certificate of Compliance Registration Package</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_Toc96009520 \h </w:instrText>
        </w:r>
      </w:ins>
      <w:r w:rsidRPr="007342BE">
        <w:rPr>
          <w:webHidden/>
          <w:sz w:val="24"/>
          <w:szCs w:val="24"/>
        </w:rPr>
      </w:r>
      <w:r w:rsidRPr="007342BE">
        <w:rPr>
          <w:webHidden/>
          <w:sz w:val="24"/>
          <w:szCs w:val="24"/>
        </w:rPr>
        <w:fldChar w:fldCharType="separate"/>
      </w:r>
      <w:ins w:id="220" w:author="Haider Alhabibi" w:date="2022-02-17T16:57:00Z">
        <w:r w:rsidRPr="007342BE">
          <w:rPr>
            <w:webHidden/>
            <w:sz w:val="24"/>
            <w:szCs w:val="24"/>
          </w:rPr>
          <w:t>26</w:t>
        </w:r>
        <w:r w:rsidRPr="007342BE">
          <w:rPr>
            <w:webHidden/>
            <w:sz w:val="24"/>
            <w:szCs w:val="24"/>
          </w:rPr>
          <w:fldChar w:fldCharType="end"/>
        </w:r>
        <w:r w:rsidRPr="007342BE">
          <w:rPr>
            <w:rStyle w:val="Hyperlink"/>
            <w:sz w:val="24"/>
            <w:szCs w:val="24"/>
          </w:rPr>
          <w:fldChar w:fldCharType="end"/>
        </w:r>
      </w:ins>
    </w:p>
    <w:p w14:paraId="066C8278" w14:textId="0AC3BB49" w:rsidR="00B54641" w:rsidRPr="007342BE" w:rsidRDefault="00B54641" w:rsidP="00672405">
      <w:pPr>
        <w:pStyle w:val="TOC2"/>
        <w:rPr>
          <w:ins w:id="221" w:author="Haider Alhabibi" w:date="2022-02-17T16:57:00Z"/>
          <w:rFonts w:eastAsiaTheme="minorEastAsia"/>
          <w:noProof/>
          <w:color w:val="auto"/>
        </w:rPr>
      </w:pPr>
      <w:ins w:id="222"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"_Toc96009521"</w:instrText>
        </w:r>
        <w:r w:rsidRPr="007342BE">
          <w:rPr>
            <w:rStyle w:val="Hyperlink"/>
            <w:noProof/>
          </w:rPr>
          <w:instrText xml:space="preserve"> </w:instrText>
        </w:r>
        <w:r w:rsidRPr="007342BE">
          <w:rPr>
            <w:rStyle w:val="Hyperlink"/>
            <w:noProof/>
          </w:rPr>
          <w:fldChar w:fldCharType="separate"/>
        </w:r>
        <w:r w:rsidRPr="007342BE">
          <w:rPr>
            <w:rStyle w:val="Hyperlink"/>
            <w:noProof/>
          </w:rPr>
          <w:t>3.4</w:t>
        </w:r>
        <w:r w:rsidRPr="007342BE">
          <w:rPr>
            <w:rFonts w:eastAsiaTheme="minorEastAsia"/>
            <w:noProof/>
            <w:color w:val="auto"/>
          </w:rPr>
          <w:tab/>
        </w:r>
        <w:r w:rsidRPr="007342BE">
          <w:rPr>
            <w:rStyle w:val="Hyperlink"/>
            <w:noProof/>
          </w:rPr>
          <w:t>Residential Document Registration Numbering Conventions</w:t>
        </w:r>
        <w:r w:rsidRPr="007342BE">
          <w:rPr>
            <w:noProof/>
            <w:webHidden/>
          </w:rPr>
          <w:tab/>
        </w:r>
        <w:r w:rsidRPr="007342BE">
          <w:rPr>
            <w:noProof/>
            <w:webHidden/>
          </w:rPr>
          <w:fldChar w:fldCharType="begin"/>
        </w:r>
        <w:r w:rsidRPr="007342BE">
          <w:rPr>
            <w:noProof/>
            <w:webHidden/>
          </w:rPr>
          <w:instrText xml:space="preserve"> PAGEREF _Toc96009521 \h </w:instrText>
        </w:r>
      </w:ins>
      <w:r w:rsidRPr="007342BE">
        <w:rPr>
          <w:noProof/>
          <w:webHidden/>
        </w:rPr>
      </w:r>
      <w:r w:rsidRPr="007342BE">
        <w:rPr>
          <w:noProof/>
          <w:webHidden/>
        </w:rPr>
        <w:fldChar w:fldCharType="separate"/>
      </w:r>
      <w:ins w:id="223" w:author="Haider Alhabibi" w:date="2022-02-17T16:57:00Z">
        <w:r w:rsidRPr="007342BE">
          <w:rPr>
            <w:noProof/>
            <w:webHidden/>
          </w:rPr>
          <w:t>27</w:t>
        </w:r>
        <w:r w:rsidRPr="007342BE">
          <w:rPr>
            <w:noProof/>
            <w:webHidden/>
          </w:rPr>
          <w:fldChar w:fldCharType="end"/>
        </w:r>
        <w:r w:rsidRPr="007342BE">
          <w:rPr>
            <w:rStyle w:val="Hyperlink"/>
            <w:noProof/>
          </w:rPr>
          <w:fldChar w:fldCharType="end"/>
        </w:r>
      </w:ins>
    </w:p>
    <w:p w14:paraId="0BD5D79D" w14:textId="2CFF501B" w:rsidR="00B54641" w:rsidRPr="007342BE" w:rsidRDefault="00B54641" w:rsidP="00914172">
      <w:pPr>
        <w:pStyle w:val="TOC3"/>
        <w:rPr>
          <w:ins w:id="224" w:author="Haider Alhabibi" w:date="2022-02-17T16:57:00Z"/>
          <w:rFonts w:eastAsiaTheme="minorEastAsia"/>
          <w:color w:val="auto"/>
          <w:sz w:val="24"/>
          <w:szCs w:val="24"/>
        </w:rPr>
      </w:pPr>
      <w:ins w:id="225"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"_Toc96009522"</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3.4.1</w:t>
        </w:r>
        <w:r w:rsidRPr="007342BE">
          <w:rPr>
            <w:rFonts w:eastAsiaTheme="minorEastAsia"/>
            <w:color w:val="auto"/>
            <w:sz w:val="24"/>
            <w:szCs w:val="24"/>
          </w:rPr>
          <w:tab/>
        </w:r>
        <w:r w:rsidRPr="007342BE">
          <w:rPr>
            <w:rStyle w:val="Hyperlink"/>
            <w:sz w:val="24"/>
            <w:szCs w:val="24"/>
          </w:rPr>
          <w:t>Document Category Designators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_Toc96009522 \h </w:instrText>
        </w:r>
      </w:ins>
      <w:r w:rsidRPr="007342BE">
        <w:rPr>
          <w:webHidden/>
          <w:sz w:val="24"/>
          <w:szCs w:val="24"/>
        </w:rPr>
      </w:r>
      <w:r w:rsidRPr="007342BE">
        <w:rPr>
          <w:webHidden/>
          <w:sz w:val="24"/>
          <w:szCs w:val="24"/>
        </w:rPr>
        <w:fldChar w:fldCharType="separate"/>
      </w:r>
      <w:ins w:id="226" w:author="Haider Alhabibi" w:date="2022-02-17T16:57:00Z">
        <w:r w:rsidRPr="007342BE">
          <w:rPr>
            <w:webHidden/>
            <w:sz w:val="24"/>
            <w:szCs w:val="24"/>
          </w:rPr>
          <w:t>27</w:t>
        </w:r>
        <w:r w:rsidRPr="007342BE">
          <w:rPr>
            <w:webHidden/>
            <w:sz w:val="24"/>
            <w:szCs w:val="24"/>
          </w:rPr>
          <w:fldChar w:fldCharType="end"/>
        </w:r>
        <w:r w:rsidRPr="007342BE">
          <w:rPr>
            <w:rStyle w:val="Hyperlink"/>
            <w:sz w:val="24"/>
            <w:szCs w:val="24"/>
          </w:rPr>
          <w:fldChar w:fldCharType="end"/>
        </w:r>
      </w:ins>
    </w:p>
    <w:p w14:paraId="25BD6759" w14:textId="3AC8DA97" w:rsidR="00B54641" w:rsidRPr="007342BE" w:rsidRDefault="00B54641" w:rsidP="00914172">
      <w:pPr>
        <w:pStyle w:val="TOC3"/>
        <w:rPr>
          <w:ins w:id="227" w:author="Haider Alhabibi" w:date="2022-02-17T16:57:00Z"/>
          <w:rFonts w:eastAsiaTheme="minorEastAsia"/>
          <w:color w:val="auto"/>
          <w:sz w:val="24"/>
          <w:szCs w:val="24"/>
        </w:rPr>
      </w:pPr>
      <w:ins w:id="228"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"_Toc96009523"</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3.4.2</w:t>
        </w:r>
        <w:r w:rsidRPr="007342BE">
          <w:rPr>
            <w:rFonts w:eastAsiaTheme="minorEastAsia"/>
            <w:color w:val="auto"/>
            <w:sz w:val="24"/>
            <w:szCs w:val="24"/>
          </w:rPr>
          <w:tab/>
        </w:r>
        <w:r w:rsidRPr="007342BE">
          <w:rPr>
            <w:rStyle w:val="Hyperlink"/>
            <w:sz w:val="24"/>
            <w:szCs w:val="24"/>
          </w:rPr>
          <w:t>Numbering Convention for CF1R, CF2R, CF3R, and NRCV Documents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_Toc96009523 \h </w:instrText>
        </w:r>
      </w:ins>
      <w:r w:rsidRPr="007342BE">
        <w:rPr>
          <w:webHidden/>
          <w:sz w:val="24"/>
          <w:szCs w:val="24"/>
        </w:rPr>
      </w:r>
      <w:r w:rsidRPr="007342BE">
        <w:rPr>
          <w:webHidden/>
          <w:sz w:val="24"/>
          <w:szCs w:val="24"/>
        </w:rPr>
        <w:fldChar w:fldCharType="separate"/>
      </w:r>
      <w:ins w:id="229" w:author="Haider Alhabibi" w:date="2022-02-17T16:57:00Z">
        <w:r w:rsidRPr="007342BE">
          <w:rPr>
            <w:webHidden/>
            <w:sz w:val="24"/>
            <w:szCs w:val="24"/>
          </w:rPr>
          <w:t>29</w:t>
        </w:r>
        <w:r w:rsidRPr="007342BE">
          <w:rPr>
            <w:webHidden/>
            <w:sz w:val="24"/>
            <w:szCs w:val="24"/>
          </w:rPr>
          <w:fldChar w:fldCharType="end"/>
        </w:r>
        <w:r w:rsidRPr="007342BE">
          <w:rPr>
            <w:rStyle w:val="Hyperlink"/>
            <w:sz w:val="24"/>
            <w:szCs w:val="24"/>
          </w:rPr>
          <w:fldChar w:fldCharType="end"/>
        </w:r>
      </w:ins>
    </w:p>
    <w:p w14:paraId="6E32757B" w14:textId="292722DB" w:rsidR="00B54641" w:rsidRPr="007342BE" w:rsidRDefault="00B54641">
      <w:pPr>
        <w:pStyle w:val="TOC4"/>
        <w:rPr>
          <w:ins w:id="230" w:author="Haider Alhabibi" w:date="2022-02-17T16:57:00Z"/>
          <w:rFonts w:ascii="Tahoma" w:eastAsiaTheme="minorEastAsia" w:hAnsi="Tahoma" w:cs="Tahoma"/>
          <w:noProof/>
          <w:color w:val="auto"/>
          <w:sz w:val="24"/>
          <w:szCs w:val="24"/>
        </w:rPr>
      </w:pPr>
      <w:ins w:id="231"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"_Toc96009524"</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3.4.2.1</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Model Plan and Multifamily - CF1R, CF2R, CF3R, LMCC, LMCI, LMCV, and NRCV Configurations</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_Toc96009524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232" w:author="Haider Alhabibi" w:date="2022-02-17T16:57:00Z">
        <w:r w:rsidRPr="007342BE">
          <w:rPr>
            <w:rFonts w:ascii="Tahoma" w:hAnsi="Tahoma" w:cs="Tahoma"/>
            <w:noProof/>
            <w:webHidden/>
            <w:sz w:val="24"/>
            <w:szCs w:val="24"/>
          </w:rPr>
          <w:t>30</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20D1D9B6" w14:textId="305C0074" w:rsidR="00B54641" w:rsidRPr="007342BE" w:rsidRDefault="00B54641">
      <w:pPr>
        <w:pStyle w:val="TOC4"/>
        <w:rPr>
          <w:ins w:id="233" w:author="Haider Alhabibi" w:date="2022-02-17T16:57:00Z"/>
          <w:rFonts w:ascii="Tahoma" w:eastAsiaTheme="minorEastAsia" w:hAnsi="Tahoma" w:cs="Tahoma"/>
          <w:noProof/>
          <w:color w:val="auto"/>
          <w:sz w:val="24"/>
          <w:szCs w:val="24"/>
        </w:rPr>
      </w:pPr>
      <w:ins w:id="234"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"_Toc96009525"</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3.4.2.2</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CF1R Worksheet Configurations</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_Toc96009525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235" w:author="Haider Alhabibi" w:date="2022-02-17T16:57:00Z">
        <w:r w:rsidRPr="007342BE">
          <w:rPr>
            <w:rFonts w:ascii="Tahoma" w:hAnsi="Tahoma" w:cs="Tahoma"/>
            <w:noProof/>
            <w:webHidden/>
            <w:sz w:val="24"/>
            <w:szCs w:val="24"/>
          </w:rPr>
          <w:t>30</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2D99CF7E" w14:textId="3CFF98DE" w:rsidR="00B54641" w:rsidRPr="007342BE" w:rsidRDefault="00B54641">
      <w:pPr>
        <w:pStyle w:val="TOC4"/>
        <w:rPr>
          <w:ins w:id="236" w:author="Haider Alhabibi" w:date="2022-02-17T16:57:00Z"/>
          <w:rFonts w:ascii="Tahoma" w:eastAsiaTheme="minorEastAsia" w:hAnsi="Tahoma" w:cs="Tahoma"/>
          <w:noProof/>
          <w:color w:val="auto"/>
          <w:sz w:val="24"/>
          <w:szCs w:val="24"/>
        </w:rPr>
      </w:pPr>
      <w:ins w:id="237"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"_Toc96009526"</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3.4.2.3</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Prescriptive Additions and Alterations - CF1R, CF2R, CF3R, and NRCV Configurations</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_Toc96009526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238" w:author="Haider Alhabibi" w:date="2022-02-17T16:57:00Z">
        <w:r w:rsidRPr="007342BE">
          <w:rPr>
            <w:rFonts w:ascii="Tahoma" w:hAnsi="Tahoma" w:cs="Tahoma"/>
            <w:noProof/>
            <w:webHidden/>
            <w:sz w:val="24"/>
            <w:szCs w:val="24"/>
          </w:rPr>
          <w:t>31</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00B9ED58" w14:textId="0B3BE067" w:rsidR="00B54641" w:rsidRPr="007342BE" w:rsidRDefault="00B54641">
      <w:pPr>
        <w:pStyle w:val="TOC4"/>
        <w:rPr>
          <w:ins w:id="239" w:author="Haider Alhabibi" w:date="2022-02-17T16:57:00Z"/>
          <w:rFonts w:ascii="Tahoma" w:eastAsiaTheme="minorEastAsia" w:hAnsi="Tahoma" w:cs="Tahoma"/>
          <w:noProof/>
          <w:color w:val="auto"/>
          <w:sz w:val="24"/>
          <w:szCs w:val="24"/>
        </w:rPr>
      </w:pPr>
      <w:ins w:id="240"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"_Toc96009527"</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3.4.2.4</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Example Registration Numbers - CF1R, CF2R, CF3R, NRCV and CF1R Worksheet Documents</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_Toc96009527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241" w:author="Haider Alhabibi" w:date="2022-02-17T16:57:00Z">
        <w:r w:rsidRPr="007342BE">
          <w:rPr>
            <w:rFonts w:ascii="Tahoma" w:hAnsi="Tahoma" w:cs="Tahoma"/>
            <w:noProof/>
            <w:webHidden/>
            <w:sz w:val="24"/>
            <w:szCs w:val="24"/>
          </w:rPr>
          <w:t>43</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77D2F0E7" w14:textId="6F5798EC" w:rsidR="00B54641" w:rsidRPr="007342BE" w:rsidRDefault="00B54641">
      <w:pPr>
        <w:pStyle w:val="TOC4"/>
        <w:rPr>
          <w:ins w:id="242" w:author="Haider Alhabibi" w:date="2022-02-17T16:57:00Z"/>
          <w:rFonts w:ascii="Tahoma" w:eastAsiaTheme="minorEastAsia" w:hAnsi="Tahoma" w:cs="Tahoma"/>
          <w:noProof/>
          <w:color w:val="auto"/>
          <w:sz w:val="24"/>
          <w:szCs w:val="24"/>
        </w:rPr>
      </w:pPr>
      <w:ins w:id="243"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"_Toc96009528"</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3.4.2.5</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Example Registration Numbers - Prescriptive Alterations and Additions - CF1R-ALT-01, CF1R-ADD-01, CF1R-ALT-02</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_Toc96009528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244" w:author="Haider Alhabibi" w:date="2022-02-17T16:57:00Z">
        <w:r w:rsidRPr="007342BE">
          <w:rPr>
            <w:rFonts w:ascii="Tahoma" w:hAnsi="Tahoma" w:cs="Tahoma"/>
            <w:noProof/>
            <w:webHidden/>
            <w:sz w:val="24"/>
            <w:szCs w:val="24"/>
          </w:rPr>
          <w:t>44</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7270C700" w14:textId="1737DFD2" w:rsidR="00B54641" w:rsidRPr="007342BE" w:rsidRDefault="00B54641">
      <w:pPr>
        <w:pStyle w:val="TOC4"/>
        <w:rPr>
          <w:ins w:id="245" w:author="Haider Alhabibi" w:date="2022-02-17T16:57:00Z"/>
          <w:rFonts w:ascii="Tahoma" w:eastAsiaTheme="minorEastAsia" w:hAnsi="Tahoma" w:cs="Tahoma"/>
          <w:noProof/>
          <w:color w:val="auto"/>
          <w:sz w:val="24"/>
          <w:szCs w:val="24"/>
        </w:rPr>
      </w:pPr>
      <w:ins w:id="246"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"_Toc96009529"</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3.4.2.6</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Example Registration Numbers - LMCC, LMCI, LMCV</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_Toc96009529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247" w:author="Haider Alhabibi" w:date="2022-02-17T16:57:00Z">
        <w:r w:rsidRPr="007342BE">
          <w:rPr>
            <w:rFonts w:ascii="Tahoma" w:hAnsi="Tahoma" w:cs="Tahoma"/>
            <w:noProof/>
            <w:webHidden/>
            <w:sz w:val="24"/>
            <w:szCs w:val="24"/>
          </w:rPr>
          <w:t>45</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6B8F44C2" w14:textId="4ECF0CD3" w:rsidR="00B54641" w:rsidRPr="007342BE" w:rsidRDefault="00B54641" w:rsidP="00672405">
      <w:pPr>
        <w:pStyle w:val="TOC2"/>
        <w:rPr>
          <w:ins w:id="248" w:author="Haider Alhabibi" w:date="2022-02-17T16:57:00Z"/>
          <w:rFonts w:eastAsiaTheme="minorEastAsia"/>
          <w:noProof/>
          <w:color w:val="auto"/>
        </w:rPr>
      </w:pPr>
      <w:ins w:id="249"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"_Toc96009530"</w:instrText>
        </w:r>
        <w:r w:rsidRPr="007342BE">
          <w:rPr>
            <w:rStyle w:val="Hyperlink"/>
            <w:noProof/>
          </w:rPr>
          <w:instrText xml:space="preserve"> </w:instrText>
        </w:r>
        <w:r w:rsidRPr="007342BE">
          <w:rPr>
            <w:rStyle w:val="Hyperlink"/>
            <w:noProof/>
          </w:rPr>
          <w:fldChar w:fldCharType="separate"/>
        </w:r>
        <w:r w:rsidRPr="007342BE">
          <w:rPr>
            <w:rStyle w:val="Hyperlink"/>
            <w:noProof/>
          </w:rPr>
          <w:t>3.5</w:t>
        </w:r>
        <w:r w:rsidRPr="007342BE">
          <w:rPr>
            <w:rFonts w:eastAsiaTheme="minorEastAsia"/>
            <w:noProof/>
            <w:color w:val="auto"/>
          </w:rPr>
          <w:tab/>
        </w:r>
        <w:r w:rsidRPr="007342BE">
          <w:rPr>
            <w:rStyle w:val="Hyperlink"/>
            <w:noProof/>
          </w:rPr>
          <w:t>Residential Certificate of Verification Group Numbering Conventions</w:t>
        </w:r>
        <w:r w:rsidRPr="007342BE">
          <w:rPr>
            <w:noProof/>
            <w:webHidden/>
          </w:rPr>
          <w:tab/>
        </w:r>
        <w:r w:rsidRPr="007342BE">
          <w:rPr>
            <w:noProof/>
            <w:webHidden/>
          </w:rPr>
          <w:fldChar w:fldCharType="begin"/>
        </w:r>
        <w:r w:rsidRPr="007342BE">
          <w:rPr>
            <w:noProof/>
            <w:webHidden/>
          </w:rPr>
          <w:instrText xml:space="preserve"> PAGEREF _Toc96009530 \h </w:instrText>
        </w:r>
      </w:ins>
      <w:r w:rsidRPr="007342BE">
        <w:rPr>
          <w:noProof/>
          <w:webHidden/>
        </w:rPr>
      </w:r>
      <w:r w:rsidRPr="007342BE">
        <w:rPr>
          <w:noProof/>
          <w:webHidden/>
        </w:rPr>
        <w:fldChar w:fldCharType="separate"/>
      </w:r>
      <w:ins w:id="250" w:author="Haider Alhabibi" w:date="2022-02-17T16:57:00Z">
        <w:r w:rsidRPr="007342BE">
          <w:rPr>
            <w:noProof/>
            <w:webHidden/>
          </w:rPr>
          <w:t>47</w:t>
        </w:r>
        <w:r w:rsidRPr="007342BE">
          <w:rPr>
            <w:noProof/>
            <w:webHidden/>
          </w:rPr>
          <w:fldChar w:fldCharType="end"/>
        </w:r>
        <w:r w:rsidRPr="007342BE">
          <w:rPr>
            <w:rStyle w:val="Hyperlink"/>
            <w:noProof/>
          </w:rPr>
          <w:fldChar w:fldCharType="end"/>
        </w:r>
      </w:ins>
    </w:p>
    <w:p w14:paraId="724DA6C2" w14:textId="4B9331CA" w:rsidR="00B54641" w:rsidRPr="007342BE" w:rsidRDefault="00B54641">
      <w:pPr>
        <w:pStyle w:val="TOC1"/>
        <w:rPr>
          <w:ins w:id="251" w:author="Haider Alhabibi" w:date="2022-02-17T16:57:00Z"/>
          <w:rFonts w:ascii="Tahoma" w:eastAsiaTheme="minorEastAsia" w:hAnsi="Tahoma" w:cs="Tahoma"/>
          <w:b w:val="0"/>
          <w:color w:val="auto"/>
          <w:sz w:val="24"/>
          <w:szCs w:val="24"/>
        </w:rPr>
      </w:pPr>
      <w:ins w:id="252" w:author="Haider Alhabibi" w:date="2022-02-17T16:57:00Z">
        <w:r w:rsidRPr="007342BE">
          <w:rPr>
            <w:rStyle w:val="Hyperlink"/>
            <w:rFonts w:ascii="Tahoma" w:hAnsi="Tahoma" w:cs="Tahoma"/>
            <w:sz w:val="24"/>
            <w:szCs w:val="24"/>
          </w:rPr>
          <w:fldChar w:fldCharType="begin"/>
        </w:r>
        <w:r w:rsidRPr="007342BE">
          <w:rPr>
            <w:rStyle w:val="Hyperlink"/>
            <w:rFonts w:ascii="Tahoma" w:hAnsi="Tahoma" w:cs="Tahoma"/>
            <w:sz w:val="24"/>
            <w:szCs w:val="24"/>
          </w:rPr>
          <w:instrText xml:space="preserve"> </w:instrText>
        </w:r>
        <w:r w:rsidRPr="007342BE">
          <w:rPr>
            <w:rFonts w:ascii="Tahoma" w:hAnsi="Tahoma" w:cs="Tahoma"/>
            <w:sz w:val="24"/>
            <w:szCs w:val="24"/>
          </w:rPr>
          <w:instrText>HYPERLINK \l "_Toc96009531"</w:instrText>
        </w:r>
        <w:r w:rsidRPr="007342BE">
          <w:rPr>
            <w:rStyle w:val="Hyperlink"/>
            <w:rFonts w:ascii="Tahoma" w:hAnsi="Tahoma" w:cs="Tahoma"/>
            <w:sz w:val="24"/>
            <w:szCs w:val="24"/>
          </w:rPr>
          <w:instrText xml:space="preserve"> </w:instrText>
        </w:r>
        <w:r w:rsidRPr="007342BE">
          <w:rPr>
            <w:rStyle w:val="Hyperlink"/>
            <w:rFonts w:ascii="Tahoma" w:hAnsi="Tahoma" w:cs="Tahoma"/>
            <w:sz w:val="24"/>
            <w:szCs w:val="24"/>
          </w:rPr>
          <w:fldChar w:fldCharType="separate"/>
        </w:r>
        <w:r w:rsidRPr="007342BE">
          <w:rPr>
            <w:rStyle w:val="Hyperlink"/>
            <w:rFonts w:ascii="Tahoma" w:hAnsi="Tahoma" w:cs="Tahoma"/>
            <w:sz w:val="24"/>
            <w:szCs w:val="24"/>
          </w:rPr>
          <w:t>4</w:t>
        </w:r>
        <w:r w:rsidRPr="007342BE">
          <w:rPr>
            <w:rFonts w:ascii="Tahoma" w:eastAsiaTheme="minorEastAsia" w:hAnsi="Tahoma" w:cs="Tahoma"/>
            <w:b w:val="0"/>
            <w:color w:val="auto"/>
            <w:sz w:val="24"/>
            <w:szCs w:val="24"/>
          </w:rPr>
          <w:tab/>
        </w:r>
        <w:r w:rsidRPr="007342BE">
          <w:rPr>
            <w:rStyle w:val="Hyperlink"/>
            <w:rFonts w:ascii="Tahoma" w:hAnsi="Tahoma" w:cs="Tahoma"/>
            <w:sz w:val="24"/>
            <w:szCs w:val="24"/>
          </w:rPr>
          <w:t>Electronic Signatures</w:t>
        </w:r>
        <w:r w:rsidRPr="00013D2E">
          <w:rPr>
            <w:rFonts w:ascii="Tahoma" w:hAnsi="Tahoma" w:cs="Tahoma"/>
            <w:b w:val="0"/>
            <w:bCs/>
            <w:webHidden/>
            <w:sz w:val="24"/>
            <w:szCs w:val="24"/>
          </w:rPr>
          <w:tab/>
        </w:r>
        <w:r w:rsidRPr="00013D2E">
          <w:rPr>
            <w:rFonts w:ascii="Tahoma" w:hAnsi="Tahoma" w:cs="Tahoma"/>
            <w:b w:val="0"/>
            <w:bCs/>
            <w:webHidden/>
            <w:sz w:val="24"/>
            <w:szCs w:val="24"/>
          </w:rPr>
          <w:fldChar w:fldCharType="begin"/>
        </w:r>
        <w:r w:rsidRPr="00013D2E">
          <w:rPr>
            <w:rFonts w:ascii="Tahoma" w:hAnsi="Tahoma" w:cs="Tahoma"/>
            <w:b w:val="0"/>
            <w:bCs/>
            <w:webHidden/>
            <w:sz w:val="24"/>
            <w:szCs w:val="24"/>
          </w:rPr>
          <w:instrText xml:space="preserve"> PAGEREF _Toc96009531 \h </w:instrText>
        </w:r>
      </w:ins>
      <w:r w:rsidRPr="00013D2E">
        <w:rPr>
          <w:rFonts w:ascii="Tahoma" w:hAnsi="Tahoma" w:cs="Tahoma"/>
          <w:b w:val="0"/>
          <w:bCs/>
          <w:webHidden/>
          <w:sz w:val="24"/>
          <w:szCs w:val="24"/>
        </w:rPr>
      </w:r>
      <w:r w:rsidRPr="00013D2E">
        <w:rPr>
          <w:rFonts w:ascii="Tahoma" w:hAnsi="Tahoma" w:cs="Tahoma"/>
          <w:b w:val="0"/>
          <w:bCs/>
          <w:webHidden/>
          <w:sz w:val="24"/>
          <w:szCs w:val="24"/>
        </w:rPr>
        <w:fldChar w:fldCharType="separate"/>
      </w:r>
      <w:ins w:id="253" w:author="Haider Alhabibi" w:date="2022-02-17T16:57:00Z">
        <w:r w:rsidRPr="00013D2E">
          <w:rPr>
            <w:rFonts w:ascii="Tahoma" w:hAnsi="Tahoma" w:cs="Tahoma"/>
            <w:b w:val="0"/>
            <w:bCs/>
            <w:webHidden/>
            <w:sz w:val="24"/>
            <w:szCs w:val="24"/>
          </w:rPr>
          <w:t>49</w:t>
        </w:r>
        <w:r w:rsidRPr="00013D2E">
          <w:rPr>
            <w:rFonts w:ascii="Tahoma" w:hAnsi="Tahoma" w:cs="Tahoma"/>
            <w:b w:val="0"/>
            <w:bCs/>
            <w:webHidden/>
            <w:sz w:val="24"/>
            <w:szCs w:val="24"/>
          </w:rPr>
          <w:fldChar w:fldCharType="end"/>
        </w:r>
        <w:r w:rsidRPr="007342BE">
          <w:rPr>
            <w:rStyle w:val="Hyperlink"/>
            <w:rFonts w:ascii="Tahoma" w:hAnsi="Tahoma" w:cs="Tahoma"/>
            <w:sz w:val="24"/>
            <w:szCs w:val="24"/>
          </w:rPr>
          <w:fldChar w:fldCharType="end"/>
        </w:r>
      </w:ins>
    </w:p>
    <w:p w14:paraId="28034A0D" w14:textId="3E8840ED" w:rsidR="00B54641" w:rsidRPr="007342BE" w:rsidRDefault="00B54641" w:rsidP="00672405">
      <w:pPr>
        <w:pStyle w:val="TOC2"/>
        <w:rPr>
          <w:ins w:id="254" w:author="Haider Alhabibi" w:date="2022-02-17T16:57:00Z"/>
          <w:rFonts w:eastAsiaTheme="minorEastAsia"/>
          <w:noProof/>
          <w:color w:val="auto"/>
        </w:rPr>
      </w:pPr>
      <w:ins w:id="255" w:author="Haider Alhabibi" w:date="2022-02-17T16:57:00Z">
        <w:r w:rsidRPr="007342BE">
          <w:rPr>
            <w:rStyle w:val="Hyperlink"/>
            <w:noProof/>
          </w:rPr>
          <w:lastRenderedPageBreak/>
          <w:fldChar w:fldCharType="begin"/>
        </w:r>
        <w:r w:rsidRPr="007342BE">
          <w:rPr>
            <w:rStyle w:val="Hyperlink"/>
            <w:noProof/>
          </w:rPr>
          <w:instrText xml:space="preserve"> </w:instrText>
        </w:r>
        <w:r w:rsidRPr="007342BE">
          <w:rPr>
            <w:noProof/>
          </w:rPr>
          <w:instrText>HYPERLINK \l "_Toc96009532"</w:instrText>
        </w:r>
        <w:r w:rsidRPr="007342BE">
          <w:rPr>
            <w:rStyle w:val="Hyperlink"/>
            <w:noProof/>
          </w:rPr>
          <w:instrText xml:space="preserve"> </w:instrText>
        </w:r>
        <w:r w:rsidRPr="007342BE">
          <w:rPr>
            <w:rStyle w:val="Hyperlink"/>
            <w:noProof/>
          </w:rPr>
          <w:fldChar w:fldCharType="separate"/>
        </w:r>
        <w:r w:rsidRPr="007342BE">
          <w:rPr>
            <w:rStyle w:val="Hyperlink"/>
            <w:noProof/>
          </w:rPr>
          <w:t>4.1</w:t>
        </w:r>
        <w:r w:rsidRPr="007342BE">
          <w:rPr>
            <w:rFonts w:eastAsiaTheme="minorEastAsia"/>
            <w:noProof/>
            <w:color w:val="auto"/>
          </w:rPr>
          <w:tab/>
        </w:r>
        <w:r w:rsidRPr="007342BE">
          <w:rPr>
            <w:rStyle w:val="Hyperlink"/>
            <w:noProof/>
          </w:rPr>
          <w:t>Overview</w:t>
        </w:r>
        <w:r w:rsidRPr="007342BE">
          <w:rPr>
            <w:noProof/>
            <w:webHidden/>
          </w:rPr>
          <w:tab/>
        </w:r>
        <w:r w:rsidRPr="007342BE">
          <w:rPr>
            <w:noProof/>
            <w:webHidden/>
          </w:rPr>
          <w:fldChar w:fldCharType="begin"/>
        </w:r>
        <w:r w:rsidRPr="007342BE">
          <w:rPr>
            <w:noProof/>
            <w:webHidden/>
          </w:rPr>
          <w:instrText xml:space="preserve"> PAGEREF _Toc96009532 \h </w:instrText>
        </w:r>
      </w:ins>
      <w:r w:rsidRPr="007342BE">
        <w:rPr>
          <w:noProof/>
          <w:webHidden/>
        </w:rPr>
      </w:r>
      <w:r w:rsidRPr="007342BE">
        <w:rPr>
          <w:noProof/>
          <w:webHidden/>
        </w:rPr>
        <w:fldChar w:fldCharType="separate"/>
      </w:r>
      <w:ins w:id="256" w:author="Haider Alhabibi" w:date="2022-02-17T16:57:00Z">
        <w:r w:rsidRPr="007342BE">
          <w:rPr>
            <w:noProof/>
            <w:webHidden/>
          </w:rPr>
          <w:t>49</w:t>
        </w:r>
        <w:r w:rsidRPr="007342BE">
          <w:rPr>
            <w:noProof/>
            <w:webHidden/>
          </w:rPr>
          <w:fldChar w:fldCharType="end"/>
        </w:r>
        <w:r w:rsidRPr="007342BE">
          <w:rPr>
            <w:rStyle w:val="Hyperlink"/>
            <w:noProof/>
          </w:rPr>
          <w:fldChar w:fldCharType="end"/>
        </w:r>
      </w:ins>
    </w:p>
    <w:p w14:paraId="213CAC04" w14:textId="32450BDF" w:rsidR="00B54641" w:rsidRPr="007342BE" w:rsidRDefault="00B54641" w:rsidP="00672405">
      <w:pPr>
        <w:pStyle w:val="TOC2"/>
        <w:rPr>
          <w:ins w:id="257" w:author="Haider Alhabibi" w:date="2022-02-17T16:57:00Z"/>
          <w:rFonts w:eastAsiaTheme="minorEastAsia"/>
          <w:noProof/>
          <w:color w:val="auto"/>
        </w:rPr>
      </w:pPr>
      <w:ins w:id="258"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"_Toc96009533"</w:instrText>
        </w:r>
        <w:r w:rsidRPr="007342BE">
          <w:rPr>
            <w:rStyle w:val="Hyperlink"/>
            <w:noProof/>
          </w:rPr>
          <w:instrText xml:space="preserve"> </w:instrText>
        </w:r>
        <w:r w:rsidRPr="007342BE">
          <w:rPr>
            <w:rStyle w:val="Hyperlink"/>
            <w:noProof/>
          </w:rPr>
          <w:fldChar w:fldCharType="separate"/>
        </w:r>
        <w:r w:rsidRPr="007342BE">
          <w:rPr>
            <w:rStyle w:val="Hyperlink"/>
            <w:noProof/>
          </w:rPr>
          <w:t>4.2</w:t>
        </w:r>
        <w:r w:rsidRPr="007342BE">
          <w:rPr>
            <w:rFonts w:eastAsiaTheme="minorEastAsia"/>
            <w:noProof/>
            <w:color w:val="auto"/>
          </w:rPr>
          <w:tab/>
        </w:r>
        <w:r w:rsidRPr="007342BE">
          <w:rPr>
            <w:rStyle w:val="Hyperlink"/>
            <w:noProof/>
          </w:rPr>
          <w:t>Establishing a User Account and Signature Authority</w:t>
        </w:r>
        <w:r w:rsidRPr="007342BE">
          <w:rPr>
            <w:noProof/>
            <w:webHidden/>
          </w:rPr>
          <w:tab/>
        </w:r>
        <w:r w:rsidRPr="007342BE">
          <w:rPr>
            <w:noProof/>
            <w:webHidden/>
          </w:rPr>
          <w:fldChar w:fldCharType="begin"/>
        </w:r>
        <w:r w:rsidRPr="007342BE">
          <w:rPr>
            <w:noProof/>
            <w:webHidden/>
          </w:rPr>
          <w:instrText xml:space="preserve"> PAGEREF _Toc96009533 \h </w:instrText>
        </w:r>
      </w:ins>
      <w:r w:rsidRPr="007342BE">
        <w:rPr>
          <w:noProof/>
          <w:webHidden/>
        </w:rPr>
      </w:r>
      <w:r w:rsidRPr="007342BE">
        <w:rPr>
          <w:noProof/>
          <w:webHidden/>
        </w:rPr>
        <w:fldChar w:fldCharType="separate"/>
      </w:r>
      <w:ins w:id="259" w:author="Haider Alhabibi" w:date="2022-02-17T16:57:00Z">
        <w:r w:rsidRPr="007342BE">
          <w:rPr>
            <w:noProof/>
            <w:webHidden/>
          </w:rPr>
          <w:t>49</w:t>
        </w:r>
        <w:r w:rsidRPr="007342BE">
          <w:rPr>
            <w:noProof/>
            <w:webHidden/>
          </w:rPr>
          <w:fldChar w:fldCharType="end"/>
        </w:r>
        <w:r w:rsidRPr="007342BE">
          <w:rPr>
            <w:rStyle w:val="Hyperlink"/>
            <w:noProof/>
          </w:rPr>
          <w:fldChar w:fldCharType="end"/>
        </w:r>
      </w:ins>
    </w:p>
    <w:p w14:paraId="2F9FE062" w14:textId="0CA62723" w:rsidR="00B54641" w:rsidRPr="007342BE" w:rsidRDefault="00B54641" w:rsidP="00672405">
      <w:pPr>
        <w:pStyle w:val="TOC2"/>
        <w:rPr>
          <w:ins w:id="260" w:author="Haider Alhabibi" w:date="2022-02-17T16:57:00Z"/>
          <w:rFonts w:eastAsiaTheme="minorEastAsia"/>
          <w:noProof/>
          <w:color w:val="auto"/>
        </w:rPr>
      </w:pPr>
      <w:ins w:id="261"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"_Toc96009534"</w:instrText>
        </w:r>
        <w:r w:rsidRPr="007342BE">
          <w:rPr>
            <w:rStyle w:val="Hyperlink"/>
            <w:noProof/>
          </w:rPr>
          <w:instrText xml:space="preserve"> </w:instrText>
        </w:r>
        <w:r w:rsidRPr="007342BE">
          <w:rPr>
            <w:rStyle w:val="Hyperlink"/>
            <w:noProof/>
          </w:rPr>
          <w:fldChar w:fldCharType="separate"/>
        </w:r>
        <w:r w:rsidRPr="007342BE">
          <w:rPr>
            <w:rStyle w:val="Hyperlink"/>
            <w:noProof/>
          </w:rPr>
          <w:t>4.3</w:t>
        </w:r>
        <w:r w:rsidRPr="007342BE">
          <w:rPr>
            <w:rFonts w:eastAsiaTheme="minorEastAsia"/>
            <w:noProof/>
            <w:color w:val="auto"/>
          </w:rPr>
          <w:tab/>
        </w:r>
        <w:r w:rsidRPr="007342BE">
          <w:rPr>
            <w:rStyle w:val="Hyperlink"/>
            <w:noProof/>
          </w:rPr>
          <w:t>Data Field Definitions for Signature Blocks</w:t>
        </w:r>
        <w:r w:rsidRPr="007342BE">
          <w:rPr>
            <w:noProof/>
            <w:webHidden/>
          </w:rPr>
          <w:tab/>
        </w:r>
        <w:r w:rsidRPr="007342BE">
          <w:rPr>
            <w:noProof/>
            <w:webHidden/>
          </w:rPr>
          <w:fldChar w:fldCharType="begin"/>
        </w:r>
        <w:r w:rsidRPr="007342BE">
          <w:rPr>
            <w:noProof/>
            <w:webHidden/>
          </w:rPr>
          <w:instrText xml:space="preserve"> PAGEREF _Toc96009534 \h </w:instrText>
        </w:r>
      </w:ins>
      <w:r w:rsidRPr="007342BE">
        <w:rPr>
          <w:noProof/>
          <w:webHidden/>
        </w:rPr>
      </w:r>
      <w:r w:rsidRPr="007342BE">
        <w:rPr>
          <w:noProof/>
          <w:webHidden/>
        </w:rPr>
        <w:fldChar w:fldCharType="separate"/>
      </w:r>
      <w:ins w:id="262" w:author="Haider Alhabibi" w:date="2022-02-17T16:57:00Z">
        <w:r w:rsidRPr="007342BE">
          <w:rPr>
            <w:noProof/>
            <w:webHidden/>
          </w:rPr>
          <w:t>50</w:t>
        </w:r>
        <w:r w:rsidRPr="007342BE">
          <w:rPr>
            <w:noProof/>
            <w:webHidden/>
          </w:rPr>
          <w:fldChar w:fldCharType="end"/>
        </w:r>
        <w:r w:rsidRPr="007342BE">
          <w:rPr>
            <w:rStyle w:val="Hyperlink"/>
            <w:noProof/>
          </w:rPr>
          <w:fldChar w:fldCharType="end"/>
        </w:r>
      </w:ins>
    </w:p>
    <w:p w14:paraId="236FDBA8" w14:textId="423A3130" w:rsidR="00B54641" w:rsidRPr="007342BE" w:rsidRDefault="00B54641" w:rsidP="00914172">
      <w:pPr>
        <w:pStyle w:val="TOC3"/>
        <w:rPr>
          <w:ins w:id="263" w:author="Haider Alhabibi" w:date="2022-02-17T16:57:00Z"/>
          <w:rFonts w:eastAsiaTheme="minorEastAsia"/>
          <w:color w:val="auto"/>
          <w:sz w:val="24"/>
          <w:szCs w:val="24"/>
        </w:rPr>
      </w:pPr>
      <w:ins w:id="264"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"_Toc96009535"</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4.3.1</w:t>
        </w:r>
        <w:r w:rsidRPr="007342BE">
          <w:rPr>
            <w:rFonts w:eastAsiaTheme="minorEastAsia"/>
            <w:color w:val="auto"/>
            <w:sz w:val="24"/>
            <w:szCs w:val="24"/>
          </w:rPr>
          <w:tab/>
        </w:r>
        <w:r w:rsidRPr="007342BE">
          <w:rPr>
            <w:rStyle w:val="Hyperlink"/>
            <w:sz w:val="24"/>
            <w:szCs w:val="24"/>
          </w:rPr>
          <w:t>Electronic Images and Fonts Used for Electronic Signatures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_Toc96009535 \h </w:instrText>
        </w:r>
      </w:ins>
      <w:r w:rsidRPr="007342BE">
        <w:rPr>
          <w:webHidden/>
          <w:sz w:val="24"/>
          <w:szCs w:val="24"/>
        </w:rPr>
      </w:r>
      <w:r w:rsidRPr="007342BE">
        <w:rPr>
          <w:webHidden/>
          <w:sz w:val="24"/>
          <w:szCs w:val="24"/>
        </w:rPr>
        <w:fldChar w:fldCharType="separate"/>
      </w:r>
      <w:ins w:id="265" w:author="Haider Alhabibi" w:date="2022-02-17T16:57:00Z">
        <w:r w:rsidRPr="007342BE">
          <w:rPr>
            <w:webHidden/>
            <w:sz w:val="24"/>
            <w:szCs w:val="24"/>
          </w:rPr>
          <w:t>50</w:t>
        </w:r>
        <w:r w:rsidRPr="007342BE">
          <w:rPr>
            <w:webHidden/>
            <w:sz w:val="24"/>
            <w:szCs w:val="24"/>
          </w:rPr>
          <w:fldChar w:fldCharType="end"/>
        </w:r>
        <w:r w:rsidRPr="007342BE">
          <w:rPr>
            <w:rStyle w:val="Hyperlink"/>
            <w:sz w:val="24"/>
            <w:szCs w:val="24"/>
          </w:rPr>
          <w:fldChar w:fldCharType="end"/>
        </w:r>
      </w:ins>
    </w:p>
    <w:p w14:paraId="154A7D86" w14:textId="41274130" w:rsidR="00B54641" w:rsidRPr="007342BE" w:rsidRDefault="00B54641" w:rsidP="00914172">
      <w:pPr>
        <w:pStyle w:val="TOC3"/>
        <w:rPr>
          <w:ins w:id="266" w:author="Haider Alhabibi" w:date="2022-02-17T16:57:00Z"/>
          <w:rFonts w:eastAsiaTheme="minorEastAsia"/>
          <w:color w:val="auto"/>
          <w:sz w:val="24"/>
          <w:szCs w:val="24"/>
        </w:rPr>
      </w:pPr>
      <w:ins w:id="267"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"_Toc96009536"</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4.3.2</w:t>
        </w:r>
        <w:r w:rsidRPr="007342BE">
          <w:rPr>
            <w:rFonts w:eastAsiaTheme="minorEastAsia"/>
            <w:color w:val="auto"/>
            <w:sz w:val="24"/>
            <w:szCs w:val="24"/>
          </w:rPr>
          <w:tab/>
        </w:r>
        <w:r w:rsidRPr="007342BE">
          <w:rPr>
            <w:rStyle w:val="Hyperlink"/>
            <w:sz w:val="24"/>
            <w:szCs w:val="24"/>
          </w:rPr>
          <w:t>Signature Block Data Validation</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_Toc96009536 \h </w:instrText>
        </w:r>
      </w:ins>
      <w:r w:rsidRPr="007342BE">
        <w:rPr>
          <w:webHidden/>
          <w:sz w:val="24"/>
          <w:szCs w:val="24"/>
        </w:rPr>
      </w:r>
      <w:r w:rsidRPr="007342BE">
        <w:rPr>
          <w:webHidden/>
          <w:sz w:val="24"/>
          <w:szCs w:val="24"/>
        </w:rPr>
        <w:fldChar w:fldCharType="separate"/>
      </w:r>
      <w:ins w:id="268" w:author="Haider Alhabibi" w:date="2022-02-17T16:57:00Z">
        <w:r w:rsidRPr="007342BE">
          <w:rPr>
            <w:webHidden/>
            <w:sz w:val="24"/>
            <w:szCs w:val="24"/>
          </w:rPr>
          <w:t>50</w:t>
        </w:r>
        <w:r w:rsidRPr="007342BE">
          <w:rPr>
            <w:webHidden/>
            <w:sz w:val="24"/>
            <w:szCs w:val="24"/>
          </w:rPr>
          <w:fldChar w:fldCharType="end"/>
        </w:r>
        <w:r w:rsidRPr="007342BE">
          <w:rPr>
            <w:rStyle w:val="Hyperlink"/>
            <w:sz w:val="24"/>
            <w:szCs w:val="24"/>
          </w:rPr>
          <w:fldChar w:fldCharType="end"/>
        </w:r>
      </w:ins>
    </w:p>
    <w:p w14:paraId="65BE27B6" w14:textId="5920ABD8" w:rsidR="00B54641" w:rsidRPr="007342BE" w:rsidRDefault="00B54641" w:rsidP="00914172">
      <w:pPr>
        <w:pStyle w:val="TOC3"/>
        <w:rPr>
          <w:ins w:id="269" w:author="Haider Alhabibi" w:date="2022-02-17T16:57:00Z"/>
          <w:rFonts w:eastAsiaTheme="minorEastAsia"/>
          <w:color w:val="auto"/>
          <w:sz w:val="24"/>
          <w:szCs w:val="24"/>
        </w:rPr>
      </w:pPr>
      <w:ins w:id="270"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"_Toc96009537"</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4.3.3</w:t>
        </w:r>
        <w:r w:rsidRPr="007342BE">
          <w:rPr>
            <w:rFonts w:eastAsiaTheme="minorEastAsia"/>
            <w:color w:val="auto"/>
            <w:sz w:val="24"/>
            <w:szCs w:val="24"/>
          </w:rPr>
          <w:tab/>
        </w:r>
        <w:r w:rsidRPr="007342BE">
          <w:rPr>
            <w:rStyle w:val="Hyperlink"/>
            <w:sz w:val="24"/>
            <w:szCs w:val="24"/>
          </w:rPr>
          <w:t>Appending the Signature Block Data</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_Toc96009537 \h </w:instrText>
        </w:r>
      </w:ins>
      <w:r w:rsidRPr="007342BE">
        <w:rPr>
          <w:webHidden/>
          <w:sz w:val="24"/>
          <w:szCs w:val="24"/>
        </w:rPr>
      </w:r>
      <w:r w:rsidRPr="007342BE">
        <w:rPr>
          <w:webHidden/>
          <w:sz w:val="24"/>
          <w:szCs w:val="24"/>
        </w:rPr>
        <w:fldChar w:fldCharType="separate"/>
      </w:r>
      <w:ins w:id="271" w:author="Haider Alhabibi" w:date="2022-02-17T16:57:00Z">
        <w:r w:rsidRPr="007342BE">
          <w:rPr>
            <w:webHidden/>
            <w:sz w:val="24"/>
            <w:szCs w:val="24"/>
          </w:rPr>
          <w:t>51</w:t>
        </w:r>
        <w:r w:rsidRPr="007342BE">
          <w:rPr>
            <w:webHidden/>
            <w:sz w:val="24"/>
            <w:szCs w:val="24"/>
          </w:rPr>
          <w:fldChar w:fldCharType="end"/>
        </w:r>
        <w:r w:rsidRPr="007342BE">
          <w:rPr>
            <w:rStyle w:val="Hyperlink"/>
            <w:sz w:val="24"/>
            <w:szCs w:val="24"/>
          </w:rPr>
          <w:fldChar w:fldCharType="end"/>
        </w:r>
      </w:ins>
    </w:p>
    <w:p w14:paraId="4B066D7F" w14:textId="22FC7640" w:rsidR="00B54641" w:rsidRPr="007342BE" w:rsidRDefault="00B54641" w:rsidP="00672405">
      <w:pPr>
        <w:pStyle w:val="TOC2"/>
        <w:rPr>
          <w:ins w:id="272" w:author="Haider Alhabibi" w:date="2022-02-17T16:57:00Z"/>
          <w:rFonts w:eastAsiaTheme="minorEastAsia"/>
          <w:noProof/>
          <w:color w:val="auto"/>
        </w:rPr>
      </w:pPr>
      <w:ins w:id="273"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"_Toc96009538"</w:instrText>
        </w:r>
        <w:r w:rsidRPr="007342BE">
          <w:rPr>
            <w:rStyle w:val="Hyperlink"/>
            <w:noProof/>
          </w:rPr>
          <w:instrText xml:space="preserve"> </w:instrText>
        </w:r>
        <w:r w:rsidRPr="007342BE">
          <w:rPr>
            <w:rStyle w:val="Hyperlink"/>
            <w:noProof/>
          </w:rPr>
          <w:fldChar w:fldCharType="separate"/>
        </w:r>
        <w:r w:rsidRPr="007342BE">
          <w:rPr>
            <w:rStyle w:val="Hyperlink"/>
            <w:noProof/>
          </w:rPr>
          <w:t>4.4</w:t>
        </w:r>
        <w:r w:rsidRPr="007342BE">
          <w:rPr>
            <w:rFonts w:eastAsiaTheme="minorEastAsia"/>
            <w:noProof/>
            <w:color w:val="auto"/>
          </w:rPr>
          <w:tab/>
        </w:r>
        <w:r w:rsidRPr="007342BE">
          <w:rPr>
            <w:rStyle w:val="Hyperlink"/>
            <w:noProof/>
          </w:rPr>
          <w:t>Electronic Signature Process Flow</w:t>
        </w:r>
        <w:r w:rsidRPr="007342BE">
          <w:rPr>
            <w:noProof/>
            <w:webHidden/>
          </w:rPr>
          <w:tab/>
        </w:r>
        <w:r w:rsidRPr="007342BE">
          <w:rPr>
            <w:noProof/>
            <w:webHidden/>
          </w:rPr>
          <w:fldChar w:fldCharType="begin"/>
        </w:r>
        <w:r w:rsidRPr="007342BE">
          <w:rPr>
            <w:noProof/>
            <w:webHidden/>
          </w:rPr>
          <w:instrText xml:space="preserve"> PAGEREF _Toc96009538 \h </w:instrText>
        </w:r>
      </w:ins>
      <w:r w:rsidRPr="007342BE">
        <w:rPr>
          <w:noProof/>
          <w:webHidden/>
        </w:rPr>
      </w:r>
      <w:r w:rsidRPr="007342BE">
        <w:rPr>
          <w:noProof/>
          <w:webHidden/>
        </w:rPr>
        <w:fldChar w:fldCharType="separate"/>
      </w:r>
      <w:ins w:id="274" w:author="Haider Alhabibi" w:date="2022-02-17T16:57:00Z">
        <w:r w:rsidRPr="007342BE">
          <w:rPr>
            <w:noProof/>
            <w:webHidden/>
          </w:rPr>
          <w:t>51</w:t>
        </w:r>
        <w:r w:rsidRPr="007342BE">
          <w:rPr>
            <w:noProof/>
            <w:webHidden/>
          </w:rPr>
          <w:fldChar w:fldCharType="end"/>
        </w:r>
        <w:r w:rsidRPr="007342BE">
          <w:rPr>
            <w:rStyle w:val="Hyperlink"/>
            <w:noProof/>
          </w:rPr>
          <w:fldChar w:fldCharType="end"/>
        </w:r>
      </w:ins>
    </w:p>
    <w:p w14:paraId="50A38F0E" w14:textId="4B8C763B" w:rsidR="00B54641" w:rsidRPr="007342BE" w:rsidRDefault="00B54641" w:rsidP="00672405">
      <w:pPr>
        <w:pStyle w:val="TOC2"/>
        <w:rPr>
          <w:ins w:id="275" w:author="Haider Alhabibi" w:date="2022-02-17T16:57:00Z"/>
          <w:rFonts w:eastAsiaTheme="minorEastAsia"/>
          <w:noProof/>
          <w:color w:val="auto"/>
        </w:rPr>
      </w:pPr>
      <w:ins w:id="276"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"_Toc96009539"</w:instrText>
        </w:r>
        <w:r w:rsidRPr="007342BE">
          <w:rPr>
            <w:rStyle w:val="Hyperlink"/>
            <w:noProof/>
          </w:rPr>
          <w:instrText xml:space="preserve"> </w:instrText>
        </w:r>
        <w:r w:rsidRPr="007342BE">
          <w:rPr>
            <w:rStyle w:val="Hyperlink"/>
            <w:noProof/>
          </w:rPr>
          <w:fldChar w:fldCharType="separate"/>
        </w:r>
        <w:r w:rsidRPr="007342BE">
          <w:rPr>
            <w:rStyle w:val="Hyperlink"/>
            <w:noProof/>
          </w:rPr>
          <w:t>4.5</w:t>
        </w:r>
        <w:r w:rsidRPr="007342BE">
          <w:rPr>
            <w:rFonts w:eastAsiaTheme="minorEastAsia"/>
            <w:noProof/>
            <w:color w:val="auto"/>
          </w:rPr>
          <w:tab/>
        </w:r>
        <w:r w:rsidRPr="007342BE">
          <w:rPr>
            <w:rStyle w:val="Hyperlink"/>
            <w:noProof/>
          </w:rPr>
          <w:t>Delegated Signatures and Authorized Representatives</w:t>
        </w:r>
        <w:r w:rsidRPr="007342BE">
          <w:rPr>
            <w:noProof/>
            <w:webHidden/>
          </w:rPr>
          <w:tab/>
        </w:r>
        <w:r w:rsidRPr="007342BE">
          <w:rPr>
            <w:noProof/>
            <w:webHidden/>
          </w:rPr>
          <w:fldChar w:fldCharType="begin"/>
        </w:r>
        <w:r w:rsidRPr="007342BE">
          <w:rPr>
            <w:noProof/>
            <w:webHidden/>
          </w:rPr>
          <w:instrText xml:space="preserve"> PAGEREF _Toc96009539 \h </w:instrText>
        </w:r>
      </w:ins>
      <w:r w:rsidRPr="007342BE">
        <w:rPr>
          <w:noProof/>
          <w:webHidden/>
        </w:rPr>
      </w:r>
      <w:r w:rsidRPr="007342BE">
        <w:rPr>
          <w:noProof/>
          <w:webHidden/>
        </w:rPr>
        <w:fldChar w:fldCharType="separate"/>
      </w:r>
      <w:ins w:id="277" w:author="Haider Alhabibi" w:date="2022-02-17T16:57:00Z">
        <w:r w:rsidRPr="007342BE">
          <w:rPr>
            <w:noProof/>
            <w:webHidden/>
          </w:rPr>
          <w:t>52</w:t>
        </w:r>
        <w:r w:rsidRPr="007342BE">
          <w:rPr>
            <w:noProof/>
            <w:webHidden/>
          </w:rPr>
          <w:fldChar w:fldCharType="end"/>
        </w:r>
        <w:r w:rsidRPr="007342BE">
          <w:rPr>
            <w:rStyle w:val="Hyperlink"/>
            <w:noProof/>
          </w:rPr>
          <w:fldChar w:fldCharType="end"/>
        </w:r>
      </w:ins>
    </w:p>
    <w:p w14:paraId="2DB3F7D6" w14:textId="7DCE3104" w:rsidR="00B54641" w:rsidRPr="007342BE" w:rsidRDefault="00B54641" w:rsidP="00914172">
      <w:pPr>
        <w:pStyle w:val="TOC3"/>
        <w:rPr>
          <w:ins w:id="278" w:author="Haider Alhabibi" w:date="2022-02-17T16:57:00Z"/>
          <w:rFonts w:eastAsiaTheme="minorEastAsia"/>
          <w:color w:val="auto"/>
          <w:sz w:val="24"/>
          <w:szCs w:val="24"/>
        </w:rPr>
      </w:pPr>
      <w:ins w:id="279"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"_Toc96009540"</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4.5.1</w:t>
        </w:r>
        <w:r w:rsidRPr="007342BE">
          <w:rPr>
            <w:rFonts w:eastAsiaTheme="minorEastAsia"/>
            <w:color w:val="auto"/>
            <w:sz w:val="24"/>
            <w:szCs w:val="24"/>
          </w:rPr>
          <w:tab/>
        </w:r>
        <w:r w:rsidRPr="007342BE">
          <w:rPr>
            <w:rStyle w:val="Hyperlink"/>
            <w:sz w:val="24"/>
            <w:szCs w:val="24"/>
          </w:rPr>
          <w:t>Delegation of Signature Authority for Certificates of Installation</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_Toc96009540 \h </w:instrText>
        </w:r>
      </w:ins>
      <w:r w:rsidRPr="007342BE">
        <w:rPr>
          <w:webHidden/>
          <w:sz w:val="24"/>
          <w:szCs w:val="24"/>
        </w:rPr>
      </w:r>
      <w:r w:rsidRPr="007342BE">
        <w:rPr>
          <w:webHidden/>
          <w:sz w:val="24"/>
          <w:szCs w:val="24"/>
        </w:rPr>
        <w:fldChar w:fldCharType="separate"/>
      </w:r>
      <w:ins w:id="280" w:author="Haider Alhabibi" w:date="2022-02-17T16:57:00Z">
        <w:r w:rsidRPr="007342BE">
          <w:rPr>
            <w:webHidden/>
            <w:sz w:val="24"/>
            <w:szCs w:val="24"/>
          </w:rPr>
          <w:t>52</w:t>
        </w:r>
        <w:r w:rsidRPr="007342BE">
          <w:rPr>
            <w:webHidden/>
            <w:sz w:val="24"/>
            <w:szCs w:val="24"/>
          </w:rPr>
          <w:fldChar w:fldCharType="end"/>
        </w:r>
        <w:r w:rsidRPr="007342BE">
          <w:rPr>
            <w:rStyle w:val="Hyperlink"/>
            <w:sz w:val="24"/>
            <w:szCs w:val="24"/>
          </w:rPr>
          <w:fldChar w:fldCharType="end"/>
        </w:r>
      </w:ins>
    </w:p>
    <w:p w14:paraId="6C3787DC" w14:textId="6DB34AC9" w:rsidR="00B54641" w:rsidRPr="007342BE" w:rsidRDefault="00B54641" w:rsidP="00914172">
      <w:pPr>
        <w:pStyle w:val="TOC3"/>
        <w:rPr>
          <w:ins w:id="281" w:author="Haider Alhabibi" w:date="2022-02-17T16:57:00Z"/>
          <w:rFonts w:eastAsiaTheme="minorEastAsia"/>
          <w:color w:val="auto"/>
          <w:sz w:val="24"/>
          <w:szCs w:val="24"/>
        </w:rPr>
      </w:pPr>
      <w:ins w:id="282"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"_Toc96009541"</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4.5.2</w:t>
        </w:r>
        <w:r w:rsidRPr="007342BE">
          <w:rPr>
            <w:rFonts w:eastAsiaTheme="minorEastAsia"/>
            <w:color w:val="auto"/>
            <w:sz w:val="24"/>
            <w:szCs w:val="24"/>
          </w:rPr>
          <w:tab/>
        </w:r>
        <w:r w:rsidRPr="007342BE">
          <w:rPr>
            <w:rStyle w:val="Hyperlink"/>
            <w:sz w:val="24"/>
            <w:szCs w:val="24"/>
          </w:rPr>
          <w:t>Signature Block Data for Delegated Signatures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_Toc96009541 \h </w:instrText>
        </w:r>
      </w:ins>
      <w:r w:rsidRPr="007342BE">
        <w:rPr>
          <w:webHidden/>
          <w:sz w:val="24"/>
          <w:szCs w:val="24"/>
        </w:rPr>
      </w:r>
      <w:r w:rsidRPr="007342BE">
        <w:rPr>
          <w:webHidden/>
          <w:sz w:val="24"/>
          <w:szCs w:val="24"/>
        </w:rPr>
        <w:fldChar w:fldCharType="separate"/>
      </w:r>
      <w:ins w:id="283" w:author="Haider Alhabibi" w:date="2022-02-17T16:57:00Z">
        <w:r w:rsidRPr="007342BE">
          <w:rPr>
            <w:webHidden/>
            <w:sz w:val="24"/>
            <w:szCs w:val="24"/>
          </w:rPr>
          <w:t>54</w:t>
        </w:r>
        <w:r w:rsidRPr="007342BE">
          <w:rPr>
            <w:webHidden/>
            <w:sz w:val="24"/>
            <w:szCs w:val="24"/>
          </w:rPr>
          <w:fldChar w:fldCharType="end"/>
        </w:r>
        <w:r w:rsidRPr="007342BE">
          <w:rPr>
            <w:rStyle w:val="Hyperlink"/>
            <w:sz w:val="24"/>
            <w:szCs w:val="24"/>
          </w:rPr>
          <w:fldChar w:fldCharType="end"/>
        </w:r>
      </w:ins>
    </w:p>
    <w:p w14:paraId="2963E8D3" w14:textId="77707B81" w:rsidR="00B54641" w:rsidRPr="007342BE" w:rsidRDefault="00B54641">
      <w:pPr>
        <w:pStyle w:val="TOC1"/>
        <w:rPr>
          <w:ins w:id="284" w:author="Haider Alhabibi" w:date="2022-02-17T16:57:00Z"/>
          <w:rFonts w:ascii="Tahoma" w:eastAsiaTheme="minorEastAsia" w:hAnsi="Tahoma" w:cs="Tahoma"/>
          <w:b w:val="0"/>
          <w:color w:val="auto"/>
          <w:sz w:val="24"/>
          <w:szCs w:val="24"/>
        </w:rPr>
      </w:pPr>
      <w:ins w:id="285" w:author="Haider Alhabibi" w:date="2022-02-17T16:57:00Z">
        <w:r w:rsidRPr="007342BE">
          <w:rPr>
            <w:rStyle w:val="Hyperlink"/>
            <w:rFonts w:ascii="Tahoma" w:hAnsi="Tahoma" w:cs="Tahoma"/>
            <w:sz w:val="24"/>
            <w:szCs w:val="24"/>
          </w:rPr>
          <w:fldChar w:fldCharType="begin"/>
        </w:r>
        <w:r w:rsidRPr="007342BE">
          <w:rPr>
            <w:rStyle w:val="Hyperlink"/>
            <w:rFonts w:ascii="Tahoma" w:hAnsi="Tahoma" w:cs="Tahoma"/>
            <w:sz w:val="24"/>
            <w:szCs w:val="24"/>
          </w:rPr>
          <w:instrText xml:space="preserve"> </w:instrText>
        </w:r>
        <w:r w:rsidRPr="007342BE">
          <w:rPr>
            <w:rFonts w:ascii="Tahoma" w:hAnsi="Tahoma" w:cs="Tahoma"/>
            <w:sz w:val="24"/>
            <w:szCs w:val="24"/>
          </w:rPr>
          <w:instrText>HYPERLINK \l "_Toc96009542"</w:instrText>
        </w:r>
        <w:r w:rsidRPr="007342BE">
          <w:rPr>
            <w:rStyle w:val="Hyperlink"/>
            <w:rFonts w:ascii="Tahoma" w:hAnsi="Tahoma" w:cs="Tahoma"/>
            <w:sz w:val="24"/>
            <w:szCs w:val="24"/>
          </w:rPr>
          <w:instrText xml:space="preserve"> </w:instrText>
        </w:r>
        <w:r w:rsidRPr="007342BE">
          <w:rPr>
            <w:rStyle w:val="Hyperlink"/>
            <w:rFonts w:ascii="Tahoma" w:hAnsi="Tahoma" w:cs="Tahoma"/>
            <w:sz w:val="24"/>
            <w:szCs w:val="24"/>
          </w:rPr>
          <w:fldChar w:fldCharType="separate"/>
        </w:r>
        <w:r w:rsidRPr="007342BE">
          <w:rPr>
            <w:rStyle w:val="Hyperlink"/>
            <w:rFonts w:ascii="Tahoma" w:hAnsi="Tahoma" w:cs="Tahoma"/>
            <w:sz w:val="24"/>
            <w:szCs w:val="24"/>
          </w:rPr>
          <w:t>5</w:t>
        </w:r>
        <w:r w:rsidRPr="007342BE">
          <w:rPr>
            <w:rFonts w:ascii="Tahoma" w:eastAsiaTheme="minorEastAsia" w:hAnsi="Tahoma" w:cs="Tahoma"/>
            <w:b w:val="0"/>
            <w:color w:val="auto"/>
            <w:sz w:val="24"/>
            <w:szCs w:val="24"/>
          </w:rPr>
          <w:tab/>
        </w:r>
        <w:r w:rsidRPr="007342BE">
          <w:rPr>
            <w:rStyle w:val="Hyperlink"/>
            <w:rFonts w:ascii="Tahoma" w:hAnsi="Tahoma" w:cs="Tahoma"/>
            <w:sz w:val="24"/>
            <w:szCs w:val="24"/>
          </w:rPr>
          <w:t>Digital Signatures and Certificate Authorities</w:t>
        </w:r>
        <w:r w:rsidRPr="00013D2E">
          <w:rPr>
            <w:rFonts w:ascii="Tahoma" w:hAnsi="Tahoma" w:cs="Tahoma"/>
            <w:b w:val="0"/>
            <w:bCs/>
            <w:webHidden/>
            <w:sz w:val="24"/>
            <w:szCs w:val="24"/>
          </w:rPr>
          <w:tab/>
        </w:r>
        <w:r w:rsidRPr="00013D2E">
          <w:rPr>
            <w:rFonts w:ascii="Tahoma" w:hAnsi="Tahoma" w:cs="Tahoma"/>
            <w:b w:val="0"/>
            <w:bCs/>
            <w:webHidden/>
            <w:sz w:val="24"/>
            <w:szCs w:val="24"/>
          </w:rPr>
          <w:fldChar w:fldCharType="begin"/>
        </w:r>
        <w:r w:rsidRPr="00013D2E">
          <w:rPr>
            <w:rFonts w:ascii="Tahoma" w:hAnsi="Tahoma" w:cs="Tahoma"/>
            <w:b w:val="0"/>
            <w:bCs/>
            <w:webHidden/>
            <w:sz w:val="24"/>
            <w:szCs w:val="24"/>
          </w:rPr>
          <w:instrText xml:space="preserve"> PAGEREF _Toc96009542 \h </w:instrText>
        </w:r>
      </w:ins>
      <w:r w:rsidRPr="00013D2E">
        <w:rPr>
          <w:rFonts w:ascii="Tahoma" w:hAnsi="Tahoma" w:cs="Tahoma"/>
          <w:b w:val="0"/>
          <w:bCs/>
          <w:webHidden/>
          <w:sz w:val="24"/>
          <w:szCs w:val="24"/>
        </w:rPr>
      </w:r>
      <w:r w:rsidRPr="00013D2E">
        <w:rPr>
          <w:rFonts w:ascii="Tahoma" w:hAnsi="Tahoma" w:cs="Tahoma"/>
          <w:b w:val="0"/>
          <w:bCs/>
          <w:webHidden/>
          <w:sz w:val="24"/>
          <w:szCs w:val="24"/>
        </w:rPr>
        <w:fldChar w:fldCharType="separate"/>
      </w:r>
      <w:ins w:id="286" w:author="Haider Alhabibi" w:date="2022-02-17T16:57:00Z">
        <w:r w:rsidRPr="00013D2E">
          <w:rPr>
            <w:rFonts w:ascii="Tahoma" w:hAnsi="Tahoma" w:cs="Tahoma"/>
            <w:b w:val="0"/>
            <w:bCs/>
            <w:webHidden/>
            <w:sz w:val="24"/>
            <w:szCs w:val="24"/>
          </w:rPr>
          <w:t>55</w:t>
        </w:r>
        <w:r w:rsidRPr="00013D2E">
          <w:rPr>
            <w:rFonts w:ascii="Tahoma" w:hAnsi="Tahoma" w:cs="Tahoma"/>
            <w:b w:val="0"/>
            <w:bCs/>
            <w:webHidden/>
            <w:sz w:val="24"/>
            <w:szCs w:val="24"/>
          </w:rPr>
          <w:fldChar w:fldCharType="end"/>
        </w:r>
        <w:r w:rsidRPr="007342BE">
          <w:rPr>
            <w:rStyle w:val="Hyperlink"/>
            <w:rFonts w:ascii="Tahoma" w:hAnsi="Tahoma" w:cs="Tahoma"/>
            <w:sz w:val="24"/>
            <w:szCs w:val="24"/>
          </w:rPr>
          <w:fldChar w:fldCharType="end"/>
        </w:r>
      </w:ins>
    </w:p>
    <w:p w14:paraId="78E7C1B0" w14:textId="45E02008" w:rsidR="00B54641" w:rsidRPr="007342BE" w:rsidRDefault="00B54641" w:rsidP="00672405">
      <w:pPr>
        <w:pStyle w:val="TOC2"/>
        <w:rPr>
          <w:ins w:id="287" w:author="Haider Alhabibi" w:date="2022-02-17T16:57:00Z"/>
          <w:rFonts w:eastAsiaTheme="minorEastAsia"/>
          <w:noProof/>
          <w:color w:val="auto"/>
        </w:rPr>
      </w:pPr>
      <w:ins w:id="288"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"_Toc96009543"</w:instrText>
        </w:r>
        <w:r w:rsidRPr="007342BE">
          <w:rPr>
            <w:rStyle w:val="Hyperlink"/>
            <w:noProof/>
          </w:rPr>
          <w:instrText xml:space="preserve"> </w:instrText>
        </w:r>
        <w:r w:rsidRPr="007342BE">
          <w:rPr>
            <w:rStyle w:val="Hyperlink"/>
            <w:noProof/>
          </w:rPr>
          <w:fldChar w:fldCharType="separate"/>
        </w:r>
        <w:r w:rsidRPr="007342BE">
          <w:rPr>
            <w:rStyle w:val="Hyperlink"/>
            <w:noProof/>
          </w:rPr>
          <w:t>5.1</w:t>
        </w:r>
        <w:r w:rsidRPr="007342BE">
          <w:rPr>
            <w:rFonts w:eastAsiaTheme="minorEastAsia"/>
            <w:noProof/>
            <w:color w:val="auto"/>
          </w:rPr>
          <w:tab/>
        </w:r>
        <w:r w:rsidRPr="007342BE">
          <w:rPr>
            <w:rStyle w:val="Hyperlink"/>
            <w:noProof/>
          </w:rPr>
          <w:t>Overview</w:t>
        </w:r>
        <w:r w:rsidRPr="007342BE">
          <w:rPr>
            <w:noProof/>
            <w:webHidden/>
          </w:rPr>
          <w:tab/>
        </w:r>
        <w:r w:rsidRPr="007342BE">
          <w:rPr>
            <w:noProof/>
            <w:webHidden/>
          </w:rPr>
          <w:fldChar w:fldCharType="begin"/>
        </w:r>
        <w:r w:rsidRPr="007342BE">
          <w:rPr>
            <w:noProof/>
            <w:webHidden/>
          </w:rPr>
          <w:instrText xml:space="preserve"> PAGEREF _Toc96009543 \h </w:instrText>
        </w:r>
      </w:ins>
      <w:r w:rsidRPr="007342BE">
        <w:rPr>
          <w:noProof/>
          <w:webHidden/>
        </w:rPr>
      </w:r>
      <w:r w:rsidRPr="007342BE">
        <w:rPr>
          <w:noProof/>
          <w:webHidden/>
        </w:rPr>
        <w:fldChar w:fldCharType="separate"/>
      </w:r>
      <w:ins w:id="289" w:author="Haider Alhabibi" w:date="2022-02-17T16:57:00Z">
        <w:r w:rsidRPr="007342BE">
          <w:rPr>
            <w:noProof/>
            <w:webHidden/>
          </w:rPr>
          <w:t>55</w:t>
        </w:r>
        <w:r w:rsidRPr="007342BE">
          <w:rPr>
            <w:noProof/>
            <w:webHidden/>
          </w:rPr>
          <w:fldChar w:fldCharType="end"/>
        </w:r>
        <w:r w:rsidRPr="007342BE">
          <w:rPr>
            <w:rStyle w:val="Hyperlink"/>
            <w:noProof/>
          </w:rPr>
          <w:fldChar w:fldCharType="end"/>
        </w:r>
      </w:ins>
    </w:p>
    <w:p w14:paraId="6DFE7160" w14:textId="587013F4" w:rsidR="00B54641" w:rsidRPr="007342BE" w:rsidRDefault="00B54641" w:rsidP="00672405">
      <w:pPr>
        <w:pStyle w:val="TOC2"/>
        <w:rPr>
          <w:ins w:id="290" w:author="Haider Alhabibi" w:date="2022-02-17T16:57:00Z"/>
          <w:rFonts w:eastAsiaTheme="minorEastAsia"/>
          <w:noProof/>
          <w:color w:val="auto"/>
        </w:rPr>
      </w:pPr>
      <w:ins w:id="291"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"_Toc96009544"</w:instrText>
        </w:r>
        <w:r w:rsidRPr="007342BE">
          <w:rPr>
            <w:rStyle w:val="Hyperlink"/>
            <w:noProof/>
          </w:rPr>
          <w:instrText xml:space="preserve"> </w:instrText>
        </w:r>
        <w:r w:rsidRPr="007342BE">
          <w:rPr>
            <w:rStyle w:val="Hyperlink"/>
            <w:noProof/>
          </w:rPr>
          <w:fldChar w:fldCharType="separate"/>
        </w:r>
        <w:r w:rsidRPr="007342BE">
          <w:rPr>
            <w:rStyle w:val="Hyperlink"/>
            <w:noProof/>
          </w:rPr>
          <w:t>5.2</w:t>
        </w:r>
        <w:r w:rsidRPr="007342BE">
          <w:rPr>
            <w:rFonts w:eastAsiaTheme="minorEastAsia"/>
            <w:noProof/>
            <w:color w:val="auto"/>
          </w:rPr>
          <w:tab/>
        </w:r>
        <w:r w:rsidRPr="007342BE">
          <w:rPr>
            <w:rStyle w:val="Hyperlink"/>
            <w:noProof/>
          </w:rPr>
          <w:t>Digital Certificates and Certificate Authorities</w:t>
        </w:r>
        <w:r w:rsidRPr="007342BE">
          <w:rPr>
            <w:noProof/>
            <w:webHidden/>
          </w:rPr>
          <w:tab/>
        </w:r>
        <w:r w:rsidRPr="007342BE">
          <w:rPr>
            <w:noProof/>
            <w:webHidden/>
          </w:rPr>
          <w:fldChar w:fldCharType="begin"/>
        </w:r>
        <w:r w:rsidRPr="007342BE">
          <w:rPr>
            <w:noProof/>
            <w:webHidden/>
          </w:rPr>
          <w:instrText xml:space="preserve"> PAGEREF _Toc96009544 \h </w:instrText>
        </w:r>
      </w:ins>
      <w:r w:rsidRPr="007342BE">
        <w:rPr>
          <w:noProof/>
          <w:webHidden/>
        </w:rPr>
      </w:r>
      <w:r w:rsidRPr="007342BE">
        <w:rPr>
          <w:noProof/>
          <w:webHidden/>
        </w:rPr>
        <w:fldChar w:fldCharType="separate"/>
      </w:r>
      <w:ins w:id="292" w:author="Haider Alhabibi" w:date="2022-02-17T16:57:00Z">
        <w:r w:rsidRPr="007342BE">
          <w:rPr>
            <w:noProof/>
            <w:webHidden/>
          </w:rPr>
          <w:t>55</w:t>
        </w:r>
        <w:r w:rsidRPr="007342BE">
          <w:rPr>
            <w:noProof/>
            <w:webHidden/>
          </w:rPr>
          <w:fldChar w:fldCharType="end"/>
        </w:r>
        <w:r w:rsidRPr="007342BE">
          <w:rPr>
            <w:rStyle w:val="Hyperlink"/>
            <w:noProof/>
          </w:rPr>
          <w:fldChar w:fldCharType="end"/>
        </w:r>
      </w:ins>
    </w:p>
    <w:p w14:paraId="55505434" w14:textId="3996A31E" w:rsidR="00B54641" w:rsidRPr="007342BE" w:rsidRDefault="00B54641" w:rsidP="00672405">
      <w:pPr>
        <w:pStyle w:val="TOC2"/>
        <w:rPr>
          <w:ins w:id="293" w:author="Haider Alhabibi" w:date="2022-02-17T16:57:00Z"/>
          <w:rFonts w:eastAsiaTheme="minorEastAsia"/>
          <w:noProof/>
          <w:color w:val="auto"/>
        </w:rPr>
      </w:pPr>
      <w:ins w:id="294"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"_Toc96009545"</w:instrText>
        </w:r>
        <w:r w:rsidRPr="007342BE">
          <w:rPr>
            <w:rStyle w:val="Hyperlink"/>
            <w:noProof/>
          </w:rPr>
          <w:instrText xml:space="preserve"> </w:instrText>
        </w:r>
        <w:r w:rsidRPr="007342BE">
          <w:rPr>
            <w:rStyle w:val="Hyperlink"/>
            <w:noProof/>
          </w:rPr>
          <w:fldChar w:fldCharType="separate"/>
        </w:r>
        <w:r w:rsidRPr="007342BE">
          <w:rPr>
            <w:rStyle w:val="Hyperlink"/>
            <w:noProof/>
          </w:rPr>
          <w:t>5.3</w:t>
        </w:r>
        <w:r w:rsidRPr="007342BE">
          <w:rPr>
            <w:rFonts w:eastAsiaTheme="minorEastAsia"/>
            <w:noProof/>
            <w:color w:val="auto"/>
          </w:rPr>
          <w:tab/>
        </w:r>
        <w:r w:rsidRPr="007342BE">
          <w:rPr>
            <w:rStyle w:val="Hyperlink"/>
            <w:noProof/>
          </w:rPr>
          <w:t>Document Components That Must Be Digitally Signed</w:t>
        </w:r>
        <w:r w:rsidRPr="007342BE">
          <w:rPr>
            <w:noProof/>
            <w:webHidden/>
          </w:rPr>
          <w:tab/>
        </w:r>
        <w:r w:rsidRPr="007342BE">
          <w:rPr>
            <w:noProof/>
            <w:webHidden/>
          </w:rPr>
          <w:fldChar w:fldCharType="begin"/>
        </w:r>
        <w:r w:rsidRPr="007342BE">
          <w:rPr>
            <w:noProof/>
            <w:webHidden/>
          </w:rPr>
          <w:instrText xml:space="preserve"> PAGEREF _Toc96009545 \h </w:instrText>
        </w:r>
      </w:ins>
      <w:r w:rsidRPr="007342BE">
        <w:rPr>
          <w:noProof/>
          <w:webHidden/>
        </w:rPr>
      </w:r>
      <w:r w:rsidRPr="007342BE">
        <w:rPr>
          <w:noProof/>
          <w:webHidden/>
        </w:rPr>
        <w:fldChar w:fldCharType="separate"/>
      </w:r>
      <w:ins w:id="295" w:author="Haider Alhabibi" w:date="2022-02-17T16:57:00Z">
        <w:r w:rsidRPr="007342BE">
          <w:rPr>
            <w:noProof/>
            <w:webHidden/>
          </w:rPr>
          <w:t>56</w:t>
        </w:r>
        <w:r w:rsidRPr="007342BE">
          <w:rPr>
            <w:noProof/>
            <w:webHidden/>
          </w:rPr>
          <w:fldChar w:fldCharType="end"/>
        </w:r>
        <w:r w:rsidRPr="007342BE">
          <w:rPr>
            <w:rStyle w:val="Hyperlink"/>
            <w:noProof/>
          </w:rPr>
          <w:fldChar w:fldCharType="end"/>
        </w:r>
      </w:ins>
    </w:p>
    <w:p w14:paraId="05BB3120" w14:textId="409082A3" w:rsidR="00B54641" w:rsidRPr="007342BE" w:rsidRDefault="00B54641" w:rsidP="00914172">
      <w:pPr>
        <w:pStyle w:val="TOC3"/>
        <w:rPr>
          <w:ins w:id="296" w:author="Haider Alhabibi" w:date="2022-02-17T16:57:00Z"/>
          <w:rFonts w:eastAsiaTheme="minorEastAsia"/>
          <w:color w:val="auto"/>
          <w:sz w:val="24"/>
          <w:szCs w:val="24"/>
        </w:rPr>
      </w:pPr>
      <w:ins w:id="297"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"_Toc96009546"</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5.3.1</w:t>
        </w:r>
        <w:r w:rsidRPr="007342BE">
          <w:rPr>
            <w:rFonts w:eastAsiaTheme="minorEastAsia"/>
            <w:color w:val="auto"/>
            <w:sz w:val="24"/>
            <w:szCs w:val="24"/>
          </w:rPr>
          <w:tab/>
        </w:r>
        <w:r w:rsidRPr="007342BE">
          <w:rPr>
            <w:rStyle w:val="Hyperlink"/>
            <w:sz w:val="24"/>
            <w:szCs w:val="24"/>
          </w:rPr>
          <w:t>Digital Signing Requirements for the Registered Compliance Document PDF</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_Toc96009546 \h </w:instrText>
        </w:r>
      </w:ins>
      <w:r w:rsidRPr="007342BE">
        <w:rPr>
          <w:webHidden/>
          <w:sz w:val="24"/>
          <w:szCs w:val="24"/>
        </w:rPr>
      </w:r>
      <w:r w:rsidRPr="007342BE">
        <w:rPr>
          <w:webHidden/>
          <w:sz w:val="24"/>
          <w:szCs w:val="24"/>
        </w:rPr>
        <w:fldChar w:fldCharType="separate"/>
      </w:r>
      <w:ins w:id="298" w:author="Haider Alhabibi" w:date="2022-02-17T16:57:00Z">
        <w:r w:rsidRPr="007342BE">
          <w:rPr>
            <w:webHidden/>
            <w:sz w:val="24"/>
            <w:szCs w:val="24"/>
          </w:rPr>
          <w:t>57</w:t>
        </w:r>
        <w:r w:rsidRPr="007342BE">
          <w:rPr>
            <w:webHidden/>
            <w:sz w:val="24"/>
            <w:szCs w:val="24"/>
          </w:rPr>
          <w:fldChar w:fldCharType="end"/>
        </w:r>
        <w:r w:rsidRPr="007342BE">
          <w:rPr>
            <w:rStyle w:val="Hyperlink"/>
            <w:sz w:val="24"/>
            <w:szCs w:val="24"/>
          </w:rPr>
          <w:fldChar w:fldCharType="end"/>
        </w:r>
      </w:ins>
    </w:p>
    <w:p w14:paraId="7958511E" w14:textId="55ADACC0" w:rsidR="00B54641" w:rsidRPr="007342BE" w:rsidRDefault="00B54641" w:rsidP="00914172">
      <w:pPr>
        <w:pStyle w:val="TOC3"/>
        <w:rPr>
          <w:ins w:id="299" w:author="Haider Alhabibi" w:date="2022-02-17T16:57:00Z"/>
          <w:rFonts w:eastAsiaTheme="minorEastAsia"/>
          <w:color w:val="auto"/>
          <w:sz w:val="24"/>
          <w:szCs w:val="24"/>
        </w:rPr>
      </w:pPr>
      <w:ins w:id="300"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"_Toc96009547"</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5.3.2</w:t>
        </w:r>
        <w:r w:rsidRPr="007342BE">
          <w:rPr>
            <w:rFonts w:eastAsiaTheme="minorEastAsia"/>
            <w:color w:val="auto"/>
            <w:sz w:val="24"/>
            <w:szCs w:val="24"/>
          </w:rPr>
          <w:tab/>
        </w:r>
        <w:r w:rsidRPr="007342BE">
          <w:rPr>
            <w:rStyle w:val="Hyperlink"/>
            <w:sz w:val="24"/>
            <w:szCs w:val="24"/>
          </w:rPr>
          <w:t>Digital Signing Requirements for the Transmission Package</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_Toc96009547 \h </w:instrText>
        </w:r>
      </w:ins>
      <w:r w:rsidRPr="007342BE">
        <w:rPr>
          <w:webHidden/>
          <w:sz w:val="24"/>
          <w:szCs w:val="24"/>
        </w:rPr>
      </w:r>
      <w:r w:rsidRPr="007342BE">
        <w:rPr>
          <w:webHidden/>
          <w:sz w:val="24"/>
          <w:szCs w:val="24"/>
        </w:rPr>
        <w:fldChar w:fldCharType="separate"/>
      </w:r>
      <w:ins w:id="301" w:author="Haider Alhabibi" w:date="2022-02-17T16:57:00Z">
        <w:r w:rsidRPr="007342BE">
          <w:rPr>
            <w:webHidden/>
            <w:sz w:val="24"/>
            <w:szCs w:val="24"/>
          </w:rPr>
          <w:t>58</w:t>
        </w:r>
        <w:r w:rsidRPr="007342BE">
          <w:rPr>
            <w:webHidden/>
            <w:sz w:val="24"/>
            <w:szCs w:val="24"/>
          </w:rPr>
          <w:fldChar w:fldCharType="end"/>
        </w:r>
        <w:r w:rsidRPr="007342BE">
          <w:rPr>
            <w:rStyle w:val="Hyperlink"/>
            <w:sz w:val="24"/>
            <w:szCs w:val="24"/>
          </w:rPr>
          <w:fldChar w:fldCharType="end"/>
        </w:r>
      </w:ins>
    </w:p>
    <w:p w14:paraId="4C2CEA74" w14:textId="7A3A8870" w:rsidR="00B54641" w:rsidRPr="007342BE" w:rsidRDefault="00B54641" w:rsidP="00914172">
      <w:pPr>
        <w:pStyle w:val="TOC3"/>
        <w:rPr>
          <w:ins w:id="302" w:author="Haider Alhabibi" w:date="2022-02-17T16:57:00Z"/>
          <w:rFonts w:eastAsiaTheme="minorEastAsia"/>
          <w:color w:val="auto"/>
          <w:sz w:val="24"/>
          <w:szCs w:val="24"/>
        </w:rPr>
      </w:pPr>
      <w:ins w:id="303"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"_Toc96009548"</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5.3.3</w:t>
        </w:r>
        <w:r w:rsidRPr="007342BE">
          <w:rPr>
            <w:rFonts w:eastAsiaTheme="minorEastAsia"/>
            <w:color w:val="auto"/>
            <w:sz w:val="24"/>
            <w:szCs w:val="24"/>
          </w:rPr>
          <w:tab/>
        </w:r>
        <w:r w:rsidRPr="007342BE">
          <w:rPr>
            <w:rStyle w:val="Hyperlink"/>
            <w:sz w:val="24"/>
            <w:szCs w:val="24"/>
          </w:rPr>
          <w:t>Digital Signature Appearance</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_Toc96009548 \h </w:instrText>
        </w:r>
      </w:ins>
      <w:r w:rsidRPr="007342BE">
        <w:rPr>
          <w:webHidden/>
          <w:sz w:val="24"/>
          <w:szCs w:val="24"/>
        </w:rPr>
      </w:r>
      <w:r w:rsidRPr="007342BE">
        <w:rPr>
          <w:webHidden/>
          <w:sz w:val="24"/>
          <w:szCs w:val="24"/>
        </w:rPr>
        <w:fldChar w:fldCharType="separate"/>
      </w:r>
      <w:ins w:id="304" w:author="Haider Alhabibi" w:date="2022-02-17T16:57:00Z">
        <w:r w:rsidRPr="007342BE">
          <w:rPr>
            <w:webHidden/>
            <w:sz w:val="24"/>
            <w:szCs w:val="24"/>
          </w:rPr>
          <w:t>58</w:t>
        </w:r>
        <w:r w:rsidRPr="007342BE">
          <w:rPr>
            <w:webHidden/>
            <w:sz w:val="24"/>
            <w:szCs w:val="24"/>
          </w:rPr>
          <w:fldChar w:fldCharType="end"/>
        </w:r>
        <w:r w:rsidRPr="007342BE">
          <w:rPr>
            <w:rStyle w:val="Hyperlink"/>
            <w:sz w:val="24"/>
            <w:szCs w:val="24"/>
          </w:rPr>
          <w:fldChar w:fldCharType="end"/>
        </w:r>
      </w:ins>
    </w:p>
    <w:p w14:paraId="722B3609" w14:textId="080E7A36" w:rsidR="00B54641" w:rsidRPr="007342BE" w:rsidRDefault="00B54641">
      <w:pPr>
        <w:pStyle w:val="TOC4"/>
        <w:rPr>
          <w:ins w:id="305" w:author="Haider Alhabibi" w:date="2022-02-17T16:57:00Z"/>
          <w:rFonts w:ascii="Tahoma" w:eastAsiaTheme="minorEastAsia" w:hAnsi="Tahoma" w:cs="Tahoma"/>
          <w:noProof/>
          <w:color w:val="auto"/>
          <w:sz w:val="24"/>
          <w:szCs w:val="24"/>
        </w:rPr>
      </w:pPr>
      <w:ins w:id="306"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"_Toc96009549"</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5.3.3.1</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The Content of the Digital Signature Appearance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_Toc96009549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307" w:author="Haider Alhabibi" w:date="2022-02-17T16:57:00Z">
        <w:r w:rsidRPr="007342BE">
          <w:rPr>
            <w:rFonts w:ascii="Tahoma" w:hAnsi="Tahoma" w:cs="Tahoma"/>
            <w:noProof/>
            <w:webHidden/>
            <w:sz w:val="24"/>
            <w:szCs w:val="24"/>
          </w:rPr>
          <w:t>58</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7EC4E58F" w14:textId="03FC0D0A" w:rsidR="00B54641" w:rsidRPr="007342BE" w:rsidRDefault="00B54641">
      <w:pPr>
        <w:pStyle w:val="TOC4"/>
        <w:rPr>
          <w:ins w:id="308" w:author="Haider Alhabibi" w:date="2022-02-17T16:57:00Z"/>
          <w:rFonts w:ascii="Tahoma" w:eastAsiaTheme="minorEastAsia" w:hAnsi="Tahoma" w:cs="Tahoma"/>
          <w:noProof/>
          <w:color w:val="auto"/>
          <w:sz w:val="24"/>
          <w:szCs w:val="24"/>
        </w:rPr>
      </w:pPr>
      <w:ins w:id="309"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"_Toc96009550"</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5.3.3.2</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Placement of Digital Signature Appearance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_Toc96009550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310" w:author="Haider Alhabibi" w:date="2022-02-17T16:57:00Z">
        <w:r w:rsidRPr="007342BE">
          <w:rPr>
            <w:rFonts w:ascii="Tahoma" w:hAnsi="Tahoma" w:cs="Tahoma"/>
            <w:noProof/>
            <w:webHidden/>
            <w:sz w:val="24"/>
            <w:szCs w:val="24"/>
          </w:rPr>
          <w:t>59</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62A7AD89" w14:textId="31585AF7" w:rsidR="00B54641" w:rsidRPr="007342BE" w:rsidRDefault="00B54641" w:rsidP="00672405">
      <w:pPr>
        <w:pStyle w:val="TOC2"/>
        <w:rPr>
          <w:ins w:id="311" w:author="Haider Alhabibi" w:date="2022-02-17T16:57:00Z"/>
          <w:rFonts w:eastAsiaTheme="minorEastAsia"/>
          <w:noProof/>
          <w:color w:val="auto"/>
        </w:rPr>
      </w:pPr>
      <w:ins w:id="312"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"_Toc96009551"</w:instrText>
        </w:r>
        <w:r w:rsidRPr="007342BE">
          <w:rPr>
            <w:rStyle w:val="Hyperlink"/>
            <w:noProof/>
          </w:rPr>
          <w:instrText xml:space="preserve"> </w:instrText>
        </w:r>
        <w:r w:rsidRPr="007342BE">
          <w:rPr>
            <w:rStyle w:val="Hyperlink"/>
            <w:noProof/>
          </w:rPr>
          <w:fldChar w:fldCharType="separate"/>
        </w:r>
        <w:r w:rsidRPr="007342BE">
          <w:rPr>
            <w:rStyle w:val="Hyperlink"/>
            <w:noProof/>
          </w:rPr>
          <w:t>5.4</w:t>
        </w:r>
        <w:r w:rsidRPr="007342BE">
          <w:rPr>
            <w:rFonts w:eastAsiaTheme="minorEastAsia"/>
            <w:noProof/>
            <w:color w:val="auto"/>
          </w:rPr>
          <w:tab/>
        </w:r>
        <w:r w:rsidRPr="007342BE">
          <w:rPr>
            <w:rStyle w:val="Hyperlink"/>
            <w:noProof/>
          </w:rPr>
          <w:t>Considerations for Data Registry Digital Certificate Solutions</w:t>
        </w:r>
        <w:r w:rsidRPr="007342BE">
          <w:rPr>
            <w:noProof/>
            <w:webHidden/>
          </w:rPr>
          <w:tab/>
        </w:r>
        <w:r w:rsidRPr="007342BE">
          <w:rPr>
            <w:noProof/>
            <w:webHidden/>
          </w:rPr>
          <w:fldChar w:fldCharType="begin"/>
        </w:r>
        <w:r w:rsidRPr="007342BE">
          <w:rPr>
            <w:noProof/>
            <w:webHidden/>
          </w:rPr>
          <w:instrText xml:space="preserve"> PAGEREF _Toc96009551 \h </w:instrText>
        </w:r>
      </w:ins>
      <w:r w:rsidRPr="007342BE">
        <w:rPr>
          <w:noProof/>
          <w:webHidden/>
        </w:rPr>
      </w:r>
      <w:r w:rsidRPr="007342BE">
        <w:rPr>
          <w:noProof/>
          <w:webHidden/>
        </w:rPr>
        <w:fldChar w:fldCharType="separate"/>
      </w:r>
      <w:ins w:id="313" w:author="Haider Alhabibi" w:date="2022-02-17T16:57:00Z">
        <w:r w:rsidRPr="007342BE">
          <w:rPr>
            <w:noProof/>
            <w:webHidden/>
          </w:rPr>
          <w:t>60</w:t>
        </w:r>
        <w:r w:rsidRPr="007342BE">
          <w:rPr>
            <w:noProof/>
            <w:webHidden/>
          </w:rPr>
          <w:fldChar w:fldCharType="end"/>
        </w:r>
        <w:r w:rsidRPr="007342BE">
          <w:rPr>
            <w:rStyle w:val="Hyperlink"/>
            <w:noProof/>
          </w:rPr>
          <w:fldChar w:fldCharType="end"/>
        </w:r>
      </w:ins>
    </w:p>
    <w:p w14:paraId="55B95415" w14:textId="1FFD6ECE" w:rsidR="00B54641" w:rsidRPr="007342BE" w:rsidRDefault="00B54641" w:rsidP="00914172">
      <w:pPr>
        <w:pStyle w:val="TOC3"/>
        <w:rPr>
          <w:ins w:id="314" w:author="Haider Alhabibi" w:date="2022-02-17T16:57:00Z"/>
          <w:rFonts w:eastAsiaTheme="minorEastAsia"/>
          <w:color w:val="auto"/>
          <w:sz w:val="24"/>
          <w:szCs w:val="24"/>
        </w:rPr>
      </w:pPr>
      <w:ins w:id="315"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"_Toc96009552"</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5.4.1</w:t>
        </w:r>
        <w:r w:rsidRPr="007342BE">
          <w:rPr>
            <w:rFonts w:eastAsiaTheme="minorEastAsia"/>
            <w:color w:val="auto"/>
            <w:sz w:val="24"/>
            <w:szCs w:val="24"/>
          </w:rPr>
          <w:tab/>
        </w:r>
        <w:r w:rsidRPr="007342BE">
          <w:rPr>
            <w:rStyle w:val="Hyperlink"/>
            <w:sz w:val="24"/>
            <w:szCs w:val="24"/>
          </w:rPr>
          <w:t>Approved Certificate Authorities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_Toc96009552 \h </w:instrText>
        </w:r>
      </w:ins>
      <w:r w:rsidRPr="007342BE">
        <w:rPr>
          <w:webHidden/>
          <w:sz w:val="24"/>
          <w:szCs w:val="24"/>
        </w:rPr>
      </w:r>
      <w:r w:rsidRPr="007342BE">
        <w:rPr>
          <w:webHidden/>
          <w:sz w:val="24"/>
          <w:szCs w:val="24"/>
        </w:rPr>
        <w:fldChar w:fldCharType="separate"/>
      </w:r>
      <w:ins w:id="316" w:author="Haider Alhabibi" w:date="2022-02-17T16:57:00Z">
        <w:r w:rsidRPr="007342BE">
          <w:rPr>
            <w:webHidden/>
            <w:sz w:val="24"/>
            <w:szCs w:val="24"/>
          </w:rPr>
          <w:t>60</w:t>
        </w:r>
        <w:r w:rsidRPr="007342BE">
          <w:rPr>
            <w:webHidden/>
            <w:sz w:val="24"/>
            <w:szCs w:val="24"/>
          </w:rPr>
          <w:fldChar w:fldCharType="end"/>
        </w:r>
        <w:r w:rsidRPr="007342BE">
          <w:rPr>
            <w:rStyle w:val="Hyperlink"/>
            <w:sz w:val="24"/>
            <w:szCs w:val="24"/>
          </w:rPr>
          <w:fldChar w:fldCharType="end"/>
        </w:r>
      </w:ins>
    </w:p>
    <w:p w14:paraId="41DB9860" w14:textId="4C98ADB0" w:rsidR="00B54641" w:rsidRPr="007342BE" w:rsidRDefault="00B54641" w:rsidP="00914172">
      <w:pPr>
        <w:pStyle w:val="TOC3"/>
        <w:rPr>
          <w:ins w:id="317" w:author="Haider Alhabibi" w:date="2022-02-17T16:57:00Z"/>
          <w:rFonts w:eastAsiaTheme="minorEastAsia"/>
          <w:color w:val="auto"/>
          <w:sz w:val="24"/>
          <w:szCs w:val="24"/>
        </w:rPr>
      </w:pPr>
      <w:ins w:id="318"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"_Toc96009553"</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5.4.2</w:t>
        </w:r>
        <w:r w:rsidRPr="007342BE">
          <w:rPr>
            <w:rFonts w:eastAsiaTheme="minorEastAsia"/>
            <w:color w:val="auto"/>
            <w:sz w:val="24"/>
            <w:szCs w:val="24"/>
          </w:rPr>
          <w:tab/>
        </w:r>
        <w:r w:rsidRPr="007342BE">
          <w:rPr>
            <w:rStyle w:val="Hyperlink"/>
            <w:sz w:val="24"/>
            <w:szCs w:val="24"/>
          </w:rPr>
          <w:t>Digital Certificate Use Types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_Toc96009553 \h </w:instrText>
        </w:r>
      </w:ins>
      <w:r w:rsidRPr="007342BE">
        <w:rPr>
          <w:webHidden/>
          <w:sz w:val="24"/>
          <w:szCs w:val="24"/>
        </w:rPr>
      </w:r>
      <w:r w:rsidRPr="007342BE">
        <w:rPr>
          <w:webHidden/>
          <w:sz w:val="24"/>
          <w:szCs w:val="24"/>
        </w:rPr>
        <w:fldChar w:fldCharType="separate"/>
      </w:r>
      <w:ins w:id="319" w:author="Haider Alhabibi" w:date="2022-02-17T16:57:00Z">
        <w:r w:rsidRPr="007342BE">
          <w:rPr>
            <w:webHidden/>
            <w:sz w:val="24"/>
            <w:szCs w:val="24"/>
          </w:rPr>
          <w:t>60</w:t>
        </w:r>
        <w:r w:rsidRPr="007342BE">
          <w:rPr>
            <w:webHidden/>
            <w:sz w:val="24"/>
            <w:szCs w:val="24"/>
          </w:rPr>
          <w:fldChar w:fldCharType="end"/>
        </w:r>
        <w:r w:rsidRPr="007342BE">
          <w:rPr>
            <w:rStyle w:val="Hyperlink"/>
            <w:sz w:val="24"/>
            <w:szCs w:val="24"/>
          </w:rPr>
          <w:fldChar w:fldCharType="end"/>
        </w:r>
      </w:ins>
    </w:p>
    <w:p w14:paraId="20716030" w14:textId="3DA7BCA2" w:rsidR="00B54641" w:rsidRPr="007342BE" w:rsidRDefault="00B54641">
      <w:pPr>
        <w:pStyle w:val="TOC4"/>
        <w:rPr>
          <w:ins w:id="320" w:author="Haider Alhabibi" w:date="2022-02-17T16:57:00Z"/>
          <w:rFonts w:ascii="Tahoma" w:eastAsiaTheme="minorEastAsia" w:hAnsi="Tahoma" w:cs="Tahoma"/>
          <w:noProof/>
          <w:color w:val="auto"/>
          <w:sz w:val="24"/>
          <w:szCs w:val="24"/>
        </w:rPr>
      </w:pPr>
      <w:ins w:id="321"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"_Toc96009554"</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5.4.2.1</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Digital Certificates for Document Signing</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_Toc96009554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322" w:author="Haider Alhabibi" w:date="2022-02-17T16:57:00Z">
        <w:r w:rsidRPr="007342BE">
          <w:rPr>
            <w:rFonts w:ascii="Tahoma" w:hAnsi="Tahoma" w:cs="Tahoma"/>
            <w:noProof/>
            <w:webHidden/>
            <w:sz w:val="24"/>
            <w:szCs w:val="24"/>
          </w:rPr>
          <w:t>60</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3883C597" w14:textId="3CC4F1AE" w:rsidR="00B54641" w:rsidRPr="007342BE" w:rsidRDefault="00B54641">
      <w:pPr>
        <w:pStyle w:val="TOC4"/>
        <w:rPr>
          <w:ins w:id="323" w:author="Haider Alhabibi" w:date="2022-02-17T16:57:00Z"/>
          <w:rFonts w:ascii="Tahoma" w:eastAsiaTheme="minorEastAsia" w:hAnsi="Tahoma" w:cs="Tahoma"/>
          <w:noProof/>
          <w:color w:val="auto"/>
          <w:sz w:val="24"/>
          <w:szCs w:val="24"/>
        </w:rPr>
      </w:pPr>
      <w:ins w:id="324"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"_Toc96009555"</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5.4.2.2</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Digital Certificates for Code Signing</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_Toc96009555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325" w:author="Haider Alhabibi" w:date="2022-02-17T16:57:00Z">
        <w:r w:rsidRPr="007342BE">
          <w:rPr>
            <w:rFonts w:ascii="Tahoma" w:hAnsi="Tahoma" w:cs="Tahoma"/>
            <w:noProof/>
            <w:webHidden/>
            <w:sz w:val="24"/>
            <w:szCs w:val="24"/>
          </w:rPr>
          <w:t>61</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323FF584" w14:textId="32410DE8" w:rsidR="00B54641" w:rsidRPr="007342BE" w:rsidRDefault="00B54641">
      <w:pPr>
        <w:pStyle w:val="TOC4"/>
        <w:rPr>
          <w:ins w:id="326" w:author="Haider Alhabibi" w:date="2022-02-17T16:57:00Z"/>
          <w:rFonts w:ascii="Tahoma" w:eastAsiaTheme="minorEastAsia" w:hAnsi="Tahoma" w:cs="Tahoma"/>
          <w:noProof/>
          <w:color w:val="auto"/>
          <w:sz w:val="24"/>
          <w:szCs w:val="24"/>
        </w:rPr>
      </w:pPr>
      <w:ins w:id="327" w:author="Haider Alhabibi" w:date="2022-02-17T16:57:00Z">
        <w:r w:rsidRPr="007342BE">
          <w:rPr>
            <w:rStyle w:val="Hyperlink"/>
            <w:rFonts w:ascii="Tahoma" w:hAnsi="Tahoma" w:cs="Tahoma"/>
            <w:noProof/>
            <w:sz w:val="24"/>
            <w:szCs w:val="24"/>
          </w:rPr>
          <w:lastRenderedPageBreak/>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"_Toc96009556"</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5.4.2.3</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SSL Certificates with digital signing of documents</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_Toc96009556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328" w:author="Haider Alhabibi" w:date="2022-02-17T16:57:00Z">
        <w:r w:rsidRPr="007342BE">
          <w:rPr>
            <w:rFonts w:ascii="Tahoma" w:hAnsi="Tahoma" w:cs="Tahoma"/>
            <w:noProof/>
            <w:webHidden/>
            <w:sz w:val="24"/>
            <w:szCs w:val="24"/>
          </w:rPr>
          <w:t>61</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5ABAA39D" w14:textId="050B6977" w:rsidR="00B54641" w:rsidRPr="007342BE" w:rsidRDefault="00B54641" w:rsidP="00914172">
      <w:pPr>
        <w:pStyle w:val="TOC3"/>
        <w:rPr>
          <w:ins w:id="329" w:author="Haider Alhabibi" w:date="2022-02-17T16:57:00Z"/>
          <w:rFonts w:eastAsiaTheme="minorEastAsia"/>
          <w:color w:val="auto"/>
          <w:sz w:val="24"/>
          <w:szCs w:val="24"/>
        </w:rPr>
      </w:pPr>
      <w:ins w:id="330"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"_Toc96009557"</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5.4.3</w:t>
        </w:r>
        <w:r w:rsidRPr="007342BE">
          <w:rPr>
            <w:rFonts w:eastAsiaTheme="minorEastAsia"/>
            <w:color w:val="auto"/>
            <w:sz w:val="24"/>
            <w:szCs w:val="24"/>
          </w:rPr>
          <w:tab/>
        </w:r>
        <w:r w:rsidRPr="007342BE">
          <w:rPr>
            <w:rStyle w:val="Hyperlink"/>
            <w:sz w:val="24"/>
            <w:szCs w:val="24"/>
          </w:rPr>
          <w:t>Digital Certificate Solution Options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_Toc96009557 \h </w:instrText>
        </w:r>
      </w:ins>
      <w:r w:rsidRPr="007342BE">
        <w:rPr>
          <w:webHidden/>
          <w:sz w:val="24"/>
          <w:szCs w:val="24"/>
        </w:rPr>
      </w:r>
      <w:r w:rsidRPr="007342BE">
        <w:rPr>
          <w:webHidden/>
          <w:sz w:val="24"/>
          <w:szCs w:val="24"/>
        </w:rPr>
        <w:fldChar w:fldCharType="separate"/>
      </w:r>
      <w:ins w:id="331" w:author="Haider Alhabibi" w:date="2022-02-17T16:57:00Z">
        <w:r w:rsidRPr="007342BE">
          <w:rPr>
            <w:webHidden/>
            <w:sz w:val="24"/>
            <w:szCs w:val="24"/>
          </w:rPr>
          <w:t>61</w:t>
        </w:r>
        <w:r w:rsidRPr="007342BE">
          <w:rPr>
            <w:webHidden/>
            <w:sz w:val="24"/>
            <w:szCs w:val="24"/>
          </w:rPr>
          <w:fldChar w:fldCharType="end"/>
        </w:r>
        <w:r w:rsidRPr="007342BE">
          <w:rPr>
            <w:rStyle w:val="Hyperlink"/>
            <w:sz w:val="24"/>
            <w:szCs w:val="24"/>
          </w:rPr>
          <w:fldChar w:fldCharType="end"/>
        </w:r>
      </w:ins>
    </w:p>
    <w:p w14:paraId="4523B5FF" w14:textId="7BDF2652" w:rsidR="00B54641" w:rsidRPr="007342BE" w:rsidRDefault="00B54641">
      <w:pPr>
        <w:pStyle w:val="TOC4"/>
        <w:rPr>
          <w:ins w:id="332" w:author="Haider Alhabibi" w:date="2022-02-17T16:57:00Z"/>
          <w:rFonts w:ascii="Tahoma" w:eastAsiaTheme="minorEastAsia" w:hAnsi="Tahoma" w:cs="Tahoma"/>
          <w:noProof/>
          <w:color w:val="auto"/>
          <w:sz w:val="24"/>
          <w:szCs w:val="24"/>
        </w:rPr>
      </w:pPr>
      <w:ins w:id="333"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"_Toc96009558"</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5.4.3.1</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Manual Signing</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_Toc96009558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334" w:author="Haider Alhabibi" w:date="2022-02-17T16:57:00Z">
        <w:r w:rsidRPr="007342BE">
          <w:rPr>
            <w:rFonts w:ascii="Tahoma" w:hAnsi="Tahoma" w:cs="Tahoma"/>
            <w:noProof/>
            <w:webHidden/>
            <w:sz w:val="24"/>
            <w:szCs w:val="24"/>
          </w:rPr>
          <w:t>61</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0609CA10" w14:textId="6A4CA4D4" w:rsidR="00B54641" w:rsidRPr="007342BE" w:rsidRDefault="00B54641">
      <w:pPr>
        <w:pStyle w:val="TOC4"/>
        <w:rPr>
          <w:ins w:id="335" w:author="Haider Alhabibi" w:date="2022-02-17T16:57:00Z"/>
          <w:rFonts w:ascii="Tahoma" w:eastAsiaTheme="minorEastAsia" w:hAnsi="Tahoma" w:cs="Tahoma"/>
          <w:noProof/>
          <w:color w:val="auto"/>
          <w:sz w:val="24"/>
          <w:szCs w:val="24"/>
        </w:rPr>
      </w:pPr>
      <w:ins w:id="336"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"_Toc96009559"</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5.4.3.2</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Automatic Signing</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_Toc96009559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337" w:author="Haider Alhabibi" w:date="2022-02-17T16:57:00Z">
        <w:r w:rsidRPr="007342BE">
          <w:rPr>
            <w:rFonts w:ascii="Tahoma" w:hAnsi="Tahoma" w:cs="Tahoma"/>
            <w:noProof/>
            <w:webHidden/>
            <w:sz w:val="24"/>
            <w:szCs w:val="24"/>
          </w:rPr>
          <w:t>62</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409973CC" w14:textId="49B65BA9" w:rsidR="00B54641" w:rsidRPr="007342BE" w:rsidRDefault="00B54641">
      <w:pPr>
        <w:pStyle w:val="TOC4"/>
        <w:rPr>
          <w:ins w:id="338" w:author="Haider Alhabibi" w:date="2022-02-17T16:57:00Z"/>
          <w:rFonts w:ascii="Tahoma" w:eastAsiaTheme="minorEastAsia" w:hAnsi="Tahoma" w:cs="Tahoma"/>
          <w:noProof/>
          <w:color w:val="auto"/>
          <w:sz w:val="24"/>
          <w:szCs w:val="24"/>
        </w:rPr>
      </w:pPr>
      <w:ins w:id="339"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"_Toc96009560"</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5.4.3.3</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Typical Vendor Pricing</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_Toc96009560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340" w:author="Haider Alhabibi" w:date="2022-02-17T16:57:00Z">
        <w:r w:rsidRPr="007342BE">
          <w:rPr>
            <w:rFonts w:ascii="Tahoma" w:hAnsi="Tahoma" w:cs="Tahoma"/>
            <w:noProof/>
            <w:webHidden/>
            <w:sz w:val="24"/>
            <w:szCs w:val="24"/>
          </w:rPr>
          <w:t>62</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59FC247C" w14:textId="33D45F95" w:rsidR="00B54641" w:rsidRPr="007342BE" w:rsidRDefault="00B54641">
      <w:pPr>
        <w:pStyle w:val="TOC4"/>
        <w:rPr>
          <w:ins w:id="341" w:author="Haider Alhabibi" w:date="2022-02-17T16:57:00Z"/>
          <w:rFonts w:ascii="Tahoma" w:eastAsiaTheme="minorEastAsia" w:hAnsi="Tahoma" w:cs="Tahoma"/>
          <w:noProof/>
          <w:color w:val="auto"/>
          <w:sz w:val="24"/>
          <w:szCs w:val="24"/>
        </w:rPr>
      </w:pPr>
      <w:ins w:id="342"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"_Toc96009561"</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5.4.3.4</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California Secretary of State Approved CAs and Adobe’s Approved Trust List of C</w:t>
        </w:r>
        <w:r w:rsidR="007A3A32" w:rsidRPr="007342BE">
          <w:rPr>
            <w:rStyle w:val="Hyperlink"/>
            <w:rFonts w:ascii="Tahoma" w:hAnsi="Tahoma" w:cs="Tahoma"/>
            <w:noProof/>
            <w:sz w:val="24"/>
            <w:szCs w:val="24"/>
          </w:rPr>
          <w:t>a</w:t>
        </w:r>
        <w:r w:rsidRPr="007342BE">
          <w:rPr>
            <w:rStyle w:val="Hyperlink"/>
            <w:rFonts w:ascii="Tahoma" w:hAnsi="Tahoma" w:cs="Tahoma"/>
            <w:noProof/>
            <w:sz w:val="24"/>
            <w:szCs w:val="24"/>
          </w:rPr>
          <w:t>s</w:t>
        </w:r>
      </w:ins>
      <w:ins w:id="343" w:author="Alhabibi, Haider@Energy" w:date="2022-03-18T18:13:00Z">
        <w:r w:rsidR="007A3A32">
          <w:rPr>
            <w:rStyle w:val="Hyperlink"/>
            <w:rFonts w:ascii="Tahoma" w:hAnsi="Tahoma" w:cs="Tahoma"/>
            <w:noProof/>
            <w:sz w:val="24"/>
            <w:szCs w:val="24"/>
          </w:rPr>
          <w:t>…………..</w:t>
        </w:r>
      </w:ins>
      <w:ins w:id="344" w:author="Haider Alhabibi" w:date="2022-02-17T16:57:00Z">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_Toc96009561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345" w:author="Haider Alhabibi" w:date="2022-02-17T16:57:00Z">
        <w:r w:rsidRPr="007342BE">
          <w:rPr>
            <w:rFonts w:ascii="Tahoma" w:hAnsi="Tahoma" w:cs="Tahoma"/>
            <w:noProof/>
            <w:webHidden/>
            <w:sz w:val="24"/>
            <w:szCs w:val="24"/>
          </w:rPr>
          <w:t>62</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39109EE9" w14:textId="254FB344" w:rsidR="00B54641" w:rsidRPr="007342BE" w:rsidRDefault="00B54641" w:rsidP="00672405">
      <w:pPr>
        <w:pStyle w:val="TOC2"/>
        <w:rPr>
          <w:ins w:id="346" w:author="Haider Alhabibi" w:date="2022-02-17T16:57:00Z"/>
          <w:rFonts w:eastAsiaTheme="minorEastAsia"/>
          <w:noProof/>
          <w:color w:val="auto"/>
        </w:rPr>
      </w:pPr>
      <w:ins w:id="347"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"_Toc96009562"</w:instrText>
        </w:r>
        <w:r w:rsidRPr="007342BE">
          <w:rPr>
            <w:rStyle w:val="Hyperlink"/>
            <w:noProof/>
          </w:rPr>
          <w:instrText xml:space="preserve"> </w:instrText>
        </w:r>
        <w:r w:rsidRPr="007342BE">
          <w:rPr>
            <w:rStyle w:val="Hyperlink"/>
            <w:noProof/>
          </w:rPr>
          <w:fldChar w:fldCharType="separate"/>
        </w:r>
        <w:r w:rsidRPr="007342BE">
          <w:rPr>
            <w:rStyle w:val="Hyperlink"/>
            <w:noProof/>
          </w:rPr>
          <w:t>5.5</w:t>
        </w:r>
        <w:r w:rsidRPr="007342BE">
          <w:rPr>
            <w:rFonts w:eastAsiaTheme="minorEastAsia"/>
            <w:noProof/>
            <w:color w:val="auto"/>
          </w:rPr>
          <w:tab/>
        </w:r>
        <w:r w:rsidRPr="007342BE">
          <w:rPr>
            <w:rStyle w:val="Hyperlink"/>
            <w:noProof/>
          </w:rPr>
          <w:t>Root Certificates for Validation of Document Authenticity</w:t>
        </w:r>
        <w:r w:rsidRPr="007342BE">
          <w:rPr>
            <w:noProof/>
            <w:webHidden/>
          </w:rPr>
          <w:tab/>
        </w:r>
        <w:r w:rsidRPr="007342BE">
          <w:rPr>
            <w:noProof/>
            <w:webHidden/>
          </w:rPr>
          <w:fldChar w:fldCharType="begin"/>
        </w:r>
        <w:r w:rsidRPr="007342BE">
          <w:rPr>
            <w:noProof/>
            <w:webHidden/>
          </w:rPr>
          <w:instrText xml:space="preserve"> PAGEREF _Toc96009562 \h </w:instrText>
        </w:r>
      </w:ins>
      <w:r w:rsidRPr="007342BE">
        <w:rPr>
          <w:noProof/>
          <w:webHidden/>
        </w:rPr>
      </w:r>
      <w:r w:rsidRPr="007342BE">
        <w:rPr>
          <w:noProof/>
          <w:webHidden/>
        </w:rPr>
        <w:fldChar w:fldCharType="separate"/>
      </w:r>
      <w:ins w:id="348" w:author="Haider Alhabibi" w:date="2022-02-17T16:57:00Z">
        <w:r w:rsidRPr="007342BE">
          <w:rPr>
            <w:noProof/>
            <w:webHidden/>
          </w:rPr>
          <w:t>63</w:t>
        </w:r>
        <w:r w:rsidRPr="007342BE">
          <w:rPr>
            <w:noProof/>
            <w:webHidden/>
          </w:rPr>
          <w:fldChar w:fldCharType="end"/>
        </w:r>
        <w:r w:rsidRPr="007342BE">
          <w:rPr>
            <w:rStyle w:val="Hyperlink"/>
            <w:noProof/>
          </w:rPr>
          <w:fldChar w:fldCharType="end"/>
        </w:r>
      </w:ins>
    </w:p>
    <w:p w14:paraId="4DAD1FC5" w14:textId="3E0CF21B" w:rsidR="00B54641" w:rsidRPr="007342BE" w:rsidRDefault="00B54641" w:rsidP="00914172">
      <w:pPr>
        <w:pStyle w:val="TOC3"/>
        <w:rPr>
          <w:ins w:id="349" w:author="Haider Alhabibi" w:date="2022-02-17T16:57:00Z"/>
          <w:rFonts w:eastAsiaTheme="minorEastAsia"/>
          <w:color w:val="auto"/>
          <w:sz w:val="24"/>
          <w:szCs w:val="24"/>
        </w:rPr>
      </w:pPr>
      <w:ins w:id="350"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"_Toc96009563"</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5.5.1</w:t>
        </w:r>
        <w:r w:rsidRPr="007342BE">
          <w:rPr>
            <w:rFonts w:eastAsiaTheme="minorEastAsia"/>
            <w:color w:val="auto"/>
            <w:sz w:val="24"/>
            <w:szCs w:val="24"/>
          </w:rPr>
          <w:tab/>
        </w:r>
        <w:r w:rsidRPr="007342BE">
          <w:rPr>
            <w:rStyle w:val="Hyperlink"/>
            <w:sz w:val="24"/>
            <w:szCs w:val="24"/>
          </w:rPr>
          <w:t>Data Registry Trusted-Source PDF Method</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_Toc96009563 \h </w:instrText>
        </w:r>
      </w:ins>
      <w:r w:rsidRPr="007342BE">
        <w:rPr>
          <w:webHidden/>
          <w:sz w:val="24"/>
          <w:szCs w:val="24"/>
        </w:rPr>
      </w:r>
      <w:r w:rsidRPr="007342BE">
        <w:rPr>
          <w:webHidden/>
          <w:sz w:val="24"/>
          <w:szCs w:val="24"/>
        </w:rPr>
        <w:fldChar w:fldCharType="separate"/>
      </w:r>
      <w:ins w:id="351" w:author="Haider Alhabibi" w:date="2022-02-17T16:57:00Z">
        <w:r w:rsidRPr="007342BE">
          <w:rPr>
            <w:webHidden/>
            <w:sz w:val="24"/>
            <w:szCs w:val="24"/>
          </w:rPr>
          <w:t>64</w:t>
        </w:r>
        <w:r w:rsidRPr="007342BE">
          <w:rPr>
            <w:webHidden/>
            <w:sz w:val="24"/>
            <w:szCs w:val="24"/>
          </w:rPr>
          <w:fldChar w:fldCharType="end"/>
        </w:r>
        <w:r w:rsidRPr="007342BE">
          <w:rPr>
            <w:rStyle w:val="Hyperlink"/>
            <w:sz w:val="24"/>
            <w:szCs w:val="24"/>
          </w:rPr>
          <w:fldChar w:fldCharType="end"/>
        </w:r>
      </w:ins>
    </w:p>
    <w:p w14:paraId="05A89B37" w14:textId="7E18B7E4" w:rsidR="00B54641" w:rsidRPr="007342BE" w:rsidRDefault="00B54641" w:rsidP="00672405">
      <w:pPr>
        <w:pStyle w:val="TOC2"/>
        <w:rPr>
          <w:ins w:id="352" w:author="Haider Alhabibi" w:date="2022-02-17T16:57:00Z"/>
          <w:rFonts w:eastAsiaTheme="minorEastAsia"/>
          <w:noProof/>
          <w:color w:val="auto"/>
        </w:rPr>
      </w:pPr>
      <w:ins w:id="353"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"_Toc96009564"</w:instrText>
        </w:r>
        <w:r w:rsidRPr="007342BE">
          <w:rPr>
            <w:rStyle w:val="Hyperlink"/>
            <w:noProof/>
          </w:rPr>
          <w:instrText xml:space="preserve"> </w:instrText>
        </w:r>
        <w:r w:rsidRPr="007342BE">
          <w:rPr>
            <w:rStyle w:val="Hyperlink"/>
            <w:noProof/>
          </w:rPr>
          <w:fldChar w:fldCharType="separate"/>
        </w:r>
        <w:r w:rsidRPr="007342BE">
          <w:rPr>
            <w:rStyle w:val="Hyperlink"/>
            <w:noProof/>
          </w:rPr>
          <w:t>5.6</w:t>
        </w:r>
        <w:r w:rsidRPr="007342BE">
          <w:rPr>
            <w:rFonts w:eastAsiaTheme="minorEastAsia"/>
            <w:noProof/>
            <w:color w:val="auto"/>
          </w:rPr>
          <w:tab/>
        </w:r>
        <w:r w:rsidRPr="007342BE">
          <w:rPr>
            <w:rStyle w:val="Hyperlink"/>
            <w:noProof/>
          </w:rPr>
          <w:t>CBECC Software Output Data Security and Authentication for the Performance Certificate of Compliance</w:t>
        </w:r>
        <w:r w:rsidRPr="007342BE">
          <w:rPr>
            <w:noProof/>
            <w:webHidden/>
          </w:rPr>
          <w:tab/>
        </w:r>
        <w:r w:rsidRPr="007342BE">
          <w:rPr>
            <w:noProof/>
            <w:webHidden/>
          </w:rPr>
          <w:fldChar w:fldCharType="begin"/>
        </w:r>
        <w:r w:rsidRPr="007342BE">
          <w:rPr>
            <w:noProof/>
            <w:webHidden/>
          </w:rPr>
          <w:instrText xml:space="preserve"> PAGEREF _Toc96009564 \h </w:instrText>
        </w:r>
      </w:ins>
      <w:r w:rsidRPr="007342BE">
        <w:rPr>
          <w:noProof/>
          <w:webHidden/>
        </w:rPr>
      </w:r>
      <w:r w:rsidRPr="007342BE">
        <w:rPr>
          <w:noProof/>
          <w:webHidden/>
        </w:rPr>
        <w:fldChar w:fldCharType="separate"/>
      </w:r>
      <w:ins w:id="354" w:author="Haider Alhabibi" w:date="2022-02-17T16:57:00Z">
        <w:r w:rsidRPr="007342BE">
          <w:rPr>
            <w:noProof/>
            <w:webHidden/>
          </w:rPr>
          <w:t>64</w:t>
        </w:r>
        <w:r w:rsidRPr="007342BE">
          <w:rPr>
            <w:noProof/>
            <w:webHidden/>
          </w:rPr>
          <w:fldChar w:fldCharType="end"/>
        </w:r>
        <w:r w:rsidRPr="007342BE">
          <w:rPr>
            <w:rStyle w:val="Hyperlink"/>
            <w:noProof/>
          </w:rPr>
          <w:fldChar w:fldCharType="end"/>
        </w:r>
      </w:ins>
    </w:p>
    <w:p w14:paraId="30574DDF" w14:textId="70118096" w:rsidR="00B54641" w:rsidRPr="007342BE" w:rsidRDefault="00B54641" w:rsidP="00672405">
      <w:pPr>
        <w:pStyle w:val="TOC2"/>
        <w:rPr>
          <w:ins w:id="355" w:author="Haider Alhabibi" w:date="2022-02-17T16:57:00Z"/>
          <w:rFonts w:eastAsiaTheme="minorEastAsia"/>
          <w:noProof/>
          <w:color w:val="auto"/>
        </w:rPr>
      </w:pPr>
      <w:ins w:id="356"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"_Toc96009565"</w:instrText>
        </w:r>
        <w:r w:rsidRPr="007342BE">
          <w:rPr>
            <w:rStyle w:val="Hyperlink"/>
            <w:noProof/>
          </w:rPr>
          <w:instrText xml:space="preserve"> </w:instrText>
        </w:r>
        <w:r w:rsidRPr="007342BE">
          <w:rPr>
            <w:rStyle w:val="Hyperlink"/>
            <w:noProof/>
          </w:rPr>
          <w:fldChar w:fldCharType="separate"/>
        </w:r>
        <w:r w:rsidRPr="007342BE">
          <w:rPr>
            <w:rStyle w:val="Hyperlink"/>
            <w:noProof/>
          </w:rPr>
          <w:t>5.7</w:t>
        </w:r>
        <w:r w:rsidRPr="007342BE">
          <w:rPr>
            <w:rFonts w:eastAsiaTheme="minorEastAsia"/>
            <w:noProof/>
            <w:color w:val="auto"/>
          </w:rPr>
          <w:tab/>
        </w:r>
        <w:r w:rsidRPr="007342BE">
          <w:rPr>
            <w:rStyle w:val="Hyperlink"/>
            <w:noProof/>
          </w:rPr>
          <w:t>RG Output Data Security and Authentication for the Performance Certificate of Compliance</w:t>
        </w:r>
        <w:r w:rsidRPr="007342BE">
          <w:rPr>
            <w:noProof/>
            <w:webHidden/>
          </w:rPr>
          <w:tab/>
        </w:r>
        <w:r w:rsidRPr="007342BE">
          <w:rPr>
            <w:noProof/>
            <w:webHidden/>
          </w:rPr>
          <w:fldChar w:fldCharType="begin"/>
        </w:r>
        <w:r w:rsidRPr="007342BE">
          <w:rPr>
            <w:noProof/>
            <w:webHidden/>
          </w:rPr>
          <w:instrText xml:space="preserve"> PAGEREF _Toc96009565 \h </w:instrText>
        </w:r>
      </w:ins>
      <w:r w:rsidRPr="007342BE">
        <w:rPr>
          <w:noProof/>
          <w:webHidden/>
        </w:rPr>
      </w:r>
      <w:r w:rsidRPr="007342BE">
        <w:rPr>
          <w:noProof/>
          <w:webHidden/>
        </w:rPr>
        <w:fldChar w:fldCharType="separate"/>
      </w:r>
      <w:ins w:id="357" w:author="Haider Alhabibi" w:date="2022-02-17T16:57:00Z">
        <w:r w:rsidRPr="007342BE">
          <w:rPr>
            <w:noProof/>
            <w:webHidden/>
          </w:rPr>
          <w:t>65</w:t>
        </w:r>
        <w:r w:rsidRPr="007342BE">
          <w:rPr>
            <w:noProof/>
            <w:webHidden/>
          </w:rPr>
          <w:fldChar w:fldCharType="end"/>
        </w:r>
        <w:r w:rsidRPr="007342BE">
          <w:rPr>
            <w:rStyle w:val="Hyperlink"/>
            <w:noProof/>
          </w:rPr>
          <w:fldChar w:fldCharType="end"/>
        </w:r>
      </w:ins>
    </w:p>
    <w:p w14:paraId="20532307" w14:textId="4CCFBB1B" w:rsidR="00B54641" w:rsidRPr="007342BE" w:rsidRDefault="00B54641" w:rsidP="00672405">
      <w:pPr>
        <w:pStyle w:val="TOC2"/>
        <w:rPr>
          <w:ins w:id="358" w:author="Haider Alhabibi" w:date="2022-02-17T16:57:00Z"/>
          <w:rFonts w:eastAsiaTheme="minorEastAsia"/>
          <w:noProof/>
          <w:color w:val="auto"/>
        </w:rPr>
      </w:pPr>
      <w:ins w:id="359"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"_Toc96009566"</w:instrText>
        </w:r>
        <w:r w:rsidRPr="007342BE">
          <w:rPr>
            <w:rStyle w:val="Hyperlink"/>
            <w:noProof/>
          </w:rPr>
          <w:instrText xml:space="preserve"> </w:instrText>
        </w:r>
        <w:r w:rsidRPr="007342BE">
          <w:rPr>
            <w:rStyle w:val="Hyperlink"/>
            <w:noProof/>
          </w:rPr>
          <w:fldChar w:fldCharType="separate"/>
        </w:r>
        <w:r w:rsidRPr="007342BE">
          <w:rPr>
            <w:rStyle w:val="Hyperlink"/>
            <w:noProof/>
          </w:rPr>
          <w:t>5.8</w:t>
        </w:r>
        <w:r w:rsidRPr="007342BE">
          <w:rPr>
            <w:rFonts w:eastAsiaTheme="minorEastAsia"/>
            <w:noProof/>
            <w:color w:val="auto"/>
          </w:rPr>
          <w:tab/>
        </w:r>
        <w:r w:rsidRPr="007342BE">
          <w:rPr>
            <w:rStyle w:val="Hyperlink"/>
            <w:noProof/>
          </w:rPr>
          <w:t>Data Exchanges Between External Digital Data Sources (EDDS)</w:t>
        </w:r>
        <w:r w:rsidRPr="007342BE">
          <w:rPr>
            <w:noProof/>
            <w:webHidden/>
          </w:rPr>
          <w:tab/>
        </w:r>
        <w:r w:rsidRPr="007342BE">
          <w:rPr>
            <w:noProof/>
            <w:webHidden/>
          </w:rPr>
          <w:fldChar w:fldCharType="begin"/>
        </w:r>
        <w:r w:rsidRPr="007342BE">
          <w:rPr>
            <w:noProof/>
            <w:webHidden/>
          </w:rPr>
          <w:instrText xml:space="preserve"> PAGEREF _Toc96009566 \h </w:instrText>
        </w:r>
      </w:ins>
      <w:r w:rsidRPr="007342BE">
        <w:rPr>
          <w:noProof/>
          <w:webHidden/>
        </w:rPr>
      </w:r>
      <w:r w:rsidRPr="007342BE">
        <w:rPr>
          <w:noProof/>
          <w:webHidden/>
        </w:rPr>
        <w:fldChar w:fldCharType="separate"/>
      </w:r>
      <w:ins w:id="360" w:author="Haider Alhabibi" w:date="2022-02-17T16:57:00Z">
        <w:r w:rsidRPr="007342BE">
          <w:rPr>
            <w:noProof/>
            <w:webHidden/>
          </w:rPr>
          <w:t>66</w:t>
        </w:r>
        <w:r w:rsidRPr="007342BE">
          <w:rPr>
            <w:noProof/>
            <w:webHidden/>
          </w:rPr>
          <w:fldChar w:fldCharType="end"/>
        </w:r>
        <w:r w:rsidRPr="007342BE">
          <w:rPr>
            <w:rStyle w:val="Hyperlink"/>
            <w:noProof/>
          </w:rPr>
          <w:fldChar w:fldCharType="end"/>
        </w:r>
      </w:ins>
    </w:p>
    <w:p w14:paraId="3073942B" w14:textId="3F78A8FF" w:rsidR="00B54641" w:rsidRPr="007342BE" w:rsidRDefault="00B54641" w:rsidP="00914172">
      <w:pPr>
        <w:pStyle w:val="TOC3"/>
        <w:rPr>
          <w:ins w:id="361" w:author="Haider Alhabibi" w:date="2022-02-17T16:57:00Z"/>
          <w:rFonts w:eastAsiaTheme="minorEastAsia"/>
          <w:color w:val="auto"/>
          <w:sz w:val="24"/>
          <w:szCs w:val="24"/>
        </w:rPr>
      </w:pPr>
      <w:ins w:id="362"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"_Toc96009567"</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5.8.1</w:t>
        </w:r>
        <w:r w:rsidRPr="007342BE">
          <w:rPr>
            <w:rFonts w:eastAsiaTheme="minorEastAsia"/>
            <w:color w:val="auto"/>
            <w:sz w:val="24"/>
            <w:szCs w:val="24"/>
          </w:rPr>
          <w:tab/>
        </w:r>
        <w:r w:rsidRPr="007342BE">
          <w:rPr>
            <w:rStyle w:val="Hyperlink"/>
            <w:sz w:val="24"/>
            <w:szCs w:val="24"/>
          </w:rPr>
          <w:t>EDDS Types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_Toc96009567 \h </w:instrText>
        </w:r>
      </w:ins>
      <w:r w:rsidRPr="007342BE">
        <w:rPr>
          <w:webHidden/>
          <w:sz w:val="24"/>
          <w:szCs w:val="24"/>
        </w:rPr>
      </w:r>
      <w:r w:rsidRPr="007342BE">
        <w:rPr>
          <w:webHidden/>
          <w:sz w:val="24"/>
          <w:szCs w:val="24"/>
        </w:rPr>
        <w:fldChar w:fldCharType="separate"/>
      </w:r>
      <w:ins w:id="363" w:author="Haider Alhabibi" w:date="2022-02-17T16:57:00Z">
        <w:r w:rsidRPr="007342BE">
          <w:rPr>
            <w:webHidden/>
            <w:sz w:val="24"/>
            <w:szCs w:val="24"/>
          </w:rPr>
          <w:t>66</w:t>
        </w:r>
        <w:r w:rsidRPr="007342BE">
          <w:rPr>
            <w:webHidden/>
            <w:sz w:val="24"/>
            <w:szCs w:val="24"/>
          </w:rPr>
          <w:fldChar w:fldCharType="end"/>
        </w:r>
        <w:r w:rsidRPr="007342BE">
          <w:rPr>
            <w:rStyle w:val="Hyperlink"/>
            <w:sz w:val="24"/>
            <w:szCs w:val="24"/>
          </w:rPr>
          <w:fldChar w:fldCharType="end"/>
        </w:r>
      </w:ins>
    </w:p>
    <w:p w14:paraId="5D07FA2E" w14:textId="31E70E0D" w:rsidR="00B54641" w:rsidRPr="007342BE" w:rsidRDefault="00B54641" w:rsidP="00914172">
      <w:pPr>
        <w:pStyle w:val="TOC3"/>
        <w:rPr>
          <w:ins w:id="364" w:author="Haider Alhabibi" w:date="2022-02-17T16:57:00Z"/>
          <w:rFonts w:eastAsiaTheme="minorEastAsia"/>
          <w:color w:val="auto"/>
          <w:sz w:val="24"/>
          <w:szCs w:val="24"/>
        </w:rPr>
      </w:pPr>
      <w:ins w:id="365"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"_Toc96009568"</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5.8.2</w:t>
        </w:r>
        <w:r w:rsidRPr="007342BE">
          <w:rPr>
            <w:rFonts w:eastAsiaTheme="minorEastAsia"/>
            <w:color w:val="auto"/>
            <w:sz w:val="24"/>
            <w:szCs w:val="24"/>
          </w:rPr>
          <w:tab/>
        </w:r>
        <w:r w:rsidRPr="007342BE">
          <w:rPr>
            <w:rStyle w:val="Hyperlink"/>
            <w:sz w:val="24"/>
            <w:szCs w:val="24"/>
          </w:rPr>
          <w:t>EDDS Requirements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_Toc96009568 \h </w:instrText>
        </w:r>
      </w:ins>
      <w:r w:rsidRPr="007342BE">
        <w:rPr>
          <w:webHidden/>
          <w:sz w:val="24"/>
          <w:szCs w:val="24"/>
        </w:rPr>
      </w:r>
      <w:r w:rsidRPr="007342BE">
        <w:rPr>
          <w:webHidden/>
          <w:sz w:val="24"/>
          <w:szCs w:val="24"/>
        </w:rPr>
        <w:fldChar w:fldCharType="separate"/>
      </w:r>
      <w:ins w:id="366" w:author="Haider Alhabibi" w:date="2022-02-17T16:57:00Z">
        <w:r w:rsidRPr="007342BE">
          <w:rPr>
            <w:webHidden/>
            <w:sz w:val="24"/>
            <w:szCs w:val="24"/>
          </w:rPr>
          <w:t>66</w:t>
        </w:r>
        <w:r w:rsidRPr="007342BE">
          <w:rPr>
            <w:webHidden/>
            <w:sz w:val="24"/>
            <w:szCs w:val="24"/>
          </w:rPr>
          <w:fldChar w:fldCharType="end"/>
        </w:r>
        <w:r w:rsidRPr="007342BE">
          <w:rPr>
            <w:rStyle w:val="Hyperlink"/>
            <w:sz w:val="24"/>
            <w:szCs w:val="24"/>
          </w:rPr>
          <w:fldChar w:fldCharType="end"/>
        </w:r>
      </w:ins>
    </w:p>
    <w:p w14:paraId="16159845" w14:textId="4DE30978" w:rsidR="00B54641" w:rsidRPr="007342BE" w:rsidRDefault="00B54641" w:rsidP="00914172">
      <w:pPr>
        <w:pStyle w:val="TOC3"/>
        <w:rPr>
          <w:ins w:id="367" w:author="Haider Alhabibi" w:date="2022-02-17T16:57:00Z"/>
          <w:rFonts w:eastAsiaTheme="minorEastAsia"/>
          <w:color w:val="auto"/>
          <w:sz w:val="24"/>
          <w:szCs w:val="24"/>
        </w:rPr>
      </w:pPr>
      <w:ins w:id="368"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"_Toc96009569"</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5.8.3</w:t>
        </w:r>
        <w:r w:rsidRPr="007342BE">
          <w:rPr>
            <w:rFonts w:eastAsiaTheme="minorEastAsia"/>
            <w:color w:val="auto"/>
            <w:sz w:val="24"/>
            <w:szCs w:val="24"/>
          </w:rPr>
          <w:tab/>
        </w:r>
        <w:r w:rsidRPr="007342BE">
          <w:rPr>
            <w:rStyle w:val="Hyperlink"/>
            <w:sz w:val="24"/>
            <w:szCs w:val="24"/>
          </w:rPr>
          <w:t>EDDS Approval</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_Toc96009569 \h </w:instrText>
        </w:r>
      </w:ins>
      <w:r w:rsidRPr="007342BE">
        <w:rPr>
          <w:webHidden/>
          <w:sz w:val="24"/>
          <w:szCs w:val="24"/>
        </w:rPr>
      </w:r>
      <w:r w:rsidRPr="007342BE">
        <w:rPr>
          <w:webHidden/>
          <w:sz w:val="24"/>
          <w:szCs w:val="24"/>
        </w:rPr>
        <w:fldChar w:fldCharType="separate"/>
      </w:r>
      <w:ins w:id="369" w:author="Haider Alhabibi" w:date="2022-02-17T16:57:00Z">
        <w:r w:rsidRPr="007342BE">
          <w:rPr>
            <w:webHidden/>
            <w:sz w:val="24"/>
            <w:szCs w:val="24"/>
          </w:rPr>
          <w:t>67</w:t>
        </w:r>
        <w:r w:rsidRPr="007342BE">
          <w:rPr>
            <w:webHidden/>
            <w:sz w:val="24"/>
            <w:szCs w:val="24"/>
          </w:rPr>
          <w:fldChar w:fldCharType="end"/>
        </w:r>
        <w:r w:rsidRPr="007342BE">
          <w:rPr>
            <w:rStyle w:val="Hyperlink"/>
            <w:sz w:val="24"/>
            <w:szCs w:val="24"/>
          </w:rPr>
          <w:fldChar w:fldCharType="end"/>
        </w:r>
      </w:ins>
    </w:p>
    <w:p w14:paraId="557F5593" w14:textId="50875F74" w:rsidR="00B54641" w:rsidRPr="007342BE" w:rsidRDefault="00B54641">
      <w:pPr>
        <w:pStyle w:val="TOC4"/>
        <w:rPr>
          <w:ins w:id="370" w:author="Haider Alhabibi" w:date="2022-02-17T16:57:00Z"/>
          <w:rFonts w:ascii="Tahoma" w:eastAsiaTheme="minorEastAsia" w:hAnsi="Tahoma" w:cs="Tahoma"/>
          <w:noProof/>
          <w:color w:val="auto"/>
          <w:sz w:val="24"/>
          <w:szCs w:val="24"/>
        </w:rPr>
      </w:pPr>
      <w:ins w:id="371"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"_Toc96009570"</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i/>
            <w:noProof/>
            <w:sz w:val="24"/>
            <w:szCs w:val="24"/>
          </w:rPr>
          <w:t>5.8.3.1</w:t>
        </w:r>
        <w:r w:rsidRPr="007342BE">
          <w:rPr>
            <w:rFonts w:ascii="Tahoma" w:eastAsiaTheme="minorEastAsia" w:hAnsi="Tahoma" w:cs="Tahoma"/>
            <w:noProof/>
            <w:color w:val="auto"/>
            <w:sz w:val="24"/>
            <w:szCs w:val="24"/>
          </w:rPr>
          <w:tab/>
        </w:r>
        <w:r w:rsidRPr="007342BE">
          <w:rPr>
            <w:rStyle w:val="Hyperlink"/>
            <w:rFonts w:ascii="Tahoma" w:hAnsi="Tahoma" w:cs="Tahoma"/>
            <w:i/>
            <w:noProof/>
            <w:sz w:val="24"/>
            <w:szCs w:val="24"/>
          </w:rPr>
          <w:t>EDDS Application</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_Toc96009570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372" w:author="Haider Alhabibi" w:date="2022-02-17T16:57:00Z">
        <w:r w:rsidRPr="007342BE">
          <w:rPr>
            <w:rFonts w:ascii="Tahoma" w:hAnsi="Tahoma" w:cs="Tahoma"/>
            <w:noProof/>
            <w:webHidden/>
            <w:sz w:val="24"/>
            <w:szCs w:val="24"/>
          </w:rPr>
          <w:t>67</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1102BF53" w14:textId="53398015" w:rsidR="00B54641" w:rsidRPr="007342BE" w:rsidRDefault="00B54641">
      <w:pPr>
        <w:pStyle w:val="TOC4"/>
        <w:rPr>
          <w:ins w:id="373" w:author="Haider Alhabibi" w:date="2022-02-17T16:57:00Z"/>
          <w:rFonts w:ascii="Tahoma" w:eastAsiaTheme="minorEastAsia" w:hAnsi="Tahoma" w:cs="Tahoma"/>
          <w:noProof/>
          <w:color w:val="auto"/>
          <w:sz w:val="24"/>
          <w:szCs w:val="24"/>
        </w:rPr>
      </w:pPr>
      <w:ins w:id="374"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"_Toc96009571"</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i/>
            <w:noProof/>
            <w:sz w:val="24"/>
            <w:szCs w:val="24"/>
          </w:rPr>
          <w:t>5.8.3.2</w:t>
        </w:r>
        <w:r w:rsidRPr="007342BE">
          <w:rPr>
            <w:rFonts w:ascii="Tahoma" w:eastAsiaTheme="minorEastAsia" w:hAnsi="Tahoma" w:cs="Tahoma"/>
            <w:noProof/>
            <w:color w:val="auto"/>
            <w:sz w:val="24"/>
            <w:szCs w:val="24"/>
          </w:rPr>
          <w:tab/>
        </w:r>
        <w:r w:rsidRPr="007342BE">
          <w:rPr>
            <w:rStyle w:val="Hyperlink"/>
            <w:rFonts w:ascii="Tahoma" w:hAnsi="Tahoma" w:cs="Tahoma"/>
            <w:i/>
            <w:noProof/>
            <w:sz w:val="24"/>
            <w:szCs w:val="24"/>
          </w:rPr>
          <w:t>EDDS Acceptance Testing</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_Toc96009571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375" w:author="Haider Alhabibi" w:date="2022-02-17T16:57:00Z">
        <w:r w:rsidRPr="007342BE">
          <w:rPr>
            <w:rFonts w:ascii="Tahoma" w:hAnsi="Tahoma" w:cs="Tahoma"/>
            <w:noProof/>
            <w:webHidden/>
            <w:sz w:val="24"/>
            <w:szCs w:val="24"/>
          </w:rPr>
          <w:t>68</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31727B3D" w14:textId="45AA1694" w:rsidR="00B54641" w:rsidRPr="007342BE" w:rsidRDefault="00B54641">
      <w:pPr>
        <w:pStyle w:val="TOC4"/>
        <w:rPr>
          <w:ins w:id="376" w:author="Haider Alhabibi" w:date="2022-02-17T16:57:00Z"/>
          <w:rFonts w:ascii="Tahoma" w:eastAsiaTheme="minorEastAsia" w:hAnsi="Tahoma" w:cs="Tahoma"/>
          <w:noProof/>
          <w:color w:val="auto"/>
          <w:sz w:val="24"/>
          <w:szCs w:val="24"/>
        </w:rPr>
      </w:pPr>
      <w:ins w:id="377"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"_Toc96009572"</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i/>
            <w:noProof/>
            <w:sz w:val="24"/>
            <w:szCs w:val="24"/>
          </w:rPr>
          <w:t>5.8.3.3</w:t>
        </w:r>
        <w:r w:rsidRPr="007342BE">
          <w:rPr>
            <w:rFonts w:ascii="Tahoma" w:eastAsiaTheme="minorEastAsia" w:hAnsi="Tahoma" w:cs="Tahoma"/>
            <w:noProof/>
            <w:color w:val="auto"/>
            <w:sz w:val="24"/>
            <w:szCs w:val="24"/>
          </w:rPr>
          <w:tab/>
        </w:r>
        <w:r w:rsidRPr="007342BE">
          <w:rPr>
            <w:rStyle w:val="Hyperlink"/>
            <w:rFonts w:ascii="Tahoma" w:hAnsi="Tahoma" w:cs="Tahoma"/>
            <w:i/>
            <w:noProof/>
            <w:sz w:val="24"/>
            <w:szCs w:val="24"/>
          </w:rPr>
          <w:t>Contractual Agreements Between Registry Provider and EDDS Services Provider</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_Toc96009572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378" w:author="Haider Alhabibi" w:date="2022-02-17T16:57:00Z">
        <w:r w:rsidRPr="007342BE">
          <w:rPr>
            <w:rFonts w:ascii="Tahoma" w:hAnsi="Tahoma" w:cs="Tahoma"/>
            <w:noProof/>
            <w:webHidden/>
            <w:sz w:val="24"/>
            <w:szCs w:val="24"/>
          </w:rPr>
          <w:t>69</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0FEEB3D2" w14:textId="44953BBF" w:rsidR="00B54641" w:rsidRPr="007342BE" w:rsidRDefault="00B54641">
      <w:pPr>
        <w:pStyle w:val="TOC4"/>
        <w:rPr>
          <w:ins w:id="379" w:author="Haider Alhabibi" w:date="2022-02-17T16:57:00Z"/>
          <w:rFonts w:ascii="Tahoma" w:eastAsiaTheme="minorEastAsia" w:hAnsi="Tahoma" w:cs="Tahoma"/>
          <w:noProof/>
          <w:color w:val="auto"/>
          <w:sz w:val="24"/>
          <w:szCs w:val="24"/>
        </w:rPr>
      </w:pPr>
      <w:ins w:id="380"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"_Toc96009573"</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i/>
            <w:noProof/>
            <w:sz w:val="24"/>
            <w:szCs w:val="24"/>
          </w:rPr>
          <w:t>5.8.3.4</w:t>
        </w:r>
        <w:r w:rsidRPr="007342BE">
          <w:rPr>
            <w:rFonts w:ascii="Tahoma" w:eastAsiaTheme="minorEastAsia" w:hAnsi="Tahoma" w:cs="Tahoma"/>
            <w:noProof/>
            <w:color w:val="auto"/>
            <w:sz w:val="24"/>
            <w:szCs w:val="24"/>
          </w:rPr>
          <w:tab/>
        </w:r>
        <w:r w:rsidRPr="007342BE">
          <w:rPr>
            <w:rStyle w:val="Hyperlink"/>
            <w:rFonts w:ascii="Tahoma" w:hAnsi="Tahoma" w:cs="Tahoma"/>
            <w:i/>
            <w:noProof/>
            <w:sz w:val="24"/>
            <w:szCs w:val="24"/>
          </w:rPr>
          <w:t>EDDS Evaluation Criteria</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_Toc96009573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381" w:author="Haider Alhabibi" w:date="2022-02-17T16:57:00Z">
        <w:r w:rsidRPr="007342BE">
          <w:rPr>
            <w:rFonts w:ascii="Tahoma" w:hAnsi="Tahoma" w:cs="Tahoma"/>
            <w:noProof/>
            <w:webHidden/>
            <w:sz w:val="24"/>
            <w:szCs w:val="24"/>
          </w:rPr>
          <w:t>70</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53753EE7" w14:textId="2AC9EA4C" w:rsidR="00B54641" w:rsidRPr="007342BE" w:rsidRDefault="00B54641" w:rsidP="00914172">
      <w:pPr>
        <w:pStyle w:val="TOC3"/>
        <w:rPr>
          <w:ins w:id="382" w:author="Haider Alhabibi" w:date="2022-02-17T16:57:00Z"/>
          <w:rFonts w:eastAsiaTheme="minorEastAsia"/>
          <w:color w:val="auto"/>
          <w:sz w:val="24"/>
          <w:szCs w:val="24"/>
        </w:rPr>
      </w:pPr>
      <w:ins w:id="383"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"_Toc96009574"</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5.8.4</w:t>
        </w:r>
        <w:r w:rsidRPr="007342BE">
          <w:rPr>
            <w:rFonts w:eastAsiaTheme="minorEastAsia"/>
            <w:color w:val="auto"/>
            <w:sz w:val="24"/>
            <w:szCs w:val="24"/>
          </w:rPr>
          <w:tab/>
        </w:r>
        <w:r w:rsidRPr="007342BE">
          <w:rPr>
            <w:rStyle w:val="Hyperlink"/>
            <w:sz w:val="24"/>
            <w:szCs w:val="24"/>
          </w:rPr>
          <w:t>EDDS User Instructions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_Toc96009574 \h </w:instrText>
        </w:r>
      </w:ins>
      <w:r w:rsidRPr="007342BE">
        <w:rPr>
          <w:webHidden/>
          <w:sz w:val="24"/>
          <w:szCs w:val="24"/>
        </w:rPr>
      </w:r>
      <w:r w:rsidRPr="007342BE">
        <w:rPr>
          <w:webHidden/>
          <w:sz w:val="24"/>
          <w:szCs w:val="24"/>
        </w:rPr>
        <w:fldChar w:fldCharType="separate"/>
      </w:r>
      <w:ins w:id="384" w:author="Haider Alhabibi" w:date="2022-02-17T16:57:00Z">
        <w:r w:rsidRPr="007342BE">
          <w:rPr>
            <w:webHidden/>
            <w:sz w:val="24"/>
            <w:szCs w:val="24"/>
          </w:rPr>
          <w:t>70</w:t>
        </w:r>
        <w:r w:rsidRPr="007342BE">
          <w:rPr>
            <w:webHidden/>
            <w:sz w:val="24"/>
            <w:szCs w:val="24"/>
          </w:rPr>
          <w:fldChar w:fldCharType="end"/>
        </w:r>
        <w:r w:rsidRPr="007342BE">
          <w:rPr>
            <w:rStyle w:val="Hyperlink"/>
            <w:sz w:val="24"/>
            <w:szCs w:val="24"/>
          </w:rPr>
          <w:fldChar w:fldCharType="end"/>
        </w:r>
      </w:ins>
    </w:p>
    <w:p w14:paraId="53FB05EC" w14:textId="446F3B34" w:rsidR="00B54641" w:rsidRPr="007342BE" w:rsidRDefault="00B54641">
      <w:pPr>
        <w:pStyle w:val="TOC1"/>
        <w:rPr>
          <w:ins w:id="385" w:author="Haider Alhabibi" w:date="2022-02-17T16:57:00Z"/>
          <w:rFonts w:ascii="Tahoma" w:eastAsiaTheme="minorEastAsia" w:hAnsi="Tahoma" w:cs="Tahoma"/>
          <w:b w:val="0"/>
          <w:color w:val="auto"/>
          <w:sz w:val="24"/>
          <w:szCs w:val="24"/>
        </w:rPr>
      </w:pPr>
      <w:ins w:id="386" w:author="Haider Alhabibi" w:date="2022-02-17T16:57:00Z">
        <w:r w:rsidRPr="007342BE">
          <w:rPr>
            <w:rStyle w:val="Hyperlink"/>
            <w:rFonts w:ascii="Tahoma" w:hAnsi="Tahoma" w:cs="Tahoma"/>
            <w:sz w:val="24"/>
            <w:szCs w:val="24"/>
          </w:rPr>
          <w:fldChar w:fldCharType="begin"/>
        </w:r>
        <w:r w:rsidRPr="007342BE">
          <w:rPr>
            <w:rStyle w:val="Hyperlink"/>
            <w:rFonts w:ascii="Tahoma" w:hAnsi="Tahoma" w:cs="Tahoma"/>
            <w:sz w:val="24"/>
            <w:szCs w:val="24"/>
          </w:rPr>
          <w:instrText xml:space="preserve"> </w:instrText>
        </w:r>
        <w:r w:rsidRPr="007342BE">
          <w:rPr>
            <w:rFonts w:ascii="Tahoma" w:hAnsi="Tahoma" w:cs="Tahoma"/>
            <w:sz w:val="24"/>
            <w:szCs w:val="24"/>
          </w:rPr>
          <w:instrText>HYPERLINK \l "_Toc96009575"</w:instrText>
        </w:r>
        <w:r w:rsidRPr="007342BE">
          <w:rPr>
            <w:rStyle w:val="Hyperlink"/>
            <w:rFonts w:ascii="Tahoma" w:hAnsi="Tahoma" w:cs="Tahoma"/>
            <w:sz w:val="24"/>
            <w:szCs w:val="24"/>
          </w:rPr>
          <w:instrText xml:space="preserve"> </w:instrText>
        </w:r>
        <w:r w:rsidRPr="007342BE">
          <w:rPr>
            <w:rStyle w:val="Hyperlink"/>
            <w:rFonts w:ascii="Tahoma" w:hAnsi="Tahoma" w:cs="Tahoma"/>
            <w:sz w:val="24"/>
            <w:szCs w:val="24"/>
          </w:rPr>
          <w:fldChar w:fldCharType="separate"/>
        </w:r>
        <w:r w:rsidRPr="007342BE">
          <w:rPr>
            <w:rStyle w:val="Hyperlink"/>
            <w:rFonts w:ascii="Tahoma" w:hAnsi="Tahoma" w:cs="Tahoma"/>
            <w:sz w:val="24"/>
            <w:szCs w:val="24"/>
          </w:rPr>
          <w:t>6</w:t>
        </w:r>
        <w:r w:rsidRPr="007342BE">
          <w:rPr>
            <w:rFonts w:ascii="Tahoma" w:eastAsiaTheme="minorEastAsia" w:hAnsi="Tahoma" w:cs="Tahoma"/>
            <w:b w:val="0"/>
            <w:color w:val="auto"/>
            <w:sz w:val="24"/>
            <w:szCs w:val="24"/>
          </w:rPr>
          <w:tab/>
        </w:r>
        <w:r w:rsidRPr="007342BE">
          <w:rPr>
            <w:rStyle w:val="Hyperlink"/>
            <w:rFonts w:ascii="Tahoma" w:hAnsi="Tahoma" w:cs="Tahoma"/>
            <w:sz w:val="24"/>
            <w:szCs w:val="24"/>
          </w:rPr>
          <w:t>Document Configuration Rules</w:t>
        </w:r>
        <w:r w:rsidRPr="00293197">
          <w:rPr>
            <w:rFonts w:ascii="Tahoma" w:hAnsi="Tahoma" w:cs="Tahoma"/>
            <w:b w:val="0"/>
            <w:bCs/>
            <w:webHidden/>
            <w:sz w:val="24"/>
            <w:szCs w:val="24"/>
          </w:rPr>
          <w:tab/>
        </w:r>
        <w:r w:rsidRPr="00293197">
          <w:rPr>
            <w:rFonts w:ascii="Tahoma" w:hAnsi="Tahoma" w:cs="Tahoma"/>
            <w:b w:val="0"/>
            <w:bCs/>
            <w:webHidden/>
            <w:sz w:val="24"/>
            <w:szCs w:val="24"/>
          </w:rPr>
          <w:fldChar w:fldCharType="begin"/>
        </w:r>
        <w:r w:rsidRPr="00293197">
          <w:rPr>
            <w:rFonts w:ascii="Tahoma" w:hAnsi="Tahoma" w:cs="Tahoma"/>
            <w:b w:val="0"/>
            <w:bCs/>
            <w:webHidden/>
            <w:sz w:val="24"/>
            <w:szCs w:val="24"/>
          </w:rPr>
          <w:instrText xml:space="preserve"> PAGEREF _Toc96009575 \h </w:instrText>
        </w:r>
      </w:ins>
      <w:r w:rsidRPr="00293197">
        <w:rPr>
          <w:rFonts w:ascii="Tahoma" w:hAnsi="Tahoma" w:cs="Tahoma"/>
          <w:b w:val="0"/>
          <w:bCs/>
          <w:webHidden/>
          <w:sz w:val="24"/>
          <w:szCs w:val="24"/>
        </w:rPr>
      </w:r>
      <w:r w:rsidRPr="00293197">
        <w:rPr>
          <w:rFonts w:ascii="Tahoma" w:hAnsi="Tahoma" w:cs="Tahoma"/>
          <w:b w:val="0"/>
          <w:bCs/>
          <w:webHidden/>
          <w:sz w:val="24"/>
          <w:szCs w:val="24"/>
        </w:rPr>
        <w:fldChar w:fldCharType="separate"/>
      </w:r>
      <w:ins w:id="387" w:author="Haider Alhabibi" w:date="2022-02-17T16:57:00Z">
        <w:r w:rsidRPr="00293197">
          <w:rPr>
            <w:rFonts w:ascii="Tahoma" w:hAnsi="Tahoma" w:cs="Tahoma"/>
            <w:b w:val="0"/>
            <w:bCs/>
            <w:webHidden/>
            <w:sz w:val="24"/>
            <w:szCs w:val="24"/>
          </w:rPr>
          <w:t>71</w:t>
        </w:r>
        <w:r w:rsidRPr="00293197">
          <w:rPr>
            <w:rFonts w:ascii="Tahoma" w:hAnsi="Tahoma" w:cs="Tahoma"/>
            <w:b w:val="0"/>
            <w:bCs/>
            <w:webHidden/>
            <w:sz w:val="24"/>
            <w:szCs w:val="24"/>
          </w:rPr>
          <w:fldChar w:fldCharType="end"/>
        </w:r>
        <w:r w:rsidRPr="007342BE">
          <w:rPr>
            <w:rStyle w:val="Hyperlink"/>
            <w:rFonts w:ascii="Tahoma" w:hAnsi="Tahoma" w:cs="Tahoma"/>
            <w:sz w:val="24"/>
            <w:szCs w:val="24"/>
          </w:rPr>
          <w:fldChar w:fldCharType="end"/>
        </w:r>
      </w:ins>
    </w:p>
    <w:p w14:paraId="601F1F0D" w14:textId="26631534" w:rsidR="00B54641" w:rsidRPr="007342BE" w:rsidRDefault="00B54641" w:rsidP="00672405">
      <w:pPr>
        <w:pStyle w:val="TOC2"/>
        <w:rPr>
          <w:ins w:id="388" w:author="Haider Alhabibi" w:date="2022-02-17T16:57:00Z"/>
          <w:rFonts w:eastAsiaTheme="minorEastAsia"/>
          <w:noProof/>
          <w:color w:val="auto"/>
        </w:rPr>
      </w:pPr>
      <w:ins w:id="389"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"_Toc96009576"</w:instrText>
        </w:r>
        <w:r w:rsidRPr="007342BE">
          <w:rPr>
            <w:rStyle w:val="Hyperlink"/>
            <w:noProof/>
          </w:rPr>
          <w:instrText xml:space="preserve"> </w:instrText>
        </w:r>
        <w:r w:rsidRPr="007342BE">
          <w:rPr>
            <w:rStyle w:val="Hyperlink"/>
            <w:noProof/>
          </w:rPr>
          <w:fldChar w:fldCharType="separate"/>
        </w:r>
        <w:r w:rsidRPr="007342BE">
          <w:rPr>
            <w:rStyle w:val="Hyperlink"/>
            <w:noProof/>
          </w:rPr>
          <w:t>6.1</w:t>
        </w:r>
        <w:r w:rsidRPr="007342BE">
          <w:rPr>
            <w:rFonts w:eastAsiaTheme="minorEastAsia"/>
            <w:noProof/>
            <w:color w:val="auto"/>
          </w:rPr>
          <w:tab/>
        </w:r>
        <w:r w:rsidRPr="007342BE">
          <w:rPr>
            <w:rStyle w:val="Hyperlink"/>
            <w:noProof/>
          </w:rPr>
          <w:t>Overview</w:t>
        </w:r>
        <w:r w:rsidRPr="007342BE">
          <w:rPr>
            <w:noProof/>
            <w:webHidden/>
          </w:rPr>
          <w:tab/>
        </w:r>
        <w:r w:rsidRPr="007342BE">
          <w:rPr>
            <w:noProof/>
            <w:webHidden/>
          </w:rPr>
          <w:fldChar w:fldCharType="begin"/>
        </w:r>
        <w:r w:rsidRPr="007342BE">
          <w:rPr>
            <w:noProof/>
            <w:webHidden/>
          </w:rPr>
          <w:instrText xml:space="preserve"> PAGEREF _Toc96009576 \h </w:instrText>
        </w:r>
      </w:ins>
      <w:r w:rsidRPr="007342BE">
        <w:rPr>
          <w:noProof/>
          <w:webHidden/>
        </w:rPr>
      </w:r>
      <w:r w:rsidRPr="007342BE">
        <w:rPr>
          <w:noProof/>
          <w:webHidden/>
        </w:rPr>
        <w:fldChar w:fldCharType="separate"/>
      </w:r>
      <w:ins w:id="390" w:author="Haider Alhabibi" w:date="2022-02-17T16:57:00Z">
        <w:r w:rsidRPr="007342BE">
          <w:rPr>
            <w:noProof/>
            <w:webHidden/>
          </w:rPr>
          <w:t>71</w:t>
        </w:r>
        <w:r w:rsidRPr="007342BE">
          <w:rPr>
            <w:noProof/>
            <w:webHidden/>
          </w:rPr>
          <w:fldChar w:fldCharType="end"/>
        </w:r>
        <w:r w:rsidRPr="007342BE">
          <w:rPr>
            <w:rStyle w:val="Hyperlink"/>
            <w:noProof/>
          </w:rPr>
          <w:fldChar w:fldCharType="end"/>
        </w:r>
      </w:ins>
    </w:p>
    <w:p w14:paraId="24F71A47" w14:textId="4E129CD5" w:rsidR="00B54641" w:rsidRPr="007342BE" w:rsidRDefault="00B54641" w:rsidP="00672405">
      <w:pPr>
        <w:pStyle w:val="TOC2"/>
        <w:rPr>
          <w:ins w:id="391" w:author="Haider Alhabibi" w:date="2022-02-17T16:57:00Z"/>
          <w:rFonts w:eastAsiaTheme="minorEastAsia"/>
          <w:noProof/>
          <w:color w:val="auto"/>
        </w:rPr>
      </w:pPr>
      <w:ins w:id="392"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"_Toc96009577"</w:instrText>
        </w:r>
        <w:r w:rsidRPr="007342BE">
          <w:rPr>
            <w:rStyle w:val="Hyperlink"/>
            <w:noProof/>
          </w:rPr>
          <w:instrText xml:space="preserve"> </w:instrText>
        </w:r>
        <w:r w:rsidRPr="007342BE">
          <w:rPr>
            <w:rStyle w:val="Hyperlink"/>
            <w:noProof/>
          </w:rPr>
          <w:fldChar w:fldCharType="separate"/>
        </w:r>
        <w:r w:rsidRPr="007342BE">
          <w:rPr>
            <w:rStyle w:val="Hyperlink"/>
            <w:noProof/>
          </w:rPr>
          <w:t>6.2</w:t>
        </w:r>
        <w:r w:rsidRPr="007342BE">
          <w:rPr>
            <w:rFonts w:eastAsiaTheme="minorEastAsia"/>
            <w:noProof/>
            <w:color w:val="auto"/>
          </w:rPr>
          <w:tab/>
        </w:r>
        <w:r w:rsidRPr="007342BE">
          <w:rPr>
            <w:rStyle w:val="Hyperlink"/>
            <w:noProof/>
          </w:rPr>
          <w:t>Project Status Reports</w:t>
        </w:r>
        <w:r w:rsidRPr="007342BE">
          <w:rPr>
            <w:noProof/>
            <w:webHidden/>
          </w:rPr>
          <w:tab/>
        </w:r>
        <w:r w:rsidRPr="007342BE">
          <w:rPr>
            <w:noProof/>
            <w:webHidden/>
          </w:rPr>
          <w:fldChar w:fldCharType="begin"/>
        </w:r>
        <w:r w:rsidRPr="007342BE">
          <w:rPr>
            <w:noProof/>
            <w:webHidden/>
          </w:rPr>
          <w:instrText xml:space="preserve"> PAGEREF _Toc96009577 \h </w:instrText>
        </w:r>
      </w:ins>
      <w:r w:rsidRPr="007342BE">
        <w:rPr>
          <w:noProof/>
          <w:webHidden/>
        </w:rPr>
      </w:r>
      <w:r w:rsidRPr="007342BE">
        <w:rPr>
          <w:noProof/>
          <w:webHidden/>
        </w:rPr>
        <w:fldChar w:fldCharType="separate"/>
      </w:r>
      <w:ins w:id="393" w:author="Haider Alhabibi" w:date="2022-02-17T16:57:00Z">
        <w:r w:rsidRPr="007342BE">
          <w:rPr>
            <w:noProof/>
            <w:webHidden/>
          </w:rPr>
          <w:t>71</w:t>
        </w:r>
        <w:r w:rsidRPr="007342BE">
          <w:rPr>
            <w:noProof/>
            <w:webHidden/>
          </w:rPr>
          <w:fldChar w:fldCharType="end"/>
        </w:r>
        <w:r w:rsidRPr="007342BE">
          <w:rPr>
            <w:rStyle w:val="Hyperlink"/>
            <w:noProof/>
          </w:rPr>
          <w:fldChar w:fldCharType="end"/>
        </w:r>
      </w:ins>
    </w:p>
    <w:p w14:paraId="36B7E67E" w14:textId="1D32837A" w:rsidR="00B54641" w:rsidRPr="007342BE" w:rsidRDefault="00B54641" w:rsidP="00914172">
      <w:pPr>
        <w:pStyle w:val="TOC3"/>
        <w:rPr>
          <w:ins w:id="394" w:author="Haider Alhabibi" w:date="2022-02-17T16:57:00Z"/>
          <w:rFonts w:eastAsiaTheme="minorEastAsia"/>
          <w:color w:val="auto"/>
          <w:sz w:val="24"/>
          <w:szCs w:val="24"/>
        </w:rPr>
      </w:pPr>
      <w:ins w:id="395" w:author="Haider Alhabibi" w:date="2022-02-17T16:57:00Z">
        <w:r w:rsidRPr="007342BE">
          <w:rPr>
            <w:rStyle w:val="Hyperlink"/>
            <w:sz w:val="24"/>
            <w:szCs w:val="24"/>
          </w:rPr>
          <w:lastRenderedPageBreak/>
          <w:fldChar w:fldCharType="begin"/>
        </w:r>
        <w:r w:rsidRPr="007342BE">
          <w:rPr>
            <w:rStyle w:val="Hyperlink"/>
            <w:sz w:val="24"/>
            <w:szCs w:val="24"/>
          </w:rPr>
          <w:instrText xml:space="preserve"> </w:instrText>
        </w:r>
        <w:r w:rsidRPr="007342BE">
          <w:rPr>
            <w:sz w:val="24"/>
            <w:szCs w:val="24"/>
          </w:rPr>
          <w:instrText>HYPERLINK \l "_Toc96009578"</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6.2.1</w:t>
        </w:r>
        <w:r w:rsidRPr="007342BE">
          <w:rPr>
            <w:rFonts w:eastAsiaTheme="minorEastAsia"/>
            <w:color w:val="auto"/>
            <w:sz w:val="24"/>
            <w:szCs w:val="24"/>
          </w:rPr>
          <w:tab/>
        </w:r>
        <w:r w:rsidRPr="007342BE">
          <w:rPr>
            <w:rStyle w:val="Hyperlink"/>
            <w:sz w:val="24"/>
            <w:szCs w:val="24"/>
          </w:rPr>
          <w:t>Project Status Report Requirements specified in 2022 Reference Joint Appendix JA7</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_Toc96009578 \h </w:instrText>
        </w:r>
      </w:ins>
      <w:r w:rsidRPr="007342BE">
        <w:rPr>
          <w:webHidden/>
          <w:sz w:val="24"/>
          <w:szCs w:val="24"/>
        </w:rPr>
      </w:r>
      <w:r w:rsidRPr="007342BE">
        <w:rPr>
          <w:webHidden/>
          <w:sz w:val="24"/>
          <w:szCs w:val="24"/>
        </w:rPr>
        <w:fldChar w:fldCharType="separate"/>
      </w:r>
      <w:ins w:id="396" w:author="Haider Alhabibi" w:date="2022-02-17T16:57:00Z">
        <w:r w:rsidRPr="007342BE">
          <w:rPr>
            <w:webHidden/>
            <w:sz w:val="24"/>
            <w:szCs w:val="24"/>
          </w:rPr>
          <w:t>71</w:t>
        </w:r>
        <w:r w:rsidRPr="007342BE">
          <w:rPr>
            <w:webHidden/>
            <w:sz w:val="24"/>
            <w:szCs w:val="24"/>
          </w:rPr>
          <w:fldChar w:fldCharType="end"/>
        </w:r>
        <w:r w:rsidRPr="007342BE">
          <w:rPr>
            <w:rStyle w:val="Hyperlink"/>
            <w:sz w:val="24"/>
            <w:szCs w:val="24"/>
          </w:rPr>
          <w:fldChar w:fldCharType="end"/>
        </w:r>
      </w:ins>
    </w:p>
    <w:p w14:paraId="48123B4D" w14:textId="33511B16" w:rsidR="00B54641" w:rsidRPr="007342BE" w:rsidRDefault="00B54641">
      <w:pPr>
        <w:pStyle w:val="TOC4"/>
        <w:rPr>
          <w:ins w:id="397" w:author="Haider Alhabibi" w:date="2022-02-17T16:57:00Z"/>
          <w:rFonts w:ascii="Tahoma" w:eastAsiaTheme="minorEastAsia" w:hAnsi="Tahoma" w:cs="Tahoma"/>
          <w:noProof/>
          <w:color w:val="auto"/>
          <w:sz w:val="24"/>
          <w:szCs w:val="24"/>
        </w:rPr>
      </w:pPr>
      <w:ins w:id="398"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"_Toc96009579"</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6.2.1.1</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Project Status Reports (from JA7.5.6.1)</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_Toc96009579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399" w:author="Haider Alhabibi" w:date="2022-02-17T16:57:00Z">
        <w:r w:rsidRPr="007342BE">
          <w:rPr>
            <w:rFonts w:ascii="Tahoma" w:hAnsi="Tahoma" w:cs="Tahoma"/>
            <w:noProof/>
            <w:webHidden/>
            <w:sz w:val="24"/>
            <w:szCs w:val="24"/>
          </w:rPr>
          <w:t>71</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7E79D668" w14:textId="13FF389A" w:rsidR="00B54641" w:rsidRPr="007342BE" w:rsidRDefault="00B54641">
      <w:pPr>
        <w:pStyle w:val="TOC4"/>
        <w:rPr>
          <w:ins w:id="400" w:author="Haider Alhabibi" w:date="2022-02-17T16:57:00Z"/>
          <w:rFonts w:ascii="Tahoma" w:eastAsiaTheme="minorEastAsia" w:hAnsi="Tahoma" w:cs="Tahoma"/>
          <w:noProof/>
          <w:color w:val="auto"/>
          <w:sz w:val="24"/>
          <w:szCs w:val="24"/>
        </w:rPr>
      </w:pPr>
      <w:ins w:id="401"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"_Toc96009580"</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6.2.1.2</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Project Status Report Information for Low-Rise Multifamily and Single Family Residential Projects (from JA7.5.6.1.1)</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_Toc96009580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402" w:author="Haider Alhabibi" w:date="2022-02-17T16:57:00Z">
        <w:r w:rsidRPr="007342BE">
          <w:rPr>
            <w:rFonts w:ascii="Tahoma" w:hAnsi="Tahoma" w:cs="Tahoma"/>
            <w:noProof/>
            <w:webHidden/>
            <w:sz w:val="24"/>
            <w:szCs w:val="24"/>
          </w:rPr>
          <w:t>71</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23234107" w14:textId="3BC5181D" w:rsidR="00B54641" w:rsidRPr="007342BE" w:rsidRDefault="00B54641">
      <w:pPr>
        <w:pStyle w:val="TOC4"/>
        <w:rPr>
          <w:ins w:id="403" w:author="Haider Alhabibi" w:date="2022-02-17T16:57:00Z"/>
          <w:rFonts w:ascii="Tahoma" w:eastAsiaTheme="minorEastAsia" w:hAnsi="Tahoma" w:cs="Tahoma"/>
          <w:noProof/>
          <w:color w:val="auto"/>
          <w:sz w:val="24"/>
          <w:szCs w:val="24"/>
        </w:rPr>
      </w:pPr>
      <w:ins w:id="404"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"_Toc96009581"</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6.2.1.3</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Project Status Report Information for High-Rise Multifamily and Nonresidential Projects (from JA7.5.6.1.2)</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_Toc96009581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405" w:author="Haider Alhabibi" w:date="2022-02-17T16:57:00Z">
        <w:r w:rsidRPr="007342BE">
          <w:rPr>
            <w:rFonts w:ascii="Tahoma" w:hAnsi="Tahoma" w:cs="Tahoma"/>
            <w:noProof/>
            <w:webHidden/>
            <w:sz w:val="24"/>
            <w:szCs w:val="24"/>
          </w:rPr>
          <w:t>72</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1A827D17" w14:textId="3301C176" w:rsidR="00B54641" w:rsidRPr="007342BE" w:rsidRDefault="00B54641" w:rsidP="00914172">
      <w:pPr>
        <w:pStyle w:val="TOC3"/>
        <w:rPr>
          <w:ins w:id="406" w:author="Haider Alhabibi" w:date="2022-02-17T16:57:00Z"/>
          <w:rFonts w:eastAsiaTheme="minorEastAsia"/>
          <w:color w:val="auto"/>
          <w:sz w:val="24"/>
          <w:szCs w:val="24"/>
        </w:rPr>
      </w:pPr>
      <w:ins w:id="407"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"_Toc96009582"</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6.2.2</w:t>
        </w:r>
        <w:r w:rsidRPr="007342BE">
          <w:rPr>
            <w:rFonts w:eastAsiaTheme="minorEastAsia"/>
            <w:color w:val="auto"/>
            <w:sz w:val="24"/>
            <w:szCs w:val="24"/>
          </w:rPr>
          <w:tab/>
        </w:r>
        <w:r w:rsidRPr="007342BE">
          <w:rPr>
            <w:rStyle w:val="Hyperlink"/>
            <w:sz w:val="24"/>
            <w:szCs w:val="24"/>
          </w:rPr>
          <w:t>Additional Guidance for Producing Residential Project Status Reports</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_Toc96009582 \h </w:instrText>
        </w:r>
      </w:ins>
      <w:r w:rsidRPr="007342BE">
        <w:rPr>
          <w:webHidden/>
          <w:sz w:val="24"/>
          <w:szCs w:val="24"/>
        </w:rPr>
      </w:r>
      <w:r w:rsidRPr="007342BE">
        <w:rPr>
          <w:webHidden/>
          <w:sz w:val="24"/>
          <w:szCs w:val="24"/>
        </w:rPr>
        <w:fldChar w:fldCharType="separate"/>
      </w:r>
      <w:ins w:id="408" w:author="Haider Alhabibi" w:date="2022-02-17T16:57:00Z">
        <w:r w:rsidRPr="007342BE">
          <w:rPr>
            <w:webHidden/>
            <w:sz w:val="24"/>
            <w:szCs w:val="24"/>
          </w:rPr>
          <w:t>73</w:t>
        </w:r>
        <w:r w:rsidRPr="007342BE">
          <w:rPr>
            <w:webHidden/>
            <w:sz w:val="24"/>
            <w:szCs w:val="24"/>
          </w:rPr>
          <w:fldChar w:fldCharType="end"/>
        </w:r>
        <w:r w:rsidRPr="007342BE">
          <w:rPr>
            <w:rStyle w:val="Hyperlink"/>
            <w:sz w:val="24"/>
            <w:szCs w:val="24"/>
          </w:rPr>
          <w:fldChar w:fldCharType="end"/>
        </w:r>
      </w:ins>
    </w:p>
    <w:p w14:paraId="1B05A324" w14:textId="7B032AF4" w:rsidR="00B54641" w:rsidRPr="007342BE" w:rsidRDefault="00B54641">
      <w:pPr>
        <w:pStyle w:val="TOC4"/>
        <w:rPr>
          <w:ins w:id="409" w:author="Haider Alhabibi" w:date="2022-02-17T16:57:00Z"/>
          <w:rFonts w:ascii="Tahoma" w:eastAsiaTheme="minorEastAsia" w:hAnsi="Tahoma" w:cs="Tahoma"/>
          <w:noProof/>
          <w:color w:val="auto"/>
          <w:sz w:val="24"/>
          <w:szCs w:val="24"/>
        </w:rPr>
      </w:pPr>
      <w:ins w:id="410"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"_Toc96009583"</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6.2.2.1</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Mandatory Measure Compliance Alternatives Determined at Installation Phase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_Toc96009583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411" w:author="Haider Alhabibi" w:date="2022-02-17T16:57:00Z">
        <w:r w:rsidRPr="007342BE">
          <w:rPr>
            <w:rFonts w:ascii="Tahoma" w:hAnsi="Tahoma" w:cs="Tahoma"/>
            <w:noProof/>
            <w:webHidden/>
            <w:sz w:val="24"/>
            <w:szCs w:val="24"/>
          </w:rPr>
          <w:t>73</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42505001" w14:textId="2C24EF9A" w:rsidR="00B54641" w:rsidRPr="007342BE" w:rsidRDefault="00B54641">
      <w:pPr>
        <w:pStyle w:val="TOC4"/>
        <w:rPr>
          <w:ins w:id="412" w:author="Haider Alhabibi" w:date="2022-02-17T16:57:00Z"/>
          <w:rFonts w:ascii="Tahoma" w:eastAsiaTheme="minorEastAsia" w:hAnsi="Tahoma" w:cs="Tahoma"/>
          <w:noProof/>
          <w:color w:val="auto"/>
          <w:sz w:val="24"/>
          <w:szCs w:val="24"/>
        </w:rPr>
      </w:pPr>
      <w:ins w:id="413"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"_Toc96009584"</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6.2.2.2</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Reporting Non-default Data Inputs</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_Toc96009584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414" w:author="Haider Alhabibi" w:date="2022-02-17T16:57:00Z">
        <w:r w:rsidRPr="007342BE">
          <w:rPr>
            <w:rFonts w:ascii="Tahoma" w:hAnsi="Tahoma" w:cs="Tahoma"/>
            <w:noProof/>
            <w:webHidden/>
            <w:sz w:val="24"/>
            <w:szCs w:val="24"/>
          </w:rPr>
          <w:t>74</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1E1A0B7C" w14:textId="2845DD58" w:rsidR="00B54641" w:rsidRDefault="00B54641">
      <w:pPr>
        <w:pStyle w:val="TOC4"/>
        <w:rPr>
          <w:ins w:id="415" w:author="Alhabibi, Haider@Energy" w:date="2022-03-18T18:16:00Z"/>
          <w:rStyle w:val="Hyperlink"/>
          <w:rFonts w:ascii="Tahoma" w:hAnsi="Tahoma" w:cs="Tahoma"/>
          <w:noProof/>
          <w:sz w:val="24"/>
          <w:szCs w:val="24"/>
        </w:rPr>
      </w:pPr>
      <w:ins w:id="416"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"_Toc96009585"</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6.2.2.3</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Delayed HERS Verification of Refrigerant Charge</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_Toc96009585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417" w:author="Haider Alhabibi" w:date="2022-02-17T16:57:00Z">
        <w:r w:rsidRPr="007342BE">
          <w:rPr>
            <w:rFonts w:ascii="Tahoma" w:hAnsi="Tahoma" w:cs="Tahoma"/>
            <w:noProof/>
            <w:webHidden/>
            <w:sz w:val="24"/>
            <w:szCs w:val="24"/>
          </w:rPr>
          <w:t>75</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702C8665" w14:textId="3DB3F761" w:rsidR="00C30470" w:rsidRPr="00672405" w:rsidDel="003364A8" w:rsidRDefault="003364A8" w:rsidP="00672405">
      <w:pPr>
        <w:pStyle w:val="TOC2"/>
        <w:rPr>
          <w:ins w:id="418" w:author="Haider Alhabibi" w:date="2022-02-17T16:57:00Z"/>
          <w:del w:id="419" w:author="Alhabibi, Haider@Energy" w:date="2022-03-18T18:18:00Z"/>
        </w:rPr>
      </w:pPr>
      <w:ins w:id="420" w:author="Alhabibi, Haider@Energy" w:date="2022-03-18T18:18:00Z">
        <w:r w:rsidRPr="00672405">
          <w:rPr>
            <w:rStyle w:val="Hyperlink"/>
            <w:u w:val="none"/>
          </w:rPr>
          <w:t>6.3</w:t>
        </w:r>
        <w:r w:rsidRPr="00672405">
          <w:rPr>
            <w:rStyle w:val="Hyperlink"/>
            <w:u w:val="none"/>
          </w:rPr>
          <w:tab/>
          <w:t>General Configuration Rules</w:t>
        </w:r>
        <w:r w:rsidRPr="00672405">
          <w:rPr>
            <w:noProof/>
            <w:webHidden/>
          </w:rPr>
          <w:tab/>
          <w:t>87</w:t>
        </w:r>
      </w:ins>
    </w:p>
    <w:p w14:paraId="683754B5" w14:textId="41342552" w:rsidR="00B54641" w:rsidRPr="007342BE" w:rsidRDefault="00B54641">
      <w:pPr>
        <w:pStyle w:val="TOC1"/>
        <w:rPr>
          <w:ins w:id="421" w:author="Haider Alhabibi" w:date="2022-02-17T16:57:00Z"/>
          <w:rFonts w:ascii="Tahoma" w:eastAsiaTheme="minorEastAsia" w:hAnsi="Tahoma" w:cs="Tahoma"/>
          <w:b w:val="0"/>
          <w:color w:val="auto"/>
          <w:sz w:val="24"/>
          <w:szCs w:val="24"/>
        </w:rPr>
      </w:pPr>
      <w:ins w:id="422" w:author="Haider Alhabibi" w:date="2022-02-17T16:57:00Z">
        <w:r w:rsidRPr="007342BE">
          <w:rPr>
            <w:rStyle w:val="Hyperlink"/>
            <w:rFonts w:ascii="Tahoma" w:hAnsi="Tahoma" w:cs="Tahoma"/>
            <w:sz w:val="24"/>
            <w:szCs w:val="24"/>
          </w:rPr>
          <w:fldChar w:fldCharType="begin"/>
        </w:r>
        <w:r w:rsidRPr="007342BE">
          <w:rPr>
            <w:rStyle w:val="Hyperlink"/>
            <w:rFonts w:ascii="Tahoma" w:hAnsi="Tahoma" w:cs="Tahoma"/>
            <w:sz w:val="24"/>
            <w:szCs w:val="24"/>
          </w:rPr>
          <w:instrText xml:space="preserve"> </w:instrText>
        </w:r>
        <w:r w:rsidRPr="007342BE">
          <w:rPr>
            <w:rFonts w:ascii="Tahoma" w:hAnsi="Tahoma" w:cs="Tahoma"/>
            <w:sz w:val="24"/>
            <w:szCs w:val="24"/>
          </w:rPr>
          <w:instrText>HYPERLINK \l "_Toc96009586"</w:instrText>
        </w:r>
        <w:r w:rsidRPr="007342BE">
          <w:rPr>
            <w:rStyle w:val="Hyperlink"/>
            <w:rFonts w:ascii="Tahoma" w:hAnsi="Tahoma" w:cs="Tahoma"/>
            <w:sz w:val="24"/>
            <w:szCs w:val="24"/>
          </w:rPr>
          <w:instrText xml:space="preserve"> </w:instrText>
        </w:r>
        <w:r w:rsidRPr="007342BE">
          <w:rPr>
            <w:rStyle w:val="Hyperlink"/>
            <w:rFonts w:ascii="Tahoma" w:hAnsi="Tahoma" w:cs="Tahoma"/>
            <w:sz w:val="24"/>
            <w:szCs w:val="24"/>
          </w:rPr>
          <w:fldChar w:fldCharType="separate"/>
        </w:r>
        <w:r w:rsidRPr="007342BE">
          <w:rPr>
            <w:rStyle w:val="Hyperlink"/>
            <w:rFonts w:ascii="Tahoma" w:hAnsi="Tahoma" w:cs="Tahoma"/>
            <w:sz w:val="24"/>
            <w:szCs w:val="24"/>
          </w:rPr>
          <w:t>7</w:t>
        </w:r>
        <w:r w:rsidRPr="007342BE">
          <w:rPr>
            <w:rFonts w:ascii="Tahoma" w:eastAsiaTheme="minorEastAsia" w:hAnsi="Tahoma" w:cs="Tahoma"/>
            <w:b w:val="0"/>
            <w:color w:val="auto"/>
            <w:sz w:val="24"/>
            <w:szCs w:val="24"/>
          </w:rPr>
          <w:tab/>
        </w:r>
        <w:r w:rsidRPr="007342BE">
          <w:rPr>
            <w:rStyle w:val="Hyperlink"/>
            <w:rFonts w:ascii="Tahoma" w:hAnsi="Tahoma" w:cs="Tahoma"/>
            <w:sz w:val="24"/>
            <w:szCs w:val="24"/>
          </w:rPr>
          <w:t>Group Sampling Rules for HERS Verification Compliance</w:t>
        </w:r>
        <w:r w:rsidRPr="00013D2E">
          <w:rPr>
            <w:rFonts w:ascii="Tahoma" w:hAnsi="Tahoma" w:cs="Tahoma"/>
            <w:b w:val="0"/>
            <w:bCs/>
            <w:webHidden/>
            <w:sz w:val="24"/>
            <w:szCs w:val="24"/>
          </w:rPr>
          <w:tab/>
        </w:r>
        <w:r w:rsidRPr="00013D2E">
          <w:rPr>
            <w:rFonts w:ascii="Tahoma" w:hAnsi="Tahoma" w:cs="Tahoma"/>
            <w:b w:val="0"/>
            <w:bCs/>
            <w:webHidden/>
            <w:sz w:val="24"/>
            <w:szCs w:val="24"/>
          </w:rPr>
          <w:fldChar w:fldCharType="begin"/>
        </w:r>
        <w:r w:rsidRPr="00013D2E">
          <w:rPr>
            <w:rFonts w:ascii="Tahoma" w:hAnsi="Tahoma" w:cs="Tahoma"/>
            <w:b w:val="0"/>
            <w:bCs/>
            <w:webHidden/>
            <w:sz w:val="24"/>
            <w:szCs w:val="24"/>
          </w:rPr>
          <w:instrText xml:space="preserve"> PAGEREF _Toc96009586 \h </w:instrText>
        </w:r>
      </w:ins>
      <w:r w:rsidRPr="00013D2E">
        <w:rPr>
          <w:rFonts w:ascii="Tahoma" w:hAnsi="Tahoma" w:cs="Tahoma"/>
          <w:b w:val="0"/>
          <w:bCs/>
          <w:webHidden/>
          <w:sz w:val="24"/>
          <w:szCs w:val="24"/>
        </w:rPr>
      </w:r>
      <w:r w:rsidRPr="00013D2E">
        <w:rPr>
          <w:rFonts w:ascii="Tahoma" w:hAnsi="Tahoma" w:cs="Tahoma"/>
          <w:b w:val="0"/>
          <w:bCs/>
          <w:webHidden/>
          <w:sz w:val="24"/>
          <w:szCs w:val="24"/>
        </w:rPr>
        <w:fldChar w:fldCharType="separate"/>
      </w:r>
      <w:ins w:id="423" w:author="Haider Alhabibi" w:date="2022-02-17T16:57:00Z">
        <w:r w:rsidRPr="00013D2E">
          <w:rPr>
            <w:rFonts w:ascii="Tahoma" w:hAnsi="Tahoma" w:cs="Tahoma"/>
            <w:b w:val="0"/>
            <w:bCs/>
            <w:webHidden/>
            <w:sz w:val="24"/>
            <w:szCs w:val="24"/>
          </w:rPr>
          <w:t>123</w:t>
        </w:r>
        <w:r w:rsidRPr="00013D2E">
          <w:rPr>
            <w:rFonts w:ascii="Tahoma" w:hAnsi="Tahoma" w:cs="Tahoma"/>
            <w:b w:val="0"/>
            <w:bCs/>
            <w:webHidden/>
            <w:sz w:val="24"/>
            <w:szCs w:val="24"/>
          </w:rPr>
          <w:fldChar w:fldCharType="end"/>
        </w:r>
        <w:r w:rsidRPr="007342BE">
          <w:rPr>
            <w:rStyle w:val="Hyperlink"/>
            <w:rFonts w:ascii="Tahoma" w:hAnsi="Tahoma" w:cs="Tahoma"/>
            <w:sz w:val="24"/>
            <w:szCs w:val="24"/>
          </w:rPr>
          <w:fldChar w:fldCharType="end"/>
        </w:r>
      </w:ins>
    </w:p>
    <w:p w14:paraId="2DB99A97" w14:textId="23AA414B" w:rsidR="00B54641" w:rsidRPr="007342BE" w:rsidRDefault="00B54641" w:rsidP="00672405">
      <w:pPr>
        <w:pStyle w:val="TOC2"/>
        <w:rPr>
          <w:ins w:id="424" w:author="Haider Alhabibi" w:date="2022-02-17T16:57:00Z"/>
          <w:rFonts w:eastAsiaTheme="minorEastAsia"/>
          <w:noProof/>
          <w:color w:val="auto"/>
        </w:rPr>
      </w:pPr>
      <w:ins w:id="425"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"_Toc96009587"</w:instrText>
        </w:r>
        <w:r w:rsidRPr="007342BE">
          <w:rPr>
            <w:rStyle w:val="Hyperlink"/>
            <w:noProof/>
          </w:rPr>
          <w:instrText xml:space="preserve"> </w:instrText>
        </w:r>
        <w:r w:rsidRPr="007342BE">
          <w:rPr>
            <w:rStyle w:val="Hyperlink"/>
            <w:noProof/>
          </w:rPr>
          <w:fldChar w:fldCharType="separate"/>
        </w:r>
        <w:r w:rsidRPr="007342BE">
          <w:rPr>
            <w:rStyle w:val="Hyperlink"/>
            <w:noProof/>
          </w:rPr>
          <w:t>7.1</w:t>
        </w:r>
        <w:r w:rsidRPr="007342BE">
          <w:rPr>
            <w:rFonts w:eastAsiaTheme="minorEastAsia"/>
            <w:noProof/>
            <w:color w:val="auto"/>
          </w:rPr>
          <w:tab/>
        </w:r>
        <w:r w:rsidRPr="007342BE">
          <w:rPr>
            <w:rStyle w:val="Hyperlink"/>
            <w:noProof/>
          </w:rPr>
          <w:t>Overview</w:t>
        </w:r>
        <w:r w:rsidRPr="007342BE">
          <w:rPr>
            <w:noProof/>
            <w:webHidden/>
          </w:rPr>
          <w:tab/>
        </w:r>
        <w:r w:rsidRPr="007342BE">
          <w:rPr>
            <w:noProof/>
            <w:webHidden/>
          </w:rPr>
          <w:fldChar w:fldCharType="begin"/>
        </w:r>
        <w:r w:rsidRPr="007342BE">
          <w:rPr>
            <w:noProof/>
            <w:webHidden/>
          </w:rPr>
          <w:instrText xml:space="preserve"> PAGEREF _Toc96009587 \h </w:instrText>
        </w:r>
      </w:ins>
      <w:r w:rsidRPr="007342BE">
        <w:rPr>
          <w:noProof/>
          <w:webHidden/>
        </w:rPr>
      </w:r>
      <w:r w:rsidRPr="007342BE">
        <w:rPr>
          <w:noProof/>
          <w:webHidden/>
        </w:rPr>
        <w:fldChar w:fldCharType="separate"/>
      </w:r>
      <w:ins w:id="426" w:author="Haider Alhabibi" w:date="2022-02-17T16:57:00Z">
        <w:r w:rsidRPr="007342BE">
          <w:rPr>
            <w:noProof/>
            <w:webHidden/>
          </w:rPr>
          <w:t>123</w:t>
        </w:r>
        <w:r w:rsidRPr="007342BE">
          <w:rPr>
            <w:noProof/>
            <w:webHidden/>
          </w:rPr>
          <w:fldChar w:fldCharType="end"/>
        </w:r>
        <w:r w:rsidRPr="007342BE">
          <w:rPr>
            <w:rStyle w:val="Hyperlink"/>
            <w:noProof/>
          </w:rPr>
          <w:fldChar w:fldCharType="end"/>
        </w:r>
      </w:ins>
    </w:p>
    <w:p w14:paraId="446C6FD7" w14:textId="6FD6187E" w:rsidR="00B54641" w:rsidRPr="007342BE" w:rsidRDefault="00B54641" w:rsidP="00672405">
      <w:pPr>
        <w:pStyle w:val="TOC2"/>
        <w:rPr>
          <w:ins w:id="427" w:author="Haider Alhabibi" w:date="2022-02-17T16:57:00Z"/>
          <w:rFonts w:eastAsiaTheme="minorEastAsia"/>
          <w:noProof/>
          <w:color w:val="auto"/>
        </w:rPr>
      </w:pPr>
      <w:ins w:id="428" w:author="Haider Alhabibi" w:date="2022-02-17T16:57:00Z">
        <w:r w:rsidRPr="007342BE">
          <w:rPr>
            <w:rStyle w:val="Hyperlink"/>
            <w:noProof/>
          </w:rPr>
          <w:fldChar w:fldCharType="begin"/>
        </w:r>
        <w:r w:rsidRPr="007342BE">
          <w:rPr>
            <w:rStyle w:val="Hyperlink"/>
            <w:noProof/>
          </w:rPr>
          <w:instrText xml:space="preserve"> </w:instrText>
        </w:r>
        <w:r w:rsidRPr="007342BE">
          <w:rPr>
            <w:noProof/>
          </w:rPr>
          <w:instrText>HYPERLINK \l "_Toc96009588"</w:instrText>
        </w:r>
        <w:r w:rsidRPr="007342BE">
          <w:rPr>
            <w:rStyle w:val="Hyperlink"/>
            <w:noProof/>
          </w:rPr>
          <w:instrText xml:space="preserve"> </w:instrText>
        </w:r>
        <w:r w:rsidRPr="007342BE">
          <w:rPr>
            <w:rStyle w:val="Hyperlink"/>
            <w:noProof/>
          </w:rPr>
          <w:fldChar w:fldCharType="separate"/>
        </w:r>
        <w:r w:rsidRPr="007342BE">
          <w:rPr>
            <w:rStyle w:val="Hyperlink"/>
            <w:noProof/>
          </w:rPr>
          <w:t>7.2</w:t>
        </w:r>
        <w:r w:rsidRPr="007342BE">
          <w:rPr>
            <w:rFonts w:eastAsiaTheme="minorEastAsia"/>
            <w:noProof/>
            <w:color w:val="auto"/>
          </w:rPr>
          <w:tab/>
        </w:r>
        <w:r w:rsidRPr="007342BE">
          <w:rPr>
            <w:rStyle w:val="Hyperlink"/>
            <w:noProof/>
          </w:rPr>
          <w:t>General Group Sampling Rules</w:t>
        </w:r>
        <w:r w:rsidRPr="007342BE">
          <w:rPr>
            <w:noProof/>
            <w:webHidden/>
          </w:rPr>
          <w:tab/>
        </w:r>
        <w:r w:rsidRPr="007342BE">
          <w:rPr>
            <w:noProof/>
            <w:webHidden/>
          </w:rPr>
          <w:fldChar w:fldCharType="begin"/>
        </w:r>
        <w:r w:rsidRPr="007342BE">
          <w:rPr>
            <w:noProof/>
            <w:webHidden/>
          </w:rPr>
          <w:instrText xml:space="preserve"> PAGEREF _Toc96009588 \h </w:instrText>
        </w:r>
      </w:ins>
      <w:r w:rsidRPr="007342BE">
        <w:rPr>
          <w:noProof/>
          <w:webHidden/>
        </w:rPr>
      </w:r>
      <w:r w:rsidRPr="007342BE">
        <w:rPr>
          <w:noProof/>
          <w:webHidden/>
        </w:rPr>
        <w:fldChar w:fldCharType="separate"/>
      </w:r>
      <w:ins w:id="429" w:author="Haider Alhabibi" w:date="2022-02-17T16:57:00Z">
        <w:r w:rsidRPr="007342BE">
          <w:rPr>
            <w:noProof/>
            <w:webHidden/>
          </w:rPr>
          <w:t>123</w:t>
        </w:r>
        <w:r w:rsidRPr="007342BE">
          <w:rPr>
            <w:noProof/>
            <w:webHidden/>
          </w:rPr>
          <w:fldChar w:fldCharType="end"/>
        </w:r>
        <w:r w:rsidRPr="007342BE">
          <w:rPr>
            <w:rStyle w:val="Hyperlink"/>
            <w:noProof/>
          </w:rPr>
          <w:fldChar w:fldCharType="end"/>
        </w:r>
      </w:ins>
    </w:p>
    <w:p w14:paraId="0F0B74E8" w14:textId="187DE983" w:rsidR="00B54641" w:rsidRPr="007342BE" w:rsidRDefault="00B54641" w:rsidP="00914172">
      <w:pPr>
        <w:pStyle w:val="TOC3"/>
        <w:rPr>
          <w:ins w:id="430" w:author="Haider Alhabibi" w:date="2022-02-17T16:57:00Z"/>
          <w:rFonts w:eastAsiaTheme="minorEastAsia"/>
          <w:color w:val="auto"/>
          <w:sz w:val="24"/>
          <w:szCs w:val="24"/>
        </w:rPr>
      </w:pPr>
      <w:ins w:id="431"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"_Toc96009589"</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7.2.1</w:t>
        </w:r>
        <w:r w:rsidRPr="007342BE">
          <w:rPr>
            <w:rFonts w:eastAsiaTheme="minorEastAsia"/>
            <w:color w:val="auto"/>
            <w:sz w:val="24"/>
            <w:szCs w:val="24"/>
          </w:rPr>
          <w:tab/>
        </w:r>
        <w:r w:rsidRPr="007342BE">
          <w:rPr>
            <w:rStyle w:val="Hyperlink"/>
            <w:sz w:val="24"/>
            <w:szCs w:val="24"/>
          </w:rPr>
          <w:t>Group sampling rules specified in 2022 Residential Appendix RA2</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_Toc96009589 \h </w:instrText>
        </w:r>
      </w:ins>
      <w:r w:rsidRPr="007342BE">
        <w:rPr>
          <w:webHidden/>
          <w:sz w:val="24"/>
          <w:szCs w:val="24"/>
        </w:rPr>
      </w:r>
      <w:r w:rsidRPr="007342BE">
        <w:rPr>
          <w:webHidden/>
          <w:sz w:val="24"/>
          <w:szCs w:val="24"/>
        </w:rPr>
        <w:fldChar w:fldCharType="separate"/>
      </w:r>
      <w:ins w:id="432" w:author="Haider Alhabibi" w:date="2022-02-17T16:57:00Z">
        <w:r w:rsidRPr="007342BE">
          <w:rPr>
            <w:webHidden/>
            <w:sz w:val="24"/>
            <w:szCs w:val="24"/>
          </w:rPr>
          <w:t>124</w:t>
        </w:r>
        <w:r w:rsidRPr="007342BE">
          <w:rPr>
            <w:webHidden/>
            <w:sz w:val="24"/>
            <w:szCs w:val="24"/>
          </w:rPr>
          <w:fldChar w:fldCharType="end"/>
        </w:r>
        <w:r w:rsidRPr="007342BE">
          <w:rPr>
            <w:rStyle w:val="Hyperlink"/>
            <w:sz w:val="24"/>
            <w:szCs w:val="24"/>
          </w:rPr>
          <w:fldChar w:fldCharType="end"/>
        </w:r>
      </w:ins>
    </w:p>
    <w:p w14:paraId="4590AE0A" w14:textId="0D21E462" w:rsidR="00B54641" w:rsidRPr="007342BE" w:rsidRDefault="00B54641">
      <w:pPr>
        <w:pStyle w:val="TOC4"/>
        <w:rPr>
          <w:ins w:id="433" w:author="Haider Alhabibi" w:date="2022-02-17T16:57:00Z"/>
          <w:rFonts w:ascii="Tahoma" w:eastAsiaTheme="minorEastAsia" w:hAnsi="Tahoma" w:cs="Tahoma"/>
          <w:noProof/>
          <w:color w:val="auto"/>
          <w:sz w:val="24"/>
          <w:szCs w:val="24"/>
        </w:rPr>
      </w:pPr>
      <w:ins w:id="434"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"_Toc96009590"</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7.2.1.1</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Designation of Groups (from RA2.6.3.1)</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_Toc96009590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435" w:author="Haider Alhabibi" w:date="2022-02-17T16:57:00Z">
        <w:r w:rsidRPr="007342BE">
          <w:rPr>
            <w:rFonts w:ascii="Tahoma" w:hAnsi="Tahoma" w:cs="Tahoma"/>
            <w:noProof/>
            <w:webHidden/>
            <w:sz w:val="24"/>
            <w:szCs w:val="24"/>
          </w:rPr>
          <w:t>124</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5A719397" w14:textId="044D2E34" w:rsidR="00B54641" w:rsidRPr="007342BE" w:rsidRDefault="00B54641">
      <w:pPr>
        <w:pStyle w:val="TOC4"/>
        <w:rPr>
          <w:ins w:id="436" w:author="Haider Alhabibi" w:date="2022-02-17T16:57:00Z"/>
          <w:rFonts w:ascii="Tahoma" w:eastAsiaTheme="minorEastAsia" w:hAnsi="Tahoma" w:cs="Tahoma"/>
          <w:noProof/>
          <w:color w:val="auto"/>
          <w:sz w:val="24"/>
          <w:szCs w:val="24"/>
        </w:rPr>
      </w:pPr>
      <w:ins w:id="437"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"_Toc96009591"</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7.2.1.2</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Group Status - "Open" Groups and "Closed" Groups (from RA2.6.3.2)</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_Toc96009591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438" w:author="Haider Alhabibi" w:date="2022-02-17T16:57:00Z">
        <w:r w:rsidRPr="007342BE">
          <w:rPr>
            <w:rFonts w:ascii="Tahoma" w:hAnsi="Tahoma" w:cs="Tahoma"/>
            <w:noProof/>
            <w:webHidden/>
            <w:sz w:val="24"/>
            <w:szCs w:val="24"/>
          </w:rPr>
          <w:t>124</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5237FF84" w14:textId="6358C903" w:rsidR="00B54641" w:rsidRPr="007342BE" w:rsidRDefault="00B54641">
      <w:pPr>
        <w:pStyle w:val="TOC4"/>
        <w:rPr>
          <w:ins w:id="439" w:author="Haider Alhabibi" w:date="2022-02-17T16:57:00Z"/>
          <w:rFonts w:ascii="Tahoma" w:eastAsiaTheme="minorEastAsia" w:hAnsi="Tahoma" w:cs="Tahoma"/>
          <w:noProof/>
          <w:color w:val="auto"/>
          <w:sz w:val="24"/>
          <w:szCs w:val="24"/>
        </w:rPr>
      </w:pPr>
      <w:ins w:id="440"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"_Toc96009592"</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7.2.1.3</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Sampling of a “Closed” Group of Up to Seven Dwellings (from RA2.6.3.3)</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_Toc96009592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441" w:author="Haider Alhabibi" w:date="2022-02-17T16:57:00Z">
        <w:r w:rsidRPr="007342BE">
          <w:rPr>
            <w:rFonts w:ascii="Tahoma" w:hAnsi="Tahoma" w:cs="Tahoma"/>
            <w:noProof/>
            <w:webHidden/>
            <w:sz w:val="24"/>
            <w:szCs w:val="24"/>
          </w:rPr>
          <w:t>125</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495247DD" w14:textId="5CB620F1" w:rsidR="00B54641" w:rsidRPr="007342BE" w:rsidRDefault="00B54641">
      <w:pPr>
        <w:pStyle w:val="TOC4"/>
        <w:rPr>
          <w:ins w:id="442" w:author="Haider Alhabibi" w:date="2022-02-17T16:57:00Z"/>
          <w:rFonts w:ascii="Tahoma" w:eastAsiaTheme="minorEastAsia" w:hAnsi="Tahoma" w:cs="Tahoma"/>
          <w:noProof/>
          <w:color w:val="auto"/>
          <w:sz w:val="24"/>
          <w:szCs w:val="24"/>
        </w:rPr>
      </w:pPr>
      <w:ins w:id="443"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"_Toc96009593"</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7.2.1.4</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Sampling of an “Open” Group of Up to Five Dwellings (from RA2.6.3.4)</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_Toc96009593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444" w:author="Haider Alhabibi" w:date="2022-02-17T16:57:00Z">
        <w:r w:rsidRPr="007342BE">
          <w:rPr>
            <w:rFonts w:ascii="Tahoma" w:hAnsi="Tahoma" w:cs="Tahoma"/>
            <w:noProof/>
            <w:webHidden/>
            <w:sz w:val="24"/>
            <w:szCs w:val="24"/>
          </w:rPr>
          <w:t>125</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749BCC1D" w14:textId="748B413C" w:rsidR="00B54641" w:rsidRPr="007342BE" w:rsidRDefault="00B54641">
      <w:pPr>
        <w:pStyle w:val="TOC4"/>
        <w:rPr>
          <w:ins w:id="445" w:author="Haider Alhabibi" w:date="2022-02-17T16:57:00Z"/>
          <w:rFonts w:ascii="Tahoma" w:eastAsiaTheme="minorEastAsia" w:hAnsi="Tahoma" w:cs="Tahoma"/>
          <w:noProof/>
          <w:color w:val="auto"/>
          <w:sz w:val="24"/>
          <w:szCs w:val="24"/>
        </w:rPr>
      </w:pPr>
      <w:ins w:id="446"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"_Toc96009594"</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7.2.1.5</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Additional Requirements Applicable to Group Sampling Procedures (from RA2.6.3.5)</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_Toc96009594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447" w:author="Haider Alhabibi" w:date="2022-02-17T16:57:00Z">
        <w:r w:rsidRPr="007342BE">
          <w:rPr>
            <w:rFonts w:ascii="Tahoma" w:hAnsi="Tahoma" w:cs="Tahoma"/>
            <w:noProof/>
            <w:webHidden/>
            <w:sz w:val="24"/>
            <w:szCs w:val="24"/>
          </w:rPr>
          <w:t>126</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17F264C8" w14:textId="6760FF52" w:rsidR="00B54641" w:rsidRPr="007342BE" w:rsidRDefault="00B54641" w:rsidP="00914172">
      <w:pPr>
        <w:pStyle w:val="TOC3"/>
        <w:rPr>
          <w:ins w:id="448" w:author="Haider Alhabibi" w:date="2022-02-17T16:57:00Z"/>
          <w:rFonts w:eastAsiaTheme="minorEastAsia"/>
          <w:color w:val="auto"/>
          <w:sz w:val="24"/>
          <w:szCs w:val="24"/>
        </w:rPr>
      </w:pPr>
      <w:ins w:id="449" w:author="Haider Alhabibi" w:date="2022-02-17T16:57:00Z">
        <w:r w:rsidRPr="007342BE">
          <w:rPr>
            <w:rStyle w:val="Hyperlink"/>
            <w:sz w:val="24"/>
            <w:szCs w:val="24"/>
          </w:rPr>
          <w:fldChar w:fldCharType="begin"/>
        </w:r>
        <w:r w:rsidRPr="007342BE">
          <w:rPr>
            <w:rStyle w:val="Hyperlink"/>
            <w:sz w:val="24"/>
            <w:szCs w:val="24"/>
          </w:rPr>
          <w:instrText xml:space="preserve"> </w:instrText>
        </w:r>
        <w:r w:rsidRPr="007342BE">
          <w:rPr>
            <w:sz w:val="24"/>
            <w:szCs w:val="24"/>
          </w:rPr>
          <w:instrText>HYPERLINK \l "_Toc96009595"</w:instrText>
        </w:r>
        <w:r w:rsidRPr="007342BE">
          <w:rPr>
            <w:rStyle w:val="Hyperlink"/>
            <w:sz w:val="24"/>
            <w:szCs w:val="24"/>
          </w:rPr>
          <w:instrText xml:space="preserve"> </w:instrText>
        </w:r>
        <w:r w:rsidRPr="007342BE">
          <w:rPr>
            <w:rStyle w:val="Hyperlink"/>
            <w:sz w:val="24"/>
            <w:szCs w:val="24"/>
          </w:rPr>
          <w:fldChar w:fldCharType="separate"/>
        </w:r>
        <w:r w:rsidRPr="007342BE">
          <w:rPr>
            <w:rStyle w:val="Hyperlink"/>
            <w:sz w:val="24"/>
            <w:szCs w:val="24"/>
          </w:rPr>
          <w:t>7.2.2</w:t>
        </w:r>
        <w:r w:rsidRPr="007342BE">
          <w:rPr>
            <w:rFonts w:eastAsiaTheme="minorEastAsia"/>
            <w:color w:val="auto"/>
            <w:sz w:val="24"/>
            <w:szCs w:val="24"/>
          </w:rPr>
          <w:tab/>
        </w:r>
        <w:r w:rsidRPr="007342BE">
          <w:rPr>
            <w:rStyle w:val="Hyperlink"/>
            <w:sz w:val="24"/>
            <w:szCs w:val="24"/>
          </w:rPr>
          <w:t>Additional Guidance for Group Sampling Procedures and Documentation</w:t>
        </w:r>
        <w:r w:rsidRPr="007342BE">
          <w:rPr>
            <w:webHidden/>
            <w:sz w:val="24"/>
            <w:szCs w:val="24"/>
          </w:rPr>
          <w:tab/>
        </w:r>
        <w:r w:rsidRPr="007342BE">
          <w:rPr>
            <w:webHidden/>
            <w:sz w:val="24"/>
            <w:szCs w:val="24"/>
          </w:rPr>
          <w:fldChar w:fldCharType="begin"/>
        </w:r>
        <w:r w:rsidRPr="007342BE">
          <w:rPr>
            <w:webHidden/>
            <w:sz w:val="24"/>
            <w:szCs w:val="24"/>
          </w:rPr>
          <w:instrText xml:space="preserve"> PAGEREF _Toc96009595 \h </w:instrText>
        </w:r>
      </w:ins>
      <w:r w:rsidRPr="007342BE">
        <w:rPr>
          <w:webHidden/>
          <w:sz w:val="24"/>
          <w:szCs w:val="24"/>
        </w:rPr>
      </w:r>
      <w:r w:rsidRPr="007342BE">
        <w:rPr>
          <w:webHidden/>
          <w:sz w:val="24"/>
          <w:szCs w:val="24"/>
        </w:rPr>
        <w:fldChar w:fldCharType="separate"/>
      </w:r>
      <w:ins w:id="450" w:author="Haider Alhabibi" w:date="2022-02-17T16:57:00Z">
        <w:r w:rsidRPr="007342BE">
          <w:rPr>
            <w:webHidden/>
            <w:sz w:val="24"/>
            <w:szCs w:val="24"/>
          </w:rPr>
          <w:t>128</w:t>
        </w:r>
        <w:r w:rsidRPr="007342BE">
          <w:rPr>
            <w:webHidden/>
            <w:sz w:val="24"/>
            <w:szCs w:val="24"/>
          </w:rPr>
          <w:fldChar w:fldCharType="end"/>
        </w:r>
        <w:r w:rsidRPr="007342BE">
          <w:rPr>
            <w:rStyle w:val="Hyperlink"/>
            <w:sz w:val="24"/>
            <w:szCs w:val="24"/>
          </w:rPr>
          <w:fldChar w:fldCharType="end"/>
        </w:r>
      </w:ins>
    </w:p>
    <w:p w14:paraId="49110407" w14:textId="2072C486" w:rsidR="00B54641" w:rsidRPr="007342BE" w:rsidRDefault="00B54641">
      <w:pPr>
        <w:pStyle w:val="TOC4"/>
        <w:rPr>
          <w:ins w:id="451" w:author="Haider Alhabibi" w:date="2022-02-17T16:57:00Z"/>
          <w:rFonts w:ascii="Tahoma" w:eastAsiaTheme="minorEastAsia" w:hAnsi="Tahoma" w:cs="Tahoma"/>
          <w:noProof/>
          <w:color w:val="auto"/>
          <w:sz w:val="24"/>
          <w:szCs w:val="24"/>
        </w:rPr>
      </w:pPr>
      <w:ins w:id="452"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"_Toc96009596"</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7.2.2.1</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Certificate of Verification Documentation for Not-tested Measures in a Sample Group</w:t>
        </w:r>
      </w:ins>
      <w:ins w:id="453" w:author="Haider Alhabibi" w:date="2022-02-17T19:19:00Z">
        <w:r w:rsidR="0081500A">
          <w:rPr>
            <w:rStyle w:val="Hyperlink"/>
            <w:rFonts w:ascii="Tahoma" w:hAnsi="Tahoma" w:cs="Tahoma"/>
            <w:noProof/>
            <w:sz w:val="24"/>
            <w:szCs w:val="24"/>
          </w:rPr>
          <w:t>………………………………………………………………………………………………………………</w:t>
        </w:r>
      </w:ins>
      <w:ins w:id="454" w:author="Haider Alhabibi" w:date="2022-02-17T16:57:00Z">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_Toc96009596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455" w:author="Haider Alhabibi" w:date="2022-02-17T16:57:00Z">
        <w:r w:rsidRPr="007342BE">
          <w:rPr>
            <w:rFonts w:ascii="Tahoma" w:hAnsi="Tahoma" w:cs="Tahoma"/>
            <w:noProof/>
            <w:webHidden/>
            <w:sz w:val="24"/>
            <w:szCs w:val="24"/>
          </w:rPr>
          <w:t>128</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2CD4634D" w14:textId="601537F4" w:rsidR="00B54641" w:rsidRPr="007342BE" w:rsidRDefault="00B54641">
      <w:pPr>
        <w:pStyle w:val="TOC4"/>
        <w:rPr>
          <w:ins w:id="456" w:author="Haider Alhabibi" w:date="2022-02-17T16:57:00Z"/>
          <w:rFonts w:ascii="Tahoma" w:eastAsiaTheme="minorEastAsia" w:hAnsi="Tahoma" w:cs="Tahoma"/>
          <w:noProof/>
          <w:color w:val="auto"/>
          <w:sz w:val="24"/>
          <w:szCs w:val="24"/>
        </w:rPr>
      </w:pPr>
      <w:ins w:id="457" w:author="Haider Alhabibi" w:date="2022-02-17T16:57:00Z">
        <w:r w:rsidRPr="007342BE">
          <w:rPr>
            <w:rStyle w:val="Hyperlink"/>
            <w:rFonts w:ascii="Tahoma" w:hAnsi="Tahoma" w:cs="Tahoma"/>
            <w:noProof/>
            <w:sz w:val="24"/>
            <w:szCs w:val="24"/>
          </w:rPr>
          <w:fldChar w:fldCharType="begin"/>
        </w:r>
        <w:r w:rsidRPr="007342BE">
          <w:rPr>
            <w:rStyle w:val="Hyperlink"/>
            <w:rFonts w:ascii="Tahoma" w:hAnsi="Tahoma" w:cs="Tahoma"/>
            <w:noProof/>
            <w:sz w:val="24"/>
            <w:szCs w:val="24"/>
          </w:rPr>
          <w:instrText xml:space="preserve"> </w:instrText>
        </w:r>
        <w:r w:rsidRPr="007342BE">
          <w:rPr>
            <w:rFonts w:ascii="Tahoma" w:hAnsi="Tahoma" w:cs="Tahoma"/>
            <w:noProof/>
            <w:sz w:val="24"/>
            <w:szCs w:val="24"/>
          </w:rPr>
          <w:instrText>HYPERLINK \l "_Toc96009597"</w:instrText>
        </w:r>
        <w:r w:rsidRPr="007342BE">
          <w:rPr>
            <w:rStyle w:val="Hyperlink"/>
            <w:rFonts w:ascii="Tahoma" w:hAnsi="Tahoma" w:cs="Tahoma"/>
            <w:noProof/>
            <w:sz w:val="24"/>
            <w:szCs w:val="24"/>
          </w:rPr>
          <w:instrText xml:space="preserve"> </w:instrText>
        </w:r>
        <w:r w:rsidRPr="007342BE">
          <w:rPr>
            <w:rStyle w:val="Hyperlink"/>
            <w:rFonts w:ascii="Tahoma" w:hAnsi="Tahoma" w:cs="Tahoma"/>
            <w:noProof/>
            <w:sz w:val="24"/>
            <w:szCs w:val="24"/>
          </w:rPr>
          <w:fldChar w:fldCharType="separate"/>
        </w:r>
        <w:r w:rsidRPr="007342BE">
          <w:rPr>
            <w:rStyle w:val="Hyperlink"/>
            <w:rFonts w:ascii="Tahoma" w:hAnsi="Tahoma" w:cs="Tahoma"/>
            <w:noProof/>
            <w:sz w:val="24"/>
            <w:szCs w:val="24"/>
          </w:rPr>
          <w:t>7.2.2.2</w:t>
        </w:r>
        <w:r w:rsidRPr="007342BE">
          <w:rPr>
            <w:rFonts w:ascii="Tahoma" w:eastAsiaTheme="minorEastAsia" w:hAnsi="Tahoma" w:cs="Tahoma"/>
            <w:noProof/>
            <w:color w:val="auto"/>
            <w:sz w:val="24"/>
            <w:szCs w:val="24"/>
          </w:rPr>
          <w:tab/>
        </w:r>
        <w:r w:rsidRPr="007342BE">
          <w:rPr>
            <w:rStyle w:val="Hyperlink"/>
            <w:rFonts w:ascii="Tahoma" w:hAnsi="Tahoma" w:cs="Tahoma"/>
            <w:noProof/>
            <w:sz w:val="24"/>
            <w:szCs w:val="24"/>
          </w:rPr>
          <w:t>Group Sampling Rules Applicable to Specific 2022 Compliance Documents and HERS Features</w:t>
        </w:r>
        <w:r w:rsidRPr="007342BE">
          <w:rPr>
            <w:rFonts w:ascii="Tahoma" w:hAnsi="Tahoma" w:cs="Tahoma"/>
            <w:noProof/>
            <w:webHidden/>
            <w:sz w:val="24"/>
            <w:szCs w:val="24"/>
          </w:rPr>
          <w:tab/>
        </w:r>
        <w:r w:rsidRPr="007342BE">
          <w:rPr>
            <w:rFonts w:ascii="Tahoma" w:hAnsi="Tahoma" w:cs="Tahoma"/>
            <w:noProof/>
            <w:webHidden/>
            <w:sz w:val="24"/>
            <w:szCs w:val="24"/>
          </w:rPr>
          <w:fldChar w:fldCharType="begin"/>
        </w:r>
        <w:r w:rsidRPr="007342BE">
          <w:rPr>
            <w:rFonts w:ascii="Tahoma" w:hAnsi="Tahoma" w:cs="Tahoma"/>
            <w:noProof/>
            <w:webHidden/>
            <w:sz w:val="24"/>
            <w:szCs w:val="24"/>
          </w:rPr>
          <w:instrText xml:space="preserve"> PAGEREF _Toc96009597 \h </w:instrText>
        </w:r>
      </w:ins>
      <w:r w:rsidRPr="007342BE">
        <w:rPr>
          <w:rFonts w:ascii="Tahoma" w:hAnsi="Tahoma" w:cs="Tahoma"/>
          <w:noProof/>
          <w:webHidden/>
          <w:sz w:val="24"/>
          <w:szCs w:val="24"/>
        </w:rPr>
      </w:r>
      <w:r w:rsidRPr="007342BE">
        <w:rPr>
          <w:rFonts w:ascii="Tahoma" w:hAnsi="Tahoma" w:cs="Tahoma"/>
          <w:noProof/>
          <w:webHidden/>
          <w:sz w:val="24"/>
          <w:szCs w:val="24"/>
        </w:rPr>
        <w:fldChar w:fldCharType="separate"/>
      </w:r>
      <w:ins w:id="458" w:author="Haider Alhabibi" w:date="2022-02-17T16:57:00Z">
        <w:r w:rsidRPr="007342BE">
          <w:rPr>
            <w:rFonts w:ascii="Tahoma" w:hAnsi="Tahoma" w:cs="Tahoma"/>
            <w:noProof/>
            <w:webHidden/>
            <w:sz w:val="24"/>
            <w:szCs w:val="24"/>
          </w:rPr>
          <w:t>129</w:t>
        </w:r>
        <w:r w:rsidRPr="007342BE">
          <w:rPr>
            <w:rFonts w:ascii="Tahoma" w:hAnsi="Tahoma" w:cs="Tahoma"/>
            <w:noProof/>
            <w:webHidden/>
            <w:sz w:val="24"/>
            <w:szCs w:val="24"/>
          </w:rPr>
          <w:fldChar w:fldCharType="end"/>
        </w:r>
        <w:r w:rsidRPr="007342BE">
          <w:rPr>
            <w:rStyle w:val="Hyperlink"/>
            <w:rFonts w:ascii="Tahoma" w:hAnsi="Tahoma" w:cs="Tahoma"/>
            <w:noProof/>
            <w:sz w:val="24"/>
            <w:szCs w:val="24"/>
          </w:rPr>
          <w:fldChar w:fldCharType="end"/>
        </w:r>
      </w:ins>
    </w:p>
    <w:p w14:paraId="6AF243E2" w14:textId="4C3CD512" w:rsidR="00B54641" w:rsidRPr="007342BE" w:rsidRDefault="00B54641">
      <w:pPr>
        <w:pStyle w:val="TOC1"/>
        <w:rPr>
          <w:ins w:id="459" w:author="Haider Alhabibi" w:date="2022-02-17T16:57:00Z"/>
          <w:rFonts w:ascii="Tahoma" w:eastAsiaTheme="minorEastAsia" w:hAnsi="Tahoma" w:cs="Tahoma"/>
          <w:b w:val="0"/>
          <w:color w:val="auto"/>
          <w:sz w:val="24"/>
          <w:szCs w:val="24"/>
        </w:rPr>
      </w:pPr>
      <w:ins w:id="460" w:author="Haider Alhabibi" w:date="2022-02-17T16:57:00Z">
        <w:r w:rsidRPr="007342BE">
          <w:rPr>
            <w:rStyle w:val="Hyperlink"/>
            <w:rFonts w:ascii="Tahoma" w:hAnsi="Tahoma" w:cs="Tahoma"/>
            <w:sz w:val="24"/>
            <w:szCs w:val="24"/>
          </w:rPr>
          <w:lastRenderedPageBreak/>
          <w:fldChar w:fldCharType="begin"/>
        </w:r>
        <w:r w:rsidRPr="007342BE">
          <w:rPr>
            <w:rStyle w:val="Hyperlink"/>
            <w:rFonts w:ascii="Tahoma" w:hAnsi="Tahoma" w:cs="Tahoma"/>
            <w:sz w:val="24"/>
            <w:szCs w:val="24"/>
          </w:rPr>
          <w:instrText xml:space="preserve"> </w:instrText>
        </w:r>
        <w:r w:rsidRPr="007342BE">
          <w:rPr>
            <w:rFonts w:ascii="Tahoma" w:hAnsi="Tahoma" w:cs="Tahoma"/>
            <w:sz w:val="24"/>
            <w:szCs w:val="24"/>
          </w:rPr>
          <w:instrText>HYPERLINK \l "_Toc96009598"</w:instrText>
        </w:r>
        <w:r w:rsidRPr="007342BE">
          <w:rPr>
            <w:rStyle w:val="Hyperlink"/>
            <w:rFonts w:ascii="Tahoma" w:hAnsi="Tahoma" w:cs="Tahoma"/>
            <w:sz w:val="24"/>
            <w:szCs w:val="24"/>
          </w:rPr>
          <w:instrText xml:space="preserve"> </w:instrText>
        </w:r>
        <w:r w:rsidRPr="007342BE">
          <w:rPr>
            <w:rStyle w:val="Hyperlink"/>
            <w:rFonts w:ascii="Tahoma" w:hAnsi="Tahoma" w:cs="Tahoma"/>
            <w:sz w:val="24"/>
            <w:szCs w:val="24"/>
          </w:rPr>
          <w:fldChar w:fldCharType="separate"/>
        </w:r>
        <w:r w:rsidRPr="007342BE">
          <w:rPr>
            <w:rStyle w:val="Hyperlink"/>
            <w:rFonts w:ascii="Tahoma" w:hAnsi="Tahoma" w:cs="Tahoma"/>
            <w:sz w:val="24"/>
            <w:szCs w:val="24"/>
          </w:rPr>
          <w:t xml:space="preserve">Appendix A </w:t>
        </w:r>
        <w:r w:rsidRPr="007342BE">
          <w:rPr>
            <w:rStyle w:val="Hyperlink"/>
            <w:rFonts w:ascii="Tahoma" w:hAnsi="Tahoma" w:cs="Tahoma"/>
            <w:b w:val="0"/>
            <w:bCs/>
            <w:sz w:val="24"/>
            <w:szCs w:val="24"/>
          </w:rPr>
          <w:t>Compliance Document Design Files: Graphical Layouts, User Instructions, Data Field definitions, and Calculations</w:t>
        </w:r>
      </w:ins>
      <w:ins w:id="461" w:author="Haider Alhabibi" w:date="2022-02-17T19:16:00Z">
        <w:r w:rsidR="00176A21">
          <w:rPr>
            <w:rStyle w:val="Hyperlink"/>
            <w:rFonts w:ascii="Tahoma" w:hAnsi="Tahoma" w:cs="Tahoma"/>
            <w:b w:val="0"/>
            <w:bCs/>
            <w:sz w:val="24"/>
            <w:szCs w:val="24"/>
          </w:rPr>
          <w:t>……</w:t>
        </w:r>
        <w:r w:rsidR="00176A21" w:rsidRPr="00176A21">
          <w:rPr>
            <w:rStyle w:val="Hyperlink"/>
            <w:rFonts w:ascii="Tahoma" w:hAnsi="Tahoma" w:cs="Tahoma"/>
            <w:b w:val="0"/>
            <w:bCs/>
            <w:sz w:val="24"/>
            <w:szCs w:val="24"/>
          </w:rPr>
          <w:t>.</w:t>
        </w:r>
      </w:ins>
      <w:ins w:id="462" w:author="Haider Alhabibi" w:date="2022-02-17T17:07:00Z">
        <w:r w:rsidR="0051423F" w:rsidRPr="00176A21">
          <w:rPr>
            <w:rFonts w:ascii="Tahoma" w:hAnsi="Tahoma" w:cs="Tahoma"/>
            <w:b w:val="0"/>
            <w:bCs/>
            <w:webHidden/>
            <w:sz w:val="24"/>
            <w:szCs w:val="24"/>
          </w:rPr>
          <w:t>……</w:t>
        </w:r>
      </w:ins>
      <w:ins w:id="463" w:author="Haider Alhabibi" w:date="2022-02-17T19:16:00Z">
        <w:r w:rsidR="00176A21">
          <w:rPr>
            <w:rFonts w:ascii="Tahoma" w:hAnsi="Tahoma" w:cs="Tahoma"/>
            <w:b w:val="0"/>
            <w:bCs/>
            <w:webHidden/>
            <w:sz w:val="24"/>
            <w:szCs w:val="24"/>
          </w:rPr>
          <w:t>……………</w:t>
        </w:r>
      </w:ins>
      <w:ins w:id="464" w:author="Haider Alhabibi" w:date="2022-02-17T17:07:00Z">
        <w:r w:rsidR="0051423F" w:rsidRPr="00176A21">
          <w:rPr>
            <w:rFonts w:ascii="Tahoma" w:hAnsi="Tahoma" w:cs="Tahoma"/>
            <w:b w:val="0"/>
            <w:bCs/>
            <w:webHidden/>
            <w:sz w:val="24"/>
            <w:szCs w:val="24"/>
          </w:rPr>
          <w:t>………………………………………………………A</w:t>
        </w:r>
      </w:ins>
      <w:ins w:id="465" w:author="Haider Alhabibi" w:date="2022-02-17T16:57:00Z">
        <w:r w:rsidRPr="00176A21">
          <w:rPr>
            <w:rFonts w:ascii="Tahoma" w:hAnsi="Tahoma" w:cs="Tahoma"/>
            <w:b w:val="0"/>
            <w:bCs/>
            <w:webHidden/>
            <w:sz w:val="24"/>
            <w:szCs w:val="24"/>
          </w:rPr>
          <w:fldChar w:fldCharType="begin"/>
        </w:r>
        <w:r w:rsidRPr="00176A21">
          <w:rPr>
            <w:rFonts w:ascii="Tahoma" w:hAnsi="Tahoma" w:cs="Tahoma"/>
            <w:b w:val="0"/>
            <w:bCs/>
            <w:webHidden/>
            <w:sz w:val="24"/>
            <w:szCs w:val="24"/>
          </w:rPr>
          <w:instrText xml:space="preserve"> PAGEREF _Toc96009598 \h </w:instrText>
        </w:r>
      </w:ins>
      <w:r w:rsidRPr="00176A21">
        <w:rPr>
          <w:rFonts w:ascii="Tahoma" w:hAnsi="Tahoma" w:cs="Tahoma"/>
          <w:b w:val="0"/>
          <w:bCs/>
          <w:webHidden/>
          <w:sz w:val="24"/>
          <w:szCs w:val="24"/>
        </w:rPr>
      </w:r>
      <w:r w:rsidRPr="00176A21">
        <w:rPr>
          <w:rFonts w:ascii="Tahoma" w:hAnsi="Tahoma" w:cs="Tahoma"/>
          <w:b w:val="0"/>
          <w:bCs/>
          <w:webHidden/>
          <w:sz w:val="24"/>
          <w:szCs w:val="24"/>
        </w:rPr>
        <w:fldChar w:fldCharType="separate"/>
      </w:r>
      <w:ins w:id="466" w:author="Haider Alhabibi" w:date="2022-02-17T16:57:00Z">
        <w:r w:rsidRPr="00176A21">
          <w:rPr>
            <w:rFonts w:ascii="Tahoma" w:hAnsi="Tahoma" w:cs="Tahoma"/>
            <w:b w:val="0"/>
            <w:bCs/>
            <w:webHidden/>
            <w:sz w:val="24"/>
            <w:szCs w:val="24"/>
          </w:rPr>
          <w:t>1</w:t>
        </w:r>
        <w:r w:rsidRPr="00176A21">
          <w:rPr>
            <w:rFonts w:ascii="Tahoma" w:hAnsi="Tahoma" w:cs="Tahoma"/>
            <w:b w:val="0"/>
            <w:bCs/>
            <w:webHidden/>
            <w:sz w:val="24"/>
            <w:szCs w:val="24"/>
          </w:rPr>
          <w:fldChar w:fldCharType="end"/>
        </w:r>
        <w:r w:rsidRPr="007342BE">
          <w:rPr>
            <w:rStyle w:val="Hyperlink"/>
            <w:rFonts w:ascii="Tahoma" w:hAnsi="Tahoma" w:cs="Tahoma"/>
            <w:sz w:val="24"/>
            <w:szCs w:val="24"/>
          </w:rPr>
          <w:fldChar w:fldCharType="end"/>
        </w:r>
      </w:ins>
    </w:p>
    <w:p w14:paraId="6B2316CE" w14:textId="2DD2CCFC" w:rsidR="00B54641" w:rsidRDefault="00B54641">
      <w:pPr>
        <w:pStyle w:val="TOC1"/>
        <w:rPr>
          <w:ins w:id="467" w:author="Haider Alhabibi" w:date="2022-02-18T11:11:00Z"/>
          <w:rStyle w:val="Hyperlink"/>
          <w:rFonts w:ascii="Tahoma" w:hAnsi="Tahoma" w:cs="Tahoma"/>
          <w:sz w:val="24"/>
          <w:szCs w:val="24"/>
        </w:rPr>
      </w:pPr>
      <w:ins w:id="468" w:author="Haider Alhabibi" w:date="2022-02-17T16:57:00Z">
        <w:r w:rsidRPr="007342BE">
          <w:rPr>
            <w:rStyle w:val="Hyperlink"/>
            <w:rFonts w:ascii="Tahoma" w:hAnsi="Tahoma" w:cs="Tahoma"/>
            <w:sz w:val="24"/>
            <w:szCs w:val="24"/>
          </w:rPr>
          <w:fldChar w:fldCharType="begin"/>
        </w:r>
        <w:r w:rsidRPr="007342BE">
          <w:rPr>
            <w:rStyle w:val="Hyperlink"/>
            <w:rFonts w:ascii="Tahoma" w:hAnsi="Tahoma" w:cs="Tahoma"/>
            <w:sz w:val="24"/>
            <w:szCs w:val="24"/>
          </w:rPr>
          <w:instrText xml:space="preserve"> </w:instrText>
        </w:r>
        <w:r w:rsidRPr="007342BE">
          <w:rPr>
            <w:rFonts w:ascii="Tahoma" w:hAnsi="Tahoma" w:cs="Tahoma"/>
            <w:sz w:val="24"/>
            <w:szCs w:val="24"/>
          </w:rPr>
          <w:instrText>HYPERLINK \l "_Toc96009599"</w:instrText>
        </w:r>
        <w:r w:rsidRPr="007342BE">
          <w:rPr>
            <w:rStyle w:val="Hyperlink"/>
            <w:rFonts w:ascii="Tahoma" w:hAnsi="Tahoma" w:cs="Tahoma"/>
            <w:sz w:val="24"/>
            <w:szCs w:val="24"/>
          </w:rPr>
          <w:instrText xml:space="preserve"> </w:instrText>
        </w:r>
        <w:r w:rsidRPr="007342BE">
          <w:rPr>
            <w:rStyle w:val="Hyperlink"/>
            <w:rFonts w:ascii="Tahoma" w:hAnsi="Tahoma" w:cs="Tahoma"/>
            <w:sz w:val="24"/>
            <w:szCs w:val="24"/>
          </w:rPr>
          <w:fldChar w:fldCharType="separate"/>
        </w:r>
        <w:r w:rsidRPr="007342BE">
          <w:rPr>
            <w:rStyle w:val="Hyperlink"/>
            <w:rFonts w:ascii="Tahoma" w:hAnsi="Tahoma" w:cs="Tahoma"/>
            <w:sz w:val="24"/>
            <w:szCs w:val="24"/>
          </w:rPr>
          <w:t xml:space="preserve">Appendix B  </w:t>
        </w:r>
        <w:r w:rsidRPr="007342BE">
          <w:rPr>
            <w:rStyle w:val="Hyperlink"/>
            <w:rFonts w:ascii="Tahoma" w:hAnsi="Tahoma" w:cs="Tahoma"/>
            <w:b w:val="0"/>
            <w:bCs/>
            <w:sz w:val="24"/>
            <w:szCs w:val="24"/>
          </w:rPr>
          <w:t>Compliance Document XML Schema Files</w:t>
        </w:r>
      </w:ins>
      <w:ins w:id="469" w:author="Haider Alhabibi" w:date="2022-02-17T19:16:00Z">
        <w:r w:rsidR="00176A21">
          <w:rPr>
            <w:rStyle w:val="Hyperlink"/>
            <w:rFonts w:ascii="Tahoma" w:hAnsi="Tahoma" w:cs="Tahoma"/>
            <w:b w:val="0"/>
            <w:bCs/>
            <w:sz w:val="24"/>
            <w:szCs w:val="24"/>
          </w:rPr>
          <w:t xml:space="preserve"> </w:t>
        </w:r>
      </w:ins>
      <w:ins w:id="470" w:author="Haider Alhabibi" w:date="2022-02-17T16:57:00Z">
        <w:r w:rsidRPr="007342BE">
          <w:rPr>
            <w:rStyle w:val="Hyperlink"/>
            <w:rFonts w:ascii="Tahoma" w:hAnsi="Tahoma" w:cs="Tahoma"/>
            <w:b w:val="0"/>
            <w:bCs/>
            <w:sz w:val="24"/>
            <w:szCs w:val="24"/>
          </w:rPr>
          <w:t>(XSD)</w:t>
        </w:r>
      </w:ins>
      <w:ins w:id="471" w:author="Haider Alhabibi" w:date="2022-02-17T17:07:00Z">
        <w:r w:rsidR="00EE00EB" w:rsidRPr="007342BE">
          <w:rPr>
            <w:rStyle w:val="Hyperlink"/>
            <w:rFonts w:ascii="Tahoma" w:hAnsi="Tahoma" w:cs="Tahoma"/>
            <w:b w:val="0"/>
            <w:bCs/>
            <w:sz w:val="24"/>
            <w:szCs w:val="24"/>
          </w:rPr>
          <w:t>……………</w:t>
        </w:r>
      </w:ins>
      <w:ins w:id="472" w:author="Haider Alhabibi" w:date="2022-02-17T19:17:00Z">
        <w:r w:rsidR="00013D2E">
          <w:rPr>
            <w:rStyle w:val="Hyperlink"/>
            <w:rFonts w:ascii="Tahoma" w:hAnsi="Tahoma" w:cs="Tahoma"/>
            <w:b w:val="0"/>
            <w:bCs/>
            <w:sz w:val="24"/>
            <w:szCs w:val="24"/>
          </w:rPr>
          <w:t>…</w:t>
        </w:r>
      </w:ins>
      <w:ins w:id="473" w:author="Haider Alhabibi" w:date="2022-02-17T19:16:00Z">
        <w:r w:rsidR="00176A21">
          <w:rPr>
            <w:rStyle w:val="Hyperlink"/>
            <w:rFonts w:ascii="Tahoma" w:hAnsi="Tahoma" w:cs="Tahoma"/>
            <w:b w:val="0"/>
            <w:bCs/>
            <w:sz w:val="24"/>
            <w:szCs w:val="24"/>
          </w:rPr>
          <w:t>.</w:t>
        </w:r>
      </w:ins>
      <w:ins w:id="474" w:author="Haider Alhabibi" w:date="2022-02-17T17:07:00Z">
        <w:r w:rsidR="00EE00EB" w:rsidRPr="007342BE">
          <w:rPr>
            <w:rStyle w:val="Hyperlink"/>
            <w:rFonts w:ascii="Tahoma" w:hAnsi="Tahoma" w:cs="Tahoma"/>
            <w:b w:val="0"/>
            <w:bCs/>
            <w:sz w:val="24"/>
            <w:szCs w:val="24"/>
          </w:rPr>
          <w:t>……………………..</w:t>
        </w:r>
        <w:r w:rsidR="0051423F" w:rsidRPr="007342BE">
          <w:rPr>
            <w:rFonts w:ascii="Tahoma" w:hAnsi="Tahoma" w:cs="Tahoma"/>
            <w:b w:val="0"/>
            <w:bCs/>
            <w:webHidden/>
            <w:sz w:val="24"/>
            <w:szCs w:val="24"/>
          </w:rPr>
          <w:t>B</w:t>
        </w:r>
      </w:ins>
      <w:ins w:id="475" w:author="Haider Alhabibi" w:date="2022-02-17T16:57:00Z">
        <w:r w:rsidRPr="007342BE">
          <w:rPr>
            <w:rFonts w:ascii="Tahoma" w:hAnsi="Tahoma" w:cs="Tahoma"/>
            <w:b w:val="0"/>
            <w:bCs/>
            <w:webHidden/>
            <w:sz w:val="24"/>
            <w:szCs w:val="24"/>
          </w:rPr>
          <w:fldChar w:fldCharType="begin"/>
        </w:r>
        <w:r w:rsidRPr="007342BE">
          <w:rPr>
            <w:rFonts w:ascii="Tahoma" w:hAnsi="Tahoma" w:cs="Tahoma"/>
            <w:b w:val="0"/>
            <w:bCs/>
            <w:webHidden/>
            <w:sz w:val="24"/>
            <w:szCs w:val="24"/>
          </w:rPr>
          <w:instrText xml:space="preserve"> PAGEREF _Toc96009599 \h </w:instrText>
        </w:r>
      </w:ins>
      <w:r w:rsidRPr="007342BE">
        <w:rPr>
          <w:rFonts w:ascii="Tahoma" w:hAnsi="Tahoma" w:cs="Tahoma"/>
          <w:b w:val="0"/>
          <w:bCs/>
          <w:webHidden/>
          <w:sz w:val="24"/>
          <w:szCs w:val="24"/>
        </w:rPr>
      </w:r>
      <w:r w:rsidRPr="007342BE">
        <w:rPr>
          <w:rFonts w:ascii="Tahoma" w:hAnsi="Tahoma" w:cs="Tahoma"/>
          <w:b w:val="0"/>
          <w:bCs/>
          <w:webHidden/>
          <w:sz w:val="24"/>
          <w:szCs w:val="24"/>
        </w:rPr>
        <w:fldChar w:fldCharType="separate"/>
      </w:r>
      <w:ins w:id="476" w:author="Haider Alhabibi" w:date="2022-02-17T16:57:00Z">
        <w:r w:rsidRPr="007342BE">
          <w:rPr>
            <w:rFonts w:ascii="Tahoma" w:hAnsi="Tahoma" w:cs="Tahoma"/>
            <w:b w:val="0"/>
            <w:bCs/>
            <w:webHidden/>
            <w:sz w:val="24"/>
            <w:szCs w:val="24"/>
          </w:rPr>
          <w:t>1</w:t>
        </w:r>
        <w:r w:rsidRPr="007342BE">
          <w:rPr>
            <w:rFonts w:ascii="Tahoma" w:hAnsi="Tahoma" w:cs="Tahoma"/>
            <w:b w:val="0"/>
            <w:bCs/>
            <w:webHidden/>
            <w:sz w:val="24"/>
            <w:szCs w:val="24"/>
          </w:rPr>
          <w:fldChar w:fldCharType="end"/>
        </w:r>
        <w:r w:rsidRPr="007342BE">
          <w:rPr>
            <w:rStyle w:val="Hyperlink"/>
            <w:rFonts w:ascii="Tahoma" w:hAnsi="Tahoma" w:cs="Tahoma"/>
            <w:sz w:val="24"/>
            <w:szCs w:val="24"/>
          </w:rPr>
          <w:fldChar w:fldCharType="end"/>
        </w:r>
      </w:ins>
    </w:p>
    <w:p w14:paraId="7174234F" w14:textId="3C2ED7A5" w:rsidR="0077223E" w:rsidRPr="0024633A" w:rsidDel="00B54641" w:rsidRDefault="0077223E">
      <w:pPr>
        <w:pStyle w:val="TOC1"/>
        <w:rPr>
          <w:del w:id="477" w:author="Haider Alhabibi" w:date="2022-02-17T16:57:00Z"/>
          <w:rFonts w:ascii="Tahoma" w:eastAsiaTheme="minorEastAsia" w:hAnsi="Tahoma" w:cs="Tahoma"/>
          <w:b w:val="0"/>
          <w:color w:val="auto"/>
          <w:sz w:val="24"/>
          <w:szCs w:val="24"/>
        </w:rPr>
      </w:pPr>
      <w:del w:id="478" w:author="Haider Alhabibi" w:date="2022-02-17T16:57:00Z">
        <w:r w:rsidRPr="00B54641" w:rsidDel="00B54641">
          <w:rPr>
            <w:rFonts w:ascii="Tahoma" w:hAnsi="Tahoma" w:cs="Tahoma"/>
            <w:sz w:val="24"/>
            <w:szCs w:val="24"/>
          </w:rPr>
          <w:delText>1</w:delText>
        </w:r>
        <w:r w:rsidRPr="0024633A" w:rsidDel="00B54641">
          <w:rPr>
            <w:rFonts w:ascii="Tahoma" w:eastAsiaTheme="minorEastAsia" w:hAnsi="Tahoma" w:cs="Tahoma"/>
            <w:b w:val="0"/>
            <w:color w:val="auto"/>
            <w:sz w:val="24"/>
            <w:szCs w:val="24"/>
          </w:rPr>
          <w:tab/>
        </w:r>
        <w:r w:rsidRPr="00B54641" w:rsidDel="00B54641">
          <w:rPr>
            <w:rFonts w:ascii="Tahoma" w:hAnsi="Tahoma" w:cs="Tahoma"/>
            <w:sz w:val="24"/>
            <w:szCs w:val="24"/>
          </w:rPr>
          <w:delText>Introduction</w:delText>
        </w:r>
        <w:r w:rsidRPr="0024633A" w:rsidDel="00B54641">
          <w:rPr>
            <w:rFonts w:ascii="Tahoma" w:hAnsi="Tahoma" w:cs="Tahoma"/>
            <w:webHidden/>
            <w:sz w:val="24"/>
            <w:szCs w:val="24"/>
          </w:rPr>
          <w:tab/>
        </w:r>
        <w:r w:rsidR="00FB257E" w:rsidDel="00B54641">
          <w:rPr>
            <w:rFonts w:ascii="Tahoma" w:hAnsi="Tahoma" w:cs="Tahoma"/>
            <w:webHidden/>
            <w:sz w:val="24"/>
            <w:szCs w:val="24"/>
          </w:rPr>
          <w:delText>1</w:delText>
        </w:r>
      </w:del>
    </w:p>
    <w:p w14:paraId="0F7B8583" w14:textId="0E218B0E" w:rsidR="0077223E" w:rsidRPr="0024633A" w:rsidDel="00B54641" w:rsidRDefault="0077223E" w:rsidP="00672405">
      <w:pPr>
        <w:pStyle w:val="TOC2"/>
        <w:rPr>
          <w:del w:id="479" w:author="Haider Alhabibi" w:date="2022-02-17T16:57:00Z"/>
          <w:rFonts w:eastAsiaTheme="minorEastAsia"/>
          <w:noProof/>
          <w:color w:val="auto"/>
        </w:rPr>
      </w:pPr>
      <w:del w:id="480" w:author="Haider Alhabibi" w:date="2022-02-17T16:57:00Z">
        <w:r w:rsidRPr="00B54641" w:rsidDel="00B54641">
          <w:rPr>
            <w:noProof/>
          </w:rPr>
          <w:delText>1.1</w:delText>
        </w:r>
        <w:r w:rsidRPr="0024633A" w:rsidDel="00B54641">
          <w:rPr>
            <w:rFonts w:eastAsiaTheme="minorEastAsia"/>
            <w:noProof/>
            <w:color w:val="auto"/>
          </w:rPr>
          <w:tab/>
        </w:r>
        <w:r w:rsidRPr="00B54641" w:rsidDel="00B54641">
          <w:rPr>
            <w:noProof/>
          </w:rPr>
          <w:delText>Purpose and Scope</w:delText>
        </w:r>
        <w:r w:rsidRPr="0024633A" w:rsidDel="00B54641">
          <w:rPr>
            <w:noProof/>
            <w:webHidden/>
          </w:rPr>
          <w:tab/>
        </w:r>
        <w:r w:rsidR="00FB257E" w:rsidDel="00B54641">
          <w:rPr>
            <w:noProof/>
            <w:webHidden/>
          </w:rPr>
          <w:delText>1</w:delText>
        </w:r>
      </w:del>
    </w:p>
    <w:p w14:paraId="10BDB727" w14:textId="19419594" w:rsidR="0077223E" w:rsidRPr="0024633A" w:rsidDel="00B54641" w:rsidRDefault="0077223E" w:rsidP="00672405">
      <w:pPr>
        <w:pStyle w:val="TOC2"/>
        <w:rPr>
          <w:del w:id="481" w:author="Haider Alhabibi" w:date="2022-02-17T16:57:00Z"/>
          <w:rFonts w:eastAsiaTheme="minorEastAsia"/>
          <w:noProof/>
          <w:color w:val="auto"/>
        </w:rPr>
      </w:pPr>
      <w:del w:id="482" w:author="Haider Alhabibi" w:date="2022-02-17T16:57:00Z">
        <w:r w:rsidRPr="00B54641" w:rsidDel="00B54641">
          <w:rPr>
            <w:noProof/>
          </w:rPr>
          <w:delText>1.2</w:delText>
        </w:r>
        <w:r w:rsidRPr="0024633A" w:rsidDel="00B54641">
          <w:rPr>
            <w:rFonts w:eastAsiaTheme="minorEastAsia"/>
            <w:noProof/>
            <w:color w:val="auto"/>
          </w:rPr>
          <w:tab/>
        </w:r>
        <w:r w:rsidRPr="00B54641" w:rsidDel="00B54641">
          <w:rPr>
            <w:noProof/>
          </w:rPr>
          <w:delText>Documents Relied Upon</w:delText>
        </w:r>
        <w:r w:rsidRPr="0024633A" w:rsidDel="00B54641">
          <w:rPr>
            <w:noProof/>
            <w:webHidden/>
          </w:rPr>
          <w:tab/>
        </w:r>
        <w:r w:rsidR="00FB257E" w:rsidDel="00B54641">
          <w:rPr>
            <w:noProof/>
            <w:webHidden/>
          </w:rPr>
          <w:delText>1</w:delText>
        </w:r>
      </w:del>
    </w:p>
    <w:p w14:paraId="59280E5C" w14:textId="4137C384" w:rsidR="0077223E" w:rsidRPr="0024633A" w:rsidDel="00B54641" w:rsidRDefault="0077223E" w:rsidP="00672405">
      <w:pPr>
        <w:pStyle w:val="TOC2"/>
        <w:rPr>
          <w:del w:id="483" w:author="Haider Alhabibi" w:date="2022-02-17T16:57:00Z"/>
          <w:rFonts w:eastAsiaTheme="minorEastAsia"/>
          <w:noProof/>
          <w:color w:val="auto"/>
        </w:rPr>
      </w:pPr>
      <w:del w:id="484" w:author="Haider Alhabibi" w:date="2022-02-17T16:57:00Z">
        <w:r w:rsidRPr="00B54641" w:rsidDel="00B54641">
          <w:rPr>
            <w:noProof/>
          </w:rPr>
          <w:delText>1.3</w:delText>
        </w:r>
        <w:r w:rsidRPr="0024633A" w:rsidDel="00B54641">
          <w:rPr>
            <w:rFonts w:eastAsiaTheme="minorEastAsia"/>
            <w:noProof/>
            <w:color w:val="auto"/>
          </w:rPr>
          <w:tab/>
        </w:r>
        <w:r w:rsidRPr="00B54641" w:rsidDel="00B54641">
          <w:rPr>
            <w:noProof/>
          </w:rPr>
          <w:delText>Definitions for Terminology used in this Manual</w:delText>
        </w:r>
        <w:r w:rsidRPr="0024633A" w:rsidDel="00B54641">
          <w:rPr>
            <w:noProof/>
            <w:webHidden/>
          </w:rPr>
          <w:tab/>
        </w:r>
        <w:r w:rsidR="00FB257E" w:rsidDel="00B54641">
          <w:rPr>
            <w:noProof/>
            <w:webHidden/>
          </w:rPr>
          <w:delText>2</w:delText>
        </w:r>
      </w:del>
    </w:p>
    <w:p w14:paraId="70BBCC4A" w14:textId="243F557D" w:rsidR="0077223E" w:rsidRPr="0024633A" w:rsidDel="00B54641" w:rsidRDefault="0077223E">
      <w:pPr>
        <w:pStyle w:val="TOC1"/>
        <w:rPr>
          <w:del w:id="485" w:author="Haider Alhabibi" w:date="2022-02-17T16:57:00Z"/>
          <w:rFonts w:ascii="Tahoma" w:eastAsiaTheme="minorEastAsia" w:hAnsi="Tahoma" w:cs="Tahoma"/>
          <w:b w:val="0"/>
          <w:color w:val="auto"/>
          <w:sz w:val="24"/>
          <w:szCs w:val="24"/>
        </w:rPr>
      </w:pPr>
      <w:del w:id="486" w:author="Haider Alhabibi" w:date="2022-02-17T16:57:00Z">
        <w:r w:rsidRPr="00B54641" w:rsidDel="00B54641">
          <w:rPr>
            <w:rFonts w:ascii="Tahoma" w:hAnsi="Tahoma" w:cs="Tahoma"/>
            <w:sz w:val="24"/>
            <w:szCs w:val="24"/>
          </w:rPr>
          <w:delText>2</w:delText>
        </w:r>
        <w:r w:rsidRPr="0024633A" w:rsidDel="00B54641">
          <w:rPr>
            <w:rFonts w:ascii="Tahoma" w:eastAsiaTheme="minorEastAsia" w:hAnsi="Tahoma" w:cs="Tahoma"/>
            <w:b w:val="0"/>
            <w:color w:val="auto"/>
            <w:sz w:val="24"/>
            <w:szCs w:val="24"/>
          </w:rPr>
          <w:tab/>
        </w:r>
        <w:r w:rsidRPr="00B54641" w:rsidDel="00B54641">
          <w:rPr>
            <w:rFonts w:ascii="Tahoma" w:hAnsi="Tahoma" w:cs="Tahoma"/>
            <w:sz w:val="24"/>
            <w:szCs w:val="24"/>
          </w:rPr>
          <w:delText>Standardized Data and Electronic Documents</w:delText>
        </w:r>
        <w:r w:rsidRPr="0024633A" w:rsidDel="00B54641">
          <w:rPr>
            <w:rFonts w:ascii="Tahoma" w:hAnsi="Tahoma" w:cs="Tahoma"/>
            <w:webHidden/>
            <w:sz w:val="24"/>
            <w:szCs w:val="24"/>
          </w:rPr>
          <w:tab/>
        </w:r>
        <w:r w:rsidR="00FB257E" w:rsidDel="00B54641">
          <w:rPr>
            <w:rFonts w:ascii="Tahoma" w:hAnsi="Tahoma" w:cs="Tahoma"/>
            <w:webHidden/>
            <w:sz w:val="24"/>
            <w:szCs w:val="24"/>
          </w:rPr>
          <w:delText>3</w:delText>
        </w:r>
      </w:del>
    </w:p>
    <w:p w14:paraId="6F993029" w14:textId="6F6E2957" w:rsidR="0077223E" w:rsidRPr="0024633A" w:rsidDel="00B54641" w:rsidRDefault="0077223E" w:rsidP="00672405">
      <w:pPr>
        <w:pStyle w:val="TOC2"/>
        <w:rPr>
          <w:del w:id="487" w:author="Haider Alhabibi" w:date="2022-02-17T16:57:00Z"/>
          <w:rFonts w:eastAsiaTheme="minorEastAsia"/>
          <w:noProof/>
          <w:color w:val="auto"/>
        </w:rPr>
      </w:pPr>
      <w:del w:id="488" w:author="Haider Alhabibi" w:date="2022-02-17T16:57:00Z">
        <w:r w:rsidRPr="00B54641" w:rsidDel="00B54641">
          <w:rPr>
            <w:noProof/>
          </w:rPr>
          <w:delText>2.1</w:delText>
        </w:r>
        <w:r w:rsidRPr="0024633A" w:rsidDel="00B54641">
          <w:rPr>
            <w:rFonts w:eastAsiaTheme="minorEastAsia"/>
            <w:noProof/>
            <w:color w:val="auto"/>
          </w:rPr>
          <w:tab/>
        </w:r>
        <w:r w:rsidRPr="00B54641" w:rsidDel="00B54641">
          <w:rPr>
            <w:noProof/>
          </w:rPr>
          <w:delText>Overview</w:delText>
        </w:r>
        <w:r w:rsidRPr="0024633A" w:rsidDel="00B54641">
          <w:rPr>
            <w:noProof/>
            <w:webHidden/>
          </w:rPr>
          <w:tab/>
        </w:r>
        <w:r w:rsidR="00FB257E" w:rsidDel="00B54641">
          <w:rPr>
            <w:noProof/>
            <w:webHidden/>
          </w:rPr>
          <w:delText>3</w:delText>
        </w:r>
      </w:del>
    </w:p>
    <w:p w14:paraId="62D989B5" w14:textId="3521235B" w:rsidR="0077223E" w:rsidRPr="0024633A" w:rsidDel="00B54641" w:rsidRDefault="0077223E" w:rsidP="00672405">
      <w:pPr>
        <w:pStyle w:val="TOC2"/>
        <w:rPr>
          <w:del w:id="489" w:author="Haider Alhabibi" w:date="2022-02-17T16:57:00Z"/>
          <w:rFonts w:eastAsiaTheme="minorEastAsia"/>
          <w:noProof/>
          <w:color w:val="auto"/>
        </w:rPr>
      </w:pPr>
      <w:del w:id="490" w:author="Haider Alhabibi" w:date="2022-02-17T16:57:00Z">
        <w:r w:rsidRPr="00B54641" w:rsidDel="00B54641">
          <w:rPr>
            <w:noProof/>
          </w:rPr>
          <w:delText>2.2</w:delText>
        </w:r>
        <w:r w:rsidRPr="0024633A" w:rsidDel="00B54641">
          <w:rPr>
            <w:rFonts w:eastAsiaTheme="minorEastAsia"/>
            <w:noProof/>
            <w:color w:val="auto"/>
          </w:rPr>
          <w:tab/>
        </w:r>
        <w:r w:rsidRPr="00B54641" w:rsidDel="00B54641">
          <w:rPr>
            <w:noProof/>
          </w:rPr>
          <w:delText>Report Generator (RG) Web Service</w:delText>
        </w:r>
        <w:r w:rsidRPr="0024633A" w:rsidDel="00B54641">
          <w:rPr>
            <w:noProof/>
            <w:webHidden/>
          </w:rPr>
          <w:tab/>
        </w:r>
        <w:r w:rsidR="00FB257E" w:rsidDel="00B54641">
          <w:rPr>
            <w:noProof/>
            <w:webHidden/>
          </w:rPr>
          <w:delText>3</w:delText>
        </w:r>
      </w:del>
    </w:p>
    <w:p w14:paraId="4E84C57C" w14:textId="0CA55472" w:rsidR="0077223E" w:rsidRPr="0024633A" w:rsidDel="00B54641" w:rsidRDefault="0077223E" w:rsidP="00672405">
      <w:pPr>
        <w:pStyle w:val="TOC2"/>
        <w:rPr>
          <w:del w:id="491" w:author="Haider Alhabibi" w:date="2022-02-17T16:57:00Z"/>
          <w:rFonts w:eastAsiaTheme="minorEastAsia"/>
          <w:noProof/>
          <w:color w:val="auto"/>
        </w:rPr>
      </w:pPr>
      <w:del w:id="492" w:author="Haider Alhabibi" w:date="2022-02-17T16:57:00Z">
        <w:r w:rsidRPr="00B54641" w:rsidDel="00B54641">
          <w:rPr>
            <w:noProof/>
          </w:rPr>
          <w:delText>2.3</w:delText>
        </w:r>
        <w:r w:rsidRPr="0024633A" w:rsidDel="00B54641">
          <w:rPr>
            <w:rFonts w:eastAsiaTheme="minorEastAsia"/>
            <w:noProof/>
            <w:color w:val="auto"/>
          </w:rPr>
          <w:tab/>
        </w:r>
        <w:r w:rsidRPr="00B54641" w:rsidDel="00B54641">
          <w:rPr>
            <w:noProof/>
          </w:rPr>
          <w:delText>RG Versioning Procedures:</w:delText>
        </w:r>
        <w:r w:rsidRPr="0024633A" w:rsidDel="00B54641">
          <w:rPr>
            <w:noProof/>
            <w:webHidden/>
          </w:rPr>
          <w:tab/>
        </w:r>
        <w:r w:rsidR="00FB257E" w:rsidDel="00B54641">
          <w:rPr>
            <w:noProof/>
            <w:webHidden/>
          </w:rPr>
          <w:delText>5</w:delText>
        </w:r>
      </w:del>
    </w:p>
    <w:p w14:paraId="569912FE" w14:textId="587D25E9" w:rsidR="0077223E" w:rsidRPr="0024633A" w:rsidDel="00B54641" w:rsidRDefault="0077223E" w:rsidP="00914172">
      <w:pPr>
        <w:pStyle w:val="TOC3"/>
        <w:rPr>
          <w:del w:id="493" w:author="Haider Alhabibi" w:date="2022-02-17T16:57:00Z"/>
          <w:rFonts w:eastAsiaTheme="minorEastAsia"/>
          <w:color w:val="auto"/>
        </w:rPr>
      </w:pPr>
      <w:del w:id="494" w:author="Haider Alhabibi" w:date="2022-02-17T16:57:00Z">
        <w:r w:rsidRPr="00B54641" w:rsidDel="00B54641">
          <w:delText>2.3.1</w:delText>
        </w:r>
        <w:r w:rsidRPr="0024633A" w:rsidDel="00B54641">
          <w:rPr>
            <w:rFonts w:eastAsiaTheme="minorEastAsia"/>
            <w:color w:val="auto"/>
          </w:rPr>
          <w:tab/>
        </w:r>
        <w:r w:rsidRPr="00B54641" w:rsidDel="00B54641">
          <w:delText>Version Scope and Numbering Convention</w:delText>
        </w:r>
        <w:r w:rsidRPr="0024633A" w:rsidDel="00B54641">
          <w:rPr>
            <w:webHidden/>
          </w:rPr>
          <w:tab/>
        </w:r>
        <w:r w:rsidR="00FB257E" w:rsidDel="00B54641">
          <w:rPr>
            <w:webHidden/>
          </w:rPr>
          <w:delText>6</w:delText>
        </w:r>
      </w:del>
    </w:p>
    <w:p w14:paraId="497A7829" w14:textId="40DA6DB2" w:rsidR="0077223E" w:rsidRPr="0024633A" w:rsidDel="00B54641" w:rsidRDefault="0077223E" w:rsidP="00914172">
      <w:pPr>
        <w:pStyle w:val="TOC3"/>
        <w:rPr>
          <w:del w:id="495" w:author="Haider Alhabibi" w:date="2022-02-17T16:57:00Z"/>
          <w:rFonts w:eastAsiaTheme="minorEastAsia"/>
          <w:color w:val="auto"/>
        </w:rPr>
      </w:pPr>
      <w:del w:id="496" w:author="Haider Alhabibi" w:date="2022-02-17T16:57:00Z">
        <w:r w:rsidRPr="00B54641" w:rsidDel="00B54641">
          <w:delText>2.3.2</w:delText>
        </w:r>
        <w:r w:rsidRPr="0024633A" w:rsidDel="00B54641">
          <w:rPr>
            <w:rFonts w:eastAsiaTheme="minorEastAsia"/>
            <w:color w:val="auto"/>
          </w:rPr>
          <w:tab/>
        </w:r>
        <w:r w:rsidRPr="00B54641" w:rsidDel="00B54641">
          <w:delText>Version Development Stage</w:delText>
        </w:r>
        <w:r w:rsidRPr="0024633A" w:rsidDel="00B54641">
          <w:rPr>
            <w:webHidden/>
          </w:rPr>
          <w:tab/>
        </w:r>
        <w:r w:rsidR="00FB257E" w:rsidDel="00B54641">
          <w:rPr>
            <w:webHidden/>
          </w:rPr>
          <w:delText>7</w:delText>
        </w:r>
      </w:del>
    </w:p>
    <w:p w14:paraId="7A608738" w14:textId="2BC16C57" w:rsidR="0077223E" w:rsidRPr="0024633A" w:rsidDel="00B54641" w:rsidRDefault="0077223E" w:rsidP="00914172">
      <w:pPr>
        <w:pStyle w:val="TOC3"/>
        <w:rPr>
          <w:del w:id="497" w:author="Haider Alhabibi" w:date="2022-02-17T16:57:00Z"/>
          <w:rFonts w:eastAsiaTheme="minorEastAsia"/>
          <w:color w:val="auto"/>
        </w:rPr>
      </w:pPr>
      <w:del w:id="498" w:author="Haider Alhabibi" w:date="2022-02-17T16:57:00Z">
        <w:r w:rsidRPr="00B54641" w:rsidDel="00B54641">
          <w:delText>2.3.3</w:delText>
        </w:r>
        <w:r w:rsidRPr="0024633A" w:rsidDel="00B54641">
          <w:rPr>
            <w:rFonts w:eastAsiaTheme="minorEastAsia"/>
            <w:color w:val="auto"/>
          </w:rPr>
          <w:tab/>
        </w:r>
        <w:r w:rsidRPr="00B54641" w:rsidDel="00B54641">
          <w:delText>Version Testing Stage</w:delText>
        </w:r>
        <w:r w:rsidRPr="0024633A" w:rsidDel="00B54641">
          <w:rPr>
            <w:webHidden/>
          </w:rPr>
          <w:tab/>
        </w:r>
        <w:r w:rsidR="00FB257E" w:rsidDel="00B54641">
          <w:rPr>
            <w:webHidden/>
          </w:rPr>
          <w:delText>8</w:delText>
        </w:r>
      </w:del>
    </w:p>
    <w:p w14:paraId="643076BD" w14:textId="2FB5DD92" w:rsidR="0077223E" w:rsidRPr="0024633A" w:rsidDel="00B54641" w:rsidRDefault="0077223E" w:rsidP="00914172">
      <w:pPr>
        <w:pStyle w:val="TOC3"/>
        <w:rPr>
          <w:del w:id="499" w:author="Haider Alhabibi" w:date="2022-02-17T16:57:00Z"/>
          <w:rFonts w:eastAsiaTheme="minorEastAsia"/>
          <w:color w:val="auto"/>
        </w:rPr>
      </w:pPr>
      <w:del w:id="500" w:author="Haider Alhabibi" w:date="2022-02-17T16:57:00Z">
        <w:r w:rsidRPr="00B54641" w:rsidDel="00B54641">
          <w:delText>2.3.4</w:delText>
        </w:r>
        <w:r w:rsidRPr="0024633A" w:rsidDel="00B54641">
          <w:rPr>
            <w:rFonts w:eastAsiaTheme="minorEastAsia"/>
            <w:color w:val="auto"/>
          </w:rPr>
          <w:tab/>
        </w:r>
        <w:r w:rsidRPr="00B54641" w:rsidDel="00B54641">
          <w:delText>Version Deployment to Production Stage</w:delText>
        </w:r>
        <w:r w:rsidRPr="0024633A" w:rsidDel="00B54641">
          <w:rPr>
            <w:webHidden/>
          </w:rPr>
          <w:tab/>
        </w:r>
        <w:r w:rsidR="00FB257E" w:rsidDel="00B54641">
          <w:rPr>
            <w:webHidden/>
          </w:rPr>
          <w:delText>9</w:delText>
        </w:r>
      </w:del>
    </w:p>
    <w:p w14:paraId="32481331" w14:textId="37FB266B" w:rsidR="0077223E" w:rsidRPr="0024633A" w:rsidDel="00B54641" w:rsidRDefault="0077223E" w:rsidP="00914172">
      <w:pPr>
        <w:pStyle w:val="TOC3"/>
        <w:rPr>
          <w:del w:id="501" w:author="Haider Alhabibi" w:date="2022-02-17T16:57:00Z"/>
          <w:rFonts w:eastAsiaTheme="minorEastAsia"/>
          <w:color w:val="auto"/>
        </w:rPr>
      </w:pPr>
      <w:del w:id="502" w:author="Haider Alhabibi" w:date="2022-02-17T16:57:00Z">
        <w:r w:rsidRPr="00B54641" w:rsidDel="00B54641">
          <w:delText>2.3.5</w:delText>
        </w:r>
        <w:r w:rsidRPr="0024633A" w:rsidDel="00B54641">
          <w:rPr>
            <w:rFonts w:eastAsiaTheme="minorEastAsia"/>
            <w:color w:val="auto"/>
          </w:rPr>
          <w:tab/>
        </w:r>
        <w:r w:rsidRPr="00B54641" w:rsidDel="00B54641">
          <w:delText>Urgent or Emergency "Patch" Modifications to RG Versioning Procedures</w:delText>
        </w:r>
        <w:r w:rsidRPr="0024633A" w:rsidDel="00B54641">
          <w:rPr>
            <w:webHidden/>
          </w:rPr>
          <w:tab/>
        </w:r>
        <w:r w:rsidR="00FB257E" w:rsidDel="00B54641">
          <w:rPr>
            <w:webHidden/>
          </w:rPr>
          <w:delText>9</w:delText>
        </w:r>
      </w:del>
    </w:p>
    <w:p w14:paraId="1215132C" w14:textId="1DE221BC" w:rsidR="0077223E" w:rsidRPr="0024633A" w:rsidDel="00B54641" w:rsidRDefault="0077223E">
      <w:pPr>
        <w:pStyle w:val="TOC4"/>
        <w:tabs>
          <w:tab w:val="left" w:pos="1600"/>
        </w:tabs>
        <w:rPr>
          <w:del w:id="503" w:author="Haider Alhabibi" w:date="2022-02-17T16:57:00Z"/>
          <w:rFonts w:ascii="Tahoma" w:eastAsiaTheme="minorEastAsia" w:hAnsi="Tahoma" w:cs="Tahoma"/>
          <w:noProof/>
          <w:color w:val="auto"/>
          <w:sz w:val="24"/>
          <w:szCs w:val="24"/>
        </w:rPr>
      </w:pPr>
      <w:del w:id="504" w:author="Haider Alhabibi" w:date="2022-02-17T16:57:00Z">
        <w:r w:rsidRPr="00B54641" w:rsidDel="00B54641">
          <w:rPr>
            <w:rFonts w:ascii="Tahoma" w:hAnsi="Tahoma" w:cs="Tahoma"/>
            <w:noProof/>
            <w:sz w:val="24"/>
            <w:szCs w:val="24"/>
          </w:rPr>
          <w:delText>2.3.5.1</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Modification of the Scope of a Version in the Development Stage</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10</w:delText>
        </w:r>
      </w:del>
    </w:p>
    <w:p w14:paraId="4D8D46B1" w14:textId="306A896E" w:rsidR="0077223E" w:rsidRPr="0024633A" w:rsidDel="00B54641" w:rsidRDefault="0077223E">
      <w:pPr>
        <w:pStyle w:val="TOC4"/>
        <w:tabs>
          <w:tab w:val="left" w:pos="1600"/>
        </w:tabs>
        <w:rPr>
          <w:del w:id="505" w:author="Haider Alhabibi" w:date="2022-02-17T16:57:00Z"/>
          <w:rFonts w:ascii="Tahoma" w:eastAsiaTheme="minorEastAsia" w:hAnsi="Tahoma" w:cs="Tahoma"/>
          <w:noProof/>
          <w:color w:val="auto"/>
          <w:sz w:val="24"/>
          <w:szCs w:val="24"/>
        </w:rPr>
      </w:pPr>
      <w:del w:id="506" w:author="Haider Alhabibi" w:date="2022-02-17T16:57:00Z">
        <w:r w:rsidRPr="00B54641" w:rsidDel="00B54641">
          <w:rPr>
            <w:rFonts w:ascii="Tahoma" w:hAnsi="Tahoma" w:cs="Tahoma"/>
            <w:noProof/>
            <w:sz w:val="24"/>
            <w:szCs w:val="24"/>
          </w:rPr>
          <w:delText>2.3.5.2</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Modification of the Scope of a Version in the Testing Stage</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10</w:delText>
        </w:r>
      </w:del>
    </w:p>
    <w:p w14:paraId="3FDDC79F" w14:textId="6E762582" w:rsidR="0077223E" w:rsidRPr="0024633A" w:rsidDel="00B54641" w:rsidRDefault="0077223E">
      <w:pPr>
        <w:pStyle w:val="TOC4"/>
        <w:tabs>
          <w:tab w:val="left" w:pos="1600"/>
        </w:tabs>
        <w:rPr>
          <w:del w:id="507" w:author="Haider Alhabibi" w:date="2022-02-17T16:57:00Z"/>
          <w:rFonts w:ascii="Tahoma" w:eastAsiaTheme="minorEastAsia" w:hAnsi="Tahoma" w:cs="Tahoma"/>
          <w:noProof/>
          <w:color w:val="auto"/>
          <w:sz w:val="24"/>
          <w:szCs w:val="24"/>
        </w:rPr>
      </w:pPr>
      <w:del w:id="508" w:author="Haider Alhabibi" w:date="2022-02-17T16:57:00Z">
        <w:r w:rsidRPr="00B54641" w:rsidDel="00B54641">
          <w:rPr>
            <w:rFonts w:ascii="Tahoma" w:hAnsi="Tahoma" w:cs="Tahoma"/>
            <w:noProof/>
            <w:sz w:val="24"/>
            <w:szCs w:val="24"/>
          </w:rPr>
          <w:delText>2.3.5.3</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Deploying an Emergency "Patch" to a Version in the Production Stage</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11</w:delText>
        </w:r>
      </w:del>
    </w:p>
    <w:p w14:paraId="3A3FF801" w14:textId="35714925" w:rsidR="0077223E" w:rsidRPr="0024633A" w:rsidDel="00B54641" w:rsidRDefault="0077223E">
      <w:pPr>
        <w:pStyle w:val="TOC4"/>
        <w:tabs>
          <w:tab w:val="left" w:pos="1600"/>
        </w:tabs>
        <w:rPr>
          <w:del w:id="509" w:author="Haider Alhabibi" w:date="2022-02-17T16:57:00Z"/>
          <w:rFonts w:ascii="Tahoma" w:eastAsiaTheme="minorEastAsia" w:hAnsi="Tahoma" w:cs="Tahoma"/>
          <w:noProof/>
          <w:color w:val="auto"/>
          <w:sz w:val="24"/>
          <w:szCs w:val="24"/>
        </w:rPr>
      </w:pPr>
      <w:del w:id="510" w:author="Haider Alhabibi" w:date="2022-02-17T16:57:00Z">
        <w:r w:rsidRPr="00B54641" w:rsidDel="00B54641">
          <w:rPr>
            <w:rFonts w:ascii="Tahoma" w:hAnsi="Tahoma" w:cs="Tahoma"/>
            <w:noProof/>
            <w:sz w:val="24"/>
            <w:szCs w:val="24"/>
          </w:rPr>
          <w:delText>2.3.5.4</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Patches to RG software</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12</w:delText>
        </w:r>
      </w:del>
    </w:p>
    <w:p w14:paraId="4319FEA7" w14:textId="2427F8BD" w:rsidR="0077223E" w:rsidRPr="0024633A" w:rsidDel="00B54641" w:rsidRDefault="0077223E">
      <w:pPr>
        <w:pStyle w:val="TOC4"/>
        <w:tabs>
          <w:tab w:val="left" w:pos="1600"/>
        </w:tabs>
        <w:rPr>
          <w:del w:id="511" w:author="Haider Alhabibi" w:date="2022-02-17T16:57:00Z"/>
          <w:rFonts w:ascii="Tahoma" w:eastAsiaTheme="minorEastAsia" w:hAnsi="Tahoma" w:cs="Tahoma"/>
          <w:noProof/>
          <w:color w:val="auto"/>
          <w:sz w:val="24"/>
          <w:szCs w:val="24"/>
        </w:rPr>
      </w:pPr>
      <w:del w:id="512" w:author="Haider Alhabibi" w:date="2022-02-17T16:57:00Z">
        <w:r w:rsidRPr="00B54641" w:rsidDel="00B54641">
          <w:rPr>
            <w:rFonts w:ascii="Tahoma" w:hAnsi="Tahoma" w:cs="Tahoma"/>
            <w:noProof/>
            <w:sz w:val="24"/>
            <w:szCs w:val="24"/>
          </w:rPr>
          <w:delText>2.3.5.5</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Patches to Data Registry Software</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12</w:delText>
        </w:r>
      </w:del>
    </w:p>
    <w:p w14:paraId="574B20A9" w14:textId="1B659810" w:rsidR="0077223E" w:rsidRPr="0024633A" w:rsidDel="00B54641" w:rsidRDefault="0077223E" w:rsidP="00672405">
      <w:pPr>
        <w:pStyle w:val="TOC2"/>
        <w:rPr>
          <w:del w:id="513" w:author="Haider Alhabibi" w:date="2022-02-17T16:57:00Z"/>
          <w:rFonts w:eastAsiaTheme="minorEastAsia"/>
          <w:noProof/>
          <w:color w:val="auto"/>
        </w:rPr>
      </w:pPr>
      <w:del w:id="514" w:author="Haider Alhabibi" w:date="2022-02-17T16:57:00Z">
        <w:r w:rsidRPr="00B54641" w:rsidDel="00B54641">
          <w:rPr>
            <w:noProof/>
            <w:lang w:val="fr-FR"/>
          </w:rPr>
          <w:delText>2.4</w:delText>
        </w:r>
        <w:r w:rsidRPr="0024633A" w:rsidDel="00B54641">
          <w:rPr>
            <w:rFonts w:eastAsiaTheme="minorEastAsia"/>
            <w:noProof/>
            <w:color w:val="auto"/>
          </w:rPr>
          <w:tab/>
        </w:r>
        <w:r w:rsidRPr="00B54641" w:rsidDel="00B54641">
          <w:rPr>
            <w:noProof/>
            <w:lang w:val="fr-FR"/>
          </w:rPr>
          <w:delText>Compliance Document Design Files (Appendix A)</w:delText>
        </w:r>
        <w:r w:rsidRPr="0024633A" w:rsidDel="00B54641">
          <w:rPr>
            <w:noProof/>
            <w:webHidden/>
          </w:rPr>
          <w:tab/>
        </w:r>
        <w:r w:rsidR="00FB257E" w:rsidDel="00B54641">
          <w:rPr>
            <w:noProof/>
            <w:webHidden/>
          </w:rPr>
          <w:delText>13</w:delText>
        </w:r>
      </w:del>
    </w:p>
    <w:p w14:paraId="7830E4FC" w14:textId="2407902E" w:rsidR="0077223E" w:rsidRPr="0024633A" w:rsidDel="00B54641" w:rsidRDefault="0077223E" w:rsidP="00914172">
      <w:pPr>
        <w:pStyle w:val="TOC3"/>
        <w:rPr>
          <w:del w:id="515" w:author="Haider Alhabibi" w:date="2022-02-17T16:57:00Z"/>
          <w:rFonts w:eastAsiaTheme="minorEastAsia"/>
          <w:color w:val="auto"/>
        </w:rPr>
      </w:pPr>
      <w:del w:id="516" w:author="Haider Alhabibi" w:date="2022-02-17T16:57:00Z">
        <w:r w:rsidRPr="00B54641" w:rsidDel="00B54641">
          <w:delText>2.4.1</w:delText>
        </w:r>
        <w:r w:rsidRPr="0024633A" w:rsidDel="00B54641">
          <w:rPr>
            <w:rFonts w:eastAsiaTheme="minorEastAsia"/>
            <w:color w:val="auto"/>
          </w:rPr>
          <w:tab/>
        </w:r>
        <w:r w:rsidRPr="00B54641" w:rsidDel="00B54641">
          <w:delText>Graphical Layout</w:delText>
        </w:r>
        <w:r w:rsidRPr="0024633A" w:rsidDel="00B54641">
          <w:rPr>
            <w:webHidden/>
          </w:rPr>
          <w:tab/>
        </w:r>
        <w:r w:rsidR="00FB257E" w:rsidDel="00B54641">
          <w:rPr>
            <w:webHidden/>
          </w:rPr>
          <w:delText>14</w:delText>
        </w:r>
      </w:del>
    </w:p>
    <w:p w14:paraId="06CD7F7A" w14:textId="71279BA0" w:rsidR="0077223E" w:rsidRPr="0024633A" w:rsidDel="00B54641" w:rsidRDefault="0077223E" w:rsidP="00914172">
      <w:pPr>
        <w:pStyle w:val="TOC3"/>
        <w:rPr>
          <w:del w:id="517" w:author="Haider Alhabibi" w:date="2022-02-17T16:57:00Z"/>
          <w:rFonts w:eastAsiaTheme="minorEastAsia"/>
          <w:color w:val="auto"/>
        </w:rPr>
      </w:pPr>
      <w:del w:id="518" w:author="Haider Alhabibi" w:date="2022-02-17T16:57:00Z">
        <w:r w:rsidRPr="00B54641" w:rsidDel="00B54641">
          <w:delText>2.4.2</w:delText>
        </w:r>
        <w:r w:rsidRPr="0024633A" w:rsidDel="00B54641">
          <w:rPr>
            <w:rFonts w:eastAsiaTheme="minorEastAsia"/>
            <w:color w:val="auto"/>
          </w:rPr>
          <w:tab/>
        </w:r>
        <w:r w:rsidRPr="00B54641" w:rsidDel="00B54641">
          <w:delText>User Instructions</w:delText>
        </w:r>
        <w:r w:rsidRPr="0024633A" w:rsidDel="00B54641">
          <w:rPr>
            <w:webHidden/>
          </w:rPr>
          <w:tab/>
        </w:r>
        <w:r w:rsidR="00FB257E" w:rsidDel="00B54641">
          <w:rPr>
            <w:webHidden/>
          </w:rPr>
          <w:delText>14</w:delText>
        </w:r>
      </w:del>
    </w:p>
    <w:p w14:paraId="14A01C67" w14:textId="4C564086" w:rsidR="0077223E" w:rsidRPr="0024633A" w:rsidDel="00B54641" w:rsidRDefault="0077223E" w:rsidP="00914172">
      <w:pPr>
        <w:pStyle w:val="TOC3"/>
        <w:rPr>
          <w:del w:id="519" w:author="Haider Alhabibi" w:date="2022-02-17T16:57:00Z"/>
          <w:rFonts w:eastAsiaTheme="minorEastAsia"/>
          <w:color w:val="auto"/>
        </w:rPr>
      </w:pPr>
      <w:del w:id="520" w:author="Haider Alhabibi" w:date="2022-02-17T16:57:00Z">
        <w:r w:rsidRPr="00B54641" w:rsidDel="00B54641">
          <w:delText>2.4.3</w:delText>
        </w:r>
        <w:r w:rsidRPr="0024633A" w:rsidDel="00B54641">
          <w:rPr>
            <w:rFonts w:eastAsiaTheme="minorEastAsia"/>
            <w:color w:val="auto"/>
          </w:rPr>
          <w:tab/>
        </w:r>
        <w:r w:rsidRPr="00B54641" w:rsidDel="00B54641">
          <w:delText>Data Field Definitions and Calculations (Pseudocode)</w:delText>
        </w:r>
        <w:r w:rsidRPr="0024633A" w:rsidDel="00B54641">
          <w:rPr>
            <w:webHidden/>
          </w:rPr>
          <w:tab/>
        </w:r>
        <w:r w:rsidR="00FB257E" w:rsidDel="00B54641">
          <w:rPr>
            <w:webHidden/>
          </w:rPr>
          <w:delText>14</w:delText>
        </w:r>
      </w:del>
    </w:p>
    <w:p w14:paraId="5D6E4DEB" w14:textId="4D08404D" w:rsidR="0077223E" w:rsidRPr="0024633A" w:rsidDel="00B54641" w:rsidRDefault="0077223E" w:rsidP="00914172">
      <w:pPr>
        <w:pStyle w:val="TOC3"/>
        <w:rPr>
          <w:del w:id="521" w:author="Haider Alhabibi" w:date="2022-02-17T16:57:00Z"/>
          <w:rFonts w:eastAsiaTheme="minorEastAsia"/>
          <w:color w:val="auto"/>
        </w:rPr>
      </w:pPr>
      <w:del w:id="522" w:author="Haider Alhabibi" w:date="2022-02-17T16:57:00Z">
        <w:r w:rsidRPr="00B54641" w:rsidDel="00B54641">
          <w:delText>2.4.4</w:delText>
        </w:r>
        <w:r w:rsidRPr="0024633A" w:rsidDel="00B54641">
          <w:rPr>
            <w:rFonts w:eastAsiaTheme="minorEastAsia"/>
            <w:color w:val="auto"/>
          </w:rPr>
          <w:tab/>
        </w:r>
        <w:r w:rsidRPr="00B54641" w:rsidDel="00B54641">
          <w:delText>Versioning</w:delText>
        </w:r>
        <w:r w:rsidRPr="0024633A" w:rsidDel="00B54641">
          <w:rPr>
            <w:webHidden/>
          </w:rPr>
          <w:tab/>
        </w:r>
        <w:r w:rsidR="00FB257E" w:rsidDel="00B54641">
          <w:rPr>
            <w:webHidden/>
          </w:rPr>
          <w:delText>14</w:delText>
        </w:r>
      </w:del>
    </w:p>
    <w:p w14:paraId="6BB01A8B" w14:textId="7A394F5C" w:rsidR="0077223E" w:rsidRPr="0024633A" w:rsidDel="00B54641" w:rsidRDefault="0077223E" w:rsidP="00672405">
      <w:pPr>
        <w:pStyle w:val="TOC2"/>
        <w:rPr>
          <w:del w:id="523" w:author="Haider Alhabibi" w:date="2022-02-17T16:57:00Z"/>
          <w:rFonts w:eastAsiaTheme="minorEastAsia"/>
          <w:noProof/>
          <w:color w:val="auto"/>
        </w:rPr>
      </w:pPr>
      <w:del w:id="524" w:author="Haider Alhabibi" w:date="2022-02-17T16:57:00Z">
        <w:r w:rsidRPr="00B54641" w:rsidDel="00B54641">
          <w:rPr>
            <w:noProof/>
          </w:rPr>
          <w:delText>2.5</w:delText>
        </w:r>
        <w:r w:rsidRPr="0024633A" w:rsidDel="00B54641">
          <w:rPr>
            <w:rFonts w:eastAsiaTheme="minorEastAsia"/>
            <w:noProof/>
            <w:color w:val="auto"/>
          </w:rPr>
          <w:tab/>
        </w:r>
        <w:r w:rsidRPr="00B54641" w:rsidDel="00B54641">
          <w:rPr>
            <w:noProof/>
          </w:rPr>
          <w:delText>Compliance Document XML Schemas (XSD) (Appendix B)</w:delText>
        </w:r>
        <w:r w:rsidRPr="0024633A" w:rsidDel="00B54641">
          <w:rPr>
            <w:noProof/>
            <w:webHidden/>
          </w:rPr>
          <w:tab/>
        </w:r>
        <w:r w:rsidR="00FB257E" w:rsidDel="00B54641">
          <w:rPr>
            <w:noProof/>
            <w:webHidden/>
          </w:rPr>
          <w:delText>15</w:delText>
        </w:r>
      </w:del>
    </w:p>
    <w:p w14:paraId="5DF72F18" w14:textId="6563F176" w:rsidR="0077223E" w:rsidRPr="0024633A" w:rsidDel="00B54641" w:rsidRDefault="0077223E" w:rsidP="00914172">
      <w:pPr>
        <w:pStyle w:val="TOC3"/>
        <w:rPr>
          <w:del w:id="525" w:author="Haider Alhabibi" w:date="2022-02-17T16:57:00Z"/>
          <w:rFonts w:eastAsiaTheme="minorEastAsia"/>
          <w:color w:val="auto"/>
        </w:rPr>
      </w:pPr>
      <w:del w:id="526" w:author="Haider Alhabibi" w:date="2022-02-17T16:57:00Z">
        <w:r w:rsidRPr="00B54641" w:rsidDel="00B54641">
          <w:delText>2.5.1</w:delText>
        </w:r>
        <w:r w:rsidRPr="0024633A" w:rsidDel="00B54641">
          <w:rPr>
            <w:rFonts w:eastAsiaTheme="minorEastAsia"/>
            <w:color w:val="auto"/>
          </w:rPr>
          <w:tab/>
        </w:r>
        <w:r w:rsidRPr="00B54641" w:rsidDel="00B54641">
          <w:delText>SharePoint Schema Lists</w:delText>
        </w:r>
        <w:r w:rsidRPr="0024633A" w:rsidDel="00B54641">
          <w:rPr>
            <w:webHidden/>
          </w:rPr>
          <w:tab/>
        </w:r>
      </w:del>
      <w:ins w:id="527" w:author="Author">
        <w:del w:id="528" w:author="Haider Alhabibi" w:date="2022-02-17T16:57:00Z">
          <w:r w:rsidR="00FB257E" w:rsidDel="00B54641">
            <w:rPr>
              <w:webHidden/>
            </w:rPr>
            <w:delText>16</w:delText>
          </w:r>
        </w:del>
      </w:ins>
      <w:del w:id="529" w:author="Haider Alhabibi" w:date="2022-02-17T16:57:00Z">
        <w:r w:rsidR="002915AD" w:rsidDel="00B54641">
          <w:rPr>
            <w:webHidden/>
          </w:rPr>
          <w:delText>15</w:delText>
        </w:r>
      </w:del>
    </w:p>
    <w:p w14:paraId="6ED69B6F" w14:textId="03F28C96" w:rsidR="0077223E" w:rsidRPr="0024633A" w:rsidDel="00B54641" w:rsidRDefault="0077223E">
      <w:pPr>
        <w:pStyle w:val="TOC4"/>
        <w:tabs>
          <w:tab w:val="left" w:pos="1600"/>
        </w:tabs>
        <w:rPr>
          <w:del w:id="530" w:author="Haider Alhabibi" w:date="2022-02-17T16:57:00Z"/>
          <w:rFonts w:ascii="Tahoma" w:eastAsiaTheme="minorEastAsia" w:hAnsi="Tahoma" w:cs="Tahoma"/>
          <w:noProof/>
          <w:color w:val="auto"/>
          <w:sz w:val="24"/>
          <w:szCs w:val="24"/>
        </w:rPr>
      </w:pPr>
      <w:del w:id="531" w:author="Haider Alhabibi" w:date="2022-02-17T16:57:00Z">
        <w:r w:rsidRPr="00B54641" w:rsidDel="00B54641">
          <w:rPr>
            <w:rFonts w:ascii="Tahoma" w:hAnsi="Tahoma" w:cs="Tahoma"/>
            <w:noProof/>
            <w:sz w:val="24"/>
            <w:szCs w:val="24"/>
          </w:rPr>
          <w:delText>2.5.1.1</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Purpose</w:delText>
        </w:r>
        <w:r w:rsidRPr="0024633A" w:rsidDel="00B54641">
          <w:rPr>
            <w:rFonts w:ascii="Tahoma" w:hAnsi="Tahoma" w:cs="Tahoma"/>
            <w:noProof/>
            <w:webHidden/>
            <w:sz w:val="24"/>
            <w:szCs w:val="24"/>
          </w:rPr>
          <w:tab/>
        </w:r>
      </w:del>
      <w:ins w:id="532" w:author="Author">
        <w:del w:id="533" w:author="Haider Alhabibi" w:date="2022-02-17T16:57:00Z">
          <w:r w:rsidR="00FB257E" w:rsidDel="00B54641">
            <w:rPr>
              <w:rFonts w:ascii="Tahoma" w:hAnsi="Tahoma" w:cs="Tahoma"/>
              <w:noProof/>
              <w:webHidden/>
              <w:sz w:val="24"/>
              <w:szCs w:val="24"/>
            </w:rPr>
            <w:delText>16</w:delText>
          </w:r>
        </w:del>
      </w:ins>
      <w:del w:id="534" w:author="Haider Alhabibi" w:date="2022-02-17T16:57:00Z">
        <w:r w:rsidR="002915AD" w:rsidDel="00B54641">
          <w:rPr>
            <w:rFonts w:ascii="Tahoma" w:hAnsi="Tahoma" w:cs="Tahoma"/>
            <w:noProof/>
            <w:webHidden/>
            <w:sz w:val="24"/>
            <w:szCs w:val="24"/>
          </w:rPr>
          <w:delText>15</w:delText>
        </w:r>
      </w:del>
    </w:p>
    <w:p w14:paraId="3A15EADC" w14:textId="6E8EA9D0" w:rsidR="0077223E" w:rsidRPr="0024633A" w:rsidDel="00B54641" w:rsidRDefault="0077223E">
      <w:pPr>
        <w:pStyle w:val="TOC4"/>
        <w:tabs>
          <w:tab w:val="left" w:pos="1600"/>
        </w:tabs>
        <w:rPr>
          <w:del w:id="535" w:author="Haider Alhabibi" w:date="2022-02-17T16:57:00Z"/>
          <w:rFonts w:ascii="Tahoma" w:eastAsiaTheme="minorEastAsia" w:hAnsi="Tahoma" w:cs="Tahoma"/>
          <w:noProof/>
          <w:color w:val="auto"/>
          <w:sz w:val="24"/>
          <w:szCs w:val="24"/>
        </w:rPr>
      </w:pPr>
      <w:del w:id="536" w:author="Haider Alhabibi" w:date="2022-02-17T16:57:00Z">
        <w:r w:rsidRPr="00B54641" w:rsidDel="00B54641">
          <w:rPr>
            <w:rFonts w:ascii="Tahoma" w:hAnsi="Tahoma" w:cs="Tahoma"/>
            <w:noProof/>
            <w:sz w:val="24"/>
            <w:szCs w:val="24"/>
          </w:rPr>
          <w:delText>2.5.1.2</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Versioning</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16</w:delText>
        </w:r>
      </w:del>
    </w:p>
    <w:p w14:paraId="75DFC55F" w14:textId="3164A73B" w:rsidR="0077223E" w:rsidRPr="0024633A" w:rsidDel="00B54641" w:rsidRDefault="0077223E" w:rsidP="00914172">
      <w:pPr>
        <w:pStyle w:val="TOC3"/>
        <w:rPr>
          <w:del w:id="537" w:author="Haider Alhabibi" w:date="2022-02-17T16:57:00Z"/>
          <w:rFonts w:eastAsiaTheme="minorEastAsia"/>
          <w:color w:val="auto"/>
        </w:rPr>
      </w:pPr>
      <w:del w:id="538" w:author="Haider Alhabibi" w:date="2022-02-17T16:57:00Z">
        <w:r w:rsidRPr="00B54641" w:rsidDel="00B54641">
          <w:delText>2.5.2</w:delText>
        </w:r>
        <w:r w:rsidRPr="0024633A" w:rsidDel="00B54641">
          <w:rPr>
            <w:rFonts w:eastAsiaTheme="minorEastAsia"/>
            <w:color w:val="auto"/>
          </w:rPr>
          <w:tab/>
        </w:r>
        <w:r w:rsidRPr="00B54641" w:rsidDel="00B54641">
          <w:delText>Schema Generation Microsoft Excel Workbooks and Macros</w:delText>
        </w:r>
        <w:r w:rsidRPr="0024633A" w:rsidDel="00B54641">
          <w:rPr>
            <w:webHidden/>
          </w:rPr>
          <w:tab/>
        </w:r>
        <w:r w:rsidR="00FB257E" w:rsidDel="00B54641">
          <w:rPr>
            <w:webHidden/>
          </w:rPr>
          <w:delText>16</w:delText>
        </w:r>
      </w:del>
    </w:p>
    <w:p w14:paraId="24A3CA58" w14:textId="6EA23E2B" w:rsidR="0077223E" w:rsidRPr="0024633A" w:rsidDel="00B54641" w:rsidRDefault="0077223E">
      <w:pPr>
        <w:pStyle w:val="TOC4"/>
        <w:tabs>
          <w:tab w:val="left" w:pos="1600"/>
        </w:tabs>
        <w:rPr>
          <w:del w:id="539" w:author="Haider Alhabibi" w:date="2022-02-17T16:57:00Z"/>
          <w:rFonts w:ascii="Tahoma" w:eastAsiaTheme="minorEastAsia" w:hAnsi="Tahoma" w:cs="Tahoma"/>
          <w:noProof/>
          <w:color w:val="auto"/>
          <w:sz w:val="24"/>
          <w:szCs w:val="24"/>
        </w:rPr>
      </w:pPr>
      <w:del w:id="540" w:author="Haider Alhabibi" w:date="2022-02-17T16:57:00Z">
        <w:r w:rsidRPr="00B54641" w:rsidDel="00B54641">
          <w:rPr>
            <w:rFonts w:ascii="Tahoma" w:hAnsi="Tahoma" w:cs="Tahoma"/>
            <w:noProof/>
            <w:sz w:val="24"/>
            <w:szCs w:val="24"/>
          </w:rPr>
          <w:delText>2.5.2.1</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Purpose</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16</w:delText>
        </w:r>
      </w:del>
    </w:p>
    <w:p w14:paraId="3A965D1F" w14:textId="7056E2DE" w:rsidR="0077223E" w:rsidRPr="0024633A" w:rsidDel="00B54641" w:rsidRDefault="0077223E">
      <w:pPr>
        <w:pStyle w:val="TOC4"/>
        <w:tabs>
          <w:tab w:val="left" w:pos="1600"/>
        </w:tabs>
        <w:rPr>
          <w:del w:id="541" w:author="Haider Alhabibi" w:date="2022-02-17T16:57:00Z"/>
          <w:rFonts w:ascii="Tahoma" w:eastAsiaTheme="minorEastAsia" w:hAnsi="Tahoma" w:cs="Tahoma"/>
          <w:noProof/>
          <w:color w:val="auto"/>
          <w:sz w:val="24"/>
          <w:szCs w:val="24"/>
        </w:rPr>
      </w:pPr>
      <w:del w:id="542" w:author="Haider Alhabibi" w:date="2022-02-17T16:57:00Z">
        <w:r w:rsidRPr="00B54641" w:rsidDel="00B54641">
          <w:rPr>
            <w:rFonts w:ascii="Tahoma" w:hAnsi="Tahoma" w:cs="Tahoma"/>
            <w:noProof/>
            <w:sz w:val="24"/>
            <w:szCs w:val="24"/>
          </w:rPr>
          <w:delText>2.5.2.2</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Versioning</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16</w:delText>
        </w:r>
      </w:del>
    </w:p>
    <w:p w14:paraId="357F4F38" w14:textId="5356BF42" w:rsidR="0077223E" w:rsidRPr="0024633A" w:rsidDel="00B54641" w:rsidRDefault="0077223E" w:rsidP="00914172">
      <w:pPr>
        <w:pStyle w:val="TOC3"/>
        <w:rPr>
          <w:del w:id="543" w:author="Haider Alhabibi" w:date="2022-02-17T16:57:00Z"/>
          <w:rFonts w:eastAsiaTheme="minorEastAsia"/>
          <w:color w:val="auto"/>
        </w:rPr>
      </w:pPr>
      <w:del w:id="544" w:author="Haider Alhabibi" w:date="2022-02-17T16:57:00Z">
        <w:r w:rsidRPr="00B54641" w:rsidDel="00B54641">
          <w:delText>2.5.3</w:delText>
        </w:r>
        <w:r w:rsidRPr="0024633A" w:rsidDel="00B54641">
          <w:rPr>
            <w:rFonts w:eastAsiaTheme="minorEastAsia"/>
            <w:color w:val="auto"/>
          </w:rPr>
          <w:tab/>
        </w:r>
        <w:r w:rsidRPr="00B54641" w:rsidDel="00B54641">
          <w:delText>XML Schemas for SDD Base Set and Compliance Document Schemas</w:delText>
        </w:r>
        <w:r w:rsidRPr="0024633A" w:rsidDel="00B54641">
          <w:rPr>
            <w:webHidden/>
          </w:rPr>
          <w:tab/>
        </w:r>
        <w:r w:rsidR="00FB257E" w:rsidDel="00B54641">
          <w:rPr>
            <w:webHidden/>
          </w:rPr>
          <w:delText>16</w:delText>
        </w:r>
      </w:del>
    </w:p>
    <w:p w14:paraId="700EF2D4" w14:textId="76616D8C" w:rsidR="0077223E" w:rsidRPr="0024633A" w:rsidDel="00B54641" w:rsidRDefault="0077223E">
      <w:pPr>
        <w:pStyle w:val="TOC4"/>
        <w:tabs>
          <w:tab w:val="left" w:pos="1600"/>
        </w:tabs>
        <w:rPr>
          <w:del w:id="545" w:author="Haider Alhabibi" w:date="2022-02-17T16:57:00Z"/>
          <w:rFonts w:ascii="Tahoma" w:eastAsiaTheme="minorEastAsia" w:hAnsi="Tahoma" w:cs="Tahoma"/>
          <w:noProof/>
          <w:color w:val="auto"/>
          <w:sz w:val="24"/>
          <w:szCs w:val="24"/>
        </w:rPr>
      </w:pPr>
      <w:del w:id="546" w:author="Haider Alhabibi" w:date="2022-02-17T16:57:00Z">
        <w:r w:rsidRPr="00B54641" w:rsidDel="00B54641">
          <w:rPr>
            <w:rFonts w:ascii="Tahoma" w:hAnsi="Tahoma" w:cs="Tahoma"/>
            <w:noProof/>
            <w:sz w:val="24"/>
            <w:szCs w:val="24"/>
          </w:rPr>
          <w:delText>2.5.3.1</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Purpose</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16</w:delText>
        </w:r>
      </w:del>
    </w:p>
    <w:p w14:paraId="0886A6E8" w14:textId="34973E51" w:rsidR="0077223E" w:rsidRPr="0024633A" w:rsidDel="00B54641" w:rsidRDefault="0077223E">
      <w:pPr>
        <w:pStyle w:val="TOC4"/>
        <w:tabs>
          <w:tab w:val="left" w:pos="1600"/>
        </w:tabs>
        <w:rPr>
          <w:del w:id="547" w:author="Haider Alhabibi" w:date="2022-02-17T16:57:00Z"/>
          <w:rFonts w:ascii="Tahoma" w:eastAsiaTheme="minorEastAsia" w:hAnsi="Tahoma" w:cs="Tahoma"/>
          <w:noProof/>
          <w:color w:val="auto"/>
          <w:sz w:val="24"/>
          <w:szCs w:val="24"/>
        </w:rPr>
      </w:pPr>
      <w:del w:id="548" w:author="Haider Alhabibi" w:date="2022-02-17T16:57:00Z">
        <w:r w:rsidRPr="00B54641" w:rsidDel="00B54641">
          <w:rPr>
            <w:rFonts w:ascii="Tahoma" w:hAnsi="Tahoma" w:cs="Tahoma"/>
            <w:noProof/>
            <w:sz w:val="24"/>
            <w:szCs w:val="24"/>
          </w:rPr>
          <w:delText>2.5.3.2</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XML Schema Version Attribute</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17</w:delText>
        </w:r>
      </w:del>
    </w:p>
    <w:p w14:paraId="30BDB75F" w14:textId="485C9B59" w:rsidR="0077223E" w:rsidRPr="0024633A" w:rsidDel="00B54641" w:rsidRDefault="0077223E">
      <w:pPr>
        <w:pStyle w:val="TOC4"/>
        <w:tabs>
          <w:tab w:val="left" w:pos="1600"/>
        </w:tabs>
        <w:rPr>
          <w:del w:id="549" w:author="Haider Alhabibi" w:date="2022-02-17T16:57:00Z"/>
          <w:rFonts w:ascii="Tahoma" w:eastAsiaTheme="minorEastAsia" w:hAnsi="Tahoma" w:cs="Tahoma"/>
          <w:noProof/>
          <w:color w:val="auto"/>
          <w:sz w:val="24"/>
          <w:szCs w:val="24"/>
        </w:rPr>
      </w:pPr>
      <w:del w:id="550" w:author="Haider Alhabibi" w:date="2022-02-17T16:57:00Z">
        <w:r w:rsidRPr="00B54641" w:rsidDel="00B54641">
          <w:rPr>
            <w:rFonts w:ascii="Tahoma" w:hAnsi="Tahoma" w:cs="Tahoma"/>
            <w:noProof/>
            <w:sz w:val="24"/>
            <w:szCs w:val="24"/>
          </w:rPr>
          <w:delText>2.5.3.3</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Schema Generation Code Version</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17</w:delText>
        </w:r>
      </w:del>
    </w:p>
    <w:p w14:paraId="79308DFA" w14:textId="306816F2" w:rsidR="0077223E" w:rsidRPr="0024633A" w:rsidDel="00B54641" w:rsidRDefault="0077223E">
      <w:pPr>
        <w:pStyle w:val="TOC4"/>
        <w:tabs>
          <w:tab w:val="left" w:pos="1600"/>
        </w:tabs>
        <w:rPr>
          <w:del w:id="551" w:author="Haider Alhabibi" w:date="2022-02-17T16:57:00Z"/>
          <w:rFonts w:ascii="Tahoma" w:eastAsiaTheme="minorEastAsia" w:hAnsi="Tahoma" w:cs="Tahoma"/>
          <w:noProof/>
          <w:color w:val="auto"/>
          <w:sz w:val="24"/>
          <w:szCs w:val="24"/>
        </w:rPr>
      </w:pPr>
      <w:del w:id="552" w:author="Haider Alhabibi" w:date="2022-02-17T16:57:00Z">
        <w:r w:rsidRPr="00B54641" w:rsidDel="00B54641">
          <w:rPr>
            <w:rFonts w:ascii="Tahoma" w:hAnsi="Tahoma" w:cs="Tahoma"/>
            <w:noProof/>
            <w:sz w:val="24"/>
            <w:szCs w:val="24"/>
          </w:rPr>
          <w:delText>2.5.3.4</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Schema Versioning Procedures</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17</w:delText>
        </w:r>
      </w:del>
    </w:p>
    <w:p w14:paraId="56C3A130" w14:textId="5E7CD294" w:rsidR="0077223E" w:rsidRPr="0024633A" w:rsidDel="00B54641" w:rsidRDefault="0077223E">
      <w:pPr>
        <w:pStyle w:val="TOC4"/>
        <w:tabs>
          <w:tab w:val="left" w:pos="1600"/>
        </w:tabs>
        <w:rPr>
          <w:del w:id="553" w:author="Haider Alhabibi" w:date="2022-02-17T16:57:00Z"/>
          <w:rFonts w:ascii="Tahoma" w:eastAsiaTheme="minorEastAsia" w:hAnsi="Tahoma" w:cs="Tahoma"/>
          <w:noProof/>
          <w:color w:val="auto"/>
          <w:sz w:val="24"/>
          <w:szCs w:val="24"/>
        </w:rPr>
      </w:pPr>
      <w:del w:id="554" w:author="Haider Alhabibi" w:date="2022-02-17T16:57:00Z">
        <w:r w:rsidRPr="00B54641" w:rsidDel="00B54641">
          <w:rPr>
            <w:rFonts w:ascii="Tahoma" w:hAnsi="Tahoma" w:cs="Tahoma"/>
            <w:noProof/>
            <w:sz w:val="24"/>
            <w:szCs w:val="24"/>
          </w:rPr>
          <w:delText>2.5.3.5</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SVN Version Control</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17</w:delText>
        </w:r>
      </w:del>
    </w:p>
    <w:p w14:paraId="2A0B8189" w14:textId="33608DEC" w:rsidR="0077223E" w:rsidRPr="0024633A" w:rsidDel="00B54641" w:rsidRDefault="0077223E" w:rsidP="00914172">
      <w:pPr>
        <w:pStyle w:val="TOC3"/>
        <w:rPr>
          <w:del w:id="555" w:author="Haider Alhabibi" w:date="2022-02-17T16:57:00Z"/>
          <w:rFonts w:eastAsiaTheme="minorEastAsia"/>
          <w:color w:val="auto"/>
        </w:rPr>
      </w:pPr>
      <w:del w:id="556" w:author="Haider Alhabibi" w:date="2022-02-17T16:57:00Z">
        <w:r w:rsidRPr="00B54641" w:rsidDel="00B54641">
          <w:delText>2.5.4</w:delText>
        </w:r>
        <w:r w:rsidRPr="0024633A" w:rsidDel="00B54641">
          <w:rPr>
            <w:rFonts w:eastAsiaTheme="minorEastAsia"/>
            <w:color w:val="auto"/>
          </w:rPr>
          <w:tab/>
        </w:r>
        <w:r w:rsidRPr="00B54641" w:rsidDel="00B54641">
          <w:delText>Policies for Major and Minor Versioning</w:delText>
        </w:r>
        <w:r w:rsidRPr="0024633A" w:rsidDel="00B54641">
          <w:rPr>
            <w:webHidden/>
          </w:rPr>
          <w:tab/>
        </w:r>
      </w:del>
      <w:ins w:id="557" w:author="Author">
        <w:del w:id="558" w:author="Haider Alhabibi" w:date="2022-02-17T16:57:00Z">
          <w:r w:rsidR="00FB257E" w:rsidDel="00B54641">
            <w:rPr>
              <w:webHidden/>
            </w:rPr>
            <w:delText>18</w:delText>
          </w:r>
        </w:del>
      </w:ins>
      <w:del w:id="559" w:author="Haider Alhabibi" w:date="2022-02-17T16:57:00Z">
        <w:r w:rsidR="002915AD" w:rsidDel="00B54641">
          <w:rPr>
            <w:webHidden/>
          </w:rPr>
          <w:delText>17</w:delText>
        </w:r>
      </w:del>
    </w:p>
    <w:p w14:paraId="1675291B" w14:textId="6008302D" w:rsidR="0077223E" w:rsidRPr="0024633A" w:rsidDel="00B54641" w:rsidRDefault="0077223E">
      <w:pPr>
        <w:pStyle w:val="TOC4"/>
        <w:tabs>
          <w:tab w:val="left" w:pos="1600"/>
        </w:tabs>
        <w:rPr>
          <w:del w:id="560" w:author="Haider Alhabibi" w:date="2022-02-17T16:57:00Z"/>
          <w:rFonts w:ascii="Tahoma" w:eastAsiaTheme="minorEastAsia" w:hAnsi="Tahoma" w:cs="Tahoma"/>
          <w:noProof/>
          <w:color w:val="auto"/>
          <w:sz w:val="24"/>
          <w:szCs w:val="24"/>
        </w:rPr>
      </w:pPr>
      <w:del w:id="561" w:author="Haider Alhabibi" w:date="2022-02-17T16:57:00Z">
        <w:r w:rsidRPr="00B54641" w:rsidDel="00B54641">
          <w:rPr>
            <w:rFonts w:ascii="Tahoma" w:hAnsi="Tahoma" w:cs="Tahoma"/>
            <w:noProof/>
            <w:sz w:val="24"/>
            <w:szCs w:val="24"/>
          </w:rPr>
          <w:delText>2.5.4.1</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Major Versioning Policy</w:delText>
        </w:r>
        <w:r w:rsidRPr="0024633A" w:rsidDel="00B54641">
          <w:rPr>
            <w:rFonts w:ascii="Tahoma" w:hAnsi="Tahoma" w:cs="Tahoma"/>
            <w:noProof/>
            <w:webHidden/>
            <w:sz w:val="24"/>
            <w:szCs w:val="24"/>
          </w:rPr>
          <w:tab/>
        </w:r>
      </w:del>
      <w:ins w:id="562" w:author="Author">
        <w:del w:id="563" w:author="Haider Alhabibi" w:date="2022-02-17T16:57:00Z">
          <w:r w:rsidR="00FB257E" w:rsidDel="00B54641">
            <w:rPr>
              <w:rFonts w:ascii="Tahoma" w:hAnsi="Tahoma" w:cs="Tahoma"/>
              <w:noProof/>
              <w:webHidden/>
              <w:sz w:val="24"/>
              <w:szCs w:val="24"/>
            </w:rPr>
            <w:delText>18</w:delText>
          </w:r>
        </w:del>
      </w:ins>
      <w:del w:id="564" w:author="Haider Alhabibi" w:date="2022-02-17T16:57:00Z">
        <w:r w:rsidR="002915AD" w:rsidDel="00B54641">
          <w:rPr>
            <w:rFonts w:ascii="Tahoma" w:hAnsi="Tahoma" w:cs="Tahoma"/>
            <w:noProof/>
            <w:webHidden/>
            <w:sz w:val="24"/>
            <w:szCs w:val="24"/>
          </w:rPr>
          <w:delText>17</w:delText>
        </w:r>
      </w:del>
    </w:p>
    <w:p w14:paraId="27B6BD76" w14:textId="1732A9AF" w:rsidR="0077223E" w:rsidRPr="0024633A" w:rsidDel="00B54641" w:rsidRDefault="0077223E">
      <w:pPr>
        <w:pStyle w:val="TOC4"/>
        <w:tabs>
          <w:tab w:val="left" w:pos="1600"/>
        </w:tabs>
        <w:rPr>
          <w:del w:id="565" w:author="Haider Alhabibi" w:date="2022-02-17T16:57:00Z"/>
          <w:rFonts w:ascii="Tahoma" w:eastAsiaTheme="minorEastAsia" w:hAnsi="Tahoma" w:cs="Tahoma"/>
          <w:noProof/>
          <w:color w:val="auto"/>
          <w:sz w:val="24"/>
          <w:szCs w:val="24"/>
        </w:rPr>
      </w:pPr>
      <w:del w:id="566" w:author="Haider Alhabibi" w:date="2022-02-17T16:57:00Z">
        <w:r w:rsidRPr="00B54641" w:rsidDel="00B54641">
          <w:rPr>
            <w:rFonts w:ascii="Tahoma" w:hAnsi="Tahoma" w:cs="Tahoma"/>
            <w:noProof/>
            <w:sz w:val="24"/>
            <w:szCs w:val="24"/>
          </w:rPr>
          <w:delText>2.5.4.2</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Backward Compatible Minor Version Policy</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18</w:delText>
        </w:r>
      </w:del>
    </w:p>
    <w:p w14:paraId="288F2ABD" w14:textId="1CF18FB1" w:rsidR="0077223E" w:rsidRPr="0024633A" w:rsidDel="00B54641" w:rsidRDefault="0077223E">
      <w:pPr>
        <w:pStyle w:val="TOC4"/>
        <w:tabs>
          <w:tab w:val="left" w:pos="1600"/>
        </w:tabs>
        <w:rPr>
          <w:del w:id="567" w:author="Haider Alhabibi" w:date="2022-02-17T16:57:00Z"/>
          <w:rFonts w:ascii="Tahoma" w:eastAsiaTheme="minorEastAsia" w:hAnsi="Tahoma" w:cs="Tahoma"/>
          <w:noProof/>
          <w:color w:val="auto"/>
          <w:sz w:val="24"/>
          <w:szCs w:val="24"/>
        </w:rPr>
      </w:pPr>
      <w:del w:id="568" w:author="Haider Alhabibi" w:date="2022-02-17T16:57:00Z">
        <w:r w:rsidRPr="00B54641" w:rsidDel="00B54641">
          <w:rPr>
            <w:rFonts w:ascii="Tahoma" w:hAnsi="Tahoma" w:cs="Tahoma"/>
            <w:noProof/>
            <w:sz w:val="24"/>
            <w:szCs w:val="24"/>
          </w:rPr>
          <w:delText>2.5.4.3</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Examples of Backward Compatible Changes to Existing Schemas</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18</w:delText>
        </w:r>
      </w:del>
    </w:p>
    <w:p w14:paraId="17676A75" w14:textId="5F5DE9BB" w:rsidR="0077223E" w:rsidRPr="0024633A" w:rsidDel="00B54641" w:rsidRDefault="0077223E">
      <w:pPr>
        <w:pStyle w:val="TOC4"/>
        <w:tabs>
          <w:tab w:val="left" w:pos="1600"/>
        </w:tabs>
        <w:rPr>
          <w:del w:id="569" w:author="Haider Alhabibi" w:date="2022-02-17T16:57:00Z"/>
          <w:rFonts w:ascii="Tahoma" w:eastAsiaTheme="minorEastAsia" w:hAnsi="Tahoma" w:cs="Tahoma"/>
          <w:noProof/>
          <w:color w:val="auto"/>
          <w:sz w:val="24"/>
          <w:szCs w:val="24"/>
        </w:rPr>
      </w:pPr>
      <w:del w:id="570" w:author="Haider Alhabibi" w:date="2022-02-17T16:57:00Z">
        <w:r w:rsidRPr="00B54641" w:rsidDel="00B54641">
          <w:rPr>
            <w:rFonts w:ascii="Tahoma" w:hAnsi="Tahoma" w:cs="Tahoma"/>
            <w:noProof/>
            <w:sz w:val="24"/>
            <w:szCs w:val="24"/>
          </w:rPr>
          <w:delText>2.5.4.4</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Use Case: Backward Compatible Minor Version Release</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18</w:delText>
        </w:r>
      </w:del>
    </w:p>
    <w:p w14:paraId="756BBD27" w14:textId="3DF053F7" w:rsidR="0077223E" w:rsidRPr="0024633A" w:rsidDel="00B54641" w:rsidRDefault="0077223E">
      <w:pPr>
        <w:pStyle w:val="TOC4"/>
        <w:tabs>
          <w:tab w:val="left" w:pos="1600"/>
        </w:tabs>
        <w:rPr>
          <w:del w:id="571" w:author="Haider Alhabibi" w:date="2022-02-17T16:57:00Z"/>
          <w:rFonts w:ascii="Tahoma" w:eastAsiaTheme="minorEastAsia" w:hAnsi="Tahoma" w:cs="Tahoma"/>
          <w:noProof/>
          <w:color w:val="auto"/>
          <w:sz w:val="24"/>
          <w:szCs w:val="24"/>
        </w:rPr>
      </w:pPr>
      <w:del w:id="572" w:author="Haider Alhabibi" w:date="2022-02-17T16:57:00Z">
        <w:r w:rsidRPr="00B54641" w:rsidDel="00B54641">
          <w:rPr>
            <w:rFonts w:ascii="Tahoma" w:hAnsi="Tahoma" w:cs="Tahoma"/>
            <w:noProof/>
            <w:sz w:val="24"/>
            <w:szCs w:val="24"/>
          </w:rPr>
          <w:delText>2.5.4.5</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Non-Backward Compatible Major Version Policy</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19</w:delText>
        </w:r>
      </w:del>
    </w:p>
    <w:p w14:paraId="41447947" w14:textId="0DAD50A7" w:rsidR="0077223E" w:rsidRPr="0024633A" w:rsidDel="00B54641" w:rsidRDefault="0077223E">
      <w:pPr>
        <w:pStyle w:val="TOC4"/>
        <w:tabs>
          <w:tab w:val="left" w:pos="1600"/>
        </w:tabs>
        <w:rPr>
          <w:del w:id="573" w:author="Haider Alhabibi" w:date="2022-02-17T16:57:00Z"/>
          <w:rFonts w:ascii="Tahoma" w:eastAsiaTheme="minorEastAsia" w:hAnsi="Tahoma" w:cs="Tahoma"/>
          <w:noProof/>
          <w:color w:val="auto"/>
          <w:sz w:val="24"/>
          <w:szCs w:val="24"/>
        </w:rPr>
      </w:pPr>
      <w:del w:id="574" w:author="Haider Alhabibi" w:date="2022-02-17T16:57:00Z">
        <w:r w:rsidRPr="00B54641" w:rsidDel="00B54641">
          <w:rPr>
            <w:rFonts w:ascii="Tahoma" w:hAnsi="Tahoma" w:cs="Tahoma"/>
            <w:noProof/>
            <w:sz w:val="24"/>
            <w:szCs w:val="24"/>
          </w:rPr>
          <w:delText>2.5.4.6</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Issue Severity of Non-backward Compatible Changes</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19</w:delText>
        </w:r>
      </w:del>
    </w:p>
    <w:p w14:paraId="7AED7939" w14:textId="6357E171" w:rsidR="0077223E" w:rsidRPr="0024633A" w:rsidDel="00B54641" w:rsidRDefault="0077223E">
      <w:pPr>
        <w:pStyle w:val="TOC4"/>
        <w:tabs>
          <w:tab w:val="left" w:pos="1600"/>
        </w:tabs>
        <w:rPr>
          <w:del w:id="575" w:author="Haider Alhabibi" w:date="2022-02-17T16:57:00Z"/>
          <w:rFonts w:ascii="Tahoma" w:eastAsiaTheme="minorEastAsia" w:hAnsi="Tahoma" w:cs="Tahoma"/>
          <w:noProof/>
          <w:color w:val="auto"/>
          <w:sz w:val="24"/>
          <w:szCs w:val="24"/>
        </w:rPr>
      </w:pPr>
      <w:del w:id="576" w:author="Haider Alhabibi" w:date="2022-02-17T16:57:00Z">
        <w:r w:rsidRPr="00B54641" w:rsidDel="00B54641">
          <w:rPr>
            <w:rFonts w:ascii="Tahoma" w:hAnsi="Tahoma" w:cs="Tahoma"/>
            <w:noProof/>
            <w:sz w:val="24"/>
            <w:szCs w:val="24"/>
          </w:rPr>
          <w:delText>2.5.4.7</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Disruptiveness of the Non-backward Compatible Change</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19</w:delText>
        </w:r>
      </w:del>
    </w:p>
    <w:p w14:paraId="03507726" w14:textId="54AC263F" w:rsidR="0077223E" w:rsidRPr="0024633A" w:rsidDel="00B54641" w:rsidRDefault="0077223E">
      <w:pPr>
        <w:pStyle w:val="TOC4"/>
        <w:tabs>
          <w:tab w:val="left" w:pos="1600"/>
        </w:tabs>
        <w:rPr>
          <w:del w:id="577" w:author="Haider Alhabibi" w:date="2022-02-17T16:57:00Z"/>
          <w:rFonts w:ascii="Tahoma" w:eastAsiaTheme="minorEastAsia" w:hAnsi="Tahoma" w:cs="Tahoma"/>
          <w:noProof/>
          <w:color w:val="auto"/>
          <w:sz w:val="24"/>
          <w:szCs w:val="24"/>
        </w:rPr>
      </w:pPr>
      <w:del w:id="578" w:author="Haider Alhabibi" w:date="2022-02-17T16:57:00Z">
        <w:r w:rsidRPr="00B54641" w:rsidDel="00B54641">
          <w:rPr>
            <w:rFonts w:ascii="Tahoma" w:hAnsi="Tahoma" w:cs="Tahoma"/>
            <w:noProof/>
            <w:sz w:val="24"/>
            <w:szCs w:val="24"/>
          </w:rPr>
          <w:delText>2.5.4.8</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Examples of Non-backward Compatible Changes</w:delText>
        </w:r>
        <w:r w:rsidRPr="0024633A" w:rsidDel="00B54641">
          <w:rPr>
            <w:rFonts w:ascii="Tahoma" w:hAnsi="Tahoma" w:cs="Tahoma"/>
            <w:noProof/>
            <w:webHidden/>
            <w:sz w:val="24"/>
            <w:szCs w:val="24"/>
          </w:rPr>
          <w:tab/>
        </w:r>
      </w:del>
      <w:ins w:id="579" w:author="Author">
        <w:del w:id="580" w:author="Haider Alhabibi" w:date="2022-02-17T16:57:00Z">
          <w:r w:rsidR="00FB257E" w:rsidDel="00B54641">
            <w:rPr>
              <w:rFonts w:ascii="Tahoma" w:hAnsi="Tahoma" w:cs="Tahoma"/>
              <w:noProof/>
              <w:webHidden/>
              <w:sz w:val="24"/>
              <w:szCs w:val="24"/>
            </w:rPr>
            <w:delText>20</w:delText>
          </w:r>
        </w:del>
      </w:ins>
      <w:del w:id="581" w:author="Haider Alhabibi" w:date="2022-02-17T16:57:00Z">
        <w:r w:rsidR="002915AD" w:rsidDel="00B54641">
          <w:rPr>
            <w:rFonts w:ascii="Tahoma" w:hAnsi="Tahoma" w:cs="Tahoma"/>
            <w:noProof/>
            <w:webHidden/>
            <w:sz w:val="24"/>
            <w:szCs w:val="24"/>
          </w:rPr>
          <w:delText>19</w:delText>
        </w:r>
      </w:del>
    </w:p>
    <w:p w14:paraId="40F78E99" w14:textId="691F1538" w:rsidR="0077223E" w:rsidRPr="0024633A" w:rsidDel="00B54641" w:rsidRDefault="0077223E">
      <w:pPr>
        <w:pStyle w:val="TOC4"/>
        <w:tabs>
          <w:tab w:val="left" w:pos="1600"/>
        </w:tabs>
        <w:rPr>
          <w:del w:id="582" w:author="Haider Alhabibi" w:date="2022-02-17T16:57:00Z"/>
          <w:rFonts w:ascii="Tahoma" w:eastAsiaTheme="minorEastAsia" w:hAnsi="Tahoma" w:cs="Tahoma"/>
          <w:noProof/>
          <w:color w:val="auto"/>
          <w:sz w:val="24"/>
          <w:szCs w:val="24"/>
        </w:rPr>
      </w:pPr>
      <w:del w:id="583" w:author="Haider Alhabibi" w:date="2022-02-17T16:57:00Z">
        <w:r w:rsidRPr="00B54641" w:rsidDel="00B54641">
          <w:rPr>
            <w:rFonts w:ascii="Tahoma" w:hAnsi="Tahoma" w:cs="Tahoma"/>
            <w:noProof/>
            <w:sz w:val="24"/>
            <w:szCs w:val="24"/>
          </w:rPr>
          <w:delText>2.5.4.9</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Use Case: Non-Backward Compatible Major Version Release</w:delText>
        </w:r>
        <w:r w:rsidRPr="0024633A" w:rsidDel="00B54641">
          <w:rPr>
            <w:rFonts w:ascii="Tahoma" w:hAnsi="Tahoma" w:cs="Tahoma"/>
            <w:noProof/>
            <w:webHidden/>
            <w:sz w:val="24"/>
            <w:szCs w:val="24"/>
          </w:rPr>
          <w:tab/>
        </w:r>
        <w:r w:rsidR="00FB257E" w:rsidDel="00B54641">
          <w:rPr>
            <w:rFonts w:ascii="Tahoma" w:hAnsi="Tahoma" w:cs="Tahoma"/>
            <w:noProof/>
            <w:webHidden/>
            <w:sz w:val="24"/>
            <w:szCs w:val="24"/>
          </w:rPr>
          <w:delText>20</w:delText>
        </w:r>
      </w:del>
    </w:p>
    <w:p w14:paraId="74265A59" w14:textId="4CED8415" w:rsidR="0077223E" w:rsidRPr="0024633A" w:rsidDel="00B54641" w:rsidRDefault="0077223E" w:rsidP="00672405">
      <w:pPr>
        <w:pStyle w:val="TOC2"/>
        <w:rPr>
          <w:del w:id="584" w:author="Haider Alhabibi" w:date="2022-02-17T16:57:00Z"/>
          <w:rFonts w:eastAsiaTheme="minorEastAsia"/>
          <w:noProof/>
          <w:color w:val="auto"/>
        </w:rPr>
      </w:pPr>
      <w:del w:id="585" w:author="Haider Alhabibi" w:date="2022-02-17T16:57:00Z">
        <w:r w:rsidRPr="00B54641" w:rsidDel="00B54641">
          <w:rPr>
            <w:noProof/>
          </w:rPr>
          <w:delText>2.6</w:delText>
        </w:r>
        <w:r w:rsidRPr="0024633A" w:rsidDel="00B54641">
          <w:rPr>
            <w:rFonts w:eastAsiaTheme="minorEastAsia"/>
            <w:noProof/>
            <w:color w:val="auto"/>
          </w:rPr>
          <w:tab/>
        </w:r>
        <w:r w:rsidRPr="00B54641" w:rsidDel="00B54641">
          <w:rPr>
            <w:noProof/>
          </w:rPr>
          <w:delText>Compliance Document XSL Templates</w:delText>
        </w:r>
        <w:r w:rsidRPr="0024633A" w:rsidDel="00B54641">
          <w:rPr>
            <w:noProof/>
            <w:webHidden/>
          </w:rPr>
          <w:tab/>
        </w:r>
        <w:r w:rsidR="00FB257E" w:rsidDel="00B54641">
          <w:rPr>
            <w:noProof/>
            <w:webHidden/>
          </w:rPr>
          <w:delText>21</w:delText>
        </w:r>
      </w:del>
    </w:p>
    <w:p w14:paraId="7E650635" w14:textId="577FAA8A" w:rsidR="0077223E" w:rsidRPr="0024633A" w:rsidDel="00B54641" w:rsidRDefault="0077223E">
      <w:pPr>
        <w:pStyle w:val="TOC1"/>
        <w:rPr>
          <w:del w:id="586" w:author="Haider Alhabibi" w:date="2022-02-17T16:57:00Z"/>
          <w:rFonts w:ascii="Tahoma" w:eastAsiaTheme="minorEastAsia" w:hAnsi="Tahoma" w:cs="Tahoma"/>
          <w:b w:val="0"/>
          <w:color w:val="auto"/>
          <w:sz w:val="24"/>
          <w:szCs w:val="24"/>
        </w:rPr>
      </w:pPr>
      <w:del w:id="587" w:author="Haider Alhabibi" w:date="2022-02-17T16:57:00Z">
        <w:r w:rsidRPr="00B54641" w:rsidDel="00B54641">
          <w:rPr>
            <w:rFonts w:ascii="Tahoma" w:hAnsi="Tahoma" w:cs="Tahoma"/>
            <w:sz w:val="24"/>
            <w:szCs w:val="24"/>
          </w:rPr>
          <w:delText>3</w:delText>
        </w:r>
        <w:r w:rsidRPr="0024633A" w:rsidDel="00B54641">
          <w:rPr>
            <w:rFonts w:ascii="Tahoma" w:eastAsiaTheme="minorEastAsia" w:hAnsi="Tahoma" w:cs="Tahoma"/>
            <w:b w:val="0"/>
            <w:color w:val="auto"/>
            <w:sz w:val="24"/>
            <w:szCs w:val="24"/>
          </w:rPr>
          <w:tab/>
        </w:r>
        <w:r w:rsidRPr="00B54641" w:rsidDel="00B54641">
          <w:rPr>
            <w:rFonts w:ascii="Tahoma" w:hAnsi="Tahoma" w:cs="Tahoma"/>
            <w:sz w:val="24"/>
            <w:szCs w:val="24"/>
          </w:rPr>
          <w:delText>Document Registration Processes</w:delText>
        </w:r>
        <w:r w:rsidRPr="0024633A" w:rsidDel="00B54641">
          <w:rPr>
            <w:rFonts w:ascii="Tahoma" w:hAnsi="Tahoma" w:cs="Tahoma"/>
            <w:webHidden/>
            <w:sz w:val="24"/>
            <w:szCs w:val="24"/>
          </w:rPr>
          <w:tab/>
        </w:r>
      </w:del>
      <w:ins w:id="588" w:author="Author">
        <w:del w:id="589" w:author="Haider Alhabibi" w:date="2022-02-17T16:57:00Z">
          <w:r w:rsidR="00FB257E" w:rsidDel="00B54641">
            <w:rPr>
              <w:rFonts w:ascii="Tahoma" w:hAnsi="Tahoma" w:cs="Tahoma"/>
              <w:webHidden/>
              <w:sz w:val="24"/>
              <w:szCs w:val="24"/>
            </w:rPr>
            <w:delText>23</w:delText>
          </w:r>
        </w:del>
      </w:ins>
      <w:del w:id="590" w:author="Haider Alhabibi" w:date="2022-02-17T16:57:00Z">
        <w:r w:rsidR="002915AD" w:rsidDel="00B54641">
          <w:rPr>
            <w:rFonts w:ascii="Tahoma" w:hAnsi="Tahoma" w:cs="Tahoma"/>
            <w:webHidden/>
            <w:sz w:val="24"/>
            <w:szCs w:val="24"/>
          </w:rPr>
          <w:delText>22</w:delText>
        </w:r>
      </w:del>
    </w:p>
    <w:p w14:paraId="04AC2574" w14:textId="7760D77F" w:rsidR="0077223E" w:rsidRPr="0024633A" w:rsidDel="00B54641" w:rsidRDefault="0077223E" w:rsidP="00672405">
      <w:pPr>
        <w:pStyle w:val="TOC2"/>
        <w:rPr>
          <w:del w:id="591" w:author="Haider Alhabibi" w:date="2022-02-17T16:57:00Z"/>
          <w:rFonts w:eastAsiaTheme="minorEastAsia"/>
          <w:noProof/>
          <w:color w:val="auto"/>
        </w:rPr>
      </w:pPr>
      <w:del w:id="592" w:author="Haider Alhabibi" w:date="2022-02-17T16:57:00Z">
        <w:r w:rsidRPr="00B54641" w:rsidDel="00B54641">
          <w:rPr>
            <w:noProof/>
          </w:rPr>
          <w:delText>3.1</w:delText>
        </w:r>
        <w:r w:rsidRPr="0024633A" w:rsidDel="00B54641">
          <w:rPr>
            <w:rFonts w:eastAsiaTheme="minorEastAsia"/>
            <w:noProof/>
            <w:color w:val="auto"/>
          </w:rPr>
          <w:tab/>
        </w:r>
        <w:r w:rsidRPr="00B54641" w:rsidDel="00B54641">
          <w:rPr>
            <w:noProof/>
          </w:rPr>
          <w:delText>Overview</w:delText>
        </w:r>
        <w:r w:rsidRPr="0024633A" w:rsidDel="00B54641">
          <w:rPr>
            <w:noProof/>
            <w:webHidden/>
          </w:rPr>
          <w:tab/>
        </w:r>
      </w:del>
      <w:ins w:id="593" w:author="Author">
        <w:del w:id="594" w:author="Haider Alhabibi" w:date="2022-02-17T16:57:00Z">
          <w:r w:rsidR="00FB257E" w:rsidDel="00B54641">
            <w:rPr>
              <w:noProof/>
              <w:webHidden/>
            </w:rPr>
            <w:delText>23</w:delText>
          </w:r>
        </w:del>
      </w:ins>
      <w:del w:id="595" w:author="Haider Alhabibi" w:date="2022-02-17T16:57:00Z">
        <w:r w:rsidR="002915AD" w:rsidDel="00B54641">
          <w:rPr>
            <w:noProof/>
            <w:webHidden/>
          </w:rPr>
          <w:delText>22</w:delText>
        </w:r>
      </w:del>
    </w:p>
    <w:p w14:paraId="5B2592E7" w14:textId="657BFEAD" w:rsidR="0077223E" w:rsidRPr="0024633A" w:rsidDel="00B54641" w:rsidRDefault="0077223E" w:rsidP="00672405">
      <w:pPr>
        <w:pStyle w:val="TOC2"/>
        <w:rPr>
          <w:del w:id="596" w:author="Haider Alhabibi" w:date="2022-02-17T16:57:00Z"/>
          <w:rFonts w:eastAsiaTheme="minorEastAsia"/>
          <w:noProof/>
          <w:color w:val="auto"/>
        </w:rPr>
      </w:pPr>
      <w:del w:id="597" w:author="Haider Alhabibi" w:date="2022-02-17T16:57:00Z">
        <w:r w:rsidRPr="00B54641" w:rsidDel="00B54641">
          <w:rPr>
            <w:noProof/>
          </w:rPr>
          <w:delText>3.2</w:delText>
        </w:r>
        <w:r w:rsidRPr="0024633A" w:rsidDel="00B54641">
          <w:rPr>
            <w:rFonts w:eastAsiaTheme="minorEastAsia"/>
            <w:noProof/>
            <w:color w:val="auto"/>
          </w:rPr>
          <w:tab/>
        </w:r>
        <w:r w:rsidRPr="00B54641" w:rsidDel="00B54641">
          <w:rPr>
            <w:noProof/>
          </w:rPr>
          <w:delText>Data Validation Requirements for Data Registries</w:delText>
        </w:r>
        <w:r w:rsidRPr="0024633A" w:rsidDel="00B54641">
          <w:rPr>
            <w:noProof/>
            <w:webHidden/>
          </w:rPr>
          <w:tab/>
        </w:r>
      </w:del>
      <w:ins w:id="598" w:author="Author">
        <w:del w:id="599" w:author="Haider Alhabibi" w:date="2022-02-17T16:57:00Z">
          <w:r w:rsidR="00FB257E" w:rsidDel="00B54641">
            <w:rPr>
              <w:noProof/>
              <w:webHidden/>
            </w:rPr>
            <w:delText>23</w:delText>
          </w:r>
        </w:del>
      </w:ins>
      <w:del w:id="600" w:author="Haider Alhabibi" w:date="2022-02-17T16:57:00Z">
        <w:r w:rsidR="002915AD" w:rsidDel="00B54641">
          <w:rPr>
            <w:noProof/>
            <w:webHidden/>
          </w:rPr>
          <w:delText>22</w:delText>
        </w:r>
      </w:del>
    </w:p>
    <w:p w14:paraId="4B8197DC" w14:textId="00D9D83A" w:rsidR="0077223E" w:rsidRPr="0024633A" w:rsidDel="00B54641" w:rsidRDefault="0077223E" w:rsidP="00672405">
      <w:pPr>
        <w:pStyle w:val="TOC2"/>
        <w:rPr>
          <w:del w:id="601" w:author="Haider Alhabibi" w:date="2022-02-17T16:57:00Z"/>
          <w:rFonts w:eastAsiaTheme="minorEastAsia"/>
          <w:noProof/>
          <w:color w:val="auto"/>
        </w:rPr>
      </w:pPr>
      <w:del w:id="602" w:author="Haider Alhabibi" w:date="2022-02-17T16:57:00Z">
        <w:r w:rsidRPr="00B54641" w:rsidDel="00B54641">
          <w:rPr>
            <w:noProof/>
          </w:rPr>
          <w:delText>3.3</w:delText>
        </w:r>
        <w:r w:rsidRPr="0024633A" w:rsidDel="00B54641">
          <w:rPr>
            <w:rFonts w:eastAsiaTheme="minorEastAsia"/>
            <w:noProof/>
            <w:color w:val="auto"/>
          </w:rPr>
          <w:tab/>
        </w:r>
        <w:r w:rsidRPr="00B54641" w:rsidDel="00B54641">
          <w:rPr>
            <w:noProof/>
          </w:rPr>
          <w:delText>Document Registration Prerequisite Rules</w:delText>
        </w:r>
        <w:r w:rsidRPr="0024633A" w:rsidDel="00B54641">
          <w:rPr>
            <w:noProof/>
            <w:webHidden/>
          </w:rPr>
          <w:tab/>
        </w:r>
      </w:del>
      <w:ins w:id="603" w:author="Author">
        <w:del w:id="604" w:author="Haider Alhabibi" w:date="2022-02-17T16:57:00Z">
          <w:r w:rsidR="00FB257E" w:rsidDel="00B54641">
            <w:rPr>
              <w:noProof/>
              <w:webHidden/>
            </w:rPr>
            <w:delText>24</w:delText>
          </w:r>
        </w:del>
      </w:ins>
      <w:del w:id="605" w:author="Haider Alhabibi" w:date="2022-02-17T16:57:00Z">
        <w:r w:rsidR="002915AD" w:rsidDel="00B54641">
          <w:rPr>
            <w:noProof/>
            <w:webHidden/>
          </w:rPr>
          <w:delText>23</w:delText>
        </w:r>
      </w:del>
    </w:p>
    <w:p w14:paraId="45ABBAFF" w14:textId="30AD415A" w:rsidR="0077223E" w:rsidRPr="0024633A" w:rsidDel="00B54641" w:rsidRDefault="0077223E" w:rsidP="00914172">
      <w:pPr>
        <w:pStyle w:val="TOC3"/>
        <w:rPr>
          <w:del w:id="606" w:author="Haider Alhabibi" w:date="2022-02-17T16:57:00Z"/>
          <w:rFonts w:eastAsiaTheme="minorEastAsia"/>
          <w:color w:val="auto"/>
        </w:rPr>
      </w:pPr>
      <w:del w:id="607" w:author="Haider Alhabibi" w:date="2022-02-17T16:57:00Z">
        <w:r w:rsidRPr="00B54641" w:rsidDel="00B54641">
          <w:delText>3.3.1</w:delText>
        </w:r>
        <w:r w:rsidRPr="0024633A" w:rsidDel="00B54641">
          <w:rPr>
            <w:rFonts w:eastAsiaTheme="minorEastAsia"/>
            <w:color w:val="auto"/>
          </w:rPr>
          <w:tab/>
        </w:r>
        <w:r w:rsidRPr="00B54641" w:rsidDel="00B54641">
          <w:delText>Document Configuration Rules</w:delText>
        </w:r>
        <w:r w:rsidRPr="0024633A" w:rsidDel="00B54641">
          <w:rPr>
            <w:webHidden/>
          </w:rPr>
          <w:tab/>
        </w:r>
      </w:del>
      <w:ins w:id="608" w:author="Author">
        <w:del w:id="609" w:author="Haider Alhabibi" w:date="2022-02-17T16:57:00Z">
          <w:r w:rsidR="00FB257E" w:rsidDel="00B54641">
            <w:rPr>
              <w:webHidden/>
            </w:rPr>
            <w:delText>24</w:delText>
          </w:r>
        </w:del>
      </w:ins>
      <w:del w:id="610" w:author="Haider Alhabibi" w:date="2022-02-17T16:57:00Z">
        <w:r w:rsidR="002915AD" w:rsidDel="00B54641">
          <w:rPr>
            <w:webHidden/>
          </w:rPr>
          <w:delText>23</w:delText>
        </w:r>
      </w:del>
    </w:p>
    <w:p w14:paraId="6831ADF0" w14:textId="1B324D2C" w:rsidR="0077223E" w:rsidRPr="0024633A" w:rsidDel="00B54641" w:rsidRDefault="0077223E" w:rsidP="00914172">
      <w:pPr>
        <w:pStyle w:val="TOC3"/>
        <w:rPr>
          <w:del w:id="611" w:author="Haider Alhabibi" w:date="2022-02-17T16:57:00Z"/>
          <w:rFonts w:eastAsiaTheme="minorEastAsia"/>
          <w:color w:val="auto"/>
        </w:rPr>
      </w:pPr>
      <w:del w:id="612" w:author="Haider Alhabibi" w:date="2022-02-17T16:57:00Z">
        <w:r w:rsidRPr="00B54641" w:rsidDel="00B54641">
          <w:delText>3.3.2</w:delText>
        </w:r>
        <w:r w:rsidRPr="0024633A" w:rsidDel="00B54641">
          <w:rPr>
            <w:rFonts w:eastAsiaTheme="minorEastAsia"/>
            <w:color w:val="auto"/>
          </w:rPr>
          <w:tab/>
        </w:r>
        <w:r w:rsidRPr="00B54641" w:rsidDel="00B54641">
          <w:delText>Data Field Definition Rules</w:delText>
        </w:r>
        <w:r w:rsidRPr="0024633A" w:rsidDel="00B54641">
          <w:rPr>
            <w:webHidden/>
          </w:rPr>
          <w:tab/>
        </w:r>
      </w:del>
      <w:ins w:id="613" w:author="Author">
        <w:del w:id="614" w:author="Haider Alhabibi" w:date="2022-02-17T16:57:00Z">
          <w:r w:rsidR="00FB257E" w:rsidDel="00B54641">
            <w:rPr>
              <w:webHidden/>
            </w:rPr>
            <w:delText>25</w:delText>
          </w:r>
        </w:del>
      </w:ins>
      <w:del w:id="615" w:author="Haider Alhabibi" w:date="2022-02-17T16:57:00Z">
        <w:r w:rsidR="002915AD" w:rsidDel="00B54641">
          <w:rPr>
            <w:webHidden/>
          </w:rPr>
          <w:delText>24</w:delText>
        </w:r>
      </w:del>
    </w:p>
    <w:p w14:paraId="54EAC034" w14:textId="499E5976" w:rsidR="0077223E" w:rsidRPr="0024633A" w:rsidDel="00B54641" w:rsidRDefault="0077223E" w:rsidP="00914172">
      <w:pPr>
        <w:pStyle w:val="TOC3"/>
        <w:rPr>
          <w:del w:id="616" w:author="Haider Alhabibi" w:date="2022-02-17T16:57:00Z"/>
          <w:rFonts w:eastAsiaTheme="minorEastAsia"/>
          <w:color w:val="auto"/>
        </w:rPr>
      </w:pPr>
      <w:del w:id="617" w:author="Haider Alhabibi" w:date="2022-02-17T16:57:00Z">
        <w:r w:rsidRPr="00B54641" w:rsidDel="00B54641">
          <w:delText>3.3.3</w:delText>
        </w:r>
        <w:r w:rsidRPr="0024633A" w:rsidDel="00B54641">
          <w:rPr>
            <w:rFonts w:eastAsiaTheme="minorEastAsia"/>
            <w:color w:val="auto"/>
          </w:rPr>
          <w:tab/>
        </w:r>
        <w:r w:rsidRPr="00B54641" w:rsidDel="00B54641">
          <w:delText>Data Security and Authentication Rules for the Performance Certificate of Compliance Registration Package</w:delText>
        </w:r>
        <w:r w:rsidRPr="0024633A" w:rsidDel="00B54641">
          <w:rPr>
            <w:webHidden/>
          </w:rPr>
          <w:tab/>
        </w:r>
      </w:del>
      <w:ins w:id="618" w:author="Author">
        <w:del w:id="619" w:author="Haider Alhabibi" w:date="2022-02-17T16:57:00Z">
          <w:r w:rsidR="00FB257E" w:rsidDel="00B54641">
            <w:rPr>
              <w:webHidden/>
            </w:rPr>
            <w:delText>27</w:delText>
          </w:r>
        </w:del>
      </w:ins>
      <w:del w:id="620" w:author="Haider Alhabibi" w:date="2022-02-17T16:57:00Z">
        <w:r w:rsidR="002915AD" w:rsidDel="00B54641">
          <w:rPr>
            <w:webHidden/>
          </w:rPr>
          <w:delText>26</w:delText>
        </w:r>
      </w:del>
    </w:p>
    <w:p w14:paraId="4CDC79EF" w14:textId="7FC6F4EE" w:rsidR="0077223E" w:rsidRPr="0024633A" w:rsidDel="00B54641" w:rsidRDefault="0077223E" w:rsidP="00672405">
      <w:pPr>
        <w:pStyle w:val="TOC2"/>
        <w:rPr>
          <w:del w:id="621" w:author="Haider Alhabibi" w:date="2022-02-17T16:57:00Z"/>
          <w:rFonts w:eastAsiaTheme="minorEastAsia"/>
          <w:noProof/>
          <w:color w:val="auto"/>
        </w:rPr>
      </w:pPr>
      <w:del w:id="622" w:author="Haider Alhabibi" w:date="2022-02-17T16:57:00Z">
        <w:r w:rsidRPr="00B54641" w:rsidDel="00B54641">
          <w:rPr>
            <w:noProof/>
          </w:rPr>
          <w:delText>3.4</w:delText>
        </w:r>
        <w:r w:rsidRPr="0024633A" w:rsidDel="00B54641">
          <w:rPr>
            <w:rFonts w:eastAsiaTheme="minorEastAsia"/>
            <w:noProof/>
            <w:color w:val="auto"/>
          </w:rPr>
          <w:tab/>
        </w:r>
        <w:r w:rsidRPr="00B54641" w:rsidDel="00B54641">
          <w:rPr>
            <w:noProof/>
          </w:rPr>
          <w:delText>Residential Document Registration Numbering Conventions</w:delText>
        </w:r>
        <w:r w:rsidRPr="0024633A" w:rsidDel="00B54641">
          <w:rPr>
            <w:noProof/>
            <w:webHidden/>
          </w:rPr>
          <w:tab/>
        </w:r>
      </w:del>
      <w:ins w:id="623" w:author="Author">
        <w:del w:id="624" w:author="Haider Alhabibi" w:date="2022-02-17T16:57:00Z">
          <w:r w:rsidR="00FB257E" w:rsidDel="00B54641">
            <w:rPr>
              <w:noProof/>
              <w:webHidden/>
            </w:rPr>
            <w:delText>28</w:delText>
          </w:r>
        </w:del>
      </w:ins>
      <w:del w:id="625" w:author="Haider Alhabibi" w:date="2022-02-17T16:57:00Z">
        <w:r w:rsidR="002915AD" w:rsidDel="00B54641">
          <w:rPr>
            <w:noProof/>
            <w:webHidden/>
          </w:rPr>
          <w:delText>27</w:delText>
        </w:r>
      </w:del>
    </w:p>
    <w:p w14:paraId="413EA702" w14:textId="6AAFE469" w:rsidR="0077223E" w:rsidRPr="0024633A" w:rsidDel="00B54641" w:rsidRDefault="0077223E" w:rsidP="00914172">
      <w:pPr>
        <w:pStyle w:val="TOC3"/>
        <w:rPr>
          <w:del w:id="626" w:author="Haider Alhabibi" w:date="2022-02-17T16:57:00Z"/>
          <w:rFonts w:eastAsiaTheme="minorEastAsia"/>
          <w:color w:val="auto"/>
        </w:rPr>
      </w:pPr>
      <w:del w:id="627" w:author="Haider Alhabibi" w:date="2022-02-17T16:57:00Z">
        <w:r w:rsidRPr="00B54641" w:rsidDel="00B54641">
          <w:delText>3.4.1</w:delText>
        </w:r>
        <w:r w:rsidRPr="0024633A" w:rsidDel="00B54641">
          <w:rPr>
            <w:rFonts w:eastAsiaTheme="minorEastAsia"/>
            <w:color w:val="auto"/>
          </w:rPr>
          <w:tab/>
        </w:r>
        <w:r w:rsidRPr="00B54641" w:rsidDel="00B54641">
          <w:delText>Document Category Designators</w:delText>
        </w:r>
        <w:r w:rsidRPr="0024633A" w:rsidDel="00B54641">
          <w:rPr>
            <w:webHidden/>
          </w:rPr>
          <w:tab/>
        </w:r>
      </w:del>
      <w:ins w:id="628" w:author="Author">
        <w:del w:id="629" w:author="Haider Alhabibi" w:date="2022-02-17T16:57:00Z">
          <w:r w:rsidR="00FB257E" w:rsidDel="00B54641">
            <w:rPr>
              <w:webHidden/>
            </w:rPr>
            <w:delText>29</w:delText>
          </w:r>
        </w:del>
      </w:ins>
      <w:del w:id="630" w:author="Haider Alhabibi" w:date="2022-02-17T16:57:00Z">
        <w:r w:rsidR="002915AD" w:rsidDel="00B54641">
          <w:rPr>
            <w:webHidden/>
          </w:rPr>
          <w:delText>27</w:delText>
        </w:r>
      </w:del>
    </w:p>
    <w:p w14:paraId="1B99C1C2" w14:textId="36E4A4FA" w:rsidR="0077223E" w:rsidRPr="0024633A" w:rsidDel="00B54641" w:rsidRDefault="0077223E" w:rsidP="00914172">
      <w:pPr>
        <w:pStyle w:val="TOC3"/>
        <w:rPr>
          <w:del w:id="631" w:author="Haider Alhabibi" w:date="2022-02-17T16:57:00Z"/>
          <w:rFonts w:eastAsiaTheme="minorEastAsia"/>
          <w:color w:val="auto"/>
        </w:rPr>
      </w:pPr>
      <w:del w:id="632" w:author="Haider Alhabibi" w:date="2022-02-17T16:57:00Z">
        <w:r w:rsidRPr="00B54641" w:rsidDel="00B54641">
          <w:delText>3.4.2</w:delText>
        </w:r>
        <w:r w:rsidRPr="0024633A" w:rsidDel="00B54641">
          <w:rPr>
            <w:rFonts w:eastAsiaTheme="minorEastAsia"/>
            <w:color w:val="auto"/>
          </w:rPr>
          <w:tab/>
        </w:r>
        <w:r w:rsidRPr="00B54641" w:rsidDel="00B54641">
          <w:delText>Numbering Convention for CF1R, CF2R, CF3R, and NRCV Documents</w:delText>
        </w:r>
        <w:r w:rsidRPr="0024633A" w:rsidDel="00B54641">
          <w:rPr>
            <w:webHidden/>
          </w:rPr>
          <w:tab/>
        </w:r>
      </w:del>
      <w:ins w:id="633" w:author="Author">
        <w:del w:id="634" w:author="Haider Alhabibi" w:date="2022-02-17T16:57:00Z">
          <w:r w:rsidR="00FB257E" w:rsidDel="00B54641">
            <w:rPr>
              <w:webHidden/>
            </w:rPr>
            <w:delText>30</w:delText>
          </w:r>
        </w:del>
      </w:ins>
      <w:del w:id="635" w:author="Haider Alhabibi" w:date="2022-02-17T16:57:00Z">
        <w:r w:rsidR="002915AD" w:rsidDel="00B54641">
          <w:rPr>
            <w:webHidden/>
          </w:rPr>
          <w:delText>28</w:delText>
        </w:r>
      </w:del>
    </w:p>
    <w:p w14:paraId="74AAF4A2" w14:textId="4A9FA840" w:rsidR="0077223E" w:rsidRPr="0024633A" w:rsidDel="00B54641" w:rsidRDefault="0077223E">
      <w:pPr>
        <w:pStyle w:val="TOC4"/>
        <w:tabs>
          <w:tab w:val="left" w:pos="1600"/>
        </w:tabs>
        <w:rPr>
          <w:del w:id="636" w:author="Haider Alhabibi" w:date="2022-02-17T16:57:00Z"/>
          <w:rFonts w:ascii="Tahoma" w:eastAsiaTheme="minorEastAsia" w:hAnsi="Tahoma" w:cs="Tahoma"/>
          <w:noProof/>
          <w:color w:val="auto"/>
          <w:sz w:val="24"/>
          <w:szCs w:val="24"/>
        </w:rPr>
      </w:pPr>
      <w:del w:id="637" w:author="Haider Alhabibi" w:date="2022-02-17T16:57:00Z">
        <w:r w:rsidRPr="00B54641" w:rsidDel="00B54641">
          <w:rPr>
            <w:rFonts w:ascii="Tahoma" w:hAnsi="Tahoma" w:cs="Tahoma"/>
            <w:noProof/>
            <w:sz w:val="24"/>
            <w:szCs w:val="24"/>
          </w:rPr>
          <w:delText>3.4.2.1</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Model Plan and Multifamily - CF1R, CF2R, CF3R, and NRCV Configurations</w:delText>
        </w:r>
        <w:r w:rsidRPr="0024633A" w:rsidDel="00B54641">
          <w:rPr>
            <w:rFonts w:ascii="Tahoma" w:hAnsi="Tahoma" w:cs="Tahoma"/>
            <w:noProof/>
            <w:webHidden/>
            <w:sz w:val="24"/>
            <w:szCs w:val="24"/>
          </w:rPr>
          <w:tab/>
        </w:r>
      </w:del>
      <w:ins w:id="638" w:author="Author">
        <w:del w:id="639" w:author="Haider Alhabibi" w:date="2022-02-17T16:57:00Z">
          <w:r w:rsidR="00FB257E" w:rsidDel="00B54641">
            <w:rPr>
              <w:rFonts w:ascii="Tahoma" w:hAnsi="Tahoma" w:cs="Tahoma"/>
              <w:noProof/>
              <w:webHidden/>
              <w:sz w:val="24"/>
              <w:szCs w:val="24"/>
            </w:rPr>
            <w:delText>31</w:delText>
          </w:r>
        </w:del>
      </w:ins>
      <w:del w:id="640" w:author="Haider Alhabibi" w:date="2022-02-17T16:57:00Z">
        <w:r w:rsidR="002915AD" w:rsidDel="00B54641">
          <w:rPr>
            <w:rFonts w:ascii="Tahoma" w:hAnsi="Tahoma" w:cs="Tahoma"/>
            <w:noProof/>
            <w:webHidden/>
            <w:sz w:val="24"/>
            <w:szCs w:val="24"/>
          </w:rPr>
          <w:delText>28</w:delText>
        </w:r>
      </w:del>
    </w:p>
    <w:p w14:paraId="5D77DDCA" w14:textId="3691220E" w:rsidR="0077223E" w:rsidRPr="0024633A" w:rsidDel="00B54641" w:rsidRDefault="0077223E">
      <w:pPr>
        <w:pStyle w:val="TOC4"/>
        <w:tabs>
          <w:tab w:val="left" w:pos="1600"/>
        </w:tabs>
        <w:rPr>
          <w:del w:id="641" w:author="Haider Alhabibi" w:date="2022-02-17T16:57:00Z"/>
          <w:rFonts w:ascii="Tahoma" w:eastAsiaTheme="minorEastAsia" w:hAnsi="Tahoma" w:cs="Tahoma"/>
          <w:noProof/>
          <w:color w:val="auto"/>
          <w:sz w:val="24"/>
          <w:szCs w:val="24"/>
        </w:rPr>
      </w:pPr>
      <w:del w:id="642" w:author="Haider Alhabibi" w:date="2022-02-17T16:57:00Z">
        <w:r w:rsidRPr="00B54641" w:rsidDel="00B54641">
          <w:rPr>
            <w:rFonts w:ascii="Tahoma" w:hAnsi="Tahoma" w:cs="Tahoma"/>
            <w:noProof/>
            <w:sz w:val="24"/>
            <w:szCs w:val="24"/>
          </w:rPr>
          <w:delText>3.4.2.2</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CF1R Worksheet Configurations</w:delText>
        </w:r>
        <w:r w:rsidRPr="0024633A" w:rsidDel="00B54641">
          <w:rPr>
            <w:rFonts w:ascii="Tahoma" w:hAnsi="Tahoma" w:cs="Tahoma"/>
            <w:noProof/>
            <w:webHidden/>
            <w:sz w:val="24"/>
            <w:szCs w:val="24"/>
          </w:rPr>
          <w:tab/>
        </w:r>
      </w:del>
      <w:ins w:id="643" w:author="Author">
        <w:del w:id="644" w:author="Haider Alhabibi" w:date="2022-02-17T16:57:00Z">
          <w:r w:rsidR="00FB257E" w:rsidDel="00B54641">
            <w:rPr>
              <w:rFonts w:ascii="Tahoma" w:hAnsi="Tahoma" w:cs="Tahoma"/>
              <w:noProof/>
              <w:webHidden/>
              <w:sz w:val="24"/>
              <w:szCs w:val="24"/>
            </w:rPr>
            <w:delText>31</w:delText>
          </w:r>
        </w:del>
      </w:ins>
      <w:del w:id="645" w:author="Haider Alhabibi" w:date="2022-02-17T16:57:00Z">
        <w:r w:rsidR="002915AD" w:rsidDel="00B54641">
          <w:rPr>
            <w:rFonts w:ascii="Tahoma" w:hAnsi="Tahoma" w:cs="Tahoma"/>
            <w:noProof/>
            <w:webHidden/>
            <w:sz w:val="24"/>
            <w:szCs w:val="24"/>
          </w:rPr>
          <w:delText>29</w:delText>
        </w:r>
      </w:del>
    </w:p>
    <w:p w14:paraId="5A8480CC" w14:textId="412D0D5F" w:rsidR="0077223E" w:rsidRPr="0024633A" w:rsidDel="00B54641" w:rsidRDefault="0077223E" w:rsidP="004E2C75">
      <w:pPr>
        <w:pStyle w:val="TOC4"/>
        <w:rPr>
          <w:del w:id="646" w:author="Haider Alhabibi" w:date="2022-02-17T16:57:00Z"/>
          <w:rFonts w:ascii="Tahoma" w:eastAsiaTheme="minorEastAsia" w:hAnsi="Tahoma" w:cs="Tahoma"/>
          <w:noProof/>
          <w:color w:val="auto"/>
          <w:sz w:val="24"/>
          <w:szCs w:val="24"/>
        </w:rPr>
      </w:pPr>
      <w:del w:id="647" w:author="Haider Alhabibi" w:date="2022-02-17T16:57:00Z">
        <w:r w:rsidRPr="00B54641" w:rsidDel="00B54641">
          <w:rPr>
            <w:rFonts w:ascii="Tahoma" w:hAnsi="Tahoma" w:cs="Tahoma"/>
            <w:noProof/>
            <w:sz w:val="24"/>
            <w:szCs w:val="24"/>
          </w:rPr>
          <w:delText>3.4.2.3</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Prescriptive Additions and Alterations - CF1R, CF2R, CF3R and NRCV Configurations</w:delText>
        </w:r>
        <w:r w:rsidRPr="0024633A" w:rsidDel="00B54641">
          <w:rPr>
            <w:rFonts w:ascii="Tahoma" w:hAnsi="Tahoma" w:cs="Tahoma"/>
            <w:noProof/>
            <w:webHidden/>
            <w:sz w:val="24"/>
            <w:szCs w:val="24"/>
          </w:rPr>
          <w:tab/>
        </w:r>
      </w:del>
      <w:ins w:id="648" w:author="Author">
        <w:del w:id="649" w:author="Haider Alhabibi" w:date="2022-02-17T16:57:00Z">
          <w:r w:rsidR="00FB257E" w:rsidDel="00B54641">
            <w:rPr>
              <w:rFonts w:ascii="Tahoma" w:hAnsi="Tahoma" w:cs="Tahoma"/>
              <w:noProof/>
              <w:webHidden/>
              <w:sz w:val="24"/>
              <w:szCs w:val="24"/>
            </w:rPr>
            <w:delText>32</w:delText>
          </w:r>
        </w:del>
      </w:ins>
      <w:del w:id="650" w:author="Haider Alhabibi" w:date="2022-02-17T16:57:00Z">
        <w:r w:rsidR="002915AD" w:rsidDel="00B54641">
          <w:rPr>
            <w:rFonts w:ascii="Tahoma" w:hAnsi="Tahoma" w:cs="Tahoma"/>
            <w:noProof/>
            <w:webHidden/>
            <w:sz w:val="24"/>
            <w:szCs w:val="24"/>
          </w:rPr>
          <w:delText>29</w:delText>
        </w:r>
      </w:del>
    </w:p>
    <w:p w14:paraId="284DF9F6" w14:textId="0F7AE751" w:rsidR="0077223E" w:rsidRPr="0024633A" w:rsidDel="00B54641" w:rsidRDefault="0077223E">
      <w:pPr>
        <w:pStyle w:val="TOC4"/>
        <w:tabs>
          <w:tab w:val="left" w:pos="1600"/>
        </w:tabs>
        <w:rPr>
          <w:del w:id="651" w:author="Haider Alhabibi" w:date="2022-02-17T16:57:00Z"/>
          <w:rFonts w:ascii="Tahoma" w:eastAsiaTheme="minorEastAsia" w:hAnsi="Tahoma" w:cs="Tahoma"/>
          <w:noProof/>
          <w:color w:val="auto"/>
          <w:sz w:val="24"/>
          <w:szCs w:val="24"/>
        </w:rPr>
      </w:pPr>
      <w:del w:id="652" w:author="Haider Alhabibi" w:date="2022-02-17T16:57:00Z">
        <w:r w:rsidRPr="00B54641" w:rsidDel="00B54641">
          <w:rPr>
            <w:rFonts w:ascii="Tahoma" w:hAnsi="Tahoma" w:cs="Tahoma"/>
            <w:noProof/>
            <w:sz w:val="24"/>
            <w:szCs w:val="24"/>
          </w:rPr>
          <w:delText>3.4.2.4</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Example Registration Numbers - CF1R, CF2R, CF3R, NRCV and CF1R Worksheet Documents.</w:delText>
        </w:r>
        <w:r w:rsidRPr="0024633A" w:rsidDel="00B54641">
          <w:rPr>
            <w:rFonts w:ascii="Tahoma" w:hAnsi="Tahoma" w:cs="Tahoma"/>
            <w:noProof/>
            <w:webHidden/>
            <w:sz w:val="24"/>
            <w:szCs w:val="24"/>
          </w:rPr>
          <w:tab/>
        </w:r>
      </w:del>
      <w:ins w:id="653" w:author="Author">
        <w:del w:id="654" w:author="Haider Alhabibi" w:date="2022-02-17T16:57:00Z">
          <w:r w:rsidR="00FB257E" w:rsidDel="00B54641">
            <w:rPr>
              <w:rFonts w:ascii="Tahoma" w:hAnsi="Tahoma" w:cs="Tahoma"/>
              <w:noProof/>
              <w:webHidden/>
              <w:sz w:val="24"/>
              <w:szCs w:val="24"/>
            </w:rPr>
            <w:delText>36</w:delText>
          </w:r>
        </w:del>
      </w:ins>
      <w:del w:id="655" w:author="Haider Alhabibi" w:date="2022-02-17T16:57:00Z">
        <w:r w:rsidR="002915AD" w:rsidDel="00B54641">
          <w:rPr>
            <w:rFonts w:ascii="Tahoma" w:hAnsi="Tahoma" w:cs="Tahoma"/>
            <w:noProof/>
            <w:webHidden/>
            <w:sz w:val="24"/>
            <w:szCs w:val="24"/>
          </w:rPr>
          <w:delText>32</w:delText>
        </w:r>
      </w:del>
    </w:p>
    <w:p w14:paraId="527B22C4" w14:textId="2BDA20A1" w:rsidR="0077223E" w:rsidRPr="0024633A" w:rsidDel="00B54641" w:rsidRDefault="0077223E">
      <w:pPr>
        <w:pStyle w:val="TOC4"/>
        <w:tabs>
          <w:tab w:val="left" w:pos="1600"/>
        </w:tabs>
        <w:rPr>
          <w:del w:id="656" w:author="Haider Alhabibi" w:date="2022-02-17T16:57:00Z"/>
          <w:rFonts w:ascii="Tahoma" w:eastAsiaTheme="minorEastAsia" w:hAnsi="Tahoma" w:cs="Tahoma"/>
          <w:noProof/>
          <w:color w:val="auto"/>
          <w:sz w:val="24"/>
          <w:szCs w:val="24"/>
        </w:rPr>
      </w:pPr>
      <w:del w:id="657" w:author="Haider Alhabibi" w:date="2022-02-17T16:57:00Z">
        <w:r w:rsidRPr="00B54641" w:rsidDel="00B54641">
          <w:rPr>
            <w:rFonts w:ascii="Tahoma" w:hAnsi="Tahoma" w:cs="Tahoma"/>
            <w:noProof/>
            <w:sz w:val="24"/>
            <w:szCs w:val="24"/>
          </w:rPr>
          <w:delText>3.4.2.5</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Example Registration Numbers - Prescriptive Alterations and Additions - CF1R-ALT-01, CF1R-ADD-01, CF1R-ALT-02</w:delText>
        </w:r>
        <w:r w:rsidRPr="0024633A" w:rsidDel="00B54641">
          <w:rPr>
            <w:rFonts w:ascii="Tahoma" w:hAnsi="Tahoma" w:cs="Tahoma"/>
            <w:noProof/>
            <w:webHidden/>
            <w:sz w:val="24"/>
            <w:szCs w:val="24"/>
          </w:rPr>
          <w:tab/>
        </w:r>
      </w:del>
      <w:ins w:id="658" w:author="Author">
        <w:del w:id="659" w:author="Haider Alhabibi" w:date="2022-02-17T16:57:00Z">
          <w:r w:rsidR="00FB257E" w:rsidDel="00B54641">
            <w:rPr>
              <w:rFonts w:ascii="Tahoma" w:hAnsi="Tahoma" w:cs="Tahoma"/>
              <w:noProof/>
              <w:webHidden/>
              <w:sz w:val="24"/>
              <w:szCs w:val="24"/>
            </w:rPr>
            <w:delText>37</w:delText>
          </w:r>
        </w:del>
      </w:ins>
      <w:del w:id="660" w:author="Haider Alhabibi" w:date="2022-02-17T16:57:00Z">
        <w:r w:rsidR="002915AD" w:rsidDel="00B54641">
          <w:rPr>
            <w:rFonts w:ascii="Tahoma" w:hAnsi="Tahoma" w:cs="Tahoma"/>
            <w:noProof/>
            <w:webHidden/>
            <w:sz w:val="24"/>
            <w:szCs w:val="24"/>
          </w:rPr>
          <w:delText>33</w:delText>
        </w:r>
      </w:del>
    </w:p>
    <w:p w14:paraId="58F18F38" w14:textId="76BDFC59" w:rsidR="0077223E" w:rsidRPr="0024633A" w:rsidDel="00B54641" w:rsidRDefault="0077223E" w:rsidP="00672405">
      <w:pPr>
        <w:pStyle w:val="TOC2"/>
        <w:rPr>
          <w:del w:id="661" w:author="Haider Alhabibi" w:date="2022-02-17T16:57:00Z"/>
          <w:rFonts w:eastAsiaTheme="minorEastAsia"/>
          <w:noProof/>
          <w:color w:val="auto"/>
        </w:rPr>
      </w:pPr>
      <w:del w:id="662" w:author="Haider Alhabibi" w:date="2022-02-17T16:57:00Z">
        <w:r w:rsidRPr="00B54641" w:rsidDel="00B54641">
          <w:rPr>
            <w:noProof/>
          </w:rPr>
          <w:delText>3.5</w:delText>
        </w:r>
        <w:r w:rsidRPr="0024633A" w:rsidDel="00B54641">
          <w:rPr>
            <w:rFonts w:eastAsiaTheme="minorEastAsia"/>
            <w:noProof/>
            <w:color w:val="auto"/>
          </w:rPr>
          <w:tab/>
        </w:r>
        <w:r w:rsidRPr="00B54641" w:rsidDel="00B54641">
          <w:rPr>
            <w:noProof/>
          </w:rPr>
          <w:delText>Residential Certificate of Verification Group Numbering Conventions</w:delText>
        </w:r>
        <w:r w:rsidRPr="0024633A" w:rsidDel="00B54641">
          <w:rPr>
            <w:noProof/>
            <w:webHidden/>
          </w:rPr>
          <w:tab/>
        </w:r>
      </w:del>
      <w:ins w:id="663" w:author="Author">
        <w:del w:id="664" w:author="Haider Alhabibi" w:date="2022-02-17T16:57:00Z">
          <w:r w:rsidR="00FB257E" w:rsidDel="00B54641">
            <w:rPr>
              <w:noProof/>
              <w:webHidden/>
            </w:rPr>
            <w:delText>41</w:delText>
          </w:r>
        </w:del>
      </w:ins>
      <w:del w:id="665" w:author="Haider Alhabibi" w:date="2022-02-17T16:57:00Z">
        <w:r w:rsidR="002915AD" w:rsidDel="00B54641">
          <w:rPr>
            <w:noProof/>
            <w:webHidden/>
          </w:rPr>
          <w:delText>37</w:delText>
        </w:r>
      </w:del>
    </w:p>
    <w:p w14:paraId="46104543" w14:textId="57FEA32E" w:rsidR="0077223E" w:rsidRPr="0024633A" w:rsidDel="00B54641" w:rsidRDefault="0077223E">
      <w:pPr>
        <w:pStyle w:val="TOC1"/>
        <w:rPr>
          <w:del w:id="666" w:author="Haider Alhabibi" w:date="2022-02-17T16:57:00Z"/>
          <w:rFonts w:ascii="Tahoma" w:eastAsiaTheme="minorEastAsia" w:hAnsi="Tahoma" w:cs="Tahoma"/>
          <w:b w:val="0"/>
          <w:color w:val="auto"/>
          <w:sz w:val="24"/>
          <w:szCs w:val="24"/>
        </w:rPr>
      </w:pPr>
      <w:del w:id="667" w:author="Haider Alhabibi" w:date="2022-02-17T16:57:00Z">
        <w:r w:rsidRPr="00B54641" w:rsidDel="00B54641">
          <w:rPr>
            <w:rFonts w:ascii="Tahoma" w:hAnsi="Tahoma" w:cs="Tahoma"/>
            <w:sz w:val="24"/>
            <w:szCs w:val="24"/>
          </w:rPr>
          <w:delText>4</w:delText>
        </w:r>
        <w:r w:rsidRPr="0024633A" w:rsidDel="00B54641">
          <w:rPr>
            <w:rFonts w:ascii="Tahoma" w:eastAsiaTheme="minorEastAsia" w:hAnsi="Tahoma" w:cs="Tahoma"/>
            <w:b w:val="0"/>
            <w:color w:val="auto"/>
            <w:sz w:val="24"/>
            <w:szCs w:val="24"/>
          </w:rPr>
          <w:tab/>
        </w:r>
        <w:r w:rsidRPr="00B54641" w:rsidDel="00B54641">
          <w:rPr>
            <w:rFonts w:ascii="Tahoma" w:hAnsi="Tahoma" w:cs="Tahoma"/>
            <w:sz w:val="24"/>
            <w:szCs w:val="24"/>
          </w:rPr>
          <w:delText>Electronic Signatures</w:delText>
        </w:r>
        <w:r w:rsidRPr="0024633A" w:rsidDel="00B54641">
          <w:rPr>
            <w:rFonts w:ascii="Tahoma" w:hAnsi="Tahoma" w:cs="Tahoma"/>
            <w:webHidden/>
            <w:sz w:val="24"/>
            <w:szCs w:val="24"/>
          </w:rPr>
          <w:tab/>
        </w:r>
      </w:del>
      <w:ins w:id="668" w:author="Author">
        <w:del w:id="669" w:author="Haider Alhabibi" w:date="2022-02-17T16:57:00Z">
          <w:r w:rsidR="00FB257E" w:rsidDel="00B54641">
            <w:rPr>
              <w:rFonts w:ascii="Tahoma" w:hAnsi="Tahoma" w:cs="Tahoma"/>
              <w:webHidden/>
              <w:sz w:val="24"/>
              <w:szCs w:val="24"/>
            </w:rPr>
            <w:delText>43</w:delText>
          </w:r>
        </w:del>
      </w:ins>
      <w:del w:id="670" w:author="Haider Alhabibi" w:date="2022-02-17T16:57:00Z">
        <w:r w:rsidR="002915AD" w:rsidDel="00B54641">
          <w:rPr>
            <w:rFonts w:ascii="Tahoma" w:hAnsi="Tahoma" w:cs="Tahoma"/>
            <w:webHidden/>
            <w:sz w:val="24"/>
            <w:szCs w:val="24"/>
          </w:rPr>
          <w:delText>39</w:delText>
        </w:r>
      </w:del>
    </w:p>
    <w:p w14:paraId="793E0715" w14:textId="0B7E15AD" w:rsidR="0077223E" w:rsidRPr="0024633A" w:rsidDel="00B54641" w:rsidRDefault="0077223E" w:rsidP="00672405">
      <w:pPr>
        <w:pStyle w:val="TOC2"/>
        <w:rPr>
          <w:del w:id="671" w:author="Haider Alhabibi" w:date="2022-02-17T16:57:00Z"/>
          <w:rFonts w:eastAsiaTheme="minorEastAsia"/>
          <w:noProof/>
          <w:color w:val="auto"/>
        </w:rPr>
      </w:pPr>
      <w:del w:id="672" w:author="Haider Alhabibi" w:date="2022-02-17T16:57:00Z">
        <w:r w:rsidRPr="00B54641" w:rsidDel="00B54641">
          <w:rPr>
            <w:noProof/>
          </w:rPr>
          <w:delText>4.1</w:delText>
        </w:r>
        <w:r w:rsidRPr="0024633A" w:rsidDel="00B54641">
          <w:rPr>
            <w:rFonts w:eastAsiaTheme="minorEastAsia"/>
            <w:noProof/>
            <w:color w:val="auto"/>
          </w:rPr>
          <w:tab/>
        </w:r>
        <w:r w:rsidRPr="00B54641" w:rsidDel="00B54641">
          <w:rPr>
            <w:noProof/>
          </w:rPr>
          <w:delText>Overview</w:delText>
        </w:r>
        <w:r w:rsidRPr="0024633A" w:rsidDel="00B54641">
          <w:rPr>
            <w:noProof/>
            <w:webHidden/>
          </w:rPr>
          <w:tab/>
        </w:r>
      </w:del>
      <w:ins w:id="673" w:author="Author">
        <w:del w:id="674" w:author="Haider Alhabibi" w:date="2022-02-17T16:57:00Z">
          <w:r w:rsidR="00FB257E" w:rsidDel="00B54641">
            <w:rPr>
              <w:noProof/>
              <w:webHidden/>
            </w:rPr>
            <w:delText>43</w:delText>
          </w:r>
        </w:del>
      </w:ins>
      <w:del w:id="675" w:author="Haider Alhabibi" w:date="2022-02-17T16:57:00Z">
        <w:r w:rsidR="002915AD" w:rsidDel="00B54641">
          <w:rPr>
            <w:noProof/>
            <w:webHidden/>
          </w:rPr>
          <w:delText>39</w:delText>
        </w:r>
      </w:del>
    </w:p>
    <w:p w14:paraId="5BA2B879" w14:textId="2082D46C" w:rsidR="0077223E" w:rsidRPr="0024633A" w:rsidDel="00B54641" w:rsidRDefault="0077223E" w:rsidP="00672405">
      <w:pPr>
        <w:pStyle w:val="TOC2"/>
        <w:rPr>
          <w:del w:id="676" w:author="Haider Alhabibi" w:date="2022-02-17T16:57:00Z"/>
          <w:rFonts w:eastAsiaTheme="minorEastAsia"/>
          <w:noProof/>
          <w:color w:val="auto"/>
        </w:rPr>
      </w:pPr>
      <w:del w:id="677" w:author="Haider Alhabibi" w:date="2022-02-17T16:57:00Z">
        <w:r w:rsidRPr="00B54641" w:rsidDel="00B54641">
          <w:rPr>
            <w:noProof/>
          </w:rPr>
          <w:delText>4.2</w:delText>
        </w:r>
        <w:r w:rsidRPr="0024633A" w:rsidDel="00B54641">
          <w:rPr>
            <w:rFonts w:eastAsiaTheme="minorEastAsia"/>
            <w:noProof/>
            <w:color w:val="auto"/>
          </w:rPr>
          <w:tab/>
        </w:r>
        <w:r w:rsidRPr="00B54641" w:rsidDel="00B54641">
          <w:rPr>
            <w:noProof/>
          </w:rPr>
          <w:delText>Establishing a User Account and Signature Authority</w:delText>
        </w:r>
        <w:r w:rsidRPr="0024633A" w:rsidDel="00B54641">
          <w:rPr>
            <w:noProof/>
            <w:webHidden/>
          </w:rPr>
          <w:tab/>
        </w:r>
      </w:del>
      <w:ins w:id="678" w:author="Author">
        <w:del w:id="679" w:author="Haider Alhabibi" w:date="2022-02-17T16:57:00Z">
          <w:r w:rsidR="00FB257E" w:rsidDel="00B54641">
            <w:rPr>
              <w:noProof/>
              <w:webHidden/>
            </w:rPr>
            <w:delText>43</w:delText>
          </w:r>
        </w:del>
      </w:ins>
      <w:del w:id="680" w:author="Haider Alhabibi" w:date="2022-02-17T16:57:00Z">
        <w:r w:rsidR="002915AD" w:rsidDel="00B54641">
          <w:rPr>
            <w:noProof/>
            <w:webHidden/>
          </w:rPr>
          <w:delText>39</w:delText>
        </w:r>
      </w:del>
    </w:p>
    <w:p w14:paraId="0C8BDFF0" w14:textId="4051C8B7" w:rsidR="0077223E" w:rsidRPr="0024633A" w:rsidDel="00B54641" w:rsidRDefault="0077223E" w:rsidP="00672405">
      <w:pPr>
        <w:pStyle w:val="TOC2"/>
        <w:rPr>
          <w:del w:id="681" w:author="Haider Alhabibi" w:date="2022-02-17T16:57:00Z"/>
          <w:rFonts w:eastAsiaTheme="minorEastAsia"/>
          <w:noProof/>
          <w:color w:val="auto"/>
        </w:rPr>
      </w:pPr>
      <w:del w:id="682" w:author="Haider Alhabibi" w:date="2022-02-17T16:57:00Z">
        <w:r w:rsidRPr="00B54641" w:rsidDel="00B54641">
          <w:rPr>
            <w:noProof/>
          </w:rPr>
          <w:delText>4.3</w:delText>
        </w:r>
        <w:r w:rsidRPr="0024633A" w:rsidDel="00B54641">
          <w:rPr>
            <w:rFonts w:eastAsiaTheme="minorEastAsia"/>
            <w:noProof/>
            <w:color w:val="auto"/>
          </w:rPr>
          <w:tab/>
        </w:r>
        <w:r w:rsidRPr="00B54641" w:rsidDel="00B54641">
          <w:rPr>
            <w:noProof/>
          </w:rPr>
          <w:delText>Data Field Definitions for Signature Blocks</w:delText>
        </w:r>
        <w:r w:rsidRPr="0024633A" w:rsidDel="00B54641">
          <w:rPr>
            <w:noProof/>
            <w:webHidden/>
          </w:rPr>
          <w:tab/>
        </w:r>
      </w:del>
      <w:ins w:id="683" w:author="Author">
        <w:del w:id="684" w:author="Haider Alhabibi" w:date="2022-02-17T16:57:00Z">
          <w:r w:rsidR="00FB257E" w:rsidDel="00B54641">
            <w:rPr>
              <w:noProof/>
              <w:webHidden/>
            </w:rPr>
            <w:delText>44</w:delText>
          </w:r>
        </w:del>
      </w:ins>
      <w:del w:id="685" w:author="Haider Alhabibi" w:date="2022-02-17T16:57:00Z">
        <w:r w:rsidR="002915AD" w:rsidDel="00B54641">
          <w:rPr>
            <w:noProof/>
            <w:webHidden/>
          </w:rPr>
          <w:delText>40</w:delText>
        </w:r>
      </w:del>
    </w:p>
    <w:p w14:paraId="6D1AB5D4" w14:textId="390C5B8E" w:rsidR="0077223E" w:rsidRPr="0024633A" w:rsidDel="00B54641" w:rsidRDefault="0077223E" w:rsidP="00914172">
      <w:pPr>
        <w:pStyle w:val="TOC3"/>
        <w:rPr>
          <w:del w:id="686" w:author="Haider Alhabibi" w:date="2022-02-17T16:57:00Z"/>
          <w:rFonts w:eastAsiaTheme="minorEastAsia"/>
          <w:color w:val="auto"/>
        </w:rPr>
      </w:pPr>
      <w:del w:id="687" w:author="Haider Alhabibi" w:date="2022-02-17T16:57:00Z">
        <w:r w:rsidRPr="00B54641" w:rsidDel="00B54641">
          <w:delText>4.3.1</w:delText>
        </w:r>
        <w:r w:rsidRPr="0024633A" w:rsidDel="00B54641">
          <w:rPr>
            <w:rFonts w:eastAsiaTheme="minorEastAsia"/>
            <w:color w:val="auto"/>
          </w:rPr>
          <w:tab/>
        </w:r>
        <w:r w:rsidRPr="00B54641" w:rsidDel="00B54641">
          <w:delText>Electronic Images and Fonts Used for Electronic Signatures</w:delText>
        </w:r>
        <w:r w:rsidRPr="0024633A" w:rsidDel="00B54641">
          <w:rPr>
            <w:webHidden/>
          </w:rPr>
          <w:tab/>
        </w:r>
      </w:del>
      <w:ins w:id="688" w:author="Author">
        <w:del w:id="689" w:author="Haider Alhabibi" w:date="2022-02-17T16:57:00Z">
          <w:r w:rsidR="00FB257E" w:rsidDel="00B54641">
            <w:rPr>
              <w:webHidden/>
            </w:rPr>
            <w:delText>44</w:delText>
          </w:r>
        </w:del>
      </w:ins>
      <w:del w:id="690" w:author="Haider Alhabibi" w:date="2022-02-17T16:57:00Z">
        <w:r w:rsidR="002915AD" w:rsidDel="00B54641">
          <w:rPr>
            <w:webHidden/>
          </w:rPr>
          <w:delText>40</w:delText>
        </w:r>
      </w:del>
    </w:p>
    <w:p w14:paraId="34BE7656" w14:textId="6B929438" w:rsidR="0077223E" w:rsidRPr="0024633A" w:rsidDel="00B54641" w:rsidRDefault="0077223E" w:rsidP="00914172">
      <w:pPr>
        <w:pStyle w:val="TOC3"/>
        <w:rPr>
          <w:del w:id="691" w:author="Haider Alhabibi" w:date="2022-02-17T16:57:00Z"/>
          <w:rFonts w:eastAsiaTheme="minorEastAsia"/>
          <w:color w:val="auto"/>
        </w:rPr>
      </w:pPr>
      <w:del w:id="692" w:author="Haider Alhabibi" w:date="2022-02-17T16:57:00Z">
        <w:r w:rsidRPr="00B54641" w:rsidDel="00B54641">
          <w:delText>4.3.2</w:delText>
        </w:r>
        <w:r w:rsidRPr="0024633A" w:rsidDel="00B54641">
          <w:rPr>
            <w:rFonts w:eastAsiaTheme="minorEastAsia"/>
            <w:color w:val="auto"/>
          </w:rPr>
          <w:tab/>
        </w:r>
        <w:r w:rsidRPr="00B54641" w:rsidDel="00B54641">
          <w:delText>Signature Block Data Validation</w:delText>
        </w:r>
        <w:r w:rsidRPr="0024633A" w:rsidDel="00B54641">
          <w:rPr>
            <w:webHidden/>
          </w:rPr>
          <w:tab/>
        </w:r>
      </w:del>
      <w:ins w:id="693" w:author="Author">
        <w:del w:id="694" w:author="Haider Alhabibi" w:date="2022-02-17T16:57:00Z">
          <w:r w:rsidR="00FB257E" w:rsidDel="00B54641">
            <w:rPr>
              <w:webHidden/>
            </w:rPr>
            <w:delText>44</w:delText>
          </w:r>
        </w:del>
      </w:ins>
      <w:del w:id="695" w:author="Haider Alhabibi" w:date="2022-02-17T16:57:00Z">
        <w:r w:rsidR="002915AD" w:rsidDel="00B54641">
          <w:rPr>
            <w:webHidden/>
          </w:rPr>
          <w:delText>40</w:delText>
        </w:r>
      </w:del>
    </w:p>
    <w:p w14:paraId="09CE7F83" w14:textId="280A3DD0" w:rsidR="0077223E" w:rsidRPr="0024633A" w:rsidDel="00B54641" w:rsidRDefault="0077223E" w:rsidP="00914172">
      <w:pPr>
        <w:pStyle w:val="TOC3"/>
        <w:rPr>
          <w:del w:id="696" w:author="Haider Alhabibi" w:date="2022-02-17T16:57:00Z"/>
          <w:rFonts w:eastAsiaTheme="minorEastAsia"/>
          <w:color w:val="auto"/>
        </w:rPr>
      </w:pPr>
      <w:del w:id="697" w:author="Haider Alhabibi" w:date="2022-02-17T16:57:00Z">
        <w:r w:rsidRPr="00B54641" w:rsidDel="00B54641">
          <w:delText>4.3.3</w:delText>
        </w:r>
        <w:r w:rsidRPr="0024633A" w:rsidDel="00B54641">
          <w:rPr>
            <w:rFonts w:eastAsiaTheme="minorEastAsia"/>
            <w:color w:val="auto"/>
          </w:rPr>
          <w:tab/>
        </w:r>
        <w:r w:rsidRPr="00B54641" w:rsidDel="00B54641">
          <w:delText>Appending the Signature Block Data</w:delText>
        </w:r>
        <w:r w:rsidRPr="0024633A" w:rsidDel="00B54641">
          <w:rPr>
            <w:webHidden/>
          </w:rPr>
          <w:tab/>
        </w:r>
      </w:del>
      <w:ins w:id="698" w:author="Author">
        <w:del w:id="699" w:author="Haider Alhabibi" w:date="2022-02-17T16:57:00Z">
          <w:r w:rsidR="00FB257E" w:rsidDel="00B54641">
            <w:rPr>
              <w:webHidden/>
            </w:rPr>
            <w:delText>45</w:delText>
          </w:r>
        </w:del>
      </w:ins>
      <w:del w:id="700" w:author="Haider Alhabibi" w:date="2022-02-17T16:57:00Z">
        <w:r w:rsidR="002915AD" w:rsidDel="00B54641">
          <w:rPr>
            <w:webHidden/>
          </w:rPr>
          <w:delText>41</w:delText>
        </w:r>
      </w:del>
    </w:p>
    <w:p w14:paraId="51FE75E4" w14:textId="77D9BA42" w:rsidR="0077223E" w:rsidRPr="0024633A" w:rsidDel="00B54641" w:rsidRDefault="0077223E" w:rsidP="00672405">
      <w:pPr>
        <w:pStyle w:val="TOC2"/>
        <w:rPr>
          <w:del w:id="701" w:author="Haider Alhabibi" w:date="2022-02-17T16:57:00Z"/>
          <w:rFonts w:eastAsiaTheme="minorEastAsia"/>
          <w:noProof/>
          <w:color w:val="auto"/>
        </w:rPr>
      </w:pPr>
      <w:del w:id="702" w:author="Haider Alhabibi" w:date="2022-02-17T16:57:00Z">
        <w:r w:rsidRPr="00B54641" w:rsidDel="00B54641">
          <w:rPr>
            <w:noProof/>
          </w:rPr>
          <w:delText>4.4</w:delText>
        </w:r>
        <w:r w:rsidRPr="0024633A" w:rsidDel="00B54641">
          <w:rPr>
            <w:rFonts w:eastAsiaTheme="minorEastAsia"/>
            <w:noProof/>
            <w:color w:val="auto"/>
          </w:rPr>
          <w:tab/>
        </w:r>
        <w:r w:rsidRPr="00B54641" w:rsidDel="00B54641">
          <w:rPr>
            <w:noProof/>
          </w:rPr>
          <w:delText>Electronic Signature Process Flow</w:delText>
        </w:r>
        <w:r w:rsidRPr="0024633A" w:rsidDel="00B54641">
          <w:rPr>
            <w:noProof/>
            <w:webHidden/>
          </w:rPr>
          <w:tab/>
        </w:r>
      </w:del>
      <w:ins w:id="703" w:author="Author">
        <w:del w:id="704" w:author="Haider Alhabibi" w:date="2022-02-17T16:57:00Z">
          <w:r w:rsidR="00FB257E" w:rsidDel="00B54641">
            <w:rPr>
              <w:noProof/>
              <w:webHidden/>
            </w:rPr>
            <w:delText>45</w:delText>
          </w:r>
        </w:del>
      </w:ins>
      <w:del w:id="705" w:author="Haider Alhabibi" w:date="2022-02-17T16:57:00Z">
        <w:r w:rsidR="002915AD" w:rsidDel="00B54641">
          <w:rPr>
            <w:noProof/>
            <w:webHidden/>
          </w:rPr>
          <w:delText>41</w:delText>
        </w:r>
      </w:del>
    </w:p>
    <w:p w14:paraId="29FD999A" w14:textId="2BBF9E45" w:rsidR="0077223E" w:rsidRPr="0024633A" w:rsidDel="00B54641" w:rsidRDefault="0077223E" w:rsidP="00672405">
      <w:pPr>
        <w:pStyle w:val="TOC2"/>
        <w:rPr>
          <w:del w:id="706" w:author="Haider Alhabibi" w:date="2022-02-17T16:57:00Z"/>
          <w:rFonts w:eastAsiaTheme="minorEastAsia"/>
          <w:noProof/>
          <w:color w:val="auto"/>
        </w:rPr>
      </w:pPr>
      <w:del w:id="707" w:author="Haider Alhabibi" w:date="2022-02-17T16:57:00Z">
        <w:r w:rsidRPr="00B54641" w:rsidDel="00B54641">
          <w:rPr>
            <w:noProof/>
          </w:rPr>
          <w:delText>4.5</w:delText>
        </w:r>
        <w:r w:rsidRPr="0024633A" w:rsidDel="00B54641">
          <w:rPr>
            <w:rFonts w:eastAsiaTheme="minorEastAsia"/>
            <w:noProof/>
            <w:color w:val="auto"/>
          </w:rPr>
          <w:tab/>
        </w:r>
        <w:r w:rsidRPr="00B54641" w:rsidDel="00B54641">
          <w:rPr>
            <w:noProof/>
          </w:rPr>
          <w:delText>Delegated Signatures and Authorized Representatives</w:delText>
        </w:r>
        <w:r w:rsidRPr="0024633A" w:rsidDel="00B54641">
          <w:rPr>
            <w:noProof/>
            <w:webHidden/>
          </w:rPr>
          <w:tab/>
        </w:r>
      </w:del>
      <w:ins w:id="708" w:author="Author">
        <w:del w:id="709" w:author="Haider Alhabibi" w:date="2022-02-17T16:57:00Z">
          <w:r w:rsidR="00FB257E" w:rsidDel="00B54641">
            <w:rPr>
              <w:noProof/>
              <w:webHidden/>
            </w:rPr>
            <w:delText>47</w:delText>
          </w:r>
        </w:del>
      </w:ins>
      <w:del w:id="710" w:author="Haider Alhabibi" w:date="2022-02-17T16:57:00Z">
        <w:r w:rsidR="002915AD" w:rsidDel="00B54641">
          <w:rPr>
            <w:noProof/>
            <w:webHidden/>
          </w:rPr>
          <w:delText>43</w:delText>
        </w:r>
      </w:del>
    </w:p>
    <w:p w14:paraId="00FA6065" w14:textId="04197D3F" w:rsidR="0077223E" w:rsidRPr="0024633A" w:rsidDel="00B54641" w:rsidRDefault="0077223E" w:rsidP="00914172">
      <w:pPr>
        <w:pStyle w:val="TOC3"/>
        <w:rPr>
          <w:del w:id="711" w:author="Haider Alhabibi" w:date="2022-02-17T16:57:00Z"/>
          <w:rFonts w:eastAsiaTheme="minorEastAsia"/>
          <w:color w:val="auto"/>
        </w:rPr>
      </w:pPr>
      <w:del w:id="712" w:author="Haider Alhabibi" w:date="2022-02-17T16:57:00Z">
        <w:r w:rsidRPr="00B54641" w:rsidDel="00B54641">
          <w:delText>4.5.1</w:delText>
        </w:r>
        <w:r w:rsidRPr="0024633A" w:rsidDel="00B54641">
          <w:rPr>
            <w:rFonts w:eastAsiaTheme="minorEastAsia"/>
            <w:color w:val="auto"/>
          </w:rPr>
          <w:tab/>
        </w:r>
        <w:r w:rsidRPr="00B54641" w:rsidDel="00B54641">
          <w:delText>Delegation of Signature Authority for Certificates of Installation</w:delText>
        </w:r>
        <w:r w:rsidRPr="0024633A" w:rsidDel="00B54641">
          <w:rPr>
            <w:webHidden/>
          </w:rPr>
          <w:tab/>
        </w:r>
      </w:del>
      <w:ins w:id="713" w:author="Author">
        <w:del w:id="714" w:author="Haider Alhabibi" w:date="2022-02-17T16:57:00Z">
          <w:r w:rsidR="00FB257E" w:rsidDel="00B54641">
            <w:rPr>
              <w:webHidden/>
            </w:rPr>
            <w:delText>47</w:delText>
          </w:r>
        </w:del>
      </w:ins>
      <w:del w:id="715" w:author="Haider Alhabibi" w:date="2022-02-17T16:57:00Z">
        <w:r w:rsidR="002915AD" w:rsidDel="00B54641">
          <w:rPr>
            <w:webHidden/>
          </w:rPr>
          <w:delText>43</w:delText>
        </w:r>
      </w:del>
    </w:p>
    <w:p w14:paraId="2050C60E" w14:textId="10924E0C" w:rsidR="0077223E" w:rsidRPr="0024633A" w:rsidDel="00B54641" w:rsidRDefault="0077223E" w:rsidP="00914172">
      <w:pPr>
        <w:pStyle w:val="TOC3"/>
        <w:rPr>
          <w:del w:id="716" w:author="Haider Alhabibi" w:date="2022-02-17T16:57:00Z"/>
          <w:rFonts w:eastAsiaTheme="minorEastAsia"/>
          <w:color w:val="auto"/>
        </w:rPr>
      </w:pPr>
      <w:del w:id="717" w:author="Haider Alhabibi" w:date="2022-02-17T16:57:00Z">
        <w:r w:rsidRPr="00B54641" w:rsidDel="00B54641">
          <w:delText>4.5.2</w:delText>
        </w:r>
        <w:r w:rsidRPr="0024633A" w:rsidDel="00B54641">
          <w:rPr>
            <w:rFonts w:eastAsiaTheme="minorEastAsia"/>
            <w:color w:val="auto"/>
          </w:rPr>
          <w:tab/>
        </w:r>
        <w:r w:rsidRPr="00B54641" w:rsidDel="00B54641">
          <w:delText>Signature Block Data for Delegated Signatures</w:delText>
        </w:r>
        <w:r w:rsidRPr="0024633A" w:rsidDel="00B54641">
          <w:rPr>
            <w:webHidden/>
          </w:rPr>
          <w:tab/>
        </w:r>
      </w:del>
      <w:ins w:id="718" w:author="Author">
        <w:del w:id="719" w:author="Haider Alhabibi" w:date="2022-02-17T16:57:00Z">
          <w:r w:rsidR="00FB257E" w:rsidDel="00B54641">
            <w:rPr>
              <w:webHidden/>
            </w:rPr>
            <w:delText>48</w:delText>
          </w:r>
        </w:del>
      </w:ins>
      <w:del w:id="720" w:author="Haider Alhabibi" w:date="2022-02-17T16:57:00Z">
        <w:r w:rsidR="002915AD" w:rsidDel="00B54641">
          <w:rPr>
            <w:webHidden/>
          </w:rPr>
          <w:delText>44</w:delText>
        </w:r>
      </w:del>
    </w:p>
    <w:p w14:paraId="55CAC5E0" w14:textId="2B998F2C" w:rsidR="0077223E" w:rsidRPr="0024633A" w:rsidDel="00B54641" w:rsidRDefault="0077223E">
      <w:pPr>
        <w:pStyle w:val="TOC1"/>
        <w:rPr>
          <w:del w:id="721" w:author="Haider Alhabibi" w:date="2022-02-17T16:57:00Z"/>
          <w:rFonts w:ascii="Tahoma" w:eastAsiaTheme="minorEastAsia" w:hAnsi="Tahoma" w:cs="Tahoma"/>
          <w:b w:val="0"/>
          <w:color w:val="auto"/>
          <w:sz w:val="24"/>
          <w:szCs w:val="24"/>
        </w:rPr>
      </w:pPr>
      <w:del w:id="722" w:author="Haider Alhabibi" w:date="2022-02-17T16:57:00Z">
        <w:r w:rsidRPr="00B54641" w:rsidDel="00B54641">
          <w:rPr>
            <w:rFonts w:ascii="Tahoma" w:hAnsi="Tahoma" w:cs="Tahoma"/>
            <w:sz w:val="24"/>
            <w:szCs w:val="24"/>
          </w:rPr>
          <w:delText>5</w:delText>
        </w:r>
        <w:r w:rsidRPr="0024633A" w:rsidDel="00B54641">
          <w:rPr>
            <w:rFonts w:ascii="Tahoma" w:eastAsiaTheme="minorEastAsia" w:hAnsi="Tahoma" w:cs="Tahoma"/>
            <w:b w:val="0"/>
            <w:color w:val="auto"/>
            <w:sz w:val="24"/>
            <w:szCs w:val="24"/>
          </w:rPr>
          <w:tab/>
        </w:r>
        <w:r w:rsidRPr="00B54641" w:rsidDel="00B54641">
          <w:rPr>
            <w:rFonts w:ascii="Tahoma" w:hAnsi="Tahoma" w:cs="Tahoma"/>
            <w:sz w:val="24"/>
            <w:szCs w:val="24"/>
          </w:rPr>
          <w:delText>Digital Signatures and Certificate Authorities</w:delText>
        </w:r>
        <w:r w:rsidRPr="0024633A" w:rsidDel="00B54641">
          <w:rPr>
            <w:rFonts w:ascii="Tahoma" w:hAnsi="Tahoma" w:cs="Tahoma"/>
            <w:webHidden/>
            <w:sz w:val="24"/>
            <w:szCs w:val="24"/>
          </w:rPr>
          <w:tab/>
        </w:r>
      </w:del>
      <w:ins w:id="723" w:author="Author">
        <w:del w:id="724" w:author="Haider Alhabibi" w:date="2022-02-17T16:57:00Z">
          <w:r w:rsidR="00FB257E" w:rsidDel="00B54641">
            <w:rPr>
              <w:rFonts w:ascii="Tahoma" w:hAnsi="Tahoma" w:cs="Tahoma"/>
              <w:webHidden/>
              <w:sz w:val="24"/>
              <w:szCs w:val="24"/>
            </w:rPr>
            <w:delText>49</w:delText>
          </w:r>
        </w:del>
      </w:ins>
      <w:del w:id="725" w:author="Haider Alhabibi" w:date="2022-02-17T16:57:00Z">
        <w:r w:rsidR="002915AD" w:rsidDel="00B54641">
          <w:rPr>
            <w:rFonts w:ascii="Tahoma" w:hAnsi="Tahoma" w:cs="Tahoma"/>
            <w:webHidden/>
            <w:sz w:val="24"/>
            <w:szCs w:val="24"/>
          </w:rPr>
          <w:delText>45</w:delText>
        </w:r>
      </w:del>
    </w:p>
    <w:p w14:paraId="5F160FF5" w14:textId="343F39D0" w:rsidR="0077223E" w:rsidRPr="0024633A" w:rsidDel="00B54641" w:rsidRDefault="0077223E" w:rsidP="00672405">
      <w:pPr>
        <w:pStyle w:val="TOC2"/>
        <w:rPr>
          <w:del w:id="726" w:author="Haider Alhabibi" w:date="2022-02-17T16:57:00Z"/>
          <w:rFonts w:eastAsiaTheme="minorEastAsia"/>
          <w:noProof/>
          <w:color w:val="auto"/>
        </w:rPr>
      </w:pPr>
      <w:del w:id="727" w:author="Haider Alhabibi" w:date="2022-02-17T16:57:00Z">
        <w:r w:rsidRPr="00B54641" w:rsidDel="00B54641">
          <w:rPr>
            <w:noProof/>
          </w:rPr>
          <w:delText>5.1</w:delText>
        </w:r>
        <w:r w:rsidRPr="0024633A" w:rsidDel="00B54641">
          <w:rPr>
            <w:rFonts w:eastAsiaTheme="minorEastAsia"/>
            <w:noProof/>
            <w:color w:val="auto"/>
          </w:rPr>
          <w:tab/>
        </w:r>
        <w:r w:rsidRPr="00B54641" w:rsidDel="00B54641">
          <w:rPr>
            <w:noProof/>
          </w:rPr>
          <w:delText>Overview</w:delText>
        </w:r>
        <w:r w:rsidRPr="0024633A" w:rsidDel="00B54641">
          <w:rPr>
            <w:noProof/>
            <w:webHidden/>
          </w:rPr>
          <w:tab/>
        </w:r>
      </w:del>
      <w:ins w:id="728" w:author="Author">
        <w:del w:id="729" w:author="Haider Alhabibi" w:date="2022-02-17T16:57:00Z">
          <w:r w:rsidR="00FB257E" w:rsidDel="00B54641">
            <w:rPr>
              <w:noProof/>
              <w:webHidden/>
            </w:rPr>
            <w:delText>49</w:delText>
          </w:r>
        </w:del>
      </w:ins>
      <w:del w:id="730" w:author="Haider Alhabibi" w:date="2022-02-17T16:57:00Z">
        <w:r w:rsidR="002915AD" w:rsidDel="00B54641">
          <w:rPr>
            <w:noProof/>
            <w:webHidden/>
          </w:rPr>
          <w:delText>45</w:delText>
        </w:r>
      </w:del>
    </w:p>
    <w:p w14:paraId="6C6F099C" w14:textId="2FDA8E9E" w:rsidR="0077223E" w:rsidRPr="0024633A" w:rsidDel="00B54641" w:rsidRDefault="0077223E" w:rsidP="00672405">
      <w:pPr>
        <w:pStyle w:val="TOC2"/>
        <w:rPr>
          <w:del w:id="731" w:author="Haider Alhabibi" w:date="2022-02-17T16:57:00Z"/>
          <w:rFonts w:eastAsiaTheme="minorEastAsia"/>
          <w:noProof/>
          <w:color w:val="auto"/>
        </w:rPr>
      </w:pPr>
      <w:del w:id="732" w:author="Haider Alhabibi" w:date="2022-02-17T16:57:00Z">
        <w:r w:rsidRPr="00B54641" w:rsidDel="00B54641">
          <w:rPr>
            <w:noProof/>
          </w:rPr>
          <w:delText>5.2</w:delText>
        </w:r>
        <w:r w:rsidRPr="0024633A" w:rsidDel="00B54641">
          <w:rPr>
            <w:rFonts w:eastAsiaTheme="minorEastAsia"/>
            <w:noProof/>
            <w:color w:val="auto"/>
          </w:rPr>
          <w:tab/>
        </w:r>
        <w:r w:rsidRPr="00B54641" w:rsidDel="00B54641">
          <w:rPr>
            <w:noProof/>
          </w:rPr>
          <w:delText>Digital Certificates and Certificate Authorities</w:delText>
        </w:r>
        <w:r w:rsidRPr="0024633A" w:rsidDel="00B54641">
          <w:rPr>
            <w:noProof/>
            <w:webHidden/>
          </w:rPr>
          <w:tab/>
        </w:r>
      </w:del>
      <w:ins w:id="733" w:author="Author">
        <w:del w:id="734" w:author="Haider Alhabibi" w:date="2022-02-17T16:57:00Z">
          <w:r w:rsidR="00FB257E" w:rsidDel="00B54641">
            <w:rPr>
              <w:noProof/>
              <w:webHidden/>
            </w:rPr>
            <w:delText>49</w:delText>
          </w:r>
        </w:del>
      </w:ins>
      <w:del w:id="735" w:author="Haider Alhabibi" w:date="2022-02-17T16:57:00Z">
        <w:r w:rsidR="002915AD" w:rsidDel="00B54641">
          <w:rPr>
            <w:noProof/>
            <w:webHidden/>
          </w:rPr>
          <w:delText>45</w:delText>
        </w:r>
      </w:del>
    </w:p>
    <w:p w14:paraId="7AD09D2E" w14:textId="094464F0" w:rsidR="0077223E" w:rsidRPr="0024633A" w:rsidDel="00B54641" w:rsidRDefault="0077223E" w:rsidP="00672405">
      <w:pPr>
        <w:pStyle w:val="TOC2"/>
        <w:rPr>
          <w:del w:id="736" w:author="Haider Alhabibi" w:date="2022-02-17T16:57:00Z"/>
          <w:rFonts w:eastAsiaTheme="minorEastAsia"/>
          <w:noProof/>
          <w:color w:val="auto"/>
        </w:rPr>
      </w:pPr>
      <w:del w:id="737" w:author="Haider Alhabibi" w:date="2022-02-17T16:57:00Z">
        <w:r w:rsidRPr="00B54641" w:rsidDel="00B54641">
          <w:rPr>
            <w:noProof/>
          </w:rPr>
          <w:delText>5.3</w:delText>
        </w:r>
        <w:r w:rsidRPr="0024633A" w:rsidDel="00B54641">
          <w:rPr>
            <w:rFonts w:eastAsiaTheme="minorEastAsia"/>
            <w:noProof/>
            <w:color w:val="auto"/>
          </w:rPr>
          <w:tab/>
        </w:r>
        <w:r w:rsidRPr="00B54641" w:rsidDel="00B54641">
          <w:rPr>
            <w:noProof/>
          </w:rPr>
          <w:delText>Document Components That Must Be Digitally Signed</w:delText>
        </w:r>
        <w:r w:rsidRPr="0024633A" w:rsidDel="00B54641">
          <w:rPr>
            <w:noProof/>
            <w:webHidden/>
          </w:rPr>
          <w:tab/>
        </w:r>
      </w:del>
      <w:ins w:id="738" w:author="Author">
        <w:del w:id="739" w:author="Haider Alhabibi" w:date="2022-02-17T16:57:00Z">
          <w:r w:rsidR="00FB257E" w:rsidDel="00B54641">
            <w:rPr>
              <w:noProof/>
              <w:webHidden/>
            </w:rPr>
            <w:delText>50</w:delText>
          </w:r>
        </w:del>
      </w:ins>
      <w:del w:id="740" w:author="Haider Alhabibi" w:date="2022-02-17T16:57:00Z">
        <w:r w:rsidR="002915AD" w:rsidDel="00B54641">
          <w:rPr>
            <w:noProof/>
            <w:webHidden/>
          </w:rPr>
          <w:delText>46</w:delText>
        </w:r>
      </w:del>
    </w:p>
    <w:p w14:paraId="302AE320" w14:textId="769FCA8C" w:rsidR="0077223E" w:rsidRPr="0024633A" w:rsidDel="00B54641" w:rsidRDefault="0077223E" w:rsidP="00914172">
      <w:pPr>
        <w:pStyle w:val="TOC3"/>
        <w:rPr>
          <w:del w:id="741" w:author="Haider Alhabibi" w:date="2022-02-17T16:57:00Z"/>
          <w:rFonts w:eastAsiaTheme="minorEastAsia"/>
          <w:color w:val="auto"/>
        </w:rPr>
      </w:pPr>
      <w:del w:id="742" w:author="Haider Alhabibi" w:date="2022-02-17T16:57:00Z">
        <w:r w:rsidRPr="00B54641" w:rsidDel="00B54641">
          <w:delText>5.3.1</w:delText>
        </w:r>
        <w:r w:rsidRPr="0024633A" w:rsidDel="00B54641">
          <w:rPr>
            <w:rFonts w:eastAsiaTheme="minorEastAsia"/>
            <w:color w:val="auto"/>
          </w:rPr>
          <w:tab/>
        </w:r>
        <w:r w:rsidRPr="00B54641" w:rsidDel="00B54641">
          <w:delText>Digital Signing Requirements for the Registered Compliance Document PDF</w:delText>
        </w:r>
        <w:r w:rsidRPr="0024633A" w:rsidDel="00B54641">
          <w:rPr>
            <w:webHidden/>
          </w:rPr>
          <w:tab/>
        </w:r>
      </w:del>
      <w:ins w:id="743" w:author="Author">
        <w:del w:id="744" w:author="Haider Alhabibi" w:date="2022-02-17T16:57:00Z">
          <w:r w:rsidR="00FB257E" w:rsidDel="00B54641">
            <w:rPr>
              <w:webHidden/>
            </w:rPr>
            <w:delText>51</w:delText>
          </w:r>
        </w:del>
      </w:ins>
      <w:del w:id="745" w:author="Haider Alhabibi" w:date="2022-02-17T16:57:00Z">
        <w:r w:rsidR="002915AD" w:rsidDel="00B54641">
          <w:rPr>
            <w:webHidden/>
          </w:rPr>
          <w:delText>47</w:delText>
        </w:r>
      </w:del>
    </w:p>
    <w:p w14:paraId="78580E60" w14:textId="05D176EB" w:rsidR="0077223E" w:rsidRPr="0024633A" w:rsidDel="00B54641" w:rsidRDefault="0077223E" w:rsidP="00914172">
      <w:pPr>
        <w:pStyle w:val="TOC3"/>
        <w:rPr>
          <w:del w:id="746" w:author="Haider Alhabibi" w:date="2022-02-17T16:57:00Z"/>
          <w:rFonts w:eastAsiaTheme="minorEastAsia"/>
          <w:color w:val="auto"/>
        </w:rPr>
      </w:pPr>
      <w:del w:id="747" w:author="Haider Alhabibi" w:date="2022-02-17T16:57:00Z">
        <w:r w:rsidRPr="00B54641" w:rsidDel="00B54641">
          <w:delText>5.3.2</w:delText>
        </w:r>
        <w:r w:rsidRPr="0024633A" w:rsidDel="00B54641">
          <w:rPr>
            <w:rFonts w:eastAsiaTheme="minorEastAsia"/>
            <w:color w:val="auto"/>
          </w:rPr>
          <w:tab/>
        </w:r>
        <w:r w:rsidRPr="00B54641" w:rsidDel="00B54641">
          <w:delText>Digital Signing Requirements for the Transmission Package</w:delText>
        </w:r>
        <w:r w:rsidRPr="0024633A" w:rsidDel="00B54641">
          <w:rPr>
            <w:webHidden/>
          </w:rPr>
          <w:tab/>
        </w:r>
      </w:del>
      <w:ins w:id="748" w:author="Author">
        <w:del w:id="749" w:author="Haider Alhabibi" w:date="2022-02-17T16:57:00Z">
          <w:r w:rsidR="00FB257E" w:rsidDel="00B54641">
            <w:rPr>
              <w:webHidden/>
            </w:rPr>
            <w:delText>51</w:delText>
          </w:r>
        </w:del>
      </w:ins>
      <w:del w:id="750" w:author="Haider Alhabibi" w:date="2022-02-17T16:57:00Z">
        <w:r w:rsidR="002915AD" w:rsidDel="00B54641">
          <w:rPr>
            <w:webHidden/>
          </w:rPr>
          <w:delText>47</w:delText>
        </w:r>
      </w:del>
    </w:p>
    <w:p w14:paraId="652C6B37" w14:textId="7B51AD47" w:rsidR="0077223E" w:rsidRPr="0024633A" w:rsidDel="00B54641" w:rsidRDefault="0077223E" w:rsidP="00914172">
      <w:pPr>
        <w:pStyle w:val="TOC3"/>
        <w:rPr>
          <w:del w:id="751" w:author="Haider Alhabibi" w:date="2022-02-17T16:57:00Z"/>
          <w:rFonts w:eastAsiaTheme="minorEastAsia"/>
          <w:color w:val="auto"/>
        </w:rPr>
      </w:pPr>
      <w:del w:id="752" w:author="Haider Alhabibi" w:date="2022-02-17T16:57:00Z">
        <w:r w:rsidRPr="00B54641" w:rsidDel="00B54641">
          <w:delText>5.3.3</w:delText>
        </w:r>
        <w:r w:rsidRPr="0024633A" w:rsidDel="00B54641">
          <w:rPr>
            <w:rFonts w:eastAsiaTheme="minorEastAsia"/>
            <w:color w:val="auto"/>
          </w:rPr>
          <w:tab/>
        </w:r>
        <w:r w:rsidRPr="00B54641" w:rsidDel="00B54641">
          <w:delText>Digital Signature Appearance.</w:delText>
        </w:r>
        <w:r w:rsidRPr="0024633A" w:rsidDel="00B54641">
          <w:rPr>
            <w:webHidden/>
          </w:rPr>
          <w:tab/>
        </w:r>
      </w:del>
      <w:ins w:id="753" w:author="Author">
        <w:del w:id="754" w:author="Haider Alhabibi" w:date="2022-02-17T16:57:00Z">
          <w:r w:rsidR="00FB257E" w:rsidDel="00B54641">
            <w:rPr>
              <w:webHidden/>
            </w:rPr>
            <w:delText>52</w:delText>
          </w:r>
        </w:del>
      </w:ins>
      <w:del w:id="755" w:author="Haider Alhabibi" w:date="2022-02-17T16:57:00Z">
        <w:r w:rsidR="002915AD" w:rsidDel="00B54641">
          <w:rPr>
            <w:webHidden/>
          </w:rPr>
          <w:delText>48</w:delText>
        </w:r>
      </w:del>
    </w:p>
    <w:p w14:paraId="7419FE02" w14:textId="5CB710FB" w:rsidR="0077223E" w:rsidRPr="0024633A" w:rsidDel="00B54641" w:rsidRDefault="0077223E">
      <w:pPr>
        <w:pStyle w:val="TOC4"/>
        <w:tabs>
          <w:tab w:val="left" w:pos="1600"/>
        </w:tabs>
        <w:rPr>
          <w:del w:id="756" w:author="Haider Alhabibi" w:date="2022-02-17T16:57:00Z"/>
          <w:rFonts w:ascii="Tahoma" w:eastAsiaTheme="minorEastAsia" w:hAnsi="Tahoma" w:cs="Tahoma"/>
          <w:noProof/>
          <w:color w:val="auto"/>
          <w:sz w:val="24"/>
          <w:szCs w:val="24"/>
        </w:rPr>
      </w:pPr>
      <w:del w:id="757" w:author="Haider Alhabibi" w:date="2022-02-17T16:57:00Z">
        <w:r w:rsidRPr="00B54641" w:rsidDel="00B54641">
          <w:rPr>
            <w:rFonts w:ascii="Tahoma" w:hAnsi="Tahoma" w:cs="Tahoma"/>
            <w:noProof/>
            <w:sz w:val="24"/>
            <w:szCs w:val="24"/>
          </w:rPr>
          <w:delText>5.3.3.1</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The Content of the Digital Signature Appearance</w:delText>
        </w:r>
        <w:r w:rsidRPr="0024633A" w:rsidDel="00B54641">
          <w:rPr>
            <w:rFonts w:ascii="Tahoma" w:hAnsi="Tahoma" w:cs="Tahoma"/>
            <w:noProof/>
            <w:webHidden/>
            <w:sz w:val="24"/>
            <w:szCs w:val="24"/>
          </w:rPr>
          <w:tab/>
        </w:r>
      </w:del>
      <w:ins w:id="758" w:author="Author">
        <w:del w:id="759" w:author="Haider Alhabibi" w:date="2022-02-17T16:57:00Z">
          <w:r w:rsidR="00FB257E" w:rsidDel="00B54641">
            <w:rPr>
              <w:rFonts w:ascii="Tahoma" w:hAnsi="Tahoma" w:cs="Tahoma"/>
              <w:noProof/>
              <w:webHidden/>
              <w:sz w:val="24"/>
              <w:szCs w:val="24"/>
            </w:rPr>
            <w:delText>52</w:delText>
          </w:r>
        </w:del>
      </w:ins>
      <w:del w:id="760" w:author="Haider Alhabibi" w:date="2022-02-17T16:57:00Z">
        <w:r w:rsidR="002915AD" w:rsidDel="00B54641">
          <w:rPr>
            <w:rFonts w:ascii="Tahoma" w:hAnsi="Tahoma" w:cs="Tahoma"/>
            <w:noProof/>
            <w:webHidden/>
            <w:sz w:val="24"/>
            <w:szCs w:val="24"/>
          </w:rPr>
          <w:delText>48</w:delText>
        </w:r>
      </w:del>
    </w:p>
    <w:p w14:paraId="24329B8C" w14:textId="40FE15F1" w:rsidR="0077223E" w:rsidRPr="0024633A" w:rsidDel="00B54641" w:rsidRDefault="0077223E">
      <w:pPr>
        <w:pStyle w:val="TOC4"/>
        <w:tabs>
          <w:tab w:val="left" w:pos="1600"/>
        </w:tabs>
        <w:rPr>
          <w:del w:id="761" w:author="Haider Alhabibi" w:date="2022-02-17T16:57:00Z"/>
          <w:rFonts w:ascii="Tahoma" w:eastAsiaTheme="minorEastAsia" w:hAnsi="Tahoma" w:cs="Tahoma"/>
          <w:noProof/>
          <w:color w:val="auto"/>
          <w:sz w:val="24"/>
          <w:szCs w:val="24"/>
        </w:rPr>
      </w:pPr>
      <w:del w:id="762" w:author="Haider Alhabibi" w:date="2022-02-17T16:57:00Z">
        <w:r w:rsidRPr="00B54641" w:rsidDel="00B54641">
          <w:rPr>
            <w:rFonts w:ascii="Tahoma" w:hAnsi="Tahoma" w:cs="Tahoma"/>
            <w:noProof/>
            <w:sz w:val="24"/>
            <w:szCs w:val="24"/>
          </w:rPr>
          <w:delText>5.3.3.2</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Placement of Digital Signature Appearance</w:delText>
        </w:r>
        <w:r w:rsidRPr="0024633A" w:rsidDel="00B54641">
          <w:rPr>
            <w:rFonts w:ascii="Tahoma" w:hAnsi="Tahoma" w:cs="Tahoma"/>
            <w:noProof/>
            <w:webHidden/>
            <w:sz w:val="24"/>
            <w:szCs w:val="24"/>
          </w:rPr>
          <w:tab/>
        </w:r>
      </w:del>
      <w:ins w:id="763" w:author="Author">
        <w:del w:id="764" w:author="Haider Alhabibi" w:date="2022-02-17T16:57:00Z">
          <w:r w:rsidR="00FB257E" w:rsidDel="00B54641">
            <w:rPr>
              <w:rFonts w:ascii="Tahoma" w:hAnsi="Tahoma" w:cs="Tahoma"/>
              <w:noProof/>
              <w:webHidden/>
              <w:sz w:val="24"/>
              <w:szCs w:val="24"/>
            </w:rPr>
            <w:delText>53</w:delText>
          </w:r>
        </w:del>
      </w:ins>
      <w:del w:id="765" w:author="Haider Alhabibi" w:date="2022-02-17T16:57:00Z">
        <w:r w:rsidR="002915AD" w:rsidDel="00B54641">
          <w:rPr>
            <w:rFonts w:ascii="Tahoma" w:hAnsi="Tahoma" w:cs="Tahoma"/>
            <w:noProof/>
            <w:webHidden/>
            <w:sz w:val="24"/>
            <w:szCs w:val="24"/>
          </w:rPr>
          <w:delText>49</w:delText>
        </w:r>
      </w:del>
    </w:p>
    <w:p w14:paraId="44861769" w14:textId="1DBE523F" w:rsidR="0077223E" w:rsidRPr="0024633A" w:rsidDel="00B54641" w:rsidRDefault="0077223E" w:rsidP="00672405">
      <w:pPr>
        <w:pStyle w:val="TOC2"/>
        <w:rPr>
          <w:del w:id="766" w:author="Haider Alhabibi" w:date="2022-02-17T16:57:00Z"/>
          <w:rFonts w:eastAsiaTheme="minorEastAsia"/>
          <w:noProof/>
          <w:color w:val="auto"/>
        </w:rPr>
      </w:pPr>
      <w:del w:id="767" w:author="Haider Alhabibi" w:date="2022-02-17T16:57:00Z">
        <w:r w:rsidRPr="00B54641" w:rsidDel="00B54641">
          <w:rPr>
            <w:noProof/>
          </w:rPr>
          <w:delText>5.4</w:delText>
        </w:r>
        <w:r w:rsidRPr="0024633A" w:rsidDel="00B54641">
          <w:rPr>
            <w:rFonts w:eastAsiaTheme="minorEastAsia"/>
            <w:noProof/>
            <w:color w:val="auto"/>
          </w:rPr>
          <w:tab/>
        </w:r>
        <w:r w:rsidRPr="00B54641" w:rsidDel="00B54641">
          <w:rPr>
            <w:noProof/>
          </w:rPr>
          <w:delText>Considerations for Data Registry Digital Certificate Solutions</w:delText>
        </w:r>
        <w:r w:rsidRPr="0024633A" w:rsidDel="00B54641">
          <w:rPr>
            <w:noProof/>
            <w:webHidden/>
          </w:rPr>
          <w:tab/>
        </w:r>
      </w:del>
      <w:ins w:id="768" w:author="Author">
        <w:del w:id="769" w:author="Haider Alhabibi" w:date="2022-02-17T16:57:00Z">
          <w:r w:rsidR="00FB257E" w:rsidDel="00B54641">
            <w:rPr>
              <w:noProof/>
              <w:webHidden/>
            </w:rPr>
            <w:delText>54</w:delText>
          </w:r>
        </w:del>
      </w:ins>
      <w:del w:id="770" w:author="Haider Alhabibi" w:date="2022-02-17T16:57:00Z">
        <w:r w:rsidR="002915AD" w:rsidDel="00B54641">
          <w:rPr>
            <w:noProof/>
            <w:webHidden/>
          </w:rPr>
          <w:delText>50</w:delText>
        </w:r>
      </w:del>
    </w:p>
    <w:p w14:paraId="673CF0E8" w14:textId="7630BDB9" w:rsidR="0077223E" w:rsidRPr="0024633A" w:rsidDel="00B54641" w:rsidRDefault="0077223E" w:rsidP="00914172">
      <w:pPr>
        <w:pStyle w:val="TOC3"/>
        <w:rPr>
          <w:del w:id="771" w:author="Haider Alhabibi" w:date="2022-02-17T16:57:00Z"/>
          <w:rFonts w:eastAsiaTheme="minorEastAsia"/>
          <w:color w:val="auto"/>
        </w:rPr>
      </w:pPr>
      <w:del w:id="772" w:author="Haider Alhabibi" w:date="2022-02-17T16:57:00Z">
        <w:r w:rsidRPr="00B54641" w:rsidDel="00B54641">
          <w:delText>5.4.1</w:delText>
        </w:r>
        <w:r w:rsidRPr="0024633A" w:rsidDel="00B54641">
          <w:rPr>
            <w:rFonts w:eastAsiaTheme="minorEastAsia"/>
            <w:color w:val="auto"/>
          </w:rPr>
          <w:tab/>
        </w:r>
        <w:r w:rsidRPr="00B54641" w:rsidDel="00B54641">
          <w:delText>Approved Certificate Authorities</w:delText>
        </w:r>
        <w:r w:rsidRPr="0024633A" w:rsidDel="00B54641">
          <w:rPr>
            <w:webHidden/>
          </w:rPr>
          <w:tab/>
        </w:r>
      </w:del>
      <w:ins w:id="773" w:author="Author">
        <w:del w:id="774" w:author="Haider Alhabibi" w:date="2022-02-17T16:57:00Z">
          <w:r w:rsidR="00FB257E" w:rsidDel="00B54641">
            <w:rPr>
              <w:webHidden/>
            </w:rPr>
            <w:delText>54</w:delText>
          </w:r>
        </w:del>
      </w:ins>
      <w:del w:id="775" w:author="Haider Alhabibi" w:date="2022-02-17T16:57:00Z">
        <w:r w:rsidR="002915AD" w:rsidDel="00B54641">
          <w:rPr>
            <w:webHidden/>
          </w:rPr>
          <w:delText>50</w:delText>
        </w:r>
      </w:del>
    </w:p>
    <w:p w14:paraId="27F2E55A" w14:textId="2932EE78" w:rsidR="0077223E" w:rsidRPr="0024633A" w:rsidDel="00B54641" w:rsidRDefault="0077223E" w:rsidP="00914172">
      <w:pPr>
        <w:pStyle w:val="TOC3"/>
        <w:rPr>
          <w:del w:id="776" w:author="Haider Alhabibi" w:date="2022-02-17T16:57:00Z"/>
          <w:rFonts w:eastAsiaTheme="minorEastAsia"/>
          <w:color w:val="auto"/>
        </w:rPr>
      </w:pPr>
      <w:del w:id="777" w:author="Haider Alhabibi" w:date="2022-02-17T16:57:00Z">
        <w:r w:rsidRPr="00B54641" w:rsidDel="00B54641">
          <w:delText>5.4.2</w:delText>
        </w:r>
        <w:r w:rsidRPr="0024633A" w:rsidDel="00B54641">
          <w:rPr>
            <w:rFonts w:eastAsiaTheme="minorEastAsia"/>
            <w:color w:val="auto"/>
          </w:rPr>
          <w:tab/>
        </w:r>
        <w:r w:rsidRPr="00B54641" w:rsidDel="00B54641">
          <w:delText>Digital Certificate Use Types</w:delText>
        </w:r>
        <w:r w:rsidRPr="0024633A" w:rsidDel="00B54641">
          <w:rPr>
            <w:webHidden/>
          </w:rPr>
          <w:tab/>
        </w:r>
      </w:del>
      <w:ins w:id="778" w:author="Author">
        <w:del w:id="779" w:author="Haider Alhabibi" w:date="2022-02-17T16:57:00Z">
          <w:r w:rsidR="00FB257E" w:rsidDel="00B54641">
            <w:rPr>
              <w:webHidden/>
            </w:rPr>
            <w:delText>54</w:delText>
          </w:r>
        </w:del>
      </w:ins>
      <w:del w:id="780" w:author="Haider Alhabibi" w:date="2022-02-17T16:57:00Z">
        <w:r w:rsidR="002915AD" w:rsidDel="00B54641">
          <w:rPr>
            <w:webHidden/>
          </w:rPr>
          <w:delText>50</w:delText>
        </w:r>
      </w:del>
    </w:p>
    <w:p w14:paraId="2C5564D8" w14:textId="5BE11BC0" w:rsidR="0077223E" w:rsidRPr="0024633A" w:rsidDel="00B54641" w:rsidRDefault="0077223E">
      <w:pPr>
        <w:pStyle w:val="TOC4"/>
        <w:tabs>
          <w:tab w:val="left" w:pos="1600"/>
        </w:tabs>
        <w:rPr>
          <w:del w:id="781" w:author="Haider Alhabibi" w:date="2022-02-17T16:57:00Z"/>
          <w:rFonts w:ascii="Tahoma" w:eastAsiaTheme="minorEastAsia" w:hAnsi="Tahoma" w:cs="Tahoma"/>
          <w:noProof/>
          <w:color w:val="auto"/>
          <w:sz w:val="24"/>
          <w:szCs w:val="24"/>
        </w:rPr>
      </w:pPr>
      <w:del w:id="782" w:author="Haider Alhabibi" w:date="2022-02-17T16:57:00Z">
        <w:r w:rsidRPr="00B54641" w:rsidDel="00B54641">
          <w:rPr>
            <w:rFonts w:ascii="Tahoma" w:hAnsi="Tahoma" w:cs="Tahoma"/>
            <w:noProof/>
            <w:sz w:val="24"/>
            <w:szCs w:val="24"/>
          </w:rPr>
          <w:delText>5.4.2.1</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Digital Certificates for Document Signing</w:delText>
        </w:r>
        <w:r w:rsidRPr="0024633A" w:rsidDel="00B54641">
          <w:rPr>
            <w:rFonts w:ascii="Tahoma" w:hAnsi="Tahoma" w:cs="Tahoma"/>
            <w:noProof/>
            <w:webHidden/>
            <w:sz w:val="24"/>
            <w:szCs w:val="24"/>
          </w:rPr>
          <w:tab/>
        </w:r>
      </w:del>
      <w:ins w:id="783" w:author="Author">
        <w:del w:id="784" w:author="Haider Alhabibi" w:date="2022-02-17T16:57:00Z">
          <w:r w:rsidR="00FB257E" w:rsidDel="00B54641">
            <w:rPr>
              <w:rFonts w:ascii="Tahoma" w:hAnsi="Tahoma" w:cs="Tahoma"/>
              <w:noProof/>
              <w:webHidden/>
              <w:sz w:val="24"/>
              <w:szCs w:val="24"/>
            </w:rPr>
            <w:delText>54</w:delText>
          </w:r>
        </w:del>
      </w:ins>
      <w:del w:id="785" w:author="Haider Alhabibi" w:date="2022-02-17T16:57:00Z">
        <w:r w:rsidR="002915AD" w:rsidDel="00B54641">
          <w:rPr>
            <w:rFonts w:ascii="Tahoma" w:hAnsi="Tahoma" w:cs="Tahoma"/>
            <w:noProof/>
            <w:webHidden/>
            <w:sz w:val="24"/>
            <w:szCs w:val="24"/>
          </w:rPr>
          <w:delText>50</w:delText>
        </w:r>
      </w:del>
    </w:p>
    <w:p w14:paraId="630A8051" w14:textId="0AA5AD65" w:rsidR="0077223E" w:rsidRPr="0024633A" w:rsidDel="00B54641" w:rsidRDefault="0077223E">
      <w:pPr>
        <w:pStyle w:val="TOC4"/>
        <w:tabs>
          <w:tab w:val="left" w:pos="1600"/>
        </w:tabs>
        <w:rPr>
          <w:del w:id="786" w:author="Haider Alhabibi" w:date="2022-02-17T16:57:00Z"/>
          <w:rFonts w:ascii="Tahoma" w:eastAsiaTheme="minorEastAsia" w:hAnsi="Tahoma" w:cs="Tahoma"/>
          <w:noProof/>
          <w:color w:val="auto"/>
          <w:sz w:val="24"/>
          <w:szCs w:val="24"/>
        </w:rPr>
      </w:pPr>
      <w:del w:id="787" w:author="Haider Alhabibi" w:date="2022-02-17T16:57:00Z">
        <w:r w:rsidRPr="00B54641" w:rsidDel="00B54641">
          <w:rPr>
            <w:rFonts w:ascii="Tahoma" w:hAnsi="Tahoma" w:cs="Tahoma"/>
            <w:noProof/>
            <w:sz w:val="24"/>
            <w:szCs w:val="24"/>
          </w:rPr>
          <w:delText>5.4.2.2</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Digital Certificates for Code Signing</w:delText>
        </w:r>
        <w:r w:rsidRPr="0024633A" w:rsidDel="00B54641">
          <w:rPr>
            <w:rFonts w:ascii="Tahoma" w:hAnsi="Tahoma" w:cs="Tahoma"/>
            <w:noProof/>
            <w:webHidden/>
            <w:sz w:val="24"/>
            <w:szCs w:val="24"/>
          </w:rPr>
          <w:tab/>
        </w:r>
      </w:del>
      <w:ins w:id="788" w:author="Author">
        <w:del w:id="789" w:author="Haider Alhabibi" w:date="2022-02-17T16:57:00Z">
          <w:r w:rsidR="00FB257E" w:rsidDel="00B54641">
            <w:rPr>
              <w:rFonts w:ascii="Tahoma" w:hAnsi="Tahoma" w:cs="Tahoma"/>
              <w:noProof/>
              <w:webHidden/>
              <w:sz w:val="24"/>
              <w:szCs w:val="24"/>
            </w:rPr>
            <w:delText>55</w:delText>
          </w:r>
        </w:del>
      </w:ins>
      <w:del w:id="790" w:author="Haider Alhabibi" w:date="2022-02-17T16:57:00Z">
        <w:r w:rsidR="002915AD" w:rsidDel="00B54641">
          <w:rPr>
            <w:rFonts w:ascii="Tahoma" w:hAnsi="Tahoma" w:cs="Tahoma"/>
            <w:noProof/>
            <w:webHidden/>
            <w:sz w:val="24"/>
            <w:szCs w:val="24"/>
          </w:rPr>
          <w:delText>51</w:delText>
        </w:r>
      </w:del>
    </w:p>
    <w:p w14:paraId="24E99911" w14:textId="3620AFCE" w:rsidR="0077223E" w:rsidRPr="0024633A" w:rsidDel="00B54641" w:rsidRDefault="0077223E">
      <w:pPr>
        <w:pStyle w:val="TOC4"/>
        <w:tabs>
          <w:tab w:val="left" w:pos="1600"/>
        </w:tabs>
        <w:rPr>
          <w:del w:id="791" w:author="Haider Alhabibi" w:date="2022-02-17T16:57:00Z"/>
          <w:rFonts w:ascii="Tahoma" w:eastAsiaTheme="minorEastAsia" w:hAnsi="Tahoma" w:cs="Tahoma"/>
          <w:noProof/>
          <w:color w:val="auto"/>
          <w:sz w:val="24"/>
          <w:szCs w:val="24"/>
        </w:rPr>
      </w:pPr>
      <w:del w:id="792" w:author="Haider Alhabibi" w:date="2022-02-17T16:57:00Z">
        <w:r w:rsidRPr="00B54641" w:rsidDel="00B54641">
          <w:rPr>
            <w:rFonts w:ascii="Tahoma" w:hAnsi="Tahoma" w:cs="Tahoma"/>
            <w:noProof/>
            <w:sz w:val="24"/>
            <w:szCs w:val="24"/>
          </w:rPr>
          <w:delText>5.4.2.3</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SSL Certificates with digital signing of documents</w:delText>
        </w:r>
        <w:r w:rsidRPr="0024633A" w:rsidDel="00B54641">
          <w:rPr>
            <w:rFonts w:ascii="Tahoma" w:hAnsi="Tahoma" w:cs="Tahoma"/>
            <w:noProof/>
            <w:webHidden/>
            <w:sz w:val="24"/>
            <w:szCs w:val="24"/>
          </w:rPr>
          <w:tab/>
        </w:r>
      </w:del>
      <w:ins w:id="793" w:author="Author">
        <w:del w:id="794" w:author="Haider Alhabibi" w:date="2022-02-17T16:57:00Z">
          <w:r w:rsidR="00FB257E" w:rsidDel="00B54641">
            <w:rPr>
              <w:rFonts w:ascii="Tahoma" w:hAnsi="Tahoma" w:cs="Tahoma"/>
              <w:noProof/>
              <w:webHidden/>
              <w:sz w:val="24"/>
              <w:szCs w:val="24"/>
            </w:rPr>
            <w:delText>55</w:delText>
          </w:r>
        </w:del>
      </w:ins>
      <w:del w:id="795" w:author="Haider Alhabibi" w:date="2022-02-17T16:57:00Z">
        <w:r w:rsidR="002915AD" w:rsidDel="00B54641">
          <w:rPr>
            <w:rFonts w:ascii="Tahoma" w:hAnsi="Tahoma" w:cs="Tahoma"/>
            <w:noProof/>
            <w:webHidden/>
            <w:sz w:val="24"/>
            <w:szCs w:val="24"/>
          </w:rPr>
          <w:delText>51</w:delText>
        </w:r>
      </w:del>
    </w:p>
    <w:p w14:paraId="30A1DB65" w14:textId="342D520F" w:rsidR="0077223E" w:rsidRPr="0024633A" w:rsidDel="00B54641" w:rsidRDefault="0077223E" w:rsidP="00914172">
      <w:pPr>
        <w:pStyle w:val="TOC3"/>
        <w:rPr>
          <w:del w:id="796" w:author="Haider Alhabibi" w:date="2022-02-17T16:57:00Z"/>
          <w:rFonts w:eastAsiaTheme="minorEastAsia"/>
          <w:color w:val="auto"/>
        </w:rPr>
      </w:pPr>
      <w:del w:id="797" w:author="Haider Alhabibi" w:date="2022-02-17T16:57:00Z">
        <w:r w:rsidRPr="00B54641" w:rsidDel="00B54641">
          <w:delText>5.4.3</w:delText>
        </w:r>
        <w:r w:rsidRPr="0024633A" w:rsidDel="00B54641">
          <w:rPr>
            <w:rFonts w:eastAsiaTheme="minorEastAsia"/>
            <w:color w:val="auto"/>
          </w:rPr>
          <w:tab/>
        </w:r>
        <w:r w:rsidRPr="00B54641" w:rsidDel="00B54641">
          <w:delText>Digital Certificate Solution Options</w:delText>
        </w:r>
        <w:r w:rsidRPr="0024633A" w:rsidDel="00B54641">
          <w:rPr>
            <w:webHidden/>
          </w:rPr>
          <w:tab/>
        </w:r>
      </w:del>
      <w:ins w:id="798" w:author="Author">
        <w:del w:id="799" w:author="Haider Alhabibi" w:date="2022-02-17T16:57:00Z">
          <w:r w:rsidR="00FB257E" w:rsidDel="00B54641">
            <w:rPr>
              <w:webHidden/>
            </w:rPr>
            <w:delText>55</w:delText>
          </w:r>
        </w:del>
      </w:ins>
      <w:del w:id="800" w:author="Haider Alhabibi" w:date="2022-02-17T16:57:00Z">
        <w:r w:rsidR="002915AD" w:rsidDel="00B54641">
          <w:rPr>
            <w:webHidden/>
          </w:rPr>
          <w:delText>51</w:delText>
        </w:r>
      </w:del>
    </w:p>
    <w:p w14:paraId="4C6A90B3" w14:textId="7768730A" w:rsidR="0077223E" w:rsidRPr="0024633A" w:rsidDel="00B54641" w:rsidRDefault="0077223E">
      <w:pPr>
        <w:pStyle w:val="TOC4"/>
        <w:tabs>
          <w:tab w:val="left" w:pos="1600"/>
        </w:tabs>
        <w:rPr>
          <w:del w:id="801" w:author="Haider Alhabibi" w:date="2022-02-17T16:57:00Z"/>
          <w:rFonts w:ascii="Tahoma" w:eastAsiaTheme="minorEastAsia" w:hAnsi="Tahoma" w:cs="Tahoma"/>
          <w:noProof/>
          <w:color w:val="auto"/>
          <w:sz w:val="24"/>
          <w:szCs w:val="24"/>
        </w:rPr>
      </w:pPr>
      <w:del w:id="802" w:author="Haider Alhabibi" w:date="2022-02-17T16:57:00Z">
        <w:r w:rsidRPr="00B54641" w:rsidDel="00B54641">
          <w:rPr>
            <w:rFonts w:ascii="Tahoma" w:hAnsi="Tahoma" w:cs="Tahoma"/>
            <w:noProof/>
            <w:sz w:val="24"/>
            <w:szCs w:val="24"/>
          </w:rPr>
          <w:delText>5.4.3.1</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Manual Signing</w:delText>
        </w:r>
        <w:r w:rsidRPr="0024633A" w:rsidDel="00B54641">
          <w:rPr>
            <w:rFonts w:ascii="Tahoma" w:hAnsi="Tahoma" w:cs="Tahoma"/>
            <w:noProof/>
            <w:webHidden/>
            <w:sz w:val="24"/>
            <w:szCs w:val="24"/>
          </w:rPr>
          <w:tab/>
        </w:r>
      </w:del>
      <w:ins w:id="803" w:author="Author">
        <w:del w:id="804" w:author="Haider Alhabibi" w:date="2022-02-17T16:57:00Z">
          <w:r w:rsidR="00FB257E" w:rsidDel="00B54641">
            <w:rPr>
              <w:rFonts w:ascii="Tahoma" w:hAnsi="Tahoma" w:cs="Tahoma"/>
              <w:noProof/>
              <w:webHidden/>
              <w:sz w:val="24"/>
              <w:szCs w:val="24"/>
            </w:rPr>
            <w:delText>56</w:delText>
          </w:r>
        </w:del>
      </w:ins>
      <w:del w:id="805" w:author="Haider Alhabibi" w:date="2022-02-17T16:57:00Z">
        <w:r w:rsidR="002915AD" w:rsidDel="00B54641">
          <w:rPr>
            <w:rFonts w:ascii="Tahoma" w:hAnsi="Tahoma" w:cs="Tahoma"/>
            <w:noProof/>
            <w:webHidden/>
            <w:sz w:val="24"/>
            <w:szCs w:val="24"/>
          </w:rPr>
          <w:delText>52</w:delText>
        </w:r>
      </w:del>
    </w:p>
    <w:p w14:paraId="2F3E0928" w14:textId="7529AA26" w:rsidR="0077223E" w:rsidRPr="0024633A" w:rsidDel="00B54641" w:rsidRDefault="0077223E">
      <w:pPr>
        <w:pStyle w:val="TOC4"/>
        <w:tabs>
          <w:tab w:val="left" w:pos="1600"/>
        </w:tabs>
        <w:rPr>
          <w:del w:id="806" w:author="Haider Alhabibi" w:date="2022-02-17T16:57:00Z"/>
          <w:rFonts w:ascii="Tahoma" w:eastAsiaTheme="minorEastAsia" w:hAnsi="Tahoma" w:cs="Tahoma"/>
          <w:noProof/>
          <w:color w:val="auto"/>
          <w:sz w:val="24"/>
          <w:szCs w:val="24"/>
        </w:rPr>
      </w:pPr>
      <w:del w:id="807" w:author="Haider Alhabibi" w:date="2022-02-17T16:57:00Z">
        <w:r w:rsidRPr="00B54641" w:rsidDel="00B54641">
          <w:rPr>
            <w:rFonts w:ascii="Tahoma" w:hAnsi="Tahoma" w:cs="Tahoma"/>
            <w:noProof/>
            <w:sz w:val="24"/>
            <w:szCs w:val="24"/>
          </w:rPr>
          <w:delText>5.4.3.2</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Automatic Signing</w:delText>
        </w:r>
        <w:r w:rsidRPr="0024633A" w:rsidDel="00B54641">
          <w:rPr>
            <w:rFonts w:ascii="Tahoma" w:hAnsi="Tahoma" w:cs="Tahoma"/>
            <w:noProof/>
            <w:webHidden/>
            <w:sz w:val="24"/>
            <w:szCs w:val="24"/>
          </w:rPr>
          <w:tab/>
        </w:r>
      </w:del>
      <w:ins w:id="808" w:author="Author">
        <w:del w:id="809" w:author="Haider Alhabibi" w:date="2022-02-17T16:57:00Z">
          <w:r w:rsidR="00FB257E" w:rsidDel="00B54641">
            <w:rPr>
              <w:rFonts w:ascii="Tahoma" w:hAnsi="Tahoma" w:cs="Tahoma"/>
              <w:noProof/>
              <w:webHidden/>
              <w:sz w:val="24"/>
              <w:szCs w:val="24"/>
            </w:rPr>
            <w:delText>56</w:delText>
          </w:r>
        </w:del>
      </w:ins>
      <w:del w:id="810" w:author="Haider Alhabibi" w:date="2022-02-17T16:57:00Z">
        <w:r w:rsidR="002915AD" w:rsidDel="00B54641">
          <w:rPr>
            <w:rFonts w:ascii="Tahoma" w:hAnsi="Tahoma" w:cs="Tahoma"/>
            <w:noProof/>
            <w:webHidden/>
            <w:sz w:val="24"/>
            <w:szCs w:val="24"/>
          </w:rPr>
          <w:delText>52</w:delText>
        </w:r>
      </w:del>
    </w:p>
    <w:p w14:paraId="79F20D1C" w14:textId="1DEFB2F8" w:rsidR="0077223E" w:rsidRPr="0024633A" w:rsidDel="00B54641" w:rsidRDefault="0077223E">
      <w:pPr>
        <w:pStyle w:val="TOC4"/>
        <w:tabs>
          <w:tab w:val="left" w:pos="1600"/>
        </w:tabs>
        <w:rPr>
          <w:del w:id="811" w:author="Haider Alhabibi" w:date="2022-02-17T16:57:00Z"/>
          <w:rFonts w:ascii="Tahoma" w:eastAsiaTheme="minorEastAsia" w:hAnsi="Tahoma" w:cs="Tahoma"/>
          <w:noProof/>
          <w:color w:val="auto"/>
          <w:sz w:val="24"/>
          <w:szCs w:val="24"/>
        </w:rPr>
      </w:pPr>
      <w:del w:id="812" w:author="Haider Alhabibi" w:date="2022-02-17T16:57:00Z">
        <w:r w:rsidRPr="00B54641" w:rsidDel="00B54641">
          <w:rPr>
            <w:rFonts w:ascii="Tahoma" w:hAnsi="Tahoma" w:cs="Tahoma"/>
            <w:noProof/>
            <w:sz w:val="24"/>
            <w:szCs w:val="24"/>
          </w:rPr>
          <w:delText>5.4.3.3</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Typical Vendor Pricing</w:delText>
        </w:r>
        <w:r w:rsidRPr="0024633A" w:rsidDel="00B54641">
          <w:rPr>
            <w:rFonts w:ascii="Tahoma" w:hAnsi="Tahoma" w:cs="Tahoma"/>
            <w:noProof/>
            <w:webHidden/>
            <w:sz w:val="24"/>
            <w:szCs w:val="24"/>
          </w:rPr>
          <w:tab/>
        </w:r>
      </w:del>
      <w:ins w:id="813" w:author="Author">
        <w:del w:id="814" w:author="Haider Alhabibi" w:date="2022-02-17T16:57:00Z">
          <w:r w:rsidR="00FB257E" w:rsidDel="00B54641">
            <w:rPr>
              <w:rFonts w:ascii="Tahoma" w:hAnsi="Tahoma" w:cs="Tahoma"/>
              <w:noProof/>
              <w:webHidden/>
              <w:sz w:val="24"/>
              <w:szCs w:val="24"/>
            </w:rPr>
            <w:delText>56</w:delText>
          </w:r>
        </w:del>
      </w:ins>
      <w:del w:id="815" w:author="Haider Alhabibi" w:date="2022-02-17T16:57:00Z">
        <w:r w:rsidR="002915AD" w:rsidDel="00B54641">
          <w:rPr>
            <w:rFonts w:ascii="Tahoma" w:hAnsi="Tahoma" w:cs="Tahoma"/>
            <w:noProof/>
            <w:webHidden/>
            <w:sz w:val="24"/>
            <w:szCs w:val="24"/>
          </w:rPr>
          <w:delText>52</w:delText>
        </w:r>
      </w:del>
    </w:p>
    <w:p w14:paraId="55EDD33F" w14:textId="4D0F2C24" w:rsidR="0077223E" w:rsidRPr="0024633A" w:rsidDel="00B54641" w:rsidRDefault="0077223E">
      <w:pPr>
        <w:pStyle w:val="TOC4"/>
        <w:tabs>
          <w:tab w:val="left" w:pos="1600"/>
        </w:tabs>
        <w:rPr>
          <w:del w:id="816" w:author="Haider Alhabibi" w:date="2022-02-17T16:57:00Z"/>
          <w:rFonts w:ascii="Tahoma" w:eastAsiaTheme="minorEastAsia" w:hAnsi="Tahoma" w:cs="Tahoma"/>
          <w:noProof/>
          <w:color w:val="auto"/>
          <w:sz w:val="24"/>
          <w:szCs w:val="24"/>
        </w:rPr>
      </w:pPr>
      <w:del w:id="817" w:author="Haider Alhabibi" w:date="2022-02-17T16:57:00Z">
        <w:r w:rsidRPr="00B54641" w:rsidDel="00B54641">
          <w:rPr>
            <w:rFonts w:ascii="Tahoma" w:hAnsi="Tahoma" w:cs="Tahoma"/>
            <w:noProof/>
            <w:sz w:val="24"/>
            <w:szCs w:val="24"/>
          </w:rPr>
          <w:delText>5.4.3.4</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California Secretary of State Approved CAs and Adobe’s Approved Trust List of CAs</w:delText>
        </w:r>
        <w:r w:rsidRPr="0024633A" w:rsidDel="00B54641">
          <w:rPr>
            <w:rFonts w:ascii="Tahoma" w:hAnsi="Tahoma" w:cs="Tahoma"/>
            <w:noProof/>
            <w:webHidden/>
            <w:sz w:val="24"/>
            <w:szCs w:val="24"/>
          </w:rPr>
          <w:tab/>
        </w:r>
      </w:del>
      <w:ins w:id="818" w:author="Author">
        <w:del w:id="819" w:author="Haider Alhabibi" w:date="2022-02-17T16:57:00Z">
          <w:r w:rsidR="00FB257E" w:rsidDel="00B54641">
            <w:rPr>
              <w:rFonts w:ascii="Tahoma" w:hAnsi="Tahoma" w:cs="Tahoma"/>
              <w:noProof/>
              <w:webHidden/>
              <w:sz w:val="24"/>
              <w:szCs w:val="24"/>
            </w:rPr>
            <w:delText>57</w:delText>
          </w:r>
        </w:del>
      </w:ins>
      <w:del w:id="820" w:author="Haider Alhabibi" w:date="2022-02-17T16:57:00Z">
        <w:r w:rsidR="002915AD" w:rsidDel="00B54641">
          <w:rPr>
            <w:rFonts w:ascii="Tahoma" w:hAnsi="Tahoma" w:cs="Tahoma"/>
            <w:noProof/>
            <w:webHidden/>
            <w:sz w:val="24"/>
            <w:szCs w:val="24"/>
          </w:rPr>
          <w:delText>53</w:delText>
        </w:r>
      </w:del>
    </w:p>
    <w:p w14:paraId="1FCDFD44" w14:textId="4E93A6DE" w:rsidR="0077223E" w:rsidRPr="0024633A" w:rsidDel="00B54641" w:rsidRDefault="0077223E" w:rsidP="00672405">
      <w:pPr>
        <w:pStyle w:val="TOC2"/>
        <w:rPr>
          <w:del w:id="821" w:author="Haider Alhabibi" w:date="2022-02-17T16:57:00Z"/>
          <w:rFonts w:eastAsiaTheme="minorEastAsia"/>
          <w:noProof/>
          <w:color w:val="auto"/>
        </w:rPr>
      </w:pPr>
      <w:del w:id="822" w:author="Haider Alhabibi" w:date="2022-02-17T16:57:00Z">
        <w:r w:rsidRPr="00B54641" w:rsidDel="00B54641">
          <w:rPr>
            <w:noProof/>
          </w:rPr>
          <w:delText>5.5</w:delText>
        </w:r>
        <w:r w:rsidRPr="0024633A" w:rsidDel="00B54641">
          <w:rPr>
            <w:rFonts w:eastAsiaTheme="minorEastAsia"/>
            <w:noProof/>
            <w:color w:val="auto"/>
          </w:rPr>
          <w:tab/>
        </w:r>
        <w:r w:rsidRPr="00B54641" w:rsidDel="00B54641">
          <w:rPr>
            <w:noProof/>
          </w:rPr>
          <w:delText>Root Certificates for Validation of Document Authenticity</w:delText>
        </w:r>
        <w:r w:rsidRPr="0024633A" w:rsidDel="00B54641">
          <w:rPr>
            <w:noProof/>
            <w:webHidden/>
          </w:rPr>
          <w:tab/>
        </w:r>
      </w:del>
      <w:ins w:id="823" w:author="Author">
        <w:del w:id="824" w:author="Haider Alhabibi" w:date="2022-02-17T16:57:00Z">
          <w:r w:rsidR="00FB257E" w:rsidDel="00B54641">
            <w:rPr>
              <w:noProof/>
              <w:webHidden/>
            </w:rPr>
            <w:delText>58</w:delText>
          </w:r>
        </w:del>
      </w:ins>
      <w:del w:id="825" w:author="Haider Alhabibi" w:date="2022-02-17T16:57:00Z">
        <w:r w:rsidR="002915AD" w:rsidDel="00B54641">
          <w:rPr>
            <w:noProof/>
            <w:webHidden/>
          </w:rPr>
          <w:delText>54</w:delText>
        </w:r>
      </w:del>
    </w:p>
    <w:p w14:paraId="3C79EA54" w14:textId="3B2D7AF1" w:rsidR="0077223E" w:rsidRPr="0024633A" w:rsidDel="00B54641" w:rsidRDefault="0077223E" w:rsidP="00914172">
      <w:pPr>
        <w:pStyle w:val="TOC3"/>
        <w:rPr>
          <w:del w:id="826" w:author="Haider Alhabibi" w:date="2022-02-17T16:57:00Z"/>
          <w:rFonts w:eastAsiaTheme="minorEastAsia"/>
          <w:color w:val="auto"/>
        </w:rPr>
      </w:pPr>
      <w:del w:id="827" w:author="Haider Alhabibi" w:date="2022-02-17T16:57:00Z">
        <w:r w:rsidRPr="00B54641" w:rsidDel="00B54641">
          <w:delText>5.5.1</w:delText>
        </w:r>
        <w:r w:rsidRPr="0024633A" w:rsidDel="00B54641">
          <w:rPr>
            <w:rFonts w:eastAsiaTheme="minorEastAsia"/>
            <w:color w:val="auto"/>
          </w:rPr>
          <w:tab/>
        </w:r>
        <w:r w:rsidRPr="00B54641" w:rsidDel="00B54641">
          <w:delText>Data Registry Trusted-Source PDF Method</w:delText>
        </w:r>
        <w:r w:rsidRPr="0024633A" w:rsidDel="00B54641">
          <w:rPr>
            <w:webHidden/>
          </w:rPr>
          <w:tab/>
        </w:r>
      </w:del>
      <w:ins w:id="828" w:author="Author">
        <w:del w:id="829" w:author="Haider Alhabibi" w:date="2022-02-17T16:57:00Z">
          <w:r w:rsidR="00FB257E" w:rsidDel="00B54641">
            <w:rPr>
              <w:webHidden/>
            </w:rPr>
            <w:delText>58</w:delText>
          </w:r>
        </w:del>
      </w:ins>
      <w:del w:id="830" w:author="Haider Alhabibi" w:date="2022-02-17T16:57:00Z">
        <w:r w:rsidR="002915AD" w:rsidDel="00B54641">
          <w:rPr>
            <w:webHidden/>
          </w:rPr>
          <w:delText>54</w:delText>
        </w:r>
      </w:del>
    </w:p>
    <w:p w14:paraId="2C1F5D14" w14:textId="14CEA17B" w:rsidR="0077223E" w:rsidRPr="0024633A" w:rsidDel="00B54641" w:rsidRDefault="0077223E" w:rsidP="00672405">
      <w:pPr>
        <w:pStyle w:val="TOC2"/>
        <w:rPr>
          <w:del w:id="831" w:author="Haider Alhabibi" w:date="2022-02-17T16:57:00Z"/>
          <w:rFonts w:eastAsiaTheme="minorEastAsia"/>
          <w:noProof/>
          <w:color w:val="auto"/>
        </w:rPr>
      </w:pPr>
      <w:del w:id="832" w:author="Haider Alhabibi" w:date="2022-02-17T16:57:00Z">
        <w:r w:rsidRPr="00B54641" w:rsidDel="00B54641">
          <w:rPr>
            <w:noProof/>
          </w:rPr>
          <w:delText>5.6</w:delText>
        </w:r>
        <w:r w:rsidRPr="0024633A" w:rsidDel="00B54641">
          <w:rPr>
            <w:rFonts w:eastAsiaTheme="minorEastAsia"/>
            <w:noProof/>
            <w:color w:val="auto"/>
          </w:rPr>
          <w:tab/>
        </w:r>
        <w:r w:rsidRPr="00B54641" w:rsidDel="00B54641">
          <w:rPr>
            <w:noProof/>
          </w:rPr>
          <w:delText>CBECC Software Output Data Security and Authentication for the Performance Certificate of Compliance</w:delText>
        </w:r>
        <w:r w:rsidRPr="0024633A" w:rsidDel="00B54641">
          <w:rPr>
            <w:noProof/>
            <w:webHidden/>
          </w:rPr>
          <w:tab/>
        </w:r>
      </w:del>
      <w:ins w:id="833" w:author="Author">
        <w:del w:id="834" w:author="Haider Alhabibi" w:date="2022-02-17T16:57:00Z">
          <w:r w:rsidR="00FB257E" w:rsidDel="00B54641">
            <w:rPr>
              <w:noProof/>
              <w:webHidden/>
            </w:rPr>
            <w:delText>59</w:delText>
          </w:r>
        </w:del>
      </w:ins>
      <w:del w:id="835" w:author="Haider Alhabibi" w:date="2022-02-17T16:57:00Z">
        <w:r w:rsidR="002915AD" w:rsidDel="00B54641">
          <w:rPr>
            <w:noProof/>
            <w:webHidden/>
          </w:rPr>
          <w:delText>55</w:delText>
        </w:r>
      </w:del>
    </w:p>
    <w:p w14:paraId="4A428375" w14:textId="54C25D70" w:rsidR="0077223E" w:rsidRPr="0024633A" w:rsidDel="00B54641" w:rsidRDefault="0077223E" w:rsidP="00672405">
      <w:pPr>
        <w:pStyle w:val="TOC2"/>
        <w:rPr>
          <w:del w:id="836" w:author="Haider Alhabibi" w:date="2022-02-17T16:57:00Z"/>
          <w:rFonts w:eastAsiaTheme="minorEastAsia"/>
          <w:noProof/>
          <w:color w:val="auto"/>
        </w:rPr>
      </w:pPr>
      <w:del w:id="837" w:author="Haider Alhabibi" w:date="2022-02-17T16:57:00Z">
        <w:r w:rsidRPr="00B54641" w:rsidDel="00B54641">
          <w:rPr>
            <w:noProof/>
          </w:rPr>
          <w:delText>5.7</w:delText>
        </w:r>
        <w:r w:rsidRPr="0024633A" w:rsidDel="00B54641">
          <w:rPr>
            <w:rFonts w:eastAsiaTheme="minorEastAsia"/>
            <w:noProof/>
            <w:color w:val="auto"/>
          </w:rPr>
          <w:tab/>
        </w:r>
        <w:r w:rsidRPr="00B54641" w:rsidDel="00B54641">
          <w:rPr>
            <w:noProof/>
          </w:rPr>
          <w:delText>RG Output Data Security and Authentication for the Performance Certificate of Compliance</w:delText>
        </w:r>
        <w:r w:rsidRPr="0024633A" w:rsidDel="00B54641">
          <w:rPr>
            <w:noProof/>
            <w:webHidden/>
          </w:rPr>
          <w:tab/>
        </w:r>
      </w:del>
      <w:ins w:id="838" w:author="Author">
        <w:del w:id="839" w:author="Haider Alhabibi" w:date="2022-02-17T16:57:00Z">
          <w:r w:rsidR="00FB257E" w:rsidDel="00B54641">
            <w:rPr>
              <w:noProof/>
              <w:webHidden/>
            </w:rPr>
            <w:delText>59</w:delText>
          </w:r>
        </w:del>
      </w:ins>
      <w:del w:id="840" w:author="Haider Alhabibi" w:date="2022-02-17T16:57:00Z">
        <w:r w:rsidR="002915AD" w:rsidDel="00B54641">
          <w:rPr>
            <w:noProof/>
            <w:webHidden/>
          </w:rPr>
          <w:delText>55</w:delText>
        </w:r>
      </w:del>
    </w:p>
    <w:p w14:paraId="74BA0C5F" w14:textId="18B1F1D1" w:rsidR="0077223E" w:rsidRPr="0024633A" w:rsidDel="00B54641" w:rsidRDefault="0077223E" w:rsidP="00672405">
      <w:pPr>
        <w:pStyle w:val="TOC2"/>
        <w:rPr>
          <w:del w:id="841" w:author="Haider Alhabibi" w:date="2022-02-17T16:57:00Z"/>
          <w:rFonts w:eastAsiaTheme="minorEastAsia"/>
          <w:noProof/>
          <w:color w:val="auto"/>
        </w:rPr>
      </w:pPr>
      <w:del w:id="842" w:author="Haider Alhabibi" w:date="2022-02-17T16:57:00Z">
        <w:r w:rsidRPr="00B54641" w:rsidDel="00B54641">
          <w:rPr>
            <w:noProof/>
          </w:rPr>
          <w:delText>5.8</w:delText>
        </w:r>
        <w:r w:rsidRPr="0024633A" w:rsidDel="00B54641">
          <w:rPr>
            <w:rFonts w:eastAsiaTheme="minorEastAsia"/>
            <w:noProof/>
            <w:color w:val="auto"/>
          </w:rPr>
          <w:tab/>
        </w:r>
        <w:r w:rsidRPr="00B54641" w:rsidDel="00B54641">
          <w:rPr>
            <w:noProof/>
          </w:rPr>
          <w:delText>Data Exchanges Between External Digital Data Sources (EDDS)</w:delText>
        </w:r>
        <w:r w:rsidRPr="0024633A" w:rsidDel="00B54641">
          <w:rPr>
            <w:noProof/>
            <w:webHidden/>
          </w:rPr>
          <w:tab/>
        </w:r>
      </w:del>
      <w:ins w:id="843" w:author="Author">
        <w:del w:id="844" w:author="Haider Alhabibi" w:date="2022-02-17T16:57:00Z">
          <w:r w:rsidR="00FB257E" w:rsidDel="00B54641">
            <w:rPr>
              <w:noProof/>
              <w:webHidden/>
            </w:rPr>
            <w:delText>60</w:delText>
          </w:r>
        </w:del>
      </w:ins>
      <w:del w:id="845" w:author="Haider Alhabibi" w:date="2022-02-17T16:57:00Z">
        <w:r w:rsidR="002915AD" w:rsidDel="00B54641">
          <w:rPr>
            <w:noProof/>
            <w:webHidden/>
          </w:rPr>
          <w:delText>56</w:delText>
        </w:r>
      </w:del>
    </w:p>
    <w:p w14:paraId="207995CB" w14:textId="76AF0D90" w:rsidR="0077223E" w:rsidRPr="0024633A" w:rsidDel="00B54641" w:rsidRDefault="0077223E" w:rsidP="00914172">
      <w:pPr>
        <w:pStyle w:val="TOC3"/>
        <w:rPr>
          <w:del w:id="846" w:author="Haider Alhabibi" w:date="2022-02-17T16:57:00Z"/>
          <w:rFonts w:eastAsiaTheme="minorEastAsia"/>
          <w:color w:val="auto"/>
        </w:rPr>
      </w:pPr>
      <w:del w:id="847" w:author="Haider Alhabibi" w:date="2022-02-17T16:57:00Z">
        <w:r w:rsidRPr="00B54641" w:rsidDel="00B54641">
          <w:delText>5.8.1</w:delText>
        </w:r>
        <w:r w:rsidRPr="0024633A" w:rsidDel="00B54641">
          <w:rPr>
            <w:rFonts w:eastAsiaTheme="minorEastAsia"/>
            <w:color w:val="auto"/>
          </w:rPr>
          <w:tab/>
        </w:r>
        <w:r w:rsidRPr="00B54641" w:rsidDel="00B54641">
          <w:delText>EDDS Types</w:delText>
        </w:r>
        <w:r w:rsidRPr="0024633A" w:rsidDel="00B54641">
          <w:rPr>
            <w:webHidden/>
          </w:rPr>
          <w:tab/>
        </w:r>
      </w:del>
      <w:ins w:id="848" w:author="Author">
        <w:del w:id="849" w:author="Haider Alhabibi" w:date="2022-02-17T16:57:00Z">
          <w:r w:rsidR="00FB257E" w:rsidDel="00B54641">
            <w:rPr>
              <w:webHidden/>
            </w:rPr>
            <w:delText>60</w:delText>
          </w:r>
        </w:del>
      </w:ins>
      <w:del w:id="850" w:author="Haider Alhabibi" w:date="2022-02-17T16:57:00Z">
        <w:r w:rsidR="002915AD" w:rsidDel="00B54641">
          <w:rPr>
            <w:webHidden/>
          </w:rPr>
          <w:delText>56</w:delText>
        </w:r>
      </w:del>
    </w:p>
    <w:p w14:paraId="73745B31" w14:textId="7D6D2D05" w:rsidR="0077223E" w:rsidRPr="0024633A" w:rsidDel="00B54641" w:rsidRDefault="0077223E" w:rsidP="00914172">
      <w:pPr>
        <w:pStyle w:val="TOC3"/>
        <w:rPr>
          <w:del w:id="851" w:author="Haider Alhabibi" w:date="2022-02-17T16:57:00Z"/>
          <w:rFonts w:eastAsiaTheme="minorEastAsia"/>
          <w:color w:val="auto"/>
        </w:rPr>
      </w:pPr>
      <w:del w:id="852" w:author="Haider Alhabibi" w:date="2022-02-17T16:57:00Z">
        <w:r w:rsidRPr="00B54641" w:rsidDel="00B54641">
          <w:delText>5.8.2</w:delText>
        </w:r>
        <w:r w:rsidRPr="0024633A" w:rsidDel="00B54641">
          <w:rPr>
            <w:rFonts w:eastAsiaTheme="minorEastAsia"/>
            <w:color w:val="auto"/>
          </w:rPr>
          <w:tab/>
        </w:r>
        <w:r w:rsidRPr="00B54641" w:rsidDel="00B54641">
          <w:delText>EDDS Requirements</w:delText>
        </w:r>
        <w:r w:rsidRPr="0024633A" w:rsidDel="00B54641">
          <w:rPr>
            <w:webHidden/>
          </w:rPr>
          <w:tab/>
        </w:r>
      </w:del>
      <w:ins w:id="853" w:author="Author">
        <w:del w:id="854" w:author="Haider Alhabibi" w:date="2022-02-17T16:57:00Z">
          <w:r w:rsidR="00FB257E" w:rsidDel="00B54641">
            <w:rPr>
              <w:webHidden/>
            </w:rPr>
            <w:delText>61</w:delText>
          </w:r>
        </w:del>
      </w:ins>
      <w:del w:id="855" w:author="Haider Alhabibi" w:date="2022-02-17T16:57:00Z">
        <w:r w:rsidR="002915AD" w:rsidDel="00B54641">
          <w:rPr>
            <w:webHidden/>
          </w:rPr>
          <w:delText>57</w:delText>
        </w:r>
      </w:del>
    </w:p>
    <w:p w14:paraId="51DB6DD2" w14:textId="7F0E575E" w:rsidR="0077223E" w:rsidRPr="0024633A" w:rsidDel="00B54641" w:rsidRDefault="0077223E" w:rsidP="00914172">
      <w:pPr>
        <w:pStyle w:val="TOC3"/>
        <w:rPr>
          <w:del w:id="856" w:author="Haider Alhabibi" w:date="2022-02-17T16:57:00Z"/>
          <w:rFonts w:eastAsiaTheme="minorEastAsia"/>
          <w:color w:val="auto"/>
        </w:rPr>
      </w:pPr>
      <w:del w:id="857" w:author="Haider Alhabibi" w:date="2022-02-17T16:57:00Z">
        <w:r w:rsidRPr="00B54641" w:rsidDel="00B54641">
          <w:delText>5.8.3</w:delText>
        </w:r>
        <w:r w:rsidRPr="0024633A" w:rsidDel="00B54641">
          <w:rPr>
            <w:rFonts w:eastAsiaTheme="minorEastAsia"/>
            <w:color w:val="auto"/>
          </w:rPr>
          <w:tab/>
        </w:r>
        <w:r w:rsidRPr="00B54641" w:rsidDel="00B54641">
          <w:delText>EDDS Approval</w:delText>
        </w:r>
        <w:r w:rsidRPr="0024633A" w:rsidDel="00B54641">
          <w:rPr>
            <w:webHidden/>
          </w:rPr>
          <w:tab/>
        </w:r>
      </w:del>
      <w:ins w:id="858" w:author="Author">
        <w:del w:id="859" w:author="Haider Alhabibi" w:date="2022-02-17T16:57:00Z">
          <w:r w:rsidR="00FB257E" w:rsidDel="00B54641">
            <w:rPr>
              <w:webHidden/>
            </w:rPr>
            <w:delText>62</w:delText>
          </w:r>
        </w:del>
      </w:ins>
      <w:del w:id="860" w:author="Haider Alhabibi" w:date="2022-02-17T16:57:00Z">
        <w:r w:rsidR="002915AD" w:rsidDel="00B54641">
          <w:rPr>
            <w:webHidden/>
          </w:rPr>
          <w:delText>58</w:delText>
        </w:r>
      </w:del>
    </w:p>
    <w:p w14:paraId="6A10F76A" w14:textId="67EDC856" w:rsidR="0077223E" w:rsidRPr="0024633A" w:rsidDel="00B54641" w:rsidRDefault="0077223E" w:rsidP="00914172">
      <w:pPr>
        <w:pStyle w:val="TOC3"/>
        <w:rPr>
          <w:del w:id="861" w:author="Haider Alhabibi" w:date="2022-02-17T16:57:00Z"/>
          <w:rFonts w:eastAsiaTheme="minorEastAsia"/>
          <w:color w:val="auto"/>
        </w:rPr>
      </w:pPr>
      <w:del w:id="862" w:author="Haider Alhabibi" w:date="2022-02-17T16:57:00Z">
        <w:r w:rsidRPr="00B54641" w:rsidDel="00B54641">
          <w:delText>5.8.4</w:delText>
        </w:r>
        <w:r w:rsidRPr="0024633A" w:rsidDel="00B54641">
          <w:rPr>
            <w:rFonts w:eastAsiaTheme="minorEastAsia"/>
            <w:color w:val="auto"/>
          </w:rPr>
          <w:tab/>
        </w:r>
        <w:r w:rsidRPr="00B54641" w:rsidDel="00B54641">
          <w:delText>EDDS User Instructions</w:delText>
        </w:r>
        <w:r w:rsidRPr="0024633A" w:rsidDel="00B54641">
          <w:rPr>
            <w:webHidden/>
          </w:rPr>
          <w:tab/>
        </w:r>
      </w:del>
      <w:ins w:id="863" w:author="Author">
        <w:del w:id="864" w:author="Haider Alhabibi" w:date="2022-02-17T16:57:00Z">
          <w:r w:rsidR="00FB257E" w:rsidDel="00B54641">
            <w:rPr>
              <w:webHidden/>
            </w:rPr>
            <w:delText>62</w:delText>
          </w:r>
        </w:del>
      </w:ins>
      <w:del w:id="865" w:author="Haider Alhabibi" w:date="2022-02-17T16:57:00Z">
        <w:r w:rsidR="002915AD" w:rsidDel="00B54641">
          <w:rPr>
            <w:webHidden/>
          </w:rPr>
          <w:delText>58</w:delText>
        </w:r>
      </w:del>
    </w:p>
    <w:p w14:paraId="27F08D74" w14:textId="55E565A6" w:rsidR="0077223E" w:rsidRPr="0024633A" w:rsidDel="00B54641" w:rsidRDefault="0077223E">
      <w:pPr>
        <w:pStyle w:val="TOC1"/>
        <w:rPr>
          <w:del w:id="866" w:author="Haider Alhabibi" w:date="2022-02-17T16:57:00Z"/>
          <w:rFonts w:ascii="Tahoma" w:eastAsiaTheme="minorEastAsia" w:hAnsi="Tahoma" w:cs="Tahoma"/>
          <w:b w:val="0"/>
          <w:color w:val="auto"/>
          <w:sz w:val="24"/>
          <w:szCs w:val="24"/>
        </w:rPr>
      </w:pPr>
      <w:del w:id="867" w:author="Haider Alhabibi" w:date="2022-02-17T16:57:00Z">
        <w:r w:rsidRPr="00B54641" w:rsidDel="00B54641">
          <w:rPr>
            <w:rFonts w:ascii="Tahoma" w:hAnsi="Tahoma" w:cs="Tahoma"/>
            <w:sz w:val="24"/>
            <w:szCs w:val="24"/>
          </w:rPr>
          <w:delText>6</w:delText>
        </w:r>
        <w:r w:rsidRPr="0024633A" w:rsidDel="00B54641">
          <w:rPr>
            <w:rFonts w:ascii="Tahoma" w:eastAsiaTheme="minorEastAsia" w:hAnsi="Tahoma" w:cs="Tahoma"/>
            <w:b w:val="0"/>
            <w:color w:val="auto"/>
            <w:sz w:val="24"/>
            <w:szCs w:val="24"/>
          </w:rPr>
          <w:tab/>
        </w:r>
        <w:r w:rsidRPr="00B54641" w:rsidDel="00B54641">
          <w:rPr>
            <w:rFonts w:ascii="Tahoma" w:hAnsi="Tahoma" w:cs="Tahoma"/>
            <w:sz w:val="24"/>
            <w:szCs w:val="24"/>
          </w:rPr>
          <w:delText>Document Configuration Rules</w:delText>
        </w:r>
        <w:r w:rsidRPr="0024633A" w:rsidDel="00B54641">
          <w:rPr>
            <w:rFonts w:ascii="Tahoma" w:hAnsi="Tahoma" w:cs="Tahoma"/>
            <w:webHidden/>
            <w:sz w:val="24"/>
            <w:szCs w:val="24"/>
          </w:rPr>
          <w:tab/>
        </w:r>
      </w:del>
      <w:ins w:id="868" w:author="Author">
        <w:del w:id="869" w:author="Haider Alhabibi" w:date="2022-02-17T16:57:00Z">
          <w:r w:rsidR="00FB257E" w:rsidDel="00B54641">
            <w:rPr>
              <w:rFonts w:ascii="Tahoma" w:hAnsi="Tahoma" w:cs="Tahoma"/>
              <w:webHidden/>
              <w:sz w:val="24"/>
              <w:szCs w:val="24"/>
            </w:rPr>
            <w:delText>63</w:delText>
          </w:r>
        </w:del>
      </w:ins>
      <w:del w:id="870" w:author="Haider Alhabibi" w:date="2022-02-17T16:57:00Z">
        <w:r w:rsidR="002915AD" w:rsidDel="00B54641">
          <w:rPr>
            <w:rFonts w:ascii="Tahoma" w:hAnsi="Tahoma" w:cs="Tahoma"/>
            <w:webHidden/>
            <w:sz w:val="24"/>
            <w:szCs w:val="24"/>
          </w:rPr>
          <w:delText>59</w:delText>
        </w:r>
      </w:del>
    </w:p>
    <w:p w14:paraId="526F5CDA" w14:textId="612F6A8D" w:rsidR="0077223E" w:rsidRPr="0024633A" w:rsidDel="00B54641" w:rsidRDefault="0077223E" w:rsidP="00672405">
      <w:pPr>
        <w:pStyle w:val="TOC2"/>
        <w:rPr>
          <w:del w:id="871" w:author="Haider Alhabibi" w:date="2022-02-17T16:57:00Z"/>
          <w:rFonts w:eastAsiaTheme="minorEastAsia"/>
          <w:noProof/>
          <w:color w:val="auto"/>
        </w:rPr>
      </w:pPr>
      <w:del w:id="872" w:author="Haider Alhabibi" w:date="2022-02-17T16:57:00Z">
        <w:r w:rsidRPr="00B54641" w:rsidDel="00B54641">
          <w:rPr>
            <w:noProof/>
          </w:rPr>
          <w:delText>6.1</w:delText>
        </w:r>
        <w:r w:rsidRPr="0024633A" w:rsidDel="00B54641">
          <w:rPr>
            <w:rFonts w:eastAsiaTheme="minorEastAsia"/>
            <w:noProof/>
            <w:color w:val="auto"/>
          </w:rPr>
          <w:tab/>
        </w:r>
        <w:r w:rsidRPr="00B54641" w:rsidDel="00B54641">
          <w:rPr>
            <w:noProof/>
          </w:rPr>
          <w:delText>Overview</w:delText>
        </w:r>
        <w:r w:rsidRPr="0024633A" w:rsidDel="00B54641">
          <w:rPr>
            <w:noProof/>
            <w:webHidden/>
          </w:rPr>
          <w:tab/>
        </w:r>
      </w:del>
      <w:ins w:id="873" w:author="Author">
        <w:del w:id="874" w:author="Haider Alhabibi" w:date="2022-02-17T16:57:00Z">
          <w:r w:rsidR="00FB257E" w:rsidDel="00B54641">
            <w:rPr>
              <w:noProof/>
              <w:webHidden/>
            </w:rPr>
            <w:delText>63</w:delText>
          </w:r>
        </w:del>
      </w:ins>
      <w:del w:id="875" w:author="Haider Alhabibi" w:date="2022-02-17T16:57:00Z">
        <w:r w:rsidR="002915AD" w:rsidDel="00B54641">
          <w:rPr>
            <w:noProof/>
            <w:webHidden/>
          </w:rPr>
          <w:delText>59</w:delText>
        </w:r>
      </w:del>
    </w:p>
    <w:p w14:paraId="1549FC80" w14:textId="58A2B0FC" w:rsidR="0077223E" w:rsidRPr="0024633A" w:rsidDel="00B54641" w:rsidRDefault="0077223E" w:rsidP="00672405">
      <w:pPr>
        <w:pStyle w:val="TOC2"/>
        <w:rPr>
          <w:del w:id="876" w:author="Haider Alhabibi" w:date="2022-02-17T16:57:00Z"/>
          <w:rFonts w:eastAsiaTheme="minorEastAsia"/>
          <w:noProof/>
          <w:color w:val="auto"/>
        </w:rPr>
      </w:pPr>
      <w:del w:id="877" w:author="Haider Alhabibi" w:date="2022-02-17T16:57:00Z">
        <w:r w:rsidRPr="00B54641" w:rsidDel="00B54641">
          <w:rPr>
            <w:noProof/>
          </w:rPr>
          <w:delText>6.2</w:delText>
        </w:r>
        <w:r w:rsidRPr="0024633A" w:rsidDel="00B54641">
          <w:rPr>
            <w:rFonts w:eastAsiaTheme="minorEastAsia"/>
            <w:noProof/>
            <w:color w:val="auto"/>
          </w:rPr>
          <w:tab/>
        </w:r>
        <w:r w:rsidRPr="00B54641" w:rsidDel="00B54641">
          <w:rPr>
            <w:noProof/>
          </w:rPr>
          <w:delText>Project Status Reports</w:delText>
        </w:r>
        <w:r w:rsidRPr="0024633A" w:rsidDel="00B54641">
          <w:rPr>
            <w:noProof/>
            <w:webHidden/>
          </w:rPr>
          <w:tab/>
        </w:r>
      </w:del>
      <w:ins w:id="878" w:author="Author">
        <w:del w:id="879" w:author="Haider Alhabibi" w:date="2022-02-17T16:57:00Z">
          <w:r w:rsidR="00FB257E" w:rsidDel="00B54641">
            <w:rPr>
              <w:noProof/>
              <w:webHidden/>
            </w:rPr>
            <w:delText>63</w:delText>
          </w:r>
        </w:del>
      </w:ins>
      <w:del w:id="880" w:author="Haider Alhabibi" w:date="2022-02-17T16:57:00Z">
        <w:r w:rsidR="002915AD" w:rsidDel="00B54641">
          <w:rPr>
            <w:noProof/>
            <w:webHidden/>
          </w:rPr>
          <w:delText>59</w:delText>
        </w:r>
      </w:del>
    </w:p>
    <w:p w14:paraId="52688427" w14:textId="6284C002" w:rsidR="0077223E" w:rsidRPr="0024633A" w:rsidDel="00B54641" w:rsidRDefault="0077223E" w:rsidP="00914172">
      <w:pPr>
        <w:pStyle w:val="TOC3"/>
        <w:rPr>
          <w:del w:id="881" w:author="Haider Alhabibi" w:date="2022-02-17T16:57:00Z"/>
          <w:rFonts w:eastAsiaTheme="minorEastAsia"/>
          <w:color w:val="auto"/>
        </w:rPr>
      </w:pPr>
      <w:del w:id="882" w:author="Haider Alhabibi" w:date="2022-02-17T16:57:00Z">
        <w:r w:rsidRPr="00B54641" w:rsidDel="00B54641">
          <w:delText>6.2.1</w:delText>
        </w:r>
        <w:r w:rsidRPr="0024633A" w:rsidDel="00B54641">
          <w:rPr>
            <w:rFonts w:eastAsiaTheme="minorEastAsia"/>
            <w:color w:val="auto"/>
          </w:rPr>
          <w:tab/>
        </w:r>
        <w:r w:rsidRPr="00B54641" w:rsidDel="00B54641">
          <w:delText>Project Status Report Requirements specified in 2019 Reference Joint Appendix JA7.</w:delText>
        </w:r>
        <w:r w:rsidRPr="0024633A" w:rsidDel="00B54641">
          <w:rPr>
            <w:webHidden/>
          </w:rPr>
          <w:tab/>
        </w:r>
      </w:del>
      <w:ins w:id="883" w:author="Author">
        <w:del w:id="884" w:author="Haider Alhabibi" w:date="2022-02-17T16:57:00Z">
          <w:r w:rsidR="00FB257E" w:rsidDel="00B54641">
            <w:rPr>
              <w:webHidden/>
            </w:rPr>
            <w:delText>63</w:delText>
          </w:r>
        </w:del>
      </w:ins>
      <w:del w:id="885" w:author="Haider Alhabibi" w:date="2022-02-17T16:57:00Z">
        <w:r w:rsidR="002915AD" w:rsidDel="00B54641">
          <w:rPr>
            <w:webHidden/>
          </w:rPr>
          <w:delText>59</w:delText>
        </w:r>
      </w:del>
    </w:p>
    <w:p w14:paraId="0EA2BB37" w14:textId="5A8583FE" w:rsidR="0077223E" w:rsidRPr="0024633A" w:rsidDel="00B54641" w:rsidRDefault="0077223E">
      <w:pPr>
        <w:pStyle w:val="TOC4"/>
        <w:tabs>
          <w:tab w:val="left" w:pos="1600"/>
        </w:tabs>
        <w:rPr>
          <w:del w:id="886" w:author="Haider Alhabibi" w:date="2022-02-17T16:57:00Z"/>
          <w:rFonts w:ascii="Tahoma" w:eastAsiaTheme="minorEastAsia" w:hAnsi="Tahoma" w:cs="Tahoma"/>
          <w:noProof/>
          <w:color w:val="auto"/>
          <w:sz w:val="24"/>
          <w:szCs w:val="24"/>
        </w:rPr>
      </w:pPr>
      <w:del w:id="887" w:author="Haider Alhabibi" w:date="2022-02-17T16:57:00Z">
        <w:r w:rsidRPr="00B54641" w:rsidDel="00B54641">
          <w:rPr>
            <w:rFonts w:ascii="Tahoma" w:hAnsi="Tahoma" w:cs="Tahoma"/>
            <w:noProof/>
            <w:sz w:val="24"/>
            <w:szCs w:val="24"/>
          </w:rPr>
          <w:delText>6.2.1.1</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Project Status Reports (from JA7.5.6.1)</w:delText>
        </w:r>
        <w:r w:rsidRPr="0024633A" w:rsidDel="00B54641">
          <w:rPr>
            <w:rFonts w:ascii="Tahoma" w:hAnsi="Tahoma" w:cs="Tahoma"/>
            <w:noProof/>
            <w:webHidden/>
            <w:sz w:val="24"/>
            <w:szCs w:val="24"/>
          </w:rPr>
          <w:tab/>
        </w:r>
      </w:del>
      <w:ins w:id="888" w:author="Author">
        <w:del w:id="889" w:author="Haider Alhabibi" w:date="2022-02-17T16:57:00Z">
          <w:r w:rsidR="00FB257E" w:rsidDel="00B54641">
            <w:rPr>
              <w:rFonts w:ascii="Tahoma" w:hAnsi="Tahoma" w:cs="Tahoma"/>
              <w:noProof/>
              <w:webHidden/>
              <w:sz w:val="24"/>
              <w:szCs w:val="24"/>
            </w:rPr>
            <w:delText>63</w:delText>
          </w:r>
        </w:del>
      </w:ins>
      <w:del w:id="890" w:author="Haider Alhabibi" w:date="2022-02-17T16:57:00Z">
        <w:r w:rsidR="002915AD" w:rsidDel="00B54641">
          <w:rPr>
            <w:rFonts w:ascii="Tahoma" w:hAnsi="Tahoma" w:cs="Tahoma"/>
            <w:noProof/>
            <w:webHidden/>
            <w:sz w:val="24"/>
            <w:szCs w:val="24"/>
          </w:rPr>
          <w:delText>59</w:delText>
        </w:r>
      </w:del>
    </w:p>
    <w:p w14:paraId="13F4E7CD" w14:textId="059757EE" w:rsidR="0077223E" w:rsidRPr="0024633A" w:rsidDel="00B54641" w:rsidRDefault="0077223E">
      <w:pPr>
        <w:pStyle w:val="TOC4"/>
        <w:tabs>
          <w:tab w:val="left" w:pos="1600"/>
        </w:tabs>
        <w:rPr>
          <w:del w:id="891" w:author="Haider Alhabibi" w:date="2022-02-17T16:57:00Z"/>
          <w:rFonts w:ascii="Tahoma" w:eastAsiaTheme="minorEastAsia" w:hAnsi="Tahoma" w:cs="Tahoma"/>
          <w:noProof/>
          <w:color w:val="auto"/>
          <w:sz w:val="24"/>
          <w:szCs w:val="24"/>
        </w:rPr>
      </w:pPr>
      <w:del w:id="892" w:author="Haider Alhabibi" w:date="2022-02-17T16:57:00Z">
        <w:r w:rsidRPr="00B54641" w:rsidDel="00B54641">
          <w:rPr>
            <w:rFonts w:ascii="Tahoma" w:hAnsi="Tahoma" w:cs="Tahoma"/>
            <w:noProof/>
            <w:sz w:val="24"/>
            <w:szCs w:val="24"/>
          </w:rPr>
          <w:delText>6.2.1.2</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Project Status Report Information for Residential Projects (from JA7.5.6.1.1)</w:delText>
        </w:r>
        <w:r w:rsidRPr="0024633A" w:rsidDel="00B54641">
          <w:rPr>
            <w:rFonts w:ascii="Tahoma" w:hAnsi="Tahoma" w:cs="Tahoma"/>
            <w:noProof/>
            <w:webHidden/>
            <w:sz w:val="24"/>
            <w:szCs w:val="24"/>
          </w:rPr>
          <w:tab/>
        </w:r>
      </w:del>
      <w:ins w:id="893" w:author="Author">
        <w:del w:id="894" w:author="Haider Alhabibi" w:date="2022-02-17T16:57:00Z">
          <w:r w:rsidR="00FB257E" w:rsidDel="00B54641">
            <w:rPr>
              <w:rFonts w:ascii="Tahoma" w:hAnsi="Tahoma" w:cs="Tahoma"/>
              <w:noProof/>
              <w:webHidden/>
              <w:sz w:val="24"/>
              <w:szCs w:val="24"/>
            </w:rPr>
            <w:delText>63</w:delText>
          </w:r>
        </w:del>
      </w:ins>
      <w:del w:id="895" w:author="Haider Alhabibi" w:date="2022-02-17T16:57:00Z">
        <w:r w:rsidR="002915AD" w:rsidDel="00B54641">
          <w:rPr>
            <w:rFonts w:ascii="Tahoma" w:hAnsi="Tahoma" w:cs="Tahoma"/>
            <w:noProof/>
            <w:webHidden/>
            <w:sz w:val="24"/>
            <w:szCs w:val="24"/>
          </w:rPr>
          <w:delText>59</w:delText>
        </w:r>
      </w:del>
    </w:p>
    <w:p w14:paraId="356D6D81" w14:textId="7871280D" w:rsidR="0077223E" w:rsidRPr="0024633A" w:rsidDel="00B54641" w:rsidRDefault="0077223E">
      <w:pPr>
        <w:pStyle w:val="TOC4"/>
        <w:tabs>
          <w:tab w:val="left" w:pos="1600"/>
        </w:tabs>
        <w:rPr>
          <w:del w:id="896" w:author="Haider Alhabibi" w:date="2022-02-17T16:57:00Z"/>
          <w:rFonts w:ascii="Tahoma" w:eastAsiaTheme="minorEastAsia" w:hAnsi="Tahoma" w:cs="Tahoma"/>
          <w:noProof/>
          <w:color w:val="auto"/>
          <w:sz w:val="24"/>
          <w:szCs w:val="24"/>
        </w:rPr>
      </w:pPr>
      <w:del w:id="897" w:author="Haider Alhabibi" w:date="2022-02-17T16:57:00Z">
        <w:r w:rsidRPr="00B54641" w:rsidDel="00B54641">
          <w:rPr>
            <w:rFonts w:ascii="Tahoma" w:hAnsi="Tahoma" w:cs="Tahoma"/>
            <w:noProof/>
            <w:sz w:val="24"/>
            <w:szCs w:val="24"/>
          </w:rPr>
          <w:delText>6.2.1.3</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Project Status Report Information for Nonresidential Projects (from JA7.5.6.1.2):</w:delText>
        </w:r>
        <w:r w:rsidRPr="0024633A" w:rsidDel="00B54641">
          <w:rPr>
            <w:rFonts w:ascii="Tahoma" w:hAnsi="Tahoma" w:cs="Tahoma"/>
            <w:noProof/>
            <w:webHidden/>
            <w:sz w:val="24"/>
            <w:szCs w:val="24"/>
          </w:rPr>
          <w:tab/>
        </w:r>
      </w:del>
      <w:ins w:id="898" w:author="Author">
        <w:del w:id="899" w:author="Haider Alhabibi" w:date="2022-02-17T16:57:00Z">
          <w:r w:rsidR="00FB257E" w:rsidDel="00B54641">
            <w:rPr>
              <w:rFonts w:ascii="Tahoma" w:hAnsi="Tahoma" w:cs="Tahoma"/>
              <w:noProof/>
              <w:webHidden/>
              <w:sz w:val="24"/>
              <w:szCs w:val="24"/>
            </w:rPr>
            <w:delText>64</w:delText>
          </w:r>
        </w:del>
      </w:ins>
      <w:del w:id="900" w:author="Haider Alhabibi" w:date="2022-02-17T16:57:00Z">
        <w:r w:rsidR="002915AD" w:rsidDel="00B54641">
          <w:rPr>
            <w:rFonts w:ascii="Tahoma" w:hAnsi="Tahoma" w:cs="Tahoma"/>
            <w:noProof/>
            <w:webHidden/>
            <w:sz w:val="24"/>
            <w:szCs w:val="24"/>
          </w:rPr>
          <w:delText>60</w:delText>
        </w:r>
      </w:del>
    </w:p>
    <w:p w14:paraId="420EB306" w14:textId="361479E6" w:rsidR="0077223E" w:rsidRPr="0024633A" w:rsidDel="00B54641" w:rsidRDefault="0077223E" w:rsidP="00914172">
      <w:pPr>
        <w:pStyle w:val="TOC3"/>
        <w:rPr>
          <w:del w:id="901" w:author="Haider Alhabibi" w:date="2022-02-17T16:57:00Z"/>
          <w:rFonts w:eastAsiaTheme="minorEastAsia"/>
          <w:color w:val="auto"/>
        </w:rPr>
      </w:pPr>
      <w:del w:id="902" w:author="Haider Alhabibi" w:date="2022-02-17T16:57:00Z">
        <w:r w:rsidRPr="00B54641" w:rsidDel="00B54641">
          <w:delText>6.2.2</w:delText>
        </w:r>
        <w:r w:rsidRPr="0024633A" w:rsidDel="00B54641">
          <w:rPr>
            <w:rFonts w:eastAsiaTheme="minorEastAsia"/>
            <w:color w:val="auto"/>
          </w:rPr>
          <w:tab/>
        </w:r>
        <w:r w:rsidRPr="00B54641" w:rsidDel="00B54641">
          <w:delText>Additional Guidance for Producing Residential Project Status Reports</w:delText>
        </w:r>
        <w:r w:rsidRPr="0024633A" w:rsidDel="00B54641">
          <w:rPr>
            <w:webHidden/>
          </w:rPr>
          <w:tab/>
        </w:r>
      </w:del>
      <w:ins w:id="903" w:author="Author">
        <w:del w:id="904" w:author="Haider Alhabibi" w:date="2022-02-17T16:57:00Z">
          <w:r w:rsidR="00FB257E" w:rsidDel="00B54641">
            <w:rPr>
              <w:webHidden/>
            </w:rPr>
            <w:delText>65</w:delText>
          </w:r>
        </w:del>
      </w:ins>
      <w:del w:id="905" w:author="Haider Alhabibi" w:date="2022-02-17T16:57:00Z">
        <w:r w:rsidR="002915AD" w:rsidDel="00B54641">
          <w:rPr>
            <w:webHidden/>
          </w:rPr>
          <w:delText>61</w:delText>
        </w:r>
      </w:del>
    </w:p>
    <w:p w14:paraId="48F6B9C2" w14:textId="639D421D" w:rsidR="0077223E" w:rsidRPr="0024633A" w:rsidDel="00B54641" w:rsidRDefault="0077223E">
      <w:pPr>
        <w:pStyle w:val="TOC4"/>
        <w:tabs>
          <w:tab w:val="left" w:pos="1600"/>
        </w:tabs>
        <w:rPr>
          <w:del w:id="906" w:author="Haider Alhabibi" w:date="2022-02-17T16:57:00Z"/>
          <w:rFonts w:ascii="Tahoma" w:eastAsiaTheme="minorEastAsia" w:hAnsi="Tahoma" w:cs="Tahoma"/>
          <w:noProof/>
          <w:color w:val="auto"/>
          <w:sz w:val="24"/>
          <w:szCs w:val="24"/>
        </w:rPr>
      </w:pPr>
      <w:del w:id="907" w:author="Haider Alhabibi" w:date="2022-02-17T16:57:00Z">
        <w:r w:rsidRPr="00B54641" w:rsidDel="00B54641">
          <w:rPr>
            <w:rFonts w:ascii="Tahoma" w:hAnsi="Tahoma" w:cs="Tahoma"/>
            <w:noProof/>
            <w:sz w:val="24"/>
            <w:szCs w:val="24"/>
          </w:rPr>
          <w:delText>6.2.2.1</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Mandatory Measure Compliance Alternatives Determined at Installation Phase</w:delText>
        </w:r>
        <w:r w:rsidRPr="0024633A" w:rsidDel="00B54641">
          <w:rPr>
            <w:rFonts w:ascii="Tahoma" w:hAnsi="Tahoma" w:cs="Tahoma"/>
            <w:noProof/>
            <w:webHidden/>
            <w:sz w:val="24"/>
            <w:szCs w:val="24"/>
          </w:rPr>
          <w:tab/>
        </w:r>
      </w:del>
      <w:ins w:id="908" w:author="Author">
        <w:del w:id="909" w:author="Haider Alhabibi" w:date="2022-02-17T16:57:00Z">
          <w:r w:rsidR="00FB257E" w:rsidDel="00B54641">
            <w:rPr>
              <w:rFonts w:ascii="Tahoma" w:hAnsi="Tahoma" w:cs="Tahoma"/>
              <w:noProof/>
              <w:webHidden/>
              <w:sz w:val="24"/>
              <w:szCs w:val="24"/>
            </w:rPr>
            <w:delText>65</w:delText>
          </w:r>
        </w:del>
      </w:ins>
      <w:del w:id="910" w:author="Haider Alhabibi" w:date="2022-02-17T16:57:00Z">
        <w:r w:rsidR="002915AD" w:rsidDel="00B54641">
          <w:rPr>
            <w:rFonts w:ascii="Tahoma" w:hAnsi="Tahoma" w:cs="Tahoma"/>
            <w:noProof/>
            <w:webHidden/>
            <w:sz w:val="24"/>
            <w:szCs w:val="24"/>
          </w:rPr>
          <w:delText>61</w:delText>
        </w:r>
      </w:del>
    </w:p>
    <w:p w14:paraId="3C411361" w14:textId="77BFDA77" w:rsidR="0077223E" w:rsidRPr="0024633A" w:rsidDel="00B54641" w:rsidRDefault="0077223E">
      <w:pPr>
        <w:pStyle w:val="TOC4"/>
        <w:tabs>
          <w:tab w:val="left" w:pos="1600"/>
        </w:tabs>
        <w:rPr>
          <w:del w:id="911" w:author="Haider Alhabibi" w:date="2022-02-17T16:57:00Z"/>
          <w:rFonts w:ascii="Tahoma" w:eastAsiaTheme="minorEastAsia" w:hAnsi="Tahoma" w:cs="Tahoma"/>
          <w:noProof/>
          <w:color w:val="auto"/>
          <w:sz w:val="24"/>
          <w:szCs w:val="24"/>
        </w:rPr>
      </w:pPr>
      <w:del w:id="912" w:author="Haider Alhabibi" w:date="2022-02-17T16:57:00Z">
        <w:r w:rsidRPr="00B54641" w:rsidDel="00B54641">
          <w:rPr>
            <w:rFonts w:ascii="Tahoma" w:hAnsi="Tahoma" w:cs="Tahoma"/>
            <w:noProof/>
            <w:sz w:val="24"/>
            <w:szCs w:val="24"/>
          </w:rPr>
          <w:delText>6.2.2.2</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Reporting Non-default Data Inputs</w:delText>
        </w:r>
        <w:r w:rsidRPr="0024633A" w:rsidDel="00B54641">
          <w:rPr>
            <w:rFonts w:ascii="Tahoma" w:hAnsi="Tahoma" w:cs="Tahoma"/>
            <w:noProof/>
            <w:webHidden/>
            <w:sz w:val="24"/>
            <w:szCs w:val="24"/>
          </w:rPr>
          <w:tab/>
        </w:r>
      </w:del>
      <w:ins w:id="913" w:author="Author">
        <w:del w:id="914" w:author="Haider Alhabibi" w:date="2022-02-17T16:57:00Z">
          <w:r w:rsidR="00FB257E" w:rsidDel="00B54641">
            <w:rPr>
              <w:rFonts w:ascii="Tahoma" w:hAnsi="Tahoma" w:cs="Tahoma"/>
              <w:noProof/>
              <w:webHidden/>
              <w:sz w:val="24"/>
              <w:szCs w:val="24"/>
            </w:rPr>
            <w:delText>66</w:delText>
          </w:r>
        </w:del>
      </w:ins>
      <w:del w:id="915" w:author="Haider Alhabibi" w:date="2022-02-17T16:57:00Z">
        <w:r w:rsidR="002915AD" w:rsidDel="00B54641">
          <w:rPr>
            <w:rFonts w:ascii="Tahoma" w:hAnsi="Tahoma" w:cs="Tahoma"/>
            <w:noProof/>
            <w:webHidden/>
            <w:sz w:val="24"/>
            <w:szCs w:val="24"/>
          </w:rPr>
          <w:delText>62</w:delText>
        </w:r>
      </w:del>
    </w:p>
    <w:p w14:paraId="27914A27" w14:textId="6B9126EE" w:rsidR="0077223E" w:rsidRPr="0024633A" w:rsidDel="00B54641" w:rsidRDefault="0077223E">
      <w:pPr>
        <w:pStyle w:val="TOC4"/>
        <w:tabs>
          <w:tab w:val="left" w:pos="1600"/>
        </w:tabs>
        <w:rPr>
          <w:del w:id="916" w:author="Haider Alhabibi" w:date="2022-02-17T16:57:00Z"/>
          <w:rFonts w:ascii="Tahoma" w:eastAsiaTheme="minorEastAsia" w:hAnsi="Tahoma" w:cs="Tahoma"/>
          <w:noProof/>
          <w:color w:val="auto"/>
          <w:sz w:val="24"/>
          <w:szCs w:val="24"/>
        </w:rPr>
      </w:pPr>
      <w:del w:id="917" w:author="Haider Alhabibi" w:date="2022-02-17T16:57:00Z">
        <w:r w:rsidRPr="00B54641" w:rsidDel="00B54641">
          <w:rPr>
            <w:rFonts w:ascii="Tahoma" w:hAnsi="Tahoma" w:cs="Tahoma"/>
            <w:noProof/>
            <w:sz w:val="24"/>
            <w:szCs w:val="24"/>
          </w:rPr>
          <w:delText>6.2.2.3</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Delayed HERS Verification of Refrigerant Charge</w:delText>
        </w:r>
        <w:r w:rsidRPr="0024633A" w:rsidDel="00B54641">
          <w:rPr>
            <w:rFonts w:ascii="Tahoma" w:hAnsi="Tahoma" w:cs="Tahoma"/>
            <w:noProof/>
            <w:webHidden/>
            <w:sz w:val="24"/>
            <w:szCs w:val="24"/>
          </w:rPr>
          <w:tab/>
        </w:r>
      </w:del>
      <w:ins w:id="918" w:author="Author">
        <w:del w:id="919" w:author="Haider Alhabibi" w:date="2022-02-17T16:57:00Z">
          <w:r w:rsidR="00FB257E" w:rsidDel="00B54641">
            <w:rPr>
              <w:rFonts w:ascii="Tahoma" w:hAnsi="Tahoma" w:cs="Tahoma"/>
              <w:noProof/>
              <w:webHidden/>
              <w:sz w:val="24"/>
              <w:szCs w:val="24"/>
            </w:rPr>
            <w:delText>67</w:delText>
          </w:r>
        </w:del>
      </w:ins>
      <w:del w:id="920" w:author="Haider Alhabibi" w:date="2022-02-17T16:57:00Z">
        <w:r w:rsidR="002915AD" w:rsidDel="00B54641">
          <w:rPr>
            <w:rFonts w:ascii="Tahoma" w:hAnsi="Tahoma" w:cs="Tahoma"/>
            <w:noProof/>
            <w:webHidden/>
            <w:sz w:val="24"/>
            <w:szCs w:val="24"/>
          </w:rPr>
          <w:delText>63</w:delText>
        </w:r>
      </w:del>
    </w:p>
    <w:p w14:paraId="0BD692D0" w14:textId="3E1A55D2" w:rsidR="0077223E" w:rsidRPr="0024633A" w:rsidDel="00B54641" w:rsidRDefault="0077223E" w:rsidP="00672405">
      <w:pPr>
        <w:pStyle w:val="TOC2"/>
        <w:rPr>
          <w:del w:id="921" w:author="Haider Alhabibi" w:date="2022-02-17T16:57:00Z"/>
          <w:rFonts w:eastAsiaTheme="minorEastAsia"/>
          <w:noProof/>
          <w:color w:val="auto"/>
        </w:rPr>
      </w:pPr>
      <w:del w:id="922" w:author="Haider Alhabibi" w:date="2022-02-17T16:57:00Z">
        <w:r w:rsidRPr="00B54641" w:rsidDel="00B54641">
          <w:rPr>
            <w:noProof/>
          </w:rPr>
          <w:delText>6.3</w:delText>
        </w:r>
        <w:r w:rsidRPr="0024633A" w:rsidDel="00B54641">
          <w:rPr>
            <w:rFonts w:eastAsiaTheme="minorEastAsia"/>
            <w:noProof/>
            <w:color w:val="auto"/>
          </w:rPr>
          <w:tab/>
        </w:r>
        <w:r w:rsidRPr="00B54641" w:rsidDel="00B54641">
          <w:rPr>
            <w:noProof/>
          </w:rPr>
          <w:delText>General Configuration Rules</w:delText>
        </w:r>
        <w:r w:rsidRPr="0024633A" w:rsidDel="00B54641">
          <w:rPr>
            <w:noProof/>
            <w:webHidden/>
          </w:rPr>
          <w:tab/>
        </w:r>
      </w:del>
      <w:ins w:id="923" w:author="Author">
        <w:del w:id="924" w:author="Haider Alhabibi" w:date="2022-02-17T16:57:00Z">
          <w:r w:rsidR="00FB257E" w:rsidDel="00B54641">
            <w:rPr>
              <w:noProof/>
              <w:webHidden/>
            </w:rPr>
            <w:delText>69</w:delText>
          </w:r>
        </w:del>
      </w:ins>
      <w:del w:id="925" w:author="Haider Alhabibi" w:date="2022-02-17T16:57:00Z">
        <w:r w:rsidR="002915AD" w:rsidDel="00B54641">
          <w:rPr>
            <w:noProof/>
            <w:webHidden/>
          </w:rPr>
          <w:delText>65</w:delText>
        </w:r>
      </w:del>
    </w:p>
    <w:p w14:paraId="41CAE478" w14:textId="10BC02AF" w:rsidR="0077223E" w:rsidRPr="0024633A" w:rsidDel="00B54641" w:rsidRDefault="0077223E">
      <w:pPr>
        <w:pStyle w:val="TOC1"/>
        <w:rPr>
          <w:del w:id="926" w:author="Haider Alhabibi" w:date="2022-02-17T16:57:00Z"/>
          <w:rFonts w:ascii="Tahoma" w:eastAsiaTheme="minorEastAsia" w:hAnsi="Tahoma" w:cs="Tahoma"/>
          <w:b w:val="0"/>
          <w:color w:val="auto"/>
          <w:sz w:val="24"/>
          <w:szCs w:val="24"/>
        </w:rPr>
      </w:pPr>
      <w:del w:id="927" w:author="Haider Alhabibi" w:date="2022-02-17T16:57:00Z">
        <w:r w:rsidRPr="00B54641" w:rsidDel="00B54641">
          <w:rPr>
            <w:rFonts w:ascii="Tahoma" w:hAnsi="Tahoma" w:cs="Tahoma"/>
            <w:sz w:val="24"/>
            <w:szCs w:val="24"/>
          </w:rPr>
          <w:delText>7</w:delText>
        </w:r>
        <w:r w:rsidRPr="0024633A" w:rsidDel="00B54641">
          <w:rPr>
            <w:rFonts w:ascii="Tahoma" w:eastAsiaTheme="minorEastAsia" w:hAnsi="Tahoma" w:cs="Tahoma"/>
            <w:b w:val="0"/>
            <w:color w:val="auto"/>
            <w:sz w:val="24"/>
            <w:szCs w:val="24"/>
          </w:rPr>
          <w:tab/>
        </w:r>
        <w:r w:rsidRPr="00B54641" w:rsidDel="00B54641">
          <w:rPr>
            <w:rFonts w:ascii="Tahoma" w:hAnsi="Tahoma" w:cs="Tahoma"/>
            <w:sz w:val="24"/>
            <w:szCs w:val="24"/>
          </w:rPr>
          <w:delText>Group Sampling Rules for HERS Verification Compliance</w:delText>
        </w:r>
        <w:r w:rsidRPr="0024633A" w:rsidDel="00B54641">
          <w:rPr>
            <w:rFonts w:ascii="Tahoma" w:hAnsi="Tahoma" w:cs="Tahoma"/>
            <w:webHidden/>
            <w:sz w:val="24"/>
            <w:szCs w:val="24"/>
          </w:rPr>
          <w:tab/>
        </w:r>
      </w:del>
      <w:ins w:id="928" w:author="Author">
        <w:del w:id="929" w:author="Haider Alhabibi" w:date="2022-02-17T16:57:00Z">
          <w:r w:rsidR="00FB257E" w:rsidDel="00B54641">
            <w:rPr>
              <w:rFonts w:ascii="Tahoma" w:hAnsi="Tahoma" w:cs="Tahoma"/>
              <w:webHidden/>
              <w:sz w:val="24"/>
              <w:szCs w:val="24"/>
            </w:rPr>
            <w:delText>118</w:delText>
          </w:r>
        </w:del>
      </w:ins>
      <w:del w:id="930" w:author="Haider Alhabibi" w:date="2022-02-17T16:57:00Z">
        <w:r w:rsidR="002915AD" w:rsidDel="00B54641">
          <w:rPr>
            <w:rFonts w:ascii="Tahoma" w:hAnsi="Tahoma" w:cs="Tahoma"/>
            <w:webHidden/>
            <w:sz w:val="24"/>
            <w:szCs w:val="24"/>
          </w:rPr>
          <w:delText>112</w:delText>
        </w:r>
      </w:del>
    </w:p>
    <w:p w14:paraId="1FAB9E32" w14:textId="3970058F" w:rsidR="0077223E" w:rsidRPr="0024633A" w:rsidDel="00B54641" w:rsidRDefault="0077223E" w:rsidP="00672405">
      <w:pPr>
        <w:pStyle w:val="TOC2"/>
        <w:rPr>
          <w:del w:id="931" w:author="Haider Alhabibi" w:date="2022-02-17T16:57:00Z"/>
          <w:rFonts w:eastAsiaTheme="minorEastAsia"/>
          <w:noProof/>
          <w:color w:val="auto"/>
        </w:rPr>
      </w:pPr>
      <w:del w:id="932" w:author="Haider Alhabibi" w:date="2022-02-17T16:57:00Z">
        <w:r w:rsidRPr="00B54641" w:rsidDel="00B54641">
          <w:rPr>
            <w:noProof/>
          </w:rPr>
          <w:delText>7.1</w:delText>
        </w:r>
        <w:r w:rsidRPr="0024633A" w:rsidDel="00B54641">
          <w:rPr>
            <w:rFonts w:eastAsiaTheme="minorEastAsia"/>
            <w:noProof/>
            <w:color w:val="auto"/>
          </w:rPr>
          <w:tab/>
        </w:r>
        <w:r w:rsidRPr="00B54641" w:rsidDel="00B54641">
          <w:rPr>
            <w:noProof/>
          </w:rPr>
          <w:delText>Overview</w:delText>
        </w:r>
        <w:r w:rsidRPr="0024633A" w:rsidDel="00B54641">
          <w:rPr>
            <w:noProof/>
            <w:webHidden/>
          </w:rPr>
          <w:tab/>
        </w:r>
      </w:del>
      <w:ins w:id="933" w:author="Author">
        <w:del w:id="934" w:author="Haider Alhabibi" w:date="2022-02-17T16:57:00Z">
          <w:r w:rsidR="00FB257E" w:rsidDel="00B54641">
            <w:rPr>
              <w:noProof/>
              <w:webHidden/>
            </w:rPr>
            <w:delText>118</w:delText>
          </w:r>
        </w:del>
      </w:ins>
      <w:del w:id="935" w:author="Haider Alhabibi" w:date="2022-02-17T16:57:00Z">
        <w:r w:rsidR="002915AD" w:rsidDel="00B54641">
          <w:rPr>
            <w:noProof/>
            <w:webHidden/>
          </w:rPr>
          <w:delText>112</w:delText>
        </w:r>
      </w:del>
    </w:p>
    <w:p w14:paraId="15E0AC66" w14:textId="382B99AE" w:rsidR="0077223E" w:rsidRPr="0024633A" w:rsidDel="00B54641" w:rsidRDefault="0077223E" w:rsidP="00672405">
      <w:pPr>
        <w:pStyle w:val="TOC2"/>
        <w:rPr>
          <w:del w:id="936" w:author="Haider Alhabibi" w:date="2022-02-17T16:57:00Z"/>
          <w:rFonts w:eastAsiaTheme="minorEastAsia"/>
          <w:noProof/>
          <w:color w:val="auto"/>
        </w:rPr>
      </w:pPr>
      <w:del w:id="937" w:author="Haider Alhabibi" w:date="2022-02-17T16:57:00Z">
        <w:r w:rsidRPr="00B54641" w:rsidDel="00B54641">
          <w:rPr>
            <w:noProof/>
          </w:rPr>
          <w:delText>7.2</w:delText>
        </w:r>
        <w:r w:rsidRPr="0024633A" w:rsidDel="00B54641">
          <w:rPr>
            <w:rFonts w:eastAsiaTheme="minorEastAsia"/>
            <w:noProof/>
            <w:color w:val="auto"/>
          </w:rPr>
          <w:tab/>
        </w:r>
        <w:r w:rsidRPr="00B54641" w:rsidDel="00B54641">
          <w:rPr>
            <w:noProof/>
          </w:rPr>
          <w:delText>General Group Sampling Rules</w:delText>
        </w:r>
        <w:r w:rsidRPr="0024633A" w:rsidDel="00B54641">
          <w:rPr>
            <w:noProof/>
            <w:webHidden/>
          </w:rPr>
          <w:tab/>
        </w:r>
      </w:del>
      <w:ins w:id="938" w:author="Author">
        <w:del w:id="939" w:author="Haider Alhabibi" w:date="2022-02-17T16:57:00Z">
          <w:r w:rsidR="00FB257E" w:rsidDel="00B54641">
            <w:rPr>
              <w:noProof/>
              <w:webHidden/>
            </w:rPr>
            <w:delText>118</w:delText>
          </w:r>
        </w:del>
      </w:ins>
      <w:del w:id="940" w:author="Haider Alhabibi" w:date="2022-02-17T16:57:00Z">
        <w:r w:rsidR="002915AD" w:rsidDel="00B54641">
          <w:rPr>
            <w:noProof/>
            <w:webHidden/>
          </w:rPr>
          <w:delText>112</w:delText>
        </w:r>
      </w:del>
    </w:p>
    <w:p w14:paraId="67427C6D" w14:textId="0CB12C75" w:rsidR="0077223E" w:rsidRPr="0024633A" w:rsidDel="00B54641" w:rsidRDefault="0077223E" w:rsidP="00914172">
      <w:pPr>
        <w:pStyle w:val="TOC3"/>
        <w:rPr>
          <w:del w:id="941" w:author="Haider Alhabibi" w:date="2022-02-17T16:57:00Z"/>
          <w:rFonts w:eastAsiaTheme="minorEastAsia"/>
          <w:color w:val="auto"/>
        </w:rPr>
      </w:pPr>
      <w:del w:id="942" w:author="Haider Alhabibi" w:date="2022-02-17T16:57:00Z">
        <w:r w:rsidRPr="00B54641" w:rsidDel="00B54641">
          <w:delText>7.2.1</w:delText>
        </w:r>
        <w:r w:rsidRPr="0024633A" w:rsidDel="00B54641">
          <w:rPr>
            <w:rFonts w:eastAsiaTheme="minorEastAsia"/>
            <w:color w:val="auto"/>
          </w:rPr>
          <w:tab/>
        </w:r>
        <w:r w:rsidRPr="00B54641" w:rsidDel="00B54641">
          <w:delText>Group sampling rules specified in 2019 Residential Appendix RA2</w:delText>
        </w:r>
        <w:r w:rsidRPr="0024633A" w:rsidDel="00B54641">
          <w:rPr>
            <w:webHidden/>
          </w:rPr>
          <w:tab/>
        </w:r>
      </w:del>
      <w:ins w:id="943" w:author="Author">
        <w:del w:id="944" w:author="Haider Alhabibi" w:date="2022-02-17T16:57:00Z">
          <w:r w:rsidR="00FB257E" w:rsidDel="00B54641">
            <w:rPr>
              <w:webHidden/>
            </w:rPr>
            <w:delText>119</w:delText>
          </w:r>
        </w:del>
      </w:ins>
      <w:del w:id="945" w:author="Haider Alhabibi" w:date="2022-02-17T16:57:00Z">
        <w:r w:rsidR="002915AD" w:rsidDel="00B54641">
          <w:rPr>
            <w:webHidden/>
          </w:rPr>
          <w:delText>113</w:delText>
        </w:r>
      </w:del>
    </w:p>
    <w:p w14:paraId="7CAC445A" w14:textId="6F62B5EA" w:rsidR="0077223E" w:rsidRPr="0024633A" w:rsidDel="00B54641" w:rsidRDefault="0077223E">
      <w:pPr>
        <w:pStyle w:val="TOC4"/>
        <w:tabs>
          <w:tab w:val="left" w:pos="1600"/>
        </w:tabs>
        <w:rPr>
          <w:del w:id="946" w:author="Haider Alhabibi" w:date="2022-02-17T16:57:00Z"/>
          <w:rFonts w:ascii="Tahoma" w:eastAsiaTheme="minorEastAsia" w:hAnsi="Tahoma" w:cs="Tahoma"/>
          <w:noProof/>
          <w:color w:val="auto"/>
          <w:sz w:val="24"/>
          <w:szCs w:val="24"/>
        </w:rPr>
      </w:pPr>
      <w:del w:id="947" w:author="Haider Alhabibi" w:date="2022-02-17T16:57:00Z">
        <w:r w:rsidRPr="00B54641" w:rsidDel="00B54641">
          <w:rPr>
            <w:rFonts w:ascii="Tahoma" w:hAnsi="Tahoma" w:cs="Tahoma"/>
            <w:noProof/>
            <w:sz w:val="24"/>
            <w:szCs w:val="24"/>
          </w:rPr>
          <w:delText>7.2.1.1</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Designation of Groups (from 2019 RA2.6.3.1)</w:delText>
        </w:r>
        <w:r w:rsidRPr="0024633A" w:rsidDel="00B54641">
          <w:rPr>
            <w:rFonts w:ascii="Tahoma" w:hAnsi="Tahoma" w:cs="Tahoma"/>
            <w:noProof/>
            <w:webHidden/>
            <w:sz w:val="24"/>
            <w:szCs w:val="24"/>
          </w:rPr>
          <w:tab/>
        </w:r>
      </w:del>
      <w:ins w:id="948" w:author="Author">
        <w:del w:id="949" w:author="Haider Alhabibi" w:date="2022-02-17T16:57:00Z">
          <w:r w:rsidR="00FB257E" w:rsidDel="00B54641">
            <w:rPr>
              <w:rFonts w:ascii="Tahoma" w:hAnsi="Tahoma" w:cs="Tahoma"/>
              <w:noProof/>
              <w:webHidden/>
              <w:sz w:val="24"/>
              <w:szCs w:val="24"/>
            </w:rPr>
            <w:delText>119</w:delText>
          </w:r>
        </w:del>
      </w:ins>
      <w:del w:id="950" w:author="Haider Alhabibi" w:date="2022-02-17T16:57:00Z">
        <w:r w:rsidR="002915AD" w:rsidDel="00B54641">
          <w:rPr>
            <w:rFonts w:ascii="Tahoma" w:hAnsi="Tahoma" w:cs="Tahoma"/>
            <w:noProof/>
            <w:webHidden/>
            <w:sz w:val="24"/>
            <w:szCs w:val="24"/>
          </w:rPr>
          <w:delText>113</w:delText>
        </w:r>
      </w:del>
    </w:p>
    <w:p w14:paraId="77C719F7" w14:textId="15960555" w:rsidR="0077223E" w:rsidRPr="0024633A" w:rsidDel="00B54641" w:rsidRDefault="0077223E">
      <w:pPr>
        <w:pStyle w:val="TOC4"/>
        <w:tabs>
          <w:tab w:val="left" w:pos="1600"/>
        </w:tabs>
        <w:rPr>
          <w:del w:id="951" w:author="Haider Alhabibi" w:date="2022-02-17T16:57:00Z"/>
          <w:rFonts w:ascii="Tahoma" w:eastAsiaTheme="minorEastAsia" w:hAnsi="Tahoma" w:cs="Tahoma"/>
          <w:noProof/>
          <w:color w:val="auto"/>
          <w:sz w:val="24"/>
          <w:szCs w:val="24"/>
        </w:rPr>
      </w:pPr>
      <w:del w:id="952" w:author="Haider Alhabibi" w:date="2022-02-17T16:57:00Z">
        <w:r w:rsidRPr="00B54641" w:rsidDel="00B54641">
          <w:rPr>
            <w:rFonts w:ascii="Tahoma" w:hAnsi="Tahoma" w:cs="Tahoma"/>
            <w:noProof/>
            <w:sz w:val="24"/>
            <w:szCs w:val="24"/>
          </w:rPr>
          <w:delText>7.2.1.2</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Group Status - "Open" Groups and "Closed" Groups (from 2019 RA2.6.3.2)</w:delText>
        </w:r>
        <w:r w:rsidRPr="0024633A" w:rsidDel="00B54641">
          <w:rPr>
            <w:rFonts w:ascii="Tahoma" w:hAnsi="Tahoma" w:cs="Tahoma"/>
            <w:noProof/>
            <w:webHidden/>
            <w:sz w:val="24"/>
            <w:szCs w:val="24"/>
          </w:rPr>
          <w:tab/>
        </w:r>
      </w:del>
      <w:ins w:id="953" w:author="Author">
        <w:del w:id="954" w:author="Haider Alhabibi" w:date="2022-02-17T16:57:00Z">
          <w:r w:rsidR="00FB257E" w:rsidDel="00B54641">
            <w:rPr>
              <w:rFonts w:ascii="Tahoma" w:hAnsi="Tahoma" w:cs="Tahoma"/>
              <w:noProof/>
              <w:webHidden/>
              <w:sz w:val="24"/>
              <w:szCs w:val="24"/>
            </w:rPr>
            <w:delText>119</w:delText>
          </w:r>
        </w:del>
      </w:ins>
      <w:del w:id="955" w:author="Haider Alhabibi" w:date="2022-02-17T16:57:00Z">
        <w:r w:rsidR="002915AD" w:rsidDel="00B54641">
          <w:rPr>
            <w:rFonts w:ascii="Tahoma" w:hAnsi="Tahoma" w:cs="Tahoma"/>
            <w:noProof/>
            <w:webHidden/>
            <w:sz w:val="24"/>
            <w:szCs w:val="24"/>
          </w:rPr>
          <w:delText>113</w:delText>
        </w:r>
      </w:del>
    </w:p>
    <w:p w14:paraId="2C3C20E0" w14:textId="1712742B" w:rsidR="0077223E" w:rsidRPr="0024633A" w:rsidDel="00B54641" w:rsidRDefault="0077223E">
      <w:pPr>
        <w:pStyle w:val="TOC4"/>
        <w:tabs>
          <w:tab w:val="left" w:pos="1600"/>
        </w:tabs>
        <w:rPr>
          <w:del w:id="956" w:author="Haider Alhabibi" w:date="2022-02-17T16:57:00Z"/>
          <w:rFonts w:ascii="Tahoma" w:eastAsiaTheme="minorEastAsia" w:hAnsi="Tahoma" w:cs="Tahoma"/>
          <w:noProof/>
          <w:color w:val="auto"/>
          <w:sz w:val="24"/>
          <w:szCs w:val="24"/>
        </w:rPr>
      </w:pPr>
      <w:del w:id="957" w:author="Haider Alhabibi" w:date="2022-02-17T16:57:00Z">
        <w:r w:rsidRPr="00B54641" w:rsidDel="00B54641">
          <w:rPr>
            <w:rFonts w:ascii="Tahoma" w:hAnsi="Tahoma" w:cs="Tahoma"/>
            <w:noProof/>
            <w:sz w:val="24"/>
            <w:szCs w:val="24"/>
          </w:rPr>
          <w:delText>7.2.1.3</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Sampling of a “Closed” Group of Up to Seven Dwellings (from 2019 RA2.6.3.3)</w:delText>
        </w:r>
        <w:r w:rsidRPr="0024633A" w:rsidDel="00B54641">
          <w:rPr>
            <w:rFonts w:ascii="Tahoma" w:hAnsi="Tahoma" w:cs="Tahoma"/>
            <w:noProof/>
            <w:webHidden/>
            <w:sz w:val="24"/>
            <w:szCs w:val="24"/>
          </w:rPr>
          <w:tab/>
        </w:r>
        <w:r w:rsidR="0024633A" w:rsidDel="00B54641">
          <w:rPr>
            <w:rFonts w:ascii="Tahoma" w:hAnsi="Tahoma" w:cs="Tahoma"/>
            <w:noProof/>
            <w:webHidden/>
            <w:sz w:val="24"/>
            <w:szCs w:val="24"/>
          </w:rPr>
          <w:tab/>
        </w:r>
        <w:r w:rsidR="0024633A" w:rsidDel="00B54641">
          <w:rPr>
            <w:rFonts w:ascii="Tahoma" w:hAnsi="Tahoma" w:cs="Tahoma"/>
            <w:noProof/>
            <w:webHidden/>
            <w:sz w:val="24"/>
            <w:szCs w:val="24"/>
          </w:rPr>
          <w:tab/>
        </w:r>
      </w:del>
      <w:ins w:id="958" w:author="Author">
        <w:del w:id="959" w:author="Haider Alhabibi" w:date="2022-02-17T16:57:00Z">
          <w:r w:rsidR="00FB257E" w:rsidDel="00B54641">
            <w:rPr>
              <w:rFonts w:ascii="Tahoma" w:hAnsi="Tahoma" w:cs="Tahoma"/>
              <w:noProof/>
              <w:webHidden/>
              <w:sz w:val="24"/>
              <w:szCs w:val="24"/>
            </w:rPr>
            <w:delText>120</w:delText>
          </w:r>
        </w:del>
      </w:ins>
      <w:del w:id="960" w:author="Haider Alhabibi" w:date="2022-02-17T16:57:00Z">
        <w:r w:rsidR="002915AD" w:rsidDel="00B54641">
          <w:rPr>
            <w:rFonts w:ascii="Tahoma" w:hAnsi="Tahoma" w:cs="Tahoma"/>
            <w:noProof/>
            <w:webHidden/>
            <w:sz w:val="24"/>
            <w:szCs w:val="24"/>
          </w:rPr>
          <w:delText>114</w:delText>
        </w:r>
      </w:del>
    </w:p>
    <w:p w14:paraId="19C60CDD" w14:textId="32E4A3C2" w:rsidR="0077223E" w:rsidRPr="0024633A" w:rsidDel="00B54641" w:rsidRDefault="0077223E">
      <w:pPr>
        <w:pStyle w:val="TOC4"/>
        <w:tabs>
          <w:tab w:val="left" w:pos="1600"/>
        </w:tabs>
        <w:rPr>
          <w:del w:id="961" w:author="Haider Alhabibi" w:date="2022-02-17T16:57:00Z"/>
          <w:rFonts w:ascii="Tahoma" w:eastAsiaTheme="minorEastAsia" w:hAnsi="Tahoma" w:cs="Tahoma"/>
          <w:noProof/>
          <w:color w:val="auto"/>
          <w:sz w:val="24"/>
          <w:szCs w:val="24"/>
        </w:rPr>
      </w:pPr>
      <w:del w:id="962" w:author="Haider Alhabibi" w:date="2022-02-17T16:57:00Z">
        <w:r w:rsidRPr="00B54641" w:rsidDel="00B54641">
          <w:rPr>
            <w:rFonts w:ascii="Tahoma" w:hAnsi="Tahoma" w:cs="Tahoma"/>
            <w:noProof/>
            <w:sz w:val="24"/>
            <w:szCs w:val="24"/>
          </w:rPr>
          <w:delText>7.2.1.4</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Sampling of an “Open” Group of Up to Five Dwellings (from 2019 RA2.6.3.4)</w:delText>
        </w:r>
        <w:r w:rsidRPr="0024633A" w:rsidDel="00B54641">
          <w:rPr>
            <w:rFonts w:ascii="Tahoma" w:hAnsi="Tahoma" w:cs="Tahoma"/>
            <w:noProof/>
            <w:webHidden/>
            <w:sz w:val="24"/>
            <w:szCs w:val="24"/>
          </w:rPr>
          <w:tab/>
        </w:r>
        <w:r w:rsidR="0024633A" w:rsidDel="00B54641">
          <w:rPr>
            <w:rFonts w:ascii="Tahoma" w:hAnsi="Tahoma" w:cs="Tahoma"/>
            <w:noProof/>
            <w:webHidden/>
            <w:sz w:val="24"/>
            <w:szCs w:val="24"/>
          </w:rPr>
          <w:tab/>
        </w:r>
        <w:r w:rsidR="0024633A" w:rsidDel="00B54641">
          <w:rPr>
            <w:rFonts w:ascii="Tahoma" w:hAnsi="Tahoma" w:cs="Tahoma"/>
            <w:noProof/>
            <w:webHidden/>
            <w:sz w:val="24"/>
            <w:szCs w:val="24"/>
          </w:rPr>
          <w:tab/>
        </w:r>
        <w:r w:rsidR="0024633A" w:rsidDel="00B54641">
          <w:rPr>
            <w:rFonts w:ascii="Tahoma" w:hAnsi="Tahoma" w:cs="Tahoma"/>
            <w:noProof/>
            <w:webHidden/>
            <w:sz w:val="24"/>
            <w:szCs w:val="24"/>
          </w:rPr>
          <w:tab/>
        </w:r>
        <w:r w:rsidR="0024633A" w:rsidDel="00B54641">
          <w:rPr>
            <w:rFonts w:ascii="Tahoma" w:hAnsi="Tahoma" w:cs="Tahoma"/>
            <w:noProof/>
            <w:webHidden/>
            <w:sz w:val="24"/>
            <w:szCs w:val="24"/>
          </w:rPr>
          <w:tab/>
        </w:r>
        <w:r w:rsidR="0024633A" w:rsidDel="00B54641">
          <w:rPr>
            <w:rFonts w:ascii="Tahoma" w:hAnsi="Tahoma" w:cs="Tahoma"/>
            <w:noProof/>
            <w:webHidden/>
            <w:sz w:val="24"/>
            <w:szCs w:val="24"/>
          </w:rPr>
          <w:tab/>
        </w:r>
        <w:r w:rsidR="0024633A" w:rsidDel="00B54641">
          <w:rPr>
            <w:rFonts w:ascii="Tahoma" w:hAnsi="Tahoma" w:cs="Tahoma"/>
            <w:noProof/>
            <w:webHidden/>
            <w:sz w:val="24"/>
            <w:szCs w:val="24"/>
          </w:rPr>
          <w:tab/>
        </w:r>
        <w:r w:rsidR="0024633A" w:rsidDel="00B54641">
          <w:rPr>
            <w:rFonts w:ascii="Tahoma" w:hAnsi="Tahoma" w:cs="Tahoma"/>
            <w:noProof/>
            <w:webHidden/>
            <w:sz w:val="24"/>
            <w:szCs w:val="24"/>
          </w:rPr>
          <w:tab/>
        </w:r>
        <w:r w:rsidR="0024633A" w:rsidDel="00B54641">
          <w:rPr>
            <w:rFonts w:ascii="Tahoma" w:hAnsi="Tahoma" w:cs="Tahoma"/>
            <w:noProof/>
            <w:webHidden/>
            <w:sz w:val="24"/>
            <w:szCs w:val="24"/>
          </w:rPr>
          <w:tab/>
        </w:r>
        <w:r w:rsidR="0024633A" w:rsidDel="00B54641">
          <w:rPr>
            <w:rFonts w:ascii="Tahoma" w:hAnsi="Tahoma" w:cs="Tahoma"/>
            <w:noProof/>
            <w:webHidden/>
            <w:sz w:val="24"/>
            <w:szCs w:val="24"/>
          </w:rPr>
          <w:tab/>
        </w:r>
      </w:del>
      <w:ins w:id="963" w:author="Author">
        <w:del w:id="964" w:author="Haider Alhabibi" w:date="2022-02-17T16:57:00Z">
          <w:r w:rsidR="00FB257E" w:rsidDel="00B54641">
            <w:rPr>
              <w:rFonts w:ascii="Tahoma" w:hAnsi="Tahoma" w:cs="Tahoma"/>
              <w:noProof/>
              <w:webHidden/>
              <w:sz w:val="24"/>
              <w:szCs w:val="24"/>
            </w:rPr>
            <w:delText>120</w:delText>
          </w:r>
        </w:del>
      </w:ins>
      <w:del w:id="965" w:author="Haider Alhabibi" w:date="2022-02-17T16:57:00Z">
        <w:r w:rsidR="002915AD" w:rsidDel="00B54641">
          <w:rPr>
            <w:rFonts w:ascii="Tahoma" w:hAnsi="Tahoma" w:cs="Tahoma"/>
            <w:noProof/>
            <w:webHidden/>
            <w:sz w:val="24"/>
            <w:szCs w:val="24"/>
          </w:rPr>
          <w:delText>114</w:delText>
        </w:r>
      </w:del>
    </w:p>
    <w:p w14:paraId="5DE84BCE" w14:textId="33ECB6AE" w:rsidR="0077223E" w:rsidRPr="0024633A" w:rsidDel="00B54641" w:rsidRDefault="0077223E">
      <w:pPr>
        <w:pStyle w:val="TOC4"/>
        <w:tabs>
          <w:tab w:val="left" w:pos="1600"/>
        </w:tabs>
        <w:rPr>
          <w:del w:id="966" w:author="Haider Alhabibi" w:date="2022-02-17T16:57:00Z"/>
          <w:rFonts w:ascii="Tahoma" w:eastAsiaTheme="minorEastAsia" w:hAnsi="Tahoma" w:cs="Tahoma"/>
          <w:noProof/>
          <w:color w:val="auto"/>
          <w:sz w:val="24"/>
          <w:szCs w:val="24"/>
        </w:rPr>
      </w:pPr>
      <w:del w:id="967" w:author="Haider Alhabibi" w:date="2022-02-17T16:57:00Z">
        <w:r w:rsidRPr="00B54641" w:rsidDel="00B54641">
          <w:rPr>
            <w:rFonts w:ascii="Tahoma" w:hAnsi="Tahoma" w:cs="Tahoma"/>
            <w:noProof/>
            <w:sz w:val="24"/>
            <w:szCs w:val="24"/>
          </w:rPr>
          <w:delText>7.2.1.5</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Additional Requirements Applicable to Group Sampling Procedures (from 2019 RA2.6.3.5).</w:delText>
        </w:r>
        <w:r w:rsidRPr="0024633A" w:rsidDel="00B54641">
          <w:rPr>
            <w:rFonts w:ascii="Tahoma" w:hAnsi="Tahoma" w:cs="Tahoma"/>
            <w:noProof/>
            <w:webHidden/>
            <w:sz w:val="24"/>
            <w:szCs w:val="24"/>
          </w:rPr>
          <w:tab/>
        </w:r>
      </w:del>
      <w:ins w:id="968" w:author="Author">
        <w:del w:id="969" w:author="Haider Alhabibi" w:date="2022-02-17T16:57:00Z">
          <w:r w:rsidR="00FB257E" w:rsidDel="00B54641">
            <w:rPr>
              <w:rFonts w:ascii="Tahoma" w:hAnsi="Tahoma" w:cs="Tahoma"/>
              <w:noProof/>
              <w:webHidden/>
              <w:sz w:val="24"/>
              <w:szCs w:val="24"/>
            </w:rPr>
            <w:delText>121</w:delText>
          </w:r>
        </w:del>
      </w:ins>
      <w:del w:id="970" w:author="Haider Alhabibi" w:date="2022-02-17T16:57:00Z">
        <w:r w:rsidR="002915AD" w:rsidDel="00B54641">
          <w:rPr>
            <w:rFonts w:ascii="Tahoma" w:hAnsi="Tahoma" w:cs="Tahoma"/>
            <w:noProof/>
            <w:webHidden/>
            <w:sz w:val="24"/>
            <w:szCs w:val="24"/>
          </w:rPr>
          <w:delText>115</w:delText>
        </w:r>
      </w:del>
    </w:p>
    <w:p w14:paraId="33B10FA7" w14:textId="78FB68F5" w:rsidR="0077223E" w:rsidRPr="0024633A" w:rsidDel="00B54641" w:rsidRDefault="0077223E" w:rsidP="00914172">
      <w:pPr>
        <w:pStyle w:val="TOC3"/>
        <w:rPr>
          <w:del w:id="971" w:author="Haider Alhabibi" w:date="2022-02-17T16:57:00Z"/>
          <w:rFonts w:eastAsiaTheme="minorEastAsia"/>
          <w:color w:val="auto"/>
        </w:rPr>
      </w:pPr>
      <w:del w:id="972" w:author="Haider Alhabibi" w:date="2022-02-17T16:57:00Z">
        <w:r w:rsidRPr="00B54641" w:rsidDel="00B54641">
          <w:delText>7.2.2</w:delText>
        </w:r>
        <w:r w:rsidRPr="0024633A" w:rsidDel="00B54641">
          <w:rPr>
            <w:rFonts w:eastAsiaTheme="minorEastAsia"/>
            <w:color w:val="auto"/>
          </w:rPr>
          <w:tab/>
        </w:r>
        <w:r w:rsidRPr="00B54641" w:rsidDel="00B54641">
          <w:delText>Additional Guidance for Group Sampling Procedures and Documentation</w:delText>
        </w:r>
        <w:r w:rsidRPr="0024633A" w:rsidDel="00B54641">
          <w:rPr>
            <w:webHidden/>
          </w:rPr>
          <w:tab/>
        </w:r>
      </w:del>
      <w:ins w:id="973" w:author="Author">
        <w:del w:id="974" w:author="Haider Alhabibi" w:date="2022-02-17T16:57:00Z">
          <w:r w:rsidR="00FB257E" w:rsidDel="00B54641">
            <w:rPr>
              <w:webHidden/>
            </w:rPr>
            <w:delText>123</w:delText>
          </w:r>
        </w:del>
      </w:ins>
      <w:del w:id="975" w:author="Haider Alhabibi" w:date="2022-02-17T16:57:00Z">
        <w:r w:rsidR="002915AD" w:rsidDel="00B54641">
          <w:rPr>
            <w:webHidden/>
          </w:rPr>
          <w:delText>117</w:delText>
        </w:r>
      </w:del>
    </w:p>
    <w:p w14:paraId="2AB25023" w14:textId="15A20A3A" w:rsidR="0077223E" w:rsidRPr="0024633A" w:rsidDel="00B54641" w:rsidRDefault="0077223E">
      <w:pPr>
        <w:pStyle w:val="TOC4"/>
        <w:tabs>
          <w:tab w:val="left" w:pos="1600"/>
        </w:tabs>
        <w:rPr>
          <w:del w:id="976" w:author="Haider Alhabibi" w:date="2022-02-17T16:57:00Z"/>
          <w:rFonts w:ascii="Tahoma" w:eastAsiaTheme="minorEastAsia" w:hAnsi="Tahoma" w:cs="Tahoma"/>
          <w:noProof/>
          <w:color w:val="auto"/>
          <w:sz w:val="24"/>
          <w:szCs w:val="24"/>
        </w:rPr>
      </w:pPr>
      <w:del w:id="977" w:author="Haider Alhabibi" w:date="2022-02-17T16:57:00Z">
        <w:r w:rsidRPr="00B54641" w:rsidDel="00B54641">
          <w:rPr>
            <w:rFonts w:ascii="Tahoma" w:hAnsi="Tahoma" w:cs="Tahoma"/>
            <w:noProof/>
            <w:sz w:val="24"/>
            <w:szCs w:val="24"/>
          </w:rPr>
          <w:delText>7.2.2.1</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Certificate of Verification Documentation for Not-tested Dwellings in a Sample Group</w:delText>
        </w:r>
        <w:r w:rsidRPr="0024633A" w:rsidDel="00B54641">
          <w:rPr>
            <w:rFonts w:ascii="Tahoma" w:hAnsi="Tahoma" w:cs="Tahoma"/>
            <w:noProof/>
            <w:webHidden/>
            <w:sz w:val="24"/>
            <w:szCs w:val="24"/>
          </w:rPr>
          <w:tab/>
        </w:r>
        <w:r w:rsidR="0024633A" w:rsidDel="00B54641">
          <w:rPr>
            <w:rFonts w:ascii="Tahoma" w:hAnsi="Tahoma" w:cs="Tahoma"/>
            <w:noProof/>
            <w:webHidden/>
            <w:sz w:val="24"/>
            <w:szCs w:val="24"/>
          </w:rPr>
          <w:tab/>
        </w:r>
      </w:del>
      <w:ins w:id="978" w:author="Author">
        <w:del w:id="979" w:author="Haider Alhabibi" w:date="2022-02-17T16:57:00Z">
          <w:r w:rsidR="00FB257E" w:rsidDel="00B54641">
            <w:rPr>
              <w:rFonts w:ascii="Tahoma" w:hAnsi="Tahoma" w:cs="Tahoma"/>
              <w:noProof/>
              <w:webHidden/>
              <w:sz w:val="24"/>
              <w:szCs w:val="24"/>
            </w:rPr>
            <w:delText>123</w:delText>
          </w:r>
        </w:del>
      </w:ins>
      <w:del w:id="980" w:author="Haider Alhabibi" w:date="2022-02-17T16:57:00Z">
        <w:r w:rsidR="002915AD" w:rsidDel="00B54641">
          <w:rPr>
            <w:rFonts w:ascii="Tahoma" w:hAnsi="Tahoma" w:cs="Tahoma"/>
            <w:noProof/>
            <w:webHidden/>
            <w:sz w:val="24"/>
            <w:szCs w:val="24"/>
          </w:rPr>
          <w:delText>117</w:delText>
        </w:r>
      </w:del>
    </w:p>
    <w:p w14:paraId="15B919B9" w14:textId="49A1F037" w:rsidR="0077223E" w:rsidRPr="0024633A" w:rsidDel="00B54641" w:rsidRDefault="0077223E">
      <w:pPr>
        <w:pStyle w:val="TOC4"/>
        <w:tabs>
          <w:tab w:val="left" w:pos="1600"/>
        </w:tabs>
        <w:rPr>
          <w:del w:id="981" w:author="Haider Alhabibi" w:date="2022-02-17T16:57:00Z"/>
          <w:rFonts w:ascii="Tahoma" w:eastAsiaTheme="minorEastAsia" w:hAnsi="Tahoma" w:cs="Tahoma"/>
          <w:noProof/>
          <w:color w:val="auto"/>
          <w:sz w:val="24"/>
          <w:szCs w:val="24"/>
        </w:rPr>
      </w:pPr>
      <w:del w:id="982" w:author="Haider Alhabibi" w:date="2022-02-17T16:57:00Z">
        <w:r w:rsidRPr="00B54641" w:rsidDel="00B54641">
          <w:rPr>
            <w:rFonts w:ascii="Tahoma" w:hAnsi="Tahoma" w:cs="Tahoma"/>
            <w:noProof/>
            <w:sz w:val="24"/>
            <w:szCs w:val="24"/>
          </w:rPr>
          <w:delText>7.2.2.2</w:delText>
        </w:r>
        <w:r w:rsidRPr="0024633A" w:rsidDel="00B54641">
          <w:rPr>
            <w:rFonts w:ascii="Tahoma" w:eastAsiaTheme="minorEastAsia" w:hAnsi="Tahoma" w:cs="Tahoma"/>
            <w:noProof/>
            <w:color w:val="auto"/>
            <w:sz w:val="24"/>
            <w:szCs w:val="24"/>
          </w:rPr>
          <w:tab/>
        </w:r>
        <w:r w:rsidRPr="00B54641" w:rsidDel="00B54641">
          <w:rPr>
            <w:rFonts w:ascii="Tahoma" w:hAnsi="Tahoma" w:cs="Tahoma"/>
            <w:noProof/>
            <w:sz w:val="24"/>
            <w:szCs w:val="24"/>
          </w:rPr>
          <w:delText>Group Sampling Rules Applicable to Specific 2019 Compliance Documents and HERS Features</w:delText>
        </w:r>
        <w:r w:rsidRPr="0024633A" w:rsidDel="00B54641">
          <w:rPr>
            <w:rFonts w:ascii="Tahoma" w:hAnsi="Tahoma" w:cs="Tahoma"/>
            <w:noProof/>
            <w:webHidden/>
            <w:sz w:val="24"/>
            <w:szCs w:val="24"/>
          </w:rPr>
          <w:tab/>
        </w:r>
      </w:del>
      <w:ins w:id="983" w:author="Author">
        <w:del w:id="984" w:author="Haider Alhabibi" w:date="2022-02-17T16:57:00Z">
          <w:r w:rsidR="00FB257E" w:rsidDel="00B54641">
            <w:rPr>
              <w:rFonts w:ascii="Tahoma" w:hAnsi="Tahoma" w:cs="Tahoma"/>
              <w:noProof/>
              <w:webHidden/>
              <w:sz w:val="24"/>
              <w:szCs w:val="24"/>
            </w:rPr>
            <w:delText>124</w:delText>
          </w:r>
        </w:del>
      </w:ins>
      <w:del w:id="985" w:author="Haider Alhabibi" w:date="2022-02-17T16:57:00Z">
        <w:r w:rsidR="002915AD" w:rsidDel="00B54641">
          <w:rPr>
            <w:rFonts w:ascii="Tahoma" w:hAnsi="Tahoma" w:cs="Tahoma"/>
            <w:noProof/>
            <w:webHidden/>
            <w:sz w:val="24"/>
            <w:szCs w:val="24"/>
          </w:rPr>
          <w:delText>118</w:delText>
        </w:r>
      </w:del>
    </w:p>
    <w:p w14:paraId="0E8C4A3B" w14:textId="3FC63F70" w:rsidR="00A26587" w:rsidRPr="0024633A" w:rsidDel="00804D0D" w:rsidRDefault="00FB5CF5" w:rsidP="007634F3">
      <w:pPr>
        <w:tabs>
          <w:tab w:val="center" w:pos="9900"/>
        </w:tabs>
        <w:spacing w:after="0"/>
        <w:rPr>
          <w:del w:id="986" w:author="Haider Alhabibi" w:date="2022-02-18T11:11:00Z"/>
          <w:rFonts w:cs="Tahoma"/>
          <w:noProof/>
          <w:szCs w:val="20"/>
        </w:rPr>
      </w:pPr>
      <w:r w:rsidRPr="0024633A">
        <w:rPr>
          <w:rFonts w:cs="Tahoma"/>
          <w:noProof/>
          <w:szCs w:val="20"/>
        </w:rPr>
        <w:fldChar w:fldCharType="end"/>
      </w:r>
    </w:p>
    <w:p w14:paraId="3708790C" w14:textId="6D1A51DD" w:rsidR="00462F35" w:rsidRPr="0024633A" w:rsidDel="0081500A" w:rsidRDefault="00462F35" w:rsidP="00804D0D">
      <w:pPr>
        <w:keepNext/>
        <w:tabs>
          <w:tab w:val="center" w:pos="9900"/>
        </w:tabs>
        <w:spacing w:after="0"/>
        <w:rPr>
          <w:del w:id="987" w:author="Haider Alhabibi" w:date="2022-02-17T19:20:00Z"/>
          <w:rFonts w:cs="Tahoma"/>
          <w:noProof/>
          <w:szCs w:val="24"/>
        </w:rPr>
      </w:pPr>
      <w:del w:id="988" w:author="Haider Alhabibi" w:date="2022-02-17T19:20:00Z">
        <w:r w:rsidRPr="0024633A" w:rsidDel="0081500A">
          <w:rPr>
            <w:rFonts w:cs="Tahoma"/>
            <w:b/>
            <w:noProof/>
            <w:szCs w:val="24"/>
          </w:rPr>
          <w:delText>A</w:delText>
        </w:r>
        <w:r w:rsidR="00130C3D" w:rsidRPr="0024633A" w:rsidDel="0081500A">
          <w:rPr>
            <w:rFonts w:cs="Tahoma"/>
            <w:b/>
            <w:noProof/>
            <w:szCs w:val="24"/>
          </w:rPr>
          <w:delText>ppendix A</w:delText>
        </w:r>
        <w:r w:rsidR="00130C3D" w:rsidRPr="0024633A" w:rsidDel="0081500A">
          <w:rPr>
            <w:rFonts w:cs="Tahoma"/>
            <w:noProof/>
            <w:szCs w:val="24"/>
          </w:rPr>
          <w:tab/>
        </w:r>
      </w:del>
    </w:p>
    <w:p w14:paraId="5B18A35D" w14:textId="2E2C0735" w:rsidR="00462F35" w:rsidRPr="0024633A" w:rsidDel="0081500A" w:rsidRDefault="00462F35" w:rsidP="00BB5952">
      <w:pPr>
        <w:spacing w:after="0"/>
        <w:rPr>
          <w:del w:id="989" w:author="Haider Alhabibi" w:date="2022-02-17T19:20:00Z"/>
          <w:rFonts w:cs="Tahoma"/>
          <w:noProof/>
          <w:szCs w:val="24"/>
        </w:rPr>
      </w:pPr>
      <w:del w:id="990" w:author="Haider Alhabibi" w:date="2022-02-17T19:20:00Z">
        <w:r w:rsidRPr="0024633A" w:rsidDel="0081500A">
          <w:rPr>
            <w:rFonts w:cs="Tahoma"/>
            <w:noProof/>
            <w:szCs w:val="24"/>
          </w:rPr>
          <w:delText>Compliance Document Design Files:</w:delText>
        </w:r>
        <w:r w:rsidR="00130C3D" w:rsidRPr="0024633A" w:rsidDel="0081500A">
          <w:rPr>
            <w:rFonts w:cs="Tahoma"/>
            <w:noProof/>
            <w:szCs w:val="24"/>
          </w:rPr>
          <w:delText xml:space="preserve"> </w:delText>
        </w:r>
        <w:r w:rsidRPr="0024633A" w:rsidDel="0081500A">
          <w:rPr>
            <w:rFonts w:cs="Tahoma"/>
            <w:noProof/>
            <w:szCs w:val="24"/>
          </w:rPr>
          <w:delText xml:space="preserve">Graphical Layouts, User Instructions, Data </w:delText>
        </w:r>
        <w:r w:rsidR="00FE12A1" w:rsidRPr="0024633A" w:rsidDel="0081500A">
          <w:rPr>
            <w:rFonts w:cs="Tahoma"/>
            <w:noProof/>
            <w:szCs w:val="24"/>
          </w:rPr>
          <w:delText>Field D</w:delText>
        </w:r>
        <w:r w:rsidRPr="0024633A" w:rsidDel="0081500A">
          <w:rPr>
            <w:rFonts w:cs="Tahoma"/>
            <w:noProof/>
            <w:szCs w:val="24"/>
          </w:rPr>
          <w:delText>efinitions, and Calculations</w:delText>
        </w:r>
      </w:del>
    </w:p>
    <w:p w14:paraId="5B40171A" w14:textId="6A1D3978" w:rsidR="00A26587" w:rsidRPr="0024633A" w:rsidDel="0081500A" w:rsidRDefault="00A26587" w:rsidP="00BB5952">
      <w:pPr>
        <w:tabs>
          <w:tab w:val="right" w:pos="9900"/>
        </w:tabs>
        <w:spacing w:after="0"/>
        <w:rPr>
          <w:del w:id="991" w:author="Haider Alhabibi" w:date="2022-02-17T19:20:00Z"/>
          <w:rFonts w:cs="Tahoma"/>
          <w:noProof/>
          <w:szCs w:val="24"/>
        </w:rPr>
      </w:pPr>
    </w:p>
    <w:p w14:paraId="44C32500" w14:textId="7DEAFCAF" w:rsidR="00130C3D" w:rsidRPr="0024633A" w:rsidDel="0081500A" w:rsidRDefault="00130C3D" w:rsidP="00AB49A2">
      <w:pPr>
        <w:keepNext/>
        <w:tabs>
          <w:tab w:val="right" w:pos="9900"/>
        </w:tabs>
        <w:spacing w:after="0"/>
        <w:rPr>
          <w:del w:id="992" w:author="Haider Alhabibi" w:date="2022-02-17T19:20:00Z"/>
          <w:rFonts w:cs="Tahoma"/>
          <w:noProof/>
          <w:szCs w:val="24"/>
        </w:rPr>
      </w:pPr>
      <w:del w:id="993" w:author="Haider Alhabibi" w:date="2022-02-17T19:20:00Z">
        <w:r w:rsidRPr="0024633A" w:rsidDel="0081500A">
          <w:rPr>
            <w:rFonts w:cs="Tahoma"/>
            <w:b/>
            <w:noProof/>
            <w:szCs w:val="24"/>
          </w:rPr>
          <w:delText>Appendix B</w:delText>
        </w:r>
        <w:r w:rsidR="00A17279" w:rsidRPr="0024633A" w:rsidDel="0081500A">
          <w:rPr>
            <w:rFonts w:cs="Tahoma"/>
            <w:noProof/>
            <w:szCs w:val="24"/>
          </w:rPr>
          <w:tab/>
        </w:r>
      </w:del>
    </w:p>
    <w:p w14:paraId="0D6F41B4" w14:textId="01BACF8E" w:rsidR="00130C3D" w:rsidRPr="0024633A" w:rsidDel="0081500A" w:rsidRDefault="00130C3D" w:rsidP="00BB5952">
      <w:pPr>
        <w:spacing w:after="0"/>
        <w:rPr>
          <w:del w:id="994" w:author="Haider Alhabibi" w:date="2022-02-17T19:20:00Z"/>
          <w:rFonts w:cs="Tahoma"/>
          <w:noProof/>
          <w:szCs w:val="24"/>
        </w:rPr>
      </w:pPr>
      <w:del w:id="995" w:author="Haider Alhabibi" w:date="2022-02-17T19:20:00Z">
        <w:r w:rsidRPr="0024633A" w:rsidDel="0081500A">
          <w:rPr>
            <w:rFonts w:cs="Tahoma"/>
            <w:noProof/>
            <w:szCs w:val="24"/>
          </w:rPr>
          <w:delText>Compliance Document XML Schema Files (XSD)</w:delText>
        </w:r>
      </w:del>
    </w:p>
    <w:p w14:paraId="00383B8F" w14:textId="76B92E35" w:rsidR="00130C3D" w:rsidRPr="0024633A" w:rsidDel="0081500A" w:rsidRDefault="00130C3D" w:rsidP="00BB5952">
      <w:pPr>
        <w:spacing w:after="0"/>
        <w:rPr>
          <w:del w:id="996" w:author="Haider Alhabibi" w:date="2022-02-17T19:20:00Z"/>
          <w:rFonts w:cs="Tahoma"/>
          <w:noProof/>
          <w:szCs w:val="20"/>
        </w:rPr>
      </w:pPr>
    </w:p>
    <w:p w14:paraId="2F8BDF4F" w14:textId="337C7C89" w:rsidR="004E2C75" w:rsidRPr="0024633A" w:rsidRDefault="004E2C75">
      <w:pPr>
        <w:spacing w:after="0" w:line="240" w:lineRule="auto"/>
        <w:rPr>
          <w:rFonts w:cs="Tahoma"/>
          <w:b/>
          <w:bCs/>
          <w:noProof/>
          <w:sz w:val="28"/>
          <w:szCs w:val="28"/>
        </w:rPr>
      </w:pPr>
      <w:del w:id="997" w:author="Haider Alhabibi" w:date="2022-02-18T11:11:00Z">
        <w:r w:rsidRPr="0024633A" w:rsidDel="00804D0D">
          <w:rPr>
            <w:rFonts w:cs="Tahoma"/>
            <w:b/>
            <w:bCs/>
            <w:noProof/>
            <w:sz w:val="28"/>
            <w:szCs w:val="28"/>
          </w:rPr>
          <w:br w:type="page"/>
        </w:r>
      </w:del>
    </w:p>
    <w:p w14:paraId="08519406" w14:textId="7EA58929" w:rsidR="00E34225" w:rsidRPr="0024633A" w:rsidRDefault="00772AEA" w:rsidP="00270B00">
      <w:pPr>
        <w:pStyle w:val="Heading2"/>
        <w:numPr>
          <w:ilvl w:val="0"/>
          <w:numId w:val="0"/>
        </w:numPr>
        <w:jc w:val="center"/>
        <w:rPr>
          <w:rFonts w:ascii="Tahoma" w:hAnsi="Tahoma" w:cs="Tahoma"/>
          <w:noProof/>
          <w:sz w:val="28"/>
        </w:rPr>
      </w:pPr>
      <w:bookmarkStart w:id="998" w:name="_Toc96009463"/>
      <w:r w:rsidRPr="0024633A">
        <w:rPr>
          <w:rFonts w:ascii="Tahoma" w:hAnsi="Tahoma" w:cs="Tahoma"/>
          <w:noProof/>
          <w:sz w:val="28"/>
        </w:rPr>
        <w:t>FIGURES</w:t>
      </w:r>
      <w:bookmarkEnd w:id="998"/>
    </w:p>
    <w:p w14:paraId="3CA87110" w14:textId="0B200C36" w:rsidR="00E34225" w:rsidRPr="0024633A" w:rsidRDefault="00E34225" w:rsidP="00AB49A2">
      <w:pPr>
        <w:keepNext/>
        <w:tabs>
          <w:tab w:val="left" w:pos="0"/>
          <w:tab w:val="right" w:pos="9900"/>
        </w:tabs>
        <w:spacing w:after="80"/>
        <w:rPr>
          <w:rFonts w:cs="Tahoma"/>
          <w:noProof/>
          <w:szCs w:val="24"/>
        </w:rPr>
      </w:pPr>
      <w:r w:rsidRPr="0024633A">
        <w:rPr>
          <w:rFonts w:cs="Tahoma"/>
          <w:noProof/>
          <w:szCs w:val="24"/>
        </w:rPr>
        <w:t xml:space="preserve">Figure 2-1: Process Flow Diagram for the Data Registry Interface with </w:t>
      </w:r>
      <w:r w:rsidR="006B07E4" w:rsidRPr="0024633A">
        <w:rPr>
          <w:rFonts w:cs="Tahoma"/>
          <w:noProof/>
          <w:szCs w:val="24"/>
        </w:rPr>
        <w:t>RG</w:t>
      </w:r>
      <w:r w:rsidRPr="0024633A">
        <w:rPr>
          <w:rFonts w:cs="Tahoma"/>
          <w:noProof/>
          <w:szCs w:val="24"/>
        </w:rPr>
        <w:tab/>
      </w:r>
      <w:r w:rsidR="002716B0" w:rsidRPr="0024633A">
        <w:rPr>
          <w:rFonts w:cs="Tahoma"/>
          <w:noProof/>
          <w:szCs w:val="24"/>
        </w:rPr>
        <w:t>5</w:t>
      </w:r>
    </w:p>
    <w:p w14:paraId="25065496" w14:textId="227D6B39" w:rsidR="0065048C" w:rsidRPr="0024633A" w:rsidRDefault="00E34225" w:rsidP="00AB49A2">
      <w:pPr>
        <w:keepNext/>
        <w:tabs>
          <w:tab w:val="left" w:pos="0"/>
          <w:tab w:val="right" w:pos="9900"/>
        </w:tabs>
        <w:spacing w:after="80"/>
        <w:rPr>
          <w:rFonts w:cs="Tahoma"/>
          <w:noProof/>
          <w:szCs w:val="24"/>
        </w:rPr>
      </w:pPr>
      <w:r w:rsidRPr="0024633A">
        <w:rPr>
          <w:rFonts w:cs="Tahoma"/>
          <w:noProof/>
          <w:szCs w:val="24"/>
        </w:rPr>
        <w:t xml:space="preserve">Figure 2-2: </w:t>
      </w:r>
      <w:r w:rsidR="006B07E4" w:rsidRPr="0024633A">
        <w:rPr>
          <w:rFonts w:cs="Tahoma"/>
          <w:noProof/>
          <w:szCs w:val="24"/>
        </w:rPr>
        <w:t>RG</w:t>
      </w:r>
      <w:r w:rsidRPr="0024633A">
        <w:rPr>
          <w:rFonts w:cs="Tahoma"/>
          <w:noProof/>
          <w:szCs w:val="24"/>
        </w:rPr>
        <w:t xml:space="preserve"> and Document Schema Version Numbering Convention</w:t>
      </w:r>
      <w:r w:rsidRPr="0024633A">
        <w:rPr>
          <w:rFonts w:cs="Tahoma"/>
          <w:noProof/>
          <w:szCs w:val="24"/>
        </w:rPr>
        <w:tab/>
      </w:r>
      <w:r w:rsidR="00155C0A">
        <w:rPr>
          <w:rFonts w:cs="Tahoma"/>
          <w:noProof/>
          <w:szCs w:val="24"/>
        </w:rPr>
        <w:t>7</w:t>
      </w:r>
    </w:p>
    <w:p w14:paraId="7EE7CA9E" w14:textId="05B82BA0" w:rsidR="009B593E" w:rsidRDefault="009B593E" w:rsidP="0065048C">
      <w:pPr>
        <w:tabs>
          <w:tab w:val="left" w:pos="0"/>
          <w:tab w:val="right" w:pos="9900"/>
        </w:tabs>
        <w:spacing w:after="80"/>
        <w:rPr>
          <w:ins w:id="999" w:author="Haider Alhabibi" w:date="2022-02-18T11:33:00Z"/>
          <w:rFonts w:cs="Tahoma"/>
          <w:noProof/>
          <w:szCs w:val="24"/>
        </w:rPr>
      </w:pPr>
      <w:r w:rsidRPr="0024633A">
        <w:rPr>
          <w:rFonts w:cs="Tahoma"/>
          <w:noProof/>
          <w:szCs w:val="24"/>
        </w:rPr>
        <w:t>Figure 3-1</w:t>
      </w:r>
      <w:r w:rsidR="008926DD" w:rsidRPr="0024633A">
        <w:rPr>
          <w:rFonts w:cs="Tahoma"/>
          <w:noProof/>
          <w:szCs w:val="24"/>
        </w:rPr>
        <w:t>:</w:t>
      </w:r>
      <w:r w:rsidRPr="0024633A">
        <w:rPr>
          <w:rFonts w:cs="Tahoma"/>
          <w:noProof/>
          <w:szCs w:val="24"/>
        </w:rPr>
        <w:t xml:space="preserve"> Numbering Convention for CF1R Worksheets </w:t>
      </w:r>
      <w:r w:rsidRPr="0024633A">
        <w:rPr>
          <w:rFonts w:cs="Tahoma"/>
          <w:noProof/>
          <w:szCs w:val="24"/>
        </w:rPr>
        <w:tab/>
      </w:r>
      <w:r w:rsidR="00155C0A">
        <w:rPr>
          <w:rFonts w:cs="Tahoma"/>
          <w:noProof/>
          <w:szCs w:val="24"/>
        </w:rPr>
        <w:t>3</w:t>
      </w:r>
      <w:ins w:id="1000" w:author="Haider Alhabibi" w:date="2022-02-18T10:43:00Z">
        <w:r w:rsidR="00B2212A">
          <w:rPr>
            <w:rFonts w:cs="Tahoma"/>
            <w:noProof/>
            <w:szCs w:val="24"/>
          </w:rPr>
          <w:t>6</w:t>
        </w:r>
      </w:ins>
      <w:del w:id="1001" w:author="Haider Alhabibi" w:date="2022-02-18T10:43:00Z">
        <w:r w:rsidR="00B2212A" w:rsidDel="00B2212A">
          <w:rPr>
            <w:rFonts w:cs="Tahoma"/>
            <w:noProof/>
            <w:szCs w:val="24"/>
          </w:rPr>
          <w:delText>0</w:delText>
        </w:r>
      </w:del>
    </w:p>
    <w:p w14:paraId="426F6E21" w14:textId="77777777" w:rsidR="00976B09" w:rsidRPr="00976B09" w:rsidRDefault="00976B09" w:rsidP="00976B09">
      <w:pPr>
        <w:tabs>
          <w:tab w:val="left" w:pos="0"/>
          <w:tab w:val="right" w:pos="9900"/>
        </w:tabs>
        <w:spacing w:after="80"/>
        <w:rPr>
          <w:ins w:id="1002" w:author="Haider Alhabibi" w:date="2022-02-18T11:33:00Z"/>
          <w:rFonts w:cs="Tahoma"/>
          <w:noProof/>
          <w:szCs w:val="24"/>
        </w:rPr>
      </w:pPr>
      <w:ins w:id="1003" w:author="Haider Alhabibi" w:date="2022-02-18T11:33:00Z">
        <w:r w:rsidRPr="00976B09">
          <w:rPr>
            <w:rFonts w:cs="Tahoma"/>
            <w:noProof/>
            <w:szCs w:val="24"/>
          </w:rPr>
          <w:t xml:space="preserve">Figure 3-2a: Numbering Convention for CF1R, CF2R, CF3R, and NRCV Documents </w:t>
        </w:r>
        <w:r w:rsidRPr="00976B09">
          <w:rPr>
            <w:rFonts w:cs="Tahoma"/>
            <w:noProof/>
            <w:szCs w:val="24"/>
          </w:rPr>
          <w:tab/>
          <w:t>39</w:t>
        </w:r>
      </w:ins>
    </w:p>
    <w:p w14:paraId="47E0B038" w14:textId="77777777" w:rsidR="00976B09" w:rsidRPr="00976B09" w:rsidRDefault="00976B09" w:rsidP="00976B09">
      <w:pPr>
        <w:tabs>
          <w:tab w:val="left" w:pos="0"/>
          <w:tab w:val="right" w:pos="9900"/>
        </w:tabs>
        <w:spacing w:after="80"/>
        <w:rPr>
          <w:ins w:id="1004" w:author="Haider Alhabibi" w:date="2022-02-18T11:33:00Z"/>
          <w:rFonts w:cs="Tahoma"/>
          <w:noProof/>
          <w:szCs w:val="24"/>
        </w:rPr>
      </w:pPr>
      <w:ins w:id="1005" w:author="Haider Alhabibi" w:date="2022-02-18T11:33:00Z">
        <w:r w:rsidRPr="00976B09">
          <w:rPr>
            <w:rFonts w:cs="Tahoma"/>
            <w:noProof/>
            <w:szCs w:val="24"/>
          </w:rPr>
          <w:t>Figure 3-2b. Numbering Convention for LMCC, LMCI, LMCV Documents</w:t>
        </w:r>
        <w:r w:rsidRPr="00976B09">
          <w:rPr>
            <w:rFonts w:cs="Tahoma"/>
            <w:noProof/>
            <w:szCs w:val="24"/>
          </w:rPr>
          <w:tab/>
          <w:t>43</w:t>
        </w:r>
      </w:ins>
    </w:p>
    <w:p w14:paraId="11D53215" w14:textId="77777777" w:rsidR="00976B09" w:rsidRPr="00976B09" w:rsidRDefault="00976B09" w:rsidP="00976B09">
      <w:pPr>
        <w:tabs>
          <w:tab w:val="left" w:pos="0"/>
          <w:tab w:val="right" w:pos="9900"/>
        </w:tabs>
        <w:spacing w:after="80"/>
        <w:rPr>
          <w:ins w:id="1006" w:author="Haider Alhabibi" w:date="2022-02-18T11:33:00Z"/>
          <w:rFonts w:cs="Tahoma"/>
          <w:noProof/>
          <w:szCs w:val="24"/>
        </w:rPr>
      </w:pPr>
      <w:ins w:id="1007" w:author="Haider Alhabibi" w:date="2022-02-18T11:33:00Z">
        <w:r w:rsidRPr="00976B09">
          <w:rPr>
            <w:rFonts w:cs="Tahoma"/>
            <w:noProof/>
            <w:szCs w:val="24"/>
          </w:rPr>
          <w:t>Figure 3-3: Group Numbering Convention for CF3R and NRCV Documents</w:t>
        </w:r>
        <w:r w:rsidRPr="00976B09">
          <w:rPr>
            <w:rFonts w:cs="Tahoma"/>
            <w:noProof/>
            <w:szCs w:val="24"/>
          </w:rPr>
          <w:tab/>
          <w:t>49</w:t>
        </w:r>
      </w:ins>
    </w:p>
    <w:p w14:paraId="056E55D2" w14:textId="3AEF0C06" w:rsidR="00976B09" w:rsidRDefault="00976B09" w:rsidP="00976B09">
      <w:pPr>
        <w:tabs>
          <w:tab w:val="left" w:pos="0"/>
          <w:tab w:val="right" w:pos="9900"/>
        </w:tabs>
        <w:spacing w:after="80"/>
        <w:rPr>
          <w:ins w:id="1008" w:author="Haider Alhabibi" w:date="2022-02-18T11:01:00Z"/>
          <w:rFonts w:cs="Tahoma"/>
          <w:noProof/>
          <w:szCs w:val="24"/>
        </w:rPr>
      </w:pPr>
      <w:ins w:id="1009" w:author="Haider Alhabibi" w:date="2022-02-18T11:33:00Z">
        <w:r w:rsidRPr="00976B09">
          <w:rPr>
            <w:rFonts w:cs="Tahoma"/>
            <w:noProof/>
            <w:szCs w:val="24"/>
          </w:rPr>
          <w:t>Figure 5-1: Process Flow Diagram for Digitally Signing a Document, and Verifying the Digital Signature</w:t>
        </w:r>
        <w:r w:rsidRPr="00976B09">
          <w:rPr>
            <w:rFonts w:cs="Tahoma"/>
            <w:noProof/>
            <w:szCs w:val="24"/>
          </w:rPr>
          <w:tab/>
        </w:r>
        <w:r w:rsidRPr="00976B09">
          <w:rPr>
            <w:rFonts w:cs="Tahoma"/>
            <w:noProof/>
            <w:szCs w:val="24"/>
          </w:rPr>
          <w:tab/>
          <w:t>60</w:t>
        </w:r>
        <w:r w:rsidRPr="00976B09">
          <w:rPr>
            <w:rFonts w:cs="Tahoma"/>
            <w:noProof/>
            <w:szCs w:val="24"/>
          </w:rPr>
          <w:tab/>
        </w:r>
      </w:ins>
    </w:p>
    <w:p w14:paraId="324398C4" w14:textId="107A0A25" w:rsidR="00912FEE" w:rsidRPr="0024633A" w:rsidDel="00912FEE" w:rsidRDefault="00912FEE" w:rsidP="0065048C">
      <w:pPr>
        <w:tabs>
          <w:tab w:val="left" w:pos="0"/>
          <w:tab w:val="right" w:pos="9900"/>
        </w:tabs>
        <w:spacing w:after="80"/>
        <w:rPr>
          <w:del w:id="1010" w:author="Haider Alhabibi" w:date="2022-02-18T11:03:00Z"/>
          <w:rFonts w:cs="Tahoma"/>
          <w:noProof/>
          <w:szCs w:val="24"/>
        </w:rPr>
      </w:pPr>
    </w:p>
    <w:p w14:paraId="708E2C8D" w14:textId="64F7E8D0" w:rsidR="00912FEE" w:rsidRPr="0024633A" w:rsidDel="00843CD8" w:rsidRDefault="009B593E" w:rsidP="00912FEE">
      <w:pPr>
        <w:tabs>
          <w:tab w:val="left" w:pos="0"/>
          <w:tab w:val="right" w:pos="9900"/>
        </w:tabs>
        <w:spacing w:after="80"/>
        <w:rPr>
          <w:del w:id="1011" w:author="Haider Alhabibi" w:date="2022-02-18T11:03:00Z"/>
          <w:rFonts w:cs="Tahoma"/>
          <w:noProof/>
          <w:szCs w:val="24"/>
        </w:rPr>
      </w:pPr>
      <w:del w:id="1012" w:author="Haider Alhabibi" w:date="2022-02-18T11:33:00Z">
        <w:r w:rsidRPr="0024633A" w:rsidDel="00976B09">
          <w:rPr>
            <w:rFonts w:cs="Tahoma"/>
            <w:noProof/>
            <w:szCs w:val="24"/>
          </w:rPr>
          <w:delText>Figure 3-2</w:delText>
        </w:r>
        <w:r w:rsidR="008926DD" w:rsidRPr="0024633A" w:rsidDel="00976B09">
          <w:rPr>
            <w:rFonts w:cs="Tahoma"/>
            <w:noProof/>
            <w:szCs w:val="24"/>
          </w:rPr>
          <w:delText>:</w:delText>
        </w:r>
        <w:r w:rsidRPr="0024633A" w:rsidDel="00976B09">
          <w:rPr>
            <w:rFonts w:cs="Tahoma"/>
            <w:noProof/>
            <w:szCs w:val="24"/>
          </w:rPr>
          <w:delText xml:space="preserve"> Numbering Convention for CF1R, CF2R, CF3R, and NRCV Documents </w:delText>
        </w:r>
        <w:r w:rsidRPr="0024633A" w:rsidDel="00976B09">
          <w:rPr>
            <w:rFonts w:cs="Tahoma"/>
            <w:noProof/>
            <w:szCs w:val="24"/>
          </w:rPr>
          <w:tab/>
        </w:r>
        <w:r w:rsidR="00155C0A" w:rsidDel="00976B09">
          <w:rPr>
            <w:rFonts w:cs="Tahoma"/>
            <w:noProof/>
            <w:szCs w:val="24"/>
          </w:rPr>
          <w:delText>3</w:delText>
        </w:r>
      </w:del>
      <w:del w:id="1013" w:author="Haider Alhabibi" w:date="2022-02-18T11:03:00Z">
        <w:r w:rsidR="00155C0A" w:rsidDel="00912FEE">
          <w:rPr>
            <w:rFonts w:cs="Tahoma"/>
            <w:noProof/>
            <w:szCs w:val="24"/>
          </w:rPr>
          <w:delText>1</w:delText>
        </w:r>
      </w:del>
    </w:p>
    <w:p w14:paraId="60A976B2" w14:textId="776DD22F" w:rsidR="008926DD" w:rsidRPr="0024633A" w:rsidDel="00976B09" w:rsidRDefault="008926DD" w:rsidP="0065048C">
      <w:pPr>
        <w:tabs>
          <w:tab w:val="left" w:pos="0"/>
          <w:tab w:val="right" w:pos="9900"/>
        </w:tabs>
        <w:spacing w:after="80"/>
        <w:rPr>
          <w:del w:id="1014" w:author="Haider Alhabibi" w:date="2022-02-18T11:33:00Z"/>
          <w:rFonts w:cs="Tahoma"/>
          <w:noProof/>
          <w:szCs w:val="24"/>
        </w:rPr>
      </w:pPr>
      <w:del w:id="1015" w:author="Haider Alhabibi" w:date="2022-02-18T11:33:00Z">
        <w:r w:rsidRPr="0024633A" w:rsidDel="00976B09">
          <w:rPr>
            <w:rFonts w:cs="Tahoma"/>
            <w:noProof/>
            <w:szCs w:val="24"/>
          </w:rPr>
          <w:delText>Figure 3-3: Group Numbering Convention for CF3R and NRCV Documents</w:delText>
        </w:r>
        <w:r w:rsidRPr="0024633A" w:rsidDel="00976B09">
          <w:rPr>
            <w:rFonts w:cs="Tahoma"/>
            <w:noProof/>
            <w:szCs w:val="24"/>
          </w:rPr>
          <w:tab/>
        </w:r>
      </w:del>
      <w:del w:id="1016" w:author="Haider Alhabibi" w:date="2022-02-18T11:03:00Z">
        <w:r w:rsidR="00155C0A" w:rsidDel="00843CD8">
          <w:rPr>
            <w:rFonts w:cs="Tahoma"/>
            <w:noProof/>
            <w:szCs w:val="24"/>
          </w:rPr>
          <w:delText>38</w:delText>
        </w:r>
      </w:del>
    </w:p>
    <w:p w14:paraId="603B6806" w14:textId="218699DA" w:rsidR="008B5CF3" w:rsidRPr="0024633A" w:rsidDel="00976B09" w:rsidRDefault="008B5CF3" w:rsidP="0065048C">
      <w:pPr>
        <w:tabs>
          <w:tab w:val="left" w:pos="0"/>
          <w:tab w:val="right" w:pos="9900"/>
        </w:tabs>
        <w:spacing w:after="80"/>
        <w:rPr>
          <w:del w:id="1017" w:author="Haider Alhabibi" w:date="2022-02-18T11:33:00Z"/>
          <w:rFonts w:cs="Tahoma"/>
          <w:noProof/>
          <w:szCs w:val="24"/>
        </w:rPr>
      </w:pPr>
      <w:del w:id="1018" w:author="Haider Alhabibi" w:date="2022-02-18T11:33:00Z">
        <w:r w:rsidRPr="0024633A" w:rsidDel="00976B09">
          <w:rPr>
            <w:rFonts w:cs="Tahoma"/>
            <w:noProof/>
            <w:szCs w:val="24"/>
          </w:rPr>
          <w:delText xml:space="preserve">Figure 5-1: Process </w:delText>
        </w:r>
        <w:r w:rsidR="002716B0" w:rsidRPr="0024633A" w:rsidDel="00976B09">
          <w:rPr>
            <w:rFonts w:cs="Tahoma"/>
            <w:noProof/>
            <w:szCs w:val="24"/>
          </w:rPr>
          <w:delText>F</w:delText>
        </w:r>
        <w:r w:rsidRPr="0024633A" w:rsidDel="00976B09">
          <w:rPr>
            <w:rFonts w:cs="Tahoma"/>
            <w:noProof/>
            <w:szCs w:val="24"/>
          </w:rPr>
          <w:delText xml:space="preserve">low </w:delText>
        </w:r>
        <w:r w:rsidR="002716B0" w:rsidRPr="0024633A" w:rsidDel="00976B09">
          <w:rPr>
            <w:rFonts w:cs="Tahoma"/>
            <w:noProof/>
            <w:szCs w:val="24"/>
          </w:rPr>
          <w:delText>D</w:delText>
        </w:r>
        <w:r w:rsidRPr="0024633A" w:rsidDel="00976B09">
          <w:rPr>
            <w:rFonts w:cs="Tahoma"/>
            <w:noProof/>
            <w:szCs w:val="24"/>
          </w:rPr>
          <w:delText xml:space="preserve">iagram for </w:delText>
        </w:r>
        <w:r w:rsidR="002716B0" w:rsidRPr="0024633A" w:rsidDel="00976B09">
          <w:rPr>
            <w:rFonts w:cs="Tahoma"/>
            <w:noProof/>
            <w:szCs w:val="24"/>
          </w:rPr>
          <w:delText>D</w:delText>
        </w:r>
        <w:r w:rsidRPr="0024633A" w:rsidDel="00976B09">
          <w:rPr>
            <w:rFonts w:cs="Tahoma"/>
            <w:noProof/>
            <w:szCs w:val="24"/>
          </w:rPr>
          <w:delText xml:space="preserve">igitally </w:delText>
        </w:r>
        <w:r w:rsidR="002716B0" w:rsidRPr="0024633A" w:rsidDel="00976B09">
          <w:rPr>
            <w:rFonts w:cs="Tahoma"/>
            <w:noProof/>
            <w:szCs w:val="24"/>
          </w:rPr>
          <w:delText>S</w:delText>
        </w:r>
        <w:r w:rsidRPr="0024633A" w:rsidDel="00976B09">
          <w:rPr>
            <w:rFonts w:cs="Tahoma"/>
            <w:noProof/>
            <w:szCs w:val="24"/>
          </w:rPr>
          <w:delText xml:space="preserve">igning a </w:delText>
        </w:r>
        <w:r w:rsidR="002716B0" w:rsidRPr="0024633A" w:rsidDel="00976B09">
          <w:rPr>
            <w:rFonts w:cs="Tahoma"/>
            <w:noProof/>
            <w:szCs w:val="24"/>
          </w:rPr>
          <w:delText>D</w:delText>
        </w:r>
        <w:r w:rsidRPr="0024633A" w:rsidDel="00976B09">
          <w:rPr>
            <w:rFonts w:cs="Tahoma"/>
            <w:noProof/>
            <w:szCs w:val="24"/>
          </w:rPr>
          <w:delText xml:space="preserve">ocument, and </w:delText>
        </w:r>
        <w:r w:rsidR="002716B0" w:rsidRPr="0024633A" w:rsidDel="00976B09">
          <w:rPr>
            <w:rFonts w:cs="Tahoma"/>
            <w:noProof/>
            <w:szCs w:val="24"/>
          </w:rPr>
          <w:delText>V</w:delText>
        </w:r>
        <w:r w:rsidRPr="0024633A" w:rsidDel="00976B09">
          <w:rPr>
            <w:rFonts w:cs="Tahoma"/>
            <w:noProof/>
            <w:szCs w:val="24"/>
          </w:rPr>
          <w:delText xml:space="preserve">erifying the </w:delText>
        </w:r>
        <w:r w:rsidR="002716B0" w:rsidRPr="0024633A" w:rsidDel="00976B09">
          <w:rPr>
            <w:rFonts w:cs="Tahoma"/>
            <w:noProof/>
            <w:szCs w:val="24"/>
          </w:rPr>
          <w:delText>D</w:delText>
        </w:r>
        <w:r w:rsidRPr="0024633A" w:rsidDel="00976B09">
          <w:rPr>
            <w:rFonts w:cs="Tahoma"/>
            <w:noProof/>
            <w:szCs w:val="24"/>
          </w:rPr>
          <w:delText xml:space="preserve">igital </w:delText>
        </w:r>
        <w:r w:rsidR="002716B0" w:rsidRPr="0024633A" w:rsidDel="00976B09">
          <w:rPr>
            <w:rFonts w:cs="Tahoma"/>
            <w:noProof/>
            <w:szCs w:val="24"/>
          </w:rPr>
          <w:delText>S</w:delText>
        </w:r>
        <w:r w:rsidRPr="0024633A" w:rsidDel="00976B09">
          <w:rPr>
            <w:rFonts w:cs="Tahoma"/>
            <w:noProof/>
            <w:szCs w:val="24"/>
          </w:rPr>
          <w:delText>ignature</w:delText>
        </w:r>
        <w:r w:rsidRPr="0024633A" w:rsidDel="00976B09">
          <w:rPr>
            <w:rFonts w:cs="Tahoma"/>
            <w:noProof/>
            <w:szCs w:val="24"/>
          </w:rPr>
          <w:tab/>
        </w:r>
      </w:del>
      <w:del w:id="1019" w:author="Haider Alhabibi" w:date="2022-02-18T11:04:00Z">
        <w:r w:rsidR="00155C0A" w:rsidDel="00843CD8">
          <w:rPr>
            <w:rFonts w:cs="Tahoma"/>
            <w:noProof/>
            <w:szCs w:val="24"/>
          </w:rPr>
          <w:delText>49</w:delText>
        </w:r>
      </w:del>
    </w:p>
    <w:p w14:paraId="62129474" w14:textId="77777777" w:rsidR="008B5CF3" w:rsidRPr="0024633A" w:rsidRDefault="008B5CF3" w:rsidP="00BB5952">
      <w:pPr>
        <w:spacing w:after="0"/>
        <w:rPr>
          <w:rFonts w:cs="Tahoma"/>
          <w:noProof/>
          <w:szCs w:val="20"/>
        </w:rPr>
      </w:pPr>
    </w:p>
    <w:p w14:paraId="7DD62404" w14:textId="285F3619" w:rsidR="008A7B83" w:rsidRPr="0024633A" w:rsidRDefault="008B5CF3" w:rsidP="00270B00">
      <w:pPr>
        <w:pStyle w:val="Heading2"/>
        <w:numPr>
          <w:ilvl w:val="0"/>
          <w:numId w:val="0"/>
        </w:numPr>
        <w:jc w:val="center"/>
        <w:rPr>
          <w:rFonts w:ascii="Tahoma" w:hAnsi="Tahoma" w:cs="Tahoma"/>
          <w:noProof/>
          <w:sz w:val="28"/>
        </w:rPr>
      </w:pPr>
      <w:bookmarkStart w:id="1020" w:name="_Toc96009464"/>
      <w:r w:rsidRPr="0024633A">
        <w:rPr>
          <w:rFonts w:ascii="Tahoma" w:hAnsi="Tahoma" w:cs="Tahoma"/>
          <w:noProof/>
          <w:sz w:val="28"/>
        </w:rPr>
        <w:lastRenderedPageBreak/>
        <w:t>T</w:t>
      </w:r>
      <w:r w:rsidR="00E827DC" w:rsidRPr="0024633A">
        <w:rPr>
          <w:rFonts w:ascii="Tahoma" w:hAnsi="Tahoma" w:cs="Tahoma"/>
          <w:noProof/>
          <w:sz w:val="28"/>
        </w:rPr>
        <w:t>ABLES</w:t>
      </w:r>
      <w:bookmarkEnd w:id="1020"/>
    </w:p>
    <w:p w14:paraId="705294F9" w14:textId="5F4A9054" w:rsidR="00F675ED" w:rsidRDefault="00F675ED" w:rsidP="00403729">
      <w:pPr>
        <w:keepNext/>
        <w:tabs>
          <w:tab w:val="left" w:pos="0"/>
          <w:tab w:val="right" w:pos="9900"/>
        </w:tabs>
        <w:spacing w:after="80"/>
        <w:rPr>
          <w:rFonts w:cs="Tahoma"/>
          <w:noProof/>
          <w:szCs w:val="24"/>
        </w:rPr>
      </w:pPr>
      <w:ins w:id="1021" w:author="Haider Alhabibi" w:date="2022-02-18T10:46:00Z">
        <w:r w:rsidRPr="00F675ED">
          <w:rPr>
            <w:rFonts w:cs="Tahoma"/>
            <w:noProof/>
            <w:szCs w:val="24"/>
          </w:rPr>
          <w:t>Table 3-1</w:t>
        </w:r>
      </w:ins>
      <w:ins w:id="1022" w:author="Haider Alhabibi" w:date="2022-02-18T10:49:00Z">
        <w:r w:rsidR="000D35B5">
          <w:rPr>
            <w:rFonts w:cs="Tahoma"/>
            <w:noProof/>
            <w:szCs w:val="24"/>
          </w:rPr>
          <w:t>.</w:t>
        </w:r>
      </w:ins>
      <w:ins w:id="1023" w:author="Haider Alhabibi" w:date="2022-02-18T10:46:00Z">
        <w:r w:rsidRPr="00F675ED">
          <w:rPr>
            <w:rFonts w:cs="Tahoma"/>
            <w:noProof/>
            <w:szCs w:val="24"/>
          </w:rPr>
          <w:t xml:space="preserve"> Compliance Documents Certificate Abbreviations</w:t>
        </w:r>
        <w:r w:rsidRPr="00F675ED">
          <w:rPr>
            <w:rFonts w:cs="Tahoma"/>
            <w:noProof/>
            <w:szCs w:val="24"/>
          </w:rPr>
          <w:tab/>
          <w:t>28</w:t>
        </w:r>
      </w:ins>
    </w:p>
    <w:p w14:paraId="72FB5199" w14:textId="46D0E0D5" w:rsidR="000D35B5" w:rsidRDefault="000D35B5" w:rsidP="00403729">
      <w:pPr>
        <w:keepNext/>
        <w:tabs>
          <w:tab w:val="left" w:pos="0"/>
          <w:tab w:val="right" w:pos="9900"/>
        </w:tabs>
        <w:spacing w:after="80"/>
        <w:rPr>
          <w:rFonts w:cs="Tahoma"/>
          <w:noProof/>
          <w:szCs w:val="24"/>
        </w:rPr>
      </w:pPr>
      <w:r w:rsidRPr="000D35B5">
        <w:rPr>
          <w:rFonts w:cs="Tahoma"/>
          <w:noProof/>
          <w:szCs w:val="24"/>
        </w:rPr>
        <w:t>Table 3-1</w:t>
      </w:r>
      <w:ins w:id="1024" w:author="Haider Alhabibi" w:date="2022-02-18T10:49:00Z">
        <w:r>
          <w:rPr>
            <w:rFonts w:cs="Tahoma"/>
            <w:noProof/>
            <w:szCs w:val="24"/>
          </w:rPr>
          <w:t>a</w:t>
        </w:r>
      </w:ins>
      <w:r w:rsidRPr="000D35B5">
        <w:rPr>
          <w:rFonts w:cs="Tahoma"/>
          <w:noProof/>
          <w:szCs w:val="24"/>
        </w:rPr>
        <w:t xml:space="preserve">. Category Designators for Use with Registration Numbers </w:t>
      </w:r>
      <w:ins w:id="1025" w:author="Haider Alhabibi" w:date="2022-02-18T10:50:00Z">
        <w:r w:rsidR="00E87971" w:rsidRPr="00E87971">
          <w:rPr>
            <w:rFonts w:cs="Tahoma"/>
            <w:noProof/>
            <w:szCs w:val="24"/>
          </w:rPr>
          <w:t>for Single Family Compliance Documents</w:t>
        </w:r>
      </w:ins>
      <w:r w:rsidRPr="000D35B5">
        <w:rPr>
          <w:rFonts w:cs="Tahoma"/>
          <w:noProof/>
          <w:szCs w:val="24"/>
        </w:rPr>
        <w:tab/>
      </w:r>
      <w:ins w:id="1026" w:author="Haider Alhabibi" w:date="2022-02-18T10:52:00Z">
        <w:r w:rsidR="00405292">
          <w:rPr>
            <w:rFonts w:cs="Tahoma"/>
            <w:noProof/>
            <w:szCs w:val="24"/>
          </w:rPr>
          <w:t>29</w:t>
        </w:r>
      </w:ins>
      <w:del w:id="1027" w:author="Haider Alhabibi" w:date="2022-02-18T10:50:00Z">
        <w:r w:rsidRPr="000D35B5" w:rsidDel="00CE66E8">
          <w:rPr>
            <w:rFonts w:cs="Tahoma"/>
            <w:noProof/>
            <w:szCs w:val="24"/>
          </w:rPr>
          <w:delText>27</w:delText>
        </w:r>
      </w:del>
    </w:p>
    <w:p w14:paraId="3C6CC8A5" w14:textId="3F7BF1AE" w:rsidR="00403729" w:rsidRPr="00403729" w:rsidRDefault="00403729" w:rsidP="00403729">
      <w:pPr>
        <w:keepNext/>
        <w:tabs>
          <w:tab w:val="left" w:pos="0"/>
          <w:tab w:val="right" w:pos="9900"/>
        </w:tabs>
        <w:spacing w:after="80"/>
        <w:rPr>
          <w:ins w:id="1028" w:author="Haider Alhabibi" w:date="2022-02-18T10:43:00Z"/>
          <w:rFonts w:cs="Tahoma"/>
          <w:noProof/>
          <w:szCs w:val="24"/>
        </w:rPr>
      </w:pPr>
      <w:ins w:id="1029" w:author="Haider Alhabibi" w:date="2022-02-18T10:43:00Z">
        <w:r w:rsidRPr="00403729">
          <w:rPr>
            <w:rFonts w:cs="Tahoma"/>
            <w:noProof/>
            <w:szCs w:val="24"/>
          </w:rPr>
          <w:t>Table 3-1b. Document Category Designators for Use with Registration Numbers for Low-Rise Multifamily Compliance Documents</w:t>
        </w:r>
        <w:r w:rsidRPr="00403729">
          <w:rPr>
            <w:rFonts w:cs="Tahoma"/>
            <w:noProof/>
            <w:szCs w:val="24"/>
          </w:rPr>
          <w:tab/>
        </w:r>
      </w:ins>
      <w:ins w:id="1030" w:author="Haider Alhabibi" w:date="2022-02-18T10:53:00Z">
        <w:r w:rsidR="00405292">
          <w:rPr>
            <w:rFonts w:cs="Tahoma"/>
            <w:noProof/>
            <w:szCs w:val="24"/>
          </w:rPr>
          <w:t>29</w:t>
        </w:r>
      </w:ins>
    </w:p>
    <w:p w14:paraId="345A2ED2" w14:textId="6E496F9F" w:rsidR="00403729" w:rsidRPr="00403729" w:rsidRDefault="00403729" w:rsidP="00403729">
      <w:pPr>
        <w:keepNext/>
        <w:tabs>
          <w:tab w:val="left" w:pos="0"/>
          <w:tab w:val="right" w:pos="9900"/>
        </w:tabs>
        <w:spacing w:after="80"/>
        <w:rPr>
          <w:ins w:id="1031" w:author="Haider Alhabibi" w:date="2022-02-18T10:43:00Z"/>
          <w:rFonts w:cs="Tahoma"/>
          <w:noProof/>
          <w:szCs w:val="24"/>
        </w:rPr>
      </w:pPr>
      <w:ins w:id="1032" w:author="Haider Alhabibi" w:date="2022-02-18T10:43:00Z">
        <w:r w:rsidRPr="00403729">
          <w:rPr>
            <w:rFonts w:cs="Tahoma"/>
            <w:noProof/>
            <w:szCs w:val="24"/>
          </w:rPr>
          <w:t>Table 3-1c. Document Category Designators for Use with Registration Numbers for Nonresidential Compliance Documents</w:t>
        </w:r>
        <w:r w:rsidRPr="00403729">
          <w:rPr>
            <w:rFonts w:cs="Tahoma"/>
            <w:noProof/>
            <w:szCs w:val="24"/>
          </w:rPr>
          <w:tab/>
        </w:r>
      </w:ins>
      <w:ins w:id="1033" w:author="Haider Alhabibi" w:date="2022-02-18T10:51:00Z">
        <w:r w:rsidR="00CE66E8">
          <w:rPr>
            <w:rFonts w:cs="Tahoma"/>
            <w:noProof/>
            <w:szCs w:val="24"/>
          </w:rPr>
          <w:t>3</w:t>
        </w:r>
      </w:ins>
      <w:ins w:id="1034" w:author="Haider Alhabibi" w:date="2022-02-18T10:54:00Z">
        <w:r w:rsidR="0016468F">
          <w:rPr>
            <w:rFonts w:cs="Tahoma"/>
            <w:noProof/>
            <w:szCs w:val="24"/>
          </w:rPr>
          <w:t>0</w:t>
        </w:r>
      </w:ins>
    </w:p>
    <w:p w14:paraId="02C2EFB5" w14:textId="77777777" w:rsidR="00403729" w:rsidRPr="00403729" w:rsidRDefault="00403729" w:rsidP="00403729">
      <w:pPr>
        <w:keepNext/>
        <w:tabs>
          <w:tab w:val="left" w:pos="0"/>
          <w:tab w:val="right" w:pos="9900"/>
        </w:tabs>
        <w:spacing w:after="80"/>
        <w:rPr>
          <w:ins w:id="1035" w:author="Haider Alhabibi" w:date="2022-02-18T10:43:00Z"/>
          <w:rFonts w:cs="Tahoma"/>
          <w:noProof/>
          <w:szCs w:val="24"/>
        </w:rPr>
      </w:pPr>
      <w:ins w:id="1036" w:author="Haider Alhabibi" w:date="2022-02-18T10:43:00Z">
        <w:r w:rsidRPr="00403729">
          <w:rPr>
            <w:rFonts w:cs="Tahoma"/>
            <w:noProof/>
            <w:szCs w:val="24"/>
          </w:rPr>
          <w:t>Table 3-4a. Numbering Convention for CF1R Worksheets</w:t>
        </w:r>
        <w:r w:rsidRPr="00403729">
          <w:rPr>
            <w:rFonts w:cs="Tahoma"/>
            <w:noProof/>
            <w:szCs w:val="24"/>
          </w:rPr>
          <w:tab/>
          <w:t>33</w:t>
        </w:r>
      </w:ins>
    </w:p>
    <w:p w14:paraId="56D488EF" w14:textId="1007EEC9" w:rsidR="00403729" w:rsidRDefault="00403729" w:rsidP="00403729">
      <w:pPr>
        <w:keepNext/>
        <w:tabs>
          <w:tab w:val="left" w:pos="0"/>
          <w:tab w:val="right" w:pos="9900"/>
        </w:tabs>
        <w:spacing w:after="80"/>
        <w:rPr>
          <w:ins w:id="1037" w:author="Haider Alhabibi" w:date="2022-02-18T10:55:00Z"/>
          <w:rFonts w:cs="Tahoma"/>
          <w:noProof/>
          <w:szCs w:val="24"/>
        </w:rPr>
      </w:pPr>
      <w:ins w:id="1038" w:author="Haider Alhabibi" w:date="2022-02-18T10:43:00Z">
        <w:r w:rsidRPr="00403729">
          <w:rPr>
            <w:rFonts w:cs="Tahoma"/>
            <w:noProof/>
            <w:szCs w:val="24"/>
          </w:rPr>
          <w:t>Table 3-4</w:t>
        </w:r>
      </w:ins>
      <w:ins w:id="1039" w:author="Haider Alhabibi" w:date="2022-02-18T10:45:00Z">
        <w:r w:rsidR="009E7154">
          <w:rPr>
            <w:rFonts w:cs="Tahoma"/>
            <w:noProof/>
            <w:szCs w:val="24"/>
          </w:rPr>
          <w:t>b</w:t>
        </w:r>
      </w:ins>
      <w:ins w:id="1040" w:author="Haider Alhabibi" w:date="2022-02-18T10:43:00Z">
        <w:r w:rsidRPr="00403729">
          <w:rPr>
            <w:rFonts w:cs="Tahoma"/>
            <w:noProof/>
            <w:szCs w:val="24"/>
          </w:rPr>
          <w:t>. Example of Worksheet Registration Number (RN) by digit</w:t>
        </w:r>
        <w:r w:rsidRPr="00403729">
          <w:rPr>
            <w:rFonts w:cs="Tahoma"/>
            <w:noProof/>
            <w:szCs w:val="24"/>
          </w:rPr>
          <w:tab/>
          <w:t>35</w:t>
        </w:r>
      </w:ins>
    </w:p>
    <w:p w14:paraId="1B606186" w14:textId="5DA5144F" w:rsidR="00F8159F" w:rsidRDefault="00F8159F" w:rsidP="00403729">
      <w:pPr>
        <w:keepNext/>
        <w:tabs>
          <w:tab w:val="left" w:pos="0"/>
          <w:tab w:val="right" w:pos="9900"/>
        </w:tabs>
        <w:spacing w:after="80"/>
        <w:rPr>
          <w:ins w:id="1041" w:author="Haider Alhabibi" w:date="2022-02-18T11:00:00Z"/>
          <w:rFonts w:cs="Tahoma"/>
          <w:noProof/>
          <w:szCs w:val="24"/>
        </w:rPr>
      </w:pPr>
      <w:ins w:id="1042" w:author="Haider Alhabibi" w:date="2022-02-18T10:56:00Z">
        <w:r w:rsidRPr="00F8159F">
          <w:rPr>
            <w:rFonts w:cs="Tahoma"/>
            <w:noProof/>
            <w:szCs w:val="24"/>
          </w:rPr>
          <w:t>Table 3-4c. Numbering Convention for CF1R, CF2R, CF3R and NRCV Documents</w:t>
        </w:r>
        <w:r>
          <w:rPr>
            <w:rFonts w:cs="Tahoma"/>
            <w:noProof/>
            <w:szCs w:val="24"/>
          </w:rPr>
          <w:tab/>
          <w:t>37</w:t>
        </w:r>
      </w:ins>
    </w:p>
    <w:p w14:paraId="6D1094B7" w14:textId="77777777" w:rsidR="00B2704F" w:rsidRDefault="00352173" w:rsidP="00403729">
      <w:pPr>
        <w:keepNext/>
        <w:tabs>
          <w:tab w:val="left" w:pos="0"/>
          <w:tab w:val="right" w:pos="9900"/>
        </w:tabs>
        <w:spacing w:after="80"/>
        <w:rPr>
          <w:ins w:id="1043" w:author="Alhabibi, Haider@Energy" w:date="2022-03-18T18:31:00Z"/>
          <w:rFonts w:cs="Tahoma"/>
          <w:noProof/>
          <w:szCs w:val="24"/>
        </w:rPr>
      </w:pPr>
      <w:ins w:id="1044" w:author="Haider Alhabibi" w:date="2022-02-18T11:00:00Z">
        <w:r w:rsidRPr="00352173">
          <w:rPr>
            <w:rFonts w:cs="Tahoma"/>
            <w:noProof/>
            <w:szCs w:val="24"/>
          </w:rPr>
          <w:t>Table 3-4d. Numbering Convention for LMCC, LMCI and LMCV Documents</w:t>
        </w:r>
        <w:r>
          <w:rPr>
            <w:rFonts w:cs="Tahoma"/>
            <w:noProof/>
            <w:szCs w:val="24"/>
          </w:rPr>
          <w:tab/>
          <w:t>42</w:t>
        </w:r>
      </w:ins>
      <w:ins w:id="1045" w:author="Alhabibi, Haider@Energy" w:date="2022-03-18T18:31:00Z">
        <w:r w:rsidR="00B2704F" w:rsidRPr="00B2704F">
          <w:rPr>
            <w:rFonts w:cs="Tahoma"/>
            <w:noProof/>
            <w:szCs w:val="24"/>
          </w:rPr>
          <w:t xml:space="preserve"> </w:t>
        </w:r>
      </w:ins>
    </w:p>
    <w:p w14:paraId="2108F571" w14:textId="5BAB0E35" w:rsidR="00352173" w:rsidRDefault="00B2704F" w:rsidP="00403729">
      <w:pPr>
        <w:keepNext/>
        <w:tabs>
          <w:tab w:val="left" w:pos="0"/>
          <w:tab w:val="right" w:pos="9900"/>
        </w:tabs>
        <w:spacing w:after="80"/>
        <w:rPr>
          <w:rFonts w:cs="Tahoma"/>
          <w:noProof/>
          <w:szCs w:val="24"/>
        </w:rPr>
      </w:pPr>
      <w:ins w:id="1046" w:author="Alhabibi, Haider@Energy" w:date="2022-03-18T18:31:00Z">
        <w:r w:rsidRPr="000B6E11">
          <w:rPr>
            <w:rFonts w:cs="Tahoma"/>
            <w:noProof/>
            <w:szCs w:val="24"/>
          </w:rPr>
          <w:t>Table 3-4e. Group Numbering Convention for CF3R and NRCV Documents</w:t>
        </w:r>
      </w:ins>
      <w:ins w:id="1047" w:author="Alhabibi, Haider@Energy" w:date="2022-03-18T18:32:00Z">
        <w:r>
          <w:rPr>
            <w:rFonts w:cs="Tahoma"/>
            <w:noProof/>
            <w:szCs w:val="24"/>
          </w:rPr>
          <w:tab/>
        </w:r>
        <w:r w:rsidR="0068729B">
          <w:rPr>
            <w:rFonts w:cs="Tahoma"/>
            <w:noProof/>
            <w:szCs w:val="24"/>
          </w:rPr>
          <w:t>5</w:t>
        </w:r>
      </w:ins>
      <w:ins w:id="1048" w:author="Alhabibi, Haider@Energy" w:date="2022-03-18T18:33:00Z">
        <w:r w:rsidR="0082013F">
          <w:rPr>
            <w:rFonts w:cs="Tahoma"/>
            <w:noProof/>
            <w:szCs w:val="24"/>
          </w:rPr>
          <w:t>1</w:t>
        </w:r>
      </w:ins>
    </w:p>
    <w:p w14:paraId="3668CD6F" w14:textId="59AEC98D" w:rsidR="00131F81" w:rsidRPr="0024633A" w:rsidRDefault="008A7B83" w:rsidP="00AB49A2">
      <w:pPr>
        <w:keepNext/>
        <w:tabs>
          <w:tab w:val="left" w:pos="0"/>
          <w:tab w:val="right" w:pos="9900"/>
        </w:tabs>
        <w:spacing w:after="80"/>
        <w:rPr>
          <w:rFonts w:cs="Tahoma"/>
          <w:noProof/>
          <w:szCs w:val="24"/>
        </w:rPr>
      </w:pPr>
      <w:r w:rsidRPr="0024633A">
        <w:rPr>
          <w:rFonts w:cs="Tahoma"/>
          <w:noProof/>
          <w:szCs w:val="24"/>
        </w:rPr>
        <w:t xml:space="preserve">Table 5-1: </w:t>
      </w:r>
      <w:r w:rsidR="00AC0CE8" w:rsidRPr="0024633A">
        <w:rPr>
          <w:rFonts w:cs="Tahoma"/>
          <w:noProof/>
          <w:szCs w:val="24"/>
        </w:rPr>
        <w:t xml:space="preserve">California Secretary of State’s </w:t>
      </w:r>
      <w:r w:rsidR="00011F29" w:rsidRPr="0024633A">
        <w:rPr>
          <w:rFonts w:cs="Tahoma"/>
          <w:noProof/>
          <w:szCs w:val="24"/>
        </w:rPr>
        <w:t>L</w:t>
      </w:r>
      <w:r w:rsidR="00AC0CE8" w:rsidRPr="0024633A">
        <w:rPr>
          <w:rFonts w:cs="Tahoma"/>
          <w:noProof/>
          <w:szCs w:val="24"/>
        </w:rPr>
        <w:t xml:space="preserve">ist of </w:t>
      </w:r>
      <w:r w:rsidR="00011F29" w:rsidRPr="0024633A">
        <w:rPr>
          <w:rFonts w:cs="Tahoma"/>
          <w:noProof/>
          <w:szCs w:val="24"/>
        </w:rPr>
        <w:t>A</w:t>
      </w:r>
      <w:r w:rsidR="00AC0CE8" w:rsidRPr="0024633A">
        <w:rPr>
          <w:rFonts w:cs="Tahoma"/>
          <w:noProof/>
          <w:szCs w:val="24"/>
        </w:rPr>
        <w:t>pproved</w:t>
      </w:r>
      <w:r w:rsidR="009F754D" w:rsidRPr="0024633A">
        <w:rPr>
          <w:rFonts w:cs="Tahoma"/>
          <w:noProof/>
          <w:szCs w:val="24"/>
        </w:rPr>
        <w:t xml:space="preserve"> </w:t>
      </w:r>
      <w:r w:rsidR="00011F29" w:rsidRPr="0024633A">
        <w:rPr>
          <w:rFonts w:cs="Tahoma"/>
          <w:noProof/>
          <w:szCs w:val="24"/>
        </w:rPr>
        <w:t>C</w:t>
      </w:r>
      <w:r w:rsidR="009F754D" w:rsidRPr="0024633A">
        <w:rPr>
          <w:rFonts w:cs="Tahoma"/>
          <w:noProof/>
          <w:szCs w:val="24"/>
        </w:rPr>
        <w:t xml:space="preserve">ertificate </w:t>
      </w:r>
      <w:r w:rsidR="00011F29" w:rsidRPr="0024633A">
        <w:rPr>
          <w:rFonts w:cs="Tahoma"/>
          <w:noProof/>
          <w:szCs w:val="24"/>
        </w:rPr>
        <w:t>A</w:t>
      </w:r>
      <w:r w:rsidR="009F754D" w:rsidRPr="0024633A">
        <w:rPr>
          <w:rFonts w:cs="Tahoma"/>
          <w:noProof/>
          <w:szCs w:val="24"/>
        </w:rPr>
        <w:t xml:space="preserve">uthorities </w:t>
      </w:r>
      <w:r w:rsidRPr="0024633A">
        <w:rPr>
          <w:rFonts w:cs="Tahoma"/>
          <w:noProof/>
          <w:szCs w:val="24"/>
        </w:rPr>
        <w:tab/>
      </w:r>
      <w:ins w:id="1049" w:author="Alhabibi, Haider@Energy" w:date="2022-03-18T18:35:00Z">
        <w:r w:rsidR="0061077C">
          <w:rPr>
            <w:rFonts w:cs="Tahoma"/>
            <w:noProof/>
            <w:szCs w:val="24"/>
          </w:rPr>
          <w:t>73</w:t>
        </w:r>
      </w:ins>
    </w:p>
    <w:p w14:paraId="6D9DE4E7" w14:textId="5CA2C0A6" w:rsidR="00131F81" w:rsidRDefault="00886718" w:rsidP="00AB49A2">
      <w:pPr>
        <w:keepNext/>
        <w:tabs>
          <w:tab w:val="left" w:pos="0"/>
          <w:tab w:val="right" w:pos="9900"/>
        </w:tabs>
        <w:spacing w:after="80"/>
        <w:rPr>
          <w:ins w:id="1050" w:author="Haider Alhabibi" w:date="2022-02-18T11:07:00Z"/>
          <w:rFonts w:cs="Tahoma"/>
          <w:noProof/>
          <w:szCs w:val="24"/>
        </w:rPr>
      </w:pPr>
      <w:r w:rsidRPr="0024633A">
        <w:rPr>
          <w:rFonts w:cs="Tahoma"/>
          <w:noProof/>
          <w:szCs w:val="24"/>
        </w:rPr>
        <w:t>Table 6</w:t>
      </w:r>
      <w:r w:rsidR="00131F81" w:rsidRPr="0024633A">
        <w:rPr>
          <w:rFonts w:cs="Tahoma"/>
          <w:noProof/>
          <w:szCs w:val="24"/>
        </w:rPr>
        <w:t>-1</w:t>
      </w:r>
      <w:ins w:id="1051" w:author="Haider Alhabibi" w:date="2022-02-18T11:07:00Z">
        <w:r w:rsidR="00301E28">
          <w:rPr>
            <w:rFonts w:cs="Tahoma"/>
            <w:noProof/>
            <w:szCs w:val="24"/>
          </w:rPr>
          <w:t>a</w:t>
        </w:r>
      </w:ins>
      <w:r w:rsidR="00131F81" w:rsidRPr="0024633A">
        <w:rPr>
          <w:rFonts w:cs="Tahoma"/>
          <w:noProof/>
          <w:szCs w:val="24"/>
        </w:rPr>
        <w:t xml:space="preserve">: Document Configuration Rules Applicable to </w:t>
      </w:r>
      <w:r w:rsidR="00507E8E" w:rsidRPr="0024633A">
        <w:rPr>
          <w:rFonts w:cs="Tahoma"/>
          <w:noProof/>
          <w:szCs w:val="24"/>
        </w:rPr>
        <w:t>20</w:t>
      </w:r>
      <w:ins w:id="1052" w:author="Haider Alhabibi" w:date="2022-02-18T11:06:00Z">
        <w:r w:rsidR="00B657EB">
          <w:rPr>
            <w:rFonts w:cs="Tahoma"/>
            <w:noProof/>
            <w:szCs w:val="24"/>
          </w:rPr>
          <w:t>22</w:t>
        </w:r>
      </w:ins>
      <w:del w:id="1053" w:author="Haider Alhabibi" w:date="2022-02-18T11:06:00Z">
        <w:r w:rsidR="00507E8E" w:rsidRPr="0024633A" w:rsidDel="00B657EB">
          <w:rPr>
            <w:rFonts w:cs="Tahoma"/>
            <w:noProof/>
            <w:szCs w:val="24"/>
          </w:rPr>
          <w:delText>19</w:delText>
        </w:r>
      </w:del>
      <w:ins w:id="1054" w:author="Haider Alhabibi" w:date="2022-02-18T11:06:00Z">
        <w:r w:rsidR="00301E28">
          <w:rPr>
            <w:rFonts w:cs="Tahoma"/>
            <w:noProof/>
            <w:szCs w:val="24"/>
          </w:rPr>
          <w:t xml:space="preserve"> Single Family</w:t>
        </w:r>
      </w:ins>
      <w:r w:rsidR="00131F81" w:rsidRPr="0024633A">
        <w:rPr>
          <w:rFonts w:cs="Tahoma"/>
          <w:noProof/>
          <w:szCs w:val="24"/>
        </w:rPr>
        <w:t xml:space="preserve"> Compliance Documents and HERS Features </w:t>
      </w:r>
      <w:r w:rsidR="00131F81" w:rsidRPr="0024633A">
        <w:rPr>
          <w:rFonts w:cs="Tahoma"/>
          <w:noProof/>
          <w:szCs w:val="24"/>
        </w:rPr>
        <w:tab/>
      </w:r>
      <w:ins w:id="1055" w:author="Alhabibi, Haider@Energy" w:date="2022-03-18T18:36:00Z">
        <w:r w:rsidR="0061077C">
          <w:rPr>
            <w:rFonts w:cs="Tahoma"/>
            <w:noProof/>
            <w:szCs w:val="24"/>
          </w:rPr>
          <w:t>87</w:t>
        </w:r>
      </w:ins>
    </w:p>
    <w:p w14:paraId="30A74378" w14:textId="7B458FCA" w:rsidR="00301E28" w:rsidRDefault="00301E28" w:rsidP="00301E28">
      <w:pPr>
        <w:keepNext/>
        <w:tabs>
          <w:tab w:val="left" w:pos="0"/>
          <w:tab w:val="right" w:pos="9900"/>
        </w:tabs>
        <w:spacing w:after="80"/>
        <w:rPr>
          <w:ins w:id="1056" w:author="Haider Alhabibi" w:date="2022-02-18T11:07:00Z"/>
          <w:rFonts w:cs="Tahoma"/>
          <w:noProof/>
          <w:szCs w:val="24"/>
        </w:rPr>
      </w:pPr>
      <w:ins w:id="1057" w:author="Haider Alhabibi" w:date="2022-02-18T11:07:00Z">
        <w:r w:rsidRPr="00301E28">
          <w:rPr>
            <w:rFonts w:cs="Tahoma"/>
            <w:noProof/>
            <w:szCs w:val="24"/>
          </w:rPr>
          <w:t>Table 6-1b. Document Configuration Rules Applicable to 2022 Low-Rise Multifamily Compliance Documents and HERS Features</w:t>
        </w:r>
        <w:r>
          <w:rPr>
            <w:rFonts w:cs="Tahoma"/>
            <w:noProof/>
            <w:szCs w:val="24"/>
          </w:rPr>
          <w:tab/>
        </w:r>
      </w:ins>
      <w:ins w:id="1058" w:author="Alhabibi, Haider@Energy" w:date="2022-03-18T18:37:00Z">
        <w:r w:rsidR="0061077C">
          <w:rPr>
            <w:rFonts w:cs="Tahoma"/>
            <w:noProof/>
            <w:szCs w:val="24"/>
          </w:rPr>
          <w:t>129</w:t>
        </w:r>
      </w:ins>
    </w:p>
    <w:p w14:paraId="73148639" w14:textId="350F066B" w:rsidR="00301E28" w:rsidRPr="0024633A" w:rsidRDefault="00301E28" w:rsidP="00301E28">
      <w:pPr>
        <w:keepNext/>
        <w:tabs>
          <w:tab w:val="left" w:pos="0"/>
          <w:tab w:val="right" w:pos="9900"/>
        </w:tabs>
        <w:spacing w:after="80"/>
        <w:rPr>
          <w:rFonts w:cs="Tahoma"/>
          <w:noProof/>
          <w:szCs w:val="24"/>
        </w:rPr>
      </w:pPr>
      <w:ins w:id="1059" w:author="Haider Alhabibi" w:date="2022-02-18T11:07:00Z">
        <w:r w:rsidRPr="00301E28">
          <w:rPr>
            <w:rFonts w:cs="Tahoma"/>
            <w:noProof/>
            <w:szCs w:val="24"/>
          </w:rPr>
          <w:t>Table 6-1c. Document Configuration Rules Applicable to 2022 Nonresidential (Including High-Rise Multifamily) Compliance Documents and HERS Features</w:t>
        </w:r>
      </w:ins>
      <w:ins w:id="1060" w:author="Haider Alhabibi" w:date="2022-02-18T11:12:00Z">
        <w:r w:rsidR="00FC74EC">
          <w:rPr>
            <w:rFonts w:cs="Tahoma"/>
            <w:noProof/>
            <w:szCs w:val="24"/>
          </w:rPr>
          <w:tab/>
        </w:r>
      </w:ins>
      <w:ins w:id="1061" w:author="Alhabibi, Haider@Energy" w:date="2022-03-18T18:37:00Z">
        <w:r w:rsidR="00FF3D5B">
          <w:rPr>
            <w:rFonts w:cs="Tahoma"/>
            <w:noProof/>
            <w:szCs w:val="24"/>
          </w:rPr>
          <w:t>140</w:t>
        </w:r>
      </w:ins>
      <w:ins w:id="1062" w:author="Haider Alhabibi" w:date="2022-02-18T11:08:00Z">
        <w:r>
          <w:rPr>
            <w:rFonts w:cs="Tahoma"/>
            <w:noProof/>
            <w:szCs w:val="24"/>
          </w:rPr>
          <w:tab/>
        </w:r>
        <w:r>
          <w:rPr>
            <w:rFonts w:cs="Tahoma"/>
            <w:noProof/>
            <w:szCs w:val="24"/>
          </w:rPr>
          <w:tab/>
        </w:r>
      </w:ins>
    </w:p>
    <w:p w14:paraId="5D6359FE" w14:textId="2C674132" w:rsidR="00EE288A" w:rsidRDefault="00E827DC" w:rsidP="0065048C">
      <w:pPr>
        <w:tabs>
          <w:tab w:val="left" w:pos="0"/>
          <w:tab w:val="right" w:pos="9900"/>
        </w:tabs>
        <w:spacing w:after="80"/>
        <w:rPr>
          <w:ins w:id="1063" w:author="Haider Alhabibi" w:date="2022-02-18T11:17:00Z"/>
          <w:rFonts w:cs="Tahoma"/>
          <w:noProof/>
          <w:szCs w:val="24"/>
        </w:rPr>
      </w:pPr>
      <w:r w:rsidRPr="0024633A">
        <w:rPr>
          <w:rFonts w:cs="Tahoma"/>
          <w:noProof/>
          <w:szCs w:val="24"/>
        </w:rPr>
        <w:t xml:space="preserve">Table </w:t>
      </w:r>
      <w:r w:rsidR="00785EBB" w:rsidRPr="0024633A">
        <w:rPr>
          <w:rFonts w:cs="Tahoma"/>
          <w:noProof/>
          <w:szCs w:val="24"/>
        </w:rPr>
        <w:t>7</w:t>
      </w:r>
      <w:r w:rsidRPr="0024633A">
        <w:rPr>
          <w:rFonts w:cs="Tahoma"/>
          <w:noProof/>
          <w:szCs w:val="24"/>
        </w:rPr>
        <w:t>-1</w:t>
      </w:r>
      <w:ins w:id="1064" w:author="Haider Alhabibi" w:date="2022-02-18T11:13:00Z">
        <w:r w:rsidR="00FC74EC">
          <w:rPr>
            <w:rFonts w:cs="Tahoma"/>
            <w:noProof/>
            <w:szCs w:val="24"/>
          </w:rPr>
          <w:t>a</w:t>
        </w:r>
      </w:ins>
      <w:r w:rsidRPr="0024633A">
        <w:rPr>
          <w:rFonts w:cs="Tahoma"/>
          <w:noProof/>
          <w:szCs w:val="24"/>
        </w:rPr>
        <w:t xml:space="preserve">: Group Sampling Rules Applicable to </w:t>
      </w:r>
      <w:r w:rsidR="00507E8E" w:rsidRPr="0024633A">
        <w:rPr>
          <w:rFonts w:cs="Tahoma"/>
          <w:noProof/>
          <w:szCs w:val="24"/>
        </w:rPr>
        <w:t>20</w:t>
      </w:r>
      <w:ins w:id="1065" w:author="Haider Alhabibi" w:date="2022-02-18T11:13:00Z">
        <w:r w:rsidR="00FC74EC">
          <w:rPr>
            <w:rFonts w:cs="Tahoma"/>
            <w:noProof/>
            <w:szCs w:val="24"/>
          </w:rPr>
          <w:t>22</w:t>
        </w:r>
      </w:ins>
      <w:del w:id="1066" w:author="Haider Alhabibi" w:date="2022-02-18T11:13:00Z">
        <w:r w:rsidR="00507E8E" w:rsidRPr="0024633A" w:rsidDel="00FC74EC">
          <w:rPr>
            <w:rFonts w:cs="Tahoma"/>
            <w:noProof/>
            <w:szCs w:val="24"/>
          </w:rPr>
          <w:delText>19</w:delText>
        </w:r>
      </w:del>
      <w:ins w:id="1067" w:author="Haider Alhabibi" w:date="2022-02-18T11:13:00Z">
        <w:r w:rsidR="00A84350">
          <w:rPr>
            <w:rFonts w:cs="Tahoma"/>
            <w:noProof/>
            <w:szCs w:val="24"/>
          </w:rPr>
          <w:t xml:space="preserve"> Single Family</w:t>
        </w:r>
      </w:ins>
      <w:r w:rsidRPr="0024633A">
        <w:rPr>
          <w:rFonts w:cs="Tahoma"/>
          <w:noProof/>
          <w:szCs w:val="24"/>
        </w:rPr>
        <w:t xml:space="preserve"> Compliance Documents and HERS Features</w:t>
      </w:r>
      <w:r w:rsidRPr="0024633A">
        <w:rPr>
          <w:rFonts w:cs="Tahoma"/>
          <w:noProof/>
          <w:szCs w:val="24"/>
        </w:rPr>
        <w:tab/>
      </w:r>
      <w:ins w:id="1068" w:author="Alhabibi, Haider@Energy" w:date="2022-03-18T18:38:00Z">
        <w:r w:rsidR="00FF3D5B">
          <w:rPr>
            <w:rFonts w:cs="Tahoma"/>
            <w:noProof/>
            <w:szCs w:val="24"/>
          </w:rPr>
          <w:t>151</w:t>
        </w:r>
      </w:ins>
    </w:p>
    <w:p w14:paraId="4E9BBF3B" w14:textId="5BE1EA87" w:rsidR="00A72DB9" w:rsidRPr="0024633A" w:rsidRDefault="00A72DB9" w:rsidP="0065048C">
      <w:pPr>
        <w:tabs>
          <w:tab w:val="left" w:pos="0"/>
          <w:tab w:val="right" w:pos="9900"/>
        </w:tabs>
        <w:spacing w:after="80"/>
        <w:rPr>
          <w:rFonts w:cs="Tahoma"/>
          <w:noProof/>
          <w:szCs w:val="24"/>
        </w:rPr>
      </w:pPr>
      <w:ins w:id="1069" w:author="Haider Alhabibi" w:date="2022-02-18T11:17:00Z">
        <w:r w:rsidRPr="00A72DB9">
          <w:rPr>
            <w:rFonts w:cs="Tahoma"/>
            <w:noProof/>
            <w:szCs w:val="24"/>
          </w:rPr>
          <w:t>Table 7-1b. Group Sampling Rules Applicable to 2022 Low-Rise Multifamily Compliance Documents and HERS Features</w:t>
        </w:r>
        <w:r>
          <w:rPr>
            <w:rFonts w:cs="Tahoma"/>
            <w:noProof/>
            <w:szCs w:val="24"/>
          </w:rPr>
          <w:tab/>
        </w:r>
      </w:ins>
      <w:ins w:id="1070" w:author="Alhabibi, Haider@Energy" w:date="2022-03-18T18:38:00Z">
        <w:r w:rsidR="001476C2">
          <w:rPr>
            <w:rFonts w:cs="Tahoma"/>
            <w:noProof/>
            <w:szCs w:val="24"/>
          </w:rPr>
          <w:t>190</w:t>
        </w:r>
      </w:ins>
      <w:ins w:id="1071" w:author="Haider Alhabibi" w:date="2022-02-18T11:17:00Z">
        <w:r>
          <w:rPr>
            <w:rFonts w:cs="Tahoma"/>
            <w:noProof/>
            <w:szCs w:val="24"/>
          </w:rPr>
          <w:tab/>
        </w:r>
      </w:ins>
    </w:p>
    <w:p w14:paraId="47804AA7" w14:textId="77777777" w:rsidR="00EE288A" w:rsidRPr="0024633A" w:rsidRDefault="00EE288A" w:rsidP="002632A7">
      <w:pPr>
        <w:rPr>
          <w:rStyle w:val="StyleArial10ptBold"/>
          <w:rFonts w:ascii="Tahoma" w:hAnsi="Tahoma" w:cs="Tahoma"/>
        </w:rPr>
      </w:pPr>
    </w:p>
    <w:p w14:paraId="1FBCB94B" w14:textId="77777777" w:rsidR="00945DAA" w:rsidRPr="0024633A" w:rsidRDefault="00945DAA" w:rsidP="002632A7">
      <w:pPr>
        <w:rPr>
          <w:rFonts w:cs="Tahoma"/>
        </w:rPr>
        <w:sectPr w:rsidR="00945DAA" w:rsidRPr="0024633A" w:rsidSect="00D13C47">
          <w:endnotePr>
            <w:numFmt w:val="decimal"/>
          </w:endnotePr>
          <w:pgSz w:w="12240" w:h="15840" w:code="1"/>
          <w:pgMar w:top="1440" w:right="1152" w:bottom="1008" w:left="1152" w:header="720" w:footer="720" w:gutter="0"/>
          <w:pgNumType w:fmt="lowerRoman" w:start="1"/>
          <w:cols w:space="720"/>
          <w:docGrid w:linePitch="299"/>
        </w:sectPr>
      </w:pPr>
    </w:p>
    <w:p w14:paraId="261D36CF" w14:textId="77777777" w:rsidR="009342D5" w:rsidRPr="0024633A" w:rsidRDefault="00D54819" w:rsidP="00D0180D">
      <w:pPr>
        <w:pStyle w:val="Heading1"/>
        <w:tabs>
          <w:tab w:val="clear" w:pos="450"/>
          <w:tab w:val="left" w:pos="540"/>
        </w:tabs>
        <w:ind w:left="540" w:hanging="530"/>
        <w:rPr>
          <w:rFonts w:ascii="Tahoma" w:hAnsi="Tahoma" w:cs="Tahoma"/>
        </w:rPr>
      </w:pPr>
      <w:bookmarkStart w:id="1072" w:name="_Ref340652492"/>
      <w:bookmarkStart w:id="1073" w:name="_Ref340652493"/>
      <w:bookmarkStart w:id="1074" w:name="_Toc418094444"/>
      <w:bookmarkStart w:id="1075" w:name="_Toc96009465"/>
      <w:bookmarkStart w:id="1076" w:name="_Ref336003910"/>
      <w:bookmarkStart w:id="1077" w:name="_Toc336005053"/>
      <w:bookmarkStart w:id="1078" w:name="_Toc175637891"/>
      <w:bookmarkStart w:id="1079" w:name="_Toc175700672"/>
      <w:bookmarkStart w:id="1080" w:name="_Toc177805602"/>
      <w:bookmarkStart w:id="1081" w:name="_Toc180368895"/>
      <w:bookmarkStart w:id="1082" w:name="_Toc180405985"/>
      <w:bookmarkStart w:id="1083" w:name="_Toc204869228"/>
      <w:bookmarkStart w:id="1084" w:name="_Toc216514941"/>
      <w:bookmarkStart w:id="1085" w:name="_Ref336003699"/>
      <w:bookmarkStart w:id="1086" w:name="_Ref336005161"/>
      <w:r w:rsidRPr="0024633A">
        <w:rPr>
          <w:rFonts w:ascii="Tahoma" w:hAnsi="Tahoma" w:cs="Tahoma"/>
        </w:rPr>
        <w:lastRenderedPageBreak/>
        <w:t>Introduction</w:t>
      </w:r>
      <w:bookmarkEnd w:id="1072"/>
      <w:bookmarkEnd w:id="1073"/>
      <w:bookmarkEnd w:id="1074"/>
      <w:bookmarkEnd w:id="1075"/>
    </w:p>
    <w:p w14:paraId="49CC5E64" w14:textId="77777777" w:rsidR="00D7524C" w:rsidRPr="0024633A" w:rsidRDefault="009342D5" w:rsidP="006F6198">
      <w:pPr>
        <w:pStyle w:val="Heading2"/>
        <w:spacing w:after="240"/>
        <w:ind w:left="720" w:hanging="720"/>
        <w:rPr>
          <w:rFonts w:ascii="Tahoma" w:hAnsi="Tahoma" w:cs="Tahoma"/>
          <w:sz w:val="28"/>
          <w:szCs w:val="28"/>
        </w:rPr>
      </w:pPr>
      <w:bookmarkStart w:id="1087" w:name="_Toc383772845"/>
      <w:bookmarkStart w:id="1088" w:name="_Toc418094445"/>
      <w:bookmarkStart w:id="1089" w:name="_Toc96009466"/>
      <w:r w:rsidRPr="0024633A">
        <w:rPr>
          <w:rFonts w:ascii="Tahoma" w:hAnsi="Tahoma" w:cs="Tahoma"/>
          <w:sz w:val="28"/>
          <w:szCs w:val="28"/>
        </w:rPr>
        <w:t>Purpose</w:t>
      </w:r>
      <w:bookmarkEnd w:id="1087"/>
      <w:bookmarkEnd w:id="1088"/>
      <w:r w:rsidR="0025625A" w:rsidRPr="0024633A">
        <w:rPr>
          <w:rFonts w:ascii="Tahoma" w:hAnsi="Tahoma" w:cs="Tahoma"/>
          <w:sz w:val="28"/>
          <w:szCs w:val="28"/>
        </w:rPr>
        <w:t xml:space="preserve"> and Scope</w:t>
      </w:r>
      <w:bookmarkEnd w:id="1089"/>
    </w:p>
    <w:p w14:paraId="404E0F33" w14:textId="3F3B208E" w:rsidR="008E5233" w:rsidRPr="0024633A" w:rsidRDefault="00EB20F6" w:rsidP="006F6198">
      <w:pPr>
        <w:spacing w:after="240"/>
        <w:rPr>
          <w:rFonts w:cs="Tahoma"/>
        </w:rPr>
      </w:pPr>
      <w:r w:rsidRPr="0024633A">
        <w:rPr>
          <w:rFonts w:cs="Tahoma"/>
        </w:rPr>
        <w:t xml:space="preserve">The </w:t>
      </w:r>
      <w:r w:rsidR="00507E8E" w:rsidRPr="0024633A">
        <w:rPr>
          <w:rFonts w:cs="Tahoma"/>
          <w:i/>
        </w:rPr>
        <w:t>20</w:t>
      </w:r>
      <w:ins w:id="1090" w:author="Author">
        <w:r w:rsidR="007407C2">
          <w:rPr>
            <w:rFonts w:cs="Tahoma"/>
            <w:i/>
          </w:rPr>
          <w:t>22</w:t>
        </w:r>
      </w:ins>
      <w:del w:id="1091" w:author="Author">
        <w:r w:rsidR="00507E8E" w:rsidRPr="0024633A" w:rsidDel="007407C2">
          <w:rPr>
            <w:rFonts w:cs="Tahoma"/>
            <w:i/>
          </w:rPr>
          <w:delText>19</w:delText>
        </w:r>
      </w:del>
      <w:r w:rsidR="00FB5CF5" w:rsidRPr="0024633A">
        <w:rPr>
          <w:rFonts w:cs="Tahoma"/>
          <w:i/>
        </w:rPr>
        <w:t xml:space="preserve"> Reference Joint Appendix JA7</w:t>
      </w:r>
      <w:r w:rsidR="00DA59F9" w:rsidRPr="0024633A">
        <w:rPr>
          <w:rFonts w:cs="Tahoma"/>
        </w:rPr>
        <w:t xml:space="preserve"> specifies required functional and technical elements for </w:t>
      </w:r>
      <w:r w:rsidR="000C66B5" w:rsidRPr="0024633A">
        <w:rPr>
          <w:rFonts w:cs="Tahoma"/>
        </w:rPr>
        <w:t xml:space="preserve">Residential and Nonresidential </w:t>
      </w:r>
      <w:r w:rsidR="00DA59F9" w:rsidRPr="0024633A">
        <w:rPr>
          <w:rFonts w:cs="Tahoma"/>
        </w:rPr>
        <w:t xml:space="preserve">Data Registries that provide services to authorized </w:t>
      </w:r>
      <w:r w:rsidR="00A03B72" w:rsidRPr="0024633A">
        <w:rPr>
          <w:rFonts w:cs="Tahoma"/>
        </w:rPr>
        <w:t xml:space="preserve">Data Registry </w:t>
      </w:r>
      <w:r w:rsidR="00DA59F9" w:rsidRPr="0024633A">
        <w:rPr>
          <w:rFonts w:cs="Tahoma"/>
        </w:rPr>
        <w:t xml:space="preserve">users and receive data to produce, register, retain, and distribute copies of </w:t>
      </w:r>
      <w:r w:rsidR="006D0517" w:rsidRPr="0024633A">
        <w:rPr>
          <w:rFonts w:cs="Tahoma"/>
        </w:rPr>
        <w:t xml:space="preserve">the </w:t>
      </w:r>
      <w:r w:rsidR="00BA189C" w:rsidRPr="0024633A">
        <w:rPr>
          <w:rFonts w:cs="Tahoma"/>
        </w:rPr>
        <w:t>Building E</w:t>
      </w:r>
      <w:r w:rsidR="006D0517" w:rsidRPr="0024633A">
        <w:rPr>
          <w:rFonts w:cs="Tahoma"/>
        </w:rPr>
        <w:t xml:space="preserve">nergy </w:t>
      </w:r>
      <w:r w:rsidR="00BA189C" w:rsidRPr="0024633A">
        <w:rPr>
          <w:rFonts w:cs="Tahoma"/>
        </w:rPr>
        <w:t>Efficiency Standards</w:t>
      </w:r>
      <w:r w:rsidR="008A0A62" w:rsidRPr="0024633A">
        <w:rPr>
          <w:rFonts w:cs="Tahoma"/>
        </w:rPr>
        <w:t xml:space="preserve"> (</w:t>
      </w:r>
      <w:r w:rsidR="004056FD" w:rsidRPr="0024633A">
        <w:rPr>
          <w:rFonts w:cs="Tahoma"/>
        </w:rPr>
        <w:t xml:space="preserve">Energy </w:t>
      </w:r>
      <w:r w:rsidR="008A0A62" w:rsidRPr="0024633A">
        <w:rPr>
          <w:rFonts w:cs="Tahoma"/>
        </w:rPr>
        <w:t>Standards)</w:t>
      </w:r>
      <w:r w:rsidR="00BA189C" w:rsidRPr="0024633A">
        <w:rPr>
          <w:rFonts w:cs="Tahoma"/>
        </w:rPr>
        <w:t xml:space="preserve"> </w:t>
      </w:r>
      <w:r w:rsidR="006D0517" w:rsidRPr="0024633A">
        <w:rPr>
          <w:rFonts w:cs="Tahoma"/>
        </w:rPr>
        <w:t xml:space="preserve">compliance </w:t>
      </w:r>
      <w:r w:rsidR="00DA59F9" w:rsidRPr="0024633A">
        <w:rPr>
          <w:rFonts w:cs="Tahoma"/>
        </w:rPr>
        <w:t xml:space="preserve">documents required </w:t>
      </w:r>
      <w:r w:rsidR="006D0517" w:rsidRPr="0024633A">
        <w:rPr>
          <w:rFonts w:cs="Tahoma"/>
        </w:rPr>
        <w:t>by</w:t>
      </w:r>
      <w:r w:rsidR="00DA59F9" w:rsidRPr="0024633A">
        <w:rPr>
          <w:rFonts w:cs="Tahoma"/>
        </w:rPr>
        <w:t xml:space="preserve"> </w:t>
      </w:r>
      <w:r w:rsidR="00BA189C" w:rsidRPr="0024633A">
        <w:rPr>
          <w:rFonts w:cs="Tahoma"/>
        </w:rPr>
        <w:t xml:space="preserve">California </w:t>
      </w:r>
      <w:r w:rsidR="00DA59F9" w:rsidRPr="0024633A">
        <w:rPr>
          <w:rFonts w:cs="Tahoma"/>
        </w:rPr>
        <w:t>Title 24</w:t>
      </w:r>
      <w:r w:rsidR="00BA189C" w:rsidRPr="0024633A">
        <w:rPr>
          <w:rFonts w:cs="Tahoma"/>
        </w:rPr>
        <w:t>,</w:t>
      </w:r>
      <w:r w:rsidR="00DA59F9" w:rsidRPr="0024633A">
        <w:rPr>
          <w:rFonts w:cs="Tahoma"/>
        </w:rPr>
        <w:t xml:space="preserve"> Part 6.</w:t>
      </w:r>
      <w:r w:rsidR="006D6F81" w:rsidRPr="0024633A">
        <w:rPr>
          <w:rFonts w:cs="Tahoma"/>
        </w:rPr>
        <w:t xml:space="preserve"> </w:t>
      </w:r>
    </w:p>
    <w:p w14:paraId="0DA9EE73" w14:textId="77777777" w:rsidR="008E5233" w:rsidRPr="0024633A" w:rsidRDefault="008E5233" w:rsidP="006F6198">
      <w:pPr>
        <w:spacing w:after="240"/>
        <w:rPr>
          <w:rFonts w:cs="Tahoma"/>
        </w:rPr>
      </w:pPr>
      <w:r w:rsidRPr="0024633A">
        <w:rPr>
          <w:rFonts w:cs="Tahoma"/>
        </w:rPr>
        <w:t xml:space="preserve">This </w:t>
      </w:r>
      <w:r w:rsidR="00FB5CF5" w:rsidRPr="0024633A">
        <w:rPr>
          <w:rFonts w:cs="Tahoma"/>
          <w:i/>
        </w:rPr>
        <w:t>Data Registry Requirements Manual</w:t>
      </w:r>
      <w:r w:rsidR="00EB20F6" w:rsidRPr="0024633A">
        <w:rPr>
          <w:rFonts w:cs="Tahoma"/>
        </w:rPr>
        <w:t xml:space="preserve"> (</w:t>
      </w:r>
      <w:r w:rsidR="000C66B5" w:rsidRPr="0024633A">
        <w:rPr>
          <w:rFonts w:cs="Tahoma"/>
        </w:rPr>
        <w:t>DRRM</w:t>
      </w:r>
      <w:r w:rsidR="00EB20F6" w:rsidRPr="0024633A">
        <w:rPr>
          <w:rFonts w:cs="Tahoma"/>
        </w:rPr>
        <w:t>)</w:t>
      </w:r>
      <w:r w:rsidRPr="0024633A">
        <w:rPr>
          <w:rFonts w:cs="Tahoma"/>
        </w:rPr>
        <w:t xml:space="preserve"> provides additional detailed guidance regarding </w:t>
      </w:r>
      <w:r w:rsidR="006C0022" w:rsidRPr="0024633A">
        <w:rPr>
          <w:rFonts w:cs="Tahoma"/>
        </w:rPr>
        <w:t xml:space="preserve">the </w:t>
      </w:r>
      <w:r w:rsidRPr="0024633A">
        <w:rPr>
          <w:rFonts w:cs="Tahoma"/>
        </w:rPr>
        <w:t xml:space="preserve">functional and technical aspects of the requirements given in </w:t>
      </w:r>
      <w:r w:rsidRPr="0024633A">
        <w:rPr>
          <w:rFonts w:cs="Tahoma"/>
          <w:i/>
        </w:rPr>
        <w:t>Reference Joint Appendix JA7</w:t>
      </w:r>
      <w:r w:rsidRPr="0024633A">
        <w:rPr>
          <w:rFonts w:cs="Tahoma"/>
        </w:rPr>
        <w:t>.</w:t>
      </w:r>
      <w:r w:rsidR="00E958A5" w:rsidRPr="0024633A">
        <w:rPr>
          <w:rFonts w:cs="Tahoma"/>
        </w:rPr>
        <w:t xml:space="preserve"> </w:t>
      </w:r>
      <w:r w:rsidR="00CD0BE6" w:rsidRPr="0024633A">
        <w:rPr>
          <w:rFonts w:cs="Tahoma"/>
        </w:rPr>
        <w:t>Data Registry Providers may refer to this Manual</w:t>
      </w:r>
      <w:r w:rsidR="006C0022" w:rsidRPr="0024633A">
        <w:rPr>
          <w:rFonts w:cs="Tahoma"/>
        </w:rPr>
        <w:t xml:space="preserve"> for </w:t>
      </w:r>
      <w:r w:rsidR="00757EF9" w:rsidRPr="0024633A">
        <w:rPr>
          <w:rFonts w:cs="Tahoma"/>
        </w:rPr>
        <w:t xml:space="preserve">additional </w:t>
      </w:r>
      <w:r w:rsidR="006C0022" w:rsidRPr="0024633A">
        <w:rPr>
          <w:rFonts w:cs="Tahoma"/>
        </w:rPr>
        <w:t xml:space="preserve">guidance </w:t>
      </w:r>
      <w:r w:rsidR="00757EF9" w:rsidRPr="0024633A">
        <w:rPr>
          <w:rFonts w:cs="Tahoma"/>
        </w:rPr>
        <w:t xml:space="preserve">beyond what is specified in </w:t>
      </w:r>
      <w:r w:rsidR="00FB5CF5" w:rsidRPr="0024633A">
        <w:rPr>
          <w:rFonts w:cs="Tahoma"/>
          <w:i/>
        </w:rPr>
        <w:t>Reference Joint Appendix JA7</w:t>
      </w:r>
      <w:r w:rsidR="00757EF9" w:rsidRPr="0024633A">
        <w:rPr>
          <w:rFonts w:cs="Tahoma"/>
        </w:rPr>
        <w:t xml:space="preserve"> </w:t>
      </w:r>
      <w:r w:rsidR="007A474B" w:rsidRPr="0024633A">
        <w:rPr>
          <w:rFonts w:cs="Tahoma"/>
        </w:rPr>
        <w:t xml:space="preserve">for </w:t>
      </w:r>
      <w:r w:rsidR="00757EF9" w:rsidRPr="0024633A">
        <w:rPr>
          <w:rFonts w:cs="Tahoma"/>
        </w:rPr>
        <w:t>implementation of</w:t>
      </w:r>
      <w:r w:rsidR="006C0022" w:rsidRPr="0024633A">
        <w:rPr>
          <w:rFonts w:cs="Tahoma"/>
        </w:rPr>
        <w:t xml:space="preserve"> software procedures and user interface features </w:t>
      </w:r>
      <w:r w:rsidR="00757EF9" w:rsidRPr="0024633A">
        <w:rPr>
          <w:rFonts w:cs="Tahoma"/>
        </w:rPr>
        <w:t>for their Data Registries.</w:t>
      </w:r>
    </w:p>
    <w:p w14:paraId="4B2D59DD" w14:textId="770BD048" w:rsidR="008A0394" w:rsidRPr="0024633A" w:rsidRDefault="008A0394" w:rsidP="006F6198">
      <w:pPr>
        <w:spacing w:after="240"/>
        <w:rPr>
          <w:rFonts w:cs="Tahoma"/>
        </w:rPr>
      </w:pPr>
      <w:r w:rsidRPr="0024633A">
        <w:rPr>
          <w:rFonts w:cs="Tahoma"/>
        </w:rPr>
        <w:t xml:space="preserve">Note: At the time of publication of this DRRM there are no approved Nonresidential Data Registries. </w:t>
      </w:r>
      <w:proofErr w:type="gramStart"/>
      <w:r w:rsidRPr="0024633A">
        <w:rPr>
          <w:rFonts w:cs="Tahoma"/>
        </w:rPr>
        <w:t>At such time as</w:t>
      </w:r>
      <w:proofErr w:type="gramEnd"/>
      <w:r w:rsidRPr="0024633A">
        <w:rPr>
          <w:rFonts w:cs="Tahoma"/>
        </w:rPr>
        <w:t xml:space="preserve"> the Energy Commission approves a Nonresidential Data Registry, additional information will be included in this DRRM as a similar resource for implementing the Nonresidential Data Registry requirements.</w:t>
      </w:r>
    </w:p>
    <w:p w14:paraId="36EA2A87" w14:textId="77777777" w:rsidR="00D7524C" w:rsidRPr="0024633A" w:rsidRDefault="00DE6B8C" w:rsidP="006F6198">
      <w:pPr>
        <w:pStyle w:val="Heading2"/>
        <w:spacing w:after="240"/>
        <w:ind w:left="720" w:hanging="720"/>
        <w:rPr>
          <w:rFonts w:ascii="Tahoma" w:hAnsi="Tahoma" w:cs="Tahoma"/>
          <w:sz w:val="28"/>
          <w:szCs w:val="28"/>
        </w:rPr>
      </w:pPr>
      <w:bookmarkStart w:id="1092" w:name="_Toc418094446"/>
      <w:bookmarkStart w:id="1093" w:name="_Toc96009467"/>
      <w:r w:rsidRPr="0024633A">
        <w:rPr>
          <w:rFonts w:ascii="Tahoma" w:hAnsi="Tahoma" w:cs="Tahoma"/>
          <w:sz w:val="28"/>
          <w:szCs w:val="28"/>
        </w:rPr>
        <w:t>Documents Relied Upon</w:t>
      </w:r>
      <w:bookmarkEnd w:id="1092"/>
      <w:bookmarkEnd w:id="1093"/>
    </w:p>
    <w:p w14:paraId="506E5F0C" w14:textId="77777777" w:rsidR="00DE6B8C" w:rsidRPr="0024633A" w:rsidRDefault="00DE6B8C" w:rsidP="006F6198">
      <w:pPr>
        <w:spacing w:after="240"/>
        <w:rPr>
          <w:rFonts w:cs="Tahoma"/>
        </w:rPr>
      </w:pPr>
      <w:r w:rsidRPr="0024633A">
        <w:rPr>
          <w:rFonts w:cs="Tahoma"/>
        </w:rPr>
        <w:t xml:space="preserve">This Data Registry Requirements Manual relies upon </w:t>
      </w:r>
      <w:r w:rsidR="006D0517" w:rsidRPr="0024633A">
        <w:rPr>
          <w:rFonts w:cs="Tahoma"/>
        </w:rPr>
        <w:t xml:space="preserve">information found in the </w:t>
      </w:r>
      <w:r w:rsidRPr="0024633A">
        <w:rPr>
          <w:rFonts w:cs="Tahoma"/>
        </w:rPr>
        <w:t>following documents:</w:t>
      </w:r>
    </w:p>
    <w:p w14:paraId="35413FAE" w14:textId="6F448121" w:rsidR="00DE6B8C" w:rsidRPr="00F21FD1" w:rsidRDefault="00507E8E" w:rsidP="006F6198">
      <w:pPr>
        <w:pStyle w:val="ListParagraph"/>
        <w:numPr>
          <w:ilvl w:val="0"/>
          <w:numId w:val="30"/>
        </w:numPr>
        <w:spacing w:after="240"/>
        <w:contextualSpacing w:val="0"/>
        <w:rPr>
          <w:rFonts w:cs="Tahoma"/>
          <w:i/>
        </w:rPr>
      </w:pPr>
      <w:r w:rsidRPr="0024633A">
        <w:rPr>
          <w:rFonts w:cs="Tahoma"/>
          <w:i/>
        </w:rPr>
        <w:t>20</w:t>
      </w:r>
      <w:ins w:id="1094" w:author="Author">
        <w:r w:rsidR="00FB257E">
          <w:rPr>
            <w:rFonts w:cs="Tahoma"/>
            <w:i/>
          </w:rPr>
          <w:t>22</w:t>
        </w:r>
      </w:ins>
      <w:del w:id="1095" w:author="Author">
        <w:r w:rsidRPr="0024633A" w:rsidDel="00FB257E">
          <w:rPr>
            <w:rFonts w:cs="Tahoma"/>
            <w:i/>
          </w:rPr>
          <w:delText>19</w:delText>
        </w:r>
      </w:del>
      <w:r w:rsidR="00A547D9" w:rsidRPr="0024633A">
        <w:rPr>
          <w:rFonts w:cs="Tahoma"/>
          <w:i/>
        </w:rPr>
        <w:t xml:space="preserve"> Building Energy Efficiency Standards for Residential and Nonresidential Buildings. </w:t>
      </w:r>
      <w:r w:rsidR="008834EB" w:rsidRPr="0024633A">
        <w:rPr>
          <w:rFonts w:cs="Tahoma"/>
          <w:i/>
        </w:rPr>
        <w:t xml:space="preserve">California </w:t>
      </w:r>
      <w:r w:rsidR="00A547D9" w:rsidRPr="0024633A">
        <w:rPr>
          <w:rFonts w:cs="Tahoma"/>
          <w:i/>
        </w:rPr>
        <w:t>Title 24, Part 6, and Associated Administrative Regulations in Part 1</w:t>
      </w:r>
      <w:r w:rsidR="00234860" w:rsidRPr="0024633A">
        <w:rPr>
          <w:rFonts w:cs="Tahoma"/>
          <w:i/>
        </w:rPr>
        <w:t>.</w:t>
      </w:r>
      <w:r w:rsidR="00A547D9" w:rsidRPr="0024633A">
        <w:rPr>
          <w:rFonts w:cs="Tahoma"/>
          <w:i/>
        </w:rPr>
        <w:t xml:space="preserve"> </w:t>
      </w:r>
      <w:r w:rsidR="00A547D9" w:rsidRPr="00F21FD1">
        <w:rPr>
          <w:rFonts w:cs="Tahoma"/>
          <w:i/>
        </w:rPr>
        <w:t>CEC-400-201</w:t>
      </w:r>
      <w:r w:rsidR="007F50A0" w:rsidRPr="00F21FD1">
        <w:rPr>
          <w:rFonts w:cs="Tahoma"/>
          <w:i/>
        </w:rPr>
        <w:t>8</w:t>
      </w:r>
      <w:r w:rsidR="00A547D9" w:rsidRPr="00F21FD1">
        <w:rPr>
          <w:rFonts w:cs="Tahoma"/>
          <w:i/>
        </w:rPr>
        <w:t>-</w:t>
      </w:r>
      <w:r w:rsidR="00796C3E" w:rsidRPr="00F21FD1">
        <w:rPr>
          <w:rFonts w:cs="Tahoma"/>
          <w:i/>
        </w:rPr>
        <w:t>020</w:t>
      </w:r>
      <w:r w:rsidR="00A547D9" w:rsidRPr="00F21FD1">
        <w:rPr>
          <w:rFonts w:cs="Tahoma"/>
          <w:i/>
        </w:rPr>
        <w:t>-CMF</w:t>
      </w:r>
    </w:p>
    <w:p w14:paraId="2334B467" w14:textId="4A4ED3C1" w:rsidR="00DE6B8C" w:rsidRPr="0024633A" w:rsidRDefault="00507E8E" w:rsidP="006F6198">
      <w:pPr>
        <w:pStyle w:val="ListParagraph"/>
        <w:numPr>
          <w:ilvl w:val="0"/>
          <w:numId w:val="30"/>
        </w:numPr>
        <w:spacing w:after="240"/>
        <w:contextualSpacing w:val="0"/>
        <w:rPr>
          <w:rFonts w:cs="Tahoma"/>
          <w:i/>
        </w:rPr>
      </w:pPr>
      <w:r w:rsidRPr="0024633A">
        <w:rPr>
          <w:rFonts w:cs="Tahoma"/>
          <w:i/>
        </w:rPr>
        <w:t>20</w:t>
      </w:r>
      <w:ins w:id="1096" w:author="Author">
        <w:r w:rsidR="00FB257E">
          <w:rPr>
            <w:rFonts w:cs="Tahoma"/>
            <w:i/>
          </w:rPr>
          <w:t>22</w:t>
        </w:r>
      </w:ins>
      <w:del w:id="1097" w:author="Author">
        <w:r w:rsidRPr="0024633A" w:rsidDel="00FB257E">
          <w:rPr>
            <w:rFonts w:cs="Tahoma"/>
            <w:i/>
          </w:rPr>
          <w:delText>19</w:delText>
        </w:r>
      </w:del>
      <w:r w:rsidR="00FB5CF5" w:rsidRPr="0024633A">
        <w:rPr>
          <w:rFonts w:cs="Tahoma"/>
          <w:i/>
        </w:rPr>
        <w:t xml:space="preserve"> </w:t>
      </w:r>
      <w:r w:rsidR="00A547D9" w:rsidRPr="0024633A">
        <w:rPr>
          <w:rFonts w:cs="Tahoma"/>
          <w:i/>
        </w:rPr>
        <w:t xml:space="preserve">Reference Appendices for Residential and Nonresidential Buildings. </w:t>
      </w:r>
      <w:r w:rsidR="008834EB" w:rsidRPr="0024633A">
        <w:rPr>
          <w:rFonts w:cs="Tahoma"/>
          <w:i/>
        </w:rPr>
        <w:t xml:space="preserve">California </w:t>
      </w:r>
      <w:r w:rsidR="00A547D9" w:rsidRPr="0024633A">
        <w:rPr>
          <w:rFonts w:cs="Tahoma"/>
          <w:i/>
        </w:rPr>
        <w:t>Title 24, Part 6, and Associated Administrative Regulations in Part 1</w:t>
      </w:r>
      <w:r w:rsidR="00234860" w:rsidRPr="0024633A">
        <w:rPr>
          <w:rFonts w:cs="Tahoma"/>
          <w:i/>
        </w:rPr>
        <w:t>.</w:t>
      </w:r>
      <w:r w:rsidR="00A547D9" w:rsidRPr="0024633A">
        <w:rPr>
          <w:rFonts w:cs="Tahoma"/>
          <w:i/>
        </w:rPr>
        <w:t xml:space="preserve"> CEC-400-201</w:t>
      </w:r>
      <w:r w:rsidR="007A2EB1" w:rsidRPr="0024633A">
        <w:rPr>
          <w:rFonts w:cs="Tahoma"/>
          <w:i/>
        </w:rPr>
        <w:t>8</w:t>
      </w:r>
      <w:r w:rsidR="00A547D9" w:rsidRPr="0024633A">
        <w:rPr>
          <w:rFonts w:cs="Tahoma"/>
          <w:i/>
        </w:rPr>
        <w:t>-</w:t>
      </w:r>
      <w:r w:rsidR="00796C3E" w:rsidRPr="0024633A">
        <w:rPr>
          <w:rFonts w:cs="Tahoma"/>
          <w:i/>
        </w:rPr>
        <w:t>021</w:t>
      </w:r>
      <w:r w:rsidR="00A547D9" w:rsidRPr="0024633A">
        <w:rPr>
          <w:rFonts w:cs="Tahoma"/>
          <w:i/>
        </w:rPr>
        <w:t>-CMF</w:t>
      </w:r>
    </w:p>
    <w:p w14:paraId="37F9A41E" w14:textId="2280473D" w:rsidR="006D0517" w:rsidRPr="0024633A" w:rsidRDefault="00507E8E" w:rsidP="006F6198">
      <w:pPr>
        <w:pStyle w:val="ListParagraph"/>
        <w:numPr>
          <w:ilvl w:val="0"/>
          <w:numId w:val="30"/>
        </w:numPr>
        <w:spacing w:after="240"/>
        <w:contextualSpacing w:val="0"/>
        <w:rPr>
          <w:rFonts w:cs="Tahoma"/>
          <w:i/>
        </w:rPr>
      </w:pPr>
      <w:r w:rsidRPr="0024633A">
        <w:rPr>
          <w:rFonts w:cs="Tahoma"/>
          <w:i/>
        </w:rPr>
        <w:t>20</w:t>
      </w:r>
      <w:ins w:id="1098" w:author="Author">
        <w:r w:rsidR="00FB257E">
          <w:rPr>
            <w:rFonts w:cs="Tahoma"/>
            <w:i/>
          </w:rPr>
          <w:t>22</w:t>
        </w:r>
      </w:ins>
      <w:del w:id="1099" w:author="Author">
        <w:r w:rsidRPr="0024633A" w:rsidDel="00FB257E">
          <w:rPr>
            <w:rFonts w:cs="Tahoma"/>
            <w:i/>
          </w:rPr>
          <w:delText>19</w:delText>
        </w:r>
      </w:del>
      <w:r w:rsidR="00FB5CF5" w:rsidRPr="0024633A">
        <w:rPr>
          <w:rFonts w:cs="Tahoma"/>
          <w:i/>
        </w:rPr>
        <w:t xml:space="preserve"> </w:t>
      </w:r>
      <w:r w:rsidR="002F417A" w:rsidRPr="0024633A">
        <w:rPr>
          <w:rFonts w:cs="Tahoma"/>
          <w:i/>
        </w:rPr>
        <w:t xml:space="preserve">Residential Alternative Calculation Method Reference Manual. </w:t>
      </w:r>
      <w:r w:rsidR="008834EB" w:rsidRPr="0024633A">
        <w:rPr>
          <w:rFonts w:cs="Tahoma"/>
          <w:i/>
        </w:rPr>
        <w:t xml:space="preserve">California </w:t>
      </w:r>
      <w:r w:rsidR="002F417A" w:rsidRPr="0024633A">
        <w:rPr>
          <w:rFonts w:cs="Tahoma"/>
          <w:i/>
        </w:rPr>
        <w:t>Title 24, Part 6, and Associated Administrative Regulations in Part 1. CEC-400-</w:t>
      </w:r>
      <w:r w:rsidR="00856839" w:rsidRPr="0024633A">
        <w:rPr>
          <w:rFonts w:cs="Tahoma"/>
          <w:i/>
        </w:rPr>
        <w:t>2019</w:t>
      </w:r>
      <w:r w:rsidR="002F417A" w:rsidRPr="0024633A">
        <w:rPr>
          <w:rFonts w:cs="Tahoma"/>
          <w:i/>
        </w:rPr>
        <w:t>-</w:t>
      </w:r>
      <w:r w:rsidR="00856839" w:rsidRPr="0024633A">
        <w:rPr>
          <w:rFonts w:cs="Tahoma"/>
          <w:i/>
        </w:rPr>
        <w:t>005</w:t>
      </w:r>
      <w:r w:rsidR="002F417A" w:rsidRPr="0024633A">
        <w:rPr>
          <w:rFonts w:cs="Tahoma"/>
          <w:i/>
        </w:rPr>
        <w:t>-</w:t>
      </w:r>
      <w:r w:rsidR="00856839" w:rsidRPr="0024633A">
        <w:rPr>
          <w:rFonts w:cs="Tahoma"/>
          <w:i/>
        </w:rPr>
        <w:t>CMF</w:t>
      </w:r>
    </w:p>
    <w:p w14:paraId="7F19DE6C" w14:textId="766E5E5F" w:rsidR="006D0517" w:rsidRPr="0024633A" w:rsidRDefault="00507E8E" w:rsidP="006F6198">
      <w:pPr>
        <w:pStyle w:val="ListParagraph"/>
        <w:numPr>
          <w:ilvl w:val="0"/>
          <w:numId w:val="30"/>
        </w:numPr>
        <w:spacing w:after="240"/>
        <w:contextualSpacing w:val="0"/>
        <w:rPr>
          <w:rFonts w:cs="Tahoma"/>
          <w:i/>
        </w:rPr>
      </w:pPr>
      <w:r w:rsidRPr="0024633A">
        <w:rPr>
          <w:rFonts w:cs="Tahoma"/>
          <w:i/>
        </w:rPr>
        <w:t>20</w:t>
      </w:r>
      <w:ins w:id="1100" w:author="Author">
        <w:r w:rsidR="00FB257E">
          <w:rPr>
            <w:rFonts w:cs="Tahoma"/>
            <w:i/>
          </w:rPr>
          <w:t>22</w:t>
        </w:r>
      </w:ins>
      <w:del w:id="1101" w:author="Author">
        <w:r w:rsidRPr="0024633A" w:rsidDel="00FB257E">
          <w:rPr>
            <w:rFonts w:cs="Tahoma"/>
            <w:i/>
          </w:rPr>
          <w:delText>19</w:delText>
        </w:r>
      </w:del>
      <w:r w:rsidR="00FB5CF5" w:rsidRPr="0024633A">
        <w:rPr>
          <w:rFonts w:cs="Tahoma"/>
          <w:i/>
        </w:rPr>
        <w:t xml:space="preserve"> </w:t>
      </w:r>
      <w:r w:rsidR="002F417A" w:rsidRPr="0024633A">
        <w:rPr>
          <w:rFonts w:cs="Tahoma"/>
          <w:i/>
        </w:rPr>
        <w:t xml:space="preserve">Nonresidential Alternative Calculation Method Reference Manual. </w:t>
      </w:r>
      <w:r w:rsidR="008834EB" w:rsidRPr="0024633A">
        <w:rPr>
          <w:rFonts w:cs="Tahoma"/>
          <w:i/>
        </w:rPr>
        <w:t xml:space="preserve">California </w:t>
      </w:r>
      <w:r w:rsidR="002F417A" w:rsidRPr="0024633A">
        <w:rPr>
          <w:rFonts w:cs="Tahoma"/>
          <w:i/>
        </w:rPr>
        <w:t>Title 24, Part 6, and Associated Administrative Regulations in Part 1</w:t>
      </w:r>
      <w:r w:rsidR="008834EB" w:rsidRPr="0024633A">
        <w:rPr>
          <w:rFonts w:cs="Tahoma"/>
          <w:i/>
        </w:rPr>
        <w:t xml:space="preserve">. </w:t>
      </w:r>
      <w:r w:rsidR="004A411E" w:rsidRPr="0024633A">
        <w:rPr>
          <w:rFonts w:cs="Tahoma"/>
          <w:i/>
        </w:rPr>
        <w:t>CEC-400-</w:t>
      </w:r>
      <w:r w:rsidR="00856839" w:rsidRPr="0024633A">
        <w:rPr>
          <w:rFonts w:cs="Tahoma"/>
          <w:i/>
        </w:rPr>
        <w:t>2019</w:t>
      </w:r>
      <w:r w:rsidR="004A411E" w:rsidRPr="0024633A">
        <w:rPr>
          <w:rFonts w:cs="Tahoma"/>
          <w:i/>
        </w:rPr>
        <w:t>-</w:t>
      </w:r>
      <w:r w:rsidR="00856839" w:rsidRPr="0024633A">
        <w:rPr>
          <w:rFonts w:cs="Tahoma"/>
          <w:i/>
        </w:rPr>
        <w:t>006</w:t>
      </w:r>
      <w:r w:rsidR="004A411E" w:rsidRPr="0024633A">
        <w:rPr>
          <w:rFonts w:cs="Tahoma"/>
          <w:i/>
        </w:rPr>
        <w:t>-</w:t>
      </w:r>
      <w:r w:rsidR="00856839" w:rsidRPr="0024633A">
        <w:rPr>
          <w:rFonts w:cs="Tahoma"/>
          <w:i/>
        </w:rPr>
        <w:t>CMF</w:t>
      </w:r>
    </w:p>
    <w:p w14:paraId="1E76D909" w14:textId="18D1FA81" w:rsidR="008E5233" w:rsidRPr="0024633A" w:rsidRDefault="00507E8E" w:rsidP="006F6198">
      <w:pPr>
        <w:pStyle w:val="ListParagraph"/>
        <w:numPr>
          <w:ilvl w:val="0"/>
          <w:numId w:val="30"/>
        </w:numPr>
        <w:spacing w:after="240"/>
        <w:contextualSpacing w:val="0"/>
        <w:rPr>
          <w:rFonts w:cs="Tahoma"/>
          <w:i/>
        </w:rPr>
      </w:pPr>
      <w:r w:rsidRPr="0024633A">
        <w:rPr>
          <w:rFonts w:cs="Tahoma"/>
          <w:i/>
        </w:rPr>
        <w:lastRenderedPageBreak/>
        <w:t>20</w:t>
      </w:r>
      <w:ins w:id="1102" w:author="Author">
        <w:r w:rsidR="00FB257E">
          <w:rPr>
            <w:rFonts w:cs="Tahoma"/>
            <w:i/>
          </w:rPr>
          <w:t>22</w:t>
        </w:r>
      </w:ins>
      <w:del w:id="1103" w:author="Author">
        <w:r w:rsidRPr="0024633A" w:rsidDel="00FB257E">
          <w:rPr>
            <w:rFonts w:cs="Tahoma"/>
            <w:i/>
          </w:rPr>
          <w:delText>19</w:delText>
        </w:r>
      </w:del>
      <w:r w:rsidR="00FB5CF5" w:rsidRPr="0024633A">
        <w:rPr>
          <w:rFonts w:cs="Tahoma"/>
          <w:i/>
        </w:rPr>
        <w:t xml:space="preserve"> </w:t>
      </w:r>
      <w:r w:rsidR="004A411E" w:rsidRPr="0024633A">
        <w:rPr>
          <w:rFonts w:cs="Tahoma"/>
          <w:i/>
        </w:rPr>
        <w:t>Residential Compliance Manual. California Title 24, Part 6, and Associated Administrative Regulations in Part 1</w:t>
      </w:r>
      <w:r w:rsidR="007800FB" w:rsidRPr="0024633A">
        <w:rPr>
          <w:rFonts w:cs="Tahoma"/>
          <w:i/>
        </w:rPr>
        <w:t xml:space="preserve">. </w:t>
      </w:r>
      <w:r w:rsidR="004A411E" w:rsidRPr="0024633A">
        <w:rPr>
          <w:rFonts w:cs="Tahoma"/>
          <w:i/>
        </w:rPr>
        <w:t>CEC-400-201</w:t>
      </w:r>
      <w:r w:rsidR="007A2EB1" w:rsidRPr="0024633A">
        <w:rPr>
          <w:rFonts w:cs="Tahoma"/>
          <w:i/>
        </w:rPr>
        <w:t>8</w:t>
      </w:r>
      <w:r w:rsidR="004A411E" w:rsidRPr="0024633A">
        <w:rPr>
          <w:rFonts w:cs="Tahoma"/>
          <w:i/>
        </w:rPr>
        <w:t>-</w:t>
      </w:r>
      <w:r w:rsidR="00856839" w:rsidRPr="0024633A">
        <w:rPr>
          <w:rFonts w:cs="Tahoma"/>
          <w:i/>
        </w:rPr>
        <w:t>017-CMF</w:t>
      </w:r>
    </w:p>
    <w:p w14:paraId="5070F53A" w14:textId="4061B883" w:rsidR="00DE6B8C" w:rsidRPr="0024633A" w:rsidRDefault="00507E8E" w:rsidP="006F6198">
      <w:pPr>
        <w:pStyle w:val="ListParagraph"/>
        <w:numPr>
          <w:ilvl w:val="0"/>
          <w:numId w:val="30"/>
        </w:numPr>
        <w:spacing w:after="240"/>
        <w:contextualSpacing w:val="0"/>
        <w:rPr>
          <w:rFonts w:cs="Tahoma"/>
          <w:i/>
        </w:rPr>
      </w:pPr>
      <w:r w:rsidRPr="0024633A">
        <w:rPr>
          <w:rFonts w:cs="Tahoma"/>
          <w:i/>
        </w:rPr>
        <w:t>20</w:t>
      </w:r>
      <w:ins w:id="1104" w:author="Author">
        <w:r w:rsidR="00FB257E">
          <w:rPr>
            <w:rFonts w:cs="Tahoma"/>
            <w:i/>
          </w:rPr>
          <w:t>22</w:t>
        </w:r>
      </w:ins>
      <w:del w:id="1105" w:author="Author">
        <w:r w:rsidRPr="0024633A" w:rsidDel="00FB257E">
          <w:rPr>
            <w:rFonts w:cs="Tahoma"/>
            <w:i/>
          </w:rPr>
          <w:delText>19</w:delText>
        </w:r>
      </w:del>
      <w:r w:rsidR="00FB5CF5" w:rsidRPr="0024633A">
        <w:rPr>
          <w:rFonts w:cs="Tahoma"/>
          <w:i/>
        </w:rPr>
        <w:t xml:space="preserve"> </w:t>
      </w:r>
      <w:r w:rsidR="007800FB" w:rsidRPr="0024633A">
        <w:rPr>
          <w:rFonts w:cs="Tahoma"/>
          <w:i/>
        </w:rPr>
        <w:t>Nonresidential Compliance Manual. California Title 24, Part 6, and Associated Administrative Regulations in Part 1. CEC-400-201</w:t>
      </w:r>
      <w:r w:rsidR="007A2EB1" w:rsidRPr="0024633A">
        <w:rPr>
          <w:rFonts w:cs="Tahoma"/>
          <w:i/>
        </w:rPr>
        <w:t>8</w:t>
      </w:r>
      <w:r w:rsidR="007800FB" w:rsidRPr="0024633A">
        <w:rPr>
          <w:rFonts w:cs="Tahoma"/>
          <w:i/>
        </w:rPr>
        <w:t>-</w:t>
      </w:r>
      <w:r w:rsidR="00856839" w:rsidRPr="0024633A">
        <w:rPr>
          <w:rFonts w:cs="Tahoma"/>
          <w:i/>
        </w:rPr>
        <w:t xml:space="preserve">018-CMF  </w:t>
      </w:r>
    </w:p>
    <w:p w14:paraId="187C8C70" w14:textId="77777777" w:rsidR="008E5233" w:rsidRPr="0024633A" w:rsidRDefault="008E5233" w:rsidP="006F6198">
      <w:pPr>
        <w:pStyle w:val="Heading2"/>
        <w:spacing w:after="240"/>
        <w:ind w:left="720" w:hanging="720"/>
        <w:rPr>
          <w:rFonts w:ascii="Tahoma" w:hAnsi="Tahoma" w:cs="Tahoma"/>
          <w:sz w:val="28"/>
          <w:szCs w:val="28"/>
        </w:rPr>
      </w:pPr>
      <w:bookmarkStart w:id="1106" w:name="_Toc418094447"/>
      <w:bookmarkStart w:id="1107" w:name="_Toc96009468"/>
      <w:r w:rsidRPr="0024633A">
        <w:rPr>
          <w:rFonts w:ascii="Tahoma" w:hAnsi="Tahoma" w:cs="Tahoma"/>
          <w:sz w:val="28"/>
          <w:szCs w:val="28"/>
        </w:rPr>
        <w:t>Definitions</w:t>
      </w:r>
      <w:r w:rsidR="00A271F6" w:rsidRPr="0024633A">
        <w:rPr>
          <w:rFonts w:ascii="Tahoma" w:hAnsi="Tahoma" w:cs="Tahoma"/>
          <w:sz w:val="28"/>
          <w:szCs w:val="28"/>
        </w:rPr>
        <w:t xml:space="preserve"> for Terminology used in this Manual</w:t>
      </w:r>
      <w:bookmarkEnd w:id="1106"/>
      <w:bookmarkEnd w:id="1107"/>
    </w:p>
    <w:p w14:paraId="7D245A68" w14:textId="77777777" w:rsidR="00A271F6" w:rsidRPr="0024633A" w:rsidRDefault="00A271F6" w:rsidP="006F6198">
      <w:pPr>
        <w:spacing w:after="240"/>
        <w:rPr>
          <w:rFonts w:cs="Tahoma"/>
          <w:szCs w:val="24"/>
        </w:rPr>
      </w:pPr>
      <w:r w:rsidRPr="0024633A">
        <w:rPr>
          <w:rFonts w:cs="Tahoma"/>
          <w:szCs w:val="24"/>
        </w:rPr>
        <w:t xml:space="preserve">Definitions for some terms used in this </w:t>
      </w:r>
      <w:r w:rsidR="00FB5CF5" w:rsidRPr="0024633A">
        <w:rPr>
          <w:rFonts w:cs="Tahoma"/>
          <w:i/>
          <w:szCs w:val="24"/>
        </w:rPr>
        <w:t>Data Registry Requirements Manual</w:t>
      </w:r>
      <w:r w:rsidRPr="0024633A">
        <w:rPr>
          <w:rFonts w:cs="Tahoma"/>
          <w:szCs w:val="24"/>
        </w:rPr>
        <w:t xml:space="preserve"> may be found in the following documents</w:t>
      </w:r>
      <w:r w:rsidR="005933F8" w:rsidRPr="0024633A">
        <w:rPr>
          <w:rFonts w:cs="Tahoma"/>
          <w:szCs w:val="24"/>
        </w:rPr>
        <w:t xml:space="preserve"> as detailed below</w:t>
      </w:r>
      <w:r w:rsidRPr="0024633A">
        <w:rPr>
          <w:rFonts w:cs="Tahoma"/>
          <w:szCs w:val="24"/>
        </w:rPr>
        <w:t>:</w:t>
      </w:r>
    </w:p>
    <w:p w14:paraId="76AD510C" w14:textId="1DE5BB0D" w:rsidR="00A271F6" w:rsidRPr="0024633A" w:rsidRDefault="00507E8E" w:rsidP="006F6198">
      <w:pPr>
        <w:pStyle w:val="ListParagraph"/>
        <w:numPr>
          <w:ilvl w:val="0"/>
          <w:numId w:val="29"/>
        </w:numPr>
        <w:spacing w:after="240"/>
        <w:contextualSpacing w:val="0"/>
        <w:rPr>
          <w:rFonts w:cs="Tahoma"/>
          <w:szCs w:val="24"/>
        </w:rPr>
      </w:pPr>
      <w:r w:rsidRPr="0024633A">
        <w:rPr>
          <w:rFonts w:cs="Tahoma"/>
          <w:szCs w:val="24"/>
        </w:rPr>
        <w:t>20</w:t>
      </w:r>
      <w:ins w:id="1108" w:author="Author">
        <w:r w:rsidR="007407C2">
          <w:rPr>
            <w:rFonts w:cs="Tahoma"/>
            <w:szCs w:val="24"/>
          </w:rPr>
          <w:t>22</w:t>
        </w:r>
      </w:ins>
      <w:del w:id="1109" w:author="Author">
        <w:r w:rsidRPr="0024633A" w:rsidDel="007407C2">
          <w:rPr>
            <w:rFonts w:cs="Tahoma"/>
            <w:szCs w:val="24"/>
          </w:rPr>
          <w:delText>19</w:delText>
        </w:r>
      </w:del>
      <w:r w:rsidR="00A271F6" w:rsidRPr="0024633A">
        <w:rPr>
          <w:rFonts w:cs="Tahoma"/>
          <w:szCs w:val="24"/>
        </w:rPr>
        <w:t xml:space="preserve"> </w:t>
      </w:r>
      <w:r w:rsidR="00F7792B" w:rsidRPr="0024633A">
        <w:rPr>
          <w:rFonts w:cs="Tahoma"/>
          <w:szCs w:val="24"/>
        </w:rPr>
        <w:t xml:space="preserve">Title 24, Part </w:t>
      </w:r>
      <w:r w:rsidR="008C20A3" w:rsidRPr="0024633A">
        <w:rPr>
          <w:rFonts w:cs="Tahoma"/>
          <w:szCs w:val="24"/>
        </w:rPr>
        <w:t>1</w:t>
      </w:r>
      <w:r w:rsidR="00F7792B" w:rsidRPr="0024633A">
        <w:rPr>
          <w:rFonts w:cs="Tahoma"/>
          <w:szCs w:val="24"/>
        </w:rPr>
        <w:t xml:space="preserve">, </w:t>
      </w:r>
      <w:r w:rsidR="00A271F6" w:rsidRPr="0024633A">
        <w:rPr>
          <w:rFonts w:cs="Tahoma"/>
          <w:szCs w:val="24"/>
        </w:rPr>
        <w:t>Standards</w:t>
      </w:r>
      <w:r w:rsidR="00F7792B" w:rsidRPr="0024633A">
        <w:rPr>
          <w:rFonts w:cs="Tahoma"/>
          <w:szCs w:val="24"/>
        </w:rPr>
        <w:t xml:space="preserve"> Section 10-102</w:t>
      </w:r>
    </w:p>
    <w:p w14:paraId="720B3091" w14:textId="37624137" w:rsidR="00F7792B" w:rsidRPr="0024633A" w:rsidRDefault="00507E8E" w:rsidP="006F6198">
      <w:pPr>
        <w:pStyle w:val="ListParagraph"/>
        <w:numPr>
          <w:ilvl w:val="0"/>
          <w:numId w:val="29"/>
        </w:numPr>
        <w:spacing w:after="240"/>
        <w:contextualSpacing w:val="0"/>
        <w:rPr>
          <w:rFonts w:cs="Tahoma"/>
          <w:szCs w:val="24"/>
        </w:rPr>
      </w:pPr>
      <w:r w:rsidRPr="0024633A">
        <w:rPr>
          <w:rFonts w:cs="Tahoma"/>
          <w:szCs w:val="24"/>
        </w:rPr>
        <w:t>20</w:t>
      </w:r>
      <w:ins w:id="1110" w:author="Author">
        <w:r w:rsidR="007407C2">
          <w:rPr>
            <w:rFonts w:cs="Tahoma"/>
            <w:szCs w:val="24"/>
          </w:rPr>
          <w:t>22</w:t>
        </w:r>
      </w:ins>
      <w:del w:id="1111" w:author="Author">
        <w:r w:rsidRPr="0024633A" w:rsidDel="007407C2">
          <w:rPr>
            <w:rFonts w:cs="Tahoma"/>
            <w:szCs w:val="24"/>
          </w:rPr>
          <w:delText>19</w:delText>
        </w:r>
      </w:del>
      <w:r w:rsidR="00F7792B" w:rsidRPr="0024633A">
        <w:rPr>
          <w:rFonts w:cs="Tahoma"/>
          <w:szCs w:val="24"/>
        </w:rPr>
        <w:t xml:space="preserve"> Title 24, Part 6, Standards Section 100.1</w:t>
      </w:r>
    </w:p>
    <w:p w14:paraId="32532A94" w14:textId="4F6CAA54" w:rsidR="00F7792B" w:rsidRPr="0024633A" w:rsidRDefault="00507E8E" w:rsidP="006F6198">
      <w:pPr>
        <w:pStyle w:val="ListParagraph"/>
        <w:numPr>
          <w:ilvl w:val="0"/>
          <w:numId w:val="29"/>
        </w:numPr>
        <w:spacing w:after="240"/>
        <w:contextualSpacing w:val="0"/>
        <w:rPr>
          <w:rFonts w:cs="Tahoma"/>
          <w:szCs w:val="24"/>
        </w:rPr>
      </w:pPr>
      <w:r w:rsidRPr="0024633A">
        <w:rPr>
          <w:rFonts w:cs="Tahoma"/>
          <w:szCs w:val="24"/>
        </w:rPr>
        <w:t>20</w:t>
      </w:r>
      <w:ins w:id="1112" w:author="Author">
        <w:r w:rsidR="007407C2">
          <w:rPr>
            <w:rFonts w:cs="Tahoma"/>
            <w:szCs w:val="24"/>
          </w:rPr>
          <w:t>2</w:t>
        </w:r>
      </w:ins>
      <w:del w:id="1113" w:author="Author">
        <w:r w:rsidRPr="0024633A" w:rsidDel="007407C2">
          <w:rPr>
            <w:rFonts w:cs="Tahoma"/>
            <w:szCs w:val="24"/>
          </w:rPr>
          <w:delText>19</w:delText>
        </w:r>
      </w:del>
      <w:r w:rsidR="00F7792B" w:rsidRPr="0024633A">
        <w:rPr>
          <w:rFonts w:cs="Tahoma"/>
          <w:szCs w:val="24"/>
        </w:rPr>
        <w:t xml:space="preserve"> Title 24, Part 6, Reference Joint Appendix JA1</w:t>
      </w:r>
    </w:p>
    <w:p w14:paraId="3B954C01" w14:textId="7EA7F16C" w:rsidR="00F7792B" w:rsidRDefault="00507E8E" w:rsidP="006F6198">
      <w:pPr>
        <w:pStyle w:val="ListParagraph"/>
        <w:numPr>
          <w:ilvl w:val="0"/>
          <w:numId w:val="29"/>
        </w:numPr>
        <w:spacing w:after="240"/>
        <w:contextualSpacing w:val="0"/>
        <w:rPr>
          <w:ins w:id="1114" w:author="Author"/>
          <w:rFonts w:cs="Tahoma"/>
          <w:szCs w:val="24"/>
        </w:rPr>
      </w:pPr>
      <w:r w:rsidRPr="0024633A">
        <w:rPr>
          <w:rFonts w:cs="Tahoma"/>
          <w:szCs w:val="24"/>
        </w:rPr>
        <w:t>20</w:t>
      </w:r>
      <w:ins w:id="1115" w:author="Author">
        <w:r w:rsidR="007407C2">
          <w:rPr>
            <w:rFonts w:cs="Tahoma"/>
            <w:szCs w:val="24"/>
          </w:rPr>
          <w:t>22</w:t>
        </w:r>
      </w:ins>
      <w:del w:id="1116" w:author="Author">
        <w:r w:rsidRPr="0024633A" w:rsidDel="007407C2">
          <w:rPr>
            <w:rFonts w:cs="Tahoma"/>
            <w:szCs w:val="24"/>
          </w:rPr>
          <w:delText>19</w:delText>
        </w:r>
      </w:del>
      <w:r w:rsidR="00A271F6" w:rsidRPr="0024633A">
        <w:rPr>
          <w:rFonts w:cs="Tahoma"/>
          <w:szCs w:val="24"/>
        </w:rPr>
        <w:t xml:space="preserve"> </w:t>
      </w:r>
      <w:r w:rsidR="00F7792B" w:rsidRPr="0024633A">
        <w:rPr>
          <w:rFonts w:cs="Tahoma"/>
          <w:szCs w:val="24"/>
        </w:rPr>
        <w:t xml:space="preserve">Title 24, Part 6, </w:t>
      </w:r>
      <w:r w:rsidR="00A271F6" w:rsidRPr="0024633A">
        <w:rPr>
          <w:rFonts w:cs="Tahoma"/>
          <w:szCs w:val="24"/>
        </w:rPr>
        <w:t>Reference Joint Appendix Section JA7.2</w:t>
      </w:r>
    </w:p>
    <w:p w14:paraId="23AB24FB" w14:textId="2B3C7714" w:rsidR="0061141A" w:rsidRDefault="0061141A" w:rsidP="0061141A">
      <w:pPr>
        <w:pStyle w:val="ListParagraph"/>
        <w:numPr>
          <w:ilvl w:val="0"/>
          <w:numId w:val="29"/>
        </w:numPr>
        <w:spacing w:after="240"/>
        <w:contextualSpacing w:val="0"/>
        <w:rPr>
          <w:ins w:id="1117" w:author="Haider Alhabibi" w:date="2022-01-30T12:16:00Z"/>
          <w:rFonts w:cs="Tahoma"/>
          <w:szCs w:val="24"/>
        </w:rPr>
      </w:pPr>
      <w:ins w:id="1118" w:author="Haider Alhabibi" w:date="2022-01-30T12:16:00Z">
        <w:r w:rsidRPr="0024633A">
          <w:rPr>
            <w:rFonts w:cs="Tahoma"/>
            <w:szCs w:val="24"/>
          </w:rPr>
          <w:t>20</w:t>
        </w:r>
      </w:ins>
      <w:ins w:id="1119" w:author="Armando Ramirez" w:date="2022-02-04T08:07:00Z">
        <w:r w:rsidR="00653A57">
          <w:rPr>
            <w:rFonts w:cs="Tahoma"/>
            <w:szCs w:val="24"/>
          </w:rPr>
          <w:t>22</w:t>
        </w:r>
      </w:ins>
      <w:ins w:id="1120" w:author="Haider Alhabibi" w:date="2022-01-30T12:16:00Z">
        <w:del w:id="1121" w:author="Armando Ramirez" w:date="2022-02-04T08:07:00Z">
          <w:r w:rsidRPr="0024633A" w:rsidDel="00653A57">
            <w:rPr>
              <w:rFonts w:cs="Tahoma"/>
              <w:szCs w:val="24"/>
            </w:rPr>
            <w:delText>19</w:delText>
          </w:r>
        </w:del>
        <w:r w:rsidRPr="0024633A">
          <w:rPr>
            <w:rFonts w:cs="Tahoma"/>
            <w:szCs w:val="24"/>
          </w:rPr>
          <w:t xml:space="preserve"> Title 24, Part 6, Reference </w:t>
        </w:r>
        <w:r>
          <w:rPr>
            <w:rFonts w:cs="Tahoma"/>
            <w:szCs w:val="24"/>
          </w:rPr>
          <w:t>Residential</w:t>
        </w:r>
        <w:r w:rsidRPr="0024633A">
          <w:rPr>
            <w:rFonts w:cs="Tahoma"/>
            <w:szCs w:val="24"/>
          </w:rPr>
          <w:t xml:space="preserve"> Appendix Section </w:t>
        </w:r>
        <w:r>
          <w:rPr>
            <w:rFonts w:cs="Tahoma"/>
            <w:szCs w:val="24"/>
          </w:rPr>
          <w:t>RA2</w:t>
        </w:r>
      </w:ins>
    </w:p>
    <w:p w14:paraId="23A2A341" w14:textId="77777777" w:rsidR="0061141A" w:rsidRPr="00515018" w:rsidRDefault="0061141A" w:rsidP="00EB6D32">
      <w:pPr>
        <w:pStyle w:val="ListParagraph"/>
        <w:rPr>
          <w:ins w:id="1122" w:author="Author"/>
          <w:rFonts w:cs="Tahoma"/>
          <w:szCs w:val="24"/>
        </w:rPr>
      </w:pPr>
    </w:p>
    <w:p w14:paraId="0BE5B4F3" w14:textId="77777777" w:rsidR="00515018" w:rsidRPr="0024633A" w:rsidRDefault="00515018" w:rsidP="00515018">
      <w:pPr>
        <w:pStyle w:val="ListParagraph"/>
        <w:spacing w:after="240"/>
        <w:contextualSpacing w:val="0"/>
        <w:rPr>
          <w:rFonts w:cs="Tahoma"/>
          <w:szCs w:val="24"/>
        </w:rPr>
      </w:pPr>
    </w:p>
    <w:p w14:paraId="69918CD7" w14:textId="77777777" w:rsidR="003020A6" w:rsidRPr="0024633A" w:rsidRDefault="00B277C6" w:rsidP="002632A7">
      <w:pPr>
        <w:rPr>
          <w:rFonts w:cs="Tahoma"/>
        </w:rPr>
        <w:sectPr w:rsidR="003020A6" w:rsidRPr="0024633A">
          <w:headerReference w:type="default" r:id="rId14"/>
          <w:footerReference w:type="default" r:id="rId15"/>
          <w:endnotePr>
            <w:numFmt w:val="decimal"/>
          </w:endnotePr>
          <w:type w:val="continuous"/>
          <w:pgSz w:w="12240" w:h="15840" w:code="1"/>
          <w:pgMar w:top="1440" w:right="1152" w:bottom="1008" w:left="1152" w:header="720" w:footer="720" w:gutter="0"/>
          <w:pgNumType w:start="1"/>
          <w:cols w:space="720"/>
          <w:docGrid w:linePitch="299"/>
        </w:sectPr>
      </w:pPr>
      <w:r w:rsidRPr="0024633A">
        <w:rPr>
          <w:rFonts w:cs="Tahoma"/>
        </w:rPr>
        <w:tab/>
      </w:r>
    </w:p>
    <w:p w14:paraId="0FD50314" w14:textId="77777777" w:rsidR="0088169A" w:rsidRPr="0024633A" w:rsidRDefault="005F47BD" w:rsidP="006F6198">
      <w:pPr>
        <w:pStyle w:val="Heading1"/>
        <w:tabs>
          <w:tab w:val="clear" w:pos="450"/>
        </w:tabs>
        <w:spacing w:after="240"/>
        <w:ind w:left="540" w:hanging="540"/>
        <w:rPr>
          <w:rFonts w:ascii="Tahoma" w:hAnsi="Tahoma" w:cs="Tahoma"/>
        </w:rPr>
      </w:pPr>
      <w:bookmarkStart w:id="1125" w:name="_Toc418094448"/>
      <w:bookmarkStart w:id="1126" w:name="_Toc96009469"/>
      <w:bookmarkEnd w:id="1076"/>
      <w:bookmarkEnd w:id="1077"/>
      <w:r w:rsidRPr="0024633A">
        <w:rPr>
          <w:rFonts w:ascii="Tahoma" w:hAnsi="Tahoma" w:cs="Tahoma"/>
        </w:rPr>
        <w:lastRenderedPageBreak/>
        <w:t>Standardized Data and Electronic Documents</w:t>
      </w:r>
      <w:bookmarkEnd w:id="1125"/>
      <w:bookmarkEnd w:id="1126"/>
    </w:p>
    <w:p w14:paraId="79E3CA1D" w14:textId="77777777" w:rsidR="00D7524C" w:rsidRPr="0024633A" w:rsidRDefault="00991668" w:rsidP="006F6198">
      <w:pPr>
        <w:pStyle w:val="Heading2"/>
        <w:spacing w:after="240"/>
        <w:ind w:left="720" w:hanging="720"/>
        <w:rPr>
          <w:rFonts w:ascii="Tahoma" w:hAnsi="Tahoma" w:cs="Tahoma"/>
          <w:sz w:val="28"/>
        </w:rPr>
      </w:pPr>
      <w:bookmarkStart w:id="1127" w:name="_Ref339554523"/>
      <w:bookmarkStart w:id="1128" w:name="_Ref339554536"/>
      <w:bookmarkStart w:id="1129" w:name="_Ref339554553"/>
      <w:bookmarkStart w:id="1130" w:name="_Toc383772848"/>
      <w:bookmarkStart w:id="1131" w:name="_Toc418094449"/>
      <w:bookmarkStart w:id="1132" w:name="_Toc96009470"/>
      <w:r w:rsidRPr="0024633A">
        <w:rPr>
          <w:rFonts w:ascii="Tahoma" w:hAnsi="Tahoma" w:cs="Tahoma"/>
          <w:sz w:val="28"/>
        </w:rPr>
        <w:t>Overview</w:t>
      </w:r>
      <w:bookmarkEnd w:id="1078"/>
      <w:bookmarkEnd w:id="1079"/>
      <w:bookmarkEnd w:id="1080"/>
      <w:bookmarkEnd w:id="1081"/>
      <w:bookmarkEnd w:id="1082"/>
      <w:bookmarkEnd w:id="1083"/>
      <w:bookmarkEnd w:id="1084"/>
      <w:bookmarkEnd w:id="1085"/>
      <w:bookmarkEnd w:id="1086"/>
      <w:bookmarkEnd w:id="1127"/>
      <w:bookmarkEnd w:id="1128"/>
      <w:bookmarkEnd w:id="1129"/>
      <w:bookmarkEnd w:id="1130"/>
      <w:bookmarkEnd w:id="1131"/>
      <w:bookmarkEnd w:id="1132"/>
    </w:p>
    <w:p w14:paraId="32CDAF0D" w14:textId="4CB78FC0" w:rsidR="006B40F7" w:rsidRPr="0024633A" w:rsidRDefault="006B40F7" w:rsidP="006F6198">
      <w:pPr>
        <w:spacing w:after="240"/>
        <w:rPr>
          <w:rFonts w:cs="Tahoma"/>
        </w:rPr>
      </w:pPr>
      <w:r w:rsidRPr="0024633A">
        <w:rPr>
          <w:rFonts w:cs="Tahoma"/>
        </w:rPr>
        <w:t xml:space="preserve">The </w:t>
      </w:r>
      <w:r w:rsidR="00755B7E" w:rsidRPr="0024633A">
        <w:rPr>
          <w:rFonts w:cs="Tahoma"/>
        </w:rPr>
        <w:t>Building Energy Efficiency Standards (</w:t>
      </w:r>
      <w:r w:rsidR="003672E9" w:rsidRPr="0024633A">
        <w:rPr>
          <w:rFonts w:cs="Tahoma"/>
        </w:rPr>
        <w:t>Energy S</w:t>
      </w:r>
      <w:r w:rsidRPr="0024633A">
        <w:rPr>
          <w:rFonts w:cs="Tahoma"/>
        </w:rPr>
        <w:t>tandards</w:t>
      </w:r>
      <w:r w:rsidR="00755B7E" w:rsidRPr="0024633A">
        <w:rPr>
          <w:rFonts w:cs="Tahoma"/>
        </w:rPr>
        <w:t>)</w:t>
      </w:r>
      <w:r w:rsidRPr="0024633A">
        <w:rPr>
          <w:rFonts w:cs="Tahoma"/>
        </w:rPr>
        <w:t xml:space="preserve"> are administered and enforced utilizing </w:t>
      </w:r>
      <w:r w:rsidR="00BA189C" w:rsidRPr="0024633A">
        <w:rPr>
          <w:rFonts w:cs="Tahoma"/>
        </w:rPr>
        <w:t>c</w:t>
      </w:r>
      <w:r w:rsidRPr="0024633A">
        <w:rPr>
          <w:rFonts w:cs="Tahoma"/>
        </w:rPr>
        <w:t xml:space="preserve">ompliance </w:t>
      </w:r>
      <w:r w:rsidR="00BA189C" w:rsidRPr="0024633A">
        <w:rPr>
          <w:rFonts w:cs="Tahoma"/>
        </w:rPr>
        <w:t>d</w:t>
      </w:r>
      <w:r w:rsidRPr="0024633A">
        <w:rPr>
          <w:rFonts w:cs="Tahoma"/>
        </w:rPr>
        <w:t xml:space="preserve">ocuments specific to each of the </w:t>
      </w:r>
      <w:r w:rsidR="00A50687" w:rsidRPr="0024633A">
        <w:rPr>
          <w:rFonts w:cs="Tahoma"/>
        </w:rPr>
        <w:t>phases</w:t>
      </w:r>
      <w:r w:rsidRPr="0024633A">
        <w:rPr>
          <w:rFonts w:cs="Tahoma"/>
        </w:rPr>
        <w:t xml:space="preserve"> </w:t>
      </w:r>
      <w:r w:rsidR="008A0A62" w:rsidRPr="0024633A">
        <w:rPr>
          <w:rFonts w:cs="Tahoma"/>
        </w:rPr>
        <w:t xml:space="preserve">of </w:t>
      </w:r>
      <w:r w:rsidRPr="0024633A">
        <w:rPr>
          <w:rFonts w:cs="Tahoma"/>
        </w:rPr>
        <w:t>a construction project</w:t>
      </w:r>
      <w:r w:rsidR="00392948" w:rsidRPr="0024633A">
        <w:rPr>
          <w:rFonts w:cs="Tahoma"/>
        </w:rPr>
        <w:t>.</w:t>
      </w:r>
      <w:r w:rsidRPr="0024633A">
        <w:rPr>
          <w:rFonts w:cs="Tahoma"/>
        </w:rPr>
        <w:t xml:space="preserve"> </w:t>
      </w:r>
      <w:r w:rsidR="00392948" w:rsidRPr="0024633A">
        <w:rPr>
          <w:rFonts w:cs="Tahoma"/>
        </w:rPr>
        <w:t xml:space="preserve">The </w:t>
      </w:r>
      <w:r w:rsidR="00A50687" w:rsidRPr="0024633A">
        <w:rPr>
          <w:rFonts w:cs="Tahoma"/>
        </w:rPr>
        <w:t xml:space="preserve">Certificate of </w:t>
      </w:r>
      <w:r w:rsidR="00FC22C6" w:rsidRPr="0024633A">
        <w:rPr>
          <w:rFonts w:cs="Tahoma"/>
        </w:rPr>
        <w:t>Compliance</w:t>
      </w:r>
      <w:r w:rsidR="00A50687" w:rsidRPr="0024633A">
        <w:rPr>
          <w:rFonts w:cs="Tahoma"/>
        </w:rPr>
        <w:t xml:space="preserve"> is applicable to the de</w:t>
      </w:r>
      <w:r w:rsidRPr="0024633A">
        <w:rPr>
          <w:rFonts w:cs="Tahoma"/>
        </w:rPr>
        <w:t>sign</w:t>
      </w:r>
      <w:r w:rsidR="00A50687" w:rsidRPr="0024633A">
        <w:rPr>
          <w:rFonts w:cs="Tahoma"/>
        </w:rPr>
        <w:t xml:space="preserve"> phase of the project and is submitted </w:t>
      </w:r>
      <w:r w:rsidR="00BA189C" w:rsidRPr="0024633A">
        <w:rPr>
          <w:rFonts w:cs="Tahoma"/>
        </w:rPr>
        <w:t xml:space="preserve">to the enforcement agency </w:t>
      </w:r>
      <w:r w:rsidR="00A50687" w:rsidRPr="0024633A">
        <w:rPr>
          <w:rFonts w:cs="Tahoma"/>
        </w:rPr>
        <w:t xml:space="preserve">by the person responsible for the building/system design at the time of application for the building permit. </w:t>
      </w:r>
      <w:r w:rsidR="00392948" w:rsidRPr="0024633A">
        <w:rPr>
          <w:rFonts w:cs="Tahoma"/>
        </w:rPr>
        <w:t xml:space="preserve">The </w:t>
      </w:r>
      <w:r w:rsidR="00A50687" w:rsidRPr="0024633A">
        <w:rPr>
          <w:rFonts w:cs="Tahoma"/>
        </w:rPr>
        <w:t xml:space="preserve">Certificate of Installation is applicable to the </w:t>
      </w:r>
      <w:r w:rsidR="00043A89" w:rsidRPr="0024633A">
        <w:rPr>
          <w:rFonts w:cs="Tahoma"/>
        </w:rPr>
        <w:t>installation</w:t>
      </w:r>
      <w:r w:rsidR="00A50687" w:rsidRPr="0024633A">
        <w:rPr>
          <w:rFonts w:cs="Tahoma"/>
        </w:rPr>
        <w:t>/</w:t>
      </w:r>
      <w:r w:rsidR="00043A89" w:rsidRPr="0024633A">
        <w:rPr>
          <w:rFonts w:cs="Tahoma"/>
        </w:rPr>
        <w:t xml:space="preserve">construction </w:t>
      </w:r>
      <w:r w:rsidR="00A50687" w:rsidRPr="0024633A">
        <w:rPr>
          <w:rFonts w:cs="Tahoma"/>
        </w:rPr>
        <w:t xml:space="preserve">phase of the project and is </w:t>
      </w:r>
      <w:r w:rsidR="00574EDC" w:rsidRPr="0024633A">
        <w:rPr>
          <w:rFonts w:cs="Tahoma"/>
        </w:rPr>
        <w:t>posted or</w:t>
      </w:r>
      <w:r w:rsidR="0094056C" w:rsidRPr="0024633A">
        <w:rPr>
          <w:rFonts w:cs="Tahoma"/>
        </w:rPr>
        <w:t xml:space="preserve"> made available </w:t>
      </w:r>
      <w:r w:rsidR="00BA189C" w:rsidRPr="0024633A">
        <w:rPr>
          <w:rFonts w:cs="Tahoma"/>
        </w:rPr>
        <w:t>to the enforcement agency</w:t>
      </w:r>
      <w:r w:rsidR="00A50687" w:rsidRPr="0024633A">
        <w:rPr>
          <w:rFonts w:cs="Tahoma"/>
        </w:rPr>
        <w:t xml:space="preserve"> by the person responsible for the </w:t>
      </w:r>
      <w:r w:rsidR="00043A89" w:rsidRPr="0024633A">
        <w:rPr>
          <w:rFonts w:cs="Tahoma"/>
        </w:rPr>
        <w:t>installation/</w:t>
      </w:r>
      <w:r w:rsidR="00A50687" w:rsidRPr="0024633A">
        <w:rPr>
          <w:rFonts w:cs="Tahoma"/>
        </w:rPr>
        <w:t xml:space="preserve">construction after the </w:t>
      </w:r>
      <w:r w:rsidR="00564316" w:rsidRPr="0024633A">
        <w:rPr>
          <w:rFonts w:cs="Tahoma"/>
        </w:rPr>
        <w:t xml:space="preserve">installation/construction </w:t>
      </w:r>
      <w:r w:rsidR="00FC22C6" w:rsidRPr="0024633A">
        <w:rPr>
          <w:rFonts w:cs="Tahoma"/>
        </w:rPr>
        <w:t>has been</w:t>
      </w:r>
      <w:r w:rsidR="00A50687" w:rsidRPr="0024633A">
        <w:rPr>
          <w:rFonts w:cs="Tahoma"/>
        </w:rPr>
        <w:t xml:space="preserve"> completed. The Certificate of Verification is applicable to the HERS </w:t>
      </w:r>
      <w:r w:rsidR="00BA189C" w:rsidRPr="0024633A">
        <w:rPr>
          <w:rFonts w:cs="Tahoma"/>
        </w:rPr>
        <w:t>v</w:t>
      </w:r>
      <w:r w:rsidR="00A50687" w:rsidRPr="0024633A">
        <w:rPr>
          <w:rFonts w:cs="Tahoma"/>
        </w:rPr>
        <w:t xml:space="preserve">erification phase of the project and is </w:t>
      </w:r>
      <w:r w:rsidR="00574EDC" w:rsidRPr="0024633A">
        <w:rPr>
          <w:rFonts w:cs="Tahoma"/>
        </w:rPr>
        <w:t>posted or</w:t>
      </w:r>
      <w:r w:rsidR="0094056C" w:rsidRPr="0024633A">
        <w:rPr>
          <w:rFonts w:cs="Tahoma"/>
        </w:rPr>
        <w:t xml:space="preserve"> made available</w:t>
      </w:r>
      <w:r w:rsidR="0094056C" w:rsidRPr="0024633A" w:rsidDel="0094056C">
        <w:rPr>
          <w:rFonts w:cs="Tahoma"/>
        </w:rPr>
        <w:t xml:space="preserve"> </w:t>
      </w:r>
      <w:r w:rsidR="00BA189C" w:rsidRPr="0024633A">
        <w:rPr>
          <w:rFonts w:cs="Tahoma"/>
        </w:rPr>
        <w:t>to the enforcement agency</w:t>
      </w:r>
      <w:r w:rsidR="00A50687" w:rsidRPr="0024633A">
        <w:rPr>
          <w:rFonts w:cs="Tahoma"/>
        </w:rPr>
        <w:t xml:space="preserve"> by the HERS Rater who performed the verification services.</w:t>
      </w:r>
      <w:r w:rsidR="00E958A5" w:rsidRPr="0024633A">
        <w:rPr>
          <w:rFonts w:cs="Tahoma"/>
        </w:rPr>
        <w:t xml:space="preserve"> </w:t>
      </w:r>
      <w:r w:rsidR="0094056C" w:rsidRPr="0024633A">
        <w:rPr>
          <w:rFonts w:cs="Tahoma"/>
        </w:rPr>
        <w:t xml:space="preserve">The Certificate of Acceptance is applicable to the acceptance testing phase of a nonresidential project and is </w:t>
      </w:r>
      <w:r w:rsidR="00574EDC" w:rsidRPr="0024633A">
        <w:rPr>
          <w:rFonts w:cs="Tahoma"/>
        </w:rPr>
        <w:t>posted or</w:t>
      </w:r>
      <w:r w:rsidR="0094056C" w:rsidRPr="0024633A">
        <w:rPr>
          <w:rFonts w:cs="Tahoma"/>
        </w:rPr>
        <w:t xml:space="preserve"> made available to the enforcement agency by the Acceptance Test Technician who performed the acceptance test.</w:t>
      </w:r>
    </w:p>
    <w:p w14:paraId="17C14A96" w14:textId="7A7CFEA9" w:rsidR="00FC22C6" w:rsidRPr="0024633A" w:rsidRDefault="008A0A62" w:rsidP="006F6198">
      <w:pPr>
        <w:spacing w:after="240"/>
        <w:rPr>
          <w:rFonts w:cs="Tahoma"/>
        </w:rPr>
      </w:pPr>
      <w:r w:rsidRPr="0024633A">
        <w:rPr>
          <w:rFonts w:cs="Tahoma"/>
        </w:rPr>
        <w:t>T</w:t>
      </w:r>
      <w:r w:rsidR="00F66A17" w:rsidRPr="0024633A">
        <w:rPr>
          <w:rFonts w:cs="Tahoma"/>
        </w:rPr>
        <w:t>o standardize the documents created by multiple</w:t>
      </w:r>
      <w:r w:rsidR="00EB056A" w:rsidRPr="0024633A">
        <w:rPr>
          <w:rFonts w:cs="Tahoma"/>
        </w:rPr>
        <w:t xml:space="preserve"> </w:t>
      </w:r>
      <w:r w:rsidR="00D92CB2" w:rsidRPr="0024633A">
        <w:rPr>
          <w:rFonts w:cs="Tahoma"/>
        </w:rPr>
        <w:t>D</w:t>
      </w:r>
      <w:r w:rsidR="00EB056A" w:rsidRPr="0024633A">
        <w:rPr>
          <w:rFonts w:cs="Tahoma"/>
        </w:rPr>
        <w:t>ata</w:t>
      </w:r>
      <w:r w:rsidR="00F66A17" w:rsidRPr="0024633A">
        <w:rPr>
          <w:rFonts w:cs="Tahoma"/>
        </w:rPr>
        <w:t xml:space="preserve"> </w:t>
      </w:r>
      <w:r w:rsidR="00D92CB2" w:rsidRPr="0024633A">
        <w:rPr>
          <w:rFonts w:cs="Tahoma"/>
        </w:rPr>
        <w:t>R</w:t>
      </w:r>
      <w:r w:rsidR="00EB056A" w:rsidRPr="0024633A">
        <w:rPr>
          <w:rFonts w:cs="Tahoma"/>
        </w:rPr>
        <w:t xml:space="preserve">egistries </w:t>
      </w:r>
      <w:r w:rsidR="00F66A17" w:rsidRPr="0024633A">
        <w:rPr>
          <w:rFonts w:cs="Tahoma"/>
        </w:rPr>
        <w:t xml:space="preserve">and multiple </w:t>
      </w:r>
      <w:r w:rsidRPr="0024633A">
        <w:rPr>
          <w:rFonts w:cs="Tahoma"/>
        </w:rPr>
        <w:t xml:space="preserve">compliance software </w:t>
      </w:r>
      <w:r w:rsidR="00F66A17" w:rsidRPr="0024633A">
        <w:rPr>
          <w:rFonts w:cs="Tahoma"/>
        </w:rPr>
        <w:t xml:space="preserve">tools, the </w:t>
      </w:r>
      <w:r w:rsidR="00507E8E" w:rsidRPr="0024633A">
        <w:rPr>
          <w:rFonts w:cs="Tahoma"/>
        </w:rPr>
        <w:t>20</w:t>
      </w:r>
      <w:ins w:id="1133" w:author="Author">
        <w:r w:rsidR="007407C2">
          <w:rPr>
            <w:rFonts w:cs="Tahoma"/>
          </w:rPr>
          <w:t>22</w:t>
        </w:r>
      </w:ins>
      <w:del w:id="1134" w:author="Author">
        <w:r w:rsidR="00507E8E" w:rsidRPr="0024633A" w:rsidDel="007407C2">
          <w:rPr>
            <w:rFonts w:cs="Tahoma"/>
          </w:rPr>
          <w:delText>19</w:delText>
        </w:r>
      </w:del>
      <w:r w:rsidR="00F66A17" w:rsidRPr="0024633A">
        <w:rPr>
          <w:rFonts w:cs="Tahoma"/>
        </w:rPr>
        <w:t xml:space="preserve"> </w:t>
      </w:r>
      <w:r w:rsidR="003672E9" w:rsidRPr="0024633A">
        <w:rPr>
          <w:rFonts w:cs="Tahoma"/>
        </w:rPr>
        <w:t xml:space="preserve">Energy </w:t>
      </w:r>
      <w:r w:rsidR="00F66A17" w:rsidRPr="0024633A">
        <w:rPr>
          <w:rFonts w:cs="Tahoma"/>
        </w:rPr>
        <w:t>Standards specif</w:t>
      </w:r>
      <w:r w:rsidR="00705F30" w:rsidRPr="0024633A">
        <w:rPr>
          <w:rFonts w:cs="Tahoma"/>
        </w:rPr>
        <w:t>y</w:t>
      </w:r>
      <w:r w:rsidR="00F66A17" w:rsidRPr="0024633A">
        <w:rPr>
          <w:rFonts w:cs="Tahoma"/>
        </w:rPr>
        <w:t xml:space="preserve"> use of standardized schemas for each of the </w:t>
      </w:r>
      <w:r w:rsidRPr="0024633A">
        <w:rPr>
          <w:rFonts w:cs="Tahoma"/>
        </w:rPr>
        <w:t>compliance documents</w:t>
      </w:r>
      <w:r w:rsidR="00F66A17" w:rsidRPr="0024633A">
        <w:rPr>
          <w:rFonts w:cs="Tahoma"/>
        </w:rPr>
        <w:t xml:space="preserve">, and require that </w:t>
      </w:r>
      <w:r w:rsidR="00641510" w:rsidRPr="0024633A">
        <w:rPr>
          <w:rFonts w:cs="Tahoma"/>
        </w:rPr>
        <w:t>documentation created by permit applicants</w:t>
      </w:r>
      <w:r w:rsidR="00594B57" w:rsidRPr="0024633A">
        <w:rPr>
          <w:rFonts w:cs="Tahoma"/>
        </w:rPr>
        <w:t>, building designers, building construction contractors, and HERS Raters</w:t>
      </w:r>
      <w:r w:rsidR="00641510" w:rsidRPr="0024633A">
        <w:rPr>
          <w:rFonts w:cs="Tahoma"/>
        </w:rPr>
        <w:t xml:space="preserve"> shall be registered by a Data Registry approved by the </w:t>
      </w:r>
      <w:r w:rsidR="00142A4A" w:rsidRPr="0024633A">
        <w:rPr>
          <w:rFonts w:cs="Tahoma"/>
        </w:rPr>
        <w:t xml:space="preserve">Energy </w:t>
      </w:r>
      <w:r w:rsidR="00641510" w:rsidRPr="0024633A">
        <w:rPr>
          <w:rFonts w:cs="Tahoma"/>
        </w:rPr>
        <w:t>Commission prior to submittal</w:t>
      </w:r>
      <w:r w:rsidR="00FC22C6" w:rsidRPr="0024633A">
        <w:rPr>
          <w:rFonts w:cs="Tahoma"/>
        </w:rPr>
        <w:t xml:space="preserve"> of the documents</w:t>
      </w:r>
      <w:r w:rsidR="00641510" w:rsidRPr="0024633A">
        <w:rPr>
          <w:rFonts w:cs="Tahoma"/>
        </w:rPr>
        <w:t xml:space="preserve"> to the </w:t>
      </w:r>
      <w:r w:rsidR="00705F30" w:rsidRPr="0024633A">
        <w:rPr>
          <w:rFonts w:cs="Tahoma"/>
        </w:rPr>
        <w:t>enforcement agency</w:t>
      </w:r>
      <w:r w:rsidR="00641510" w:rsidRPr="0024633A">
        <w:rPr>
          <w:rFonts w:cs="Tahoma"/>
        </w:rPr>
        <w:t>.</w:t>
      </w:r>
      <w:r w:rsidR="00E958A5" w:rsidRPr="0024633A">
        <w:rPr>
          <w:rFonts w:cs="Tahoma"/>
        </w:rPr>
        <w:t xml:space="preserve"> </w:t>
      </w:r>
      <w:r w:rsidR="007A1633" w:rsidRPr="0024633A">
        <w:rPr>
          <w:rFonts w:cs="Tahoma"/>
        </w:rPr>
        <w:t>Adobe Acrobat Portable Document Format (</w:t>
      </w:r>
      <w:r w:rsidR="00101540" w:rsidRPr="0024633A">
        <w:rPr>
          <w:rFonts w:cs="Tahoma"/>
        </w:rPr>
        <w:t>PDF</w:t>
      </w:r>
      <w:r w:rsidR="007A1633" w:rsidRPr="0024633A">
        <w:rPr>
          <w:rFonts w:cs="Tahoma"/>
        </w:rPr>
        <w:t>)</w:t>
      </w:r>
      <w:r w:rsidR="00FC22C6" w:rsidRPr="0024633A">
        <w:rPr>
          <w:rFonts w:cs="Tahoma"/>
        </w:rPr>
        <w:t xml:space="preserve"> format compliance documents are produced by a single</w:t>
      </w:r>
      <w:r w:rsidR="002257AE" w:rsidRPr="0024633A">
        <w:rPr>
          <w:rFonts w:cs="Tahoma"/>
        </w:rPr>
        <w:t>-</w:t>
      </w:r>
      <w:r w:rsidR="00FC22C6" w:rsidRPr="0024633A">
        <w:rPr>
          <w:rFonts w:cs="Tahoma"/>
        </w:rPr>
        <w:t xml:space="preserve">point web service maintained by the Energy Commission referred to as the Compliance Report Generator </w:t>
      </w:r>
      <w:r w:rsidR="00FC22C6" w:rsidRPr="0024633A">
        <w:rPr>
          <w:rFonts w:cs="Tahoma"/>
          <w:color w:val="auto"/>
        </w:rPr>
        <w:t>(also called Report Generator or RG)</w:t>
      </w:r>
      <w:r w:rsidR="00FC22C6" w:rsidRPr="0024633A">
        <w:rPr>
          <w:rFonts w:cs="Tahoma"/>
        </w:rPr>
        <w:t>.</w:t>
      </w:r>
      <w:r w:rsidR="00E958A5" w:rsidRPr="0024633A">
        <w:rPr>
          <w:rFonts w:cs="Tahoma"/>
        </w:rPr>
        <w:t xml:space="preserve"> </w:t>
      </w:r>
      <w:r w:rsidR="00FC22C6" w:rsidRPr="0024633A">
        <w:rPr>
          <w:rFonts w:cs="Tahoma"/>
        </w:rPr>
        <w:t xml:space="preserve">The RG enforces compliance with the standardized schemas for each of the compliance documents as part of the </w:t>
      </w:r>
      <w:r w:rsidR="00705F30" w:rsidRPr="0024633A">
        <w:rPr>
          <w:rFonts w:cs="Tahoma"/>
        </w:rPr>
        <w:t xml:space="preserve">document registration </w:t>
      </w:r>
      <w:r w:rsidR="00FC22C6" w:rsidRPr="0024633A">
        <w:rPr>
          <w:rFonts w:cs="Tahoma"/>
        </w:rPr>
        <w:t>process.</w:t>
      </w:r>
    </w:p>
    <w:p w14:paraId="6D570D31" w14:textId="1A90DB31" w:rsidR="00D30E98" w:rsidRPr="0024633A" w:rsidRDefault="00D30E98" w:rsidP="006F6198">
      <w:pPr>
        <w:spacing w:after="240"/>
        <w:rPr>
          <w:rFonts w:cs="Tahoma"/>
        </w:rPr>
      </w:pPr>
      <w:r w:rsidRPr="0024633A">
        <w:rPr>
          <w:rFonts w:cs="Tahoma"/>
        </w:rPr>
        <w:t xml:space="preserve">Note: </w:t>
      </w:r>
      <w:r w:rsidR="00A777D3" w:rsidRPr="0024633A">
        <w:rPr>
          <w:rFonts w:cs="Tahoma"/>
        </w:rPr>
        <w:t>T</w:t>
      </w:r>
      <w:r w:rsidRPr="0024633A">
        <w:rPr>
          <w:rFonts w:cs="Tahoma"/>
        </w:rPr>
        <w:t xml:space="preserve">he requirement for registration of nonresidential compliance documents is contingent upon approval of nonresidential </w:t>
      </w:r>
      <w:r w:rsidR="00292947" w:rsidRPr="0024633A">
        <w:rPr>
          <w:rFonts w:cs="Tahoma"/>
        </w:rPr>
        <w:t>D</w:t>
      </w:r>
      <w:r w:rsidRPr="0024633A">
        <w:rPr>
          <w:rFonts w:cs="Tahoma"/>
        </w:rPr>
        <w:t xml:space="preserve">ata </w:t>
      </w:r>
      <w:r w:rsidR="00292947" w:rsidRPr="0024633A">
        <w:rPr>
          <w:rFonts w:cs="Tahoma"/>
        </w:rPr>
        <w:t>R</w:t>
      </w:r>
      <w:r w:rsidRPr="0024633A">
        <w:rPr>
          <w:rFonts w:cs="Tahoma"/>
        </w:rPr>
        <w:t xml:space="preserve">egistry(s) by the Energy Commission as specified by </w:t>
      </w:r>
      <w:r w:rsidR="004056FD" w:rsidRPr="0024633A">
        <w:rPr>
          <w:rFonts w:cs="Tahoma"/>
        </w:rPr>
        <w:t xml:space="preserve">Energy </w:t>
      </w:r>
      <w:r w:rsidRPr="0024633A">
        <w:rPr>
          <w:rFonts w:cs="Tahoma"/>
        </w:rPr>
        <w:t>Standards Section 10-103.</w:t>
      </w:r>
    </w:p>
    <w:p w14:paraId="3FA2138D" w14:textId="77777777" w:rsidR="00D7524C" w:rsidRPr="0024633A" w:rsidRDefault="00F01791" w:rsidP="006F6198">
      <w:pPr>
        <w:pStyle w:val="Heading2"/>
        <w:spacing w:after="240"/>
        <w:ind w:left="720" w:hanging="720"/>
        <w:rPr>
          <w:rFonts w:ascii="Tahoma" w:hAnsi="Tahoma" w:cs="Tahoma"/>
          <w:sz w:val="28"/>
          <w:szCs w:val="28"/>
        </w:rPr>
      </w:pPr>
      <w:bookmarkStart w:id="1135" w:name="_Toc418094450"/>
      <w:bookmarkStart w:id="1136" w:name="_Toc96009471"/>
      <w:r w:rsidRPr="0024633A">
        <w:rPr>
          <w:rFonts w:ascii="Tahoma" w:hAnsi="Tahoma" w:cs="Tahoma"/>
          <w:sz w:val="28"/>
          <w:szCs w:val="28"/>
        </w:rPr>
        <w:t>Report Generator</w:t>
      </w:r>
      <w:r w:rsidR="00753054" w:rsidRPr="0024633A">
        <w:rPr>
          <w:rFonts w:ascii="Tahoma" w:hAnsi="Tahoma" w:cs="Tahoma"/>
          <w:sz w:val="28"/>
          <w:szCs w:val="28"/>
        </w:rPr>
        <w:t xml:space="preserve"> (RG)</w:t>
      </w:r>
      <w:r w:rsidRPr="0024633A">
        <w:rPr>
          <w:rFonts w:ascii="Tahoma" w:hAnsi="Tahoma" w:cs="Tahoma"/>
          <w:sz w:val="28"/>
          <w:szCs w:val="28"/>
        </w:rPr>
        <w:t xml:space="preserve"> Web Service</w:t>
      </w:r>
      <w:bookmarkEnd w:id="1135"/>
      <w:bookmarkEnd w:id="1136"/>
    </w:p>
    <w:p w14:paraId="47D4E0B6" w14:textId="11C341D5" w:rsidR="00FA41FD" w:rsidRPr="0024633A" w:rsidRDefault="00FA41FD" w:rsidP="006F6198">
      <w:pPr>
        <w:spacing w:after="240"/>
        <w:rPr>
          <w:rFonts w:cs="Tahoma"/>
          <w:color w:val="auto"/>
          <w:szCs w:val="24"/>
        </w:rPr>
      </w:pPr>
      <w:r w:rsidRPr="0024633A">
        <w:rPr>
          <w:rFonts w:cs="Tahoma"/>
          <w:color w:val="auto"/>
          <w:szCs w:val="24"/>
        </w:rPr>
        <w:t xml:space="preserve">The </w:t>
      </w:r>
      <w:r w:rsidR="00564316" w:rsidRPr="0024633A">
        <w:rPr>
          <w:rFonts w:cs="Tahoma"/>
          <w:color w:val="auto"/>
          <w:szCs w:val="24"/>
        </w:rPr>
        <w:t>RG</w:t>
      </w:r>
      <w:r w:rsidRPr="0024633A">
        <w:rPr>
          <w:rFonts w:cs="Tahoma"/>
          <w:color w:val="auto"/>
          <w:szCs w:val="24"/>
        </w:rPr>
        <w:t xml:space="preserve"> receives standardized document data exchange files from</w:t>
      </w:r>
      <w:r w:rsidR="009F0FB5" w:rsidRPr="0024633A">
        <w:rPr>
          <w:rFonts w:cs="Tahoma"/>
          <w:color w:val="auto"/>
          <w:szCs w:val="24"/>
        </w:rPr>
        <w:t xml:space="preserve"> Energy</w:t>
      </w:r>
      <w:r w:rsidRPr="0024633A">
        <w:rPr>
          <w:rFonts w:cs="Tahoma"/>
          <w:color w:val="auto"/>
          <w:szCs w:val="24"/>
        </w:rPr>
        <w:t xml:space="preserve"> </w:t>
      </w:r>
      <w:r w:rsidR="00705F30" w:rsidRPr="0024633A">
        <w:rPr>
          <w:rFonts w:cs="Tahoma"/>
          <w:color w:val="auto"/>
          <w:szCs w:val="24"/>
        </w:rPr>
        <w:t xml:space="preserve">Commission-approved </w:t>
      </w:r>
      <w:r w:rsidRPr="0024633A">
        <w:rPr>
          <w:rFonts w:cs="Tahoma"/>
          <w:color w:val="auto"/>
          <w:szCs w:val="24"/>
        </w:rPr>
        <w:t xml:space="preserve">software applications </w:t>
      </w:r>
      <w:r w:rsidR="00D708D7" w:rsidRPr="0024633A">
        <w:rPr>
          <w:rFonts w:cs="Tahoma"/>
          <w:color w:val="auto"/>
          <w:szCs w:val="24"/>
        </w:rPr>
        <w:t xml:space="preserve">and Data </w:t>
      </w:r>
      <w:r w:rsidR="006F6198" w:rsidRPr="0024633A">
        <w:rPr>
          <w:rFonts w:cs="Tahoma"/>
          <w:color w:val="auto"/>
          <w:szCs w:val="24"/>
        </w:rPr>
        <w:t>Registries and</w:t>
      </w:r>
      <w:r w:rsidRPr="0024633A">
        <w:rPr>
          <w:rFonts w:cs="Tahoma"/>
          <w:color w:val="auto"/>
          <w:szCs w:val="24"/>
        </w:rPr>
        <w:t xml:space="preserve"> produces the document registration </w:t>
      </w:r>
      <w:r w:rsidRPr="0024633A">
        <w:rPr>
          <w:rFonts w:cs="Tahoma"/>
          <w:color w:val="auto"/>
          <w:szCs w:val="24"/>
        </w:rPr>
        <w:lastRenderedPageBreak/>
        <w:t xml:space="preserve">package required to complete </w:t>
      </w:r>
      <w:r w:rsidR="00AD5591" w:rsidRPr="0024633A">
        <w:rPr>
          <w:rFonts w:cs="Tahoma"/>
          <w:color w:val="auto"/>
          <w:szCs w:val="24"/>
        </w:rPr>
        <w:t xml:space="preserve">the </w:t>
      </w:r>
      <w:r w:rsidRPr="0024633A">
        <w:rPr>
          <w:rFonts w:cs="Tahoma"/>
          <w:color w:val="auto"/>
          <w:szCs w:val="24"/>
        </w:rPr>
        <w:t>regist</w:t>
      </w:r>
      <w:r w:rsidR="00AD5591" w:rsidRPr="0024633A">
        <w:rPr>
          <w:rFonts w:cs="Tahoma"/>
          <w:color w:val="auto"/>
          <w:szCs w:val="24"/>
        </w:rPr>
        <w:t>ration of</w:t>
      </w:r>
      <w:r w:rsidRPr="0024633A">
        <w:rPr>
          <w:rFonts w:cs="Tahoma"/>
          <w:color w:val="auto"/>
          <w:szCs w:val="24"/>
        </w:rPr>
        <w:t xml:space="preserve"> compliance documents in </w:t>
      </w:r>
      <w:r w:rsidR="00D92CB2" w:rsidRPr="0024633A">
        <w:rPr>
          <w:rFonts w:cs="Tahoma"/>
          <w:color w:val="auto"/>
          <w:szCs w:val="24"/>
        </w:rPr>
        <w:t>D</w:t>
      </w:r>
      <w:r w:rsidRPr="0024633A">
        <w:rPr>
          <w:rFonts w:cs="Tahoma"/>
          <w:color w:val="auto"/>
          <w:szCs w:val="24"/>
        </w:rPr>
        <w:t xml:space="preserve">ata </w:t>
      </w:r>
      <w:r w:rsidR="00D92CB2" w:rsidRPr="0024633A">
        <w:rPr>
          <w:rFonts w:cs="Tahoma"/>
          <w:color w:val="auto"/>
          <w:szCs w:val="24"/>
        </w:rPr>
        <w:t>R</w:t>
      </w:r>
      <w:r w:rsidRPr="0024633A">
        <w:rPr>
          <w:rFonts w:cs="Tahoma"/>
          <w:color w:val="auto"/>
          <w:szCs w:val="24"/>
        </w:rPr>
        <w:t>egistries.</w:t>
      </w:r>
      <w:r w:rsidR="00E958A5" w:rsidRPr="0024633A">
        <w:rPr>
          <w:rFonts w:cs="Tahoma"/>
          <w:color w:val="auto"/>
          <w:szCs w:val="24"/>
        </w:rPr>
        <w:t xml:space="preserve"> </w:t>
      </w:r>
      <w:r w:rsidRPr="0024633A">
        <w:rPr>
          <w:rFonts w:cs="Tahoma"/>
          <w:color w:val="auto"/>
          <w:szCs w:val="24"/>
        </w:rPr>
        <w:t>The RG provides standardized reporting</w:t>
      </w:r>
      <w:r w:rsidR="002257AE" w:rsidRPr="0024633A">
        <w:rPr>
          <w:rFonts w:cs="Tahoma"/>
          <w:color w:val="auto"/>
          <w:szCs w:val="24"/>
        </w:rPr>
        <w:t xml:space="preserve"> services</w:t>
      </w:r>
      <w:r w:rsidRPr="0024633A">
        <w:rPr>
          <w:rFonts w:cs="Tahoma"/>
          <w:color w:val="auto"/>
          <w:szCs w:val="24"/>
        </w:rPr>
        <w:t xml:space="preserve"> for the following:</w:t>
      </w:r>
    </w:p>
    <w:p w14:paraId="4CBD93D0" w14:textId="77777777" w:rsidR="005138F6" w:rsidRPr="0024633A" w:rsidRDefault="00114E79" w:rsidP="006F6198">
      <w:pPr>
        <w:pStyle w:val="ListParagraph"/>
        <w:numPr>
          <w:ilvl w:val="0"/>
          <w:numId w:val="24"/>
        </w:numPr>
        <w:spacing w:after="240"/>
        <w:ind w:left="720"/>
        <w:contextualSpacing w:val="0"/>
        <w:rPr>
          <w:rFonts w:cs="Tahoma"/>
          <w:szCs w:val="24"/>
        </w:rPr>
      </w:pPr>
      <w:r w:rsidRPr="0024633A">
        <w:rPr>
          <w:rFonts w:cs="Tahoma"/>
          <w:szCs w:val="24"/>
        </w:rPr>
        <w:t>California Building Energy Code Compliance (</w:t>
      </w:r>
      <w:r w:rsidR="00FA41FD" w:rsidRPr="0024633A">
        <w:rPr>
          <w:rFonts w:cs="Tahoma"/>
          <w:szCs w:val="24"/>
        </w:rPr>
        <w:t>CBECC</w:t>
      </w:r>
      <w:r w:rsidRPr="0024633A">
        <w:rPr>
          <w:rFonts w:cs="Tahoma"/>
          <w:szCs w:val="24"/>
        </w:rPr>
        <w:t>)</w:t>
      </w:r>
      <w:r w:rsidR="00FA41FD" w:rsidRPr="0024633A">
        <w:rPr>
          <w:rFonts w:cs="Tahoma"/>
          <w:szCs w:val="24"/>
        </w:rPr>
        <w:t xml:space="preserve"> Residential </w:t>
      </w:r>
      <w:r w:rsidR="00D708D7" w:rsidRPr="0024633A">
        <w:rPr>
          <w:rFonts w:cs="Tahoma"/>
          <w:szCs w:val="24"/>
        </w:rPr>
        <w:t xml:space="preserve">(CBECC-Res) </w:t>
      </w:r>
      <w:r w:rsidR="00FA41FD" w:rsidRPr="0024633A">
        <w:rPr>
          <w:rFonts w:cs="Tahoma"/>
          <w:szCs w:val="24"/>
        </w:rPr>
        <w:t>compliance software and all third</w:t>
      </w:r>
      <w:r w:rsidR="00C31363" w:rsidRPr="0024633A">
        <w:rPr>
          <w:rFonts w:cs="Tahoma"/>
          <w:szCs w:val="24"/>
        </w:rPr>
        <w:t>-</w:t>
      </w:r>
      <w:r w:rsidR="00FA41FD" w:rsidRPr="0024633A">
        <w:rPr>
          <w:rFonts w:cs="Tahoma"/>
          <w:szCs w:val="24"/>
        </w:rPr>
        <w:t>party vendor users of CBECC</w:t>
      </w:r>
      <w:r w:rsidR="00C31363" w:rsidRPr="0024633A">
        <w:rPr>
          <w:rFonts w:cs="Tahoma"/>
          <w:szCs w:val="24"/>
        </w:rPr>
        <w:t>-</w:t>
      </w:r>
      <w:r w:rsidR="00FA41FD" w:rsidRPr="0024633A">
        <w:rPr>
          <w:rFonts w:cs="Tahoma"/>
          <w:szCs w:val="24"/>
        </w:rPr>
        <w:t>Res.</w:t>
      </w:r>
    </w:p>
    <w:p w14:paraId="1FDC6968" w14:textId="388005C1" w:rsidR="005138F6" w:rsidRPr="0024633A" w:rsidRDefault="00FA41FD" w:rsidP="006F6198">
      <w:pPr>
        <w:pStyle w:val="ListParagraph"/>
        <w:numPr>
          <w:ilvl w:val="0"/>
          <w:numId w:val="24"/>
        </w:numPr>
        <w:spacing w:after="240"/>
        <w:ind w:left="720"/>
        <w:contextualSpacing w:val="0"/>
        <w:rPr>
          <w:rFonts w:cs="Tahoma"/>
          <w:szCs w:val="24"/>
        </w:rPr>
      </w:pPr>
      <w:r w:rsidRPr="0024633A">
        <w:rPr>
          <w:rFonts w:cs="Tahoma"/>
          <w:szCs w:val="24"/>
        </w:rPr>
        <w:t xml:space="preserve">CBECC Nonresidential </w:t>
      </w:r>
      <w:ins w:id="1137" w:author="Author">
        <w:r w:rsidR="00B75399">
          <w:rPr>
            <w:rFonts w:cs="Tahoma"/>
            <w:szCs w:val="24"/>
          </w:rPr>
          <w:t xml:space="preserve">and Multifamily </w:t>
        </w:r>
      </w:ins>
      <w:r w:rsidR="00D708D7" w:rsidRPr="0024633A">
        <w:rPr>
          <w:rFonts w:cs="Tahoma"/>
          <w:szCs w:val="24"/>
        </w:rPr>
        <w:t>(CBECC</w:t>
      </w:r>
      <w:del w:id="1138" w:author="Author">
        <w:r w:rsidR="00D708D7" w:rsidRPr="0024633A" w:rsidDel="00B75399">
          <w:rPr>
            <w:rFonts w:cs="Tahoma"/>
            <w:szCs w:val="24"/>
          </w:rPr>
          <w:delText>-Com</w:delText>
        </w:r>
      </w:del>
      <w:r w:rsidR="00D708D7" w:rsidRPr="0024633A">
        <w:rPr>
          <w:rFonts w:cs="Tahoma"/>
          <w:szCs w:val="24"/>
        </w:rPr>
        <w:t xml:space="preserve">) </w:t>
      </w:r>
      <w:r w:rsidRPr="0024633A">
        <w:rPr>
          <w:rFonts w:cs="Tahoma"/>
          <w:szCs w:val="24"/>
        </w:rPr>
        <w:t>compliance software and all third</w:t>
      </w:r>
      <w:r w:rsidR="00C31363" w:rsidRPr="0024633A">
        <w:rPr>
          <w:rFonts w:cs="Tahoma"/>
          <w:szCs w:val="24"/>
        </w:rPr>
        <w:t>-</w:t>
      </w:r>
      <w:r w:rsidRPr="0024633A">
        <w:rPr>
          <w:rFonts w:cs="Tahoma"/>
          <w:szCs w:val="24"/>
        </w:rPr>
        <w:t>party vendor users of CBECC</w:t>
      </w:r>
      <w:del w:id="1139" w:author="Author">
        <w:r w:rsidR="00C31363" w:rsidRPr="0024633A" w:rsidDel="00B75399">
          <w:rPr>
            <w:rFonts w:cs="Tahoma"/>
            <w:szCs w:val="24"/>
          </w:rPr>
          <w:delText>-</w:delText>
        </w:r>
        <w:r w:rsidRPr="0024633A" w:rsidDel="00B75399">
          <w:rPr>
            <w:rFonts w:cs="Tahoma"/>
            <w:szCs w:val="24"/>
          </w:rPr>
          <w:delText>Com</w:delText>
        </w:r>
      </w:del>
      <w:r w:rsidRPr="0024633A">
        <w:rPr>
          <w:rFonts w:cs="Tahoma"/>
          <w:szCs w:val="24"/>
        </w:rPr>
        <w:t>.</w:t>
      </w:r>
    </w:p>
    <w:p w14:paraId="65C48243" w14:textId="77777777" w:rsidR="005138F6" w:rsidRPr="0024633A" w:rsidRDefault="00FA41FD" w:rsidP="006F6198">
      <w:pPr>
        <w:pStyle w:val="ListParagraph"/>
        <w:numPr>
          <w:ilvl w:val="0"/>
          <w:numId w:val="24"/>
        </w:numPr>
        <w:spacing w:after="240"/>
        <w:ind w:left="720"/>
        <w:contextualSpacing w:val="0"/>
        <w:rPr>
          <w:rFonts w:cs="Tahoma"/>
          <w:szCs w:val="24"/>
        </w:rPr>
      </w:pPr>
      <w:r w:rsidRPr="0024633A">
        <w:rPr>
          <w:rFonts w:cs="Tahoma"/>
          <w:szCs w:val="24"/>
        </w:rPr>
        <w:t xml:space="preserve">Residential Data Registry compliance document registration software operated by </w:t>
      </w:r>
      <w:r w:rsidR="00C31363" w:rsidRPr="0024633A">
        <w:rPr>
          <w:rFonts w:cs="Tahoma"/>
          <w:szCs w:val="24"/>
        </w:rPr>
        <w:t>R</w:t>
      </w:r>
      <w:r w:rsidR="00C02E5C" w:rsidRPr="0024633A">
        <w:rPr>
          <w:rFonts w:cs="Tahoma"/>
          <w:szCs w:val="24"/>
        </w:rPr>
        <w:t xml:space="preserve">esidential </w:t>
      </w:r>
      <w:r w:rsidRPr="0024633A">
        <w:rPr>
          <w:rFonts w:cs="Tahoma"/>
          <w:szCs w:val="24"/>
        </w:rPr>
        <w:t>Registration Providers that are also HERS Providers.</w:t>
      </w:r>
    </w:p>
    <w:p w14:paraId="6E594B87" w14:textId="77777777" w:rsidR="00FD7145" w:rsidRPr="0024633A" w:rsidRDefault="00EB37E8" w:rsidP="006F6198">
      <w:pPr>
        <w:pStyle w:val="ListParagraph"/>
        <w:numPr>
          <w:ilvl w:val="0"/>
          <w:numId w:val="24"/>
        </w:numPr>
        <w:spacing w:after="240"/>
        <w:ind w:left="720"/>
        <w:contextualSpacing w:val="0"/>
        <w:rPr>
          <w:rFonts w:cs="Tahoma"/>
          <w:szCs w:val="24"/>
        </w:rPr>
      </w:pPr>
      <w:r w:rsidRPr="0024633A">
        <w:rPr>
          <w:rFonts w:cs="Tahoma"/>
          <w:szCs w:val="24"/>
        </w:rPr>
        <w:t xml:space="preserve">Nonresidential </w:t>
      </w:r>
      <w:r w:rsidR="00FB192D" w:rsidRPr="0024633A">
        <w:rPr>
          <w:rFonts w:cs="Tahoma"/>
          <w:szCs w:val="24"/>
        </w:rPr>
        <w:t xml:space="preserve">Data Registry </w:t>
      </w:r>
      <w:r w:rsidRPr="0024633A">
        <w:rPr>
          <w:rFonts w:cs="Tahoma"/>
          <w:szCs w:val="24"/>
        </w:rPr>
        <w:t>c</w:t>
      </w:r>
      <w:r w:rsidR="00705F30" w:rsidRPr="0024633A">
        <w:rPr>
          <w:rFonts w:cs="Tahoma"/>
          <w:szCs w:val="24"/>
        </w:rPr>
        <w:t xml:space="preserve">ompliance document registration software operated by </w:t>
      </w:r>
      <w:r w:rsidR="00B640FA" w:rsidRPr="0024633A">
        <w:rPr>
          <w:rFonts w:cs="Tahoma"/>
          <w:szCs w:val="24"/>
        </w:rPr>
        <w:t>N</w:t>
      </w:r>
      <w:r w:rsidR="00705F30" w:rsidRPr="0024633A">
        <w:rPr>
          <w:rFonts w:cs="Tahoma"/>
          <w:szCs w:val="24"/>
        </w:rPr>
        <w:t xml:space="preserve">onresidential </w:t>
      </w:r>
      <w:r w:rsidR="00B640FA" w:rsidRPr="0024633A">
        <w:rPr>
          <w:rFonts w:cs="Tahoma"/>
          <w:szCs w:val="24"/>
        </w:rPr>
        <w:t>R</w:t>
      </w:r>
      <w:r w:rsidR="00705F30" w:rsidRPr="0024633A">
        <w:rPr>
          <w:rFonts w:cs="Tahoma"/>
          <w:szCs w:val="24"/>
        </w:rPr>
        <w:t xml:space="preserve">egistration </w:t>
      </w:r>
      <w:r w:rsidR="00B640FA" w:rsidRPr="0024633A">
        <w:rPr>
          <w:rFonts w:cs="Tahoma"/>
          <w:szCs w:val="24"/>
        </w:rPr>
        <w:t>P</w:t>
      </w:r>
      <w:r w:rsidR="00705F30" w:rsidRPr="0024633A">
        <w:rPr>
          <w:rFonts w:cs="Tahoma"/>
          <w:szCs w:val="24"/>
        </w:rPr>
        <w:t>roviders</w:t>
      </w:r>
      <w:r w:rsidR="004872D7" w:rsidRPr="0024633A">
        <w:rPr>
          <w:rFonts w:cs="Tahoma"/>
          <w:szCs w:val="24"/>
        </w:rPr>
        <w:t xml:space="preserve">. </w:t>
      </w:r>
    </w:p>
    <w:p w14:paraId="3EC6291E" w14:textId="4235963B" w:rsidR="00492A7B" w:rsidRPr="0024633A" w:rsidRDefault="003B549E" w:rsidP="006F6198">
      <w:pPr>
        <w:pStyle w:val="ListParagraph"/>
        <w:spacing w:after="240"/>
        <w:contextualSpacing w:val="0"/>
        <w:rPr>
          <w:rFonts w:cs="Tahoma"/>
          <w:szCs w:val="24"/>
        </w:rPr>
      </w:pPr>
      <w:r w:rsidRPr="0024633A">
        <w:rPr>
          <w:rFonts w:cs="Tahoma"/>
          <w:szCs w:val="24"/>
        </w:rPr>
        <w:t xml:space="preserve">Note: </w:t>
      </w:r>
      <w:r w:rsidR="00FD7145" w:rsidRPr="0024633A">
        <w:rPr>
          <w:rFonts w:cs="Tahoma"/>
          <w:szCs w:val="24"/>
        </w:rPr>
        <w:t>T</w:t>
      </w:r>
      <w:r w:rsidRPr="0024633A">
        <w:rPr>
          <w:rFonts w:cs="Tahoma"/>
          <w:szCs w:val="24"/>
        </w:rPr>
        <w:t xml:space="preserve">he requirement for registration of nonresidential compliance documents is contingent upon approval of </w:t>
      </w:r>
      <w:r w:rsidR="00D92CB2" w:rsidRPr="0024633A">
        <w:rPr>
          <w:rFonts w:cs="Tahoma"/>
          <w:szCs w:val="24"/>
        </w:rPr>
        <w:t>N</w:t>
      </w:r>
      <w:r w:rsidRPr="0024633A">
        <w:rPr>
          <w:rFonts w:cs="Tahoma"/>
          <w:szCs w:val="24"/>
        </w:rPr>
        <w:t xml:space="preserve">onresidential </w:t>
      </w:r>
      <w:r w:rsidR="00D92CB2" w:rsidRPr="0024633A">
        <w:rPr>
          <w:rFonts w:cs="Tahoma"/>
          <w:szCs w:val="24"/>
        </w:rPr>
        <w:t>D</w:t>
      </w:r>
      <w:r w:rsidRPr="0024633A">
        <w:rPr>
          <w:rFonts w:cs="Tahoma"/>
          <w:szCs w:val="24"/>
        </w:rPr>
        <w:t xml:space="preserve">ata </w:t>
      </w:r>
      <w:r w:rsidR="00D92CB2" w:rsidRPr="0024633A">
        <w:rPr>
          <w:rFonts w:cs="Tahoma"/>
          <w:szCs w:val="24"/>
        </w:rPr>
        <w:t>R</w:t>
      </w:r>
      <w:r w:rsidRPr="0024633A">
        <w:rPr>
          <w:rFonts w:cs="Tahoma"/>
          <w:szCs w:val="24"/>
        </w:rPr>
        <w:t>egistry(s) by the Energy Commission as specified by</w:t>
      </w:r>
      <w:r w:rsidR="004056FD" w:rsidRPr="0024633A">
        <w:rPr>
          <w:rFonts w:cs="Tahoma"/>
          <w:szCs w:val="24"/>
        </w:rPr>
        <w:t xml:space="preserve"> Energy</w:t>
      </w:r>
      <w:r w:rsidRPr="0024633A">
        <w:rPr>
          <w:rFonts w:cs="Tahoma"/>
          <w:szCs w:val="24"/>
        </w:rPr>
        <w:t xml:space="preserve"> Standards Section 10-103.</w:t>
      </w:r>
    </w:p>
    <w:p w14:paraId="53244980" w14:textId="77777777" w:rsidR="00FA41FD" w:rsidRPr="0024633A" w:rsidRDefault="00FA41FD" w:rsidP="006F6198">
      <w:pPr>
        <w:spacing w:after="240"/>
        <w:rPr>
          <w:rFonts w:cs="Tahoma"/>
          <w:color w:val="auto"/>
          <w:szCs w:val="24"/>
        </w:rPr>
      </w:pPr>
      <w:r w:rsidRPr="0024633A">
        <w:rPr>
          <w:rFonts w:cs="Tahoma"/>
          <w:color w:val="auto"/>
          <w:szCs w:val="24"/>
        </w:rPr>
        <w:t xml:space="preserve">The </w:t>
      </w:r>
      <w:r w:rsidR="00705F30" w:rsidRPr="0024633A">
        <w:rPr>
          <w:rFonts w:cs="Tahoma"/>
          <w:color w:val="auto"/>
          <w:szCs w:val="24"/>
        </w:rPr>
        <w:t>RG</w:t>
      </w:r>
      <w:r w:rsidRPr="0024633A">
        <w:rPr>
          <w:rFonts w:cs="Tahoma"/>
          <w:color w:val="auto"/>
          <w:szCs w:val="24"/>
        </w:rPr>
        <w:t xml:space="preserve"> is a web-based, service-oriented application implemented using the Windows Communication Foundation, a distributed computing framework that runs in Windows IIS 7 (Internet Information Service).</w:t>
      </w:r>
      <w:r w:rsidR="00E958A5" w:rsidRPr="0024633A">
        <w:rPr>
          <w:rFonts w:cs="Tahoma"/>
          <w:color w:val="auto"/>
          <w:szCs w:val="24"/>
        </w:rPr>
        <w:t xml:space="preserve"> </w:t>
      </w:r>
      <w:r w:rsidRPr="0024633A">
        <w:rPr>
          <w:rFonts w:cs="Tahoma"/>
          <w:color w:val="auto"/>
          <w:szCs w:val="24"/>
        </w:rPr>
        <w:t xml:space="preserve">It requires a Windows Server 2008 (minimum) operating environment and is accessed via specific </w:t>
      </w:r>
      <w:r w:rsidR="00705F30" w:rsidRPr="0024633A">
        <w:rPr>
          <w:rFonts w:cs="Tahoma"/>
          <w:color w:val="auto"/>
          <w:szCs w:val="24"/>
        </w:rPr>
        <w:t>Uniform Resource Identifier</w:t>
      </w:r>
      <w:r w:rsidR="00A257E2" w:rsidRPr="0024633A">
        <w:rPr>
          <w:rFonts w:cs="Tahoma"/>
          <w:color w:val="auto"/>
          <w:szCs w:val="24"/>
        </w:rPr>
        <w:t>s</w:t>
      </w:r>
      <w:r w:rsidR="00705F30" w:rsidRPr="0024633A">
        <w:rPr>
          <w:rFonts w:cs="Tahoma"/>
          <w:color w:val="auto"/>
          <w:szCs w:val="24"/>
        </w:rPr>
        <w:t xml:space="preserve"> (</w:t>
      </w:r>
      <w:r w:rsidRPr="0024633A">
        <w:rPr>
          <w:rFonts w:cs="Tahoma"/>
          <w:color w:val="auto"/>
          <w:szCs w:val="24"/>
        </w:rPr>
        <w:t>URI</w:t>
      </w:r>
      <w:r w:rsidR="00705F30" w:rsidRPr="0024633A">
        <w:rPr>
          <w:rFonts w:cs="Tahoma"/>
          <w:color w:val="auto"/>
          <w:szCs w:val="24"/>
        </w:rPr>
        <w:t>)</w:t>
      </w:r>
      <w:r w:rsidRPr="0024633A">
        <w:rPr>
          <w:rFonts w:cs="Tahoma"/>
          <w:color w:val="auto"/>
          <w:szCs w:val="24"/>
        </w:rPr>
        <w:t xml:space="preserve"> that allow</w:t>
      </w:r>
      <w:r w:rsidR="009633AE" w:rsidRPr="0024633A">
        <w:rPr>
          <w:rFonts w:cs="Tahoma"/>
          <w:color w:val="auto"/>
          <w:szCs w:val="24"/>
        </w:rPr>
        <w:t>s</w:t>
      </w:r>
      <w:r w:rsidRPr="0024633A">
        <w:rPr>
          <w:rFonts w:cs="Tahoma"/>
          <w:color w:val="auto"/>
          <w:szCs w:val="24"/>
        </w:rPr>
        <w:t xml:space="preserve"> remote clients to interact with the instance of the service that is requested.</w:t>
      </w:r>
      <w:r w:rsidR="00E958A5" w:rsidRPr="0024633A">
        <w:rPr>
          <w:rFonts w:cs="Tahoma"/>
          <w:color w:val="auto"/>
          <w:szCs w:val="24"/>
        </w:rPr>
        <w:t xml:space="preserve"> </w:t>
      </w:r>
      <w:r w:rsidRPr="0024633A">
        <w:rPr>
          <w:rFonts w:cs="Tahoma"/>
          <w:color w:val="auto"/>
          <w:szCs w:val="24"/>
        </w:rPr>
        <w:t>A Secure Socket Layer (SSL) connection is required and provides communication security over the Internet.</w:t>
      </w:r>
    </w:p>
    <w:p w14:paraId="32249907" w14:textId="35310CF4" w:rsidR="00FA41FD" w:rsidRPr="0024633A" w:rsidRDefault="00FA41FD" w:rsidP="006F6198">
      <w:pPr>
        <w:spacing w:after="240"/>
        <w:rPr>
          <w:rFonts w:cs="Tahoma"/>
          <w:color w:val="auto"/>
          <w:szCs w:val="24"/>
        </w:rPr>
      </w:pPr>
      <w:r w:rsidRPr="0024633A">
        <w:rPr>
          <w:rFonts w:cs="Tahoma"/>
          <w:color w:val="auto"/>
          <w:szCs w:val="24"/>
        </w:rPr>
        <w:t xml:space="preserve">The </w:t>
      </w:r>
      <w:r w:rsidR="00753054" w:rsidRPr="0024633A">
        <w:rPr>
          <w:rFonts w:cs="Tahoma"/>
          <w:color w:val="auto"/>
          <w:szCs w:val="24"/>
        </w:rPr>
        <w:t>RG</w:t>
      </w:r>
      <w:r w:rsidRPr="0024633A">
        <w:rPr>
          <w:rFonts w:cs="Tahoma"/>
          <w:color w:val="auto"/>
          <w:szCs w:val="24"/>
        </w:rPr>
        <w:t xml:space="preserve"> is implemented using </w:t>
      </w:r>
      <w:r w:rsidR="00705F30" w:rsidRPr="0024633A">
        <w:rPr>
          <w:rFonts w:cs="Tahoma"/>
          <w:color w:val="auto"/>
          <w:szCs w:val="24"/>
        </w:rPr>
        <w:t>Representational State Transfer (</w:t>
      </w:r>
      <w:proofErr w:type="spellStart"/>
      <w:r w:rsidRPr="0024633A">
        <w:rPr>
          <w:rFonts w:cs="Tahoma"/>
          <w:color w:val="auto"/>
          <w:szCs w:val="24"/>
        </w:rPr>
        <w:t>ReST</w:t>
      </w:r>
      <w:proofErr w:type="spellEnd"/>
      <w:r w:rsidR="00705F30" w:rsidRPr="0024633A">
        <w:rPr>
          <w:rFonts w:cs="Tahoma"/>
          <w:color w:val="auto"/>
          <w:szCs w:val="24"/>
        </w:rPr>
        <w:t>)</w:t>
      </w:r>
      <w:r w:rsidRPr="0024633A">
        <w:rPr>
          <w:rFonts w:cs="Tahoma"/>
          <w:color w:val="auto"/>
          <w:szCs w:val="24"/>
        </w:rPr>
        <w:t xml:space="preserve"> architecture style principles and is accessed using a single HTTP POST method call.</w:t>
      </w:r>
      <w:r w:rsidR="00E958A5" w:rsidRPr="0024633A">
        <w:rPr>
          <w:rFonts w:cs="Tahoma"/>
          <w:color w:val="auto"/>
          <w:szCs w:val="24"/>
        </w:rPr>
        <w:t xml:space="preserve"> </w:t>
      </w:r>
      <w:r w:rsidRPr="0024633A">
        <w:rPr>
          <w:rFonts w:cs="Tahoma"/>
          <w:color w:val="auto"/>
          <w:szCs w:val="24"/>
        </w:rPr>
        <w:t xml:space="preserve">This means that the instructions and data sent to the server in the URI </w:t>
      </w:r>
      <w:r w:rsidR="00A257E2" w:rsidRPr="0024633A">
        <w:rPr>
          <w:rFonts w:cs="Tahoma"/>
          <w:color w:val="auto"/>
          <w:szCs w:val="24"/>
        </w:rPr>
        <w:t>r</w:t>
      </w:r>
      <w:r w:rsidRPr="0024633A">
        <w:rPr>
          <w:rFonts w:cs="Tahoma"/>
          <w:color w:val="auto"/>
          <w:szCs w:val="24"/>
        </w:rPr>
        <w:t xml:space="preserve">equest will be interpreted and processed to return a single </w:t>
      </w:r>
      <w:r w:rsidR="00705F30" w:rsidRPr="0024633A">
        <w:rPr>
          <w:rFonts w:cs="Tahoma"/>
          <w:color w:val="auto"/>
          <w:szCs w:val="24"/>
        </w:rPr>
        <w:t xml:space="preserve">response </w:t>
      </w:r>
      <w:r w:rsidRPr="0024633A">
        <w:rPr>
          <w:rFonts w:cs="Tahoma"/>
          <w:color w:val="auto"/>
          <w:szCs w:val="24"/>
        </w:rPr>
        <w:t>in one round trip from the client to the server and back.</w:t>
      </w:r>
      <w:r w:rsidR="00E958A5" w:rsidRPr="0024633A">
        <w:rPr>
          <w:rFonts w:cs="Tahoma"/>
          <w:color w:val="auto"/>
          <w:szCs w:val="24"/>
        </w:rPr>
        <w:t xml:space="preserve"> </w:t>
      </w:r>
      <w:r w:rsidRPr="0024633A">
        <w:rPr>
          <w:rFonts w:cs="Tahoma"/>
          <w:color w:val="auto"/>
          <w:szCs w:val="24"/>
        </w:rPr>
        <w:t>The Request and Response data are streams.</w:t>
      </w:r>
      <w:r w:rsidR="00E958A5" w:rsidRPr="0024633A">
        <w:rPr>
          <w:rFonts w:cs="Tahoma"/>
          <w:color w:val="auto"/>
          <w:szCs w:val="24"/>
        </w:rPr>
        <w:t xml:space="preserve"> </w:t>
      </w:r>
      <w:r w:rsidRPr="0024633A">
        <w:rPr>
          <w:rFonts w:cs="Tahoma"/>
          <w:color w:val="auto"/>
          <w:szCs w:val="24"/>
        </w:rPr>
        <w:t xml:space="preserve">No other </w:t>
      </w:r>
      <w:proofErr w:type="gramStart"/>
      <w:r w:rsidRPr="0024633A">
        <w:rPr>
          <w:rFonts w:cs="Tahoma"/>
          <w:color w:val="auto"/>
          <w:szCs w:val="24"/>
        </w:rPr>
        <w:t>type</w:t>
      </w:r>
      <w:proofErr w:type="gramEnd"/>
      <w:r w:rsidRPr="0024633A">
        <w:rPr>
          <w:rFonts w:cs="Tahoma"/>
          <w:color w:val="auto"/>
          <w:szCs w:val="24"/>
        </w:rPr>
        <w:t xml:space="preserve"> access is implemented or planned.</w:t>
      </w:r>
    </w:p>
    <w:p w14:paraId="410F801A" w14:textId="35CAB925" w:rsidR="00256698" w:rsidRPr="0024633A" w:rsidRDefault="00FA41FD" w:rsidP="006F6198">
      <w:pPr>
        <w:spacing w:after="240"/>
        <w:rPr>
          <w:rFonts w:cs="Tahoma"/>
          <w:color w:val="auto"/>
          <w:szCs w:val="24"/>
        </w:rPr>
      </w:pPr>
      <w:r w:rsidRPr="0024633A">
        <w:rPr>
          <w:rFonts w:cs="Tahoma"/>
          <w:color w:val="auto"/>
          <w:szCs w:val="24"/>
        </w:rPr>
        <w:t xml:space="preserve">The </w:t>
      </w:r>
      <w:r w:rsidR="00753054" w:rsidRPr="0024633A">
        <w:rPr>
          <w:rFonts w:cs="Tahoma"/>
          <w:color w:val="auto"/>
          <w:szCs w:val="24"/>
        </w:rPr>
        <w:t>RG</w:t>
      </w:r>
      <w:r w:rsidRPr="0024633A">
        <w:rPr>
          <w:rFonts w:cs="Tahoma"/>
          <w:color w:val="auto"/>
          <w:szCs w:val="24"/>
        </w:rPr>
        <w:t xml:space="preserve"> application and connected database can run on a properly configured Windows Server (2008 or later).</w:t>
      </w:r>
      <w:r w:rsidR="00E958A5" w:rsidRPr="0024633A">
        <w:rPr>
          <w:rFonts w:cs="Tahoma"/>
          <w:color w:val="auto"/>
          <w:szCs w:val="24"/>
        </w:rPr>
        <w:t xml:space="preserve"> </w:t>
      </w:r>
      <w:r w:rsidRPr="0024633A">
        <w:rPr>
          <w:rFonts w:cs="Tahoma"/>
          <w:color w:val="auto"/>
          <w:szCs w:val="24"/>
        </w:rPr>
        <w:t xml:space="preserve">The current implementation is deployed through Infrastructure as a </w:t>
      </w:r>
      <w:r w:rsidR="00725B67" w:rsidRPr="0024633A">
        <w:rPr>
          <w:rFonts w:cs="Tahoma"/>
          <w:color w:val="auto"/>
          <w:szCs w:val="24"/>
        </w:rPr>
        <w:t>S</w:t>
      </w:r>
      <w:r w:rsidRPr="0024633A">
        <w:rPr>
          <w:rFonts w:cs="Tahoma"/>
          <w:color w:val="auto"/>
          <w:szCs w:val="24"/>
        </w:rPr>
        <w:t>ervice (IaaS), a basic cloud computing service model.</w:t>
      </w:r>
      <w:r w:rsidR="00E958A5" w:rsidRPr="0024633A">
        <w:rPr>
          <w:rFonts w:cs="Tahoma"/>
          <w:color w:val="auto"/>
          <w:szCs w:val="24"/>
        </w:rPr>
        <w:t xml:space="preserve"> </w:t>
      </w:r>
      <w:r w:rsidRPr="0024633A">
        <w:rPr>
          <w:rFonts w:cs="Tahoma"/>
          <w:color w:val="auto"/>
          <w:szCs w:val="24"/>
        </w:rPr>
        <w:t>In this case, which is the most common type, the "computer" on which the application is running is a "virtual machine" that is controlled by a hypervisor.</w:t>
      </w:r>
      <w:r w:rsidR="00E958A5" w:rsidRPr="0024633A">
        <w:rPr>
          <w:rFonts w:cs="Tahoma"/>
          <w:color w:val="auto"/>
          <w:szCs w:val="24"/>
        </w:rPr>
        <w:t xml:space="preserve"> </w:t>
      </w:r>
      <w:r w:rsidRPr="0024633A">
        <w:rPr>
          <w:rFonts w:cs="Tahoma"/>
          <w:color w:val="auto"/>
          <w:szCs w:val="24"/>
        </w:rPr>
        <w:t>The hypervisor is a software platform that controls pools of computing resources for processing, storage</w:t>
      </w:r>
      <w:r w:rsidR="00705F30" w:rsidRPr="0024633A">
        <w:rPr>
          <w:rFonts w:cs="Tahoma"/>
          <w:color w:val="auto"/>
          <w:szCs w:val="24"/>
        </w:rPr>
        <w:t>,</w:t>
      </w:r>
      <w:r w:rsidRPr="0024633A">
        <w:rPr>
          <w:rFonts w:cs="Tahoma"/>
          <w:color w:val="auto"/>
          <w:szCs w:val="24"/>
        </w:rPr>
        <w:t xml:space="preserve"> and networking.</w:t>
      </w:r>
      <w:r w:rsidR="00E958A5" w:rsidRPr="0024633A">
        <w:rPr>
          <w:rFonts w:cs="Tahoma"/>
          <w:color w:val="auto"/>
          <w:szCs w:val="24"/>
        </w:rPr>
        <w:t xml:space="preserve"> </w:t>
      </w:r>
    </w:p>
    <w:p w14:paraId="0AB24821" w14:textId="77777777" w:rsidR="007E462B" w:rsidRPr="0024633A" w:rsidRDefault="007E462B" w:rsidP="00B0632E">
      <w:pPr>
        <w:pStyle w:val="FigureTitle"/>
        <w:keepNext/>
        <w:spacing w:before="0" w:after="0" w:line="240" w:lineRule="auto"/>
        <w:rPr>
          <w:rFonts w:ascii="Tahoma" w:hAnsi="Tahoma" w:cs="Tahoma"/>
          <w:b/>
          <w:i w:val="0"/>
        </w:rPr>
      </w:pPr>
    </w:p>
    <w:p w14:paraId="7485D5EE" w14:textId="166291EA" w:rsidR="00B0632E" w:rsidRPr="0024633A" w:rsidRDefault="00B0632E" w:rsidP="00FF4900">
      <w:pPr>
        <w:pStyle w:val="FigureTitleStyle"/>
        <w:rPr>
          <w:rFonts w:ascii="Tahoma" w:hAnsi="Tahoma" w:cs="Tahoma"/>
          <w:i/>
          <w:sz w:val="24"/>
          <w:szCs w:val="24"/>
        </w:rPr>
      </w:pPr>
      <w:r w:rsidRPr="0024633A">
        <w:rPr>
          <w:rFonts w:ascii="Tahoma" w:hAnsi="Tahoma" w:cs="Tahoma"/>
          <w:sz w:val="24"/>
          <w:szCs w:val="24"/>
        </w:rPr>
        <w:t xml:space="preserve">Figure 2-1. Process Flow Diagram for </w:t>
      </w:r>
      <w:r w:rsidR="007E462B" w:rsidRPr="0024633A">
        <w:rPr>
          <w:rFonts w:ascii="Tahoma" w:hAnsi="Tahoma" w:cs="Tahoma"/>
          <w:sz w:val="24"/>
          <w:szCs w:val="24"/>
        </w:rPr>
        <w:t xml:space="preserve">the </w:t>
      </w:r>
      <w:r w:rsidRPr="0024633A">
        <w:rPr>
          <w:rFonts w:ascii="Tahoma" w:hAnsi="Tahoma" w:cs="Tahoma"/>
          <w:sz w:val="24"/>
          <w:szCs w:val="24"/>
        </w:rPr>
        <w:t xml:space="preserve">Data Registry Interface with </w:t>
      </w:r>
      <w:r w:rsidR="006B07E4" w:rsidRPr="0024633A">
        <w:rPr>
          <w:rFonts w:ascii="Tahoma" w:hAnsi="Tahoma" w:cs="Tahoma"/>
          <w:sz w:val="24"/>
          <w:szCs w:val="24"/>
        </w:rPr>
        <w:t>RG</w:t>
      </w:r>
    </w:p>
    <w:p w14:paraId="4D6CF14A" w14:textId="77777777" w:rsidR="00B0632E" w:rsidRPr="0024633A" w:rsidRDefault="00B0632E" w:rsidP="00B0632E">
      <w:pPr>
        <w:pStyle w:val="FigureTitle"/>
        <w:keepNext/>
        <w:spacing w:before="0" w:after="0" w:line="240" w:lineRule="auto"/>
        <w:rPr>
          <w:rFonts w:ascii="Tahoma" w:hAnsi="Tahoma" w:cs="Tahoma"/>
          <w:b/>
          <w:i w:val="0"/>
        </w:rPr>
      </w:pPr>
    </w:p>
    <w:p w14:paraId="67717806" w14:textId="77777777" w:rsidR="00256698" w:rsidRPr="0024633A" w:rsidRDefault="00AE1F7A" w:rsidP="00FA41FD">
      <w:pPr>
        <w:spacing w:after="120"/>
        <w:rPr>
          <w:rFonts w:cs="Tahoma"/>
          <w:color w:val="auto"/>
        </w:rPr>
      </w:pPr>
      <w:r w:rsidRPr="0024633A">
        <w:rPr>
          <w:rFonts w:cs="Tahoma"/>
          <w:noProof/>
          <w:color w:val="auto"/>
        </w:rPr>
        <w:drawing>
          <wp:inline distT="0" distB="0" distL="0" distR="0" wp14:anchorId="29236E8F" wp14:editId="36F1B5FB">
            <wp:extent cx="6309360" cy="4535170"/>
            <wp:effectExtent l="0" t="0" r="0" b="0"/>
            <wp:docPr id="47" name="Picture 47" descr="Process flow diagram for the data registry interface with the report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Registry Interface to Report Generator-DRRM20150615c.png"/>
                    <pic:cNvPicPr/>
                  </pic:nvPicPr>
                  <pic:blipFill>
                    <a:blip r:embed="rId16">
                      <a:extLst>
                        <a:ext uri="{28A0092B-C50C-407E-A947-70E740481C1C}">
                          <a14:useLocalDpi xmlns:a14="http://schemas.microsoft.com/office/drawing/2010/main" val="0"/>
                        </a:ext>
                      </a:extLst>
                    </a:blip>
                    <a:stretch>
                      <a:fillRect/>
                    </a:stretch>
                  </pic:blipFill>
                  <pic:spPr>
                    <a:xfrm>
                      <a:off x="0" y="0"/>
                      <a:ext cx="6309360" cy="4535170"/>
                    </a:xfrm>
                    <a:prstGeom prst="rect">
                      <a:avLst/>
                    </a:prstGeom>
                  </pic:spPr>
                </pic:pic>
              </a:graphicData>
            </a:graphic>
          </wp:inline>
        </w:drawing>
      </w:r>
    </w:p>
    <w:p w14:paraId="07167DB6" w14:textId="77777777" w:rsidR="00256698" w:rsidRPr="0024633A" w:rsidRDefault="00256698" w:rsidP="00FA41FD">
      <w:pPr>
        <w:spacing w:after="120"/>
        <w:rPr>
          <w:rFonts w:cs="Tahoma"/>
          <w:color w:val="auto"/>
        </w:rPr>
      </w:pPr>
    </w:p>
    <w:p w14:paraId="04E16871" w14:textId="45CBD26D" w:rsidR="00D7524C" w:rsidRPr="0024633A" w:rsidRDefault="00753054" w:rsidP="006F6198">
      <w:pPr>
        <w:pStyle w:val="Heading2"/>
        <w:spacing w:after="240"/>
        <w:ind w:left="720" w:hanging="720"/>
        <w:rPr>
          <w:rFonts w:ascii="Tahoma" w:hAnsi="Tahoma" w:cs="Tahoma"/>
          <w:sz w:val="28"/>
          <w:szCs w:val="28"/>
        </w:rPr>
      </w:pPr>
      <w:bookmarkStart w:id="1140" w:name="_Toc418094451"/>
      <w:bookmarkStart w:id="1141" w:name="_Toc96009472"/>
      <w:r w:rsidRPr="0024633A">
        <w:rPr>
          <w:rFonts w:ascii="Tahoma" w:hAnsi="Tahoma" w:cs="Tahoma"/>
          <w:sz w:val="28"/>
          <w:szCs w:val="28"/>
        </w:rPr>
        <w:t xml:space="preserve">RG </w:t>
      </w:r>
      <w:r w:rsidR="00CD32FA" w:rsidRPr="0024633A">
        <w:rPr>
          <w:rFonts w:ascii="Tahoma" w:hAnsi="Tahoma" w:cs="Tahoma"/>
          <w:sz w:val="28"/>
          <w:szCs w:val="28"/>
        </w:rPr>
        <w:t>Versioning</w:t>
      </w:r>
      <w:r w:rsidR="00D506DB" w:rsidRPr="0024633A">
        <w:rPr>
          <w:rFonts w:ascii="Tahoma" w:hAnsi="Tahoma" w:cs="Tahoma"/>
          <w:sz w:val="28"/>
          <w:szCs w:val="28"/>
        </w:rPr>
        <w:t xml:space="preserve"> </w:t>
      </w:r>
      <w:r w:rsidR="00011D38" w:rsidRPr="0024633A">
        <w:rPr>
          <w:rFonts w:ascii="Tahoma" w:hAnsi="Tahoma" w:cs="Tahoma"/>
          <w:sz w:val="28"/>
          <w:szCs w:val="28"/>
        </w:rPr>
        <w:t>Procedures</w:t>
      </w:r>
      <w:bookmarkEnd w:id="1140"/>
      <w:bookmarkEnd w:id="1141"/>
    </w:p>
    <w:p w14:paraId="567068CD" w14:textId="6B899131" w:rsidR="00853DA0" w:rsidRPr="0024633A" w:rsidRDefault="00705F30" w:rsidP="006F6198">
      <w:pPr>
        <w:spacing w:after="240"/>
        <w:rPr>
          <w:rFonts w:cs="Tahoma"/>
          <w:color w:val="auto"/>
        </w:rPr>
      </w:pPr>
      <w:r w:rsidRPr="0024633A">
        <w:rPr>
          <w:rFonts w:cs="Tahoma"/>
          <w:color w:val="auto"/>
        </w:rPr>
        <w:t>T</w:t>
      </w:r>
      <w:r w:rsidR="00853DA0" w:rsidRPr="0024633A">
        <w:rPr>
          <w:rFonts w:cs="Tahoma"/>
          <w:color w:val="auto"/>
        </w:rPr>
        <w:t xml:space="preserve">o allow for changes to </w:t>
      </w:r>
      <w:r w:rsidR="00E23C2B" w:rsidRPr="0024633A">
        <w:rPr>
          <w:rFonts w:cs="Tahoma"/>
          <w:color w:val="auto"/>
        </w:rPr>
        <w:t xml:space="preserve">the </w:t>
      </w:r>
      <w:r w:rsidR="0047025F" w:rsidRPr="0024633A">
        <w:rPr>
          <w:rFonts w:cs="Tahoma"/>
          <w:color w:val="auto"/>
        </w:rPr>
        <w:t xml:space="preserve">standardized </w:t>
      </w:r>
      <w:r w:rsidRPr="0024633A">
        <w:rPr>
          <w:rFonts w:cs="Tahoma"/>
          <w:color w:val="auto"/>
        </w:rPr>
        <w:t xml:space="preserve">compliance document </w:t>
      </w:r>
      <w:r w:rsidR="00E23C2B" w:rsidRPr="0024633A">
        <w:rPr>
          <w:rFonts w:cs="Tahoma"/>
          <w:color w:val="auto"/>
        </w:rPr>
        <w:t xml:space="preserve">schemas and </w:t>
      </w:r>
      <w:r w:rsidR="000C3E20" w:rsidRPr="0024633A">
        <w:rPr>
          <w:rFonts w:cs="Tahoma"/>
          <w:color w:val="auto"/>
        </w:rPr>
        <w:t xml:space="preserve">XSL </w:t>
      </w:r>
      <w:r w:rsidR="00E23C2B" w:rsidRPr="0024633A">
        <w:rPr>
          <w:rFonts w:cs="Tahoma"/>
          <w:color w:val="auto"/>
        </w:rPr>
        <w:t xml:space="preserve">templates utilized by the </w:t>
      </w:r>
      <w:r w:rsidR="00753054" w:rsidRPr="0024633A">
        <w:rPr>
          <w:rFonts w:cs="Tahoma"/>
          <w:color w:val="auto"/>
        </w:rPr>
        <w:t>RG</w:t>
      </w:r>
      <w:r w:rsidR="00E23C2B" w:rsidRPr="0024633A">
        <w:rPr>
          <w:rFonts w:cs="Tahoma"/>
          <w:color w:val="auto"/>
        </w:rPr>
        <w:t>, the</w:t>
      </w:r>
      <w:r w:rsidR="00853DA0" w:rsidRPr="0024633A">
        <w:rPr>
          <w:rFonts w:cs="Tahoma"/>
          <w:color w:val="auto"/>
        </w:rPr>
        <w:t xml:space="preserve"> </w:t>
      </w:r>
      <w:r w:rsidR="00E23C2B" w:rsidRPr="0024633A">
        <w:rPr>
          <w:rFonts w:cs="Tahoma"/>
          <w:color w:val="auto"/>
        </w:rPr>
        <w:t>d</w:t>
      </w:r>
      <w:r w:rsidR="00853DA0" w:rsidRPr="0024633A">
        <w:rPr>
          <w:rFonts w:cs="Tahoma"/>
          <w:color w:val="auto"/>
        </w:rPr>
        <w:t xml:space="preserve">eployment of the </w:t>
      </w:r>
      <w:r w:rsidRPr="0024633A">
        <w:rPr>
          <w:rFonts w:cs="Tahoma"/>
          <w:color w:val="auto"/>
        </w:rPr>
        <w:t>RG</w:t>
      </w:r>
      <w:r w:rsidR="00853DA0" w:rsidRPr="0024633A">
        <w:rPr>
          <w:rFonts w:cs="Tahoma"/>
          <w:color w:val="auto"/>
        </w:rPr>
        <w:t xml:space="preserve"> web service is segregated into separate instances of the RG </w:t>
      </w:r>
      <w:r w:rsidR="00E23C2B" w:rsidRPr="0024633A">
        <w:rPr>
          <w:rFonts w:cs="Tahoma"/>
          <w:color w:val="auto"/>
        </w:rPr>
        <w:t xml:space="preserve">operating on separate servers </w:t>
      </w:r>
      <w:r w:rsidR="0047025F" w:rsidRPr="0024633A">
        <w:rPr>
          <w:rFonts w:cs="Tahoma"/>
          <w:color w:val="auto"/>
        </w:rPr>
        <w:t>at</w:t>
      </w:r>
      <w:r w:rsidR="00E23C2B" w:rsidRPr="0024633A">
        <w:rPr>
          <w:rFonts w:cs="Tahoma"/>
          <w:color w:val="auto"/>
        </w:rPr>
        <w:t xml:space="preserve"> separate URLs as follows:</w:t>
      </w:r>
    </w:p>
    <w:p w14:paraId="317171B1" w14:textId="448B9664" w:rsidR="005138F6" w:rsidRPr="0024633A" w:rsidRDefault="00753054" w:rsidP="006F6198">
      <w:pPr>
        <w:pStyle w:val="ListParagraph"/>
        <w:keepNext/>
        <w:numPr>
          <w:ilvl w:val="0"/>
          <w:numId w:val="35"/>
        </w:numPr>
        <w:spacing w:after="240"/>
        <w:ind w:left="720"/>
        <w:contextualSpacing w:val="0"/>
        <w:rPr>
          <w:rFonts w:cs="Tahoma"/>
        </w:rPr>
      </w:pPr>
      <w:r w:rsidRPr="0024633A">
        <w:rPr>
          <w:rFonts w:cs="Tahoma"/>
          <w:b/>
        </w:rPr>
        <w:t>RG</w:t>
      </w:r>
      <w:r w:rsidR="00E23C2B" w:rsidRPr="0024633A">
        <w:rPr>
          <w:rFonts w:cs="Tahoma"/>
          <w:b/>
        </w:rPr>
        <w:t xml:space="preserve"> Development </w:t>
      </w:r>
      <w:r w:rsidR="000C3E20" w:rsidRPr="0024633A">
        <w:rPr>
          <w:rFonts w:cs="Tahoma"/>
          <w:b/>
        </w:rPr>
        <w:t>S</w:t>
      </w:r>
      <w:r w:rsidR="00E23C2B" w:rsidRPr="0024633A">
        <w:rPr>
          <w:rFonts w:cs="Tahoma"/>
          <w:b/>
        </w:rPr>
        <w:t>ite</w:t>
      </w:r>
    </w:p>
    <w:p w14:paraId="68235862" w14:textId="77777777" w:rsidR="00E23C2B" w:rsidRPr="0024633A" w:rsidRDefault="000C3E20" w:rsidP="006F6198">
      <w:pPr>
        <w:pStyle w:val="ListParagraph"/>
        <w:spacing w:after="240"/>
        <w:contextualSpacing w:val="0"/>
        <w:rPr>
          <w:rFonts w:cs="Tahoma"/>
        </w:rPr>
      </w:pPr>
      <w:r w:rsidRPr="0024633A">
        <w:rPr>
          <w:rFonts w:cs="Tahoma"/>
        </w:rPr>
        <w:t xml:space="preserve">The RG development site </w:t>
      </w:r>
      <w:r w:rsidR="00D6030C" w:rsidRPr="0024633A">
        <w:rPr>
          <w:rFonts w:cs="Tahoma"/>
        </w:rPr>
        <w:t>is</w:t>
      </w:r>
      <w:r w:rsidRPr="0024633A">
        <w:rPr>
          <w:rFonts w:cs="Tahoma"/>
        </w:rPr>
        <w:t xml:space="preserve"> </w:t>
      </w:r>
      <w:r w:rsidR="00D6030C" w:rsidRPr="0024633A">
        <w:rPr>
          <w:rFonts w:cs="Tahoma"/>
        </w:rPr>
        <w:t>accessible</w:t>
      </w:r>
      <w:r w:rsidRPr="0024633A">
        <w:rPr>
          <w:rFonts w:cs="Tahoma"/>
        </w:rPr>
        <w:t xml:space="preserve"> </w:t>
      </w:r>
      <w:r w:rsidR="00E23C2B" w:rsidRPr="0024633A">
        <w:rPr>
          <w:rFonts w:cs="Tahoma"/>
        </w:rPr>
        <w:t xml:space="preserve">only </w:t>
      </w:r>
      <w:r w:rsidR="00705F30" w:rsidRPr="0024633A">
        <w:rPr>
          <w:rFonts w:cs="Tahoma"/>
        </w:rPr>
        <w:t xml:space="preserve">to </w:t>
      </w:r>
      <w:r w:rsidR="00E23C2B" w:rsidRPr="0024633A">
        <w:rPr>
          <w:rFonts w:cs="Tahoma"/>
        </w:rPr>
        <w:t xml:space="preserve">Energy Commission </w:t>
      </w:r>
      <w:r w:rsidR="00705F30" w:rsidRPr="0024633A">
        <w:rPr>
          <w:rFonts w:cs="Tahoma"/>
        </w:rPr>
        <w:t xml:space="preserve">staff </w:t>
      </w:r>
      <w:r w:rsidR="00E23C2B" w:rsidRPr="0024633A">
        <w:rPr>
          <w:rFonts w:cs="Tahoma"/>
        </w:rPr>
        <w:t xml:space="preserve">and technical </w:t>
      </w:r>
      <w:r w:rsidR="00705F30" w:rsidRPr="0024633A">
        <w:rPr>
          <w:rFonts w:cs="Tahoma"/>
        </w:rPr>
        <w:t>contractors</w:t>
      </w:r>
      <w:r w:rsidR="00E23C2B" w:rsidRPr="0024633A">
        <w:rPr>
          <w:rFonts w:cs="Tahoma"/>
        </w:rPr>
        <w:t>.</w:t>
      </w:r>
      <w:r w:rsidR="00E958A5" w:rsidRPr="0024633A">
        <w:rPr>
          <w:rFonts w:cs="Tahoma"/>
        </w:rPr>
        <w:t xml:space="preserve"> </w:t>
      </w:r>
      <w:r w:rsidR="00E23C2B" w:rsidRPr="0024633A">
        <w:rPr>
          <w:rFonts w:cs="Tahoma"/>
        </w:rPr>
        <w:t>This instance of the RG is used for initial testing of new and revised</w:t>
      </w:r>
      <w:r w:rsidR="0065507B" w:rsidRPr="0024633A">
        <w:rPr>
          <w:rFonts w:cs="Tahoma"/>
        </w:rPr>
        <w:t xml:space="preserve"> XML schema definition language</w:t>
      </w:r>
      <w:r w:rsidR="00E23C2B" w:rsidRPr="0024633A">
        <w:rPr>
          <w:rFonts w:cs="Tahoma"/>
        </w:rPr>
        <w:t xml:space="preserve"> </w:t>
      </w:r>
      <w:r w:rsidR="0065507B" w:rsidRPr="0024633A">
        <w:rPr>
          <w:rFonts w:cs="Tahoma"/>
        </w:rPr>
        <w:t>(</w:t>
      </w:r>
      <w:r w:rsidR="00F67A6D" w:rsidRPr="0024633A">
        <w:rPr>
          <w:rFonts w:cs="Tahoma"/>
        </w:rPr>
        <w:t>XSD</w:t>
      </w:r>
      <w:r w:rsidR="0065507B" w:rsidRPr="0024633A">
        <w:rPr>
          <w:rFonts w:cs="Tahoma"/>
        </w:rPr>
        <w:t>)</w:t>
      </w:r>
      <w:r w:rsidR="00F67A6D" w:rsidRPr="0024633A">
        <w:rPr>
          <w:rFonts w:cs="Tahoma"/>
        </w:rPr>
        <w:t xml:space="preserve"> </w:t>
      </w:r>
      <w:r w:rsidR="00E23C2B" w:rsidRPr="0024633A">
        <w:rPr>
          <w:rFonts w:cs="Tahoma"/>
        </w:rPr>
        <w:t xml:space="preserve">and </w:t>
      </w:r>
      <w:r w:rsidR="0065507B" w:rsidRPr="0024633A">
        <w:rPr>
          <w:rFonts w:cs="Tahoma"/>
        </w:rPr>
        <w:t>Extensible Stylesheet language (</w:t>
      </w:r>
      <w:r w:rsidR="00F67A6D" w:rsidRPr="0024633A">
        <w:rPr>
          <w:rFonts w:cs="Tahoma"/>
        </w:rPr>
        <w:t>XSL</w:t>
      </w:r>
      <w:r w:rsidR="0065507B" w:rsidRPr="0024633A">
        <w:rPr>
          <w:rFonts w:cs="Tahoma"/>
        </w:rPr>
        <w:t>)</w:t>
      </w:r>
      <w:r w:rsidR="00F67A6D" w:rsidRPr="0024633A">
        <w:rPr>
          <w:rFonts w:cs="Tahoma"/>
        </w:rPr>
        <w:t xml:space="preserve"> </w:t>
      </w:r>
      <w:r w:rsidR="00E23C2B" w:rsidRPr="0024633A">
        <w:rPr>
          <w:rFonts w:cs="Tahoma"/>
        </w:rPr>
        <w:t>files used by the RG prior to making the revised files available to the Data Registries.</w:t>
      </w:r>
    </w:p>
    <w:p w14:paraId="2F029393" w14:textId="3A155A3D" w:rsidR="005138F6" w:rsidRPr="0024633A" w:rsidRDefault="00753054" w:rsidP="006F6198">
      <w:pPr>
        <w:pStyle w:val="ListParagraph"/>
        <w:keepNext/>
        <w:numPr>
          <w:ilvl w:val="0"/>
          <w:numId w:val="35"/>
        </w:numPr>
        <w:spacing w:after="240"/>
        <w:ind w:left="720"/>
        <w:contextualSpacing w:val="0"/>
        <w:rPr>
          <w:rFonts w:cs="Tahoma"/>
          <w:b/>
        </w:rPr>
      </w:pPr>
      <w:r w:rsidRPr="0024633A">
        <w:rPr>
          <w:rFonts w:cs="Tahoma"/>
          <w:b/>
        </w:rPr>
        <w:lastRenderedPageBreak/>
        <w:t>RG</w:t>
      </w:r>
      <w:r w:rsidR="00FE2EBC" w:rsidRPr="0024633A">
        <w:rPr>
          <w:rFonts w:cs="Tahoma"/>
          <w:b/>
        </w:rPr>
        <w:t xml:space="preserve"> Test </w:t>
      </w:r>
      <w:r w:rsidR="0079219B" w:rsidRPr="0024633A">
        <w:rPr>
          <w:rFonts w:cs="Tahoma"/>
          <w:b/>
        </w:rPr>
        <w:t>S</w:t>
      </w:r>
      <w:r w:rsidR="00FE2EBC" w:rsidRPr="0024633A">
        <w:rPr>
          <w:rFonts w:cs="Tahoma"/>
          <w:b/>
        </w:rPr>
        <w:t>ite</w:t>
      </w:r>
    </w:p>
    <w:p w14:paraId="10E43E6E" w14:textId="77777777" w:rsidR="00FE2EBC" w:rsidRPr="0024633A" w:rsidRDefault="000C3E20" w:rsidP="006F6198">
      <w:pPr>
        <w:pStyle w:val="ListParagraph"/>
        <w:spacing w:after="240"/>
        <w:contextualSpacing w:val="0"/>
        <w:rPr>
          <w:rFonts w:cs="Tahoma"/>
        </w:rPr>
      </w:pPr>
      <w:r w:rsidRPr="0024633A">
        <w:rPr>
          <w:rFonts w:cs="Tahoma"/>
        </w:rPr>
        <w:t xml:space="preserve">The RG test site is </w:t>
      </w:r>
      <w:r w:rsidR="00D6030C" w:rsidRPr="0024633A">
        <w:rPr>
          <w:rFonts w:cs="Tahoma"/>
        </w:rPr>
        <w:t xml:space="preserve">accessible </w:t>
      </w:r>
      <w:r w:rsidR="008115B4" w:rsidRPr="0024633A">
        <w:rPr>
          <w:rFonts w:cs="Tahoma"/>
        </w:rPr>
        <w:t xml:space="preserve">by any Registration Provider </w:t>
      </w:r>
      <w:r w:rsidR="00FE2EBC" w:rsidRPr="0024633A">
        <w:rPr>
          <w:rFonts w:cs="Tahoma"/>
        </w:rPr>
        <w:t xml:space="preserve">that has been approved by the Energy Commission, or </w:t>
      </w:r>
      <w:r w:rsidR="007B3F48" w:rsidRPr="0024633A">
        <w:rPr>
          <w:rFonts w:cs="Tahoma"/>
        </w:rPr>
        <w:t xml:space="preserve">by any prospective </w:t>
      </w:r>
      <w:r w:rsidR="008115B4" w:rsidRPr="0024633A">
        <w:rPr>
          <w:rFonts w:cs="Tahoma"/>
        </w:rPr>
        <w:t xml:space="preserve">Registration Provider </w:t>
      </w:r>
      <w:r w:rsidR="007B3F48" w:rsidRPr="0024633A">
        <w:rPr>
          <w:rFonts w:cs="Tahoma"/>
        </w:rPr>
        <w:t>being considered</w:t>
      </w:r>
      <w:r w:rsidR="00FE2EBC" w:rsidRPr="0024633A">
        <w:rPr>
          <w:rFonts w:cs="Tahoma"/>
        </w:rPr>
        <w:t xml:space="preserve"> for approval </w:t>
      </w:r>
      <w:r w:rsidR="007B3F48" w:rsidRPr="0024633A">
        <w:rPr>
          <w:rFonts w:cs="Tahoma"/>
        </w:rPr>
        <w:t>by the Energy Commission.</w:t>
      </w:r>
      <w:r w:rsidR="00E958A5" w:rsidRPr="0024633A">
        <w:rPr>
          <w:rFonts w:cs="Tahoma"/>
        </w:rPr>
        <w:t xml:space="preserve"> </w:t>
      </w:r>
      <w:r w:rsidR="008115B4" w:rsidRPr="0024633A">
        <w:rPr>
          <w:rFonts w:cs="Tahoma"/>
        </w:rPr>
        <w:t xml:space="preserve">This instance of the RG is used for testing Data Registry </w:t>
      </w:r>
      <w:r w:rsidRPr="0024633A">
        <w:rPr>
          <w:rFonts w:cs="Tahoma"/>
        </w:rPr>
        <w:t>u</w:t>
      </w:r>
      <w:r w:rsidR="008115B4" w:rsidRPr="0024633A">
        <w:rPr>
          <w:rFonts w:cs="Tahoma"/>
        </w:rPr>
        <w:t xml:space="preserve">ser </w:t>
      </w:r>
      <w:r w:rsidRPr="0024633A">
        <w:rPr>
          <w:rFonts w:cs="Tahoma"/>
        </w:rPr>
        <w:t>i</w:t>
      </w:r>
      <w:r w:rsidR="008115B4" w:rsidRPr="0024633A">
        <w:rPr>
          <w:rFonts w:cs="Tahoma"/>
        </w:rPr>
        <w:t xml:space="preserve">nterfaces and Data Registry document registration results as part of the </w:t>
      </w:r>
      <w:r w:rsidRPr="0024633A">
        <w:rPr>
          <w:rFonts w:cs="Tahoma"/>
        </w:rPr>
        <w:t xml:space="preserve">Data Registry </w:t>
      </w:r>
      <w:r w:rsidR="008115B4" w:rsidRPr="0024633A">
        <w:rPr>
          <w:rFonts w:cs="Tahoma"/>
        </w:rPr>
        <w:t>approval process.</w:t>
      </w:r>
      <w:r w:rsidR="00E958A5" w:rsidRPr="0024633A">
        <w:rPr>
          <w:rFonts w:cs="Tahoma"/>
        </w:rPr>
        <w:t xml:space="preserve"> </w:t>
      </w:r>
      <w:r w:rsidR="008115B4" w:rsidRPr="0024633A">
        <w:rPr>
          <w:rFonts w:cs="Tahoma"/>
        </w:rPr>
        <w:t xml:space="preserve">This site is also used for vetting revisions to </w:t>
      </w:r>
      <w:r w:rsidR="00F67A6D" w:rsidRPr="0024633A">
        <w:rPr>
          <w:rFonts w:cs="Tahoma"/>
        </w:rPr>
        <w:t xml:space="preserve">XSD </w:t>
      </w:r>
      <w:r w:rsidR="008115B4" w:rsidRPr="0024633A">
        <w:rPr>
          <w:rFonts w:cs="Tahoma"/>
        </w:rPr>
        <w:t xml:space="preserve">and </w:t>
      </w:r>
      <w:r w:rsidR="00F67A6D" w:rsidRPr="0024633A">
        <w:rPr>
          <w:rFonts w:cs="Tahoma"/>
        </w:rPr>
        <w:t xml:space="preserve">XSL </w:t>
      </w:r>
      <w:r w:rsidR="00EB066E" w:rsidRPr="0024633A">
        <w:rPr>
          <w:rFonts w:cs="Tahoma"/>
        </w:rPr>
        <w:t xml:space="preserve">files prior to release </w:t>
      </w:r>
      <w:r w:rsidR="00D87530" w:rsidRPr="0024633A">
        <w:rPr>
          <w:rFonts w:cs="Tahoma"/>
        </w:rPr>
        <w:t xml:space="preserve">of new RG software versions </w:t>
      </w:r>
      <w:r w:rsidR="00EB066E" w:rsidRPr="0024633A">
        <w:rPr>
          <w:rFonts w:cs="Tahoma"/>
        </w:rPr>
        <w:t>to the</w:t>
      </w:r>
      <w:r w:rsidR="008115B4" w:rsidRPr="0024633A">
        <w:rPr>
          <w:rFonts w:cs="Tahoma"/>
        </w:rPr>
        <w:t xml:space="preserve"> </w:t>
      </w:r>
      <w:r w:rsidR="00D87530" w:rsidRPr="0024633A">
        <w:rPr>
          <w:rFonts w:cs="Tahoma"/>
        </w:rPr>
        <w:t xml:space="preserve">RG </w:t>
      </w:r>
      <w:r w:rsidR="008115B4" w:rsidRPr="0024633A">
        <w:rPr>
          <w:rFonts w:cs="Tahoma"/>
        </w:rPr>
        <w:t>production site.</w:t>
      </w:r>
    </w:p>
    <w:p w14:paraId="1F3BB524" w14:textId="60339CD1" w:rsidR="005138F6" w:rsidRPr="0024633A" w:rsidRDefault="00753054" w:rsidP="006F6198">
      <w:pPr>
        <w:pStyle w:val="ListParagraph"/>
        <w:keepNext/>
        <w:numPr>
          <w:ilvl w:val="0"/>
          <w:numId w:val="35"/>
        </w:numPr>
        <w:spacing w:after="240"/>
        <w:ind w:left="720"/>
        <w:contextualSpacing w:val="0"/>
        <w:rPr>
          <w:rFonts w:cs="Tahoma"/>
          <w:b/>
        </w:rPr>
      </w:pPr>
      <w:r w:rsidRPr="0024633A">
        <w:rPr>
          <w:rFonts w:cs="Tahoma"/>
          <w:b/>
        </w:rPr>
        <w:t>RG</w:t>
      </w:r>
      <w:r w:rsidR="005576E8" w:rsidRPr="0024633A">
        <w:rPr>
          <w:rFonts w:cs="Tahoma"/>
          <w:b/>
        </w:rPr>
        <w:t xml:space="preserve"> Production </w:t>
      </w:r>
      <w:r w:rsidR="0079219B" w:rsidRPr="0024633A">
        <w:rPr>
          <w:rFonts w:cs="Tahoma"/>
          <w:b/>
        </w:rPr>
        <w:t>S</w:t>
      </w:r>
      <w:r w:rsidR="005576E8" w:rsidRPr="0024633A">
        <w:rPr>
          <w:rFonts w:cs="Tahoma"/>
          <w:b/>
        </w:rPr>
        <w:t>ite</w:t>
      </w:r>
    </w:p>
    <w:p w14:paraId="50A0DBE0" w14:textId="77777777" w:rsidR="00D21D71" w:rsidRPr="0024633A" w:rsidRDefault="00D6030C" w:rsidP="006F6198">
      <w:pPr>
        <w:pStyle w:val="ListParagraph"/>
        <w:spacing w:after="240"/>
        <w:contextualSpacing w:val="0"/>
        <w:rPr>
          <w:rFonts w:cs="Tahoma"/>
        </w:rPr>
      </w:pPr>
      <w:r w:rsidRPr="0024633A">
        <w:rPr>
          <w:rFonts w:cs="Tahoma"/>
        </w:rPr>
        <w:t xml:space="preserve">The RG production site is accessible </w:t>
      </w:r>
      <w:r w:rsidR="008115B4" w:rsidRPr="0024633A">
        <w:rPr>
          <w:rFonts w:cs="Tahoma"/>
        </w:rPr>
        <w:t xml:space="preserve">by any </w:t>
      </w:r>
      <w:r w:rsidR="002E31C1" w:rsidRPr="0024633A">
        <w:rPr>
          <w:rFonts w:cs="Tahoma"/>
        </w:rPr>
        <w:t xml:space="preserve">Energy </w:t>
      </w:r>
      <w:r w:rsidR="00A17DB7" w:rsidRPr="0024633A">
        <w:rPr>
          <w:rFonts w:cs="Tahoma"/>
        </w:rPr>
        <w:t xml:space="preserve">Commission-approved </w:t>
      </w:r>
      <w:r w:rsidR="008115B4" w:rsidRPr="0024633A">
        <w:rPr>
          <w:rFonts w:cs="Tahoma"/>
        </w:rPr>
        <w:t xml:space="preserve">Data </w:t>
      </w:r>
      <w:r w:rsidR="002E31C1" w:rsidRPr="0024633A">
        <w:rPr>
          <w:rFonts w:cs="Tahoma"/>
        </w:rPr>
        <w:t>Registry</w:t>
      </w:r>
      <w:r w:rsidR="00142A4A" w:rsidRPr="0024633A">
        <w:rPr>
          <w:rFonts w:cs="Tahoma"/>
        </w:rPr>
        <w:t xml:space="preserve"> </w:t>
      </w:r>
      <w:r w:rsidR="008115B4" w:rsidRPr="0024633A">
        <w:rPr>
          <w:rFonts w:cs="Tahoma"/>
        </w:rPr>
        <w:t>Provider.</w:t>
      </w:r>
      <w:r w:rsidR="00E958A5" w:rsidRPr="0024633A">
        <w:rPr>
          <w:rFonts w:cs="Tahoma"/>
        </w:rPr>
        <w:t xml:space="preserve"> </w:t>
      </w:r>
      <w:r w:rsidR="00EC7792" w:rsidRPr="0024633A">
        <w:rPr>
          <w:rFonts w:cs="Tahoma"/>
        </w:rPr>
        <w:t xml:space="preserve">This instance of the RG is used for production of </w:t>
      </w:r>
      <w:r w:rsidR="00C82DD6" w:rsidRPr="0024633A">
        <w:rPr>
          <w:rFonts w:cs="Tahoma"/>
        </w:rPr>
        <w:t xml:space="preserve">documentation that can be </w:t>
      </w:r>
      <w:r w:rsidR="00EC7792" w:rsidRPr="0024633A">
        <w:rPr>
          <w:rFonts w:cs="Tahoma"/>
        </w:rPr>
        <w:t xml:space="preserve">registered </w:t>
      </w:r>
      <w:r w:rsidR="00C82DD6" w:rsidRPr="0024633A">
        <w:rPr>
          <w:rFonts w:cs="Tahoma"/>
        </w:rPr>
        <w:t>and used</w:t>
      </w:r>
      <w:r w:rsidR="00EC7792" w:rsidRPr="0024633A">
        <w:rPr>
          <w:rFonts w:cs="Tahoma"/>
        </w:rPr>
        <w:t xml:space="preserve"> for submittal to enforcement agencies.</w:t>
      </w:r>
      <w:r w:rsidR="00902F2B" w:rsidRPr="0024633A">
        <w:rPr>
          <w:rFonts w:cs="Tahoma"/>
        </w:rPr>
        <w:t xml:space="preserve"> </w:t>
      </w:r>
    </w:p>
    <w:p w14:paraId="46200A40" w14:textId="27DE2E36" w:rsidR="00486AD6" w:rsidRPr="0024633A" w:rsidRDefault="00486AD6" w:rsidP="006F6198">
      <w:pPr>
        <w:spacing w:after="240"/>
        <w:rPr>
          <w:rFonts w:cs="Tahoma"/>
          <w:color w:val="auto"/>
        </w:rPr>
      </w:pPr>
      <w:r w:rsidRPr="0024633A">
        <w:rPr>
          <w:rFonts w:cs="Tahoma"/>
          <w:color w:val="auto"/>
        </w:rPr>
        <w:t>When revision</w:t>
      </w:r>
      <w:r w:rsidR="00A17DB7" w:rsidRPr="0024633A">
        <w:rPr>
          <w:rFonts w:cs="Tahoma"/>
          <w:color w:val="auto"/>
        </w:rPr>
        <w:t>s</w:t>
      </w:r>
      <w:r w:rsidRPr="0024633A">
        <w:rPr>
          <w:rFonts w:cs="Tahoma"/>
          <w:color w:val="auto"/>
        </w:rPr>
        <w:t xml:space="preserve"> to existing </w:t>
      </w:r>
      <w:r w:rsidR="00D65A83" w:rsidRPr="0024633A">
        <w:rPr>
          <w:rFonts w:cs="Tahoma"/>
          <w:color w:val="auto"/>
        </w:rPr>
        <w:t xml:space="preserve">standardized </w:t>
      </w:r>
      <w:r w:rsidRPr="0024633A">
        <w:rPr>
          <w:rFonts w:cs="Tahoma"/>
          <w:color w:val="auto"/>
        </w:rPr>
        <w:t xml:space="preserve">document schemas </w:t>
      </w:r>
      <w:r w:rsidR="00EC7792" w:rsidRPr="0024633A">
        <w:rPr>
          <w:rFonts w:cs="Tahoma"/>
          <w:color w:val="auto"/>
        </w:rPr>
        <w:t xml:space="preserve">or </w:t>
      </w:r>
      <w:r w:rsidR="00F67A6D" w:rsidRPr="0024633A">
        <w:rPr>
          <w:rFonts w:cs="Tahoma"/>
          <w:color w:val="auto"/>
        </w:rPr>
        <w:t xml:space="preserve">XSL </w:t>
      </w:r>
      <w:r w:rsidR="00EC7792" w:rsidRPr="0024633A">
        <w:rPr>
          <w:rFonts w:cs="Tahoma"/>
          <w:color w:val="auto"/>
        </w:rPr>
        <w:t xml:space="preserve">templates </w:t>
      </w:r>
      <w:r w:rsidR="00D65A83" w:rsidRPr="0024633A">
        <w:rPr>
          <w:rFonts w:cs="Tahoma"/>
          <w:color w:val="auto"/>
        </w:rPr>
        <w:t>become</w:t>
      </w:r>
      <w:r w:rsidRPr="0024633A">
        <w:rPr>
          <w:rFonts w:cs="Tahoma"/>
          <w:color w:val="auto"/>
        </w:rPr>
        <w:t xml:space="preserve"> necessary, the following procedures should be adhered to</w:t>
      </w:r>
      <w:r w:rsidR="00D648A2" w:rsidRPr="0024633A">
        <w:rPr>
          <w:rFonts w:cs="Tahoma"/>
          <w:color w:val="auto"/>
        </w:rPr>
        <w:t xml:space="preserve">, </w:t>
      </w:r>
      <w:r w:rsidRPr="0024633A">
        <w:rPr>
          <w:rFonts w:cs="Tahoma"/>
          <w:color w:val="auto"/>
        </w:rPr>
        <w:t xml:space="preserve">to provide for adequate functional testing by </w:t>
      </w:r>
      <w:r w:rsidR="008744C9" w:rsidRPr="0024633A">
        <w:rPr>
          <w:rFonts w:cs="Tahoma"/>
          <w:color w:val="auto"/>
        </w:rPr>
        <w:t xml:space="preserve">technical </w:t>
      </w:r>
      <w:r w:rsidR="00A17DB7" w:rsidRPr="0024633A">
        <w:rPr>
          <w:rFonts w:cs="Tahoma"/>
          <w:color w:val="auto"/>
        </w:rPr>
        <w:t xml:space="preserve">staff </w:t>
      </w:r>
      <w:r w:rsidR="008744C9" w:rsidRPr="0024633A">
        <w:rPr>
          <w:rFonts w:cs="Tahoma"/>
          <w:color w:val="auto"/>
        </w:rPr>
        <w:t xml:space="preserve">responsible for </w:t>
      </w:r>
      <w:r w:rsidRPr="0024633A">
        <w:rPr>
          <w:rFonts w:cs="Tahoma"/>
          <w:color w:val="auto"/>
        </w:rPr>
        <w:t xml:space="preserve">RG </w:t>
      </w:r>
      <w:r w:rsidR="008744C9" w:rsidRPr="0024633A">
        <w:rPr>
          <w:rFonts w:cs="Tahoma"/>
          <w:color w:val="auto"/>
        </w:rPr>
        <w:t>maintenance</w:t>
      </w:r>
      <w:r w:rsidR="00D648A2" w:rsidRPr="0024633A">
        <w:rPr>
          <w:rFonts w:cs="Tahoma"/>
          <w:color w:val="auto"/>
        </w:rPr>
        <w:t>,</w:t>
      </w:r>
      <w:r w:rsidR="008744C9" w:rsidRPr="0024633A">
        <w:rPr>
          <w:rFonts w:cs="Tahoma"/>
          <w:color w:val="auto"/>
        </w:rPr>
        <w:t xml:space="preserve"> </w:t>
      </w:r>
      <w:r w:rsidRPr="0024633A">
        <w:rPr>
          <w:rFonts w:cs="Tahoma"/>
          <w:color w:val="auto"/>
        </w:rPr>
        <w:t xml:space="preserve">and to </w:t>
      </w:r>
      <w:r w:rsidR="00EC7792" w:rsidRPr="0024633A">
        <w:rPr>
          <w:rFonts w:cs="Tahoma"/>
          <w:color w:val="auto"/>
        </w:rPr>
        <w:t>allow</w:t>
      </w:r>
      <w:r w:rsidRPr="0024633A">
        <w:rPr>
          <w:rFonts w:cs="Tahoma"/>
          <w:color w:val="auto"/>
        </w:rPr>
        <w:t xml:space="preserve"> for vetting of the revisions by participating </w:t>
      </w:r>
      <w:r w:rsidR="008744C9" w:rsidRPr="0024633A">
        <w:rPr>
          <w:rFonts w:cs="Tahoma"/>
        </w:rPr>
        <w:t xml:space="preserve">Registration Providers </w:t>
      </w:r>
      <w:r w:rsidR="00E6280A" w:rsidRPr="0024633A">
        <w:rPr>
          <w:rFonts w:cs="Tahoma"/>
          <w:color w:val="auto"/>
        </w:rPr>
        <w:t xml:space="preserve">prior to deployment of the revised files for use for production of registered </w:t>
      </w:r>
      <w:r w:rsidR="008744C9" w:rsidRPr="0024633A">
        <w:rPr>
          <w:rFonts w:cs="Tahoma"/>
          <w:color w:val="auto"/>
        </w:rPr>
        <w:t>c</w:t>
      </w:r>
      <w:r w:rsidR="00E6280A" w:rsidRPr="0024633A">
        <w:rPr>
          <w:rFonts w:cs="Tahoma"/>
          <w:color w:val="auto"/>
        </w:rPr>
        <w:t xml:space="preserve">ompliance </w:t>
      </w:r>
      <w:r w:rsidR="008744C9" w:rsidRPr="0024633A">
        <w:rPr>
          <w:rFonts w:cs="Tahoma"/>
          <w:color w:val="auto"/>
        </w:rPr>
        <w:t>d</w:t>
      </w:r>
      <w:r w:rsidR="00E6280A" w:rsidRPr="0024633A">
        <w:rPr>
          <w:rFonts w:cs="Tahoma"/>
          <w:color w:val="auto"/>
        </w:rPr>
        <w:t>ocuments</w:t>
      </w:r>
      <w:r w:rsidRPr="0024633A">
        <w:rPr>
          <w:rFonts w:cs="Tahoma"/>
          <w:color w:val="auto"/>
        </w:rPr>
        <w:t>.</w:t>
      </w:r>
    </w:p>
    <w:p w14:paraId="563605FA" w14:textId="77777777" w:rsidR="00D7524C" w:rsidRPr="0024633A" w:rsidRDefault="00CD32FA" w:rsidP="006F6198">
      <w:pPr>
        <w:pStyle w:val="Heading3"/>
        <w:tabs>
          <w:tab w:val="clear" w:pos="900"/>
          <w:tab w:val="left" w:pos="720"/>
        </w:tabs>
        <w:spacing w:after="240"/>
        <w:rPr>
          <w:rFonts w:ascii="Tahoma" w:hAnsi="Tahoma" w:cs="Tahoma"/>
          <w:b/>
          <w:i w:val="0"/>
          <w:sz w:val="24"/>
          <w:szCs w:val="24"/>
        </w:rPr>
      </w:pPr>
      <w:bookmarkStart w:id="1142" w:name="_Toc418094452"/>
      <w:bookmarkStart w:id="1143" w:name="_Toc96009473"/>
      <w:r w:rsidRPr="0024633A">
        <w:rPr>
          <w:rFonts w:ascii="Tahoma" w:hAnsi="Tahoma" w:cs="Tahoma"/>
          <w:b/>
          <w:i w:val="0"/>
          <w:sz w:val="24"/>
          <w:szCs w:val="24"/>
        </w:rPr>
        <w:t xml:space="preserve">Version </w:t>
      </w:r>
      <w:r w:rsidR="005F3C60" w:rsidRPr="0024633A">
        <w:rPr>
          <w:rFonts w:ascii="Tahoma" w:hAnsi="Tahoma" w:cs="Tahoma"/>
          <w:b/>
          <w:i w:val="0"/>
          <w:sz w:val="24"/>
          <w:szCs w:val="24"/>
        </w:rPr>
        <w:t xml:space="preserve">Scope and </w:t>
      </w:r>
      <w:r w:rsidR="00955996" w:rsidRPr="0024633A">
        <w:rPr>
          <w:rFonts w:ascii="Tahoma" w:hAnsi="Tahoma" w:cs="Tahoma"/>
          <w:b/>
          <w:i w:val="0"/>
          <w:sz w:val="24"/>
          <w:szCs w:val="24"/>
        </w:rPr>
        <w:t>Numbering</w:t>
      </w:r>
      <w:r w:rsidR="003E13E0" w:rsidRPr="0024633A">
        <w:rPr>
          <w:rFonts w:ascii="Tahoma" w:hAnsi="Tahoma" w:cs="Tahoma"/>
          <w:b/>
          <w:i w:val="0"/>
          <w:sz w:val="24"/>
          <w:szCs w:val="24"/>
        </w:rPr>
        <w:t xml:space="preserve"> Convention</w:t>
      </w:r>
      <w:bookmarkEnd w:id="1142"/>
      <w:bookmarkEnd w:id="1143"/>
    </w:p>
    <w:p w14:paraId="719021A8" w14:textId="3713E2C8" w:rsidR="00F02675" w:rsidRPr="0024633A" w:rsidRDefault="00E15657" w:rsidP="006F6198">
      <w:pPr>
        <w:pStyle w:val="StyleLeft05"/>
        <w:spacing w:after="240"/>
        <w:ind w:left="0"/>
        <w:rPr>
          <w:rFonts w:cs="Tahoma"/>
          <w:szCs w:val="24"/>
        </w:rPr>
      </w:pPr>
      <w:r w:rsidRPr="0024633A">
        <w:rPr>
          <w:rFonts w:cs="Tahoma"/>
          <w:szCs w:val="24"/>
        </w:rPr>
        <w:t xml:space="preserve">When revision to existing standardized document schemas or </w:t>
      </w:r>
      <w:r w:rsidR="00CD418B" w:rsidRPr="0024633A">
        <w:rPr>
          <w:rFonts w:cs="Tahoma"/>
          <w:szCs w:val="24"/>
        </w:rPr>
        <w:t xml:space="preserve">XSL </w:t>
      </w:r>
      <w:r w:rsidRPr="0024633A">
        <w:rPr>
          <w:rFonts w:cs="Tahoma"/>
          <w:szCs w:val="24"/>
        </w:rPr>
        <w:t xml:space="preserve">templates becomes necessary, Energy Commission </w:t>
      </w:r>
      <w:r w:rsidR="00A17DB7" w:rsidRPr="0024633A">
        <w:rPr>
          <w:rFonts w:cs="Tahoma"/>
          <w:szCs w:val="24"/>
        </w:rPr>
        <w:t xml:space="preserve">staff </w:t>
      </w:r>
      <w:r w:rsidRPr="0024633A">
        <w:rPr>
          <w:rFonts w:cs="Tahoma"/>
          <w:szCs w:val="24"/>
        </w:rPr>
        <w:t xml:space="preserve">and </w:t>
      </w:r>
      <w:r w:rsidR="00DF32E1" w:rsidRPr="0024633A">
        <w:rPr>
          <w:rFonts w:cs="Tahoma"/>
          <w:szCs w:val="24"/>
        </w:rPr>
        <w:t>t</w:t>
      </w:r>
      <w:r w:rsidRPr="0024633A">
        <w:rPr>
          <w:rFonts w:cs="Tahoma"/>
          <w:szCs w:val="24"/>
        </w:rPr>
        <w:t xml:space="preserve">echnical </w:t>
      </w:r>
      <w:r w:rsidR="00DF32E1" w:rsidRPr="0024633A">
        <w:rPr>
          <w:rFonts w:cs="Tahoma"/>
          <w:szCs w:val="24"/>
        </w:rPr>
        <w:t>c</w:t>
      </w:r>
      <w:r w:rsidRPr="0024633A">
        <w:rPr>
          <w:rFonts w:cs="Tahoma"/>
          <w:szCs w:val="24"/>
        </w:rPr>
        <w:t xml:space="preserve">onsultants </w:t>
      </w:r>
      <w:r w:rsidR="00166171" w:rsidRPr="0024633A">
        <w:rPr>
          <w:rFonts w:cs="Tahoma"/>
          <w:szCs w:val="24"/>
        </w:rPr>
        <w:t xml:space="preserve">will </w:t>
      </w:r>
      <w:r w:rsidRPr="0024633A">
        <w:rPr>
          <w:rFonts w:cs="Tahoma"/>
          <w:szCs w:val="24"/>
        </w:rPr>
        <w:t xml:space="preserve">identify in writing the </w:t>
      </w:r>
      <w:r w:rsidR="00472355" w:rsidRPr="0024633A">
        <w:rPr>
          <w:rFonts w:cs="Tahoma"/>
          <w:szCs w:val="24"/>
        </w:rPr>
        <w:t xml:space="preserve">affected </w:t>
      </w:r>
      <w:r w:rsidRPr="0024633A">
        <w:rPr>
          <w:rFonts w:cs="Tahoma"/>
          <w:szCs w:val="24"/>
        </w:rPr>
        <w:t xml:space="preserve">file names and the changes </w:t>
      </w:r>
      <w:r w:rsidR="00835CD0" w:rsidRPr="0024633A">
        <w:rPr>
          <w:rFonts w:cs="Tahoma"/>
          <w:szCs w:val="24"/>
        </w:rPr>
        <w:t>that are to</w:t>
      </w:r>
      <w:r w:rsidR="00F02675" w:rsidRPr="0024633A">
        <w:rPr>
          <w:rFonts w:cs="Tahoma"/>
          <w:szCs w:val="24"/>
        </w:rPr>
        <w:t xml:space="preserve"> </w:t>
      </w:r>
      <w:r w:rsidR="00835CD0" w:rsidRPr="0024633A">
        <w:rPr>
          <w:rFonts w:cs="Tahoma"/>
          <w:szCs w:val="24"/>
        </w:rPr>
        <w:t xml:space="preserve">be made to </w:t>
      </w:r>
      <w:r w:rsidR="00F02675" w:rsidRPr="0024633A">
        <w:rPr>
          <w:rFonts w:cs="Tahoma"/>
          <w:szCs w:val="24"/>
        </w:rPr>
        <w:t>these files</w:t>
      </w:r>
      <w:r w:rsidR="00835CD0" w:rsidRPr="0024633A">
        <w:rPr>
          <w:rFonts w:cs="Tahoma"/>
          <w:szCs w:val="24"/>
        </w:rPr>
        <w:t>.</w:t>
      </w:r>
      <w:r w:rsidR="00E958A5" w:rsidRPr="0024633A">
        <w:rPr>
          <w:rFonts w:cs="Tahoma"/>
          <w:szCs w:val="24"/>
        </w:rPr>
        <w:t xml:space="preserve"> </w:t>
      </w:r>
      <w:r w:rsidR="00C33091" w:rsidRPr="0024633A">
        <w:rPr>
          <w:rFonts w:cs="Tahoma"/>
          <w:szCs w:val="24"/>
        </w:rPr>
        <w:t xml:space="preserve">Once </w:t>
      </w:r>
      <w:r w:rsidR="00DB76A3" w:rsidRPr="0024633A">
        <w:rPr>
          <w:rFonts w:cs="Tahoma"/>
          <w:szCs w:val="24"/>
        </w:rPr>
        <w:t>the</w:t>
      </w:r>
      <w:r w:rsidR="00167318" w:rsidRPr="0024633A">
        <w:rPr>
          <w:rFonts w:cs="Tahoma"/>
          <w:szCs w:val="24"/>
        </w:rPr>
        <w:t xml:space="preserve"> version </w:t>
      </w:r>
      <w:r w:rsidR="00C33091" w:rsidRPr="0024633A">
        <w:rPr>
          <w:rFonts w:cs="Tahoma"/>
          <w:szCs w:val="24"/>
        </w:rPr>
        <w:t>scope has been determined</w:t>
      </w:r>
      <w:r w:rsidR="00835CD0" w:rsidRPr="0024633A">
        <w:rPr>
          <w:rFonts w:cs="Tahoma"/>
          <w:szCs w:val="24"/>
        </w:rPr>
        <w:t xml:space="preserve"> and documented,</w:t>
      </w:r>
      <w:r w:rsidR="005F3C60" w:rsidRPr="0024633A">
        <w:rPr>
          <w:rFonts w:cs="Tahoma"/>
          <w:szCs w:val="24"/>
        </w:rPr>
        <w:t xml:space="preserve"> any</w:t>
      </w:r>
      <w:r w:rsidR="00835CD0" w:rsidRPr="0024633A">
        <w:rPr>
          <w:rFonts w:cs="Tahoma"/>
          <w:szCs w:val="24"/>
        </w:rPr>
        <w:t xml:space="preserve"> further changes to the scope should not be made except as described in </w:t>
      </w:r>
      <w:r w:rsidR="001B7527" w:rsidRPr="0024633A">
        <w:rPr>
          <w:rFonts w:cs="Tahoma"/>
          <w:szCs w:val="24"/>
        </w:rPr>
        <w:t xml:space="preserve">Section </w:t>
      </w:r>
      <w:r w:rsidR="00835CD0" w:rsidRPr="0024633A">
        <w:rPr>
          <w:rFonts w:cs="Tahoma"/>
          <w:szCs w:val="24"/>
        </w:rPr>
        <w:t>2.3.5.</w:t>
      </w:r>
      <w:r w:rsidR="005479DF" w:rsidRPr="0024633A">
        <w:rPr>
          <w:rFonts w:cs="Tahoma"/>
          <w:szCs w:val="24"/>
        </w:rPr>
        <w:t xml:space="preserve"> </w:t>
      </w:r>
      <w:r w:rsidR="00835CD0" w:rsidRPr="0024633A">
        <w:rPr>
          <w:rFonts w:cs="Tahoma"/>
          <w:szCs w:val="24"/>
        </w:rPr>
        <w:t>T</w:t>
      </w:r>
      <w:r w:rsidR="00167318" w:rsidRPr="0024633A">
        <w:rPr>
          <w:rFonts w:cs="Tahoma"/>
          <w:szCs w:val="24"/>
        </w:rPr>
        <w:t>he new version</w:t>
      </w:r>
      <w:r w:rsidR="00835CD0" w:rsidRPr="0024633A">
        <w:rPr>
          <w:rFonts w:cs="Tahoma"/>
          <w:szCs w:val="24"/>
        </w:rPr>
        <w:t xml:space="preserve"> should be identified </w:t>
      </w:r>
      <w:r w:rsidR="00CD418B" w:rsidRPr="0024633A">
        <w:rPr>
          <w:rFonts w:cs="Tahoma"/>
          <w:szCs w:val="24"/>
        </w:rPr>
        <w:t xml:space="preserve">by incorporating </w:t>
      </w:r>
      <w:r w:rsidR="00F02675" w:rsidRPr="0024633A">
        <w:rPr>
          <w:rFonts w:cs="Tahoma"/>
          <w:szCs w:val="24"/>
        </w:rPr>
        <w:t xml:space="preserve">the </w:t>
      </w:r>
      <w:r w:rsidR="00CD418B" w:rsidRPr="0024633A">
        <w:rPr>
          <w:rFonts w:cs="Tahoma"/>
          <w:szCs w:val="24"/>
        </w:rPr>
        <w:t>schema</w:t>
      </w:r>
      <w:r w:rsidR="00984710" w:rsidRPr="0024633A">
        <w:rPr>
          <w:rFonts w:cs="Tahoma"/>
          <w:szCs w:val="24"/>
        </w:rPr>
        <w:t xml:space="preserve"> </w:t>
      </w:r>
      <w:r w:rsidR="00F02675" w:rsidRPr="0024633A">
        <w:rPr>
          <w:rFonts w:cs="Tahoma"/>
          <w:szCs w:val="24"/>
        </w:rPr>
        <w:t xml:space="preserve">version number </w:t>
      </w:r>
      <w:r w:rsidR="00CD418B" w:rsidRPr="0024633A">
        <w:rPr>
          <w:rFonts w:cs="Tahoma"/>
          <w:szCs w:val="24"/>
        </w:rPr>
        <w:t>determined according to the policies described in Section 2.5.4.</w:t>
      </w:r>
      <w:r w:rsidR="005479DF" w:rsidRPr="0024633A">
        <w:rPr>
          <w:rFonts w:cs="Tahoma"/>
          <w:szCs w:val="24"/>
        </w:rPr>
        <w:t xml:space="preserve"> </w:t>
      </w:r>
      <w:r w:rsidR="00CD418B" w:rsidRPr="0024633A">
        <w:rPr>
          <w:rFonts w:cs="Tahoma"/>
          <w:szCs w:val="24"/>
        </w:rPr>
        <w:t xml:space="preserve">The numbering </w:t>
      </w:r>
      <w:r w:rsidR="00F02675" w:rsidRPr="0024633A">
        <w:rPr>
          <w:rFonts w:cs="Tahoma"/>
          <w:szCs w:val="24"/>
        </w:rPr>
        <w:t xml:space="preserve">convention </w:t>
      </w:r>
      <w:r w:rsidR="00CD418B" w:rsidRPr="0024633A">
        <w:rPr>
          <w:rFonts w:cs="Tahoma"/>
          <w:szCs w:val="24"/>
        </w:rPr>
        <w:t>and example</w:t>
      </w:r>
      <w:r w:rsidR="00EF60F4" w:rsidRPr="0024633A">
        <w:rPr>
          <w:rFonts w:cs="Tahoma"/>
          <w:szCs w:val="24"/>
        </w:rPr>
        <w:t>s are</w:t>
      </w:r>
      <w:r w:rsidR="00CD418B" w:rsidRPr="0024633A">
        <w:rPr>
          <w:rFonts w:cs="Tahoma"/>
          <w:szCs w:val="24"/>
        </w:rPr>
        <w:t xml:space="preserve"> </w:t>
      </w:r>
      <w:r w:rsidR="00EF60F4" w:rsidRPr="0024633A">
        <w:rPr>
          <w:rFonts w:cs="Tahoma"/>
          <w:szCs w:val="24"/>
        </w:rPr>
        <w:t>described</w:t>
      </w:r>
      <w:r w:rsidR="00DB76A3" w:rsidRPr="0024633A">
        <w:rPr>
          <w:rFonts w:cs="Tahoma"/>
          <w:szCs w:val="24"/>
        </w:rPr>
        <w:t xml:space="preserve"> </w:t>
      </w:r>
      <w:r w:rsidR="00CD418B" w:rsidRPr="0024633A">
        <w:rPr>
          <w:rFonts w:cs="Tahoma"/>
          <w:szCs w:val="24"/>
        </w:rPr>
        <w:t>below</w:t>
      </w:r>
      <w:r w:rsidR="00DB76A3" w:rsidRPr="0024633A">
        <w:rPr>
          <w:rFonts w:cs="Tahoma"/>
          <w:szCs w:val="24"/>
        </w:rPr>
        <w:t>.</w:t>
      </w:r>
    </w:p>
    <w:p w14:paraId="7F639429" w14:textId="77777777" w:rsidR="006F6198" w:rsidRDefault="006F6198">
      <w:pPr>
        <w:spacing w:after="0" w:line="240" w:lineRule="auto"/>
        <w:rPr>
          <w:rFonts w:cs="Tahoma"/>
          <w:b/>
          <w:szCs w:val="24"/>
        </w:rPr>
      </w:pPr>
      <w:r>
        <w:rPr>
          <w:rFonts w:cs="Tahoma"/>
          <w:szCs w:val="24"/>
        </w:rPr>
        <w:br w:type="page"/>
      </w:r>
    </w:p>
    <w:p w14:paraId="52EFBFB7" w14:textId="73F7AAE2" w:rsidR="00E63DD2" w:rsidRPr="0024633A" w:rsidRDefault="00E63DD2" w:rsidP="008558F8">
      <w:pPr>
        <w:pStyle w:val="FigureTitleStyle"/>
        <w:spacing w:after="240"/>
      </w:pPr>
      <w:r w:rsidRPr="0024633A">
        <w:rPr>
          <w:rFonts w:ascii="Tahoma" w:hAnsi="Tahoma" w:cs="Tahoma"/>
          <w:sz w:val="24"/>
          <w:szCs w:val="24"/>
        </w:rPr>
        <w:lastRenderedPageBreak/>
        <w:t>Figure 2-2</w:t>
      </w:r>
      <w:r w:rsidR="00D83428" w:rsidRPr="0024633A">
        <w:rPr>
          <w:rFonts w:ascii="Tahoma" w:hAnsi="Tahoma" w:cs="Tahoma"/>
          <w:sz w:val="24"/>
          <w:szCs w:val="24"/>
        </w:rPr>
        <w:t xml:space="preserve">. </w:t>
      </w:r>
      <w:r w:rsidR="00753054" w:rsidRPr="0024633A">
        <w:rPr>
          <w:rFonts w:ascii="Tahoma" w:hAnsi="Tahoma" w:cs="Tahoma"/>
          <w:sz w:val="24"/>
          <w:szCs w:val="24"/>
        </w:rPr>
        <w:t>RG</w:t>
      </w:r>
      <w:r w:rsidR="00D83428" w:rsidRPr="0024633A">
        <w:rPr>
          <w:rFonts w:ascii="Tahoma" w:hAnsi="Tahoma" w:cs="Tahoma"/>
          <w:sz w:val="24"/>
          <w:szCs w:val="24"/>
        </w:rPr>
        <w:t xml:space="preserve"> and </w:t>
      </w:r>
      <w:r w:rsidR="002F0371" w:rsidRPr="0024633A">
        <w:rPr>
          <w:rFonts w:ascii="Tahoma" w:hAnsi="Tahoma" w:cs="Tahoma"/>
          <w:sz w:val="24"/>
          <w:szCs w:val="24"/>
        </w:rPr>
        <w:t xml:space="preserve">Document </w:t>
      </w:r>
      <w:r w:rsidR="00D83428" w:rsidRPr="0024633A">
        <w:rPr>
          <w:rFonts w:ascii="Tahoma" w:hAnsi="Tahoma" w:cs="Tahoma"/>
          <w:sz w:val="24"/>
          <w:szCs w:val="24"/>
        </w:rPr>
        <w:t xml:space="preserve">Schema Version </w:t>
      </w:r>
      <w:r w:rsidR="00EF60F4" w:rsidRPr="0024633A">
        <w:rPr>
          <w:rFonts w:ascii="Tahoma" w:hAnsi="Tahoma" w:cs="Tahoma"/>
          <w:sz w:val="24"/>
          <w:szCs w:val="24"/>
        </w:rPr>
        <w:t xml:space="preserve">Numbering </w:t>
      </w:r>
      <w:r w:rsidR="002F0371" w:rsidRPr="0024633A">
        <w:rPr>
          <w:rFonts w:ascii="Tahoma" w:hAnsi="Tahoma" w:cs="Tahoma"/>
          <w:sz w:val="24"/>
          <w:szCs w:val="24"/>
        </w:rPr>
        <w:t>Convention</w:t>
      </w:r>
    </w:p>
    <w:tbl>
      <w:tblPr>
        <w:tblStyle w:val="TableGrid"/>
        <w:tblW w:w="3750" w:type="pct"/>
        <w:jc w:val="center"/>
        <w:tblLook w:val="04A0" w:firstRow="1" w:lastRow="0" w:firstColumn="1" w:lastColumn="0" w:noHBand="0" w:noVBand="1"/>
      </w:tblPr>
      <w:tblGrid>
        <w:gridCol w:w="1849"/>
        <w:gridCol w:w="1934"/>
        <w:gridCol w:w="1831"/>
        <w:gridCol w:w="1831"/>
      </w:tblGrid>
      <w:tr w:rsidR="00DB76A3" w:rsidRPr="0024633A" w14:paraId="1B729D16" w14:textId="77777777" w:rsidTr="00F27F39">
        <w:trPr>
          <w:jc w:val="center"/>
        </w:trPr>
        <w:tc>
          <w:tcPr>
            <w:tcW w:w="2538" w:type="dxa"/>
            <w:vAlign w:val="bottom"/>
          </w:tcPr>
          <w:p w14:paraId="529AABA4" w14:textId="77777777" w:rsidR="00DB76A3" w:rsidRPr="0024633A" w:rsidRDefault="00984710" w:rsidP="00984710">
            <w:pPr>
              <w:spacing w:before="240" w:after="240"/>
              <w:jc w:val="center"/>
              <w:rPr>
                <w:rFonts w:cs="Tahoma"/>
                <w:szCs w:val="24"/>
              </w:rPr>
            </w:pPr>
            <w:r w:rsidRPr="0024633A">
              <w:rPr>
                <w:rFonts w:cs="Tahoma"/>
                <w:szCs w:val="24"/>
              </w:rPr>
              <w:t xml:space="preserve">Text included in </w:t>
            </w:r>
            <w:r w:rsidR="00EF60F4" w:rsidRPr="0024633A">
              <w:rPr>
                <w:rFonts w:cs="Tahoma"/>
                <w:szCs w:val="24"/>
              </w:rPr>
              <w:t xml:space="preserve">RG </w:t>
            </w:r>
            <w:r w:rsidRPr="0024633A">
              <w:rPr>
                <w:rFonts w:cs="Tahoma"/>
                <w:szCs w:val="24"/>
              </w:rPr>
              <w:t>URL</w:t>
            </w:r>
          </w:p>
        </w:tc>
        <w:tc>
          <w:tcPr>
            <w:tcW w:w="2538" w:type="dxa"/>
            <w:vAlign w:val="bottom"/>
          </w:tcPr>
          <w:p w14:paraId="12B79C74" w14:textId="77777777" w:rsidR="00DB76A3" w:rsidRPr="0024633A" w:rsidRDefault="00984710" w:rsidP="00984710">
            <w:pPr>
              <w:spacing w:before="240" w:after="240"/>
              <w:jc w:val="center"/>
              <w:rPr>
                <w:rFonts w:cs="Tahoma"/>
                <w:szCs w:val="24"/>
              </w:rPr>
            </w:pPr>
            <w:r w:rsidRPr="0024633A">
              <w:rPr>
                <w:rFonts w:cs="Tahoma"/>
                <w:szCs w:val="24"/>
              </w:rPr>
              <w:t xml:space="preserve">Title 24 </w:t>
            </w:r>
            <w:r w:rsidR="004056FD" w:rsidRPr="0024633A">
              <w:rPr>
                <w:rFonts w:cs="Tahoma"/>
                <w:szCs w:val="24"/>
              </w:rPr>
              <w:t xml:space="preserve">Energy </w:t>
            </w:r>
            <w:r w:rsidRPr="0024633A">
              <w:rPr>
                <w:rFonts w:cs="Tahoma"/>
                <w:szCs w:val="24"/>
              </w:rPr>
              <w:t>Standards Version Year</w:t>
            </w:r>
          </w:p>
        </w:tc>
        <w:tc>
          <w:tcPr>
            <w:tcW w:w="2538" w:type="dxa"/>
            <w:vAlign w:val="bottom"/>
          </w:tcPr>
          <w:p w14:paraId="28F9DADE" w14:textId="77777777" w:rsidR="00DB76A3" w:rsidRPr="0024633A" w:rsidRDefault="00984710" w:rsidP="00984710">
            <w:pPr>
              <w:spacing w:before="240" w:after="240"/>
              <w:jc w:val="center"/>
              <w:rPr>
                <w:rFonts w:cs="Tahoma"/>
                <w:szCs w:val="24"/>
              </w:rPr>
            </w:pPr>
            <w:r w:rsidRPr="0024633A">
              <w:rPr>
                <w:rFonts w:cs="Tahoma"/>
                <w:szCs w:val="24"/>
              </w:rPr>
              <w:t xml:space="preserve">RG and Schema </w:t>
            </w:r>
            <w:r w:rsidR="00DB76A3" w:rsidRPr="0024633A">
              <w:rPr>
                <w:rFonts w:cs="Tahoma"/>
                <w:szCs w:val="24"/>
              </w:rPr>
              <w:t>Major Version Number</w:t>
            </w:r>
          </w:p>
        </w:tc>
        <w:tc>
          <w:tcPr>
            <w:tcW w:w="2538" w:type="dxa"/>
            <w:vAlign w:val="bottom"/>
          </w:tcPr>
          <w:p w14:paraId="144E507E" w14:textId="77777777" w:rsidR="00DB76A3" w:rsidRPr="0024633A" w:rsidRDefault="00984710" w:rsidP="00984710">
            <w:pPr>
              <w:spacing w:before="240" w:after="240"/>
              <w:jc w:val="center"/>
              <w:rPr>
                <w:rFonts w:cs="Tahoma"/>
                <w:szCs w:val="24"/>
              </w:rPr>
            </w:pPr>
            <w:r w:rsidRPr="0024633A">
              <w:rPr>
                <w:rFonts w:cs="Tahoma"/>
                <w:szCs w:val="24"/>
              </w:rPr>
              <w:t xml:space="preserve">RG and Schema </w:t>
            </w:r>
            <w:r w:rsidR="00DB76A3" w:rsidRPr="0024633A">
              <w:rPr>
                <w:rFonts w:cs="Tahoma"/>
                <w:szCs w:val="24"/>
              </w:rPr>
              <w:t>Minor Version Number</w:t>
            </w:r>
          </w:p>
        </w:tc>
      </w:tr>
      <w:tr w:rsidR="00DB76A3" w:rsidRPr="0024633A" w14:paraId="35CF7474" w14:textId="77777777" w:rsidTr="00F27F39">
        <w:trPr>
          <w:trHeight w:val="431"/>
          <w:jc w:val="center"/>
        </w:trPr>
        <w:tc>
          <w:tcPr>
            <w:tcW w:w="2538" w:type="dxa"/>
            <w:vAlign w:val="bottom"/>
          </w:tcPr>
          <w:p w14:paraId="17010805" w14:textId="77777777" w:rsidR="00DB76A3" w:rsidRPr="0024633A" w:rsidRDefault="00DB76A3" w:rsidP="00984710">
            <w:pPr>
              <w:spacing w:before="240" w:after="240"/>
              <w:jc w:val="center"/>
              <w:rPr>
                <w:rFonts w:cs="Tahoma"/>
                <w:szCs w:val="24"/>
              </w:rPr>
            </w:pPr>
            <w:proofErr w:type="spellStart"/>
            <w:r w:rsidRPr="0024633A">
              <w:rPr>
                <w:rFonts w:cs="Tahoma"/>
                <w:szCs w:val="24"/>
              </w:rPr>
              <w:t>DocsV</w:t>
            </w:r>
            <w:proofErr w:type="spellEnd"/>
          </w:p>
        </w:tc>
        <w:tc>
          <w:tcPr>
            <w:tcW w:w="2538" w:type="dxa"/>
            <w:vAlign w:val="bottom"/>
          </w:tcPr>
          <w:p w14:paraId="1D9D760B" w14:textId="1AF7B7C4" w:rsidR="00DB76A3" w:rsidRPr="0024633A" w:rsidRDefault="00507E8E" w:rsidP="004040D1">
            <w:pPr>
              <w:spacing w:before="240" w:after="240"/>
              <w:jc w:val="center"/>
              <w:rPr>
                <w:rFonts w:cs="Tahoma"/>
                <w:szCs w:val="24"/>
              </w:rPr>
            </w:pPr>
            <w:r w:rsidRPr="0024633A">
              <w:rPr>
                <w:rFonts w:cs="Tahoma"/>
                <w:szCs w:val="24"/>
              </w:rPr>
              <w:t>20</w:t>
            </w:r>
            <w:ins w:id="1144" w:author="Author">
              <w:r w:rsidR="007407C2">
                <w:rPr>
                  <w:rFonts w:cs="Tahoma"/>
                  <w:szCs w:val="24"/>
                </w:rPr>
                <w:t>22</w:t>
              </w:r>
            </w:ins>
            <w:del w:id="1145" w:author="Author">
              <w:r w:rsidRPr="0024633A" w:rsidDel="007407C2">
                <w:rPr>
                  <w:rFonts w:cs="Tahoma"/>
                  <w:szCs w:val="24"/>
                </w:rPr>
                <w:delText>19</w:delText>
              </w:r>
            </w:del>
          </w:p>
        </w:tc>
        <w:tc>
          <w:tcPr>
            <w:tcW w:w="2538" w:type="dxa"/>
            <w:vAlign w:val="bottom"/>
          </w:tcPr>
          <w:p w14:paraId="3CC64FC0" w14:textId="77777777" w:rsidR="00D63C83" w:rsidRPr="0024633A" w:rsidRDefault="00DB76A3" w:rsidP="00984710">
            <w:pPr>
              <w:spacing w:before="240" w:after="240"/>
              <w:jc w:val="center"/>
              <w:rPr>
                <w:rFonts w:cs="Tahoma"/>
                <w:szCs w:val="24"/>
              </w:rPr>
            </w:pPr>
            <w:r w:rsidRPr="0024633A">
              <w:rPr>
                <w:rFonts w:cs="Tahoma"/>
                <w:szCs w:val="24"/>
              </w:rPr>
              <w:t>x</w:t>
            </w:r>
          </w:p>
        </w:tc>
        <w:tc>
          <w:tcPr>
            <w:tcW w:w="2538" w:type="dxa"/>
            <w:vAlign w:val="bottom"/>
          </w:tcPr>
          <w:p w14:paraId="1EEE44BB" w14:textId="77777777" w:rsidR="00DB76A3" w:rsidRPr="0024633A" w:rsidRDefault="00DB76A3" w:rsidP="00984710">
            <w:pPr>
              <w:spacing w:before="240" w:after="240"/>
              <w:jc w:val="center"/>
              <w:rPr>
                <w:rFonts w:cs="Tahoma"/>
                <w:szCs w:val="24"/>
              </w:rPr>
            </w:pPr>
            <w:r w:rsidRPr="0024633A">
              <w:rPr>
                <w:rFonts w:cs="Tahoma"/>
                <w:szCs w:val="24"/>
              </w:rPr>
              <w:t>xxx</w:t>
            </w:r>
          </w:p>
        </w:tc>
      </w:tr>
    </w:tbl>
    <w:p w14:paraId="18EB59E9" w14:textId="77777777" w:rsidR="00FD7145" w:rsidRPr="0024633A" w:rsidRDefault="00FD7145" w:rsidP="00472355">
      <w:pPr>
        <w:spacing w:before="240" w:after="240"/>
        <w:rPr>
          <w:rFonts w:cs="Tahoma"/>
          <w:szCs w:val="24"/>
        </w:rPr>
      </w:pPr>
    </w:p>
    <w:p w14:paraId="72B35AA8" w14:textId="451D87B1" w:rsidR="00DB76A3" w:rsidRPr="0024633A" w:rsidRDefault="00A17DB7" w:rsidP="006F6198">
      <w:pPr>
        <w:spacing w:before="240" w:after="240"/>
        <w:rPr>
          <w:rFonts w:cs="Tahoma"/>
          <w:szCs w:val="24"/>
        </w:rPr>
      </w:pPr>
      <w:r w:rsidRPr="0024633A">
        <w:rPr>
          <w:rFonts w:cs="Tahoma"/>
          <w:szCs w:val="24"/>
        </w:rPr>
        <w:t>Examples</w:t>
      </w:r>
      <w:r w:rsidR="00010210" w:rsidRPr="0024633A">
        <w:rPr>
          <w:rFonts w:cs="Tahoma"/>
          <w:szCs w:val="24"/>
        </w:rPr>
        <w:t>:</w:t>
      </w:r>
    </w:p>
    <w:p w14:paraId="65A9DB09" w14:textId="532D55EC" w:rsidR="00F02675" w:rsidRPr="0024633A" w:rsidRDefault="004040D1" w:rsidP="006F6198">
      <w:pPr>
        <w:spacing w:before="240" w:after="240"/>
        <w:rPr>
          <w:rFonts w:cs="Tahoma"/>
          <w:szCs w:val="24"/>
        </w:rPr>
      </w:pPr>
      <w:r w:rsidRPr="0024633A">
        <w:rPr>
          <w:rFonts w:cs="Tahoma"/>
          <w:szCs w:val="24"/>
        </w:rPr>
        <w:t>DocsV</w:t>
      </w:r>
      <w:r w:rsidR="00507E8E" w:rsidRPr="0024633A">
        <w:rPr>
          <w:rFonts w:cs="Tahoma"/>
          <w:szCs w:val="24"/>
        </w:rPr>
        <w:t>20</w:t>
      </w:r>
      <w:ins w:id="1146" w:author="Author">
        <w:r w:rsidR="007407C2">
          <w:rPr>
            <w:rFonts w:cs="Tahoma"/>
            <w:szCs w:val="24"/>
          </w:rPr>
          <w:t>22</w:t>
        </w:r>
      </w:ins>
      <w:del w:id="1147" w:author="Author">
        <w:r w:rsidR="00507E8E" w:rsidRPr="0024633A" w:rsidDel="007407C2">
          <w:rPr>
            <w:rFonts w:cs="Tahoma"/>
            <w:szCs w:val="24"/>
          </w:rPr>
          <w:delText>19</w:delText>
        </w:r>
      </w:del>
      <w:r w:rsidR="00E32693" w:rsidRPr="0024633A">
        <w:rPr>
          <w:rFonts w:cs="Tahoma"/>
          <w:szCs w:val="24"/>
        </w:rPr>
        <w:t>.x.</w:t>
      </w:r>
      <w:r w:rsidR="004A290A" w:rsidRPr="0024633A">
        <w:rPr>
          <w:rFonts w:cs="Tahoma"/>
          <w:szCs w:val="24"/>
        </w:rPr>
        <w:t>x</w:t>
      </w:r>
      <w:r w:rsidR="00E32693" w:rsidRPr="0024633A">
        <w:rPr>
          <w:rFonts w:cs="Tahoma"/>
          <w:szCs w:val="24"/>
        </w:rPr>
        <w:t>xx</w:t>
      </w:r>
    </w:p>
    <w:p w14:paraId="4044D9C9" w14:textId="20A3F1D2" w:rsidR="00F02675" w:rsidRPr="0024633A" w:rsidRDefault="00F02675" w:rsidP="006F6198">
      <w:pPr>
        <w:spacing w:after="240"/>
        <w:rPr>
          <w:rFonts w:cs="Tahoma"/>
          <w:szCs w:val="24"/>
        </w:rPr>
      </w:pPr>
      <w:r w:rsidRPr="0024633A">
        <w:rPr>
          <w:rFonts w:cs="Tahoma"/>
          <w:szCs w:val="24"/>
        </w:rPr>
        <w:t xml:space="preserve">The </w:t>
      </w:r>
      <w:r w:rsidR="00DB76A3" w:rsidRPr="0024633A">
        <w:rPr>
          <w:rFonts w:cs="Tahoma"/>
          <w:szCs w:val="24"/>
        </w:rPr>
        <w:t xml:space="preserve">numeric </w:t>
      </w:r>
      <w:r w:rsidRPr="0024633A">
        <w:rPr>
          <w:rFonts w:cs="Tahoma"/>
          <w:szCs w:val="24"/>
        </w:rPr>
        <w:t>digits</w:t>
      </w:r>
      <w:r w:rsidR="00472355" w:rsidRPr="0024633A">
        <w:rPr>
          <w:rFonts w:cs="Tahoma"/>
          <w:szCs w:val="24"/>
        </w:rPr>
        <w:t xml:space="preserve"> represented in the numbering convention</w:t>
      </w:r>
      <w:r w:rsidR="00EC58B0" w:rsidRPr="0024633A">
        <w:rPr>
          <w:rFonts w:cs="Tahoma"/>
          <w:szCs w:val="24"/>
        </w:rPr>
        <w:t xml:space="preserve"> </w:t>
      </w:r>
      <w:r w:rsidR="004C7CEF" w:rsidRPr="0024633A">
        <w:rPr>
          <w:rFonts w:cs="Tahoma"/>
          <w:szCs w:val="24"/>
        </w:rPr>
        <w:t xml:space="preserve">should </w:t>
      </w:r>
      <w:r w:rsidR="008F5B95" w:rsidRPr="0024633A">
        <w:rPr>
          <w:rFonts w:cs="Tahoma"/>
          <w:szCs w:val="24"/>
        </w:rPr>
        <w:t xml:space="preserve">be </w:t>
      </w:r>
      <w:r w:rsidRPr="0024633A">
        <w:rPr>
          <w:rFonts w:cs="Tahoma"/>
          <w:szCs w:val="24"/>
        </w:rPr>
        <w:t>sequential, beginning with DocsV</w:t>
      </w:r>
      <w:r w:rsidR="00507E8E" w:rsidRPr="0024633A">
        <w:rPr>
          <w:rFonts w:cs="Tahoma"/>
          <w:szCs w:val="24"/>
        </w:rPr>
        <w:t>20</w:t>
      </w:r>
      <w:ins w:id="1148" w:author="Author">
        <w:r w:rsidR="007407C2">
          <w:rPr>
            <w:rFonts w:cs="Tahoma"/>
            <w:szCs w:val="24"/>
          </w:rPr>
          <w:t>22</w:t>
        </w:r>
      </w:ins>
      <w:del w:id="1149" w:author="Author">
        <w:r w:rsidR="00507E8E" w:rsidRPr="0024633A" w:rsidDel="007407C2">
          <w:rPr>
            <w:rFonts w:cs="Tahoma"/>
            <w:szCs w:val="24"/>
          </w:rPr>
          <w:delText>19</w:delText>
        </w:r>
      </w:del>
      <w:r w:rsidRPr="0024633A">
        <w:rPr>
          <w:rFonts w:cs="Tahoma"/>
          <w:szCs w:val="24"/>
        </w:rPr>
        <w:t>.1.00</w:t>
      </w:r>
      <w:r w:rsidR="004A290A" w:rsidRPr="0024633A">
        <w:rPr>
          <w:rFonts w:cs="Tahoma"/>
          <w:szCs w:val="24"/>
        </w:rPr>
        <w:t>0</w:t>
      </w:r>
      <w:r w:rsidR="007763E5" w:rsidRPr="0024633A">
        <w:rPr>
          <w:rFonts w:cs="Tahoma"/>
          <w:szCs w:val="24"/>
        </w:rPr>
        <w:t xml:space="preserve"> for the first major version</w:t>
      </w:r>
      <w:r w:rsidRPr="0024633A">
        <w:rPr>
          <w:rFonts w:cs="Tahoma"/>
          <w:szCs w:val="24"/>
        </w:rPr>
        <w:t>, progressing through DocsV</w:t>
      </w:r>
      <w:r w:rsidR="00507E8E" w:rsidRPr="0024633A">
        <w:rPr>
          <w:rFonts w:cs="Tahoma"/>
          <w:szCs w:val="24"/>
        </w:rPr>
        <w:t>20</w:t>
      </w:r>
      <w:ins w:id="1150" w:author="Author">
        <w:r w:rsidR="007407C2">
          <w:rPr>
            <w:rFonts w:cs="Tahoma"/>
            <w:szCs w:val="24"/>
          </w:rPr>
          <w:t>22</w:t>
        </w:r>
      </w:ins>
      <w:del w:id="1151" w:author="Author">
        <w:r w:rsidR="00507E8E" w:rsidRPr="0024633A" w:rsidDel="007407C2">
          <w:rPr>
            <w:rFonts w:cs="Tahoma"/>
            <w:szCs w:val="24"/>
          </w:rPr>
          <w:delText>19</w:delText>
        </w:r>
      </w:del>
      <w:r w:rsidRPr="0024633A">
        <w:rPr>
          <w:rFonts w:cs="Tahoma"/>
          <w:szCs w:val="24"/>
        </w:rPr>
        <w:t>.1.99</w:t>
      </w:r>
      <w:r w:rsidR="004A290A" w:rsidRPr="0024633A">
        <w:rPr>
          <w:rFonts w:cs="Tahoma"/>
          <w:szCs w:val="24"/>
        </w:rPr>
        <w:t>9</w:t>
      </w:r>
      <w:r w:rsidR="007763E5" w:rsidRPr="0024633A">
        <w:rPr>
          <w:rFonts w:cs="Tahoma"/>
          <w:szCs w:val="24"/>
        </w:rPr>
        <w:t xml:space="preserve"> for </w:t>
      </w:r>
      <w:r w:rsidR="00FE1F16" w:rsidRPr="0024633A">
        <w:rPr>
          <w:rFonts w:cs="Tahoma"/>
          <w:szCs w:val="24"/>
        </w:rPr>
        <w:t xml:space="preserve">subsequent </w:t>
      </w:r>
      <w:r w:rsidR="007763E5" w:rsidRPr="0024633A">
        <w:rPr>
          <w:rFonts w:cs="Tahoma"/>
          <w:szCs w:val="24"/>
        </w:rPr>
        <w:t>minor versions</w:t>
      </w:r>
      <w:r w:rsidR="00FE1F16" w:rsidRPr="0024633A">
        <w:rPr>
          <w:rFonts w:cs="Tahoma"/>
          <w:szCs w:val="24"/>
        </w:rPr>
        <w:t>.</w:t>
      </w:r>
      <w:r w:rsidR="005479DF" w:rsidRPr="0024633A">
        <w:rPr>
          <w:rFonts w:cs="Tahoma"/>
          <w:szCs w:val="24"/>
        </w:rPr>
        <w:t xml:space="preserve"> </w:t>
      </w:r>
      <w:r w:rsidR="00FE1F16" w:rsidRPr="0024633A">
        <w:rPr>
          <w:rFonts w:cs="Tahoma"/>
          <w:szCs w:val="24"/>
        </w:rPr>
        <w:t>For the</w:t>
      </w:r>
      <w:r w:rsidR="004A290A" w:rsidRPr="0024633A">
        <w:rPr>
          <w:rFonts w:cs="Tahoma"/>
          <w:szCs w:val="24"/>
        </w:rPr>
        <w:t xml:space="preserve"> </w:t>
      </w:r>
      <w:r w:rsidR="00FE1F16" w:rsidRPr="0024633A">
        <w:rPr>
          <w:rFonts w:cs="Tahoma"/>
          <w:szCs w:val="24"/>
        </w:rPr>
        <w:t xml:space="preserve">second </w:t>
      </w:r>
      <w:r w:rsidR="004A290A" w:rsidRPr="0024633A">
        <w:rPr>
          <w:rFonts w:cs="Tahoma"/>
          <w:szCs w:val="24"/>
        </w:rPr>
        <w:t xml:space="preserve">major version </w:t>
      </w:r>
      <w:r w:rsidR="00FE1F16" w:rsidRPr="0024633A">
        <w:rPr>
          <w:rFonts w:cs="Tahoma"/>
          <w:szCs w:val="24"/>
        </w:rPr>
        <w:t>the numbering begins with</w:t>
      </w:r>
      <w:r w:rsidR="004A290A" w:rsidRPr="0024633A">
        <w:rPr>
          <w:rFonts w:cs="Tahoma"/>
          <w:szCs w:val="24"/>
        </w:rPr>
        <w:t xml:space="preserve"> </w:t>
      </w:r>
      <w:r w:rsidRPr="0024633A">
        <w:rPr>
          <w:rFonts w:cs="Tahoma"/>
          <w:szCs w:val="24"/>
        </w:rPr>
        <w:t>Docs</w:t>
      </w:r>
      <w:r w:rsidR="00734A78" w:rsidRPr="0024633A">
        <w:rPr>
          <w:rFonts w:cs="Tahoma"/>
          <w:szCs w:val="24"/>
        </w:rPr>
        <w:t>V</w:t>
      </w:r>
      <w:r w:rsidR="00507E8E" w:rsidRPr="0024633A">
        <w:rPr>
          <w:rFonts w:cs="Tahoma"/>
          <w:szCs w:val="24"/>
        </w:rPr>
        <w:t>20</w:t>
      </w:r>
      <w:ins w:id="1152" w:author="Author">
        <w:r w:rsidR="007407C2">
          <w:rPr>
            <w:rFonts w:cs="Tahoma"/>
            <w:szCs w:val="24"/>
          </w:rPr>
          <w:t>22</w:t>
        </w:r>
      </w:ins>
      <w:del w:id="1153" w:author="Author">
        <w:r w:rsidR="00507E8E" w:rsidRPr="0024633A" w:rsidDel="007407C2">
          <w:rPr>
            <w:rFonts w:cs="Tahoma"/>
            <w:szCs w:val="24"/>
          </w:rPr>
          <w:delText>19</w:delText>
        </w:r>
      </w:del>
      <w:r w:rsidR="00734A78" w:rsidRPr="0024633A">
        <w:rPr>
          <w:rFonts w:cs="Tahoma"/>
          <w:szCs w:val="24"/>
        </w:rPr>
        <w:t>.2.00</w:t>
      </w:r>
      <w:r w:rsidR="004A290A" w:rsidRPr="0024633A">
        <w:rPr>
          <w:rFonts w:cs="Tahoma"/>
          <w:szCs w:val="24"/>
        </w:rPr>
        <w:t>0</w:t>
      </w:r>
      <w:r w:rsidR="00734A78" w:rsidRPr="0024633A">
        <w:rPr>
          <w:rFonts w:cs="Tahoma"/>
          <w:szCs w:val="24"/>
        </w:rPr>
        <w:t xml:space="preserve"> </w:t>
      </w:r>
      <w:r w:rsidR="00FE1F16" w:rsidRPr="0024633A">
        <w:rPr>
          <w:rFonts w:cs="Tahoma"/>
          <w:szCs w:val="24"/>
        </w:rPr>
        <w:t xml:space="preserve">progressing </w:t>
      </w:r>
      <w:r w:rsidR="00734A78" w:rsidRPr="0024633A">
        <w:rPr>
          <w:rFonts w:cs="Tahoma"/>
          <w:szCs w:val="24"/>
        </w:rPr>
        <w:t>through DocsV</w:t>
      </w:r>
      <w:r w:rsidR="00507E8E" w:rsidRPr="0024633A">
        <w:rPr>
          <w:rFonts w:cs="Tahoma"/>
          <w:szCs w:val="24"/>
        </w:rPr>
        <w:t>20</w:t>
      </w:r>
      <w:ins w:id="1154" w:author="Author">
        <w:r w:rsidR="007407C2">
          <w:rPr>
            <w:rFonts w:cs="Tahoma"/>
            <w:szCs w:val="24"/>
          </w:rPr>
          <w:t>22</w:t>
        </w:r>
      </w:ins>
      <w:del w:id="1155" w:author="Author">
        <w:r w:rsidR="00507E8E" w:rsidRPr="0024633A" w:rsidDel="007407C2">
          <w:rPr>
            <w:rFonts w:cs="Tahoma"/>
            <w:szCs w:val="24"/>
          </w:rPr>
          <w:delText>19</w:delText>
        </w:r>
      </w:del>
      <w:r w:rsidR="00734A78" w:rsidRPr="0024633A">
        <w:rPr>
          <w:rFonts w:cs="Tahoma"/>
          <w:szCs w:val="24"/>
        </w:rPr>
        <w:t>.2</w:t>
      </w:r>
      <w:r w:rsidRPr="0024633A">
        <w:rPr>
          <w:rFonts w:cs="Tahoma"/>
          <w:szCs w:val="24"/>
        </w:rPr>
        <w:t>.99</w:t>
      </w:r>
      <w:r w:rsidR="004A290A" w:rsidRPr="0024633A">
        <w:rPr>
          <w:rFonts w:cs="Tahoma"/>
          <w:szCs w:val="24"/>
        </w:rPr>
        <w:t>9</w:t>
      </w:r>
      <w:r w:rsidR="00FE1F16" w:rsidRPr="0024633A">
        <w:rPr>
          <w:rFonts w:cs="Tahoma"/>
          <w:szCs w:val="24"/>
        </w:rPr>
        <w:t xml:space="preserve"> for subsequent minor versions</w:t>
      </w:r>
      <w:r w:rsidR="00734A78" w:rsidRPr="0024633A">
        <w:rPr>
          <w:rFonts w:cs="Tahoma"/>
          <w:szCs w:val="24"/>
        </w:rPr>
        <w:t>, etc.</w:t>
      </w:r>
      <w:r w:rsidR="005479DF" w:rsidRPr="0024633A">
        <w:rPr>
          <w:rFonts w:cs="Tahoma"/>
          <w:szCs w:val="24"/>
        </w:rPr>
        <w:t xml:space="preserve"> </w:t>
      </w:r>
      <w:r w:rsidR="00D63C83" w:rsidRPr="0024633A">
        <w:rPr>
          <w:rFonts w:cs="Tahoma"/>
          <w:szCs w:val="24"/>
        </w:rPr>
        <w:t>The</w:t>
      </w:r>
      <w:r w:rsidR="00203636" w:rsidRPr="0024633A">
        <w:rPr>
          <w:rFonts w:cs="Tahoma"/>
          <w:szCs w:val="24"/>
        </w:rPr>
        <w:t xml:space="preserve"> </w:t>
      </w:r>
      <w:r w:rsidR="006E5F38" w:rsidRPr="0024633A">
        <w:rPr>
          <w:rFonts w:cs="Tahoma"/>
          <w:szCs w:val="24"/>
        </w:rPr>
        <w:t xml:space="preserve">major version is a </w:t>
      </w:r>
      <w:proofErr w:type="gramStart"/>
      <w:r w:rsidR="006E5F38" w:rsidRPr="0024633A">
        <w:rPr>
          <w:rFonts w:cs="Tahoma"/>
          <w:szCs w:val="24"/>
        </w:rPr>
        <w:t>number</w:t>
      </w:r>
      <w:proofErr w:type="gramEnd"/>
      <w:r w:rsidR="006E5F38" w:rsidRPr="0024633A">
        <w:rPr>
          <w:rFonts w:cs="Tahoma"/>
          <w:szCs w:val="24"/>
        </w:rPr>
        <w:t xml:space="preserve"> series starting at 1 with no leading </w:t>
      </w:r>
      <w:r w:rsidR="005234CE" w:rsidRPr="0024633A">
        <w:rPr>
          <w:rFonts w:cs="Tahoma"/>
          <w:szCs w:val="24"/>
        </w:rPr>
        <w:t>zeroes</w:t>
      </w:r>
      <w:r w:rsidR="006E5F38" w:rsidRPr="0024633A">
        <w:rPr>
          <w:rFonts w:cs="Tahoma"/>
          <w:szCs w:val="24"/>
        </w:rPr>
        <w:t xml:space="preserve"> and no limit on the number of digits.</w:t>
      </w:r>
      <w:r w:rsidR="005479DF" w:rsidRPr="0024633A">
        <w:rPr>
          <w:rFonts w:cs="Tahoma"/>
          <w:szCs w:val="24"/>
        </w:rPr>
        <w:t xml:space="preserve"> </w:t>
      </w:r>
      <w:r w:rsidR="006E5F38" w:rsidRPr="0024633A">
        <w:rPr>
          <w:rFonts w:cs="Tahoma"/>
          <w:szCs w:val="24"/>
        </w:rPr>
        <w:t xml:space="preserve">The minor version is fixed at </w:t>
      </w:r>
      <w:r w:rsidR="00A17DB7" w:rsidRPr="0024633A">
        <w:rPr>
          <w:rFonts w:cs="Tahoma"/>
          <w:szCs w:val="24"/>
        </w:rPr>
        <w:t xml:space="preserve">three </w:t>
      </w:r>
      <w:r w:rsidR="006E5F38" w:rsidRPr="0024633A">
        <w:rPr>
          <w:rFonts w:cs="Tahoma"/>
          <w:szCs w:val="24"/>
        </w:rPr>
        <w:t xml:space="preserve">digits with the leading </w:t>
      </w:r>
      <w:r w:rsidR="005234CE" w:rsidRPr="0024633A">
        <w:rPr>
          <w:rFonts w:cs="Tahoma"/>
          <w:szCs w:val="24"/>
        </w:rPr>
        <w:t>zeroes</w:t>
      </w:r>
      <w:r w:rsidR="006E5F38" w:rsidRPr="0024633A">
        <w:rPr>
          <w:rFonts w:cs="Tahoma"/>
          <w:szCs w:val="24"/>
        </w:rPr>
        <w:t xml:space="preserve"> showing as applicable (</w:t>
      </w:r>
      <w:proofErr w:type="gramStart"/>
      <w:r w:rsidR="006E5F38" w:rsidRPr="0024633A">
        <w:rPr>
          <w:rFonts w:cs="Tahoma"/>
          <w:szCs w:val="24"/>
        </w:rPr>
        <w:t>e.g.</w:t>
      </w:r>
      <w:proofErr w:type="gramEnd"/>
      <w:r w:rsidR="006E5F38" w:rsidRPr="0024633A">
        <w:rPr>
          <w:rFonts w:cs="Tahoma"/>
          <w:szCs w:val="24"/>
        </w:rPr>
        <w:t xml:space="preserve"> 001, 002, 003, etc.)</w:t>
      </w:r>
      <w:r w:rsidR="005479DF" w:rsidRPr="0024633A">
        <w:rPr>
          <w:rFonts w:cs="Tahoma"/>
          <w:szCs w:val="24"/>
        </w:rPr>
        <w:t xml:space="preserve"> </w:t>
      </w:r>
      <w:r w:rsidR="00203636" w:rsidRPr="0024633A">
        <w:rPr>
          <w:rFonts w:cs="Tahoma"/>
          <w:szCs w:val="24"/>
        </w:rPr>
        <w:t xml:space="preserve">Note: Major and minor versioning </w:t>
      </w:r>
      <w:r w:rsidR="00EA20A5" w:rsidRPr="0024633A">
        <w:rPr>
          <w:rFonts w:cs="Tahoma"/>
          <w:szCs w:val="24"/>
        </w:rPr>
        <w:t>policies are</w:t>
      </w:r>
      <w:r w:rsidR="00203636" w:rsidRPr="0024633A">
        <w:rPr>
          <w:rFonts w:cs="Tahoma"/>
          <w:szCs w:val="24"/>
        </w:rPr>
        <w:t xml:space="preserve"> described in Section 2.5.4.</w:t>
      </w:r>
    </w:p>
    <w:p w14:paraId="2C63D4FA" w14:textId="1FEC0394" w:rsidR="00734A78" w:rsidRPr="0024633A" w:rsidRDefault="004A290A" w:rsidP="006F6198">
      <w:pPr>
        <w:spacing w:after="240"/>
        <w:rPr>
          <w:rFonts w:cs="Tahoma"/>
          <w:color w:val="auto"/>
          <w:szCs w:val="24"/>
        </w:rPr>
      </w:pPr>
      <w:r w:rsidRPr="0024633A">
        <w:rPr>
          <w:rFonts w:cs="Tahoma"/>
          <w:szCs w:val="24"/>
        </w:rPr>
        <w:t>When updates are made</w:t>
      </w:r>
      <w:r w:rsidR="00734A78" w:rsidRPr="0024633A">
        <w:rPr>
          <w:rFonts w:cs="Tahoma"/>
          <w:szCs w:val="24"/>
        </w:rPr>
        <w:t xml:space="preserve"> to the </w:t>
      </w:r>
      <w:r w:rsidR="003672E9" w:rsidRPr="0024633A">
        <w:rPr>
          <w:rFonts w:cs="Tahoma"/>
          <w:szCs w:val="24"/>
        </w:rPr>
        <w:t xml:space="preserve">Energy </w:t>
      </w:r>
      <w:r w:rsidR="00734A78" w:rsidRPr="0024633A">
        <w:rPr>
          <w:rFonts w:cs="Tahoma"/>
          <w:szCs w:val="24"/>
        </w:rPr>
        <w:t>Standards</w:t>
      </w:r>
      <w:r w:rsidRPr="0024633A">
        <w:rPr>
          <w:rFonts w:cs="Tahoma"/>
          <w:szCs w:val="24"/>
        </w:rPr>
        <w:t xml:space="preserve">, </w:t>
      </w:r>
      <w:r w:rsidR="00734A78" w:rsidRPr="0024633A">
        <w:rPr>
          <w:rFonts w:cs="Tahoma"/>
          <w:szCs w:val="24"/>
        </w:rPr>
        <w:t xml:space="preserve">the year associated with the </w:t>
      </w:r>
      <w:r w:rsidRPr="0024633A">
        <w:rPr>
          <w:rFonts w:cs="Tahoma"/>
          <w:szCs w:val="24"/>
        </w:rPr>
        <w:t xml:space="preserve">new </w:t>
      </w:r>
      <w:r w:rsidR="002A470E" w:rsidRPr="0024633A">
        <w:rPr>
          <w:rFonts w:cs="Tahoma"/>
          <w:szCs w:val="24"/>
        </w:rPr>
        <w:t xml:space="preserve">update </w:t>
      </w:r>
      <w:r w:rsidR="00B64FCF" w:rsidRPr="0024633A">
        <w:rPr>
          <w:rFonts w:cs="Tahoma"/>
          <w:szCs w:val="24"/>
        </w:rPr>
        <w:t xml:space="preserve">will </w:t>
      </w:r>
      <w:r w:rsidR="001A7AAB" w:rsidRPr="0024633A">
        <w:rPr>
          <w:rFonts w:cs="Tahoma"/>
          <w:szCs w:val="24"/>
        </w:rPr>
        <w:t xml:space="preserve">be incorporated into the numbering convention </w:t>
      </w:r>
      <w:r w:rsidR="00734A78" w:rsidRPr="0024633A">
        <w:rPr>
          <w:rFonts w:cs="Tahoma"/>
          <w:szCs w:val="24"/>
        </w:rPr>
        <w:t>(e.g.</w:t>
      </w:r>
      <w:r w:rsidR="00A17DB7" w:rsidRPr="0024633A">
        <w:rPr>
          <w:rFonts w:cs="Tahoma"/>
          <w:szCs w:val="24"/>
        </w:rPr>
        <w:t>,</w:t>
      </w:r>
      <w:r w:rsidR="008F5B95" w:rsidRPr="0024633A">
        <w:rPr>
          <w:rFonts w:cs="Tahoma"/>
          <w:szCs w:val="24"/>
        </w:rPr>
        <w:t xml:space="preserve"> for the </w:t>
      </w:r>
      <w:r w:rsidR="00294A7A" w:rsidRPr="0024633A">
        <w:rPr>
          <w:rFonts w:cs="Tahoma"/>
          <w:szCs w:val="24"/>
        </w:rPr>
        <w:t xml:space="preserve">compliance documents applicable to the </w:t>
      </w:r>
      <w:r w:rsidR="00CA5462" w:rsidRPr="0024633A">
        <w:rPr>
          <w:rFonts w:cs="Tahoma"/>
          <w:szCs w:val="24"/>
        </w:rPr>
        <w:t>20</w:t>
      </w:r>
      <w:ins w:id="1156" w:author="Author">
        <w:r w:rsidR="007407C2">
          <w:rPr>
            <w:rFonts w:cs="Tahoma"/>
            <w:szCs w:val="24"/>
          </w:rPr>
          <w:t>22</w:t>
        </w:r>
      </w:ins>
      <w:del w:id="1157" w:author="Author">
        <w:r w:rsidR="00CA5462" w:rsidRPr="0024633A" w:rsidDel="007407C2">
          <w:rPr>
            <w:rFonts w:cs="Tahoma"/>
            <w:szCs w:val="24"/>
          </w:rPr>
          <w:delText>19</w:delText>
        </w:r>
      </w:del>
      <w:r w:rsidR="00CA5462" w:rsidRPr="0024633A">
        <w:rPr>
          <w:rFonts w:cs="Tahoma"/>
          <w:szCs w:val="24"/>
        </w:rPr>
        <w:t xml:space="preserve"> </w:t>
      </w:r>
      <w:r w:rsidR="008F5B95" w:rsidRPr="0024633A">
        <w:rPr>
          <w:rFonts w:cs="Tahoma"/>
          <w:szCs w:val="24"/>
        </w:rPr>
        <w:t>update to the</w:t>
      </w:r>
      <w:r w:rsidR="005F3C60" w:rsidRPr="0024633A">
        <w:rPr>
          <w:rFonts w:cs="Tahoma"/>
          <w:szCs w:val="24"/>
        </w:rPr>
        <w:t xml:space="preserve"> Title 24</w:t>
      </w:r>
      <w:r w:rsidR="00A17DB7" w:rsidRPr="0024633A">
        <w:rPr>
          <w:rFonts w:cs="Tahoma"/>
          <w:szCs w:val="24"/>
        </w:rPr>
        <w:t>,</w:t>
      </w:r>
      <w:r w:rsidR="005F3C60" w:rsidRPr="0024633A">
        <w:rPr>
          <w:rFonts w:cs="Tahoma"/>
          <w:szCs w:val="24"/>
        </w:rPr>
        <w:t xml:space="preserve"> Part 6</w:t>
      </w:r>
      <w:r w:rsidR="00A17DB7" w:rsidRPr="0024633A">
        <w:rPr>
          <w:rFonts w:cs="Tahoma"/>
          <w:szCs w:val="24"/>
        </w:rPr>
        <w:t>,</w:t>
      </w:r>
      <w:r w:rsidR="008F5B95" w:rsidRPr="0024633A">
        <w:rPr>
          <w:rFonts w:cs="Tahoma"/>
          <w:szCs w:val="24"/>
        </w:rPr>
        <w:t xml:space="preserve"> Standards</w:t>
      </w:r>
      <w:r w:rsidR="00A17DB7" w:rsidRPr="0024633A">
        <w:rPr>
          <w:rFonts w:cs="Tahoma"/>
          <w:szCs w:val="24"/>
        </w:rPr>
        <w:t>,</w:t>
      </w:r>
      <w:r w:rsidR="008F5B95" w:rsidRPr="0024633A">
        <w:rPr>
          <w:rFonts w:cs="Tahoma"/>
          <w:szCs w:val="24"/>
        </w:rPr>
        <w:t xml:space="preserve"> use:</w:t>
      </w:r>
      <w:r w:rsidR="00734A78" w:rsidRPr="0024633A">
        <w:rPr>
          <w:rFonts w:cs="Tahoma"/>
          <w:szCs w:val="24"/>
        </w:rPr>
        <w:t xml:space="preserve"> </w:t>
      </w:r>
      <w:r w:rsidR="00CA5462" w:rsidRPr="0024633A">
        <w:rPr>
          <w:rFonts w:cs="Tahoma"/>
          <w:szCs w:val="24"/>
        </w:rPr>
        <w:t>DocsV20</w:t>
      </w:r>
      <w:ins w:id="1158" w:author="Author">
        <w:r w:rsidR="007407C2">
          <w:rPr>
            <w:rFonts w:cs="Tahoma"/>
            <w:szCs w:val="24"/>
          </w:rPr>
          <w:t>22</w:t>
        </w:r>
      </w:ins>
      <w:del w:id="1159" w:author="Author">
        <w:r w:rsidR="00CA5462" w:rsidRPr="0024633A" w:rsidDel="007407C2">
          <w:rPr>
            <w:rFonts w:cs="Tahoma"/>
            <w:szCs w:val="24"/>
          </w:rPr>
          <w:delText>19</w:delText>
        </w:r>
      </w:del>
      <w:r w:rsidR="00734A78" w:rsidRPr="0024633A">
        <w:rPr>
          <w:rFonts w:cs="Tahoma"/>
          <w:szCs w:val="24"/>
        </w:rPr>
        <w:t>.x.</w:t>
      </w:r>
      <w:r w:rsidRPr="0024633A">
        <w:rPr>
          <w:rFonts w:cs="Tahoma"/>
          <w:szCs w:val="24"/>
        </w:rPr>
        <w:t>x</w:t>
      </w:r>
      <w:r w:rsidR="00734A78" w:rsidRPr="0024633A">
        <w:rPr>
          <w:rFonts w:cs="Tahoma"/>
          <w:szCs w:val="24"/>
        </w:rPr>
        <w:t>xx).</w:t>
      </w:r>
    </w:p>
    <w:p w14:paraId="0CEE5650" w14:textId="77777777" w:rsidR="00D7524C" w:rsidRPr="0024633A" w:rsidRDefault="00CD32FA" w:rsidP="006F6198">
      <w:pPr>
        <w:pStyle w:val="Heading3"/>
        <w:tabs>
          <w:tab w:val="clear" w:pos="900"/>
          <w:tab w:val="left" w:pos="720"/>
        </w:tabs>
        <w:spacing w:after="240"/>
        <w:rPr>
          <w:rFonts w:ascii="Tahoma" w:hAnsi="Tahoma" w:cs="Tahoma"/>
          <w:b/>
          <w:i w:val="0"/>
          <w:sz w:val="24"/>
        </w:rPr>
      </w:pPr>
      <w:bookmarkStart w:id="1160" w:name="_Toc418094453"/>
      <w:bookmarkStart w:id="1161" w:name="_Toc96009474"/>
      <w:r w:rsidRPr="0024633A">
        <w:rPr>
          <w:rFonts w:ascii="Tahoma" w:hAnsi="Tahoma" w:cs="Tahoma"/>
          <w:b/>
          <w:i w:val="0"/>
          <w:sz w:val="24"/>
        </w:rPr>
        <w:t xml:space="preserve">Version </w:t>
      </w:r>
      <w:r w:rsidR="00A24E72" w:rsidRPr="0024633A">
        <w:rPr>
          <w:rFonts w:ascii="Tahoma" w:hAnsi="Tahoma" w:cs="Tahoma"/>
          <w:b/>
          <w:i w:val="0"/>
          <w:sz w:val="24"/>
        </w:rPr>
        <w:t>Development Stage</w:t>
      </w:r>
      <w:bookmarkEnd w:id="1160"/>
      <w:bookmarkEnd w:id="1161"/>
    </w:p>
    <w:p w14:paraId="2E71E639" w14:textId="4178C595" w:rsidR="00A24E72" w:rsidRPr="0024633A" w:rsidRDefault="00A07FBE" w:rsidP="006F6198">
      <w:pPr>
        <w:pStyle w:val="StyleLeft05"/>
        <w:spacing w:after="240"/>
        <w:ind w:left="0"/>
        <w:rPr>
          <w:rFonts w:cs="Tahoma"/>
          <w:szCs w:val="24"/>
        </w:rPr>
      </w:pPr>
      <w:r w:rsidRPr="0024633A">
        <w:rPr>
          <w:rFonts w:cs="Tahoma"/>
          <w:szCs w:val="24"/>
        </w:rPr>
        <w:t xml:space="preserve">Once the scope of </w:t>
      </w:r>
      <w:r w:rsidR="008F5B95" w:rsidRPr="0024633A">
        <w:rPr>
          <w:rFonts w:cs="Tahoma"/>
          <w:szCs w:val="24"/>
        </w:rPr>
        <w:t xml:space="preserve">a </w:t>
      </w:r>
      <w:r w:rsidRPr="0024633A">
        <w:rPr>
          <w:rFonts w:cs="Tahoma"/>
          <w:szCs w:val="24"/>
        </w:rPr>
        <w:t xml:space="preserve">batch of revisions </w:t>
      </w:r>
      <w:r w:rsidR="00D506DB" w:rsidRPr="0024633A">
        <w:rPr>
          <w:rFonts w:cs="Tahoma"/>
          <w:szCs w:val="24"/>
        </w:rPr>
        <w:t xml:space="preserve">for </w:t>
      </w:r>
      <w:r w:rsidR="008F5B95" w:rsidRPr="0024633A">
        <w:rPr>
          <w:rFonts w:cs="Tahoma"/>
          <w:szCs w:val="24"/>
        </w:rPr>
        <w:t>a</w:t>
      </w:r>
      <w:r w:rsidR="00D506DB" w:rsidRPr="0024633A">
        <w:rPr>
          <w:rFonts w:cs="Tahoma"/>
          <w:szCs w:val="24"/>
        </w:rPr>
        <w:t xml:space="preserve"> </w:t>
      </w:r>
      <w:r w:rsidR="00D14ABD" w:rsidRPr="0024633A">
        <w:rPr>
          <w:rFonts w:cs="Tahoma"/>
          <w:szCs w:val="24"/>
        </w:rPr>
        <w:t>new</w:t>
      </w:r>
      <w:r w:rsidR="00D506DB" w:rsidRPr="0024633A">
        <w:rPr>
          <w:rFonts w:cs="Tahoma"/>
          <w:szCs w:val="24"/>
        </w:rPr>
        <w:t xml:space="preserve"> </w:t>
      </w:r>
      <w:r w:rsidR="00D62513" w:rsidRPr="0024633A">
        <w:rPr>
          <w:rFonts w:cs="Tahoma"/>
          <w:szCs w:val="24"/>
        </w:rPr>
        <w:t>v</w:t>
      </w:r>
      <w:r w:rsidR="00D506DB" w:rsidRPr="0024633A">
        <w:rPr>
          <w:rFonts w:cs="Tahoma"/>
          <w:szCs w:val="24"/>
        </w:rPr>
        <w:t xml:space="preserve">ersion </w:t>
      </w:r>
      <w:r w:rsidRPr="0024633A">
        <w:rPr>
          <w:rFonts w:cs="Tahoma"/>
          <w:szCs w:val="24"/>
        </w:rPr>
        <w:t xml:space="preserve">has been identified and documented, Energy Commission </w:t>
      </w:r>
      <w:r w:rsidR="00A17DB7" w:rsidRPr="0024633A">
        <w:rPr>
          <w:rFonts w:cs="Tahoma"/>
          <w:szCs w:val="24"/>
        </w:rPr>
        <w:t xml:space="preserve">staff </w:t>
      </w:r>
      <w:r w:rsidRPr="0024633A">
        <w:rPr>
          <w:rFonts w:cs="Tahoma"/>
          <w:szCs w:val="24"/>
        </w:rPr>
        <w:t xml:space="preserve">and </w:t>
      </w:r>
      <w:r w:rsidR="00A17DB7" w:rsidRPr="0024633A">
        <w:rPr>
          <w:rFonts w:cs="Tahoma"/>
          <w:szCs w:val="24"/>
        </w:rPr>
        <w:t xml:space="preserve">technical consultants </w:t>
      </w:r>
      <w:r w:rsidRPr="0024633A">
        <w:rPr>
          <w:rFonts w:cs="Tahoma"/>
          <w:szCs w:val="24"/>
        </w:rPr>
        <w:t xml:space="preserve">should coordinate to make the changes to all applicable </w:t>
      </w:r>
      <w:r w:rsidR="00AB0DB9" w:rsidRPr="0024633A">
        <w:rPr>
          <w:rFonts w:cs="Tahoma"/>
          <w:szCs w:val="24"/>
        </w:rPr>
        <w:t>files</w:t>
      </w:r>
      <w:r w:rsidR="0092651F" w:rsidRPr="0024633A">
        <w:rPr>
          <w:rFonts w:cs="Tahoma"/>
          <w:szCs w:val="24"/>
        </w:rPr>
        <w:t xml:space="preserve"> </w:t>
      </w:r>
      <w:r w:rsidR="005737ED" w:rsidRPr="0024633A">
        <w:rPr>
          <w:rFonts w:cs="Tahoma"/>
          <w:szCs w:val="24"/>
        </w:rPr>
        <w:t xml:space="preserve">including the </w:t>
      </w:r>
      <w:r w:rsidR="009633AE" w:rsidRPr="0024633A">
        <w:rPr>
          <w:rFonts w:cs="Tahoma"/>
          <w:szCs w:val="24"/>
        </w:rPr>
        <w:t>“</w:t>
      </w:r>
      <w:r w:rsidR="0092651F" w:rsidRPr="0024633A">
        <w:rPr>
          <w:rFonts w:cs="Tahoma"/>
          <w:szCs w:val="24"/>
        </w:rPr>
        <w:t>pseudocode</w:t>
      </w:r>
      <w:r w:rsidR="009633AE" w:rsidRPr="0024633A">
        <w:rPr>
          <w:rFonts w:cs="Tahoma"/>
          <w:szCs w:val="24"/>
        </w:rPr>
        <w:t>”</w:t>
      </w:r>
      <w:r w:rsidR="0092651F" w:rsidRPr="0024633A">
        <w:rPr>
          <w:rFonts w:cs="Tahoma"/>
          <w:szCs w:val="24"/>
        </w:rPr>
        <w:t xml:space="preserve"> and layout in document design files, XSD schema files, and XSL template files</w:t>
      </w:r>
      <w:r w:rsidRPr="0024633A">
        <w:rPr>
          <w:rFonts w:cs="Tahoma"/>
          <w:szCs w:val="24"/>
        </w:rPr>
        <w:t>.</w:t>
      </w:r>
      <w:r w:rsidR="005479DF" w:rsidRPr="0024633A">
        <w:rPr>
          <w:rFonts w:cs="Tahoma"/>
          <w:szCs w:val="24"/>
        </w:rPr>
        <w:t xml:space="preserve"> </w:t>
      </w:r>
      <w:r w:rsidRPr="0024633A">
        <w:rPr>
          <w:rFonts w:cs="Tahoma"/>
          <w:szCs w:val="24"/>
        </w:rPr>
        <w:t xml:space="preserve">Any </w:t>
      </w:r>
      <w:r w:rsidR="00E70119" w:rsidRPr="0024633A">
        <w:rPr>
          <w:rFonts w:cs="Tahoma"/>
          <w:szCs w:val="24"/>
        </w:rPr>
        <w:t xml:space="preserve">XSD </w:t>
      </w:r>
      <w:r w:rsidRPr="0024633A">
        <w:rPr>
          <w:rFonts w:cs="Tahoma"/>
          <w:szCs w:val="24"/>
        </w:rPr>
        <w:t xml:space="preserve">or </w:t>
      </w:r>
      <w:r w:rsidR="00E70119" w:rsidRPr="0024633A">
        <w:rPr>
          <w:rFonts w:cs="Tahoma"/>
          <w:szCs w:val="24"/>
        </w:rPr>
        <w:t xml:space="preserve">XSL </w:t>
      </w:r>
      <w:r w:rsidRPr="0024633A">
        <w:rPr>
          <w:rFonts w:cs="Tahoma"/>
          <w:szCs w:val="24"/>
        </w:rPr>
        <w:t xml:space="preserve">files used directly by the RG that are changed must be checked/tested using the </w:t>
      </w:r>
      <w:r w:rsidR="00753054" w:rsidRPr="0024633A">
        <w:rPr>
          <w:rFonts w:cs="Tahoma"/>
          <w:szCs w:val="24"/>
        </w:rPr>
        <w:t>RG</w:t>
      </w:r>
      <w:r w:rsidRPr="0024633A">
        <w:rPr>
          <w:rFonts w:cs="Tahoma"/>
          <w:szCs w:val="24"/>
        </w:rPr>
        <w:t xml:space="preserve"> </w:t>
      </w:r>
      <w:r w:rsidR="000D6FFA" w:rsidRPr="0024633A">
        <w:rPr>
          <w:rFonts w:cs="Tahoma"/>
          <w:szCs w:val="24"/>
        </w:rPr>
        <w:t>d</w:t>
      </w:r>
      <w:r w:rsidRPr="0024633A">
        <w:rPr>
          <w:rFonts w:cs="Tahoma"/>
          <w:szCs w:val="24"/>
        </w:rPr>
        <w:t xml:space="preserve">evelopment site, to confirm </w:t>
      </w:r>
      <w:r w:rsidR="0092651F" w:rsidRPr="0024633A">
        <w:rPr>
          <w:rFonts w:cs="Tahoma"/>
          <w:szCs w:val="24"/>
        </w:rPr>
        <w:t xml:space="preserve">the </w:t>
      </w:r>
      <w:r w:rsidR="00E70119" w:rsidRPr="0024633A">
        <w:rPr>
          <w:rFonts w:cs="Tahoma"/>
          <w:szCs w:val="24"/>
        </w:rPr>
        <w:t xml:space="preserve">data </w:t>
      </w:r>
      <w:r w:rsidRPr="0024633A">
        <w:rPr>
          <w:rFonts w:cs="Tahoma"/>
          <w:szCs w:val="24"/>
        </w:rPr>
        <w:t>validation and ensure the functionality is correct for all affected documents.</w:t>
      </w:r>
      <w:r w:rsidR="005479DF" w:rsidRPr="0024633A">
        <w:rPr>
          <w:rFonts w:cs="Tahoma"/>
          <w:szCs w:val="24"/>
        </w:rPr>
        <w:t xml:space="preserve"> </w:t>
      </w:r>
      <w:r w:rsidRPr="0024633A">
        <w:rPr>
          <w:rFonts w:cs="Tahoma"/>
          <w:szCs w:val="24"/>
        </w:rPr>
        <w:t xml:space="preserve">When testing confirms all changes are validating and </w:t>
      </w:r>
      <w:r w:rsidR="00AB0DB9" w:rsidRPr="0024633A">
        <w:rPr>
          <w:rFonts w:cs="Tahoma"/>
          <w:szCs w:val="24"/>
        </w:rPr>
        <w:t>the functionality</w:t>
      </w:r>
      <w:r w:rsidRPr="0024633A">
        <w:rPr>
          <w:rFonts w:cs="Tahoma"/>
          <w:szCs w:val="24"/>
        </w:rPr>
        <w:t xml:space="preserve"> </w:t>
      </w:r>
      <w:r w:rsidR="00AB0DB9" w:rsidRPr="0024633A">
        <w:rPr>
          <w:rFonts w:cs="Tahoma"/>
          <w:szCs w:val="24"/>
        </w:rPr>
        <w:t xml:space="preserve">conforms to expectation, these new </w:t>
      </w:r>
      <w:r w:rsidRPr="0024633A">
        <w:rPr>
          <w:rFonts w:cs="Tahoma"/>
          <w:szCs w:val="24"/>
        </w:rPr>
        <w:t>files</w:t>
      </w:r>
      <w:r w:rsidR="00AB0DB9" w:rsidRPr="0024633A">
        <w:rPr>
          <w:rFonts w:cs="Tahoma"/>
          <w:szCs w:val="24"/>
        </w:rPr>
        <w:t xml:space="preserve"> can be deployed to the </w:t>
      </w:r>
      <w:r w:rsidR="00753054" w:rsidRPr="0024633A">
        <w:rPr>
          <w:rFonts w:cs="Tahoma"/>
          <w:szCs w:val="24"/>
        </w:rPr>
        <w:t>RG</w:t>
      </w:r>
      <w:r w:rsidR="00AB0DB9" w:rsidRPr="0024633A">
        <w:rPr>
          <w:rFonts w:cs="Tahoma"/>
          <w:szCs w:val="24"/>
        </w:rPr>
        <w:t xml:space="preserve"> </w:t>
      </w:r>
      <w:r w:rsidR="000D6FFA" w:rsidRPr="0024633A">
        <w:rPr>
          <w:rFonts w:cs="Tahoma"/>
          <w:szCs w:val="24"/>
        </w:rPr>
        <w:t>t</w:t>
      </w:r>
      <w:r w:rsidR="00AB0DB9" w:rsidRPr="0024633A">
        <w:rPr>
          <w:rFonts w:cs="Tahoma"/>
          <w:szCs w:val="24"/>
        </w:rPr>
        <w:t xml:space="preserve">esting site for vetting by the </w:t>
      </w:r>
      <w:r w:rsidR="00D92CB2" w:rsidRPr="0024633A">
        <w:rPr>
          <w:rFonts w:cs="Tahoma"/>
          <w:szCs w:val="24"/>
        </w:rPr>
        <w:t>D</w:t>
      </w:r>
      <w:r w:rsidR="00760C86" w:rsidRPr="0024633A">
        <w:rPr>
          <w:rFonts w:cs="Tahoma"/>
          <w:szCs w:val="24"/>
        </w:rPr>
        <w:t xml:space="preserve">ata </w:t>
      </w:r>
      <w:r w:rsidR="00D92CB2" w:rsidRPr="0024633A">
        <w:rPr>
          <w:rFonts w:cs="Tahoma"/>
          <w:szCs w:val="24"/>
        </w:rPr>
        <w:t>R</w:t>
      </w:r>
      <w:r w:rsidR="00760C86" w:rsidRPr="0024633A">
        <w:rPr>
          <w:rFonts w:cs="Tahoma"/>
          <w:szCs w:val="24"/>
        </w:rPr>
        <w:t>egistries</w:t>
      </w:r>
      <w:r w:rsidR="00AB0DB9" w:rsidRPr="0024633A">
        <w:rPr>
          <w:rFonts w:cs="Tahoma"/>
          <w:szCs w:val="24"/>
        </w:rPr>
        <w:t>.</w:t>
      </w:r>
    </w:p>
    <w:p w14:paraId="6299E428" w14:textId="58E850CB" w:rsidR="00D7524C" w:rsidRPr="0024633A" w:rsidRDefault="00CD32FA" w:rsidP="006F6198">
      <w:pPr>
        <w:pStyle w:val="Heading3"/>
        <w:tabs>
          <w:tab w:val="clear" w:pos="900"/>
          <w:tab w:val="left" w:pos="720"/>
        </w:tabs>
        <w:spacing w:after="240"/>
        <w:rPr>
          <w:rFonts w:ascii="Tahoma" w:hAnsi="Tahoma" w:cs="Tahoma"/>
          <w:b/>
          <w:i w:val="0"/>
          <w:sz w:val="24"/>
          <w:szCs w:val="24"/>
        </w:rPr>
      </w:pPr>
      <w:bookmarkStart w:id="1162" w:name="_Toc418094454"/>
      <w:bookmarkStart w:id="1163" w:name="_Toc96009475"/>
      <w:r w:rsidRPr="0024633A">
        <w:rPr>
          <w:rFonts w:ascii="Tahoma" w:hAnsi="Tahoma" w:cs="Tahoma"/>
          <w:b/>
          <w:i w:val="0"/>
          <w:sz w:val="24"/>
          <w:szCs w:val="24"/>
        </w:rPr>
        <w:lastRenderedPageBreak/>
        <w:t xml:space="preserve">Version </w:t>
      </w:r>
      <w:r w:rsidR="00A24E72" w:rsidRPr="0024633A">
        <w:rPr>
          <w:rFonts w:ascii="Tahoma" w:hAnsi="Tahoma" w:cs="Tahoma"/>
          <w:b/>
          <w:i w:val="0"/>
          <w:sz w:val="24"/>
          <w:szCs w:val="24"/>
        </w:rPr>
        <w:t>Testing Stage</w:t>
      </w:r>
      <w:bookmarkEnd w:id="1162"/>
      <w:bookmarkEnd w:id="1163"/>
    </w:p>
    <w:p w14:paraId="44D2CF5D" w14:textId="3BA04521" w:rsidR="000D7700" w:rsidRPr="0024633A" w:rsidRDefault="00421CF9" w:rsidP="006F6198">
      <w:pPr>
        <w:pStyle w:val="StyleLeft05"/>
        <w:spacing w:after="240"/>
        <w:ind w:left="0"/>
        <w:rPr>
          <w:rFonts w:cs="Tahoma"/>
          <w:szCs w:val="24"/>
        </w:rPr>
      </w:pPr>
      <w:r w:rsidRPr="0024633A">
        <w:rPr>
          <w:rFonts w:cs="Tahoma"/>
          <w:szCs w:val="24"/>
        </w:rPr>
        <w:t xml:space="preserve">Release of a new batch of revisions to the </w:t>
      </w:r>
      <w:r w:rsidR="00753054" w:rsidRPr="0024633A">
        <w:rPr>
          <w:rFonts w:cs="Tahoma"/>
          <w:szCs w:val="24"/>
        </w:rPr>
        <w:t>RG</w:t>
      </w:r>
      <w:r w:rsidRPr="0024633A">
        <w:rPr>
          <w:rFonts w:cs="Tahoma"/>
          <w:szCs w:val="24"/>
        </w:rPr>
        <w:t xml:space="preserve"> </w:t>
      </w:r>
      <w:r w:rsidR="000D6FFA" w:rsidRPr="0024633A">
        <w:rPr>
          <w:rFonts w:cs="Tahoma"/>
          <w:szCs w:val="24"/>
        </w:rPr>
        <w:t>t</w:t>
      </w:r>
      <w:r w:rsidRPr="0024633A">
        <w:rPr>
          <w:rFonts w:cs="Tahoma"/>
          <w:szCs w:val="24"/>
        </w:rPr>
        <w:t xml:space="preserve">esting site should be accompanied by </w:t>
      </w:r>
      <w:r w:rsidR="00F16493" w:rsidRPr="0024633A">
        <w:rPr>
          <w:rFonts w:cs="Tahoma"/>
          <w:szCs w:val="24"/>
        </w:rPr>
        <w:t>communications to all affected Data Registry Providers</w:t>
      </w:r>
      <w:r w:rsidRPr="0024633A">
        <w:rPr>
          <w:rFonts w:cs="Tahoma"/>
          <w:szCs w:val="24"/>
        </w:rPr>
        <w:t xml:space="preserve"> </w:t>
      </w:r>
      <w:r w:rsidR="000D7700" w:rsidRPr="0024633A">
        <w:rPr>
          <w:rFonts w:cs="Tahoma"/>
          <w:szCs w:val="24"/>
        </w:rPr>
        <w:t xml:space="preserve">giving </w:t>
      </w:r>
      <w:r w:rsidRPr="0024633A">
        <w:rPr>
          <w:rFonts w:cs="Tahoma"/>
          <w:szCs w:val="24"/>
        </w:rPr>
        <w:t>a listing of all changed files</w:t>
      </w:r>
      <w:r w:rsidR="00E36ADA" w:rsidRPr="0024633A">
        <w:rPr>
          <w:rFonts w:cs="Tahoma"/>
          <w:szCs w:val="24"/>
        </w:rPr>
        <w:t xml:space="preserve">, </w:t>
      </w:r>
      <w:r w:rsidR="00F16493" w:rsidRPr="0024633A">
        <w:rPr>
          <w:rFonts w:cs="Tahoma"/>
          <w:szCs w:val="24"/>
        </w:rPr>
        <w:t>a</w:t>
      </w:r>
      <w:r w:rsidRPr="0024633A">
        <w:rPr>
          <w:rFonts w:cs="Tahoma"/>
          <w:szCs w:val="24"/>
        </w:rPr>
        <w:t xml:space="preserve"> description of the changes</w:t>
      </w:r>
      <w:r w:rsidR="00E36ADA" w:rsidRPr="0024633A">
        <w:rPr>
          <w:rFonts w:cs="Tahoma"/>
          <w:szCs w:val="24"/>
        </w:rPr>
        <w:t xml:space="preserve">, </w:t>
      </w:r>
      <w:r w:rsidRPr="0024633A">
        <w:rPr>
          <w:rFonts w:cs="Tahoma"/>
          <w:szCs w:val="24"/>
        </w:rPr>
        <w:t xml:space="preserve">and the </w:t>
      </w:r>
      <w:r w:rsidR="00F16493" w:rsidRPr="0024633A">
        <w:rPr>
          <w:rFonts w:cs="Tahoma"/>
          <w:szCs w:val="24"/>
        </w:rPr>
        <w:t xml:space="preserve">RG </w:t>
      </w:r>
      <w:r w:rsidR="00C5702B" w:rsidRPr="0024633A">
        <w:rPr>
          <w:rFonts w:cs="Tahoma"/>
          <w:szCs w:val="24"/>
        </w:rPr>
        <w:t xml:space="preserve">Docs </w:t>
      </w:r>
      <w:r w:rsidRPr="0024633A">
        <w:rPr>
          <w:rFonts w:cs="Tahoma"/>
          <w:szCs w:val="24"/>
        </w:rPr>
        <w:t xml:space="preserve">version number for the batch of </w:t>
      </w:r>
      <w:r w:rsidR="00F16493" w:rsidRPr="0024633A">
        <w:rPr>
          <w:rFonts w:cs="Tahoma"/>
          <w:szCs w:val="24"/>
        </w:rPr>
        <w:t>revisions</w:t>
      </w:r>
      <w:r w:rsidRPr="0024633A">
        <w:rPr>
          <w:rFonts w:cs="Tahoma"/>
          <w:szCs w:val="24"/>
        </w:rPr>
        <w:t>.</w:t>
      </w:r>
      <w:r w:rsidR="005479DF" w:rsidRPr="0024633A">
        <w:rPr>
          <w:rFonts w:cs="Tahoma"/>
          <w:szCs w:val="24"/>
        </w:rPr>
        <w:t xml:space="preserve"> </w:t>
      </w:r>
    </w:p>
    <w:p w14:paraId="6669EDC9" w14:textId="71065D4A" w:rsidR="00E82F7F" w:rsidRPr="0024633A" w:rsidRDefault="00584343" w:rsidP="006F6198">
      <w:pPr>
        <w:pStyle w:val="StyleLeft05"/>
        <w:spacing w:after="240"/>
        <w:ind w:left="0"/>
        <w:rPr>
          <w:rFonts w:cs="Tahoma"/>
          <w:szCs w:val="24"/>
        </w:rPr>
      </w:pPr>
      <w:r w:rsidRPr="0024633A">
        <w:rPr>
          <w:rFonts w:cs="Tahoma"/>
          <w:szCs w:val="24"/>
        </w:rPr>
        <w:t xml:space="preserve">Release of a new batch of revisions to the </w:t>
      </w:r>
      <w:r w:rsidR="00753054" w:rsidRPr="0024633A">
        <w:rPr>
          <w:rFonts w:cs="Tahoma"/>
          <w:szCs w:val="24"/>
        </w:rPr>
        <w:t>RG</w:t>
      </w:r>
      <w:r w:rsidRPr="0024633A">
        <w:rPr>
          <w:rFonts w:cs="Tahoma"/>
          <w:szCs w:val="24"/>
        </w:rPr>
        <w:t xml:space="preserve"> </w:t>
      </w:r>
      <w:r w:rsidR="000D6FFA" w:rsidRPr="0024633A">
        <w:rPr>
          <w:rFonts w:cs="Tahoma"/>
          <w:szCs w:val="24"/>
        </w:rPr>
        <w:t>t</w:t>
      </w:r>
      <w:r w:rsidRPr="0024633A">
        <w:rPr>
          <w:rFonts w:cs="Tahoma"/>
          <w:szCs w:val="24"/>
        </w:rPr>
        <w:t xml:space="preserve">esting site should also be accompanied by a commit of the revised files to the </w:t>
      </w:r>
      <w:r w:rsidR="00E82F7F" w:rsidRPr="0024633A">
        <w:rPr>
          <w:rFonts w:cs="Tahoma"/>
          <w:szCs w:val="24"/>
        </w:rPr>
        <w:t xml:space="preserve">Energy </w:t>
      </w:r>
      <w:r w:rsidR="005737ED" w:rsidRPr="0024633A">
        <w:rPr>
          <w:rFonts w:cs="Tahoma"/>
          <w:szCs w:val="24"/>
        </w:rPr>
        <w:t>Commission's</w:t>
      </w:r>
      <w:r w:rsidR="00510CC8" w:rsidRPr="0024633A">
        <w:rPr>
          <w:rFonts w:cs="Tahoma"/>
          <w:szCs w:val="24"/>
        </w:rPr>
        <w:t xml:space="preserve"> </w:t>
      </w:r>
      <w:r w:rsidR="0060156A" w:rsidRPr="0024633A">
        <w:rPr>
          <w:rFonts w:cs="Tahoma"/>
          <w:szCs w:val="24"/>
        </w:rPr>
        <w:t>repository</w:t>
      </w:r>
      <w:r w:rsidRPr="0024633A">
        <w:rPr>
          <w:rFonts w:cs="Tahoma"/>
          <w:szCs w:val="24"/>
        </w:rPr>
        <w:t xml:space="preserve">, </w:t>
      </w:r>
      <w:r w:rsidR="00E82F7F" w:rsidRPr="0024633A">
        <w:rPr>
          <w:rFonts w:cs="Tahoma"/>
          <w:szCs w:val="24"/>
        </w:rPr>
        <w:t xml:space="preserve">hosted at </w:t>
      </w:r>
      <w:ins w:id="1164" w:author="Author">
        <w:r w:rsidR="000B6A29">
          <w:rPr>
            <w:rFonts w:cs="Tahoma"/>
            <w:szCs w:val="24"/>
          </w:rPr>
          <w:fldChar w:fldCharType="begin"/>
        </w:r>
        <w:r w:rsidR="007723A5">
          <w:rPr>
            <w:rFonts w:cs="Tahoma"/>
            <w:szCs w:val="24"/>
          </w:rPr>
          <w:instrText>HYPERLINK "https://github.com"</w:instrText>
        </w:r>
        <w:r w:rsidR="000B6A29">
          <w:rPr>
            <w:rFonts w:cs="Tahoma"/>
            <w:szCs w:val="24"/>
          </w:rPr>
          <w:fldChar w:fldCharType="separate"/>
        </w:r>
        <w:r w:rsidR="00EA58EB" w:rsidRPr="000B6A29">
          <w:rPr>
            <w:rStyle w:val="Hyperlink"/>
            <w:rFonts w:cs="Tahoma"/>
            <w:szCs w:val="24"/>
          </w:rPr>
          <w:t>GitHub.com</w:t>
        </w:r>
        <w:r w:rsidR="000B6A29">
          <w:rPr>
            <w:rFonts w:cs="Tahoma"/>
            <w:szCs w:val="24"/>
          </w:rPr>
          <w:fldChar w:fldCharType="end"/>
        </w:r>
      </w:ins>
      <w:ins w:id="1165" w:author="Alhabibi, Haider@Energy" w:date="2022-03-16T18:51:00Z">
        <w:r w:rsidR="00E82F7F" w:rsidRPr="0024633A">
          <w:rPr>
            <w:rFonts w:cs="Tahoma"/>
            <w:szCs w:val="24"/>
          </w:rPr>
          <w:t>,</w:t>
        </w:r>
      </w:ins>
      <w:del w:id="1166" w:author="Alhabibi, Haider@Energy" w:date="2022-03-16T18:51:00Z">
        <w:r w:rsidR="00E82F7F" w:rsidRPr="0024633A">
          <w:rPr>
            <w:rFonts w:cs="Tahoma"/>
            <w:szCs w:val="24"/>
          </w:rPr>
          <w:delText>,</w:delText>
        </w:r>
      </w:del>
      <w:r w:rsidR="00E82F7F" w:rsidRPr="0024633A">
        <w:rPr>
          <w:rFonts w:cs="Tahoma"/>
          <w:szCs w:val="24"/>
        </w:rPr>
        <w:t xml:space="preserve"> </w:t>
      </w:r>
      <w:r w:rsidRPr="0024633A">
        <w:rPr>
          <w:rFonts w:cs="Tahoma"/>
          <w:szCs w:val="24"/>
        </w:rPr>
        <w:t>thus making the revised files available for use by Data Registry Providers</w:t>
      </w:r>
      <w:r w:rsidR="00E9128E" w:rsidRPr="0024633A">
        <w:rPr>
          <w:rFonts w:cs="Tahoma"/>
          <w:szCs w:val="24"/>
        </w:rPr>
        <w:t xml:space="preserve"> and providing a method for </w:t>
      </w:r>
      <w:r w:rsidR="009F09EF" w:rsidRPr="0024633A">
        <w:rPr>
          <w:rFonts w:cs="Tahoma"/>
          <w:szCs w:val="24"/>
        </w:rPr>
        <w:t xml:space="preserve">revision tracking and </w:t>
      </w:r>
      <w:r w:rsidR="009B4E70" w:rsidRPr="0024633A">
        <w:rPr>
          <w:rFonts w:cs="Tahoma"/>
          <w:szCs w:val="24"/>
        </w:rPr>
        <w:t>version control</w:t>
      </w:r>
      <w:r w:rsidRPr="0024633A">
        <w:rPr>
          <w:rFonts w:cs="Tahoma"/>
          <w:szCs w:val="24"/>
        </w:rPr>
        <w:t>.</w:t>
      </w:r>
      <w:r w:rsidR="00E82F7F" w:rsidRPr="0024633A">
        <w:rPr>
          <w:rFonts w:cs="Tahoma"/>
          <w:szCs w:val="24"/>
        </w:rPr>
        <w:t xml:space="preserve"> </w:t>
      </w:r>
      <w:r w:rsidR="00550F40" w:rsidRPr="0024633A">
        <w:rPr>
          <w:rFonts w:cs="Tahoma"/>
          <w:szCs w:val="24"/>
        </w:rPr>
        <w:t xml:space="preserve">Additional information about the repository </w:t>
      </w:r>
      <w:r w:rsidR="001A1EE7" w:rsidRPr="0024633A">
        <w:rPr>
          <w:rFonts w:cs="Tahoma"/>
          <w:szCs w:val="24"/>
        </w:rPr>
        <w:t xml:space="preserve">and its content </w:t>
      </w:r>
      <w:r w:rsidR="00550F40" w:rsidRPr="0024633A">
        <w:rPr>
          <w:rFonts w:cs="Tahoma"/>
          <w:szCs w:val="24"/>
        </w:rPr>
        <w:t>is given in Section 2.5 and Appendix B.</w:t>
      </w:r>
      <w:r w:rsidR="00E82F7F" w:rsidRPr="0024633A">
        <w:rPr>
          <w:rFonts w:cs="Tahoma"/>
          <w:szCs w:val="24"/>
        </w:rPr>
        <w:t xml:space="preserve"> </w:t>
      </w:r>
    </w:p>
    <w:p w14:paraId="08D43168" w14:textId="17D0C511" w:rsidR="00A24E72" w:rsidRPr="0024633A" w:rsidRDefault="00F16493" w:rsidP="006F6198">
      <w:pPr>
        <w:pStyle w:val="StyleLeft05"/>
        <w:spacing w:after="240"/>
        <w:ind w:left="0"/>
        <w:rPr>
          <w:rFonts w:cs="Tahoma"/>
          <w:szCs w:val="24"/>
        </w:rPr>
      </w:pPr>
      <w:r w:rsidRPr="0024633A">
        <w:rPr>
          <w:rFonts w:cs="Tahoma"/>
          <w:szCs w:val="24"/>
        </w:rPr>
        <w:t xml:space="preserve">Additionally, the </w:t>
      </w:r>
      <w:r w:rsidR="009633AE" w:rsidRPr="0024633A">
        <w:rPr>
          <w:rFonts w:cs="Tahoma"/>
          <w:szCs w:val="24"/>
        </w:rPr>
        <w:t>Internet address (</w:t>
      </w:r>
      <w:r w:rsidRPr="0024633A">
        <w:rPr>
          <w:rFonts w:cs="Tahoma"/>
          <w:szCs w:val="24"/>
        </w:rPr>
        <w:t>URL</w:t>
      </w:r>
      <w:r w:rsidR="009633AE" w:rsidRPr="0024633A">
        <w:rPr>
          <w:rFonts w:cs="Tahoma"/>
          <w:szCs w:val="24"/>
        </w:rPr>
        <w:t>)</w:t>
      </w:r>
      <w:r w:rsidRPr="0024633A">
        <w:rPr>
          <w:rFonts w:cs="Tahoma"/>
          <w:szCs w:val="24"/>
        </w:rPr>
        <w:t xml:space="preserve"> for the </w:t>
      </w:r>
      <w:r w:rsidR="00E36ADA" w:rsidRPr="0024633A">
        <w:rPr>
          <w:rFonts w:cs="Tahoma"/>
          <w:szCs w:val="24"/>
        </w:rPr>
        <w:t xml:space="preserve">testing </w:t>
      </w:r>
      <w:r w:rsidR="00C5039D" w:rsidRPr="0024633A">
        <w:rPr>
          <w:rFonts w:cs="Tahoma"/>
          <w:szCs w:val="24"/>
        </w:rPr>
        <w:t>site</w:t>
      </w:r>
      <w:r w:rsidR="005737ED" w:rsidRPr="0024633A">
        <w:rPr>
          <w:rFonts w:cs="Tahoma"/>
          <w:szCs w:val="24"/>
        </w:rPr>
        <w:t xml:space="preserve"> of the </w:t>
      </w:r>
      <w:r w:rsidRPr="0024633A">
        <w:rPr>
          <w:rFonts w:cs="Tahoma"/>
          <w:szCs w:val="24"/>
        </w:rPr>
        <w:t xml:space="preserve">new </w:t>
      </w:r>
      <w:r w:rsidR="005737ED" w:rsidRPr="0024633A">
        <w:rPr>
          <w:rFonts w:cs="Tahoma"/>
          <w:szCs w:val="24"/>
        </w:rPr>
        <w:t>version</w:t>
      </w:r>
      <w:r w:rsidRPr="0024633A">
        <w:rPr>
          <w:rFonts w:cs="Tahoma"/>
          <w:szCs w:val="24"/>
        </w:rPr>
        <w:t xml:space="preserve"> should</w:t>
      </w:r>
      <w:r w:rsidR="000D7700" w:rsidRPr="0024633A">
        <w:rPr>
          <w:rFonts w:cs="Tahoma"/>
          <w:szCs w:val="24"/>
        </w:rPr>
        <w:t xml:space="preserve"> be revised to</w:t>
      </w:r>
      <w:r w:rsidRPr="0024633A">
        <w:rPr>
          <w:rFonts w:cs="Tahoma"/>
          <w:szCs w:val="24"/>
        </w:rPr>
        <w:t xml:space="preserve"> incorporate the </w:t>
      </w:r>
      <w:r w:rsidR="00C5039D" w:rsidRPr="0024633A">
        <w:rPr>
          <w:rFonts w:cs="Tahoma"/>
          <w:szCs w:val="24"/>
        </w:rPr>
        <w:t xml:space="preserve">updated </w:t>
      </w:r>
      <w:r w:rsidRPr="0024633A">
        <w:rPr>
          <w:rFonts w:cs="Tahoma"/>
          <w:szCs w:val="24"/>
        </w:rPr>
        <w:t xml:space="preserve">RG </w:t>
      </w:r>
      <w:r w:rsidR="00C5702B" w:rsidRPr="0024633A">
        <w:rPr>
          <w:rFonts w:cs="Tahoma"/>
          <w:szCs w:val="24"/>
        </w:rPr>
        <w:t xml:space="preserve">Docs </w:t>
      </w:r>
      <w:r w:rsidRPr="0024633A">
        <w:rPr>
          <w:rFonts w:cs="Tahoma"/>
          <w:szCs w:val="24"/>
        </w:rPr>
        <w:t>Version number for the</w:t>
      </w:r>
      <w:r w:rsidR="006970B3" w:rsidRPr="0024633A">
        <w:rPr>
          <w:rFonts w:cs="Tahoma"/>
          <w:szCs w:val="24"/>
        </w:rPr>
        <w:t xml:space="preserve"> new</w:t>
      </w:r>
      <w:r w:rsidRPr="0024633A">
        <w:rPr>
          <w:rFonts w:cs="Tahoma"/>
          <w:szCs w:val="24"/>
        </w:rPr>
        <w:t xml:space="preserve"> batch</w:t>
      </w:r>
      <w:r w:rsidR="005737ED" w:rsidRPr="0024633A">
        <w:rPr>
          <w:rFonts w:cs="Tahoma"/>
          <w:szCs w:val="24"/>
        </w:rPr>
        <w:t xml:space="preserve"> as shown in the examples below</w:t>
      </w:r>
      <w:r w:rsidRPr="0024633A">
        <w:rPr>
          <w:rFonts w:cs="Tahoma"/>
          <w:szCs w:val="24"/>
        </w:rPr>
        <w:t>.</w:t>
      </w:r>
      <w:r w:rsidR="005479DF" w:rsidRPr="0024633A">
        <w:rPr>
          <w:rFonts w:cs="Tahoma"/>
          <w:szCs w:val="24"/>
        </w:rPr>
        <w:t xml:space="preserve"> </w:t>
      </w:r>
      <w:r w:rsidRPr="0024633A">
        <w:rPr>
          <w:rFonts w:cs="Tahoma"/>
          <w:szCs w:val="24"/>
        </w:rPr>
        <w:t xml:space="preserve">This URL </w:t>
      </w:r>
      <w:r w:rsidR="00C5039D" w:rsidRPr="0024633A">
        <w:rPr>
          <w:rFonts w:cs="Tahoma"/>
          <w:szCs w:val="24"/>
        </w:rPr>
        <w:t xml:space="preserve">for the </w:t>
      </w:r>
      <w:r w:rsidR="00E36ADA" w:rsidRPr="0024633A">
        <w:rPr>
          <w:rFonts w:cs="Tahoma"/>
          <w:szCs w:val="24"/>
        </w:rPr>
        <w:t xml:space="preserve">testing </w:t>
      </w:r>
      <w:r w:rsidR="005737ED" w:rsidRPr="0024633A">
        <w:rPr>
          <w:rFonts w:cs="Tahoma"/>
          <w:szCs w:val="24"/>
        </w:rPr>
        <w:t xml:space="preserve">site </w:t>
      </w:r>
      <w:r w:rsidRPr="0024633A">
        <w:rPr>
          <w:rFonts w:cs="Tahoma"/>
          <w:szCs w:val="24"/>
        </w:rPr>
        <w:t>should remain the same throughout the vetting</w:t>
      </w:r>
      <w:r w:rsidR="00405538" w:rsidRPr="0024633A">
        <w:rPr>
          <w:rFonts w:cs="Tahoma"/>
          <w:szCs w:val="24"/>
        </w:rPr>
        <w:t>/testing</w:t>
      </w:r>
      <w:r w:rsidRPr="0024633A">
        <w:rPr>
          <w:rFonts w:cs="Tahoma"/>
          <w:szCs w:val="24"/>
        </w:rPr>
        <w:t xml:space="preserve"> of </w:t>
      </w:r>
      <w:r w:rsidR="005737ED" w:rsidRPr="0024633A">
        <w:rPr>
          <w:rFonts w:cs="Tahoma"/>
          <w:szCs w:val="24"/>
        </w:rPr>
        <w:t xml:space="preserve">the new </w:t>
      </w:r>
      <w:r w:rsidR="00574EDC" w:rsidRPr="0024633A">
        <w:rPr>
          <w:rFonts w:cs="Tahoma"/>
          <w:szCs w:val="24"/>
        </w:rPr>
        <w:t>version and</w:t>
      </w:r>
      <w:r w:rsidRPr="0024633A">
        <w:rPr>
          <w:rFonts w:cs="Tahoma"/>
          <w:szCs w:val="24"/>
        </w:rPr>
        <w:t xml:space="preserve"> remain the same after the </w:t>
      </w:r>
      <w:r w:rsidR="005737ED" w:rsidRPr="0024633A">
        <w:rPr>
          <w:rFonts w:cs="Tahoma"/>
          <w:szCs w:val="24"/>
        </w:rPr>
        <w:t>vetted new version</w:t>
      </w:r>
      <w:r w:rsidRPr="0024633A">
        <w:rPr>
          <w:rFonts w:cs="Tahoma"/>
          <w:szCs w:val="24"/>
        </w:rPr>
        <w:t xml:space="preserve"> has been deployed/released to the </w:t>
      </w:r>
      <w:r w:rsidR="00753054" w:rsidRPr="0024633A">
        <w:rPr>
          <w:rFonts w:cs="Tahoma"/>
          <w:szCs w:val="24"/>
        </w:rPr>
        <w:t>RG</w:t>
      </w:r>
      <w:r w:rsidRPr="0024633A">
        <w:rPr>
          <w:rFonts w:cs="Tahoma"/>
          <w:szCs w:val="24"/>
        </w:rPr>
        <w:t xml:space="preserve"> </w:t>
      </w:r>
      <w:r w:rsidR="000D6FFA" w:rsidRPr="0024633A">
        <w:rPr>
          <w:rFonts w:cs="Tahoma"/>
          <w:szCs w:val="24"/>
        </w:rPr>
        <w:t>p</w:t>
      </w:r>
      <w:r w:rsidRPr="0024633A">
        <w:rPr>
          <w:rFonts w:cs="Tahoma"/>
          <w:szCs w:val="24"/>
        </w:rPr>
        <w:t>roduction site.</w:t>
      </w:r>
      <w:r w:rsidR="005479DF" w:rsidRPr="0024633A">
        <w:rPr>
          <w:rFonts w:cs="Tahoma"/>
          <w:szCs w:val="24"/>
        </w:rPr>
        <w:t xml:space="preserve"> </w:t>
      </w:r>
      <w:r w:rsidR="005737ED" w:rsidRPr="0024633A">
        <w:rPr>
          <w:rFonts w:cs="Tahoma"/>
          <w:szCs w:val="24"/>
        </w:rPr>
        <w:t xml:space="preserve">The </w:t>
      </w:r>
      <w:r w:rsidRPr="0024633A">
        <w:rPr>
          <w:rFonts w:cs="Tahoma"/>
          <w:szCs w:val="24"/>
        </w:rPr>
        <w:t xml:space="preserve">URL </w:t>
      </w:r>
      <w:r w:rsidR="005737ED" w:rsidRPr="0024633A">
        <w:rPr>
          <w:rFonts w:cs="Tahoma"/>
          <w:szCs w:val="24"/>
        </w:rPr>
        <w:t xml:space="preserve">for the </w:t>
      </w:r>
      <w:r w:rsidR="00E36ADA" w:rsidRPr="0024633A">
        <w:rPr>
          <w:rFonts w:cs="Tahoma"/>
          <w:szCs w:val="24"/>
        </w:rPr>
        <w:t xml:space="preserve">test </w:t>
      </w:r>
      <w:r w:rsidR="005737ED" w:rsidRPr="0024633A">
        <w:rPr>
          <w:rFonts w:cs="Tahoma"/>
          <w:szCs w:val="24"/>
        </w:rPr>
        <w:t xml:space="preserve">site </w:t>
      </w:r>
      <w:r w:rsidRPr="0024633A">
        <w:rPr>
          <w:rFonts w:cs="Tahoma"/>
          <w:szCs w:val="24"/>
        </w:rPr>
        <w:t xml:space="preserve">should remain </w:t>
      </w:r>
      <w:r w:rsidR="001A3474" w:rsidRPr="0024633A">
        <w:rPr>
          <w:rFonts w:cs="Tahoma"/>
          <w:szCs w:val="24"/>
        </w:rPr>
        <w:t>active</w:t>
      </w:r>
      <w:r w:rsidR="005737ED" w:rsidRPr="0024633A">
        <w:rPr>
          <w:rFonts w:cs="Tahoma"/>
          <w:szCs w:val="24"/>
        </w:rPr>
        <w:t>/available</w:t>
      </w:r>
      <w:r w:rsidRPr="0024633A">
        <w:rPr>
          <w:rFonts w:cs="Tahoma"/>
          <w:szCs w:val="24"/>
        </w:rPr>
        <w:t xml:space="preserve"> </w:t>
      </w:r>
      <w:r w:rsidR="005737ED" w:rsidRPr="0024633A">
        <w:rPr>
          <w:rFonts w:cs="Tahoma"/>
          <w:szCs w:val="24"/>
        </w:rPr>
        <w:t xml:space="preserve">during the testing </w:t>
      </w:r>
      <w:proofErr w:type="gramStart"/>
      <w:r w:rsidR="005737ED" w:rsidRPr="0024633A">
        <w:rPr>
          <w:rFonts w:cs="Tahoma"/>
          <w:szCs w:val="24"/>
        </w:rPr>
        <w:t>and also</w:t>
      </w:r>
      <w:proofErr w:type="gramEnd"/>
      <w:r w:rsidR="005737ED" w:rsidRPr="0024633A">
        <w:rPr>
          <w:rFonts w:cs="Tahoma"/>
          <w:szCs w:val="24"/>
        </w:rPr>
        <w:t xml:space="preserve"> after</w:t>
      </w:r>
      <w:r w:rsidRPr="0024633A">
        <w:rPr>
          <w:rFonts w:cs="Tahoma"/>
          <w:szCs w:val="24"/>
        </w:rPr>
        <w:t xml:space="preserve"> release</w:t>
      </w:r>
      <w:r w:rsidR="00C5039D" w:rsidRPr="0024633A">
        <w:rPr>
          <w:rFonts w:cs="Tahoma"/>
          <w:szCs w:val="24"/>
        </w:rPr>
        <w:t xml:space="preserve"> of the new version</w:t>
      </w:r>
      <w:r w:rsidRPr="0024633A">
        <w:rPr>
          <w:rFonts w:cs="Tahoma"/>
          <w:szCs w:val="24"/>
        </w:rPr>
        <w:t xml:space="preserve"> to the</w:t>
      </w:r>
      <w:r w:rsidR="005737ED" w:rsidRPr="0024633A">
        <w:rPr>
          <w:rFonts w:cs="Tahoma"/>
          <w:szCs w:val="24"/>
        </w:rPr>
        <w:t xml:space="preserve"> </w:t>
      </w:r>
      <w:r w:rsidR="00E36ADA" w:rsidRPr="0024633A">
        <w:rPr>
          <w:rFonts w:cs="Tahoma"/>
          <w:szCs w:val="24"/>
        </w:rPr>
        <w:t xml:space="preserve">production </w:t>
      </w:r>
      <w:r w:rsidR="005737ED" w:rsidRPr="0024633A">
        <w:rPr>
          <w:rFonts w:cs="Tahoma"/>
          <w:szCs w:val="24"/>
        </w:rPr>
        <w:t>site.</w:t>
      </w:r>
      <w:r w:rsidR="005479DF" w:rsidRPr="0024633A">
        <w:rPr>
          <w:rFonts w:cs="Tahoma"/>
          <w:szCs w:val="24"/>
        </w:rPr>
        <w:t xml:space="preserve"> </w:t>
      </w:r>
      <w:r w:rsidR="005737ED" w:rsidRPr="0024633A">
        <w:rPr>
          <w:rFonts w:cs="Tahoma"/>
          <w:szCs w:val="24"/>
        </w:rPr>
        <w:t xml:space="preserve">When a </w:t>
      </w:r>
      <w:r w:rsidR="00C5039D" w:rsidRPr="0024633A">
        <w:rPr>
          <w:rFonts w:cs="Tahoma"/>
          <w:szCs w:val="24"/>
        </w:rPr>
        <w:t xml:space="preserve">subsequent </w:t>
      </w:r>
      <w:r w:rsidR="005737ED" w:rsidRPr="0024633A">
        <w:rPr>
          <w:rFonts w:cs="Tahoma"/>
          <w:szCs w:val="24"/>
        </w:rPr>
        <w:t xml:space="preserve">newer version must be released to the </w:t>
      </w:r>
      <w:r w:rsidR="00753054" w:rsidRPr="0024633A">
        <w:rPr>
          <w:rFonts w:cs="Tahoma"/>
          <w:szCs w:val="24"/>
        </w:rPr>
        <w:t>RG</w:t>
      </w:r>
      <w:r w:rsidRPr="0024633A">
        <w:rPr>
          <w:rFonts w:cs="Tahoma"/>
          <w:szCs w:val="24"/>
        </w:rPr>
        <w:t xml:space="preserve"> </w:t>
      </w:r>
      <w:r w:rsidR="000D6FFA" w:rsidRPr="0024633A">
        <w:rPr>
          <w:rFonts w:cs="Tahoma"/>
          <w:szCs w:val="24"/>
        </w:rPr>
        <w:t>t</w:t>
      </w:r>
      <w:r w:rsidRPr="0024633A">
        <w:rPr>
          <w:rFonts w:cs="Tahoma"/>
          <w:szCs w:val="24"/>
        </w:rPr>
        <w:t>esting site</w:t>
      </w:r>
      <w:r w:rsidR="00E36ADA" w:rsidRPr="0024633A">
        <w:rPr>
          <w:rFonts w:cs="Tahoma"/>
          <w:szCs w:val="24"/>
        </w:rPr>
        <w:t>,</w:t>
      </w:r>
      <w:r w:rsidR="001A3474" w:rsidRPr="0024633A">
        <w:rPr>
          <w:rFonts w:cs="Tahoma"/>
          <w:szCs w:val="24"/>
        </w:rPr>
        <w:t xml:space="preserve"> the URL that is made obsolete by the</w:t>
      </w:r>
      <w:r w:rsidR="006970B3" w:rsidRPr="0024633A">
        <w:rPr>
          <w:rFonts w:cs="Tahoma"/>
          <w:szCs w:val="24"/>
        </w:rPr>
        <w:t xml:space="preserve"> release of</w:t>
      </w:r>
      <w:r w:rsidR="001A3474" w:rsidRPr="0024633A">
        <w:rPr>
          <w:rFonts w:cs="Tahoma"/>
          <w:szCs w:val="24"/>
        </w:rPr>
        <w:t xml:space="preserve"> </w:t>
      </w:r>
      <w:r w:rsidR="005737ED" w:rsidRPr="0024633A">
        <w:rPr>
          <w:rFonts w:cs="Tahoma"/>
          <w:szCs w:val="24"/>
        </w:rPr>
        <w:t xml:space="preserve">the new </w:t>
      </w:r>
      <w:r w:rsidR="001A3474" w:rsidRPr="0024633A">
        <w:rPr>
          <w:rFonts w:cs="Tahoma"/>
          <w:szCs w:val="24"/>
        </w:rPr>
        <w:t>Testing site</w:t>
      </w:r>
      <w:r w:rsidR="006970B3" w:rsidRPr="0024633A">
        <w:rPr>
          <w:rFonts w:cs="Tahoma"/>
          <w:szCs w:val="24"/>
        </w:rPr>
        <w:t xml:space="preserve"> </w:t>
      </w:r>
      <w:r w:rsidR="001A3474" w:rsidRPr="0024633A">
        <w:rPr>
          <w:rFonts w:cs="Tahoma"/>
          <w:szCs w:val="24"/>
        </w:rPr>
        <w:t>version should be removed from availability</w:t>
      </w:r>
      <w:r w:rsidRPr="0024633A">
        <w:rPr>
          <w:rFonts w:cs="Tahoma"/>
          <w:szCs w:val="24"/>
        </w:rPr>
        <w:t>.</w:t>
      </w:r>
    </w:p>
    <w:p w14:paraId="4F782026" w14:textId="77777777" w:rsidR="000D7700" w:rsidRPr="0024633A" w:rsidRDefault="000D7700" w:rsidP="006F6198">
      <w:pPr>
        <w:pStyle w:val="StyleLeft05"/>
        <w:spacing w:after="240"/>
        <w:ind w:left="0"/>
        <w:rPr>
          <w:rFonts w:cs="Tahoma"/>
          <w:szCs w:val="24"/>
        </w:rPr>
      </w:pPr>
      <w:r w:rsidRPr="0024633A">
        <w:rPr>
          <w:rFonts w:cs="Tahoma"/>
          <w:szCs w:val="24"/>
        </w:rPr>
        <w:t xml:space="preserve">Backward compatibility for </w:t>
      </w:r>
      <w:r w:rsidR="003D2309" w:rsidRPr="0024633A">
        <w:rPr>
          <w:rFonts w:cs="Tahoma"/>
          <w:szCs w:val="24"/>
        </w:rPr>
        <w:t xml:space="preserve">use of </w:t>
      </w:r>
      <w:r w:rsidRPr="0024633A">
        <w:rPr>
          <w:rFonts w:cs="Tahoma"/>
          <w:szCs w:val="24"/>
        </w:rPr>
        <w:t xml:space="preserve">previous </w:t>
      </w:r>
      <w:r w:rsidR="003D2309" w:rsidRPr="0024633A">
        <w:rPr>
          <w:rFonts w:cs="Tahoma"/>
          <w:szCs w:val="24"/>
        </w:rPr>
        <w:t xml:space="preserve">versions </w:t>
      </w:r>
      <w:r w:rsidRPr="0024633A">
        <w:rPr>
          <w:rFonts w:cs="Tahoma"/>
          <w:szCs w:val="24"/>
        </w:rPr>
        <w:t xml:space="preserve">of the files used by the </w:t>
      </w:r>
      <w:r w:rsidR="00760C86" w:rsidRPr="0024633A">
        <w:rPr>
          <w:rFonts w:cs="Tahoma"/>
          <w:szCs w:val="24"/>
        </w:rPr>
        <w:t>RG</w:t>
      </w:r>
      <w:r w:rsidRPr="0024633A">
        <w:rPr>
          <w:rFonts w:cs="Tahoma"/>
          <w:szCs w:val="24"/>
        </w:rPr>
        <w:t xml:space="preserve"> (previous RG </w:t>
      </w:r>
      <w:r w:rsidR="00C5702B" w:rsidRPr="0024633A">
        <w:rPr>
          <w:rFonts w:cs="Tahoma"/>
          <w:szCs w:val="24"/>
        </w:rPr>
        <w:t xml:space="preserve">Docs </w:t>
      </w:r>
      <w:r w:rsidRPr="0024633A">
        <w:rPr>
          <w:rFonts w:cs="Tahoma"/>
          <w:szCs w:val="24"/>
        </w:rPr>
        <w:t>version numbers) will not be maintained.</w:t>
      </w:r>
      <w:r w:rsidR="005479DF" w:rsidRPr="0024633A">
        <w:rPr>
          <w:rFonts w:cs="Tahoma"/>
          <w:szCs w:val="24"/>
        </w:rPr>
        <w:t xml:space="preserve"> </w:t>
      </w:r>
      <w:r w:rsidRPr="0024633A">
        <w:rPr>
          <w:rFonts w:cs="Tahoma"/>
          <w:szCs w:val="24"/>
        </w:rPr>
        <w:t xml:space="preserve">All calls to the </w:t>
      </w:r>
      <w:r w:rsidR="00760C86" w:rsidRPr="0024633A">
        <w:rPr>
          <w:rFonts w:cs="Tahoma"/>
          <w:szCs w:val="24"/>
        </w:rPr>
        <w:t>RG</w:t>
      </w:r>
      <w:r w:rsidRPr="0024633A">
        <w:rPr>
          <w:rFonts w:cs="Tahoma"/>
          <w:szCs w:val="24"/>
        </w:rPr>
        <w:t xml:space="preserve"> will be required to use the current </w:t>
      </w:r>
      <w:r w:rsidR="00AB2CB7" w:rsidRPr="0024633A">
        <w:rPr>
          <w:rFonts w:cs="Tahoma"/>
          <w:szCs w:val="24"/>
        </w:rPr>
        <w:t xml:space="preserve">URL, thus will be required to use </w:t>
      </w:r>
      <w:r w:rsidR="006970B3" w:rsidRPr="0024633A">
        <w:rPr>
          <w:rFonts w:cs="Tahoma"/>
          <w:szCs w:val="24"/>
        </w:rPr>
        <w:t xml:space="preserve">only </w:t>
      </w:r>
      <w:r w:rsidR="00AB2CB7" w:rsidRPr="0024633A">
        <w:rPr>
          <w:rFonts w:cs="Tahoma"/>
          <w:szCs w:val="24"/>
        </w:rPr>
        <w:t xml:space="preserve">the current </w:t>
      </w:r>
      <w:r w:rsidR="003D2309" w:rsidRPr="0024633A">
        <w:rPr>
          <w:rFonts w:cs="Tahoma"/>
          <w:szCs w:val="24"/>
        </w:rPr>
        <w:t xml:space="preserve">versions </w:t>
      </w:r>
      <w:r w:rsidRPr="0024633A">
        <w:rPr>
          <w:rFonts w:cs="Tahoma"/>
          <w:szCs w:val="24"/>
        </w:rPr>
        <w:t xml:space="preserve">of the </w:t>
      </w:r>
      <w:r w:rsidR="000E5CCC" w:rsidRPr="0024633A">
        <w:rPr>
          <w:rFonts w:cs="Tahoma"/>
          <w:szCs w:val="24"/>
        </w:rPr>
        <w:t xml:space="preserve">XSD </w:t>
      </w:r>
      <w:r w:rsidRPr="0024633A">
        <w:rPr>
          <w:rFonts w:cs="Tahoma"/>
          <w:szCs w:val="24"/>
        </w:rPr>
        <w:t xml:space="preserve">and </w:t>
      </w:r>
      <w:r w:rsidR="000E5CCC" w:rsidRPr="0024633A">
        <w:rPr>
          <w:rFonts w:cs="Tahoma"/>
          <w:szCs w:val="24"/>
        </w:rPr>
        <w:t xml:space="preserve">XSL </w:t>
      </w:r>
      <w:r w:rsidRPr="0024633A">
        <w:rPr>
          <w:rFonts w:cs="Tahoma"/>
          <w:szCs w:val="24"/>
        </w:rPr>
        <w:t xml:space="preserve">files deployed to the </w:t>
      </w:r>
      <w:r w:rsidR="00760C86" w:rsidRPr="0024633A">
        <w:rPr>
          <w:rFonts w:cs="Tahoma"/>
          <w:szCs w:val="24"/>
        </w:rPr>
        <w:t>RG</w:t>
      </w:r>
      <w:r w:rsidRPr="0024633A">
        <w:rPr>
          <w:rFonts w:cs="Tahoma"/>
          <w:szCs w:val="24"/>
        </w:rPr>
        <w:t>.</w:t>
      </w:r>
    </w:p>
    <w:p w14:paraId="4E762294" w14:textId="2A5E6BA1" w:rsidR="000D7700" w:rsidRPr="0024633A" w:rsidRDefault="00492DFC" w:rsidP="006F6198">
      <w:pPr>
        <w:pStyle w:val="StyleLeft05"/>
        <w:spacing w:after="240"/>
        <w:ind w:left="0"/>
        <w:rPr>
          <w:rFonts w:cs="Tahoma"/>
          <w:szCs w:val="24"/>
        </w:rPr>
      </w:pPr>
      <w:r w:rsidRPr="0024633A">
        <w:rPr>
          <w:rFonts w:cs="Tahoma"/>
          <w:szCs w:val="24"/>
        </w:rPr>
        <w:t>An e</w:t>
      </w:r>
      <w:r w:rsidR="000C0C82" w:rsidRPr="0024633A">
        <w:rPr>
          <w:rFonts w:cs="Tahoma"/>
          <w:szCs w:val="24"/>
        </w:rPr>
        <w:t xml:space="preserve">xample URL for RG </w:t>
      </w:r>
      <w:r w:rsidR="00C5702B" w:rsidRPr="0024633A">
        <w:rPr>
          <w:rFonts w:cs="Tahoma"/>
          <w:szCs w:val="24"/>
        </w:rPr>
        <w:t xml:space="preserve">Docs </w:t>
      </w:r>
      <w:r w:rsidR="000C0C82" w:rsidRPr="0024633A">
        <w:rPr>
          <w:rFonts w:cs="Tahoma"/>
          <w:szCs w:val="24"/>
        </w:rPr>
        <w:t xml:space="preserve">Version number </w:t>
      </w:r>
      <w:r w:rsidR="00D239A8" w:rsidRPr="0024633A">
        <w:rPr>
          <w:rFonts w:cs="Tahoma"/>
          <w:szCs w:val="24"/>
        </w:rPr>
        <w:t>DocsV</w:t>
      </w:r>
      <w:r w:rsidR="00507E8E" w:rsidRPr="0024633A">
        <w:rPr>
          <w:rFonts w:cs="Tahoma"/>
          <w:szCs w:val="24"/>
        </w:rPr>
        <w:t>20</w:t>
      </w:r>
      <w:ins w:id="1167" w:author="Author">
        <w:r w:rsidR="001A1BF4">
          <w:rPr>
            <w:rFonts w:cs="Tahoma"/>
            <w:szCs w:val="24"/>
          </w:rPr>
          <w:t>22</w:t>
        </w:r>
      </w:ins>
      <w:del w:id="1168" w:author="Author">
        <w:r w:rsidR="00507E8E" w:rsidRPr="0024633A" w:rsidDel="001A1BF4">
          <w:rPr>
            <w:rFonts w:cs="Tahoma"/>
            <w:szCs w:val="24"/>
          </w:rPr>
          <w:delText>19</w:delText>
        </w:r>
      </w:del>
      <w:r w:rsidR="00D239A8" w:rsidRPr="0024633A">
        <w:rPr>
          <w:rFonts w:cs="Tahoma"/>
          <w:szCs w:val="24"/>
        </w:rPr>
        <w:t>.</w:t>
      </w:r>
      <w:r w:rsidR="00664799" w:rsidRPr="0024633A">
        <w:rPr>
          <w:rFonts w:cs="Tahoma"/>
          <w:szCs w:val="24"/>
        </w:rPr>
        <w:t>1.000</w:t>
      </w:r>
      <w:r w:rsidRPr="0024633A">
        <w:rPr>
          <w:rFonts w:cs="Tahoma"/>
          <w:szCs w:val="24"/>
        </w:rPr>
        <w:t xml:space="preserve"> follows</w:t>
      </w:r>
      <w:r w:rsidR="000D7700" w:rsidRPr="0024633A">
        <w:rPr>
          <w:rFonts w:cs="Tahoma"/>
          <w:szCs w:val="24"/>
        </w:rPr>
        <w:t>:</w:t>
      </w:r>
    </w:p>
    <w:p w14:paraId="25195A43" w14:textId="5DCEAB17" w:rsidR="00946B8E" w:rsidRPr="0024633A" w:rsidRDefault="00353104" w:rsidP="006F6198">
      <w:pPr>
        <w:pStyle w:val="StyleLeft05"/>
        <w:spacing w:after="240"/>
        <w:ind w:left="42"/>
        <w:rPr>
          <w:rFonts w:cs="Tahoma"/>
          <w:szCs w:val="24"/>
        </w:rPr>
      </w:pPr>
      <w:del w:id="1169" w:author="Author">
        <w:r w:rsidDel="001908AC">
          <w:rPr>
            <w:rFonts w:ascii="Calibri" w:hAnsi="Calibri"/>
            <w:sz w:val="22"/>
          </w:rPr>
          <w:fldChar w:fldCharType="begin"/>
        </w:r>
        <w:r w:rsidDel="001908AC">
          <w:delInstrText xml:space="preserve"> HYPERLINK "https://beesreporting.energy.ca.gov/DataRegistryTestDocsV2019.1.000/DRReportingService.svc/" </w:delInstrText>
        </w:r>
        <w:r w:rsidDel="001908AC">
          <w:rPr>
            <w:rFonts w:ascii="Calibri" w:hAnsi="Calibri"/>
            <w:sz w:val="22"/>
          </w:rPr>
          <w:fldChar w:fldCharType="separate"/>
        </w:r>
        <w:r w:rsidR="008558F8" w:rsidRPr="001908AC" w:rsidDel="001908AC">
          <w:rPr>
            <w:rFonts w:cs="Tahoma"/>
            <w:szCs w:val="24"/>
          </w:rPr>
          <w:delText>https://beesreporting.energy.ca.gov/DataRegistryTest</w:delText>
        </w:r>
        <w:r w:rsidR="008558F8" w:rsidRPr="001908AC" w:rsidDel="001908AC">
          <w:rPr>
            <w:rFonts w:cs="Tahoma"/>
            <w:b/>
            <w:szCs w:val="24"/>
          </w:rPr>
          <w:delText>DocsV2019.1.000</w:delText>
        </w:r>
        <w:r w:rsidR="008558F8" w:rsidRPr="001908AC" w:rsidDel="001908AC">
          <w:rPr>
            <w:rFonts w:cs="Tahoma"/>
            <w:szCs w:val="24"/>
          </w:rPr>
          <w:delText>/DRReportingService.svc/</w:delText>
        </w:r>
        <w:r w:rsidDel="001908AC">
          <w:rPr>
            <w:rStyle w:val="Hyperlink"/>
            <w:rFonts w:cs="Tahoma"/>
            <w:szCs w:val="24"/>
          </w:rPr>
          <w:fldChar w:fldCharType="end"/>
        </w:r>
      </w:del>
      <w:ins w:id="1170" w:author="Author">
        <w:r w:rsidR="001908AC" w:rsidRPr="001908AC">
          <w:rPr>
            <w:rFonts w:cs="Tahoma"/>
            <w:szCs w:val="24"/>
          </w:rPr>
          <w:t>https://beesreporting.energy.ca.gov/DataRegistryTest</w:t>
        </w:r>
        <w:r w:rsidR="001908AC" w:rsidRPr="001908AC">
          <w:rPr>
            <w:rFonts w:cs="Tahoma"/>
            <w:b/>
            <w:szCs w:val="24"/>
          </w:rPr>
          <w:t>DocsV20</w:t>
        </w:r>
        <w:del w:id="1171" w:author="Author">
          <w:r w:rsidR="001908AC" w:rsidRPr="001908AC" w:rsidDel="001A5F0B">
            <w:rPr>
              <w:rFonts w:cs="Tahoma"/>
              <w:b/>
              <w:szCs w:val="24"/>
            </w:rPr>
            <w:delText>19</w:delText>
          </w:r>
        </w:del>
        <w:r w:rsidR="001A5F0B">
          <w:rPr>
            <w:rFonts w:cs="Tahoma"/>
            <w:b/>
            <w:szCs w:val="24"/>
          </w:rPr>
          <w:t>22</w:t>
        </w:r>
        <w:r w:rsidR="001908AC" w:rsidRPr="001908AC">
          <w:rPr>
            <w:rFonts w:cs="Tahoma"/>
            <w:b/>
            <w:szCs w:val="24"/>
          </w:rPr>
          <w:t>.1.000</w:t>
        </w:r>
        <w:r w:rsidR="001908AC" w:rsidRPr="001908AC">
          <w:rPr>
            <w:rFonts w:cs="Tahoma"/>
            <w:szCs w:val="24"/>
          </w:rPr>
          <w:t>/DRReportingService.svc/</w:t>
        </w:r>
      </w:ins>
      <w:r w:rsidR="008558F8">
        <w:rPr>
          <w:rFonts w:cs="Tahoma"/>
          <w:szCs w:val="24"/>
        </w:rPr>
        <w:t xml:space="preserve"> </w:t>
      </w:r>
    </w:p>
    <w:p w14:paraId="56821549" w14:textId="77777777" w:rsidR="00492DFC" w:rsidRPr="0024633A" w:rsidRDefault="00C5702B" w:rsidP="006F6198">
      <w:pPr>
        <w:pStyle w:val="StyleLeft05"/>
        <w:spacing w:after="240"/>
        <w:ind w:left="0"/>
        <w:rPr>
          <w:rFonts w:cs="Tahoma"/>
          <w:szCs w:val="24"/>
        </w:rPr>
      </w:pPr>
      <w:r w:rsidRPr="0024633A">
        <w:rPr>
          <w:rFonts w:cs="Tahoma"/>
          <w:szCs w:val="24"/>
        </w:rPr>
        <w:t>When the next batch of revisions is released, the URL should be incremented, thus:</w:t>
      </w:r>
    </w:p>
    <w:p w14:paraId="577787C1" w14:textId="3D93E6DD" w:rsidR="00946B8E" w:rsidRPr="0024633A" w:rsidRDefault="003D3CA0" w:rsidP="006F6198">
      <w:pPr>
        <w:pStyle w:val="StyleLeft05"/>
        <w:spacing w:after="240"/>
        <w:ind w:left="0"/>
        <w:rPr>
          <w:rFonts w:cs="Tahoma"/>
          <w:szCs w:val="24"/>
        </w:rPr>
      </w:pPr>
      <w:ins w:id="1172" w:author="Author">
        <w:del w:id="1173" w:author="Haider Alhabibi" w:date="2022-02-03T17:08:00Z">
          <w:r w:rsidDel="000A11C1">
            <w:rPr>
              <w:rFonts w:cs="Tahoma"/>
              <w:szCs w:val="24"/>
            </w:rPr>
            <w:fldChar w:fldCharType="begin"/>
          </w:r>
          <w:r w:rsidDel="000A11C1">
            <w:rPr>
              <w:rFonts w:cs="Tahoma"/>
              <w:szCs w:val="24"/>
            </w:rPr>
            <w:delInstrText xml:space="preserve"> HYPERLINK "</w:delInstrText>
          </w:r>
        </w:del>
      </w:ins>
      <w:del w:id="1174" w:author="Haider Alhabibi" w:date="2022-02-03T17:08:00Z">
        <w:r w:rsidRPr="003D3CA0" w:rsidDel="000A11C1">
          <w:rPr>
            <w:rFonts w:cs="Tahoma"/>
            <w:szCs w:val="24"/>
          </w:rPr>
          <w:delInstrText>https://beesreporting.energy.ca.gov/DataRegistryTest</w:delInstrText>
        </w:r>
        <w:r w:rsidRPr="003D3CA0" w:rsidDel="000A11C1">
          <w:rPr>
            <w:rFonts w:cs="Tahoma"/>
            <w:b/>
            <w:szCs w:val="24"/>
          </w:rPr>
          <w:delInstrText>DocsV20</w:delInstrText>
        </w:r>
      </w:del>
      <w:ins w:id="1175" w:author="Author">
        <w:del w:id="1176" w:author="Haider Alhabibi" w:date="2022-02-03T17:08:00Z">
          <w:r w:rsidRPr="003D3CA0" w:rsidDel="000A11C1">
            <w:rPr>
              <w:rFonts w:cs="Tahoma"/>
              <w:b/>
              <w:szCs w:val="24"/>
            </w:rPr>
            <w:delInstrText>22</w:delInstrText>
          </w:r>
        </w:del>
      </w:ins>
      <w:del w:id="1177" w:author="Haider Alhabibi" w:date="2022-02-03T17:08:00Z">
        <w:r w:rsidRPr="003D3CA0" w:rsidDel="000A11C1">
          <w:rPr>
            <w:rFonts w:cs="Tahoma"/>
            <w:b/>
            <w:szCs w:val="24"/>
          </w:rPr>
          <w:delInstrText>.1.001</w:delInstrText>
        </w:r>
        <w:r w:rsidRPr="003D3CA0" w:rsidDel="000A11C1">
          <w:rPr>
            <w:rFonts w:cs="Tahoma"/>
            <w:szCs w:val="24"/>
          </w:rPr>
          <w:delInstrText>/DRReportingService.svc/</w:delInstrText>
        </w:r>
      </w:del>
      <w:ins w:id="1178" w:author="Author">
        <w:del w:id="1179" w:author="Haider Alhabibi" w:date="2022-02-03T17:08:00Z">
          <w:r w:rsidDel="000A11C1">
            <w:rPr>
              <w:rFonts w:cs="Tahoma"/>
              <w:szCs w:val="24"/>
            </w:rPr>
            <w:delInstrText xml:space="preserve">" </w:delInstrText>
          </w:r>
          <w:r w:rsidDel="000A11C1">
            <w:rPr>
              <w:rFonts w:cs="Tahoma"/>
              <w:szCs w:val="24"/>
            </w:rPr>
            <w:fldChar w:fldCharType="separate"/>
          </w:r>
        </w:del>
      </w:ins>
      <w:del w:id="1180" w:author="Haider Alhabibi" w:date="2022-02-03T17:08:00Z">
        <w:r w:rsidRPr="000A11C1" w:rsidDel="000A11C1">
          <w:rPr>
            <w:rFonts w:cs="Tahoma"/>
            <w:szCs w:val="24"/>
          </w:rPr>
          <w:delText>https://beesreporting.energy.ca.gov/DataRegistryTest</w:delText>
        </w:r>
        <w:r w:rsidRPr="000A11C1" w:rsidDel="000A11C1">
          <w:rPr>
            <w:rFonts w:cs="Tahoma"/>
            <w:b/>
            <w:szCs w:val="24"/>
          </w:rPr>
          <w:delText>DocsV2019</w:delText>
        </w:r>
      </w:del>
      <w:ins w:id="1181" w:author="Author">
        <w:del w:id="1182" w:author="Haider Alhabibi" w:date="2022-02-03T17:08:00Z">
          <w:r w:rsidRPr="000A11C1" w:rsidDel="000A11C1">
            <w:rPr>
              <w:rFonts w:cs="Tahoma"/>
              <w:b/>
              <w:szCs w:val="24"/>
            </w:rPr>
            <w:delText>22</w:delText>
          </w:r>
        </w:del>
      </w:ins>
      <w:del w:id="1183" w:author="Haider Alhabibi" w:date="2022-02-03T17:08:00Z">
        <w:r w:rsidRPr="000A11C1" w:rsidDel="000A11C1">
          <w:rPr>
            <w:rFonts w:cs="Tahoma"/>
            <w:b/>
            <w:szCs w:val="24"/>
          </w:rPr>
          <w:delText>.1.001</w:delText>
        </w:r>
        <w:r w:rsidRPr="000A11C1" w:rsidDel="000A11C1">
          <w:rPr>
            <w:rFonts w:cs="Tahoma"/>
            <w:szCs w:val="24"/>
          </w:rPr>
          <w:delText>/DRReportingService.svc/</w:delText>
        </w:r>
      </w:del>
      <w:ins w:id="1184" w:author="Author">
        <w:del w:id="1185" w:author="Haider Alhabibi" w:date="2022-02-03T17:08:00Z">
          <w:r w:rsidDel="000A11C1">
            <w:rPr>
              <w:rFonts w:cs="Tahoma"/>
              <w:szCs w:val="24"/>
            </w:rPr>
            <w:fldChar w:fldCharType="end"/>
          </w:r>
        </w:del>
      </w:ins>
      <w:ins w:id="1186" w:author="Haider Alhabibi" w:date="2022-02-03T17:08:00Z">
        <w:r w:rsidR="000A11C1" w:rsidRPr="000A11C1">
          <w:rPr>
            <w:rFonts w:cs="Tahoma"/>
            <w:szCs w:val="24"/>
          </w:rPr>
          <w:t>https://beesreporting.energy.ca.gov/DataRegistryTest</w:t>
        </w:r>
        <w:r w:rsidR="000A11C1" w:rsidRPr="000A11C1">
          <w:rPr>
            <w:rFonts w:cs="Tahoma"/>
            <w:b/>
            <w:szCs w:val="24"/>
          </w:rPr>
          <w:t>DocsV20</w:t>
        </w:r>
        <w:del w:id="1187" w:author="Author">
          <w:r w:rsidR="000A11C1" w:rsidRPr="000A11C1" w:rsidDel="00587D60">
            <w:rPr>
              <w:rFonts w:cs="Tahoma"/>
              <w:b/>
              <w:szCs w:val="24"/>
            </w:rPr>
            <w:delText>19</w:delText>
          </w:r>
        </w:del>
        <w:r w:rsidR="000A11C1" w:rsidRPr="000A11C1">
          <w:rPr>
            <w:rFonts w:cs="Tahoma"/>
            <w:b/>
            <w:szCs w:val="24"/>
          </w:rPr>
          <w:t>22.1.001</w:t>
        </w:r>
        <w:r w:rsidR="000A11C1" w:rsidRPr="000A11C1">
          <w:rPr>
            <w:rFonts w:cs="Tahoma"/>
            <w:szCs w:val="24"/>
          </w:rPr>
          <w:t>/DRReportingService.svc/</w:t>
        </w:r>
      </w:ins>
      <w:r w:rsidR="008558F8">
        <w:rPr>
          <w:rFonts w:cs="Tahoma"/>
          <w:szCs w:val="24"/>
        </w:rPr>
        <w:t xml:space="preserve"> </w:t>
      </w:r>
    </w:p>
    <w:p w14:paraId="54BD88AB" w14:textId="64033A24" w:rsidR="00C5702B" w:rsidRPr="0024633A" w:rsidRDefault="003904B9" w:rsidP="006F6198">
      <w:pPr>
        <w:pStyle w:val="StyleLeft05"/>
        <w:spacing w:after="240"/>
        <w:ind w:left="0"/>
        <w:rPr>
          <w:rFonts w:cs="Tahoma"/>
          <w:szCs w:val="24"/>
        </w:rPr>
      </w:pPr>
      <w:r w:rsidRPr="0024633A">
        <w:rPr>
          <w:rFonts w:cs="Tahoma"/>
          <w:szCs w:val="24"/>
        </w:rPr>
        <w:t xml:space="preserve">Data Registry Providers should </w:t>
      </w:r>
      <w:r w:rsidR="00F42C18" w:rsidRPr="0024633A">
        <w:rPr>
          <w:rFonts w:cs="Tahoma"/>
          <w:szCs w:val="24"/>
        </w:rPr>
        <w:t xml:space="preserve">implement the </w:t>
      </w:r>
      <w:r w:rsidR="00AF041F" w:rsidRPr="0024633A">
        <w:rPr>
          <w:rFonts w:cs="Tahoma"/>
          <w:szCs w:val="24"/>
        </w:rPr>
        <w:t xml:space="preserve">new </w:t>
      </w:r>
      <w:r w:rsidR="00F42C18" w:rsidRPr="0024633A">
        <w:rPr>
          <w:rFonts w:cs="Tahoma"/>
          <w:szCs w:val="24"/>
        </w:rPr>
        <w:t>revisions</w:t>
      </w:r>
      <w:r w:rsidR="00CD6A7F" w:rsidRPr="0024633A">
        <w:rPr>
          <w:rFonts w:cs="Tahoma"/>
          <w:szCs w:val="24"/>
        </w:rPr>
        <w:t xml:space="preserve"> into their </w:t>
      </w:r>
      <w:r w:rsidR="00D92CB2" w:rsidRPr="0024633A">
        <w:rPr>
          <w:rFonts w:cs="Tahoma"/>
          <w:szCs w:val="24"/>
        </w:rPr>
        <w:t>D</w:t>
      </w:r>
      <w:r w:rsidR="00E36ADA" w:rsidRPr="0024633A">
        <w:rPr>
          <w:rFonts w:cs="Tahoma"/>
          <w:szCs w:val="24"/>
        </w:rPr>
        <w:t xml:space="preserve">ata </w:t>
      </w:r>
      <w:r w:rsidR="00D92CB2" w:rsidRPr="0024633A">
        <w:rPr>
          <w:rFonts w:cs="Tahoma"/>
          <w:szCs w:val="24"/>
        </w:rPr>
        <w:t>R</w:t>
      </w:r>
      <w:r w:rsidR="00E36ADA" w:rsidRPr="0024633A">
        <w:rPr>
          <w:rFonts w:cs="Tahoma"/>
          <w:szCs w:val="24"/>
        </w:rPr>
        <w:t xml:space="preserve">egistry </w:t>
      </w:r>
      <w:r w:rsidR="00CD6A7F" w:rsidRPr="0024633A">
        <w:rPr>
          <w:rFonts w:cs="Tahoma"/>
          <w:szCs w:val="24"/>
        </w:rPr>
        <w:t>software</w:t>
      </w:r>
      <w:r w:rsidR="00F42C18" w:rsidRPr="0024633A">
        <w:rPr>
          <w:rFonts w:cs="Tahoma"/>
          <w:szCs w:val="24"/>
        </w:rPr>
        <w:t xml:space="preserve"> </w:t>
      </w:r>
      <w:r w:rsidR="00CD6A7F" w:rsidRPr="0024633A">
        <w:rPr>
          <w:rFonts w:cs="Tahoma"/>
          <w:szCs w:val="24"/>
        </w:rPr>
        <w:t xml:space="preserve">then </w:t>
      </w:r>
      <w:r w:rsidRPr="0024633A">
        <w:rPr>
          <w:rFonts w:cs="Tahoma"/>
          <w:szCs w:val="24"/>
        </w:rPr>
        <w:t>perform testing to confirm the</w:t>
      </w:r>
      <w:r w:rsidR="00CD6A7F" w:rsidRPr="0024633A">
        <w:rPr>
          <w:rFonts w:cs="Tahoma"/>
          <w:szCs w:val="24"/>
        </w:rPr>
        <w:t>ir</w:t>
      </w:r>
      <w:r w:rsidRPr="0024633A">
        <w:rPr>
          <w:rFonts w:cs="Tahoma"/>
          <w:szCs w:val="24"/>
        </w:rPr>
        <w:t xml:space="preserve"> </w:t>
      </w:r>
      <w:r w:rsidR="00CD6A7F" w:rsidRPr="0024633A">
        <w:rPr>
          <w:rFonts w:cs="Tahoma"/>
          <w:szCs w:val="24"/>
        </w:rPr>
        <w:t xml:space="preserve">revised XML data </w:t>
      </w:r>
      <w:r w:rsidRPr="0024633A">
        <w:rPr>
          <w:rFonts w:cs="Tahoma"/>
          <w:szCs w:val="24"/>
        </w:rPr>
        <w:t>files validate and function correctly</w:t>
      </w:r>
      <w:r w:rsidR="00AF041F" w:rsidRPr="0024633A">
        <w:rPr>
          <w:rFonts w:cs="Tahoma"/>
          <w:szCs w:val="24"/>
        </w:rPr>
        <w:t xml:space="preserve"> with the new RG Docs version files</w:t>
      </w:r>
      <w:r w:rsidRPr="0024633A">
        <w:rPr>
          <w:rFonts w:cs="Tahoma"/>
          <w:szCs w:val="24"/>
        </w:rPr>
        <w:t>.</w:t>
      </w:r>
      <w:r w:rsidR="005479DF" w:rsidRPr="0024633A">
        <w:rPr>
          <w:rFonts w:cs="Tahoma"/>
          <w:szCs w:val="24"/>
        </w:rPr>
        <w:t xml:space="preserve"> </w:t>
      </w:r>
      <w:r w:rsidRPr="0024633A">
        <w:rPr>
          <w:rFonts w:cs="Tahoma"/>
          <w:szCs w:val="24"/>
        </w:rPr>
        <w:t xml:space="preserve">If further </w:t>
      </w:r>
      <w:r w:rsidR="00405538" w:rsidRPr="0024633A">
        <w:rPr>
          <w:rFonts w:cs="Tahoma"/>
          <w:szCs w:val="24"/>
        </w:rPr>
        <w:t>revisions or corrections</w:t>
      </w:r>
      <w:r w:rsidRPr="0024633A">
        <w:rPr>
          <w:rFonts w:cs="Tahoma"/>
          <w:szCs w:val="24"/>
        </w:rPr>
        <w:t xml:space="preserve"> to any of the</w:t>
      </w:r>
      <w:r w:rsidR="00CD6A7F" w:rsidRPr="0024633A">
        <w:rPr>
          <w:rFonts w:cs="Tahoma"/>
          <w:szCs w:val="24"/>
        </w:rPr>
        <w:t xml:space="preserve"> new RG Docs version</w:t>
      </w:r>
      <w:r w:rsidRPr="0024633A">
        <w:rPr>
          <w:rFonts w:cs="Tahoma"/>
          <w:szCs w:val="24"/>
        </w:rPr>
        <w:t xml:space="preserve"> files is needed, </w:t>
      </w:r>
      <w:r w:rsidR="00405538" w:rsidRPr="0024633A">
        <w:rPr>
          <w:rFonts w:cs="Tahoma"/>
          <w:szCs w:val="24"/>
        </w:rPr>
        <w:t xml:space="preserve">further-revised files </w:t>
      </w:r>
      <w:r w:rsidRPr="0024633A">
        <w:rPr>
          <w:rFonts w:cs="Tahoma"/>
          <w:szCs w:val="24"/>
        </w:rPr>
        <w:t xml:space="preserve">can be </w:t>
      </w:r>
      <w:r w:rsidR="00405538" w:rsidRPr="0024633A">
        <w:rPr>
          <w:rFonts w:cs="Tahoma"/>
          <w:szCs w:val="24"/>
        </w:rPr>
        <w:t>deployed</w:t>
      </w:r>
      <w:r w:rsidRPr="0024633A">
        <w:rPr>
          <w:rFonts w:cs="Tahoma"/>
          <w:szCs w:val="24"/>
        </w:rPr>
        <w:t xml:space="preserve"> </w:t>
      </w:r>
      <w:r w:rsidR="00405538" w:rsidRPr="0024633A">
        <w:rPr>
          <w:rFonts w:cs="Tahoma"/>
          <w:szCs w:val="24"/>
        </w:rPr>
        <w:t xml:space="preserve">to the </w:t>
      </w:r>
      <w:r w:rsidR="00753054" w:rsidRPr="0024633A">
        <w:rPr>
          <w:rFonts w:cs="Tahoma"/>
          <w:szCs w:val="24"/>
        </w:rPr>
        <w:t>RG</w:t>
      </w:r>
      <w:r w:rsidR="00405538" w:rsidRPr="0024633A">
        <w:rPr>
          <w:rFonts w:cs="Tahoma"/>
          <w:szCs w:val="24"/>
        </w:rPr>
        <w:t xml:space="preserve"> </w:t>
      </w:r>
      <w:r w:rsidR="000D6FFA" w:rsidRPr="0024633A">
        <w:rPr>
          <w:rFonts w:cs="Tahoma"/>
          <w:szCs w:val="24"/>
        </w:rPr>
        <w:t>t</w:t>
      </w:r>
      <w:r w:rsidR="00405538" w:rsidRPr="0024633A">
        <w:rPr>
          <w:rFonts w:cs="Tahoma"/>
          <w:szCs w:val="24"/>
        </w:rPr>
        <w:t xml:space="preserve">esting site </w:t>
      </w:r>
      <w:proofErr w:type="gramStart"/>
      <w:r w:rsidR="00405538" w:rsidRPr="0024633A">
        <w:rPr>
          <w:rFonts w:cs="Tahoma"/>
          <w:szCs w:val="24"/>
        </w:rPr>
        <w:t xml:space="preserve">and </w:t>
      </w:r>
      <w:r w:rsidR="00405538" w:rsidRPr="0024633A">
        <w:rPr>
          <w:rFonts w:cs="Tahoma"/>
          <w:szCs w:val="24"/>
        </w:rPr>
        <w:lastRenderedPageBreak/>
        <w:t>also</w:t>
      </w:r>
      <w:proofErr w:type="gramEnd"/>
      <w:r w:rsidR="00405538" w:rsidRPr="0024633A">
        <w:rPr>
          <w:rFonts w:cs="Tahoma"/>
          <w:szCs w:val="24"/>
        </w:rPr>
        <w:t xml:space="preserve"> committed to the </w:t>
      </w:r>
      <w:r w:rsidR="006B3FC6" w:rsidRPr="0024633A">
        <w:rPr>
          <w:rFonts w:cs="Tahoma"/>
          <w:szCs w:val="24"/>
        </w:rPr>
        <w:t xml:space="preserve">Energy Commission </w:t>
      </w:r>
      <w:r w:rsidR="00405538" w:rsidRPr="0024633A">
        <w:rPr>
          <w:rFonts w:cs="Tahoma"/>
          <w:szCs w:val="24"/>
        </w:rPr>
        <w:t xml:space="preserve">repository </w:t>
      </w:r>
      <w:r w:rsidR="006B3FC6" w:rsidRPr="0024633A">
        <w:rPr>
          <w:rFonts w:cs="Tahoma"/>
          <w:szCs w:val="24"/>
        </w:rPr>
        <w:t xml:space="preserve">described above in Section 2.3.3 </w:t>
      </w:r>
      <w:r w:rsidR="00CD6A7F" w:rsidRPr="0024633A">
        <w:rPr>
          <w:rFonts w:cs="Tahoma"/>
          <w:szCs w:val="24"/>
        </w:rPr>
        <w:t xml:space="preserve">such that </w:t>
      </w:r>
      <w:r w:rsidRPr="0024633A">
        <w:rPr>
          <w:rFonts w:cs="Tahoma"/>
          <w:szCs w:val="24"/>
        </w:rPr>
        <w:t xml:space="preserve">testing can continue using the </w:t>
      </w:r>
      <w:r w:rsidR="00584343" w:rsidRPr="0024633A">
        <w:rPr>
          <w:rFonts w:cs="Tahoma"/>
          <w:szCs w:val="24"/>
        </w:rPr>
        <w:t>further-</w:t>
      </w:r>
      <w:r w:rsidRPr="0024633A">
        <w:rPr>
          <w:rFonts w:cs="Tahoma"/>
          <w:szCs w:val="24"/>
        </w:rPr>
        <w:t>rev</w:t>
      </w:r>
      <w:r w:rsidR="00584343" w:rsidRPr="0024633A">
        <w:rPr>
          <w:rFonts w:cs="Tahoma"/>
          <w:szCs w:val="24"/>
        </w:rPr>
        <w:t>ised files</w:t>
      </w:r>
      <w:r w:rsidR="000E5CCC" w:rsidRPr="0024633A">
        <w:rPr>
          <w:rFonts w:cs="Tahoma"/>
          <w:szCs w:val="24"/>
        </w:rPr>
        <w:t>.</w:t>
      </w:r>
      <w:r w:rsidRPr="0024633A">
        <w:rPr>
          <w:rFonts w:cs="Tahoma"/>
          <w:szCs w:val="24"/>
        </w:rPr>
        <w:t xml:space="preserve"> </w:t>
      </w:r>
      <w:r w:rsidR="00E36ADA" w:rsidRPr="0024633A">
        <w:rPr>
          <w:rFonts w:cs="Tahoma"/>
          <w:szCs w:val="24"/>
        </w:rPr>
        <w:t>A</w:t>
      </w:r>
      <w:r w:rsidRPr="0024633A">
        <w:rPr>
          <w:rFonts w:cs="Tahoma"/>
          <w:szCs w:val="24"/>
        </w:rPr>
        <w:t xml:space="preserve">lternatively, files for which testing found additional problems may be removed </w:t>
      </w:r>
      <w:r w:rsidR="00E36ADA" w:rsidRPr="0024633A">
        <w:rPr>
          <w:rFonts w:cs="Tahoma"/>
          <w:szCs w:val="24"/>
        </w:rPr>
        <w:t xml:space="preserve">entirely </w:t>
      </w:r>
      <w:r w:rsidRPr="0024633A">
        <w:rPr>
          <w:rFonts w:cs="Tahoma"/>
          <w:szCs w:val="24"/>
        </w:rPr>
        <w:t xml:space="preserve">from the </w:t>
      </w:r>
      <w:r w:rsidR="00CD6A7F" w:rsidRPr="0024633A">
        <w:rPr>
          <w:rFonts w:cs="Tahoma"/>
          <w:szCs w:val="24"/>
        </w:rPr>
        <w:t xml:space="preserve">version </w:t>
      </w:r>
      <w:r w:rsidRPr="0024633A">
        <w:rPr>
          <w:rFonts w:cs="Tahoma"/>
          <w:szCs w:val="24"/>
        </w:rPr>
        <w:t>batch.</w:t>
      </w:r>
      <w:r w:rsidR="005479DF" w:rsidRPr="0024633A">
        <w:rPr>
          <w:rFonts w:cs="Tahoma"/>
          <w:szCs w:val="24"/>
        </w:rPr>
        <w:t xml:space="preserve"> </w:t>
      </w:r>
      <w:r w:rsidRPr="0024633A">
        <w:rPr>
          <w:rFonts w:cs="Tahoma"/>
          <w:szCs w:val="24"/>
        </w:rPr>
        <w:t xml:space="preserve">Regardless of whether there were </w:t>
      </w:r>
      <w:r w:rsidR="00E27000" w:rsidRPr="0024633A">
        <w:rPr>
          <w:rFonts w:cs="Tahoma"/>
          <w:szCs w:val="24"/>
        </w:rPr>
        <w:t xml:space="preserve">further </w:t>
      </w:r>
      <w:r w:rsidRPr="0024633A">
        <w:rPr>
          <w:rFonts w:cs="Tahoma"/>
          <w:szCs w:val="24"/>
        </w:rPr>
        <w:t xml:space="preserve">changes made to files in the </w:t>
      </w:r>
      <w:r w:rsidR="00CD6A7F" w:rsidRPr="0024633A">
        <w:rPr>
          <w:rFonts w:cs="Tahoma"/>
          <w:szCs w:val="24"/>
        </w:rPr>
        <w:t xml:space="preserve">version </w:t>
      </w:r>
      <w:r w:rsidR="00584343" w:rsidRPr="0024633A">
        <w:rPr>
          <w:rFonts w:cs="Tahoma"/>
          <w:szCs w:val="24"/>
        </w:rPr>
        <w:t xml:space="preserve">batch, the </w:t>
      </w:r>
      <w:r w:rsidRPr="0024633A">
        <w:rPr>
          <w:rFonts w:cs="Tahoma"/>
          <w:szCs w:val="24"/>
        </w:rPr>
        <w:t xml:space="preserve">RG Docs version number should not be changed for the </w:t>
      </w:r>
      <w:r w:rsidR="000E5CCC" w:rsidRPr="0024633A">
        <w:rPr>
          <w:rFonts w:cs="Tahoma"/>
          <w:szCs w:val="24"/>
        </w:rPr>
        <w:t xml:space="preserve">version </w:t>
      </w:r>
      <w:r w:rsidRPr="0024633A">
        <w:rPr>
          <w:rFonts w:cs="Tahoma"/>
          <w:szCs w:val="24"/>
        </w:rPr>
        <w:t>batch in process.</w:t>
      </w:r>
      <w:r w:rsidR="005479DF" w:rsidRPr="0024633A">
        <w:rPr>
          <w:rFonts w:cs="Tahoma"/>
          <w:szCs w:val="24"/>
        </w:rPr>
        <w:t xml:space="preserve"> </w:t>
      </w:r>
      <w:r w:rsidR="00CD6A7F" w:rsidRPr="0024633A">
        <w:rPr>
          <w:rFonts w:cs="Tahoma"/>
          <w:szCs w:val="24"/>
        </w:rPr>
        <w:t>A testing period of two weeks is recommended to allow sufficient time for the Registration Providers to implement the revisions and test them.</w:t>
      </w:r>
      <w:r w:rsidR="005479DF" w:rsidRPr="0024633A">
        <w:rPr>
          <w:rFonts w:cs="Tahoma"/>
          <w:szCs w:val="24"/>
        </w:rPr>
        <w:t xml:space="preserve"> </w:t>
      </w:r>
      <w:r w:rsidR="00CD6A7F" w:rsidRPr="0024633A">
        <w:rPr>
          <w:rFonts w:cs="Tahoma"/>
          <w:szCs w:val="24"/>
        </w:rPr>
        <w:t xml:space="preserve">Testing periods longer or shorter than two weeks may be used if needed and agreed to by the </w:t>
      </w:r>
      <w:r w:rsidR="006B3FC6" w:rsidRPr="0024633A">
        <w:rPr>
          <w:rFonts w:cs="Tahoma"/>
          <w:szCs w:val="24"/>
        </w:rPr>
        <w:t xml:space="preserve">Energy </w:t>
      </w:r>
      <w:r w:rsidR="00CD6A7F" w:rsidRPr="0024633A">
        <w:rPr>
          <w:rFonts w:cs="Tahoma"/>
          <w:szCs w:val="24"/>
        </w:rPr>
        <w:t xml:space="preserve">Commission </w:t>
      </w:r>
      <w:r w:rsidR="00C51F63" w:rsidRPr="0024633A">
        <w:rPr>
          <w:rFonts w:cs="Tahoma"/>
          <w:szCs w:val="24"/>
        </w:rPr>
        <w:t xml:space="preserve">staff </w:t>
      </w:r>
      <w:r w:rsidR="00CD6A7F" w:rsidRPr="0024633A">
        <w:rPr>
          <w:rFonts w:cs="Tahoma"/>
          <w:szCs w:val="24"/>
        </w:rPr>
        <w:t xml:space="preserve">and affected </w:t>
      </w:r>
      <w:r w:rsidR="006B3FC6" w:rsidRPr="0024633A">
        <w:rPr>
          <w:rFonts w:cs="Tahoma"/>
          <w:szCs w:val="24"/>
        </w:rPr>
        <w:t xml:space="preserve">Data Registry </w:t>
      </w:r>
      <w:r w:rsidR="00CD6A7F" w:rsidRPr="0024633A">
        <w:rPr>
          <w:rFonts w:cs="Tahoma"/>
          <w:szCs w:val="24"/>
        </w:rPr>
        <w:t>Providers.</w:t>
      </w:r>
      <w:r w:rsidR="005479DF" w:rsidRPr="0024633A">
        <w:rPr>
          <w:rFonts w:cs="Tahoma"/>
          <w:szCs w:val="24"/>
        </w:rPr>
        <w:t xml:space="preserve"> </w:t>
      </w:r>
      <w:r w:rsidR="00C5702B" w:rsidRPr="0024633A">
        <w:rPr>
          <w:rFonts w:cs="Tahoma"/>
          <w:szCs w:val="24"/>
        </w:rPr>
        <w:t>When vetting</w:t>
      </w:r>
      <w:r w:rsidR="00405538" w:rsidRPr="0024633A">
        <w:rPr>
          <w:rFonts w:cs="Tahoma"/>
          <w:szCs w:val="24"/>
        </w:rPr>
        <w:t>/testing</w:t>
      </w:r>
      <w:r w:rsidR="00C5702B" w:rsidRPr="0024633A">
        <w:rPr>
          <w:rFonts w:cs="Tahoma"/>
          <w:szCs w:val="24"/>
        </w:rPr>
        <w:t xml:space="preserve"> by the Data Registries of the </w:t>
      </w:r>
      <w:r w:rsidR="00CD6A7F" w:rsidRPr="0024633A">
        <w:rPr>
          <w:rFonts w:cs="Tahoma"/>
          <w:szCs w:val="24"/>
        </w:rPr>
        <w:t xml:space="preserve">new </w:t>
      </w:r>
      <w:r w:rsidR="00AF041F" w:rsidRPr="0024633A">
        <w:rPr>
          <w:rFonts w:cs="Tahoma"/>
          <w:szCs w:val="24"/>
        </w:rPr>
        <w:t xml:space="preserve">RG Docs </w:t>
      </w:r>
      <w:r w:rsidR="00CD6A7F" w:rsidRPr="0024633A">
        <w:rPr>
          <w:rFonts w:cs="Tahoma"/>
          <w:szCs w:val="24"/>
        </w:rPr>
        <w:t>version</w:t>
      </w:r>
      <w:r w:rsidR="00C5702B" w:rsidRPr="0024633A">
        <w:rPr>
          <w:rFonts w:cs="Tahoma"/>
          <w:szCs w:val="24"/>
        </w:rPr>
        <w:t xml:space="preserve"> is completed, the files can be deployed to the </w:t>
      </w:r>
      <w:r w:rsidR="00753054" w:rsidRPr="0024633A">
        <w:rPr>
          <w:rFonts w:cs="Tahoma"/>
          <w:szCs w:val="24"/>
        </w:rPr>
        <w:t>RG</w:t>
      </w:r>
      <w:r w:rsidR="00C5702B" w:rsidRPr="0024633A">
        <w:rPr>
          <w:rFonts w:cs="Tahoma"/>
          <w:szCs w:val="24"/>
        </w:rPr>
        <w:t xml:space="preserve"> </w:t>
      </w:r>
      <w:r w:rsidR="000D6FFA" w:rsidRPr="0024633A">
        <w:rPr>
          <w:rFonts w:cs="Tahoma"/>
          <w:szCs w:val="24"/>
        </w:rPr>
        <w:t>p</w:t>
      </w:r>
      <w:r w:rsidR="00C5702B" w:rsidRPr="0024633A">
        <w:rPr>
          <w:rFonts w:cs="Tahoma"/>
          <w:szCs w:val="24"/>
        </w:rPr>
        <w:t>roduction site.</w:t>
      </w:r>
      <w:r w:rsidR="005479DF" w:rsidRPr="0024633A">
        <w:rPr>
          <w:rFonts w:cs="Tahoma"/>
          <w:szCs w:val="24"/>
        </w:rPr>
        <w:t xml:space="preserve"> </w:t>
      </w:r>
    </w:p>
    <w:p w14:paraId="0630F140" w14:textId="77777777" w:rsidR="00D7524C" w:rsidRPr="0024633A" w:rsidRDefault="00CD32FA" w:rsidP="006F6198">
      <w:pPr>
        <w:pStyle w:val="Heading3"/>
        <w:tabs>
          <w:tab w:val="clear" w:pos="900"/>
          <w:tab w:val="left" w:pos="720"/>
        </w:tabs>
        <w:spacing w:after="240"/>
        <w:rPr>
          <w:rFonts w:ascii="Tahoma" w:hAnsi="Tahoma" w:cs="Tahoma"/>
          <w:b/>
          <w:i w:val="0"/>
          <w:sz w:val="24"/>
        </w:rPr>
      </w:pPr>
      <w:bookmarkStart w:id="1188" w:name="_Toc418094455"/>
      <w:bookmarkStart w:id="1189" w:name="_Toc96009476"/>
      <w:r w:rsidRPr="0024633A">
        <w:rPr>
          <w:rFonts w:ascii="Tahoma" w:hAnsi="Tahoma" w:cs="Tahoma"/>
          <w:b/>
          <w:i w:val="0"/>
          <w:sz w:val="24"/>
        </w:rPr>
        <w:t xml:space="preserve">Version </w:t>
      </w:r>
      <w:r w:rsidR="008A4526" w:rsidRPr="0024633A">
        <w:rPr>
          <w:rFonts w:ascii="Tahoma" w:hAnsi="Tahoma" w:cs="Tahoma"/>
          <w:b/>
          <w:i w:val="0"/>
          <w:sz w:val="24"/>
        </w:rPr>
        <w:t>Deployment</w:t>
      </w:r>
      <w:r w:rsidR="00955996" w:rsidRPr="0024633A">
        <w:rPr>
          <w:rFonts w:ascii="Tahoma" w:hAnsi="Tahoma" w:cs="Tahoma"/>
          <w:b/>
          <w:i w:val="0"/>
          <w:sz w:val="24"/>
        </w:rPr>
        <w:t xml:space="preserve"> to </w:t>
      </w:r>
      <w:r w:rsidR="00A24E72" w:rsidRPr="0024633A">
        <w:rPr>
          <w:rFonts w:ascii="Tahoma" w:hAnsi="Tahoma" w:cs="Tahoma"/>
          <w:b/>
          <w:i w:val="0"/>
          <w:sz w:val="24"/>
        </w:rPr>
        <w:t>Production Stage</w:t>
      </w:r>
      <w:bookmarkEnd w:id="1188"/>
      <w:bookmarkEnd w:id="1189"/>
    </w:p>
    <w:p w14:paraId="1EA3D1A9" w14:textId="6ADA6F6A" w:rsidR="00584341" w:rsidRPr="0024633A" w:rsidRDefault="00492DFC" w:rsidP="006F6198">
      <w:pPr>
        <w:pStyle w:val="StyleLeft05"/>
        <w:spacing w:after="240"/>
        <w:ind w:left="0"/>
        <w:rPr>
          <w:rFonts w:cs="Tahoma"/>
        </w:rPr>
      </w:pPr>
      <w:r w:rsidRPr="0024633A">
        <w:rPr>
          <w:rFonts w:cs="Tahoma"/>
        </w:rPr>
        <w:t xml:space="preserve">Release of a new batch of revisions to the </w:t>
      </w:r>
      <w:r w:rsidR="00753054" w:rsidRPr="0024633A">
        <w:rPr>
          <w:rFonts w:cs="Tahoma"/>
        </w:rPr>
        <w:t>RG</w:t>
      </w:r>
      <w:r w:rsidRPr="0024633A">
        <w:rPr>
          <w:rFonts w:cs="Tahoma"/>
        </w:rPr>
        <w:t xml:space="preserve"> </w:t>
      </w:r>
      <w:r w:rsidR="000D6FFA" w:rsidRPr="0024633A">
        <w:rPr>
          <w:rFonts w:cs="Tahoma"/>
        </w:rPr>
        <w:t>p</w:t>
      </w:r>
      <w:r w:rsidRPr="0024633A">
        <w:rPr>
          <w:rFonts w:cs="Tahoma"/>
        </w:rPr>
        <w:t xml:space="preserve">roduction site </w:t>
      </w:r>
      <w:r w:rsidR="00D0643E" w:rsidRPr="0024633A">
        <w:rPr>
          <w:rFonts w:cs="Tahoma"/>
        </w:rPr>
        <w:t>should be accompanied by communications to all affected Data Registry Providers</w:t>
      </w:r>
      <w:r w:rsidR="00DE769A" w:rsidRPr="0024633A">
        <w:rPr>
          <w:rFonts w:cs="Tahoma"/>
        </w:rPr>
        <w:t xml:space="preserve"> advising them that the </w:t>
      </w:r>
      <w:r w:rsidR="00E36ADA" w:rsidRPr="0024633A">
        <w:rPr>
          <w:rFonts w:cs="Tahoma"/>
        </w:rPr>
        <w:t xml:space="preserve">production </w:t>
      </w:r>
      <w:r w:rsidR="00DE769A" w:rsidRPr="0024633A">
        <w:rPr>
          <w:rFonts w:cs="Tahoma"/>
        </w:rPr>
        <w:t>site will be updated to use the new RG Docs version.</w:t>
      </w:r>
      <w:r w:rsidR="005479DF" w:rsidRPr="0024633A">
        <w:rPr>
          <w:rFonts w:cs="Tahoma"/>
        </w:rPr>
        <w:t xml:space="preserve"> </w:t>
      </w:r>
      <w:r w:rsidR="00DE769A" w:rsidRPr="0024633A">
        <w:rPr>
          <w:rFonts w:cs="Tahoma"/>
        </w:rPr>
        <w:t xml:space="preserve">A </w:t>
      </w:r>
      <w:r w:rsidR="0084084D" w:rsidRPr="0024633A">
        <w:rPr>
          <w:rFonts w:cs="Tahoma"/>
        </w:rPr>
        <w:t xml:space="preserve">final </w:t>
      </w:r>
      <w:r w:rsidR="00D0643E" w:rsidRPr="0024633A">
        <w:rPr>
          <w:rFonts w:cs="Tahoma"/>
        </w:rPr>
        <w:t xml:space="preserve">listing of all changed files, </w:t>
      </w:r>
      <w:r w:rsidR="00DE769A" w:rsidRPr="0024633A">
        <w:rPr>
          <w:rFonts w:cs="Tahoma"/>
        </w:rPr>
        <w:t xml:space="preserve">including </w:t>
      </w:r>
      <w:r w:rsidR="00D0643E" w:rsidRPr="0024633A">
        <w:rPr>
          <w:rFonts w:cs="Tahoma"/>
        </w:rPr>
        <w:t>a description of the changes, and the RG Docs version number for the batch of revisions</w:t>
      </w:r>
      <w:r w:rsidR="00DE769A" w:rsidRPr="0024633A">
        <w:rPr>
          <w:rFonts w:cs="Tahoma"/>
        </w:rPr>
        <w:t xml:space="preserve"> will be posted on the </w:t>
      </w:r>
      <w:r w:rsidR="006B3FC6" w:rsidRPr="0024633A">
        <w:rPr>
          <w:rFonts w:cs="Tahoma"/>
        </w:rPr>
        <w:t xml:space="preserve">Energy </w:t>
      </w:r>
      <w:r w:rsidR="00DE769A" w:rsidRPr="0024633A">
        <w:rPr>
          <w:rFonts w:cs="Tahoma"/>
        </w:rPr>
        <w:t>Commission repository for reference</w:t>
      </w:r>
      <w:r w:rsidR="00584343" w:rsidRPr="0024633A">
        <w:rPr>
          <w:rFonts w:cs="Tahoma"/>
        </w:rPr>
        <w:t xml:space="preserve">. </w:t>
      </w:r>
      <w:r w:rsidR="00DE769A" w:rsidRPr="0024633A">
        <w:rPr>
          <w:rFonts w:cs="Tahoma"/>
        </w:rPr>
        <w:t xml:space="preserve">The final </w:t>
      </w:r>
      <w:r w:rsidR="00584343" w:rsidRPr="0024633A">
        <w:rPr>
          <w:rFonts w:cs="Tahoma"/>
        </w:rPr>
        <w:t xml:space="preserve">list of changes may be the same information as what </w:t>
      </w:r>
      <w:r w:rsidR="003904B9" w:rsidRPr="0024633A">
        <w:rPr>
          <w:rFonts w:cs="Tahoma"/>
        </w:rPr>
        <w:t>was</w:t>
      </w:r>
      <w:r w:rsidR="00D0643E" w:rsidRPr="0024633A">
        <w:rPr>
          <w:rFonts w:cs="Tahoma"/>
        </w:rPr>
        <w:t xml:space="preserve"> distributed when the batch was released </w:t>
      </w:r>
      <w:r w:rsidR="003904B9" w:rsidRPr="0024633A">
        <w:rPr>
          <w:rFonts w:cs="Tahoma"/>
        </w:rPr>
        <w:t xml:space="preserve">to the </w:t>
      </w:r>
      <w:r w:rsidR="00E36ADA" w:rsidRPr="0024633A">
        <w:rPr>
          <w:rFonts w:cs="Tahoma"/>
        </w:rPr>
        <w:t xml:space="preserve">test </w:t>
      </w:r>
      <w:r w:rsidR="003904B9" w:rsidRPr="0024633A">
        <w:rPr>
          <w:rFonts w:cs="Tahoma"/>
        </w:rPr>
        <w:t>site but</w:t>
      </w:r>
      <w:r w:rsidR="00E36ADA" w:rsidRPr="0024633A">
        <w:rPr>
          <w:rFonts w:cs="Tahoma"/>
        </w:rPr>
        <w:t>,</w:t>
      </w:r>
      <w:r w:rsidR="003904B9" w:rsidRPr="0024633A">
        <w:rPr>
          <w:rFonts w:cs="Tahoma"/>
        </w:rPr>
        <w:t xml:space="preserve"> if </w:t>
      </w:r>
      <w:r w:rsidR="00405538" w:rsidRPr="0024633A">
        <w:rPr>
          <w:rFonts w:cs="Tahoma"/>
        </w:rPr>
        <w:t xml:space="preserve">files were removed from the revision batch, or if </w:t>
      </w:r>
      <w:r w:rsidR="003904B9" w:rsidRPr="0024633A">
        <w:rPr>
          <w:rFonts w:cs="Tahoma"/>
        </w:rPr>
        <w:t xml:space="preserve">there were additional </w:t>
      </w:r>
      <w:r w:rsidR="00760C86" w:rsidRPr="0024633A">
        <w:rPr>
          <w:rFonts w:cs="Tahoma"/>
        </w:rPr>
        <w:t xml:space="preserve">modifications </w:t>
      </w:r>
      <w:r w:rsidR="003904B9" w:rsidRPr="0024633A">
        <w:rPr>
          <w:rFonts w:cs="Tahoma"/>
        </w:rPr>
        <w:t>made during vetting</w:t>
      </w:r>
      <w:r w:rsidR="00405538" w:rsidRPr="0024633A">
        <w:rPr>
          <w:rFonts w:cs="Tahoma"/>
        </w:rPr>
        <w:t>/testing</w:t>
      </w:r>
      <w:r w:rsidR="003904B9" w:rsidRPr="0024633A">
        <w:rPr>
          <w:rFonts w:cs="Tahoma"/>
        </w:rPr>
        <w:t xml:space="preserve"> with the </w:t>
      </w:r>
      <w:r w:rsidR="00760C86" w:rsidRPr="0024633A">
        <w:rPr>
          <w:rFonts w:cs="Tahoma"/>
        </w:rPr>
        <w:t>registries</w:t>
      </w:r>
      <w:r w:rsidR="00584343" w:rsidRPr="0024633A">
        <w:rPr>
          <w:rFonts w:cs="Tahoma"/>
        </w:rPr>
        <w:t>, this list of changes should be updated to list only the changes that were made</w:t>
      </w:r>
      <w:r w:rsidR="00D0643E" w:rsidRPr="0024633A">
        <w:rPr>
          <w:rFonts w:cs="Tahoma"/>
        </w:rPr>
        <w:t>.</w:t>
      </w:r>
      <w:r w:rsidR="005479DF" w:rsidRPr="0024633A">
        <w:rPr>
          <w:rFonts w:cs="Tahoma"/>
        </w:rPr>
        <w:t xml:space="preserve"> </w:t>
      </w:r>
    </w:p>
    <w:p w14:paraId="0DAEF6B9" w14:textId="2A0292F2" w:rsidR="00584343" w:rsidRPr="0024633A" w:rsidRDefault="00584343" w:rsidP="006F6198">
      <w:pPr>
        <w:pStyle w:val="StyleLeft05"/>
        <w:spacing w:after="240"/>
        <w:ind w:left="0"/>
        <w:rPr>
          <w:rFonts w:cs="Tahoma"/>
        </w:rPr>
      </w:pPr>
      <w:r w:rsidRPr="0024633A">
        <w:rPr>
          <w:rFonts w:cs="Tahoma"/>
        </w:rPr>
        <w:t xml:space="preserve">The URL for the </w:t>
      </w:r>
      <w:r w:rsidR="00753054" w:rsidRPr="0024633A">
        <w:rPr>
          <w:rFonts w:cs="Tahoma"/>
        </w:rPr>
        <w:t>RG</w:t>
      </w:r>
      <w:r w:rsidRPr="0024633A">
        <w:rPr>
          <w:rFonts w:cs="Tahoma"/>
        </w:rPr>
        <w:t xml:space="preserve"> </w:t>
      </w:r>
      <w:r w:rsidR="000D6FFA" w:rsidRPr="0024633A">
        <w:rPr>
          <w:rFonts w:cs="Tahoma"/>
        </w:rPr>
        <w:t>p</w:t>
      </w:r>
      <w:r w:rsidRPr="0024633A">
        <w:rPr>
          <w:rFonts w:cs="Tahoma"/>
        </w:rPr>
        <w:t>roduction site should never change.</w:t>
      </w:r>
      <w:r w:rsidR="005479DF" w:rsidRPr="0024633A">
        <w:rPr>
          <w:rFonts w:cs="Tahoma"/>
        </w:rPr>
        <w:t xml:space="preserve"> </w:t>
      </w:r>
      <w:r w:rsidR="00B55CC4" w:rsidRPr="0024633A">
        <w:rPr>
          <w:rFonts w:cs="Tahoma"/>
        </w:rPr>
        <w:t xml:space="preserve">When a new RG Docs version is released to the </w:t>
      </w:r>
      <w:r w:rsidR="000D6FFA" w:rsidRPr="0024633A">
        <w:rPr>
          <w:rFonts w:cs="Tahoma"/>
        </w:rPr>
        <w:t>p</w:t>
      </w:r>
      <w:r w:rsidR="00B55CC4" w:rsidRPr="0024633A">
        <w:rPr>
          <w:rFonts w:cs="Tahoma"/>
        </w:rPr>
        <w:t xml:space="preserve">roduction site, the tested/vetted version at the </w:t>
      </w:r>
      <w:r w:rsidR="000D6FFA" w:rsidRPr="0024633A">
        <w:rPr>
          <w:rFonts w:cs="Tahoma"/>
        </w:rPr>
        <w:t>t</w:t>
      </w:r>
      <w:r w:rsidR="00B55CC4" w:rsidRPr="0024633A">
        <w:rPr>
          <w:rFonts w:cs="Tahoma"/>
        </w:rPr>
        <w:t xml:space="preserve">est site is </w:t>
      </w:r>
      <w:r w:rsidR="000B44CA" w:rsidRPr="0024633A">
        <w:rPr>
          <w:rFonts w:cs="Tahoma"/>
        </w:rPr>
        <w:t>committed</w:t>
      </w:r>
      <w:r w:rsidR="00B55CC4" w:rsidRPr="0024633A">
        <w:rPr>
          <w:rFonts w:cs="Tahoma"/>
        </w:rPr>
        <w:t xml:space="preserve"> to the</w:t>
      </w:r>
      <w:r w:rsidR="00A903EF" w:rsidRPr="0024633A">
        <w:rPr>
          <w:rFonts w:cs="Tahoma"/>
        </w:rPr>
        <w:t xml:space="preserve"> instance of the RG available at the</w:t>
      </w:r>
      <w:r w:rsidR="00B55CC4" w:rsidRPr="0024633A">
        <w:rPr>
          <w:rFonts w:cs="Tahoma"/>
        </w:rPr>
        <w:t xml:space="preserve"> </w:t>
      </w:r>
      <w:r w:rsidR="000D6FFA" w:rsidRPr="0024633A">
        <w:rPr>
          <w:rFonts w:cs="Tahoma"/>
        </w:rPr>
        <w:t>p</w:t>
      </w:r>
      <w:r w:rsidR="00B55CC4" w:rsidRPr="0024633A">
        <w:rPr>
          <w:rFonts w:cs="Tahoma"/>
        </w:rPr>
        <w:t>roduction site URL</w:t>
      </w:r>
      <w:r w:rsidR="00F35CFB" w:rsidRPr="0024633A">
        <w:rPr>
          <w:rFonts w:cs="Tahoma"/>
        </w:rPr>
        <w:t>.</w:t>
      </w:r>
    </w:p>
    <w:p w14:paraId="0C3BBEC6" w14:textId="1651A676" w:rsidR="00515313" w:rsidRPr="0024633A" w:rsidRDefault="00515313" w:rsidP="006F6198">
      <w:pPr>
        <w:pStyle w:val="Heading3"/>
        <w:tabs>
          <w:tab w:val="clear" w:pos="900"/>
          <w:tab w:val="left" w:pos="720"/>
        </w:tabs>
        <w:spacing w:after="240"/>
        <w:rPr>
          <w:rFonts w:ascii="Tahoma" w:hAnsi="Tahoma" w:cs="Tahoma"/>
          <w:b/>
          <w:i w:val="0"/>
          <w:sz w:val="24"/>
        </w:rPr>
      </w:pPr>
      <w:bookmarkStart w:id="1190" w:name="_Toc418094456"/>
      <w:bookmarkStart w:id="1191" w:name="_Toc96009477"/>
      <w:r w:rsidRPr="0024633A">
        <w:rPr>
          <w:rFonts w:ascii="Tahoma" w:hAnsi="Tahoma" w:cs="Tahoma"/>
          <w:b/>
          <w:i w:val="0"/>
          <w:sz w:val="24"/>
        </w:rPr>
        <w:t xml:space="preserve">Urgent or Emergency "Patch" </w:t>
      </w:r>
      <w:r w:rsidR="00AF1AFB" w:rsidRPr="0024633A">
        <w:rPr>
          <w:rFonts w:ascii="Tahoma" w:hAnsi="Tahoma" w:cs="Tahoma"/>
          <w:b/>
          <w:i w:val="0"/>
          <w:sz w:val="24"/>
        </w:rPr>
        <w:t xml:space="preserve">Modifications to </w:t>
      </w:r>
      <w:r w:rsidR="00753054" w:rsidRPr="0024633A">
        <w:rPr>
          <w:rFonts w:ascii="Tahoma" w:hAnsi="Tahoma" w:cs="Tahoma"/>
          <w:b/>
          <w:i w:val="0"/>
          <w:sz w:val="24"/>
        </w:rPr>
        <w:t>RG</w:t>
      </w:r>
      <w:r w:rsidR="0021109C" w:rsidRPr="0024633A">
        <w:rPr>
          <w:rFonts w:ascii="Tahoma" w:hAnsi="Tahoma" w:cs="Tahoma"/>
          <w:b/>
          <w:i w:val="0"/>
          <w:sz w:val="24"/>
        </w:rPr>
        <w:t xml:space="preserve"> </w:t>
      </w:r>
      <w:r w:rsidR="001B2176" w:rsidRPr="0024633A">
        <w:rPr>
          <w:rFonts w:ascii="Tahoma" w:hAnsi="Tahoma" w:cs="Tahoma"/>
          <w:b/>
          <w:i w:val="0"/>
          <w:sz w:val="24"/>
        </w:rPr>
        <w:t>Versioning</w:t>
      </w:r>
      <w:r w:rsidR="00911B79" w:rsidRPr="0024633A">
        <w:rPr>
          <w:rFonts w:ascii="Tahoma" w:hAnsi="Tahoma" w:cs="Tahoma"/>
          <w:b/>
          <w:i w:val="0"/>
          <w:sz w:val="24"/>
        </w:rPr>
        <w:t xml:space="preserve"> </w:t>
      </w:r>
      <w:r w:rsidRPr="0024633A">
        <w:rPr>
          <w:rFonts w:ascii="Tahoma" w:hAnsi="Tahoma" w:cs="Tahoma"/>
          <w:b/>
          <w:i w:val="0"/>
          <w:sz w:val="24"/>
        </w:rPr>
        <w:t>Procedures</w:t>
      </w:r>
      <w:bookmarkEnd w:id="1190"/>
      <w:bookmarkEnd w:id="1191"/>
    </w:p>
    <w:p w14:paraId="6B1261CE" w14:textId="77777777" w:rsidR="00E65492" w:rsidRPr="0024633A" w:rsidRDefault="00C91A68" w:rsidP="006F6198">
      <w:pPr>
        <w:pStyle w:val="StyleLeft05"/>
        <w:spacing w:after="240"/>
        <w:ind w:left="0"/>
        <w:rPr>
          <w:rFonts w:cs="Tahoma"/>
          <w:szCs w:val="24"/>
        </w:rPr>
      </w:pPr>
      <w:r w:rsidRPr="0024633A">
        <w:rPr>
          <w:rFonts w:cs="Tahoma"/>
          <w:szCs w:val="24"/>
        </w:rPr>
        <w:t xml:space="preserve">When </w:t>
      </w:r>
      <w:r w:rsidR="007067AD" w:rsidRPr="0024633A">
        <w:rPr>
          <w:rFonts w:cs="Tahoma"/>
          <w:szCs w:val="24"/>
        </w:rPr>
        <w:t>there is an urgent need to make</w:t>
      </w:r>
      <w:r w:rsidR="004F01A7" w:rsidRPr="0024633A">
        <w:rPr>
          <w:rFonts w:cs="Tahoma"/>
          <w:szCs w:val="24"/>
        </w:rPr>
        <w:t xml:space="preserve"> </w:t>
      </w:r>
      <w:r w:rsidRPr="0024633A">
        <w:rPr>
          <w:rFonts w:cs="Tahoma"/>
          <w:szCs w:val="24"/>
        </w:rPr>
        <w:t xml:space="preserve">modifications to </w:t>
      </w:r>
      <w:r w:rsidR="004F01A7" w:rsidRPr="0024633A">
        <w:rPr>
          <w:rFonts w:cs="Tahoma"/>
          <w:szCs w:val="24"/>
        </w:rPr>
        <w:t xml:space="preserve">the scope of </w:t>
      </w:r>
      <w:r w:rsidR="005E2865" w:rsidRPr="0024633A">
        <w:rPr>
          <w:rFonts w:cs="Tahoma"/>
          <w:szCs w:val="24"/>
        </w:rPr>
        <w:t xml:space="preserve">the </w:t>
      </w:r>
      <w:r w:rsidR="008F6983" w:rsidRPr="0024633A">
        <w:rPr>
          <w:rFonts w:cs="Tahoma"/>
          <w:szCs w:val="24"/>
        </w:rPr>
        <w:t>revisions in a</w:t>
      </w:r>
      <w:r w:rsidR="008D1FE1" w:rsidRPr="0024633A">
        <w:rPr>
          <w:rFonts w:cs="Tahoma"/>
          <w:szCs w:val="24"/>
        </w:rPr>
        <w:t>n</w:t>
      </w:r>
      <w:r w:rsidR="008F6983" w:rsidRPr="0024633A">
        <w:rPr>
          <w:rFonts w:cs="Tahoma"/>
          <w:szCs w:val="24"/>
        </w:rPr>
        <w:t xml:space="preserve"> </w:t>
      </w:r>
      <w:r w:rsidR="00760C86" w:rsidRPr="0024633A">
        <w:rPr>
          <w:rFonts w:cs="Tahoma"/>
          <w:szCs w:val="24"/>
        </w:rPr>
        <w:t>RG</w:t>
      </w:r>
      <w:r w:rsidR="004F01A7" w:rsidRPr="0024633A">
        <w:rPr>
          <w:rFonts w:cs="Tahoma"/>
          <w:szCs w:val="24"/>
        </w:rPr>
        <w:t xml:space="preserve"> version</w:t>
      </w:r>
      <w:r w:rsidR="005E2865" w:rsidRPr="0024633A">
        <w:rPr>
          <w:rFonts w:cs="Tahoma"/>
          <w:szCs w:val="24"/>
        </w:rPr>
        <w:t>ing procedure</w:t>
      </w:r>
      <w:r w:rsidR="004F01A7" w:rsidRPr="0024633A">
        <w:rPr>
          <w:rFonts w:cs="Tahoma"/>
          <w:szCs w:val="24"/>
        </w:rPr>
        <w:t xml:space="preserve"> for which work is</w:t>
      </w:r>
      <w:r w:rsidR="008F6983" w:rsidRPr="0024633A">
        <w:rPr>
          <w:rFonts w:cs="Tahoma"/>
          <w:szCs w:val="24"/>
        </w:rPr>
        <w:t xml:space="preserve"> already</w:t>
      </w:r>
      <w:r w:rsidR="004F01A7" w:rsidRPr="0024633A">
        <w:rPr>
          <w:rFonts w:cs="Tahoma"/>
          <w:szCs w:val="24"/>
        </w:rPr>
        <w:t xml:space="preserve"> in progress by </w:t>
      </w:r>
      <w:r w:rsidR="008D1FE1" w:rsidRPr="0024633A">
        <w:rPr>
          <w:rFonts w:cs="Tahoma"/>
          <w:szCs w:val="24"/>
        </w:rPr>
        <w:t xml:space="preserve">Energy </w:t>
      </w:r>
      <w:r w:rsidR="004F01A7" w:rsidRPr="0024633A">
        <w:rPr>
          <w:rFonts w:cs="Tahoma"/>
          <w:szCs w:val="24"/>
        </w:rPr>
        <w:t xml:space="preserve">Commission </w:t>
      </w:r>
      <w:r w:rsidR="00E36ADA" w:rsidRPr="0024633A">
        <w:rPr>
          <w:rFonts w:cs="Tahoma"/>
          <w:szCs w:val="24"/>
        </w:rPr>
        <w:t xml:space="preserve">staff </w:t>
      </w:r>
      <w:r w:rsidR="004F01A7" w:rsidRPr="0024633A">
        <w:rPr>
          <w:rFonts w:cs="Tahoma"/>
          <w:szCs w:val="24"/>
        </w:rPr>
        <w:t xml:space="preserve">or technical consultants, </w:t>
      </w:r>
      <w:r w:rsidR="008D1FE1" w:rsidRPr="0024633A">
        <w:rPr>
          <w:rFonts w:cs="Tahoma"/>
          <w:szCs w:val="24"/>
        </w:rPr>
        <w:t xml:space="preserve">Energy </w:t>
      </w:r>
      <w:r w:rsidR="004F01A7" w:rsidRPr="0024633A">
        <w:rPr>
          <w:rFonts w:cs="Tahoma"/>
          <w:szCs w:val="24"/>
        </w:rPr>
        <w:t xml:space="preserve">Commission project managers must determine </w:t>
      </w:r>
      <w:proofErr w:type="gramStart"/>
      <w:r w:rsidR="004F01A7" w:rsidRPr="0024633A">
        <w:rPr>
          <w:rFonts w:cs="Tahoma"/>
          <w:szCs w:val="24"/>
        </w:rPr>
        <w:t>whether or not</w:t>
      </w:r>
      <w:proofErr w:type="gramEnd"/>
      <w:r w:rsidR="004F01A7" w:rsidRPr="0024633A">
        <w:rPr>
          <w:rFonts w:cs="Tahoma"/>
          <w:szCs w:val="24"/>
        </w:rPr>
        <w:t xml:space="preserve"> to modify the</w:t>
      </w:r>
      <w:r w:rsidR="008F6983" w:rsidRPr="0024633A">
        <w:rPr>
          <w:rFonts w:cs="Tahoma"/>
          <w:szCs w:val="24"/>
        </w:rPr>
        <w:t xml:space="preserve"> </w:t>
      </w:r>
      <w:r w:rsidR="004F01A7" w:rsidRPr="0024633A">
        <w:rPr>
          <w:rFonts w:cs="Tahoma"/>
          <w:szCs w:val="24"/>
        </w:rPr>
        <w:t>scope</w:t>
      </w:r>
      <w:r w:rsidR="008F6983" w:rsidRPr="0024633A">
        <w:rPr>
          <w:rFonts w:cs="Tahoma"/>
          <w:szCs w:val="24"/>
        </w:rPr>
        <w:t xml:space="preserve"> of the </w:t>
      </w:r>
      <w:r w:rsidR="005E2865" w:rsidRPr="0024633A">
        <w:rPr>
          <w:rFonts w:cs="Tahoma"/>
          <w:szCs w:val="24"/>
        </w:rPr>
        <w:t xml:space="preserve">revisions contained in the </w:t>
      </w:r>
      <w:r w:rsidR="008F6983" w:rsidRPr="0024633A">
        <w:rPr>
          <w:rFonts w:cs="Tahoma"/>
          <w:szCs w:val="24"/>
        </w:rPr>
        <w:t>version</w:t>
      </w:r>
      <w:r w:rsidR="005E2865" w:rsidRPr="0024633A">
        <w:rPr>
          <w:rFonts w:cs="Tahoma"/>
          <w:szCs w:val="24"/>
        </w:rPr>
        <w:t>,</w:t>
      </w:r>
      <w:r w:rsidR="008F6983" w:rsidRPr="0024633A">
        <w:rPr>
          <w:rFonts w:cs="Tahoma"/>
          <w:szCs w:val="24"/>
        </w:rPr>
        <w:t xml:space="preserve"> </w:t>
      </w:r>
      <w:r w:rsidR="005E2865" w:rsidRPr="0024633A">
        <w:rPr>
          <w:rFonts w:cs="Tahoma"/>
          <w:szCs w:val="24"/>
        </w:rPr>
        <w:t xml:space="preserve">taking into account the type of </w:t>
      </w:r>
      <w:r w:rsidR="008F6983" w:rsidRPr="0024633A">
        <w:rPr>
          <w:rFonts w:cs="Tahoma"/>
          <w:szCs w:val="24"/>
        </w:rPr>
        <w:t>urgency, and the consequences of interrupting the process flow for the current versioning work.</w:t>
      </w:r>
      <w:r w:rsidR="005479DF" w:rsidRPr="0024633A">
        <w:rPr>
          <w:rFonts w:cs="Tahoma"/>
          <w:szCs w:val="24"/>
        </w:rPr>
        <w:t xml:space="preserve"> </w:t>
      </w:r>
      <w:r w:rsidR="007067AD" w:rsidRPr="0024633A">
        <w:rPr>
          <w:rFonts w:cs="Tahoma"/>
          <w:szCs w:val="24"/>
        </w:rPr>
        <w:t>Three general categories of considerations that are applicable to determining the appropriate course of action for these urgent situations are summarized below in Sections 2.3.5.1, 2.3.5.2, and 2.3.5.3.</w:t>
      </w:r>
    </w:p>
    <w:p w14:paraId="3B3F1EA9" w14:textId="77777777" w:rsidR="00AF1AFB" w:rsidRPr="0024633A" w:rsidRDefault="00AF1AFB" w:rsidP="006F6198">
      <w:pPr>
        <w:pStyle w:val="Heading4"/>
        <w:spacing w:after="240"/>
        <w:ind w:hanging="900"/>
        <w:rPr>
          <w:rFonts w:ascii="Tahoma" w:hAnsi="Tahoma" w:cs="Tahoma"/>
          <w:b/>
          <w:szCs w:val="24"/>
        </w:rPr>
      </w:pPr>
      <w:bookmarkStart w:id="1192" w:name="_Toc418094457"/>
      <w:bookmarkStart w:id="1193" w:name="_Toc96009478"/>
      <w:r w:rsidRPr="0024633A">
        <w:rPr>
          <w:rFonts w:ascii="Tahoma" w:hAnsi="Tahoma" w:cs="Tahoma"/>
          <w:b/>
          <w:szCs w:val="24"/>
        </w:rPr>
        <w:lastRenderedPageBreak/>
        <w:t>Modification</w:t>
      </w:r>
      <w:r w:rsidR="001B2176" w:rsidRPr="0024633A">
        <w:rPr>
          <w:rFonts w:ascii="Tahoma" w:hAnsi="Tahoma" w:cs="Tahoma"/>
          <w:b/>
          <w:szCs w:val="24"/>
        </w:rPr>
        <w:t xml:space="preserve"> of the S</w:t>
      </w:r>
      <w:r w:rsidRPr="0024633A">
        <w:rPr>
          <w:rFonts w:ascii="Tahoma" w:hAnsi="Tahoma" w:cs="Tahoma"/>
          <w:b/>
          <w:szCs w:val="24"/>
        </w:rPr>
        <w:t xml:space="preserve">cope of a </w:t>
      </w:r>
      <w:r w:rsidR="001B2176" w:rsidRPr="0024633A">
        <w:rPr>
          <w:rFonts w:ascii="Tahoma" w:hAnsi="Tahoma" w:cs="Tahoma"/>
          <w:b/>
          <w:szCs w:val="24"/>
        </w:rPr>
        <w:t>Version in the Development Stage</w:t>
      </w:r>
      <w:bookmarkEnd w:id="1192"/>
      <w:bookmarkEnd w:id="1193"/>
    </w:p>
    <w:p w14:paraId="7F8818ED" w14:textId="77777777" w:rsidR="001B2176" w:rsidRPr="0024633A" w:rsidRDefault="00852343" w:rsidP="006F6198">
      <w:pPr>
        <w:pStyle w:val="StyleLeft05"/>
        <w:spacing w:after="240"/>
        <w:ind w:left="0"/>
        <w:rPr>
          <w:rFonts w:cs="Tahoma"/>
          <w:szCs w:val="24"/>
        </w:rPr>
      </w:pPr>
      <w:r w:rsidRPr="0024633A">
        <w:rPr>
          <w:rFonts w:cs="Tahoma"/>
          <w:szCs w:val="24"/>
        </w:rPr>
        <w:t xml:space="preserve">In the beginning of the </w:t>
      </w:r>
      <w:r w:rsidR="00E36ADA" w:rsidRPr="0024633A">
        <w:rPr>
          <w:rFonts w:cs="Tahoma"/>
          <w:szCs w:val="24"/>
        </w:rPr>
        <w:t>development stage</w:t>
      </w:r>
      <w:r w:rsidRPr="0024633A">
        <w:rPr>
          <w:rFonts w:cs="Tahoma"/>
          <w:szCs w:val="24"/>
        </w:rPr>
        <w:t xml:space="preserve">, before the schemas have been generated, negative impacts to the versioning procedure are minimal. </w:t>
      </w:r>
      <w:r w:rsidR="00903D6E" w:rsidRPr="0024633A">
        <w:rPr>
          <w:rFonts w:cs="Tahoma"/>
          <w:szCs w:val="24"/>
        </w:rPr>
        <w:t xml:space="preserve">In the beginning of the </w:t>
      </w:r>
      <w:r w:rsidR="008D1FE1" w:rsidRPr="0024633A">
        <w:rPr>
          <w:rFonts w:cs="Tahoma"/>
          <w:szCs w:val="24"/>
        </w:rPr>
        <w:t xml:space="preserve">development </w:t>
      </w:r>
      <w:r w:rsidR="00FF7F50" w:rsidRPr="0024633A">
        <w:rPr>
          <w:rFonts w:cs="Tahoma"/>
          <w:szCs w:val="24"/>
        </w:rPr>
        <w:t>stage</w:t>
      </w:r>
      <w:r w:rsidR="00903D6E" w:rsidRPr="0024633A">
        <w:rPr>
          <w:rFonts w:cs="Tahoma"/>
          <w:szCs w:val="24"/>
        </w:rPr>
        <w:t>, when</w:t>
      </w:r>
      <w:r w:rsidRPr="0024633A">
        <w:rPr>
          <w:rFonts w:cs="Tahoma"/>
          <w:szCs w:val="24"/>
        </w:rPr>
        <w:t xml:space="preserve"> a modification to the scope of a version is necessary, </w:t>
      </w:r>
      <w:r w:rsidR="008D1FE1" w:rsidRPr="0024633A">
        <w:rPr>
          <w:rFonts w:cs="Tahoma"/>
          <w:szCs w:val="24"/>
        </w:rPr>
        <w:t xml:space="preserve">Energy </w:t>
      </w:r>
      <w:r w:rsidR="00E36ADA" w:rsidRPr="0024633A">
        <w:rPr>
          <w:rFonts w:cs="Tahoma"/>
          <w:szCs w:val="24"/>
        </w:rPr>
        <w:t xml:space="preserve">Commission staff </w:t>
      </w:r>
      <w:r w:rsidR="00C16239" w:rsidRPr="0024633A">
        <w:rPr>
          <w:rFonts w:cs="Tahoma"/>
          <w:szCs w:val="24"/>
        </w:rPr>
        <w:t>modifies</w:t>
      </w:r>
      <w:r w:rsidRPr="0024633A">
        <w:rPr>
          <w:rFonts w:cs="Tahoma"/>
          <w:szCs w:val="24"/>
        </w:rPr>
        <w:t xml:space="preserve"> the written scope </w:t>
      </w:r>
      <w:r w:rsidR="00DA32AA" w:rsidRPr="0024633A">
        <w:rPr>
          <w:rFonts w:cs="Tahoma"/>
          <w:szCs w:val="24"/>
        </w:rPr>
        <w:t>for</w:t>
      </w:r>
      <w:r w:rsidR="00C16239" w:rsidRPr="0024633A">
        <w:rPr>
          <w:rFonts w:cs="Tahoma"/>
          <w:szCs w:val="24"/>
        </w:rPr>
        <w:t xml:space="preserve"> the batch of revisions in the version and distributes the revised scope information to the persons affected by the change in scope.</w:t>
      </w:r>
    </w:p>
    <w:p w14:paraId="23312CA4" w14:textId="58F112CB" w:rsidR="00FE3A27" w:rsidRPr="0024633A" w:rsidRDefault="00C16239" w:rsidP="006F6198">
      <w:pPr>
        <w:pStyle w:val="StyleLeft05"/>
        <w:spacing w:after="240"/>
        <w:ind w:left="0"/>
        <w:rPr>
          <w:rFonts w:cs="Tahoma"/>
          <w:szCs w:val="24"/>
        </w:rPr>
      </w:pPr>
      <w:r w:rsidRPr="0024633A">
        <w:rPr>
          <w:rFonts w:cs="Tahoma"/>
          <w:szCs w:val="24"/>
        </w:rPr>
        <w:t xml:space="preserve">In the later parts of the </w:t>
      </w:r>
      <w:r w:rsidR="009B2B52" w:rsidRPr="0024633A">
        <w:rPr>
          <w:rFonts w:cs="Tahoma"/>
          <w:szCs w:val="24"/>
        </w:rPr>
        <w:t>development stage</w:t>
      </w:r>
      <w:r w:rsidRPr="0024633A">
        <w:rPr>
          <w:rFonts w:cs="Tahoma"/>
          <w:szCs w:val="24"/>
        </w:rPr>
        <w:t xml:space="preserve">, all the changes for a batch have been made to the base schema and the document schemas, and the schemas have been committed to the </w:t>
      </w:r>
      <w:r w:rsidR="008D1FE1" w:rsidRPr="0024633A">
        <w:rPr>
          <w:rFonts w:cs="Tahoma"/>
          <w:szCs w:val="24"/>
        </w:rPr>
        <w:t xml:space="preserve">development </w:t>
      </w:r>
      <w:r w:rsidRPr="0024633A">
        <w:rPr>
          <w:rFonts w:cs="Tahoma"/>
          <w:szCs w:val="24"/>
        </w:rPr>
        <w:t>site</w:t>
      </w:r>
      <w:r w:rsidR="00525077" w:rsidRPr="0024633A">
        <w:rPr>
          <w:rFonts w:cs="Tahoma"/>
          <w:szCs w:val="24"/>
        </w:rPr>
        <w:t>.</w:t>
      </w:r>
      <w:r w:rsidRPr="0024633A">
        <w:rPr>
          <w:rFonts w:cs="Tahoma"/>
          <w:szCs w:val="24"/>
        </w:rPr>
        <w:t xml:space="preserve"> </w:t>
      </w:r>
      <w:r w:rsidR="00F03377" w:rsidRPr="0024633A">
        <w:rPr>
          <w:rFonts w:cs="Tahoma"/>
          <w:szCs w:val="24"/>
        </w:rPr>
        <w:t xml:space="preserve">At this stage </w:t>
      </w:r>
      <w:r w:rsidR="00903D6E" w:rsidRPr="0024633A">
        <w:rPr>
          <w:rFonts w:cs="Tahoma"/>
          <w:szCs w:val="24"/>
        </w:rPr>
        <w:t xml:space="preserve">work may have begun on updating the XSL documents, </w:t>
      </w:r>
      <w:r w:rsidR="00F03377" w:rsidRPr="0024633A">
        <w:rPr>
          <w:rFonts w:cs="Tahoma"/>
          <w:szCs w:val="24"/>
        </w:rPr>
        <w:t xml:space="preserve">so </w:t>
      </w:r>
      <w:r w:rsidR="00903D6E" w:rsidRPr="0024633A">
        <w:rPr>
          <w:rFonts w:cs="Tahoma"/>
          <w:szCs w:val="24"/>
        </w:rPr>
        <w:t>there may be significant negative impacts</w:t>
      </w:r>
      <w:r w:rsidR="00F03377" w:rsidRPr="0024633A">
        <w:rPr>
          <w:rFonts w:cs="Tahoma"/>
          <w:szCs w:val="24"/>
        </w:rPr>
        <w:t xml:space="preserve"> if changes are made</w:t>
      </w:r>
      <w:r w:rsidR="00903D6E" w:rsidRPr="0024633A">
        <w:rPr>
          <w:rFonts w:cs="Tahoma"/>
          <w:szCs w:val="24"/>
        </w:rPr>
        <w:t xml:space="preserve"> to the </w:t>
      </w:r>
      <w:r w:rsidR="00F03377" w:rsidRPr="0024633A">
        <w:rPr>
          <w:rFonts w:cs="Tahoma"/>
          <w:szCs w:val="24"/>
        </w:rPr>
        <w:t xml:space="preserve">completed files included in the batch for the </w:t>
      </w:r>
      <w:r w:rsidR="00903D6E" w:rsidRPr="0024633A">
        <w:rPr>
          <w:rFonts w:cs="Tahoma"/>
          <w:szCs w:val="24"/>
        </w:rPr>
        <w:t>versioning procedure</w:t>
      </w:r>
      <w:r w:rsidRPr="0024633A">
        <w:rPr>
          <w:rFonts w:cs="Tahoma"/>
          <w:szCs w:val="24"/>
        </w:rPr>
        <w:t>.</w:t>
      </w:r>
      <w:r w:rsidR="005479DF" w:rsidRPr="0024633A">
        <w:rPr>
          <w:rFonts w:cs="Tahoma"/>
          <w:szCs w:val="24"/>
        </w:rPr>
        <w:t xml:space="preserve"> </w:t>
      </w:r>
      <w:r w:rsidRPr="0024633A">
        <w:rPr>
          <w:rFonts w:cs="Tahoma"/>
          <w:szCs w:val="24"/>
        </w:rPr>
        <w:t xml:space="preserve">At this </w:t>
      </w:r>
      <w:r w:rsidR="00903D6E" w:rsidRPr="0024633A">
        <w:rPr>
          <w:rFonts w:cs="Tahoma"/>
          <w:szCs w:val="24"/>
        </w:rPr>
        <w:t xml:space="preserve">point the new schema version is </w:t>
      </w:r>
      <w:r w:rsidR="00FF7F50" w:rsidRPr="0024633A">
        <w:rPr>
          <w:rFonts w:cs="Tahoma"/>
          <w:szCs w:val="24"/>
        </w:rPr>
        <w:t>“</w:t>
      </w:r>
      <w:r w:rsidR="00903D6E" w:rsidRPr="0024633A">
        <w:rPr>
          <w:rFonts w:cs="Tahoma"/>
          <w:szCs w:val="24"/>
        </w:rPr>
        <w:t>locked in</w:t>
      </w:r>
      <w:r w:rsidR="00FF7F50" w:rsidRPr="0024633A">
        <w:rPr>
          <w:rFonts w:cs="Tahoma"/>
          <w:szCs w:val="24"/>
        </w:rPr>
        <w:t>,”</w:t>
      </w:r>
      <w:r w:rsidR="00903D6E" w:rsidRPr="0024633A">
        <w:rPr>
          <w:rFonts w:cs="Tahoma"/>
          <w:szCs w:val="24"/>
        </w:rPr>
        <w:t xml:space="preserve"> but </w:t>
      </w:r>
      <w:r w:rsidR="00F03377" w:rsidRPr="0024633A">
        <w:rPr>
          <w:rFonts w:cs="Tahoma"/>
          <w:szCs w:val="24"/>
        </w:rPr>
        <w:t xml:space="preserve">the new version </w:t>
      </w:r>
      <w:r w:rsidR="00903D6E" w:rsidRPr="0024633A">
        <w:rPr>
          <w:rFonts w:cs="Tahoma"/>
          <w:szCs w:val="24"/>
        </w:rPr>
        <w:t>has not</w:t>
      </w:r>
      <w:r w:rsidRPr="0024633A">
        <w:rPr>
          <w:rFonts w:cs="Tahoma"/>
          <w:szCs w:val="24"/>
        </w:rPr>
        <w:t xml:space="preserve"> been released to the </w:t>
      </w:r>
      <w:r w:rsidR="005D00AD" w:rsidRPr="0024633A">
        <w:rPr>
          <w:rFonts w:cs="Tahoma"/>
          <w:szCs w:val="24"/>
        </w:rPr>
        <w:t>P</w:t>
      </w:r>
      <w:r w:rsidRPr="0024633A">
        <w:rPr>
          <w:rFonts w:cs="Tahoma"/>
          <w:szCs w:val="24"/>
        </w:rPr>
        <w:t>roviders</w:t>
      </w:r>
      <w:r w:rsidR="00903D6E" w:rsidRPr="0024633A">
        <w:rPr>
          <w:rFonts w:cs="Tahoma"/>
          <w:szCs w:val="24"/>
        </w:rPr>
        <w:t xml:space="preserve"> for testing</w:t>
      </w:r>
      <w:r w:rsidR="00F003BB" w:rsidRPr="0024633A">
        <w:rPr>
          <w:rFonts w:cs="Tahoma"/>
          <w:szCs w:val="24"/>
        </w:rPr>
        <w:t xml:space="preserve">, so negative impacts affect only </w:t>
      </w:r>
      <w:r w:rsidR="008D1FE1" w:rsidRPr="0024633A">
        <w:rPr>
          <w:rFonts w:cs="Tahoma"/>
          <w:szCs w:val="24"/>
        </w:rPr>
        <w:t xml:space="preserve">Energy </w:t>
      </w:r>
      <w:r w:rsidR="00F003BB" w:rsidRPr="0024633A">
        <w:rPr>
          <w:rFonts w:cs="Tahoma"/>
          <w:szCs w:val="24"/>
        </w:rPr>
        <w:t xml:space="preserve">Commission </w:t>
      </w:r>
      <w:r w:rsidR="009B2B52" w:rsidRPr="0024633A">
        <w:rPr>
          <w:rFonts w:cs="Tahoma"/>
          <w:szCs w:val="24"/>
        </w:rPr>
        <w:t xml:space="preserve">staff </w:t>
      </w:r>
      <w:r w:rsidR="00F003BB" w:rsidRPr="0024633A">
        <w:rPr>
          <w:rFonts w:cs="Tahoma"/>
          <w:szCs w:val="24"/>
        </w:rPr>
        <w:t xml:space="preserve">and the </w:t>
      </w:r>
      <w:r w:rsidR="008D1FE1" w:rsidRPr="0024633A">
        <w:rPr>
          <w:rFonts w:cs="Tahoma"/>
          <w:szCs w:val="24"/>
        </w:rPr>
        <w:t xml:space="preserve">Energy </w:t>
      </w:r>
      <w:r w:rsidR="001A577A" w:rsidRPr="0024633A">
        <w:rPr>
          <w:rFonts w:cs="Tahoma"/>
          <w:szCs w:val="24"/>
        </w:rPr>
        <w:t>C</w:t>
      </w:r>
      <w:r w:rsidR="00F003BB" w:rsidRPr="0024633A">
        <w:rPr>
          <w:rFonts w:cs="Tahoma"/>
          <w:szCs w:val="24"/>
        </w:rPr>
        <w:t>ommission technical contractors assigned to perform the revision work for the new version.</w:t>
      </w:r>
      <w:r w:rsidR="005479DF" w:rsidRPr="0024633A">
        <w:rPr>
          <w:rFonts w:cs="Tahoma"/>
          <w:szCs w:val="24"/>
        </w:rPr>
        <w:t xml:space="preserve"> </w:t>
      </w:r>
      <w:r w:rsidR="00310F4D" w:rsidRPr="0024633A">
        <w:rPr>
          <w:rFonts w:cs="Tahoma"/>
          <w:szCs w:val="24"/>
        </w:rPr>
        <w:t>Possible n</w:t>
      </w:r>
      <w:r w:rsidR="00F3221B" w:rsidRPr="0024633A">
        <w:rPr>
          <w:rFonts w:cs="Tahoma"/>
          <w:szCs w:val="24"/>
        </w:rPr>
        <w:t>egative impacts include added project costs</w:t>
      </w:r>
      <w:r w:rsidR="00F22EF5" w:rsidRPr="0024633A">
        <w:rPr>
          <w:rFonts w:cs="Tahoma"/>
          <w:szCs w:val="24"/>
        </w:rPr>
        <w:t xml:space="preserve"> for redoing work already completed,</w:t>
      </w:r>
      <w:r w:rsidR="00F3221B" w:rsidRPr="0024633A">
        <w:rPr>
          <w:rFonts w:cs="Tahoma"/>
          <w:szCs w:val="24"/>
        </w:rPr>
        <w:t xml:space="preserve"> and </w:t>
      </w:r>
      <w:r w:rsidR="001A577A" w:rsidRPr="0024633A">
        <w:rPr>
          <w:rFonts w:cs="Tahoma"/>
          <w:szCs w:val="24"/>
        </w:rPr>
        <w:t>additional challenge</w:t>
      </w:r>
      <w:r w:rsidR="00F22EF5" w:rsidRPr="0024633A">
        <w:rPr>
          <w:rFonts w:cs="Tahoma"/>
          <w:szCs w:val="24"/>
        </w:rPr>
        <w:t xml:space="preserve"> in keeping track of the changing version scope that can lead to confusion or errors</w:t>
      </w:r>
      <w:r w:rsidR="00F3221B" w:rsidRPr="0024633A">
        <w:rPr>
          <w:rFonts w:cs="Tahoma"/>
          <w:szCs w:val="24"/>
        </w:rPr>
        <w:t>.</w:t>
      </w:r>
      <w:r w:rsidR="000E0E05" w:rsidRPr="0024633A">
        <w:rPr>
          <w:rFonts w:cs="Tahoma"/>
          <w:szCs w:val="24"/>
        </w:rPr>
        <w:t xml:space="preserve"> Project time and budget may be lost when changing the scope of a version in the later parts of the </w:t>
      </w:r>
      <w:r w:rsidR="009B2B52" w:rsidRPr="0024633A">
        <w:rPr>
          <w:rFonts w:cs="Tahoma"/>
          <w:szCs w:val="24"/>
        </w:rPr>
        <w:t xml:space="preserve">development stage </w:t>
      </w:r>
      <w:r w:rsidR="000E0E05" w:rsidRPr="0024633A">
        <w:rPr>
          <w:rFonts w:cs="Tahoma"/>
          <w:szCs w:val="24"/>
        </w:rPr>
        <w:t>since both XSL and XSD files may have to be revised again, and the schemas will have to be regenerated before XSL work can resume.</w:t>
      </w:r>
    </w:p>
    <w:p w14:paraId="308A62D3" w14:textId="77777777" w:rsidR="00FE3A27" w:rsidRPr="0024633A" w:rsidRDefault="00FE3A27" w:rsidP="006F6198">
      <w:pPr>
        <w:pStyle w:val="StyleLeft05"/>
        <w:spacing w:after="240"/>
        <w:ind w:left="0"/>
        <w:rPr>
          <w:rFonts w:cs="Tahoma"/>
          <w:szCs w:val="24"/>
        </w:rPr>
      </w:pPr>
      <w:r w:rsidRPr="0024633A">
        <w:rPr>
          <w:rFonts w:cs="Tahoma"/>
          <w:szCs w:val="24"/>
        </w:rPr>
        <w:t xml:space="preserve">In the later parts of the </w:t>
      </w:r>
      <w:r w:rsidR="009B2B52" w:rsidRPr="0024633A">
        <w:rPr>
          <w:rFonts w:cs="Tahoma"/>
          <w:szCs w:val="24"/>
        </w:rPr>
        <w:t>development stage</w:t>
      </w:r>
      <w:r w:rsidRPr="0024633A">
        <w:rPr>
          <w:rFonts w:cs="Tahoma"/>
          <w:szCs w:val="24"/>
        </w:rPr>
        <w:t xml:space="preserve">, when a modification to the scope of a version is necessary, </w:t>
      </w:r>
      <w:r w:rsidR="008D1FE1" w:rsidRPr="0024633A">
        <w:rPr>
          <w:rFonts w:cs="Tahoma"/>
          <w:szCs w:val="24"/>
        </w:rPr>
        <w:t xml:space="preserve">Energy </w:t>
      </w:r>
      <w:r w:rsidR="009B2B52" w:rsidRPr="0024633A">
        <w:rPr>
          <w:rFonts w:cs="Tahoma"/>
          <w:szCs w:val="24"/>
        </w:rPr>
        <w:t xml:space="preserve">Commission staff </w:t>
      </w:r>
      <w:r w:rsidRPr="0024633A">
        <w:rPr>
          <w:rFonts w:cs="Tahoma"/>
          <w:szCs w:val="24"/>
        </w:rPr>
        <w:t xml:space="preserve">modifies the written scope and specification of the batch of revisions </w:t>
      </w:r>
      <w:r w:rsidR="00F03377" w:rsidRPr="0024633A">
        <w:rPr>
          <w:rFonts w:cs="Tahoma"/>
          <w:szCs w:val="24"/>
        </w:rPr>
        <w:t xml:space="preserve">contained </w:t>
      </w:r>
      <w:r w:rsidRPr="0024633A">
        <w:rPr>
          <w:rFonts w:cs="Tahoma"/>
          <w:szCs w:val="24"/>
        </w:rPr>
        <w:t xml:space="preserve">in the </w:t>
      </w:r>
      <w:r w:rsidR="00F03377" w:rsidRPr="0024633A">
        <w:rPr>
          <w:rFonts w:cs="Tahoma"/>
          <w:szCs w:val="24"/>
        </w:rPr>
        <w:t xml:space="preserve">new </w:t>
      </w:r>
      <w:r w:rsidRPr="0024633A">
        <w:rPr>
          <w:rFonts w:cs="Tahoma"/>
          <w:szCs w:val="24"/>
        </w:rPr>
        <w:t>version and distributes the revised scope information to the persons affected by the change in scope.</w:t>
      </w:r>
      <w:r w:rsidR="005479DF" w:rsidRPr="0024633A">
        <w:rPr>
          <w:rFonts w:cs="Tahoma"/>
          <w:szCs w:val="24"/>
        </w:rPr>
        <w:t xml:space="preserve"> </w:t>
      </w:r>
    </w:p>
    <w:p w14:paraId="47FE0AEC" w14:textId="77777777" w:rsidR="00AF1AFB" w:rsidRPr="0024633A" w:rsidRDefault="001B2176" w:rsidP="006F6198">
      <w:pPr>
        <w:pStyle w:val="Heading4"/>
        <w:spacing w:after="240"/>
        <w:ind w:hanging="900"/>
        <w:rPr>
          <w:rFonts w:ascii="Tahoma" w:hAnsi="Tahoma" w:cs="Tahoma"/>
          <w:b/>
        </w:rPr>
      </w:pPr>
      <w:bookmarkStart w:id="1194" w:name="_Toc418094458"/>
      <w:bookmarkStart w:id="1195" w:name="_Toc96009479"/>
      <w:r w:rsidRPr="0024633A">
        <w:rPr>
          <w:rFonts w:ascii="Tahoma" w:hAnsi="Tahoma" w:cs="Tahoma"/>
          <w:b/>
        </w:rPr>
        <w:t>Modification of the Scope of a Version in the Testing Stage</w:t>
      </w:r>
      <w:bookmarkEnd w:id="1194"/>
      <w:bookmarkEnd w:id="1195"/>
    </w:p>
    <w:p w14:paraId="77F5EA81" w14:textId="336AD522" w:rsidR="00C93535" w:rsidRPr="0024633A" w:rsidRDefault="00310F4D" w:rsidP="006F6198">
      <w:pPr>
        <w:pStyle w:val="StyleLeft05"/>
        <w:spacing w:after="240"/>
        <w:ind w:left="0"/>
        <w:rPr>
          <w:rFonts w:cs="Tahoma"/>
          <w:szCs w:val="24"/>
        </w:rPr>
      </w:pPr>
      <w:r w:rsidRPr="0024633A">
        <w:rPr>
          <w:rFonts w:cs="Tahoma"/>
          <w:szCs w:val="24"/>
        </w:rPr>
        <w:t xml:space="preserve">In </w:t>
      </w:r>
      <w:r w:rsidR="00C93535" w:rsidRPr="0024633A">
        <w:rPr>
          <w:rFonts w:cs="Tahoma"/>
          <w:szCs w:val="24"/>
        </w:rPr>
        <w:t xml:space="preserve">the </w:t>
      </w:r>
      <w:r w:rsidR="009B2B52" w:rsidRPr="0024633A">
        <w:rPr>
          <w:rFonts w:cs="Tahoma"/>
          <w:szCs w:val="24"/>
        </w:rPr>
        <w:t>testing stage</w:t>
      </w:r>
      <w:r w:rsidR="00C93535" w:rsidRPr="0024633A">
        <w:rPr>
          <w:rFonts w:cs="Tahoma"/>
          <w:szCs w:val="24"/>
        </w:rPr>
        <w:t xml:space="preserve">, all the changes for </w:t>
      </w:r>
      <w:r w:rsidR="00F22EF5" w:rsidRPr="0024633A">
        <w:rPr>
          <w:rFonts w:cs="Tahoma"/>
          <w:szCs w:val="24"/>
        </w:rPr>
        <w:t>the</w:t>
      </w:r>
      <w:r w:rsidR="00C93535" w:rsidRPr="0024633A">
        <w:rPr>
          <w:rFonts w:cs="Tahoma"/>
          <w:szCs w:val="24"/>
        </w:rPr>
        <w:t xml:space="preserve"> batch</w:t>
      </w:r>
      <w:r w:rsidR="00F22EF5" w:rsidRPr="0024633A">
        <w:rPr>
          <w:rFonts w:cs="Tahoma"/>
          <w:szCs w:val="24"/>
        </w:rPr>
        <w:t xml:space="preserve"> of revisions</w:t>
      </w:r>
      <w:r w:rsidR="00C93535" w:rsidRPr="0024633A">
        <w:rPr>
          <w:rFonts w:cs="Tahoma"/>
          <w:szCs w:val="24"/>
        </w:rPr>
        <w:t xml:space="preserve"> have been </w:t>
      </w:r>
      <w:r w:rsidR="00F22EF5" w:rsidRPr="0024633A">
        <w:rPr>
          <w:rFonts w:cs="Tahoma"/>
          <w:szCs w:val="24"/>
        </w:rPr>
        <w:t>completed</w:t>
      </w:r>
      <w:r w:rsidR="00C93535" w:rsidRPr="0024633A">
        <w:rPr>
          <w:rFonts w:cs="Tahoma"/>
          <w:szCs w:val="24"/>
        </w:rPr>
        <w:t xml:space="preserve"> </w:t>
      </w:r>
      <w:r w:rsidR="00F22EF5" w:rsidRPr="0024633A">
        <w:rPr>
          <w:rFonts w:cs="Tahoma"/>
          <w:szCs w:val="24"/>
        </w:rPr>
        <w:t>for</w:t>
      </w:r>
      <w:r w:rsidR="00C93535" w:rsidRPr="0024633A">
        <w:rPr>
          <w:rFonts w:cs="Tahoma"/>
          <w:szCs w:val="24"/>
        </w:rPr>
        <w:t xml:space="preserve"> the base schema, document schemas, and the XSL documents, all of which have been committed to the </w:t>
      </w:r>
      <w:r w:rsidR="00B3344B" w:rsidRPr="0024633A">
        <w:rPr>
          <w:rFonts w:cs="Tahoma"/>
          <w:szCs w:val="24"/>
        </w:rPr>
        <w:t>t</w:t>
      </w:r>
      <w:r w:rsidR="00C93535" w:rsidRPr="0024633A">
        <w:rPr>
          <w:rFonts w:cs="Tahoma"/>
          <w:szCs w:val="24"/>
        </w:rPr>
        <w:t>esting site</w:t>
      </w:r>
      <w:r w:rsidR="00F3221B" w:rsidRPr="0024633A">
        <w:rPr>
          <w:rFonts w:cs="Tahoma"/>
          <w:szCs w:val="24"/>
        </w:rPr>
        <w:t xml:space="preserve"> </w:t>
      </w:r>
      <w:r w:rsidR="00CD1941" w:rsidRPr="0024633A">
        <w:rPr>
          <w:rFonts w:cs="Tahoma"/>
          <w:szCs w:val="24"/>
        </w:rPr>
        <w:t>and</w:t>
      </w:r>
      <w:r w:rsidR="00F3221B" w:rsidRPr="0024633A">
        <w:rPr>
          <w:rFonts w:cs="Tahoma"/>
          <w:szCs w:val="24"/>
        </w:rPr>
        <w:t xml:space="preserve"> are available to the </w:t>
      </w:r>
      <w:r w:rsidR="007654D9" w:rsidRPr="0024633A">
        <w:rPr>
          <w:rFonts w:cs="Tahoma"/>
          <w:szCs w:val="24"/>
        </w:rPr>
        <w:t xml:space="preserve">Data Registry </w:t>
      </w:r>
      <w:r w:rsidR="00F3221B" w:rsidRPr="0024633A">
        <w:rPr>
          <w:rFonts w:cs="Tahoma"/>
          <w:szCs w:val="24"/>
        </w:rPr>
        <w:t>Providers</w:t>
      </w:r>
      <w:r w:rsidR="00F22EF5" w:rsidRPr="0024633A">
        <w:rPr>
          <w:rFonts w:cs="Tahoma"/>
          <w:szCs w:val="24"/>
        </w:rPr>
        <w:t xml:space="preserve"> to use</w:t>
      </w:r>
      <w:r w:rsidR="00C93535" w:rsidRPr="0024633A">
        <w:rPr>
          <w:rFonts w:cs="Tahoma"/>
          <w:szCs w:val="24"/>
        </w:rPr>
        <w:t>.</w:t>
      </w:r>
      <w:r w:rsidR="005479DF" w:rsidRPr="0024633A">
        <w:rPr>
          <w:rFonts w:cs="Tahoma"/>
          <w:szCs w:val="24"/>
        </w:rPr>
        <w:t xml:space="preserve"> </w:t>
      </w:r>
      <w:r w:rsidR="00A24D49" w:rsidRPr="0024633A">
        <w:rPr>
          <w:rFonts w:cs="Tahoma"/>
          <w:szCs w:val="24"/>
        </w:rPr>
        <w:t>At</w:t>
      </w:r>
      <w:r w:rsidR="00245ABC" w:rsidRPr="0024633A">
        <w:rPr>
          <w:rFonts w:cs="Tahoma"/>
          <w:szCs w:val="24"/>
        </w:rPr>
        <w:t xml:space="preserve"> this point, </w:t>
      </w:r>
      <w:r w:rsidR="00F3221B" w:rsidRPr="0024633A">
        <w:rPr>
          <w:rFonts w:cs="Tahoma"/>
          <w:szCs w:val="24"/>
        </w:rPr>
        <w:t xml:space="preserve">the </w:t>
      </w:r>
      <w:r w:rsidR="007654D9" w:rsidRPr="0024633A">
        <w:rPr>
          <w:rFonts w:cs="Tahoma"/>
          <w:szCs w:val="24"/>
        </w:rPr>
        <w:t xml:space="preserve">Data Registry </w:t>
      </w:r>
      <w:r w:rsidR="00F3221B" w:rsidRPr="0024633A">
        <w:rPr>
          <w:rFonts w:cs="Tahoma"/>
          <w:szCs w:val="24"/>
        </w:rPr>
        <w:t xml:space="preserve">Providers </w:t>
      </w:r>
      <w:r w:rsidR="00245ABC" w:rsidRPr="0024633A">
        <w:rPr>
          <w:rFonts w:cs="Tahoma"/>
          <w:szCs w:val="24"/>
        </w:rPr>
        <w:t>may have</w:t>
      </w:r>
      <w:r w:rsidR="00F3221B" w:rsidRPr="0024633A">
        <w:rPr>
          <w:rFonts w:cs="Tahoma"/>
          <w:szCs w:val="24"/>
        </w:rPr>
        <w:t xml:space="preserve"> invest</w:t>
      </w:r>
      <w:r w:rsidR="00245ABC" w:rsidRPr="0024633A">
        <w:rPr>
          <w:rFonts w:cs="Tahoma"/>
          <w:szCs w:val="24"/>
        </w:rPr>
        <w:t>ed</w:t>
      </w:r>
      <w:r w:rsidR="00F3221B" w:rsidRPr="0024633A">
        <w:rPr>
          <w:rFonts w:cs="Tahoma"/>
          <w:szCs w:val="24"/>
        </w:rPr>
        <w:t xml:space="preserve"> their time and resources into </w:t>
      </w:r>
      <w:r w:rsidR="00F22EF5" w:rsidRPr="0024633A">
        <w:rPr>
          <w:rFonts w:cs="Tahoma"/>
          <w:szCs w:val="24"/>
        </w:rPr>
        <w:t>incorporating</w:t>
      </w:r>
      <w:r w:rsidR="00F3221B" w:rsidRPr="0024633A">
        <w:rPr>
          <w:rFonts w:cs="Tahoma"/>
          <w:szCs w:val="24"/>
        </w:rPr>
        <w:t xml:space="preserve"> the revisions </w:t>
      </w:r>
      <w:r w:rsidR="00F22EF5" w:rsidRPr="0024633A">
        <w:rPr>
          <w:rFonts w:cs="Tahoma"/>
          <w:szCs w:val="24"/>
        </w:rPr>
        <w:t>into</w:t>
      </w:r>
      <w:r w:rsidR="00F3221B" w:rsidRPr="0024633A">
        <w:rPr>
          <w:rFonts w:cs="Tahoma"/>
          <w:szCs w:val="24"/>
        </w:rPr>
        <w:t xml:space="preserve"> their user </w:t>
      </w:r>
      <w:r w:rsidR="000D1706" w:rsidRPr="0024633A">
        <w:rPr>
          <w:rFonts w:cs="Tahoma"/>
          <w:szCs w:val="24"/>
        </w:rPr>
        <w:t>i</w:t>
      </w:r>
      <w:r w:rsidR="00F3221B" w:rsidRPr="0024633A">
        <w:rPr>
          <w:rFonts w:cs="Tahoma"/>
          <w:szCs w:val="24"/>
        </w:rPr>
        <w:t xml:space="preserve">nterfaces and other document registration </w:t>
      </w:r>
      <w:r w:rsidRPr="0024633A">
        <w:rPr>
          <w:rFonts w:cs="Tahoma"/>
          <w:szCs w:val="24"/>
        </w:rPr>
        <w:t>software processes.</w:t>
      </w:r>
      <w:r w:rsidR="005479DF" w:rsidRPr="0024633A">
        <w:rPr>
          <w:rFonts w:cs="Tahoma"/>
          <w:szCs w:val="24"/>
        </w:rPr>
        <w:t xml:space="preserve"> </w:t>
      </w:r>
      <w:r w:rsidR="00245ABC" w:rsidRPr="0024633A">
        <w:rPr>
          <w:rFonts w:cs="Tahoma"/>
          <w:szCs w:val="24"/>
        </w:rPr>
        <w:t>Therefore</w:t>
      </w:r>
      <w:r w:rsidR="007F2E3A" w:rsidRPr="0024633A">
        <w:rPr>
          <w:rFonts w:cs="Tahoma"/>
          <w:szCs w:val="24"/>
        </w:rPr>
        <w:t>,</w:t>
      </w:r>
      <w:r w:rsidR="00245ABC" w:rsidRPr="0024633A">
        <w:rPr>
          <w:rFonts w:cs="Tahoma"/>
          <w:szCs w:val="24"/>
        </w:rPr>
        <w:t xml:space="preserve"> the possible</w:t>
      </w:r>
      <w:r w:rsidRPr="0024633A">
        <w:rPr>
          <w:rFonts w:cs="Tahoma"/>
          <w:szCs w:val="24"/>
        </w:rPr>
        <w:t xml:space="preserve"> negative impacts affect</w:t>
      </w:r>
      <w:r w:rsidR="00142A4A" w:rsidRPr="0024633A">
        <w:rPr>
          <w:rFonts w:cs="Tahoma"/>
          <w:szCs w:val="24"/>
        </w:rPr>
        <w:t xml:space="preserve"> Energy</w:t>
      </w:r>
      <w:r w:rsidRPr="0024633A">
        <w:rPr>
          <w:rFonts w:cs="Tahoma"/>
          <w:szCs w:val="24"/>
        </w:rPr>
        <w:t xml:space="preserve"> Commission </w:t>
      </w:r>
      <w:r w:rsidR="009B2B52" w:rsidRPr="0024633A">
        <w:rPr>
          <w:rFonts w:cs="Tahoma"/>
          <w:szCs w:val="24"/>
        </w:rPr>
        <w:t xml:space="preserve">staff, </w:t>
      </w:r>
      <w:r w:rsidRPr="0024633A">
        <w:rPr>
          <w:rFonts w:cs="Tahoma"/>
          <w:szCs w:val="24"/>
        </w:rPr>
        <w:t xml:space="preserve">technical contractors assigned to perform the revision work, and </w:t>
      </w:r>
      <w:r w:rsidR="002471FA" w:rsidRPr="0024633A">
        <w:rPr>
          <w:rFonts w:cs="Tahoma"/>
          <w:szCs w:val="24"/>
        </w:rPr>
        <w:t xml:space="preserve">Data Registry </w:t>
      </w:r>
      <w:r w:rsidRPr="0024633A">
        <w:rPr>
          <w:rFonts w:cs="Tahoma"/>
          <w:szCs w:val="24"/>
        </w:rPr>
        <w:t>Provider technical staff.</w:t>
      </w:r>
      <w:r w:rsidR="005479DF" w:rsidRPr="0024633A">
        <w:rPr>
          <w:rFonts w:cs="Tahoma"/>
          <w:szCs w:val="24"/>
        </w:rPr>
        <w:t xml:space="preserve"> </w:t>
      </w:r>
      <w:r w:rsidRPr="0024633A">
        <w:rPr>
          <w:rFonts w:cs="Tahoma"/>
          <w:szCs w:val="24"/>
        </w:rPr>
        <w:t xml:space="preserve">Negative impacts to </w:t>
      </w:r>
      <w:r w:rsidR="002471FA" w:rsidRPr="0024633A">
        <w:rPr>
          <w:rFonts w:cs="Tahoma"/>
          <w:szCs w:val="24"/>
        </w:rPr>
        <w:t xml:space="preserve">Data Registry </w:t>
      </w:r>
      <w:r w:rsidR="00245ABC" w:rsidRPr="0024633A">
        <w:rPr>
          <w:rFonts w:cs="Tahoma"/>
          <w:szCs w:val="24"/>
        </w:rPr>
        <w:t>Providers increase in proportion to their completion status and the complexity of the scope of the revisions.</w:t>
      </w:r>
      <w:r w:rsidR="005479DF" w:rsidRPr="0024633A">
        <w:rPr>
          <w:rFonts w:cs="Tahoma"/>
          <w:szCs w:val="24"/>
        </w:rPr>
        <w:t xml:space="preserve"> </w:t>
      </w:r>
      <w:r w:rsidR="000E0E05" w:rsidRPr="0024633A">
        <w:rPr>
          <w:rFonts w:cs="Tahoma"/>
          <w:szCs w:val="24"/>
        </w:rPr>
        <w:t>Negative impacts to all parties</w:t>
      </w:r>
      <w:r w:rsidR="00245ABC" w:rsidRPr="0024633A">
        <w:rPr>
          <w:rFonts w:cs="Tahoma"/>
          <w:szCs w:val="24"/>
        </w:rPr>
        <w:t xml:space="preserve"> include</w:t>
      </w:r>
      <w:r w:rsidR="00F22EF5" w:rsidRPr="0024633A">
        <w:rPr>
          <w:rFonts w:cs="Tahoma"/>
          <w:szCs w:val="24"/>
        </w:rPr>
        <w:t xml:space="preserve"> added project costs for redoing </w:t>
      </w:r>
      <w:r w:rsidR="00F66945" w:rsidRPr="0024633A">
        <w:rPr>
          <w:rFonts w:cs="Tahoma"/>
          <w:szCs w:val="24"/>
        </w:rPr>
        <w:t xml:space="preserve">already completed </w:t>
      </w:r>
      <w:r w:rsidR="00F22EF5" w:rsidRPr="0024633A">
        <w:rPr>
          <w:rFonts w:cs="Tahoma"/>
          <w:szCs w:val="24"/>
        </w:rPr>
        <w:t xml:space="preserve">work, and </w:t>
      </w:r>
      <w:r w:rsidR="001A577A" w:rsidRPr="0024633A">
        <w:rPr>
          <w:rFonts w:cs="Tahoma"/>
          <w:szCs w:val="24"/>
        </w:rPr>
        <w:t>additional challenge</w:t>
      </w:r>
      <w:r w:rsidR="00142A4A" w:rsidRPr="0024633A">
        <w:rPr>
          <w:rFonts w:cs="Tahoma"/>
          <w:szCs w:val="24"/>
        </w:rPr>
        <w:t>s</w:t>
      </w:r>
      <w:r w:rsidR="00F22EF5" w:rsidRPr="0024633A">
        <w:rPr>
          <w:rFonts w:cs="Tahoma"/>
          <w:szCs w:val="24"/>
        </w:rPr>
        <w:t xml:space="preserve"> in keeping track of the changing version scope that can lead to confusion or errors.</w:t>
      </w:r>
      <w:r w:rsidR="005479DF" w:rsidRPr="0024633A">
        <w:rPr>
          <w:rFonts w:cs="Tahoma"/>
          <w:szCs w:val="24"/>
        </w:rPr>
        <w:t xml:space="preserve"> </w:t>
      </w:r>
      <w:r w:rsidR="000E0E05" w:rsidRPr="0024633A">
        <w:rPr>
          <w:rFonts w:cs="Tahoma"/>
          <w:szCs w:val="24"/>
        </w:rPr>
        <w:t xml:space="preserve">Significant project </w:t>
      </w:r>
      <w:r w:rsidR="000E0E05" w:rsidRPr="0024633A">
        <w:rPr>
          <w:rFonts w:cs="Tahoma"/>
          <w:szCs w:val="24"/>
        </w:rPr>
        <w:lastRenderedPageBreak/>
        <w:t xml:space="preserve">time and budget may be lost when changing the scope of a version in the </w:t>
      </w:r>
      <w:r w:rsidR="00F66945" w:rsidRPr="0024633A">
        <w:rPr>
          <w:rFonts w:cs="Tahoma"/>
          <w:szCs w:val="24"/>
        </w:rPr>
        <w:t xml:space="preserve">testing stage </w:t>
      </w:r>
      <w:r w:rsidR="00721A87" w:rsidRPr="0024633A">
        <w:rPr>
          <w:rFonts w:cs="Tahoma"/>
          <w:szCs w:val="24"/>
        </w:rPr>
        <w:t>as the change affects</w:t>
      </w:r>
      <w:r w:rsidR="000E0E05" w:rsidRPr="0024633A">
        <w:rPr>
          <w:rFonts w:cs="Tahoma"/>
          <w:szCs w:val="24"/>
        </w:rPr>
        <w:t xml:space="preserve"> </w:t>
      </w:r>
      <w:r w:rsidR="00B02ABF" w:rsidRPr="0024633A">
        <w:rPr>
          <w:rFonts w:cs="Tahoma"/>
          <w:szCs w:val="24"/>
        </w:rPr>
        <w:t>the Data Registry User Interface</w:t>
      </w:r>
      <w:r w:rsidR="000E0E05" w:rsidRPr="0024633A">
        <w:rPr>
          <w:rFonts w:cs="Tahoma"/>
          <w:szCs w:val="24"/>
        </w:rPr>
        <w:t xml:space="preserve"> software</w:t>
      </w:r>
      <w:r w:rsidR="00721A87" w:rsidRPr="0024633A">
        <w:rPr>
          <w:rFonts w:cs="Tahoma"/>
          <w:szCs w:val="24"/>
        </w:rPr>
        <w:t xml:space="preserve">, </w:t>
      </w:r>
      <w:r w:rsidR="00B02ABF" w:rsidRPr="0024633A">
        <w:rPr>
          <w:rFonts w:cs="Tahoma"/>
          <w:szCs w:val="24"/>
        </w:rPr>
        <w:t>XSL and XSD files.</w:t>
      </w:r>
      <w:r w:rsidR="005479DF" w:rsidRPr="0024633A">
        <w:rPr>
          <w:rFonts w:cs="Tahoma"/>
          <w:szCs w:val="24"/>
        </w:rPr>
        <w:t xml:space="preserve"> </w:t>
      </w:r>
      <w:r w:rsidR="00B02ABF" w:rsidRPr="0024633A">
        <w:rPr>
          <w:rFonts w:cs="Tahoma"/>
          <w:szCs w:val="24"/>
        </w:rPr>
        <w:t xml:space="preserve">Additionally, </w:t>
      </w:r>
      <w:r w:rsidR="000E0E05" w:rsidRPr="0024633A">
        <w:rPr>
          <w:rFonts w:cs="Tahoma"/>
          <w:szCs w:val="24"/>
        </w:rPr>
        <w:t>the schemas will have to be regenerated before XSL work can resume.</w:t>
      </w:r>
    </w:p>
    <w:p w14:paraId="303250D9" w14:textId="3EA93A2B" w:rsidR="001F4882" w:rsidRPr="0024633A" w:rsidRDefault="00721A87" w:rsidP="006F6198">
      <w:pPr>
        <w:pStyle w:val="StyleLeft05"/>
        <w:spacing w:after="240"/>
        <w:ind w:left="0"/>
        <w:rPr>
          <w:rFonts w:cs="Tahoma"/>
          <w:szCs w:val="24"/>
        </w:rPr>
      </w:pPr>
      <w:r w:rsidRPr="0024633A">
        <w:rPr>
          <w:rFonts w:cs="Tahoma"/>
          <w:szCs w:val="24"/>
        </w:rPr>
        <w:t xml:space="preserve">When determining </w:t>
      </w:r>
      <w:proofErr w:type="gramStart"/>
      <w:r w:rsidRPr="0024633A">
        <w:rPr>
          <w:rFonts w:cs="Tahoma"/>
          <w:szCs w:val="24"/>
        </w:rPr>
        <w:t>whether or not</w:t>
      </w:r>
      <w:proofErr w:type="gramEnd"/>
      <w:r w:rsidRPr="0024633A">
        <w:rPr>
          <w:rFonts w:cs="Tahoma"/>
          <w:szCs w:val="24"/>
        </w:rPr>
        <w:t xml:space="preserve"> to allow a modification to the scope of the version during the </w:t>
      </w:r>
      <w:r w:rsidR="00F66945" w:rsidRPr="0024633A">
        <w:rPr>
          <w:rFonts w:cs="Tahoma"/>
          <w:szCs w:val="24"/>
        </w:rPr>
        <w:t>testing phase</w:t>
      </w:r>
      <w:r w:rsidRPr="0024633A">
        <w:rPr>
          <w:rFonts w:cs="Tahoma"/>
          <w:szCs w:val="24"/>
        </w:rPr>
        <w:t xml:space="preserve">, the </w:t>
      </w:r>
      <w:r w:rsidR="001A7785" w:rsidRPr="0024633A">
        <w:rPr>
          <w:rFonts w:cs="Tahoma"/>
          <w:szCs w:val="24"/>
        </w:rPr>
        <w:t xml:space="preserve">Energy </w:t>
      </w:r>
      <w:r w:rsidRPr="0024633A">
        <w:rPr>
          <w:rFonts w:cs="Tahoma"/>
          <w:szCs w:val="24"/>
        </w:rPr>
        <w:t>Commission project manager must take into account the schema</w:t>
      </w:r>
      <w:r w:rsidR="00B02ABF" w:rsidRPr="0024633A">
        <w:rPr>
          <w:rFonts w:cs="Tahoma"/>
          <w:szCs w:val="24"/>
        </w:rPr>
        <w:t xml:space="preserve"> versioning </w:t>
      </w:r>
      <w:r w:rsidR="000B44CA" w:rsidRPr="0024633A">
        <w:rPr>
          <w:rFonts w:cs="Tahoma"/>
          <w:szCs w:val="24"/>
        </w:rPr>
        <w:t xml:space="preserve">policies </w:t>
      </w:r>
      <w:r w:rsidRPr="0024633A">
        <w:rPr>
          <w:rFonts w:cs="Tahoma"/>
          <w:szCs w:val="24"/>
        </w:rPr>
        <w:t xml:space="preserve">described in </w:t>
      </w:r>
      <w:r w:rsidR="001B7527" w:rsidRPr="0024633A">
        <w:rPr>
          <w:rFonts w:cs="Tahoma"/>
          <w:szCs w:val="24"/>
        </w:rPr>
        <w:t xml:space="preserve">Section </w:t>
      </w:r>
      <w:r w:rsidRPr="0024633A">
        <w:rPr>
          <w:rFonts w:cs="Tahoma"/>
          <w:szCs w:val="24"/>
        </w:rPr>
        <w:t>2.5.4.</w:t>
      </w:r>
      <w:r w:rsidR="005479DF" w:rsidRPr="0024633A">
        <w:rPr>
          <w:rFonts w:cs="Tahoma"/>
          <w:szCs w:val="24"/>
        </w:rPr>
        <w:t xml:space="preserve"> </w:t>
      </w:r>
      <w:r w:rsidRPr="0024633A">
        <w:rPr>
          <w:rFonts w:cs="Tahoma"/>
          <w:szCs w:val="24"/>
        </w:rPr>
        <w:t>If evaluation finds the request for a non-backward compatible change to be trivial or too disruptive, it will be added to the list of changes for the next regular major release.</w:t>
      </w:r>
      <w:r w:rsidR="005479DF" w:rsidRPr="0024633A">
        <w:rPr>
          <w:rFonts w:cs="Tahoma"/>
          <w:szCs w:val="24"/>
        </w:rPr>
        <w:t xml:space="preserve"> </w:t>
      </w:r>
      <w:r w:rsidR="004F100C" w:rsidRPr="0024633A">
        <w:rPr>
          <w:rFonts w:cs="Tahoma"/>
          <w:szCs w:val="24"/>
        </w:rPr>
        <w:t>If</w:t>
      </w:r>
      <w:r w:rsidR="001F4882" w:rsidRPr="0024633A">
        <w:rPr>
          <w:rFonts w:cs="Tahoma"/>
          <w:szCs w:val="24"/>
        </w:rPr>
        <w:t xml:space="preserve"> evaluation finds the request for a non-backward compatible change to have a high issue severity or a very low disruptiveness, </w:t>
      </w:r>
      <w:r w:rsidR="001A577A" w:rsidRPr="0024633A">
        <w:rPr>
          <w:rFonts w:cs="Tahoma"/>
          <w:szCs w:val="24"/>
        </w:rPr>
        <w:t xml:space="preserve">then </w:t>
      </w:r>
      <w:r w:rsidR="001F4882" w:rsidRPr="0024633A">
        <w:rPr>
          <w:rFonts w:cs="Tahoma"/>
          <w:szCs w:val="24"/>
        </w:rPr>
        <w:t xml:space="preserve">final approval of the non-backward compatible change requires input from representatives of all stakeholders </w:t>
      </w:r>
      <w:r w:rsidR="005B3B92" w:rsidRPr="0024633A">
        <w:rPr>
          <w:rFonts w:cs="Tahoma"/>
          <w:szCs w:val="24"/>
        </w:rPr>
        <w:t>that use</w:t>
      </w:r>
      <w:r w:rsidR="001F4882" w:rsidRPr="0024633A">
        <w:rPr>
          <w:rFonts w:cs="Tahoma"/>
          <w:szCs w:val="24"/>
        </w:rPr>
        <w:t xml:space="preserve"> the </w:t>
      </w:r>
      <w:r w:rsidR="005B3B92" w:rsidRPr="0024633A">
        <w:rPr>
          <w:rFonts w:cs="Tahoma"/>
          <w:szCs w:val="24"/>
        </w:rPr>
        <w:t xml:space="preserve">affected </w:t>
      </w:r>
      <w:r w:rsidR="001F4882" w:rsidRPr="0024633A">
        <w:rPr>
          <w:rFonts w:cs="Tahoma"/>
          <w:szCs w:val="24"/>
        </w:rPr>
        <w:t>schemas.</w:t>
      </w:r>
      <w:r w:rsidR="005479DF" w:rsidRPr="0024633A">
        <w:rPr>
          <w:rFonts w:cs="Tahoma"/>
          <w:szCs w:val="24"/>
        </w:rPr>
        <w:t xml:space="preserve"> </w:t>
      </w:r>
      <w:r w:rsidR="001F4882" w:rsidRPr="0024633A">
        <w:rPr>
          <w:rFonts w:cs="Tahoma"/>
          <w:szCs w:val="24"/>
        </w:rPr>
        <w:t>If approved, the change will be implemented</w:t>
      </w:r>
      <w:r w:rsidR="00F66945" w:rsidRPr="0024633A">
        <w:rPr>
          <w:rFonts w:cs="Tahoma"/>
          <w:szCs w:val="24"/>
        </w:rPr>
        <w:t>.</w:t>
      </w:r>
    </w:p>
    <w:p w14:paraId="15546396" w14:textId="77777777" w:rsidR="00C93535" w:rsidRPr="0024633A" w:rsidRDefault="00E2685D" w:rsidP="006F6198">
      <w:pPr>
        <w:pStyle w:val="StyleLeft05"/>
        <w:spacing w:after="240"/>
        <w:ind w:left="0"/>
        <w:rPr>
          <w:rFonts w:cs="Tahoma"/>
          <w:szCs w:val="24"/>
        </w:rPr>
      </w:pPr>
      <w:r w:rsidRPr="0024633A">
        <w:rPr>
          <w:rFonts w:cs="Tahoma"/>
          <w:szCs w:val="24"/>
        </w:rPr>
        <w:t xml:space="preserve">In the </w:t>
      </w:r>
      <w:r w:rsidR="00F66945" w:rsidRPr="0024633A">
        <w:rPr>
          <w:rFonts w:cs="Tahoma"/>
          <w:szCs w:val="24"/>
        </w:rPr>
        <w:t>testing stage</w:t>
      </w:r>
      <w:r w:rsidRPr="0024633A">
        <w:rPr>
          <w:rFonts w:cs="Tahoma"/>
          <w:szCs w:val="24"/>
        </w:rPr>
        <w:t xml:space="preserve">, when a modification to the scope of a version is necessary, </w:t>
      </w:r>
      <w:r w:rsidR="00142A4A" w:rsidRPr="0024633A">
        <w:rPr>
          <w:rFonts w:cs="Tahoma"/>
          <w:szCs w:val="24"/>
        </w:rPr>
        <w:t xml:space="preserve">Energy </w:t>
      </w:r>
      <w:r w:rsidR="00F66945" w:rsidRPr="0024633A">
        <w:rPr>
          <w:rFonts w:cs="Tahoma"/>
          <w:szCs w:val="24"/>
        </w:rPr>
        <w:t xml:space="preserve">Commission staff </w:t>
      </w:r>
      <w:r w:rsidRPr="0024633A">
        <w:rPr>
          <w:rFonts w:cs="Tahoma"/>
          <w:szCs w:val="24"/>
        </w:rPr>
        <w:t>modifies the written scope and specification of the batch of revisions in the version and distributes the revised scope information to the persons affected by the change in scope.</w:t>
      </w:r>
    </w:p>
    <w:p w14:paraId="617D214B" w14:textId="77777777" w:rsidR="001B2176" w:rsidRPr="0024633A" w:rsidRDefault="001B2176" w:rsidP="006F6198">
      <w:pPr>
        <w:pStyle w:val="Heading4"/>
        <w:spacing w:after="240"/>
        <w:ind w:hanging="900"/>
        <w:rPr>
          <w:rFonts w:ascii="Tahoma" w:hAnsi="Tahoma" w:cs="Tahoma"/>
          <w:b/>
          <w:szCs w:val="24"/>
        </w:rPr>
      </w:pPr>
      <w:bookmarkStart w:id="1196" w:name="_Toc418094459"/>
      <w:bookmarkStart w:id="1197" w:name="_Toc96009480"/>
      <w:r w:rsidRPr="0024633A">
        <w:rPr>
          <w:rFonts w:ascii="Tahoma" w:hAnsi="Tahoma" w:cs="Tahoma"/>
          <w:b/>
          <w:szCs w:val="24"/>
        </w:rPr>
        <w:t xml:space="preserve">Deploying an Emergency "Patch" to a Version in </w:t>
      </w:r>
      <w:r w:rsidR="00AD4332" w:rsidRPr="0024633A">
        <w:rPr>
          <w:rFonts w:ascii="Tahoma" w:hAnsi="Tahoma" w:cs="Tahoma"/>
          <w:b/>
          <w:szCs w:val="24"/>
        </w:rPr>
        <w:t xml:space="preserve">the </w:t>
      </w:r>
      <w:r w:rsidRPr="0024633A">
        <w:rPr>
          <w:rFonts w:ascii="Tahoma" w:hAnsi="Tahoma" w:cs="Tahoma"/>
          <w:b/>
          <w:szCs w:val="24"/>
        </w:rPr>
        <w:t>Production Stage</w:t>
      </w:r>
      <w:bookmarkEnd w:id="1196"/>
      <w:bookmarkEnd w:id="1197"/>
    </w:p>
    <w:p w14:paraId="1873361B" w14:textId="33F98BD0" w:rsidR="005B3B92" w:rsidRPr="0024633A" w:rsidRDefault="008A051A" w:rsidP="006F6198">
      <w:pPr>
        <w:pStyle w:val="StyleLeft05"/>
        <w:spacing w:after="240"/>
        <w:ind w:left="0"/>
        <w:rPr>
          <w:rFonts w:cs="Tahoma"/>
          <w:szCs w:val="24"/>
        </w:rPr>
      </w:pPr>
      <w:r w:rsidRPr="0024633A">
        <w:rPr>
          <w:rFonts w:cs="Tahoma"/>
          <w:szCs w:val="24"/>
        </w:rPr>
        <w:t xml:space="preserve">In the </w:t>
      </w:r>
      <w:r w:rsidR="00F66945" w:rsidRPr="0024633A">
        <w:rPr>
          <w:rFonts w:cs="Tahoma"/>
          <w:szCs w:val="24"/>
        </w:rPr>
        <w:t>production stage</w:t>
      </w:r>
      <w:r w:rsidRPr="0024633A">
        <w:rPr>
          <w:rFonts w:cs="Tahoma"/>
          <w:szCs w:val="24"/>
        </w:rPr>
        <w:t xml:space="preserve">, all revisions for </w:t>
      </w:r>
      <w:r w:rsidR="00677DAC" w:rsidRPr="0024633A">
        <w:rPr>
          <w:rFonts w:cs="Tahoma"/>
          <w:szCs w:val="24"/>
        </w:rPr>
        <w:t xml:space="preserve">the </w:t>
      </w:r>
      <w:r w:rsidRPr="0024633A">
        <w:rPr>
          <w:rFonts w:cs="Tahoma"/>
          <w:szCs w:val="24"/>
        </w:rPr>
        <w:t>version have been completed</w:t>
      </w:r>
      <w:r w:rsidR="00F66945" w:rsidRPr="0024633A">
        <w:rPr>
          <w:rFonts w:cs="Tahoma"/>
          <w:szCs w:val="24"/>
        </w:rPr>
        <w:t xml:space="preserve">, </w:t>
      </w:r>
      <w:r w:rsidRPr="0024633A">
        <w:rPr>
          <w:rFonts w:cs="Tahoma"/>
          <w:szCs w:val="24"/>
        </w:rPr>
        <w:t xml:space="preserve">the changes have been </w:t>
      </w:r>
      <w:r w:rsidR="001F4882" w:rsidRPr="0024633A">
        <w:rPr>
          <w:rFonts w:cs="Tahoma"/>
          <w:szCs w:val="24"/>
        </w:rPr>
        <w:t xml:space="preserve">implemented and </w:t>
      </w:r>
      <w:r w:rsidRPr="0024633A">
        <w:rPr>
          <w:rFonts w:cs="Tahoma"/>
          <w:szCs w:val="24"/>
        </w:rPr>
        <w:t>vetted by the Data Registry Prov</w:t>
      </w:r>
      <w:r w:rsidR="009D3F99" w:rsidRPr="0024633A">
        <w:rPr>
          <w:rFonts w:cs="Tahoma"/>
          <w:szCs w:val="24"/>
        </w:rPr>
        <w:t>iders</w:t>
      </w:r>
      <w:r w:rsidR="00F66945" w:rsidRPr="0024633A">
        <w:rPr>
          <w:rFonts w:cs="Tahoma"/>
          <w:szCs w:val="24"/>
        </w:rPr>
        <w:t xml:space="preserve">, </w:t>
      </w:r>
      <w:r w:rsidRPr="0024633A">
        <w:rPr>
          <w:rFonts w:cs="Tahoma"/>
          <w:szCs w:val="24"/>
        </w:rPr>
        <w:t xml:space="preserve">and the </w:t>
      </w:r>
      <w:r w:rsidR="00A903EF" w:rsidRPr="0024633A">
        <w:rPr>
          <w:rFonts w:cs="Tahoma"/>
          <w:szCs w:val="24"/>
        </w:rPr>
        <w:t>new version has</w:t>
      </w:r>
      <w:r w:rsidRPr="0024633A">
        <w:rPr>
          <w:rFonts w:cs="Tahoma"/>
          <w:szCs w:val="24"/>
        </w:rPr>
        <w:t xml:space="preserve"> been committed to the </w:t>
      </w:r>
      <w:r w:rsidR="00F66945" w:rsidRPr="0024633A">
        <w:rPr>
          <w:rFonts w:cs="Tahoma"/>
          <w:szCs w:val="24"/>
        </w:rPr>
        <w:t xml:space="preserve">production </w:t>
      </w:r>
      <w:r w:rsidRPr="0024633A">
        <w:rPr>
          <w:rFonts w:cs="Tahoma"/>
          <w:szCs w:val="24"/>
        </w:rPr>
        <w:t xml:space="preserve">instance of the </w:t>
      </w:r>
      <w:r w:rsidR="00753054" w:rsidRPr="0024633A">
        <w:rPr>
          <w:rFonts w:cs="Tahoma"/>
          <w:szCs w:val="24"/>
        </w:rPr>
        <w:t>RG</w:t>
      </w:r>
      <w:r w:rsidR="00F66945" w:rsidRPr="0024633A">
        <w:rPr>
          <w:rFonts w:cs="Tahoma"/>
          <w:szCs w:val="24"/>
        </w:rPr>
        <w:t>. T</w:t>
      </w:r>
      <w:r w:rsidRPr="0024633A">
        <w:rPr>
          <w:rFonts w:cs="Tahoma"/>
          <w:szCs w:val="24"/>
        </w:rPr>
        <w:t>hus</w:t>
      </w:r>
      <w:r w:rsidR="00F66945" w:rsidRPr="0024633A">
        <w:rPr>
          <w:rFonts w:cs="Tahoma"/>
          <w:szCs w:val="24"/>
        </w:rPr>
        <w:t>,</w:t>
      </w:r>
      <w:r w:rsidRPr="0024633A">
        <w:rPr>
          <w:rFonts w:cs="Tahoma"/>
          <w:szCs w:val="24"/>
        </w:rPr>
        <w:t xml:space="preserve"> </w:t>
      </w:r>
      <w:r w:rsidR="009D3F99" w:rsidRPr="0024633A">
        <w:rPr>
          <w:rFonts w:cs="Tahoma"/>
          <w:szCs w:val="24"/>
        </w:rPr>
        <w:t>the completed</w:t>
      </w:r>
      <w:r w:rsidR="00DC04F3" w:rsidRPr="0024633A">
        <w:rPr>
          <w:rFonts w:cs="Tahoma"/>
          <w:szCs w:val="24"/>
        </w:rPr>
        <w:t xml:space="preserve"> version</w:t>
      </w:r>
      <w:r w:rsidR="008E3227" w:rsidRPr="0024633A">
        <w:rPr>
          <w:rFonts w:cs="Tahoma"/>
          <w:szCs w:val="24"/>
        </w:rPr>
        <w:t xml:space="preserve"> </w:t>
      </w:r>
      <w:r w:rsidR="009D3F99" w:rsidRPr="0024633A">
        <w:rPr>
          <w:rFonts w:cs="Tahoma"/>
          <w:szCs w:val="24"/>
        </w:rPr>
        <w:t>is "live" and</w:t>
      </w:r>
      <w:r w:rsidRPr="0024633A">
        <w:rPr>
          <w:rFonts w:cs="Tahoma"/>
          <w:szCs w:val="24"/>
        </w:rPr>
        <w:t xml:space="preserve"> available for use by the public for completing compliance documentation for </w:t>
      </w:r>
      <w:r w:rsidR="00142A4A" w:rsidRPr="0024633A">
        <w:rPr>
          <w:rFonts w:cs="Tahoma"/>
          <w:szCs w:val="24"/>
        </w:rPr>
        <w:t xml:space="preserve">posting or making available to </w:t>
      </w:r>
      <w:r w:rsidRPr="0024633A">
        <w:rPr>
          <w:rFonts w:cs="Tahoma"/>
          <w:szCs w:val="24"/>
        </w:rPr>
        <w:t>enforcement agencies.</w:t>
      </w:r>
      <w:r w:rsidR="005479DF" w:rsidRPr="0024633A">
        <w:rPr>
          <w:rFonts w:cs="Tahoma"/>
          <w:szCs w:val="24"/>
        </w:rPr>
        <w:t xml:space="preserve"> </w:t>
      </w:r>
      <w:r w:rsidRPr="0024633A">
        <w:rPr>
          <w:rFonts w:cs="Tahoma"/>
          <w:szCs w:val="24"/>
        </w:rPr>
        <w:t xml:space="preserve">When an issue </w:t>
      </w:r>
      <w:r w:rsidR="00843825" w:rsidRPr="0024633A">
        <w:rPr>
          <w:rFonts w:cs="Tahoma"/>
          <w:szCs w:val="24"/>
        </w:rPr>
        <w:t xml:space="preserve">or error </w:t>
      </w:r>
      <w:r w:rsidRPr="0024633A">
        <w:rPr>
          <w:rFonts w:cs="Tahoma"/>
          <w:szCs w:val="24"/>
        </w:rPr>
        <w:t xml:space="preserve">that requires a revision is found in the production version of the </w:t>
      </w:r>
      <w:r w:rsidR="00753054" w:rsidRPr="0024633A">
        <w:rPr>
          <w:rFonts w:cs="Tahoma"/>
          <w:szCs w:val="24"/>
        </w:rPr>
        <w:t>RG</w:t>
      </w:r>
      <w:r w:rsidRPr="0024633A">
        <w:rPr>
          <w:rFonts w:cs="Tahoma"/>
          <w:szCs w:val="24"/>
        </w:rPr>
        <w:t xml:space="preserve">, the urgency can be extreme since it may prevent </w:t>
      </w:r>
      <w:r w:rsidR="009D3F99" w:rsidRPr="0024633A">
        <w:rPr>
          <w:rFonts w:cs="Tahoma"/>
          <w:szCs w:val="24"/>
        </w:rPr>
        <w:t xml:space="preserve">the forward progress or </w:t>
      </w:r>
      <w:r w:rsidRPr="0024633A">
        <w:rPr>
          <w:rFonts w:cs="Tahoma"/>
          <w:szCs w:val="24"/>
        </w:rPr>
        <w:t>approval of building project</w:t>
      </w:r>
      <w:r w:rsidR="009D3F99" w:rsidRPr="0024633A">
        <w:rPr>
          <w:rFonts w:cs="Tahoma"/>
          <w:szCs w:val="24"/>
        </w:rPr>
        <w:t>s</w:t>
      </w:r>
      <w:r w:rsidRPr="0024633A">
        <w:rPr>
          <w:rFonts w:cs="Tahoma"/>
          <w:szCs w:val="24"/>
        </w:rPr>
        <w:t xml:space="preserve"> </w:t>
      </w:r>
      <w:r w:rsidR="009D3F99" w:rsidRPr="0024633A">
        <w:rPr>
          <w:rFonts w:cs="Tahoma"/>
          <w:szCs w:val="24"/>
        </w:rPr>
        <w:t xml:space="preserve">in </w:t>
      </w:r>
      <w:r w:rsidR="00F66945" w:rsidRPr="0024633A">
        <w:rPr>
          <w:rFonts w:cs="Tahoma"/>
          <w:szCs w:val="24"/>
        </w:rPr>
        <w:t>California</w:t>
      </w:r>
      <w:r w:rsidRPr="0024633A">
        <w:rPr>
          <w:rFonts w:cs="Tahoma"/>
          <w:szCs w:val="24"/>
        </w:rPr>
        <w:t>.</w:t>
      </w:r>
      <w:r w:rsidR="005479DF" w:rsidRPr="0024633A">
        <w:rPr>
          <w:rFonts w:cs="Tahoma"/>
          <w:szCs w:val="24"/>
        </w:rPr>
        <w:t xml:space="preserve"> </w:t>
      </w:r>
    </w:p>
    <w:p w14:paraId="16EF66F4" w14:textId="4261369F" w:rsidR="00843825" w:rsidRPr="0024633A" w:rsidRDefault="001F4882" w:rsidP="006F6198">
      <w:pPr>
        <w:pStyle w:val="StyleLeft05"/>
        <w:spacing w:after="240"/>
        <w:ind w:left="0"/>
        <w:rPr>
          <w:rFonts w:cs="Tahoma"/>
          <w:szCs w:val="24"/>
        </w:rPr>
      </w:pPr>
      <w:r w:rsidRPr="0024633A">
        <w:rPr>
          <w:rFonts w:cs="Tahoma"/>
          <w:szCs w:val="24"/>
        </w:rPr>
        <w:t xml:space="preserve">Determining the appropriate course of action in response to a request for an urgent revision to the production version of the </w:t>
      </w:r>
      <w:r w:rsidR="00753054" w:rsidRPr="0024633A">
        <w:rPr>
          <w:rFonts w:cs="Tahoma"/>
          <w:szCs w:val="24"/>
        </w:rPr>
        <w:t>RG</w:t>
      </w:r>
      <w:r w:rsidRPr="0024633A">
        <w:rPr>
          <w:rFonts w:cs="Tahoma"/>
          <w:szCs w:val="24"/>
        </w:rPr>
        <w:t xml:space="preserve"> must </w:t>
      </w:r>
      <w:proofErr w:type="gramStart"/>
      <w:r w:rsidRPr="0024633A">
        <w:rPr>
          <w:rFonts w:cs="Tahoma"/>
          <w:szCs w:val="24"/>
        </w:rPr>
        <w:t>take into account</w:t>
      </w:r>
      <w:proofErr w:type="gramEnd"/>
      <w:r w:rsidRPr="0024633A">
        <w:rPr>
          <w:rFonts w:cs="Tahoma"/>
          <w:szCs w:val="24"/>
        </w:rPr>
        <w:t xml:space="preserve"> the schema versioning considerations described in </w:t>
      </w:r>
      <w:r w:rsidR="001B7527" w:rsidRPr="0024633A">
        <w:rPr>
          <w:rFonts w:cs="Tahoma"/>
          <w:szCs w:val="24"/>
        </w:rPr>
        <w:t xml:space="preserve">Section </w:t>
      </w:r>
      <w:r w:rsidRPr="0024633A">
        <w:rPr>
          <w:rFonts w:cs="Tahoma"/>
          <w:szCs w:val="24"/>
        </w:rPr>
        <w:t>2.5.4</w:t>
      </w:r>
      <w:r w:rsidR="003A7901" w:rsidRPr="0024633A">
        <w:rPr>
          <w:rFonts w:cs="Tahoma"/>
          <w:szCs w:val="24"/>
        </w:rPr>
        <w:t>.</w:t>
      </w:r>
      <w:r w:rsidR="005479DF" w:rsidRPr="0024633A">
        <w:rPr>
          <w:rFonts w:cs="Tahoma"/>
          <w:szCs w:val="24"/>
        </w:rPr>
        <w:t xml:space="preserve"> </w:t>
      </w:r>
      <w:r w:rsidR="003A7901" w:rsidRPr="0024633A">
        <w:rPr>
          <w:rFonts w:cs="Tahoma"/>
          <w:szCs w:val="24"/>
        </w:rPr>
        <w:t>When the severity of the error is major</w:t>
      </w:r>
      <w:r w:rsidR="00DC135A" w:rsidRPr="0024633A">
        <w:rPr>
          <w:rFonts w:cs="Tahoma"/>
          <w:szCs w:val="24"/>
        </w:rPr>
        <w:t>, a patch may be warranted to resolve the urgent issue.</w:t>
      </w:r>
      <w:r w:rsidR="005479DF" w:rsidRPr="0024633A">
        <w:rPr>
          <w:rFonts w:cs="Tahoma"/>
          <w:szCs w:val="24"/>
        </w:rPr>
        <w:t xml:space="preserve"> </w:t>
      </w:r>
      <w:r w:rsidR="00DC135A" w:rsidRPr="0024633A">
        <w:rPr>
          <w:rFonts w:cs="Tahoma"/>
          <w:szCs w:val="24"/>
        </w:rPr>
        <w:t xml:space="preserve">A patch </w:t>
      </w:r>
      <w:r w:rsidR="00AA0964" w:rsidRPr="0024633A">
        <w:rPr>
          <w:rFonts w:cs="Tahoma"/>
          <w:szCs w:val="24"/>
        </w:rPr>
        <w:t>could be an</w:t>
      </w:r>
      <w:r w:rsidR="00236C75" w:rsidRPr="0024633A">
        <w:rPr>
          <w:rFonts w:cs="Tahoma"/>
          <w:szCs w:val="24"/>
        </w:rPr>
        <w:t xml:space="preserve"> </w:t>
      </w:r>
      <w:r w:rsidR="003A7901" w:rsidRPr="0024633A">
        <w:rPr>
          <w:rFonts w:cs="Tahoma"/>
          <w:szCs w:val="24"/>
        </w:rPr>
        <w:t xml:space="preserve">immediate </w:t>
      </w:r>
      <w:r w:rsidR="00F776F6" w:rsidRPr="0024633A">
        <w:rPr>
          <w:rFonts w:cs="Tahoma"/>
          <w:szCs w:val="24"/>
        </w:rPr>
        <w:t>repair</w:t>
      </w:r>
      <w:r w:rsidR="003A7901" w:rsidRPr="0024633A">
        <w:rPr>
          <w:rFonts w:cs="Tahoma"/>
          <w:szCs w:val="24"/>
        </w:rPr>
        <w:t xml:space="preserve"> that </w:t>
      </w:r>
      <w:r w:rsidR="00AA0964" w:rsidRPr="0024633A">
        <w:rPr>
          <w:rFonts w:cs="Tahoma"/>
          <w:szCs w:val="24"/>
        </w:rPr>
        <w:t>is</w:t>
      </w:r>
      <w:r w:rsidR="003A7901" w:rsidRPr="0024633A">
        <w:rPr>
          <w:rFonts w:cs="Tahoma"/>
          <w:szCs w:val="24"/>
        </w:rPr>
        <w:t xml:space="preserve"> </w:t>
      </w:r>
      <w:r w:rsidR="00236C75" w:rsidRPr="0024633A">
        <w:rPr>
          <w:rFonts w:cs="Tahoma"/>
          <w:szCs w:val="24"/>
        </w:rPr>
        <w:t xml:space="preserve">only a </w:t>
      </w:r>
      <w:r w:rsidR="003A7901" w:rsidRPr="0024633A">
        <w:rPr>
          <w:rFonts w:cs="Tahoma"/>
          <w:szCs w:val="24"/>
        </w:rPr>
        <w:t>temporary</w:t>
      </w:r>
      <w:r w:rsidR="00F776F6" w:rsidRPr="0024633A">
        <w:rPr>
          <w:rFonts w:cs="Tahoma"/>
          <w:szCs w:val="24"/>
        </w:rPr>
        <w:t xml:space="preserve"> </w:t>
      </w:r>
      <w:r w:rsidR="00574EDC" w:rsidRPr="0024633A">
        <w:rPr>
          <w:rFonts w:cs="Tahoma"/>
          <w:szCs w:val="24"/>
        </w:rPr>
        <w:t>solution or</w:t>
      </w:r>
      <w:r w:rsidR="00F776F6" w:rsidRPr="0024633A">
        <w:rPr>
          <w:rFonts w:cs="Tahoma"/>
          <w:szCs w:val="24"/>
        </w:rPr>
        <w:t xml:space="preserve"> may only partially resolve a problem</w:t>
      </w:r>
      <w:r w:rsidR="00AA0964" w:rsidRPr="0024633A">
        <w:rPr>
          <w:rFonts w:cs="Tahoma"/>
          <w:szCs w:val="24"/>
        </w:rPr>
        <w:t>.</w:t>
      </w:r>
      <w:r w:rsidR="005479DF" w:rsidRPr="0024633A">
        <w:rPr>
          <w:rFonts w:cs="Tahoma"/>
          <w:szCs w:val="24"/>
        </w:rPr>
        <w:t xml:space="preserve"> </w:t>
      </w:r>
      <w:r w:rsidR="00F776F6" w:rsidRPr="0024633A">
        <w:rPr>
          <w:rFonts w:cs="Tahoma"/>
          <w:szCs w:val="24"/>
        </w:rPr>
        <w:t xml:space="preserve">Patches </w:t>
      </w:r>
      <w:r w:rsidR="00843825" w:rsidRPr="0024633A">
        <w:rPr>
          <w:rFonts w:cs="Tahoma"/>
          <w:szCs w:val="24"/>
        </w:rPr>
        <w:t xml:space="preserve">to the production version </w:t>
      </w:r>
      <w:r w:rsidR="00F776F6" w:rsidRPr="0024633A">
        <w:rPr>
          <w:rFonts w:cs="Tahoma"/>
          <w:szCs w:val="24"/>
        </w:rPr>
        <w:t>must be backward compatible.</w:t>
      </w:r>
      <w:r w:rsidR="005479DF" w:rsidRPr="0024633A">
        <w:rPr>
          <w:rFonts w:cs="Tahoma"/>
          <w:szCs w:val="24"/>
        </w:rPr>
        <w:t xml:space="preserve"> </w:t>
      </w:r>
    </w:p>
    <w:p w14:paraId="794D5A81" w14:textId="3540F75C" w:rsidR="00B02ABF" w:rsidRPr="0024633A" w:rsidRDefault="00F65D1F" w:rsidP="006F6198">
      <w:pPr>
        <w:pStyle w:val="StyleLeft05"/>
        <w:spacing w:after="240"/>
        <w:ind w:left="0"/>
        <w:rPr>
          <w:rFonts w:cs="Tahoma"/>
          <w:szCs w:val="24"/>
        </w:rPr>
      </w:pPr>
      <w:r w:rsidRPr="0024633A">
        <w:rPr>
          <w:rFonts w:cs="Tahoma"/>
          <w:szCs w:val="24"/>
        </w:rPr>
        <w:t xml:space="preserve">Patches should be implemented only when approved by </w:t>
      </w:r>
      <w:r w:rsidR="001F106A" w:rsidRPr="0024633A">
        <w:rPr>
          <w:rFonts w:cs="Tahoma"/>
          <w:szCs w:val="24"/>
        </w:rPr>
        <w:t>the</w:t>
      </w:r>
      <w:r w:rsidRPr="0024633A">
        <w:rPr>
          <w:rFonts w:cs="Tahoma"/>
          <w:szCs w:val="24"/>
        </w:rPr>
        <w:t xml:space="preserve"> </w:t>
      </w:r>
      <w:r w:rsidR="00142A4A" w:rsidRPr="0024633A">
        <w:rPr>
          <w:rFonts w:cs="Tahoma"/>
          <w:szCs w:val="24"/>
        </w:rPr>
        <w:t xml:space="preserve">Energy </w:t>
      </w:r>
      <w:r w:rsidRPr="0024633A">
        <w:rPr>
          <w:rFonts w:cs="Tahoma"/>
          <w:szCs w:val="24"/>
        </w:rPr>
        <w:t xml:space="preserve">Commission </w:t>
      </w:r>
      <w:r w:rsidR="00DC135A" w:rsidRPr="0024633A">
        <w:rPr>
          <w:rFonts w:cs="Tahoma"/>
          <w:szCs w:val="24"/>
        </w:rPr>
        <w:t>project manager</w:t>
      </w:r>
      <w:r w:rsidRPr="0024633A">
        <w:rPr>
          <w:rFonts w:cs="Tahoma"/>
          <w:szCs w:val="24"/>
        </w:rPr>
        <w:t>.</w:t>
      </w:r>
      <w:r w:rsidR="005479DF" w:rsidRPr="0024633A">
        <w:rPr>
          <w:rFonts w:cs="Tahoma"/>
          <w:szCs w:val="24"/>
        </w:rPr>
        <w:t xml:space="preserve"> </w:t>
      </w:r>
      <w:r w:rsidR="00677DAC" w:rsidRPr="0024633A">
        <w:rPr>
          <w:rFonts w:cs="Tahoma"/>
          <w:szCs w:val="24"/>
        </w:rPr>
        <w:t xml:space="preserve">Patches may take the form of informal or temporary changes made by Data Registries to their user interfaces or </w:t>
      </w:r>
      <w:r w:rsidR="00B16CC9" w:rsidRPr="0024633A">
        <w:rPr>
          <w:rFonts w:cs="Tahoma"/>
          <w:szCs w:val="24"/>
        </w:rPr>
        <w:t xml:space="preserve">to </w:t>
      </w:r>
      <w:r w:rsidR="0043585C" w:rsidRPr="0024633A">
        <w:rPr>
          <w:rFonts w:cs="Tahoma"/>
          <w:szCs w:val="24"/>
        </w:rPr>
        <w:t xml:space="preserve">their </w:t>
      </w:r>
      <w:r w:rsidR="00677DAC" w:rsidRPr="0024633A">
        <w:rPr>
          <w:rFonts w:cs="Tahoma"/>
          <w:szCs w:val="24"/>
        </w:rPr>
        <w:t xml:space="preserve">document registration </w:t>
      </w:r>
      <w:r w:rsidR="00DA7855" w:rsidRPr="0024633A">
        <w:rPr>
          <w:rFonts w:cs="Tahoma"/>
          <w:szCs w:val="24"/>
        </w:rPr>
        <w:t>procedures;</w:t>
      </w:r>
      <w:r w:rsidR="00677DAC" w:rsidRPr="0024633A">
        <w:rPr>
          <w:rFonts w:cs="Tahoma"/>
          <w:szCs w:val="24"/>
        </w:rPr>
        <w:t xml:space="preserve"> or the patch may be a change to the </w:t>
      </w:r>
      <w:r w:rsidR="009909EC" w:rsidRPr="0024633A">
        <w:rPr>
          <w:rFonts w:cs="Tahoma"/>
          <w:szCs w:val="24"/>
        </w:rPr>
        <w:t xml:space="preserve">production version of the </w:t>
      </w:r>
      <w:r w:rsidR="00753054" w:rsidRPr="0024633A">
        <w:rPr>
          <w:rFonts w:cs="Tahoma"/>
          <w:szCs w:val="24"/>
        </w:rPr>
        <w:t>RG</w:t>
      </w:r>
      <w:r w:rsidR="00677DAC" w:rsidRPr="0024633A">
        <w:rPr>
          <w:rFonts w:cs="Tahoma"/>
          <w:szCs w:val="24"/>
        </w:rPr>
        <w:t xml:space="preserve"> software made by </w:t>
      </w:r>
      <w:r w:rsidR="00142A4A" w:rsidRPr="0024633A">
        <w:rPr>
          <w:rFonts w:cs="Tahoma"/>
          <w:szCs w:val="24"/>
        </w:rPr>
        <w:t xml:space="preserve">Energy </w:t>
      </w:r>
      <w:r w:rsidR="00677DAC" w:rsidRPr="0024633A">
        <w:rPr>
          <w:rFonts w:cs="Tahoma"/>
          <w:szCs w:val="24"/>
        </w:rPr>
        <w:t>Commission staff or technical contractors.</w:t>
      </w:r>
      <w:r w:rsidR="005479DF" w:rsidRPr="0024633A">
        <w:rPr>
          <w:rFonts w:cs="Tahoma"/>
          <w:szCs w:val="24"/>
        </w:rPr>
        <w:t xml:space="preserve"> </w:t>
      </w:r>
      <w:r w:rsidR="00DE31B4" w:rsidRPr="0024633A">
        <w:rPr>
          <w:rFonts w:cs="Tahoma"/>
          <w:szCs w:val="24"/>
        </w:rPr>
        <w:t xml:space="preserve">After deployment of a patch, immediate </w:t>
      </w:r>
      <w:r w:rsidRPr="0024633A">
        <w:rPr>
          <w:rFonts w:cs="Tahoma"/>
          <w:szCs w:val="24"/>
        </w:rPr>
        <w:t>follow</w:t>
      </w:r>
      <w:r w:rsidR="00DE31B4" w:rsidRPr="0024633A">
        <w:rPr>
          <w:rFonts w:cs="Tahoma"/>
          <w:szCs w:val="24"/>
        </w:rPr>
        <w:t>-</w:t>
      </w:r>
      <w:r w:rsidRPr="0024633A">
        <w:rPr>
          <w:rFonts w:cs="Tahoma"/>
          <w:szCs w:val="24"/>
        </w:rPr>
        <w:t xml:space="preserve">up actions </w:t>
      </w:r>
      <w:r w:rsidR="00F50C8A" w:rsidRPr="0024633A">
        <w:rPr>
          <w:rFonts w:cs="Tahoma"/>
          <w:szCs w:val="24"/>
        </w:rPr>
        <w:t xml:space="preserve">by </w:t>
      </w:r>
      <w:r w:rsidR="00142A4A" w:rsidRPr="0024633A">
        <w:rPr>
          <w:rFonts w:cs="Tahoma"/>
          <w:szCs w:val="24"/>
        </w:rPr>
        <w:lastRenderedPageBreak/>
        <w:t xml:space="preserve">Energy </w:t>
      </w:r>
      <w:r w:rsidR="00F50C8A" w:rsidRPr="0024633A">
        <w:rPr>
          <w:rFonts w:cs="Tahoma"/>
          <w:szCs w:val="24"/>
        </w:rPr>
        <w:t xml:space="preserve">Commission staff </w:t>
      </w:r>
      <w:r w:rsidRPr="0024633A">
        <w:rPr>
          <w:rFonts w:cs="Tahoma"/>
          <w:szCs w:val="24"/>
        </w:rPr>
        <w:t>should document the details of the patch that was implemented</w:t>
      </w:r>
      <w:r w:rsidR="00DE31B4" w:rsidRPr="0024633A">
        <w:rPr>
          <w:rFonts w:cs="Tahoma"/>
          <w:szCs w:val="24"/>
        </w:rPr>
        <w:t>,</w:t>
      </w:r>
      <w:r w:rsidRPr="0024633A">
        <w:rPr>
          <w:rFonts w:cs="Tahoma"/>
          <w:szCs w:val="24"/>
        </w:rPr>
        <w:t xml:space="preserve"> </w:t>
      </w:r>
      <w:r w:rsidR="00DE31B4" w:rsidRPr="0024633A">
        <w:rPr>
          <w:rFonts w:cs="Tahoma"/>
          <w:szCs w:val="24"/>
        </w:rPr>
        <w:t>then</w:t>
      </w:r>
      <w:r w:rsidRPr="0024633A">
        <w:rPr>
          <w:rFonts w:cs="Tahoma"/>
          <w:szCs w:val="24"/>
        </w:rPr>
        <w:t xml:space="preserve"> the needed revision</w:t>
      </w:r>
      <w:r w:rsidR="00D37072" w:rsidRPr="0024633A">
        <w:rPr>
          <w:rFonts w:cs="Tahoma"/>
          <w:szCs w:val="24"/>
        </w:rPr>
        <w:t xml:space="preserve"> work</w:t>
      </w:r>
      <w:r w:rsidR="00AA0964" w:rsidRPr="0024633A">
        <w:rPr>
          <w:rFonts w:cs="Tahoma"/>
          <w:szCs w:val="24"/>
        </w:rPr>
        <w:t xml:space="preserve"> </w:t>
      </w:r>
      <w:r w:rsidR="00DE31B4" w:rsidRPr="0024633A">
        <w:rPr>
          <w:rFonts w:cs="Tahoma"/>
          <w:szCs w:val="24"/>
        </w:rPr>
        <w:t xml:space="preserve">that addresses the issue completely </w:t>
      </w:r>
      <w:r w:rsidR="00AA0964" w:rsidRPr="0024633A">
        <w:rPr>
          <w:rFonts w:cs="Tahoma"/>
          <w:szCs w:val="24"/>
        </w:rPr>
        <w:t xml:space="preserve">should be initiated </w:t>
      </w:r>
      <w:r w:rsidR="007C3E75" w:rsidRPr="0024633A">
        <w:rPr>
          <w:rFonts w:cs="Tahoma"/>
          <w:szCs w:val="24"/>
        </w:rPr>
        <w:t>according to the v</w:t>
      </w:r>
      <w:r w:rsidRPr="0024633A">
        <w:rPr>
          <w:rFonts w:cs="Tahoma"/>
          <w:szCs w:val="24"/>
        </w:rPr>
        <w:t>ersioning procedures described</w:t>
      </w:r>
      <w:r w:rsidR="007C3E75" w:rsidRPr="0024633A">
        <w:rPr>
          <w:rFonts w:cs="Tahoma"/>
          <w:szCs w:val="24"/>
        </w:rPr>
        <w:t xml:space="preserve"> in </w:t>
      </w:r>
      <w:r w:rsidR="001B7527" w:rsidRPr="0024633A">
        <w:rPr>
          <w:rFonts w:cs="Tahoma"/>
          <w:szCs w:val="24"/>
        </w:rPr>
        <w:t xml:space="preserve">Sections </w:t>
      </w:r>
      <w:r w:rsidR="007C3E75" w:rsidRPr="0024633A">
        <w:rPr>
          <w:rFonts w:cs="Tahoma"/>
          <w:szCs w:val="24"/>
        </w:rPr>
        <w:t>2.3.1</w:t>
      </w:r>
      <w:r w:rsidR="00D37072" w:rsidRPr="0024633A">
        <w:rPr>
          <w:rFonts w:cs="Tahoma"/>
          <w:szCs w:val="24"/>
        </w:rPr>
        <w:t xml:space="preserve"> through</w:t>
      </w:r>
      <w:r w:rsidR="007C3E75" w:rsidRPr="0024633A">
        <w:rPr>
          <w:rFonts w:cs="Tahoma"/>
          <w:szCs w:val="24"/>
        </w:rPr>
        <w:t xml:space="preserve"> 2.3</w:t>
      </w:r>
      <w:r w:rsidRPr="0024633A">
        <w:rPr>
          <w:rFonts w:cs="Tahoma"/>
          <w:szCs w:val="24"/>
        </w:rPr>
        <w:t>.4</w:t>
      </w:r>
      <w:r w:rsidR="007C3E75" w:rsidRPr="0024633A">
        <w:rPr>
          <w:rFonts w:cs="Tahoma"/>
          <w:szCs w:val="24"/>
        </w:rPr>
        <w:t xml:space="preserve">, and </w:t>
      </w:r>
      <w:r w:rsidR="001B7527" w:rsidRPr="0024633A">
        <w:rPr>
          <w:rFonts w:cs="Tahoma"/>
          <w:szCs w:val="24"/>
        </w:rPr>
        <w:t xml:space="preserve">Section </w:t>
      </w:r>
      <w:r w:rsidR="007C3E75" w:rsidRPr="0024633A">
        <w:rPr>
          <w:rFonts w:cs="Tahoma"/>
          <w:szCs w:val="24"/>
        </w:rPr>
        <w:t>2.5.4.</w:t>
      </w:r>
    </w:p>
    <w:p w14:paraId="27960C16" w14:textId="185E441D" w:rsidR="00047E02" w:rsidRPr="0024633A" w:rsidRDefault="00843825" w:rsidP="006F6198">
      <w:pPr>
        <w:pStyle w:val="Heading4"/>
        <w:spacing w:after="240"/>
        <w:ind w:hanging="900"/>
        <w:rPr>
          <w:rFonts w:ascii="Tahoma" w:hAnsi="Tahoma" w:cs="Tahoma"/>
          <w:b/>
          <w:szCs w:val="24"/>
        </w:rPr>
      </w:pPr>
      <w:bookmarkStart w:id="1198" w:name="_Toc418094460"/>
      <w:bookmarkStart w:id="1199" w:name="_Toc96009481"/>
      <w:r w:rsidRPr="0024633A">
        <w:rPr>
          <w:rFonts w:ascii="Tahoma" w:hAnsi="Tahoma" w:cs="Tahoma"/>
          <w:b/>
          <w:szCs w:val="24"/>
        </w:rPr>
        <w:t xml:space="preserve">Patches to </w:t>
      </w:r>
      <w:r w:rsidR="00753054" w:rsidRPr="0024633A">
        <w:rPr>
          <w:rFonts w:ascii="Tahoma" w:hAnsi="Tahoma" w:cs="Tahoma"/>
          <w:b/>
          <w:szCs w:val="24"/>
        </w:rPr>
        <w:t>RG</w:t>
      </w:r>
      <w:r w:rsidRPr="0024633A">
        <w:rPr>
          <w:rFonts w:ascii="Tahoma" w:hAnsi="Tahoma" w:cs="Tahoma"/>
          <w:b/>
          <w:szCs w:val="24"/>
        </w:rPr>
        <w:t xml:space="preserve"> software</w:t>
      </w:r>
      <w:bookmarkEnd w:id="1198"/>
      <w:bookmarkEnd w:id="1199"/>
    </w:p>
    <w:p w14:paraId="425A8055" w14:textId="043227F2" w:rsidR="00245ABC" w:rsidRPr="0024633A" w:rsidRDefault="00D37072" w:rsidP="006F6198">
      <w:pPr>
        <w:pStyle w:val="StyleLeft05"/>
        <w:spacing w:after="240"/>
        <w:ind w:left="0"/>
        <w:rPr>
          <w:rFonts w:cs="Tahoma"/>
          <w:szCs w:val="24"/>
        </w:rPr>
      </w:pPr>
      <w:r w:rsidRPr="0024633A">
        <w:rPr>
          <w:rFonts w:cs="Tahoma"/>
          <w:szCs w:val="24"/>
        </w:rPr>
        <w:t xml:space="preserve">The following </w:t>
      </w:r>
      <w:r w:rsidR="009909EC" w:rsidRPr="0024633A">
        <w:rPr>
          <w:rFonts w:cs="Tahoma"/>
          <w:szCs w:val="24"/>
        </w:rPr>
        <w:t xml:space="preserve">information should be compiled </w:t>
      </w:r>
      <w:r w:rsidR="00F50C8A" w:rsidRPr="0024633A">
        <w:rPr>
          <w:rFonts w:cs="Tahoma"/>
          <w:szCs w:val="24"/>
        </w:rPr>
        <w:t xml:space="preserve">by the responsible </w:t>
      </w:r>
      <w:r w:rsidR="00142A4A" w:rsidRPr="0024633A">
        <w:rPr>
          <w:rFonts w:cs="Tahoma"/>
          <w:szCs w:val="24"/>
        </w:rPr>
        <w:t xml:space="preserve">Energy </w:t>
      </w:r>
      <w:r w:rsidR="00F50C8A" w:rsidRPr="0024633A">
        <w:rPr>
          <w:rFonts w:cs="Tahoma"/>
          <w:szCs w:val="24"/>
        </w:rPr>
        <w:t xml:space="preserve">Commission </w:t>
      </w:r>
      <w:r w:rsidR="00DC135A" w:rsidRPr="0024633A">
        <w:rPr>
          <w:rFonts w:cs="Tahoma"/>
          <w:szCs w:val="24"/>
        </w:rPr>
        <w:t>project manager</w:t>
      </w:r>
      <w:r w:rsidR="00F50C8A" w:rsidRPr="0024633A">
        <w:rPr>
          <w:rFonts w:cs="Tahoma"/>
          <w:szCs w:val="24"/>
        </w:rPr>
        <w:t xml:space="preserve">, </w:t>
      </w:r>
      <w:r w:rsidR="009909EC" w:rsidRPr="0024633A">
        <w:rPr>
          <w:rFonts w:cs="Tahoma"/>
          <w:szCs w:val="24"/>
        </w:rPr>
        <w:t xml:space="preserve">and made available to technical consultants </w:t>
      </w:r>
      <w:r w:rsidR="00F50C8A" w:rsidRPr="0024633A">
        <w:rPr>
          <w:rFonts w:cs="Tahoma"/>
          <w:szCs w:val="24"/>
        </w:rPr>
        <w:t xml:space="preserve">or </w:t>
      </w:r>
      <w:r w:rsidR="009909EC" w:rsidRPr="0024633A">
        <w:rPr>
          <w:rFonts w:cs="Tahoma"/>
          <w:szCs w:val="24"/>
        </w:rPr>
        <w:t>staff</w:t>
      </w:r>
      <w:r w:rsidRPr="0024633A">
        <w:rPr>
          <w:rFonts w:cs="Tahoma"/>
          <w:szCs w:val="24"/>
        </w:rPr>
        <w:t xml:space="preserve"> when</w:t>
      </w:r>
      <w:r w:rsidR="00714D7B" w:rsidRPr="0024633A">
        <w:rPr>
          <w:rFonts w:cs="Tahoma"/>
          <w:szCs w:val="24"/>
        </w:rPr>
        <w:t xml:space="preserve"> </w:t>
      </w:r>
      <w:r w:rsidR="002769BE" w:rsidRPr="0024633A">
        <w:rPr>
          <w:rFonts w:cs="Tahoma"/>
          <w:szCs w:val="24"/>
        </w:rPr>
        <w:t>determining</w:t>
      </w:r>
      <w:r w:rsidR="009909EC" w:rsidRPr="0024633A">
        <w:rPr>
          <w:rFonts w:cs="Tahoma"/>
          <w:szCs w:val="24"/>
        </w:rPr>
        <w:t xml:space="preserve"> to make a</w:t>
      </w:r>
      <w:r w:rsidR="00637B80" w:rsidRPr="0024633A">
        <w:rPr>
          <w:rFonts w:cs="Tahoma"/>
          <w:szCs w:val="24"/>
        </w:rPr>
        <w:t>n emergency</w:t>
      </w:r>
      <w:r w:rsidR="009909EC" w:rsidRPr="0024633A">
        <w:rPr>
          <w:rFonts w:cs="Tahoma"/>
          <w:szCs w:val="24"/>
        </w:rPr>
        <w:t xml:space="preserve"> patch to</w:t>
      </w:r>
      <w:r w:rsidRPr="0024633A">
        <w:rPr>
          <w:rFonts w:cs="Tahoma"/>
          <w:szCs w:val="24"/>
        </w:rPr>
        <w:t xml:space="preserve"> the</w:t>
      </w:r>
      <w:r w:rsidR="00637B80" w:rsidRPr="0024633A">
        <w:rPr>
          <w:rFonts w:cs="Tahoma"/>
          <w:szCs w:val="24"/>
        </w:rPr>
        <w:t xml:space="preserve"> production version of the</w:t>
      </w:r>
      <w:r w:rsidRPr="0024633A">
        <w:rPr>
          <w:rFonts w:cs="Tahoma"/>
          <w:szCs w:val="24"/>
        </w:rPr>
        <w:t xml:space="preserve"> </w:t>
      </w:r>
      <w:r w:rsidR="00753054" w:rsidRPr="0024633A">
        <w:rPr>
          <w:rFonts w:cs="Tahoma"/>
          <w:szCs w:val="24"/>
        </w:rPr>
        <w:t>RG</w:t>
      </w:r>
      <w:r w:rsidR="00FB7D16" w:rsidRPr="0024633A">
        <w:rPr>
          <w:rFonts w:cs="Tahoma"/>
          <w:szCs w:val="24"/>
        </w:rPr>
        <w:t xml:space="preserve"> software:</w:t>
      </w:r>
    </w:p>
    <w:p w14:paraId="24FA1CA4" w14:textId="207B8533" w:rsidR="00D37072" w:rsidRPr="0024633A" w:rsidRDefault="00FB7D16" w:rsidP="006F6198">
      <w:pPr>
        <w:numPr>
          <w:ilvl w:val="0"/>
          <w:numId w:val="31"/>
        </w:numPr>
        <w:spacing w:after="240"/>
        <w:ind w:left="720"/>
        <w:rPr>
          <w:rFonts w:cs="Tahoma"/>
          <w:szCs w:val="24"/>
        </w:rPr>
      </w:pPr>
      <w:r w:rsidRPr="0024633A">
        <w:rPr>
          <w:rFonts w:cs="Tahoma"/>
          <w:szCs w:val="24"/>
        </w:rPr>
        <w:t>XML</w:t>
      </w:r>
      <w:r w:rsidR="00D37072" w:rsidRPr="0024633A">
        <w:rPr>
          <w:rFonts w:cs="Tahoma"/>
          <w:szCs w:val="24"/>
        </w:rPr>
        <w:t xml:space="preserve"> data file</w:t>
      </w:r>
      <w:r w:rsidRPr="0024633A">
        <w:rPr>
          <w:rFonts w:cs="Tahoma"/>
          <w:szCs w:val="24"/>
        </w:rPr>
        <w:t>(s)</w:t>
      </w:r>
      <w:r w:rsidR="00637B80" w:rsidRPr="0024633A">
        <w:rPr>
          <w:rFonts w:cs="Tahoma"/>
          <w:szCs w:val="24"/>
        </w:rPr>
        <w:t xml:space="preserve"> that were </w:t>
      </w:r>
      <w:r w:rsidR="00D37072" w:rsidRPr="0024633A">
        <w:rPr>
          <w:rFonts w:cs="Tahoma"/>
          <w:szCs w:val="24"/>
        </w:rPr>
        <w:t xml:space="preserve">sent to the </w:t>
      </w:r>
      <w:r w:rsidR="00753054" w:rsidRPr="0024633A">
        <w:rPr>
          <w:rFonts w:cs="Tahoma"/>
          <w:szCs w:val="24"/>
        </w:rPr>
        <w:t>RG</w:t>
      </w:r>
      <w:r w:rsidR="00D37072" w:rsidRPr="0024633A">
        <w:rPr>
          <w:rFonts w:cs="Tahoma"/>
          <w:szCs w:val="24"/>
        </w:rPr>
        <w:t xml:space="preserve"> that </w:t>
      </w:r>
      <w:r w:rsidRPr="0024633A">
        <w:rPr>
          <w:rFonts w:cs="Tahoma"/>
          <w:szCs w:val="24"/>
        </w:rPr>
        <w:t>triggered</w:t>
      </w:r>
      <w:r w:rsidR="00D37072" w:rsidRPr="0024633A">
        <w:rPr>
          <w:rFonts w:cs="Tahoma"/>
          <w:szCs w:val="24"/>
        </w:rPr>
        <w:t xml:space="preserve"> the problem</w:t>
      </w:r>
      <w:r w:rsidR="009909EC" w:rsidRPr="0024633A">
        <w:rPr>
          <w:rFonts w:cs="Tahoma"/>
          <w:szCs w:val="24"/>
        </w:rPr>
        <w:t xml:space="preserve"> that requires the patch</w:t>
      </w:r>
      <w:r w:rsidRPr="0024633A">
        <w:rPr>
          <w:rFonts w:cs="Tahoma"/>
          <w:szCs w:val="24"/>
        </w:rPr>
        <w:t>.</w:t>
      </w:r>
      <w:r w:rsidR="005479DF" w:rsidRPr="0024633A">
        <w:rPr>
          <w:rFonts w:cs="Tahoma"/>
          <w:szCs w:val="24"/>
        </w:rPr>
        <w:t xml:space="preserve"> </w:t>
      </w:r>
      <w:r w:rsidRPr="0024633A">
        <w:rPr>
          <w:rFonts w:cs="Tahoma"/>
          <w:szCs w:val="24"/>
        </w:rPr>
        <w:t xml:space="preserve">Alternatively, provide the </w:t>
      </w:r>
      <w:r w:rsidR="00D37072" w:rsidRPr="0024633A">
        <w:rPr>
          <w:rFonts w:cs="Tahoma"/>
          <w:szCs w:val="24"/>
        </w:rPr>
        <w:t xml:space="preserve">date/time of the error </w:t>
      </w:r>
      <w:proofErr w:type="gramStart"/>
      <w:r w:rsidR="00D37072" w:rsidRPr="0024633A">
        <w:rPr>
          <w:rFonts w:cs="Tahoma"/>
          <w:szCs w:val="24"/>
        </w:rPr>
        <w:t>in order to</w:t>
      </w:r>
      <w:proofErr w:type="gramEnd"/>
      <w:r w:rsidR="00D37072" w:rsidRPr="0024633A">
        <w:rPr>
          <w:rFonts w:cs="Tahoma"/>
          <w:szCs w:val="24"/>
        </w:rPr>
        <w:t xml:space="preserve"> </w:t>
      </w:r>
      <w:r w:rsidRPr="0024633A">
        <w:rPr>
          <w:rFonts w:cs="Tahoma"/>
          <w:szCs w:val="24"/>
        </w:rPr>
        <w:t>enable referencing the XML</w:t>
      </w:r>
      <w:r w:rsidR="00D37072" w:rsidRPr="0024633A">
        <w:rPr>
          <w:rFonts w:cs="Tahoma"/>
          <w:szCs w:val="24"/>
        </w:rPr>
        <w:t xml:space="preserve"> in the </w:t>
      </w:r>
      <w:r w:rsidR="00EC63A3" w:rsidRPr="0024633A">
        <w:rPr>
          <w:rFonts w:cs="Tahoma"/>
          <w:szCs w:val="24"/>
        </w:rPr>
        <w:t>RG</w:t>
      </w:r>
      <w:r w:rsidRPr="0024633A">
        <w:rPr>
          <w:rFonts w:cs="Tahoma"/>
          <w:szCs w:val="24"/>
        </w:rPr>
        <w:t xml:space="preserve"> log.</w:t>
      </w:r>
    </w:p>
    <w:p w14:paraId="2A29784D" w14:textId="77777777" w:rsidR="00D37072" w:rsidRPr="0024633A" w:rsidRDefault="009909EC" w:rsidP="006F6198">
      <w:pPr>
        <w:numPr>
          <w:ilvl w:val="0"/>
          <w:numId w:val="31"/>
        </w:numPr>
        <w:spacing w:after="240"/>
        <w:ind w:left="720"/>
        <w:rPr>
          <w:rFonts w:cs="Tahoma"/>
          <w:szCs w:val="24"/>
        </w:rPr>
      </w:pPr>
      <w:r w:rsidRPr="0024633A">
        <w:rPr>
          <w:rFonts w:cs="Tahoma"/>
          <w:szCs w:val="24"/>
        </w:rPr>
        <w:t xml:space="preserve">A </w:t>
      </w:r>
      <w:r w:rsidR="001021EC" w:rsidRPr="0024633A">
        <w:rPr>
          <w:rFonts w:cs="Tahoma"/>
          <w:szCs w:val="24"/>
        </w:rPr>
        <w:t xml:space="preserve">written </w:t>
      </w:r>
      <w:r w:rsidRPr="0024633A">
        <w:rPr>
          <w:rFonts w:cs="Tahoma"/>
          <w:szCs w:val="24"/>
        </w:rPr>
        <w:t>d</w:t>
      </w:r>
      <w:r w:rsidR="00D37072" w:rsidRPr="0024633A">
        <w:rPr>
          <w:rFonts w:cs="Tahoma"/>
          <w:szCs w:val="24"/>
        </w:rPr>
        <w:t>escription of the problem</w:t>
      </w:r>
      <w:r w:rsidR="00F66945" w:rsidRPr="0024633A">
        <w:rPr>
          <w:rFonts w:cs="Tahoma"/>
          <w:szCs w:val="24"/>
        </w:rPr>
        <w:t>.</w:t>
      </w:r>
    </w:p>
    <w:p w14:paraId="13F8E8B5" w14:textId="77777777" w:rsidR="00FB7D16" w:rsidRPr="0024633A" w:rsidRDefault="00FB7D16" w:rsidP="006F6198">
      <w:pPr>
        <w:numPr>
          <w:ilvl w:val="0"/>
          <w:numId w:val="31"/>
        </w:numPr>
        <w:spacing w:after="240"/>
        <w:ind w:left="720"/>
        <w:rPr>
          <w:rFonts w:cs="Tahoma"/>
          <w:szCs w:val="24"/>
        </w:rPr>
      </w:pPr>
      <w:r w:rsidRPr="0024633A">
        <w:rPr>
          <w:rFonts w:cs="Tahoma"/>
          <w:szCs w:val="24"/>
        </w:rPr>
        <w:t>If applicable, a written description of the proposed fix submitted by the person requesting the patch (</w:t>
      </w:r>
      <w:proofErr w:type="gramStart"/>
      <w:r w:rsidRPr="0024633A">
        <w:rPr>
          <w:rFonts w:cs="Tahoma"/>
          <w:szCs w:val="24"/>
        </w:rPr>
        <w:t>e.g.</w:t>
      </w:r>
      <w:proofErr w:type="gramEnd"/>
      <w:r w:rsidRPr="0024633A">
        <w:rPr>
          <w:rFonts w:cs="Tahoma"/>
          <w:szCs w:val="24"/>
        </w:rPr>
        <w:t xml:space="preserve"> a solution may have been proposed by a Data Registry technical person</w:t>
      </w:r>
      <w:r w:rsidR="00637B80" w:rsidRPr="0024633A">
        <w:rPr>
          <w:rFonts w:cs="Tahoma"/>
          <w:szCs w:val="24"/>
        </w:rPr>
        <w:t xml:space="preserve">, or by the </w:t>
      </w:r>
      <w:r w:rsidR="00142A4A" w:rsidRPr="0024633A">
        <w:rPr>
          <w:rFonts w:cs="Tahoma"/>
          <w:szCs w:val="24"/>
        </w:rPr>
        <w:t xml:space="preserve">Energy </w:t>
      </w:r>
      <w:r w:rsidR="00637B80" w:rsidRPr="0024633A">
        <w:rPr>
          <w:rFonts w:cs="Tahoma"/>
          <w:szCs w:val="24"/>
        </w:rPr>
        <w:t>Commission's responsible technical contractor or staff</w:t>
      </w:r>
      <w:r w:rsidRPr="0024633A">
        <w:rPr>
          <w:rFonts w:cs="Tahoma"/>
          <w:szCs w:val="24"/>
        </w:rPr>
        <w:t>).</w:t>
      </w:r>
    </w:p>
    <w:p w14:paraId="4F042D36" w14:textId="77777777" w:rsidR="00245ABC" w:rsidRPr="0024633A" w:rsidRDefault="009909EC" w:rsidP="006F6198">
      <w:pPr>
        <w:numPr>
          <w:ilvl w:val="0"/>
          <w:numId w:val="31"/>
        </w:numPr>
        <w:spacing w:after="240"/>
        <w:ind w:left="720"/>
        <w:rPr>
          <w:rFonts w:cs="Tahoma"/>
          <w:szCs w:val="24"/>
        </w:rPr>
      </w:pPr>
      <w:r w:rsidRPr="0024633A">
        <w:rPr>
          <w:rFonts w:cs="Tahoma"/>
          <w:szCs w:val="24"/>
        </w:rPr>
        <w:t xml:space="preserve">Written direction from the responsible </w:t>
      </w:r>
      <w:r w:rsidR="00142A4A" w:rsidRPr="0024633A">
        <w:rPr>
          <w:rFonts w:cs="Tahoma"/>
          <w:szCs w:val="24"/>
        </w:rPr>
        <w:t xml:space="preserve">Energy </w:t>
      </w:r>
      <w:r w:rsidRPr="0024633A">
        <w:rPr>
          <w:rFonts w:cs="Tahoma"/>
          <w:szCs w:val="24"/>
        </w:rPr>
        <w:t>Commission</w:t>
      </w:r>
      <w:r w:rsidR="003C0375" w:rsidRPr="0024633A">
        <w:rPr>
          <w:rFonts w:cs="Tahoma"/>
          <w:szCs w:val="24"/>
        </w:rPr>
        <w:t xml:space="preserve"> </w:t>
      </w:r>
      <w:r w:rsidR="001335A7" w:rsidRPr="0024633A">
        <w:rPr>
          <w:rFonts w:cs="Tahoma"/>
          <w:szCs w:val="24"/>
        </w:rPr>
        <w:t xml:space="preserve">project </w:t>
      </w:r>
      <w:r w:rsidR="003C0375" w:rsidRPr="0024633A">
        <w:rPr>
          <w:rFonts w:cs="Tahoma"/>
          <w:szCs w:val="24"/>
        </w:rPr>
        <w:t>manager</w:t>
      </w:r>
      <w:r w:rsidRPr="0024633A">
        <w:rPr>
          <w:rFonts w:cs="Tahoma"/>
          <w:szCs w:val="24"/>
        </w:rPr>
        <w:t xml:space="preserve"> directing the </w:t>
      </w:r>
      <w:r w:rsidR="00F50C8A" w:rsidRPr="0024633A">
        <w:rPr>
          <w:rFonts w:cs="Tahoma"/>
          <w:szCs w:val="24"/>
        </w:rPr>
        <w:t>technical</w:t>
      </w:r>
      <w:r w:rsidRPr="0024633A">
        <w:rPr>
          <w:rFonts w:cs="Tahoma"/>
          <w:szCs w:val="24"/>
        </w:rPr>
        <w:t xml:space="preserve"> contractor </w:t>
      </w:r>
      <w:r w:rsidR="00FB7D16" w:rsidRPr="0024633A">
        <w:rPr>
          <w:rFonts w:cs="Tahoma"/>
          <w:szCs w:val="24"/>
        </w:rPr>
        <w:t xml:space="preserve">or staff to proceed with the </w:t>
      </w:r>
      <w:r w:rsidRPr="0024633A">
        <w:rPr>
          <w:rFonts w:cs="Tahoma"/>
          <w:szCs w:val="24"/>
        </w:rPr>
        <w:t>patc</w:t>
      </w:r>
      <w:r w:rsidR="00FB7D16" w:rsidRPr="0024633A">
        <w:rPr>
          <w:rFonts w:cs="Tahoma"/>
          <w:szCs w:val="24"/>
        </w:rPr>
        <w:t>h</w:t>
      </w:r>
      <w:r w:rsidRPr="0024633A">
        <w:rPr>
          <w:rFonts w:cs="Tahoma"/>
          <w:szCs w:val="24"/>
        </w:rPr>
        <w:t>.</w:t>
      </w:r>
    </w:p>
    <w:p w14:paraId="6E475911" w14:textId="108DA44A" w:rsidR="001B2176" w:rsidRPr="0024633A" w:rsidRDefault="002769BE" w:rsidP="006F6198">
      <w:pPr>
        <w:spacing w:after="240"/>
        <w:ind w:left="360"/>
        <w:rPr>
          <w:rFonts w:cs="Tahoma"/>
          <w:szCs w:val="24"/>
        </w:rPr>
      </w:pPr>
      <w:r w:rsidRPr="0024633A">
        <w:rPr>
          <w:rFonts w:cs="Tahoma"/>
          <w:szCs w:val="24"/>
        </w:rPr>
        <w:t xml:space="preserve">Patches to the </w:t>
      </w:r>
      <w:r w:rsidR="003C0375" w:rsidRPr="0024633A">
        <w:rPr>
          <w:rFonts w:cs="Tahoma"/>
          <w:szCs w:val="24"/>
        </w:rPr>
        <w:t xml:space="preserve">production version of the </w:t>
      </w:r>
      <w:r w:rsidR="00EC63A3" w:rsidRPr="0024633A">
        <w:rPr>
          <w:rFonts w:cs="Tahoma"/>
          <w:szCs w:val="24"/>
        </w:rPr>
        <w:t>RG</w:t>
      </w:r>
      <w:r w:rsidRPr="0024633A">
        <w:rPr>
          <w:rFonts w:cs="Tahoma"/>
          <w:szCs w:val="24"/>
        </w:rPr>
        <w:t xml:space="preserve"> software must be backward compatible.</w:t>
      </w:r>
      <w:r w:rsidR="005479DF" w:rsidRPr="0024633A">
        <w:rPr>
          <w:rFonts w:cs="Tahoma"/>
          <w:szCs w:val="24"/>
        </w:rPr>
        <w:t xml:space="preserve"> </w:t>
      </w:r>
      <w:r w:rsidRPr="0024633A">
        <w:rPr>
          <w:rFonts w:cs="Tahoma"/>
          <w:szCs w:val="24"/>
        </w:rPr>
        <w:t xml:space="preserve">If the resolution requires a revision that is not backward compatible, the </w:t>
      </w:r>
      <w:r w:rsidR="00EC63A3" w:rsidRPr="0024633A">
        <w:rPr>
          <w:rFonts w:cs="Tahoma"/>
          <w:szCs w:val="24"/>
        </w:rPr>
        <w:t>RG</w:t>
      </w:r>
      <w:r w:rsidRPr="0024633A">
        <w:rPr>
          <w:rFonts w:cs="Tahoma"/>
          <w:szCs w:val="24"/>
        </w:rPr>
        <w:t xml:space="preserve"> software must be revised according to the versioning procedures described in </w:t>
      </w:r>
      <w:r w:rsidR="001B7527" w:rsidRPr="0024633A">
        <w:rPr>
          <w:rFonts w:cs="Tahoma"/>
          <w:szCs w:val="24"/>
        </w:rPr>
        <w:t xml:space="preserve">Sections </w:t>
      </w:r>
      <w:r w:rsidRPr="0024633A">
        <w:rPr>
          <w:rFonts w:cs="Tahoma"/>
          <w:szCs w:val="24"/>
        </w:rPr>
        <w:t xml:space="preserve">2.3.1 through 2.3.4, and </w:t>
      </w:r>
      <w:r w:rsidR="001B7527" w:rsidRPr="0024633A">
        <w:rPr>
          <w:rFonts w:cs="Tahoma"/>
          <w:szCs w:val="24"/>
        </w:rPr>
        <w:t xml:space="preserve">Section </w:t>
      </w:r>
      <w:r w:rsidRPr="0024633A">
        <w:rPr>
          <w:rFonts w:cs="Tahoma"/>
          <w:szCs w:val="24"/>
        </w:rPr>
        <w:t>2.5.4.</w:t>
      </w:r>
      <w:r w:rsidR="005479DF" w:rsidRPr="0024633A">
        <w:rPr>
          <w:rFonts w:cs="Tahoma"/>
          <w:szCs w:val="24"/>
        </w:rPr>
        <w:t xml:space="preserve"> </w:t>
      </w:r>
      <w:r w:rsidRPr="0024633A">
        <w:rPr>
          <w:rFonts w:cs="Tahoma"/>
          <w:szCs w:val="24"/>
        </w:rPr>
        <w:t xml:space="preserve">If </w:t>
      </w:r>
      <w:r w:rsidR="005D5C3B" w:rsidRPr="0024633A">
        <w:rPr>
          <w:rFonts w:cs="Tahoma"/>
          <w:szCs w:val="24"/>
        </w:rPr>
        <w:t>another</w:t>
      </w:r>
      <w:r w:rsidR="00111122" w:rsidRPr="0024633A">
        <w:rPr>
          <w:rFonts w:cs="Tahoma"/>
          <w:szCs w:val="24"/>
        </w:rPr>
        <w:t xml:space="preserve"> </w:t>
      </w:r>
      <w:r w:rsidRPr="0024633A">
        <w:rPr>
          <w:rFonts w:cs="Tahoma"/>
          <w:szCs w:val="24"/>
        </w:rPr>
        <w:t xml:space="preserve">versioning procedure is in progress, refer to </w:t>
      </w:r>
      <w:r w:rsidR="001B7527" w:rsidRPr="0024633A">
        <w:rPr>
          <w:rFonts w:cs="Tahoma"/>
          <w:szCs w:val="24"/>
        </w:rPr>
        <w:t xml:space="preserve">Sections </w:t>
      </w:r>
      <w:r w:rsidRPr="0024633A">
        <w:rPr>
          <w:rFonts w:cs="Tahoma"/>
          <w:szCs w:val="24"/>
        </w:rPr>
        <w:t>2.3.5.1 or 2.3.5.2</w:t>
      </w:r>
      <w:r w:rsidR="003C0375" w:rsidRPr="0024633A">
        <w:rPr>
          <w:rFonts w:cs="Tahoma"/>
          <w:szCs w:val="24"/>
        </w:rPr>
        <w:t xml:space="preserve"> for further direction</w:t>
      </w:r>
      <w:r w:rsidR="002D2615" w:rsidRPr="0024633A">
        <w:rPr>
          <w:rFonts w:cs="Tahoma"/>
          <w:szCs w:val="24"/>
        </w:rPr>
        <w:t>.</w:t>
      </w:r>
    </w:p>
    <w:p w14:paraId="4230C2F5" w14:textId="77777777" w:rsidR="00F50C8A" w:rsidRPr="0024633A" w:rsidRDefault="00843825" w:rsidP="006F6198">
      <w:pPr>
        <w:pStyle w:val="Heading4"/>
        <w:spacing w:after="240"/>
        <w:ind w:hanging="900"/>
        <w:rPr>
          <w:rFonts w:ascii="Tahoma" w:hAnsi="Tahoma" w:cs="Tahoma"/>
          <w:b/>
          <w:szCs w:val="24"/>
        </w:rPr>
      </w:pPr>
      <w:bookmarkStart w:id="1200" w:name="_Toc418094461"/>
      <w:bookmarkStart w:id="1201" w:name="_Toc96009482"/>
      <w:r w:rsidRPr="0024633A">
        <w:rPr>
          <w:rFonts w:ascii="Tahoma" w:hAnsi="Tahoma" w:cs="Tahoma"/>
          <w:b/>
          <w:szCs w:val="24"/>
        </w:rPr>
        <w:t>Patches to Data Registry Software</w:t>
      </w:r>
      <w:bookmarkEnd w:id="1200"/>
      <w:bookmarkEnd w:id="1201"/>
      <w:r w:rsidRPr="0024633A">
        <w:rPr>
          <w:rFonts w:ascii="Tahoma" w:hAnsi="Tahoma" w:cs="Tahoma"/>
          <w:b/>
          <w:szCs w:val="24"/>
        </w:rPr>
        <w:t xml:space="preserve"> </w:t>
      </w:r>
    </w:p>
    <w:p w14:paraId="63B40C7D" w14:textId="24E471EB" w:rsidR="000A2362" w:rsidRPr="0024633A" w:rsidRDefault="000A2362" w:rsidP="006F6198">
      <w:pPr>
        <w:pStyle w:val="StyleLeft05"/>
        <w:spacing w:after="240"/>
        <w:ind w:left="0"/>
        <w:rPr>
          <w:rFonts w:cs="Tahoma"/>
          <w:szCs w:val="24"/>
        </w:rPr>
      </w:pPr>
      <w:r w:rsidRPr="0024633A">
        <w:rPr>
          <w:rFonts w:cs="Tahoma"/>
          <w:szCs w:val="24"/>
        </w:rPr>
        <w:t xml:space="preserve">When a temporary patch to a Data Registry's user </w:t>
      </w:r>
      <w:r w:rsidR="00111122" w:rsidRPr="0024633A">
        <w:rPr>
          <w:rFonts w:cs="Tahoma"/>
          <w:szCs w:val="24"/>
        </w:rPr>
        <w:t xml:space="preserve">interface </w:t>
      </w:r>
      <w:r w:rsidRPr="0024633A">
        <w:rPr>
          <w:rFonts w:cs="Tahoma"/>
          <w:szCs w:val="24"/>
        </w:rPr>
        <w:t xml:space="preserve">or document registration </w:t>
      </w:r>
      <w:r w:rsidR="00E252A1" w:rsidRPr="0024633A">
        <w:rPr>
          <w:rFonts w:cs="Tahoma"/>
          <w:szCs w:val="24"/>
        </w:rPr>
        <w:t>software</w:t>
      </w:r>
      <w:r w:rsidRPr="0024633A">
        <w:rPr>
          <w:rFonts w:cs="Tahoma"/>
          <w:szCs w:val="24"/>
        </w:rPr>
        <w:t xml:space="preserve"> can be utilized to fix severe problems associated with the production version of the </w:t>
      </w:r>
      <w:r w:rsidR="00EC63A3" w:rsidRPr="0024633A">
        <w:rPr>
          <w:rFonts w:cs="Tahoma"/>
          <w:szCs w:val="24"/>
        </w:rPr>
        <w:t>RG</w:t>
      </w:r>
      <w:r w:rsidRPr="0024633A">
        <w:rPr>
          <w:rFonts w:cs="Tahoma"/>
          <w:szCs w:val="24"/>
        </w:rPr>
        <w:t xml:space="preserve"> software, the</w:t>
      </w:r>
      <w:r w:rsidR="003C0375" w:rsidRPr="0024633A">
        <w:rPr>
          <w:rFonts w:cs="Tahoma"/>
          <w:szCs w:val="24"/>
        </w:rPr>
        <w:t xml:space="preserve"> following information should be compiled by the </w:t>
      </w:r>
      <w:r w:rsidR="00142A4A" w:rsidRPr="0024633A">
        <w:rPr>
          <w:rFonts w:cs="Tahoma"/>
          <w:szCs w:val="24"/>
        </w:rPr>
        <w:t xml:space="preserve">Energy </w:t>
      </w:r>
      <w:r w:rsidR="003C0375" w:rsidRPr="0024633A">
        <w:rPr>
          <w:rFonts w:cs="Tahoma"/>
          <w:szCs w:val="24"/>
        </w:rPr>
        <w:t xml:space="preserve">Commission </w:t>
      </w:r>
      <w:r w:rsidR="00AA0964" w:rsidRPr="0024633A">
        <w:rPr>
          <w:rFonts w:cs="Tahoma"/>
          <w:szCs w:val="24"/>
        </w:rPr>
        <w:t>project manager</w:t>
      </w:r>
      <w:r w:rsidR="003C0375" w:rsidRPr="0024633A">
        <w:rPr>
          <w:rFonts w:cs="Tahoma"/>
          <w:szCs w:val="24"/>
        </w:rPr>
        <w:t>, and made available to the applicable Data Registry technical staff</w:t>
      </w:r>
      <w:r w:rsidR="001F106A" w:rsidRPr="0024633A">
        <w:rPr>
          <w:rFonts w:cs="Tahoma"/>
          <w:szCs w:val="24"/>
        </w:rPr>
        <w:t>,</w:t>
      </w:r>
      <w:r w:rsidR="00FF7F50" w:rsidRPr="0024633A">
        <w:rPr>
          <w:rFonts w:cs="Tahoma"/>
          <w:szCs w:val="24"/>
        </w:rPr>
        <w:t xml:space="preserve"> </w:t>
      </w:r>
      <w:r w:rsidR="004A5181" w:rsidRPr="0024633A">
        <w:rPr>
          <w:rFonts w:cs="Tahoma"/>
          <w:szCs w:val="24"/>
        </w:rPr>
        <w:t xml:space="preserve">the </w:t>
      </w:r>
      <w:r w:rsidR="00142A4A" w:rsidRPr="0024633A">
        <w:rPr>
          <w:rFonts w:cs="Tahoma"/>
          <w:szCs w:val="24"/>
        </w:rPr>
        <w:t xml:space="preserve">Energy </w:t>
      </w:r>
      <w:r w:rsidR="004A5181" w:rsidRPr="0024633A">
        <w:rPr>
          <w:rFonts w:cs="Tahoma"/>
          <w:szCs w:val="24"/>
        </w:rPr>
        <w:t>Commission technical consultants</w:t>
      </w:r>
      <w:r w:rsidR="001F106A" w:rsidRPr="0024633A">
        <w:rPr>
          <w:rFonts w:cs="Tahoma"/>
          <w:szCs w:val="24"/>
        </w:rPr>
        <w:t>,</w:t>
      </w:r>
      <w:r w:rsidR="004A5181" w:rsidRPr="0024633A">
        <w:rPr>
          <w:rFonts w:cs="Tahoma"/>
          <w:szCs w:val="24"/>
        </w:rPr>
        <w:t xml:space="preserve"> </w:t>
      </w:r>
      <w:r w:rsidR="001F106A" w:rsidRPr="0024633A">
        <w:rPr>
          <w:rFonts w:cs="Tahoma"/>
          <w:szCs w:val="24"/>
        </w:rPr>
        <w:t xml:space="preserve">and Energy Commission </w:t>
      </w:r>
      <w:r w:rsidR="004A5181" w:rsidRPr="0024633A">
        <w:rPr>
          <w:rFonts w:cs="Tahoma"/>
          <w:szCs w:val="24"/>
        </w:rPr>
        <w:t>staff</w:t>
      </w:r>
      <w:r w:rsidR="00AA0964" w:rsidRPr="0024633A">
        <w:rPr>
          <w:rFonts w:cs="Tahoma"/>
          <w:szCs w:val="24"/>
        </w:rPr>
        <w:t>:</w:t>
      </w:r>
      <w:r w:rsidR="005479DF" w:rsidRPr="0024633A">
        <w:rPr>
          <w:rFonts w:cs="Tahoma"/>
          <w:szCs w:val="24"/>
        </w:rPr>
        <w:t xml:space="preserve"> </w:t>
      </w:r>
    </w:p>
    <w:p w14:paraId="0D500F4D" w14:textId="073A8493" w:rsidR="003C0375" w:rsidRPr="0024633A" w:rsidRDefault="003C0375" w:rsidP="006F6198">
      <w:pPr>
        <w:numPr>
          <w:ilvl w:val="0"/>
          <w:numId w:val="39"/>
        </w:numPr>
        <w:spacing w:after="240"/>
        <w:rPr>
          <w:rFonts w:cs="Tahoma"/>
          <w:szCs w:val="24"/>
        </w:rPr>
      </w:pPr>
      <w:r w:rsidRPr="0024633A">
        <w:rPr>
          <w:rFonts w:cs="Tahoma"/>
          <w:szCs w:val="24"/>
        </w:rPr>
        <w:lastRenderedPageBreak/>
        <w:t xml:space="preserve">XML data file(s) that were sent to the </w:t>
      </w:r>
      <w:r w:rsidR="00EC63A3" w:rsidRPr="0024633A">
        <w:rPr>
          <w:rFonts w:cs="Tahoma"/>
          <w:szCs w:val="24"/>
        </w:rPr>
        <w:t>RG</w:t>
      </w:r>
      <w:r w:rsidRPr="0024633A">
        <w:rPr>
          <w:rFonts w:cs="Tahoma"/>
          <w:szCs w:val="24"/>
        </w:rPr>
        <w:t xml:space="preserve"> that triggered the problem that requires the patch.</w:t>
      </w:r>
      <w:r w:rsidR="005479DF" w:rsidRPr="0024633A">
        <w:rPr>
          <w:rFonts w:cs="Tahoma"/>
          <w:szCs w:val="24"/>
        </w:rPr>
        <w:t xml:space="preserve"> </w:t>
      </w:r>
      <w:r w:rsidRPr="0024633A">
        <w:rPr>
          <w:rFonts w:cs="Tahoma"/>
          <w:szCs w:val="24"/>
        </w:rPr>
        <w:t xml:space="preserve">Alternatively, provide the date/time of the error </w:t>
      </w:r>
      <w:proofErr w:type="gramStart"/>
      <w:r w:rsidRPr="0024633A">
        <w:rPr>
          <w:rFonts w:cs="Tahoma"/>
          <w:szCs w:val="24"/>
        </w:rPr>
        <w:t>in order to</w:t>
      </w:r>
      <w:proofErr w:type="gramEnd"/>
      <w:r w:rsidRPr="0024633A">
        <w:rPr>
          <w:rFonts w:cs="Tahoma"/>
          <w:szCs w:val="24"/>
        </w:rPr>
        <w:t xml:space="preserve"> enable referencing the XML in the </w:t>
      </w:r>
      <w:r w:rsidR="00EC63A3" w:rsidRPr="0024633A">
        <w:rPr>
          <w:rFonts w:cs="Tahoma"/>
          <w:szCs w:val="24"/>
        </w:rPr>
        <w:t>RG</w:t>
      </w:r>
      <w:r w:rsidRPr="0024633A">
        <w:rPr>
          <w:rFonts w:cs="Tahoma"/>
          <w:szCs w:val="24"/>
        </w:rPr>
        <w:t xml:space="preserve"> log.</w:t>
      </w:r>
    </w:p>
    <w:p w14:paraId="5367A210" w14:textId="77777777" w:rsidR="003C0375" w:rsidRPr="0024633A" w:rsidRDefault="003C0375" w:rsidP="006F6198">
      <w:pPr>
        <w:numPr>
          <w:ilvl w:val="0"/>
          <w:numId w:val="39"/>
        </w:numPr>
        <w:spacing w:after="240"/>
        <w:rPr>
          <w:rFonts w:cs="Tahoma"/>
          <w:szCs w:val="24"/>
        </w:rPr>
      </w:pPr>
      <w:r w:rsidRPr="0024633A">
        <w:rPr>
          <w:rFonts w:cs="Tahoma"/>
          <w:szCs w:val="24"/>
        </w:rPr>
        <w:t>A</w:t>
      </w:r>
      <w:r w:rsidR="001335A7" w:rsidRPr="0024633A">
        <w:rPr>
          <w:rFonts w:cs="Tahoma"/>
          <w:szCs w:val="24"/>
        </w:rPr>
        <w:t xml:space="preserve"> written</w:t>
      </w:r>
      <w:r w:rsidRPr="0024633A">
        <w:rPr>
          <w:rFonts w:cs="Tahoma"/>
          <w:szCs w:val="24"/>
        </w:rPr>
        <w:t xml:space="preserve"> description of the problem</w:t>
      </w:r>
      <w:r w:rsidR="00111122" w:rsidRPr="0024633A">
        <w:rPr>
          <w:rFonts w:cs="Tahoma"/>
          <w:szCs w:val="24"/>
        </w:rPr>
        <w:t>.</w:t>
      </w:r>
    </w:p>
    <w:p w14:paraId="49C11648" w14:textId="77777777" w:rsidR="003C0375" w:rsidRPr="0024633A" w:rsidRDefault="003C0375" w:rsidP="006F6198">
      <w:pPr>
        <w:numPr>
          <w:ilvl w:val="0"/>
          <w:numId w:val="39"/>
        </w:numPr>
        <w:spacing w:after="240"/>
        <w:rPr>
          <w:rFonts w:cs="Tahoma"/>
          <w:szCs w:val="24"/>
        </w:rPr>
      </w:pPr>
      <w:r w:rsidRPr="0024633A">
        <w:rPr>
          <w:rFonts w:cs="Tahoma"/>
          <w:szCs w:val="24"/>
        </w:rPr>
        <w:t>If applicable, a written description of the proposed fix submitted by person</w:t>
      </w:r>
      <w:r w:rsidR="00E252A1" w:rsidRPr="0024633A">
        <w:rPr>
          <w:rFonts w:cs="Tahoma"/>
          <w:szCs w:val="24"/>
        </w:rPr>
        <w:t>s</w:t>
      </w:r>
      <w:r w:rsidRPr="0024633A">
        <w:rPr>
          <w:rFonts w:cs="Tahoma"/>
          <w:szCs w:val="24"/>
        </w:rPr>
        <w:t xml:space="preserve"> requesting the patch (</w:t>
      </w:r>
      <w:proofErr w:type="gramStart"/>
      <w:r w:rsidRPr="0024633A">
        <w:rPr>
          <w:rFonts w:cs="Tahoma"/>
          <w:szCs w:val="24"/>
        </w:rPr>
        <w:t>e.g.</w:t>
      </w:r>
      <w:proofErr w:type="gramEnd"/>
      <w:r w:rsidRPr="0024633A">
        <w:rPr>
          <w:rFonts w:cs="Tahoma"/>
          <w:szCs w:val="24"/>
        </w:rPr>
        <w:t xml:space="preserve"> a solution may have been proposed by a Data Registry technical person, or by the </w:t>
      </w:r>
      <w:r w:rsidR="00142A4A" w:rsidRPr="0024633A">
        <w:rPr>
          <w:rFonts w:cs="Tahoma"/>
          <w:szCs w:val="24"/>
        </w:rPr>
        <w:t xml:space="preserve">Energy </w:t>
      </w:r>
      <w:r w:rsidRPr="0024633A">
        <w:rPr>
          <w:rFonts w:cs="Tahoma"/>
          <w:szCs w:val="24"/>
        </w:rPr>
        <w:t>Commission responsible technical contractor or staff).</w:t>
      </w:r>
    </w:p>
    <w:p w14:paraId="0F80932A" w14:textId="77777777" w:rsidR="003C0375" w:rsidRPr="0024633A" w:rsidRDefault="003C0375" w:rsidP="006F6198">
      <w:pPr>
        <w:numPr>
          <w:ilvl w:val="0"/>
          <w:numId w:val="39"/>
        </w:numPr>
        <w:spacing w:after="240"/>
        <w:rPr>
          <w:rFonts w:cs="Tahoma"/>
          <w:szCs w:val="24"/>
        </w:rPr>
      </w:pPr>
      <w:r w:rsidRPr="0024633A">
        <w:rPr>
          <w:rFonts w:cs="Tahoma"/>
          <w:szCs w:val="24"/>
        </w:rPr>
        <w:t xml:space="preserve">Written direction from the responsible </w:t>
      </w:r>
      <w:r w:rsidR="00142A4A" w:rsidRPr="0024633A">
        <w:rPr>
          <w:rFonts w:cs="Tahoma"/>
          <w:szCs w:val="24"/>
        </w:rPr>
        <w:t xml:space="preserve">Energy </w:t>
      </w:r>
      <w:r w:rsidRPr="0024633A">
        <w:rPr>
          <w:rFonts w:cs="Tahoma"/>
          <w:szCs w:val="24"/>
        </w:rPr>
        <w:t xml:space="preserve">Commission </w:t>
      </w:r>
      <w:r w:rsidR="001335A7" w:rsidRPr="0024633A">
        <w:rPr>
          <w:rFonts w:cs="Tahoma"/>
          <w:szCs w:val="24"/>
        </w:rPr>
        <w:t xml:space="preserve">project </w:t>
      </w:r>
      <w:r w:rsidRPr="0024633A">
        <w:rPr>
          <w:rFonts w:cs="Tahoma"/>
          <w:szCs w:val="24"/>
        </w:rPr>
        <w:t xml:space="preserve">manager directing </w:t>
      </w:r>
      <w:r w:rsidR="00E252A1" w:rsidRPr="0024633A">
        <w:rPr>
          <w:rFonts w:cs="Tahoma"/>
          <w:szCs w:val="24"/>
        </w:rPr>
        <w:t xml:space="preserve">Data </w:t>
      </w:r>
      <w:r w:rsidR="005F3C60" w:rsidRPr="0024633A">
        <w:rPr>
          <w:rFonts w:cs="Tahoma"/>
          <w:szCs w:val="24"/>
        </w:rPr>
        <w:t>Registry</w:t>
      </w:r>
      <w:r w:rsidRPr="0024633A">
        <w:rPr>
          <w:rFonts w:cs="Tahoma"/>
          <w:szCs w:val="24"/>
        </w:rPr>
        <w:t xml:space="preserve"> staff to proceed with the patch.</w:t>
      </w:r>
    </w:p>
    <w:p w14:paraId="529A5EEA" w14:textId="3496FE46" w:rsidR="00AF1AFB" w:rsidRPr="0024633A" w:rsidRDefault="003C0375" w:rsidP="006F6198">
      <w:pPr>
        <w:pStyle w:val="StyleLeft05"/>
        <w:spacing w:after="240"/>
        <w:ind w:left="0"/>
        <w:rPr>
          <w:rFonts w:cs="Tahoma"/>
          <w:szCs w:val="24"/>
        </w:rPr>
      </w:pPr>
      <w:r w:rsidRPr="0024633A">
        <w:rPr>
          <w:rFonts w:cs="Tahoma"/>
          <w:szCs w:val="24"/>
        </w:rPr>
        <w:t xml:space="preserve">Patches to </w:t>
      </w:r>
      <w:r w:rsidR="00E252A1" w:rsidRPr="0024633A">
        <w:rPr>
          <w:rFonts w:cs="Tahoma"/>
          <w:szCs w:val="24"/>
        </w:rPr>
        <w:t xml:space="preserve">Data Registry software that uses the </w:t>
      </w:r>
      <w:r w:rsidRPr="0024633A">
        <w:rPr>
          <w:rFonts w:cs="Tahoma"/>
          <w:szCs w:val="24"/>
        </w:rPr>
        <w:t xml:space="preserve">production version of the </w:t>
      </w:r>
      <w:r w:rsidR="00EC63A3" w:rsidRPr="0024633A">
        <w:rPr>
          <w:rFonts w:cs="Tahoma"/>
          <w:szCs w:val="24"/>
        </w:rPr>
        <w:t>RG</w:t>
      </w:r>
      <w:r w:rsidRPr="0024633A">
        <w:rPr>
          <w:rFonts w:cs="Tahoma"/>
          <w:szCs w:val="24"/>
        </w:rPr>
        <w:t xml:space="preserve"> software must be backward compatible.</w:t>
      </w:r>
      <w:r w:rsidR="005479DF" w:rsidRPr="0024633A">
        <w:rPr>
          <w:rFonts w:cs="Tahoma"/>
          <w:szCs w:val="24"/>
        </w:rPr>
        <w:t xml:space="preserve"> </w:t>
      </w:r>
      <w:r w:rsidRPr="0024633A">
        <w:rPr>
          <w:rFonts w:cs="Tahoma"/>
          <w:szCs w:val="24"/>
        </w:rPr>
        <w:t xml:space="preserve">If the </w:t>
      </w:r>
      <w:r w:rsidR="00D76EF1" w:rsidRPr="0024633A">
        <w:rPr>
          <w:rFonts w:cs="Tahoma"/>
          <w:szCs w:val="24"/>
        </w:rPr>
        <w:t xml:space="preserve">issue </w:t>
      </w:r>
      <w:r w:rsidRPr="0024633A">
        <w:rPr>
          <w:rFonts w:cs="Tahoma"/>
          <w:szCs w:val="24"/>
        </w:rPr>
        <w:t xml:space="preserve">resolution requires a revision that is not backward compatible, the </w:t>
      </w:r>
      <w:r w:rsidR="00EC63A3" w:rsidRPr="0024633A">
        <w:rPr>
          <w:rFonts w:cs="Tahoma"/>
          <w:szCs w:val="24"/>
        </w:rPr>
        <w:t>RG</w:t>
      </w:r>
      <w:r w:rsidRPr="0024633A">
        <w:rPr>
          <w:rFonts w:cs="Tahoma"/>
          <w:szCs w:val="24"/>
        </w:rPr>
        <w:t xml:space="preserve"> software must be revised according to the versioning procedures described in </w:t>
      </w:r>
      <w:r w:rsidR="001B7527" w:rsidRPr="0024633A">
        <w:rPr>
          <w:rFonts w:cs="Tahoma"/>
          <w:szCs w:val="24"/>
        </w:rPr>
        <w:t xml:space="preserve">Sections </w:t>
      </w:r>
      <w:r w:rsidRPr="0024633A">
        <w:rPr>
          <w:rFonts w:cs="Tahoma"/>
          <w:szCs w:val="24"/>
        </w:rPr>
        <w:t xml:space="preserve">2.3.1 through 2.3.4, and </w:t>
      </w:r>
      <w:r w:rsidR="001B7527" w:rsidRPr="0024633A">
        <w:rPr>
          <w:rFonts w:cs="Tahoma"/>
          <w:szCs w:val="24"/>
        </w:rPr>
        <w:t xml:space="preserve">Section </w:t>
      </w:r>
      <w:r w:rsidRPr="0024633A">
        <w:rPr>
          <w:rFonts w:cs="Tahoma"/>
          <w:szCs w:val="24"/>
        </w:rPr>
        <w:t>2.5.4.</w:t>
      </w:r>
      <w:r w:rsidR="005479DF" w:rsidRPr="0024633A">
        <w:rPr>
          <w:rFonts w:cs="Tahoma"/>
          <w:szCs w:val="24"/>
        </w:rPr>
        <w:t xml:space="preserve"> </w:t>
      </w:r>
      <w:r w:rsidRPr="0024633A">
        <w:rPr>
          <w:rFonts w:cs="Tahoma"/>
          <w:szCs w:val="24"/>
        </w:rPr>
        <w:t>If a</w:t>
      </w:r>
      <w:r w:rsidR="00354758" w:rsidRPr="0024633A">
        <w:rPr>
          <w:rFonts w:cs="Tahoma"/>
          <w:szCs w:val="24"/>
        </w:rPr>
        <w:t>nother</w:t>
      </w:r>
      <w:r w:rsidRPr="0024633A">
        <w:rPr>
          <w:rFonts w:cs="Tahoma"/>
          <w:szCs w:val="24"/>
        </w:rPr>
        <w:t xml:space="preserve"> versioning procedure is in progress, refer to </w:t>
      </w:r>
      <w:r w:rsidR="001B7527" w:rsidRPr="0024633A">
        <w:rPr>
          <w:rFonts w:cs="Tahoma"/>
          <w:szCs w:val="24"/>
        </w:rPr>
        <w:t xml:space="preserve">Sections </w:t>
      </w:r>
      <w:r w:rsidRPr="0024633A">
        <w:rPr>
          <w:rFonts w:cs="Tahoma"/>
          <w:szCs w:val="24"/>
        </w:rPr>
        <w:t>2.3.5.1 or 2.3.5.2 for further direction.</w:t>
      </w:r>
    </w:p>
    <w:p w14:paraId="07381ABE" w14:textId="77777777" w:rsidR="00D7524C" w:rsidRPr="0024633A" w:rsidRDefault="00DB68A0" w:rsidP="00984A23">
      <w:pPr>
        <w:pStyle w:val="Heading2"/>
        <w:spacing w:after="240"/>
        <w:ind w:left="720" w:hanging="720"/>
        <w:rPr>
          <w:rFonts w:ascii="Tahoma" w:hAnsi="Tahoma" w:cs="Tahoma"/>
          <w:sz w:val="28"/>
          <w:szCs w:val="24"/>
          <w:lang w:val="fr-FR"/>
        </w:rPr>
      </w:pPr>
      <w:bookmarkStart w:id="1202" w:name="_Toc418094462"/>
      <w:bookmarkStart w:id="1203" w:name="_Toc96009483"/>
      <w:r w:rsidRPr="0024633A">
        <w:rPr>
          <w:rFonts w:ascii="Tahoma" w:hAnsi="Tahoma" w:cs="Tahoma"/>
          <w:sz w:val="28"/>
          <w:szCs w:val="24"/>
          <w:lang w:val="fr-FR"/>
        </w:rPr>
        <w:t xml:space="preserve">Compliance Document </w:t>
      </w:r>
      <w:r w:rsidR="00B160F3" w:rsidRPr="0024633A">
        <w:rPr>
          <w:rFonts w:ascii="Tahoma" w:hAnsi="Tahoma" w:cs="Tahoma"/>
          <w:sz w:val="28"/>
          <w:szCs w:val="24"/>
          <w:lang w:val="fr-FR"/>
        </w:rPr>
        <w:t xml:space="preserve">Design </w:t>
      </w:r>
      <w:r w:rsidRPr="0024633A">
        <w:rPr>
          <w:rFonts w:ascii="Tahoma" w:hAnsi="Tahoma" w:cs="Tahoma"/>
          <w:sz w:val="28"/>
          <w:szCs w:val="24"/>
          <w:lang w:val="fr-FR"/>
        </w:rPr>
        <w:t>Files (Appendix A)</w:t>
      </w:r>
      <w:bookmarkEnd w:id="1202"/>
      <w:bookmarkEnd w:id="1203"/>
      <w:r w:rsidR="00B91FCA" w:rsidRPr="0024633A">
        <w:rPr>
          <w:rFonts w:ascii="Tahoma" w:hAnsi="Tahoma" w:cs="Tahoma"/>
          <w:sz w:val="28"/>
          <w:szCs w:val="24"/>
          <w:lang w:val="fr-FR"/>
        </w:rPr>
        <w:t xml:space="preserve"> </w:t>
      </w:r>
    </w:p>
    <w:p w14:paraId="0E669570" w14:textId="7B6D6391" w:rsidR="00CF0F34" w:rsidRPr="0024633A" w:rsidRDefault="00CF0F34" w:rsidP="00984A23">
      <w:pPr>
        <w:pStyle w:val="StyleLeft05"/>
        <w:spacing w:after="240"/>
        <w:ind w:left="0"/>
        <w:rPr>
          <w:rFonts w:cs="Tahoma"/>
        </w:rPr>
      </w:pPr>
      <w:r w:rsidRPr="0024633A">
        <w:rPr>
          <w:rFonts w:cs="Tahoma"/>
        </w:rPr>
        <w:t xml:space="preserve">Appendix A contains a listing of the compliance document design files utilized for </w:t>
      </w:r>
      <w:r w:rsidR="00507E8E" w:rsidRPr="0024633A">
        <w:rPr>
          <w:rFonts w:cs="Tahoma"/>
        </w:rPr>
        <w:t>20</w:t>
      </w:r>
      <w:ins w:id="1204" w:author="Author">
        <w:r w:rsidR="001A1BF4">
          <w:rPr>
            <w:rFonts w:cs="Tahoma"/>
          </w:rPr>
          <w:t>22</w:t>
        </w:r>
      </w:ins>
      <w:del w:id="1205" w:author="Author">
        <w:r w:rsidR="00507E8E" w:rsidRPr="0024633A" w:rsidDel="001A1BF4">
          <w:rPr>
            <w:rFonts w:cs="Tahoma"/>
          </w:rPr>
          <w:delText>19</w:delText>
        </w:r>
      </w:del>
      <w:r w:rsidRPr="0024633A">
        <w:rPr>
          <w:rFonts w:cs="Tahoma"/>
        </w:rPr>
        <w:t xml:space="preserve"> Title 24</w:t>
      </w:r>
      <w:r w:rsidR="007D0D54" w:rsidRPr="0024633A">
        <w:rPr>
          <w:rFonts w:cs="Tahoma"/>
        </w:rPr>
        <w:t>,</w:t>
      </w:r>
      <w:r w:rsidRPr="0024633A">
        <w:rPr>
          <w:rFonts w:cs="Tahoma"/>
        </w:rPr>
        <w:t xml:space="preserve"> Part 6</w:t>
      </w:r>
      <w:r w:rsidR="0067713A" w:rsidRPr="0024633A">
        <w:rPr>
          <w:rFonts w:cs="Tahoma"/>
        </w:rPr>
        <w:t xml:space="preserve"> </w:t>
      </w:r>
      <w:del w:id="1206" w:author="Author">
        <w:r w:rsidRPr="0024633A" w:rsidDel="001A1BF4">
          <w:rPr>
            <w:rFonts w:cs="Tahoma"/>
          </w:rPr>
          <w:delText xml:space="preserve">residential </w:delText>
        </w:r>
      </w:del>
      <w:r w:rsidRPr="0024633A">
        <w:rPr>
          <w:rFonts w:cs="Tahoma"/>
        </w:rPr>
        <w:t>compliance</w:t>
      </w:r>
      <w:r w:rsidR="00920F40" w:rsidRPr="0024633A">
        <w:rPr>
          <w:rFonts w:cs="Tahoma"/>
        </w:rPr>
        <w:t xml:space="preserve"> document development</w:t>
      </w:r>
      <w:r w:rsidR="009731E6" w:rsidRPr="0024633A">
        <w:rPr>
          <w:rFonts w:cs="Tahoma"/>
        </w:rPr>
        <w:t>.</w:t>
      </w:r>
      <w:r w:rsidR="005F3C60" w:rsidRPr="0024633A">
        <w:rPr>
          <w:rFonts w:cs="Tahoma"/>
        </w:rPr>
        <w:t xml:space="preserve"> </w:t>
      </w:r>
      <w:r w:rsidR="009731E6" w:rsidRPr="0024633A">
        <w:rPr>
          <w:rFonts w:cs="Tahoma"/>
        </w:rPr>
        <w:t xml:space="preserve">The Energy Commission </w:t>
      </w:r>
      <w:r w:rsidR="009C0940" w:rsidRPr="0024633A">
        <w:rPr>
          <w:rFonts w:cs="Tahoma"/>
        </w:rPr>
        <w:t xml:space="preserve">project manager </w:t>
      </w:r>
      <w:r w:rsidR="00236C8F" w:rsidRPr="0024633A">
        <w:rPr>
          <w:rFonts w:cs="Tahoma"/>
        </w:rPr>
        <w:t xml:space="preserve">may </w:t>
      </w:r>
      <w:r w:rsidR="009C0940" w:rsidRPr="0024633A">
        <w:rPr>
          <w:rFonts w:cs="Tahoma"/>
        </w:rPr>
        <w:t>grant access</w:t>
      </w:r>
      <w:r w:rsidR="00FB5CF5" w:rsidRPr="0024633A">
        <w:rPr>
          <w:rFonts w:cs="Tahoma"/>
        </w:rPr>
        <w:t xml:space="preserve"> privileges</w:t>
      </w:r>
      <w:r w:rsidR="008E1976" w:rsidRPr="0024633A">
        <w:rPr>
          <w:rFonts w:cs="Tahoma"/>
        </w:rPr>
        <w:t xml:space="preserve"> for Data Registry </w:t>
      </w:r>
      <w:r w:rsidR="005D00AD" w:rsidRPr="0024633A">
        <w:rPr>
          <w:rFonts w:cs="Tahoma"/>
        </w:rPr>
        <w:t>P</w:t>
      </w:r>
      <w:r w:rsidR="008E1976" w:rsidRPr="0024633A">
        <w:rPr>
          <w:rFonts w:cs="Tahoma"/>
        </w:rPr>
        <w:t>roviders, Energy Commission staff, and technical contractors</w:t>
      </w:r>
      <w:r w:rsidR="009C0940" w:rsidRPr="0024633A">
        <w:rPr>
          <w:rFonts w:cs="Tahoma"/>
        </w:rPr>
        <w:t xml:space="preserve"> to view </w:t>
      </w:r>
      <w:r w:rsidRPr="0024633A">
        <w:rPr>
          <w:rFonts w:cs="Tahoma"/>
        </w:rPr>
        <w:t>the current version</w:t>
      </w:r>
      <w:r w:rsidR="009731E6" w:rsidRPr="0024633A">
        <w:rPr>
          <w:rFonts w:cs="Tahoma"/>
        </w:rPr>
        <w:t>s</w:t>
      </w:r>
      <w:r w:rsidRPr="0024633A">
        <w:rPr>
          <w:rFonts w:cs="Tahoma"/>
        </w:rPr>
        <w:t xml:space="preserve"> of each file in the relevant</w:t>
      </w:r>
      <w:r w:rsidR="008F23A9" w:rsidRPr="0024633A">
        <w:rPr>
          <w:rFonts w:cs="Tahoma"/>
        </w:rPr>
        <w:t xml:space="preserve"> </w:t>
      </w:r>
      <w:r w:rsidRPr="0024633A">
        <w:rPr>
          <w:rFonts w:cs="Tahoma"/>
        </w:rPr>
        <w:t>file repository</w:t>
      </w:r>
      <w:r w:rsidR="00B936DC" w:rsidRPr="0024633A">
        <w:rPr>
          <w:rFonts w:cs="Tahoma"/>
        </w:rPr>
        <w:t xml:space="preserve"> hosted at </w:t>
      </w:r>
      <w:r w:rsidR="00A1658B">
        <w:rPr>
          <w:rFonts w:cs="Tahoma"/>
        </w:rPr>
        <w:fldChar w:fldCharType="begin"/>
      </w:r>
      <w:r w:rsidR="00AC5905">
        <w:rPr>
          <w:rFonts w:cs="Tahoma"/>
        </w:rPr>
        <w:instrText>HYPERLINK "https://github.com/california-energy-commission/2022-HERS-Documents-Schema"</w:instrText>
      </w:r>
      <w:r w:rsidR="00A1658B">
        <w:rPr>
          <w:rFonts w:cs="Tahoma"/>
        </w:rPr>
        <w:fldChar w:fldCharType="separate"/>
      </w:r>
      <w:ins w:id="1207" w:author="Author">
        <w:r w:rsidR="00170599" w:rsidRPr="00A1658B">
          <w:rPr>
            <w:rStyle w:val="Hyperlink"/>
            <w:rFonts w:cs="Tahoma"/>
          </w:rPr>
          <w:t>GitHub.com</w:t>
        </w:r>
        <w:r w:rsidR="00A1658B">
          <w:rPr>
            <w:rFonts w:cs="Tahoma"/>
          </w:rPr>
          <w:fldChar w:fldCharType="end"/>
        </w:r>
        <w:r w:rsidR="00E74460">
          <w:rPr>
            <w:rFonts w:cs="Tahoma"/>
          </w:rPr>
          <w:t>.</w:t>
        </w:r>
      </w:ins>
      <w:del w:id="1208" w:author="Author">
        <w:r w:rsidR="00B936DC" w:rsidRPr="0024633A" w:rsidDel="00E74460">
          <w:rPr>
            <w:rFonts w:cs="Tahoma"/>
          </w:rPr>
          <w:delText xml:space="preserve"> at the following URL:</w:delText>
        </w:r>
      </w:del>
    </w:p>
    <w:p w14:paraId="0302C60D" w14:textId="571A2122" w:rsidR="0099203D" w:rsidRPr="0024633A" w:rsidDel="008565F2" w:rsidRDefault="00353104" w:rsidP="00984A23">
      <w:pPr>
        <w:pStyle w:val="StyleLeft05"/>
        <w:spacing w:after="240"/>
        <w:ind w:left="0"/>
        <w:rPr>
          <w:del w:id="1209" w:author="Author"/>
          <w:rStyle w:val="Hyperlink"/>
          <w:rFonts w:eastAsia="Calibri" w:cs="Tahoma"/>
        </w:rPr>
      </w:pPr>
      <w:del w:id="1210" w:author="Author">
        <w:r w:rsidDel="008565F2">
          <w:rPr>
            <w:rFonts w:ascii="Calibri" w:hAnsi="Calibri"/>
            <w:sz w:val="22"/>
          </w:rPr>
          <w:fldChar w:fldCharType="begin"/>
        </w:r>
        <w:r w:rsidDel="008565F2">
          <w:delInstrText xml:space="preserve"> HYPERLINK "https://github.com/california-energy-commission/2019-HERS-Documents-Schema/tree/master/CEC-Documents" </w:delInstrText>
        </w:r>
        <w:r w:rsidDel="008565F2">
          <w:rPr>
            <w:rFonts w:ascii="Calibri" w:hAnsi="Calibri"/>
            <w:sz w:val="22"/>
          </w:rPr>
          <w:fldChar w:fldCharType="separate"/>
        </w:r>
        <w:r w:rsidR="002E0B4A" w:rsidRPr="0024633A" w:rsidDel="008565F2">
          <w:rPr>
            <w:rStyle w:val="Hyperlink"/>
            <w:rFonts w:eastAsia="Calibri" w:cs="Tahoma"/>
          </w:rPr>
          <w:delText>https://github.com/california-energy-commission/2019-HERS-Documents-Schema/tree/master/CEC-Documents</w:delText>
        </w:r>
        <w:r w:rsidDel="008565F2">
          <w:rPr>
            <w:rStyle w:val="Hyperlink"/>
            <w:rFonts w:cs="Tahoma"/>
          </w:rPr>
          <w:fldChar w:fldCharType="end"/>
        </w:r>
      </w:del>
    </w:p>
    <w:p w14:paraId="09A3729B" w14:textId="10ED45B0" w:rsidR="00A95876" w:rsidRPr="0024633A" w:rsidRDefault="00E265F4" w:rsidP="00984A23">
      <w:pPr>
        <w:pStyle w:val="StyleLeft05"/>
        <w:spacing w:after="240"/>
        <w:ind w:left="0"/>
        <w:rPr>
          <w:rFonts w:cs="Tahoma"/>
        </w:rPr>
      </w:pPr>
      <w:r w:rsidRPr="0024633A">
        <w:rPr>
          <w:rFonts w:cs="Tahoma"/>
        </w:rPr>
        <w:t>The c</w:t>
      </w:r>
      <w:r w:rsidR="00A95876" w:rsidRPr="0024633A">
        <w:rPr>
          <w:rFonts w:cs="Tahoma"/>
        </w:rPr>
        <w:t xml:space="preserve">ompliance document </w:t>
      </w:r>
      <w:r w:rsidR="00B160F3" w:rsidRPr="0024633A">
        <w:rPr>
          <w:rFonts w:cs="Tahoma"/>
        </w:rPr>
        <w:t>design</w:t>
      </w:r>
      <w:r w:rsidR="00A95876" w:rsidRPr="0024633A">
        <w:rPr>
          <w:rFonts w:cs="Tahoma"/>
        </w:rPr>
        <w:t xml:space="preserve"> files</w:t>
      </w:r>
      <w:r w:rsidRPr="0024633A">
        <w:rPr>
          <w:rFonts w:cs="Tahoma"/>
        </w:rPr>
        <w:t xml:space="preserve"> </w:t>
      </w:r>
      <w:r w:rsidR="00FE3055" w:rsidRPr="0024633A">
        <w:rPr>
          <w:rFonts w:cs="Tahoma"/>
        </w:rPr>
        <w:t>contained in</w:t>
      </w:r>
      <w:r w:rsidRPr="0024633A">
        <w:rPr>
          <w:rFonts w:cs="Tahoma"/>
        </w:rPr>
        <w:t xml:space="preserve"> Appendix A specify the basic requirements for the document data content and the graphical representations of the data</w:t>
      </w:r>
      <w:r w:rsidR="00FE3055" w:rsidRPr="0024633A">
        <w:rPr>
          <w:rFonts w:cs="Tahoma"/>
        </w:rPr>
        <w:t xml:space="preserve"> reported on the document</w:t>
      </w:r>
      <w:r w:rsidRPr="0024633A">
        <w:rPr>
          <w:rFonts w:cs="Tahoma"/>
        </w:rPr>
        <w:t>.</w:t>
      </w:r>
      <w:r w:rsidR="005479DF" w:rsidRPr="0024633A">
        <w:rPr>
          <w:rFonts w:cs="Tahoma"/>
        </w:rPr>
        <w:t xml:space="preserve"> </w:t>
      </w:r>
      <w:r w:rsidRPr="0024633A">
        <w:rPr>
          <w:rFonts w:cs="Tahoma"/>
        </w:rPr>
        <w:t xml:space="preserve">These basic requirements guide the creation of the compliance document schemas and </w:t>
      </w:r>
      <w:r w:rsidR="005F3C60" w:rsidRPr="0024633A">
        <w:rPr>
          <w:rFonts w:cs="Tahoma"/>
        </w:rPr>
        <w:t xml:space="preserve">XSL </w:t>
      </w:r>
      <w:r w:rsidRPr="0024633A">
        <w:rPr>
          <w:rFonts w:cs="Tahoma"/>
        </w:rPr>
        <w:t>files utilized by the RG.</w:t>
      </w:r>
      <w:r w:rsidR="005479DF" w:rsidRPr="0024633A">
        <w:rPr>
          <w:rFonts w:cs="Tahoma"/>
        </w:rPr>
        <w:t xml:space="preserve"> </w:t>
      </w:r>
      <w:r w:rsidR="00A95876" w:rsidRPr="0024633A">
        <w:rPr>
          <w:rFonts w:cs="Tahoma"/>
        </w:rPr>
        <w:t xml:space="preserve">The information contained in each of the compliance document </w:t>
      </w:r>
      <w:r w:rsidR="0079641B" w:rsidRPr="0024633A">
        <w:rPr>
          <w:rFonts w:cs="Tahoma"/>
        </w:rPr>
        <w:t>design</w:t>
      </w:r>
      <w:r w:rsidR="00A95876" w:rsidRPr="0024633A">
        <w:rPr>
          <w:rFonts w:cs="Tahoma"/>
        </w:rPr>
        <w:t xml:space="preserve"> files is organized into three sections/categories</w:t>
      </w:r>
      <w:r w:rsidR="00AE081E" w:rsidRPr="0024633A">
        <w:rPr>
          <w:rFonts w:cs="Tahoma"/>
        </w:rPr>
        <w:t xml:space="preserve"> which</w:t>
      </w:r>
      <w:r w:rsidR="006A7D2F" w:rsidRPr="0024633A">
        <w:rPr>
          <w:rFonts w:cs="Tahoma"/>
        </w:rPr>
        <w:t xml:space="preserve"> are described in </w:t>
      </w:r>
      <w:r w:rsidR="001B7527" w:rsidRPr="0024633A">
        <w:rPr>
          <w:rFonts w:cs="Tahoma"/>
        </w:rPr>
        <w:t xml:space="preserve">Section </w:t>
      </w:r>
      <w:r w:rsidR="00AE081E" w:rsidRPr="0024633A">
        <w:rPr>
          <w:rFonts w:cs="Tahoma"/>
        </w:rPr>
        <w:t xml:space="preserve">2.4.1, </w:t>
      </w:r>
      <w:r w:rsidR="001B7527" w:rsidRPr="0024633A">
        <w:rPr>
          <w:rFonts w:cs="Tahoma"/>
        </w:rPr>
        <w:t xml:space="preserve">Section </w:t>
      </w:r>
      <w:r w:rsidR="00AE081E" w:rsidRPr="0024633A">
        <w:rPr>
          <w:rFonts w:cs="Tahoma"/>
        </w:rPr>
        <w:t xml:space="preserve">2.4.2, and </w:t>
      </w:r>
      <w:r w:rsidR="001B7527" w:rsidRPr="0024633A">
        <w:rPr>
          <w:rFonts w:cs="Tahoma"/>
        </w:rPr>
        <w:t xml:space="preserve">Section </w:t>
      </w:r>
      <w:r w:rsidR="00AE081E" w:rsidRPr="0024633A">
        <w:rPr>
          <w:rFonts w:cs="Tahoma"/>
        </w:rPr>
        <w:t>2.4.3</w:t>
      </w:r>
      <w:r w:rsidR="00A95876" w:rsidRPr="0024633A">
        <w:rPr>
          <w:rFonts w:cs="Tahoma"/>
        </w:rPr>
        <w:t>.</w:t>
      </w:r>
      <w:r w:rsidR="005479DF" w:rsidRPr="0024633A">
        <w:rPr>
          <w:rFonts w:cs="Tahoma"/>
        </w:rPr>
        <w:t xml:space="preserve"> </w:t>
      </w:r>
      <w:ins w:id="1211" w:author="Author">
        <w:r w:rsidR="001A1BF4">
          <w:rPr>
            <w:rFonts w:cs="Tahoma"/>
          </w:rPr>
          <w:t xml:space="preserve">Low-rise multifamily </w:t>
        </w:r>
        <w:r w:rsidR="00095A1B">
          <w:rPr>
            <w:rFonts w:cs="Tahoma"/>
          </w:rPr>
          <w:t xml:space="preserve">compliance </w:t>
        </w:r>
        <w:r w:rsidR="001A1BF4">
          <w:rPr>
            <w:rFonts w:cs="Tahoma"/>
          </w:rPr>
          <w:t xml:space="preserve">documents are organized in a different format, which is outlined in Section 2.4.4. </w:t>
        </w:r>
      </w:ins>
      <w:r w:rsidR="00AE4CC9" w:rsidRPr="0024633A">
        <w:rPr>
          <w:rFonts w:cs="Tahoma"/>
        </w:rPr>
        <w:t xml:space="preserve">An example </w:t>
      </w:r>
      <w:r w:rsidR="00246922" w:rsidRPr="0024633A">
        <w:rPr>
          <w:rFonts w:cs="Tahoma"/>
        </w:rPr>
        <w:t xml:space="preserve">of the contents of a compliance document </w:t>
      </w:r>
      <w:r w:rsidR="00CF0F34" w:rsidRPr="0024633A">
        <w:rPr>
          <w:rFonts w:cs="Tahoma"/>
        </w:rPr>
        <w:t>design</w:t>
      </w:r>
      <w:r w:rsidR="00246922" w:rsidRPr="0024633A">
        <w:rPr>
          <w:rFonts w:cs="Tahoma"/>
        </w:rPr>
        <w:t xml:space="preserve"> file is given at the end of Appendix A.</w:t>
      </w:r>
      <w:r w:rsidR="005479DF" w:rsidRPr="0024633A">
        <w:rPr>
          <w:rFonts w:cs="Tahoma"/>
        </w:rPr>
        <w:t xml:space="preserve"> </w:t>
      </w:r>
    </w:p>
    <w:p w14:paraId="5E706B90" w14:textId="77777777" w:rsidR="00D7524C" w:rsidRPr="0024633A" w:rsidRDefault="006B393D" w:rsidP="00984A23">
      <w:pPr>
        <w:pStyle w:val="Heading3"/>
        <w:tabs>
          <w:tab w:val="clear" w:pos="900"/>
        </w:tabs>
        <w:spacing w:after="240"/>
        <w:rPr>
          <w:rFonts w:ascii="Tahoma" w:hAnsi="Tahoma" w:cs="Tahoma"/>
          <w:b/>
          <w:i w:val="0"/>
          <w:sz w:val="24"/>
        </w:rPr>
      </w:pPr>
      <w:bookmarkStart w:id="1212" w:name="_Toc418094463"/>
      <w:bookmarkStart w:id="1213" w:name="_Toc96009484"/>
      <w:r w:rsidRPr="0024633A">
        <w:rPr>
          <w:rFonts w:ascii="Tahoma" w:hAnsi="Tahoma" w:cs="Tahoma"/>
          <w:b/>
          <w:i w:val="0"/>
          <w:sz w:val="24"/>
        </w:rPr>
        <w:lastRenderedPageBreak/>
        <w:t xml:space="preserve">Graphical </w:t>
      </w:r>
      <w:r w:rsidR="00DB68A0" w:rsidRPr="0024633A">
        <w:rPr>
          <w:rFonts w:ascii="Tahoma" w:hAnsi="Tahoma" w:cs="Tahoma"/>
          <w:b/>
          <w:i w:val="0"/>
          <w:sz w:val="24"/>
        </w:rPr>
        <w:t>Layout</w:t>
      </w:r>
      <w:bookmarkEnd w:id="1212"/>
      <w:bookmarkEnd w:id="1213"/>
    </w:p>
    <w:p w14:paraId="19DB698D" w14:textId="5FBD98CB" w:rsidR="002F10ED" w:rsidRPr="0024633A" w:rsidDel="001A1BF4" w:rsidRDefault="001A1BF4" w:rsidP="00984A23">
      <w:pPr>
        <w:pStyle w:val="StyleLeft05"/>
        <w:spacing w:after="240"/>
        <w:ind w:left="0"/>
        <w:rPr>
          <w:del w:id="1214" w:author="Author"/>
          <w:rFonts w:cs="Tahoma"/>
        </w:rPr>
      </w:pPr>
      <w:ins w:id="1215" w:author="Author">
        <w:r>
          <w:rPr>
            <w:rFonts w:cs="Tahoma"/>
          </w:rPr>
          <w:t xml:space="preserve">For single-family compliance </w:t>
        </w:r>
        <w:r w:rsidR="00F7310E">
          <w:rPr>
            <w:rFonts w:cs="Tahoma"/>
          </w:rPr>
          <w:t>and HERS low-rise multifamily documents</w:t>
        </w:r>
        <w:r>
          <w:rPr>
            <w:rFonts w:cs="Tahoma"/>
          </w:rPr>
          <w:t xml:space="preserve">, </w:t>
        </w:r>
      </w:ins>
      <w:del w:id="1216" w:author="Author">
        <w:r w:rsidR="002F10ED" w:rsidRPr="0024633A" w:rsidDel="001A1BF4">
          <w:rPr>
            <w:rFonts w:cs="Tahoma"/>
          </w:rPr>
          <w:delText>T</w:delText>
        </w:r>
      </w:del>
      <w:ins w:id="1217" w:author="Author">
        <w:r>
          <w:rPr>
            <w:rFonts w:cs="Tahoma"/>
          </w:rPr>
          <w:t>t</w:t>
        </w:r>
      </w:ins>
      <w:r w:rsidR="002F10ED" w:rsidRPr="0024633A">
        <w:rPr>
          <w:rFonts w:cs="Tahoma"/>
        </w:rPr>
        <w:t xml:space="preserve">he </w:t>
      </w:r>
      <w:r w:rsidR="00033A1A" w:rsidRPr="0024633A">
        <w:rPr>
          <w:rFonts w:cs="Tahoma"/>
        </w:rPr>
        <w:t xml:space="preserve">first </w:t>
      </w:r>
      <w:r w:rsidR="0058239B" w:rsidRPr="0024633A">
        <w:rPr>
          <w:rFonts w:cs="Tahoma"/>
        </w:rPr>
        <w:t>section in</w:t>
      </w:r>
      <w:r w:rsidR="00033A1A" w:rsidRPr="0024633A">
        <w:rPr>
          <w:rFonts w:cs="Tahoma"/>
        </w:rPr>
        <w:t xml:space="preserve"> the </w:t>
      </w:r>
      <w:del w:id="1218" w:author="Author">
        <w:r w:rsidR="00377F52" w:rsidRPr="0024633A" w:rsidDel="00095A1B">
          <w:rPr>
            <w:rFonts w:cs="Tahoma"/>
          </w:rPr>
          <w:delText xml:space="preserve">compliance </w:delText>
        </w:r>
        <w:r w:rsidR="00033A1A" w:rsidRPr="0024633A" w:rsidDel="00095A1B">
          <w:rPr>
            <w:rFonts w:cs="Tahoma"/>
          </w:rPr>
          <w:delText xml:space="preserve">document </w:delText>
        </w:r>
      </w:del>
      <w:r w:rsidR="00D8330D" w:rsidRPr="0024633A">
        <w:rPr>
          <w:rFonts w:cs="Tahoma"/>
        </w:rPr>
        <w:t>design</w:t>
      </w:r>
      <w:r w:rsidR="00033A1A" w:rsidRPr="0024633A">
        <w:rPr>
          <w:rFonts w:cs="Tahoma"/>
        </w:rPr>
        <w:t xml:space="preserve"> </w:t>
      </w:r>
      <w:r w:rsidR="00377F52" w:rsidRPr="0024633A">
        <w:rPr>
          <w:rFonts w:cs="Tahoma"/>
        </w:rPr>
        <w:t>file is</w:t>
      </w:r>
      <w:r w:rsidR="00033A1A" w:rsidRPr="0024633A">
        <w:rPr>
          <w:rFonts w:cs="Tahoma"/>
        </w:rPr>
        <w:t xml:space="preserve"> the </w:t>
      </w:r>
      <w:r w:rsidR="006B393D" w:rsidRPr="0024633A">
        <w:rPr>
          <w:rFonts w:cs="Tahoma"/>
        </w:rPr>
        <w:t>graphical</w:t>
      </w:r>
      <w:r w:rsidR="002F10ED" w:rsidRPr="0024633A">
        <w:rPr>
          <w:rFonts w:cs="Tahoma"/>
        </w:rPr>
        <w:t xml:space="preserve"> layout section </w:t>
      </w:r>
      <w:r w:rsidR="00033A1A" w:rsidRPr="0024633A">
        <w:rPr>
          <w:rFonts w:cs="Tahoma"/>
        </w:rPr>
        <w:t>which describes</w:t>
      </w:r>
      <w:r w:rsidR="002F10ED" w:rsidRPr="0024633A">
        <w:rPr>
          <w:rFonts w:cs="Tahoma"/>
        </w:rPr>
        <w:t xml:space="preserve"> the graphical representation</w:t>
      </w:r>
      <w:r w:rsidR="00FE3055" w:rsidRPr="0024633A">
        <w:rPr>
          <w:rFonts w:cs="Tahoma"/>
        </w:rPr>
        <w:t>s</w:t>
      </w:r>
      <w:r w:rsidR="002F10ED" w:rsidRPr="0024633A">
        <w:rPr>
          <w:rFonts w:cs="Tahoma"/>
        </w:rPr>
        <w:t xml:space="preserve"> </w:t>
      </w:r>
      <w:r w:rsidR="00FE3055" w:rsidRPr="0024633A">
        <w:rPr>
          <w:rFonts w:cs="Tahoma"/>
        </w:rPr>
        <w:t>for</w:t>
      </w:r>
      <w:r w:rsidR="002F10ED" w:rsidRPr="0024633A">
        <w:rPr>
          <w:rFonts w:cs="Tahoma"/>
        </w:rPr>
        <w:t xml:space="preserve"> the </w:t>
      </w:r>
      <w:r w:rsidR="00377F52" w:rsidRPr="0024633A">
        <w:rPr>
          <w:rFonts w:cs="Tahoma"/>
        </w:rPr>
        <w:t xml:space="preserve">sections </w:t>
      </w:r>
      <w:r w:rsidR="00FE3055" w:rsidRPr="0024633A">
        <w:rPr>
          <w:rFonts w:cs="Tahoma"/>
        </w:rPr>
        <w:t>contained in</w:t>
      </w:r>
      <w:r w:rsidR="00377F52" w:rsidRPr="0024633A">
        <w:rPr>
          <w:rFonts w:cs="Tahoma"/>
        </w:rPr>
        <w:t xml:space="preserve"> the </w:t>
      </w:r>
      <w:r w:rsidR="002F10ED" w:rsidRPr="0024633A">
        <w:rPr>
          <w:rFonts w:cs="Tahoma"/>
        </w:rPr>
        <w:t>completed compliance document</w:t>
      </w:r>
      <w:r w:rsidR="00377F52" w:rsidRPr="0024633A">
        <w:rPr>
          <w:rFonts w:cs="Tahoma"/>
        </w:rPr>
        <w:t>, but</w:t>
      </w:r>
      <w:r w:rsidR="006B393D" w:rsidRPr="0024633A">
        <w:rPr>
          <w:rFonts w:cs="Tahoma"/>
        </w:rPr>
        <w:t xml:space="preserve"> without any representation of </w:t>
      </w:r>
      <w:r w:rsidR="00FE3055" w:rsidRPr="0024633A">
        <w:rPr>
          <w:rFonts w:cs="Tahoma"/>
        </w:rPr>
        <w:t xml:space="preserve">user-specific </w:t>
      </w:r>
      <w:r w:rsidR="006B393D" w:rsidRPr="0024633A">
        <w:rPr>
          <w:rFonts w:cs="Tahoma"/>
        </w:rPr>
        <w:t xml:space="preserve">data that would otherwise be required to be shown </w:t>
      </w:r>
      <w:r w:rsidR="00377F52" w:rsidRPr="0024633A">
        <w:rPr>
          <w:rFonts w:cs="Tahoma"/>
        </w:rPr>
        <w:t xml:space="preserve">in the data fields </w:t>
      </w:r>
      <w:r w:rsidR="006B393D" w:rsidRPr="0024633A">
        <w:rPr>
          <w:rFonts w:cs="Tahoma"/>
        </w:rPr>
        <w:t xml:space="preserve">on </w:t>
      </w:r>
      <w:r w:rsidR="00AE4CC9" w:rsidRPr="0024633A">
        <w:rPr>
          <w:rFonts w:cs="Tahoma"/>
        </w:rPr>
        <w:t xml:space="preserve">a </w:t>
      </w:r>
      <w:r w:rsidR="006B393D" w:rsidRPr="0024633A">
        <w:rPr>
          <w:rFonts w:cs="Tahoma"/>
        </w:rPr>
        <w:t>completed document.</w:t>
      </w:r>
      <w:r w:rsidR="005479DF" w:rsidRPr="0024633A">
        <w:rPr>
          <w:rFonts w:cs="Tahoma"/>
        </w:rPr>
        <w:t xml:space="preserve"> </w:t>
      </w:r>
      <w:r w:rsidR="00377F52" w:rsidRPr="0024633A">
        <w:rPr>
          <w:rFonts w:cs="Tahoma"/>
        </w:rPr>
        <w:t>This graphical layout</w:t>
      </w:r>
      <w:r w:rsidR="00A821A9" w:rsidRPr="0024633A">
        <w:rPr>
          <w:rFonts w:cs="Tahoma"/>
        </w:rPr>
        <w:t>,</w:t>
      </w:r>
      <w:r w:rsidR="00377F52" w:rsidRPr="0024633A">
        <w:rPr>
          <w:rFonts w:cs="Tahoma"/>
        </w:rPr>
        <w:t xml:space="preserve"> </w:t>
      </w:r>
      <w:r w:rsidR="00A821A9" w:rsidRPr="0024633A">
        <w:rPr>
          <w:rFonts w:cs="Tahoma"/>
        </w:rPr>
        <w:t xml:space="preserve">along with the user instructions described below in Section 2.4.2, </w:t>
      </w:r>
      <w:r w:rsidR="00377F52" w:rsidRPr="0024633A">
        <w:rPr>
          <w:rFonts w:cs="Tahoma"/>
        </w:rPr>
        <w:t xml:space="preserve">is published </w:t>
      </w:r>
      <w:r w:rsidR="00AE4CC9" w:rsidRPr="0024633A">
        <w:rPr>
          <w:rFonts w:cs="Tahoma"/>
        </w:rPr>
        <w:t>(</w:t>
      </w:r>
      <w:r w:rsidR="00377F52" w:rsidRPr="0024633A">
        <w:rPr>
          <w:rFonts w:cs="Tahoma"/>
        </w:rPr>
        <w:t>for information only</w:t>
      </w:r>
      <w:r w:rsidR="00AE4CC9" w:rsidRPr="0024633A">
        <w:rPr>
          <w:rFonts w:cs="Tahoma"/>
        </w:rPr>
        <w:t>)</w:t>
      </w:r>
      <w:r w:rsidR="00377F52" w:rsidRPr="0024633A">
        <w:rPr>
          <w:rFonts w:cs="Tahoma"/>
        </w:rPr>
        <w:t xml:space="preserve"> </w:t>
      </w:r>
      <w:r w:rsidR="00A821A9" w:rsidRPr="0024633A">
        <w:rPr>
          <w:rFonts w:cs="Tahoma"/>
        </w:rPr>
        <w:t>on the Energy Commission website in conjunction with</w:t>
      </w:r>
      <w:r w:rsidR="00377F52" w:rsidRPr="0024633A">
        <w:rPr>
          <w:rFonts w:cs="Tahoma"/>
        </w:rPr>
        <w:t xml:space="preserve"> the</w:t>
      </w:r>
      <w:r w:rsidR="00A15F65" w:rsidRPr="0024633A">
        <w:rPr>
          <w:rFonts w:cs="Tahoma"/>
        </w:rPr>
        <w:t xml:space="preserve"> publishing of the</w:t>
      </w:r>
      <w:r w:rsidR="00377F52" w:rsidRPr="0024633A">
        <w:rPr>
          <w:rFonts w:cs="Tahoma"/>
        </w:rPr>
        <w:t xml:space="preserve"> </w:t>
      </w:r>
      <w:r w:rsidR="00FB5CF5" w:rsidRPr="0024633A">
        <w:rPr>
          <w:rFonts w:cs="Tahoma"/>
          <w:i/>
        </w:rPr>
        <w:t xml:space="preserve">Residential Compliance </w:t>
      </w:r>
      <w:proofErr w:type="spellStart"/>
      <w:r w:rsidR="00FB5CF5" w:rsidRPr="0024633A">
        <w:rPr>
          <w:rFonts w:cs="Tahoma"/>
          <w:i/>
        </w:rPr>
        <w:t>Manual</w:t>
      </w:r>
      <w:r w:rsidR="00BC628E" w:rsidRPr="0024633A">
        <w:rPr>
          <w:rFonts w:cs="Tahoma"/>
        </w:rPr>
        <w:t>.</w:t>
      </w:r>
    </w:p>
    <w:p w14:paraId="116D11D4" w14:textId="77777777" w:rsidR="00D7524C" w:rsidRPr="0024633A" w:rsidRDefault="00B91FCA" w:rsidP="00984A23">
      <w:pPr>
        <w:pStyle w:val="Heading3"/>
        <w:tabs>
          <w:tab w:val="clear" w:pos="900"/>
          <w:tab w:val="left" w:pos="720"/>
        </w:tabs>
        <w:spacing w:after="240"/>
        <w:rPr>
          <w:rFonts w:ascii="Tahoma" w:hAnsi="Tahoma" w:cs="Tahoma"/>
          <w:b/>
          <w:i w:val="0"/>
          <w:sz w:val="24"/>
        </w:rPr>
      </w:pPr>
      <w:bookmarkStart w:id="1219" w:name="_Toc418094464"/>
      <w:bookmarkStart w:id="1220" w:name="_Toc96009485"/>
      <w:r w:rsidRPr="0024633A">
        <w:rPr>
          <w:rFonts w:ascii="Tahoma" w:hAnsi="Tahoma" w:cs="Tahoma"/>
          <w:b/>
          <w:i w:val="0"/>
          <w:sz w:val="24"/>
        </w:rPr>
        <w:t>User</w:t>
      </w:r>
      <w:proofErr w:type="spellEnd"/>
      <w:r w:rsidRPr="0024633A">
        <w:rPr>
          <w:rFonts w:ascii="Tahoma" w:hAnsi="Tahoma" w:cs="Tahoma"/>
          <w:b/>
          <w:i w:val="0"/>
          <w:sz w:val="24"/>
        </w:rPr>
        <w:t xml:space="preserve"> Instructions</w:t>
      </w:r>
      <w:bookmarkEnd w:id="1219"/>
      <w:bookmarkEnd w:id="1220"/>
    </w:p>
    <w:p w14:paraId="2051B00F" w14:textId="77777777" w:rsidR="00CF0F34" w:rsidRPr="0024633A" w:rsidRDefault="00377F52" w:rsidP="00984A23">
      <w:pPr>
        <w:pStyle w:val="StyleLeft05"/>
        <w:spacing w:after="240"/>
        <w:ind w:left="0"/>
        <w:rPr>
          <w:rFonts w:cs="Tahoma"/>
        </w:rPr>
      </w:pPr>
      <w:r w:rsidRPr="0024633A">
        <w:rPr>
          <w:rFonts w:cs="Tahoma"/>
        </w:rPr>
        <w:t xml:space="preserve">The second section </w:t>
      </w:r>
      <w:r w:rsidR="00FE3055" w:rsidRPr="0024633A">
        <w:rPr>
          <w:rFonts w:cs="Tahoma"/>
        </w:rPr>
        <w:t xml:space="preserve">in the compliance document </w:t>
      </w:r>
      <w:r w:rsidR="00D8330D" w:rsidRPr="0024633A">
        <w:rPr>
          <w:rFonts w:cs="Tahoma"/>
        </w:rPr>
        <w:t>design</w:t>
      </w:r>
      <w:r w:rsidR="00246922" w:rsidRPr="0024633A">
        <w:rPr>
          <w:rFonts w:cs="Tahoma"/>
        </w:rPr>
        <w:t xml:space="preserve"> file is the user instructions section</w:t>
      </w:r>
      <w:r w:rsidR="00FF7F50" w:rsidRPr="0024633A">
        <w:rPr>
          <w:rFonts w:cs="Tahoma"/>
        </w:rPr>
        <w:t>,</w:t>
      </w:r>
      <w:r w:rsidR="00BC628E" w:rsidRPr="0024633A">
        <w:rPr>
          <w:rFonts w:cs="Tahoma"/>
        </w:rPr>
        <w:t xml:space="preserve"> which is provided </w:t>
      </w:r>
      <w:proofErr w:type="gramStart"/>
      <w:r w:rsidR="00BC628E" w:rsidRPr="0024633A">
        <w:rPr>
          <w:rFonts w:cs="Tahoma"/>
        </w:rPr>
        <w:t>in order to</w:t>
      </w:r>
      <w:proofErr w:type="gramEnd"/>
      <w:r w:rsidR="00BC628E" w:rsidRPr="0024633A">
        <w:rPr>
          <w:rFonts w:cs="Tahoma"/>
        </w:rPr>
        <w:t xml:space="preserve"> educate users of the Data Registries and to facilitate data collection by users in the field</w:t>
      </w:r>
      <w:r w:rsidR="00201921" w:rsidRPr="0024633A">
        <w:rPr>
          <w:rFonts w:cs="Tahoma"/>
        </w:rPr>
        <w:t>.</w:t>
      </w:r>
      <w:r w:rsidR="005479DF" w:rsidRPr="0024633A">
        <w:rPr>
          <w:rFonts w:cs="Tahoma"/>
        </w:rPr>
        <w:t xml:space="preserve"> </w:t>
      </w:r>
      <w:r w:rsidR="00201921" w:rsidRPr="0024633A">
        <w:rPr>
          <w:rFonts w:cs="Tahoma"/>
        </w:rPr>
        <w:t>Th</w:t>
      </w:r>
      <w:r w:rsidR="00AD52D4" w:rsidRPr="0024633A">
        <w:rPr>
          <w:rFonts w:cs="Tahoma"/>
        </w:rPr>
        <w:t xml:space="preserve">e instructions are organized according to </w:t>
      </w:r>
      <w:r w:rsidR="00201921" w:rsidRPr="0024633A">
        <w:rPr>
          <w:rFonts w:cs="Tahoma"/>
        </w:rPr>
        <w:t>the section and field numbering</w:t>
      </w:r>
      <w:r w:rsidR="00AD52D4" w:rsidRPr="0024633A">
        <w:rPr>
          <w:rFonts w:cs="Tahoma"/>
        </w:rPr>
        <w:t>s</w:t>
      </w:r>
      <w:r w:rsidR="00201921" w:rsidRPr="0024633A">
        <w:rPr>
          <w:rFonts w:cs="Tahoma"/>
        </w:rPr>
        <w:t xml:space="preserve"> used in the relevant sections of the </w:t>
      </w:r>
      <w:r w:rsidR="00B936DC" w:rsidRPr="0024633A">
        <w:rPr>
          <w:rFonts w:cs="Tahoma"/>
        </w:rPr>
        <w:t>g</w:t>
      </w:r>
      <w:r w:rsidR="00201921" w:rsidRPr="0024633A">
        <w:rPr>
          <w:rFonts w:cs="Tahoma"/>
        </w:rPr>
        <w:t xml:space="preserve">raphical </w:t>
      </w:r>
      <w:r w:rsidR="00B936DC" w:rsidRPr="0024633A">
        <w:rPr>
          <w:rFonts w:cs="Tahoma"/>
        </w:rPr>
        <w:t>l</w:t>
      </w:r>
      <w:r w:rsidR="00201921" w:rsidRPr="0024633A">
        <w:rPr>
          <w:rFonts w:cs="Tahoma"/>
        </w:rPr>
        <w:t>ayout</w:t>
      </w:r>
      <w:r w:rsidR="00AD52D4" w:rsidRPr="0024633A">
        <w:rPr>
          <w:rFonts w:cs="Tahoma"/>
        </w:rPr>
        <w:t xml:space="preserve"> described in Section 2.4.1</w:t>
      </w:r>
      <w:r w:rsidR="00201921" w:rsidRPr="0024633A">
        <w:rPr>
          <w:rFonts w:cs="Tahoma"/>
        </w:rPr>
        <w:t>.</w:t>
      </w:r>
      <w:r w:rsidR="00BC628E" w:rsidRPr="0024633A">
        <w:rPr>
          <w:rFonts w:cs="Tahoma"/>
        </w:rPr>
        <w:t xml:space="preserve"> </w:t>
      </w:r>
    </w:p>
    <w:p w14:paraId="78DBF235" w14:textId="77777777" w:rsidR="00D7524C" w:rsidRPr="0024633A" w:rsidRDefault="00B91FCA" w:rsidP="00984A23">
      <w:pPr>
        <w:pStyle w:val="Heading3"/>
        <w:tabs>
          <w:tab w:val="clear" w:pos="900"/>
          <w:tab w:val="left" w:pos="720"/>
        </w:tabs>
        <w:spacing w:after="240"/>
        <w:rPr>
          <w:rFonts w:ascii="Tahoma" w:hAnsi="Tahoma" w:cs="Tahoma"/>
          <w:b/>
          <w:i w:val="0"/>
          <w:sz w:val="24"/>
        </w:rPr>
      </w:pPr>
      <w:bookmarkStart w:id="1221" w:name="_Toc418094465"/>
      <w:bookmarkStart w:id="1222" w:name="_Toc96009486"/>
      <w:r w:rsidRPr="0024633A">
        <w:rPr>
          <w:rFonts w:ascii="Tahoma" w:hAnsi="Tahoma" w:cs="Tahoma"/>
          <w:b/>
          <w:i w:val="0"/>
          <w:sz w:val="24"/>
        </w:rPr>
        <w:t xml:space="preserve">Data Field Definitions and Calculations </w:t>
      </w:r>
      <w:r w:rsidR="00B160F3" w:rsidRPr="0024633A">
        <w:rPr>
          <w:rFonts w:ascii="Tahoma" w:hAnsi="Tahoma" w:cs="Tahoma"/>
          <w:b/>
          <w:i w:val="0"/>
          <w:sz w:val="24"/>
        </w:rPr>
        <w:t>(Pseudo</w:t>
      </w:r>
      <w:r w:rsidR="005813B7" w:rsidRPr="0024633A">
        <w:rPr>
          <w:rFonts w:ascii="Tahoma" w:hAnsi="Tahoma" w:cs="Tahoma"/>
          <w:b/>
          <w:i w:val="0"/>
          <w:sz w:val="24"/>
        </w:rPr>
        <w:t>c</w:t>
      </w:r>
      <w:r w:rsidR="006B393D" w:rsidRPr="0024633A">
        <w:rPr>
          <w:rFonts w:ascii="Tahoma" w:hAnsi="Tahoma" w:cs="Tahoma"/>
          <w:b/>
          <w:i w:val="0"/>
          <w:sz w:val="24"/>
        </w:rPr>
        <w:t>ode)</w:t>
      </w:r>
      <w:bookmarkEnd w:id="1221"/>
      <w:bookmarkEnd w:id="1222"/>
    </w:p>
    <w:p w14:paraId="28E7D564" w14:textId="77777777" w:rsidR="00D8330D" w:rsidRPr="0024633A" w:rsidRDefault="00D8330D" w:rsidP="00984A23">
      <w:pPr>
        <w:pStyle w:val="StyleLeft05"/>
        <w:spacing w:after="240"/>
        <w:ind w:left="0"/>
        <w:rPr>
          <w:rFonts w:cs="Tahoma"/>
        </w:rPr>
      </w:pPr>
      <w:r w:rsidRPr="0024633A">
        <w:rPr>
          <w:rFonts w:cs="Tahoma"/>
        </w:rPr>
        <w:t>The third section in the compliance document design file is the Data Field Definitions and Calculations</w:t>
      </w:r>
      <w:r w:rsidR="00AD52D4" w:rsidRPr="0024633A">
        <w:rPr>
          <w:rFonts w:cs="Tahoma"/>
        </w:rPr>
        <w:t xml:space="preserve"> (</w:t>
      </w:r>
      <w:r w:rsidR="00613B33" w:rsidRPr="0024633A">
        <w:rPr>
          <w:rFonts w:cs="Tahoma"/>
        </w:rPr>
        <w:t>pseudocode</w:t>
      </w:r>
      <w:r w:rsidR="00AD52D4" w:rsidRPr="0024633A">
        <w:rPr>
          <w:rFonts w:cs="Tahoma"/>
        </w:rPr>
        <w:t>)</w:t>
      </w:r>
      <w:r w:rsidRPr="0024633A">
        <w:rPr>
          <w:rFonts w:cs="Tahoma"/>
        </w:rPr>
        <w:t xml:space="preserve"> section.</w:t>
      </w:r>
      <w:r w:rsidR="005479DF" w:rsidRPr="0024633A">
        <w:rPr>
          <w:rFonts w:cs="Tahoma"/>
        </w:rPr>
        <w:t xml:space="preserve"> </w:t>
      </w:r>
      <w:r w:rsidR="00AD52D4" w:rsidRPr="0024633A">
        <w:rPr>
          <w:rFonts w:cs="Tahoma"/>
        </w:rPr>
        <w:t>Specification for allowable values for data fields, and specification for calculations and rules for allowable data responses are shown in data fields</w:t>
      </w:r>
      <w:r w:rsidR="00F82213" w:rsidRPr="0024633A">
        <w:rPr>
          <w:rFonts w:cs="Tahoma"/>
        </w:rPr>
        <w:t xml:space="preserve"> to provide guidance for creation of XML Schemas and XSL templates required for RG functionality.</w:t>
      </w:r>
    </w:p>
    <w:p w14:paraId="070303D4" w14:textId="1B621377" w:rsidR="001A1BF4" w:rsidRDefault="001A1BF4" w:rsidP="00984A23">
      <w:pPr>
        <w:pStyle w:val="Heading3"/>
        <w:tabs>
          <w:tab w:val="clear" w:pos="900"/>
          <w:tab w:val="left" w:pos="720"/>
        </w:tabs>
        <w:spacing w:after="240"/>
        <w:rPr>
          <w:ins w:id="1223" w:author="Author"/>
          <w:rFonts w:ascii="Tahoma" w:hAnsi="Tahoma" w:cs="Tahoma"/>
          <w:b/>
          <w:i w:val="0"/>
          <w:sz w:val="24"/>
        </w:rPr>
      </w:pPr>
      <w:bookmarkStart w:id="1224" w:name="_Toc96009487"/>
      <w:bookmarkStart w:id="1225" w:name="_Toc418094466"/>
      <w:ins w:id="1226" w:author="Author">
        <w:r>
          <w:rPr>
            <w:rFonts w:ascii="Tahoma" w:hAnsi="Tahoma" w:cs="Tahoma"/>
            <w:b/>
            <w:i w:val="0"/>
            <w:sz w:val="24"/>
          </w:rPr>
          <w:t>Low-Rise Multifamily Documents</w:t>
        </w:r>
        <w:bookmarkEnd w:id="1224"/>
      </w:ins>
    </w:p>
    <w:p w14:paraId="26A2366D" w14:textId="1D47ADCA" w:rsidR="001A1BF4" w:rsidRPr="0024633A" w:rsidRDefault="001A1BF4" w:rsidP="001A1BF4">
      <w:pPr>
        <w:pStyle w:val="StyleLeft05"/>
        <w:spacing w:after="240"/>
        <w:ind w:left="0"/>
        <w:rPr>
          <w:ins w:id="1227" w:author="Author"/>
          <w:rFonts w:cs="Tahoma"/>
        </w:rPr>
      </w:pPr>
      <w:ins w:id="1228" w:author="Author">
        <w:r>
          <w:rPr>
            <w:rFonts w:cs="Tahoma"/>
          </w:rPr>
          <w:t xml:space="preserve">For low-rise multifamily </w:t>
        </w:r>
        <w:r w:rsidR="00095A1B">
          <w:rPr>
            <w:rFonts w:cs="Tahoma"/>
          </w:rPr>
          <w:t>C</w:t>
        </w:r>
        <w:r>
          <w:rPr>
            <w:rFonts w:cs="Tahoma"/>
          </w:rPr>
          <w:t xml:space="preserve">ertificates of </w:t>
        </w:r>
        <w:r w:rsidR="00095A1B">
          <w:rPr>
            <w:rFonts w:cs="Tahoma"/>
          </w:rPr>
          <w:t>C</w:t>
        </w:r>
        <w:r>
          <w:rPr>
            <w:rFonts w:cs="Tahoma"/>
          </w:rPr>
          <w:t xml:space="preserve">ompliance and </w:t>
        </w:r>
        <w:r w:rsidR="00095A1B">
          <w:rPr>
            <w:rFonts w:cs="Tahoma"/>
          </w:rPr>
          <w:t>C</w:t>
        </w:r>
        <w:r>
          <w:rPr>
            <w:rFonts w:cs="Tahoma"/>
          </w:rPr>
          <w:t xml:space="preserve">ertificates of </w:t>
        </w:r>
        <w:r w:rsidR="00FB257E">
          <w:rPr>
            <w:rFonts w:cs="Tahoma"/>
          </w:rPr>
          <w:t>I</w:t>
        </w:r>
        <w:r>
          <w:rPr>
            <w:rFonts w:cs="Tahoma"/>
          </w:rPr>
          <w:t xml:space="preserve">nstallation not related to HERS measures, the graphical layout and data field definitions and calculations are contained in a Microsoft Excel spreadsheet called the mockup. These will be available to </w:t>
        </w:r>
        <w:r w:rsidRPr="0024633A">
          <w:rPr>
            <w:rFonts w:cs="Tahoma"/>
          </w:rPr>
          <w:t>Data Registry Providers, Energy Commission staff, and technical contractors</w:t>
        </w:r>
        <w:r>
          <w:rPr>
            <w:rFonts w:cs="Tahoma"/>
          </w:rPr>
          <w:t xml:space="preserve"> and will not be published on the Energy Commission website. </w:t>
        </w:r>
        <w:r w:rsidR="00353104">
          <w:rPr>
            <w:rFonts w:cs="Tahoma"/>
          </w:rPr>
          <w:t>More detailed information regarding the data field definitions and calculations</w:t>
        </w:r>
        <w:r w:rsidR="00F7310E">
          <w:rPr>
            <w:rFonts w:cs="Tahoma"/>
          </w:rPr>
          <w:t xml:space="preserve"> within the mockup</w:t>
        </w:r>
        <w:r w:rsidR="00353104">
          <w:rPr>
            <w:rFonts w:cs="Tahoma"/>
          </w:rPr>
          <w:t xml:space="preserve"> is in Section 3.3.3. </w:t>
        </w:r>
      </w:ins>
    </w:p>
    <w:p w14:paraId="60F213CD" w14:textId="297355EE" w:rsidR="006A170C" w:rsidRPr="0024633A" w:rsidRDefault="006A170C" w:rsidP="00984A23">
      <w:pPr>
        <w:pStyle w:val="Heading3"/>
        <w:tabs>
          <w:tab w:val="clear" w:pos="900"/>
          <w:tab w:val="left" w:pos="720"/>
        </w:tabs>
        <w:spacing w:after="240"/>
        <w:rPr>
          <w:rFonts w:ascii="Tahoma" w:hAnsi="Tahoma" w:cs="Tahoma"/>
          <w:b/>
          <w:i w:val="0"/>
          <w:sz w:val="24"/>
        </w:rPr>
      </w:pPr>
      <w:bookmarkStart w:id="1229" w:name="_Toc96009488"/>
      <w:r w:rsidRPr="0024633A">
        <w:rPr>
          <w:rFonts w:ascii="Tahoma" w:hAnsi="Tahoma" w:cs="Tahoma"/>
          <w:b/>
          <w:i w:val="0"/>
          <w:sz w:val="24"/>
        </w:rPr>
        <w:lastRenderedPageBreak/>
        <w:t>Versioning</w:t>
      </w:r>
      <w:bookmarkEnd w:id="1225"/>
      <w:bookmarkEnd w:id="1229"/>
    </w:p>
    <w:p w14:paraId="41EE7B56" w14:textId="6FAB0375" w:rsidR="00826E16" w:rsidRPr="0024633A" w:rsidRDefault="006029D1" w:rsidP="00984A23">
      <w:pPr>
        <w:pStyle w:val="StyleLeft05"/>
        <w:spacing w:after="240"/>
        <w:ind w:left="0"/>
        <w:rPr>
          <w:rFonts w:cs="Tahoma"/>
          <w:szCs w:val="24"/>
        </w:rPr>
      </w:pPr>
      <w:r w:rsidRPr="0024633A">
        <w:rPr>
          <w:rFonts w:cs="Tahoma"/>
          <w:szCs w:val="24"/>
        </w:rPr>
        <w:t>T</w:t>
      </w:r>
      <w:r w:rsidR="006A170C" w:rsidRPr="0024633A">
        <w:rPr>
          <w:rFonts w:cs="Tahoma"/>
          <w:szCs w:val="24"/>
        </w:rPr>
        <w:t>he latest version of a compliance document design file</w:t>
      </w:r>
      <w:r w:rsidRPr="0024633A">
        <w:rPr>
          <w:rFonts w:cs="Tahoma"/>
          <w:szCs w:val="24"/>
        </w:rPr>
        <w:t xml:space="preserve"> (MS Word docx format</w:t>
      </w:r>
      <w:ins w:id="1230" w:author="Author">
        <w:r w:rsidR="001A1BF4">
          <w:rPr>
            <w:rFonts w:cs="Tahoma"/>
            <w:szCs w:val="24"/>
          </w:rPr>
          <w:t xml:space="preserve"> for single family</w:t>
        </w:r>
        <w:r w:rsidR="00E8477D">
          <w:rPr>
            <w:rFonts w:cs="Tahoma"/>
            <w:szCs w:val="24"/>
          </w:rPr>
          <w:t>,</w:t>
        </w:r>
        <w:r w:rsidR="001A1BF4">
          <w:rPr>
            <w:rFonts w:cs="Tahoma"/>
            <w:szCs w:val="24"/>
          </w:rPr>
          <w:t xml:space="preserve"> and </w:t>
        </w:r>
        <w:r w:rsidR="00E47529">
          <w:rPr>
            <w:rFonts w:cs="Tahoma"/>
            <w:szCs w:val="24"/>
          </w:rPr>
          <w:t>MS Word doc</w:t>
        </w:r>
        <w:r w:rsidR="00E22B87">
          <w:rPr>
            <w:rFonts w:cs="Tahoma"/>
            <w:szCs w:val="24"/>
          </w:rPr>
          <w:t xml:space="preserve">x and </w:t>
        </w:r>
        <w:r w:rsidR="001A1BF4">
          <w:rPr>
            <w:rFonts w:cs="Tahoma"/>
            <w:szCs w:val="24"/>
          </w:rPr>
          <w:t xml:space="preserve">MS Excel </w:t>
        </w:r>
      </w:ins>
      <w:ins w:id="1231" w:author="Armando Ramirez" w:date="2022-03-07T16:55:00Z">
        <w:r w:rsidR="00472C2A">
          <w:rPr>
            <w:rFonts w:cs="Tahoma"/>
            <w:szCs w:val="24"/>
          </w:rPr>
          <w:t xml:space="preserve">xlsx </w:t>
        </w:r>
      </w:ins>
      <w:ins w:id="1232" w:author="Author">
        <w:r w:rsidR="001A1BF4">
          <w:rPr>
            <w:rFonts w:cs="Tahoma"/>
            <w:szCs w:val="24"/>
          </w:rPr>
          <w:t>for low-rise multifamily</w:t>
        </w:r>
        <w:del w:id="1233" w:author="Author">
          <w:r w:rsidR="006620A2" w:rsidDel="00E22B87">
            <w:rPr>
              <w:rFonts w:cs="Tahoma"/>
              <w:szCs w:val="24"/>
            </w:rPr>
            <w:delText xml:space="preserve"> certificates of compliance</w:delText>
          </w:r>
          <w:r w:rsidR="00E8477D" w:rsidDel="00E22B87">
            <w:rPr>
              <w:rFonts w:cs="Tahoma"/>
              <w:szCs w:val="24"/>
            </w:rPr>
            <w:delText xml:space="preserve"> and MS Word docx for low-rise multifamily certificates of installation, verification, and acceptance</w:delText>
          </w:r>
        </w:del>
      </w:ins>
      <w:r w:rsidRPr="0024633A">
        <w:rPr>
          <w:rFonts w:cs="Tahoma"/>
          <w:szCs w:val="24"/>
        </w:rPr>
        <w:t>)</w:t>
      </w:r>
      <w:r w:rsidR="006A170C" w:rsidRPr="0024633A">
        <w:rPr>
          <w:rFonts w:cs="Tahoma"/>
          <w:szCs w:val="24"/>
        </w:rPr>
        <w:t xml:space="preserve"> is maintained by the Energy Commission </w:t>
      </w:r>
      <w:r w:rsidR="00A46EBF" w:rsidRPr="0024633A">
        <w:rPr>
          <w:rFonts w:cs="Tahoma"/>
          <w:szCs w:val="24"/>
        </w:rPr>
        <w:t xml:space="preserve">Standards development </w:t>
      </w:r>
      <w:r w:rsidR="006F5990" w:rsidRPr="0024633A">
        <w:rPr>
          <w:rFonts w:cs="Tahoma"/>
          <w:szCs w:val="24"/>
        </w:rPr>
        <w:t>staff</w:t>
      </w:r>
      <w:r w:rsidRPr="0024633A">
        <w:rPr>
          <w:rFonts w:cs="Tahoma"/>
          <w:szCs w:val="24"/>
        </w:rPr>
        <w:t>.</w:t>
      </w:r>
      <w:r w:rsidR="005479DF" w:rsidRPr="0024633A">
        <w:rPr>
          <w:rFonts w:cs="Tahoma"/>
          <w:szCs w:val="24"/>
        </w:rPr>
        <w:t xml:space="preserve"> </w:t>
      </w:r>
      <w:r w:rsidR="00EC0892" w:rsidRPr="0024633A">
        <w:rPr>
          <w:rFonts w:cs="Tahoma"/>
          <w:szCs w:val="24"/>
        </w:rPr>
        <w:t>RG s</w:t>
      </w:r>
      <w:r w:rsidR="006F5990" w:rsidRPr="0024633A">
        <w:rPr>
          <w:rFonts w:cs="Tahoma"/>
          <w:szCs w:val="24"/>
        </w:rPr>
        <w:t xml:space="preserve">oftware functional issues that require resolution, and the revisions implemented to resolve the issues </w:t>
      </w:r>
      <w:r w:rsidRPr="0024633A">
        <w:rPr>
          <w:rFonts w:cs="Tahoma"/>
          <w:szCs w:val="24"/>
        </w:rPr>
        <w:t>are</w:t>
      </w:r>
      <w:r w:rsidR="008C64E0" w:rsidRPr="0024633A">
        <w:rPr>
          <w:rFonts w:cs="Tahoma"/>
          <w:szCs w:val="24"/>
        </w:rPr>
        <w:t xml:space="preserve"> </w:t>
      </w:r>
      <w:r w:rsidRPr="0024633A">
        <w:rPr>
          <w:rFonts w:cs="Tahoma"/>
          <w:szCs w:val="24"/>
        </w:rPr>
        <w:t>tracked</w:t>
      </w:r>
      <w:r w:rsidR="00A46EBF" w:rsidRPr="0024633A">
        <w:rPr>
          <w:rFonts w:cs="Tahoma"/>
          <w:szCs w:val="24"/>
        </w:rPr>
        <w:t xml:space="preserve"> by </w:t>
      </w:r>
      <w:r w:rsidR="00142A4A" w:rsidRPr="0024633A">
        <w:rPr>
          <w:rFonts w:cs="Tahoma"/>
          <w:szCs w:val="24"/>
        </w:rPr>
        <w:t xml:space="preserve">Energy </w:t>
      </w:r>
      <w:r w:rsidR="00A46EBF" w:rsidRPr="0024633A">
        <w:rPr>
          <w:rFonts w:cs="Tahoma"/>
          <w:szCs w:val="24"/>
        </w:rPr>
        <w:t>Commission staff</w:t>
      </w:r>
      <w:r w:rsidR="006A170C" w:rsidRPr="0024633A">
        <w:rPr>
          <w:rFonts w:cs="Tahoma"/>
          <w:szCs w:val="24"/>
        </w:rPr>
        <w:t>.</w:t>
      </w:r>
      <w:r w:rsidR="005479DF" w:rsidRPr="0024633A">
        <w:rPr>
          <w:rFonts w:cs="Tahoma"/>
          <w:szCs w:val="24"/>
        </w:rPr>
        <w:t xml:space="preserve"> </w:t>
      </w:r>
      <w:r w:rsidR="00A46EBF" w:rsidRPr="0024633A">
        <w:rPr>
          <w:rFonts w:cs="Tahoma"/>
          <w:szCs w:val="24"/>
        </w:rPr>
        <w:t xml:space="preserve">When new </w:t>
      </w:r>
      <w:r w:rsidR="00EC0892" w:rsidRPr="0024633A">
        <w:rPr>
          <w:rFonts w:cs="Tahoma"/>
          <w:szCs w:val="24"/>
        </w:rPr>
        <w:t xml:space="preserve">RG Doc </w:t>
      </w:r>
      <w:r w:rsidR="00A46EBF" w:rsidRPr="0024633A">
        <w:rPr>
          <w:rFonts w:cs="Tahoma"/>
          <w:szCs w:val="24"/>
        </w:rPr>
        <w:t xml:space="preserve">version </w:t>
      </w:r>
      <w:r w:rsidR="006A170C" w:rsidRPr="0024633A">
        <w:rPr>
          <w:rFonts w:cs="Tahoma"/>
          <w:szCs w:val="24"/>
        </w:rPr>
        <w:t>revisions are complete</w:t>
      </w:r>
      <w:r w:rsidR="00A46EBF" w:rsidRPr="0024633A">
        <w:rPr>
          <w:rFonts w:cs="Tahoma"/>
          <w:szCs w:val="24"/>
        </w:rPr>
        <w:t xml:space="preserve">d, and the </w:t>
      </w:r>
      <w:r w:rsidR="006F5990" w:rsidRPr="0024633A">
        <w:rPr>
          <w:rFonts w:cs="Tahoma"/>
          <w:szCs w:val="24"/>
        </w:rPr>
        <w:t xml:space="preserve">new RG Docs </w:t>
      </w:r>
      <w:r w:rsidR="00A46EBF" w:rsidRPr="0024633A">
        <w:rPr>
          <w:rFonts w:cs="Tahoma"/>
          <w:szCs w:val="24"/>
        </w:rPr>
        <w:t xml:space="preserve">version is posted to the RG </w:t>
      </w:r>
      <w:r w:rsidR="00B936DC" w:rsidRPr="0024633A">
        <w:rPr>
          <w:rFonts w:cs="Tahoma"/>
          <w:szCs w:val="24"/>
        </w:rPr>
        <w:t>t</w:t>
      </w:r>
      <w:r w:rsidR="00A46EBF" w:rsidRPr="0024633A">
        <w:rPr>
          <w:rFonts w:cs="Tahoma"/>
          <w:szCs w:val="24"/>
        </w:rPr>
        <w:t>est site,</w:t>
      </w:r>
      <w:r w:rsidR="006A170C" w:rsidRPr="0024633A">
        <w:rPr>
          <w:rFonts w:cs="Tahoma"/>
          <w:szCs w:val="24"/>
        </w:rPr>
        <w:t xml:space="preserve"> the </w:t>
      </w:r>
      <w:r w:rsidR="00A46EBF" w:rsidRPr="0024633A">
        <w:rPr>
          <w:rFonts w:cs="Tahoma"/>
          <w:szCs w:val="24"/>
        </w:rPr>
        <w:t xml:space="preserve">new </w:t>
      </w:r>
      <w:r w:rsidR="006A170C" w:rsidRPr="0024633A">
        <w:rPr>
          <w:rFonts w:cs="Tahoma"/>
          <w:szCs w:val="24"/>
        </w:rPr>
        <w:t>version</w:t>
      </w:r>
      <w:r w:rsidR="006F5990" w:rsidRPr="0024633A">
        <w:rPr>
          <w:rFonts w:cs="Tahoma"/>
          <w:szCs w:val="24"/>
        </w:rPr>
        <w:t>s</w:t>
      </w:r>
      <w:r w:rsidR="006A170C" w:rsidRPr="0024633A">
        <w:rPr>
          <w:rFonts w:cs="Tahoma"/>
          <w:szCs w:val="24"/>
        </w:rPr>
        <w:t xml:space="preserve"> </w:t>
      </w:r>
      <w:r w:rsidR="00A46EBF" w:rsidRPr="0024633A">
        <w:rPr>
          <w:rFonts w:cs="Tahoma"/>
          <w:szCs w:val="24"/>
        </w:rPr>
        <w:t xml:space="preserve">of </w:t>
      </w:r>
      <w:r w:rsidR="006A170C" w:rsidRPr="0024633A">
        <w:rPr>
          <w:rFonts w:cs="Tahoma"/>
          <w:szCs w:val="24"/>
        </w:rPr>
        <w:t xml:space="preserve">the </w:t>
      </w:r>
      <w:r w:rsidR="009B596B" w:rsidRPr="0024633A">
        <w:rPr>
          <w:rFonts w:cs="Tahoma"/>
          <w:szCs w:val="24"/>
        </w:rPr>
        <w:t>compliance document design file</w:t>
      </w:r>
      <w:r w:rsidR="006F5990" w:rsidRPr="0024633A">
        <w:rPr>
          <w:rFonts w:cs="Tahoma"/>
          <w:szCs w:val="24"/>
        </w:rPr>
        <w:t>s are</w:t>
      </w:r>
      <w:r w:rsidR="008C64E0" w:rsidRPr="0024633A">
        <w:rPr>
          <w:rFonts w:cs="Tahoma"/>
          <w:szCs w:val="24"/>
        </w:rPr>
        <w:t xml:space="preserve"> </w:t>
      </w:r>
      <w:r w:rsidR="006A170C" w:rsidRPr="0024633A">
        <w:rPr>
          <w:rFonts w:cs="Tahoma"/>
          <w:szCs w:val="24"/>
        </w:rPr>
        <w:t xml:space="preserve">committed to </w:t>
      </w:r>
      <w:r w:rsidR="009B596B" w:rsidRPr="0024633A">
        <w:rPr>
          <w:rFonts w:cs="Tahoma"/>
          <w:szCs w:val="24"/>
        </w:rPr>
        <w:t>the</w:t>
      </w:r>
      <w:r w:rsidR="006A170C" w:rsidRPr="0024633A">
        <w:rPr>
          <w:rFonts w:cs="Tahoma"/>
          <w:szCs w:val="24"/>
        </w:rPr>
        <w:t xml:space="preserve"> repository</w:t>
      </w:r>
      <w:r w:rsidR="00A46EBF" w:rsidRPr="0024633A">
        <w:rPr>
          <w:rFonts w:cs="Tahoma"/>
          <w:szCs w:val="24"/>
        </w:rPr>
        <w:t xml:space="preserve"> for reference by Data Registry technical staff</w:t>
      </w:r>
      <w:r w:rsidR="00CE2B14" w:rsidRPr="0024633A">
        <w:rPr>
          <w:rFonts w:cs="Tahoma"/>
          <w:szCs w:val="24"/>
        </w:rPr>
        <w:t>.</w:t>
      </w:r>
      <w:r w:rsidR="00A46EBF" w:rsidRPr="0024633A">
        <w:rPr>
          <w:rFonts w:cs="Tahoma"/>
          <w:szCs w:val="24"/>
        </w:rPr>
        <w:t xml:space="preserve"> </w:t>
      </w:r>
      <w:r w:rsidR="00CE2B14" w:rsidRPr="0024633A">
        <w:rPr>
          <w:rFonts w:cs="Tahoma"/>
          <w:szCs w:val="24"/>
        </w:rPr>
        <w:t>T</w:t>
      </w:r>
      <w:r w:rsidR="006F5990" w:rsidRPr="0024633A">
        <w:rPr>
          <w:rFonts w:cs="Tahoma"/>
          <w:szCs w:val="24"/>
        </w:rPr>
        <w:t xml:space="preserve">he </w:t>
      </w:r>
      <w:r w:rsidR="00CE2B14" w:rsidRPr="0024633A">
        <w:rPr>
          <w:rFonts w:cs="Tahoma"/>
          <w:szCs w:val="24"/>
        </w:rPr>
        <w:t xml:space="preserve">Energy </w:t>
      </w:r>
      <w:r w:rsidR="006F5990" w:rsidRPr="0024633A">
        <w:rPr>
          <w:rFonts w:cs="Tahoma"/>
          <w:szCs w:val="24"/>
        </w:rPr>
        <w:t>Commission</w:t>
      </w:r>
      <w:r w:rsidR="00F92BE1" w:rsidRPr="0024633A">
        <w:rPr>
          <w:rFonts w:cs="Tahoma"/>
          <w:szCs w:val="24"/>
        </w:rPr>
        <w:t xml:space="preserve"> project manager</w:t>
      </w:r>
      <w:r w:rsidR="006F5990" w:rsidRPr="0024633A">
        <w:rPr>
          <w:rFonts w:cs="Tahoma"/>
          <w:szCs w:val="24"/>
        </w:rPr>
        <w:t xml:space="preserve"> </w:t>
      </w:r>
      <w:r w:rsidR="00F92BE1" w:rsidRPr="0024633A">
        <w:rPr>
          <w:rFonts w:cs="Tahoma"/>
          <w:szCs w:val="24"/>
        </w:rPr>
        <w:t xml:space="preserve">may grant </w:t>
      </w:r>
      <w:r w:rsidR="006F5990" w:rsidRPr="0024633A">
        <w:rPr>
          <w:rFonts w:cs="Tahoma"/>
          <w:szCs w:val="24"/>
        </w:rPr>
        <w:t>access</w:t>
      </w:r>
      <w:r w:rsidR="00A46EBF" w:rsidRPr="0024633A">
        <w:rPr>
          <w:rFonts w:cs="Tahoma"/>
          <w:szCs w:val="24"/>
        </w:rPr>
        <w:t xml:space="preserve"> to view the contents of the file repository</w:t>
      </w:r>
      <w:r w:rsidR="00F92BE1" w:rsidRPr="0024633A">
        <w:rPr>
          <w:rFonts w:cs="Tahoma"/>
          <w:szCs w:val="24"/>
        </w:rPr>
        <w:t xml:space="preserve"> to persons other than Data Registry Provider</w:t>
      </w:r>
      <w:r w:rsidR="003F2D67" w:rsidRPr="0024633A">
        <w:rPr>
          <w:rFonts w:cs="Tahoma"/>
          <w:szCs w:val="24"/>
        </w:rPr>
        <w:t xml:space="preserve"> staff to enable relevant activities such as </w:t>
      </w:r>
      <w:r w:rsidR="003672E9" w:rsidRPr="0024633A">
        <w:rPr>
          <w:rFonts w:cs="Tahoma"/>
          <w:szCs w:val="24"/>
        </w:rPr>
        <w:t xml:space="preserve">Energy </w:t>
      </w:r>
      <w:r w:rsidR="009055C1" w:rsidRPr="0024633A">
        <w:rPr>
          <w:rFonts w:cs="Tahoma"/>
          <w:szCs w:val="24"/>
        </w:rPr>
        <w:t xml:space="preserve">Standards </w:t>
      </w:r>
      <w:r w:rsidR="003F2D67" w:rsidRPr="0024633A">
        <w:rPr>
          <w:rFonts w:cs="Tahoma"/>
          <w:szCs w:val="24"/>
        </w:rPr>
        <w:t>stakeholder education materials preparation, and</w:t>
      </w:r>
      <w:r w:rsidR="00F92BE1" w:rsidRPr="0024633A">
        <w:rPr>
          <w:rFonts w:cs="Tahoma"/>
          <w:szCs w:val="24"/>
        </w:rPr>
        <w:t xml:space="preserve"> </w:t>
      </w:r>
      <w:r w:rsidR="003672E9" w:rsidRPr="0024633A">
        <w:rPr>
          <w:rFonts w:cs="Tahoma"/>
          <w:szCs w:val="24"/>
        </w:rPr>
        <w:t xml:space="preserve">Energy </w:t>
      </w:r>
      <w:r w:rsidR="009055C1" w:rsidRPr="0024633A">
        <w:rPr>
          <w:rFonts w:cs="Tahoma"/>
          <w:szCs w:val="24"/>
        </w:rPr>
        <w:t>Standards update reviews</w:t>
      </w:r>
      <w:r w:rsidR="006A170C" w:rsidRPr="0024633A">
        <w:rPr>
          <w:rFonts w:cs="Tahoma"/>
          <w:szCs w:val="24"/>
        </w:rPr>
        <w:t>.</w:t>
      </w:r>
      <w:r w:rsidR="005479DF" w:rsidRPr="0024633A">
        <w:rPr>
          <w:rFonts w:cs="Tahoma"/>
          <w:szCs w:val="24"/>
        </w:rPr>
        <w:t xml:space="preserve"> </w:t>
      </w:r>
      <w:r w:rsidR="006A170C" w:rsidRPr="0024633A">
        <w:rPr>
          <w:rFonts w:cs="Tahoma"/>
          <w:szCs w:val="24"/>
        </w:rPr>
        <w:t>If needed</w:t>
      </w:r>
      <w:r w:rsidR="005B049C" w:rsidRPr="0024633A">
        <w:rPr>
          <w:rFonts w:cs="Tahoma"/>
          <w:szCs w:val="24"/>
        </w:rPr>
        <w:t>,</w:t>
      </w:r>
      <w:r w:rsidR="006A170C" w:rsidRPr="0024633A">
        <w:rPr>
          <w:rFonts w:cs="Tahoma"/>
          <w:szCs w:val="24"/>
        </w:rPr>
        <w:t xml:space="preserve"> previous versions of a </w:t>
      </w:r>
      <w:r w:rsidR="009B596B" w:rsidRPr="0024633A">
        <w:rPr>
          <w:rFonts w:cs="Tahoma"/>
          <w:szCs w:val="24"/>
        </w:rPr>
        <w:t>compliance document design file</w:t>
      </w:r>
      <w:r w:rsidR="006A170C" w:rsidRPr="0024633A">
        <w:rPr>
          <w:rFonts w:cs="Tahoma"/>
          <w:szCs w:val="24"/>
        </w:rPr>
        <w:t xml:space="preserve"> can be </w:t>
      </w:r>
      <w:r w:rsidR="00BC016D" w:rsidRPr="0024633A">
        <w:rPr>
          <w:rFonts w:cs="Tahoma"/>
          <w:szCs w:val="24"/>
        </w:rPr>
        <w:t xml:space="preserve">recalled for viewing </w:t>
      </w:r>
      <w:r w:rsidR="006A170C" w:rsidRPr="0024633A">
        <w:rPr>
          <w:rFonts w:cs="Tahoma"/>
          <w:szCs w:val="24"/>
        </w:rPr>
        <w:t xml:space="preserve">using </w:t>
      </w:r>
      <w:r w:rsidR="00BC016D" w:rsidRPr="0024633A">
        <w:rPr>
          <w:rFonts w:cs="Tahoma"/>
          <w:szCs w:val="24"/>
        </w:rPr>
        <w:t xml:space="preserve">the repository's </w:t>
      </w:r>
      <w:r w:rsidR="006A170C" w:rsidRPr="0024633A">
        <w:rPr>
          <w:rFonts w:cs="Tahoma"/>
          <w:szCs w:val="24"/>
        </w:rPr>
        <w:t>version control functionality.</w:t>
      </w:r>
    </w:p>
    <w:p w14:paraId="74FE603D" w14:textId="77777777" w:rsidR="00D7524C" w:rsidRPr="0024633A" w:rsidRDefault="00B91FCA" w:rsidP="00984A23">
      <w:pPr>
        <w:pStyle w:val="Heading2"/>
        <w:spacing w:after="240"/>
        <w:ind w:left="720" w:hanging="720"/>
        <w:rPr>
          <w:rFonts w:ascii="Tahoma" w:hAnsi="Tahoma" w:cs="Tahoma"/>
          <w:sz w:val="28"/>
          <w:szCs w:val="28"/>
        </w:rPr>
      </w:pPr>
      <w:bookmarkStart w:id="1234" w:name="_Toc418094467"/>
      <w:bookmarkStart w:id="1235" w:name="_Toc96009489"/>
      <w:r w:rsidRPr="0024633A">
        <w:rPr>
          <w:rFonts w:ascii="Tahoma" w:hAnsi="Tahoma" w:cs="Tahoma"/>
          <w:sz w:val="28"/>
          <w:szCs w:val="28"/>
        </w:rPr>
        <w:t>Compliance Document XML Schemas</w:t>
      </w:r>
      <w:r w:rsidR="00E02F4A" w:rsidRPr="0024633A">
        <w:rPr>
          <w:rFonts w:ascii="Tahoma" w:hAnsi="Tahoma" w:cs="Tahoma"/>
          <w:sz w:val="28"/>
          <w:szCs w:val="28"/>
        </w:rPr>
        <w:t xml:space="preserve"> </w:t>
      </w:r>
      <w:r w:rsidR="009B1A03" w:rsidRPr="0024633A">
        <w:rPr>
          <w:rFonts w:ascii="Tahoma" w:hAnsi="Tahoma" w:cs="Tahoma"/>
          <w:sz w:val="28"/>
          <w:szCs w:val="28"/>
        </w:rPr>
        <w:t xml:space="preserve">(XSD) </w:t>
      </w:r>
      <w:r w:rsidR="00E02F4A" w:rsidRPr="0024633A">
        <w:rPr>
          <w:rFonts w:ascii="Tahoma" w:hAnsi="Tahoma" w:cs="Tahoma"/>
          <w:sz w:val="28"/>
          <w:szCs w:val="28"/>
        </w:rPr>
        <w:t>(</w:t>
      </w:r>
      <w:r w:rsidRPr="0024633A">
        <w:rPr>
          <w:rFonts w:ascii="Tahoma" w:hAnsi="Tahoma" w:cs="Tahoma"/>
          <w:sz w:val="28"/>
          <w:szCs w:val="28"/>
        </w:rPr>
        <w:t>Appendix B</w:t>
      </w:r>
      <w:r w:rsidR="00E02F4A" w:rsidRPr="0024633A">
        <w:rPr>
          <w:rFonts w:ascii="Tahoma" w:hAnsi="Tahoma" w:cs="Tahoma"/>
          <w:sz w:val="28"/>
          <w:szCs w:val="28"/>
        </w:rPr>
        <w:t>)</w:t>
      </w:r>
      <w:bookmarkEnd w:id="1234"/>
      <w:bookmarkEnd w:id="1235"/>
    </w:p>
    <w:p w14:paraId="5DBF07BC" w14:textId="1BC3B850" w:rsidR="00CF0F34" w:rsidRPr="0024633A" w:rsidDel="009621EB" w:rsidRDefault="00CF0F34" w:rsidP="009621EB">
      <w:pPr>
        <w:spacing w:after="240"/>
        <w:rPr>
          <w:del w:id="1236" w:author="Author"/>
          <w:rFonts w:cs="Tahoma"/>
          <w:szCs w:val="24"/>
        </w:rPr>
      </w:pPr>
      <w:r w:rsidRPr="0024633A">
        <w:rPr>
          <w:rFonts w:cs="Tahoma"/>
          <w:szCs w:val="24"/>
        </w:rPr>
        <w:t xml:space="preserve">Appendix B contains a listing of the XML Schema files </w:t>
      </w:r>
      <w:r w:rsidR="00FD6DD8" w:rsidRPr="0024633A">
        <w:rPr>
          <w:rFonts w:cs="Tahoma"/>
          <w:szCs w:val="24"/>
        </w:rPr>
        <w:t xml:space="preserve">utilized for </w:t>
      </w:r>
      <w:r w:rsidR="00236C8F" w:rsidRPr="0024633A">
        <w:rPr>
          <w:rFonts w:cs="Tahoma"/>
          <w:szCs w:val="24"/>
        </w:rPr>
        <w:t xml:space="preserve">the </w:t>
      </w:r>
      <w:r w:rsidR="00507E8E" w:rsidRPr="0024633A">
        <w:rPr>
          <w:rFonts w:cs="Tahoma"/>
          <w:szCs w:val="24"/>
        </w:rPr>
        <w:t>20</w:t>
      </w:r>
      <w:ins w:id="1237" w:author="Author">
        <w:r w:rsidR="007407C2">
          <w:rPr>
            <w:rFonts w:cs="Tahoma"/>
            <w:szCs w:val="24"/>
          </w:rPr>
          <w:t>22</w:t>
        </w:r>
      </w:ins>
      <w:del w:id="1238" w:author="Author">
        <w:r w:rsidR="00507E8E" w:rsidRPr="0024633A" w:rsidDel="007407C2">
          <w:rPr>
            <w:rFonts w:cs="Tahoma"/>
            <w:szCs w:val="24"/>
          </w:rPr>
          <w:delText>19</w:delText>
        </w:r>
      </w:del>
      <w:r w:rsidR="00FD6DD8" w:rsidRPr="0024633A">
        <w:rPr>
          <w:rFonts w:cs="Tahoma"/>
          <w:szCs w:val="24"/>
        </w:rPr>
        <w:t xml:space="preserve"> Title 24</w:t>
      </w:r>
      <w:r w:rsidR="00760C86" w:rsidRPr="0024633A">
        <w:rPr>
          <w:rFonts w:cs="Tahoma"/>
          <w:szCs w:val="24"/>
        </w:rPr>
        <w:t>,</w:t>
      </w:r>
      <w:r w:rsidR="00FD6DD8" w:rsidRPr="0024633A">
        <w:rPr>
          <w:rFonts w:cs="Tahoma"/>
          <w:szCs w:val="24"/>
        </w:rPr>
        <w:t xml:space="preserve"> Part 6</w:t>
      </w:r>
      <w:r w:rsidR="00760C86" w:rsidRPr="0024633A">
        <w:rPr>
          <w:rFonts w:cs="Tahoma"/>
          <w:szCs w:val="24"/>
        </w:rPr>
        <w:t>,</w:t>
      </w:r>
      <w:r w:rsidR="00FD6DD8" w:rsidRPr="0024633A">
        <w:rPr>
          <w:rFonts w:cs="Tahoma"/>
          <w:szCs w:val="24"/>
        </w:rPr>
        <w:t xml:space="preserve"> </w:t>
      </w:r>
      <w:del w:id="1239" w:author="Author">
        <w:r w:rsidR="00FD6DD8" w:rsidRPr="0024633A" w:rsidDel="001A1BF4">
          <w:rPr>
            <w:rFonts w:cs="Tahoma"/>
            <w:szCs w:val="24"/>
          </w:rPr>
          <w:delText xml:space="preserve">residential </w:delText>
        </w:r>
      </w:del>
      <w:r w:rsidR="00FD6DD8" w:rsidRPr="0024633A">
        <w:rPr>
          <w:rFonts w:cs="Tahoma"/>
          <w:szCs w:val="24"/>
        </w:rPr>
        <w:t>compliance document development</w:t>
      </w:r>
      <w:r w:rsidR="00347AD0" w:rsidRPr="0024633A">
        <w:rPr>
          <w:rFonts w:cs="Tahoma"/>
          <w:szCs w:val="24"/>
        </w:rPr>
        <w:t xml:space="preserve">. The Energy Commission </w:t>
      </w:r>
      <w:r w:rsidR="00236C8F" w:rsidRPr="0024633A">
        <w:rPr>
          <w:rFonts w:cs="Tahoma"/>
          <w:szCs w:val="24"/>
        </w:rPr>
        <w:t xml:space="preserve">project manager may grant access </w:t>
      </w:r>
      <w:r w:rsidR="008E1976" w:rsidRPr="0024633A">
        <w:rPr>
          <w:rFonts w:cs="Tahoma"/>
          <w:szCs w:val="24"/>
        </w:rPr>
        <w:t xml:space="preserve">privileges for </w:t>
      </w:r>
      <w:r w:rsidR="00DC00E6" w:rsidRPr="0024633A">
        <w:rPr>
          <w:rFonts w:cs="Tahoma"/>
          <w:szCs w:val="24"/>
        </w:rPr>
        <w:t xml:space="preserve">Data Registry </w:t>
      </w:r>
      <w:r w:rsidR="0028304F" w:rsidRPr="0024633A">
        <w:rPr>
          <w:rFonts w:cs="Tahoma"/>
          <w:szCs w:val="24"/>
        </w:rPr>
        <w:t>P</w:t>
      </w:r>
      <w:r w:rsidR="00DC00E6" w:rsidRPr="0024633A">
        <w:rPr>
          <w:rFonts w:cs="Tahoma"/>
          <w:szCs w:val="24"/>
        </w:rPr>
        <w:t xml:space="preserve">roviders, Energy Commission staff, and technical contractors </w:t>
      </w:r>
      <w:r w:rsidR="00236C8F" w:rsidRPr="0024633A">
        <w:rPr>
          <w:rFonts w:cs="Tahoma"/>
          <w:szCs w:val="24"/>
        </w:rPr>
        <w:t xml:space="preserve">to view </w:t>
      </w:r>
      <w:r w:rsidR="00FD6DD8" w:rsidRPr="0024633A">
        <w:rPr>
          <w:rFonts w:cs="Tahoma"/>
          <w:szCs w:val="24"/>
        </w:rPr>
        <w:t>the current version</w:t>
      </w:r>
      <w:r w:rsidR="00DC790D" w:rsidRPr="0024633A">
        <w:rPr>
          <w:rFonts w:cs="Tahoma"/>
          <w:szCs w:val="24"/>
        </w:rPr>
        <w:t>s</w:t>
      </w:r>
      <w:r w:rsidR="00FD6DD8" w:rsidRPr="0024633A">
        <w:rPr>
          <w:rFonts w:cs="Tahoma"/>
          <w:szCs w:val="24"/>
        </w:rPr>
        <w:t xml:space="preserve"> of each file</w:t>
      </w:r>
      <w:r w:rsidR="00AF30FB" w:rsidRPr="0024633A">
        <w:rPr>
          <w:rFonts w:cs="Tahoma"/>
          <w:szCs w:val="24"/>
        </w:rPr>
        <w:t xml:space="preserve"> </w:t>
      </w:r>
      <w:r w:rsidR="00FD6DD8" w:rsidRPr="0024633A">
        <w:rPr>
          <w:rFonts w:cs="Tahoma"/>
          <w:szCs w:val="24"/>
        </w:rPr>
        <w:t xml:space="preserve">in the relevant </w:t>
      </w:r>
      <w:r w:rsidR="008E1976" w:rsidRPr="0024633A">
        <w:rPr>
          <w:rFonts w:cs="Tahoma"/>
          <w:szCs w:val="24"/>
        </w:rPr>
        <w:t xml:space="preserve">SVN </w:t>
      </w:r>
      <w:r w:rsidR="00FD6DD8" w:rsidRPr="0024633A">
        <w:rPr>
          <w:rFonts w:cs="Tahoma"/>
          <w:szCs w:val="24"/>
        </w:rPr>
        <w:t>file repository</w:t>
      </w:r>
      <w:r w:rsidR="00236C8F" w:rsidRPr="0024633A">
        <w:rPr>
          <w:rFonts w:cs="Tahoma"/>
          <w:szCs w:val="24"/>
        </w:rPr>
        <w:t xml:space="preserve"> hosted at </w:t>
      </w:r>
      <w:r w:rsidR="009621EB">
        <w:rPr>
          <w:rFonts w:cs="Tahoma"/>
          <w:szCs w:val="24"/>
        </w:rPr>
        <w:fldChar w:fldCharType="begin"/>
      </w:r>
      <w:r w:rsidR="00441FC4">
        <w:rPr>
          <w:rFonts w:cs="Tahoma"/>
          <w:szCs w:val="24"/>
        </w:rPr>
        <w:instrText>HYPERLINK "https://github.com/california-energy-commission/2022-HERS-Documents-Schema/tree/main/deployed"</w:instrText>
      </w:r>
      <w:r w:rsidR="009621EB">
        <w:rPr>
          <w:rFonts w:cs="Tahoma"/>
          <w:szCs w:val="24"/>
        </w:rPr>
        <w:fldChar w:fldCharType="separate"/>
      </w:r>
      <w:ins w:id="1240" w:author="Author">
        <w:r w:rsidR="007B4138" w:rsidRPr="009621EB">
          <w:rPr>
            <w:rStyle w:val="Hyperlink"/>
            <w:rFonts w:cs="Tahoma"/>
            <w:szCs w:val="24"/>
          </w:rPr>
          <w:t>GitHub.com</w:t>
        </w:r>
        <w:r w:rsidR="009621EB">
          <w:rPr>
            <w:rFonts w:cs="Tahoma"/>
            <w:szCs w:val="24"/>
          </w:rPr>
          <w:fldChar w:fldCharType="end"/>
        </w:r>
        <w:r w:rsidR="009621EB">
          <w:rPr>
            <w:rFonts w:cs="Tahoma"/>
            <w:szCs w:val="24"/>
          </w:rPr>
          <w:t>..</w:t>
        </w:r>
      </w:ins>
      <w:r w:rsidR="00236C8F" w:rsidRPr="0024633A">
        <w:rPr>
          <w:rFonts w:cs="Tahoma"/>
          <w:szCs w:val="24"/>
        </w:rPr>
        <w:t xml:space="preserve"> </w:t>
      </w:r>
      <w:del w:id="1241" w:author="Author">
        <w:r w:rsidR="00236C8F" w:rsidRPr="0024633A" w:rsidDel="009621EB">
          <w:rPr>
            <w:rFonts w:cs="Tahoma"/>
            <w:szCs w:val="24"/>
          </w:rPr>
          <w:delText>at the following URL:</w:delText>
        </w:r>
      </w:del>
    </w:p>
    <w:p w14:paraId="163E52E6" w14:textId="4E08BBA7" w:rsidR="0099203D" w:rsidRPr="0024633A" w:rsidRDefault="00353104" w:rsidP="009621EB">
      <w:pPr>
        <w:spacing w:after="240"/>
        <w:rPr>
          <w:rStyle w:val="Hyperlink"/>
          <w:rFonts w:cs="Tahoma"/>
          <w:szCs w:val="24"/>
        </w:rPr>
      </w:pPr>
      <w:del w:id="1242" w:author="Author">
        <w:r w:rsidDel="009621EB">
          <w:rPr>
            <w:rFonts w:ascii="Calibri" w:hAnsi="Calibri"/>
            <w:sz w:val="22"/>
          </w:rPr>
          <w:fldChar w:fldCharType="begin"/>
        </w:r>
        <w:r w:rsidDel="009621EB">
          <w:delInstrText xml:space="preserve"> HYPERLINK "https://github.com/california-energy-commission/2019-HERS-Documents-Schema/tree/master/deployed/schema" </w:delInstrText>
        </w:r>
        <w:r w:rsidDel="009621EB">
          <w:rPr>
            <w:rFonts w:ascii="Calibri" w:hAnsi="Calibri"/>
            <w:sz w:val="22"/>
          </w:rPr>
          <w:fldChar w:fldCharType="separate"/>
        </w:r>
        <w:r w:rsidR="007B4138" w:rsidRPr="0024633A" w:rsidDel="009621EB">
          <w:rPr>
            <w:rStyle w:val="Hyperlink"/>
            <w:rFonts w:cs="Tahoma"/>
            <w:szCs w:val="24"/>
          </w:rPr>
          <w:delText>https://github.com/california-energy-commission/2019-HERS-Documents-Schema/tree/master/deployed/schema</w:delText>
        </w:r>
        <w:r w:rsidDel="009621EB">
          <w:rPr>
            <w:rStyle w:val="Hyperlink"/>
            <w:rFonts w:cs="Tahoma"/>
            <w:szCs w:val="24"/>
          </w:rPr>
          <w:fldChar w:fldCharType="end"/>
        </w:r>
      </w:del>
    </w:p>
    <w:p w14:paraId="6BCB3FF9" w14:textId="1361491B" w:rsidR="00CF0F34" w:rsidRPr="0024633A" w:rsidRDefault="00745E9A" w:rsidP="00984A23">
      <w:pPr>
        <w:spacing w:after="240"/>
        <w:rPr>
          <w:rFonts w:cs="Tahoma"/>
          <w:szCs w:val="24"/>
        </w:rPr>
      </w:pPr>
      <w:r w:rsidRPr="0024633A">
        <w:rPr>
          <w:rFonts w:cs="Tahoma"/>
          <w:szCs w:val="24"/>
        </w:rPr>
        <w:t>The schema files provide the basis for</w:t>
      </w:r>
      <w:r w:rsidR="007D78A6" w:rsidRPr="0024633A">
        <w:rPr>
          <w:rFonts w:cs="Tahoma"/>
          <w:szCs w:val="24"/>
        </w:rPr>
        <w:t xml:space="preserve"> determining</w:t>
      </w:r>
      <w:r w:rsidRPr="0024633A">
        <w:rPr>
          <w:rFonts w:cs="Tahoma"/>
          <w:szCs w:val="24"/>
        </w:rPr>
        <w:t xml:space="preserve"> </w:t>
      </w:r>
      <w:r w:rsidR="007D78A6" w:rsidRPr="0024633A">
        <w:rPr>
          <w:rFonts w:cs="Tahoma"/>
          <w:szCs w:val="24"/>
        </w:rPr>
        <w:t>whether</w:t>
      </w:r>
      <w:r w:rsidRPr="0024633A">
        <w:rPr>
          <w:rFonts w:cs="Tahoma"/>
          <w:szCs w:val="24"/>
        </w:rPr>
        <w:t xml:space="preserve"> data submitted </w:t>
      </w:r>
      <w:r w:rsidR="00BC016D" w:rsidRPr="0024633A">
        <w:rPr>
          <w:rFonts w:cs="Tahoma"/>
          <w:szCs w:val="24"/>
        </w:rPr>
        <w:t xml:space="preserve">to the RG </w:t>
      </w:r>
      <w:r w:rsidRPr="0024633A">
        <w:rPr>
          <w:rFonts w:cs="Tahoma"/>
          <w:szCs w:val="24"/>
        </w:rPr>
        <w:t xml:space="preserve">for </w:t>
      </w:r>
      <w:r w:rsidR="007D78A6" w:rsidRPr="0024633A">
        <w:rPr>
          <w:rFonts w:cs="Tahoma"/>
          <w:szCs w:val="24"/>
        </w:rPr>
        <w:t>production of PDF</w:t>
      </w:r>
      <w:r w:rsidR="00BC016D" w:rsidRPr="0024633A">
        <w:rPr>
          <w:rFonts w:cs="Tahoma"/>
          <w:szCs w:val="24"/>
        </w:rPr>
        <w:t xml:space="preserve"> </w:t>
      </w:r>
      <w:r w:rsidRPr="0024633A">
        <w:rPr>
          <w:rFonts w:cs="Tahoma"/>
          <w:szCs w:val="24"/>
        </w:rPr>
        <w:t>compliance document</w:t>
      </w:r>
      <w:r w:rsidR="00BC016D" w:rsidRPr="0024633A">
        <w:rPr>
          <w:rFonts w:cs="Tahoma"/>
          <w:szCs w:val="24"/>
        </w:rPr>
        <w:t>s</w:t>
      </w:r>
      <w:r w:rsidR="007D78A6" w:rsidRPr="0024633A">
        <w:rPr>
          <w:rFonts w:cs="Tahoma"/>
          <w:szCs w:val="24"/>
        </w:rPr>
        <w:t xml:space="preserve"> are valid</w:t>
      </w:r>
      <w:r w:rsidRPr="0024633A">
        <w:rPr>
          <w:rFonts w:cs="Tahoma"/>
          <w:szCs w:val="24"/>
        </w:rPr>
        <w:t>.</w:t>
      </w:r>
      <w:r w:rsidR="005479DF" w:rsidRPr="0024633A">
        <w:rPr>
          <w:rFonts w:cs="Tahoma"/>
          <w:szCs w:val="24"/>
        </w:rPr>
        <w:t xml:space="preserve"> </w:t>
      </w:r>
      <w:r w:rsidRPr="0024633A">
        <w:rPr>
          <w:rFonts w:cs="Tahoma"/>
          <w:szCs w:val="24"/>
        </w:rPr>
        <w:t xml:space="preserve">Data </w:t>
      </w:r>
      <w:r w:rsidR="005C13C1" w:rsidRPr="0024633A">
        <w:rPr>
          <w:rFonts w:cs="Tahoma"/>
          <w:szCs w:val="24"/>
        </w:rPr>
        <w:t>R</w:t>
      </w:r>
      <w:r w:rsidR="00760C86" w:rsidRPr="0024633A">
        <w:rPr>
          <w:rFonts w:cs="Tahoma"/>
          <w:szCs w:val="24"/>
        </w:rPr>
        <w:t xml:space="preserve">egistries </w:t>
      </w:r>
      <w:r w:rsidRPr="0024633A">
        <w:rPr>
          <w:rFonts w:cs="Tahoma"/>
          <w:szCs w:val="24"/>
        </w:rPr>
        <w:t xml:space="preserve">are expected to configure their user interfaces to receive </w:t>
      </w:r>
      <w:r w:rsidR="009B1A03" w:rsidRPr="0024633A">
        <w:rPr>
          <w:rFonts w:cs="Tahoma"/>
          <w:szCs w:val="24"/>
        </w:rPr>
        <w:t xml:space="preserve">valid </w:t>
      </w:r>
      <w:r w:rsidRPr="0024633A">
        <w:rPr>
          <w:rFonts w:cs="Tahoma"/>
          <w:szCs w:val="24"/>
        </w:rPr>
        <w:t xml:space="preserve">data from authorized users of the </w:t>
      </w:r>
      <w:r w:rsidR="00292947" w:rsidRPr="0024633A">
        <w:rPr>
          <w:rFonts w:cs="Tahoma"/>
          <w:szCs w:val="24"/>
        </w:rPr>
        <w:t>R</w:t>
      </w:r>
      <w:r w:rsidR="00760C86" w:rsidRPr="0024633A">
        <w:rPr>
          <w:rFonts w:cs="Tahoma"/>
          <w:szCs w:val="24"/>
        </w:rPr>
        <w:t>egistry</w:t>
      </w:r>
      <w:r w:rsidRPr="0024633A">
        <w:rPr>
          <w:rFonts w:cs="Tahoma"/>
          <w:szCs w:val="24"/>
        </w:rPr>
        <w:t>.</w:t>
      </w:r>
      <w:r w:rsidR="005479DF" w:rsidRPr="0024633A">
        <w:rPr>
          <w:rFonts w:cs="Tahoma"/>
          <w:szCs w:val="24"/>
        </w:rPr>
        <w:t xml:space="preserve"> </w:t>
      </w:r>
      <w:r w:rsidRPr="0024633A">
        <w:rPr>
          <w:rFonts w:cs="Tahoma"/>
          <w:szCs w:val="24"/>
        </w:rPr>
        <w:t xml:space="preserve">Data </w:t>
      </w:r>
      <w:r w:rsidR="00292947" w:rsidRPr="0024633A">
        <w:rPr>
          <w:rFonts w:cs="Tahoma"/>
          <w:szCs w:val="24"/>
        </w:rPr>
        <w:t>R</w:t>
      </w:r>
      <w:r w:rsidR="00760C86" w:rsidRPr="0024633A">
        <w:rPr>
          <w:rFonts w:cs="Tahoma"/>
          <w:szCs w:val="24"/>
        </w:rPr>
        <w:t xml:space="preserve">egistries </w:t>
      </w:r>
      <w:r w:rsidRPr="0024633A">
        <w:rPr>
          <w:rFonts w:cs="Tahoma"/>
          <w:szCs w:val="24"/>
        </w:rPr>
        <w:t xml:space="preserve">are expected to </w:t>
      </w:r>
      <w:r w:rsidR="009B1A03" w:rsidRPr="0024633A">
        <w:rPr>
          <w:rFonts w:cs="Tahoma"/>
          <w:szCs w:val="24"/>
        </w:rPr>
        <w:t>perform a validation check of the</w:t>
      </w:r>
      <w:r w:rsidRPr="0024633A">
        <w:rPr>
          <w:rFonts w:cs="Tahoma"/>
          <w:szCs w:val="24"/>
        </w:rPr>
        <w:t xml:space="preserve"> </w:t>
      </w:r>
      <w:r w:rsidR="009B1A03" w:rsidRPr="0024633A">
        <w:rPr>
          <w:rFonts w:cs="Tahoma"/>
          <w:szCs w:val="24"/>
        </w:rPr>
        <w:t>document data prior to sending a call to the RG for a PDF report for the document.</w:t>
      </w:r>
      <w:r w:rsidR="005479DF" w:rsidRPr="0024633A">
        <w:rPr>
          <w:rFonts w:cs="Tahoma"/>
          <w:szCs w:val="24"/>
        </w:rPr>
        <w:t xml:space="preserve"> </w:t>
      </w:r>
      <w:r w:rsidR="009B1A03" w:rsidRPr="0024633A">
        <w:rPr>
          <w:rFonts w:cs="Tahoma"/>
          <w:szCs w:val="24"/>
        </w:rPr>
        <w:t xml:space="preserve">The RG </w:t>
      </w:r>
      <w:r w:rsidR="00760C86" w:rsidRPr="0024633A">
        <w:rPr>
          <w:rFonts w:cs="Tahoma"/>
          <w:szCs w:val="24"/>
        </w:rPr>
        <w:t xml:space="preserve">database </w:t>
      </w:r>
      <w:r w:rsidR="009B1A03" w:rsidRPr="0024633A">
        <w:rPr>
          <w:rFonts w:cs="Tahoma"/>
          <w:szCs w:val="24"/>
        </w:rPr>
        <w:t xml:space="preserve">contains a copy of the current version of the schema for each compliance </w:t>
      </w:r>
      <w:r w:rsidR="001C3338" w:rsidRPr="0024633A">
        <w:rPr>
          <w:rFonts w:cs="Tahoma"/>
          <w:szCs w:val="24"/>
        </w:rPr>
        <w:t>document</w:t>
      </w:r>
      <w:r w:rsidR="009B1A03" w:rsidRPr="0024633A">
        <w:rPr>
          <w:rFonts w:cs="Tahoma"/>
          <w:szCs w:val="24"/>
        </w:rPr>
        <w:t xml:space="preserve"> and </w:t>
      </w:r>
      <w:r w:rsidR="00BC016D" w:rsidRPr="0024633A">
        <w:rPr>
          <w:rFonts w:cs="Tahoma"/>
          <w:szCs w:val="24"/>
        </w:rPr>
        <w:t>uses the current schema file to</w:t>
      </w:r>
      <w:r w:rsidR="007D78A6" w:rsidRPr="0024633A">
        <w:rPr>
          <w:rFonts w:cs="Tahoma"/>
          <w:szCs w:val="24"/>
        </w:rPr>
        <w:t xml:space="preserve"> </w:t>
      </w:r>
      <w:r w:rsidR="009B1A03" w:rsidRPr="0024633A">
        <w:rPr>
          <w:rFonts w:cs="Tahoma"/>
          <w:szCs w:val="24"/>
        </w:rPr>
        <w:t xml:space="preserve">check for valid data as </w:t>
      </w:r>
      <w:r w:rsidR="00C01348" w:rsidRPr="0024633A">
        <w:rPr>
          <w:rFonts w:cs="Tahoma"/>
          <w:szCs w:val="24"/>
        </w:rPr>
        <w:t xml:space="preserve">a </w:t>
      </w:r>
      <w:r w:rsidR="009B1A03" w:rsidRPr="0024633A">
        <w:rPr>
          <w:rFonts w:cs="Tahoma"/>
          <w:szCs w:val="24"/>
        </w:rPr>
        <w:t>prerequisite to processing</w:t>
      </w:r>
      <w:r w:rsidR="007D78A6" w:rsidRPr="0024633A">
        <w:rPr>
          <w:rFonts w:cs="Tahoma"/>
          <w:szCs w:val="24"/>
        </w:rPr>
        <w:t xml:space="preserve"> requests from Data Registries for a completed </w:t>
      </w:r>
      <w:r w:rsidR="009B1A03" w:rsidRPr="0024633A">
        <w:rPr>
          <w:rFonts w:cs="Tahoma"/>
          <w:szCs w:val="24"/>
        </w:rPr>
        <w:t>PDF report.</w:t>
      </w:r>
    </w:p>
    <w:p w14:paraId="6F62128A" w14:textId="20360318" w:rsidR="003E40E3" w:rsidRPr="0024633A" w:rsidRDefault="003E40E3" w:rsidP="00984A23">
      <w:pPr>
        <w:spacing w:after="240"/>
        <w:rPr>
          <w:rFonts w:cs="Tahoma"/>
          <w:szCs w:val="24"/>
        </w:rPr>
      </w:pPr>
      <w:bookmarkStart w:id="1243" w:name="_Toc395721001"/>
      <w:bookmarkStart w:id="1244" w:name="_Toc396913602"/>
      <w:bookmarkEnd w:id="1243"/>
      <w:bookmarkEnd w:id="1244"/>
      <w:r w:rsidRPr="0024633A">
        <w:rPr>
          <w:rFonts w:cs="Tahoma"/>
          <w:szCs w:val="24"/>
        </w:rPr>
        <w:t xml:space="preserve">Version control is an essential means of recording the state of a </w:t>
      </w:r>
      <w:r w:rsidR="00BF6C58" w:rsidRPr="0024633A">
        <w:rPr>
          <w:rFonts w:cs="Tahoma"/>
          <w:szCs w:val="24"/>
        </w:rPr>
        <w:t xml:space="preserve">software </w:t>
      </w:r>
      <w:r w:rsidR="00C01348" w:rsidRPr="0024633A">
        <w:rPr>
          <w:rFonts w:cs="Tahoma"/>
          <w:szCs w:val="24"/>
        </w:rPr>
        <w:t xml:space="preserve">source </w:t>
      </w:r>
      <w:r w:rsidRPr="0024633A">
        <w:rPr>
          <w:rFonts w:cs="Tahoma"/>
          <w:szCs w:val="24"/>
        </w:rPr>
        <w:t>code at different times during its development and revision phases.</w:t>
      </w:r>
      <w:r w:rsidR="005479DF" w:rsidRPr="0024633A">
        <w:rPr>
          <w:rFonts w:cs="Tahoma"/>
          <w:szCs w:val="24"/>
        </w:rPr>
        <w:t xml:space="preserve"> </w:t>
      </w:r>
      <w:r w:rsidRPr="0024633A">
        <w:rPr>
          <w:rFonts w:cs="Tahoma"/>
          <w:szCs w:val="24"/>
        </w:rPr>
        <w:t>It allows for rolling back to previous versions when needed.</w:t>
      </w:r>
      <w:r w:rsidR="005479DF" w:rsidRPr="0024633A">
        <w:rPr>
          <w:rFonts w:cs="Tahoma"/>
          <w:szCs w:val="24"/>
        </w:rPr>
        <w:t xml:space="preserve"> </w:t>
      </w:r>
      <w:r w:rsidRPr="0024633A">
        <w:rPr>
          <w:rFonts w:cs="Tahoma"/>
          <w:szCs w:val="24"/>
        </w:rPr>
        <w:t xml:space="preserve">For </w:t>
      </w:r>
      <w:r w:rsidR="00574EDC" w:rsidRPr="0024633A">
        <w:rPr>
          <w:rFonts w:cs="Tahoma"/>
          <w:szCs w:val="24"/>
        </w:rPr>
        <w:t>example,</w:t>
      </w:r>
      <w:r w:rsidRPr="0024633A">
        <w:rPr>
          <w:rFonts w:cs="Tahoma"/>
          <w:szCs w:val="24"/>
        </w:rPr>
        <w:t xml:space="preserve"> if a defect is discovered in XML schemas that have been released, it is desirable to be able to return to a previous version </w:t>
      </w:r>
      <w:r w:rsidR="001C3338" w:rsidRPr="0024633A">
        <w:rPr>
          <w:rFonts w:cs="Tahoma"/>
          <w:szCs w:val="24"/>
        </w:rPr>
        <w:t xml:space="preserve">that </w:t>
      </w:r>
      <w:del w:id="1245" w:author="Armando Ramirez" w:date="2022-03-07T16:56:00Z">
        <w:r w:rsidR="001C3338" w:rsidRPr="0024633A">
          <w:rPr>
            <w:rFonts w:cs="Tahoma"/>
            <w:szCs w:val="24"/>
          </w:rPr>
          <w:delText xml:space="preserve">doesn’t </w:delText>
        </w:r>
      </w:del>
      <w:ins w:id="1246" w:author="Armando Ramirez" w:date="2022-03-07T16:56:00Z">
        <w:r w:rsidR="00A153D2">
          <w:rPr>
            <w:rFonts w:cs="Tahoma"/>
            <w:szCs w:val="24"/>
          </w:rPr>
          <w:t xml:space="preserve">does not </w:t>
        </w:r>
      </w:ins>
      <w:r w:rsidR="001C3338" w:rsidRPr="0024633A">
        <w:rPr>
          <w:rFonts w:cs="Tahoma"/>
          <w:szCs w:val="24"/>
        </w:rPr>
        <w:t>have the defect.</w:t>
      </w:r>
      <w:r w:rsidR="005479DF" w:rsidRPr="0024633A">
        <w:rPr>
          <w:rFonts w:cs="Tahoma"/>
          <w:szCs w:val="24"/>
        </w:rPr>
        <w:t xml:space="preserve"> </w:t>
      </w:r>
      <w:r w:rsidR="000D1961" w:rsidRPr="0024633A">
        <w:rPr>
          <w:rFonts w:cs="Tahoma"/>
          <w:szCs w:val="24"/>
        </w:rPr>
        <w:t>The</w:t>
      </w:r>
      <w:r w:rsidRPr="0024633A">
        <w:rPr>
          <w:rFonts w:cs="Tahoma"/>
          <w:szCs w:val="24"/>
        </w:rPr>
        <w:t xml:space="preserve"> XML schemas are code generated originally from </w:t>
      </w:r>
      <w:r w:rsidR="00751BA6" w:rsidRPr="0024633A">
        <w:rPr>
          <w:rFonts w:cs="Tahoma"/>
          <w:szCs w:val="24"/>
        </w:rPr>
        <w:t xml:space="preserve">Microsoft </w:t>
      </w:r>
      <w:r w:rsidRPr="0024633A">
        <w:rPr>
          <w:rFonts w:cs="Tahoma"/>
          <w:szCs w:val="24"/>
        </w:rPr>
        <w:t xml:space="preserve">SharePoint </w:t>
      </w:r>
      <w:r w:rsidR="00751BA6" w:rsidRPr="0024633A">
        <w:rPr>
          <w:rFonts w:cs="Tahoma"/>
          <w:szCs w:val="24"/>
        </w:rPr>
        <w:t xml:space="preserve">(a team collaboration software tool) </w:t>
      </w:r>
      <w:r w:rsidRPr="0024633A">
        <w:rPr>
          <w:rFonts w:cs="Tahoma"/>
          <w:szCs w:val="24"/>
        </w:rPr>
        <w:t>schema lists</w:t>
      </w:r>
      <w:r w:rsidR="000D1961" w:rsidRPr="0024633A">
        <w:rPr>
          <w:rFonts w:cs="Tahoma"/>
          <w:szCs w:val="24"/>
        </w:rPr>
        <w:t>,</w:t>
      </w:r>
      <w:r w:rsidRPr="0024633A">
        <w:rPr>
          <w:rFonts w:cs="Tahoma"/>
          <w:szCs w:val="24"/>
        </w:rPr>
        <w:t xml:space="preserve"> with the use of schema workbooks and macro code</w:t>
      </w:r>
      <w:r w:rsidR="000D1961" w:rsidRPr="0024633A">
        <w:rPr>
          <w:rFonts w:cs="Tahoma"/>
          <w:szCs w:val="24"/>
        </w:rPr>
        <w:t>.</w:t>
      </w:r>
      <w:r w:rsidRPr="0024633A">
        <w:rPr>
          <w:rFonts w:cs="Tahoma"/>
          <w:szCs w:val="24"/>
        </w:rPr>
        <w:t xml:space="preserve"> </w:t>
      </w:r>
      <w:r w:rsidR="00574EDC" w:rsidRPr="0024633A">
        <w:rPr>
          <w:rFonts w:cs="Tahoma"/>
          <w:szCs w:val="24"/>
        </w:rPr>
        <w:t>Therefore,</w:t>
      </w:r>
      <w:r w:rsidR="000D1961" w:rsidRPr="0024633A">
        <w:rPr>
          <w:rFonts w:cs="Tahoma"/>
          <w:szCs w:val="24"/>
        </w:rPr>
        <w:t xml:space="preserve"> </w:t>
      </w:r>
      <w:r w:rsidRPr="0024633A">
        <w:rPr>
          <w:rFonts w:cs="Tahoma"/>
          <w:szCs w:val="24"/>
        </w:rPr>
        <w:t xml:space="preserve">version control needs to be applied to the SharePoint schema lists </w:t>
      </w:r>
      <w:r w:rsidRPr="0024633A">
        <w:rPr>
          <w:rFonts w:cs="Tahoma"/>
          <w:szCs w:val="24"/>
        </w:rPr>
        <w:lastRenderedPageBreak/>
        <w:t>and the source code used to generate the schemas.</w:t>
      </w:r>
      <w:r w:rsidR="005479DF" w:rsidRPr="0024633A">
        <w:rPr>
          <w:rFonts w:cs="Tahoma"/>
          <w:szCs w:val="24"/>
        </w:rPr>
        <w:t xml:space="preserve"> </w:t>
      </w:r>
      <w:r w:rsidR="00EA060E" w:rsidRPr="0024633A">
        <w:rPr>
          <w:rFonts w:cs="Tahoma"/>
          <w:szCs w:val="24"/>
        </w:rPr>
        <w:t xml:space="preserve">Section 2.5 </w:t>
      </w:r>
      <w:r w:rsidRPr="0024633A">
        <w:rPr>
          <w:rFonts w:cs="Tahoma"/>
          <w:szCs w:val="24"/>
        </w:rPr>
        <w:t>describes the inputs, intermediary products</w:t>
      </w:r>
      <w:r w:rsidR="00216556" w:rsidRPr="0024633A">
        <w:rPr>
          <w:rFonts w:cs="Tahoma"/>
          <w:szCs w:val="24"/>
        </w:rPr>
        <w:t>,</w:t>
      </w:r>
      <w:r w:rsidRPr="0024633A">
        <w:rPr>
          <w:rFonts w:cs="Tahoma"/>
          <w:szCs w:val="24"/>
        </w:rPr>
        <w:t xml:space="preserve"> final XML schema files</w:t>
      </w:r>
      <w:r w:rsidR="001C3338" w:rsidRPr="0024633A">
        <w:rPr>
          <w:rFonts w:cs="Tahoma"/>
          <w:szCs w:val="24"/>
        </w:rPr>
        <w:t>,</w:t>
      </w:r>
      <w:r w:rsidRPr="0024633A">
        <w:rPr>
          <w:rFonts w:cs="Tahoma"/>
          <w:szCs w:val="24"/>
        </w:rPr>
        <w:t xml:space="preserve"> and how versioning is applied to them.</w:t>
      </w:r>
    </w:p>
    <w:p w14:paraId="206E254E" w14:textId="77777777" w:rsidR="003E40E3" w:rsidRPr="0024633A" w:rsidRDefault="003E40E3" w:rsidP="00984A23">
      <w:pPr>
        <w:pStyle w:val="Heading3"/>
        <w:tabs>
          <w:tab w:val="clear" w:pos="900"/>
          <w:tab w:val="left" w:pos="720"/>
        </w:tabs>
        <w:spacing w:after="240"/>
        <w:rPr>
          <w:rFonts w:ascii="Tahoma" w:hAnsi="Tahoma" w:cs="Tahoma"/>
          <w:b/>
          <w:i w:val="0"/>
          <w:sz w:val="24"/>
        </w:rPr>
      </w:pPr>
      <w:bookmarkStart w:id="1247" w:name="_Toc418094468"/>
      <w:bookmarkStart w:id="1248" w:name="_Toc96009490"/>
      <w:r w:rsidRPr="0024633A">
        <w:rPr>
          <w:rFonts w:ascii="Tahoma" w:hAnsi="Tahoma" w:cs="Tahoma"/>
          <w:b/>
          <w:i w:val="0"/>
          <w:sz w:val="24"/>
        </w:rPr>
        <w:t>SharePoint Schema Lists</w:t>
      </w:r>
      <w:bookmarkEnd w:id="1247"/>
      <w:bookmarkEnd w:id="1248"/>
    </w:p>
    <w:p w14:paraId="3C99EDD7" w14:textId="77777777" w:rsidR="003E40E3" w:rsidRPr="0024633A" w:rsidRDefault="00E52975" w:rsidP="00984A23">
      <w:pPr>
        <w:pStyle w:val="Heading4"/>
        <w:spacing w:after="240"/>
        <w:ind w:hanging="900"/>
        <w:rPr>
          <w:rFonts w:ascii="Tahoma" w:hAnsi="Tahoma" w:cs="Tahoma"/>
          <w:b/>
        </w:rPr>
      </w:pPr>
      <w:bookmarkStart w:id="1249" w:name="_Toc418094469"/>
      <w:bookmarkStart w:id="1250" w:name="_Toc96009491"/>
      <w:r w:rsidRPr="0024633A">
        <w:rPr>
          <w:rFonts w:ascii="Tahoma" w:hAnsi="Tahoma" w:cs="Tahoma"/>
          <w:b/>
        </w:rPr>
        <w:t>Purpose</w:t>
      </w:r>
      <w:bookmarkEnd w:id="1249"/>
      <w:bookmarkEnd w:id="1250"/>
      <w:r w:rsidR="003E40E3" w:rsidRPr="0024633A">
        <w:rPr>
          <w:rFonts w:ascii="Tahoma" w:hAnsi="Tahoma" w:cs="Tahoma"/>
          <w:b/>
        </w:rPr>
        <w:t xml:space="preserve"> </w:t>
      </w:r>
    </w:p>
    <w:p w14:paraId="78461609" w14:textId="4231CCCA" w:rsidR="003E40E3" w:rsidRPr="0024633A" w:rsidRDefault="003E40E3" w:rsidP="00984A23">
      <w:pPr>
        <w:pStyle w:val="StyleLeft05"/>
        <w:tabs>
          <w:tab w:val="left" w:pos="0"/>
        </w:tabs>
        <w:spacing w:after="240"/>
        <w:ind w:left="0"/>
        <w:rPr>
          <w:rFonts w:cs="Tahoma"/>
        </w:rPr>
      </w:pPr>
      <w:r w:rsidRPr="0024633A">
        <w:rPr>
          <w:rFonts w:cs="Tahoma"/>
        </w:rPr>
        <w:t>The SharePoint schema lists are the original and only source of data for generated XML schema</w:t>
      </w:r>
      <w:r w:rsidR="00E52975" w:rsidRPr="0024633A">
        <w:rPr>
          <w:rFonts w:cs="Tahoma"/>
        </w:rPr>
        <w:t xml:space="preserve">s required for </w:t>
      </w:r>
      <w:r w:rsidR="00C13A62" w:rsidRPr="0024633A">
        <w:rPr>
          <w:rFonts w:cs="Tahoma"/>
        </w:rPr>
        <w:t xml:space="preserve">creation of registered </w:t>
      </w:r>
      <w:r w:rsidR="001C3338" w:rsidRPr="0024633A">
        <w:rPr>
          <w:rFonts w:cs="Tahoma"/>
        </w:rPr>
        <w:t>compliance documents</w:t>
      </w:r>
      <w:r w:rsidR="00E52975" w:rsidRPr="0024633A">
        <w:rPr>
          <w:rFonts w:cs="Tahoma"/>
        </w:rPr>
        <w:t>.</w:t>
      </w:r>
      <w:r w:rsidR="005479DF" w:rsidRPr="0024633A">
        <w:rPr>
          <w:rFonts w:cs="Tahoma"/>
        </w:rPr>
        <w:t xml:space="preserve"> </w:t>
      </w:r>
      <w:r w:rsidRPr="0024633A">
        <w:rPr>
          <w:rFonts w:cs="Tahoma"/>
        </w:rPr>
        <w:t>All entries are made in the SharePoint schema lists</w:t>
      </w:r>
      <w:r w:rsidR="000D1961" w:rsidRPr="0024633A">
        <w:rPr>
          <w:rFonts w:cs="Tahoma"/>
        </w:rPr>
        <w:t>.</w:t>
      </w:r>
      <w:r w:rsidRPr="0024633A">
        <w:rPr>
          <w:rFonts w:cs="Tahoma"/>
        </w:rPr>
        <w:t xml:space="preserve"> </w:t>
      </w:r>
      <w:r w:rsidR="000D1961" w:rsidRPr="0024633A">
        <w:rPr>
          <w:rFonts w:cs="Tahoma"/>
        </w:rPr>
        <w:t xml:space="preserve">They </w:t>
      </w:r>
      <w:r w:rsidRPr="0024633A">
        <w:rPr>
          <w:rFonts w:cs="Tahoma"/>
        </w:rPr>
        <w:t>contain columns for defining the term</w:t>
      </w:r>
      <w:r w:rsidR="00EA060E" w:rsidRPr="0024633A">
        <w:rPr>
          <w:rFonts w:cs="Tahoma"/>
        </w:rPr>
        <w:t>s</w:t>
      </w:r>
      <w:r w:rsidRPr="0024633A">
        <w:rPr>
          <w:rFonts w:cs="Tahoma"/>
        </w:rPr>
        <w:t xml:space="preserve"> and all required XML schema parameters, and columns for linking terms to other terms in the </w:t>
      </w:r>
      <w:r w:rsidR="004F624E" w:rsidRPr="0024633A">
        <w:rPr>
          <w:rFonts w:cs="Tahoma"/>
        </w:rPr>
        <w:t>Standards Data Dictionary (</w:t>
      </w:r>
      <w:r w:rsidRPr="0024633A">
        <w:rPr>
          <w:rFonts w:cs="Tahoma"/>
        </w:rPr>
        <w:t>SDD</w:t>
      </w:r>
      <w:r w:rsidR="004F624E" w:rsidRPr="0024633A">
        <w:rPr>
          <w:rFonts w:cs="Tahoma"/>
        </w:rPr>
        <w:t>)</w:t>
      </w:r>
      <w:r w:rsidRPr="0024633A">
        <w:rPr>
          <w:rFonts w:cs="Tahoma"/>
        </w:rPr>
        <w:t>.</w:t>
      </w:r>
      <w:r w:rsidR="005479DF" w:rsidRPr="0024633A">
        <w:rPr>
          <w:rFonts w:cs="Tahoma"/>
        </w:rPr>
        <w:t xml:space="preserve"> </w:t>
      </w:r>
      <w:r w:rsidRPr="0024633A">
        <w:rPr>
          <w:rFonts w:cs="Tahoma"/>
        </w:rPr>
        <w:t xml:space="preserve">The SharePoint schema lists are exported to special schema generation excel workbooks and macro code is run to generate the XML </w:t>
      </w:r>
      <w:r w:rsidR="00E52975" w:rsidRPr="0024633A">
        <w:rPr>
          <w:rFonts w:cs="Tahoma"/>
        </w:rPr>
        <w:t xml:space="preserve">schemas using these workbooks. </w:t>
      </w:r>
    </w:p>
    <w:p w14:paraId="33C85BAB" w14:textId="77777777" w:rsidR="003E40E3" w:rsidRPr="0024633A" w:rsidRDefault="003E40E3" w:rsidP="00984A23">
      <w:pPr>
        <w:pStyle w:val="Heading4"/>
        <w:spacing w:after="240"/>
        <w:ind w:hanging="900"/>
        <w:rPr>
          <w:rFonts w:ascii="Tahoma" w:hAnsi="Tahoma" w:cs="Tahoma"/>
          <w:b/>
        </w:rPr>
      </w:pPr>
      <w:bookmarkStart w:id="1251" w:name="_Toc418094470"/>
      <w:bookmarkStart w:id="1252" w:name="_Toc96009492"/>
      <w:r w:rsidRPr="0024633A">
        <w:rPr>
          <w:rFonts w:ascii="Tahoma" w:hAnsi="Tahoma" w:cs="Tahoma"/>
          <w:b/>
        </w:rPr>
        <w:t>Versioning</w:t>
      </w:r>
      <w:bookmarkEnd w:id="1251"/>
      <w:bookmarkEnd w:id="1252"/>
    </w:p>
    <w:p w14:paraId="28718777" w14:textId="77777777" w:rsidR="003E40E3" w:rsidRPr="0024633A" w:rsidRDefault="003E40E3" w:rsidP="00984A23">
      <w:pPr>
        <w:pStyle w:val="StyleLeft05"/>
        <w:spacing w:after="240"/>
        <w:ind w:left="0"/>
        <w:rPr>
          <w:rFonts w:cs="Tahoma"/>
        </w:rPr>
      </w:pPr>
      <w:r w:rsidRPr="0024633A">
        <w:rPr>
          <w:rFonts w:cs="Tahoma"/>
        </w:rPr>
        <w:t xml:space="preserve">Any version of a SharePoint schema list can be saved as a template with content. Then if there is a need to roll back to a </w:t>
      </w:r>
      <w:r w:rsidR="00BE6616" w:rsidRPr="0024633A">
        <w:rPr>
          <w:rFonts w:cs="Tahoma"/>
        </w:rPr>
        <w:t xml:space="preserve">previous </w:t>
      </w:r>
      <w:r w:rsidRPr="0024633A">
        <w:rPr>
          <w:rFonts w:cs="Tahoma"/>
        </w:rPr>
        <w:t>version, the SharePoint schema list for that version can be regenerated from the template.</w:t>
      </w:r>
      <w:r w:rsidR="005479DF" w:rsidRPr="0024633A">
        <w:rPr>
          <w:rFonts w:cs="Tahoma"/>
        </w:rPr>
        <w:t xml:space="preserve"> </w:t>
      </w:r>
    </w:p>
    <w:p w14:paraId="266699A1" w14:textId="77777777" w:rsidR="003E40E3" w:rsidRPr="0024633A" w:rsidRDefault="00E52975" w:rsidP="00984A23">
      <w:pPr>
        <w:pStyle w:val="Heading3"/>
        <w:tabs>
          <w:tab w:val="clear" w:pos="900"/>
          <w:tab w:val="left" w:pos="720"/>
        </w:tabs>
        <w:spacing w:after="240"/>
        <w:rPr>
          <w:rFonts w:ascii="Tahoma" w:hAnsi="Tahoma" w:cs="Tahoma"/>
          <w:b/>
          <w:i w:val="0"/>
          <w:sz w:val="24"/>
        </w:rPr>
      </w:pPr>
      <w:bookmarkStart w:id="1253" w:name="_Toc418094471"/>
      <w:bookmarkStart w:id="1254" w:name="_Toc96009493"/>
      <w:r w:rsidRPr="0024633A">
        <w:rPr>
          <w:rFonts w:ascii="Tahoma" w:hAnsi="Tahoma" w:cs="Tahoma"/>
          <w:b/>
          <w:i w:val="0"/>
          <w:sz w:val="24"/>
        </w:rPr>
        <w:t xml:space="preserve">Schema Generation </w:t>
      </w:r>
      <w:r w:rsidR="00751BA6" w:rsidRPr="0024633A">
        <w:rPr>
          <w:rFonts w:ascii="Tahoma" w:hAnsi="Tahoma" w:cs="Tahoma"/>
          <w:b/>
          <w:i w:val="0"/>
          <w:sz w:val="24"/>
        </w:rPr>
        <w:t xml:space="preserve">Microsoft </w:t>
      </w:r>
      <w:r w:rsidRPr="0024633A">
        <w:rPr>
          <w:rFonts w:ascii="Tahoma" w:hAnsi="Tahoma" w:cs="Tahoma"/>
          <w:b/>
          <w:i w:val="0"/>
          <w:sz w:val="24"/>
        </w:rPr>
        <w:t>Excel Workbooks</w:t>
      </w:r>
      <w:r w:rsidR="003E40E3" w:rsidRPr="0024633A">
        <w:rPr>
          <w:rFonts w:ascii="Tahoma" w:hAnsi="Tahoma" w:cs="Tahoma"/>
          <w:b/>
          <w:i w:val="0"/>
          <w:sz w:val="24"/>
        </w:rPr>
        <w:t xml:space="preserve"> and Macros</w:t>
      </w:r>
      <w:bookmarkEnd w:id="1253"/>
      <w:bookmarkEnd w:id="1254"/>
      <w:r w:rsidR="003E40E3" w:rsidRPr="0024633A">
        <w:rPr>
          <w:rFonts w:ascii="Tahoma" w:hAnsi="Tahoma" w:cs="Tahoma"/>
          <w:b/>
          <w:i w:val="0"/>
          <w:sz w:val="24"/>
        </w:rPr>
        <w:t xml:space="preserve"> </w:t>
      </w:r>
    </w:p>
    <w:p w14:paraId="49206E35" w14:textId="77777777" w:rsidR="003E40E3" w:rsidRPr="0024633A" w:rsidRDefault="003E40E3" w:rsidP="00984A23">
      <w:pPr>
        <w:pStyle w:val="Heading4"/>
        <w:tabs>
          <w:tab w:val="clear" w:pos="900"/>
          <w:tab w:val="left" w:pos="1170"/>
        </w:tabs>
        <w:spacing w:after="240"/>
        <w:ind w:left="900" w:hanging="630"/>
        <w:rPr>
          <w:rFonts w:ascii="Tahoma" w:hAnsi="Tahoma" w:cs="Tahoma"/>
          <w:b/>
        </w:rPr>
      </w:pPr>
      <w:bookmarkStart w:id="1255" w:name="_Toc418094472"/>
      <w:bookmarkStart w:id="1256" w:name="_Toc96009494"/>
      <w:r w:rsidRPr="0024633A">
        <w:rPr>
          <w:rFonts w:ascii="Tahoma" w:hAnsi="Tahoma" w:cs="Tahoma"/>
          <w:b/>
        </w:rPr>
        <w:t>Purpose</w:t>
      </w:r>
      <w:bookmarkEnd w:id="1255"/>
      <w:bookmarkEnd w:id="1256"/>
    </w:p>
    <w:p w14:paraId="7C30D459" w14:textId="77777777" w:rsidR="003E40E3" w:rsidRPr="0024633A" w:rsidRDefault="003E40E3" w:rsidP="00984A23">
      <w:pPr>
        <w:pStyle w:val="StyleLeft05"/>
        <w:spacing w:after="240"/>
        <w:ind w:left="0"/>
        <w:rPr>
          <w:rFonts w:cs="Tahoma"/>
        </w:rPr>
      </w:pPr>
      <w:r w:rsidRPr="0024633A">
        <w:rPr>
          <w:rFonts w:cs="Tahoma"/>
        </w:rPr>
        <w:t xml:space="preserve">The schema generation workbooks and macros are used to generate </w:t>
      </w:r>
      <w:proofErr w:type="gramStart"/>
      <w:r w:rsidRPr="0024633A">
        <w:rPr>
          <w:rFonts w:cs="Tahoma"/>
        </w:rPr>
        <w:t>all of</w:t>
      </w:r>
      <w:proofErr w:type="gramEnd"/>
      <w:r w:rsidRPr="0024633A">
        <w:rPr>
          <w:rFonts w:cs="Tahoma"/>
        </w:rPr>
        <w:t xml:space="preserve"> the required XML schemas from the SharePoint lists.</w:t>
      </w:r>
      <w:r w:rsidR="005479DF" w:rsidRPr="0024633A">
        <w:rPr>
          <w:rFonts w:cs="Tahoma"/>
        </w:rPr>
        <w:t xml:space="preserve"> </w:t>
      </w:r>
      <w:r w:rsidRPr="0024633A">
        <w:rPr>
          <w:rFonts w:cs="Tahoma"/>
        </w:rPr>
        <w:t xml:space="preserve">The workbooks are loaded with </w:t>
      </w:r>
      <w:r w:rsidR="00F669EE" w:rsidRPr="0024633A">
        <w:rPr>
          <w:rFonts w:cs="Tahoma"/>
        </w:rPr>
        <w:t xml:space="preserve">the </w:t>
      </w:r>
      <w:r w:rsidRPr="0024633A">
        <w:rPr>
          <w:rFonts w:cs="Tahoma"/>
        </w:rPr>
        <w:t>latest SharePoint schema lists, then one macro is run to generate the SDD base schema set</w:t>
      </w:r>
      <w:r w:rsidR="007F4414" w:rsidRPr="0024633A">
        <w:rPr>
          <w:rFonts w:cs="Tahoma"/>
        </w:rPr>
        <w:t>,</w:t>
      </w:r>
      <w:r w:rsidRPr="0024633A">
        <w:rPr>
          <w:rFonts w:cs="Tahoma"/>
        </w:rPr>
        <w:t xml:space="preserve"> and another macro is run to genera</w:t>
      </w:r>
      <w:r w:rsidR="00E52975" w:rsidRPr="0024633A">
        <w:rPr>
          <w:rFonts w:cs="Tahoma"/>
        </w:rPr>
        <w:t>te compliance document schemas.</w:t>
      </w:r>
    </w:p>
    <w:p w14:paraId="784F4627" w14:textId="77777777" w:rsidR="003E40E3" w:rsidRPr="0024633A" w:rsidRDefault="003E40E3" w:rsidP="00984A23">
      <w:pPr>
        <w:pStyle w:val="Heading4"/>
        <w:spacing w:after="240"/>
        <w:ind w:hanging="900"/>
        <w:rPr>
          <w:rFonts w:ascii="Tahoma" w:hAnsi="Tahoma" w:cs="Tahoma"/>
          <w:b/>
        </w:rPr>
      </w:pPr>
      <w:bookmarkStart w:id="1257" w:name="_Toc418094473"/>
      <w:bookmarkStart w:id="1258" w:name="_Toc96009495"/>
      <w:r w:rsidRPr="0024633A">
        <w:rPr>
          <w:rFonts w:ascii="Tahoma" w:hAnsi="Tahoma" w:cs="Tahoma"/>
          <w:b/>
        </w:rPr>
        <w:t>Versioning</w:t>
      </w:r>
      <w:bookmarkEnd w:id="1257"/>
      <w:bookmarkEnd w:id="1258"/>
    </w:p>
    <w:p w14:paraId="14432EB2" w14:textId="185E8948" w:rsidR="003E40E3" w:rsidRPr="0024633A" w:rsidRDefault="003E40E3" w:rsidP="00984A23">
      <w:pPr>
        <w:pStyle w:val="StyleLeft05"/>
        <w:spacing w:after="240"/>
        <w:ind w:left="0"/>
        <w:rPr>
          <w:rFonts w:cs="Tahoma"/>
          <w:szCs w:val="22"/>
        </w:rPr>
      </w:pPr>
      <w:r w:rsidRPr="0024633A">
        <w:rPr>
          <w:rFonts w:cs="Tahoma"/>
          <w:szCs w:val="22"/>
        </w:rPr>
        <w:t xml:space="preserve">When a major or minor version of </w:t>
      </w:r>
      <w:r w:rsidR="00C7604B" w:rsidRPr="0024633A">
        <w:rPr>
          <w:rFonts w:cs="Tahoma"/>
          <w:szCs w:val="22"/>
        </w:rPr>
        <w:t xml:space="preserve">the </w:t>
      </w:r>
      <w:r w:rsidR="004A6610" w:rsidRPr="0024633A">
        <w:rPr>
          <w:rFonts w:cs="Tahoma"/>
          <w:szCs w:val="22"/>
        </w:rPr>
        <w:t xml:space="preserve">library of </w:t>
      </w:r>
      <w:r w:rsidRPr="0024633A">
        <w:rPr>
          <w:rFonts w:cs="Tahoma"/>
          <w:szCs w:val="22"/>
        </w:rPr>
        <w:t xml:space="preserve">schemas is released, the processed schema generation workbooks and the version of </w:t>
      </w:r>
      <w:r w:rsidR="004A6610" w:rsidRPr="0024633A">
        <w:rPr>
          <w:rFonts w:cs="Tahoma"/>
          <w:szCs w:val="22"/>
        </w:rPr>
        <w:t xml:space="preserve">the collection of </w:t>
      </w:r>
      <w:r w:rsidRPr="0024633A">
        <w:rPr>
          <w:rFonts w:cs="Tahoma"/>
          <w:szCs w:val="22"/>
        </w:rPr>
        <w:t xml:space="preserve">macros used to generate the schemas </w:t>
      </w:r>
      <w:r w:rsidR="00C13302" w:rsidRPr="0024633A">
        <w:rPr>
          <w:rFonts w:cs="Tahoma"/>
          <w:szCs w:val="22"/>
        </w:rPr>
        <w:t xml:space="preserve">should be </w:t>
      </w:r>
      <w:r w:rsidRPr="0024633A">
        <w:rPr>
          <w:rFonts w:cs="Tahoma"/>
          <w:szCs w:val="22"/>
        </w:rPr>
        <w:t xml:space="preserve">bundled in a </w:t>
      </w:r>
      <w:r w:rsidR="00751BA6" w:rsidRPr="0024633A">
        <w:rPr>
          <w:rFonts w:cs="Tahoma"/>
          <w:szCs w:val="22"/>
        </w:rPr>
        <w:t xml:space="preserve">Zip </w:t>
      </w:r>
      <w:r w:rsidRPr="0024633A">
        <w:rPr>
          <w:rFonts w:cs="Tahoma"/>
          <w:szCs w:val="22"/>
        </w:rPr>
        <w:t xml:space="preserve">file and committed to the </w:t>
      </w:r>
      <w:r w:rsidR="00507E8E" w:rsidRPr="0024633A">
        <w:rPr>
          <w:rFonts w:cs="Tahoma"/>
          <w:szCs w:val="22"/>
        </w:rPr>
        <w:t>20</w:t>
      </w:r>
      <w:ins w:id="1259" w:author="Author">
        <w:r w:rsidR="001A1BF4">
          <w:rPr>
            <w:rFonts w:cs="Tahoma"/>
            <w:szCs w:val="22"/>
          </w:rPr>
          <w:t>22</w:t>
        </w:r>
      </w:ins>
      <w:del w:id="1260" w:author="Author">
        <w:r w:rsidR="00507E8E" w:rsidRPr="0024633A" w:rsidDel="001A1BF4">
          <w:rPr>
            <w:rFonts w:cs="Tahoma"/>
            <w:szCs w:val="22"/>
          </w:rPr>
          <w:delText>19</w:delText>
        </w:r>
      </w:del>
      <w:r w:rsidR="00167A87" w:rsidRPr="0024633A">
        <w:rPr>
          <w:rFonts w:cs="Tahoma"/>
          <w:szCs w:val="22"/>
        </w:rPr>
        <w:t xml:space="preserve"> </w:t>
      </w:r>
      <w:r w:rsidR="00A8071B" w:rsidRPr="0024633A">
        <w:rPr>
          <w:rFonts w:cs="Tahoma"/>
          <w:szCs w:val="22"/>
        </w:rPr>
        <w:t>RG</w:t>
      </w:r>
      <w:r w:rsidR="00167A87" w:rsidRPr="0024633A">
        <w:rPr>
          <w:rFonts w:cs="Tahoma"/>
          <w:szCs w:val="22"/>
        </w:rPr>
        <w:t xml:space="preserve"> - Res Source </w:t>
      </w:r>
      <w:r w:rsidRPr="0024633A">
        <w:rPr>
          <w:rFonts w:cs="Tahoma"/>
          <w:szCs w:val="22"/>
        </w:rPr>
        <w:t xml:space="preserve">SVN repository in a folder called </w:t>
      </w:r>
      <w:proofErr w:type="spellStart"/>
      <w:r w:rsidRPr="0024633A">
        <w:rPr>
          <w:rFonts w:cs="Tahoma"/>
          <w:szCs w:val="22"/>
        </w:rPr>
        <w:t>SchemaGenerationSource</w:t>
      </w:r>
      <w:proofErr w:type="spellEnd"/>
      <w:r w:rsidRPr="0024633A">
        <w:rPr>
          <w:rFonts w:cs="Tahoma"/>
          <w:szCs w:val="22"/>
        </w:rPr>
        <w:t xml:space="preserve">. </w:t>
      </w:r>
    </w:p>
    <w:p w14:paraId="7063251F" w14:textId="77777777" w:rsidR="003E40E3" w:rsidRPr="0024633A" w:rsidRDefault="003E40E3" w:rsidP="00984A23">
      <w:pPr>
        <w:pStyle w:val="Heading3"/>
        <w:tabs>
          <w:tab w:val="clear" w:pos="900"/>
          <w:tab w:val="left" w:pos="720"/>
        </w:tabs>
        <w:spacing w:after="240"/>
        <w:rPr>
          <w:rFonts w:ascii="Tahoma" w:hAnsi="Tahoma" w:cs="Tahoma"/>
          <w:b/>
          <w:i w:val="0"/>
          <w:sz w:val="24"/>
        </w:rPr>
      </w:pPr>
      <w:bookmarkStart w:id="1261" w:name="_Toc418094474"/>
      <w:bookmarkStart w:id="1262" w:name="_Toc96009496"/>
      <w:r w:rsidRPr="0024633A">
        <w:rPr>
          <w:rFonts w:ascii="Tahoma" w:hAnsi="Tahoma" w:cs="Tahoma"/>
          <w:b/>
          <w:i w:val="0"/>
          <w:sz w:val="24"/>
        </w:rPr>
        <w:lastRenderedPageBreak/>
        <w:t>XML Schemas for SDD Base Set and Compliance Document Schemas</w:t>
      </w:r>
      <w:bookmarkEnd w:id="1261"/>
      <w:bookmarkEnd w:id="1262"/>
    </w:p>
    <w:p w14:paraId="26941AE3" w14:textId="77777777" w:rsidR="003E40E3" w:rsidRPr="0024633A" w:rsidRDefault="003E40E3" w:rsidP="00984A23">
      <w:pPr>
        <w:pStyle w:val="Heading4"/>
        <w:spacing w:after="240"/>
        <w:ind w:hanging="900"/>
        <w:rPr>
          <w:rFonts w:ascii="Tahoma" w:hAnsi="Tahoma" w:cs="Tahoma"/>
          <w:b/>
        </w:rPr>
      </w:pPr>
      <w:bookmarkStart w:id="1263" w:name="_Toc418094475"/>
      <w:bookmarkStart w:id="1264" w:name="_Toc96009497"/>
      <w:r w:rsidRPr="0024633A">
        <w:rPr>
          <w:rFonts w:ascii="Tahoma" w:hAnsi="Tahoma" w:cs="Tahoma"/>
          <w:b/>
        </w:rPr>
        <w:t>Purpose</w:t>
      </w:r>
      <w:bookmarkEnd w:id="1263"/>
      <w:bookmarkEnd w:id="1264"/>
    </w:p>
    <w:p w14:paraId="122D7DA9" w14:textId="77777777" w:rsidR="004862E0" w:rsidRPr="0024633A" w:rsidRDefault="003E40E3" w:rsidP="00984A23">
      <w:pPr>
        <w:pStyle w:val="StyleLeft05"/>
        <w:spacing w:after="240"/>
        <w:ind w:left="0"/>
        <w:rPr>
          <w:rFonts w:cs="Tahoma"/>
        </w:rPr>
      </w:pPr>
      <w:r w:rsidRPr="0024633A">
        <w:rPr>
          <w:rFonts w:cs="Tahoma"/>
        </w:rPr>
        <w:t xml:space="preserve">The SDD base schemas and compliance document schemas provide data specification for the XML files </w:t>
      </w:r>
      <w:r w:rsidR="004E6DBD" w:rsidRPr="0024633A">
        <w:rPr>
          <w:rFonts w:cs="Tahoma"/>
        </w:rPr>
        <w:t xml:space="preserve">required </w:t>
      </w:r>
      <w:r w:rsidRPr="0024633A">
        <w:rPr>
          <w:rFonts w:cs="Tahoma"/>
        </w:rPr>
        <w:t>when a compliance document is registered.</w:t>
      </w:r>
      <w:r w:rsidR="005479DF" w:rsidRPr="0024633A">
        <w:rPr>
          <w:rFonts w:cs="Tahoma"/>
        </w:rPr>
        <w:t xml:space="preserve"> </w:t>
      </w:r>
      <w:r w:rsidRPr="0024633A">
        <w:rPr>
          <w:rFonts w:cs="Tahoma"/>
        </w:rPr>
        <w:t xml:space="preserve">The XML schemas are then used to validate XML files sent to the </w:t>
      </w:r>
      <w:r w:rsidR="00760C86" w:rsidRPr="0024633A">
        <w:rPr>
          <w:rFonts w:cs="Tahoma"/>
        </w:rPr>
        <w:t>RG</w:t>
      </w:r>
      <w:r w:rsidRPr="0024633A">
        <w:rPr>
          <w:rFonts w:cs="Tahoma"/>
        </w:rPr>
        <w:t xml:space="preserve"> and sent </w:t>
      </w:r>
      <w:r w:rsidR="00785E7C" w:rsidRPr="0024633A">
        <w:rPr>
          <w:rFonts w:cs="Tahoma"/>
        </w:rPr>
        <w:t xml:space="preserve">to </w:t>
      </w:r>
      <w:r w:rsidR="00B70520" w:rsidRPr="0024633A">
        <w:rPr>
          <w:rFonts w:cs="Tahoma"/>
        </w:rPr>
        <w:t>the</w:t>
      </w:r>
      <w:r w:rsidR="00DC5185" w:rsidRPr="0024633A">
        <w:rPr>
          <w:rFonts w:cs="Tahoma"/>
        </w:rPr>
        <w:t xml:space="preserve"> </w:t>
      </w:r>
      <w:r w:rsidR="00E340C4" w:rsidRPr="0024633A">
        <w:rPr>
          <w:rFonts w:cs="Tahoma"/>
        </w:rPr>
        <w:t xml:space="preserve">Energy Commission </w:t>
      </w:r>
      <w:r w:rsidR="00785E7C" w:rsidRPr="0024633A">
        <w:rPr>
          <w:rFonts w:cs="Tahoma"/>
        </w:rPr>
        <w:t>Document Repository.</w:t>
      </w:r>
      <w:r w:rsidR="00B70520" w:rsidRPr="0024633A">
        <w:rPr>
          <w:rFonts w:cs="Tahoma"/>
        </w:rPr>
        <w:t xml:space="preserve"> </w:t>
      </w:r>
    </w:p>
    <w:p w14:paraId="1AD83D6D" w14:textId="66C49FE0" w:rsidR="003E40E3" w:rsidRPr="0024633A" w:rsidDel="00593CF1" w:rsidRDefault="00B70520" w:rsidP="00984A23">
      <w:pPr>
        <w:pStyle w:val="StyleLeft05"/>
        <w:spacing w:after="240"/>
        <w:ind w:left="0"/>
        <w:rPr>
          <w:del w:id="1265" w:author="Haider Alhabibi" w:date="2022-02-02T16:12:00Z"/>
          <w:rFonts w:cs="Tahoma"/>
        </w:rPr>
      </w:pPr>
      <w:del w:id="1266" w:author="Haider Alhabibi" w:date="2022-02-02T16:12:00Z">
        <w:r w:rsidRPr="0024633A" w:rsidDel="00593CF1">
          <w:rPr>
            <w:rFonts w:cs="Tahoma"/>
          </w:rPr>
          <w:delText>Note: The Energy Commission has not yet developed the document repository</w:delText>
        </w:r>
        <w:r w:rsidR="00632DA4" w:rsidRPr="0024633A" w:rsidDel="00593CF1">
          <w:rPr>
            <w:rFonts w:cs="Tahoma"/>
          </w:rPr>
          <w:delText xml:space="preserve">. Validation of XML files at the document repository will not be required until </w:delText>
        </w:r>
        <w:r w:rsidRPr="0024633A" w:rsidDel="00593CF1">
          <w:rPr>
            <w:rFonts w:cs="Tahoma"/>
          </w:rPr>
          <w:delText xml:space="preserve">the Energy Commission </w:delText>
        </w:r>
        <w:r w:rsidR="00E94952" w:rsidRPr="0024633A" w:rsidDel="00593CF1">
          <w:rPr>
            <w:rFonts w:cs="Tahoma"/>
          </w:rPr>
          <w:delText xml:space="preserve">develops </w:delText>
        </w:r>
        <w:r w:rsidR="00632DA4" w:rsidRPr="0024633A" w:rsidDel="00593CF1">
          <w:rPr>
            <w:rFonts w:cs="Tahoma"/>
          </w:rPr>
          <w:delText xml:space="preserve">and approves </w:delText>
        </w:r>
        <w:r w:rsidR="00E94952" w:rsidRPr="0024633A" w:rsidDel="00593CF1">
          <w:rPr>
            <w:rFonts w:cs="Tahoma"/>
          </w:rPr>
          <w:delText>the document reposi</w:delText>
        </w:r>
        <w:r w:rsidR="00632DA4" w:rsidRPr="0024633A" w:rsidDel="00593CF1">
          <w:rPr>
            <w:rFonts w:cs="Tahoma"/>
          </w:rPr>
          <w:delText>tory</w:delText>
        </w:r>
        <w:r w:rsidR="00E94952" w:rsidRPr="0024633A" w:rsidDel="00593CF1">
          <w:rPr>
            <w:rFonts w:cs="Tahoma"/>
          </w:rPr>
          <w:delText>.</w:delText>
        </w:r>
      </w:del>
    </w:p>
    <w:p w14:paraId="74B93298" w14:textId="77777777" w:rsidR="003E40E3" w:rsidRPr="0024633A" w:rsidRDefault="003E40E3" w:rsidP="00984A23">
      <w:pPr>
        <w:pStyle w:val="Heading4"/>
        <w:spacing w:after="240"/>
        <w:ind w:hanging="900"/>
        <w:rPr>
          <w:rFonts w:ascii="Tahoma" w:hAnsi="Tahoma" w:cs="Tahoma"/>
          <w:b/>
        </w:rPr>
      </w:pPr>
      <w:bookmarkStart w:id="1267" w:name="_Toc418094477"/>
      <w:bookmarkStart w:id="1268" w:name="_Toc96009498"/>
      <w:r w:rsidRPr="0024633A">
        <w:rPr>
          <w:rFonts w:ascii="Tahoma" w:hAnsi="Tahoma" w:cs="Tahoma"/>
          <w:b/>
        </w:rPr>
        <w:t>XML Schema Version Attribute</w:t>
      </w:r>
      <w:bookmarkEnd w:id="1267"/>
      <w:bookmarkEnd w:id="1268"/>
    </w:p>
    <w:p w14:paraId="7FD6F3AA" w14:textId="538D7713" w:rsidR="003E40E3" w:rsidRPr="0024633A" w:rsidRDefault="003E40E3" w:rsidP="00984A23">
      <w:pPr>
        <w:pStyle w:val="StyleLeft05"/>
        <w:spacing w:after="240"/>
        <w:ind w:left="0"/>
        <w:rPr>
          <w:rFonts w:cs="Tahoma"/>
          <w:b/>
          <w:szCs w:val="24"/>
        </w:rPr>
      </w:pPr>
      <w:r w:rsidRPr="0024633A">
        <w:rPr>
          <w:rFonts w:cs="Tahoma"/>
          <w:szCs w:val="22"/>
        </w:rPr>
        <w:t xml:space="preserve">Every SDD base set schema and compliance document schema has a version attribute which contains a major version number followed by a period separator followed by a </w:t>
      </w:r>
      <w:r w:rsidR="00B22BC9" w:rsidRPr="0024633A">
        <w:rPr>
          <w:rFonts w:cs="Tahoma"/>
          <w:szCs w:val="22"/>
        </w:rPr>
        <w:t>three-digit</w:t>
      </w:r>
      <w:r w:rsidRPr="0024633A">
        <w:rPr>
          <w:rFonts w:cs="Tahoma"/>
          <w:szCs w:val="22"/>
        </w:rPr>
        <w:t xml:space="preserve"> minor version </w:t>
      </w:r>
      <w:r w:rsidRPr="0024633A">
        <w:rPr>
          <w:rFonts w:cs="Tahoma"/>
          <w:szCs w:val="24"/>
        </w:rPr>
        <w:t>number followed by “SDD” appended.</w:t>
      </w:r>
      <w:r w:rsidR="005479DF" w:rsidRPr="0024633A">
        <w:rPr>
          <w:rFonts w:cs="Tahoma"/>
          <w:szCs w:val="24"/>
        </w:rPr>
        <w:t xml:space="preserve"> </w:t>
      </w:r>
    </w:p>
    <w:p w14:paraId="744ECA19" w14:textId="77777777" w:rsidR="003E40E3" w:rsidRPr="0024633A" w:rsidRDefault="003E40E3" w:rsidP="00984A23">
      <w:pPr>
        <w:pStyle w:val="Heading4"/>
        <w:spacing w:after="240"/>
        <w:ind w:hanging="900"/>
        <w:rPr>
          <w:rFonts w:ascii="Tahoma" w:hAnsi="Tahoma" w:cs="Tahoma"/>
          <w:b/>
          <w:szCs w:val="24"/>
        </w:rPr>
      </w:pPr>
      <w:bookmarkStart w:id="1269" w:name="_Toc418094478"/>
      <w:bookmarkStart w:id="1270" w:name="_Toc96009499"/>
      <w:r w:rsidRPr="0024633A">
        <w:rPr>
          <w:rFonts w:ascii="Tahoma" w:hAnsi="Tahoma" w:cs="Tahoma"/>
          <w:b/>
          <w:szCs w:val="24"/>
        </w:rPr>
        <w:t>Schema Generation Code</w:t>
      </w:r>
      <w:bookmarkEnd w:id="1269"/>
      <w:r w:rsidR="00B932DA" w:rsidRPr="0024633A">
        <w:rPr>
          <w:rFonts w:ascii="Tahoma" w:hAnsi="Tahoma" w:cs="Tahoma"/>
          <w:b/>
          <w:szCs w:val="24"/>
        </w:rPr>
        <w:t xml:space="preserve"> Version</w:t>
      </w:r>
      <w:bookmarkEnd w:id="1270"/>
    </w:p>
    <w:p w14:paraId="0DAC1F57" w14:textId="637059B4" w:rsidR="003E40E3" w:rsidRPr="0024633A" w:rsidRDefault="003E40E3" w:rsidP="00984A23">
      <w:pPr>
        <w:pStyle w:val="StyleLeft05"/>
        <w:spacing w:after="240"/>
        <w:ind w:left="0"/>
        <w:rPr>
          <w:rFonts w:cs="Tahoma"/>
          <w:szCs w:val="22"/>
        </w:rPr>
      </w:pPr>
      <w:r w:rsidRPr="0024633A">
        <w:rPr>
          <w:rFonts w:cs="Tahoma"/>
          <w:szCs w:val="22"/>
        </w:rPr>
        <w:t xml:space="preserve">Every schema also records the version of </w:t>
      </w:r>
      <w:r w:rsidR="00126F51" w:rsidRPr="0024633A">
        <w:rPr>
          <w:rFonts w:cs="Tahoma"/>
          <w:szCs w:val="22"/>
        </w:rPr>
        <w:t xml:space="preserve">the </w:t>
      </w:r>
      <w:proofErr w:type="spellStart"/>
      <w:r w:rsidRPr="0024633A">
        <w:rPr>
          <w:rFonts w:cs="Tahoma"/>
          <w:szCs w:val="22"/>
        </w:rPr>
        <w:t>ddtools</w:t>
      </w:r>
      <w:proofErr w:type="spellEnd"/>
      <w:r w:rsidRPr="0024633A">
        <w:rPr>
          <w:rFonts w:cs="Tahoma"/>
          <w:szCs w:val="22"/>
        </w:rPr>
        <w:t xml:space="preserve"> macro used to generate the schema.</w:t>
      </w:r>
      <w:r w:rsidR="005479DF" w:rsidRPr="0024633A">
        <w:rPr>
          <w:rFonts w:cs="Tahoma"/>
          <w:szCs w:val="22"/>
        </w:rPr>
        <w:t xml:space="preserve"> </w:t>
      </w:r>
      <w:r w:rsidRPr="0024633A">
        <w:rPr>
          <w:rFonts w:cs="Tahoma"/>
          <w:szCs w:val="22"/>
        </w:rPr>
        <w:t xml:space="preserve">This is found at the top of the schema in the last documentation element before any element or type definitions. </w:t>
      </w:r>
      <w:proofErr w:type="spellStart"/>
      <w:r w:rsidR="00126F51" w:rsidRPr="0024633A">
        <w:rPr>
          <w:rFonts w:cs="Tahoma"/>
          <w:szCs w:val="22"/>
        </w:rPr>
        <w:t>Ddtools</w:t>
      </w:r>
      <w:proofErr w:type="spellEnd"/>
      <w:r w:rsidR="00126F51" w:rsidRPr="0024633A">
        <w:rPr>
          <w:rFonts w:cs="Tahoma"/>
          <w:szCs w:val="22"/>
        </w:rPr>
        <w:t xml:space="preserve">### is the filename which appends </w:t>
      </w:r>
      <w:r w:rsidR="00751BA6" w:rsidRPr="0024633A">
        <w:rPr>
          <w:rFonts w:cs="Tahoma"/>
          <w:szCs w:val="22"/>
        </w:rPr>
        <w:t xml:space="preserve">three </w:t>
      </w:r>
      <w:r w:rsidR="00126F51" w:rsidRPr="0024633A">
        <w:rPr>
          <w:rFonts w:cs="Tahoma"/>
          <w:szCs w:val="22"/>
        </w:rPr>
        <w:t>digits for the incremental version number.  It is a set of software macros which includes those macros used to generate the residential SDD base schema and the compliance document schemas.</w:t>
      </w:r>
    </w:p>
    <w:p w14:paraId="1F3B02A2" w14:textId="77777777" w:rsidR="003E40E3" w:rsidRPr="0024633A" w:rsidRDefault="008578BB" w:rsidP="00984A23">
      <w:pPr>
        <w:pStyle w:val="Heading4"/>
        <w:spacing w:after="240"/>
        <w:ind w:hanging="900"/>
        <w:rPr>
          <w:rFonts w:ascii="Tahoma" w:hAnsi="Tahoma" w:cs="Tahoma"/>
          <w:b/>
        </w:rPr>
      </w:pPr>
      <w:bookmarkStart w:id="1271" w:name="_Toc418094479"/>
      <w:bookmarkStart w:id="1272" w:name="_Toc96009500"/>
      <w:r w:rsidRPr="0024633A">
        <w:rPr>
          <w:rFonts w:ascii="Tahoma" w:hAnsi="Tahoma" w:cs="Tahoma"/>
          <w:b/>
        </w:rPr>
        <w:t xml:space="preserve">Schema </w:t>
      </w:r>
      <w:r w:rsidR="00787B16" w:rsidRPr="0024633A">
        <w:rPr>
          <w:rFonts w:ascii="Tahoma" w:hAnsi="Tahoma" w:cs="Tahoma"/>
          <w:b/>
        </w:rPr>
        <w:t>Versioning</w:t>
      </w:r>
      <w:r w:rsidRPr="0024633A">
        <w:rPr>
          <w:rFonts w:ascii="Tahoma" w:hAnsi="Tahoma" w:cs="Tahoma"/>
          <w:b/>
        </w:rPr>
        <w:t xml:space="preserve"> </w:t>
      </w:r>
      <w:r w:rsidR="003E40E3" w:rsidRPr="0024633A">
        <w:rPr>
          <w:rFonts w:ascii="Tahoma" w:hAnsi="Tahoma" w:cs="Tahoma"/>
          <w:b/>
        </w:rPr>
        <w:t>Procedure</w:t>
      </w:r>
      <w:bookmarkEnd w:id="1271"/>
      <w:r w:rsidR="00787B16" w:rsidRPr="0024633A">
        <w:rPr>
          <w:rFonts w:ascii="Tahoma" w:hAnsi="Tahoma" w:cs="Tahoma"/>
          <w:b/>
        </w:rPr>
        <w:t>s</w:t>
      </w:r>
      <w:bookmarkEnd w:id="1272"/>
    </w:p>
    <w:p w14:paraId="35E0B2E8" w14:textId="77777777" w:rsidR="003E40E3" w:rsidRPr="0024633A" w:rsidRDefault="003E40E3" w:rsidP="00984A23">
      <w:pPr>
        <w:pStyle w:val="StyleLeft05"/>
        <w:spacing w:after="240"/>
        <w:ind w:left="0"/>
        <w:rPr>
          <w:rFonts w:cs="Tahoma"/>
          <w:szCs w:val="22"/>
        </w:rPr>
      </w:pPr>
      <w:r w:rsidRPr="0024633A">
        <w:rPr>
          <w:rFonts w:cs="Tahoma"/>
          <w:szCs w:val="22"/>
        </w:rPr>
        <w:t xml:space="preserve">When the schemas are generated from the workbooks using </w:t>
      </w:r>
      <w:proofErr w:type="spellStart"/>
      <w:r w:rsidRPr="0024633A">
        <w:rPr>
          <w:rFonts w:cs="Tahoma"/>
          <w:szCs w:val="22"/>
        </w:rPr>
        <w:t>ddtools</w:t>
      </w:r>
      <w:proofErr w:type="spellEnd"/>
      <w:r w:rsidRPr="0024633A">
        <w:rPr>
          <w:rFonts w:cs="Tahoma"/>
          <w:szCs w:val="22"/>
        </w:rPr>
        <w:t xml:space="preserve"> macros, the version attribute is loaded with the schema version stored in the model workbook and the </w:t>
      </w:r>
      <w:proofErr w:type="spellStart"/>
      <w:r w:rsidRPr="0024633A">
        <w:rPr>
          <w:rFonts w:cs="Tahoma"/>
          <w:szCs w:val="22"/>
        </w:rPr>
        <w:t>ddtools</w:t>
      </w:r>
      <w:proofErr w:type="spellEnd"/>
      <w:r w:rsidRPr="0024633A">
        <w:rPr>
          <w:rFonts w:cs="Tahoma"/>
          <w:szCs w:val="22"/>
        </w:rPr>
        <w:t xml:space="preserve"> version is recorde</w:t>
      </w:r>
      <w:r w:rsidR="00785E7C" w:rsidRPr="0024633A">
        <w:rPr>
          <w:rFonts w:cs="Tahoma"/>
          <w:szCs w:val="22"/>
        </w:rPr>
        <w:t>d in the documentation element.</w:t>
      </w:r>
    </w:p>
    <w:p w14:paraId="083C2EA6" w14:textId="1519C6E9" w:rsidR="003E40E3" w:rsidRPr="0024633A" w:rsidRDefault="003E40E3" w:rsidP="00984A23">
      <w:pPr>
        <w:pStyle w:val="StyleLeft05"/>
        <w:spacing w:after="240"/>
        <w:ind w:left="0"/>
        <w:rPr>
          <w:rFonts w:cs="Tahoma"/>
          <w:szCs w:val="22"/>
        </w:rPr>
      </w:pPr>
      <w:r w:rsidRPr="0024633A">
        <w:rPr>
          <w:rFonts w:cs="Tahoma"/>
          <w:szCs w:val="22"/>
        </w:rPr>
        <w:t xml:space="preserve">Every compliance document schema also has in the </w:t>
      </w:r>
      <w:r w:rsidR="004E6DBD" w:rsidRPr="0024633A">
        <w:rPr>
          <w:rFonts w:cs="Tahoma"/>
          <w:szCs w:val="22"/>
        </w:rPr>
        <w:t>p</w:t>
      </w:r>
      <w:r w:rsidRPr="0024633A">
        <w:rPr>
          <w:rFonts w:cs="Tahoma"/>
          <w:szCs w:val="22"/>
        </w:rPr>
        <w:t xml:space="preserve">ayload element an attribute called </w:t>
      </w:r>
      <w:proofErr w:type="spellStart"/>
      <w:r w:rsidR="006E0EF7" w:rsidRPr="0024633A">
        <w:rPr>
          <w:rFonts w:cs="Tahoma"/>
          <w:szCs w:val="22"/>
        </w:rPr>
        <w:t>C</w:t>
      </w:r>
      <w:r w:rsidRPr="0024633A">
        <w:rPr>
          <w:rFonts w:cs="Tahoma"/>
          <w:szCs w:val="22"/>
        </w:rPr>
        <w:t>omplianceDocumentSchemaVersion</w:t>
      </w:r>
      <w:proofErr w:type="spellEnd"/>
      <w:r w:rsidRPr="0024633A">
        <w:rPr>
          <w:rFonts w:cs="Tahoma"/>
          <w:szCs w:val="22"/>
        </w:rPr>
        <w:t>.</w:t>
      </w:r>
      <w:r w:rsidR="005479DF" w:rsidRPr="0024633A">
        <w:rPr>
          <w:rFonts w:cs="Tahoma"/>
          <w:szCs w:val="22"/>
        </w:rPr>
        <w:t xml:space="preserve"> </w:t>
      </w:r>
      <w:r w:rsidRPr="0024633A">
        <w:rPr>
          <w:rFonts w:cs="Tahoma"/>
          <w:szCs w:val="22"/>
        </w:rPr>
        <w:t xml:space="preserve">When a compliance document XML file is sent to the </w:t>
      </w:r>
      <w:r w:rsidR="00A8071B" w:rsidRPr="0024633A">
        <w:rPr>
          <w:rFonts w:cs="Tahoma"/>
          <w:szCs w:val="22"/>
        </w:rPr>
        <w:t>RG</w:t>
      </w:r>
      <w:r w:rsidRPr="0024633A">
        <w:rPr>
          <w:rFonts w:cs="Tahoma"/>
          <w:szCs w:val="22"/>
        </w:rPr>
        <w:t xml:space="preserve">, </w:t>
      </w:r>
      <w:r w:rsidR="00E340C4" w:rsidRPr="0024633A">
        <w:rPr>
          <w:rFonts w:cs="Tahoma"/>
          <w:szCs w:val="22"/>
        </w:rPr>
        <w:t>it is</w:t>
      </w:r>
      <w:r w:rsidRPr="0024633A">
        <w:rPr>
          <w:rFonts w:cs="Tahoma"/>
          <w:szCs w:val="22"/>
        </w:rPr>
        <w:t xml:space="preserve"> </w:t>
      </w:r>
      <w:r w:rsidR="00E340C4" w:rsidRPr="0024633A">
        <w:rPr>
          <w:rFonts w:cs="Tahoma"/>
          <w:szCs w:val="22"/>
        </w:rPr>
        <w:t>validated</w:t>
      </w:r>
      <w:r w:rsidRPr="0024633A">
        <w:rPr>
          <w:rFonts w:cs="Tahoma"/>
          <w:szCs w:val="22"/>
        </w:rPr>
        <w:t xml:space="preserve"> against the latest released version of the schemas.</w:t>
      </w:r>
      <w:r w:rsidR="005479DF" w:rsidRPr="0024633A">
        <w:rPr>
          <w:rFonts w:cs="Tahoma"/>
          <w:szCs w:val="22"/>
        </w:rPr>
        <w:t xml:space="preserve"> </w:t>
      </w:r>
      <w:r w:rsidRPr="0024633A">
        <w:rPr>
          <w:rFonts w:cs="Tahoma"/>
          <w:szCs w:val="22"/>
        </w:rPr>
        <w:t>When validation is complete</w:t>
      </w:r>
      <w:r w:rsidR="00574EDC">
        <w:rPr>
          <w:rFonts w:cs="Tahoma"/>
          <w:szCs w:val="22"/>
        </w:rPr>
        <w:t>,</w:t>
      </w:r>
      <w:r w:rsidRPr="0024633A">
        <w:rPr>
          <w:rFonts w:cs="Tahoma"/>
          <w:szCs w:val="22"/>
        </w:rPr>
        <w:t xml:space="preserve"> the RG stores the schema version used to validate the XML in the </w:t>
      </w:r>
      <w:proofErr w:type="spellStart"/>
      <w:r w:rsidR="00AC7C19" w:rsidRPr="0024633A">
        <w:rPr>
          <w:rFonts w:cs="Tahoma"/>
          <w:szCs w:val="22"/>
        </w:rPr>
        <w:t>C</w:t>
      </w:r>
      <w:r w:rsidRPr="0024633A">
        <w:rPr>
          <w:rFonts w:cs="Tahoma"/>
          <w:szCs w:val="22"/>
        </w:rPr>
        <w:t>omplianceDocumentSchemaVersion</w:t>
      </w:r>
      <w:proofErr w:type="spellEnd"/>
      <w:r w:rsidRPr="0024633A">
        <w:rPr>
          <w:rFonts w:cs="Tahoma"/>
          <w:szCs w:val="22"/>
        </w:rPr>
        <w:t xml:space="preserve"> attribute. </w:t>
      </w:r>
    </w:p>
    <w:p w14:paraId="07D64AE8" w14:textId="77777777" w:rsidR="003E40E3" w:rsidRPr="0024633A" w:rsidRDefault="003E40E3" w:rsidP="00984A23">
      <w:pPr>
        <w:pStyle w:val="Heading4"/>
        <w:spacing w:after="240"/>
        <w:ind w:hanging="900"/>
        <w:rPr>
          <w:rFonts w:ascii="Tahoma" w:hAnsi="Tahoma" w:cs="Tahoma"/>
          <w:b/>
        </w:rPr>
      </w:pPr>
      <w:bookmarkStart w:id="1273" w:name="_Toc418094480"/>
      <w:bookmarkStart w:id="1274" w:name="_Toc96009501"/>
      <w:r w:rsidRPr="0024633A">
        <w:rPr>
          <w:rFonts w:ascii="Tahoma" w:hAnsi="Tahoma" w:cs="Tahoma"/>
          <w:b/>
        </w:rPr>
        <w:t>SVN Version Control</w:t>
      </w:r>
      <w:bookmarkEnd w:id="1273"/>
      <w:bookmarkEnd w:id="1274"/>
    </w:p>
    <w:p w14:paraId="43046D63" w14:textId="1744EE90" w:rsidR="003E40E3" w:rsidRPr="0024633A" w:rsidRDefault="003E40E3" w:rsidP="00984A23">
      <w:pPr>
        <w:pStyle w:val="StyleLeft05"/>
        <w:spacing w:after="240"/>
        <w:ind w:left="0"/>
        <w:rPr>
          <w:rFonts w:cs="Tahoma"/>
        </w:rPr>
      </w:pPr>
      <w:r w:rsidRPr="0024633A">
        <w:rPr>
          <w:rFonts w:cs="Tahoma"/>
        </w:rPr>
        <w:t>The schemas are stored in SVN source code control.</w:t>
      </w:r>
      <w:r w:rsidR="005479DF" w:rsidRPr="0024633A">
        <w:rPr>
          <w:rFonts w:cs="Tahoma"/>
        </w:rPr>
        <w:t xml:space="preserve"> </w:t>
      </w:r>
      <w:r w:rsidRPr="0024633A">
        <w:rPr>
          <w:rFonts w:cs="Tahoma"/>
        </w:rPr>
        <w:t>If needed, previous versions of an XML schema can be recovered using SVN version control functionality.</w:t>
      </w:r>
      <w:r w:rsidR="005479DF" w:rsidRPr="0024633A">
        <w:rPr>
          <w:rFonts w:cs="Tahoma"/>
        </w:rPr>
        <w:t xml:space="preserve"> </w:t>
      </w:r>
      <w:r w:rsidRPr="0024633A">
        <w:rPr>
          <w:rFonts w:cs="Tahoma"/>
        </w:rPr>
        <w:t xml:space="preserve">However, if the purpose is to roll back to a previous version and then begin further revisions, this should be done using version control as described in </w:t>
      </w:r>
      <w:r w:rsidR="001B7527" w:rsidRPr="0024633A">
        <w:rPr>
          <w:rFonts w:cs="Tahoma"/>
        </w:rPr>
        <w:t xml:space="preserve">Section </w:t>
      </w:r>
      <w:r w:rsidR="00DD4720" w:rsidRPr="0024633A">
        <w:rPr>
          <w:rFonts w:cs="Tahoma"/>
        </w:rPr>
        <w:t>2.5.</w:t>
      </w:r>
      <w:r w:rsidR="00DF36A6" w:rsidRPr="0024633A">
        <w:rPr>
          <w:rFonts w:cs="Tahoma"/>
        </w:rPr>
        <w:t>1</w:t>
      </w:r>
      <w:r w:rsidRPr="0024633A">
        <w:rPr>
          <w:rFonts w:cs="Tahoma"/>
        </w:rPr>
        <w:t xml:space="preserve"> SharePoint Schema Lists.</w:t>
      </w:r>
    </w:p>
    <w:p w14:paraId="1BE55744" w14:textId="77777777" w:rsidR="003E40E3" w:rsidRPr="0024633A" w:rsidRDefault="003E40E3" w:rsidP="00984A23">
      <w:pPr>
        <w:pStyle w:val="Heading3"/>
        <w:tabs>
          <w:tab w:val="clear" w:pos="900"/>
          <w:tab w:val="left" w:pos="720"/>
        </w:tabs>
        <w:spacing w:after="240"/>
        <w:rPr>
          <w:rFonts w:ascii="Tahoma" w:hAnsi="Tahoma" w:cs="Tahoma"/>
          <w:b/>
          <w:i w:val="0"/>
          <w:sz w:val="24"/>
        </w:rPr>
      </w:pPr>
      <w:bookmarkStart w:id="1275" w:name="_Toc418094481"/>
      <w:bookmarkStart w:id="1276" w:name="_Toc96009502"/>
      <w:r w:rsidRPr="0024633A">
        <w:rPr>
          <w:rFonts w:ascii="Tahoma" w:hAnsi="Tahoma" w:cs="Tahoma"/>
          <w:b/>
          <w:i w:val="0"/>
          <w:sz w:val="24"/>
        </w:rPr>
        <w:lastRenderedPageBreak/>
        <w:t>Policies for Major and Minor Versioning</w:t>
      </w:r>
      <w:bookmarkEnd w:id="1275"/>
      <w:bookmarkEnd w:id="1276"/>
    </w:p>
    <w:p w14:paraId="48519F8C" w14:textId="77777777" w:rsidR="003E40E3" w:rsidRPr="0024633A" w:rsidRDefault="003E40E3" w:rsidP="00984A23">
      <w:pPr>
        <w:pStyle w:val="Heading4"/>
        <w:spacing w:after="240"/>
        <w:ind w:hanging="900"/>
        <w:rPr>
          <w:rFonts w:ascii="Tahoma" w:hAnsi="Tahoma" w:cs="Tahoma"/>
          <w:b/>
        </w:rPr>
      </w:pPr>
      <w:bookmarkStart w:id="1277" w:name="_Toc418094482"/>
      <w:bookmarkStart w:id="1278" w:name="_Toc96009503"/>
      <w:r w:rsidRPr="0024633A">
        <w:rPr>
          <w:rFonts w:ascii="Tahoma" w:hAnsi="Tahoma" w:cs="Tahoma"/>
          <w:b/>
        </w:rPr>
        <w:t>Major Versioning Policy</w:t>
      </w:r>
      <w:bookmarkEnd w:id="1277"/>
      <w:bookmarkEnd w:id="1278"/>
    </w:p>
    <w:p w14:paraId="7E62A183" w14:textId="4A80BE63" w:rsidR="003E40E3" w:rsidRPr="0024633A" w:rsidRDefault="003E40E3" w:rsidP="00984A23">
      <w:pPr>
        <w:pStyle w:val="StyleLeft05"/>
        <w:tabs>
          <w:tab w:val="left" w:pos="0"/>
        </w:tabs>
        <w:spacing w:after="240"/>
        <w:ind w:left="0"/>
        <w:rPr>
          <w:rFonts w:cs="Tahoma"/>
        </w:rPr>
      </w:pPr>
      <w:r w:rsidRPr="0024633A">
        <w:rPr>
          <w:rFonts w:cs="Tahoma"/>
        </w:rPr>
        <w:t xml:space="preserve">Assuming there are changes that need to be incorporated into the schemas more frequently than the </w:t>
      </w:r>
      <w:r w:rsidR="001B2852" w:rsidRPr="0024633A">
        <w:rPr>
          <w:rFonts w:cs="Tahoma"/>
        </w:rPr>
        <w:t>Title 24</w:t>
      </w:r>
      <w:r w:rsidR="00E340C4" w:rsidRPr="0024633A">
        <w:rPr>
          <w:rFonts w:cs="Tahoma"/>
        </w:rPr>
        <w:t>,</w:t>
      </w:r>
      <w:r w:rsidR="001B2852" w:rsidRPr="0024633A">
        <w:rPr>
          <w:rFonts w:cs="Tahoma"/>
        </w:rPr>
        <w:t xml:space="preserve"> Part 6</w:t>
      </w:r>
      <w:r w:rsidR="00E340C4" w:rsidRPr="0024633A">
        <w:rPr>
          <w:rFonts w:cs="Tahoma"/>
        </w:rPr>
        <w:t>,</w:t>
      </w:r>
      <w:r w:rsidR="001B2852" w:rsidRPr="0024633A">
        <w:rPr>
          <w:rFonts w:cs="Tahoma"/>
        </w:rPr>
        <w:t xml:space="preserve"> </w:t>
      </w:r>
      <w:r w:rsidRPr="0024633A">
        <w:rPr>
          <w:rFonts w:cs="Tahoma"/>
        </w:rPr>
        <w:t xml:space="preserve">Standards </w:t>
      </w:r>
      <w:r w:rsidR="009A5BB9" w:rsidRPr="0024633A">
        <w:rPr>
          <w:rFonts w:cs="Tahoma"/>
        </w:rPr>
        <w:t>three-year</w:t>
      </w:r>
      <w:r w:rsidRPr="0024633A">
        <w:rPr>
          <w:rFonts w:cs="Tahoma"/>
        </w:rPr>
        <w:t xml:space="preserve"> </w:t>
      </w:r>
      <w:r w:rsidR="001B2852" w:rsidRPr="0024633A">
        <w:rPr>
          <w:rFonts w:cs="Tahoma"/>
        </w:rPr>
        <w:t xml:space="preserve">update </w:t>
      </w:r>
      <w:r w:rsidRPr="0024633A">
        <w:rPr>
          <w:rFonts w:cs="Tahoma"/>
        </w:rPr>
        <w:t xml:space="preserve">cycle, major version releases </w:t>
      </w:r>
      <w:r w:rsidR="007E5D34" w:rsidRPr="0024633A">
        <w:rPr>
          <w:rFonts w:cs="Tahoma"/>
        </w:rPr>
        <w:t xml:space="preserve">may </w:t>
      </w:r>
      <w:r w:rsidRPr="0024633A">
        <w:rPr>
          <w:rFonts w:cs="Tahoma"/>
        </w:rPr>
        <w:t xml:space="preserve">occur </w:t>
      </w:r>
      <w:r w:rsidR="008C1416" w:rsidRPr="0024633A">
        <w:rPr>
          <w:rFonts w:cs="Tahoma"/>
        </w:rPr>
        <w:t xml:space="preserve">on a </w:t>
      </w:r>
      <w:r w:rsidRPr="0024633A">
        <w:rPr>
          <w:rFonts w:cs="Tahoma"/>
        </w:rPr>
        <w:t>regular</w:t>
      </w:r>
      <w:r w:rsidR="007E5D34" w:rsidRPr="0024633A">
        <w:rPr>
          <w:rFonts w:cs="Tahoma"/>
        </w:rPr>
        <w:t xml:space="preserve"> schedule such as </w:t>
      </w:r>
      <w:r w:rsidRPr="0024633A">
        <w:rPr>
          <w:rFonts w:cs="Tahoma"/>
        </w:rPr>
        <w:t>once a year.</w:t>
      </w:r>
      <w:r w:rsidR="007E5D34" w:rsidRPr="0024633A">
        <w:rPr>
          <w:rFonts w:cs="Tahoma"/>
        </w:rPr>
        <w:t xml:space="preserve"> The Energy Commission</w:t>
      </w:r>
      <w:r w:rsidR="00686605" w:rsidRPr="0024633A">
        <w:rPr>
          <w:rFonts w:cs="Tahoma"/>
        </w:rPr>
        <w:t xml:space="preserve"> </w:t>
      </w:r>
      <w:r w:rsidR="009C5068" w:rsidRPr="0024633A">
        <w:rPr>
          <w:rFonts w:cs="Tahoma"/>
        </w:rPr>
        <w:t xml:space="preserve">staff </w:t>
      </w:r>
      <w:r w:rsidR="007E5D34" w:rsidRPr="0024633A">
        <w:rPr>
          <w:rFonts w:cs="Tahoma"/>
        </w:rPr>
        <w:t xml:space="preserve">will </w:t>
      </w:r>
      <w:r w:rsidR="008C1416" w:rsidRPr="0024633A">
        <w:rPr>
          <w:rFonts w:cs="Tahoma"/>
        </w:rPr>
        <w:t>determine the schedule and inform stakeholders when versions are scheduled for release.</w:t>
      </w:r>
    </w:p>
    <w:p w14:paraId="28DB0EC2" w14:textId="77777777" w:rsidR="00C90E26" w:rsidRPr="0024633A" w:rsidRDefault="003E40E3" w:rsidP="00984A23">
      <w:pPr>
        <w:pStyle w:val="Heading4"/>
        <w:spacing w:after="240"/>
        <w:ind w:hanging="900"/>
        <w:rPr>
          <w:rFonts w:ascii="Tahoma" w:hAnsi="Tahoma" w:cs="Tahoma"/>
          <w:b/>
        </w:rPr>
      </w:pPr>
      <w:bookmarkStart w:id="1279" w:name="_Toc418094483"/>
      <w:bookmarkStart w:id="1280" w:name="_Toc96009504"/>
      <w:r w:rsidRPr="0024633A">
        <w:rPr>
          <w:rFonts w:ascii="Tahoma" w:hAnsi="Tahoma" w:cs="Tahoma"/>
          <w:b/>
        </w:rPr>
        <w:t>Backward Compatible Minor Version Policy</w:t>
      </w:r>
      <w:bookmarkEnd w:id="1279"/>
      <w:bookmarkEnd w:id="1280"/>
      <w:r w:rsidRPr="0024633A">
        <w:rPr>
          <w:rFonts w:ascii="Tahoma" w:hAnsi="Tahoma" w:cs="Tahoma"/>
          <w:b/>
        </w:rPr>
        <w:t xml:space="preserve"> </w:t>
      </w:r>
    </w:p>
    <w:p w14:paraId="76D1FF2A" w14:textId="77777777" w:rsidR="003E40E3" w:rsidRPr="0024633A" w:rsidRDefault="001F1A3E" w:rsidP="00984A23">
      <w:pPr>
        <w:pStyle w:val="StyleLeft05"/>
        <w:tabs>
          <w:tab w:val="left" w:pos="0"/>
        </w:tabs>
        <w:spacing w:after="240"/>
        <w:ind w:left="0"/>
        <w:rPr>
          <w:rFonts w:cs="Tahoma"/>
        </w:rPr>
      </w:pPr>
      <w:r w:rsidRPr="0024633A">
        <w:rPr>
          <w:rFonts w:cs="Tahoma"/>
        </w:rPr>
        <w:t>R</w:t>
      </w:r>
      <w:r w:rsidR="003E40E3" w:rsidRPr="0024633A">
        <w:rPr>
          <w:rFonts w:cs="Tahoma"/>
        </w:rPr>
        <w:t>evisions that are backward compatible generate a minor version release and can be made at any time as they provide an improvement without disrupting existing processing</w:t>
      </w:r>
      <w:r w:rsidR="007E5D34" w:rsidRPr="0024633A">
        <w:rPr>
          <w:rFonts w:cs="Tahoma"/>
        </w:rPr>
        <w:t>.</w:t>
      </w:r>
      <w:r w:rsidR="005479DF" w:rsidRPr="0024633A">
        <w:rPr>
          <w:rFonts w:cs="Tahoma"/>
        </w:rPr>
        <w:t xml:space="preserve"> </w:t>
      </w:r>
      <w:r w:rsidR="003E40E3" w:rsidRPr="0024633A">
        <w:rPr>
          <w:rFonts w:cs="Tahoma"/>
        </w:rPr>
        <w:t>Versions containing only backward compatible changes are assigned the next minor version number e.g.</w:t>
      </w:r>
      <w:r w:rsidRPr="0024633A">
        <w:rPr>
          <w:rFonts w:cs="Tahoma"/>
        </w:rPr>
        <w:t>,</w:t>
      </w:r>
      <w:r w:rsidR="003E40E3" w:rsidRPr="0024633A">
        <w:rPr>
          <w:rFonts w:cs="Tahoma"/>
        </w:rPr>
        <w:t xml:space="preserve"> if current version is V1.000 the next minor release would be assign</w:t>
      </w:r>
      <w:r w:rsidR="00DC04F3" w:rsidRPr="0024633A">
        <w:rPr>
          <w:rFonts w:cs="Tahoma"/>
        </w:rPr>
        <w:t>ed</w:t>
      </w:r>
      <w:r w:rsidR="003E40E3" w:rsidRPr="0024633A">
        <w:rPr>
          <w:rFonts w:cs="Tahoma"/>
        </w:rPr>
        <w:t xml:space="preserve"> V1.001</w:t>
      </w:r>
      <w:r w:rsidR="007E5D34" w:rsidRPr="0024633A">
        <w:rPr>
          <w:rFonts w:cs="Tahoma"/>
        </w:rPr>
        <w:t>.</w:t>
      </w:r>
    </w:p>
    <w:p w14:paraId="7136F487" w14:textId="77777777" w:rsidR="00D21D71" w:rsidRPr="0024633A" w:rsidRDefault="003E40E3" w:rsidP="00984A23">
      <w:pPr>
        <w:pStyle w:val="Heading4"/>
        <w:spacing w:after="240"/>
        <w:ind w:hanging="900"/>
        <w:rPr>
          <w:rFonts w:ascii="Tahoma" w:hAnsi="Tahoma" w:cs="Tahoma"/>
          <w:b/>
        </w:rPr>
      </w:pPr>
      <w:bookmarkStart w:id="1281" w:name="_Toc418094484"/>
      <w:bookmarkStart w:id="1282" w:name="_Toc96009505"/>
      <w:r w:rsidRPr="0024633A">
        <w:rPr>
          <w:rFonts w:ascii="Tahoma" w:hAnsi="Tahoma" w:cs="Tahoma"/>
          <w:b/>
        </w:rPr>
        <w:t xml:space="preserve">Examples of </w:t>
      </w:r>
      <w:r w:rsidR="000F2942" w:rsidRPr="0024633A">
        <w:rPr>
          <w:rFonts w:ascii="Tahoma" w:hAnsi="Tahoma" w:cs="Tahoma"/>
          <w:b/>
        </w:rPr>
        <w:t>B</w:t>
      </w:r>
      <w:r w:rsidRPr="0024633A">
        <w:rPr>
          <w:rFonts w:ascii="Tahoma" w:hAnsi="Tahoma" w:cs="Tahoma"/>
          <w:b/>
        </w:rPr>
        <w:t xml:space="preserve">ackward </w:t>
      </w:r>
      <w:r w:rsidR="000F2942" w:rsidRPr="0024633A">
        <w:rPr>
          <w:rFonts w:ascii="Tahoma" w:hAnsi="Tahoma" w:cs="Tahoma"/>
          <w:b/>
        </w:rPr>
        <w:t>C</w:t>
      </w:r>
      <w:r w:rsidRPr="0024633A">
        <w:rPr>
          <w:rFonts w:ascii="Tahoma" w:hAnsi="Tahoma" w:cs="Tahoma"/>
          <w:b/>
        </w:rPr>
        <w:t xml:space="preserve">ompatible </w:t>
      </w:r>
      <w:r w:rsidR="000F2942" w:rsidRPr="0024633A">
        <w:rPr>
          <w:rFonts w:ascii="Tahoma" w:hAnsi="Tahoma" w:cs="Tahoma"/>
          <w:b/>
        </w:rPr>
        <w:t>C</w:t>
      </w:r>
      <w:r w:rsidRPr="0024633A">
        <w:rPr>
          <w:rFonts w:ascii="Tahoma" w:hAnsi="Tahoma" w:cs="Tahoma"/>
          <w:b/>
        </w:rPr>
        <w:t xml:space="preserve">hanges to </w:t>
      </w:r>
      <w:r w:rsidR="000F2942" w:rsidRPr="0024633A">
        <w:rPr>
          <w:rFonts w:ascii="Tahoma" w:hAnsi="Tahoma" w:cs="Tahoma"/>
          <w:b/>
        </w:rPr>
        <w:t>E</w:t>
      </w:r>
      <w:r w:rsidRPr="0024633A">
        <w:rPr>
          <w:rFonts w:ascii="Tahoma" w:hAnsi="Tahoma" w:cs="Tahoma"/>
          <w:b/>
        </w:rPr>
        <w:t xml:space="preserve">xisting </w:t>
      </w:r>
      <w:r w:rsidR="000F2942" w:rsidRPr="0024633A">
        <w:rPr>
          <w:rFonts w:ascii="Tahoma" w:hAnsi="Tahoma" w:cs="Tahoma"/>
          <w:b/>
        </w:rPr>
        <w:t>S</w:t>
      </w:r>
      <w:r w:rsidRPr="0024633A">
        <w:rPr>
          <w:rFonts w:ascii="Tahoma" w:hAnsi="Tahoma" w:cs="Tahoma"/>
          <w:b/>
        </w:rPr>
        <w:t>chemas</w:t>
      </w:r>
      <w:bookmarkEnd w:id="1281"/>
      <w:bookmarkEnd w:id="1282"/>
    </w:p>
    <w:p w14:paraId="644FCC10" w14:textId="77777777" w:rsidR="00D21D71" w:rsidRPr="0024633A" w:rsidRDefault="003E40E3" w:rsidP="00984A23">
      <w:pPr>
        <w:pStyle w:val="ListParagraph"/>
        <w:numPr>
          <w:ilvl w:val="0"/>
          <w:numId w:val="25"/>
        </w:numPr>
        <w:spacing w:after="240"/>
        <w:contextualSpacing w:val="0"/>
        <w:rPr>
          <w:rFonts w:cs="Tahoma"/>
        </w:rPr>
      </w:pPr>
      <w:r w:rsidRPr="0024633A">
        <w:rPr>
          <w:rFonts w:cs="Tahoma"/>
        </w:rPr>
        <w:t>Adding optional elements to a complex type</w:t>
      </w:r>
      <w:r w:rsidR="003A1798" w:rsidRPr="0024633A">
        <w:rPr>
          <w:rFonts w:cs="Tahoma"/>
        </w:rPr>
        <w:t>.</w:t>
      </w:r>
    </w:p>
    <w:p w14:paraId="645466BD" w14:textId="77777777" w:rsidR="00D21D71" w:rsidRPr="0024633A" w:rsidRDefault="003E40E3" w:rsidP="00984A23">
      <w:pPr>
        <w:pStyle w:val="ListParagraph"/>
        <w:numPr>
          <w:ilvl w:val="0"/>
          <w:numId w:val="25"/>
        </w:numPr>
        <w:spacing w:after="240"/>
        <w:contextualSpacing w:val="0"/>
        <w:rPr>
          <w:rFonts w:cs="Tahoma"/>
        </w:rPr>
      </w:pPr>
      <w:r w:rsidRPr="0024633A">
        <w:rPr>
          <w:rFonts w:cs="Tahoma"/>
        </w:rPr>
        <w:t>Adding one or more new e</w:t>
      </w:r>
      <w:r w:rsidR="00F8532F" w:rsidRPr="0024633A">
        <w:rPr>
          <w:rFonts w:cs="Tahoma"/>
        </w:rPr>
        <w:t>numeration constants to a type</w:t>
      </w:r>
      <w:r w:rsidR="003A1798" w:rsidRPr="0024633A">
        <w:rPr>
          <w:rFonts w:cs="Tahoma"/>
        </w:rPr>
        <w:t>.</w:t>
      </w:r>
    </w:p>
    <w:p w14:paraId="14F65434" w14:textId="77777777" w:rsidR="00D21D71" w:rsidRPr="0024633A" w:rsidRDefault="003E40E3" w:rsidP="00984A23">
      <w:pPr>
        <w:pStyle w:val="ListParagraph"/>
        <w:numPr>
          <w:ilvl w:val="0"/>
          <w:numId w:val="25"/>
        </w:numPr>
        <w:spacing w:after="240"/>
        <w:contextualSpacing w:val="0"/>
        <w:rPr>
          <w:rFonts w:cs="Tahoma"/>
        </w:rPr>
      </w:pPr>
      <w:r w:rsidRPr="0024633A">
        <w:rPr>
          <w:rFonts w:cs="Tahoma"/>
        </w:rPr>
        <w:t xml:space="preserve">Changing a numeric type from </w:t>
      </w:r>
      <w:r w:rsidR="001F1A3E" w:rsidRPr="0024633A">
        <w:rPr>
          <w:rFonts w:cs="Tahoma"/>
        </w:rPr>
        <w:t xml:space="preserve">one </w:t>
      </w:r>
      <w:r w:rsidRPr="0024633A">
        <w:rPr>
          <w:rFonts w:cs="Tahoma"/>
        </w:rPr>
        <w:t>dec</w:t>
      </w:r>
      <w:r w:rsidR="00F8532F" w:rsidRPr="0024633A">
        <w:rPr>
          <w:rFonts w:cs="Tahoma"/>
        </w:rPr>
        <w:t xml:space="preserve">imal place to </w:t>
      </w:r>
      <w:r w:rsidR="001F1A3E" w:rsidRPr="0024633A">
        <w:rPr>
          <w:rFonts w:cs="Tahoma"/>
        </w:rPr>
        <w:t xml:space="preserve">two </w:t>
      </w:r>
      <w:r w:rsidR="00F8532F" w:rsidRPr="0024633A">
        <w:rPr>
          <w:rFonts w:cs="Tahoma"/>
        </w:rPr>
        <w:t>decimal places</w:t>
      </w:r>
      <w:r w:rsidR="003A1798" w:rsidRPr="0024633A">
        <w:rPr>
          <w:rFonts w:cs="Tahoma"/>
        </w:rPr>
        <w:t>.</w:t>
      </w:r>
    </w:p>
    <w:p w14:paraId="490905D0" w14:textId="77777777" w:rsidR="00D21D71" w:rsidRPr="0024633A" w:rsidRDefault="003E40E3" w:rsidP="00984A23">
      <w:pPr>
        <w:pStyle w:val="ListParagraph"/>
        <w:numPr>
          <w:ilvl w:val="0"/>
          <w:numId w:val="25"/>
        </w:numPr>
        <w:spacing w:after="240"/>
        <w:contextualSpacing w:val="0"/>
        <w:rPr>
          <w:rFonts w:cs="Tahoma"/>
        </w:rPr>
      </w:pPr>
      <w:r w:rsidRPr="0024633A">
        <w:rPr>
          <w:rFonts w:cs="Tahoma"/>
        </w:rPr>
        <w:t xml:space="preserve">Any changes to documentation tags such as </w:t>
      </w:r>
      <w:proofErr w:type="spellStart"/>
      <w:r w:rsidRPr="0024633A">
        <w:rPr>
          <w:rFonts w:cs="Tahoma"/>
        </w:rPr>
        <w:t>appinfo</w:t>
      </w:r>
      <w:proofErr w:type="spellEnd"/>
      <w:r w:rsidRPr="0024633A">
        <w:rPr>
          <w:rFonts w:cs="Tahoma"/>
        </w:rPr>
        <w:t xml:space="preserve"> display</w:t>
      </w:r>
      <w:r w:rsidR="008C64E0" w:rsidRPr="0024633A">
        <w:rPr>
          <w:rFonts w:cs="Tahoma"/>
        </w:rPr>
        <w:t xml:space="preserve"> </w:t>
      </w:r>
      <w:r w:rsidRPr="0024633A">
        <w:rPr>
          <w:rFonts w:cs="Tahoma"/>
        </w:rPr>
        <w:t xml:space="preserve">term will always be backward compatible because the schema parsers do not look at documentation tags. </w:t>
      </w:r>
    </w:p>
    <w:p w14:paraId="7A30DBDE" w14:textId="77777777" w:rsidR="00D21D71" w:rsidRPr="0024633A" w:rsidRDefault="003E40E3" w:rsidP="00984A23">
      <w:pPr>
        <w:pStyle w:val="Heading4"/>
        <w:spacing w:after="240"/>
        <w:ind w:hanging="900"/>
        <w:rPr>
          <w:rFonts w:ascii="Tahoma" w:hAnsi="Tahoma" w:cs="Tahoma"/>
          <w:b/>
        </w:rPr>
      </w:pPr>
      <w:bookmarkStart w:id="1283" w:name="_Toc418094485"/>
      <w:bookmarkStart w:id="1284" w:name="_Toc96009506"/>
      <w:r w:rsidRPr="0024633A">
        <w:rPr>
          <w:rFonts w:ascii="Tahoma" w:hAnsi="Tahoma" w:cs="Tahoma"/>
          <w:b/>
        </w:rPr>
        <w:t xml:space="preserve">Use Case: Backward Compatible </w:t>
      </w:r>
      <w:r w:rsidR="000F2942" w:rsidRPr="0024633A">
        <w:rPr>
          <w:rFonts w:ascii="Tahoma" w:hAnsi="Tahoma" w:cs="Tahoma"/>
          <w:b/>
        </w:rPr>
        <w:t>M</w:t>
      </w:r>
      <w:r w:rsidRPr="0024633A">
        <w:rPr>
          <w:rFonts w:ascii="Tahoma" w:hAnsi="Tahoma" w:cs="Tahoma"/>
          <w:b/>
        </w:rPr>
        <w:t xml:space="preserve">inor </w:t>
      </w:r>
      <w:r w:rsidR="000F2942" w:rsidRPr="0024633A">
        <w:rPr>
          <w:rFonts w:ascii="Tahoma" w:hAnsi="Tahoma" w:cs="Tahoma"/>
          <w:b/>
        </w:rPr>
        <w:t>V</w:t>
      </w:r>
      <w:r w:rsidRPr="0024633A">
        <w:rPr>
          <w:rFonts w:ascii="Tahoma" w:hAnsi="Tahoma" w:cs="Tahoma"/>
          <w:b/>
        </w:rPr>
        <w:t xml:space="preserve">ersion </w:t>
      </w:r>
      <w:r w:rsidR="000F2942" w:rsidRPr="0024633A">
        <w:rPr>
          <w:rFonts w:ascii="Tahoma" w:hAnsi="Tahoma" w:cs="Tahoma"/>
          <w:b/>
        </w:rPr>
        <w:t>R</w:t>
      </w:r>
      <w:r w:rsidRPr="0024633A">
        <w:rPr>
          <w:rFonts w:ascii="Tahoma" w:hAnsi="Tahoma" w:cs="Tahoma"/>
          <w:b/>
        </w:rPr>
        <w:t>elease</w:t>
      </w:r>
      <w:bookmarkEnd w:id="1283"/>
      <w:bookmarkEnd w:id="1284"/>
    </w:p>
    <w:p w14:paraId="3F6FD5A6" w14:textId="77777777" w:rsidR="00D21D71" w:rsidRPr="0024633A" w:rsidRDefault="003E40E3" w:rsidP="00984A23">
      <w:pPr>
        <w:pStyle w:val="ListParagraph"/>
        <w:numPr>
          <w:ilvl w:val="0"/>
          <w:numId w:val="26"/>
        </w:numPr>
        <w:spacing w:after="240"/>
        <w:contextualSpacing w:val="0"/>
        <w:rPr>
          <w:rFonts w:cs="Tahoma"/>
        </w:rPr>
      </w:pPr>
      <w:r w:rsidRPr="0024633A">
        <w:rPr>
          <w:rFonts w:cs="Tahoma"/>
        </w:rPr>
        <w:t>Official version</w:t>
      </w:r>
      <w:r w:rsidR="001F1A3E" w:rsidRPr="0024633A">
        <w:rPr>
          <w:rFonts w:cs="Tahoma"/>
        </w:rPr>
        <w:t>s</w:t>
      </w:r>
      <w:r w:rsidRPr="0024633A">
        <w:rPr>
          <w:rFonts w:cs="Tahoma"/>
        </w:rPr>
        <w:t xml:space="preserve"> of all schemas are releas</w:t>
      </w:r>
      <w:r w:rsidR="00384965" w:rsidRPr="0024633A">
        <w:rPr>
          <w:rFonts w:cs="Tahoma"/>
        </w:rPr>
        <w:t xml:space="preserve">ed </w:t>
      </w:r>
      <w:r w:rsidRPr="0024633A">
        <w:rPr>
          <w:rFonts w:cs="Tahoma"/>
        </w:rPr>
        <w:t>wi</w:t>
      </w:r>
      <w:r w:rsidR="00F8532F" w:rsidRPr="0024633A">
        <w:rPr>
          <w:rFonts w:cs="Tahoma"/>
        </w:rPr>
        <w:t>th schema version number V1.000</w:t>
      </w:r>
      <w:r w:rsidR="00A239EA" w:rsidRPr="0024633A">
        <w:rPr>
          <w:rFonts w:cs="Tahoma"/>
        </w:rPr>
        <w:t>.</w:t>
      </w:r>
    </w:p>
    <w:p w14:paraId="406420D7" w14:textId="77777777" w:rsidR="00D21D71" w:rsidRPr="0024633A" w:rsidRDefault="003E40E3" w:rsidP="00984A23">
      <w:pPr>
        <w:pStyle w:val="ListParagraph"/>
        <w:numPr>
          <w:ilvl w:val="0"/>
          <w:numId w:val="26"/>
        </w:numPr>
        <w:spacing w:after="240"/>
        <w:contextualSpacing w:val="0"/>
        <w:rPr>
          <w:rFonts w:cs="Tahoma"/>
        </w:rPr>
      </w:pPr>
      <w:r w:rsidRPr="0024633A">
        <w:rPr>
          <w:rFonts w:cs="Tahoma"/>
        </w:rPr>
        <w:t xml:space="preserve">Data </w:t>
      </w:r>
      <w:r w:rsidR="00292947" w:rsidRPr="0024633A">
        <w:rPr>
          <w:rFonts w:cs="Tahoma"/>
        </w:rPr>
        <w:t>R</w:t>
      </w:r>
      <w:r w:rsidRPr="0024633A">
        <w:rPr>
          <w:rFonts w:cs="Tahoma"/>
        </w:rPr>
        <w:t xml:space="preserve">egistry </w:t>
      </w:r>
      <w:r w:rsidR="005D00AD" w:rsidRPr="0024633A">
        <w:rPr>
          <w:rFonts w:cs="Tahoma"/>
        </w:rPr>
        <w:t>P</w:t>
      </w:r>
      <w:r w:rsidRPr="0024633A">
        <w:rPr>
          <w:rFonts w:cs="Tahoma"/>
        </w:rPr>
        <w:t>roviders implement changes to support generating XML files compliant with V1.000</w:t>
      </w:r>
      <w:r w:rsidR="00A239EA" w:rsidRPr="0024633A">
        <w:rPr>
          <w:rFonts w:cs="Tahoma"/>
        </w:rPr>
        <w:t>.</w:t>
      </w:r>
    </w:p>
    <w:p w14:paraId="5C4CA248" w14:textId="77777777" w:rsidR="00D21D71" w:rsidRPr="0024633A" w:rsidRDefault="00620599" w:rsidP="00984A23">
      <w:pPr>
        <w:pStyle w:val="ListParagraph"/>
        <w:numPr>
          <w:ilvl w:val="0"/>
          <w:numId w:val="26"/>
        </w:numPr>
        <w:spacing w:after="240"/>
        <w:contextualSpacing w:val="0"/>
        <w:rPr>
          <w:rFonts w:cs="Tahoma"/>
        </w:rPr>
      </w:pPr>
      <w:r w:rsidRPr="0024633A">
        <w:rPr>
          <w:rFonts w:cs="Tahoma"/>
        </w:rPr>
        <w:t>Two months later</w:t>
      </w:r>
      <w:r w:rsidR="003E40E3" w:rsidRPr="0024633A">
        <w:rPr>
          <w:rFonts w:cs="Tahoma"/>
        </w:rPr>
        <w:t xml:space="preserve">, </w:t>
      </w:r>
      <w:r w:rsidR="00292947" w:rsidRPr="0024633A">
        <w:rPr>
          <w:rFonts w:cs="Tahoma"/>
        </w:rPr>
        <w:t>D</w:t>
      </w:r>
      <w:r w:rsidR="003E40E3" w:rsidRPr="0024633A">
        <w:rPr>
          <w:rFonts w:cs="Tahoma"/>
        </w:rPr>
        <w:t xml:space="preserve">ata </w:t>
      </w:r>
      <w:r w:rsidR="00292947" w:rsidRPr="0024633A">
        <w:rPr>
          <w:rFonts w:cs="Tahoma"/>
        </w:rPr>
        <w:t>R</w:t>
      </w:r>
      <w:r w:rsidR="003E40E3" w:rsidRPr="0024633A">
        <w:rPr>
          <w:rFonts w:cs="Tahoma"/>
        </w:rPr>
        <w:t xml:space="preserve">egistry </w:t>
      </w:r>
      <w:r w:rsidRPr="0024633A">
        <w:rPr>
          <w:rFonts w:cs="Tahoma"/>
        </w:rPr>
        <w:t>"</w:t>
      </w:r>
      <w:r w:rsidR="00D6121B" w:rsidRPr="0024633A">
        <w:rPr>
          <w:rFonts w:cs="Tahoma"/>
        </w:rPr>
        <w:t>P</w:t>
      </w:r>
      <w:r w:rsidR="003E40E3" w:rsidRPr="0024633A">
        <w:rPr>
          <w:rFonts w:cs="Tahoma"/>
        </w:rPr>
        <w:t>rovider A</w:t>
      </w:r>
      <w:r w:rsidRPr="0024633A">
        <w:rPr>
          <w:rFonts w:cs="Tahoma"/>
        </w:rPr>
        <w:t>"</w:t>
      </w:r>
      <w:r w:rsidR="003E40E3" w:rsidRPr="0024633A">
        <w:rPr>
          <w:rFonts w:cs="Tahoma"/>
        </w:rPr>
        <w:t xml:space="preserve"> requests one of the following changes: </w:t>
      </w:r>
    </w:p>
    <w:p w14:paraId="02FA9D9E" w14:textId="77777777" w:rsidR="00D21D71" w:rsidRPr="0024633A" w:rsidRDefault="003E40E3" w:rsidP="00984A23">
      <w:pPr>
        <w:pStyle w:val="ListParagraph"/>
        <w:numPr>
          <w:ilvl w:val="0"/>
          <w:numId w:val="29"/>
        </w:numPr>
        <w:tabs>
          <w:tab w:val="left" w:pos="2340"/>
        </w:tabs>
        <w:spacing w:after="240"/>
        <w:ind w:left="1080"/>
        <w:contextualSpacing w:val="0"/>
        <w:rPr>
          <w:rFonts w:cs="Tahoma"/>
        </w:rPr>
      </w:pPr>
      <w:r w:rsidRPr="0024633A">
        <w:rPr>
          <w:rFonts w:cs="Tahoma"/>
        </w:rPr>
        <w:t>Extend an enumeration with an additional value for a particular compliance document</w:t>
      </w:r>
      <w:r w:rsidR="00A239EA" w:rsidRPr="0024633A">
        <w:rPr>
          <w:rFonts w:cs="Tahoma"/>
        </w:rPr>
        <w:t>.</w:t>
      </w:r>
    </w:p>
    <w:p w14:paraId="637D7ABB" w14:textId="77777777" w:rsidR="00D21D71" w:rsidRPr="0024633A" w:rsidRDefault="003E40E3" w:rsidP="00984A23">
      <w:pPr>
        <w:pStyle w:val="ListParagraph"/>
        <w:numPr>
          <w:ilvl w:val="0"/>
          <w:numId w:val="29"/>
        </w:numPr>
        <w:tabs>
          <w:tab w:val="left" w:pos="2340"/>
        </w:tabs>
        <w:spacing w:after="240"/>
        <w:ind w:left="1080"/>
        <w:contextualSpacing w:val="0"/>
        <w:rPr>
          <w:rFonts w:cs="Tahoma"/>
        </w:rPr>
      </w:pPr>
      <w:r w:rsidRPr="0024633A">
        <w:rPr>
          <w:rFonts w:cs="Tahoma"/>
        </w:rPr>
        <w:t xml:space="preserve">Add an optional element to a </w:t>
      </w:r>
      <w:proofErr w:type="gramStart"/>
      <w:r w:rsidRPr="0024633A">
        <w:rPr>
          <w:rFonts w:cs="Tahoma"/>
        </w:rPr>
        <w:t>type</w:t>
      </w:r>
      <w:proofErr w:type="gramEnd"/>
      <w:r w:rsidRPr="0024633A">
        <w:rPr>
          <w:rFonts w:cs="Tahoma"/>
        </w:rPr>
        <w:t xml:space="preserve"> definition for a particular compliance document</w:t>
      </w:r>
      <w:r w:rsidR="00A239EA" w:rsidRPr="0024633A">
        <w:rPr>
          <w:rFonts w:cs="Tahoma"/>
        </w:rPr>
        <w:t>.</w:t>
      </w:r>
    </w:p>
    <w:p w14:paraId="5FDA4AF3" w14:textId="77777777" w:rsidR="00D21D71" w:rsidRPr="0024633A" w:rsidRDefault="003E40E3" w:rsidP="00984A23">
      <w:pPr>
        <w:pStyle w:val="ListParagraph"/>
        <w:numPr>
          <w:ilvl w:val="0"/>
          <w:numId w:val="29"/>
        </w:numPr>
        <w:tabs>
          <w:tab w:val="left" w:pos="2340"/>
        </w:tabs>
        <w:spacing w:after="240"/>
        <w:ind w:left="1080"/>
        <w:contextualSpacing w:val="0"/>
        <w:rPr>
          <w:rFonts w:cs="Tahoma"/>
        </w:rPr>
      </w:pPr>
      <w:r w:rsidRPr="0024633A">
        <w:rPr>
          <w:rFonts w:cs="Tahoma"/>
        </w:rPr>
        <w:t>Change decimal type to increase the number of decimal places</w:t>
      </w:r>
      <w:r w:rsidR="00A239EA" w:rsidRPr="0024633A">
        <w:rPr>
          <w:rFonts w:cs="Tahoma"/>
        </w:rPr>
        <w:t>.</w:t>
      </w:r>
    </w:p>
    <w:p w14:paraId="547A3626" w14:textId="77777777" w:rsidR="00D21D71" w:rsidRPr="0024633A" w:rsidRDefault="003E40E3" w:rsidP="00984A23">
      <w:pPr>
        <w:pStyle w:val="ListParagraph"/>
        <w:numPr>
          <w:ilvl w:val="0"/>
          <w:numId w:val="26"/>
        </w:numPr>
        <w:spacing w:after="240"/>
        <w:contextualSpacing w:val="0"/>
        <w:rPr>
          <w:rFonts w:cs="Tahoma"/>
        </w:rPr>
      </w:pPr>
      <w:r w:rsidRPr="0024633A">
        <w:rPr>
          <w:rFonts w:cs="Tahoma"/>
        </w:rPr>
        <w:t>Revision is approved because it is backward compatible and released as version V1.001</w:t>
      </w:r>
      <w:r w:rsidR="00A239EA" w:rsidRPr="0024633A">
        <w:rPr>
          <w:rFonts w:cs="Tahoma"/>
        </w:rPr>
        <w:t>.</w:t>
      </w:r>
    </w:p>
    <w:p w14:paraId="6F7C42E4" w14:textId="5EF10199" w:rsidR="00D21D71" w:rsidRPr="0024633A" w:rsidRDefault="00AC2E58" w:rsidP="00984A23">
      <w:pPr>
        <w:pStyle w:val="ListParagraph"/>
        <w:numPr>
          <w:ilvl w:val="0"/>
          <w:numId w:val="26"/>
        </w:numPr>
        <w:spacing w:after="240"/>
        <w:contextualSpacing w:val="0"/>
        <w:rPr>
          <w:rFonts w:cs="Tahoma"/>
        </w:rPr>
      </w:pPr>
      <w:r w:rsidRPr="0024633A">
        <w:rPr>
          <w:rFonts w:cs="Tahoma"/>
        </w:rPr>
        <w:lastRenderedPageBreak/>
        <w:t xml:space="preserve">The </w:t>
      </w:r>
      <w:r w:rsidR="007E70C6" w:rsidRPr="0024633A">
        <w:rPr>
          <w:rFonts w:cs="Tahoma"/>
        </w:rPr>
        <w:t xml:space="preserve">Data Registry </w:t>
      </w:r>
      <w:r w:rsidRPr="0024633A">
        <w:rPr>
          <w:rFonts w:cs="Tahoma"/>
        </w:rPr>
        <w:t xml:space="preserve">of </w:t>
      </w:r>
      <w:r w:rsidR="003E40E3" w:rsidRPr="0024633A">
        <w:rPr>
          <w:rFonts w:cs="Tahoma"/>
        </w:rPr>
        <w:t xml:space="preserve">Provider A implements V1.001 changes and submits a valid XML file that includes the change to the </w:t>
      </w:r>
      <w:r w:rsidR="00A8071B" w:rsidRPr="0024633A">
        <w:rPr>
          <w:rFonts w:cs="Tahoma"/>
        </w:rPr>
        <w:t>RG</w:t>
      </w:r>
      <w:r w:rsidR="009C5068" w:rsidRPr="0024633A">
        <w:rPr>
          <w:rFonts w:cs="Tahoma"/>
        </w:rPr>
        <w:t>,</w:t>
      </w:r>
      <w:r w:rsidR="003E40E3" w:rsidRPr="0024633A">
        <w:rPr>
          <w:rFonts w:cs="Tahoma"/>
        </w:rPr>
        <w:t xml:space="preserve"> which validates against V1.001.</w:t>
      </w:r>
      <w:r w:rsidR="005479DF" w:rsidRPr="0024633A">
        <w:rPr>
          <w:rFonts w:cs="Tahoma"/>
        </w:rPr>
        <w:t xml:space="preserve"> </w:t>
      </w:r>
      <w:r w:rsidR="003E40E3" w:rsidRPr="0024633A">
        <w:rPr>
          <w:rFonts w:cs="Tahoma"/>
        </w:rPr>
        <w:t xml:space="preserve">The </w:t>
      </w:r>
      <w:r w:rsidR="00A8071B" w:rsidRPr="0024633A">
        <w:rPr>
          <w:rFonts w:cs="Tahoma"/>
        </w:rPr>
        <w:t>RG</w:t>
      </w:r>
      <w:r w:rsidR="003E40E3" w:rsidRPr="0024633A">
        <w:rPr>
          <w:rFonts w:cs="Tahoma"/>
        </w:rPr>
        <w:t xml:space="preserve"> then loads “V1.001” into the Payload attribute </w:t>
      </w:r>
      <w:proofErr w:type="spellStart"/>
      <w:r w:rsidR="00BA4BB7" w:rsidRPr="0024633A">
        <w:rPr>
          <w:rFonts w:cs="Tahoma"/>
        </w:rPr>
        <w:t>C</w:t>
      </w:r>
      <w:r w:rsidR="003E40E3" w:rsidRPr="0024633A">
        <w:rPr>
          <w:rFonts w:cs="Tahoma"/>
        </w:rPr>
        <w:t>omplianceDocumentSchemaVersion</w:t>
      </w:r>
      <w:proofErr w:type="spellEnd"/>
      <w:r w:rsidR="003E40E3" w:rsidRPr="0024633A">
        <w:rPr>
          <w:rFonts w:cs="Tahoma"/>
        </w:rPr>
        <w:t>.</w:t>
      </w:r>
    </w:p>
    <w:p w14:paraId="0D1F2509" w14:textId="03124191" w:rsidR="00D21D71" w:rsidRPr="0024633A" w:rsidRDefault="00AC2E58" w:rsidP="00984A23">
      <w:pPr>
        <w:pStyle w:val="ListParagraph"/>
        <w:numPr>
          <w:ilvl w:val="0"/>
          <w:numId w:val="26"/>
        </w:numPr>
        <w:spacing w:after="240"/>
        <w:contextualSpacing w:val="0"/>
        <w:rPr>
          <w:rFonts w:cs="Tahoma"/>
        </w:rPr>
      </w:pPr>
      <w:r w:rsidRPr="0024633A">
        <w:rPr>
          <w:rFonts w:cs="Tahoma"/>
        </w:rPr>
        <w:t xml:space="preserve">The </w:t>
      </w:r>
      <w:r w:rsidR="007E70C6" w:rsidRPr="0024633A">
        <w:rPr>
          <w:rFonts w:cs="Tahoma"/>
        </w:rPr>
        <w:t xml:space="preserve">Data Registry </w:t>
      </w:r>
      <w:r w:rsidRPr="0024633A">
        <w:rPr>
          <w:rFonts w:cs="Tahoma"/>
        </w:rPr>
        <w:t xml:space="preserve">of </w:t>
      </w:r>
      <w:r w:rsidR="003E40E3" w:rsidRPr="0024633A">
        <w:rPr>
          <w:rFonts w:cs="Tahoma"/>
        </w:rPr>
        <w:t>Provider B does not implement the change because they do not need to exercise the change in V1.001.</w:t>
      </w:r>
      <w:r w:rsidR="005479DF" w:rsidRPr="0024633A">
        <w:rPr>
          <w:rFonts w:cs="Tahoma"/>
        </w:rPr>
        <w:t xml:space="preserve"> </w:t>
      </w:r>
      <w:r w:rsidR="003E40E3" w:rsidRPr="0024633A">
        <w:rPr>
          <w:rFonts w:cs="Tahoma"/>
        </w:rPr>
        <w:t xml:space="preserve">They submit an XML to the </w:t>
      </w:r>
      <w:r w:rsidR="00A8071B" w:rsidRPr="0024633A">
        <w:rPr>
          <w:rFonts w:cs="Tahoma"/>
        </w:rPr>
        <w:t>RG</w:t>
      </w:r>
      <w:r w:rsidR="003E40E3" w:rsidRPr="0024633A">
        <w:rPr>
          <w:rFonts w:cs="Tahoma"/>
        </w:rPr>
        <w:t xml:space="preserve"> which also validates against V1.001 and the </w:t>
      </w:r>
      <w:r w:rsidR="00A8071B" w:rsidRPr="0024633A">
        <w:rPr>
          <w:rFonts w:cs="Tahoma"/>
        </w:rPr>
        <w:t>RG</w:t>
      </w:r>
      <w:r w:rsidR="003E40E3" w:rsidRPr="0024633A">
        <w:rPr>
          <w:rFonts w:cs="Tahoma"/>
        </w:rPr>
        <w:t xml:space="preserve"> loads V1.001 into the Payload</w:t>
      </w:r>
      <w:r w:rsidR="006653C4" w:rsidRPr="0024633A">
        <w:rPr>
          <w:rFonts w:cs="Tahoma"/>
        </w:rPr>
        <w:t xml:space="preserve"> attribute </w:t>
      </w:r>
      <w:proofErr w:type="spellStart"/>
      <w:r w:rsidR="00BA4BB7" w:rsidRPr="0024633A">
        <w:rPr>
          <w:rFonts w:cs="Tahoma"/>
        </w:rPr>
        <w:t>C</w:t>
      </w:r>
      <w:r w:rsidR="003E40E3" w:rsidRPr="0024633A">
        <w:rPr>
          <w:rFonts w:cs="Tahoma"/>
        </w:rPr>
        <w:t>omplianceDocumentSchemaVersion</w:t>
      </w:r>
      <w:proofErr w:type="spellEnd"/>
      <w:r w:rsidR="00A239EA" w:rsidRPr="0024633A">
        <w:rPr>
          <w:rFonts w:cs="Tahoma"/>
        </w:rPr>
        <w:t>.</w:t>
      </w:r>
    </w:p>
    <w:p w14:paraId="7EDC75A6" w14:textId="77777777" w:rsidR="003E40E3" w:rsidRPr="0024633A" w:rsidRDefault="003E40E3" w:rsidP="00984A23">
      <w:pPr>
        <w:pStyle w:val="Heading4"/>
        <w:spacing w:after="240"/>
        <w:ind w:hanging="900"/>
        <w:rPr>
          <w:rFonts w:ascii="Tahoma" w:hAnsi="Tahoma" w:cs="Tahoma"/>
          <w:b/>
        </w:rPr>
      </w:pPr>
      <w:bookmarkStart w:id="1285" w:name="_Toc418094486"/>
      <w:bookmarkStart w:id="1286" w:name="_Toc96009507"/>
      <w:r w:rsidRPr="0024633A">
        <w:rPr>
          <w:rFonts w:ascii="Tahoma" w:hAnsi="Tahoma" w:cs="Tahoma"/>
          <w:b/>
        </w:rPr>
        <w:t>Non-Backward Compatible Major Version Policy</w:t>
      </w:r>
      <w:bookmarkEnd w:id="1285"/>
      <w:bookmarkEnd w:id="1286"/>
    </w:p>
    <w:p w14:paraId="6A9A6806" w14:textId="7DC54EFE" w:rsidR="00264906" w:rsidRPr="0024633A" w:rsidRDefault="003E40E3" w:rsidP="00984A23">
      <w:pPr>
        <w:pStyle w:val="StyleLeft05"/>
        <w:spacing w:after="240"/>
        <w:ind w:left="0"/>
        <w:rPr>
          <w:rFonts w:cs="Tahoma"/>
        </w:rPr>
      </w:pPr>
      <w:r w:rsidRPr="0024633A">
        <w:rPr>
          <w:rFonts w:cs="Tahoma"/>
        </w:rPr>
        <w:t>Non-backward compatible changes are disruptive because they break the previous version of the schema.</w:t>
      </w:r>
      <w:r w:rsidR="005479DF" w:rsidRPr="0024633A">
        <w:rPr>
          <w:rFonts w:cs="Tahoma"/>
        </w:rPr>
        <w:t xml:space="preserve"> </w:t>
      </w:r>
      <w:r w:rsidRPr="0024633A">
        <w:rPr>
          <w:rFonts w:cs="Tahoma"/>
        </w:rPr>
        <w:t>Therefore</w:t>
      </w:r>
      <w:r w:rsidR="001A1BF4">
        <w:rPr>
          <w:rFonts w:cs="Tahoma"/>
        </w:rPr>
        <w:t>,</w:t>
      </w:r>
      <w:r w:rsidRPr="0024633A">
        <w:rPr>
          <w:rFonts w:cs="Tahoma"/>
        </w:rPr>
        <w:t xml:space="preserve"> requests for revisions that are not backward compatible are evaluated before they can be approved.</w:t>
      </w:r>
    </w:p>
    <w:p w14:paraId="40959ECC" w14:textId="77777777" w:rsidR="003E40E3" w:rsidRPr="0024633A" w:rsidRDefault="003E40E3" w:rsidP="00984A23">
      <w:pPr>
        <w:pStyle w:val="Heading4"/>
        <w:spacing w:after="240"/>
        <w:ind w:hanging="900"/>
        <w:rPr>
          <w:rFonts w:ascii="Tahoma" w:hAnsi="Tahoma" w:cs="Tahoma"/>
          <w:b/>
        </w:rPr>
      </w:pPr>
      <w:bookmarkStart w:id="1287" w:name="_Toc418094487"/>
      <w:bookmarkStart w:id="1288" w:name="_Toc96009508"/>
      <w:r w:rsidRPr="0024633A">
        <w:rPr>
          <w:rFonts w:ascii="Tahoma" w:hAnsi="Tahoma" w:cs="Tahoma"/>
          <w:b/>
        </w:rPr>
        <w:t xml:space="preserve">Issue </w:t>
      </w:r>
      <w:r w:rsidR="000F2942" w:rsidRPr="0024633A">
        <w:rPr>
          <w:rFonts w:ascii="Tahoma" w:hAnsi="Tahoma" w:cs="Tahoma"/>
          <w:b/>
        </w:rPr>
        <w:t>S</w:t>
      </w:r>
      <w:r w:rsidRPr="0024633A">
        <w:rPr>
          <w:rFonts w:ascii="Tahoma" w:hAnsi="Tahoma" w:cs="Tahoma"/>
          <w:b/>
        </w:rPr>
        <w:t xml:space="preserve">everity of </w:t>
      </w:r>
      <w:r w:rsidR="000F2942" w:rsidRPr="0024633A">
        <w:rPr>
          <w:rFonts w:ascii="Tahoma" w:hAnsi="Tahoma" w:cs="Tahoma"/>
          <w:b/>
        </w:rPr>
        <w:t>N</w:t>
      </w:r>
      <w:r w:rsidRPr="0024633A">
        <w:rPr>
          <w:rFonts w:ascii="Tahoma" w:hAnsi="Tahoma" w:cs="Tahoma"/>
          <w:b/>
        </w:rPr>
        <w:t xml:space="preserve">on-backward </w:t>
      </w:r>
      <w:r w:rsidR="000F2942" w:rsidRPr="0024633A">
        <w:rPr>
          <w:rFonts w:ascii="Tahoma" w:hAnsi="Tahoma" w:cs="Tahoma"/>
          <w:b/>
        </w:rPr>
        <w:t>C</w:t>
      </w:r>
      <w:r w:rsidRPr="0024633A">
        <w:rPr>
          <w:rFonts w:ascii="Tahoma" w:hAnsi="Tahoma" w:cs="Tahoma"/>
          <w:b/>
        </w:rPr>
        <w:t xml:space="preserve">ompatible </w:t>
      </w:r>
      <w:r w:rsidR="000F2942" w:rsidRPr="0024633A">
        <w:rPr>
          <w:rFonts w:ascii="Tahoma" w:hAnsi="Tahoma" w:cs="Tahoma"/>
          <w:b/>
        </w:rPr>
        <w:t>C</w:t>
      </w:r>
      <w:r w:rsidRPr="0024633A">
        <w:rPr>
          <w:rFonts w:ascii="Tahoma" w:hAnsi="Tahoma" w:cs="Tahoma"/>
          <w:b/>
        </w:rPr>
        <w:t>hanges</w:t>
      </w:r>
      <w:bookmarkEnd w:id="1287"/>
      <w:bookmarkEnd w:id="1288"/>
    </w:p>
    <w:p w14:paraId="46F9D22C" w14:textId="77777777" w:rsidR="003E40E3" w:rsidRPr="0024633A" w:rsidRDefault="003E40E3" w:rsidP="00984A23">
      <w:pPr>
        <w:pStyle w:val="StyleLeft05"/>
        <w:spacing w:after="240"/>
        <w:ind w:left="0"/>
        <w:rPr>
          <w:rFonts w:cs="Tahoma"/>
        </w:rPr>
      </w:pPr>
      <w:r w:rsidRPr="0024633A">
        <w:rPr>
          <w:rFonts w:cs="Tahoma"/>
        </w:rPr>
        <w:t>Non-backward compatible change issue severity is based on how serious the problem is that will be corrected with the change.</w:t>
      </w:r>
      <w:r w:rsidR="005479DF" w:rsidRPr="0024633A">
        <w:rPr>
          <w:rFonts w:cs="Tahoma"/>
        </w:rPr>
        <w:t xml:space="preserve"> </w:t>
      </w:r>
      <w:r w:rsidRPr="0024633A">
        <w:rPr>
          <w:rFonts w:cs="Tahoma"/>
        </w:rPr>
        <w:t>Issue severity ranges from minor non-data changes such as improved naming or correcting spelling to correction of major errors in data correctness or completeness. The more severe the data integrity problem that will be fixed with the change, the more likely it will be approved</w:t>
      </w:r>
      <w:r w:rsidR="00620599" w:rsidRPr="0024633A">
        <w:rPr>
          <w:rFonts w:cs="Tahoma"/>
        </w:rPr>
        <w:t xml:space="preserve"> by the Energy Commission project manager</w:t>
      </w:r>
      <w:r w:rsidRPr="0024633A">
        <w:rPr>
          <w:rFonts w:cs="Tahoma"/>
        </w:rPr>
        <w:t>.</w:t>
      </w:r>
    </w:p>
    <w:p w14:paraId="7900C88F" w14:textId="77777777" w:rsidR="003E40E3" w:rsidRPr="0024633A" w:rsidRDefault="003E40E3" w:rsidP="00984A23">
      <w:pPr>
        <w:pStyle w:val="Heading4"/>
        <w:spacing w:after="240"/>
        <w:ind w:hanging="900"/>
        <w:rPr>
          <w:rFonts w:ascii="Tahoma" w:hAnsi="Tahoma" w:cs="Tahoma"/>
          <w:b/>
        </w:rPr>
      </w:pPr>
      <w:bookmarkStart w:id="1289" w:name="_Toc418094488"/>
      <w:bookmarkStart w:id="1290" w:name="_Toc96009509"/>
      <w:r w:rsidRPr="0024633A">
        <w:rPr>
          <w:rFonts w:ascii="Tahoma" w:hAnsi="Tahoma" w:cs="Tahoma"/>
          <w:b/>
        </w:rPr>
        <w:t xml:space="preserve">Disruptiveness of the </w:t>
      </w:r>
      <w:r w:rsidR="000F2942" w:rsidRPr="0024633A">
        <w:rPr>
          <w:rFonts w:ascii="Tahoma" w:hAnsi="Tahoma" w:cs="Tahoma"/>
          <w:b/>
        </w:rPr>
        <w:t>N</w:t>
      </w:r>
      <w:r w:rsidRPr="0024633A">
        <w:rPr>
          <w:rFonts w:ascii="Tahoma" w:hAnsi="Tahoma" w:cs="Tahoma"/>
          <w:b/>
        </w:rPr>
        <w:t xml:space="preserve">on-backward </w:t>
      </w:r>
      <w:r w:rsidR="000F2942" w:rsidRPr="0024633A">
        <w:rPr>
          <w:rFonts w:ascii="Tahoma" w:hAnsi="Tahoma" w:cs="Tahoma"/>
          <w:b/>
        </w:rPr>
        <w:t>C</w:t>
      </w:r>
      <w:r w:rsidRPr="0024633A">
        <w:rPr>
          <w:rFonts w:ascii="Tahoma" w:hAnsi="Tahoma" w:cs="Tahoma"/>
          <w:b/>
        </w:rPr>
        <w:t xml:space="preserve">ompatible </w:t>
      </w:r>
      <w:r w:rsidR="000F2942" w:rsidRPr="0024633A">
        <w:rPr>
          <w:rFonts w:ascii="Tahoma" w:hAnsi="Tahoma" w:cs="Tahoma"/>
          <w:b/>
        </w:rPr>
        <w:t>C</w:t>
      </w:r>
      <w:r w:rsidRPr="0024633A">
        <w:rPr>
          <w:rFonts w:ascii="Tahoma" w:hAnsi="Tahoma" w:cs="Tahoma"/>
          <w:b/>
        </w:rPr>
        <w:t>hange</w:t>
      </w:r>
      <w:bookmarkEnd w:id="1289"/>
      <w:bookmarkEnd w:id="1290"/>
      <w:r w:rsidRPr="0024633A">
        <w:rPr>
          <w:rFonts w:ascii="Tahoma" w:hAnsi="Tahoma" w:cs="Tahoma"/>
          <w:b/>
        </w:rPr>
        <w:t xml:space="preserve"> </w:t>
      </w:r>
    </w:p>
    <w:p w14:paraId="2E1B0957" w14:textId="77777777" w:rsidR="003E40E3" w:rsidRPr="0024633A" w:rsidRDefault="003E40E3" w:rsidP="00984A23">
      <w:pPr>
        <w:pStyle w:val="StyleLeft05"/>
        <w:spacing w:after="240"/>
        <w:ind w:left="0"/>
        <w:rPr>
          <w:rFonts w:cs="Tahoma"/>
        </w:rPr>
      </w:pPr>
      <w:r w:rsidRPr="0024633A">
        <w:rPr>
          <w:rFonts w:cs="Tahoma"/>
        </w:rPr>
        <w:t xml:space="preserve">Non-backward compatible change disruptiveness is based on </w:t>
      </w:r>
      <w:r w:rsidR="00F42857" w:rsidRPr="0024633A">
        <w:rPr>
          <w:rFonts w:cs="Tahoma"/>
        </w:rPr>
        <w:t xml:space="preserve">the </w:t>
      </w:r>
      <w:r w:rsidRPr="0024633A">
        <w:rPr>
          <w:rFonts w:cs="Tahoma"/>
        </w:rPr>
        <w:t>number of compliance document schemas that are affected and how frequently they are used.</w:t>
      </w:r>
      <w:r w:rsidR="005479DF" w:rsidRPr="0024633A">
        <w:rPr>
          <w:rFonts w:cs="Tahoma"/>
        </w:rPr>
        <w:t xml:space="preserve"> </w:t>
      </w:r>
      <w:r w:rsidRPr="0024633A">
        <w:rPr>
          <w:rFonts w:cs="Tahoma"/>
        </w:rPr>
        <w:t xml:space="preserve">Changes that </w:t>
      </w:r>
      <w:r w:rsidR="00F42857" w:rsidRPr="0024633A">
        <w:rPr>
          <w:rFonts w:cs="Tahoma"/>
        </w:rPr>
        <w:t>a</w:t>
      </w:r>
      <w:r w:rsidRPr="0024633A">
        <w:rPr>
          <w:rFonts w:cs="Tahoma"/>
        </w:rPr>
        <w:t>ffect fewer compliance document schemas are more likely to be approved</w:t>
      </w:r>
      <w:r w:rsidR="00620599" w:rsidRPr="0024633A">
        <w:rPr>
          <w:rFonts w:cs="Tahoma"/>
        </w:rPr>
        <w:t xml:space="preserve"> by the Energy Commission project manager</w:t>
      </w:r>
      <w:r w:rsidRPr="0024633A">
        <w:rPr>
          <w:rFonts w:cs="Tahoma"/>
        </w:rPr>
        <w:t>.</w:t>
      </w:r>
    </w:p>
    <w:p w14:paraId="5E421DF4" w14:textId="77777777" w:rsidR="00264906" w:rsidRPr="0024633A" w:rsidRDefault="003E40E3" w:rsidP="00984A23">
      <w:pPr>
        <w:pStyle w:val="StyleLeft05"/>
        <w:spacing w:after="240"/>
        <w:ind w:left="0"/>
        <w:rPr>
          <w:rFonts w:cs="Tahoma"/>
        </w:rPr>
      </w:pPr>
      <w:r w:rsidRPr="0024633A">
        <w:rPr>
          <w:rFonts w:cs="Tahoma"/>
        </w:rPr>
        <w:t>If evaluation finds the request for a non-backward compatible change to be trivial or too disruptive, it will be added to the list of changes for the next regular major release.</w:t>
      </w:r>
    </w:p>
    <w:p w14:paraId="29840131" w14:textId="679AB02A" w:rsidR="00390973" w:rsidRPr="0024633A" w:rsidRDefault="001F4882" w:rsidP="00984A23">
      <w:pPr>
        <w:pStyle w:val="StyleLeft05"/>
        <w:spacing w:after="240"/>
        <w:ind w:left="0"/>
        <w:rPr>
          <w:rFonts w:cs="Tahoma"/>
        </w:rPr>
      </w:pPr>
      <w:r w:rsidRPr="0024633A">
        <w:rPr>
          <w:rFonts w:cs="Tahoma"/>
        </w:rPr>
        <w:t xml:space="preserve">When </w:t>
      </w:r>
      <w:r w:rsidR="003E40E3" w:rsidRPr="0024633A">
        <w:rPr>
          <w:rFonts w:cs="Tahoma"/>
        </w:rPr>
        <w:t xml:space="preserve">evaluation finds the request for a non-backward compatible change </w:t>
      </w:r>
      <w:r w:rsidR="00CF03E5" w:rsidRPr="0024633A">
        <w:rPr>
          <w:rFonts w:cs="Tahoma"/>
        </w:rPr>
        <w:t>has</w:t>
      </w:r>
      <w:r w:rsidR="003E40E3" w:rsidRPr="0024633A">
        <w:rPr>
          <w:rFonts w:cs="Tahoma"/>
        </w:rPr>
        <w:t xml:space="preserve"> a high issue severity and/or a very low disruptiveness, </w:t>
      </w:r>
      <w:r w:rsidRPr="0024633A">
        <w:rPr>
          <w:rFonts w:cs="Tahoma"/>
        </w:rPr>
        <w:t xml:space="preserve">the </w:t>
      </w:r>
      <w:r w:rsidR="003E40E3" w:rsidRPr="0024633A">
        <w:rPr>
          <w:rFonts w:cs="Tahoma"/>
        </w:rPr>
        <w:t xml:space="preserve">final approval of </w:t>
      </w:r>
      <w:r w:rsidRPr="0024633A">
        <w:rPr>
          <w:rFonts w:cs="Tahoma"/>
        </w:rPr>
        <w:t xml:space="preserve">the </w:t>
      </w:r>
      <w:r w:rsidR="003E40E3" w:rsidRPr="0024633A">
        <w:rPr>
          <w:rFonts w:cs="Tahoma"/>
        </w:rPr>
        <w:t>non-backward compatible change requires input from representatives of all stakeholders using the schemas.</w:t>
      </w:r>
      <w:r w:rsidR="005479DF" w:rsidRPr="0024633A">
        <w:rPr>
          <w:rFonts w:cs="Tahoma"/>
        </w:rPr>
        <w:t xml:space="preserve"> </w:t>
      </w:r>
      <w:r w:rsidR="003E40E3" w:rsidRPr="0024633A">
        <w:rPr>
          <w:rFonts w:cs="Tahoma"/>
        </w:rPr>
        <w:t>If</w:t>
      </w:r>
      <w:r w:rsidR="00A33B12" w:rsidRPr="0024633A">
        <w:rPr>
          <w:rFonts w:cs="Tahoma"/>
        </w:rPr>
        <w:t>, after reviewing the stakeholder input,</w:t>
      </w:r>
      <w:r w:rsidR="003E40E3" w:rsidRPr="0024633A">
        <w:rPr>
          <w:rFonts w:cs="Tahoma"/>
        </w:rPr>
        <w:t xml:space="preserve"> </w:t>
      </w:r>
      <w:r w:rsidR="00CF03E5" w:rsidRPr="0024633A">
        <w:rPr>
          <w:rFonts w:cs="Tahoma"/>
        </w:rPr>
        <w:t>the Energy Commission project manager</w:t>
      </w:r>
      <w:r w:rsidR="003E40E3" w:rsidRPr="0024633A">
        <w:rPr>
          <w:rFonts w:cs="Tahoma"/>
        </w:rPr>
        <w:t xml:space="preserve"> </w:t>
      </w:r>
      <w:r w:rsidR="00CF03E5" w:rsidRPr="0024633A">
        <w:rPr>
          <w:rFonts w:cs="Tahoma"/>
        </w:rPr>
        <w:t xml:space="preserve">approves </w:t>
      </w:r>
      <w:r w:rsidR="003E40E3" w:rsidRPr="0024633A">
        <w:rPr>
          <w:rFonts w:cs="Tahoma"/>
        </w:rPr>
        <w:t>the change</w:t>
      </w:r>
      <w:r w:rsidR="00CF03E5" w:rsidRPr="0024633A">
        <w:rPr>
          <w:rFonts w:cs="Tahoma"/>
        </w:rPr>
        <w:t>, it</w:t>
      </w:r>
      <w:r w:rsidR="003E40E3" w:rsidRPr="0024633A">
        <w:rPr>
          <w:rFonts w:cs="Tahoma"/>
        </w:rPr>
        <w:t xml:space="preserve"> will be </w:t>
      </w:r>
      <w:r w:rsidR="00574EDC" w:rsidRPr="0024633A">
        <w:rPr>
          <w:rFonts w:cs="Tahoma"/>
        </w:rPr>
        <w:t>implemented,</w:t>
      </w:r>
      <w:r w:rsidR="003E40E3" w:rsidRPr="0024633A">
        <w:rPr>
          <w:rFonts w:cs="Tahoma"/>
        </w:rPr>
        <w:t xml:space="preserve"> and a major version will be released </w:t>
      </w:r>
      <w:r w:rsidR="00E36019" w:rsidRPr="0024633A">
        <w:rPr>
          <w:rFonts w:cs="Tahoma"/>
        </w:rPr>
        <w:t xml:space="preserve">sooner than </w:t>
      </w:r>
      <w:r w:rsidR="003E40E3" w:rsidRPr="0024633A">
        <w:rPr>
          <w:rFonts w:cs="Tahoma"/>
        </w:rPr>
        <w:t>the next regular</w:t>
      </w:r>
      <w:r w:rsidR="00E36019" w:rsidRPr="0024633A">
        <w:rPr>
          <w:rFonts w:cs="Tahoma"/>
        </w:rPr>
        <w:t>ly scheduled</w:t>
      </w:r>
      <w:r w:rsidR="003E40E3" w:rsidRPr="0024633A">
        <w:rPr>
          <w:rFonts w:cs="Tahoma"/>
        </w:rPr>
        <w:t xml:space="preserve"> major version release</w:t>
      </w:r>
      <w:r w:rsidR="00A33B12" w:rsidRPr="0024633A">
        <w:rPr>
          <w:rFonts w:cs="Tahoma"/>
        </w:rPr>
        <w:t xml:space="preserve"> according to a schedule determined by the Energy Commission project manager</w:t>
      </w:r>
      <w:r w:rsidR="003E40E3" w:rsidRPr="0024633A">
        <w:rPr>
          <w:rFonts w:cs="Tahoma"/>
        </w:rPr>
        <w:t>.</w:t>
      </w:r>
    </w:p>
    <w:p w14:paraId="482E8FB0" w14:textId="77777777" w:rsidR="00D21D71" w:rsidRPr="0024633A" w:rsidRDefault="003E40E3" w:rsidP="00984A23">
      <w:pPr>
        <w:pStyle w:val="StyleLeft05"/>
        <w:spacing w:after="240"/>
        <w:ind w:left="0"/>
        <w:rPr>
          <w:rFonts w:cs="Tahoma"/>
        </w:rPr>
      </w:pPr>
      <w:r w:rsidRPr="0024633A">
        <w:rPr>
          <w:rFonts w:cs="Tahoma"/>
        </w:rPr>
        <w:lastRenderedPageBreak/>
        <w:t xml:space="preserve">Versions containing any non-backward compatible changes are released as the next major </w:t>
      </w:r>
      <w:proofErr w:type="gramStart"/>
      <w:r w:rsidRPr="0024633A">
        <w:rPr>
          <w:rFonts w:cs="Tahoma"/>
        </w:rPr>
        <w:t>version</w:t>
      </w:r>
      <w:r w:rsidR="00697E2E" w:rsidRPr="0024633A">
        <w:rPr>
          <w:rFonts w:cs="Tahoma"/>
        </w:rPr>
        <w:t>;</w:t>
      </w:r>
      <w:proofErr w:type="gramEnd"/>
      <w:r w:rsidRPr="0024633A">
        <w:rPr>
          <w:rFonts w:cs="Tahoma"/>
        </w:rPr>
        <w:t xml:space="preserve"> e.g.</w:t>
      </w:r>
      <w:r w:rsidR="00970343" w:rsidRPr="0024633A">
        <w:rPr>
          <w:rFonts w:cs="Tahoma"/>
        </w:rPr>
        <w:t>,</w:t>
      </w:r>
      <w:r w:rsidRPr="0024633A">
        <w:rPr>
          <w:rFonts w:cs="Tahoma"/>
        </w:rPr>
        <w:t xml:space="preserve"> If the current version is V1.251 the next major release would be </w:t>
      </w:r>
      <w:r w:rsidR="00E36019" w:rsidRPr="0024633A">
        <w:rPr>
          <w:rFonts w:cs="Tahoma"/>
        </w:rPr>
        <w:t>V</w:t>
      </w:r>
      <w:r w:rsidRPr="0024633A">
        <w:rPr>
          <w:rFonts w:cs="Tahoma"/>
        </w:rPr>
        <w:t>2.000.</w:t>
      </w:r>
    </w:p>
    <w:p w14:paraId="3D4B3971" w14:textId="77777777" w:rsidR="00D21D71" w:rsidRPr="0024633A" w:rsidRDefault="003E40E3" w:rsidP="00984A23">
      <w:pPr>
        <w:pStyle w:val="Heading4"/>
        <w:spacing w:after="240"/>
        <w:ind w:hanging="900"/>
        <w:rPr>
          <w:rFonts w:ascii="Tahoma" w:hAnsi="Tahoma" w:cs="Tahoma"/>
          <w:b/>
        </w:rPr>
      </w:pPr>
      <w:bookmarkStart w:id="1291" w:name="_Toc418094489"/>
      <w:bookmarkStart w:id="1292" w:name="_Toc96009510"/>
      <w:r w:rsidRPr="0024633A">
        <w:rPr>
          <w:rFonts w:ascii="Tahoma" w:hAnsi="Tahoma" w:cs="Tahoma"/>
          <w:b/>
        </w:rPr>
        <w:t xml:space="preserve">Examples of </w:t>
      </w:r>
      <w:r w:rsidR="000F2942" w:rsidRPr="0024633A">
        <w:rPr>
          <w:rFonts w:ascii="Tahoma" w:hAnsi="Tahoma" w:cs="Tahoma"/>
          <w:b/>
        </w:rPr>
        <w:t>N</w:t>
      </w:r>
      <w:r w:rsidRPr="0024633A">
        <w:rPr>
          <w:rFonts w:ascii="Tahoma" w:hAnsi="Tahoma" w:cs="Tahoma"/>
          <w:b/>
        </w:rPr>
        <w:t xml:space="preserve">on-backward </w:t>
      </w:r>
      <w:r w:rsidR="000F2942" w:rsidRPr="0024633A">
        <w:rPr>
          <w:rFonts w:ascii="Tahoma" w:hAnsi="Tahoma" w:cs="Tahoma"/>
          <w:b/>
        </w:rPr>
        <w:t>C</w:t>
      </w:r>
      <w:r w:rsidRPr="0024633A">
        <w:rPr>
          <w:rFonts w:ascii="Tahoma" w:hAnsi="Tahoma" w:cs="Tahoma"/>
          <w:b/>
        </w:rPr>
        <w:t xml:space="preserve">ompatible </w:t>
      </w:r>
      <w:r w:rsidR="000F2942" w:rsidRPr="0024633A">
        <w:rPr>
          <w:rFonts w:ascii="Tahoma" w:hAnsi="Tahoma" w:cs="Tahoma"/>
          <w:b/>
        </w:rPr>
        <w:t>C</w:t>
      </w:r>
      <w:r w:rsidRPr="0024633A">
        <w:rPr>
          <w:rFonts w:ascii="Tahoma" w:hAnsi="Tahoma" w:cs="Tahoma"/>
          <w:b/>
        </w:rPr>
        <w:t>hanges</w:t>
      </w:r>
      <w:bookmarkEnd w:id="1291"/>
      <w:bookmarkEnd w:id="1292"/>
    </w:p>
    <w:p w14:paraId="09E76A1D" w14:textId="77777777" w:rsidR="00D21D71" w:rsidRPr="0024633A" w:rsidRDefault="003E40E3" w:rsidP="00984A23">
      <w:pPr>
        <w:pStyle w:val="ListParagraph"/>
        <w:numPr>
          <w:ilvl w:val="0"/>
          <w:numId w:val="27"/>
        </w:numPr>
        <w:spacing w:after="240"/>
        <w:contextualSpacing w:val="0"/>
        <w:rPr>
          <w:rFonts w:cs="Tahoma"/>
        </w:rPr>
      </w:pPr>
      <w:r w:rsidRPr="0024633A">
        <w:rPr>
          <w:rFonts w:cs="Tahoma"/>
        </w:rPr>
        <w:t>Changing a numeric type from decimal to integer</w:t>
      </w:r>
      <w:r w:rsidR="00437AAF" w:rsidRPr="0024633A">
        <w:rPr>
          <w:rFonts w:cs="Tahoma"/>
        </w:rPr>
        <w:t>.</w:t>
      </w:r>
      <w:r w:rsidR="005479DF" w:rsidRPr="0024633A">
        <w:rPr>
          <w:rFonts w:cs="Tahoma"/>
        </w:rPr>
        <w:t xml:space="preserve"> </w:t>
      </w:r>
      <w:r w:rsidRPr="0024633A">
        <w:rPr>
          <w:rFonts w:cs="Tahoma"/>
        </w:rPr>
        <w:t xml:space="preserve">Previous XML with numbers </w:t>
      </w:r>
      <w:r w:rsidR="00697E2E" w:rsidRPr="0024633A">
        <w:rPr>
          <w:rFonts w:cs="Tahoma"/>
        </w:rPr>
        <w:t xml:space="preserve">that use </w:t>
      </w:r>
      <w:r w:rsidRPr="0024633A">
        <w:rPr>
          <w:rFonts w:cs="Tahoma"/>
        </w:rPr>
        <w:t>decimals will fail validation</w:t>
      </w:r>
      <w:r w:rsidR="00437AAF" w:rsidRPr="0024633A">
        <w:rPr>
          <w:rFonts w:cs="Tahoma"/>
        </w:rPr>
        <w:t>.</w:t>
      </w:r>
    </w:p>
    <w:p w14:paraId="0DDE87A5" w14:textId="77777777" w:rsidR="00D21D71" w:rsidRPr="0024633A" w:rsidRDefault="003E40E3" w:rsidP="00984A23">
      <w:pPr>
        <w:pStyle w:val="ListParagraph"/>
        <w:numPr>
          <w:ilvl w:val="0"/>
          <w:numId w:val="27"/>
        </w:numPr>
        <w:spacing w:after="240"/>
        <w:contextualSpacing w:val="0"/>
        <w:rPr>
          <w:rFonts w:cs="Tahoma"/>
        </w:rPr>
      </w:pPr>
      <w:r w:rsidRPr="0024633A">
        <w:rPr>
          <w:rFonts w:cs="Tahoma"/>
        </w:rPr>
        <w:t>Renaming a type</w:t>
      </w:r>
      <w:r w:rsidR="00437AAF" w:rsidRPr="0024633A">
        <w:rPr>
          <w:rFonts w:cs="Tahoma"/>
        </w:rPr>
        <w:t>.</w:t>
      </w:r>
      <w:r w:rsidR="005479DF" w:rsidRPr="0024633A">
        <w:rPr>
          <w:rFonts w:cs="Tahoma"/>
        </w:rPr>
        <w:t xml:space="preserve"> </w:t>
      </w:r>
      <w:r w:rsidRPr="0024633A">
        <w:rPr>
          <w:rFonts w:cs="Tahoma"/>
        </w:rPr>
        <w:t>Previous XML with previous name will fail validation</w:t>
      </w:r>
      <w:r w:rsidR="00437AAF" w:rsidRPr="0024633A">
        <w:rPr>
          <w:rFonts w:cs="Tahoma"/>
        </w:rPr>
        <w:t>.</w:t>
      </w:r>
    </w:p>
    <w:p w14:paraId="2D0685C2" w14:textId="77777777" w:rsidR="00D21D71" w:rsidRPr="0024633A" w:rsidRDefault="003E40E3" w:rsidP="00984A23">
      <w:pPr>
        <w:pStyle w:val="ListParagraph"/>
        <w:numPr>
          <w:ilvl w:val="0"/>
          <w:numId w:val="27"/>
        </w:numPr>
        <w:spacing w:after="240"/>
        <w:contextualSpacing w:val="0"/>
        <w:rPr>
          <w:rFonts w:cs="Tahoma"/>
        </w:rPr>
      </w:pPr>
      <w:r w:rsidRPr="0024633A">
        <w:rPr>
          <w:rFonts w:cs="Tahoma"/>
        </w:rPr>
        <w:t>Adding a new required element in a type</w:t>
      </w:r>
      <w:r w:rsidR="00437AAF" w:rsidRPr="0024633A">
        <w:rPr>
          <w:rFonts w:cs="Tahoma"/>
        </w:rPr>
        <w:t>.</w:t>
      </w:r>
      <w:r w:rsidR="005479DF" w:rsidRPr="0024633A">
        <w:rPr>
          <w:rFonts w:cs="Tahoma"/>
        </w:rPr>
        <w:t xml:space="preserve"> </w:t>
      </w:r>
      <w:r w:rsidRPr="0024633A">
        <w:rPr>
          <w:rFonts w:cs="Tahoma"/>
        </w:rPr>
        <w:t xml:space="preserve">Previous XML won’t have the new required element and </w:t>
      </w:r>
      <w:r w:rsidR="00970343" w:rsidRPr="0024633A">
        <w:rPr>
          <w:rFonts w:cs="Tahoma"/>
        </w:rPr>
        <w:t xml:space="preserve">will </w:t>
      </w:r>
      <w:r w:rsidRPr="0024633A">
        <w:rPr>
          <w:rFonts w:cs="Tahoma"/>
        </w:rPr>
        <w:t>fail validation</w:t>
      </w:r>
      <w:r w:rsidR="00437AAF" w:rsidRPr="0024633A">
        <w:rPr>
          <w:rFonts w:cs="Tahoma"/>
        </w:rPr>
        <w:t>.</w:t>
      </w:r>
    </w:p>
    <w:p w14:paraId="6E461B85" w14:textId="77777777" w:rsidR="00D21D71" w:rsidRPr="0024633A" w:rsidRDefault="003E40E3" w:rsidP="00984A23">
      <w:pPr>
        <w:pStyle w:val="ListParagraph"/>
        <w:numPr>
          <w:ilvl w:val="0"/>
          <w:numId w:val="27"/>
        </w:numPr>
        <w:spacing w:after="240"/>
        <w:contextualSpacing w:val="0"/>
        <w:rPr>
          <w:rFonts w:cs="Tahoma"/>
        </w:rPr>
      </w:pPr>
      <w:r w:rsidRPr="0024633A">
        <w:rPr>
          <w:rFonts w:cs="Tahoma"/>
        </w:rPr>
        <w:t>Removing or changing an existing enumeration value</w:t>
      </w:r>
      <w:r w:rsidR="00437AAF" w:rsidRPr="0024633A">
        <w:rPr>
          <w:rFonts w:cs="Tahoma"/>
        </w:rPr>
        <w:t>.</w:t>
      </w:r>
      <w:r w:rsidR="005479DF" w:rsidRPr="0024633A">
        <w:rPr>
          <w:rFonts w:cs="Tahoma"/>
        </w:rPr>
        <w:t xml:space="preserve"> </w:t>
      </w:r>
      <w:r w:rsidRPr="0024633A">
        <w:rPr>
          <w:rFonts w:cs="Tahoma"/>
        </w:rPr>
        <w:t>Previous XML with removed or old spelling will fail validation</w:t>
      </w:r>
      <w:r w:rsidR="00437AAF" w:rsidRPr="0024633A">
        <w:rPr>
          <w:rFonts w:cs="Tahoma"/>
        </w:rPr>
        <w:t>.</w:t>
      </w:r>
    </w:p>
    <w:p w14:paraId="129AB86D" w14:textId="77777777" w:rsidR="00D21D71" w:rsidRPr="0024633A" w:rsidRDefault="003E40E3" w:rsidP="00984A23">
      <w:pPr>
        <w:pStyle w:val="ListParagraph"/>
        <w:numPr>
          <w:ilvl w:val="0"/>
          <w:numId w:val="27"/>
        </w:numPr>
        <w:spacing w:after="240"/>
        <w:contextualSpacing w:val="0"/>
        <w:rPr>
          <w:rFonts w:cs="Tahoma"/>
        </w:rPr>
      </w:pPr>
      <w:r w:rsidRPr="0024633A">
        <w:rPr>
          <w:rFonts w:cs="Tahoma"/>
        </w:rPr>
        <w:t>Removal of required elements from a sc</w:t>
      </w:r>
      <w:r w:rsidR="00390973" w:rsidRPr="0024633A">
        <w:rPr>
          <w:rFonts w:cs="Tahoma"/>
        </w:rPr>
        <w:t>hema</w:t>
      </w:r>
      <w:r w:rsidR="00437AAF" w:rsidRPr="0024633A">
        <w:rPr>
          <w:rFonts w:cs="Tahoma"/>
        </w:rPr>
        <w:t>.</w:t>
      </w:r>
      <w:r w:rsidR="005479DF" w:rsidRPr="0024633A">
        <w:rPr>
          <w:rFonts w:cs="Tahoma"/>
        </w:rPr>
        <w:t xml:space="preserve"> </w:t>
      </w:r>
      <w:r w:rsidRPr="0024633A">
        <w:rPr>
          <w:rFonts w:cs="Tahoma"/>
        </w:rPr>
        <w:t>Previous XML with the removed element will fail validation</w:t>
      </w:r>
      <w:r w:rsidR="00437AAF" w:rsidRPr="0024633A">
        <w:rPr>
          <w:rFonts w:cs="Tahoma"/>
        </w:rPr>
        <w:t>.</w:t>
      </w:r>
    </w:p>
    <w:p w14:paraId="54A1F1DB" w14:textId="77777777" w:rsidR="00D21D71" w:rsidRPr="0024633A" w:rsidRDefault="003E40E3" w:rsidP="00984A23">
      <w:pPr>
        <w:pStyle w:val="Heading4"/>
        <w:spacing w:after="240"/>
        <w:ind w:hanging="900"/>
        <w:rPr>
          <w:rFonts w:ascii="Tahoma" w:hAnsi="Tahoma" w:cs="Tahoma"/>
          <w:b/>
        </w:rPr>
      </w:pPr>
      <w:bookmarkStart w:id="1293" w:name="_Toc418094490"/>
      <w:bookmarkStart w:id="1294" w:name="_Toc96009511"/>
      <w:r w:rsidRPr="0024633A">
        <w:rPr>
          <w:rFonts w:ascii="Tahoma" w:hAnsi="Tahoma" w:cs="Tahoma"/>
          <w:b/>
        </w:rPr>
        <w:t xml:space="preserve">Use Case: Non-Backward Compatible </w:t>
      </w:r>
      <w:r w:rsidR="000F2942" w:rsidRPr="0024633A">
        <w:rPr>
          <w:rFonts w:ascii="Tahoma" w:hAnsi="Tahoma" w:cs="Tahoma"/>
          <w:b/>
        </w:rPr>
        <w:t>M</w:t>
      </w:r>
      <w:r w:rsidRPr="0024633A">
        <w:rPr>
          <w:rFonts w:ascii="Tahoma" w:hAnsi="Tahoma" w:cs="Tahoma"/>
          <w:b/>
        </w:rPr>
        <w:t xml:space="preserve">ajor </w:t>
      </w:r>
      <w:r w:rsidR="000F2942" w:rsidRPr="0024633A">
        <w:rPr>
          <w:rFonts w:ascii="Tahoma" w:hAnsi="Tahoma" w:cs="Tahoma"/>
          <w:b/>
        </w:rPr>
        <w:t>V</w:t>
      </w:r>
      <w:r w:rsidRPr="0024633A">
        <w:rPr>
          <w:rFonts w:ascii="Tahoma" w:hAnsi="Tahoma" w:cs="Tahoma"/>
          <w:b/>
        </w:rPr>
        <w:t xml:space="preserve">ersion </w:t>
      </w:r>
      <w:r w:rsidR="000F2942" w:rsidRPr="0024633A">
        <w:rPr>
          <w:rFonts w:ascii="Tahoma" w:hAnsi="Tahoma" w:cs="Tahoma"/>
          <w:b/>
        </w:rPr>
        <w:t>R</w:t>
      </w:r>
      <w:r w:rsidRPr="0024633A">
        <w:rPr>
          <w:rFonts w:ascii="Tahoma" w:hAnsi="Tahoma" w:cs="Tahoma"/>
          <w:b/>
        </w:rPr>
        <w:t>elease</w:t>
      </w:r>
      <w:bookmarkEnd w:id="1293"/>
      <w:bookmarkEnd w:id="1294"/>
    </w:p>
    <w:p w14:paraId="63C84A9A" w14:textId="77777777" w:rsidR="00D21D71" w:rsidRPr="0024633A" w:rsidRDefault="003E40E3" w:rsidP="00095A1B">
      <w:pPr>
        <w:pStyle w:val="ListParagraph"/>
        <w:numPr>
          <w:ilvl w:val="0"/>
          <w:numId w:val="28"/>
        </w:numPr>
        <w:spacing w:after="120"/>
        <w:ind w:left="720"/>
        <w:contextualSpacing w:val="0"/>
        <w:rPr>
          <w:rFonts w:cs="Tahoma"/>
        </w:rPr>
      </w:pPr>
      <w:r w:rsidRPr="0024633A">
        <w:rPr>
          <w:rFonts w:cs="Tahoma"/>
        </w:rPr>
        <w:t>Official version</w:t>
      </w:r>
      <w:r w:rsidR="00970343" w:rsidRPr="0024633A">
        <w:rPr>
          <w:rFonts w:cs="Tahoma"/>
        </w:rPr>
        <w:t>s</w:t>
      </w:r>
      <w:r w:rsidRPr="0024633A">
        <w:rPr>
          <w:rFonts w:cs="Tahoma"/>
        </w:rPr>
        <w:t xml:space="preserve"> of all schemas are released with schema version number V1.000</w:t>
      </w:r>
      <w:r w:rsidR="00970343" w:rsidRPr="0024633A">
        <w:rPr>
          <w:rFonts w:cs="Tahoma"/>
        </w:rPr>
        <w:t>.</w:t>
      </w:r>
    </w:p>
    <w:p w14:paraId="15E2F34E" w14:textId="77777777" w:rsidR="00D21D71" w:rsidRPr="0024633A" w:rsidRDefault="003E40E3" w:rsidP="00095A1B">
      <w:pPr>
        <w:pStyle w:val="ListParagraph"/>
        <w:numPr>
          <w:ilvl w:val="0"/>
          <w:numId w:val="28"/>
        </w:numPr>
        <w:spacing w:after="120"/>
        <w:ind w:left="720"/>
        <w:contextualSpacing w:val="0"/>
        <w:rPr>
          <w:rFonts w:cs="Tahoma"/>
        </w:rPr>
      </w:pPr>
      <w:r w:rsidRPr="0024633A">
        <w:rPr>
          <w:rFonts w:cs="Tahoma"/>
        </w:rPr>
        <w:t xml:space="preserve">Data </w:t>
      </w:r>
      <w:r w:rsidR="00292947" w:rsidRPr="0024633A">
        <w:rPr>
          <w:rFonts w:cs="Tahoma"/>
        </w:rPr>
        <w:t>R</w:t>
      </w:r>
      <w:r w:rsidRPr="0024633A">
        <w:rPr>
          <w:rFonts w:cs="Tahoma"/>
        </w:rPr>
        <w:t xml:space="preserve">egistry </w:t>
      </w:r>
      <w:r w:rsidR="005C13C1" w:rsidRPr="0024633A">
        <w:rPr>
          <w:rFonts w:cs="Tahoma"/>
        </w:rPr>
        <w:t>P</w:t>
      </w:r>
      <w:r w:rsidRPr="0024633A">
        <w:rPr>
          <w:rFonts w:cs="Tahoma"/>
        </w:rPr>
        <w:t>roviders implement changes to support generating XML files compliant with V1.000</w:t>
      </w:r>
      <w:r w:rsidR="00970343" w:rsidRPr="0024633A">
        <w:rPr>
          <w:rFonts w:cs="Tahoma"/>
        </w:rPr>
        <w:t>.</w:t>
      </w:r>
    </w:p>
    <w:p w14:paraId="3E9CA664" w14:textId="77777777" w:rsidR="00D21D71" w:rsidRPr="0024633A" w:rsidRDefault="00A53DE7" w:rsidP="00984A23">
      <w:pPr>
        <w:pStyle w:val="ListParagraph"/>
        <w:numPr>
          <w:ilvl w:val="0"/>
          <w:numId w:val="28"/>
        </w:numPr>
        <w:spacing w:after="240"/>
        <w:ind w:left="720"/>
        <w:contextualSpacing w:val="0"/>
        <w:rPr>
          <w:rFonts w:cs="Tahoma"/>
        </w:rPr>
      </w:pPr>
      <w:r w:rsidRPr="0024633A">
        <w:rPr>
          <w:rFonts w:cs="Tahoma"/>
        </w:rPr>
        <w:t>Two months later</w:t>
      </w:r>
      <w:r w:rsidR="003E40E3" w:rsidRPr="0024633A">
        <w:rPr>
          <w:rFonts w:cs="Tahoma"/>
        </w:rPr>
        <w:t xml:space="preserve">, a request for one of the following non-backward </w:t>
      </w:r>
      <w:r w:rsidR="00593E5E" w:rsidRPr="0024633A">
        <w:rPr>
          <w:rFonts w:cs="Tahoma"/>
        </w:rPr>
        <w:t xml:space="preserve">compatible </w:t>
      </w:r>
      <w:r w:rsidR="003E40E3" w:rsidRPr="0024633A">
        <w:rPr>
          <w:rFonts w:cs="Tahoma"/>
        </w:rPr>
        <w:t xml:space="preserve">changes is made: </w:t>
      </w:r>
    </w:p>
    <w:p w14:paraId="1AA826DE" w14:textId="77777777" w:rsidR="00D21D71" w:rsidRPr="0024633A" w:rsidRDefault="003E40E3" w:rsidP="00984A23">
      <w:pPr>
        <w:pStyle w:val="ListParagraph"/>
        <w:numPr>
          <w:ilvl w:val="0"/>
          <w:numId w:val="29"/>
        </w:numPr>
        <w:spacing w:after="240"/>
        <w:ind w:left="1080"/>
        <w:contextualSpacing w:val="0"/>
        <w:rPr>
          <w:rFonts w:cs="Tahoma"/>
        </w:rPr>
      </w:pPr>
      <w:r w:rsidRPr="0024633A">
        <w:rPr>
          <w:rFonts w:cs="Tahoma"/>
        </w:rPr>
        <w:t>R</w:t>
      </w:r>
      <w:r w:rsidR="00BA2745" w:rsidRPr="0024633A">
        <w:rPr>
          <w:rFonts w:cs="Tahoma"/>
        </w:rPr>
        <w:t xml:space="preserve">emove or rename an enumeration </w:t>
      </w:r>
      <w:r w:rsidRPr="0024633A">
        <w:rPr>
          <w:rFonts w:cs="Tahoma"/>
        </w:rPr>
        <w:t>value</w:t>
      </w:r>
      <w:r w:rsidR="00970343" w:rsidRPr="0024633A">
        <w:rPr>
          <w:rFonts w:cs="Tahoma"/>
        </w:rPr>
        <w:t>.</w:t>
      </w:r>
    </w:p>
    <w:p w14:paraId="3FE7D2A3" w14:textId="77777777" w:rsidR="00D21D71" w:rsidRPr="0024633A" w:rsidRDefault="003E40E3" w:rsidP="00984A23">
      <w:pPr>
        <w:pStyle w:val="ListParagraph"/>
        <w:numPr>
          <w:ilvl w:val="0"/>
          <w:numId w:val="29"/>
        </w:numPr>
        <w:spacing w:after="240"/>
        <w:ind w:left="1080"/>
        <w:contextualSpacing w:val="0"/>
        <w:rPr>
          <w:rFonts w:cs="Tahoma"/>
        </w:rPr>
      </w:pPr>
      <w:r w:rsidRPr="0024633A">
        <w:rPr>
          <w:rFonts w:cs="Tahoma"/>
        </w:rPr>
        <w:t xml:space="preserve">Add a required element to a </w:t>
      </w:r>
      <w:proofErr w:type="gramStart"/>
      <w:r w:rsidRPr="0024633A">
        <w:rPr>
          <w:rFonts w:cs="Tahoma"/>
        </w:rPr>
        <w:t>type</w:t>
      </w:r>
      <w:proofErr w:type="gramEnd"/>
      <w:r w:rsidRPr="0024633A">
        <w:rPr>
          <w:rFonts w:cs="Tahoma"/>
        </w:rPr>
        <w:t xml:space="preserve"> definition</w:t>
      </w:r>
      <w:r w:rsidR="00970343" w:rsidRPr="0024633A">
        <w:rPr>
          <w:rFonts w:cs="Tahoma"/>
        </w:rPr>
        <w:t>.</w:t>
      </w:r>
    </w:p>
    <w:p w14:paraId="3B8895B3" w14:textId="77777777" w:rsidR="00D21D71" w:rsidRPr="0024633A" w:rsidRDefault="003E40E3" w:rsidP="00984A23">
      <w:pPr>
        <w:pStyle w:val="ListParagraph"/>
        <w:numPr>
          <w:ilvl w:val="0"/>
          <w:numId w:val="29"/>
        </w:numPr>
        <w:spacing w:after="240"/>
        <w:ind w:left="1080"/>
        <w:contextualSpacing w:val="0"/>
        <w:rPr>
          <w:rFonts w:cs="Tahoma"/>
        </w:rPr>
      </w:pPr>
      <w:r w:rsidRPr="0024633A">
        <w:rPr>
          <w:rFonts w:cs="Tahoma"/>
        </w:rPr>
        <w:t>Remove a required element</w:t>
      </w:r>
      <w:r w:rsidR="00970343" w:rsidRPr="0024633A">
        <w:rPr>
          <w:rFonts w:cs="Tahoma"/>
        </w:rPr>
        <w:t>.</w:t>
      </w:r>
    </w:p>
    <w:p w14:paraId="01E3CFBE" w14:textId="77777777" w:rsidR="00985528" w:rsidRPr="0024633A" w:rsidRDefault="003E40E3" w:rsidP="00984A23">
      <w:pPr>
        <w:pStyle w:val="ListParagraph"/>
        <w:numPr>
          <w:ilvl w:val="0"/>
          <w:numId w:val="29"/>
        </w:numPr>
        <w:spacing w:after="240"/>
        <w:ind w:left="1080"/>
        <w:contextualSpacing w:val="0"/>
        <w:rPr>
          <w:rFonts w:cs="Tahoma"/>
        </w:rPr>
      </w:pPr>
      <w:r w:rsidRPr="0024633A">
        <w:rPr>
          <w:rFonts w:cs="Tahoma"/>
        </w:rPr>
        <w:t>Change a decimal type to an integer</w:t>
      </w:r>
      <w:r w:rsidR="00970343" w:rsidRPr="0024633A">
        <w:rPr>
          <w:rFonts w:cs="Tahoma"/>
        </w:rPr>
        <w:t>.</w:t>
      </w:r>
    </w:p>
    <w:p w14:paraId="1BA56C17" w14:textId="77777777" w:rsidR="00BA2745" w:rsidRPr="0024633A" w:rsidRDefault="00A53DE7" w:rsidP="00984A23">
      <w:pPr>
        <w:pStyle w:val="ListParagraph"/>
        <w:numPr>
          <w:ilvl w:val="0"/>
          <w:numId w:val="28"/>
        </w:numPr>
        <w:spacing w:after="240"/>
        <w:ind w:left="720"/>
        <w:contextualSpacing w:val="0"/>
        <w:rPr>
          <w:rFonts w:cs="Tahoma"/>
        </w:rPr>
      </w:pPr>
      <w:r w:rsidRPr="0024633A">
        <w:rPr>
          <w:rFonts w:cs="Tahoma"/>
        </w:rPr>
        <w:t xml:space="preserve">The Energy Commission project manager must evaluate the requested change </w:t>
      </w:r>
      <w:r w:rsidR="003E40E3" w:rsidRPr="0024633A">
        <w:rPr>
          <w:rFonts w:cs="Tahoma"/>
        </w:rPr>
        <w:t>for issue severity and disruptiveness because it is a non-backward compatible change.</w:t>
      </w:r>
      <w:r w:rsidR="005479DF" w:rsidRPr="0024633A">
        <w:rPr>
          <w:rFonts w:cs="Tahoma"/>
        </w:rPr>
        <w:t xml:space="preserve"> </w:t>
      </w:r>
      <w:r w:rsidR="003E40E3" w:rsidRPr="0024633A">
        <w:rPr>
          <w:rFonts w:cs="Tahoma"/>
        </w:rPr>
        <w:t>One of the following actions will be taken depending on the evaluation</w:t>
      </w:r>
      <w:r w:rsidR="00970343" w:rsidRPr="0024633A">
        <w:rPr>
          <w:rFonts w:cs="Tahoma"/>
        </w:rPr>
        <w:t>:</w:t>
      </w:r>
      <w:r w:rsidR="005479DF" w:rsidRPr="0024633A">
        <w:rPr>
          <w:rFonts w:cs="Tahoma"/>
        </w:rPr>
        <w:t xml:space="preserve"> </w:t>
      </w:r>
    </w:p>
    <w:p w14:paraId="34306D73" w14:textId="77777777" w:rsidR="00BA2745" w:rsidRPr="0024633A" w:rsidRDefault="003E40E3" w:rsidP="00984A23">
      <w:pPr>
        <w:pStyle w:val="ListParagraph"/>
        <w:numPr>
          <w:ilvl w:val="0"/>
          <w:numId w:val="29"/>
        </w:numPr>
        <w:spacing w:after="240"/>
        <w:ind w:left="1080"/>
        <w:contextualSpacing w:val="0"/>
        <w:rPr>
          <w:rFonts w:cs="Tahoma"/>
        </w:rPr>
      </w:pPr>
      <w:r w:rsidRPr="0024633A">
        <w:rPr>
          <w:rFonts w:cs="Tahoma"/>
        </w:rPr>
        <w:t>Add changes to next regularly scheduled major version release for changes with low severity/highly disruptive combination that does not require immediate attention.</w:t>
      </w:r>
    </w:p>
    <w:p w14:paraId="40E39D02" w14:textId="77777777" w:rsidR="00BA2745" w:rsidRPr="0024633A" w:rsidRDefault="0054201F" w:rsidP="00984A23">
      <w:pPr>
        <w:pStyle w:val="ListParagraph"/>
        <w:numPr>
          <w:ilvl w:val="0"/>
          <w:numId w:val="29"/>
        </w:numPr>
        <w:spacing w:after="240"/>
        <w:ind w:left="1080"/>
        <w:contextualSpacing w:val="0"/>
        <w:rPr>
          <w:rFonts w:cs="Tahoma"/>
        </w:rPr>
      </w:pPr>
      <w:r w:rsidRPr="0024633A">
        <w:rPr>
          <w:rFonts w:cs="Tahoma"/>
        </w:rPr>
        <w:t xml:space="preserve">Energy commission project manager </w:t>
      </w:r>
      <w:r w:rsidR="003A014F" w:rsidRPr="0024633A">
        <w:rPr>
          <w:rFonts w:cs="Tahoma"/>
        </w:rPr>
        <w:t>reviews</w:t>
      </w:r>
      <w:r w:rsidRPr="0024633A">
        <w:rPr>
          <w:rFonts w:cs="Tahoma"/>
        </w:rPr>
        <w:t xml:space="preserve"> input </w:t>
      </w:r>
      <w:r w:rsidR="003E40E3" w:rsidRPr="0024633A">
        <w:rPr>
          <w:rFonts w:cs="Tahoma"/>
        </w:rPr>
        <w:t xml:space="preserve">from stakeholders </w:t>
      </w:r>
      <w:r w:rsidR="003A014F" w:rsidRPr="0024633A">
        <w:rPr>
          <w:rFonts w:cs="Tahoma"/>
        </w:rPr>
        <w:t xml:space="preserve">and approves a </w:t>
      </w:r>
      <w:r w:rsidR="003E40E3" w:rsidRPr="0024633A">
        <w:rPr>
          <w:rFonts w:cs="Tahoma"/>
        </w:rPr>
        <w:t xml:space="preserve">special major version release if </w:t>
      </w:r>
      <w:r w:rsidR="003A014F" w:rsidRPr="0024633A">
        <w:rPr>
          <w:rFonts w:cs="Tahoma"/>
        </w:rPr>
        <w:t xml:space="preserve">the </w:t>
      </w:r>
      <w:r w:rsidR="003E40E3" w:rsidRPr="0024633A">
        <w:rPr>
          <w:rFonts w:cs="Tahoma"/>
        </w:rPr>
        <w:t>change is a combination of high severity/low disruptiveness that requires immediate attention.</w:t>
      </w:r>
    </w:p>
    <w:p w14:paraId="770B3375" w14:textId="77777777" w:rsidR="00BA2745" w:rsidRPr="0024633A" w:rsidRDefault="003E40E3" w:rsidP="00095A1B">
      <w:pPr>
        <w:pStyle w:val="ListParagraph"/>
        <w:numPr>
          <w:ilvl w:val="0"/>
          <w:numId w:val="29"/>
        </w:numPr>
        <w:spacing w:after="120"/>
        <w:ind w:left="1080"/>
        <w:contextualSpacing w:val="0"/>
        <w:rPr>
          <w:rFonts w:cs="Tahoma"/>
        </w:rPr>
      </w:pPr>
      <w:r w:rsidRPr="0024633A">
        <w:rPr>
          <w:rFonts w:cs="Tahoma"/>
        </w:rPr>
        <w:lastRenderedPageBreak/>
        <w:t>Implement</w:t>
      </w:r>
      <w:r w:rsidR="003A014F" w:rsidRPr="0024633A">
        <w:rPr>
          <w:rFonts w:cs="Tahoma"/>
        </w:rPr>
        <w:t xml:space="preserve"> </w:t>
      </w:r>
      <w:r w:rsidRPr="0024633A">
        <w:rPr>
          <w:rFonts w:cs="Tahoma"/>
        </w:rPr>
        <w:t xml:space="preserve">non-backward compatible changes planned for </w:t>
      </w:r>
      <w:r w:rsidR="003A014F" w:rsidRPr="0024633A">
        <w:rPr>
          <w:rFonts w:cs="Tahoma"/>
        </w:rPr>
        <w:t xml:space="preserve">the </w:t>
      </w:r>
      <w:r w:rsidRPr="0024633A">
        <w:rPr>
          <w:rFonts w:cs="Tahoma"/>
        </w:rPr>
        <w:t xml:space="preserve">next major version release and assign </w:t>
      </w:r>
      <w:r w:rsidR="00E248AA" w:rsidRPr="0024633A">
        <w:rPr>
          <w:rFonts w:cs="Tahoma"/>
        </w:rPr>
        <w:t xml:space="preserve">the </w:t>
      </w:r>
      <w:r w:rsidRPr="0024633A">
        <w:rPr>
          <w:rFonts w:cs="Tahoma"/>
        </w:rPr>
        <w:t>next major version number, V2.000.</w:t>
      </w:r>
      <w:r w:rsidR="005479DF" w:rsidRPr="0024633A">
        <w:rPr>
          <w:rFonts w:cs="Tahoma"/>
        </w:rPr>
        <w:t xml:space="preserve"> </w:t>
      </w:r>
    </w:p>
    <w:p w14:paraId="03C218A0" w14:textId="09CF779E" w:rsidR="00D21D71" w:rsidRPr="0024633A" w:rsidRDefault="003E40E3" w:rsidP="00984A23">
      <w:pPr>
        <w:pStyle w:val="ListParagraph"/>
        <w:numPr>
          <w:ilvl w:val="0"/>
          <w:numId w:val="28"/>
        </w:numPr>
        <w:tabs>
          <w:tab w:val="left" w:pos="720"/>
        </w:tabs>
        <w:spacing w:after="240"/>
        <w:ind w:left="720"/>
        <w:contextualSpacing w:val="0"/>
        <w:rPr>
          <w:rFonts w:cs="Tahoma"/>
        </w:rPr>
      </w:pPr>
      <w:r w:rsidRPr="0024633A">
        <w:rPr>
          <w:rFonts w:cs="Tahoma"/>
        </w:rPr>
        <w:t>Providers who process the schemas that are changed in this major release implement the changes.</w:t>
      </w:r>
      <w:r w:rsidR="00267E0D" w:rsidRPr="0024633A">
        <w:rPr>
          <w:rFonts w:cs="Tahoma"/>
        </w:rPr>
        <w:t xml:space="preserve"> </w:t>
      </w:r>
      <w:r w:rsidRPr="0024633A">
        <w:rPr>
          <w:rFonts w:cs="Tahoma"/>
        </w:rPr>
        <w:t xml:space="preserve">Their </w:t>
      </w:r>
      <w:r w:rsidR="00E44D3D" w:rsidRPr="0024633A">
        <w:rPr>
          <w:rFonts w:cs="Tahoma"/>
        </w:rPr>
        <w:t>D</w:t>
      </w:r>
      <w:r w:rsidRPr="0024633A">
        <w:rPr>
          <w:rFonts w:cs="Tahoma"/>
        </w:rPr>
        <w:t xml:space="preserve">ata </w:t>
      </w:r>
      <w:r w:rsidR="00E44D3D" w:rsidRPr="0024633A">
        <w:rPr>
          <w:rFonts w:cs="Tahoma"/>
        </w:rPr>
        <w:t>R</w:t>
      </w:r>
      <w:r w:rsidRPr="0024633A">
        <w:rPr>
          <w:rFonts w:cs="Tahoma"/>
        </w:rPr>
        <w:t xml:space="preserve">egistry sends a valid XML file that includes changes in this version to the </w:t>
      </w:r>
      <w:r w:rsidR="00A8071B" w:rsidRPr="0024633A">
        <w:rPr>
          <w:rFonts w:cs="Tahoma"/>
        </w:rPr>
        <w:t>RG</w:t>
      </w:r>
      <w:r w:rsidRPr="0024633A">
        <w:rPr>
          <w:rFonts w:cs="Tahoma"/>
        </w:rPr>
        <w:t xml:space="preserve"> which validates against </w:t>
      </w:r>
      <w:r w:rsidR="00CA4144" w:rsidRPr="0024633A">
        <w:rPr>
          <w:rFonts w:cs="Tahoma"/>
        </w:rPr>
        <w:t>the new version,</w:t>
      </w:r>
      <w:r w:rsidR="0099203D" w:rsidRPr="0024633A">
        <w:rPr>
          <w:rFonts w:cs="Tahoma"/>
        </w:rPr>
        <w:t xml:space="preserve"> </w:t>
      </w:r>
      <w:r w:rsidRPr="0024633A">
        <w:rPr>
          <w:rFonts w:cs="Tahoma"/>
        </w:rPr>
        <w:t>V2.000.</w:t>
      </w:r>
      <w:r w:rsidR="005479DF" w:rsidRPr="0024633A">
        <w:rPr>
          <w:rFonts w:cs="Tahoma"/>
        </w:rPr>
        <w:t xml:space="preserve"> </w:t>
      </w:r>
      <w:r w:rsidRPr="0024633A">
        <w:rPr>
          <w:rFonts w:cs="Tahoma"/>
        </w:rPr>
        <w:t xml:space="preserve">The </w:t>
      </w:r>
      <w:r w:rsidR="00A8071B" w:rsidRPr="0024633A">
        <w:rPr>
          <w:rFonts w:cs="Tahoma"/>
        </w:rPr>
        <w:t>RG</w:t>
      </w:r>
      <w:r w:rsidRPr="0024633A">
        <w:rPr>
          <w:rFonts w:cs="Tahoma"/>
        </w:rPr>
        <w:t xml:space="preserve"> then loads “V2.000” into the Payload attribute </w:t>
      </w:r>
      <w:proofErr w:type="spellStart"/>
      <w:r w:rsidR="00BA4BB7" w:rsidRPr="0024633A">
        <w:rPr>
          <w:rFonts w:cs="Tahoma"/>
        </w:rPr>
        <w:t>C</w:t>
      </w:r>
      <w:r w:rsidRPr="0024633A">
        <w:rPr>
          <w:rFonts w:cs="Tahoma"/>
        </w:rPr>
        <w:t>omplianceDocumentSchemaVersion</w:t>
      </w:r>
      <w:proofErr w:type="spellEnd"/>
      <w:r w:rsidRPr="0024633A">
        <w:rPr>
          <w:rFonts w:cs="Tahoma"/>
        </w:rPr>
        <w:t>.</w:t>
      </w:r>
    </w:p>
    <w:p w14:paraId="48377530" w14:textId="51ED40E0" w:rsidR="005138F6" w:rsidRPr="0024633A" w:rsidRDefault="003E40E3" w:rsidP="00984A23">
      <w:pPr>
        <w:pStyle w:val="ListParagraph"/>
        <w:numPr>
          <w:ilvl w:val="0"/>
          <w:numId w:val="42"/>
        </w:numPr>
        <w:tabs>
          <w:tab w:val="left" w:pos="720"/>
        </w:tabs>
        <w:spacing w:after="240"/>
        <w:ind w:left="1080"/>
        <w:contextualSpacing w:val="0"/>
        <w:rPr>
          <w:rFonts w:cs="Tahoma"/>
        </w:rPr>
      </w:pPr>
      <w:r w:rsidRPr="0024633A">
        <w:rPr>
          <w:rFonts w:cs="Tahoma"/>
        </w:rPr>
        <w:t xml:space="preserve">For changes that only affect compliance document schemas and not base schemas, any </w:t>
      </w:r>
      <w:r w:rsidR="00E44D3D" w:rsidRPr="0024633A">
        <w:rPr>
          <w:rFonts w:cs="Tahoma"/>
        </w:rPr>
        <w:t>D</w:t>
      </w:r>
      <w:r w:rsidRPr="0024633A">
        <w:rPr>
          <w:rFonts w:cs="Tahoma"/>
        </w:rPr>
        <w:t xml:space="preserve">ata </w:t>
      </w:r>
      <w:r w:rsidR="00E44D3D" w:rsidRPr="0024633A">
        <w:rPr>
          <w:rFonts w:cs="Tahoma"/>
        </w:rPr>
        <w:t>R</w:t>
      </w:r>
      <w:r w:rsidRPr="0024633A">
        <w:rPr>
          <w:rFonts w:cs="Tahoma"/>
        </w:rPr>
        <w:t xml:space="preserve">egistry </w:t>
      </w:r>
      <w:r w:rsidR="005D00AD" w:rsidRPr="0024633A">
        <w:rPr>
          <w:rFonts w:cs="Tahoma"/>
        </w:rPr>
        <w:t>P</w:t>
      </w:r>
      <w:r w:rsidRPr="0024633A">
        <w:rPr>
          <w:rFonts w:cs="Tahoma"/>
        </w:rPr>
        <w:t xml:space="preserve">rovider that does not process the modified compliance documents does not have to implement the changes in </w:t>
      </w:r>
      <w:r w:rsidR="00EC4B4D" w:rsidRPr="0024633A">
        <w:rPr>
          <w:rFonts w:cs="Tahoma"/>
        </w:rPr>
        <w:t xml:space="preserve">the new version, </w:t>
      </w:r>
      <w:r w:rsidRPr="0024633A">
        <w:rPr>
          <w:rFonts w:cs="Tahoma"/>
        </w:rPr>
        <w:t>V2.000.</w:t>
      </w:r>
      <w:r w:rsidR="005479DF" w:rsidRPr="0024633A">
        <w:rPr>
          <w:rFonts w:cs="Tahoma"/>
        </w:rPr>
        <w:t xml:space="preserve"> </w:t>
      </w:r>
      <w:r w:rsidRPr="0024633A">
        <w:rPr>
          <w:rFonts w:cs="Tahoma"/>
        </w:rPr>
        <w:t xml:space="preserve">They submit XMLs for other schemas to the </w:t>
      </w:r>
      <w:r w:rsidR="00A8071B" w:rsidRPr="0024633A">
        <w:rPr>
          <w:rFonts w:cs="Tahoma"/>
        </w:rPr>
        <w:t>RG</w:t>
      </w:r>
      <w:r w:rsidRPr="0024633A">
        <w:rPr>
          <w:rFonts w:cs="Tahoma"/>
        </w:rPr>
        <w:t xml:space="preserve"> and the XML files validate successfully against</w:t>
      </w:r>
      <w:r w:rsidR="00EC4B4D" w:rsidRPr="0024633A">
        <w:rPr>
          <w:rFonts w:cs="Tahoma"/>
        </w:rPr>
        <w:t xml:space="preserve"> the new version,</w:t>
      </w:r>
      <w:r w:rsidRPr="0024633A">
        <w:rPr>
          <w:rFonts w:cs="Tahoma"/>
        </w:rPr>
        <w:t xml:space="preserve"> V2.000 and the </w:t>
      </w:r>
      <w:r w:rsidR="00A8071B" w:rsidRPr="0024633A">
        <w:rPr>
          <w:rFonts w:cs="Tahoma"/>
        </w:rPr>
        <w:t>RG</w:t>
      </w:r>
      <w:r w:rsidRPr="0024633A">
        <w:rPr>
          <w:rFonts w:cs="Tahoma"/>
        </w:rPr>
        <w:t xml:space="preserve"> loads </w:t>
      </w:r>
      <w:r w:rsidR="00EC4B4D" w:rsidRPr="0024633A">
        <w:rPr>
          <w:rFonts w:cs="Tahoma"/>
        </w:rPr>
        <w:t xml:space="preserve">the new version, </w:t>
      </w:r>
      <w:r w:rsidRPr="0024633A">
        <w:rPr>
          <w:rFonts w:cs="Tahoma"/>
        </w:rPr>
        <w:t xml:space="preserve">V2.000 into the Payload attribute </w:t>
      </w:r>
      <w:proofErr w:type="spellStart"/>
      <w:r w:rsidR="00BA4BB7" w:rsidRPr="0024633A">
        <w:rPr>
          <w:rFonts w:cs="Tahoma"/>
        </w:rPr>
        <w:t>C</w:t>
      </w:r>
      <w:r w:rsidRPr="0024633A">
        <w:rPr>
          <w:rFonts w:cs="Tahoma"/>
        </w:rPr>
        <w:t>omplianceDocumentSchemaVersion</w:t>
      </w:r>
      <w:proofErr w:type="spellEnd"/>
      <w:r w:rsidRPr="0024633A">
        <w:rPr>
          <w:rFonts w:cs="Tahoma"/>
        </w:rPr>
        <w:t>.</w:t>
      </w:r>
    </w:p>
    <w:p w14:paraId="12977BB8" w14:textId="77777777" w:rsidR="0044052C" w:rsidRPr="0024633A" w:rsidRDefault="0044052C" w:rsidP="00984A23">
      <w:pPr>
        <w:pStyle w:val="Heading2"/>
        <w:spacing w:after="240"/>
        <w:ind w:left="720" w:hanging="720"/>
        <w:rPr>
          <w:rFonts w:ascii="Tahoma" w:hAnsi="Tahoma" w:cs="Tahoma"/>
          <w:sz w:val="28"/>
          <w:szCs w:val="28"/>
        </w:rPr>
      </w:pPr>
      <w:bookmarkStart w:id="1295" w:name="_Toc418094491"/>
      <w:bookmarkStart w:id="1296" w:name="_Toc96009512"/>
      <w:r w:rsidRPr="0024633A">
        <w:rPr>
          <w:rFonts w:ascii="Tahoma" w:hAnsi="Tahoma" w:cs="Tahoma"/>
          <w:sz w:val="28"/>
          <w:szCs w:val="28"/>
        </w:rPr>
        <w:t>Compliance Document XSL Templates</w:t>
      </w:r>
      <w:bookmarkEnd w:id="1295"/>
      <w:bookmarkEnd w:id="1296"/>
    </w:p>
    <w:p w14:paraId="58720E0B" w14:textId="15DEC092" w:rsidR="0044052C" w:rsidRPr="0024633A" w:rsidRDefault="0044052C" w:rsidP="00984A23">
      <w:pPr>
        <w:spacing w:after="240"/>
        <w:rPr>
          <w:rFonts w:cs="Tahoma"/>
        </w:rPr>
      </w:pPr>
      <w:r w:rsidRPr="0024633A">
        <w:rPr>
          <w:rFonts w:cs="Tahoma"/>
        </w:rPr>
        <w:t xml:space="preserve">Two complimentary XML technologies are used in the </w:t>
      </w:r>
      <w:r w:rsidR="00B20B8E" w:rsidRPr="0024633A">
        <w:rPr>
          <w:rFonts w:cs="Tahoma"/>
        </w:rPr>
        <w:t xml:space="preserve">Energy </w:t>
      </w:r>
      <w:r w:rsidRPr="0024633A">
        <w:rPr>
          <w:rFonts w:cs="Tahoma"/>
        </w:rPr>
        <w:t xml:space="preserve">Commission </w:t>
      </w:r>
      <w:r w:rsidR="00A8071B" w:rsidRPr="0024633A">
        <w:rPr>
          <w:rFonts w:cs="Tahoma"/>
        </w:rPr>
        <w:t>RG</w:t>
      </w:r>
      <w:r w:rsidRPr="0024633A">
        <w:rPr>
          <w:rFonts w:cs="Tahoma"/>
        </w:rPr>
        <w:t xml:space="preserve"> software for producing the required PDF format compliance documents</w:t>
      </w:r>
      <w:r w:rsidR="00B255B6" w:rsidRPr="0024633A">
        <w:rPr>
          <w:rFonts w:cs="Tahoma"/>
        </w:rPr>
        <w:t>:</w:t>
      </w:r>
      <w:r w:rsidR="005479DF" w:rsidRPr="0024633A">
        <w:rPr>
          <w:rFonts w:cs="Tahoma"/>
        </w:rPr>
        <w:t xml:space="preserve"> </w:t>
      </w:r>
      <w:r w:rsidRPr="0024633A">
        <w:rPr>
          <w:rFonts w:cs="Tahoma"/>
        </w:rPr>
        <w:t>Extensible Stylesheet Language Transformation (XSLT) and Extensible Stylesheet Language Formatting Objects (XSL-FO)</w:t>
      </w:r>
      <w:r w:rsidR="001865BC" w:rsidRPr="0024633A">
        <w:rPr>
          <w:rFonts w:cs="Tahoma"/>
        </w:rPr>
        <w:t>.</w:t>
      </w:r>
      <w:r w:rsidR="005479DF" w:rsidRPr="0024633A">
        <w:rPr>
          <w:rFonts w:cs="Tahoma"/>
        </w:rPr>
        <w:t xml:space="preserve"> </w:t>
      </w:r>
      <w:r w:rsidR="001865BC" w:rsidRPr="0024633A">
        <w:rPr>
          <w:rFonts w:cs="Tahoma"/>
        </w:rPr>
        <w:t>These technologies</w:t>
      </w:r>
      <w:r w:rsidRPr="0024633A">
        <w:rPr>
          <w:rFonts w:cs="Tahoma"/>
        </w:rPr>
        <w:t xml:space="preserve"> </w:t>
      </w:r>
      <w:r w:rsidR="001865BC" w:rsidRPr="0024633A">
        <w:rPr>
          <w:rFonts w:cs="Tahoma"/>
        </w:rPr>
        <w:t xml:space="preserve">are used </w:t>
      </w:r>
      <w:r w:rsidR="002000C6" w:rsidRPr="0024633A">
        <w:rPr>
          <w:rFonts w:cs="Tahoma"/>
        </w:rPr>
        <w:t xml:space="preserve">in </w:t>
      </w:r>
      <w:r w:rsidR="001865BC" w:rsidRPr="0024633A">
        <w:rPr>
          <w:rFonts w:cs="Tahoma"/>
        </w:rPr>
        <w:t>XSL templates</w:t>
      </w:r>
      <w:r w:rsidR="00B20B8E" w:rsidRPr="0024633A">
        <w:rPr>
          <w:rFonts w:cs="Tahoma"/>
        </w:rPr>
        <w:t xml:space="preserve"> </w:t>
      </w:r>
      <w:r w:rsidR="002000C6" w:rsidRPr="0024633A">
        <w:rPr>
          <w:rFonts w:cs="Tahoma"/>
        </w:rPr>
        <w:t xml:space="preserve">created </w:t>
      </w:r>
      <w:r w:rsidR="001865BC" w:rsidRPr="0024633A">
        <w:rPr>
          <w:rFonts w:cs="Tahoma"/>
        </w:rPr>
        <w:t>for each of the compliance documents</w:t>
      </w:r>
      <w:r w:rsidR="00B20B8E" w:rsidRPr="0024633A">
        <w:rPr>
          <w:rFonts w:cs="Tahoma"/>
        </w:rPr>
        <w:t xml:space="preserve"> that</w:t>
      </w:r>
      <w:r w:rsidR="001865BC" w:rsidRPr="0024633A">
        <w:rPr>
          <w:rFonts w:cs="Tahoma"/>
        </w:rPr>
        <w:t xml:space="preserve"> </w:t>
      </w:r>
      <w:r w:rsidRPr="0024633A">
        <w:rPr>
          <w:rFonts w:cs="Tahoma"/>
        </w:rPr>
        <w:t xml:space="preserve">work directly with the </w:t>
      </w:r>
      <w:r w:rsidR="00B255B6" w:rsidRPr="0024633A">
        <w:rPr>
          <w:rFonts w:cs="Tahoma"/>
        </w:rPr>
        <w:t xml:space="preserve">XML </w:t>
      </w:r>
      <w:r w:rsidRPr="0024633A">
        <w:rPr>
          <w:rFonts w:cs="Tahoma"/>
        </w:rPr>
        <w:t>data</w:t>
      </w:r>
      <w:r w:rsidR="001865BC" w:rsidRPr="0024633A">
        <w:rPr>
          <w:rFonts w:cs="Tahoma"/>
        </w:rPr>
        <w:t xml:space="preserve"> contained</w:t>
      </w:r>
      <w:r w:rsidRPr="0024633A">
        <w:rPr>
          <w:rFonts w:cs="Tahoma"/>
        </w:rPr>
        <w:t xml:space="preserve"> in </w:t>
      </w:r>
      <w:r w:rsidR="002000C6" w:rsidRPr="0024633A">
        <w:rPr>
          <w:rFonts w:cs="Tahoma"/>
        </w:rPr>
        <w:t>the</w:t>
      </w:r>
      <w:r w:rsidR="001865BC" w:rsidRPr="0024633A">
        <w:rPr>
          <w:rFonts w:cs="Tahoma"/>
        </w:rPr>
        <w:t xml:space="preserve"> document registration package</w:t>
      </w:r>
      <w:r w:rsidR="002000C6" w:rsidRPr="0024633A">
        <w:rPr>
          <w:rFonts w:cs="Tahoma"/>
        </w:rPr>
        <w:t xml:space="preserve">s </w:t>
      </w:r>
      <w:r w:rsidR="008308EF" w:rsidRPr="0024633A">
        <w:rPr>
          <w:rFonts w:cs="Tahoma"/>
        </w:rPr>
        <w:t xml:space="preserve">received </w:t>
      </w:r>
      <w:r w:rsidR="002000C6" w:rsidRPr="0024633A">
        <w:rPr>
          <w:rFonts w:cs="Tahoma"/>
        </w:rPr>
        <w:t xml:space="preserve">from the </w:t>
      </w:r>
      <w:r w:rsidR="008308EF" w:rsidRPr="0024633A">
        <w:rPr>
          <w:rFonts w:cs="Tahoma"/>
        </w:rPr>
        <w:t>Data R</w:t>
      </w:r>
      <w:r w:rsidR="002000C6" w:rsidRPr="0024633A">
        <w:rPr>
          <w:rFonts w:cs="Tahoma"/>
        </w:rPr>
        <w:t>egistries</w:t>
      </w:r>
      <w:r w:rsidR="001865BC" w:rsidRPr="0024633A">
        <w:rPr>
          <w:rFonts w:cs="Tahoma"/>
        </w:rPr>
        <w:t xml:space="preserve"> </w:t>
      </w:r>
      <w:r w:rsidRPr="0024633A">
        <w:rPr>
          <w:rFonts w:cs="Tahoma"/>
        </w:rPr>
        <w:t xml:space="preserve">to transform the </w:t>
      </w:r>
      <w:r w:rsidR="002000C6" w:rsidRPr="0024633A">
        <w:rPr>
          <w:rFonts w:cs="Tahoma"/>
        </w:rPr>
        <w:t xml:space="preserve">XML </w:t>
      </w:r>
      <w:r w:rsidRPr="0024633A">
        <w:rPr>
          <w:rFonts w:cs="Tahoma"/>
        </w:rPr>
        <w:t xml:space="preserve">data into the required </w:t>
      </w:r>
      <w:r w:rsidR="002000C6" w:rsidRPr="0024633A">
        <w:rPr>
          <w:rFonts w:cs="Tahoma"/>
        </w:rPr>
        <w:t>PDF format report</w:t>
      </w:r>
      <w:r w:rsidR="006F0034" w:rsidRPr="0024633A">
        <w:rPr>
          <w:rFonts w:cs="Tahoma"/>
        </w:rPr>
        <w:t>s</w:t>
      </w:r>
      <w:r w:rsidR="002000C6" w:rsidRPr="0024633A">
        <w:rPr>
          <w:rFonts w:cs="Tahoma"/>
        </w:rPr>
        <w:t xml:space="preserve"> </w:t>
      </w:r>
      <w:r w:rsidR="00B20B8E" w:rsidRPr="0024633A">
        <w:rPr>
          <w:rFonts w:cs="Tahoma"/>
        </w:rPr>
        <w:t>used for</w:t>
      </w:r>
      <w:r w:rsidRPr="0024633A">
        <w:rPr>
          <w:rFonts w:cs="Tahoma"/>
        </w:rPr>
        <w:t xml:space="preserve"> </w:t>
      </w:r>
      <w:r w:rsidR="00B20B8E" w:rsidRPr="0024633A">
        <w:rPr>
          <w:rFonts w:cs="Tahoma"/>
        </w:rPr>
        <w:t xml:space="preserve">creating registered </w:t>
      </w:r>
      <w:r w:rsidRPr="0024633A">
        <w:rPr>
          <w:rFonts w:cs="Tahoma"/>
        </w:rPr>
        <w:t>compliance documents.</w:t>
      </w:r>
      <w:r w:rsidR="005479DF" w:rsidRPr="0024633A">
        <w:rPr>
          <w:rFonts w:cs="Tahoma"/>
        </w:rPr>
        <w:t xml:space="preserve"> </w:t>
      </w:r>
    </w:p>
    <w:p w14:paraId="2A91B1C9" w14:textId="7510E5A3" w:rsidR="00B255B6" w:rsidRPr="0024633A" w:rsidRDefault="006F0034" w:rsidP="00984A23">
      <w:pPr>
        <w:spacing w:after="240"/>
        <w:rPr>
          <w:rFonts w:cs="Tahoma"/>
        </w:rPr>
      </w:pPr>
      <w:r w:rsidRPr="0024633A">
        <w:rPr>
          <w:rFonts w:cs="Tahoma"/>
        </w:rPr>
        <w:t xml:space="preserve">XSL templates </w:t>
      </w:r>
      <w:r w:rsidR="00EE1782" w:rsidRPr="0024633A">
        <w:rPr>
          <w:rFonts w:cs="Tahoma"/>
        </w:rPr>
        <w:t xml:space="preserve">also </w:t>
      </w:r>
      <w:r w:rsidRPr="0024633A">
        <w:rPr>
          <w:rFonts w:cs="Tahoma"/>
        </w:rPr>
        <w:t>draw upon the information contained in the schema (XSD) file</w:t>
      </w:r>
      <w:r w:rsidR="008308EF" w:rsidRPr="0024633A">
        <w:rPr>
          <w:rFonts w:cs="Tahoma"/>
        </w:rPr>
        <w:t>s</w:t>
      </w:r>
      <w:r w:rsidRPr="0024633A">
        <w:rPr>
          <w:rFonts w:cs="Tahoma"/>
        </w:rPr>
        <w:t xml:space="preserve"> when generating the PDF format reports.</w:t>
      </w:r>
      <w:r w:rsidR="005479DF" w:rsidRPr="0024633A">
        <w:rPr>
          <w:rFonts w:cs="Tahoma"/>
        </w:rPr>
        <w:t xml:space="preserve"> </w:t>
      </w:r>
      <w:r w:rsidRPr="0024633A">
        <w:rPr>
          <w:rFonts w:cs="Tahoma"/>
        </w:rPr>
        <w:t>Thus</w:t>
      </w:r>
      <w:r w:rsidR="008558F8">
        <w:rPr>
          <w:rFonts w:cs="Tahoma"/>
        </w:rPr>
        <w:t>,</w:t>
      </w:r>
      <w:r w:rsidRPr="0024633A">
        <w:rPr>
          <w:rFonts w:cs="Tahoma"/>
        </w:rPr>
        <w:t xml:space="preserve"> </w:t>
      </w:r>
      <w:r w:rsidR="008308EF" w:rsidRPr="0024633A">
        <w:rPr>
          <w:rFonts w:cs="Tahoma"/>
        </w:rPr>
        <w:t>design</w:t>
      </w:r>
      <w:r w:rsidRPr="0024633A">
        <w:rPr>
          <w:rFonts w:cs="Tahoma"/>
        </w:rPr>
        <w:t xml:space="preserve"> of the XSL templates must be coordinated with the </w:t>
      </w:r>
      <w:r w:rsidR="008308EF" w:rsidRPr="0024633A">
        <w:rPr>
          <w:rFonts w:cs="Tahoma"/>
        </w:rPr>
        <w:t>design</w:t>
      </w:r>
      <w:r w:rsidRPr="0024633A">
        <w:rPr>
          <w:rFonts w:cs="Tahoma"/>
        </w:rPr>
        <w:t xml:space="preserve"> of the XSD files.</w:t>
      </w:r>
      <w:r w:rsidR="005479DF" w:rsidRPr="0024633A">
        <w:rPr>
          <w:rFonts w:cs="Tahoma"/>
        </w:rPr>
        <w:t xml:space="preserve"> </w:t>
      </w:r>
      <w:r w:rsidR="008308EF" w:rsidRPr="0024633A">
        <w:rPr>
          <w:rFonts w:cs="Tahoma"/>
        </w:rPr>
        <w:t>And when revisions are needed to a compliance document, the revisions must be incorporated into both the XSD and the XSL files.</w:t>
      </w:r>
    </w:p>
    <w:p w14:paraId="6304791D" w14:textId="701A118E" w:rsidR="009F02F8" w:rsidRPr="0024633A" w:rsidRDefault="008308EF" w:rsidP="00984A23">
      <w:pPr>
        <w:spacing w:after="240"/>
        <w:rPr>
          <w:rFonts w:cs="Tahoma"/>
        </w:rPr>
      </w:pPr>
      <w:r w:rsidRPr="0024633A">
        <w:rPr>
          <w:rFonts w:cs="Tahoma"/>
        </w:rPr>
        <w:t>XSL Templates are not used by Data Registries, thus</w:t>
      </w:r>
      <w:r w:rsidR="008C64E0" w:rsidRPr="0024633A">
        <w:rPr>
          <w:rFonts w:cs="Tahoma"/>
        </w:rPr>
        <w:t xml:space="preserve"> a listing of</w:t>
      </w:r>
      <w:r w:rsidRPr="0024633A">
        <w:rPr>
          <w:rFonts w:cs="Tahoma"/>
        </w:rPr>
        <w:t xml:space="preserve"> the library of </w:t>
      </w:r>
      <w:r w:rsidR="008C64E0" w:rsidRPr="0024633A">
        <w:rPr>
          <w:rFonts w:cs="Tahoma"/>
        </w:rPr>
        <w:t>XSL template files</w:t>
      </w:r>
      <w:r w:rsidRPr="0024633A">
        <w:rPr>
          <w:rFonts w:cs="Tahoma"/>
        </w:rPr>
        <w:t xml:space="preserve"> </w:t>
      </w:r>
      <w:r w:rsidR="008C64E0" w:rsidRPr="0024633A">
        <w:rPr>
          <w:rFonts w:cs="Tahoma"/>
        </w:rPr>
        <w:t>has</w:t>
      </w:r>
      <w:r w:rsidRPr="0024633A">
        <w:rPr>
          <w:rFonts w:cs="Tahoma"/>
        </w:rPr>
        <w:t xml:space="preserve"> not </w:t>
      </w:r>
      <w:r w:rsidR="008C64E0" w:rsidRPr="0024633A">
        <w:rPr>
          <w:rFonts w:cs="Tahoma"/>
        </w:rPr>
        <w:t xml:space="preserve">been </w:t>
      </w:r>
      <w:r w:rsidRPr="0024633A">
        <w:rPr>
          <w:rFonts w:cs="Tahoma"/>
        </w:rPr>
        <w:t xml:space="preserve">included in this </w:t>
      </w:r>
      <w:r w:rsidR="00FB5CF5" w:rsidRPr="0024633A">
        <w:rPr>
          <w:rFonts w:cs="Tahoma"/>
          <w:i/>
        </w:rPr>
        <w:t>Data Registry Requirements Manual.</w:t>
      </w:r>
      <w:r w:rsidR="005479DF" w:rsidRPr="0024633A">
        <w:rPr>
          <w:rFonts w:cs="Tahoma"/>
        </w:rPr>
        <w:t xml:space="preserve"> </w:t>
      </w:r>
      <w:r w:rsidR="00B34973" w:rsidRPr="0024633A">
        <w:rPr>
          <w:rFonts w:cs="Tahoma"/>
        </w:rPr>
        <w:t xml:space="preserve">A listing of the XSL template files is included with the technical documentation for the </w:t>
      </w:r>
      <w:r w:rsidR="00142A4A" w:rsidRPr="0024633A">
        <w:rPr>
          <w:rFonts w:cs="Tahoma"/>
        </w:rPr>
        <w:t xml:space="preserve">Energy </w:t>
      </w:r>
      <w:r w:rsidR="00B34973" w:rsidRPr="0024633A">
        <w:rPr>
          <w:rFonts w:cs="Tahoma"/>
        </w:rPr>
        <w:t xml:space="preserve">Commission </w:t>
      </w:r>
      <w:r w:rsidR="00A8071B" w:rsidRPr="0024633A">
        <w:rPr>
          <w:rFonts w:cs="Tahoma"/>
        </w:rPr>
        <w:t>RG</w:t>
      </w:r>
      <w:r w:rsidR="0065256E" w:rsidRPr="0024633A">
        <w:rPr>
          <w:rFonts w:cs="Tahoma"/>
        </w:rPr>
        <w:t xml:space="preserve"> software</w:t>
      </w:r>
      <w:r w:rsidR="00B34973" w:rsidRPr="0024633A">
        <w:rPr>
          <w:rFonts w:cs="Tahoma"/>
        </w:rPr>
        <w:t>.</w:t>
      </w:r>
      <w:r w:rsidR="005479DF" w:rsidRPr="0024633A">
        <w:rPr>
          <w:rFonts w:cs="Tahoma"/>
        </w:rPr>
        <w:t xml:space="preserve"> </w:t>
      </w:r>
      <w:r w:rsidR="00B34973" w:rsidRPr="0024633A">
        <w:rPr>
          <w:rFonts w:cs="Tahoma"/>
        </w:rPr>
        <w:t xml:space="preserve">A repository containing the XSL template files is available for use by authorized Energy Commission staff and technical consultants in charge of the </w:t>
      </w:r>
      <w:r w:rsidR="00A8071B" w:rsidRPr="0024633A">
        <w:rPr>
          <w:rFonts w:cs="Tahoma"/>
        </w:rPr>
        <w:t>RG</w:t>
      </w:r>
      <w:r w:rsidR="00B34973" w:rsidRPr="0024633A">
        <w:rPr>
          <w:rFonts w:cs="Tahoma"/>
        </w:rPr>
        <w:t xml:space="preserve"> </w:t>
      </w:r>
      <w:r w:rsidR="008C64E0" w:rsidRPr="0024633A">
        <w:rPr>
          <w:rFonts w:cs="Tahoma"/>
        </w:rPr>
        <w:t xml:space="preserve">software </w:t>
      </w:r>
      <w:r w:rsidR="00B34973" w:rsidRPr="0024633A">
        <w:rPr>
          <w:rFonts w:cs="Tahoma"/>
        </w:rPr>
        <w:t>development and maintenance.</w:t>
      </w:r>
      <w:bookmarkStart w:id="1297" w:name="_Toc401065697"/>
      <w:bookmarkEnd w:id="1297"/>
    </w:p>
    <w:p w14:paraId="3DA7346A" w14:textId="77777777" w:rsidR="009F02F8" w:rsidRPr="0024633A" w:rsidRDefault="009F02F8" w:rsidP="002632A7">
      <w:pPr>
        <w:rPr>
          <w:rFonts w:cs="Tahoma"/>
        </w:rPr>
        <w:sectPr w:rsidR="009F02F8" w:rsidRPr="0024633A">
          <w:headerReference w:type="default" r:id="rId17"/>
          <w:pgSz w:w="12240" w:h="15840" w:code="1"/>
          <w:pgMar w:top="1440" w:right="1152" w:bottom="1008" w:left="1152" w:header="720" w:footer="720" w:gutter="0"/>
          <w:cols w:space="720"/>
          <w:docGrid w:linePitch="360"/>
        </w:sectPr>
      </w:pPr>
    </w:p>
    <w:p w14:paraId="5292890B" w14:textId="77777777" w:rsidR="005F47BD" w:rsidRPr="0024633A" w:rsidRDefault="0055282D" w:rsidP="00984A23">
      <w:pPr>
        <w:pStyle w:val="Heading1"/>
        <w:tabs>
          <w:tab w:val="clear" w:pos="450"/>
          <w:tab w:val="left" w:pos="540"/>
        </w:tabs>
        <w:spacing w:after="240"/>
        <w:ind w:left="540" w:hanging="540"/>
        <w:rPr>
          <w:rFonts w:ascii="Tahoma" w:hAnsi="Tahoma" w:cs="Tahoma"/>
          <w:szCs w:val="36"/>
        </w:rPr>
      </w:pPr>
      <w:bookmarkStart w:id="1301" w:name="_Toc418094492"/>
      <w:bookmarkStart w:id="1302" w:name="_Toc96009513"/>
      <w:r w:rsidRPr="0024633A">
        <w:rPr>
          <w:rFonts w:ascii="Tahoma" w:hAnsi="Tahoma" w:cs="Tahoma"/>
          <w:szCs w:val="36"/>
        </w:rPr>
        <w:lastRenderedPageBreak/>
        <w:t>Document Registration Processes</w:t>
      </w:r>
      <w:bookmarkEnd w:id="1301"/>
      <w:bookmarkEnd w:id="1302"/>
    </w:p>
    <w:p w14:paraId="5AA05039" w14:textId="77777777" w:rsidR="00180E33" w:rsidRPr="0024633A" w:rsidRDefault="005F47BD" w:rsidP="00984A23">
      <w:pPr>
        <w:pStyle w:val="Heading2"/>
        <w:spacing w:after="240"/>
        <w:ind w:left="720" w:hanging="720"/>
        <w:rPr>
          <w:rFonts w:ascii="Tahoma" w:hAnsi="Tahoma" w:cs="Tahoma"/>
          <w:sz w:val="28"/>
          <w:szCs w:val="28"/>
        </w:rPr>
      </w:pPr>
      <w:bookmarkStart w:id="1303" w:name="_Toc418094493"/>
      <w:bookmarkStart w:id="1304" w:name="_Toc96009514"/>
      <w:r w:rsidRPr="0024633A">
        <w:rPr>
          <w:rFonts w:ascii="Tahoma" w:hAnsi="Tahoma" w:cs="Tahoma"/>
          <w:sz w:val="28"/>
          <w:szCs w:val="28"/>
        </w:rPr>
        <w:t>Overview</w:t>
      </w:r>
      <w:bookmarkEnd w:id="1303"/>
      <w:bookmarkEnd w:id="1304"/>
    </w:p>
    <w:p w14:paraId="533283C1" w14:textId="0AC1552F" w:rsidR="00180E33" w:rsidRPr="0024633A" w:rsidRDefault="00180E33" w:rsidP="00984A23">
      <w:pPr>
        <w:spacing w:after="240"/>
        <w:rPr>
          <w:rFonts w:cs="Tahoma"/>
        </w:rPr>
      </w:pPr>
      <w:r w:rsidRPr="0024633A">
        <w:rPr>
          <w:rFonts w:cs="Tahoma"/>
        </w:rPr>
        <w:t xml:space="preserve">Registration is the process applicable to the </w:t>
      </w:r>
      <w:r w:rsidR="00EA3F56" w:rsidRPr="0024633A">
        <w:rPr>
          <w:rFonts w:cs="Tahoma"/>
        </w:rPr>
        <w:t xml:space="preserve">California </w:t>
      </w:r>
      <w:r w:rsidRPr="0024633A">
        <w:rPr>
          <w:rFonts w:cs="Tahoma"/>
        </w:rPr>
        <w:t>Title 24, Part 6</w:t>
      </w:r>
      <w:r w:rsidR="00EA3F56" w:rsidRPr="0024633A">
        <w:rPr>
          <w:rFonts w:cs="Tahoma"/>
        </w:rPr>
        <w:t>,</w:t>
      </w:r>
      <w:r w:rsidRPr="0024633A">
        <w:rPr>
          <w:rFonts w:cs="Tahoma"/>
        </w:rPr>
        <w:t xml:space="preserve"> </w:t>
      </w:r>
      <w:r w:rsidR="009B0539" w:rsidRPr="0024633A">
        <w:rPr>
          <w:rFonts w:cs="Tahoma"/>
        </w:rPr>
        <w:t>electronic compliance d</w:t>
      </w:r>
      <w:r w:rsidRPr="0024633A">
        <w:rPr>
          <w:rFonts w:cs="Tahoma"/>
        </w:rPr>
        <w:t xml:space="preserve">ocuments that are verified as complete by the Data </w:t>
      </w:r>
      <w:r w:rsidR="00984A23" w:rsidRPr="0024633A">
        <w:rPr>
          <w:rFonts w:cs="Tahoma"/>
        </w:rPr>
        <w:t>Registry and</w:t>
      </w:r>
      <w:r w:rsidRPr="0024633A">
        <w:rPr>
          <w:rFonts w:cs="Tahoma"/>
        </w:rPr>
        <w:t xml:space="preserve"> are electronically signed by all required Data Registry </w:t>
      </w:r>
      <w:r w:rsidR="009B0539" w:rsidRPr="0024633A">
        <w:rPr>
          <w:rFonts w:cs="Tahoma"/>
        </w:rPr>
        <w:t>a</w:t>
      </w:r>
      <w:r w:rsidRPr="0024633A">
        <w:rPr>
          <w:rFonts w:cs="Tahoma"/>
        </w:rPr>
        <w:t xml:space="preserve">uthorized </w:t>
      </w:r>
      <w:r w:rsidR="009B0539" w:rsidRPr="0024633A">
        <w:rPr>
          <w:rFonts w:cs="Tahoma"/>
        </w:rPr>
        <w:t>u</w:t>
      </w:r>
      <w:r w:rsidRPr="0024633A">
        <w:rPr>
          <w:rFonts w:cs="Tahoma"/>
        </w:rPr>
        <w:t xml:space="preserve">sers. Registration is initiated when an authorized </w:t>
      </w:r>
      <w:r w:rsidR="009B0539" w:rsidRPr="0024633A">
        <w:rPr>
          <w:rFonts w:cs="Tahoma"/>
        </w:rPr>
        <w:t>r</w:t>
      </w:r>
      <w:r w:rsidRPr="0024633A">
        <w:rPr>
          <w:rFonts w:cs="Tahoma"/>
        </w:rPr>
        <w:t xml:space="preserve">egistration </w:t>
      </w:r>
      <w:r w:rsidR="009B0539" w:rsidRPr="0024633A">
        <w:rPr>
          <w:rFonts w:cs="Tahoma"/>
        </w:rPr>
        <w:t>s</w:t>
      </w:r>
      <w:r w:rsidRPr="0024633A">
        <w:rPr>
          <w:rFonts w:cs="Tahoma"/>
        </w:rPr>
        <w:t xml:space="preserve">igner signs the </w:t>
      </w:r>
      <w:r w:rsidR="009B0539" w:rsidRPr="0024633A">
        <w:rPr>
          <w:rFonts w:cs="Tahoma"/>
        </w:rPr>
        <w:t>c</w:t>
      </w:r>
      <w:r w:rsidRPr="0024633A">
        <w:rPr>
          <w:rFonts w:cs="Tahoma"/>
        </w:rPr>
        <w:t xml:space="preserve">ompliance </w:t>
      </w:r>
      <w:r w:rsidR="009B0539" w:rsidRPr="0024633A">
        <w:rPr>
          <w:rFonts w:cs="Tahoma"/>
        </w:rPr>
        <w:t>d</w:t>
      </w:r>
      <w:r w:rsidRPr="0024633A">
        <w:rPr>
          <w:rFonts w:cs="Tahoma"/>
        </w:rPr>
        <w:t>ocument electronically</w:t>
      </w:r>
      <w:r w:rsidR="0039617C" w:rsidRPr="0024633A">
        <w:rPr>
          <w:rFonts w:cs="Tahoma"/>
        </w:rPr>
        <w:t xml:space="preserve"> while logged into the Data Registry using </w:t>
      </w:r>
      <w:r w:rsidR="00915ABB" w:rsidRPr="0024633A">
        <w:rPr>
          <w:rFonts w:cs="Tahoma"/>
        </w:rPr>
        <w:t>their user</w:t>
      </w:r>
      <w:r w:rsidR="0039617C" w:rsidRPr="0024633A">
        <w:rPr>
          <w:rFonts w:cs="Tahoma"/>
        </w:rPr>
        <w:t>name and password</w:t>
      </w:r>
      <w:r w:rsidR="008D77DA" w:rsidRPr="0024633A">
        <w:rPr>
          <w:rFonts w:cs="Tahoma"/>
        </w:rPr>
        <w:t>.</w:t>
      </w:r>
      <w:r w:rsidRPr="0024633A">
        <w:rPr>
          <w:rFonts w:cs="Tahoma"/>
        </w:rPr>
        <w:t xml:space="preserve"> </w:t>
      </w:r>
      <w:r w:rsidR="00EA3F56" w:rsidRPr="0024633A">
        <w:rPr>
          <w:rFonts w:cs="Tahoma"/>
        </w:rPr>
        <w:t>S</w:t>
      </w:r>
      <w:r w:rsidRPr="0024633A">
        <w:rPr>
          <w:rFonts w:cs="Tahoma"/>
        </w:rPr>
        <w:t xml:space="preserve">ubsequently the Data Registry adds </w:t>
      </w:r>
      <w:r w:rsidR="00101594" w:rsidRPr="0024633A">
        <w:rPr>
          <w:rFonts w:cs="Tahoma"/>
        </w:rPr>
        <w:t xml:space="preserve">an image representing </w:t>
      </w:r>
      <w:r w:rsidRPr="0024633A">
        <w:rPr>
          <w:rFonts w:cs="Tahoma"/>
        </w:rPr>
        <w:t xml:space="preserve">the </w:t>
      </w:r>
      <w:r w:rsidR="009B0539" w:rsidRPr="0024633A">
        <w:rPr>
          <w:rFonts w:cs="Tahoma"/>
        </w:rPr>
        <w:t>r</w:t>
      </w:r>
      <w:r w:rsidRPr="0024633A">
        <w:rPr>
          <w:rFonts w:cs="Tahoma"/>
        </w:rPr>
        <w:t xml:space="preserve">egistration </w:t>
      </w:r>
      <w:r w:rsidR="009B0539" w:rsidRPr="0024633A">
        <w:rPr>
          <w:rFonts w:cs="Tahoma"/>
        </w:rPr>
        <w:t>s</w:t>
      </w:r>
      <w:r w:rsidRPr="0024633A">
        <w:rPr>
          <w:rFonts w:cs="Tahoma"/>
        </w:rPr>
        <w:t xml:space="preserve">igner's </w:t>
      </w:r>
      <w:r w:rsidR="009B0539" w:rsidRPr="0024633A">
        <w:rPr>
          <w:rFonts w:cs="Tahoma"/>
        </w:rPr>
        <w:t>s</w:t>
      </w:r>
      <w:r w:rsidRPr="0024633A">
        <w:rPr>
          <w:rFonts w:cs="Tahoma"/>
        </w:rPr>
        <w:t>ignature to the signature block</w:t>
      </w:r>
      <w:r w:rsidR="00EA3F56" w:rsidRPr="0024633A">
        <w:rPr>
          <w:rFonts w:cs="Tahoma"/>
        </w:rPr>
        <w:t xml:space="preserve">, </w:t>
      </w:r>
      <w:r w:rsidRPr="0024633A">
        <w:rPr>
          <w:rFonts w:cs="Tahoma"/>
        </w:rPr>
        <w:t xml:space="preserve">appends a unique </w:t>
      </w:r>
      <w:r w:rsidR="009B0539" w:rsidRPr="0024633A">
        <w:rPr>
          <w:rFonts w:cs="Tahoma"/>
        </w:rPr>
        <w:t>r</w:t>
      </w:r>
      <w:r w:rsidRPr="0024633A">
        <w:rPr>
          <w:rFonts w:cs="Tahoma"/>
        </w:rPr>
        <w:t xml:space="preserve">egistration </w:t>
      </w:r>
      <w:r w:rsidR="009B0539" w:rsidRPr="0024633A">
        <w:rPr>
          <w:rFonts w:cs="Tahoma"/>
        </w:rPr>
        <w:t>n</w:t>
      </w:r>
      <w:r w:rsidRPr="0024633A">
        <w:rPr>
          <w:rFonts w:cs="Tahoma"/>
        </w:rPr>
        <w:t>umber to each page of the document</w:t>
      </w:r>
      <w:r w:rsidR="00EA3F56" w:rsidRPr="0024633A">
        <w:rPr>
          <w:rFonts w:cs="Tahoma"/>
        </w:rPr>
        <w:t>,</w:t>
      </w:r>
      <w:r w:rsidRPr="0024633A">
        <w:rPr>
          <w:rFonts w:cs="Tahoma"/>
        </w:rPr>
        <w:t xml:space="preserve"> applies the </w:t>
      </w:r>
      <w:r w:rsidR="00D6121B" w:rsidRPr="0024633A">
        <w:rPr>
          <w:rFonts w:cs="Tahoma"/>
        </w:rPr>
        <w:t>Data Registry P</w:t>
      </w:r>
      <w:r w:rsidRPr="0024633A">
        <w:rPr>
          <w:rFonts w:cs="Tahoma"/>
        </w:rPr>
        <w:t xml:space="preserve">rovider's </w:t>
      </w:r>
      <w:r w:rsidR="009B0539" w:rsidRPr="0024633A">
        <w:rPr>
          <w:rFonts w:cs="Tahoma"/>
        </w:rPr>
        <w:t>d</w:t>
      </w:r>
      <w:r w:rsidRPr="0024633A">
        <w:rPr>
          <w:rFonts w:cs="Tahoma"/>
        </w:rPr>
        <w:t xml:space="preserve">igital certificate issued by a </w:t>
      </w:r>
      <w:r w:rsidR="009B0539" w:rsidRPr="0024633A">
        <w:rPr>
          <w:rFonts w:cs="Tahoma"/>
        </w:rPr>
        <w:t>c</w:t>
      </w:r>
      <w:r w:rsidRPr="0024633A">
        <w:rPr>
          <w:rFonts w:cs="Tahoma"/>
        </w:rPr>
        <w:t xml:space="preserve">ertificate </w:t>
      </w:r>
      <w:r w:rsidR="009B0539" w:rsidRPr="0024633A">
        <w:rPr>
          <w:rFonts w:cs="Tahoma"/>
        </w:rPr>
        <w:t>a</w:t>
      </w:r>
      <w:r w:rsidRPr="0024633A">
        <w:rPr>
          <w:rFonts w:cs="Tahoma"/>
        </w:rPr>
        <w:t>uthority approved by the California Secretary of State</w:t>
      </w:r>
      <w:r w:rsidR="00EA3F56" w:rsidRPr="0024633A">
        <w:rPr>
          <w:rFonts w:cs="Tahoma"/>
        </w:rPr>
        <w:t xml:space="preserve">, </w:t>
      </w:r>
      <w:r w:rsidRPr="0024633A">
        <w:rPr>
          <w:rFonts w:cs="Tahoma"/>
        </w:rPr>
        <w:t xml:space="preserve">and </w:t>
      </w:r>
      <w:r w:rsidR="00101594" w:rsidRPr="0024633A">
        <w:rPr>
          <w:rFonts w:cs="Tahoma"/>
        </w:rPr>
        <w:t xml:space="preserve">appends </w:t>
      </w:r>
      <w:r w:rsidRPr="0024633A">
        <w:rPr>
          <w:rFonts w:cs="Tahoma"/>
        </w:rPr>
        <w:t xml:space="preserve">the </w:t>
      </w:r>
      <w:r w:rsidR="00D6121B" w:rsidRPr="0024633A">
        <w:rPr>
          <w:rFonts w:cs="Tahoma"/>
        </w:rPr>
        <w:t>Data Registry P</w:t>
      </w:r>
      <w:r w:rsidRPr="0024633A">
        <w:rPr>
          <w:rFonts w:cs="Tahoma"/>
        </w:rPr>
        <w:t>rovider's digital signature</w:t>
      </w:r>
      <w:r w:rsidR="0039617C" w:rsidRPr="0024633A">
        <w:rPr>
          <w:rFonts w:cs="Tahoma"/>
        </w:rPr>
        <w:t xml:space="preserve"> appearance</w:t>
      </w:r>
      <w:r w:rsidRPr="0024633A">
        <w:rPr>
          <w:rFonts w:cs="Tahoma"/>
        </w:rPr>
        <w:t xml:space="preserve"> on the compliance document.</w:t>
      </w:r>
      <w:r w:rsidR="005479DF" w:rsidRPr="0024633A">
        <w:rPr>
          <w:rFonts w:cs="Tahoma"/>
        </w:rPr>
        <w:t xml:space="preserve"> </w:t>
      </w:r>
      <w:r w:rsidRPr="0024633A">
        <w:rPr>
          <w:rFonts w:cs="Tahoma"/>
        </w:rPr>
        <w:t xml:space="preserve">Subject to implementation of a central electronic document repository by the </w:t>
      </w:r>
      <w:r w:rsidR="00142A4A" w:rsidRPr="0024633A">
        <w:rPr>
          <w:rFonts w:cs="Tahoma"/>
        </w:rPr>
        <w:t xml:space="preserve">Energy </w:t>
      </w:r>
      <w:r w:rsidRPr="0024633A">
        <w:rPr>
          <w:rFonts w:cs="Tahoma"/>
        </w:rPr>
        <w:t xml:space="preserve">Commission, when </w:t>
      </w:r>
      <w:r w:rsidR="009B0539" w:rsidRPr="0024633A">
        <w:rPr>
          <w:rFonts w:cs="Tahoma"/>
        </w:rPr>
        <w:t>r</w:t>
      </w:r>
      <w:r w:rsidRPr="0024633A">
        <w:rPr>
          <w:rFonts w:cs="Tahoma"/>
        </w:rPr>
        <w:t xml:space="preserve">egistration is complete, the Data Registry immediately and automatically transmits a copy of the completed </w:t>
      </w:r>
      <w:r w:rsidR="009B0539" w:rsidRPr="0024633A">
        <w:rPr>
          <w:rFonts w:cs="Tahoma"/>
        </w:rPr>
        <w:t>r</w:t>
      </w:r>
      <w:r w:rsidRPr="0024633A">
        <w:rPr>
          <w:rFonts w:cs="Tahoma"/>
        </w:rPr>
        <w:t xml:space="preserve">egistered </w:t>
      </w:r>
      <w:r w:rsidR="009B0539" w:rsidRPr="0024633A">
        <w:rPr>
          <w:rFonts w:cs="Tahoma"/>
        </w:rPr>
        <w:t>c</w:t>
      </w:r>
      <w:r w:rsidRPr="0024633A">
        <w:rPr>
          <w:rFonts w:cs="Tahoma"/>
        </w:rPr>
        <w:t xml:space="preserve">ompliance </w:t>
      </w:r>
      <w:r w:rsidR="009B0539" w:rsidRPr="0024633A">
        <w:rPr>
          <w:rFonts w:cs="Tahoma"/>
        </w:rPr>
        <w:t>d</w:t>
      </w:r>
      <w:r w:rsidRPr="0024633A">
        <w:rPr>
          <w:rFonts w:cs="Tahoma"/>
        </w:rPr>
        <w:t xml:space="preserve">ocument to the </w:t>
      </w:r>
      <w:r w:rsidR="00142A4A" w:rsidRPr="0024633A">
        <w:rPr>
          <w:rFonts w:cs="Tahoma"/>
        </w:rPr>
        <w:t xml:space="preserve">Energy </w:t>
      </w:r>
      <w:r w:rsidRPr="0024633A">
        <w:rPr>
          <w:rFonts w:cs="Tahoma"/>
        </w:rPr>
        <w:t xml:space="preserve">Commission Compliance Document Repository and retains a copy of the </w:t>
      </w:r>
      <w:r w:rsidR="009B0539" w:rsidRPr="0024633A">
        <w:rPr>
          <w:rFonts w:cs="Tahoma"/>
        </w:rPr>
        <w:t>r</w:t>
      </w:r>
      <w:r w:rsidRPr="0024633A">
        <w:rPr>
          <w:rFonts w:cs="Tahoma"/>
        </w:rPr>
        <w:t xml:space="preserve">egistered </w:t>
      </w:r>
      <w:r w:rsidR="009B0539" w:rsidRPr="0024633A">
        <w:rPr>
          <w:rFonts w:cs="Tahoma"/>
        </w:rPr>
        <w:t>c</w:t>
      </w:r>
      <w:r w:rsidRPr="0024633A">
        <w:rPr>
          <w:rFonts w:cs="Tahoma"/>
        </w:rPr>
        <w:t xml:space="preserve">ompliance </w:t>
      </w:r>
      <w:r w:rsidR="009B0539" w:rsidRPr="0024633A">
        <w:rPr>
          <w:rFonts w:cs="Tahoma"/>
        </w:rPr>
        <w:t>d</w:t>
      </w:r>
      <w:r w:rsidRPr="0024633A">
        <w:rPr>
          <w:rFonts w:cs="Tahoma"/>
        </w:rPr>
        <w:t>ocument for use by authorized users for submittals.</w:t>
      </w:r>
    </w:p>
    <w:p w14:paraId="53F57647" w14:textId="2F1EBAFE" w:rsidR="009B0539" w:rsidRPr="0024633A" w:rsidRDefault="009B0539" w:rsidP="00984A23">
      <w:pPr>
        <w:spacing w:after="240"/>
        <w:rPr>
          <w:rFonts w:cs="Tahoma"/>
        </w:rPr>
      </w:pPr>
      <w:r w:rsidRPr="0024633A">
        <w:rPr>
          <w:rFonts w:cs="Tahoma"/>
        </w:rPr>
        <w:t xml:space="preserve">A </w:t>
      </w:r>
      <w:r w:rsidR="0082456A" w:rsidRPr="0024633A">
        <w:rPr>
          <w:rFonts w:cs="Tahoma"/>
        </w:rPr>
        <w:t xml:space="preserve">registered document </w:t>
      </w:r>
      <w:r w:rsidRPr="0024633A">
        <w:rPr>
          <w:rFonts w:cs="Tahoma"/>
        </w:rPr>
        <w:t xml:space="preserve">is a compliance document that has been submitted to a </w:t>
      </w:r>
      <w:r w:rsidR="00E44D3D" w:rsidRPr="0024633A">
        <w:rPr>
          <w:rFonts w:cs="Tahoma"/>
        </w:rPr>
        <w:t>R</w:t>
      </w:r>
      <w:r w:rsidRPr="0024633A">
        <w:rPr>
          <w:rFonts w:cs="Tahoma"/>
        </w:rPr>
        <w:t xml:space="preserve">esidential or </w:t>
      </w:r>
      <w:r w:rsidR="00E44D3D" w:rsidRPr="0024633A">
        <w:rPr>
          <w:rFonts w:cs="Tahoma"/>
        </w:rPr>
        <w:t>N</w:t>
      </w:r>
      <w:r w:rsidRPr="0024633A">
        <w:rPr>
          <w:rFonts w:cs="Tahoma"/>
        </w:rPr>
        <w:t xml:space="preserve">onresidential </w:t>
      </w:r>
      <w:r w:rsidR="00E44D3D" w:rsidRPr="0024633A">
        <w:rPr>
          <w:rFonts w:cs="Tahoma"/>
        </w:rPr>
        <w:t>D</w:t>
      </w:r>
      <w:r w:rsidRPr="0024633A">
        <w:rPr>
          <w:rFonts w:cs="Tahoma"/>
        </w:rPr>
        <w:t xml:space="preserve">ata </w:t>
      </w:r>
      <w:r w:rsidR="00E44D3D" w:rsidRPr="0024633A">
        <w:rPr>
          <w:rFonts w:cs="Tahoma"/>
        </w:rPr>
        <w:t>R</w:t>
      </w:r>
      <w:r w:rsidRPr="0024633A">
        <w:rPr>
          <w:rFonts w:cs="Tahoma"/>
        </w:rPr>
        <w:t xml:space="preserve">egistry for retention, </w:t>
      </w:r>
      <w:r w:rsidR="007A1633" w:rsidRPr="0024633A">
        <w:rPr>
          <w:rFonts w:cs="Tahoma"/>
        </w:rPr>
        <w:t xml:space="preserve">has been </w:t>
      </w:r>
      <w:r w:rsidRPr="0024633A">
        <w:rPr>
          <w:rFonts w:cs="Tahoma"/>
        </w:rPr>
        <w:t>verified as complete</w:t>
      </w:r>
      <w:r w:rsidR="007A1633" w:rsidRPr="0024633A">
        <w:rPr>
          <w:rFonts w:cs="Tahoma"/>
        </w:rPr>
        <w:t xml:space="preserve"> by the Data Registry</w:t>
      </w:r>
      <w:r w:rsidRPr="0024633A">
        <w:rPr>
          <w:rFonts w:cs="Tahoma"/>
        </w:rPr>
        <w:t xml:space="preserve">, and has </w:t>
      </w:r>
      <w:r w:rsidR="007A1633" w:rsidRPr="0024633A">
        <w:rPr>
          <w:rFonts w:cs="Tahoma"/>
        </w:rPr>
        <w:t>completed</w:t>
      </w:r>
      <w:r w:rsidRPr="0024633A">
        <w:rPr>
          <w:rFonts w:cs="Tahoma"/>
        </w:rPr>
        <w:t xml:space="preserve"> the registration process </w:t>
      </w:r>
      <w:r w:rsidR="007A1633" w:rsidRPr="0024633A">
        <w:rPr>
          <w:rFonts w:cs="Tahoma"/>
        </w:rPr>
        <w:t xml:space="preserve">such that </w:t>
      </w:r>
      <w:r w:rsidRPr="0024633A">
        <w:rPr>
          <w:rFonts w:cs="Tahoma"/>
        </w:rPr>
        <w:t xml:space="preserve">that the </w:t>
      </w:r>
      <w:r w:rsidR="0082456A" w:rsidRPr="0024633A">
        <w:rPr>
          <w:rFonts w:cs="Tahoma"/>
        </w:rPr>
        <w:t xml:space="preserve">document </w:t>
      </w:r>
      <w:r w:rsidRPr="0024633A">
        <w:rPr>
          <w:rFonts w:cs="Tahoma"/>
        </w:rPr>
        <w:t xml:space="preserve">displays all applicable electronic signatures as well as the </w:t>
      </w:r>
      <w:r w:rsidR="005D00AD" w:rsidRPr="0024633A">
        <w:rPr>
          <w:rFonts w:cs="Tahoma"/>
        </w:rPr>
        <w:t>P</w:t>
      </w:r>
      <w:r w:rsidR="0082456A" w:rsidRPr="0024633A">
        <w:rPr>
          <w:rFonts w:cs="Tahoma"/>
        </w:rPr>
        <w:t xml:space="preserve">rovider's </w:t>
      </w:r>
      <w:r w:rsidRPr="0024633A">
        <w:rPr>
          <w:rFonts w:cs="Tahoma"/>
        </w:rPr>
        <w:t xml:space="preserve">digital </w:t>
      </w:r>
      <w:r w:rsidR="007A1633" w:rsidRPr="0024633A">
        <w:rPr>
          <w:rFonts w:cs="Tahoma"/>
        </w:rPr>
        <w:t xml:space="preserve">signature appearance </w:t>
      </w:r>
      <w:r w:rsidRPr="0024633A">
        <w:rPr>
          <w:rFonts w:cs="Tahoma"/>
        </w:rPr>
        <w:t>and the document's unique registration number. The</w:t>
      </w:r>
      <w:r w:rsidR="007A1633" w:rsidRPr="0024633A">
        <w:rPr>
          <w:rFonts w:cs="Tahoma"/>
        </w:rPr>
        <w:t xml:space="preserve"> PDF</w:t>
      </w:r>
      <w:r w:rsidRPr="0024633A">
        <w:rPr>
          <w:rFonts w:cs="Tahoma"/>
        </w:rPr>
        <w:t xml:space="preserve"> image of the registered document is accessible for printing or viewing by authorized users of the Registry via the Registration Provider’s </w:t>
      </w:r>
      <w:r w:rsidR="00686C7C" w:rsidRPr="0024633A">
        <w:rPr>
          <w:rFonts w:cs="Tahoma"/>
        </w:rPr>
        <w:t xml:space="preserve">internet </w:t>
      </w:r>
      <w:r w:rsidRPr="0024633A">
        <w:rPr>
          <w:rFonts w:cs="Tahoma"/>
        </w:rPr>
        <w:t xml:space="preserve">website. </w:t>
      </w:r>
    </w:p>
    <w:p w14:paraId="0AC7629B" w14:textId="77777777" w:rsidR="00D7524C" w:rsidRPr="0024633A" w:rsidRDefault="009322D3" w:rsidP="00984A23">
      <w:pPr>
        <w:pStyle w:val="Heading2"/>
        <w:spacing w:after="240"/>
        <w:ind w:left="720" w:hanging="720"/>
        <w:rPr>
          <w:rFonts w:ascii="Tahoma" w:hAnsi="Tahoma" w:cs="Tahoma"/>
          <w:sz w:val="28"/>
          <w:szCs w:val="28"/>
        </w:rPr>
      </w:pPr>
      <w:bookmarkStart w:id="1305" w:name="_Toc418094494"/>
      <w:bookmarkStart w:id="1306" w:name="_Toc96009515"/>
      <w:r w:rsidRPr="0024633A">
        <w:rPr>
          <w:rFonts w:ascii="Tahoma" w:hAnsi="Tahoma" w:cs="Tahoma"/>
          <w:sz w:val="28"/>
          <w:szCs w:val="28"/>
        </w:rPr>
        <w:t>Data Validation Requirements</w:t>
      </w:r>
      <w:r w:rsidR="003D6A25" w:rsidRPr="0024633A">
        <w:rPr>
          <w:rFonts w:ascii="Tahoma" w:hAnsi="Tahoma" w:cs="Tahoma"/>
          <w:sz w:val="28"/>
          <w:szCs w:val="28"/>
        </w:rPr>
        <w:t xml:space="preserve"> for Data Registries</w:t>
      </w:r>
      <w:bookmarkEnd w:id="1305"/>
      <w:bookmarkEnd w:id="1306"/>
    </w:p>
    <w:p w14:paraId="1E1E7B80" w14:textId="77777777" w:rsidR="00566974" w:rsidRPr="0024633A" w:rsidRDefault="0089487A" w:rsidP="00984A23">
      <w:pPr>
        <w:spacing w:after="240"/>
        <w:rPr>
          <w:rFonts w:eastAsia="Times New Roman" w:cs="Tahoma"/>
          <w:color w:val="auto"/>
        </w:rPr>
      </w:pPr>
      <w:r w:rsidRPr="0024633A">
        <w:rPr>
          <w:rFonts w:eastAsia="Times New Roman" w:cs="Tahoma"/>
          <w:color w:val="auto"/>
        </w:rPr>
        <w:t xml:space="preserve">Data validation rules </w:t>
      </w:r>
      <w:r w:rsidR="00061A22" w:rsidRPr="0024633A">
        <w:rPr>
          <w:rFonts w:eastAsia="Times New Roman" w:cs="Tahoma"/>
          <w:color w:val="auto"/>
        </w:rPr>
        <w:t>are</w:t>
      </w:r>
      <w:r w:rsidRPr="0024633A">
        <w:rPr>
          <w:rFonts w:eastAsia="Times New Roman" w:cs="Tahoma"/>
          <w:color w:val="auto"/>
        </w:rPr>
        <w:t xml:space="preserve"> </w:t>
      </w:r>
      <w:r w:rsidR="00061A22" w:rsidRPr="0024633A">
        <w:rPr>
          <w:rFonts w:eastAsia="Times New Roman" w:cs="Tahoma"/>
          <w:color w:val="auto"/>
        </w:rPr>
        <w:t>specified by</w:t>
      </w:r>
      <w:r w:rsidRPr="0024633A">
        <w:rPr>
          <w:rFonts w:eastAsia="Times New Roman" w:cs="Tahoma"/>
          <w:color w:val="auto"/>
        </w:rPr>
        <w:t xml:space="preserve"> the XML schema </w:t>
      </w:r>
      <w:r w:rsidR="00061A22" w:rsidRPr="0024633A">
        <w:rPr>
          <w:rFonts w:eastAsia="Times New Roman" w:cs="Tahoma"/>
          <w:color w:val="auto"/>
        </w:rPr>
        <w:t>for the</w:t>
      </w:r>
      <w:r w:rsidRPr="0024633A">
        <w:rPr>
          <w:rFonts w:eastAsia="Times New Roman" w:cs="Tahoma"/>
          <w:color w:val="auto"/>
        </w:rPr>
        <w:t xml:space="preserve"> compliance document</w:t>
      </w:r>
      <w:r w:rsidR="00061A22" w:rsidRPr="0024633A">
        <w:rPr>
          <w:rFonts w:eastAsia="Times New Roman" w:cs="Tahoma"/>
          <w:color w:val="auto"/>
        </w:rPr>
        <w:t xml:space="preserve">. </w:t>
      </w:r>
      <w:r w:rsidR="002B4616" w:rsidRPr="0024633A">
        <w:rPr>
          <w:rFonts w:eastAsia="Times New Roman" w:cs="Tahoma"/>
          <w:color w:val="auto"/>
        </w:rPr>
        <w:t>Refer to Appendix B for listings of the XML schema files for each of the Title 24, Part 6</w:t>
      </w:r>
      <w:r w:rsidR="0082456A" w:rsidRPr="0024633A">
        <w:rPr>
          <w:rFonts w:eastAsia="Times New Roman" w:cs="Tahoma"/>
          <w:color w:val="auto"/>
        </w:rPr>
        <w:t>,</w:t>
      </w:r>
      <w:r w:rsidR="002B4616" w:rsidRPr="0024633A">
        <w:rPr>
          <w:rFonts w:eastAsia="Times New Roman" w:cs="Tahoma"/>
          <w:color w:val="auto"/>
        </w:rPr>
        <w:t xml:space="preserve"> compliance documents.</w:t>
      </w:r>
      <w:r w:rsidR="005479DF" w:rsidRPr="0024633A">
        <w:rPr>
          <w:rFonts w:eastAsia="Times New Roman" w:cs="Tahoma"/>
          <w:color w:val="auto"/>
        </w:rPr>
        <w:t xml:space="preserve"> </w:t>
      </w:r>
      <w:r w:rsidRPr="0024633A">
        <w:rPr>
          <w:rFonts w:eastAsia="Times New Roman" w:cs="Tahoma"/>
          <w:color w:val="auto"/>
        </w:rPr>
        <w:t xml:space="preserve">Validation criteria </w:t>
      </w:r>
      <w:r w:rsidR="00061A22" w:rsidRPr="0024633A">
        <w:rPr>
          <w:rFonts w:eastAsia="Times New Roman" w:cs="Tahoma"/>
          <w:color w:val="auto"/>
        </w:rPr>
        <w:t>include</w:t>
      </w:r>
      <w:r w:rsidRPr="0024633A">
        <w:rPr>
          <w:rFonts w:eastAsia="Times New Roman" w:cs="Tahoma"/>
          <w:color w:val="auto"/>
        </w:rPr>
        <w:t xml:space="preserve"> </w:t>
      </w:r>
      <w:r w:rsidR="00061A22" w:rsidRPr="0024633A">
        <w:rPr>
          <w:rFonts w:eastAsia="Times New Roman" w:cs="Tahoma"/>
          <w:color w:val="auto"/>
        </w:rPr>
        <w:t>but are</w:t>
      </w:r>
      <w:r w:rsidR="00243C17" w:rsidRPr="0024633A">
        <w:rPr>
          <w:rFonts w:eastAsia="Times New Roman" w:cs="Tahoma"/>
          <w:color w:val="auto"/>
        </w:rPr>
        <w:t xml:space="preserve"> not</w:t>
      </w:r>
      <w:r w:rsidR="00061A22" w:rsidRPr="0024633A">
        <w:rPr>
          <w:rFonts w:eastAsia="Times New Roman" w:cs="Tahoma"/>
          <w:color w:val="auto"/>
        </w:rPr>
        <w:t xml:space="preserve"> limited to specifications for:</w:t>
      </w:r>
      <w:r w:rsidR="005479DF" w:rsidRPr="0024633A">
        <w:rPr>
          <w:rFonts w:eastAsia="Times New Roman" w:cs="Tahoma"/>
          <w:color w:val="auto"/>
        </w:rPr>
        <w:t xml:space="preserve"> </w:t>
      </w:r>
    </w:p>
    <w:p w14:paraId="127490E7" w14:textId="77777777" w:rsidR="00566974" w:rsidRPr="0024633A" w:rsidRDefault="00852835" w:rsidP="00984A23">
      <w:pPr>
        <w:pStyle w:val="ListParagraph"/>
        <w:numPr>
          <w:ilvl w:val="0"/>
          <w:numId w:val="33"/>
        </w:numPr>
        <w:spacing w:after="240"/>
        <w:contextualSpacing w:val="0"/>
        <w:rPr>
          <w:rFonts w:eastAsia="Times New Roman" w:cs="Tahoma"/>
          <w:color w:val="auto"/>
        </w:rPr>
      </w:pPr>
      <w:r w:rsidRPr="0024633A">
        <w:rPr>
          <w:rFonts w:eastAsia="Times New Roman" w:cs="Tahoma"/>
          <w:color w:val="auto"/>
        </w:rPr>
        <w:t>T</w:t>
      </w:r>
      <w:r w:rsidR="00061A22" w:rsidRPr="0024633A">
        <w:rPr>
          <w:rFonts w:eastAsia="Times New Roman" w:cs="Tahoma"/>
          <w:color w:val="auto"/>
        </w:rPr>
        <w:t>he required data type</w:t>
      </w:r>
      <w:r w:rsidRPr="0024633A">
        <w:rPr>
          <w:rFonts w:eastAsia="Times New Roman" w:cs="Tahoma"/>
          <w:color w:val="auto"/>
        </w:rPr>
        <w:t>.</w:t>
      </w:r>
    </w:p>
    <w:p w14:paraId="1CE7B8A0" w14:textId="77777777" w:rsidR="00566974" w:rsidRPr="0024633A" w:rsidRDefault="00852835" w:rsidP="00984A23">
      <w:pPr>
        <w:pStyle w:val="ListParagraph"/>
        <w:numPr>
          <w:ilvl w:val="0"/>
          <w:numId w:val="33"/>
        </w:numPr>
        <w:spacing w:after="240"/>
        <w:contextualSpacing w:val="0"/>
        <w:rPr>
          <w:rFonts w:eastAsia="Times New Roman" w:cs="Tahoma"/>
          <w:color w:val="auto"/>
        </w:rPr>
      </w:pPr>
      <w:r w:rsidRPr="0024633A">
        <w:rPr>
          <w:rFonts w:eastAsia="Times New Roman" w:cs="Tahoma"/>
          <w:color w:val="auto"/>
        </w:rPr>
        <w:t>W</w:t>
      </w:r>
      <w:r w:rsidR="0089487A" w:rsidRPr="0024633A">
        <w:rPr>
          <w:rFonts w:eastAsia="Times New Roman" w:cs="Tahoma"/>
          <w:color w:val="auto"/>
        </w:rPr>
        <w:t>hether data is</w:t>
      </w:r>
      <w:r w:rsidR="00061A22" w:rsidRPr="0024633A">
        <w:rPr>
          <w:rFonts w:eastAsia="Times New Roman" w:cs="Tahoma"/>
          <w:color w:val="auto"/>
        </w:rPr>
        <w:t xml:space="preserve"> required or optional</w:t>
      </w:r>
      <w:r w:rsidRPr="0024633A">
        <w:rPr>
          <w:rFonts w:eastAsia="Times New Roman" w:cs="Tahoma"/>
          <w:color w:val="auto"/>
        </w:rPr>
        <w:t>.</w:t>
      </w:r>
    </w:p>
    <w:p w14:paraId="00A28947" w14:textId="77777777" w:rsidR="00566974" w:rsidRPr="0024633A" w:rsidRDefault="00852835" w:rsidP="00984A23">
      <w:pPr>
        <w:pStyle w:val="ListParagraph"/>
        <w:numPr>
          <w:ilvl w:val="0"/>
          <w:numId w:val="33"/>
        </w:numPr>
        <w:spacing w:after="240"/>
        <w:contextualSpacing w:val="0"/>
        <w:rPr>
          <w:rFonts w:eastAsia="Times New Roman" w:cs="Tahoma"/>
          <w:color w:val="auto"/>
        </w:rPr>
      </w:pPr>
      <w:r w:rsidRPr="0024633A">
        <w:rPr>
          <w:rFonts w:eastAsia="Times New Roman" w:cs="Tahoma"/>
          <w:color w:val="auto"/>
        </w:rPr>
        <w:t>D</w:t>
      </w:r>
      <w:r w:rsidR="0089487A" w:rsidRPr="0024633A">
        <w:rPr>
          <w:rFonts w:eastAsia="Times New Roman" w:cs="Tahoma"/>
          <w:color w:val="auto"/>
        </w:rPr>
        <w:t>ata numeric upper and lower bounds</w:t>
      </w:r>
      <w:r w:rsidRPr="0024633A">
        <w:rPr>
          <w:rFonts w:eastAsia="Times New Roman" w:cs="Tahoma"/>
          <w:color w:val="auto"/>
        </w:rPr>
        <w:t>.</w:t>
      </w:r>
    </w:p>
    <w:p w14:paraId="76791047" w14:textId="77777777" w:rsidR="00566974" w:rsidRPr="0024633A" w:rsidRDefault="00852835" w:rsidP="00984A23">
      <w:pPr>
        <w:pStyle w:val="ListParagraph"/>
        <w:numPr>
          <w:ilvl w:val="0"/>
          <w:numId w:val="33"/>
        </w:numPr>
        <w:spacing w:after="240"/>
        <w:contextualSpacing w:val="0"/>
        <w:rPr>
          <w:rFonts w:eastAsia="Times New Roman" w:cs="Tahoma"/>
          <w:color w:val="auto"/>
        </w:rPr>
      </w:pPr>
      <w:r w:rsidRPr="0024633A">
        <w:rPr>
          <w:rFonts w:eastAsia="Times New Roman" w:cs="Tahoma"/>
          <w:color w:val="auto"/>
        </w:rPr>
        <w:lastRenderedPageBreak/>
        <w:t>A</w:t>
      </w:r>
      <w:r w:rsidR="0089487A" w:rsidRPr="0024633A">
        <w:rPr>
          <w:rFonts w:eastAsia="Times New Roman" w:cs="Tahoma"/>
          <w:color w:val="auto"/>
        </w:rPr>
        <w:t>cceptable enumeration</w:t>
      </w:r>
      <w:r w:rsidR="00061A22" w:rsidRPr="0024633A">
        <w:rPr>
          <w:rFonts w:eastAsia="Times New Roman" w:cs="Tahoma"/>
          <w:color w:val="auto"/>
        </w:rPr>
        <w:t xml:space="preserve"> values</w:t>
      </w:r>
      <w:r w:rsidRPr="0024633A">
        <w:rPr>
          <w:rFonts w:eastAsia="Times New Roman" w:cs="Tahoma"/>
          <w:color w:val="auto"/>
        </w:rPr>
        <w:t>.</w:t>
      </w:r>
    </w:p>
    <w:p w14:paraId="1D72696F" w14:textId="77777777" w:rsidR="00566974" w:rsidRPr="0024633A" w:rsidRDefault="00852835" w:rsidP="00984A23">
      <w:pPr>
        <w:pStyle w:val="ListParagraph"/>
        <w:numPr>
          <w:ilvl w:val="0"/>
          <w:numId w:val="33"/>
        </w:numPr>
        <w:spacing w:after="240"/>
        <w:contextualSpacing w:val="0"/>
        <w:rPr>
          <w:rFonts w:eastAsia="Times New Roman" w:cs="Tahoma"/>
          <w:color w:val="auto"/>
        </w:rPr>
      </w:pPr>
      <w:r w:rsidRPr="0024633A">
        <w:rPr>
          <w:rFonts w:eastAsia="Times New Roman" w:cs="Tahoma"/>
          <w:color w:val="auto"/>
        </w:rPr>
        <w:t>C</w:t>
      </w:r>
      <w:r w:rsidR="0089487A" w:rsidRPr="0024633A">
        <w:rPr>
          <w:rFonts w:eastAsia="Times New Roman" w:cs="Tahoma"/>
          <w:color w:val="auto"/>
        </w:rPr>
        <w:t>alc</w:t>
      </w:r>
      <w:r w:rsidR="00061A22" w:rsidRPr="0024633A">
        <w:rPr>
          <w:rFonts w:eastAsia="Times New Roman" w:cs="Tahoma"/>
          <w:color w:val="auto"/>
        </w:rPr>
        <w:t>ulations that must be performed</w:t>
      </w:r>
      <w:r w:rsidRPr="0024633A">
        <w:rPr>
          <w:rFonts w:eastAsia="Times New Roman" w:cs="Tahoma"/>
          <w:color w:val="auto"/>
        </w:rPr>
        <w:t>.</w:t>
      </w:r>
    </w:p>
    <w:p w14:paraId="49438D15" w14:textId="77777777" w:rsidR="00BB4A25" w:rsidRPr="0024633A" w:rsidRDefault="00BB4A25" w:rsidP="00984A23">
      <w:pPr>
        <w:spacing w:after="240"/>
        <w:rPr>
          <w:rFonts w:eastAsia="Times New Roman" w:cs="Tahoma"/>
          <w:color w:val="auto"/>
        </w:rPr>
      </w:pPr>
      <w:r w:rsidRPr="0024633A">
        <w:rPr>
          <w:rFonts w:eastAsia="Times New Roman" w:cs="Tahoma"/>
          <w:color w:val="auto"/>
        </w:rPr>
        <w:t>Data Registries are expected to configure their user interfaces to receive valid data from authorized users of the Registry.</w:t>
      </w:r>
      <w:r w:rsidR="005479DF" w:rsidRPr="0024633A">
        <w:rPr>
          <w:rFonts w:eastAsia="Times New Roman" w:cs="Tahoma"/>
          <w:color w:val="auto"/>
        </w:rPr>
        <w:t xml:space="preserve"> </w:t>
      </w:r>
      <w:r w:rsidRPr="0024633A">
        <w:rPr>
          <w:rFonts w:eastAsia="Times New Roman" w:cs="Tahoma"/>
          <w:color w:val="auto"/>
        </w:rPr>
        <w:t>Registries are expected to perform a validation check of the document data prior to sending a call to the RG for a PDF report for the document.</w:t>
      </w:r>
      <w:r w:rsidR="005479DF" w:rsidRPr="0024633A">
        <w:rPr>
          <w:rFonts w:eastAsia="Times New Roman" w:cs="Tahoma"/>
          <w:color w:val="auto"/>
        </w:rPr>
        <w:t xml:space="preserve"> </w:t>
      </w:r>
      <w:r w:rsidRPr="0024633A">
        <w:rPr>
          <w:rFonts w:eastAsia="Times New Roman" w:cs="Tahoma"/>
          <w:color w:val="auto"/>
        </w:rPr>
        <w:t>The RG Database contains a copy of the current version of the schema for each compliance document and checks for valid data as prerequisite to processing a PDF report.</w:t>
      </w:r>
    </w:p>
    <w:p w14:paraId="3F883C97" w14:textId="77777777" w:rsidR="00404051" w:rsidRPr="0024633A" w:rsidRDefault="008D4ED8" w:rsidP="00984A23">
      <w:pPr>
        <w:pStyle w:val="Heading2"/>
        <w:spacing w:after="240"/>
        <w:ind w:left="720" w:hanging="720"/>
        <w:rPr>
          <w:rFonts w:ascii="Tahoma" w:hAnsi="Tahoma" w:cs="Tahoma"/>
          <w:sz w:val="28"/>
          <w:szCs w:val="28"/>
        </w:rPr>
      </w:pPr>
      <w:bookmarkStart w:id="1307" w:name="_Toc418094495"/>
      <w:bookmarkStart w:id="1308" w:name="_Toc96009516"/>
      <w:r w:rsidRPr="0024633A">
        <w:rPr>
          <w:rFonts w:ascii="Tahoma" w:hAnsi="Tahoma" w:cs="Tahoma"/>
          <w:sz w:val="28"/>
          <w:szCs w:val="28"/>
        </w:rPr>
        <w:t xml:space="preserve">Document </w:t>
      </w:r>
      <w:r w:rsidR="00F20A46" w:rsidRPr="0024633A">
        <w:rPr>
          <w:rFonts w:ascii="Tahoma" w:hAnsi="Tahoma" w:cs="Tahoma"/>
          <w:sz w:val="28"/>
          <w:szCs w:val="28"/>
        </w:rPr>
        <w:t xml:space="preserve">Registration </w:t>
      </w:r>
      <w:r w:rsidR="009322D3" w:rsidRPr="0024633A">
        <w:rPr>
          <w:rFonts w:ascii="Tahoma" w:hAnsi="Tahoma" w:cs="Tahoma"/>
          <w:sz w:val="28"/>
          <w:szCs w:val="28"/>
        </w:rPr>
        <w:t>Prerequisite</w:t>
      </w:r>
      <w:r w:rsidR="007945AC" w:rsidRPr="0024633A">
        <w:rPr>
          <w:rFonts w:ascii="Tahoma" w:hAnsi="Tahoma" w:cs="Tahoma"/>
          <w:sz w:val="28"/>
          <w:szCs w:val="28"/>
        </w:rPr>
        <w:t xml:space="preserve"> </w:t>
      </w:r>
      <w:r w:rsidR="00F401EE" w:rsidRPr="0024633A">
        <w:rPr>
          <w:rFonts w:ascii="Tahoma" w:hAnsi="Tahoma" w:cs="Tahoma"/>
          <w:sz w:val="28"/>
          <w:szCs w:val="28"/>
        </w:rPr>
        <w:t>Rules</w:t>
      </w:r>
      <w:bookmarkEnd w:id="1307"/>
      <w:bookmarkEnd w:id="1308"/>
    </w:p>
    <w:p w14:paraId="68893E27" w14:textId="77777777" w:rsidR="00F401EE" w:rsidRPr="0024633A" w:rsidRDefault="008D4ED8" w:rsidP="00984A23">
      <w:pPr>
        <w:spacing w:after="240"/>
        <w:rPr>
          <w:rFonts w:eastAsia="Times New Roman" w:cs="Tahoma"/>
          <w:color w:val="auto"/>
        </w:rPr>
      </w:pPr>
      <w:r w:rsidRPr="0024633A">
        <w:rPr>
          <w:rFonts w:eastAsia="Times New Roman" w:cs="Tahoma"/>
          <w:color w:val="auto"/>
        </w:rPr>
        <w:t xml:space="preserve">Completion of </w:t>
      </w:r>
      <w:r w:rsidR="007945AC" w:rsidRPr="0024633A">
        <w:rPr>
          <w:rFonts w:eastAsia="Times New Roman" w:cs="Tahoma"/>
          <w:color w:val="auto"/>
        </w:rPr>
        <w:t xml:space="preserve">the registration process for </w:t>
      </w:r>
      <w:r w:rsidRPr="0024633A">
        <w:rPr>
          <w:rFonts w:eastAsia="Times New Roman" w:cs="Tahoma"/>
          <w:color w:val="auto"/>
        </w:rPr>
        <w:t>certain compliance documents</w:t>
      </w:r>
      <w:r w:rsidR="00582593" w:rsidRPr="0024633A">
        <w:rPr>
          <w:rFonts w:eastAsia="Times New Roman" w:cs="Tahoma"/>
          <w:color w:val="auto"/>
        </w:rPr>
        <w:t xml:space="preserve"> </w:t>
      </w:r>
      <w:r w:rsidR="007945AC" w:rsidRPr="0024633A">
        <w:rPr>
          <w:rFonts w:eastAsia="Times New Roman" w:cs="Tahoma"/>
          <w:color w:val="auto"/>
        </w:rPr>
        <w:t xml:space="preserve">is </w:t>
      </w:r>
      <w:r w:rsidR="00582593" w:rsidRPr="0024633A">
        <w:rPr>
          <w:rFonts w:eastAsia="Times New Roman" w:cs="Tahoma"/>
          <w:color w:val="auto"/>
        </w:rPr>
        <w:t xml:space="preserve">expected to be </w:t>
      </w:r>
      <w:r w:rsidR="007945AC" w:rsidRPr="0024633A">
        <w:rPr>
          <w:rFonts w:eastAsia="Times New Roman" w:cs="Tahoma"/>
          <w:color w:val="auto"/>
        </w:rPr>
        <w:t xml:space="preserve">contingent upon satisfying prerequisite </w:t>
      </w:r>
      <w:r w:rsidR="00F401EE" w:rsidRPr="0024633A">
        <w:rPr>
          <w:rFonts w:eastAsia="Times New Roman" w:cs="Tahoma"/>
          <w:color w:val="auto"/>
        </w:rPr>
        <w:t>rule</w:t>
      </w:r>
      <w:r w:rsidR="00BA4BB7" w:rsidRPr="0024633A">
        <w:rPr>
          <w:rFonts w:eastAsia="Times New Roman" w:cs="Tahoma"/>
          <w:color w:val="auto"/>
        </w:rPr>
        <w:t>s</w:t>
      </w:r>
      <w:r w:rsidR="00F401EE" w:rsidRPr="0024633A">
        <w:rPr>
          <w:rFonts w:eastAsia="Times New Roman" w:cs="Tahoma"/>
          <w:color w:val="auto"/>
        </w:rPr>
        <w:t xml:space="preserve"> </w:t>
      </w:r>
      <w:r w:rsidR="007945AC" w:rsidRPr="0024633A">
        <w:rPr>
          <w:rFonts w:eastAsia="Times New Roman" w:cs="Tahoma"/>
          <w:color w:val="auto"/>
        </w:rPr>
        <w:t>that are in addition to the basic data validation</w:t>
      </w:r>
      <w:r w:rsidR="00F401EE" w:rsidRPr="0024633A">
        <w:rPr>
          <w:rFonts w:eastAsia="Times New Roman" w:cs="Tahoma"/>
          <w:color w:val="auto"/>
        </w:rPr>
        <w:t xml:space="preserve"> requirements and</w:t>
      </w:r>
      <w:r w:rsidR="007945AC" w:rsidRPr="0024633A">
        <w:rPr>
          <w:rFonts w:eastAsia="Times New Roman" w:cs="Tahoma"/>
          <w:color w:val="auto"/>
        </w:rPr>
        <w:t xml:space="preserve"> authorized user signature requirements</w:t>
      </w:r>
      <w:r w:rsidR="00B06E0E" w:rsidRPr="0024633A">
        <w:rPr>
          <w:rFonts w:eastAsia="Times New Roman" w:cs="Tahoma"/>
          <w:color w:val="auto"/>
        </w:rPr>
        <w:t xml:space="preserve"> </w:t>
      </w:r>
      <w:r w:rsidR="007945AC" w:rsidRPr="0024633A">
        <w:rPr>
          <w:rFonts w:eastAsia="Times New Roman" w:cs="Tahoma"/>
          <w:color w:val="auto"/>
        </w:rPr>
        <w:t>speci</w:t>
      </w:r>
      <w:r w:rsidR="008041C4" w:rsidRPr="0024633A">
        <w:rPr>
          <w:rFonts w:eastAsia="Times New Roman" w:cs="Tahoma"/>
          <w:color w:val="auto"/>
        </w:rPr>
        <w:t>fied in</w:t>
      </w:r>
      <w:r w:rsidR="008041C4" w:rsidRPr="0024633A">
        <w:rPr>
          <w:rFonts w:eastAsia="Times New Roman" w:cs="Tahoma"/>
          <w:i/>
          <w:color w:val="auto"/>
        </w:rPr>
        <w:t xml:space="preserve"> </w:t>
      </w:r>
      <w:r w:rsidR="00416E5B" w:rsidRPr="0024633A">
        <w:rPr>
          <w:rFonts w:eastAsia="Times New Roman" w:cs="Tahoma"/>
          <w:i/>
          <w:color w:val="auto"/>
        </w:rPr>
        <w:t xml:space="preserve">Reference </w:t>
      </w:r>
      <w:r w:rsidR="008041C4" w:rsidRPr="0024633A">
        <w:rPr>
          <w:rFonts w:eastAsia="Times New Roman" w:cs="Tahoma"/>
          <w:i/>
          <w:color w:val="auto"/>
        </w:rPr>
        <w:t>Joint Appendix JA7</w:t>
      </w:r>
      <w:r w:rsidR="007945AC" w:rsidRPr="0024633A">
        <w:rPr>
          <w:rFonts w:eastAsia="Times New Roman" w:cs="Tahoma"/>
          <w:color w:val="auto"/>
        </w:rPr>
        <w:t>.</w:t>
      </w:r>
      <w:r w:rsidR="005479DF" w:rsidRPr="0024633A">
        <w:rPr>
          <w:rFonts w:eastAsia="Times New Roman" w:cs="Tahoma"/>
          <w:color w:val="auto"/>
        </w:rPr>
        <w:t xml:space="preserve"> </w:t>
      </w:r>
      <w:r w:rsidR="00A54526" w:rsidRPr="0024633A">
        <w:rPr>
          <w:rFonts w:eastAsia="Times New Roman" w:cs="Tahoma"/>
          <w:color w:val="auto"/>
        </w:rPr>
        <w:t>Additional description</w:t>
      </w:r>
      <w:r w:rsidR="0082456A" w:rsidRPr="0024633A">
        <w:rPr>
          <w:rFonts w:eastAsia="Times New Roman" w:cs="Tahoma"/>
          <w:color w:val="auto"/>
        </w:rPr>
        <w:t>s</w:t>
      </w:r>
      <w:r w:rsidR="00A54526" w:rsidRPr="0024633A">
        <w:rPr>
          <w:rFonts w:eastAsia="Times New Roman" w:cs="Tahoma"/>
          <w:color w:val="auto"/>
        </w:rPr>
        <w:t>, guidance, and examples for use of these prerequisite rules</w:t>
      </w:r>
      <w:r w:rsidR="00A54526" w:rsidRPr="0024633A" w:rsidDel="00A54526">
        <w:rPr>
          <w:rFonts w:eastAsia="Times New Roman" w:cs="Tahoma"/>
          <w:color w:val="auto"/>
        </w:rPr>
        <w:t xml:space="preserve"> </w:t>
      </w:r>
      <w:r w:rsidR="00A54526" w:rsidRPr="0024633A">
        <w:rPr>
          <w:rFonts w:eastAsia="Times New Roman" w:cs="Tahoma"/>
          <w:color w:val="auto"/>
        </w:rPr>
        <w:t>follow.</w:t>
      </w:r>
    </w:p>
    <w:p w14:paraId="74223B14" w14:textId="77777777" w:rsidR="00B74B50" w:rsidRPr="0024633A" w:rsidRDefault="00F401EE" w:rsidP="00984A23">
      <w:pPr>
        <w:pStyle w:val="Heading3"/>
        <w:tabs>
          <w:tab w:val="clear" w:pos="900"/>
          <w:tab w:val="left" w:pos="720"/>
        </w:tabs>
        <w:spacing w:after="240"/>
        <w:rPr>
          <w:rFonts w:ascii="Tahoma" w:hAnsi="Tahoma" w:cs="Tahoma"/>
          <w:b/>
          <w:i w:val="0"/>
          <w:sz w:val="24"/>
        </w:rPr>
      </w:pPr>
      <w:bookmarkStart w:id="1309" w:name="_Toc418094496"/>
      <w:bookmarkStart w:id="1310" w:name="_Toc96009517"/>
      <w:r w:rsidRPr="0024633A">
        <w:rPr>
          <w:rFonts w:ascii="Tahoma" w:hAnsi="Tahoma" w:cs="Tahoma"/>
          <w:b/>
          <w:i w:val="0"/>
          <w:sz w:val="24"/>
        </w:rPr>
        <w:t>Document Configuration Rules</w:t>
      </w:r>
      <w:bookmarkEnd w:id="1309"/>
      <w:bookmarkEnd w:id="1310"/>
    </w:p>
    <w:p w14:paraId="60415118" w14:textId="2AA111BC" w:rsidR="00F401EE" w:rsidRDefault="004659F6" w:rsidP="00984A23">
      <w:pPr>
        <w:pStyle w:val="ListParagraph"/>
        <w:spacing w:after="240"/>
        <w:rPr>
          <w:ins w:id="1311" w:author="Armando Ramirez" w:date="2022-02-02T11:31:00Z"/>
          <w:rFonts w:eastAsia="Times New Roman" w:cs="Tahoma"/>
          <w:color w:val="auto"/>
        </w:rPr>
      </w:pPr>
      <w:r w:rsidRPr="0024633A">
        <w:rPr>
          <w:rFonts w:eastAsia="Times New Roman" w:cs="Tahoma"/>
          <w:color w:val="auto"/>
        </w:rPr>
        <w:t>Document configuration rules are presented</w:t>
      </w:r>
      <w:r w:rsidR="00F401EE" w:rsidRPr="0024633A">
        <w:rPr>
          <w:rFonts w:eastAsia="Times New Roman" w:cs="Tahoma"/>
          <w:color w:val="auto"/>
        </w:rPr>
        <w:t xml:space="preserve"> in </w:t>
      </w:r>
      <w:r w:rsidR="0052451E" w:rsidRPr="0024633A">
        <w:rPr>
          <w:rFonts w:eastAsia="Times New Roman" w:cs="Tahoma"/>
          <w:color w:val="auto"/>
        </w:rPr>
        <w:t>Section 6</w:t>
      </w:r>
      <w:r w:rsidRPr="0024633A">
        <w:rPr>
          <w:rFonts w:eastAsia="Times New Roman" w:cs="Tahoma"/>
          <w:color w:val="auto"/>
        </w:rPr>
        <w:t>.</w:t>
      </w:r>
      <w:r w:rsidR="005479DF" w:rsidRPr="0024633A">
        <w:rPr>
          <w:rFonts w:eastAsia="Times New Roman" w:cs="Tahoma"/>
          <w:color w:val="auto"/>
        </w:rPr>
        <w:t xml:space="preserve"> </w:t>
      </w:r>
      <w:r w:rsidRPr="0024633A">
        <w:rPr>
          <w:rFonts w:eastAsia="Times New Roman" w:cs="Tahoma"/>
          <w:color w:val="auto"/>
        </w:rPr>
        <w:t xml:space="preserve">A listing of the document configuration rules applicable to specific compliance document types and HERS verification features is </w:t>
      </w:r>
      <w:r w:rsidR="0082456A" w:rsidRPr="0024633A">
        <w:rPr>
          <w:rFonts w:eastAsia="Times New Roman" w:cs="Tahoma"/>
          <w:color w:val="auto"/>
        </w:rPr>
        <w:t xml:space="preserve">presented </w:t>
      </w:r>
      <w:r w:rsidRPr="0024633A">
        <w:rPr>
          <w:rFonts w:eastAsia="Times New Roman" w:cs="Tahoma"/>
          <w:color w:val="auto"/>
        </w:rPr>
        <w:t xml:space="preserve">in Table </w:t>
      </w:r>
      <w:r w:rsidR="00694882" w:rsidRPr="0024633A">
        <w:rPr>
          <w:rFonts w:eastAsia="Times New Roman" w:cs="Tahoma"/>
          <w:color w:val="auto"/>
        </w:rPr>
        <w:t>6-1</w:t>
      </w:r>
      <w:r w:rsidRPr="0024633A">
        <w:rPr>
          <w:rFonts w:eastAsia="Times New Roman" w:cs="Tahoma"/>
          <w:color w:val="auto"/>
        </w:rPr>
        <w:t>.</w:t>
      </w:r>
    </w:p>
    <w:p w14:paraId="672ED4FF" w14:textId="77777777" w:rsidR="00582117" w:rsidRDefault="00582117" w:rsidP="00984A23">
      <w:pPr>
        <w:pStyle w:val="ListParagraph"/>
        <w:spacing w:after="240"/>
        <w:rPr>
          <w:ins w:id="1312" w:author="Armando Ramirez" w:date="2022-02-02T11:31:00Z"/>
          <w:rFonts w:eastAsia="Times New Roman" w:cs="Tahoma"/>
          <w:color w:val="auto"/>
        </w:rPr>
      </w:pPr>
    </w:p>
    <w:p w14:paraId="286751E9" w14:textId="61A2EE48" w:rsidR="00582117" w:rsidRPr="00582117" w:rsidRDefault="00582117" w:rsidP="00984A23">
      <w:pPr>
        <w:pStyle w:val="ListParagraph"/>
        <w:spacing w:after="240"/>
        <w:rPr>
          <w:rFonts w:eastAsia="Times New Roman" w:cs="Tahoma"/>
          <w:color w:val="auto"/>
        </w:rPr>
      </w:pPr>
      <w:ins w:id="1313" w:author="Armando Ramirez" w:date="2022-02-02T11:31:00Z">
        <w:r>
          <w:rPr>
            <w:rFonts w:eastAsia="Times New Roman" w:cs="Tahoma"/>
            <w:color w:val="auto"/>
          </w:rPr>
          <w:t xml:space="preserve">A document that </w:t>
        </w:r>
        <w:del w:id="1314" w:author="Armando Ramirez" w:date="2022-02-16T16:29:00Z">
          <w:r w:rsidDel="00240DAE">
            <w:rPr>
              <w:rFonts w:eastAsia="Times New Roman" w:cs="Tahoma"/>
              <w:color w:val="auto"/>
            </w:rPr>
            <w:delText>requires to HERS verification</w:delText>
          </w:r>
        </w:del>
      </w:ins>
      <w:ins w:id="1315" w:author="Armando Ramirez" w:date="2022-02-16T16:29:00Z">
        <w:r w:rsidR="00240DAE">
          <w:rPr>
            <w:rFonts w:eastAsia="Times New Roman" w:cs="Tahoma"/>
            <w:color w:val="auto"/>
          </w:rPr>
          <w:t xml:space="preserve">reports the results </w:t>
        </w:r>
      </w:ins>
      <w:ins w:id="1316" w:author="Armando Ramirez" w:date="2022-02-16T16:30:00Z">
        <w:r w:rsidR="00240DAE">
          <w:rPr>
            <w:rFonts w:eastAsia="Times New Roman" w:cs="Tahoma"/>
            <w:color w:val="auto"/>
          </w:rPr>
          <w:t>of field verification and diagnostic testing</w:t>
        </w:r>
      </w:ins>
      <w:ins w:id="1317" w:author="Armando Ramirez" w:date="2022-02-02T11:31:00Z">
        <w:r>
          <w:rPr>
            <w:rFonts w:eastAsia="Times New Roman" w:cs="Tahoma"/>
            <w:color w:val="auto"/>
          </w:rPr>
          <w:t xml:space="preserve"> will end with “-H.” This includes the CF2R and the CF3R versions. All other documents will end with “-E” to indicate that the enforcement agency is expected to inspect the </w:t>
        </w:r>
      </w:ins>
      <w:ins w:id="1318" w:author="Armando Ramirez" w:date="2022-02-02T11:33:00Z">
        <w:r w:rsidR="009E4C91">
          <w:rPr>
            <w:rFonts w:eastAsia="Times New Roman" w:cs="Tahoma"/>
            <w:color w:val="auto"/>
          </w:rPr>
          <w:t>documented</w:t>
        </w:r>
      </w:ins>
      <w:ins w:id="1319" w:author="Armando Ramirez" w:date="2022-02-02T11:31:00Z">
        <w:r>
          <w:rPr>
            <w:rFonts w:eastAsia="Times New Roman" w:cs="Tahoma"/>
            <w:color w:val="auto"/>
          </w:rPr>
          <w:t xml:space="preserve"> features.</w:t>
        </w:r>
      </w:ins>
      <w:ins w:id="1320" w:author="Armando Ramirez" w:date="2022-02-02T11:37:00Z">
        <w:r w:rsidR="00D1349E">
          <w:rPr>
            <w:rFonts w:eastAsia="Times New Roman" w:cs="Tahoma"/>
            <w:color w:val="auto"/>
          </w:rPr>
          <w:t xml:space="preserve"> </w:t>
        </w:r>
        <w:r w:rsidR="00E55E75">
          <w:rPr>
            <w:rFonts w:eastAsia="Times New Roman" w:cs="Tahoma"/>
            <w:color w:val="auto"/>
          </w:rPr>
          <w:t xml:space="preserve">Applicable </w:t>
        </w:r>
      </w:ins>
      <w:ins w:id="1321" w:author="Armando Ramirez" w:date="2022-02-02T11:38:00Z">
        <w:r w:rsidR="0094682F">
          <w:rPr>
            <w:rFonts w:eastAsia="Times New Roman" w:cs="Tahoma"/>
            <w:color w:val="auto"/>
          </w:rPr>
          <w:t>measures</w:t>
        </w:r>
      </w:ins>
      <w:ins w:id="1322" w:author="Armando Ramirez" w:date="2022-02-02T11:37:00Z">
        <w:r w:rsidR="00E55E75">
          <w:rPr>
            <w:rFonts w:eastAsia="Times New Roman" w:cs="Tahoma"/>
            <w:color w:val="auto"/>
          </w:rPr>
          <w:t xml:space="preserve"> are listed in RA2.2, Table RA2-1</w:t>
        </w:r>
      </w:ins>
      <w:ins w:id="1323" w:author="Armando Ramirez" w:date="2022-02-02T11:38:00Z">
        <w:r w:rsidR="0094682F">
          <w:rPr>
            <w:rFonts w:eastAsia="Times New Roman" w:cs="Tahoma"/>
            <w:color w:val="auto"/>
          </w:rPr>
          <w:t xml:space="preserve"> </w:t>
        </w:r>
        <w:r w:rsidR="0094682F" w:rsidRPr="0094682F">
          <w:rPr>
            <w:rFonts w:eastAsia="Times New Roman" w:cs="Tahoma"/>
            <w:color w:val="auto"/>
          </w:rPr>
          <w:t>Summary of Measures Requiring Field Verification and Diagnostic Testing</w:t>
        </w:r>
        <w:r w:rsidR="0094682F">
          <w:rPr>
            <w:rFonts w:eastAsia="Times New Roman" w:cs="Tahoma"/>
            <w:color w:val="auto"/>
          </w:rPr>
          <w:t>.</w:t>
        </w:r>
      </w:ins>
    </w:p>
    <w:p w14:paraId="44D0F609" w14:textId="77777777" w:rsidR="00F401EE" w:rsidRPr="0024633A" w:rsidRDefault="00F401EE" w:rsidP="00984A23">
      <w:pPr>
        <w:pStyle w:val="ListParagraph"/>
        <w:spacing w:after="240"/>
        <w:rPr>
          <w:rFonts w:eastAsia="Times New Roman" w:cs="Tahoma"/>
          <w:color w:val="auto"/>
        </w:rPr>
      </w:pPr>
    </w:p>
    <w:p w14:paraId="1F7B9BD3" w14:textId="77777777" w:rsidR="00B74B50" w:rsidRPr="0024633A" w:rsidRDefault="00B74B50" w:rsidP="00984A23">
      <w:pPr>
        <w:pStyle w:val="ListParagraph"/>
        <w:spacing w:after="240"/>
        <w:rPr>
          <w:rFonts w:cs="Tahoma"/>
        </w:rPr>
      </w:pPr>
      <w:r w:rsidRPr="0024633A">
        <w:rPr>
          <w:rFonts w:eastAsia="Times New Roman" w:cs="Tahoma"/>
          <w:color w:val="auto"/>
        </w:rPr>
        <w:t>Example:</w:t>
      </w:r>
      <w:r w:rsidR="005479DF" w:rsidRPr="0024633A">
        <w:rPr>
          <w:rFonts w:eastAsia="Times New Roman" w:cs="Tahoma"/>
          <w:color w:val="auto"/>
        </w:rPr>
        <w:t xml:space="preserve"> </w:t>
      </w:r>
      <w:r w:rsidR="00550CC6" w:rsidRPr="0024633A">
        <w:rPr>
          <w:rFonts w:eastAsia="Times New Roman" w:cs="Tahoma"/>
          <w:color w:val="auto"/>
        </w:rPr>
        <w:t>For the performance compliance approach for existing buildings, improvements to existing conditions are given credit when the existing condition is verified by a HERS Rater and documented on a CF3R-EXC-20.</w:t>
      </w:r>
      <w:r w:rsidR="005479DF" w:rsidRPr="0024633A">
        <w:rPr>
          <w:rFonts w:eastAsia="Times New Roman" w:cs="Tahoma"/>
          <w:color w:val="auto"/>
        </w:rPr>
        <w:t xml:space="preserve"> </w:t>
      </w:r>
      <w:r w:rsidR="00550CC6" w:rsidRPr="0024633A">
        <w:rPr>
          <w:rFonts w:eastAsia="Times New Roman" w:cs="Tahoma"/>
          <w:color w:val="auto"/>
        </w:rPr>
        <w:t xml:space="preserve">When an applicant claims credit for improvement to an existing condition on the CF1R-PRF, the </w:t>
      </w:r>
      <w:r w:rsidR="00140BD4" w:rsidRPr="0024633A">
        <w:rPr>
          <w:rFonts w:eastAsia="Times New Roman" w:cs="Tahoma"/>
          <w:color w:val="auto"/>
        </w:rPr>
        <w:t>D</w:t>
      </w:r>
      <w:r w:rsidR="00550CC6" w:rsidRPr="0024633A">
        <w:rPr>
          <w:rFonts w:eastAsia="Times New Roman" w:cs="Tahoma"/>
          <w:color w:val="auto"/>
        </w:rPr>
        <w:t xml:space="preserve">ata </w:t>
      </w:r>
      <w:r w:rsidR="00140BD4" w:rsidRPr="0024633A">
        <w:rPr>
          <w:rFonts w:eastAsia="Times New Roman" w:cs="Tahoma"/>
          <w:color w:val="auto"/>
        </w:rPr>
        <w:t>R</w:t>
      </w:r>
      <w:r w:rsidR="00550CC6" w:rsidRPr="0024633A">
        <w:rPr>
          <w:rFonts w:eastAsia="Times New Roman" w:cs="Tahoma"/>
          <w:color w:val="auto"/>
        </w:rPr>
        <w:t xml:space="preserve">egistry is expected to prevent registration of the CF1R-PRF </w:t>
      </w:r>
      <w:r w:rsidR="00FB20FE" w:rsidRPr="0024633A">
        <w:rPr>
          <w:rFonts w:eastAsia="Times New Roman" w:cs="Tahoma"/>
          <w:color w:val="auto"/>
        </w:rPr>
        <w:t>until a CF3R-EXC-20 has been registered that confirms the existing conditions verified in the field are the same as the existing conditions modeled by the compliance software and reported on the CF1R-PRF.</w:t>
      </w:r>
    </w:p>
    <w:p w14:paraId="6415BE59" w14:textId="77777777" w:rsidR="00B74B50" w:rsidRPr="0024633A" w:rsidRDefault="00B74B50" w:rsidP="00990AB7">
      <w:pPr>
        <w:pStyle w:val="ListParagraph"/>
        <w:rPr>
          <w:rFonts w:eastAsia="Times New Roman" w:cs="Tahoma"/>
          <w:color w:val="auto"/>
        </w:rPr>
      </w:pPr>
    </w:p>
    <w:p w14:paraId="42697584" w14:textId="77777777" w:rsidR="008558F8" w:rsidRDefault="008558F8">
      <w:pPr>
        <w:spacing w:after="0" w:line="240" w:lineRule="auto"/>
        <w:rPr>
          <w:rFonts w:eastAsia="Times New Roman" w:cs="Tahoma"/>
          <w:color w:val="auto"/>
        </w:rPr>
      </w:pPr>
      <w:r>
        <w:rPr>
          <w:rFonts w:eastAsia="Times New Roman" w:cs="Tahoma"/>
          <w:color w:val="auto"/>
        </w:rPr>
        <w:br w:type="page"/>
      </w:r>
    </w:p>
    <w:p w14:paraId="31344E39" w14:textId="77777777" w:rsidR="00FB20FE" w:rsidRPr="0024633A" w:rsidRDefault="00E51BFC" w:rsidP="00990AB7">
      <w:pPr>
        <w:pStyle w:val="ListParagraph"/>
        <w:rPr>
          <w:rFonts w:eastAsia="Times New Roman" w:cs="Tahoma"/>
          <w:color w:val="auto"/>
        </w:rPr>
      </w:pPr>
      <w:r w:rsidRPr="0024633A">
        <w:rPr>
          <w:rFonts w:eastAsia="Times New Roman" w:cs="Tahoma"/>
          <w:color w:val="auto"/>
        </w:rPr>
        <w:lastRenderedPageBreak/>
        <w:t>From Table 6-1</w:t>
      </w:r>
      <w:r w:rsidR="00FB20FE" w:rsidRPr="0024633A">
        <w:rPr>
          <w:rFonts w:eastAsia="Times New Roman" w:cs="Tahoma"/>
          <w:color w:val="auto"/>
        </w:rPr>
        <w:t>. Document Configurations Rules</w:t>
      </w:r>
      <w:r w:rsidR="00900B22" w:rsidRPr="0024633A">
        <w:rPr>
          <w:rFonts w:eastAsia="Times New Roman" w:cs="Tahoma"/>
          <w:color w:val="auto"/>
        </w:rPr>
        <w:t>:</w:t>
      </w:r>
    </w:p>
    <w:tbl>
      <w:tblPr>
        <w:tblStyle w:val="TableGrid1"/>
        <w:tblW w:w="4934" w:type="pct"/>
        <w:tblLook w:val="04A0" w:firstRow="1" w:lastRow="0" w:firstColumn="1" w:lastColumn="0" w:noHBand="0" w:noVBand="1"/>
      </w:tblPr>
      <w:tblGrid>
        <w:gridCol w:w="1451"/>
        <w:gridCol w:w="1451"/>
        <w:gridCol w:w="2887"/>
        <w:gridCol w:w="4006"/>
      </w:tblGrid>
      <w:tr w:rsidR="004659F6" w:rsidRPr="0024633A" w14:paraId="089C50B6" w14:textId="77777777" w:rsidTr="000B1824">
        <w:trPr>
          <w:trHeight w:val="701"/>
        </w:trPr>
        <w:tc>
          <w:tcPr>
            <w:tcW w:w="1265" w:type="dxa"/>
            <w:vAlign w:val="bottom"/>
          </w:tcPr>
          <w:p w14:paraId="3EA9BE25" w14:textId="77777777" w:rsidR="004659F6" w:rsidRPr="0024633A" w:rsidRDefault="004659F6" w:rsidP="000B1824">
            <w:pPr>
              <w:spacing w:after="0"/>
              <w:rPr>
                <w:rFonts w:cs="Tahoma"/>
                <w:b/>
                <w:sz w:val="24"/>
              </w:rPr>
            </w:pPr>
            <w:r w:rsidRPr="0024633A">
              <w:rPr>
                <w:rFonts w:cs="Tahoma"/>
                <w:b/>
                <w:sz w:val="24"/>
              </w:rPr>
              <w:t>Document Number</w:t>
            </w:r>
          </w:p>
        </w:tc>
        <w:tc>
          <w:tcPr>
            <w:tcW w:w="1364" w:type="dxa"/>
            <w:vAlign w:val="bottom"/>
          </w:tcPr>
          <w:p w14:paraId="10F05854" w14:textId="77777777" w:rsidR="004659F6" w:rsidRPr="0024633A" w:rsidRDefault="004659F6" w:rsidP="000B1824">
            <w:pPr>
              <w:spacing w:after="0"/>
              <w:rPr>
                <w:rFonts w:cs="Tahoma"/>
                <w:b/>
                <w:sz w:val="24"/>
              </w:rPr>
            </w:pPr>
            <w:r w:rsidRPr="0024633A">
              <w:rPr>
                <w:rFonts w:cs="Tahoma"/>
                <w:b/>
                <w:sz w:val="24"/>
              </w:rPr>
              <w:t>Document Type</w:t>
            </w:r>
          </w:p>
        </w:tc>
        <w:tc>
          <w:tcPr>
            <w:tcW w:w="2990" w:type="dxa"/>
            <w:vAlign w:val="bottom"/>
          </w:tcPr>
          <w:p w14:paraId="6F793B8C" w14:textId="77777777" w:rsidR="004659F6" w:rsidRPr="0024633A" w:rsidRDefault="004659F6" w:rsidP="000B1824">
            <w:pPr>
              <w:spacing w:after="0"/>
              <w:rPr>
                <w:rFonts w:cs="Tahoma"/>
                <w:b/>
                <w:sz w:val="24"/>
              </w:rPr>
            </w:pPr>
            <w:r w:rsidRPr="0024633A">
              <w:rPr>
                <w:rFonts w:cs="Tahoma"/>
                <w:b/>
                <w:sz w:val="24"/>
              </w:rPr>
              <w:t>Document Description</w:t>
            </w:r>
          </w:p>
        </w:tc>
        <w:tc>
          <w:tcPr>
            <w:tcW w:w="4176" w:type="dxa"/>
            <w:vAlign w:val="bottom"/>
          </w:tcPr>
          <w:p w14:paraId="18EE4A12" w14:textId="77777777" w:rsidR="004659F6" w:rsidRPr="0024633A" w:rsidRDefault="004659F6" w:rsidP="000B1824">
            <w:pPr>
              <w:spacing w:after="0"/>
              <w:rPr>
                <w:rFonts w:cs="Tahoma"/>
                <w:b/>
                <w:sz w:val="24"/>
              </w:rPr>
            </w:pPr>
            <w:r w:rsidRPr="0024633A">
              <w:rPr>
                <w:rFonts w:cs="Tahoma"/>
                <w:b/>
                <w:sz w:val="24"/>
              </w:rPr>
              <w:t>Document Configuration Rules</w:t>
            </w:r>
          </w:p>
        </w:tc>
      </w:tr>
      <w:tr w:rsidR="00FB20FE" w:rsidRPr="0024633A" w14:paraId="4E424BBF" w14:textId="77777777" w:rsidTr="000B1824">
        <w:trPr>
          <w:trHeight w:val="288"/>
        </w:trPr>
        <w:tc>
          <w:tcPr>
            <w:tcW w:w="1265" w:type="dxa"/>
          </w:tcPr>
          <w:p w14:paraId="6FD1041F" w14:textId="77777777" w:rsidR="00FB20FE" w:rsidRPr="0024633A" w:rsidRDefault="00FB20FE" w:rsidP="00CC4577">
            <w:pPr>
              <w:spacing w:after="0"/>
              <w:rPr>
                <w:rFonts w:cs="Tahoma"/>
                <w:sz w:val="24"/>
              </w:rPr>
            </w:pPr>
            <w:r w:rsidRPr="0024633A">
              <w:rPr>
                <w:rFonts w:cs="Tahoma"/>
                <w:sz w:val="24"/>
              </w:rPr>
              <w:t>CF3R-EXC-20-H</w:t>
            </w:r>
          </w:p>
        </w:tc>
        <w:tc>
          <w:tcPr>
            <w:tcW w:w="1364" w:type="dxa"/>
          </w:tcPr>
          <w:p w14:paraId="40980755" w14:textId="77777777" w:rsidR="00FB20FE" w:rsidRPr="0024633A" w:rsidRDefault="00FB20FE" w:rsidP="008558F8">
            <w:pPr>
              <w:spacing w:after="0"/>
              <w:rPr>
                <w:rFonts w:cs="Tahoma"/>
                <w:sz w:val="24"/>
              </w:rPr>
            </w:pPr>
            <w:r w:rsidRPr="0024633A">
              <w:rPr>
                <w:rFonts w:cs="Tahoma"/>
                <w:sz w:val="24"/>
              </w:rPr>
              <w:t>Certificate of Verification</w:t>
            </w:r>
          </w:p>
        </w:tc>
        <w:tc>
          <w:tcPr>
            <w:tcW w:w="2990" w:type="dxa"/>
          </w:tcPr>
          <w:p w14:paraId="235E1B47" w14:textId="4EFA860C" w:rsidR="00FB20FE" w:rsidRPr="0024633A" w:rsidRDefault="00FB20FE" w:rsidP="008558F8">
            <w:pPr>
              <w:spacing w:after="0"/>
              <w:rPr>
                <w:rFonts w:cs="Tahoma"/>
                <w:sz w:val="24"/>
              </w:rPr>
            </w:pPr>
            <w:r w:rsidRPr="0024633A">
              <w:rPr>
                <w:rFonts w:cs="Tahoma"/>
                <w:bCs/>
                <w:sz w:val="24"/>
              </w:rPr>
              <w:t>HERS Verification for Existing Conditions</w:t>
            </w:r>
            <w:r w:rsidRPr="0024633A">
              <w:rPr>
                <w:rFonts w:cs="Tahoma"/>
                <w:sz w:val="24"/>
              </w:rPr>
              <w:t xml:space="preserve"> for performance compliance for alterations.</w:t>
            </w:r>
            <w:r w:rsidR="005479DF" w:rsidRPr="0024633A">
              <w:rPr>
                <w:rFonts w:cs="Tahoma"/>
                <w:sz w:val="24"/>
              </w:rPr>
              <w:t xml:space="preserve"> </w:t>
            </w:r>
          </w:p>
        </w:tc>
        <w:tc>
          <w:tcPr>
            <w:tcW w:w="4176" w:type="dxa"/>
          </w:tcPr>
          <w:p w14:paraId="780FD4DA" w14:textId="62CE153A" w:rsidR="00A954CB" w:rsidRPr="0024633A" w:rsidRDefault="00E340C4" w:rsidP="008558F8">
            <w:pPr>
              <w:spacing w:after="240"/>
              <w:rPr>
                <w:rFonts w:cs="Tahoma"/>
                <w:sz w:val="24"/>
              </w:rPr>
            </w:pPr>
            <w:r w:rsidRPr="0024633A">
              <w:rPr>
                <w:rFonts w:cs="Tahoma"/>
                <w:sz w:val="24"/>
              </w:rPr>
              <w:t>W</w:t>
            </w:r>
            <w:r w:rsidR="00FB20FE" w:rsidRPr="0024633A">
              <w:rPr>
                <w:rFonts w:cs="Tahoma"/>
                <w:sz w:val="24"/>
              </w:rPr>
              <w:t>hen credit for existing conditions is used on the CF1R, as condition for CF1R registration</w:t>
            </w:r>
            <w:r w:rsidR="00562455" w:rsidRPr="0024633A">
              <w:rPr>
                <w:rFonts w:cs="Tahoma"/>
                <w:sz w:val="24"/>
              </w:rPr>
              <w:t>,</w:t>
            </w:r>
            <w:r w:rsidR="00FB20FE" w:rsidRPr="0024633A">
              <w:rPr>
                <w:rFonts w:cs="Tahoma"/>
                <w:sz w:val="24"/>
              </w:rPr>
              <w:t xml:space="preserve"> an EXC-20 that verifies the existing condition claimed on the CF1R</w:t>
            </w:r>
            <w:r w:rsidR="00140C60" w:rsidRPr="0024633A">
              <w:rPr>
                <w:rFonts w:cs="Tahoma"/>
                <w:sz w:val="24"/>
              </w:rPr>
              <w:t xml:space="preserve"> shall first be registered</w:t>
            </w:r>
            <w:r w:rsidR="00FB20FE" w:rsidRPr="0024633A">
              <w:rPr>
                <w:rFonts w:cs="Tahoma"/>
                <w:sz w:val="24"/>
              </w:rPr>
              <w:t>.</w:t>
            </w:r>
          </w:p>
          <w:p w14:paraId="6C492CA3" w14:textId="1AE98A58" w:rsidR="00A954CB" w:rsidRPr="0024633A" w:rsidRDefault="00A954CB" w:rsidP="00140C60">
            <w:pPr>
              <w:spacing w:before="80" w:after="0"/>
              <w:rPr>
                <w:rFonts w:cs="Tahoma"/>
                <w:sz w:val="24"/>
              </w:rPr>
            </w:pPr>
            <w:r w:rsidRPr="0024633A">
              <w:rPr>
                <w:rFonts w:cs="Tahoma"/>
                <w:sz w:val="24"/>
              </w:rPr>
              <w:t>Required as prerequisite to registration of a CF1R-PRF for an altered dwelling.</w:t>
            </w:r>
          </w:p>
        </w:tc>
      </w:tr>
    </w:tbl>
    <w:p w14:paraId="78B9640D" w14:textId="78C3AE40" w:rsidR="00B74B50" w:rsidRPr="0024633A" w:rsidRDefault="0052451E" w:rsidP="00984A23">
      <w:pPr>
        <w:pStyle w:val="Heading3"/>
        <w:tabs>
          <w:tab w:val="clear" w:pos="900"/>
          <w:tab w:val="left" w:pos="720"/>
        </w:tabs>
        <w:spacing w:after="240"/>
        <w:rPr>
          <w:rFonts w:ascii="Tahoma" w:hAnsi="Tahoma" w:cs="Tahoma"/>
          <w:b/>
          <w:i w:val="0"/>
          <w:sz w:val="24"/>
        </w:rPr>
      </w:pPr>
      <w:bookmarkStart w:id="1324" w:name="_Toc418094497"/>
      <w:bookmarkStart w:id="1325" w:name="_Toc96009518"/>
      <w:r w:rsidRPr="0024633A">
        <w:rPr>
          <w:rFonts w:ascii="Tahoma" w:hAnsi="Tahoma" w:cs="Tahoma"/>
          <w:b/>
          <w:i w:val="0"/>
          <w:sz w:val="24"/>
        </w:rPr>
        <w:t>Data Field Definition Rules</w:t>
      </w:r>
      <w:bookmarkEnd w:id="1324"/>
      <w:ins w:id="1326" w:author="Author">
        <w:r w:rsidR="007407C2">
          <w:rPr>
            <w:rFonts w:ascii="Tahoma" w:hAnsi="Tahoma" w:cs="Tahoma"/>
            <w:b/>
            <w:i w:val="0"/>
            <w:sz w:val="24"/>
          </w:rPr>
          <w:t xml:space="preserve"> for Single Family Compliance Documents</w:t>
        </w:r>
      </w:ins>
      <w:bookmarkEnd w:id="1325"/>
    </w:p>
    <w:p w14:paraId="6A559635" w14:textId="4D663BF7" w:rsidR="00F401EE" w:rsidRPr="0024633A" w:rsidRDefault="008E6246" w:rsidP="00984A23">
      <w:pPr>
        <w:pStyle w:val="ListParagraph"/>
        <w:spacing w:after="240"/>
        <w:contextualSpacing w:val="0"/>
        <w:rPr>
          <w:rFonts w:eastAsia="Times New Roman" w:cs="Tahoma"/>
          <w:color w:val="auto"/>
        </w:rPr>
      </w:pPr>
      <w:r w:rsidRPr="0024633A">
        <w:rPr>
          <w:rFonts w:eastAsia="Times New Roman" w:cs="Tahoma"/>
          <w:color w:val="auto"/>
        </w:rPr>
        <w:t xml:space="preserve">Document registration </w:t>
      </w:r>
      <w:r w:rsidR="003D6A25" w:rsidRPr="0024633A">
        <w:rPr>
          <w:rFonts w:eastAsia="Times New Roman" w:cs="Tahoma"/>
          <w:color w:val="auto"/>
        </w:rPr>
        <w:t xml:space="preserve">prerequisite </w:t>
      </w:r>
      <w:r w:rsidR="0052451E" w:rsidRPr="0024633A">
        <w:rPr>
          <w:rFonts w:eastAsia="Times New Roman" w:cs="Tahoma"/>
          <w:color w:val="auto"/>
        </w:rPr>
        <w:t>rule</w:t>
      </w:r>
      <w:r w:rsidRPr="0024633A">
        <w:rPr>
          <w:rFonts w:eastAsia="Times New Roman" w:cs="Tahoma"/>
          <w:color w:val="auto"/>
        </w:rPr>
        <w:t>s</w:t>
      </w:r>
      <w:r w:rsidR="0052451E" w:rsidRPr="0024633A">
        <w:rPr>
          <w:rFonts w:eastAsia="Times New Roman" w:cs="Tahoma"/>
          <w:color w:val="auto"/>
        </w:rPr>
        <w:t xml:space="preserve"> </w:t>
      </w:r>
      <w:r w:rsidR="003D6A25" w:rsidRPr="0024633A">
        <w:rPr>
          <w:rFonts w:eastAsia="Times New Roman" w:cs="Tahoma"/>
          <w:color w:val="auto"/>
        </w:rPr>
        <w:t xml:space="preserve">may be embedded in the data </w:t>
      </w:r>
      <w:r w:rsidR="007F4C65" w:rsidRPr="0024633A">
        <w:rPr>
          <w:rFonts w:eastAsia="Times New Roman" w:cs="Tahoma"/>
          <w:color w:val="auto"/>
        </w:rPr>
        <w:t xml:space="preserve">field </w:t>
      </w:r>
      <w:r w:rsidR="003D6A25" w:rsidRPr="0024633A">
        <w:rPr>
          <w:rFonts w:eastAsia="Times New Roman" w:cs="Tahoma"/>
          <w:color w:val="auto"/>
        </w:rPr>
        <w:t>definition</w:t>
      </w:r>
      <w:r w:rsidR="00B06E0E" w:rsidRPr="0024633A">
        <w:rPr>
          <w:rFonts w:eastAsia="Times New Roman" w:cs="Tahoma"/>
          <w:color w:val="auto"/>
        </w:rPr>
        <w:t xml:space="preserve"> rules</w:t>
      </w:r>
      <w:r w:rsidR="003D6A25" w:rsidRPr="0024633A">
        <w:rPr>
          <w:rFonts w:eastAsia="Times New Roman" w:cs="Tahoma"/>
          <w:color w:val="auto"/>
        </w:rPr>
        <w:t xml:space="preserve"> for a certain field contained in a compliance document</w:t>
      </w:r>
      <w:r w:rsidR="00BB65F8" w:rsidRPr="0024633A">
        <w:rPr>
          <w:rFonts w:eastAsia="Times New Roman" w:cs="Tahoma"/>
          <w:color w:val="auto"/>
        </w:rPr>
        <w:t xml:space="preserve"> </w:t>
      </w:r>
      <w:r w:rsidR="0052451E" w:rsidRPr="0024633A">
        <w:rPr>
          <w:rFonts w:eastAsia="Times New Roman" w:cs="Tahoma"/>
          <w:color w:val="auto"/>
        </w:rPr>
        <w:t>as detailed in</w:t>
      </w:r>
      <w:r w:rsidR="00E6114E" w:rsidRPr="0024633A">
        <w:rPr>
          <w:rFonts w:eastAsia="Times New Roman" w:cs="Tahoma"/>
          <w:color w:val="auto"/>
        </w:rPr>
        <w:t xml:space="preserve"> the</w:t>
      </w:r>
      <w:r w:rsidR="006C78C1" w:rsidRPr="0024633A">
        <w:rPr>
          <w:rFonts w:eastAsia="Times New Roman" w:cs="Tahoma"/>
          <w:color w:val="auto"/>
        </w:rPr>
        <w:t xml:space="preserve"> pseudo</w:t>
      </w:r>
      <w:r w:rsidRPr="0024633A">
        <w:rPr>
          <w:rFonts w:eastAsia="Times New Roman" w:cs="Tahoma"/>
          <w:color w:val="auto"/>
        </w:rPr>
        <w:t>code in the</w:t>
      </w:r>
      <w:r w:rsidR="00E6114E" w:rsidRPr="0024633A">
        <w:rPr>
          <w:rFonts w:eastAsia="Times New Roman" w:cs="Tahoma"/>
          <w:color w:val="auto"/>
        </w:rPr>
        <w:t xml:space="preserve"> </w:t>
      </w:r>
      <w:r w:rsidR="00291AF6" w:rsidRPr="0024633A">
        <w:rPr>
          <w:rFonts w:eastAsia="Times New Roman" w:cs="Tahoma"/>
          <w:i/>
          <w:color w:val="auto"/>
        </w:rPr>
        <w:t>Data Field Definitions and Calculation</w:t>
      </w:r>
      <w:r w:rsidRPr="0024633A">
        <w:rPr>
          <w:rFonts w:eastAsia="Times New Roman" w:cs="Tahoma"/>
          <w:i/>
          <w:color w:val="auto"/>
        </w:rPr>
        <w:t>s</w:t>
      </w:r>
      <w:r w:rsidR="00291AF6" w:rsidRPr="0024633A">
        <w:rPr>
          <w:rFonts w:eastAsia="Times New Roman" w:cs="Tahoma"/>
          <w:color w:val="auto"/>
        </w:rPr>
        <w:t xml:space="preserve"> section </w:t>
      </w:r>
      <w:r w:rsidR="007F4C65" w:rsidRPr="0024633A">
        <w:rPr>
          <w:rFonts w:eastAsia="Times New Roman" w:cs="Tahoma"/>
          <w:color w:val="auto"/>
        </w:rPr>
        <w:t>of</w:t>
      </w:r>
      <w:r w:rsidR="00291AF6" w:rsidRPr="0024633A">
        <w:rPr>
          <w:rFonts w:eastAsia="Times New Roman" w:cs="Tahoma"/>
          <w:color w:val="auto"/>
        </w:rPr>
        <w:t xml:space="preserve"> the </w:t>
      </w:r>
      <w:r w:rsidR="00E6114E" w:rsidRPr="0024633A">
        <w:rPr>
          <w:rFonts w:eastAsia="Times New Roman" w:cs="Tahoma"/>
          <w:color w:val="auto"/>
        </w:rPr>
        <w:t>design files in Appendix A</w:t>
      </w:r>
      <w:r w:rsidR="00637B26" w:rsidRPr="0024633A">
        <w:rPr>
          <w:rFonts w:eastAsia="Times New Roman" w:cs="Tahoma"/>
          <w:color w:val="auto"/>
        </w:rPr>
        <w:t>.</w:t>
      </w:r>
      <w:r w:rsidR="005479DF" w:rsidRPr="0024633A">
        <w:rPr>
          <w:rFonts w:eastAsia="Times New Roman" w:cs="Tahoma"/>
          <w:color w:val="auto"/>
        </w:rPr>
        <w:t xml:space="preserve"> </w:t>
      </w:r>
      <w:r w:rsidRPr="0024633A">
        <w:rPr>
          <w:rFonts w:eastAsia="Times New Roman" w:cs="Tahoma"/>
          <w:color w:val="auto"/>
        </w:rPr>
        <w:t>For example, f</w:t>
      </w:r>
      <w:r w:rsidR="007F4C65" w:rsidRPr="0024633A">
        <w:rPr>
          <w:rFonts w:eastAsia="Times New Roman" w:cs="Tahoma"/>
          <w:color w:val="auto"/>
        </w:rPr>
        <w:t>ields for which the results are calculated</w:t>
      </w:r>
      <w:r w:rsidR="00637B26" w:rsidRPr="0024633A">
        <w:rPr>
          <w:rFonts w:eastAsia="Times New Roman" w:cs="Tahoma"/>
          <w:color w:val="auto"/>
        </w:rPr>
        <w:t xml:space="preserve"> utilizing</w:t>
      </w:r>
      <w:r w:rsidR="007F4C65" w:rsidRPr="0024633A">
        <w:rPr>
          <w:rFonts w:eastAsia="Times New Roman" w:cs="Tahoma"/>
          <w:color w:val="auto"/>
        </w:rPr>
        <w:t xml:space="preserve"> data </w:t>
      </w:r>
      <w:r w:rsidR="00637B26" w:rsidRPr="0024633A">
        <w:rPr>
          <w:rFonts w:eastAsia="Times New Roman" w:cs="Tahoma"/>
          <w:color w:val="auto"/>
        </w:rPr>
        <w:t xml:space="preserve">referenced </w:t>
      </w:r>
      <w:r w:rsidR="007F4C65" w:rsidRPr="0024633A">
        <w:rPr>
          <w:rFonts w:eastAsia="Times New Roman" w:cs="Tahoma"/>
          <w:color w:val="auto"/>
        </w:rPr>
        <w:t xml:space="preserve">from </w:t>
      </w:r>
      <w:r w:rsidR="00637B26" w:rsidRPr="0024633A">
        <w:rPr>
          <w:rFonts w:eastAsia="Times New Roman" w:cs="Tahoma"/>
          <w:color w:val="auto"/>
        </w:rPr>
        <w:t>an</w:t>
      </w:r>
      <w:r w:rsidR="007F4C65" w:rsidRPr="0024633A">
        <w:rPr>
          <w:rFonts w:eastAsia="Times New Roman" w:cs="Tahoma"/>
          <w:color w:val="auto"/>
        </w:rPr>
        <w:t>other complian</w:t>
      </w:r>
      <w:r w:rsidR="00637B26" w:rsidRPr="0024633A">
        <w:rPr>
          <w:rFonts w:eastAsia="Times New Roman" w:cs="Tahoma"/>
          <w:color w:val="auto"/>
        </w:rPr>
        <w:t xml:space="preserve">ce document cannot be completed until the </w:t>
      </w:r>
      <w:r w:rsidRPr="0024633A">
        <w:rPr>
          <w:rFonts w:eastAsia="Times New Roman" w:cs="Tahoma"/>
          <w:color w:val="auto"/>
        </w:rPr>
        <w:t>other source/</w:t>
      </w:r>
      <w:r w:rsidR="00637B26" w:rsidRPr="0024633A">
        <w:rPr>
          <w:rFonts w:eastAsia="Times New Roman" w:cs="Tahoma"/>
          <w:color w:val="auto"/>
        </w:rPr>
        <w:t>referenced compliance document has been completed and registered.</w:t>
      </w:r>
      <w:r w:rsidR="005479DF" w:rsidRPr="0024633A">
        <w:rPr>
          <w:rFonts w:eastAsia="Times New Roman" w:cs="Tahoma"/>
          <w:color w:val="auto"/>
        </w:rPr>
        <w:t xml:space="preserve"> </w:t>
      </w:r>
      <w:r w:rsidR="00637B26" w:rsidRPr="0024633A">
        <w:rPr>
          <w:rFonts w:eastAsia="Times New Roman" w:cs="Tahoma"/>
          <w:color w:val="auto"/>
        </w:rPr>
        <w:t>Alternatively, the rule may require</w:t>
      </w:r>
      <w:r w:rsidR="00F60BA6" w:rsidRPr="0024633A">
        <w:rPr>
          <w:rFonts w:eastAsia="Times New Roman" w:cs="Tahoma"/>
          <w:color w:val="auto"/>
        </w:rPr>
        <w:t>,</w:t>
      </w:r>
      <w:r w:rsidR="00637B26" w:rsidRPr="0024633A">
        <w:rPr>
          <w:rFonts w:eastAsia="Times New Roman" w:cs="Tahoma"/>
          <w:color w:val="auto"/>
        </w:rPr>
        <w:t xml:space="preserve"> </w:t>
      </w:r>
      <w:r w:rsidRPr="0024633A">
        <w:rPr>
          <w:rFonts w:eastAsia="Times New Roman" w:cs="Tahoma"/>
          <w:color w:val="auto"/>
        </w:rPr>
        <w:t>as a prerequisite to allowing registration</w:t>
      </w:r>
      <w:r w:rsidR="00562455" w:rsidRPr="0024633A">
        <w:rPr>
          <w:rFonts w:eastAsia="Times New Roman" w:cs="Tahoma"/>
          <w:color w:val="auto"/>
        </w:rPr>
        <w:t>,</w:t>
      </w:r>
      <w:r w:rsidRPr="0024633A">
        <w:rPr>
          <w:rFonts w:eastAsia="Times New Roman" w:cs="Tahoma"/>
          <w:color w:val="auto"/>
        </w:rPr>
        <w:t xml:space="preserve"> </w:t>
      </w:r>
      <w:r w:rsidR="00637B26" w:rsidRPr="0024633A">
        <w:rPr>
          <w:rFonts w:eastAsia="Times New Roman" w:cs="Tahoma"/>
          <w:color w:val="auto"/>
        </w:rPr>
        <w:t xml:space="preserve">that </w:t>
      </w:r>
      <w:r w:rsidRPr="0024633A">
        <w:rPr>
          <w:rFonts w:eastAsia="Times New Roman" w:cs="Tahoma"/>
          <w:color w:val="auto"/>
        </w:rPr>
        <w:t xml:space="preserve">another </w:t>
      </w:r>
      <w:r w:rsidR="00637B26" w:rsidRPr="0024633A">
        <w:rPr>
          <w:rFonts w:eastAsia="Times New Roman" w:cs="Tahoma"/>
          <w:color w:val="auto"/>
        </w:rPr>
        <w:t xml:space="preserve">compliance document </w:t>
      </w:r>
      <w:r w:rsidR="00562455" w:rsidRPr="0024633A">
        <w:rPr>
          <w:rFonts w:eastAsia="Times New Roman" w:cs="Tahoma"/>
          <w:color w:val="auto"/>
        </w:rPr>
        <w:t xml:space="preserve">is </w:t>
      </w:r>
      <w:r w:rsidR="00637B26" w:rsidRPr="0024633A">
        <w:rPr>
          <w:rFonts w:eastAsia="Times New Roman" w:cs="Tahoma"/>
          <w:color w:val="auto"/>
        </w:rPr>
        <w:t xml:space="preserve">registered indicating compliance with a certain </w:t>
      </w:r>
      <w:r w:rsidR="003672E9" w:rsidRPr="0024633A">
        <w:rPr>
          <w:rFonts w:eastAsia="Times New Roman" w:cs="Tahoma"/>
          <w:color w:val="auto"/>
        </w:rPr>
        <w:t xml:space="preserve">Energy </w:t>
      </w:r>
      <w:r w:rsidR="00637B26" w:rsidRPr="0024633A">
        <w:rPr>
          <w:rFonts w:eastAsia="Times New Roman" w:cs="Tahoma"/>
          <w:color w:val="auto"/>
        </w:rPr>
        <w:t>Standards requirement.</w:t>
      </w:r>
    </w:p>
    <w:p w14:paraId="2987C694" w14:textId="0C8C4E9B" w:rsidR="00073293" w:rsidRDefault="00B74B50" w:rsidP="00073293">
      <w:pPr>
        <w:pStyle w:val="ListParagraph"/>
        <w:keepNext/>
        <w:spacing w:after="240"/>
        <w:contextualSpacing w:val="0"/>
        <w:rPr>
          <w:rFonts w:eastAsia="Times New Roman" w:cs="Tahoma"/>
          <w:color w:val="auto"/>
        </w:rPr>
      </w:pPr>
      <w:r w:rsidRPr="0024633A">
        <w:rPr>
          <w:rFonts w:eastAsia="Times New Roman" w:cs="Tahoma"/>
          <w:color w:val="auto"/>
        </w:rPr>
        <w:t>Example</w:t>
      </w:r>
      <w:r w:rsidR="005D0AFB" w:rsidRPr="0024633A">
        <w:rPr>
          <w:rFonts w:eastAsia="Times New Roman" w:cs="Tahoma"/>
          <w:color w:val="auto"/>
        </w:rPr>
        <w:t>:</w:t>
      </w:r>
      <w:r w:rsidR="005479DF" w:rsidRPr="0024633A">
        <w:rPr>
          <w:rFonts w:eastAsia="Times New Roman" w:cs="Tahoma"/>
          <w:color w:val="auto"/>
        </w:rPr>
        <w:t xml:space="preserve"> </w:t>
      </w:r>
      <w:r w:rsidR="00637B26" w:rsidRPr="0024633A">
        <w:rPr>
          <w:rFonts w:eastAsia="Times New Roman" w:cs="Tahoma"/>
          <w:color w:val="auto"/>
        </w:rPr>
        <w:t xml:space="preserve">For </w:t>
      </w:r>
      <w:r w:rsidR="005D0AFB" w:rsidRPr="0024633A">
        <w:rPr>
          <w:rFonts w:eastAsia="Times New Roman" w:cs="Tahoma"/>
          <w:color w:val="auto"/>
        </w:rPr>
        <w:t xml:space="preserve">compliance with the refrigerant charge verification requirements in </w:t>
      </w:r>
      <w:r w:rsidR="003672E9" w:rsidRPr="0024633A">
        <w:rPr>
          <w:rFonts w:eastAsia="Times New Roman" w:cs="Tahoma"/>
          <w:color w:val="auto"/>
        </w:rPr>
        <w:t xml:space="preserve">Energy </w:t>
      </w:r>
      <w:r w:rsidR="000A28BB" w:rsidRPr="0024633A">
        <w:rPr>
          <w:rFonts w:eastAsia="Times New Roman" w:cs="Tahoma"/>
          <w:color w:val="auto"/>
        </w:rPr>
        <w:t xml:space="preserve">Standards </w:t>
      </w:r>
      <w:r w:rsidR="005D0AFB" w:rsidRPr="0024633A">
        <w:rPr>
          <w:rFonts w:eastAsia="Times New Roman" w:cs="Tahoma"/>
          <w:color w:val="auto"/>
        </w:rPr>
        <w:t xml:space="preserve">Sections 150.1(c)7A, and 150.2(b)1F, </w:t>
      </w:r>
      <w:r w:rsidR="005457DE" w:rsidRPr="0024633A">
        <w:rPr>
          <w:rFonts w:eastAsia="Times New Roman" w:cs="Tahoma"/>
          <w:color w:val="auto"/>
        </w:rPr>
        <w:t xml:space="preserve">verification of </w:t>
      </w:r>
      <w:r w:rsidR="005D0AFB" w:rsidRPr="0024633A">
        <w:rPr>
          <w:rFonts w:eastAsia="Times New Roman" w:cs="Tahoma"/>
          <w:color w:val="auto"/>
        </w:rPr>
        <w:t xml:space="preserve">minimum </w:t>
      </w:r>
      <w:r w:rsidR="00B2512B" w:rsidRPr="0024633A">
        <w:rPr>
          <w:rFonts w:eastAsia="Times New Roman" w:cs="Tahoma"/>
          <w:color w:val="auto"/>
        </w:rPr>
        <w:t xml:space="preserve">space conditioning system </w:t>
      </w:r>
      <w:r w:rsidR="005D0AFB" w:rsidRPr="0024633A">
        <w:rPr>
          <w:rFonts w:eastAsia="Times New Roman" w:cs="Tahoma"/>
          <w:color w:val="auto"/>
        </w:rPr>
        <w:t>airflow</w:t>
      </w:r>
      <w:r w:rsidR="005457DE" w:rsidRPr="0024633A">
        <w:rPr>
          <w:rFonts w:eastAsia="Times New Roman" w:cs="Tahoma"/>
          <w:color w:val="auto"/>
        </w:rPr>
        <w:t xml:space="preserve"> rate </w:t>
      </w:r>
      <w:r w:rsidR="00587DB2" w:rsidRPr="0024633A">
        <w:rPr>
          <w:rFonts w:eastAsia="Times New Roman" w:cs="Tahoma"/>
          <w:color w:val="auto"/>
        </w:rPr>
        <w:t xml:space="preserve">according to </w:t>
      </w:r>
      <w:r w:rsidR="00B2512B" w:rsidRPr="0024633A">
        <w:rPr>
          <w:rFonts w:eastAsia="Times New Roman" w:cs="Tahoma"/>
          <w:color w:val="auto"/>
        </w:rPr>
        <w:t>the</w:t>
      </w:r>
      <w:r w:rsidR="00587DB2" w:rsidRPr="0024633A">
        <w:rPr>
          <w:rFonts w:eastAsia="Times New Roman" w:cs="Tahoma"/>
          <w:color w:val="auto"/>
        </w:rPr>
        <w:t xml:space="preserve"> field verification and diagnostic testing protocols</w:t>
      </w:r>
      <w:r w:rsidR="00B2512B" w:rsidRPr="0024633A">
        <w:rPr>
          <w:rFonts w:eastAsia="Times New Roman" w:cs="Tahoma"/>
          <w:color w:val="auto"/>
        </w:rPr>
        <w:t xml:space="preserve"> in </w:t>
      </w:r>
      <w:r w:rsidR="004D3AAE" w:rsidRPr="0024633A">
        <w:rPr>
          <w:rFonts w:eastAsia="Times New Roman" w:cs="Tahoma"/>
          <w:color w:val="auto"/>
        </w:rPr>
        <w:t xml:space="preserve">Reference </w:t>
      </w:r>
      <w:r w:rsidR="00B2512B" w:rsidRPr="0024633A">
        <w:rPr>
          <w:rFonts w:eastAsia="Times New Roman" w:cs="Tahoma"/>
          <w:color w:val="auto"/>
        </w:rPr>
        <w:t>Residential Appendix RA3 is required;</w:t>
      </w:r>
      <w:r w:rsidR="00587DB2" w:rsidRPr="0024633A">
        <w:rPr>
          <w:rFonts w:eastAsia="Times New Roman" w:cs="Tahoma"/>
          <w:color w:val="auto"/>
        </w:rPr>
        <w:t xml:space="preserve"> </w:t>
      </w:r>
      <w:proofErr w:type="gramStart"/>
      <w:r w:rsidR="00587DB2" w:rsidRPr="0024633A">
        <w:rPr>
          <w:rFonts w:eastAsia="Times New Roman" w:cs="Tahoma"/>
          <w:color w:val="auto"/>
        </w:rPr>
        <w:t>otherwise</w:t>
      </w:r>
      <w:proofErr w:type="gramEnd"/>
      <w:r w:rsidR="005457DE" w:rsidRPr="0024633A">
        <w:rPr>
          <w:rFonts w:eastAsia="Times New Roman" w:cs="Tahoma"/>
          <w:color w:val="auto"/>
        </w:rPr>
        <w:t xml:space="preserve"> a verified return duct design according to </w:t>
      </w:r>
      <w:r w:rsidR="003672E9" w:rsidRPr="0024633A">
        <w:rPr>
          <w:rFonts w:eastAsia="Times New Roman" w:cs="Tahoma"/>
          <w:color w:val="auto"/>
        </w:rPr>
        <w:t xml:space="preserve">Energy </w:t>
      </w:r>
      <w:r w:rsidR="005457DE" w:rsidRPr="0024633A">
        <w:rPr>
          <w:rFonts w:eastAsia="Times New Roman" w:cs="Tahoma"/>
          <w:color w:val="auto"/>
        </w:rPr>
        <w:t>Standards Table</w:t>
      </w:r>
      <w:r w:rsidR="00B2512B" w:rsidRPr="0024633A">
        <w:rPr>
          <w:rFonts w:eastAsia="Times New Roman" w:cs="Tahoma"/>
          <w:color w:val="auto"/>
        </w:rPr>
        <w:t>s</w:t>
      </w:r>
      <w:r w:rsidR="00FD0ED1" w:rsidRPr="0024633A">
        <w:rPr>
          <w:rFonts w:eastAsia="Times New Roman" w:cs="Tahoma"/>
          <w:color w:val="auto"/>
        </w:rPr>
        <w:t xml:space="preserve"> 150.0-B</w:t>
      </w:r>
      <w:r w:rsidR="005457DE" w:rsidRPr="0024633A">
        <w:rPr>
          <w:rFonts w:eastAsia="Times New Roman" w:cs="Tahoma"/>
          <w:color w:val="auto"/>
        </w:rPr>
        <w:t xml:space="preserve"> or </w:t>
      </w:r>
      <w:r w:rsidR="00FD0ED1" w:rsidRPr="0024633A">
        <w:rPr>
          <w:rFonts w:eastAsia="Times New Roman" w:cs="Tahoma"/>
          <w:color w:val="auto"/>
        </w:rPr>
        <w:t>C</w:t>
      </w:r>
      <w:r w:rsidR="005457DE" w:rsidRPr="0024633A">
        <w:rPr>
          <w:rFonts w:eastAsia="Times New Roman" w:cs="Tahoma"/>
          <w:color w:val="auto"/>
        </w:rPr>
        <w:t xml:space="preserve"> is required.</w:t>
      </w:r>
      <w:r w:rsidR="005479DF" w:rsidRPr="0024633A">
        <w:rPr>
          <w:rFonts w:eastAsia="Times New Roman" w:cs="Tahoma"/>
          <w:color w:val="auto"/>
        </w:rPr>
        <w:t xml:space="preserve"> </w:t>
      </w:r>
      <w:r w:rsidR="00B2512B" w:rsidRPr="0024633A">
        <w:rPr>
          <w:rFonts w:eastAsia="Times New Roman" w:cs="Tahoma"/>
          <w:color w:val="auto"/>
        </w:rPr>
        <w:t>The choice</w:t>
      </w:r>
      <w:r w:rsidR="004D3AAE" w:rsidRPr="0024633A">
        <w:rPr>
          <w:rFonts w:eastAsia="Times New Roman" w:cs="Tahoma"/>
          <w:color w:val="auto"/>
        </w:rPr>
        <w:t xml:space="preserve"> of use of</w:t>
      </w:r>
      <w:r w:rsidR="006C78C1" w:rsidRPr="0024633A">
        <w:rPr>
          <w:rFonts w:eastAsia="Times New Roman" w:cs="Tahoma"/>
          <w:color w:val="auto"/>
        </w:rPr>
        <w:t xml:space="preserve"> airflow rate verification</w:t>
      </w:r>
      <w:r w:rsidR="004D3AAE" w:rsidRPr="0024633A">
        <w:rPr>
          <w:rFonts w:eastAsia="Times New Roman" w:cs="Tahoma"/>
          <w:color w:val="auto"/>
        </w:rPr>
        <w:t xml:space="preserve"> </w:t>
      </w:r>
      <w:r w:rsidR="006C78C1" w:rsidRPr="0024633A">
        <w:rPr>
          <w:rFonts w:eastAsia="Times New Roman" w:cs="Tahoma"/>
          <w:color w:val="auto"/>
        </w:rPr>
        <w:t>(</w:t>
      </w:r>
      <w:r w:rsidR="004D3AAE" w:rsidRPr="0024633A">
        <w:rPr>
          <w:rFonts w:eastAsia="Times New Roman" w:cs="Tahoma"/>
          <w:color w:val="auto"/>
        </w:rPr>
        <w:t>MCH-23</w:t>
      </w:r>
      <w:r w:rsidR="006C78C1" w:rsidRPr="0024633A">
        <w:rPr>
          <w:rFonts w:eastAsia="Times New Roman" w:cs="Tahoma"/>
          <w:color w:val="auto"/>
        </w:rPr>
        <w:t>)</w:t>
      </w:r>
      <w:r w:rsidR="004D3AAE" w:rsidRPr="0024633A">
        <w:rPr>
          <w:rFonts w:eastAsia="Times New Roman" w:cs="Tahoma"/>
          <w:color w:val="auto"/>
        </w:rPr>
        <w:t xml:space="preserve"> or </w:t>
      </w:r>
      <w:r w:rsidR="006C78C1" w:rsidRPr="0024633A">
        <w:rPr>
          <w:rFonts w:eastAsia="Times New Roman" w:cs="Tahoma"/>
          <w:color w:val="auto"/>
        </w:rPr>
        <w:t>return duct design verification (</w:t>
      </w:r>
      <w:r w:rsidR="004D3AAE" w:rsidRPr="0024633A">
        <w:rPr>
          <w:rFonts w:eastAsia="Times New Roman" w:cs="Tahoma"/>
          <w:color w:val="auto"/>
        </w:rPr>
        <w:t>MCH-28</w:t>
      </w:r>
      <w:r w:rsidR="006C78C1" w:rsidRPr="0024633A">
        <w:rPr>
          <w:rFonts w:eastAsia="Times New Roman" w:cs="Tahoma"/>
          <w:color w:val="auto"/>
        </w:rPr>
        <w:t>)</w:t>
      </w:r>
      <w:r w:rsidR="00B2512B" w:rsidRPr="0024633A">
        <w:rPr>
          <w:rFonts w:eastAsia="Times New Roman" w:cs="Tahoma"/>
          <w:color w:val="auto"/>
        </w:rPr>
        <w:t xml:space="preserve"> </w:t>
      </w:r>
      <w:r w:rsidR="004D3AAE" w:rsidRPr="0024633A">
        <w:rPr>
          <w:rFonts w:eastAsia="Times New Roman" w:cs="Tahoma"/>
          <w:color w:val="auto"/>
        </w:rPr>
        <w:t xml:space="preserve">for compliance </w:t>
      </w:r>
      <w:r w:rsidR="00B2512B" w:rsidRPr="0024633A">
        <w:rPr>
          <w:rFonts w:eastAsia="Times New Roman" w:cs="Tahoma"/>
          <w:color w:val="auto"/>
        </w:rPr>
        <w:t>is made at the installation phase by the installer.</w:t>
      </w:r>
      <w:r w:rsidR="005479DF" w:rsidRPr="0024633A">
        <w:rPr>
          <w:rFonts w:eastAsia="Times New Roman" w:cs="Tahoma"/>
          <w:color w:val="auto"/>
        </w:rPr>
        <w:t xml:space="preserve"> </w:t>
      </w:r>
      <w:proofErr w:type="gramStart"/>
      <w:r w:rsidR="005457DE" w:rsidRPr="0024633A">
        <w:rPr>
          <w:rFonts w:eastAsia="Times New Roman" w:cs="Tahoma"/>
          <w:color w:val="auto"/>
        </w:rPr>
        <w:t>Thus</w:t>
      </w:r>
      <w:proofErr w:type="gramEnd"/>
      <w:r w:rsidR="00391E8F" w:rsidRPr="0024633A">
        <w:rPr>
          <w:rFonts w:eastAsia="Times New Roman" w:cs="Tahoma"/>
          <w:color w:val="auto"/>
        </w:rPr>
        <w:t xml:space="preserve"> for</w:t>
      </w:r>
      <w:r w:rsidR="005457DE" w:rsidRPr="0024633A">
        <w:rPr>
          <w:rFonts w:eastAsia="Times New Roman" w:cs="Tahoma"/>
          <w:color w:val="auto"/>
        </w:rPr>
        <w:t xml:space="preserve"> </w:t>
      </w:r>
      <w:r w:rsidR="00391E8F" w:rsidRPr="0024633A">
        <w:rPr>
          <w:rFonts w:eastAsia="Times New Roman" w:cs="Tahoma"/>
          <w:color w:val="auto"/>
        </w:rPr>
        <w:t>the procedure for registering</w:t>
      </w:r>
      <w:r w:rsidR="005457DE" w:rsidRPr="0024633A">
        <w:rPr>
          <w:rFonts w:eastAsia="Times New Roman" w:cs="Tahoma"/>
          <w:color w:val="auto"/>
        </w:rPr>
        <w:t xml:space="preserve"> a CF2R-MCH-25b compliance document </w:t>
      </w:r>
      <w:r w:rsidR="00B2512B" w:rsidRPr="0024633A">
        <w:rPr>
          <w:rFonts w:eastAsia="Times New Roman" w:cs="Tahoma"/>
          <w:color w:val="auto"/>
        </w:rPr>
        <w:t>(refrigerant charge verification using the subcooling procedure)</w:t>
      </w:r>
      <w:r w:rsidR="005457DE" w:rsidRPr="0024633A">
        <w:rPr>
          <w:rFonts w:eastAsia="Times New Roman" w:cs="Tahoma"/>
          <w:color w:val="auto"/>
        </w:rPr>
        <w:t>, t</w:t>
      </w:r>
      <w:r w:rsidR="00587DB2" w:rsidRPr="0024633A">
        <w:rPr>
          <w:rFonts w:eastAsia="Times New Roman" w:cs="Tahoma"/>
          <w:color w:val="auto"/>
        </w:rPr>
        <w:t xml:space="preserve">he Data Registry must require registration of a CF2R-MCH-01 that indicates which method of compliance was chosen by the installer for airflow rate compliance (MCH-28 or MCH-23) and also </w:t>
      </w:r>
      <w:r w:rsidR="00B2512B" w:rsidRPr="0024633A">
        <w:rPr>
          <w:rFonts w:eastAsia="Times New Roman" w:cs="Tahoma"/>
          <w:color w:val="auto"/>
        </w:rPr>
        <w:t xml:space="preserve">must require </w:t>
      </w:r>
      <w:r w:rsidR="004D3AAE" w:rsidRPr="0024633A">
        <w:rPr>
          <w:rFonts w:eastAsia="Times New Roman" w:cs="Tahoma"/>
          <w:color w:val="auto"/>
        </w:rPr>
        <w:t xml:space="preserve">registration of </w:t>
      </w:r>
      <w:r w:rsidR="00D27F13" w:rsidRPr="0024633A">
        <w:rPr>
          <w:rFonts w:eastAsia="Times New Roman" w:cs="Tahoma"/>
          <w:color w:val="auto"/>
        </w:rPr>
        <w:t>the applicable CF2R-MCH-23 or</w:t>
      </w:r>
      <w:r w:rsidR="00587DB2" w:rsidRPr="0024633A">
        <w:rPr>
          <w:rFonts w:eastAsia="Times New Roman" w:cs="Tahoma"/>
          <w:color w:val="auto"/>
        </w:rPr>
        <w:t xml:space="preserve"> CF2R-MCH-28</w:t>
      </w:r>
      <w:r w:rsidR="00D27F13" w:rsidRPr="0024633A">
        <w:rPr>
          <w:rFonts w:eastAsia="Times New Roman" w:cs="Tahoma"/>
          <w:color w:val="auto"/>
        </w:rPr>
        <w:t xml:space="preserve"> as prerequi</w:t>
      </w:r>
      <w:r w:rsidR="00B2512B" w:rsidRPr="0024633A">
        <w:rPr>
          <w:rFonts w:eastAsia="Times New Roman" w:cs="Tahoma"/>
          <w:color w:val="auto"/>
        </w:rPr>
        <w:t>site to allowing the CF2R-MCH-2</w:t>
      </w:r>
      <w:r w:rsidR="009F46D5" w:rsidRPr="0024633A">
        <w:rPr>
          <w:rFonts w:eastAsia="Times New Roman" w:cs="Tahoma"/>
          <w:color w:val="auto"/>
        </w:rPr>
        <w:t>5b</w:t>
      </w:r>
      <w:r w:rsidR="00B2512B" w:rsidRPr="0024633A">
        <w:rPr>
          <w:rFonts w:eastAsia="Times New Roman" w:cs="Tahoma"/>
          <w:color w:val="auto"/>
        </w:rPr>
        <w:t xml:space="preserve"> to be registered</w:t>
      </w:r>
      <w:r w:rsidR="00587DB2" w:rsidRPr="0024633A">
        <w:rPr>
          <w:rFonts w:eastAsia="Times New Roman" w:cs="Tahoma"/>
          <w:color w:val="auto"/>
        </w:rPr>
        <w:t>.</w:t>
      </w:r>
    </w:p>
    <w:p w14:paraId="411E1190" w14:textId="49B81229" w:rsidR="00073293" w:rsidRPr="0024633A" w:rsidRDefault="00073293" w:rsidP="00073293">
      <w:pPr>
        <w:pStyle w:val="ListParagraph"/>
        <w:widowControl w:val="0"/>
        <w:spacing w:before="240" w:after="0"/>
        <w:contextualSpacing w:val="0"/>
        <w:rPr>
          <w:rFonts w:eastAsia="Times New Roman" w:cs="Tahoma"/>
          <w:color w:val="auto"/>
        </w:rPr>
      </w:pPr>
      <w:r w:rsidRPr="0024633A">
        <w:rPr>
          <w:rFonts w:eastAsia="Times New Roman" w:cs="Tahoma"/>
          <w:color w:val="auto"/>
        </w:rPr>
        <w:t xml:space="preserve">From data field E03 on the </w:t>
      </w:r>
      <w:del w:id="1327" w:author="Author">
        <w:r w:rsidRPr="0024633A" w:rsidDel="00353104">
          <w:rPr>
            <w:rFonts w:eastAsia="Times New Roman" w:cs="Tahoma"/>
            <w:color w:val="auto"/>
          </w:rPr>
          <w:delText>2019</w:delText>
        </w:r>
      </w:del>
      <w:ins w:id="1328" w:author="Author">
        <w:r w:rsidR="00353104" w:rsidRPr="0024633A">
          <w:rPr>
            <w:rFonts w:eastAsia="Times New Roman" w:cs="Tahoma"/>
            <w:color w:val="auto"/>
          </w:rPr>
          <w:t>20</w:t>
        </w:r>
        <w:r w:rsidR="00353104">
          <w:rPr>
            <w:rFonts w:eastAsia="Times New Roman" w:cs="Tahoma"/>
            <w:color w:val="auto"/>
          </w:rPr>
          <w:t>22</w:t>
        </w:r>
      </w:ins>
      <w:r w:rsidRPr="0024633A">
        <w:rPr>
          <w:rFonts w:eastAsia="Times New Roman" w:cs="Tahoma"/>
          <w:color w:val="auto"/>
        </w:rPr>
        <w:t>-CF2R-MCH-25b</w:t>
      </w:r>
      <w:ins w:id="1329" w:author="Haider Alhabibi" w:date="2022-01-28T19:41:00Z">
        <w:r w:rsidR="000E343D">
          <w:rPr>
            <w:rFonts w:eastAsia="Times New Roman" w:cs="Tahoma"/>
            <w:color w:val="auto"/>
          </w:rPr>
          <w:t>-H</w:t>
        </w:r>
      </w:ins>
      <w:r w:rsidRPr="0024633A">
        <w:rPr>
          <w:rFonts w:eastAsia="Times New Roman" w:cs="Tahoma"/>
          <w:color w:val="auto"/>
        </w:rPr>
        <w:t>:</w:t>
      </w:r>
    </w:p>
    <w:tbl>
      <w:tblPr>
        <w:tblStyle w:val="TableGrid1"/>
        <w:tblW w:w="4992" w:type="pct"/>
        <w:tblLook w:val="0020" w:firstRow="1" w:lastRow="0" w:firstColumn="0" w:lastColumn="0" w:noHBand="0" w:noVBand="0"/>
      </w:tblPr>
      <w:tblGrid>
        <w:gridCol w:w="406"/>
        <w:gridCol w:w="4549"/>
        <w:gridCol w:w="4955"/>
      </w:tblGrid>
      <w:tr w:rsidR="007F4C65" w:rsidRPr="0024633A" w14:paraId="0DA7806B" w14:textId="77777777" w:rsidTr="0048665E">
        <w:trPr>
          <w:trHeight w:val="233"/>
        </w:trPr>
        <w:tc>
          <w:tcPr>
            <w:tcW w:w="205" w:type="pct"/>
          </w:tcPr>
          <w:p w14:paraId="6F3DB545" w14:textId="0EF96B33" w:rsidR="007F4C65" w:rsidRPr="0024633A" w:rsidRDefault="007F4C65" w:rsidP="00984A23">
            <w:pPr>
              <w:keepNext/>
              <w:spacing w:after="0" w:line="240" w:lineRule="auto"/>
              <w:ind w:left="-187"/>
              <w:jc w:val="center"/>
              <w:rPr>
                <w:rFonts w:eastAsia="Times New Roman" w:cs="Tahoma"/>
                <w:color w:val="auto"/>
                <w:sz w:val="24"/>
                <w:szCs w:val="20"/>
              </w:rPr>
            </w:pPr>
            <w:r w:rsidRPr="0024633A">
              <w:rPr>
                <w:rFonts w:eastAsia="Times New Roman" w:cs="Tahoma"/>
                <w:color w:val="auto"/>
                <w:sz w:val="24"/>
                <w:szCs w:val="20"/>
              </w:rPr>
              <w:lastRenderedPageBreak/>
              <w:t>0</w:t>
            </w:r>
            <w:r w:rsidR="002D2CCB" w:rsidRPr="0024633A">
              <w:rPr>
                <w:rFonts w:eastAsia="Times New Roman" w:cs="Tahoma"/>
                <w:color w:val="auto"/>
                <w:sz w:val="24"/>
                <w:szCs w:val="20"/>
              </w:rPr>
              <w:t>3</w:t>
            </w:r>
          </w:p>
        </w:tc>
        <w:tc>
          <w:tcPr>
            <w:tcW w:w="2295" w:type="pct"/>
          </w:tcPr>
          <w:p w14:paraId="2D6009E2" w14:textId="77777777" w:rsidR="007F4C65" w:rsidRPr="0024633A" w:rsidRDefault="007F4C65" w:rsidP="00984A23">
            <w:pPr>
              <w:keepNext/>
              <w:spacing w:after="0" w:line="240" w:lineRule="auto"/>
              <w:rPr>
                <w:rFonts w:eastAsia="Times New Roman" w:cs="Tahoma"/>
                <w:color w:val="auto"/>
                <w:sz w:val="24"/>
                <w:szCs w:val="20"/>
              </w:rPr>
            </w:pPr>
            <w:r w:rsidRPr="0024633A">
              <w:rPr>
                <w:rFonts w:eastAsia="Times New Roman" w:cs="Tahoma"/>
                <w:color w:val="auto"/>
                <w:sz w:val="24"/>
                <w:szCs w:val="20"/>
              </w:rPr>
              <w:t>System Airflow Rate Verification Status</w:t>
            </w:r>
          </w:p>
        </w:tc>
        <w:tc>
          <w:tcPr>
            <w:tcW w:w="2500" w:type="pct"/>
          </w:tcPr>
          <w:p w14:paraId="7A41DFF9" w14:textId="77777777" w:rsidR="002D2CCB" w:rsidRPr="0024633A" w:rsidRDefault="002D2CCB" w:rsidP="00574EDC">
            <w:pPr>
              <w:keepNext/>
              <w:spacing w:after="0"/>
              <w:rPr>
                <w:rFonts w:cs="Tahoma"/>
                <w:sz w:val="24"/>
                <w:szCs w:val="18"/>
              </w:rPr>
            </w:pPr>
            <w:r w:rsidRPr="0024633A">
              <w:rPr>
                <w:rFonts w:cs="Tahoma"/>
                <w:sz w:val="24"/>
                <w:szCs w:val="18"/>
              </w:rPr>
              <w:t xml:space="preserve">&lt;&lt;if the CF2R-MCH-01 indicates </w:t>
            </w:r>
            <w:proofErr w:type="gramStart"/>
            <w:r w:rsidRPr="0024633A">
              <w:rPr>
                <w:rFonts w:cs="Tahoma"/>
                <w:sz w:val="24"/>
                <w:szCs w:val="18"/>
              </w:rPr>
              <w:t>a</w:t>
            </w:r>
            <w:proofErr w:type="gramEnd"/>
            <w:r w:rsidRPr="0024633A">
              <w:rPr>
                <w:rFonts w:cs="Tahoma"/>
                <w:sz w:val="24"/>
                <w:szCs w:val="18"/>
              </w:rPr>
              <w:t xml:space="preserve"> MCH-28 is required for alternate minimum airflow rate compliance, then</w:t>
            </w:r>
          </w:p>
          <w:p w14:paraId="4C3A4AB4" w14:textId="77777777" w:rsidR="002D2CCB" w:rsidRPr="0024633A" w:rsidRDefault="002D2CCB" w:rsidP="00574EDC">
            <w:pPr>
              <w:keepNext/>
              <w:spacing w:after="0"/>
              <w:ind w:left="720"/>
              <w:rPr>
                <w:rFonts w:cs="Tahoma"/>
                <w:sz w:val="24"/>
                <w:szCs w:val="18"/>
              </w:rPr>
            </w:pPr>
            <w:r w:rsidRPr="0024633A">
              <w:rPr>
                <w:rFonts w:cs="Tahoma"/>
                <w:sz w:val="24"/>
                <w:szCs w:val="18"/>
              </w:rPr>
              <w:t>if the system has a registered CF2R-MCH-28 that indicates compliance with Table 150.0-B or C return duct design requirements, then result =</w:t>
            </w:r>
            <w:r w:rsidRPr="0024633A">
              <w:rPr>
                <w:rFonts w:cs="Tahoma"/>
                <w:b/>
                <w:sz w:val="24"/>
                <w:szCs w:val="18"/>
              </w:rPr>
              <w:t>system complies using Table 150.0-B or C alternative return duct design criteria</w:t>
            </w:r>
            <w:r w:rsidRPr="0024633A">
              <w:rPr>
                <w:rFonts w:cs="Tahoma"/>
                <w:sz w:val="24"/>
                <w:szCs w:val="18"/>
              </w:rPr>
              <w:t>.</w:t>
            </w:r>
          </w:p>
          <w:p w14:paraId="7350CB8E" w14:textId="77777777" w:rsidR="002D2CCB" w:rsidRPr="0024633A" w:rsidRDefault="002D2CCB" w:rsidP="00574EDC">
            <w:pPr>
              <w:keepNext/>
              <w:spacing w:after="0"/>
              <w:ind w:left="720"/>
              <w:rPr>
                <w:rFonts w:cs="Tahoma"/>
                <w:sz w:val="24"/>
                <w:szCs w:val="18"/>
              </w:rPr>
            </w:pPr>
            <w:r w:rsidRPr="0024633A">
              <w:rPr>
                <w:rFonts w:cs="Tahoma"/>
                <w:sz w:val="24"/>
                <w:szCs w:val="18"/>
              </w:rPr>
              <w:t>else result=</w:t>
            </w:r>
            <w:r w:rsidRPr="0024633A">
              <w:rPr>
                <w:rFonts w:cs="Tahoma"/>
                <w:b/>
                <w:sz w:val="24"/>
                <w:szCs w:val="18"/>
              </w:rPr>
              <w:t xml:space="preserve">System does not comply.  A registered CF2R-MCH-28 is required </w:t>
            </w:r>
            <w:r w:rsidRPr="0024633A">
              <w:rPr>
                <w:rFonts w:cs="Tahoma"/>
                <w:sz w:val="24"/>
                <w:szCs w:val="18"/>
              </w:rPr>
              <w:t>(do not allow this MCH-25 to be registered).</w:t>
            </w:r>
          </w:p>
          <w:p w14:paraId="7D9E0390" w14:textId="77777777" w:rsidR="002D2CCB" w:rsidRPr="0024633A" w:rsidRDefault="002D2CCB" w:rsidP="00574EDC">
            <w:pPr>
              <w:keepNext/>
              <w:spacing w:after="0"/>
              <w:rPr>
                <w:rFonts w:cs="Tahoma"/>
                <w:sz w:val="24"/>
                <w:szCs w:val="18"/>
              </w:rPr>
            </w:pPr>
            <w:r w:rsidRPr="0024633A">
              <w:rPr>
                <w:rFonts w:cs="Tahoma"/>
                <w:sz w:val="24"/>
                <w:szCs w:val="18"/>
                <w:u w:val="single"/>
              </w:rPr>
              <w:t>else</w:t>
            </w:r>
            <w:r w:rsidRPr="0024633A">
              <w:rPr>
                <w:rFonts w:cs="Tahoma"/>
                <w:sz w:val="24"/>
                <w:szCs w:val="18"/>
              </w:rPr>
              <w:t xml:space="preserve">if the CF2R-MCH-01 indicates </w:t>
            </w:r>
            <w:proofErr w:type="gramStart"/>
            <w:r w:rsidRPr="0024633A">
              <w:rPr>
                <w:rFonts w:cs="Tahoma"/>
                <w:sz w:val="24"/>
                <w:szCs w:val="18"/>
              </w:rPr>
              <w:t>a</w:t>
            </w:r>
            <w:proofErr w:type="gramEnd"/>
            <w:r w:rsidRPr="0024633A">
              <w:rPr>
                <w:rFonts w:cs="Tahoma"/>
                <w:sz w:val="24"/>
                <w:szCs w:val="18"/>
              </w:rPr>
              <w:t xml:space="preserve"> MCH-23 is required for minimum airflow rate compliance, then</w:t>
            </w:r>
          </w:p>
          <w:p w14:paraId="31FBAA9E" w14:textId="77777777" w:rsidR="002D2CCB" w:rsidRPr="0024633A" w:rsidRDefault="002D2CCB" w:rsidP="00574EDC">
            <w:pPr>
              <w:keepNext/>
              <w:spacing w:after="0"/>
              <w:ind w:left="720"/>
              <w:rPr>
                <w:rFonts w:cs="Tahoma"/>
                <w:sz w:val="24"/>
                <w:szCs w:val="18"/>
              </w:rPr>
            </w:pPr>
            <w:r w:rsidRPr="0024633A">
              <w:rPr>
                <w:rFonts w:cs="Tahoma"/>
                <w:sz w:val="24"/>
                <w:szCs w:val="18"/>
              </w:rPr>
              <w:t xml:space="preserve">if this system has a registered CF2R-MCH-23a or CF2R-MCH-23b that meets the compliance criterion in E02, then result = </w:t>
            </w:r>
            <w:r w:rsidRPr="0024633A">
              <w:rPr>
                <w:rFonts w:cs="Tahoma"/>
                <w:b/>
                <w:sz w:val="24"/>
                <w:szCs w:val="18"/>
              </w:rPr>
              <w:t xml:space="preserve">System complies with minimum airflow rate </w:t>
            </w:r>
            <w:proofErr w:type="gramStart"/>
            <w:r w:rsidRPr="0024633A">
              <w:rPr>
                <w:rFonts w:cs="Tahoma"/>
                <w:b/>
                <w:sz w:val="24"/>
                <w:szCs w:val="18"/>
              </w:rPr>
              <w:t>requirements</w:t>
            </w:r>
            <w:r w:rsidRPr="0024633A">
              <w:rPr>
                <w:rFonts w:cs="Tahoma"/>
                <w:sz w:val="24"/>
                <w:szCs w:val="18"/>
              </w:rPr>
              <w:t>;</w:t>
            </w:r>
            <w:proofErr w:type="gramEnd"/>
          </w:p>
          <w:p w14:paraId="1ECD3A41" w14:textId="77777777" w:rsidR="002D2CCB" w:rsidRPr="0024633A" w:rsidRDefault="002D2CCB" w:rsidP="00574EDC">
            <w:pPr>
              <w:keepNext/>
              <w:spacing w:after="0"/>
              <w:ind w:left="720"/>
              <w:rPr>
                <w:rFonts w:cs="Tahoma"/>
                <w:sz w:val="24"/>
                <w:szCs w:val="18"/>
              </w:rPr>
            </w:pPr>
            <w:r w:rsidRPr="0024633A">
              <w:rPr>
                <w:rFonts w:cs="Tahoma"/>
                <w:sz w:val="24"/>
                <w:szCs w:val="18"/>
              </w:rPr>
              <w:t>elseif A10=Alteration, then</w:t>
            </w:r>
          </w:p>
          <w:p w14:paraId="424094B3" w14:textId="77777777" w:rsidR="002D2CCB" w:rsidRPr="0024633A" w:rsidRDefault="002D2CCB" w:rsidP="00574EDC">
            <w:pPr>
              <w:keepNext/>
              <w:spacing w:after="0"/>
              <w:ind w:left="1440"/>
              <w:rPr>
                <w:rFonts w:cs="Tahoma"/>
                <w:sz w:val="24"/>
                <w:szCs w:val="18"/>
              </w:rPr>
            </w:pPr>
            <w:r w:rsidRPr="0024633A">
              <w:rPr>
                <w:rFonts w:cs="Tahoma"/>
                <w:sz w:val="24"/>
                <w:szCs w:val="18"/>
              </w:rPr>
              <w:t>if the system complies with the alternative airflow compliance method on a registered CF2R-MCH23</w:t>
            </w:r>
            <w:proofErr w:type="gramStart"/>
            <w:r w:rsidRPr="0024633A">
              <w:rPr>
                <w:rFonts w:cs="Tahoma"/>
                <w:sz w:val="24"/>
                <w:szCs w:val="18"/>
              </w:rPr>
              <w:t>c;  then</w:t>
            </w:r>
            <w:proofErr w:type="gramEnd"/>
            <w:r w:rsidRPr="0024633A">
              <w:rPr>
                <w:rFonts w:cs="Tahoma"/>
                <w:sz w:val="24"/>
                <w:szCs w:val="18"/>
              </w:rPr>
              <w:t xml:space="preserve"> result =</w:t>
            </w:r>
            <w:r w:rsidRPr="0024633A">
              <w:rPr>
                <w:rFonts w:cs="Tahoma"/>
                <w:b/>
                <w:sz w:val="24"/>
                <w:szCs w:val="18"/>
              </w:rPr>
              <w:t>system complies using the alternative remedial actions specified in RA3.3.3.1.5</w:t>
            </w:r>
            <w:r w:rsidRPr="0024633A">
              <w:rPr>
                <w:rFonts w:cs="Tahoma"/>
                <w:sz w:val="24"/>
                <w:szCs w:val="18"/>
              </w:rPr>
              <w:t xml:space="preserve">. </w:t>
            </w:r>
            <w:r w:rsidRPr="0024633A">
              <w:rPr>
                <w:rFonts w:cs="Tahoma"/>
                <w:b/>
                <w:sz w:val="24"/>
                <w:szCs w:val="18"/>
              </w:rPr>
              <w:t>This System does not qualify for Group Sampling.</w:t>
            </w:r>
          </w:p>
          <w:p w14:paraId="2967C96F" w14:textId="594A94F9" w:rsidR="007F4C65" w:rsidRPr="0024633A" w:rsidRDefault="002D2CCB" w:rsidP="00574EDC">
            <w:pPr>
              <w:keepNext/>
              <w:spacing w:after="0" w:line="240" w:lineRule="auto"/>
              <w:rPr>
                <w:rFonts w:eastAsia="Times New Roman" w:cs="Tahoma"/>
                <w:color w:val="auto"/>
                <w:sz w:val="24"/>
                <w:szCs w:val="20"/>
              </w:rPr>
            </w:pPr>
            <w:r w:rsidRPr="0024633A">
              <w:rPr>
                <w:rFonts w:cs="Tahoma"/>
                <w:sz w:val="24"/>
                <w:szCs w:val="18"/>
              </w:rPr>
              <w:t>else result=</w:t>
            </w:r>
            <w:r w:rsidRPr="0024633A">
              <w:rPr>
                <w:rFonts w:cs="Tahoma"/>
                <w:b/>
                <w:sz w:val="24"/>
                <w:szCs w:val="18"/>
              </w:rPr>
              <w:t xml:space="preserve">System does not comply. A registered CF2R-MCH-23 for this system is </w:t>
            </w:r>
            <w:proofErr w:type="gramStart"/>
            <w:r w:rsidRPr="0024633A">
              <w:rPr>
                <w:rFonts w:cs="Tahoma"/>
                <w:b/>
                <w:sz w:val="24"/>
                <w:szCs w:val="18"/>
              </w:rPr>
              <w:t xml:space="preserve">required </w:t>
            </w:r>
            <w:r w:rsidRPr="0024633A">
              <w:rPr>
                <w:rFonts w:cs="Tahoma"/>
                <w:sz w:val="24"/>
                <w:szCs w:val="18"/>
              </w:rPr>
              <w:t>.</w:t>
            </w:r>
            <w:proofErr w:type="gramEnd"/>
            <w:r w:rsidRPr="0024633A">
              <w:rPr>
                <w:rFonts w:cs="Tahoma"/>
                <w:sz w:val="24"/>
                <w:szCs w:val="18"/>
              </w:rPr>
              <w:t xml:space="preserve"> (</w:t>
            </w:r>
            <w:proofErr w:type="gramStart"/>
            <w:r w:rsidRPr="0024633A">
              <w:rPr>
                <w:rFonts w:cs="Tahoma"/>
                <w:sz w:val="24"/>
                <w:szCs w:val="18"/>
              </w:rPr>
              <w:t>do</w:t>
            </w:r>
            <w:proofErr w:type="gramEnd"/>
            <w:r w:rsidRPr="0024633A">
              <w:rPr>
                <w:rFonts w:cs="Tahoma"/>
                <w:sz w:val="24"/>
                <w:szCs w:val="18"/>
              </w:rPr>
              <w:t xml:space="preserve"> not allow this MCH-25 to be registered)&gt;&gt;</w:t>
            </w:r>
          </w:p>
        </w:tc>
      </w:tr>
    </w:tbl>
    <w:p w14:paraId="6DF63B38" w14:textId="77777777" w:rsidR="007F4C65" w:rsidRPr="0024633A" w:rsidRDefault="007F4C65" w:rsidP="00F401EE">
      <w:pPr>
        <w:pStyle w:val="ListParagraph"/>
        <w:rPr>
          <w:rFonts w:eastAsia="Times New Roman" w:cs="Tahoma"/>
          <w:color w:val="auto"/>
          <w:sz w:val="20"/>
          <w:szCs w:val="20"/>
        </w:rPr>
      </w:pPr>
    </w:p>
    <w:p w14:paraId="11F1F5AD" w14:textId="77B39757" w:rsidR="007407C2" w:rsidRPr="00B75399" w:rsidRDefault="007407C2" w:rsidP="00984A23">
      <w:pPr>
        <w:pStyle w:val="Heading3"/>
        <w:tabs>
          <w:tab w:val="clear" w:pos="900"/>
          <w:tab w:val="left" w:pos="720"/>
        </w:tabs>
        <w:spacing w:after="240"/>
        <w:rPr>
          <w:ins w:id="1330" w:author="Author"/>
          <w:rFonts w:ascii="Tahoma" w:hAnsi="Tahoma" w:cs="Tahoma"/>
          <w:b/>
          <w:i w:val="0"/>
          <w:sz w:val="24"/>
        </w:rPr>
      </w:pPr>
      <w:bookmarkStart w:id="1331" w:name="_Toc96009519"/>
      <w:bookmarkStart w:id="1332" w:name="_Toc418094498"/>
      <w:ins w:id="1333" w:author="Author">
        <w:r w:rsidRPr="00B75399">
          <w:rPr>
            <w:rFonts w:ascii="Tahoma" w:hAnsi="Tahoma" w:cs="Tahoma"/>
            <w:b/>
            <w:i w:val="0"/>
            <w:sz w:val="24"/>
          </w:rPr>
          <w:lastRenderedPageBreak/>
          <w:t>Data Field Definition Rules for Low-Rise Multifamily Certificate of Compliance Documents</w:t>
        </w:r>
        <w:bookmarkEnd w:id="1331"/>
      </w:ins>
    </w:p>
    <w:p w14:paraId="0BF53F21" w14:textId="699B1918" w:rsidR="007407C2" w:rsidRDefault="007407C2" w:rsidP="001A1BF4">
      <w:pPr>
        <w:pStyle w:val="ListParagraph"/>
        <w:spacing w:after="240"/>
        <w:contextualSpacing w:val="0"/>
        <w:rPr>
          <w:ins w:id="1334" w:author="Author"/>
          <w:rFonts w:eastAsia="Times New Roman" w:cs="Tahoma"/>
          <w:color w:val="auto"/>
        </w:rPr>
      </w:pPr>
      <w:ins w:id="1335" w:author="Author">
        <w:r w:rsidRPr="007407C2">
          <w:rPr>
            <w:rFonts w:cs="Tahoma"/>
            <w:szCs w:val="24"/>
          </w:rPr>
          <w:t xml:space="preserve">For the </w:t>
        </w:r>
        <w:r w:rsidR="001A1BF4">
          <w:rPr>
            <w:rFonts w:cs="Tahoma"/>
            <w:szCs w:val="24"/>
          </w:rPr>
          <w:t>Certificate of Compliance and Certificate of Installation documents not related to HERS measures</w:t>
        </w:r>
      </w:ins>
      <w:ins w:id="1336" w:author="Armando Ramirez" w:date="2022-02-07T12:42:00Z">
        <w:r w:rsidR="00CC3AEA">
          <w:rPr>
            <w:rFonts w:cs="Tahoma"/>
            <w:szCs w:val="24"/>
          </w:rPr>
          <w:t xml:space="preserve"> (indicated by the -E suffix)</w:t>
        </w:r>
      </w:ins>
      <w:ins w:id="1337" w:author="Author">
        <w:r w:rsidRPr="007407C2">
          <w:rPr>
            <w:rFonts w:cs="Tahoma"/>
            <w:szCs w:val="24"/>
          </w:rPr>
          <w:t xml:space="preserve">, </w:t>
        </w:r>
        <w:r>
          <w:rPr>
            <w:rFonts w:eastAsia="Times New Roman" w:cs="Tahoma"/>
            <w:color w:val="auto"/>
          </w:rPr>
          <w:t>d</w:t>
        </w:r>
        <w:r w:rsidRPr="0024633A">
          <w:rPr>
            <w:rFonts w:eastAsia="Times New Roman" w:cs="Tahoma"/>
            <w:color w:val="auto"/>
          </w:rPr>
          <w:t xml:space="preserve">ocument registration prerequisite rules may be embedded in the data field definition rules for a certain field contained in a compliance document as detailed in the </w:t>
        </w:r>
        <w:r>
          <w:rPr>
            <w:rFonts w:eastAsia="Times New Roman" w:cs="Tahoma"/>
            <w:color w:val="auto"/>
          </w:rPr>
          <w:t>mockup</w:t>
        </w:r>
        <w:r w:rsidR="00ED0C17">
          <w:rPr>
            <w:rFonts w:eastAsia="Times New Roman" w:cs="Tahoma"/>
            <w:color w:val="auto"/>
          </w:rPr>
          <w:t>s</w:t>
        </w:r>
        <w:r w:rsidRPr="0024633A">
          <w:rPr>
            <w:rFonts w:eastAsia="Times New Roman" w:cs="Tahoma"/>
            <w:color w:val="auto"/>
          </w:rPr>
          <w:t xml:space="preserve"> in Appendix A. For example, fields for which the results are calculated utilizing </w:t>
        </w:r>
        <w:del w:id="1338" w:author="Armando Ramirez" w:date="2022-02-07T12:43:00Z">
          <w:r w:rsidRPr="0024633A" w:rsidDel="002546A0">
            <w:rPr>
              <w:rFonts w:eastAsia="Times New Roman" w:cs="Tahoma"/>
              <w:color w:val="auto"/>
            </w:rPr>
            <w:delText>data</w:delText>
          </w:r>
        </w:del>
      </w:ins>
      <w:ins w:id="1339" w:author="Armando Ramirez" w:date="2022-02-07T12:43:00Z">
        <w:r w:rsidR="002546A0">
          <w:rPr>
            <w:rFonts w:eastAsia="Times New Roman" w:cs="Tahoma"/>
            <w:color w:val="auto"/>
          </w:rPr>
          <w:t>values</w:t>
        </w:r>
      </w:ins>
      <w:ins w:id="1340" w:author="Author">
        <w:r w:rsidRPr="0024633A">
          <w:rPr>
            <w:rFonts w:eastAsia="Times New Roman" w:cs="Tahoma"/>
            <w:color w:val="auto"/>
          </w:rPr>
          <w:t xml:space="preserve"> referenced from another compliance document </w:t>
        </w:r>
        <w:r w:rsidR="004E1134">
          <w:rPr>
            <w:rFonts w:eastAsia="Times New Roman" w:cs="Tahoma"/>
            <w:color w:val="auto"/>
          </w:rPr>
          <w:t xml:space="preserve">or field </w:t>
        </w:r>
        <w:r w:rsidRPr="0024633A">
          <w:rPr>
            <w:rFonts w:eastAsia="Times New Roman" w:cs="Tahoma"/>
            <w:color w:val="auto"/>
          </w:rPr>
          <w:t xml:space="preserve">cannot be completed until the other source has been completed. </w:t>
        </w:r>
      </w:ins>
    </w:p>
    <w:p w14:paraId="0DEFCFCA" w14:textId="74D04695" w:rsidR="00353104" w:rsidRDefault="00353104" w:rsidP="001A1BF4">
      <w:pPr>
        <w:pStyle w:val="ListParagraph"/>
        <w:spacing w:after="240"/>
        <w:contextualSpacing w:val="0"/>
        <w:rPr>
          <w:ins w:id="1341" w:author="Author"/>
          <w:rFonts w:eastAsia="Times New Roman" w:cs="Tahoma"/>
          <w:color w:val="auto"/>
        </w:rPr>
      </w:pPr>
      <w:ins w:id="1342" w:author="Author">
        <w:r>
          <w:rPr>
            <w:rFonts w:eastAsia="Times New Roman" w:cs="Tahoma"/>
            <w:color w:val="auto"/>
          </w:rPr>
          <w:t>The data rules are located within the applicable Excel field</w:t>
        </w:r>
        <w:r w:rsidR="00095A1B">
          <w:rPr>
            <w:rFonts w:eastAsia="Times New Roman" w:cs="Tahoma"/>
            <w:color w:val="auto"/>
          </w:rPr>
          <w:t>s</w:t>
        </w:r>
        <w:r>
          <w:rPr>
            <w:rFonts w:eastAsia="Times New Roman" w:cs="Tahoma"/>
            <w:color w:val="auto"/>
          </w:rPr>
          <w:t xml:space="preserve"> and/or comments within the mockup. The fields are </w:t>
        </w:r>
        <w:r w:rsidR="00095A1B">
          <w:rPr>
            <w:rFonts w:eastAsia="Times New Roman" w:cs="Tahoma"/>
            <w:color w:val="auto"/>
          </w:rPr>
          <w:t xml:space="preserve">also </w:t>
        </w:r>
        <w:r>
          <w:rPr>
            <w:rFonts w:eastAsia="Times New Roman" w:cs="Tahoma"/>
            <w:color w:val="auto"/>
          </w:rPr>
          <w:t xml:space="preserve">color coded based on where the information is coming from (calculation, user input, </w:t>
        </w:r>
        <w:r w:rsidR="00095A1B">
          <w:rPr>
            <w:rFonts w:eastAsia="Times New Roman" w:cs="Tahoma"/>
            <w:color w:val="auto"/>
          </w:rPr>
          <w:t>etc.</w:t>
        </w:r>
        <w:r>
          <w:rPr>
            <w:rFonts w:eastAsia="Times New Roman" w:cs="Tahoma"/>
            <w:color w:val="auto"/>
          </w:rPr>
          <w:t>).</w:t>
        </w:r>
        <w:r w:rsidR="00095A1B">
          <w:rPr>
            <w:rFonts w:eastAsia="Times New Roman" w:cs="Tahoma"/>
            <w:color w:val="auto"/>
          </w:rPr>
          <w:t xml:space="preserve"> Calculations are found within the formula bar in Excel for each field that requires a calculation. </w:t>
        </w:r>
      </w:ins>
    </w:p>
    <w:p w14:paraId="65C10F1B" w14:textId="67CBAE63" w:rsidR="00095A1B" w:rsidRDefault="00095A1B" w:rsidP="00095A1B">
      <w:pPr>
        <w:pStyle w:val="ListParagraph"/>
        <w:spacing w:after="240"/>
        <w:contextualSpacing w:val="0"/>
        <w:rPr>
          <w:ins w:id="1343" w:author="Author"/>
          <w:rFonts w:eastAsia="Times New Roman" w:cs="Tahoma"/>
          <w:color w:val="auto"/>
        </w:rPr>
      </w:pPr>
      <w:ins w:id="1344" w:author="Author">
        <w:r>
          <w:rPr>
            <w:rFonts w:eastAsia="Times New Roman" w:cs="Tahoma"/>
            <w:color w:val="auto"/>
          </w:rPr>
          <w:t xml:space="preserve">The mockup also shows the table structure and formatting for the compliance documents with each tab </w:t>
        </w:r>
        <w:r w:rsidR="00F7310E">
          <w:rPr>
            <w:rFonts w:eastAsia="Times New Roman" w:cs="Tahoma"/>
            <w:color w:val="auto"/>
          </w:rPr>
          <w:t>containing</w:t>
        </w:r>
        <w:r>
          <w:rPr>
            <w:rFonts w:eastAsia="Times New Roman" w:cs="Tahoma"/>
            <w:color w:val="auto"/>
          </w:rPr>
          <w:t xml:space="preserve"> </w:t>
        </w:r>
        <w:r w:rsidR="00F7310E">
          <w:rPr>
            <w:rFonts w:eastAsia="Times New Roman" w:cs="Tahoma"/>
            <w:color w:val="auto"/>
          </w:rPr>
          <w:t>a</w:t>
        </w:r>
        <w:r>
          <w:rPr>
            <w:rFonts w:eastAsia="Times New Roman" w:cs="Tahoma"/>
            <w:color w:val="auto"/>
          </w:rPr>
          <w:t xml:space="preserve"> section. The highlighted </w:t>
        </w:r>
        <w:r w:rsidR="00F7310E">
          <w:rPr>
            <w:rFonts w:eastAsia="Times New Roman" w:cs="Tahoma"/>
            <w:color w:val="auto"/>
          </w:rPr>
          <w:t>components</w:t>
        </w:r>
        <w:r>
          <w:rPr>
            <w:rFonts w:eastAsia="Times New Roman" w:cs="Tahoma"/>
            <w:color w:val="auto"/>
          </w:rPr>
          <w:t xml:space="preserve"> are what </w:t>
        </w:r>
        <w:del w:id="1345" w:author="Armando Ramirez" w:date="2022-02-07T12:44:00Z">
          <w:r w:rsidDel="001B1292">
            <w:rPr>
              <w:rFonts w:eastAsia="Times New Roman" w:cs="Tahoma"/>
              <w:color w:val="auto"/>
            </w:rPr>
            <w:delText>was</w:delText>
          </w:r>
        </w:del>
      </w:ins>
      <w:ins w:id="1346" w:author="Armando Ramirez" w:date="2022-02-07T12:44:00Z">
        <w:r w:rsidR="001B1292">
          <w:rPr>
            <w:rFonts w:eastAsia="Times New Roman" w:cs="Tahoma"/>
            <w:color w:val="auto"/>
          </w:rPr>
          <w:t>were</w:t>
        </w:r>
      </w:ins>
      <w:ins w:id="1347" w:author="Author">
        <w:r>
          <w:rPr>
            <w:rFonts w:eastAsia="Times New Roman" w:cs="Tahoma"/>
            <w:color w:val="auto"/>
          </w:rPr>
          <w:t xml:space="preserve"> changed for the 2022 code cycle. </w:t>
        </w:r>
        <w:r w:rsidR="003F0F10">
          <w:rPr>
            <w:rFonts w:eastAsia="Times New Roman" w:cs="Tahoma"/>
            <w:color w:val="auto"/>
          </w:rPr>
          <w:t xml:space="preserve">Also, </w:t>
        </w:r>
        <w:r w:rsidR="0016403A">
          <w:rPr>
            <w:rFonts w:eastAsia="Times New Roman" w:cs="Tahoma"/>
            <w:color w:val="auto"/>
          </w:rPr>
          <w:t>sub tables</w:t>
        </w:r>
        <w:r w:rsidR="003F0F10">
          <w:rPr>
            <w:rFonts w:eastAsia="Times New Roman" w:cs="Tahoma"/>
            <w:color w:val="auto"/>
          </w:rPr>
          <w:t xml:space="preserve"> for each section are triggered based on previous</w:t>
        </w:r>
        <w:r w:rsidR="00F7310E">
          <w:rPr>
            <w:rFonts w:eastAsia="Times New Roman" w:cs="Tahoma"/>
            <w:color w:val="auto"/>
          </w:rPr>
          <w:t>ly</w:t>
        </w:r>
        <w:r w:rsidR="003F0F10">
          <w:rPr>
            <w:rFonts w:eastAsia="Times New Roman" w:cs="Tahoma"/>
            <w:color w:val="auto"/>
          </w:rPr>
          <w:t xml:space="preserve"> </w:t>
        </w:r>
        <w:r w:rsidR="00F7310E">
          <w:rPr>
            <w:rFonts w:eastAsia="Times New Roman" w:cs="Tahoma"/>
            <w:color w:val="auto"/>
          </w:rPr>
          <w:t xml:space="preserve">completed </w:t>
        </w:r>
        <w:r w:rsidR="003F0F10">
          <w:rPr>
            <w:rFonts w:eastAsia="Times New Roman" w:cs="Tahoma"/>
            <w:color w:val="auto"/>
          </w:rPr>
          <w:t xml:space="preserve">tables </w:t>
        </w:r>
        <w:r w:rsidR="0016403A">
          <w:rPr>
            <w:rFonts w:eastAsia="Times New Roman" w:cs="Tahoma"/>
            <w:color w:val="auto"/>
          </w:rPr>
          <w:t>and</w:t>
        </w:r>
        <w:r w:rsidR="00ED0C17">
          <w:rPr>
            <w:rFonts w:eastAsia="Times New Roman" w:cs="Tahoma"/>
            <w:color w:val="auto"/>
          </w:rPr>
          <w:t xml:space="preserve"> </w:t>
        </w:r>
        <w:r w:rsidR="0016403A">
          <w:rPr>
            <w:rFonts w:eastAsia="Times New Roman" w:cs="Tahoma"/>
            <w:color w:val="auto"/>
          </w:rPr>
          <w:t xml:space="preserve">fields </w:t>
        </w:r>
        <w:r w:rsidR="003F0F10">
          <w:rPr>
            <w:rFonts w:eastAsia="Times New Roman" w:cs="Tahoma"/>
            <w:color w:val="auto"/>
          </w:rPr>
          <w:t>within the compliance document.</w:t>
        </w:r>
      </w:ins>
    </w:p>
    <w:p w14:paraId="264055F4" w14:textId="0BF068FF" w:rsidR="001A1BF4" w:rsidRDefault="001A1BF4" w:rsidP="001A1BF4">
      <w:pPr>
        <w:pStyle w:val="ListParagraph"/>
        <w:spacing w:after="240"/>
        <w:contextualSpacing w:val="0"/>
        <w:rPr>
          <w:ins w:id="1348" w:author="Author"/>
          <w:rFonts w:eastAsia="Times New Roman" w:cs="Tahoma"/>
          <w:color w:val="auto"/>
        </w:rPr>
      </w:pPr>
      <w:ins w:id="1349" w:author="Author">
        <w:r>
          <w:rPr>
            <w:rFonts w:eastAsia="Times New Roman" w:cs="Tahoma"/>
            <w:color w:val="auto"/>
          </w:rPr>
          <w:t>From</w:t>
        </w:r>
        <w:r w:rsidR="00353104">
          <w:rPr>
            <w:rFonts w:eastAsia="Times New Roman" w:cs="Tahoma"/>
            <w:color w:val="auto"/>
          </w:rPr>
          <w:t xml:space="preserve"> Section P on the 2022-</w:t>
        </w:r>
        <w:r>
          <w:rPr>
            <w:rFonts w:eastAsia="Times New Roman" w:cs="Tahoma"/>
            <w:color w:val="auto"/>
          </w:rPr>
          <w:t>LMCC-</w:t>
        </w:r>
        <w:r w:rsidR="00353104">
          <w:rPr>
            <w:rFonts w:eastAsia="Times New Roman" w:cs="Tahoma"/>
            <w:color w:val="auto"/>
          </w:rPr>
          <w:t xml:space="preserve">LTI-E: </w:t>
        </w:r>
      </w:ins>
    </w:p>
    <w:p w14:paraId="20F8B94F" w14:textId="4CCBA447" w:rsidR="00353104" w:rsidRPr="001A1BF4" w:rsidRDefault="001456A4" w:rsidP="001A1BF4">
      <w:pPr>
        <w:pStyle w:val="ListParagraph"/>
        <w:spacing w:after="240"/>
        <w:contextualSpacing w:val="0"/>
        <w:rPr>
          <w:ins w:id="1350" w:author="Author"/>
          <w:rFonts w:eastAsia="Times New Roman" w:cs="Tahoma"/>
          <w:color w:val="auto"/>
        </w:rPr>
      </w:pPr>
      <w:ins w:id="1351" w:author="Author">
        <w:r>
          <w:rPr>
            <w:noProof/>
          </w:rPr>
          <w:drawing>
            <wp:inline distT="0" distB="0" distL="0" distR="0" wp14:anchorId="3BC1C003" wp14:editId="2CE0F2B4">
              <wp:extent cx="6309360" cy="1767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9360" cy="1767840"/>
                      </a:xfrm>
                      <a:prstGeom prst="rect">
                        <a:avLst/>
                      </a:prstGeom>
                    </pic:spPr>
                  </pic:pic>
                </a:graphicData>
              </a:graphic>
            </wp:inline>
          </w:drawing>
        </w:r>
      </w:ins>
    </w:p>
    <w:p w14:paraId="1A4AD5F2" w14:textId="102C6381" w:rsidR="00B74B50" w:rsidRPr="0024633A" w:rsidRDefault="00B74B50" w:rsidP="00984A23">
      <w:pPr>
        <w:pStyle w:val="Heading3"/>
        <w:tabs>
          <w:tab w:val="clear" w:pos="900"/>
          <w:tab w:val="left" w:pos="720"/>
        </w:tabs>
        <w:spacing w:after="240"/>
        <w:rPr>
          <w:rFonts w:ascii="Tahoma" w:hAnsi="Tahoma" w:cs="Tahoma"/>
          <w:b/>
          <w:i w:val="0"/>
          <w:sz w:val="24"/>
        </w:rPr>
      </w:pPr>
      <w:bookmarkStart w:id="1352" w:name="_Toc96009520"/>
      <w:r w:rsidRPr="0024633A">
        <w:rPr>
          <w:rFonts w:ascii="Tahoma" w:hAnsi="Tahoma" w:cs="Tahoma"/>
          <w:b/>
          <w:i w:val="0"/>
          <w:sz w:val="24"/>
        </w:rPr>
        <w:t>Data Security and Authentication Rules</w:t>
      </w:r>
      <w:r w:rsidR="00280D9E" w:rsidRPr="0024633A">
        <w:rPr>
          <w:rFonts w:ascii="Tahoma" w:hAnsi="Tahoma" w:cs="Tahoma"/>
          <w:b/>
          <w:i w:val="0"/>
          <w:sz w:val="24"/>
        </w:rPr>
        <w:t xml:space="preserve"> for </w:t>
      </w:r>
      <w:r w:rsidR="00347067" w:rsidRPr="0024633A">
        <w:rPr>
          <w:rFonts w:ascii="Tahoma" w:hAnsi="Tahoma" w:cs="Tahoma"/>
          <w:b/>
          <w:i w:val="0"/>
          <w:sz w:val="24"/>
        </w:rPr>
        <w:t xml:space="preserve">the </w:t>
      </w:r>
      <w:r w:rsidR="00280D9E" w:rsidRPr="0024633A">
        <w:rPr>
          <w:rFonts w:ascii="Tahoma" w:hAnsi="Tahoma" w:cs="Tahoma"/>
          <w:b/>
          <w:i w:val="0"/>
          <w:sz w:val="24"/>
        </w:rPr>
        <w:t>Performance Certificate of Compliance</w:t>
      </w:r>
      <w:r w:rsidR="00347067" w:rsidRPr="0024633A">
        <w:rPr>
          <w:rFonts w:ascii="Tahoma" w:hAnsi="Tahoma" w:cs="Tahoma"/>
          <w:b/>
          <w:i w:val="0"/>
          <w:sz w:val="24"/>
        </w:rPr>
        <w:t xml:space="preserve"> </w:t>
      </w:r>
      <w:r w:rsidR="00716FFB" w:rsidRPr="0024633A">
        <w:rPr>
          <w:rFonts w:ascii="Tahoma" w:hAnsi="Tahoma" w:cs="Tahoma"/>
          <w:b/>
          <w:i w:val="0"/>
          <w:sz w:val="24"/>
        </w:rPr>
        <w:t xml:space="preserve">Registration </w:t>
      </w:r>
      <w:r w:rsidR="00347067" w:rsidRPr="0024633A">
        <w:rPr>
          <w:rFonts w:ascii="Tahoma" w:hAnsi="Tahoma" w:cs="Tahoma"/>
          <w:b/>
          <w:i w:val="0"/>
          <w:sz w:val="24"/>
        </w:rPr>
        <w:t>Package</w:t>
      </w:r>
      <w:bookmarkEnd w:id="1332"/>
      <w:bookmarkEnd w:id="1352"/>
    </w:p>
    <w:p w14:paraId="43FE6F78" w14:textId="25D00748" w:rsidR="00354377" w:rsidRPr="0024633A" w:rsidRDefault="00C24FDE" w:rsidP="00984A23">
      <w:pPr>
        <w:pStyle w:val="ListParagraph"/>
        <w:spacing w:after="240"/>
        <w:contextualSpacing w:val="0"/>
        <w:rPr>
          <w:rFonts w:eastAsia="Times New Roman" w:cs="Tahoma"/>
          <w:color w:val="auto"/>
        </w:rPr>
      </w:pPr>
      <w:r w:rsidRPr="0024633A">
        <w:rPr>
          <w:rFonts w:eastAsia="Times New Roman" w:cs="Tahoma"/>
          <w:color w:val="auto"/>
        </w:rPr>
        <w:t>A</w:t>
      </w:r>
      <w:r w:rsidR="00582593" w:rsidRPr="0024633A">
        <w:rPr>
          <w:rFonts w:eastAsia="Times New Roman" w:cs="Tahoma"/>
          <w:color w:val="auto"/>
        </w:rPr>
        <w:t xml:space="preserve"> Data </w:t>
      </w:r>
      <w:r w:rsidR="000A28BB" w:rsidRPr="0024633A">
        <w:rPr>
          <w:rFonts w:eastAsia="Times New Roman" w:cs="Tahoma"/>
          <w:color w:val="auto"/>
        </w:rPr>
        <w:t xml:space="preserve">Registry </w:t>
      </w:r>
      <w:r w:rsidR="00582593" w:rsidRPr="0024633A">
        <w:rPr>
          <w:rFonts w:eastAsia="Times New Roman" w:cs="Tahoma"/>
          <w:color w:val="auto"/>
        </w:rPr>
        <w:t xml:space="preserve">is expected to </w:t>
      </w:r>
      <w:r w:rsidRPr="0024633A">
        <w:rPr>
          <w:rFonts w:eastAsia="Times New Roman" w:cs="Tahoma"/>
          <w:color w:val="auto"/>
        </w:rPr>
        <w:t>implement</w:t>
      </w:r>
      <w:r w:rsidR="00582593" w:rsidRPr="0024633A">
        <w:rPr>
          <w:rFonts w:eastAsia="Times New Roman" w:cs="Tahoma"/>
          <w:color w:val="auto"/>
        </w:rPr>
        <w:t xml:space="preserve"> data security and authentication </w:t>
      </w:r>
      <w:r w:rsidR="000B1363" w:rsidRPr="0024633A">
        <w:rPr>
          <w:rFonts w:eastAsia="Times New Roman" w:cs="Tahoma"/>
          <w:color w:val="auto"/>
        </w:rPr>
        <w:t xml:space="preserve">for </w:t>
      </w:r>
      <w:r w:rsidR="00716E6C" w:rsidRPr="0024633A">
        <w:rPr>
          <w:rFonts w:eastAsia="Times New Roman" w:cs="Tahoma"/>
          <w:color w:val="auto"/>
        </w:rPr>
        <w:t xml:space="preserve">processing of </w:t>
      </w:r>
      <w:r w:rsidR="000B1363" w:rsidRPr="0024633A">
        <w:rPr>
          <w:rFonts w:eastAsia="Times New Roman" w:cs="Tahoma"/>
          <w:color w:val="auto"/>
        </w:rPr>
        <w:t>the</w:t>
      </w:r>
      <w:r w:rsidR="00B56DD9" w:rsidRPr="0024633A">
        <w:rPr>
          <w:rFonts w:eastAsia="Times New Roman" w:cs="Tahoma"/>
          <w:color w:val="auto"/>
        </w:rPr>
        <w:t xml:space="preserve"> </w:t>
      </w:r>
      <w:r w:rsidR="00347067" w:rsidRPr="0024633A">
        <w:rPr>
          <w:rFonts w:eastAsia="Times New Roman" w:cs="Tahoma"/>
          <w:color w:val="auto"/>
        </w:rPr>
        <w:t>P</w:t>
      </w:r>
      <w:r w:rsidR="00B56DD9" w:rsidRPr="0024633A">
        <w:rPr>
          <w:rFonts w:eastAsia="Times New Roman" w:cs="Tahoma"/>
          <w:color w:val="auto"/>
        </w:rPr>
        <w:t xml:space="preserve">erformance Certificate of Compliance </w:t>
      </w:r>
      <w:r w:rsidR="00716FFB" w:rsidRPr="0024633A">
        <w:rPr>
          <w:rFonts w:eastAsia="Times New Roman" w:cs="Tahoma"/>
          <w:color w:val="auto"/>
        </w:rPr>
        <w:t xml:space="preserve">Registration </w:t>
      </w:r>
      <w:r w:rsidR="00A8316B" w:rsidRPr="0024633A">
        <w:rPr>
          <w:rFonts w:eastAsia="Times New Roman" w:cs="Tahoma"/>
          <w:color w:val="auto"/>
        </w:rPr>
        <w:t>P</w:t>
      </w:r>
      <w:r w:rsidR="00B56DD9" w:rsidRPr="0024633A">
        <w:rPr>
          <w:rFonts w:eastAsia="Times New Roman" w:cs="Tahoma"/>
          <w:color w:val="auto"/>
        </w:rPr>
        <w:t>ackage</w:t>
      </w:r>
      <w:r w:rsidR="001533B2" w:rsidRPr="0024633A">
        <w:rPr>
          <w:rFonts w:eastAsia="Times New Roman" w:cs="Tahoma"/>
          <w:color w:val="auto"/>
        </w:rPr>
        <w:t xml:space="preserve"> (</w:t>
      </w:r>
      <w:r w:rsidR="008768D7" w:rsidRPr="0024633A">
        <w:rPr>
          <w:rFonts w:eastAsia="Times New Roman" w:cs="Tahoma"/>
          <w:color w:val="auto"/>
        </w:rPr>
        <w:t xml:space="preserve">registration </w:t>
      </w:r>
      <w:r w:rsidR="00956749" w:rsidRPr="0024633A">
        <w:rPr>
          <w:rFonts w:eastAsia="Times New Roman" w:cs="Tahoma"/>
          <w:color w:val="auto"/>
        </w:rPr>
        <w:t>package</w:t>
      </w:r>
      <w:r w:rsidR="001533B2" w:rsidRPr="0024633A">
        <w:rPr>
          <w:rFonts w:eastAsia="Times New Roman" w:cs="Tahoma"/>
          <w:color w:val="auto"/>
        </w:rPr>
        <w:t>)</w:t>
      </w:r>
      <w:r w:rsidR="000B1363" w:rsidRPr="0024633A">
        <w:rPr>
          <w:rFonts w:eastAsia="Times New Roman" w:cs="Tahoma"/>
          <w:color w:val="auto"/>
        </w:rPr>
        <w:t xml:space="preserve"> data exchange between </w:t>
      </w:r>
      <w:r w:rsidR="002D41BD" w:rsidRPr="0024633A">
        <w:rPr>
          <w:rFonts w:eastAsia="Times New Roman" w:cs="Tahoma"/>
          <w:color w:val="auto"/>
        </w:rPr>
        <w:t xml:space="preserve">the </w:t>
      </w:r>
      <w:r w:rsidR="000B1363" w:rsidRPr="0024633A">
        <w:rPr>
          <w:rFonts w:eastAsia="Times New Roman" w:cs="Tahoma"/>
          <w:color w:val="auto"/>
        </w:rPr>
        <w:t xml:space="preserve">Compliance </w:t>
      </w:r>
      <w:r w:rsidR="002D41BD" w:rsidRPr="0024633A">
        <w:rPr>
          <w:rFonts w:eastAsia="Times New Roman" w:cs="Tahoma"/>
          <w:color w:val="auto"/>
        </w:rPr>
        <w:t>S</w:t>
      </w:r>
      <w:r w:rsidR="000B1363" w:rsidRPr="0024633A">
        <w:rPr>
          <w:rFonts w:eastAsia="Times New Roman" w:cs="Tahoma"/>
          <w:color w:val="auto"/>
        </w:rPr>
        <w:t>oftware</w:t>
      </w:r>
      <w:r w:rsidR="004A6829" w:rsidRPr="0024633A">
        <w:rPr>
          <w:rFonts w:eastAsia="Times New Roman" w:cs="Tahoma"/>
          <w:color w:val="auto"/>
        </w:rPr>
        <w:t xml:space="preserve">, </w:t>
      </w:r>
      <w:r w:rsidR="00A8071B" w:rsidRPr="0024633A">
        <w:rPr>
          <w:rFonts w:eastAsia="Times New Roman" w:cs="Tahoma"/>
          <w:color w:val="auto"/>
        </w:rPr>
        <w:t>RG</w:t>
      </w:r>
      <w:r w:rsidR="00EC6108" w:rsidRPr="0024633A">
        <w:rPr>
          <w:rFonts w:eastAsia="Times New Roman" w:cs="Tahoma"/>
          <w:color w:val="auto"/>
        </w:rPr>
        <w:t>,</w:t>
      </w:r>
      <w:r w:rsidR="000B1363" w:rsidRPr="0024633A">
        <w:rPr>
          <w:rFonts w:eastAsia="Times New Roman" w:cs="Tahoma"/>
          <w:color w:val="auto"/>
        </w:rPr>
        <w:t xml:space="preserve"> and</w:t>
      </w:r>
      <w:r w:rsidR="00582593" w:rsidRPr="0024633A">
        <w:rPr>
          <w:rFonts w:eastAsia="Times New Roman" w:cs="Tahoma"/>
          <w:color w:val="auto"/>
        </w:rPr>
        <w:t xml:space="preserve"> </w:t>
      </w:r>
      <w:r w:rsidR="002D41BD" w:rsidRPr="0024633A">
        <w:rPr>
          <w:rFonts w:eastAsia="Times New Roman" w:cs="Tahoma"/>
          <w:color w:val="auto"/>
        </w:rPr>
        <w:t xml:space="preserve">the </w:t>
      </w:r>
      <w:r w:rsidR="000B1363" w:rsidRPr="0024633A">
        <w:rPr>
          <w:rFonts w:eastAsia="Times New Roman" w:cs="Tahoma"/>
          <w:color w:val="auto"/>
        </w:rPr>
        <w:t xml:space="preserve">Data Registries </w:t>
      </w:r>
      <w:r w:rsidR="002D41BD" w:rsidRPr="0024633A">
        <w:rPr>
          <w:rFonts w:eastAsia="Times New Roman" w:cs="Tahoma"/>
          <w:color w:val="auto"/>
        </w:rPr>
        <w:t xml:space="preserve">as </w:t>
      </w:r>
      <w:r w:rsidRPr="0024633A">
        <w:rPr>
          <w:rFonts w:eastAsia="Times New Roman" w:cs="Tahoma"/>
          <w:color w:val="auto"/>
        </w:rPr>
        <w:t>described</w:t>
      </w:r>
      <w:r w:rsidR="00347067" w:rsidRPr="0024633A">
        <w:rPr>
          <w:rFonts w:eastAsia="Times New Roman" w:cs="Tahoma"/>
          <w:color w:val="auto"/>
        </w:rPr>
        <w:t xml:space="preserve"> further</w:t>
      </w:r>
      <w:r w:rsidR="00582593" w:rsidRPr="0024633A">
        <w:rPr>
          <w:rFonts w:eastAsia="Times New Roman" w:cs="Tahoma"/>
          <w:color w:val="auto"/>
        </w:rPr>
        <w:t xml:space="preserve"> in Section</w:t>
      </w:r>
      <w:r w:rsidR="001533B2" w:rsidRPr="0024633A">
        <w:rPr>
          <w:rFonts w:eastAsia="Times New Roman" w:cs="Tahoma"/>
          <w:color w:val="auto"/>
        </w:rPr>
        <w:t>s</w:t>
      </w:r>
      <w:r w:rsidR="00582593" w:rsidRPr="0024633A">
        <w:rPr>
          <w:rFonts w:eastAsia="Times New Roman" w:cs="Tahoma"/>
          <w:color w:val="auto"/>
        </w:rPr>
        <w:t xml:space="preserve"> 5</w:t>
      </w:r>
      <w:r w:rsidR="00E71C18" w:rsidRPr="0024633A">
        <w:rPr>
          <w:rFonts w:eastAsia="Times New Roman" w:cs="Tahoma"/>
          <w:color w:val="auto"/>
        </w:rPr>
        <w:t>.5</w:t>
      </w:r>
      <w:r w:rsidR="001533B2" w:rsidRPr="0024633A">
        <w:rPr>
          <w:rFonts w:eastAsia="Times New Roman" w:cs="Tahoma"/>
          <w:color w:val="auto"/>
        </w:rPr>
        <w:t xml:space="preserve"> and </w:t>
      </w:r>
      <w:r w:rsidR="00E71C18" w:rsidRPr="0024633A">
        <w:rPr>
          <w:rFonts w:eastAsia="Times New Roman" w:cs="Tahoma"/>
          <w:color w:val="auto"/>
        </w:rPr>
        <w:t>5.6</w:t>
      </w:r>
      <w:r w:rsidRPr="0024633A">
        <w:rPr>
          <w:rFonts w:eastAsia="Times New Roman" w:cs="Tahoma"/>
          <w:color w:val="auto"/>
        </w:rPr>
        <w:t>.</w:t>
      </w:r>
      <w:r w:rsidR="005479DF" w:rsidRPr="0024633A">
        <w:rPr>
          <w:rFonts w:eastAsia="Times New Roman" w:cs="Tahoma"/>
          <w:color w:val="auto"/>
        </w:rPr>
        <w:t xml:space="preserve"> </w:t>
      </w:r>
      <w:r w:rsidR="004A6829" w:rsidRPr="0024633A">
        <w:rPr>
          <w:rFonts w:eastAsia="Times New Roman" w:cs="Tahoma"/>
          <w:color w:val="auto"/>
        </w:rPr>
        <w:t>These data must traverse an unknown chain of custody after being proc</w:t>
      </w:r>
      <w:r w:rsidR="00354377" w:rsidRPr="0024633A">
        <w:rPr>
          <w:rFonts w:eastAsia="Times New Roman" w:cs="Tahoma"/>
          <w:color w:val="auto"/>
        </w:rPr>
        <w:t xml:space="preserve">essed by the </w:t>
      </w:r>
      <w:r w:rsidR="00A8071B" w:rsidRPr="0024633A">
        <w:rPr>
          <w:rFonts w:eastAsia="Times New Roman" w:cs="Tahoma"/>
          <w:color w:val="auto"/>
        </w:rPr>
        <w:t>RG</w:t>
      </w:r>
      <w:r w:rsidR="00354377" w:rsidRPr="0024633A">
        <w:rPr>
          <w:rFonts w:eastAsia="Times New Roman" w:cs="Tahoma"/>
          <w:color w:val="auto"/>
        </w:rPr>
        <w:t xml:space="preserve">. </w:t>
      </w:r>
      <w:r w:rsidR="00574EDC" w:rsidRPr="0024633A">
        <w:rPr>
          <w:rFonts w:eastAsia="Times New Roman" w:cs="Tahoma"/>
          <w:color w:val="auto"/>
        </w:rPr>
        <w:t>Thus,</w:t>
      </w:r>
      <w:r w:rsidR="00354377" w:rsidRPr="0024633A">
        <w:rPr>
          <w:rFonts w:eastAsia="Times New Roman" w:cs="Tahoma"/>
          <w:color w:val="auto"/>
        </w:rPr>
        <w:t xml:space="preserve"> a submission to a </w:t>
      </w:r>
      <w:r w:rsidR="000A28BB" w:rsidRPr="0024633A">
        <w:rPr>
          <w:rFonts w:eastAsia="Times New Roman" w:cs="Tahoma"/>
          <w:color w:val="auto"/>
        </w:rPr>
        <w:t>D</w:t>
      </w:r>
      <w:r w:rsidR="00354377" w:rsidRPr="0024633A">
        <w:rPr>
          <w:rFonts w:eastAsia="Times New Roman" w:cs="Tahoma"/>
          <w:color w:val="auto"/>
        </w:rPr>
        <w:t xml:space="preserve">ata </w:t>
      </w:r>
      <w:r w:rsidR="000A28BB" w:rsidRPr="0024633A">
        <w:rPr>
          <w:rFonts w:eastAsia="Times New Roman" w:cs="Tahoma"/>
          <w:color w:val="auto"/>
        </w:rPr>
        <w:t>R</w:t>
      </w:r>
      <w:r w:rsidR="00354377" w:rsidRPr="0024633A">
        <w:rPr>
          <w:rFonts w:eastAsia="Times New Roman" w:cs="Tahoma"/>
          <w:color w:val="auto"/>
        </w:rPr>
        <w:t xml:space="preserve">egistry </w:t>
      </w:r>
      <w:r w:rsidR="00716E6C" w:rsidRPr="0024633A">
        <w:rPr>
          <w:rFonts w:eastAsia="Times New Roman" w:cs="Tahoma"/>
          <w:color w:val="auto"/>
        </w:rPr>
        <w:t>will</w:t>
      </w:r>
      <w:r w:rsidR="00354377" w:rsidRPr="0024633A">
        <w:rPr>
          <w:rFonts w:eastAsia="Times New Roman" w:cs="Tahoma"/>
          <w:color w:val="auto"/>
        </w:rPr>
        <w:t xml:space="preserve"> be a persisted data file that possibly could be tampered with, but </w:t>
      </w:r>
      <w:r w:rsidR="001533B2" w:rsidRPr="0024633A">
        <w:rPr>
          <w:rFonts w:eastAsia="Times New Roman" w:cs="Tahoma"/>
          <w:color w:val="auto"/>
        </w:rPr>
        <w:t xml:space="preserve">XML digital </w:t>
      </w:r>
      <w:r w:rsidR="00354377" w:rsidRPr="0024633A">
        <w:rPr>
          <w:rFonts w:eastAsia="Times New Roman" w:cs="Tahoma"/>
          <w:color w:val="auto"/>
        </w:rPr>
        <w:t xml:space="preserve">signing </w:t>
      </w:r>
      <w:r w:rsidR="001533B2" w:rsidRPr="0024633A">
        <w:rPr>
          <w:rFonts w:eastAsia="Times New Roman" w:cs="Tahoma"/>
          <w:color w:val="auto"/>
        </w:rPr>
        <w:t xml:space="preserve">at the </w:t>
      </w:r>
      <w:r w:rsidR="00A8071B" w:rsidRPr="0024633A">
        <w:rPr>
          <w:rFonts w:eastAsia="Times New Roman" w:cs="Tahoma"/>
          <w:color w:val="auto"/>
        </w:rPr>
        <w:t>RG</w:t>
      </w:r>
      <w:r w:rsidR="001533B2" w:rsidRPr="0024633A">
        <w:rPr>
          <w:rFonts w:eastAsia="Times New Roman" w:cs="Tahoma"/>
          <w:color w:val="auto"/>
        </w:rPr>
        <w:t xml:space="preserve"> </w:t>
      </w:r>
      <w:r w:rsidR="00354377" w:rsidRPr="0024633A">
        <w:rPr>
          <w:rFonts w:eastAsia="Times New Roman" w:cs="Tahoma"/>
          <w:color w:val="auto"/>
        </w:rPr>
        <w:t>would make any such tampering known to the Data Registry.</w:t>
      </w:r>
      <w:r w:rsidR="005479DF" w:rsidRPr="0024633A">
        <w:rPr>
          <w:rFonts w:eastAsia="Times New Roman" w:cs="Tahoma"/>
          <w:color w:val="auto"/>
        </w:rPr>
        <w:t xml:space="preserve"> </w:t>
      </w:r>
      <w:r w:rsidR="001533B2" w:rsidRPr="0024633A">
        <w:rPr>
          <w:rFonts w:eastAsia="Times New Roman" w:cs="Tahoma"/>
          <w:color w:val="auto"/>
        </w:rPr>
        <w:t>Th</w:t>
      </w:r>
      <w:r w:rsidR="00EC775F" w:rsidRPr="0024633A">
        <w:rPr>
          <w:rFonts w:eastAsia="Times New Roman" w:cs="Tahoma"/>
          <w:color w:val="auto"/>
        </w:rPr>
        <w:t xml:space="preserve">e </w:t>
      </w:r>
      <w:r w:rsidR="00A8071B" w:rsidRPr="0024633A">
        <w:rPr>
          <w:rFonts w:eastAsia="Times New Roman" w:cs="Tahoma"/>
          <w:color w:val="auto"/>
        </w:rPr>
        <w:t>RG</w:t>
      </w:r>
      <w:r w:rsidR="00EC775F" w:rsidRPr="0024633A">
        <w:rPr>
          <w:rFonts w:eastAsia="Times New Roman" w:cs="Tahoma"/>
          <w:color w:val="auto"/>
        </w:rPr>
        <w:t xml:space="preserve"> embeds a PDF-</w:t>
      </w:r>
      <w:r w:rsidR="001533B2" w:rsidRPr="0024633A">
        <w:rPr>
          <w:rFonts w:eastAsia="Times New Roman" w:cs="Tahoma"/>
          <w:color w:val="auto"/>
        </w:rPr>
        <w:t xml:space="preserve">formatted Certificate of Compliance document into a </w:t>
      </w:r>
      <w:r w:rsidR="008768D7" w:rsidRPr="0024633A">
        <w:rPr>
          <w:rFonts w:eastAsia="Times New Roman" w:cs="Tahoma"/>
          <w:color w:val="auto"/>
        </w:rPr>
        <w:t xml:space="preserve">registration package </w:t>
      </w:r>
      <w:r w:rsidR="001533B2" w:rsidRPr="0024633A">
        <w:rPr>
          <w:rFonts w:eastAsia="Times New Roman" w:cs="Tahoma"/>
          <w:color w:val="auto"/>
        </w:rPr>
        <w:t>as Base-64 ASCII data.</w:t>
      </w:r>
      <w:r w:rsidR="005479DF" w:rsidRPr="0024633A">
        <w:rPr>
          <w:rFonts w:eastAsia="Times New Roman" w:cs="Tahoma"/>
          <w:color w:val="auto"/>
        </w:rPr>
        <w:t xml:space="preserve"> </w:t>
      </w:r>
      <w:r w:rsidR="00EC775F" w:rsidRPr="0024633A">
        <w:rPr>
          <w:rFonts w:eastAsia="Times New Roman" w:cs="Tahoma"/>
          <w:color w:val="auto"/>
        </w:rPr>
        <w:t>When a</w:t>
      </w:r>
      <w:r w:rsidR="001533B2" w:rsidRPr="0024633A">
        <w:rPr>
          <w:rFonts w:eastAsia="Times New Roman" w:cs="Tahoma"/>
          <w:color w:val="auto"/>
        </w:rPr>
        <w:t xml:space="preserve"> </w:t>
      </w:r>
      <w:r w:rsidR="0069553F" w:rsidRPr="0024633A">
        <w:rPr>
          <w:rFonts w:eastAsia="Times New Roman" w:cs="Tahoma"/>
          <w:color w:val="auto"/>
        </w:rPr>
        <w:t xml:space="preserve">registration package </w:t>
      </w:r>
      <w:r w:rsidR="001533B2" w:rsidRPr="0024633A">
        <w:rPr>
          <w:rFonts w:eastAsia="Times New Roman" w:cs="Tahoma"/>
          <w:color w:val="auto"/>
        </w:rPr>
        <w:t xml:space="preserve">contains encoded PDF data </w:t>
      </w:r>
      <w:r w:rsidR="00646FA2" w:rsidRPr="0024633A">
        <w:rPr>
          <w:rFonts w:eastAsia="Times New Roman" w:cs="Tahoma"/>
          <w:color w:val="auto"/>
        </w:rPr>
        <w:t>originating from an approved RG</w:t>
      </w:r>
      <w:r w:rsidR="00415206" w:rsidRPr="0024633A">
        <w:rPr>
          <w:rFonts w:eastAsia="Times New Roman" w:cs="Tahoma"/>
          <w:color w:val="auto"/>
        </w:rPr>
        <w:t xml:space="preserve"> </w:t>
      </w:r>
      <w:r w:rsidR="001533B2" w:rsidRPr="0024633A">
        <w:rPr>
          <w:rFonts w:eastAsia="Times New Roman" w:cs="Tahoma"/>
          <w:color w:val="auto"/>
        </w:rPr>
        <w:t xml:space="preserve">that </w:t>
      </w:r>
      <w:r w:rsidR="00EC775F" w:rsidRPr="0024633A">
        <w:rPr>
          <w:rFonts w:eastAsia="Times New Roman" w:cs="Tahoma"/>
          <w:color w:val="auto"/>
        </w:rPr>
        <w:t>conform</w:t>
      </w:r>
      <w:r w:rsidR="001533B2" w:rsidRPr="0024633A">
        <w:rPr>
          <w:rFonts w:eastAsia="Times New Roman" w:cs="Tahoma"/>
          <w:color w:val="auto"/>
        </w:rPr>
        <w:t xml:space="preserve"> </w:t>
      </w:r>
      <w:r w:rsidR="00EC775F" w:rsidRPr="0024633A">
        <w:rPr>
          <w:rFonts w:eastAsia="Times New Roman" w:cs="Tahoma"/>
          <w:color w:val="auto"/>
        </w:rPr>
        <w:t>to</w:t>
      </w:r>
      <w:r w:rsidR="001533B2" w:rsidRPr="0024633A">
        <w:rPr>
          <w:rFonts w:eastAsia="Times New Roman" w:cs="Tahoma"/>
          <w:color w:val="auto"/>
        </w:rPr>
        <w:t xml:space="preserve"> </w:t>
      </w:r>
      <w:r w:rsidR="00EC775F" w:rsidRPr="0024633A">
        <w:rPr>
          <w:rFonts w:eastAsia="Times New Roman" w:cs="Tahoma"/>
          <w:color w:val="auto"/>
        </w:rPr>
        <w:t xml:space="preserve">the </w:t>
      </w:r>
      <w:r w:rsidR="00EC775F" w:rsidRPr="0024633A">
        <w:rPr>
          <w:rFonts w:eastAsia="Times New Roman" w:cs="Tahoma"/>
          <w:color w:val="auto"/>
        </w:rPr>
        <w:lastRenderedPageBreak/>
        <w:t>prerequisite requirements</w:t>
      </w:r>
      <w:r w:rsidR="001533B2" w:rsidRPr="0024633A">
        <w:rPr>
          <w:rFonts w:eastAsia="Times New Roman" w:cs="Tahoma"/>
          <w:color w:val="auto"/>
        </w:rPr>
        <w:t xml:space="preserve"> for document registration by a Data Registry </w:t>
      </w:r>
      <w:r w:rsidR="00EC775F" w:rsidRPr="0024633A">
        <w:rPr>
          <w:rFonts w:eastAsia="Times New Roman" w:cs="Tahoma"/>
          <w:color w:val="auto"/>
        </w:rPr>
        <w:t>(described further below)</w:t>
      </w:r>
      <w:r w:rsidR="00415206" w:rsidRPr="0024633A">
        <w:rPr>
          <w:rFonts w:eastAsia="Times New Roman" w:cs="Tahoma"/>
          <w:color w:val="auto"/>
        </w:rPr>
        <w:t>,</w:t>
      </w:r>
      <w:r w:rsidR="00EC775F" w:rsidRPr="0024633A">
        <w:rPr>
          <w:rFonts w:eastAsia="Times New Roman" w:cs="Tahoma"/>
          <w:color w:val="auto"/>
        </w:rPr>
        <w:t xml:space="preserve"> the </w:t>
      </w:r>
      <w:r w:rsidR="0069553F" w:rsidRPr="0024633A">
        <w:rPr>
          <w:rFonts w:eastAsia="Times New Roman" w:cs="Tahoma"/>
          <w:color w:val="auto"/>
        </w:rPr>
        <w:t xml:space="preserve">registration </w:t>
      </w:r>
      <w:r w:rsidR="00956749" w:rsidRPr="0024633A">
        <w:rPr>
          <w:rFonts w:eastAsia="Times New Roman" w:cs="Tahoma"/>
          <w:color w:val="auto"/>
        </w:rPr>
        <w:t xml:space="preserve">package </w:t>
      </w:r>
      <w:r w:rsidR="001533B2" w:rsidRPr="0024633A">
        <w:rPr>
          <w:rFonts w:eastAsia="Times New Roman" w:cs="Tahoma"/>
          <w:color w:val="auto"/>
        </w:rPr>
        <w:t>will contain a</w:t>
      </w:r>
      <w:r w:rsidR="00EC775F" w:rsidRPr="0024633A">
        <w:rPr>
          <w:rFonts w:eastAsia="Times New Roman" w:cs="Tahoma"/>
          <w:color w:val="auto"/>
        </w:rPr>
        <w:t>n</w:t>
      </w:r>
      <w:r w:rsidR="001533B2" w:rsidRPr="0024633A">
        <w:rPr>
          <w:rFonts w:eastAsia="Times New Roman" w:cs="Tahoma"/>
          <w:color w:val="auto"/>
        </w:rPr>
        <w:t xml:space="preserve"> XML digital signature</w:t>
      </w:r>
      <w:r w:rsidR="00415206" w:rsidRPr="0024633A">
        <w:rPr>
          <w:rFonts w:eastAsia="Times New Roman" w:cs="Tahoma"/>
          <w:color w:val="auto"/>
        </w:rPr>
        <w:t xml:space="preserve"> provided by the RG</w:t>
      </w:r>
      <w:r w:rsidR="00EC775F" w:rsidRPr="0024633A">
        <w:rPr>
          <w:rFonts w:eastAsia="Times New Roman" w:cs="Tahoma"/>
          <w:color w:val="auto"/>
        </w:rPr>
        <w:t xml:space="preserve">, otherwise the </w:t>
      </w:r>
      <w:r w:rsidR="00956749" w:rsidRPr="0024633A">
        <w:rPr>
          <w:rFonts w:eastAsia="Times New Roman" w:cs="Tahoma"/>
          <w:color w:val="auto"/>
        </w:rPr>
        <w:t xml:space="preserve">package </w:t>
      </w:r>
      <w:r w:rsidR="00EC775F" w:rsidRPr="0024633A">
        <w:rPr>
          <w:rFonts w:eastAsia="Times New Roman" w:cs="Tahoma"/>
          <w:color w:val="auto"/>
        </w:rPr>
        <w:t xml:space="preserve">will </w:t>
      </w:r>
      <w:r w:rsidR="00EC775F" w:rsidRPr="0024633A">
        <w:rPr>
          <w:rFonts w:eastAsia="Times New Roman" w:cs="Tahoma"/>
          <w:b/>
          <w:color w:val="auto"/>
        </w:rPr>
        <w:t>not</w:t>
      </w:r>
      <w:r w:rsidR="00EC775F" w:rsidRPr="0024633A">
        <w:rPr>
          <w:rFonts w:eastAsia="Times New Roman" w:cs="Tahoma"/>
          <w:color w:val="auto"/>
        </w:rPr>
        <w:t xml:space="preserve"> contain a</w:t>
      </w:r>
      <w:r w:rsidR="005C16B1" w:rsidRPr="0024633A">
        <w:rPr>
          <w:rFonts w:eastAsia="Times New Roman" w:cs="Tahoma"/>
          <w:color w:val="auto"/>
        </w:rPr>
        <w:t>n XML</w:t>
      </w:r>
      <w:r w:rsidR="00EC775F" w:rsidRPr="0024633A">
        <w:rPr>
          <w:rFonts w:eastAsia="Times New Roman" w:cs="Tahoma"/>
          <w:color w:val="auto"/>
        </w:rPr>
        <w:t xml:space="preserve"> digital signature</w:t>
      </w:r>
      <w:r w:rsidR="001533B2" w:rsidRPr="0024633A">
        <w:rPr>
          <w:rFonts w:eastAsia="Times New Roman" w:cs="Tahoma"/>
          <w:color w:val="auto"/>
        </w:rPr>
        <w:t>.</w:t>
      </w:r>
    </w:p>
    <w:p w14:paraId="13071E2C" w14:textId="531D8033" w:rsidR="00A04115" w:rsidRPr="0024633A" w:rsidRDefault="00956749" w:rsidP="00984A23">
      <w:pPr>
        <w:pStyle w:val="ListParagraph"/>
        <w:spacing w:after="240"/>
        <w:contextualSpacing w:val="0"/>
        <w:rPr>
          <w:rFonts w:eastAsia="Times New Roman" w:cs="Tahoma"/>
          <w:color w:val="auto"/>
        </w:rPr>
      </w:pPr>
      <w:r w:rsidRPr="0024633A">
        <w:rPr>
          <w:rFonts w:eastAsia="Times New Roman" w:cs="Tahoma"/>
          <w:color w:val="auto"/>
        </w:rPr>
        <w:t>To</w:t>
      </w:r>
      <w:r w:rsidR="001533B2" w:rsidRPr="0024633A">
        <w:rPr>
          <w:rFonts w:eastAsia="Times New Roman" w:cs="Tahoma"/>
          <w:color w:val="auto"/>
        </w:rPr>
        <w:t xml:space="preserve"> ensure the authenticity of a </w:t>
      </w:r>
      <w:r w:rsidR="0069553F" w:rsidRPr="0024633A">
        <w:rPr>
          <w:rFonts w:eastAsia="Times New Roman" w:cs="Tahoma"/>
          <w:color w:val="auto"/>
        </w:rPr>
        <w:t xml:space="preserve">registration </w:t>
      </w:r>
      <w:r w:rsidRPr="0024633A">
        <w:rPr>
          <w:rFonts w:eastAsia="Times New Roman" w:cs="Tahoma"/>
          <w:color w:val="auto"/>
        </w:rPr>
        <w:t>package</w:t>
      </w:r>
      <w:r w:rsidR="001533B2" w:rsidRPr="0024633A">
        <w:rPr>
          <w:rFonts w:eastAsia="Times New Roman" w:cs="Tahoma"/>
          <w:color w:val="auto"/>
        </w:rPr>
        <w:t>, the Data Registries are expected to incorporate processes into the Performance Certificate of Compliance document registration procedure that can verify the XML digital signature of each electronic submission.</w:t>
      </w:r>
    </w:p>
    <w:p w14:paraId="131D2DB7" w14:textId="5C9D6AF4" w:rsidR="00CA69BE" w:rsidRPr="0024633A" w:rsidRDefault="004629FF" w:rsidP="00984A23">
      <w:pPr>
        <w:pStyle w:val="ListParagraph"/>
        <w:spacing w:after="240"/>
        <w:rPr>
          <w:rFonts w:eastAsia="Times New Roman" w:cs="Tahoma"/>
          <w:color w:val="auto"/>
        </w:rPr>
      </w:pPr>
      <w:r w:rsidRPr="0024633A">
        <w:rPr>
          <w:rFonts w:eastAsia="Times New Roman" w:cs="Tahoma"/>
          <w:color w:val="auto"/>
        </w:rPr>
        <w:t>The Data Registries must</w:t>
      </w:r>
      <w:r w:rsidR="00A04115" w:rsidRPr="0024633A">
        <w:rPr>
          <w:rFonts w:eastAsia="Times New Roman" w:cs="Tahoma"/>
          <w:color w:val="auto"/>
        </w:rPr>
        <w:t xml:space="preserve"> </w:t>
      </w:r>
      <w:r w:rsidR="008E3E46" w:rsidRPr="0024633A">
        <w:rPr>
          <w:rFonts w:eastAsia="Times New Roman" w:cs="Tahoma"/>
          <w:color w:val="auto"/>
        </w:rPr>
        <w:t xml:space="preserve">implement a procedure to verify that a valid XML digital signature is attached to </w:t>
      </w:r>
      <w:r w:rsidR="00EC6108" w:rsidRPr="0024633A">
        <w:rPr>
          <w:rFonts w:eastAsia="Times New Roman" w:cs="Tahoma"/>
          <w:color w:val="auto"/>
        </w:rPr>
        <w:t xml:space="preserve">the </w:t>
      </w:r>
      <w:r w:rsidR="00A04115" w:rsidRPr="0024633A">
        <w:rPr>
          <w:rFonts w:eastAsia="Times New Roman" w:cs="Tahoma"/>
          <w:color w:val="auto"/>
        </w:rPr>
        <w:t xml:space="preserve">CBECC </w:t>
      </w:r>
      <w:proofErr w:type="gramStart"/>
      <w:r w:rsidR="00A04115" w:rsidRPr="0024633A">
        <w:rPr>
          <w:rFonts w:eastAsia="Times New Roman" w:cs="Tahoma"/>
          <w:color w:val="auto"/>
        </w:rPr>
        <w:t>data</w:t>
      </w:r>
      <w:proofErr w:type="gramEnd"/>
      <w:r w:rsidR="00A04115" w:rsidRPr="0024633A">
        <w:rPr>
          <w:rFonts w:eastAsia="Times New Roman" w:cs="Tahoma"/>
          <w:color w:val="auto"/>
        </w:rPr>
        <w:t xml:space="preserve"> </w:t>
      </w:r>
      <w:r w:rsidRPr="0024633A">
        <w:rPr>
          <w:rFonts w:eastAsia="Times New Roman" w:cs="Tahoma"/>
          <w:color w:val="auto"/>
        </w:rPr>
        <w:t xml:space="preserve">and the </w:t>
      </w:r>
      <w:r w:rsidR="00354377" w:rsidRPr="0024633A">
        <w:rPr>
          <w:rFonts w:eastAsia="Times New Roman" w:cs="Tahoma"/>
          <w:color w:val="auto"/>
        </w:rPr>
        <w:t>Certificate of Compliance</w:t>
      </w:r>
      <w:r w:rsidRPr="0024633A">
        <w:rPr>
          <w:rFonts w:eastAsia="Times New Roman" w:cs="Tahoma"/>
          <w:color w:val="auto"/>
        </w:rPr>
        <w:t xml:space="preserve"> document </w:t>
      </w:r>
      <w:r w:rsidR="00354377" w:rsidRPr="0024633A">
        <w:rPr>
          <w:rFonts w:eastAsia="Times New Roman" w:cs="Tahoma"/>
          <w:color w:val="auto"/>
        </w:rPr>
        <w:t xml:space="preserve">PDF </w:t>
      </w:r>
      <w:r w:rsidRPr="0024633A">
        <w:rPr>
          <w:rFonts w:eastAsia="Times New Roman" w:cs="Tahoma"/>
          <w:color w:val="auto"/>
        </w:rPr>
        <w:t xml:space="preserve">image </w:t>
      </w:r>
      <w:r w:rsidR="00A04115" w:rsidRPr="0024633A">
        <w:rPr>
          <w:rFonts w:eastAsia="Times New Roman" w:cs="Tahoma"/>
          <w:color w:val="auto"/>
        </w:rPr>
        <w:t xml:space="preserve">contained in </w:t>
      </w:r>
      <w:r w:rsidR="004A6829" w:rsidRPr="0024633A">
        <w:rPr>
          <w:rFonts w:eastAsia="Times New Roman" w:cs="Tahoma"/>
          <w:color w:val="auto"/>
        </w:rPr>
        <w:t>the</w:t>
      </w:r>
      <w:r w:rsidR="00A04115" w:rsidRPr="0024633A">
        <w:rPr>
          <w:rFonts w:eastAsia="Times New Roman" w:cs="Tahoma"/>
          <w:color w:val="auto"/>
        </w:rPr>
        <w:t xml:space="preserve"> </w:t>
      </w:r>
      <w:r w:rsidR="00CB58AA" w:rsidRPr="0024633A">
        <w:rPr>
          <w:rFonts w:eastAsia="Times New Roman" w:cs="Tahoma"/>
          <w:color w:val="auto"/>
        </w:rPr>
        <w:t xml:space="preserve">submitted </w:t>
      </w:r>
      <w:r w:rsidR="0069553F" w:rsidRPr="0024633A">
        <w:rPr>
          <w:rFonts w:eastAsia="Times New Roman" w:cs="Tahoma"/>
          <w:color w:val="auto"/>
        </w:rPr>
        <w:t xml:space="preserve">registration package </w:t>
      </w:r>
      <w:r w:rsidR="008E3E46" w:rsidRPr="0024633A">
        <w:rPr>
          <w:rFonts w:eastAsia="Times New Roman" w:cs="Tahoma"/>
          <w:color w:val="auto"/>
        </w:rPr>
        <w:t xml:space="preserve">to ensure there </w:t>
      </w:r>
      <w:r w:rsidRPr="0024633A">
        <w:rPr>
          <w:rFonts w:eastAsia="Times New Roman" w:cs="Tahoma"/>
          <w:color w:val="auto"/>
        </w:rPr>
        <w:t xml:space="preserve">was no </w:t>
      </w:r>
      <w:r w:rsidR="008E3E46" w:rsidRPr="0024633A">
        <w:rPr>
          <w:rFonts w:eastAsia="Times New Roman" w:cs="Tahoma"/>
          <w:color w:val="auto"/>
        </w:rPr>
        <w:t>alteration</w:t>
      </w:r>
      <w:r w:rsidR="00415206" w:rsidRPr="0024633A">
        <w:rPr>
          <w:rFonts w:eastAsia="Times New Roman" w:cs="Tahoma"/>
          <w:color w:val="auto"/>
        </w:rPr>
        <w:t xml:space="preserve"> made to the registration package</w:t>
      </w:r>
      <w:r w:rsidR="008E3E46" w:rsidRPr="0024633A">
        <w:rPr>
          <w:rFonts w:eastAsia="Times New Roman" w:cs="Tahoma"/>
          <w:color w:val="auto"/>
        </w:rPr>
        <w:t xml:space="preserve"> </w:t>
      </w:r>
      <w:r w:rsidRPr="0024633A">
        <w:rPr>
          <w:rFonts w:eastAsia="Times New Roman" w:cs="Tahoma"/>
          <w:color w:val="auto"/>
        </w:rPr>
        <w:t xml:space="preserve">after it was </w:t>
      </w:r>
      <w:r w:rsidR="00347067" w:rsidRPr="0024633A">
        <w:rPr>
          <w:rFonts w:eastAsia="Times New Roman" w:cs="Tahoma"/>
          <w:color w:val="auto"/>
        </w:rPr>
        <w:t>produced by</w:t>
      </w:r>
      <w:r w:rsidR="00A04115" w:rsidRPr="0024633A">
        <w:rPr>
          <w:rFonts w:eastAsia="Times New Roman" w:cs="Tahoma"/>
          <w:color w:val="auto"/>
        </w:rPr>
        <w:t xml:space="preserve"> </w:t>
      </w:r>
      <w:r w:rsidRPr="0024633A">
        <w:rPr>
          <w:rFonts w:eastAsia="Times New Roman" w:cs="Tahoma"/>
          <w:color w:val="auto"/>
        </w:rPr>
        <w:t xml:space="preserve">the </w:t>
      </w:r>
      <w:r w:rsidR="00A8071B" w:rsidRPr="0024633A">
        <w:rPr>
          <w:rFonts w:eastAsia="Times New Roman" w:cs="Tahoma"/>
          <w:color w:val="auto"/>
        </w:rPr>
        <w:t>RG</w:t>
      </w:r>
      <w:r w:rsidR="00CA69BE" w:rsidRPr="0024633A">
        <w:rPr>
          <w:rFonts w:eastAsia="Times New Roman" w:cs="Tahoma"/>
          <w:color w:val="auto"/>
        </w:rPr>
        <w:t xml:space="preserve">. </w:t>
      </w:r>
      <w:r w:rsidR="00415206" w:rsidRPr="0024633A">
        <w:rPr>
          <w:rFonts w:eastAsia="Times New Roman" w:cs="Tahoma"/>
          <w:color w:val="auto"/>
        </w:rPr>
        <w:t>V</w:t>
      </w:r>
      <w:r w:rsidR="008E3E46" w:rsidRPr="0024633A">
        <w:rPr>
          <w:rFonts w:eastAsia="Times New Roman" w:cs="Tahoma"/>
          <w:color w:val="auto"/>
        </w:rPr>
        <w:t xml:space="preserve">erification </w:t>
      </w:r>
      <w:r w:rsidR="00415206" w:rsidRPr="0024633A">
        <w:rPr>
          <w:rFonts w:eastAsia="Times New Roman" w:cs="Tahoma"/>
          <w:color w:val="auto"/>
        </w:rPr>
        <w:t xml:space="preserve">of the </w:t>
      </w:r>
      <w:r w:rsidR="00CB58AA" w:rsidRPr="0024633A">
        <w:rPr>
          <w:rFonts w:eastAsia="Times New Roman" w:cs="Tahoma"/>
          <w:color w:val="auto"/>
        </w:rPr>
        <w:t xml:space="preserve">digital signatures of these registration packages </w:t>
      </w:r>
      <w:r w:rsidR="00CA69BE" w:rsidRPr="0024633A">
        <w:rPr>
          <w:rFonts w:eastAsia="Times New Roman" w:cs="Tahoma"/>
          <w:color w:val="auto"/>
        </w:rPr>
        <w:t>should be performed</w:t>
      </w:r>
      <w:r w:rsidR="00F32563" w:rsidRPr="0024633A">
        <w:rPr>
          <w:rFonts w:eastAsia="Times New Roman" w:cs="Tahoma"/>
          <w:color w:val="auto"/>
        </w:rPr>
        <w:t xml:space="preserve"> </w:t>
      </w:r>
      <w:r w:rsidR="00CA69BE" w:rsidRPr="0024633A">
        <w:rPr>
          <w:rFonts w:eastAsia="Times New Roman" w:cs="Tahoma"/>
          <w:color w:val="auto"/>
        </w:rPr>
        <w:t xml:space="preserve">as </w:t>
      </w:r>
      <w:r w:rsidR="00101AE1" w:rsidRPr="0024633A">
        <w:rPr>
          <w:rFonts w:eastAsia="Times New Roman" w:cs="Tahoma"/>
          <w:color w:val="auto"/>
        </w:rPr>
        <w:t>prerequisite</w:t>
      </w:r>
      <w:r w:rsidRPr="0024633A">
        <w:rPr>
          <w:rFonts w:eastAsia="Times New Roman" w:cs="Tahoma"/>
          <w:color w:val="auto"/>
        </w:rPr>
        <w:t xml:space="preserve"> to </w:t>
      </w:r>
      <w:r w:rsidR="00CA69BE" w:rsidRPr="0024633A">
        <w:rPr>
          <w:rFonts w:eastAsia="Times New Roman" w:cs="Tahoma"/>
          <w:color w:val="auto"/>
        </w:rPr>
        <w:t xml:space="preserve">allowing a </w:t>
      </w:r>
      <w:r w:rsidR="0069553F" w:rsidRPr="0024633A">
        <w:rPr>
          <w:rFonts w:eastAsia="Times New Roman" w:cs="Tahoma"/>
          <w:color w:val="auto"/>
        </w:rPr>
        <w:t xml:space="preserve">registration </w:t>
      </w:r>
      <w:r w:rsidR="00CA69BE" w:rsidRPr="0024633A">
        <w:rPr>
          <w:rFonts w:eastAsia="Times New Roman" w:cs="Tahoma"/>
          <w:color w:val="auto"/>
        </w:rPr>
        <w:t>package to be uploaded</w:t>
      </w:r>
      <w:r w:rsidRPr="0024633A">
        <w:rPr>
          <w:rFonts w:eastAsia="Times New Roman" w:cs="Tahoma"/>
          <w:color w:val="auto"/>
        </w:rPr>
        <w:t xml:space="preserve"> to the Data Registry</w:t>
      </w:r>
      <w:r w:rsidR="00354377" w:rsidRPr="0024633A">
        <w:rPr>
          <w:rFonts w:eastAsia="Times New Roman" w:cs="Tahoma"/>
          <w:color w:val="auto"/>
        </w:rPr>
        <w:t xml:space="preserve"> or used for </w:t>
      </w:r>
      <w:r w:rsidR="00150C03" w:rsidRPr="0024633A">
        <w:rPr>
          <w:rFonts w:eastAsia="Times New Roman" w:cs="Tahoma"/>
          <w:color w:val="auto"/>
        </w:rPr>
        <w:t xml:space="preserve">the Certificate of Compliance </w:t>
      </w:r>
      <w:r w:rsidR="00354377" w:rsidRPr="0024633A">
        <w:rPr>
          <w:rFonts w:eastAsia="Times New Roman" w:cs="Tahoma"/>
          <w:color w:val="auto"/>
        </w:rPr>
        <w:t>document registration</w:t>
      </w:r>
      <w:r w:rsidR="00A04115" w:rsidRPr="0024633A">
        <w:rPr>
          <w:rFonts w:eastAsia="Times New Roman" w:cs="Tahoma"/>
          <w:color w:val="auto"/>
        </w:rPr>
        <w:t>.</w:t>
      </w:r>
      <w:r w:rsidR="005479DF" w:rsidRPr="0024633A">
        <w:rPr>
          <w:rFonts w:eastAsia="Times New Roman" w:cs="Tahoma"/>
          <w:color w:val="auto"/>
        </w:rPr>
        <w:t xml:space="preserve"> </w:t>
      </w:r>
    </w:p>
    <w:p w14:paraId="616F9401" w14:textId="77777777" w:rsidR="00CA69BE" w:rsidRPr="0024633A" w:rsidRDefault="00CA69BE" w:rsidP="00984A23">
      <w:pPr>
        <w:pStyle w:val="ListParagraph"/>
        <w:spacing w:after="240"/>
        <w:rPr>
          <w:rFonts w:eastAsia="Times New Roman" w:cs="Tahoma"/>
          <w:color w:val="auto"/>
        </w:rPr>
      </w:pPr>
    </w:p>
    <w:p w14:paraId="108DD1FE" w14:textId="33435E7E" w:rsidR="000E6645" w:rsidRPr="0024633A" w:rsidRDefault="008E3E46" w:rsidP="00984A23">
      <w:pPr>
        <w:pStyle w:val="ListParagraph"/>
        <w:spacing w:after="240"/>
        <w:rPr>
          <w:rFonts w:eastAsia="Times New Roman" w:cs="Tahoma"/>
          <w:color w:val="auto"/>
        </w:rPr>
      </w:pPr>
      <w:r w:rsidRPr="0024633A">
        <w:rPr>
          <w:rFonts w:eastAsia="Times New Roman" w:cs="Tahoma"/>
          <w:color w:val="auto"/>
        </w:rPr>
        <w:t xml:space="preserve">The </w:t>
      </w:r>
      <w:r w:rsidR="00A8071B" w:rsidRPr="0024633A">
        <w:rPr>
          <w:rFonts w:eastAsia="Times New Roman" w:cs="Tahoma"/>
          <w:color w:val="auto"/>
        </w:rPr>
        <w:t>RG</w:t>
      </w:r>
      <w:r w:rsidRPr="0024633A">
        <w:rPr>
          <w:rFonts w:eastAsia="Times New Roman" w:cs="Tahoma"/>
          <w:color w:val="auto"/>
        </w:rPr>
        <w:t xml:space="preserve"> uses Public Key Infrastructure (PKI) to sign the </w:t>
      </w:r>
      <w:r w:rsidR="00CF3F48" w:rsidRPr="0024633A">
        <w:rPr>
          <w:rFonts w:eastAsia="Times New Roman" w:cs="Tahoma"/>
          <w:color w:val="auto"/>
        </w:rPr>
        <w:t xml:space="preserve">registration </w:t>
      </w:r>
      <w:r w:rsidR="00956749" w:rsidRPr="0024633A">
        <w:rPr>
          <w:rFonts w:eastAsia="Times New Roman" w:cs="Tahoma"/>
          <w:color w:val="auto"/>
        </w:rPr>
        <w:t xml:space="preserve">package </w:t>
      </w:r>
      <w:r w:rsidRPr="0024633A">
        <w:rPr>
          <w:rFonts w:eastAsia="Times New Roman" w:cs="Tahoma"/>
          <w:color w:val="auto"/>
        </w:rPr>
        <w:t xml:space="preserve">and includes the XML digital signature and as a &lt;Signature&gt; element in the </w:t>
      </w:r>
      <w:r w:rsidR="00101540" w:rsidRPr="0024633A">
        <w:rPr>
          <w:rFonts w:eastAsia="Times New Roman" w:cs="Tahoma"/>
          <w:color w:val="auto"/>
        </w:rPr>
        <w:t xml:space="preserve">XML </w:t>
      </w:r>
      <w:r w:rsidRPr="0024633A">
        <w:rPr>
          <w:rFonts w:eastAsia="Times New Roman" w:cs="Tahoma"/>
          <w:color w:val="auto"/>
        </w:rPr>
        <w:t>data.</w:t>
      </w:r>
      <w:r w:rsidR="005479DF" w:rsidRPr="0024633A">
        <w:rPr>
          <w:rFonts w:eastAsia="Times New Roman" w:cs="Tahoma"/>
          <w:color w:val="auto"/>
        </w:rPr>
        <w:t xml:space="preserve"> </w:t>
      </w:r>
      <w:r w:rsidRPr="0024633A">
        <w:rPr>
          <w:rFonts w:eastAsia="Times New Roman" w:cs="Tahoma"/>
          <w:color w:val="auto"/>
        </w:rPr>
        <w:t>Any alteration to either the CBECC data or the Certificate of Compliance document PDF image, such as inserting a different encoded PDF, would invalidate the original signature.</w:t>
      </w:r>
      <w:r w:rsidR="005479DF" w:rsidRPr="0024633A">
        <w:rPr>
          <w:rFonts w:eastAsia="Times New Roman" w:cs="Tahoma"/>
          <w:color w:val="auto"/>
        </w:rPr>
        <w:t xml:space="preserve"> </w:t>
      </w:r>
      <w:r w:rsidRPr="0024633A">
        <w:rPr>
          <w:rFonts w:eastAsia="Times New Roman" w:cs="Tahoma"/>
          <w:color w:val="auto"/>
        </w:rPr>
        <w:t xml:space="preserve">This signature can be verified using the Public Key available from the </w:t>
      </w:r>
      <w:r w:rsidR="00A8071B" w:rsidRPr="0024633A">
        <w:rPr>
          <w:rFonts w:eastAsia="Times New Roman" w:cs="Tahoma"/>
          <w:color w:val="auto"/>
        </w:rPr>
        <w:t>RG</w:t>
      </w:r>
      <w:r w:rsidR="000E6645" w:rsidRPr="0024633A">
        <w:rPr>
          <w:rFonts w:eastAsia="Times New Roman" w:cs="Tahoma"/>
          <w:color w:val="auto"/>
        </w:rPr>
        <w:t xml:space="preserve"> (see Section 5.6 for additional details).</w:t>
      </w:r>
    </w:p>
    <w:p w14:paraId="2BBDB8C5" w14:textId="77777777" w:rsidR="00354377" w:rsidRPr="0024633A" w:rsidRDefault="00354377" w:rsidP="00984A23">
      <w:pPr>
        <w:pStyle w:val="ListParagraph"/>
        <w:spacing w:after="240"/>
        <w:rPr>
          <w:rFonts w:eastAsia="Times New Roman" w:cs="Tahoma"/>
          <w:color w:val="auto"/>
        </w:rPr>
      </w:pPr>
    </w:p>
    <w:p w14:paraId="28661996" w14:textId="783FA4FB" w:rsidR="00CE0E93" w:rsidRDefault="00354377" w:rsidP="00984A23">
      <w:pPr>
        <w:pStyle w:val="ListParagraph"/>
        <w:spacing w:after="240"/>
        <w:rPr>
          <w:rFonts w:eastAsia="Times New Roman" w:cs="Tahoma"/>
          <w:color w:val="auto"/>
        </w:rPr>
      </w:pPr>
      <w:r w:rsidRPr="0024633A">
        <w:rPr>
          <w:rFonts w:eastAsia="Times New Roman" w:cs="Tahoma"/>
          <w:color w:val="auto"/>
        </w:rPr>
        <w:t xml:space="preserve">Note: </w:t>
      </w:r>
      <w:r w:rsidR="00A002AE" w:rsidRPr="0024633A">
        <w:rPr>
          <w:rFonts w:eastAsia="Times New Roman" w:cs="Tahoma"/>
          <w:color w:val="auto"/>
        </w:rPr>
        <w:t>The</w:t>
      </w:r>
      <w:r w:rsidR="00A04115" w:rsidRPr="0024633A">
        <w:rPr>
          <w:rFonts w:eastAsia="Times New Roman" w:cs="Tahoma"/>
          <w:color w:val="auto"/>
        </w:rPr>
        <w:t xml:space="preserve"> </w:t>
      </w:r>
      <w:r w:rsidR="00A8071B" w:rsidRPr="0024633A">
        <w:rPr>
          <w:rFonts w:eastAsia="Times New Roman" w:cs="Tahoma"/>
          <w:color w:val="auto"/>
        </w:rPr>
        <w:t xml:space="preserve">RG </w:t>
      </w:r>
      <w:r w:rsidR="00A04115" w:rsidRPr="0024633A">
        <w:rPr>
          <w:rFonts w:eastAsia="Times New Roman" w:cs="Tahoma"/>
          <w:color w:val="auto"/>
        </w:rPr>
        <w:t xml:space="preserve">response XML will only apply signing when a </w:t>
      </w:r>
      <w:r w:rsidR="00347067" w:rsidRPr="0024633A">
        <w:rPr>
          <w:rFonts w:eastAsia="Times New Roman" w:cs="Tahoma"/>
          <w:color w:val="auto"/>
        </w:rPr>
        <w:t xml:space="preserve">CBECC Compliance Software </w:t>
      </w:r>
      <w:r w:rsidR="00A04115" w:rsidRPr="0024633A">
        <w:rPr>
          <w:rFonts w:eastAsia="Times New Roman" w:cs="Tahoma"/>
          <w:color w:val="auto"/>
        </w:rPr>
        <w:t>submission has completed all the checks during processing and generates a non-watermarked PDF.</w:t>
      </w:r>
      <w:r w:rsidR="005479DF" w:rsidRPr="0024633A">
        <w:rPr>
          <w:rFonts w:eastAsia="Times New Roman" w:cs="Tahoma"/>
          <w:color w:val="auto"/>
        </w:rPr>
        <w:t xml:space="preserve"> </w:t>
      </w:r>
      <w:r w:rsidR="00A04115" w:rsidRPr="0024633A">
        <w:rPr>
          <w:rFonts w:eastAsia="Times New Roman" w:cs="Tahoma"/>
          <w:color w:val="auto"/>
        </w:rPr>
        <w:t xml:space="preserve">If the </w:t>
      </w:r>
      <w:r w:rsidR="00A8071B" w:rsidRPr="0024633A">
        <w:rPr>
          <w:rFonts w:eastAsia="Times New Roman" w:cs="Tahoma"/>
          <w:color w:val="auto"/>
        </w:rPr>
        <w:t>RG</w:t>
      </w:r>
      <w:r w:rsidR="00347067" w:rsidRPr="0024633A">
        <w:rPr>
          <w:rFonts w:eastAsia="Times New Roman" w:cs="Tahoma"/>
          <w:color w:val="auto"/>
        </w:rPr>
        <w:t xml:space="preserve"> </w:t>
      </w:r>
      <w:r w:rsidR="00A04115" w:rsidRPr="0024633A">
        <w:rPr>
          <w:rFonts w:eastAsia="Times New Roman" w:cs="Tahoma"/>
          <w:color w:val="auto"/>
        </w:rPr>
        <w:t>processing does not complete normally</w:t>
      </w:r>
      <w:r w:rsidR="00347067" w:rsidRPr="0024633A">
        <w:rPr>
          <w:rFonts w:eastAsia="Times New Roman" w:cs="Tahoma"/>
          <w:color w:val="auto"/>
        </w:rPr>
        <w:t>,</w:t>
      </w:r>
      <w:r w:rsidR="00A04115" w:rsidRPr="0024633A">
        <w:rPr>
          <w:rFonts w:eastAsia="Times New Roman" w:cs="Tahoma"/>
          <w:color w:val="auto"/>
        </w:rPr>
        <w:t xml:space="preserve"> there will be NO signature element</w:t>
      </w:r>
      <w:r w:rsidR="00347067" w:rsidRPr="0024633A">
        <w:rPr>
          <w:rFonts w:eastAsia="Times New Roman" w:cs="Tahoma"/>
          <w:color w:val="auto"/>
        </w:rPr>
        <w:t xml:space="preserve"> in the </w:t>
      </w:r>
      <w:r w:rsidR="00CF3F48" w:rsidRPr="0024633A">
        <w:rPr>
          <w:rFonts w:eastAsia="Times New Roman" w:cs="Tahoma"/>
          <w:color w:val="auto"/>
        </w:rPr>
        <w:t xml:space="preserve">registration </w:t>
      </w:r>
      <w:r w:rsidR="00347067" w:rsidRPr="0024633A">
        <w:rPr>
          <w:rFonts w:eastAsia="Times New Roman" w:cs="Tahoma"/>
          <w:color w:val="auto"/>
        </w:rPr>
        <w:t>package</w:t>
      </w:r>
      <w:r w:rsidR="00A04115" w:rsidRPr="0024633A">
        <w:rPr>
          <w:rFonts w:eastAsia="Times New Roman" w:cs="Tahoma"/>
          <w:color w:val="auto"/>
        </w:rPr>
        <w:t>.</w:t>
      </w:r>
    </w:p>
    <w:p w14:paraId="3CA92B2B" w14:textId="40E9DF5F" w:rsidR="008527C2" w:rsidRDefault="008527C2" w:rsidP="00984A23">
      <w:pPr>
        <w:pStyle w:val="ListParagraph"/>
        <w:spacing w:after="240"/>
        <w:rPr>
          <w:rFonts w:eastAsia="Times New Roman" w:cs="Tahoma"/>
          <w:color w:val="auto"/>
        </w:rPr>
      </w:pPr>
    </w:p>
    <w:p w14:paraId="672B15AD" w14:textId="0165B06D" w:rsidR="008527C2" w:rsidRDefault="008527C2" w:rsidP="00984A23">
      <w:pPr>
        <w:pStyle w:val="ListParagraph"/>
        <w:spacing w:after="240"/>
        <w:rPr>
          <w:rFonts w:eastAsia="Times New Roman" w:cs="Tahoma"/>
          <w:color w:val="auto"/>
        </w:rPr>
      </w:pPr>
    </w:p>
    <w:p w14:paraId="352DFE18" w14:textId="58052AAB" w:rsidR="008527C2" w:rsidRDefault="008527C2" w:rsidP="00984A23">
      <w:pPr>
        <w:pStyle w:val="ListParagraph"/>
        <w:spacing w:after="240"/>
        <w:rPr>
          <w:rFonts w:eastAsia="Times New Roman" w:cs="Tahoma"/>
          <w:color w:val="auto"/>
        </w:rPr>
      </w:pPr>
    </w:p>
    <w:p w14:paraId="5942B836" w14:textId="062D6D58" w:rsidR="008527C2" w:rsidRDefault="008527C2" w:rsidP="00984A23">
      <w:pPr>
        <w:pStyle w:val="ListParagraph"/>
        <w:spacing w:after="240"/>
        <w:rPr>
          <w:rFonts w:eastAsia="Times New Roman" w:cs="Tahoma"/>
          <w:color w:val="auto"/>
        </w:rPr>
      </w:pPr>
    </w:p>
    <w:p w14:paraId="17C88BF5" w14:textId="02FB93CE" w:rsidR="008527C2" w:rsidRDefault="008527C2" w:rsidP="00984A23">
      <w:pPr>
        <w:pStyle w:val="ListParagraph"/>
        <w:spacing w:after="240"/>
        <w:rPr>
          <w:rFonts w:eastAsia="Times New Roman" w:cs="Tahoma"/>
          <w:color w:val="auto"/>
        </w:rPr>
      </w:pPr>
    </w:p>
    <w:p w14:paraId="0861EB27" w14:textId="5BE88029" w:rsidR="008527C2" w:rsidRDefault="008527C2" w:rsidP="00984A23">
      <w:pPr>
        <w:pStyle w:val="ListParagraph"/>
        <w:spacing w:after="240"/>
        <w:rPr>
          <w:rFonts w:eastAsia="Times New Roman" w:cs="Tahoma"/>
          <w:color w:val="auto"/>
        </w:rPr>
      </w:pPr>
    </w:p>
    <w:p w14:paraId="0189937E" w14:textId="1F6668F1" w:rsidR="008527C2" w:rsidRDefault="008527C2" w:rsidP="00984A23">
      <w:pPr>
        <w:pStyle w:val="ListParagraph"/>
        <w:spacing w:after="240"/>
        <w:rPr>
          <w:rFonts w:eastAsia="Times New Roman" w:cs="Tahoma"/>
          <w:color w:val="auto"/>
        </w:rPr>
      </w:pPr>
    </w:p>
    <w:p w14:paraId="36D4AF8B" w14:textId="13BC459B" w:rsidR="008527C2" w:rsidRDefault="008527C2" w:rsidP="00984A23">
      <w:pPr>
        <w:pStyle w:val="ListParagraph"/>
        <w:spacing w:after="240"/>
        <w:rPr>
          <w:rFonts w:eastAsia="Times New Roman" w:cs="Tahoma"/>
          <w:color w:val="auto"/>
        </w:rPr>
      </w:pPr>
    </w:p>
    <w:p w14:paraId="38C711BE" w14:textId="173380D4" w:rsidR="008527C2" w:rsidRDefault="008527C2" w:rsidP="00984A23">
      <w:pPr>
        <w:pStyle w:val="ListParagraph"/>
        <w:spacing w:after="240"/>
        <w:rPr>
          <w:rFonts w:eastAsia="Times New Roman" w:cs="Tahoma"/>
          <w:color w:val="auto"/>
        </w:rPr>
      </w:pPr>
    </w:p>
    <w:p w14:paraId="2DE20827" w14:textId="2EE10071" w:rsidR="008527C2" w:rsidRDefault="008527C2" w:rsidP="00984A23">
      <w:pPr>
        <w:pStyle w:val="ListParagraph"/>
        <w:spacing w:after="240"/>
        <w:rPr>
          <w:rFonts w:eastAsia="Times New Roman" w:cs="Tahoma"/>
          <w:color w:val="auto"/>
        </w:rPr>
      </w:pPr>
    </w:p>
    <w:p w14:paraId="08DAB3B0" w14:textId="0DF49EAC" w:rsidR="008527C2" w:rsidRDefault="008527C2" w:rsidP="00984A23">
      <w:pPr>
        <w:pStyle w:val="ListParagraph"/>
        <w:spacing w:after="240"/>
        <w:rPr>
          <w:rFonts w:eastAsia="Times New Roman" w:cs="Tahoma"/>
          <w:color w:val="auto"/>
        </w:rPr>
      </w:pPr>
    </w:p>
    <w:p w14:paraId="7C77F769" w14:textId="138FBABF" w:rsidR="008527C2" w:rsidRDefault="008527C2" w:rsidP="00984A23">
      <w:pPr>
        <w:pStyle w:val="ListParagraph"/>
        <w:spacing w:after="240"/>
        <w:rPr>
          <w:rFonts w:eastAsia="Times New Roman" w:cs="Tahoma"/>
          <w:color w:val="auto"/>
        </w:rPr>
      </w:pPr>
    </w:p>
    <w:p w14:paraId="0BFBDCEC" w14:textId="7D73266B" w:rsidR="008527C2" w:rsidRDefault="008527C2" w:rsidP="00984A23">
      <w:pPr>
        <w:pStyle w:val="ListParagraph"/>
        <w:spacing w:after="240"/>
        <w:rPr>
          <w:rFonts w:eastAsia="Times New Roman" w:cs="Tahoma"/>
          <w:color w:val="auto"/>
        </w:rPr>
      </w:pPr>
    </w:p>
    <w:p w14:paraId="4595E503" w14:textId="3E82F694" w:rsidR="008527C2" w:rsidRDefault="008527C2" w:rsidP="00984A23">
      <w:pPr>
        <w:pStyle w:val="ListParagraph"/>
        <w:spacing w:after="240"/>
        <w:rPr>
          <w:rFonts w:eastAsia="Times New Roman" w:cs="Tahoma"/>
          <w:color w:val="auto"/>
        </w:rPr>
      </w:pPr>
    </w:p>
    <w:p w14:paraId="413A550C" w14:textId="77777777" w:rsidR="008527C2" w:rsidRPr="0024633A" w:rsidRDefault="008527C2" w:rsidP="00984A23">
      <w:pPr>
        <w:pStyle w:val="ListParagraph"/>
        <w:spacing w:after="240"/>
        <w:rPr>
          <w:rFonts w:cs="Tahoma"/>
        </w:rPr>
      </w:pPr>
    </w:p>
    <w:p w14:paraId="721D350B" w14:textId="72EC2D89" w:rsidR="00BC5128" w:rsidRPr="0024633A" w:rsidRDefault="00D2330B" w:rsidP="00984A23">
      <w:pPr>
        <w:pStyle w:val="Heading2"/>
        <w:spacing w:after="240"/>
        <w:ind w:left="720" w:hanging="720"/>
        <w:rPr>
          <w:rFonts w:ascii="Tahoma" w:hAnsi="Tahoma" w:cs="Tahoma"/>
          <w:sz w:val="28"/>
          <w:szCs w:val="28"/>
        </w:rPr>
      </w:pPr>
      <w:bookmarkStart w:id="1353" w:name="_Toc96009521"/>
      <w:r w:rsidRPr="0024633A">
        <w:rPr>
          <w:rFonts w:ascii="Tahoma" w:hAnsi="Tahoma" w:cs="Tahoma"/>
          <w:sz w:val="28"/>
          <w:szCs w:val="28"/>
        </w:rPr>
        <w:lastRenderedPageBreak/>
        <w:t xml:space="preserve">Residential </w:t>
      </w:r>
      <w:r w:rsidR="00191310" w:rsidRPr="0024633A">
        <w:rPr>
          <w:rFonts w:ascii="Tahoma" w:hAnsi="Tahoma" w:cs="Tahoma"/>
          <w:sz w:val="28"/>
          <w:szCs w:val="28"/>
        </w:rPr>
        <w:t xml:space="preserve">Document </w:t>
      </w:r>
      <w:r w:rsidR="00BC5128" w:rsidRPr="0024633A">
        <w:rPr>
          <w:rFonts w:ascii="Tahoma" w:hAnsi="Tahoma" w:cs="Tahoma"/>
          <w:sz w:val="28"/>
          <w:szCs w:val="28"/>
        </w:rPr>
        <w:t>Registration N</w:t>
      </w:r>
      <w:r w:rsidR="006A054B" w:rsidRPr="0024633A">
        <w:rPr>
          <w:rFonts w:ascii="Tahoma" w:hAnsi="Tahoma" w:cs="Tahoma"/>
          <w:sz w:val="28"/>
          <w:szCs w:val="28"/>
        </w:rPr>
        <w:t>umbering C</w:t>
      </w:r>
      <w:r w:rsidR="00BC5128" w:rsidRPr="0024633A">
        <w:rPr>
          <w:rFonts w:ascii="Tahoma" w:hAnsi="Tahoma" w:cs="Tahoma"/>
          <w:sz w:val="28"/>
          <w:szCs w:val="28"/>
        </w:rPr>
        <w:t>onvention</w:t>
      </w:r>
      <w:r w:rsidR="006A054B" w:rsidRPr="0024633A">
        <w:rPr>
          <w:rFonts w:ascii="Tahoma" w:hAnsi="Tahoma" w:cs="Tahoma"/>
          <w:sz w:val="28"/>
          <w:szCs w:val="28"/>
        </w:rPr>
        <w:t>s</w:t>
      </w:r>
      <w:bookmarkEnd w:id="1353"/>
    </w:p>
    <w:p w14:paraId="27A2BBB3" w14:textId="58785E93" w:rsidR="00DD37FB" w:rsidRPr="000A1002" w:rsidRDefault="00CA55D1" w:rsidP="000A1002">
      <w:pPr>
        <w:spacing w:after="240"/>
        <w:ind w:left="360"/>
        <w:rPr>
          <w:ins w:id="1354" w:author="Haider Alhabibi" w:date="2022-02-17T20:23:00Z"/>
          <w:rFonts w:eastAsia="Times New Roman" w:cs="Tahoma"/>
          <w:color w:val="auto"/>
        </w:rPr>
      </w:pPr>
      <w:r w:rsidRPr="000A1002">
        <w:rPr>
          <w:rFonts w:eastAsia="Times New Roman" w:cs="Tahoma"/>
          <w:color w:val="auto"/>
        </w:rPr>
        <w:t xml:space="preserve">The registration numbers assigned to </w:t>
      </w:r>
      <w:r w:rsidR="00507E8E" w:rsidRPr="000A1002">
        <w:rPr>
          <w:rFonts w:eastAsia="Times New Roman" w:cs="Tahoma"/>
          <w:color w:val="auto"/>
        </w:rPr>
        <w:t>20</w:t>
      </w:r>
      <w:ins w:id="1355" w:author="Author">
        <w:r w:rsidR="00353104" w:rsidRPr="000A1002">
          <w:rPr>
            <w:rFonts w:eastAsia="Times New Roman" w:cs="Tahoma"/>
            <w:color w:val="auto"/>
          </w:rPr>
          <w:t>22</w:t>
        </w:r>
      </w:ins>
      <w:del w:id="1356" w:author="Author">
        <w:r w:rsidR="00507E8E" w:rsidRPr="000A1002" w:rsidDel="00353104">
          <w:rPr>
            <w:rFonts w:eastAsia="Times New Roman" w:cs="Tahoma"/>
            <w:color w:val="auto"/>
          </w:rPr>
          <w:delText>19</w:delText>
        </w:r>
      </w:del>
      <w:r w:rsidRPr="000A1002">
        <w:rPr>
          <w:rFonts w:eastAsia="Times New Roman" w:cs="Tahoma"/>
          <w:color w:val="auto"/>
        </w:rPr>
        <w:t xml:space="preserve"> </w:t>
      </w:r>
      <w:del w:id="1357" w:author="Author">
        <w:r w:rsidRPr="000A1002" w:rsidDel="00ED0C17">
          <w:rPr>
            <w:rFonts w:eastAsia="Times New Roman" w:cs="Tahoma"/>
            <w:color w:val="auto"/>
          </w:rPr>
          <w:delText xml:space="preserve">residential </w:delText>
        </w:r>
      </w:del>
      <w:r w:rsidRPr="000A1002">
        <w:rPr>
          <w:rFonts w:eastAsia="Times New Roman" w:cs="Tahoma"/>
          <w:color w:val="auto"/>
        </w:rPr>
        <w:t xml:space="preserve">compliance documents </w:t>
      </w:r>
      <w:r w:rsidR="00CD51C2" w:rsidRPr="000A1002">
        <w:rPr>
          <w:rFonts w:eastAsia="Times New Roman" w:cs="Tahoma"/>
          <w:color w:val="auto"/>
        </w:rPr>
        <w:t xml:space="preserve">and to nonresidential certificates of </w:t>
      </w:r>
      <w:r w:rsidR="002905F3" w:rsidRPr="000A1002">
        <w:rPr>
          <w:rFonts w:eastAsia="Times New Roman" w:cs="Tahoma"/>
          <w:color w:val="auto"/>
        </w:rPr>
        <w:t>verification</w:t>
      </w:r>
      <w:r w:rsidR="00CD51C2" w:rsidRPr="000A1002">
        <w:rPr>
          <w:rFonts w:eastAsia="Times New Roman" w:cs="Tahoma"/>
          <w:color w:val="auto"/>
        </w:rPr>
        <w:t xml:space="preserve"> </w:t>
      </w:r>
      <w:r w:rsidRPr="000A1002">
        <w:rPr>
          <w:rFonts w:eastAsia="Times New Roman" w:cs="Tahoma"/>
          <w:color w:val="auto"/>
        </w:rPr>
        <w:t>by the Data Registry at the conclusion of the registration process should conform to the conventions described in this section.</w:t>
      </w:r>
      <w:ins w:id="1358" w:author="Haider Alhabibi" w:date="2022-02-17T20:23:00Z">
        <w:r w:rsidR="00DD37FB" w:rsidRPr="000A1002">
          <w:rPr>
            <w:rFonts w:eastAsia="Times New Roman" w:cs="Tahoma"/>
            <w:color w:val="auto"/>
          </w:rPr>
          <w:t xml:space="preserve"> Table 3-1 presents Compliance Documents Certificate</w:t>
        </w:r>
      </w:ins>
      <w:r w:rsidR="00911398" w:rsidRPr="000A1002">
        <w:rPr>
          <w:rFonts w:eastAsia="Times New Roman" w:cs="Tahoma"/>
          <w:color w:val="auto"/>
        </w:rPr>
        <w:t>s</w:t>
      </w:r>
      <w:ins w:id="1359" w:author="Haider Alhabibi" w:date="2022-02-17T20:23:00Z">
        <w:r w:rsidR="00DD37FB" w:rsidRPr="000A1002">
          <w:rPr>
            <w:rFonts w:eastAsia="Times New Roman" w:cs="Tahoma"/>
            <w:color w:val="auto"/>
          </w:rPr>
          <w:t xml:space="preserve"> </w:t>
        </w:r>
      </w:ins>
      <w:r w:rsidR="00911398" w:rsidRPr="000A1002">
        <w:rPr>
          <w:rFonts w:eastAsia="Times New Roman" w:cs="Tahoma"/>
          <w:color w:val="auto"/>
        </w:rPr>
        <w:t>a</w:t>
      </w:r>
      <w:ins w:id="1360" w:author="Haider Alhabibi" w:date="2022-02-17T20:23:00Z">
        <w:r w:rsidR="00DD37FB" w:rsidRPr="000A1002">
          <w:rPr>
            <w:rFonts w:eastAsia="Times New Roman" w:cs="Tahoma"/>
            <w:color w:val="auto"/>
          </w:rPr>
          <w:t xml:space="preserve">bbreviations. </w:t>
        </w:r>
      </w:ins>
    </w:p>
    <w:p w14:paraId="4F066DB0" w14:textId="290788FC" w:rsidR="00CB25BE" w:rsidRDefault="00CB25BE" w:rsidP="00984A23">
      <w:pPr>
        <w:pStyle w:val="ListParagraph"/>
        <w:spacing w:after="240"/>
        <w:rPr>
          <w:ins w:id="1361" w:author="Haider Alhabibi" w:date="2022-02-17T20:04:00Z"/>
          <w:rFonts w:eastAsia="Times New Roman" w:cs="Tahoma"/>
          <w:color w:val="auto"/>
        </w:rPr>
      </w:pPr>
    </w:p>
    <w:p w14:paraId="682C4AE2" w14:textId="33743061" w:rsidR="00B127EB" w:rsidRPr="00EF4223" w:rsidRDefault="00B127EB" w:rsidP="00801512">
      <w:pPr>
        <w:pStyle w:val="ListParagraph"/>
        <w:spacing w:after="240"/>
        <w:jc w:val="center"/>
        <w:rPr>
          <w:ins w:id="1362" w:author="Haider Alhabibi" w:date="2022-02-17T19:21:00Z"/>
          <w:rFonts w:eastAsia="Times New Roman" w:cs="Tahoma"/>
          <w:b/>
          <w:bCs/>
          <w:color w:val="auto"/>
        </w:rPr>
      </w:pPr>
      <w:bookmarkStart w:id="1363" w:name="_Hlk96073000"/>
      <w:ins w:id="1364" w:author="Haider Alhabibi" w:date="2022-02-17T20:17:00Z">
        <w:r w:rsidRPr="00EF4223">
          <w:rPr>
            <w:rFonts w:eastAsia="Times New Roman" w:cs="Tahoma"/>
            <w:b/>
            <w:bCs/>
            <w:color w:val="auto"/>
          </w:rPr>
          <w:t>T</w:t>
        </w:r>
      </w:ins>
      <w:ins w:id="1365" w:author="Haider Alhabibi" w:date="2022-02-17T20:18:00Z">
        <w:r w:rsidRPr="00EF4223">
          <w:rPr>
            <w:rFonts w:eastAsia="Times New Roman" w:cs="Tahoma"/>
            <w:b/>
            <w:bCs/>
            <w:color w:val="auto"/>
          </w:rPr>
          <w:t xml:space="preserve">able </w:t>
        </w:r>
        <w:r w:rsidR="003E3062" w:rsidRPr="00EF4223">
          <w:rPr>
            <w:rFonts w:eastAsia="Times New Roman" w:cs="Tahoma"/>
            <w:b/>
            <w:bCs/>
            <w:color w:val="auto"/>
          </w:rPr>
          <w:t>3-1</w:t>
        </w:r>
      </w:ins>
      <w:ins w:id="1366" w:author="Haider Alhabibi" w:date="2022-02-17T20:19:00Z">
        <w:r w:rsidR="001433EA" w:rsidRPr="00EF4223">
          <w:rPr>
            <w:rFonts w:eastAsia="Times New Roman" w:cs="Tahoma"/>
            <w:b/>
            <w:bCs/>
            <w:color w:val="auto"/>
          </w:rPr>
          <w:t xml:space="preserve">: </w:t>
        </w:r>
      </w:ins>
      <w:ins w:id="1367" w:author="Haider Alhabibi" w:date="2022-02-17T20:20:00Z">
        <w:r w:rsidR="00325506" w:rsidRPr="00EF4223">
          <w:rPr>
            <w:rFonts w:eastAsia="Times New Roman" w:cs="Tahoma"/>
            <w:b/>
            <w:bCs/>
            <w:color w:val="auto"/>
          </w:rPr>
          <w:t xml:space="preserve">Compliance Documents </w:t>
        </w:r>
        <w:r w:rsidR="00EF4223" w:rsidRPr="00EF4223">
          <w:rPr>
            <w:rFonts w:eastAsia="Times New Roman" w:cs="Tahoma"/>
            <w:b/>
            <w:bCs/>
            <w:color w:val="auto"/>
          </w:rPr>
          <w:t xml:space="preserve">Certificate </w:t>
        </w:r>
        <w:r w:rsidR="00325506" w:rsidRPr="00EF4223">
          <w:rPr>
            <w:rFonts w:eastAsia="Times New Roman" w:cs="Tahoma"/>
            <w:b/>
            <w:bCs/>
            <w:color w:val="auto"/>
          </w:rPr>
          <w:t>A</w:t>
        </w:r>
      </w:ins>
      <w:ins w:id="1368" w:author="Haider Alhabibi" w:date="2022-02-17T20:19:00Z">
        <w:r w:rsidR="00325506" w:rsidRPr="00EF4223">
          <w:rPr>
            <w:b/>
            <w:bCs/>
          </w:rPr>
          <w:t>bbreviations</w:t>
        </w:r>
      </w:ins>
    </w:p>
    <w:tbl>
      <w:tblPr>
        <w:tblStyle w:val="TableGrid"/>
        <w:tblW w:w="0" w:type="auto"/>
        <w:jc w:val="center"/>
        <w:tblLook w:val="04A0" w:firstRow="1" w:lastRow="0" w:firstColumn="1" w:lastColumn="0" w:noHBand="0" w:noVBand="1"/>
      </w:tblPr>
      <w:tblGrid>
        <w:gridCol w:w="1705"/>
        <w:gridCol w:w="5850"/>
      </w:tblGrid>
      <w:tr w:rsidR="00546317" w14:paraId="2C8CD152" w14:textId="77777777" w:rsidTr="00801512">
        <w:trPr>
          <w:cantSplit/>
          <w:trHeight w:val="530"/>
          <w:tblHeader/>
          <w:jc w:val="center"/>
          <w:ins w:id="1369" w:author="Haider Alhabibi" w:date="2022-02-17T19:21:00Z"/>
        </w:trPr>
        <w:tc>
          <w:tcPr>
            <w:tcW w:w="1705" w:type="dxa"/>
            <w:vAlign w:val="center"/>
          </w:tcPr>
          <w:bookmarkEnd w:id="1363"/>
          <w:p w14:paraId="06D36A25" w14:textId="7F6147AF" w:rsidR="00546317" w:rsidRPr="000B28FF" w:rsidRDefault="00D80A81" w:rsidP="00DC4D5C">
            <w:pPr>
              <w:spacing w:after="0"/>
              <w:jc w:val="center"/>
              <w:rPr>
                <w:ins w:id="1370" w:author="Haider Alhabibi" w:date="2022-02-17T19:21:00Z"/>
                <w:rFonts w:cs="Tahoma"/>
                <w:b/>
                <w:bCs/>
                <w:szCs w:val="24"/>
              </w:rPr>
            </w:pPr>
            <w:ins w:id="1371" w:author="Haider Alhabibi" w:date="2022-02-17T19:45:00Z">
              <w:r w:rsidRPr="000B28FF">
                <w:rPr>
                  <w:rFonts w:cs="Tahoma"/>
                  <w:b/>
                  <w:bCs/>
                  <w:szCs w:val="24"/>
                </w:rPr>
                <w:t>Type</w:t>
              </w:r>
            </w:ins>
          </w:p>
        </w:tc>
        <w:tc>
          <w:tcPr>
            <w:tcW w:w="5850" w:type="dxa"/>
            <w:vAlign w:val="center"/>
          </w:tcPr>
          <w:p w14:paraId="779BBC1E" w14:textId="2489F418" w:rsidR="00546317" w:rsidRPr="000B28FF" w:rsidRDefault="00B5546C" w:rsidP="00352A55">
            <w:pPr>
              <w:spacing w:after="0"/>
              <w:jc w:val="center"/>
              <w:rPr>
                <w:ins w:id="1372" w:author="Haider Alhabibi" w:date="2022-02-17T19:21:00Z"/>
                <w:rFonts w:eastAsia="Times New Roman" w:cs="Tahoma"/>
                <w:b/>
                <w:bCs/>
                <w:color w:val="auto"/>
              </w:rPr>
            </w:pPr>
            <w:ins w:id="1373" w:author="Haider Alhabibi" w:date="2022-02-17T19:45:00Z">
              <w:r w:rsidRPr="000B28FF">
                <w:rPr>
                  <w:rFonts w:eastAsia="Times New Roman" w:cs="Tahoma"/>
                  <w:b/>
                  <w:bCs/>
                  <w:color w:val="auto"/>
                </w:rPr>
                <w:t>Description</w:t>
              </w:r>
            </w:ins>
          </w:p>
        </w:tc>
      </w:tr>
      <w:tr w:rsidR="00EA1083" w14:paraId="4383E032" w14:textId="77777777" w:rsidTr="00801512">
        <w:trPr>
          <w:cantSplit/>
          <w:trHeight w:val="530"/>
          <w:tblHeader/>
          <w:jc w:val="center"/>
          <w:ins w:id="1374" w:author="Haider Alhabibi" w:date="2022-02-17T19:23:00Z"/>
        </w:trPr>
        <w:tc>
          <w:tcPr>
            <w:tcW w:w="1705" w:type="dxa"/>
          </w:tcPr>
          <w:p w14:paraId="213AB5C7" w14:textId="6D86CF94" w:rsidR="00EA1083" w:rsidRPr="00352A55" w:rsidRDefault="00EA1083" w:rsidP="00DC4D5C">
            <w:pPr>
              <w:spacing w:after="0"/>
              <w:jc w:val="center"/>
              <w:rPr>
                <w:ins w:id="1375" w:author="Haider Alhabibi" w:date="2022-02-17T19:23:00Z"/>
                <w:rFonts w:cs="Tahoma"/>
                <w:szCs w:val="24"/>
              </w:rPr>
            </w:pPr>
            <w:ins w:id="1376" w:author="Haider Alhabibi" w:date="2022-02-17T19:23:00Z">
              <w:r w:rsidRPr="00352A55">
                <w:rPr>
                  <w:rFonts w:cs="Tahoma"/>
                  <w:szCs w:val="24"/>
                </w:rPr>
                <w:t>CF1R</w:t>
              </w:r>
            </w:ins>
          </w:p>
        </w:tc>
        <w:tc>
          <w:tcPr>
            <w:tcW w:w="5850" w:type="dxa"/>
          </w:tcPr>
          <w:p w14:paraId="645C49B0" w14:textId="31AAA056" w:rsidR="00EA1083" w:rsidRPr="00352A55" w:rsidRDefault="00E12205" w:rsidP="00352A55">
            <w:pPr>
              <w:spacing w:after="0"/>
              <w:rPr>
                <w:ins w:id="1377" w:author="Haider Alhabibi" w:date="2022-02-17T19:23:00Z"/>
                <w:rFonts w:cs="Tahoma"/>
                <w:szCs w:val="24"/>
              </w:rPr>
            </w:pPr>
            <w:ins w:id="1378" w:author="Haider Alhabibi" w:date="2022-02-17T19:42:00Z">
              <w:r w:rsidRPr="00352A55">
                <w:rPr>
                  <w:rFonts w:cs="Tahoma"/>
                  <w:szCs w:val="24"/>
                </w:rPr>
                <w:t>Certificate of Compliance</w:t>
              </w:r>
            </w:ins>
          </w:p>
        </w:tc>
      </w:tr>
      <w:tr w:rsidR="00546317" w14:paraId="405257B8" w14:textId="77777777" w:rsidTr="00801512">
        <w:trPr>
          <w:cantSplit/>
          <w:trHeight w:val="530"/>
          <w:tblHeader/>
          <w:jc w:val="center"/>
          <w:ins w:id="1379" w:author="Haider Alhabibi" w:date="2022-02-17T19:21:00Z"/>
        </w:trPr>
        <w:tc>
          <w:tcPr>
            <w:tcW w:w="1705" w:type="dxa"/>
          </w:tcPr>
          <w:p w14:paraId="31470B89" w14:textId="6789A173" w:rsidR="00546317" w:rsidRPr="00352A55" w:rsidRDefault="00546317" w:rsidP="00DC4D5C">
            <w:pPr>
              <w:spacing w:after="0"/>
              <w:jc w:val="center"/>
              <w:rPr>
                <w:ins w:id="1380" w:author="Haider Alhabibi" w:date="2022-02-17T19:21:00Z"/>
                <w:rFonts w:cs="Tahoma"/>
                <w:szCs w:val="24"/>
              </w:rPr>
            </w:pPr>
            <w:ins w:id="1381" w:author="Haider Alhabibi" w:date="2022-02-17T19:22:00Z">
              <w:r w:rsidRPr="00352A55">
                <w:rPr>
                  <w:rFonts w:cs="Tahoma"/>
                  <w:szCs w:val="24"/>
                </w:rPr>
                <w:t>CF2R</w:t>
              </w:r>
            </w:ins>
          </w:p>
        </w:tc>
        <w:tc>
          <w:tcPr>
            <w:tcW w:w="5850" w:type="dxa"/>
          </w:tcPr>
          <w:p w14:paraId="0D924AF5" w14:textId="2D0401F9" w:rsidR="00546317" w:rsidRPr="00352A55" w:rsidRDefault="00E12205" w:rsidP="00352A55">
            <w:pPr>
              <w:spacing w:after="0"/>
              <w:rPr>
                <w:ins w:id="1382" w:author="Haider Alhabibi" w:date="2022-02-17T19:21:00Z"/>
                <w:rFonts w:cs="Tahoma"/>
                <w:szCs w:val="24"/>
              </w:rPr>
            </w:pPr>
            <w:ins w:id="1383" w:author="Haider Alhabibi" w:date="2022-02-17T19:42:00Z">
              <w:r w:rsidRPr="00352A55">
                <w:rPr>
                  <w:rFonts w:cs="Tahoma"/>
                  <w:szCs w:val="24"/>
                </w:rPr>
                <w:t>Certificate of Installation</w:t>
              </w:r>
            </w:ins>
          </w:p>
        </w:tc>
      </w:tr>
      <w:tr w:rsidR="00546317" w14:paraId="1FA0D06B" w14:textId="77777777" w:rsidTr="00801512">
        <w:trPr>
          <w:cantSplit/>
          <w:trHeight w:val="530"/>
          <w:tblHeader/>
          <w:jc w:val="center"/>
          <w:ins w:id="1384" w:author="Haider Alhabibi" w:date="2022-02-17T19:21:00Z"/>
        </w:trPr>
        <w:tc>
          <w:tcPr>
            <w:tcW w:w="1705" w:type="dxa"/>
          </w:tcPr>
          <w:p w14:paraId="31FC08F5" w14:textId="295E789E" w:rsidR="00546317" w:rsidRPr="00352A55" w:rsidRDefault="00546317" w:rsidP="00DC4D5C">
            <w:pPr>
              <w:spacing w:after="0"/>
              <w:jc w:val="center"/>
              <w:rPr>
                <w:ins w:id="1385" w:author="Haider Alhabibi" w:date="2022-02-17T19:21:00Z"/>
                <w:rFonts w:cs="Tahoma"/>
                <w:szCs w:val="24"/>
              </w:rPr>
            </w:pPr>
            <w:ins w:id="1386" w:author="Haider Alhabibi" w:date="2022-02-17T19:22:00Z">
              <w:r w:rsidRPr="00352A55">
                <w:rPr>
                  <w:rFonts w:cs="Tahoma"/>
                  <w:szCs w:val="24"/>
                </w:rPr>
                <w:t>CF3R</w:t>
              </w:r>
            </w:ins>
          </w:p>
        </w:tc>
        <w:tc>
          <w:tcPr>
            <w:tcW w:w="5850" w:type="dxa"/>
          </w:tcPr>
          <w:p w14:paraId="2CF0740D" w14:textId="743F3379" w:rsidR="00546317" w:rsidRPr="00352A55" w:rsidRDefault="00E12205" w:rsidP="00352A55">
            <w:pPr>
              <w:spacing w:after="0"/>
              <w:rPr>
                <w:ins w:id="1387" w:author="Haider Alhabibi" w:date="2022-02-17T19:21:00Z"/>
                <w:rFonts w:cs="Tahoma"/>
                <w:szCs w:val="24"/>
              </w:rPr>
            </w:pPr>
            <w:ins w:id="1388" w:author="Haider Alhabibi" w:date="2022-02-17T19:43:00Z">
              <w:r w:rsidRPr="00352A55">
                <w:rPr>
                  <w:rFonts w:cs="Tahoma"/>
                  <w:szCs w:val="24"/>
                </w:rPr>
                <w:t xml:space="preserve">Certificate of </w:t>
              </w:r>
              <w:r w:rsidR="00154993" w:rsidRPr="00352A55">
                <w:rPr>
                  <w:rFonts w:cs="Tahoma"/>
                  <w:szCs w:val="24"/>
                </w:rPr>
                <w:t>Verification</w:t>
              </w:r>
            </w:ins>
          </w:p>
        </w:tc>
      </w:tr>
      <w:tr w:rsidR="00546317" w14:paraId="3010076D" w14:textId="77777777" w:rsidTr="00801512">
        <w:trPr>
          <w:cantSplit/>
          <w:trHeight w:val="530"/>
          <w:tblHeader/>
          <w:jc w:val="center"/>
          <w:ins w:id="1389" w:author="Haider Alhabibi" w:date="2022-02-17T19:21:00Z"/>
        </w:trPr>
        <w:tc>
          <w:tcPr>
            <w:tcW w:w="1705" w:type="dxa"/>
          </w:tcPr>
          <w:p w14:paraId="77686D76" w14:textId="6BDA87CA" w:rsidR="00546317" w:rsidRPr="00352A55" w:rsidRDefault="00546317" w:rsidP="00DC4D5C">
            <w:pPr>
              <w:spacing w:after="0"/>
              <w:jc w:val="center"/>
              <w:rPr>
                <w:ins w:id="1390" w:author="Haider Alhabibi" w:date="2022-02-17T19:21:00Z"/>
                <w:rFonts w:cs="Tahoma"/>
                <w:szCs w:val="24"/>
              </w:rPr>
            </w:pPr>
            <w:ins w:id="1391" w:author="Haider Alhabibi" w:date="2022-02-17T19:22:00Z">
              <w:r w:rsidRPr="00352A55">
                <w:rPr>
                  <w:rFonts w:cs="Tahoma"/>
                  <w:szCs w:val="24"/>
                </w:rPr>
                <w:t>LMCC</w:t>
              </w:r>
            </w:ins>
          </w:p>
        </w:tc>
        <w:tc>
          <w:tcPr>
            <w:tcW w:w="5850" w:type="dxa"/>
          </w:tcPr>
          <w:p w14:paraId="7C3C4AD7" w14:textId="2446A50C" w:rsidR="00546317" w:rsidRPr="00352A55" w:rsidRDefault="007F4237" w:rsidP="00352A55">
            <w:pPr>
              <w:spacing w:after="0"/>
              <w:rPr>
                <w:ins w:id="1392" w:author="Haider Alhabibi" w:date="2022-02-17T19:21:00Z"/>
                <w:rFonts w:cs="Tahoma"/>
                <w:szCs w:val="24"/>
              </w:rPr>
            </w:pPr>
            <w:ins w:id="1393" w:author="Haider Alhabibi" w:date="2022-02-17T20:02:00Z">
              <w:r w:rsidRPr="00352A55">
                <w:rPr>
                  <w:rFonts w:cs="Tahoma"/>
                  <w:szCs w:val="24"/>
                </w:rPr>
                <w:t xml:space="preserve">Low-Rise Multifamily Certificate of </w:t>
              </w:r>
            </w:ins>
            <w:ins w:id="1394" w:author="Haider Alhabibi" w:date="2022-02-17T20:03:00Z">
              <w:r w:rsidRPr="00352A55">
                <w:rPr>
                  <w:rFonts w:cs="Tahoma"/>
                  <w:szCs w:val="24"/>
                </w:rPr>
                <w:t>Compliance</w:t>
              </w:r>
            </w:ins>
          </w:p>
        </w:tc>
      </w:tr>
      <w:tr w:rsidR="00546317" w14:paraId="6D4FEE16" w14:textId="77777777" w:rsidTr="00801512">
        <w:trPr>
          <w:cantSplit/>
          <w:trHeight w:val="530"/>
          <w:tblHeader/>
          <w:jc w:val="center"/>
          <w:ins w:id="1395" w:author="Haider Alhabibi" w:date="2022-02-17T19:21:00Z"/>
        </w:trPr>
        <w:tc>
          <w:tcPr>
            <w:tcW w:w="1705" w:type="dxa"/>
          </w:tcPr>
          <w:p w14:paraId="71F9BB09" w14:textId="19508E28" w:rsidR="00546317" w:rsidRPr="00352A55" w:rsidRDefault="00546317" w:rsidP="00DC4D5C">
            <w:pPr>
              <w:spacing w:after="0"/>
              <w:jc w:val="center"/>
              <w:rPr>
                <w:ins w:id="1396" w:author="Haider Alhabibi" w:date="2022-02-17T19:21:00Z"/>
                <w:rFonts w:cs="Tahoma"/>
                <w:szCs w:val="24"/>
              </w:rPr>
            </w:pPr>
            <w:ins w:id="1397" w:author="Haider Alhabibi" w:date="2022-02-17T19:22:00Z">
              <w:r w:rsidRPr="00352A55">
                <w:rPr>
                  <w:rFonts w:cs="Tahoma"/>
                  <w:szCs w:val="24"/>
                </w:rPr>
                <w:t>LM</w:t>
              </w:r>
              <w:r w:rsidR="0023108D" w:rsidRPr="00352A55">
                <w:rPr>
                  <w:rFonts w:cs="Tahoma"/>
                  <w:szCs w:val="24"/>
                </w:rPr>
                <w:t>CI</w:t>
              </w:r>
            </w:ins>
          </w:p>
        </w:tc>
        <w:tc>
          <w:tcPr>
            <w:tcW w:w="5850" w:type="dxa"/>
          </w:tcPr>
          <w:p w14:paraId="14892B54" w14:textId="7946E34C" w:rsidR="00546317" w:rsidRPr="00352A55" w:rsidRDefault="007F4237" w:rsidP="00352A55">
            <w:pPr>
              <w:spacing w:after="0"/>
              <w:rPr>
                <w:ins w:id="1398" w:author="Haider Alhabibi" w:date="2022-02-17T19:21:00Z"/>
                <w:rFonts w:cs="Tahoma"/>
                <w:szCs w:val="24"/>
              </w:rPr>
            </w:pPr>
            <w:ins w:id="1399" w:author="Haider Alhabibi" w:date="2022-02-17T20:03:00Z">
              <w:r w:rsidRPr="00352A55">
                <w:rPr>
                  <w:rFonts w:cs="Tahoma"/>
                  <w:szCs w:val="24"/>
                </w:rPr>
                <w:t>Low-Rise Multifamily Certificate of Installation</w:t>
              </w:r>
            </w:ins>
          </w:p>
        </w:tc>
      </w:tr>
      <w:tr w:rsidR="00546317" w14:paraId="38684617" w14:textId="77777777" w:rsidTr="00801512">
        <w:trPr>
          <w:cantSplit/>
          <w:trHeight w:val="530"/>
          <w:tblHeader/>
          <w:jc w:val="center"/>
          <w:ins w:id="1400" w:author="Haider Alhabibi" w:date="2022-02-17T19:21:00Z"/>
        </w:trPr>
        <w:tc>
          <w:tcPr>
            <w:tcW w:w="1705" w:type="dxa"/>
          </w:tcPr>
          <w:p w14:paraId="2E6DA127" w14:textId="4F71E27B" w:rsidR="00546317" w:rsidRPr="00352A55" w:rsidRDefault="0023108D" w:rsidP="00DC4D5C">
            <w:pPr>
              <w:spacing w:after="0"/>
              <w:jc w:val="center"/>
              <w:rPr>
                <w:ins w:id="1401" w:author="Haider Alhabibi" w:date="2022-02-17T19:21:00Z"/>
                <w:rFonts w:cs="Tahoma"/>
                <w:szCs w:val="24"/>
              </w:rPr>
            </w:pPr>
            <w:ins w:id="1402" w:author="Haider Alhabibi" w:date="2022-02-17T19:22:00Z">
              <w:r w:rsidRPr="00352A55">
                <w:rPr>
                  <w:rFonts w:cs="Tahoma"/>
                  <w:szCs w:val="24"/>
                </w:rPr>
                <w:t>LMCV</w:t>
              </w:r>
            </w:ins>
          </w:p>
        </w:tc>
        <w:tc>
          <w:tcPr>
            <w:tcW w:w="5850" w:type="dxa"/>
          </w:tcPr>
          <w:p w14:paraId="3ECC2305" w14:textId="396A2967" w:rsidR="00546317" w:rsidRPr="00352A55" w:rsidRDefault="007F4237" w:rsidP="00352A55">
            <w:pPr>
              <w:spacing w:after="0"/>
              <w:rPr>
                <w:ins w:id="1403" w:author="Haider Alhabibi" w:date="2022-02-17T19:21:00Z"/>
                <w:rFonts w:cs="Tahoma"/>
                <w:szCs w:val="24"/>
              </w:rPr>
            </w:pPr>
            <w:ins w:id="1404" w:author="Haider Alhabibi" w:date="2022-02-17T20:03:00Z">
              <w:r w:rsidRPr="00352A55">
                <w:rPr>
                  <w:rFonts w:cs="Tahoma"/>
                  <w:szCs w:val="24"/>
                </w:rPr>
                <w:t>Low-Rise Multifamily Certificate of Verification</w:t>
              </w:r>
            </w:ins>
          </w:p>
        </w:tc>
      </w:tr>
      <w:tr w:rsidR="0023108D" w14:paraId="630CD48B" w14:textId="77777777" w:rsidTr="00801512">
        <w:trPr>
          <w:cantSplit/>
          <w:trHeight w:val="530"/>
          <w:tblHeader/>
          <w:jc w:val="center"/>
          <w:ins w:id="1405" w:author="Haider Alhabibi" w:date="2022-02-17T19:22:00Z"/>
        </w:trPr>
        <w:tc>
          <w:tcPr>
            <w:tcW w:w="1705" w:type="dxa"/>
          </w:tcPr>
          <w:p w14:paraId="7EDE8128" w14:textId="6AA7ADFC" w:rsidR="0023108D" w:rsidRPr="00352A55" w:rsidRDefault="00EA1083" w:rsidP="00DC4D5C">
            <w:pPr>
              <w:spacing w:after="0"/>
              <w:jc w:val="center"/>
              <w:rPr>
                <w:ins w:id="1406" w:author="Haider Alhabibi" w:date="2022-02-17T19:22:00Z"/>
                <w:rFonts w:cs="Tahoma"/>
                <w:szCs w:val="24"/>
              </w:rPr>
            </w:pPr>
            <w:ins w:id="1407" w:author="Haider Alhabibi" w:date="2022-02-17T19:23:00Z">
              <w:r w:rsidRPr="00352A55">
                <w:rPr>
                  <w:rFonts w:cs="Tahoma"/>
                  <w:szCs w:val="24"/>
                </w:rPr>
                <w:t>NRCV</w:t>
              </w:r>
            </w:ins>
          </w:p>
        </w:tc>
        <w:tc>
          <w:tcPr>
            <w:tcW w:w="5850" w:type="dxa"/>
          </w:tcPr>
          <w:p w14:paraId="390DD763" w14:textId="4E670966" w:rsidR="0023108D" w:rsidRPr="00352A55" w:rsidRDefault="005B4A53" w:rsidP="00352A55">
            <w:pPr>
              <w:spacing w:after="0"/>
              <w:rPr>
                <w:ins w:id="1408" w:author="Haider Alhabibi" w:date="2022-02-17T19:22:00Z"/>
                <w:rFonts w:cs="Tahoma"/>
                <w:szCs w:val="24"/>
              </w:rPr>
            </w:pPr>
            <w:ins w:id="1409" w:author="Haider Alhabibi" w:date="2022-02-17T20:04:00Z">
              <w:r w:rsidRPr="00352A55">
                <w:rPr>
                  <w:rFonts w:cs="Tahoma"/>
                  <w:szCs w:val="24"/>
                </w:rPr>
                <w:t>Non</w:t>
              </w:r>
            </w:ins>
            <w:ins w:id="1410" w:author="Haider Alhabibi" w:date="2022-03-01T16:25:00Z">
              <w:r w:rsidR="00CD4B46">
                <w:rPr>
                  <w:rFonts w:cs="Tahoma"/>
                  <w:szCs w:val="24"/>
                </w:rPr>
                <w:t>r</w:t>
              </w:r>
            </w:ins>
            <w:ins w:id="1411" w:author="Haider Alhabibi" w:date="2022-02-17T20:04:00Z">
              <w:r w:rsidRPr="00352A55">
                <w:rPr>
                  <w:rFonts w:cs="Tahoma"/>
                  <w:szCs w:val="24"/>
                </w:rPr>
                <w:t>esidential Certificate of Verification</w:t>
              </w:r>
            </w:ins>
          </w:p>
        </w:tc>
      </w:tr>
    </w:tbl>
    <w:p w14:paraId="1ABF53A7" w14:textId="77777777" w:rsidR="00546317" w:rsidRPr="0024633A" w:rsidRDefault="00546317" w:rsidP="00984A23">
      <w:pPr>
        <w:pStyle w:val="ListParagraph"/>
        <w:spacing w:after="240"/>
        <w:rPr>
          <w:rFonts w:eastAsia="Times New Roman" w:cs="Tahoma"/>
          <w:color w:val="auto"/>
        </w:rPr>
      </w:pPr>
    </w:p>
    <w:p w14:paraId="44AAE549" w14:textId="4EDEBACD" w:rsidR="004C3B7F" w:rsidRPr="0024633A" w:rsidRDefault="004C3B7F" w:rsidP="00984A23">
      <w:pPr>
        <w:pStyle w:val="Heading3"/>
        <w:tabs>
          <w:tab w:val="clear" w:pos="900"/>
          <w:tab w:val="left" w:pos="720"/>
        </w:tabs>
        <w:spacing w:after="240"/>
        <w:rPr>
          <w:rFonts w:ascii="Tahoma" w:hAnsi="Tahoma" w:cs="Tahoma"/>
          <w:b/>
          <w:i w:val="0"/>
          <w:sz w:val="24"/>
        </w:rPr>
      </w:pPr>
      <w:bookmarkStart w:id="1412" w:name="_Toc96009522"/>
      <w:r w:rsidRPr="0024633A">
        <w:rPr>
          <w:rFonts w:ascii="Tahoma" w:hAnsi="Tahoma" w:cs="Tahoma"/>
          <w:b/>
          <w:i w:val="0"/>
          <w:sz w:val="24"/>
        </w:rPr>
        <w:t xml:space="preserve">Document </w:t>
      </w:r>
      <w:r w:rsidR="00CE4959" w:rsidRPr="0024633A">
        <w:rPr>
          <w:rFonts w:ascii="Tahoma" w:hAnsi="Tahoma" w:cs="Tahoma"/>
          <w:b/>
          <w:i w:val="0"/>
          <w:sz w:val="24"/>
        </w:rPr>
        <w:t xml:space="preserve">Category </w:t>
      </w:r>
      <w:r w:rsidR="000A4C4B" w:rsidRPr="0024633A">
        <w:rPr>
          <w:rFonts w:ascii="Tahoma" w:hAnsi="Tahoma" w:cs="Tahoma"/>
          <w:b/>
          <w:i w:val="0"/>
          <w:sz w:val="24"/>
        </w:rPr>
        <w:t>Designators</w:t>
      </w:r>
      <w:bookmarkEnd w:id="1412"/>
    </w:p>
    <w:p w14:paraId="6B2AEE05" w14:textId="64D888C0" w:rsidR="003440FE" w:rsidRPr="0024633A" w:rsidRDefault="00D073FA" w:rsidP="00984A23">
      <w:pPr>
        <w:pStyle w:val="ListParagraph"/>
        <w:spacing w:after="240"/>
        <w:rPr>
          <w:rFonts w:eastAsia="Times New Roman" w:cs="Tahoma"/>
          <w:color w:val="auto"/>
        </w:rPr>
      </w:pPr>
      <w:r w:rsidRPr="0024633A">
        <w:rPr>
          <w:rFonts w:eastAsia="Times New Roman" w:cs="Tahoma"/>
          <w:color w:val="auto"/>
        </w:rPr>
        <w:t xml:space="preserve">The document </w:t>
      </w:r>
      <w:r w:rsidR="00CE4959" w:rsidRPr="0024633A">
        <w:rPr>
          <w:rFonts w:eastAsia="Times New Roman" w:cs="Tahoma"/>
          <w:color w:val="auto"/>
        </w:rPr>
        <w:t xml:space="preserve">category </w:t>
      </w:r>
      <w:r w:rsidRPr="0024633A">
        <w:rPr>
          <w:rFonts w:eastAsia="Times New Roman" w:cs="Tahoma"/>
          <w:color w:val="auto"/>
        </w:rPr>
        <w:t xml:space="preserve">designators </w:t>
      </w:r>
      <w:r w:rsidR="00CE4959" w:rsidRPr="0024633A">
        <w:rPr>
          <w:rFonts w:eastAsia="Times New Roman" w:cs="Tahoma"/>
          <w:color w:val="auto"/>
        </w:rPr>
        <w:t>used</w:t>
      </w:r>
      <w:r w:rsidRPr="0024633A">
        <w:rPr>
          <w:rFonts w:eastAsia="Times New Roman" w:cs="Tahoma"/>
          <w:color w:val="auto"/>
        </w:rPr>
        <w:t xml:space="preserve"> in registration numbers are given in the first column of Table 3-1</w:t>
      </w:r>
      <w:ins w:id="1413" w:author="Haider Alhabibi" w:date="2022-02-03T17:52:00Z">
        <w:r w:rsidR="002C3998">
          <w:rPr>
            <w:rFonts w:eastAsia="Times New Roman" w:cs="Tahoma"/>
            <w:color w:val="auto"/>
          </w:rPr>
          <w:t>a</w:t>
        </w:r>
      </w:ins>
      <w:ins w:id="1414" w:author="Haider Alhabibi" w:date="2022-02-11T09:20:00Z">
        <w:r w:rsidR="005515C5">
          <w:rPr>
            <w:rFonts w:eastAsia="Times New Roman" w:cs="Tahoma"/>
            <w:color w:val="auto"/>
          </w:rPr>
          <w:t>, Table</w:t>
        </w:r>
        <w:r w:rsidR="00E672B4">
          <w:rPr>
            <w:rFonts w:eastAsia="Times New Roman" w:cs="Tahoma"/>
            <w:color w:val="auto"/>
          </w:rPr>
          <w:t xml:space="preserve"> 3-</w:t>
        </w:r>
      </w:ins>
      <w:ins w:id="1415" w:author="Haider Alhabibi" w:date="2022-02-11T09:29:00Z">
        <w:r w:rsidR="001F412C">
          <w:rPr>
            <w:rFonts w:eastAsia="Times New Roman" w:cs="Tahoma"/>
            <w:color w:val="auto"/>
          </w:rPr>
          <w:t>1b</w:t>
        </w:r>
      </w:ins>
      <w:ins w:id="1416" w:author="Armando Ramirez" w:date="2022-02-14T14:22:00Z">
        <w:r w:rsidR="00646944">
          <w:rPr>
            <w:rFonts w:eastAsia="Times New Roman" w:cs="Tahoma"/>
            <w:color w:val="auto"/>
          </w:rPr>
          <w:t>,</w:t>
        </w:r>
      </w:ins>
      <w:ins w:id="1417" w:author="Haider Alhabibi" w:date="2022-02-11T09:20:00Z">
        <w:r w:rsidR="00AE2FF4">
          <w:rPr>
            <w:rFonts w:eastAsia="Times New Roman" w:cs="Tahoma"/>
            <w:color w:val="auto"/>
          </w:rPr>
          <w:t xml:space="preserve"> and Table </w:t>
        </w:r>
        <w:r w:rsidR="006F72BF">
          <w:rPr>
            <w:rFonts w:eastAsia="Times New Roman" w:cs="Tahoma"/>
            <w:color w:val="auto"/>
          </w:rPr>
          <w:t>3-</w:t>
        </w:r>
      </w:ins>
      <w:ins w:id="1418" w:author="Haider Alhabibi" w:date="2022-02-11T09:29:00Z">
        <w:r w:rsidR="001F412C">
          <w:rPr>
            <w:rFonts w:eastAsia="Times New Roman" w:cs="Tahoma"/>
            <w:color w:val="auto"/>
          </w:rPr>
          <w:t>1c</w:t>
        </w:r>
      </w:ins>
      <w:r w:rsidR="00CE4959" w:rsidRPr="0024633A">
        <w:rPr>
          <w:rFonts w:eastAsia="Times New Roman" w:cs="Tahoma"/>
          <w:color w:val="auto"/>
        </w:rPr>
        <w:t xml:space="preserve"> below</w:t>
      </w:r>
      <w:r w:rsidRPr="0024633A">
        <w:rPr>
          <w:rFonts w:eastAsia="Times New Roman" w:cs="Tahoma"/>
          <w:color w:val="auto"/>
        </w:rPr>
        <w:t>.</w:t>
      </w:r>
      <w:r w:rsidR="00CB25BE" w:rsidRPr="0024633A">
        <w:rPr>
          <w:rFonts w:eastAsia="Times New Roman" w:cs="Tahoma"/>
          <w:color w:val="auto"/>
        </w:rPr>
        <w:t xml:space="preserve"> </w:t>
      </w:r>
      <w:r w:rsidR="0069669B" w:rsidRPr="0024633A">
        <w:rPr>
          <w:rFonts w:eastAsia="Times New Roman" w:cs="Tahoma"/>
          <w:color w:val="auto"/>
        </w:rPr>
        <w:t xml:space="preserve"> </w:t>
      </w:r>
      <w:r w:rsidR="00CE4959" w:rsidRPr="0024633A">
        <w:rPr>
          <w:rFonts w:eastAsia="Times New Roman" w:cs="Tahoma"/>
          <w:color w:val="auto"/>
        </w:rPr>
        <w:t>Refer to c</w:t>
      </w:r>
      <w:r w:rsidR="0069669B" w:rsidRPr="0024633A">
        <w:rPr>
          <w:rFonts w:eastAsia="Times New Roman" w:cs="Tahoma"/>
          <w:color w:val="auto"/>
        </w:rPr>
        <w:t>olumns 5</w:t>
      </w:r>
      <w:del w:id="1419" w:author="Armando Ramirez" w:date="2022-02-14T14:23:00Z">
        <w:r w:rsidR="0069669B" w:rsidRPr="0024633A" w:rsidDel="00791A6F">
          <w:rPr>
            <w:rFonts w:eastAsia="Times New Roman" w:cs="Tahoma"/>
            <w:color w:val="auto"/>
          </w:rPr>
          <w:delText>,</w:delText>
        </w:r>
      </w:del>
      <w:r w:rsidR="0069669B" w:rsidRPr="0024633A">
        <w:rPr>
          <w:rFonts w:eastAsia="Times New Roman" w:cs="Tahoma"/>
          <w:color w:val="auto"/>
        </w:rPr>
        <w:t xml:space="preserve"> and </w:t>
      </w:r>
      <w:r w:rsidR="00CE4959" w:rsidRPr="0024633A">
        <w:rPr>
          <w:rFonts w:eastAsia="Times New Roman" w:cs="Tahoma"/>
          <w:color w:val="auto"/>
        </w:rPr>
        <w:t>17 in Figure 3-1, and columns 5, 25, and 33 in Figure 3-2</w:t>
      </w:r>
      <w:ins w:id="1420" w:author="Haider Alhabibi" w:date="2022-02-10T13:00:00Z">
        <w:r w:rsidR="00873CBC">
          <w:rPr>
            <w:rFonts w:eastAsia="Times New Roman" w:cs="Tahoma"/>
            <w:color w:val="auto"/>
          </w:rPr>
          <w:t>a</w:t>
        </w:r>
      </w:ins>
      <w:r w:rsidR="00CE4959" w:rsidRPr="0024633A">
        <w:rPr>
          <w:rFonts w:eastAsia="Times New Roman" w:cs="Tahoma"/>
          <w:color w:val="auto"/>
        </w:rPr>
        <w:t xml:space="preserve"> for the location </w:t>
      </w:r>
      <w:r w:rsidR="00FB2FA9" w:rsidRPr="0024633A">
        <w:rPr>
          <w:rFonts w:eastAsia="Times New Roman" w:cs="Tahoma"/>
          <w:color w:val="auto"/>
        </w:rPr>
        <w:t>these digits</w:t>
      </w:r>
      <w:r w:rsidR="00CE4959" w:rsidRPr="0024633A">
        <w:rPr>
          <w:rFonts w:eastAsia="Times New Roman" w:cs="Tahoma"/>
          <w:color w:val="auto"/>
        </w:rPr>
        <w:t xml:space="preserve"> appear in the registration number.  The Data Registry must determine the correct document category designator for each document that is registered according to Table 3-1</w:t>
      </w:r>
      <w:ins w:id="1421" w:author="Haider Alhabibi" w:date="2022-02-03T17:55:00Z">
        <w:r w:rsidR="00D34FD2">
          <w:rPr>
            <w:rFonts w:eastAsia="Times New Roman" w:cs="Tahoma"/>
            <w:color w:val="auto"/>
          </w:rPr>
          <w:t>a</w:t>
        </w:r>
      </w:ins>
      <w:ins w:id="1422" w:author="Haider Alhabibi" w:date="2022-02-11T09:17:00Z">
        <w:r w:rsidR="001B7E85">
          <w:rPr>
            <w:rFonts w:eastAsia="Times New Roman" w:cs="Tahoma"/>
            <w:color w:val="auto"/>
          </w:rPr>
          <w:t xml:space="preserve">, </w:t>
        </w:r>
        <w:r w:rsidR="00500B8D">
          <w:rPr>
            <w:rFonts w:eastAsia="Times New Roman" w:cs="Tahoma"/>
            <w:color w:val="auto"/>
          </w:rPr>
          <w:t>Table 3-1</w:t>
        </w:r>
        <w:r w:rsidR="002525BF">
          <w:rPr>
            <w:rFonts w:eastAsia="Times New Roman" w:cs="Tahoma"/>
            <w:color w:val="auto"/>
          </w:rPr>
          <w:t>b</w:t>
        </w:r>
      </w:ins>
      <w:ins w:id="1423" w:author="Armando Ramirez" w:date="2022-02-14T14:23:00Z">
        <w:r w:rsidR="00791A6F">
          <w:rPr>
            <w:rFonts w:eastAsia="Times New Roman" w:cs="Tahoma"/>
            <w:color w:val="auto"/>
          </w:rPr>
          <w:t>,</w:t>
        </w:r>
      </w:ins>
      <w:ins w:id="1424" w:author="Haider Alhabibi" w:date="2022-02-11T09:17:00Z">
        <w:r w:rsidR="00D05A10">
          <w:rPr>
            <w:rFonts w:eastAsia="Times New Roman" w:cs="Tahoma"/>
            <w:color w:val="auto"/>
          </w:rPr>
          <w:t xml:space="preserve"> and Table </w:t>
        </w:r>
      </w:ins>
      <w:ins w:id="1425" w:author="Haider Alhabibi" w:date="2022-02-11T09:18:00Z">
        <w:r w:rsidR="00364B2B">
          <w:rPr>
            <w:rFonts w:eastAsia="Times New Roman" w:cs="Tahoma"/>
            <w:color w:val="auto"/>
          </w:rPr>
          <w:t>3-1</w:t>
        </w:r>
      </w:ins>
      <w:ins w:id="1426" w:author="Haider Alhabibi" w:date="2022-02-11T09:29:00Z">
        <w:r w:rsidR="001F412C">
          <w:rPr>
            <w:rFonts w:eastAsia="Times New Roman" w:cs="Tahoma"/>
            <w:color w:val="auto"/>
          </w:rPr>
          <w:t>c</w:t>
        </w:r>
      </w:ins>
      <w:r w:rsidR="00CE4959" w:rsidRPr="0024633A">
        <w:rPr>
          <w:rFonts w:eastAsia="Times New Roman" w:cs="Tahoma"/>
          <w:color w:val="auto"/>
        </w:rPr>
        <w:t xml:space="preserve"> and populate the </w:t>
      </w:r>
      <w:r w:rsidR="00D47CA8" w:rsidRPr="0024633A">
        <w:rPr>
          <w:rFonts w:eastAsia="Times New Roman" w:cs="Tahoma"/>
          <w:color w:val="auto"/>
        </w:rPr>
        <w:t xml:space="preserve">applicable </w:t>
      </w:r>
      <w:r w:rsidR="00CE4959" w:rsidRPr="0024633A">
        <w:rPr>
          <w:rFonts w:eastAsia="Times New Roman" w:cs="Tahoma"/>
          <w:color w:val="auto"/>
        </w:rPr>
        <w:t xml:space="preserve">registration number </w:t>
      </w:r>
      <w:r w:rsidR="00D47CA8" w:rsidRPr="0024633A">
        <w:rPr>
          <w:rFonts w:eastAsia="Times New Roman" w:cs="Tahoma"/>
          <w:color w:val="auto"/>
        </w:rPr>
        <w:t>digits for each document accordingly.</w:t>
      </w:r>
    </w:p>
    <w:p w14:paraId="68FA211D" w14:textId="13869A4F" w:rsidR="006A054B" w:rsidRPr="0024633A" w:rsidRDefault="006D125A" w:rsidP="00FF4900">
      <w:pPr>
        <w:pStyle w:val="FigureTitleStyle"/>
        <w:rPr>
          <w:rFonts w:ascii="Tahoma" w:hAnsi="Tahoma" w:cs="Tahoma"/>
          <w:sz w:val="24"/>
        </w:rPr>
      </w:pPr>
      <w:r w:rsidRPr="0024633A">
        <w:rPr>
          <w:rFonts w:ascii="Tahoma" w:hAnsi="Tahoma" w:cs="Tahoma"/>
          <w:sz w:val="24"/>
        </w:rPr>
        <w:lastRenderedPageBreak/>
        <w:t>Table 3-1</w:t>
      </w:r>
      <w:ins w:id="1427" w:author="Author">
        <w:r w:rsidR="007407C2">
          <w:rPr>
            <w:rFonts w:ascii="Tahoma" w:hAnsi="Tahoma" w:cs="Tahoma"/>
            <w:sz w:val="24"/>
          </w:rPr>
          <w:t>a</w:t>
        </w:r>
      </w:ins>
      <w:r w:rsidRPr="0024633A">
        <w:rPr>
          <w:rFonts w:ascii="Tahoma" w:hAnsi="Tahoma" w:cs="Tahoma"/>
          <w:sz w:val="24"/>
        </w:rPr>
        <w:t xml:space="preserve">. </w:t>
      </w:r>
      <w:r w:rsidR="00CE4959" w:rsidRPr="0024633A">
        <w:rPr>
          <w:rFonts w:ascii="Tahoma" w:hAnsi="Tahoma" w:cs="Tahoma"/>
          <w:sz w:val="24"/>
        </w:rPr>
        <w:t xml:space="preserve">Document </w:t>
      </w:r>
      <w:r w:rsidR="00337AE8" w:rsidRPr="0024633A">
        <w:rPr>
          <w:rFonts w:ascii="Tahoma" w:hAnsi="Tahoma" w:cs="Tahoma"/>
          <w:sz w:val="24"/>
        </w:rPr>
        <w:t xml:space="preserve">Category </w:t>
      </w:r>
      <w:r w:rsidRPr="0024633A">
        <w:rPr>
          <w:rFonts w:ascii="Tahoma" w:hAnsi="Tahoma" w:cs="Tahoma"/>
          <w:sz w:val="24"/>
        </w:rPr>
        <w:t>Designators</w:t>
      </w:r>
      <w:r w:rsidR="00D073FA" w:rsidRPr="0024633A">
        <w:rPr>
          <w:rFonts w:ascii="Tahoma" w:hAnsi="Tahoma" w:cs="Tahoma"/>
          <w:sz w:val="24"/>
        </w:rPr>
        <w:t xml:space="preserve"> </w:t>
      </w:r>
      <w:r w:rsidR="00E16906" w:rsidRPr="0024633A">
        <w:rPr>
          <w:rFonts w:ascii="Tahoma" w:hAnsi="Tahoma" w:cs="Tahoma"/>
          <w:sz w:val="24"/>
        </w:rPr>
        <w:t>f</w:t>
      </w:r>
      <w:r w:rsidRPr="0024633A">
        <w:rPr>
          <w:rFonts w:ascii="Tahoma" w:hAnsi="Tahoma" w:cs="Tahoma"/>
          <w:sz w:val="24"/>
        </w:rPr>
        <w:t>or Use with Registration Numbers</w:t>
      </w:r>
      <w:ins w:id="1428" w:author="Author">
        <w:r w:rsidR="007407C2">
          <w:rPr>
            <w:rFonts w:ascii="Tahoma" w:hAnsi="Tahoma" w:cs="Tahoma"/>
            <w:sz w:val="24"/>
          </w:rPr>
          <w:t xml:space="preserve"> for Single Family Compliance Documents</w:t>
        </w:r>
      </w:ins>
    </w:p>
    <w:tbl>
      <w:tblPr>
        <w:tblStyle w:val="TableGrid"/>
        <w:tblW w:w="5091" w:type="pct"/>
        <w:tblLayout w:type="fixed"/>
        <w:tblLook w:val="04A0" w:firstRow="1" w:lastRow="0" w:firstColumn="1" w:lastColumn="0" w:noHBand="0" w:noVBand="1"/>
      </w:tblPr>
      <w:tblGrid>
        <w:gridCol w:w="1706"/>
        <w:gridCol w:w="1620"/>
        <w:gridCol w:w="3690"/>
        <w:gridCol w:w="3091"/>
      </w:tblGrid>
      <w:tr w:rsidR="00632702" w:rsidRPr="0024633A" w14:paraId="619EB8BC" w14:textId="77777777" w:rsidTr="009240EF">
        <w:trPr>
          <w:trHeight w:val="1790"/>
        </w:trPr>
        <w:tc>
          <w:tcPr>
            <w:tcW w:w="1705" w:type="dxa"/>
            <w:vAlign w:val="bottom"/>
          </w:tcPr>
          <w:p w14:paraId="5ED53392" w14:textId="77777777" w:rsidR="00632702" w:rsidRPr="009240EF" w:rsidRDefault="004E61D0" w:rsidP="00CD51C2">
            <w:pPr>
              <w:spacing w:before="0" w:after="0"/>
              <w:jc w:val="center"/>
              <w:rPr>
                <w:rFonts w:cs="Tahoma"/>
                <w:b/>
                <w:bCs/>
                <w:szCs w:val="24"/>
              </w:rPr>
            </w:pPr>
            <w:r w:rsidRPr="009240EF">
              <w:rPr>
                <w:rFonts w:cs="Tahoma"/>
                <w:b/>
                <w:bCs/>
                <w:szCs w:val="24"/>
              </w:rPr>
              <w:t xml:space="preserve">Category </w:t>
            </w:r>
            <w:r w:rsidR="00632702" w:rsidRPr="009240EF">
              <w:rPr>
                <w:rFonts w:cs="Tahoma"/>
                <w:b/>
                <w:bCs/>
                <w:szCs w:val="24"/>
              </w:rPr>
              <w:t>Designator for Registration Number</w:t>
            </w:r>
            <w:r w:rsidR="006D125A" w:rsidRPr="009240EF">
              <w:rPr>
                <w:rFonts w:cs="Tahoma"/>
                <w:b/>
                <w:bCs/>
                <w:szCs w:val="24"/>
              </w:rPr>
              <w:t>s</w:t>
            </w:r>
          </w:p>
        </w:tc>
        <w:tc>
          <w:tcPr>
            <w:tcW w:w="1620" w:type="dxa"/>
            <w:vAlign w:val="bottom"/>
          </w:tcPr>
          <w:p w14:paraId="3428404E" w14:textId="77777777" w:rsidR="00632702" w:rsidRPr="009240EF" w:rsidRDefault="00632702" w:rsidP="00CD51C2">
            <w:pPr>
              <w:spacing w:before="0" w:after="0"/>
              <w:jc w:val="center"/>
              <w:rPr>
                <w:rFonts w:cs="Tahoma"/>
                <w:b/>
                <w:bCs/>
                <w:szCs w:val="24"/>
              </w:rPr>
            </w:pPr>
            <w:r w:rsidRPr="009240EF">
              <w:rPr>
                <w:rFonts w:cs="Tahoma"/>
                <w:b/>
                <w:bCs/>
                <w:szCs w:val="24"/>
              </w:rPr>
              <w:t xml:space="preserve">Compliance </w:t>
            </w:r>
            <w:r w:rsidR="004E61D0" w:rsidRPr="009240EF">
              <w:rPr>
                <w:rFonts w:cs="Tahoma"/>
                <w:b/>
                <w:bCs/>
                <w:szCs w:val="24"/>
              </w:rPr>
              <w:t xml:space="preserve">Category </w:t>
            </w:r>
          </w:p>
        </w:tc>
        <w:tc>
          <w:tcPr>
            <w:tcW w:w="3690" w:type="dxa"/>
            <w:vAlign w:val="bottom"/>
          </w:tcPr>
          <w:p w14:paraId="0737C921" w14:textId="77777777" w:rsidR="00632702" w:rsidRPr="009240EF" w:rsidRDefault="00632702" w:rsidP="00CD51C2">
            <w:pPr>
              <w:spacing w:before="0" w:after="0"/>
              <w:jc w:val="center"/>
              <w:rPr>
                <w:rFonts w:cs="Tahoma"/>
                <w:b/>
                <w:bCs/>
                <w:szCs w:val="24"/>
              </w:rPr>
            </w:pPr>
            <w:r w:rsidRPr="009240EF">
              <w:rPr>
                <w:rFonts w:cs="Tahoma"/>
                <w:b/>
                <w:bCs/>
                <w:szCs w:val="24"/>
              </w:rPr>
              <w:t>Description</w:t>
            </w:r>
          </w:p>
        </w:tc>
        <w:tc>
          <w:tcPr>
            <w:tcW w:w="3091" w:type="dxa"/>
            <w:vAlign w:val="bottom"/>
          </w:tcPr>
          <w:p w14:paraId="022BB3D6" w14:textId="77777777" w:rsidR="00C67D36" w:rsidRPr="009240EF" w:rsidRDefault="00C67D36" w:rsidP="00CD51C2">
            <w:pPr>
              <w:spacing w:before="0" w:after="0"/>
              <w:jc w:val="center"/>
              <w:rPr>
                <w:rFonts w:cs="Tahoma"/>
                <w:b/>
                <w:bCs/>
                <w:szCs w:val="24"/>
              </w:rPr>
            </w:pPr>
            <w:r w:rsidRPr="009240EF">
              <w:rPr>
                <w:rFonts w:cs="Tahoma"/>
                <w:b/>
                <w:bCs/>
                <w:szCs w:val="24"/>
              </w:rPr>
              <w:t>Compliance Doc</w:t>
            </w:r>
            <w:r w:rsidR="006D125A" w:rsidRPr="009240EF">
              <w:rPr>
                <w:rFonts w:cs="Tahoma"/>
                <w:b/>
                <w:bCs/>
                <w:szCs w:val="24"/>
              </w:rPr>
              <w:t>ument</w:t>
            </w:r>
            <w:r w:rsidRPr="009240EF">
              <w:rPr>
                <w:rFonts w:cs="Tahoma"/>
                <w:b/>
                <w:bCs/>
                <w:szCs w:val="24"/>
              </w:rPr>
              <w:t xml:space="preserve"> </w:t>
            </w:r>
            <w:r w:rsidR="004E61D0" w:rsidRPr="009240EF">
              <w:rPr>
                <w:rFonts w:cs="Tahoma"/>
                <w:b/>
                <w:bCs/>
                <w:szCs w:val="24"/>
              </w:rPr>
              <w:t xml:space="preserve">Type </w:t>
            </w:r>
            <w:r w:rsidRPr="009240EF">
              <w:rPr>
                <w:rFonts w:cs="Tahoma"/>
                <w:b/>
                <w:bCs/>
                <w:szCs w:val="24"/>
              </w:rPr>
              <w:t>Applicability</w:t>
            </w:r>
          </w:p>
        </w:tc>
      </w:tr>
      <w:tr w:rsidR="00632702" w:rsidRPr="0024633A" w14:paraId="4E105F6C" w14:textId="77777777" w:rsidTr="009240EF">
        <w:trPr>
          <w:trHeight w:val="288"/>
        </w:trPr>
        <w:tc>
          <w:tcPr>
            <w:tcW w:w="1705" w:type="dxa"/>
            <w:vAlign w:val="center"/>
          </w:tcPr>
          <w:p w14:paraId="2121F3A5" w14:textId="77777777" w:rsidR="00632702" w:rsidRPr="0024633A" w:rsidRDefault="00632702" w:rsidP="00CD51C2">
            <w:pPr>
              <w:spacing w:before="0" w:after="0"/>
              <w:jc w:val="center"/>
              <w:rPr>
                <w:rFonts w:cs="Tahoma"/>
                <w:szCs w:val="24"/>
              </w:rPr>
            </w:pPr>
            <w:r w:rsidRPr="0024633A">
              <w:rPr>
                <w:rFonts w:cs="Tahoma"/>
                <w:szCs w:val="24"/>
              </w:rPr>
              <w:t>P</w:t>
            </w:r>
          </w:p>
        </w:tc>
        <w:tc>
          <w:tcPr>
            <w:tcW w:w="1620" w:type="dxa"/>
            <w:vAlign w:val="center"/>
          </w:tcPr>
          <w:p w14:paraId="2E8CC846" w14:textId="77777777" w:rsidR="00632702" w:rsidRPr="0024633A" w:rsidRDefault="00632702" w:rsidP="00CD51C2">
            <w:pPr>
              <w:spacing w:before="0" w:after="0"/>
              <w:jc w:val="center"/>
              <w:rPr>
                <w:rFonts w:cs="Tahoma"/>
                <w:szCs w:val="24"/>
              </w:rPr>
            </w:pPr>
            <w:r w:rsidRPr="0024633A">
              <w:rPr>
                <w:rFonts w:cs="Tahoma"/>
                <w:szCs w:val="24"/>
              </w:rPr>
              <w:t>PRF</w:t>
            </w:r>
          </w:p>
        </w:tc>
        <w:tc>
          <w:tcPr>
            <w:tcW w:w="3690" w:type="dxa"/>
            <w:vAlign w:val="center"/>
          </w:tcPr>
          <w:p w14:paraId="69EBFC45" w14:textId="77777777" w:rsidR="00632702" w:rsidRPr="0024633A" w:rsidRDefault="00632702" w:rsidP="00CD51C2">
            <w:pPr>
              <w:spacing w:before="0" w:after="0"/>
              <w:rPr>
                <w:rFonts w:cs="Tahoma"/>
                <w:szCs w:val="24"/>
              </w:rPr>
            </w:pPr>
            <w:r w:rsidRPr="0024633A">
              <w:rPr>
                <w:rFonts w:cs="Tahoma"/>
                <w:szCs w:val="24"/>
              </w:rPr>
              <w:t>Performance</w:t>
            </w:r>
          </w:p>
        </w:tc>
        <w:tc>
          <w:tcPr>
            <w:tcW w:w="3091" w:type="dxa"/>
          </w:tcPr>
          <w:p w14:paraId="1D39D0EA" w14:textId="77777777" w:rsidR="00632702" w:rsidRPr="0024633A" w:rsidRDefault="00C67D36" w:rsidP="00CD51C2">
            <w:pPr>
              <w:spacing w:before="0" w:after="0"/>
              <w:rPr>
                <w:rFonts w:cs="Tahoma"/>
                <w:szCs w:val="24"/>
              </w:rPr>
            </w:pPr>
            <w:r w:rsidRPr="0024633A">
              <w:rPr>
                <w:rFonts w:cs="Tahoma"/>
                <w:szCs w:val="24"/>
              </w:rPr>
              <w:t>CF1R</w:t>
            </w:r>
          </w:p>
        </w:tc>
      </w:tr>
      <w:tr w:rsidR="00632702" w:rsidRPr="0024633A" w14:paraId="531F6437" w14:textId="77777777" w:rsidTr="009240EF">
        <w:trPr>
          <w:trHeight w:val="288"/>
        </w:trPr>
        <w:tc>
          <w:tcPr>
            <w:tcW w:w="1705" w:type="dxa"/>
            <w:vAlign w:val="center"/>
          </w:tcPr>
          <w:p w14:paraId="652997D6" w14:textId="77777777" w:rsidR="00632702" w:rsidRPr="0024633A" w:rsidRDefault="00632702" w:rsidP="00CD51C2">
            <w:pPr>
              <w:spacing w:before="0" w:after="0"/>
              <w:jc w:val="center"/>
              <w:rPr>
                <w:rFonts w:cs="Tahoma"/>
                <w:szCs w:val="24"/>
              </w:rPr>
            </w:pPr>
            <w:r w:rsidRPr="0024633A">
              <w:rPr>
                <w:rFonts w:cs="Tahoma"/>
                <w:szCs w:val="24"/>
              </w:rPr>
              <w:t>N</w:t>
            </w:r>
          </w:p>
        </w:tc>
        <w:tc>
          <w:tcPr>
            <w:tcW w:w="1620" w:type="dxa"/>
            <w:vAlign w:val="center"/>
          </w:tcPr>
          <w:p w14:paraId="07B2D246" w14:textId="77777777" w:rsidR="00632702" w:rsidRPr="0024633A" w:rsidRDefault="00632702" w:rsidP="00CD51C2">
            <w:pPr>
              <w:spacing w:before="0" w:after="0"/>
              <w:jc w:val="center"/>
              <w:rPr>
                <w:rFonts w:cs="Tahoma"/>
                <w:szCs w:val="24"/>
              </w:rPr>
            </w:pPr>
            <w:r w:rsidRPr="0024633A">
              <w:rPr>
                <w:rFonts w:cs="Tahoma"/>
                <w:szCs w:val="24"/>
              </w:rPr>
              <w:t>NCB</w:t>
            </w:r>
          </w:p>
        </w:tc>
        <w:tc>
          <w:tcPr>
            <w:tcW w:w="3690" w:type="dxa"/>
            <w:vAlign w:val="center"/>
          </w:tcPr>
          <w:p w14:paraId="72397FA0" w14:textId="77777777" w:rsidR="00632702" w:rsidRPr="0024633A" w:rsidRDefault="00632702" w:rsidP="00CD51C2">
            <w:pPr>
              <w:spacing w:before="0" w:after="0"/>
              <w:rPr>
                <w:rFonts w:cs="Tahoma"/>
                <w:szCs w:val="24"/>
              </w:rPr>
            </w:pPr>
            <w:r w:rsidRPr="0024633A">
              <w:rPr>
                <w:rFonts w:cs="Tahoma"/>
                <w:szCs w:val="24"/>
              </w:rPr>
              <w:t>Prescriptive Newly Constructed Buildings</w:t>
            </w:r>
          </w:p>
        </w:tc>
        <w:tc>
          <w:tcPr>
            <w:tcW w:w="3091" w:type="dxa"/>
          </w:tcPr>
          <w:p w14:paraId="22E1FFCF" w14:textId="77777777" w:rsidR="00632702" w:rsidRPr="0024633A" w:rsidRDefault="00C67D36" w:rsidP="00CD51C2">
            <w:pPr>
              <w:spacing w:before="0" w:after="0"/>
              <w:rPr>
                <w:rFonts w:cs="Tahoma"/>
                <w:szCs w:val="24"/>
              </w:rPr>
            </w:pPr>
            <w:r w:rsidRPr="0024633A">
              <w:rPr>
                <w:rFonts w:cs="Tahoma"/>
                <w:szCs w:val="24"/>
              </w:rPr>
              <w:t>CF1R</w:t>
            </w:r>
          </w:p>
        </w:tc>
      </w:tr>
      <w:tr w:rsidR="00632702" w:rsidRPr="0024633A" w14:paraId="411D1564" w14:textId="77777777" w:rsidTr="009240EF">
        <w:trPr>
          <w:trHeight w:val="288"/>
        </w:trPr>
        <w:tc>
          <w:tcPr>
            <w:tcW w:w="1705" w:type="dxa"/>
            <w:vAlign w:val="center"/>
          </w:tcPr>
          <w:p w14:paraId="76547EC6" w14:textId="77777777" w:rsidR="00632702" w:rsidRPr="0024633A" w:rsidRDefault="00632702" w:rsidP="00CD51C2">
            <w:pPr>
              <w:spacing w:before="0" w:after="0"/>
              <w:jc w:val="center"/>
              <w:rPr>
                <w:rFonts w:cs="Tahoma"/>
                <w:szCs w:val="24"/>
              </w:rPr>
            </w:pPr>
            <w:r w:rsidRPr="0024633A">
              <w:rPr>
                <w:rFonts w:cs="Tahoma"/>
                <w:szCs w:val="24"/>
              </w:rPr>
              <w:t>D</w:t>
            </w:r>
          </w:p>
        </w:tc>
        <w:tc>
          <w:tcPr>
            <w:tcW w:w="1620" w:type="dxa"/>
            <w:vAlign w:val="center"/>
          </w:tcPr>
          <w:p w14:paraId="2290683E" w14:textId="77777777" w:rsidR="00632702" w:rsidRPr="0024633A" w:rsidRDefault="00632702" w:rsidP="00CD51C2">
            <w:pPr>
              <w:spacing w:before="0" w:after="0"/>
              <w:jc w:val="center"/>
              <w:rPr>
                <w:rFonts w:cs="Tahoma"/>
                <w:szCs w:val="24"/>
              </w:rPr>
            </w:pPr>
            <w:r w:rsidRPr="0024633A">
              <w:rPr>
                <w:rFonts w:cs="Tahoma"/>
                <w:szCs w:val="24"/>
              </w:rPr>
              <w:t>ADD</w:t>
            </w:r>
          </w:p>
        </w:tc>
        <w:tc>
          <w:tcPr>
            <w:tcW w:w="3690" w:type="dxa"/>
            <w:vAlign w:val="center"/>
          </w:tcPr>
          <w:p w14:paraId="18FBE52C" w14:textId="77777777" w:rsidR="00632702" w:rsidRPr="0024633A" w:rsidRDefault="00632702" w:rsidP="00CD51C2">
            <w:pPr>
              <w:spacing w:before="0" w:after="0"/>
              <w:rPr>
                <w:rFonts w:cs="Tahoma"/>
                <w:szCs w:val="24"/>
              </w:rPr>
            </w:pPr>
            <w:r w:rsidRPr="0024633A">
              <w:rPr>
                <w:rFonts w:cs="Tahoma"/>
                <w:szCs w:val="24"/>
              </w:rPr>
              <w:t>Prescriptive Additions</w:t>
            </w:r>
          </w:p>
        </w:tc>
        <w:tc>
          <w:tcPr>
            <w:tcW w:w="3091" w:type="dxa"/>
          </w:tcPr>
          <w:p w14:paraId="129389E0" w14:textId="77777777" w:rsidR="00632702" w:rsidRPr="0024633A" w:rsidRDefault="00C67D36" w:rsidP="00CD51C2">
            <w:pPr>
              <w:spacing w:before="0" w:after="0"/>
              <w:rPr>
                <w:rFonts w:cs="Tahoma"/>
                <w:szCs w:val="24"/>
              </w:rPr>
            </w:pPr>
            <w:r w:rsidRPr="0024633A">
              <w:rPr>
                <w:rFonts w:cs="Tahoma"/>
                <w:szCs w:val="24"/>
              </w:rPr>
              <w:t>CF1R</w:t>
            </w:r>
          </w:p>
        </w:tc>
      </w:tr>
      <w:tr w:rsidR="00632702" w:rsidRPr="0024633A" w14:paraId="122A6B6C" w14:textId="77777777" w:rsidTr="009240EF">
        <w:trPr>
          <w:trHeight w:val="288"/>
        </w:trPr>
        <w:tc>
          <w:tcPr>
            <w:tcW w:w="1705" w:type="dxa"/>
            <w:vAlign w:val="center"/>
          </w:tcPr>
          <w:p w14:paraId="13CA6DF4" w14:textId="77777777" w:rsidR="00632702" w:rsidRPr="0024633A" w:rsidRDefault="00632702" w:rsidP="00CD51C2">
            <w:pPr>
              <w:spacing w:before="0" w:after="0"/>
              <w:jc w:val="center"/>
              <w:rPr>
                <w:rFonts w:cs="Tahoma"/>
                <w:szCs w:val="24"/>
              </w:rPr>
            </w:pPr>
            <w:r w:rsidRPr="0024633A">
              <w:rPr>
                <w:rFonts w:cs="Tahoma"/>
                <w:szCs w:val="24"/>
              </w:rPr>
              <w:t>A</w:t>
            </w:r>
          </w:p>
        </w:tc>
        <w:tc>
          <w:tcPr>
            <w:tcW w:w="1620" w:type="dxa"/>
            <w:vAlign w:val="center"/>
          </w:tcPr>
          <w:p w14:paraId="57E8EE33" w14:textId="77777777" w:rsidR="00632702" w:rsidRPr="0024633A" w:rsidRDefault="00632702" w:rsidP="00CD51C2">
            <w:pPr>
              <w:spacing w:before="0" w:after="0"/>
              <w:jc w:val="center"/>
              <w:rPr>
                <w:rFonts w:cs="Tahoma"/>
                <w:szCs w:val="24"/>
              </w:rPr>
            </w:pPr>
            <w:r w:rsidRPr="0024633A">
              <w:rPr>
                <w:rFonts w:cs="Tahoma"/>
                <w:szCs w:val="24"/>
              </w:rPr>
              <w:t>ALT</w:t>
            </w:r>
          </w:p>
        </w:tc>
        <w:tc>
          <w:tcPr>
            <w:tcW w:w="3690" w:type="dxa"/>
            <w:vAlign w:val="center"/>
          </w:tcPr>
          <w:p w14:paraId="1E06FC16" w14:textId="77777777" w:rsidR="00632702" w:rsidRPr="0024633A" w:rsidRDefault="00632702" w:rsidP="00CD51C2">
            <w:pPr>
              <w:spacing w:before="0" w:after="0"/>
              <w:rPr>
                <w:rFonts w:cs="Tahoma"/>
                <w:szCs w:val="24"/>
              </w:rPr>
            </w:pPr>
            <w:r w:rsidRPr="0024633A">
              <w:rPr>
                <w:rFonts w:cs="Tahoma"/>
                <w:szCs w:val="24"/>
              </w:rPr>
              <w:t>Prescriptive Alterations</w:t>
            </w:r>
          </w:p>
        </w:tc>
        <w:tc>
          <w:tcPr>
            <w:tcW w:w="3091" w:type="dxa"/>
          </w:tcPr>
          <w:p w14:paraId="0D019E81" w14:textId="77777777" w:rsidR="00632702" w:rsidRPr="0024633A" w:rsidRDefault="00C67D36" w:rsidP="00CD51C2">
            <w:pPr>
              <w:spacing w:before="0" w:after="0"/>
              <w:rPr>
                <w:rFonts w:cs="Tahoma"/>
                <w:szCs w:val="24"/>
              </w:rPr>
            </w:pPr>
            <w:r w:rsidRPr="0024633A">
              <w:rPr>
                <w:rFonts w:cs="Tahoma"/>
                <w:szCs w:val="24"/>
              </w:rPr>
              <w:t>CF1R</w:t>
            </w:r>
          </w:p>
        </w:tc>
      </w:tr>
      <w:tr w:rsidR="00632702" w:rsidRPr="0024633A" w14:paraId="6861B55D" w14:textId="77777777" w:rsidTr="009240EF">
        <w:trPr>
          <w:trHeight w:val="288"/>
        </w:trPr>
        <w:tc>
          <w:tcPr>
            <w:tcW w:w="1705" w:type="dxa"/>
            <w:vAlign w:val="center"/>
          </w:tcPr>
          <w:p w14:paraId="0067B653" w14:textId="77777777" w:rsidR="00632702" w:rsidRPr="0024633A" w:rsidRDefault="00C67D36" w:rsidP="00CD51C2">
            <w:pPr>
              <w:spacing w:before="0" w:after="0"/>
              <w:jc w:val="center"/>
              <w:rPr>
                <w:rFonts w:cs="Tahoma"/>
                <w:szCs w:val="24"/>
              </w:rPr>
            </w:pPr>
            <w:r w:rsidRPr="0024633A">
              <w:rPr>
                <w:rFonts w:cs="Tahoma"/>
                <w:szCs w:val="24"/>
              </w:rPr>
              <w:t>E</w:t>
            </w:r>
          </w:p>
        </w:tc>
        <w:tc>
          <w:tcPr>
            <w:tcW w:w="1620" w:type="dxa"/>
            <w:vAlign w:val="center"/>
          </w:tcPr>
          <w:p w14:paraId="25CA4873" w14:textId="77777777" w:rsidR="00632702" w:rsidRPr="0024633A" w:rsidRDefault="00C67D36" w:rsidP="00CD51C2">
            <w:pPr>
              <w:spacing w:before="0" w:after="0"/>
              <w:jc w:val="center"/>
              <w:rPr>
                <w:rFonts w:cs="Tahoma"/>
                <w:szCs w:val="24"/>
              </w:rPr>
            </w:pPr>
            <w:r w:rsidRPr="0024633A">
              <w:rPr>
                <w:rFonts w:cs="Tahoma"/>
                <w:szCs w:val="24"/>
              </w:rPr>
              <w:t>ENV</w:t>
            </w:r>
          </w:p>
        </w:tc>
        <w:tc>
          <w:tcPr>
            <w:tcW w:w="3690" w:type="dxa"/>
            <w:vAlign w:val="center"/>
          </w:tcPr>
          <w:p w14:paraId="5C4A2364" w14:textId="77777777" w:rsidR="00632702" w:rsidRPr="0024633A" w:rsidRDefault="00C67D36" w:rsidP="00CD51C2">
            <w:pPr>
              <w:spacing w:before="0" w:after="0"/>
              <w:rPr>
                <w:rFonts w:cs="Tahoma"/>
                <w:szCs w:val="24"/>
              </w:rPr>
            </w:pPr>
            <w:r w:rsidRPr="0024633A">
              <w:rPr>
                <w:rFonts w:cs="Tahoma"/>
                <w:szCs w:val="24"/>
              </w:rPr>
              <w:t>Envelope</w:t>
            </w:r>
          </w:p>
        </w:tc>
        <w:tc>
          <w:tcPr>
            <w:tcW w:w="3091" w:type="dxa"/>
          </w:tcPr>
          <w:p w14:paraId="233CA3B9" w14:textId="77777777" w:rsidR="00632702" w:rsidRPr="0024633A" w:rsidRDefault="00C67D36" w:rsidP="00CD51C2">
            <w:pPr>
              <w:spacing w:before="0" w:after="0"/>
              <w:rPr>
                <w:rFonts w:cs="Tahoma"/>
                <w:szCs w:val="24"/>
              </w:rPr>
            </w:pPr>
            <w:r w:rsidRPr="0024633A">
              <w:rPr>
                <w:rFonts w:cs="Tahoma"/>
                <w:szCs w:val="24"/>
              </w:rPr>
              <w:t>CF1R</w:t>
            </w:r>
            <w:r w:rsidR="002B60D4" w:rsidRPr="0024633A">
              <w:rPr>
                <w:rFonts w:cs="Tahoma"/>
                <w:szCs w:val="24"/>
              </w:rPr>
              <w:t xml:space="preserve"> Worksheet</w:t>
            </w:r>
            <w:r w:rsidRPr="0024633A">
              <w:rPr>
                <w:rFonts w:cs="Tahoma"/>
                <w:szCs w:val="24"/>
              </w:rPr>
              <w:t>, CF2R, CF3R</w:t>
            </w:r>
          </w:p>
        </w:tc>
      </w:tr>
      <w:tr w:rsidR="00632702" w:rsidRPr="0024633A" w14:paraId="222CAFF0" w14:textId="77777777" w:rsidTr="009240EF">
        <w:trPr>
          <w:trHeight w:val="288"/>
        </w:trPr>
        <w:tc>
          <w:tcPr>
            <w:tcW w:w="1705" w:type="dxa"/>
            <w:vAlign w:val="center"/>
          </w:tcPr>
          <w:p w14:paraId="0777A3BB" w14:textId="77777777" w:rsidR="00632702" w:rsidRPr="0024633A" w:rsidRDefault="00C67D36" w:rsidP="00CD51C2">
            <w:pPr>
              <w:spacing w:before="0" w:after="0"/>
              <w:jc w:val="center"/>
              <w:rPr>
                <w:rFonts w:cs="Tahoma"/>
                <w:szCs w:val="24"/>
              </w:rPr>
            </w:pPr>
            <w:r w:rsidRPr="0024633A">
              <w:rPr>
                <w:rFonts w:cs="Tahoma"/>
                <w:szCs w:val="24"/>
              </w:rPr>
              <w:t>R</w:t>
            </w:r>
          </w:p>
        </w:tc>
        <w:tc>
          <w:tcPr>
            <w:tcW w:w="1620" w:type="dxa"/>
            <w:vAlign w:val="center"/>
          </w:tcPr>
          <w:p w14:paraId="13D0E27A" w14:textId="77777777" w:rsidR="00632702" w:rsidRPr="0024633A" w:rsidRDefault="00C67D36" w:rsidP="00CD51C2">
            <w:pPr>
              <w:spacing w:before="0" w:after="0"/>
              <w:jc w:val="center"/>
              <w:rPr>
                <w:rFonts w:cs="Tahoma"/>
                <w:szCs w:val="24"/>
              </w:rPr>
            </w:pPr>
            <w:r w:rsidRPr="0024633A">
              <w:rPr>
                <w:rFonts w:cs="Tahoma"/>
                <w:szCs w:val="24"/>
              </w:rPr>
              <w:t>SRA</w:t>
            </w:r>
          </w:p>
        </w:tc>
        <w:tc>
          <w:tcPr>
            <w:tcW w:w="3690" w:type="dxa"/>
            <w:vAlign w:val="center"/>
          </w:tcPr>
          <w:p w14:paraId="4F8D15DF" w14:textId="77777777" w:rsidR="00632702" w:rsidRPr="0024633A" w:rsidRDefault="00C67D36" w:rsidP="00CD51C2">
            <w:pPr>
              <w:spacing w:before="0" w:after="0"/>
              <w:rPr>
                <w:rFonts w:cs="Tahoma"/>
                <w:szCs w:val="24"/>
              </w:rPr>
            </w:pPr>
            <w:r w:rsidRPr="0024633A">
              <w:rPr>
                <w:rFonts w:cs="Tahoma"/>
                <w:szCs w:val="24"/>
              </w:rPr>
              <w:t>Solar Ready Area</w:t>
            </w:r>
          </w:p>
        </w:tc>
        <w:tc>
          <w:tcPr>
            <w:tcW w:w="3091" w:type="dxa"/>
          </w:tcPr>
          <w:p w14:paraId="728CE4A6" w14:textId="18327B17" w:rsidR="00632702" w:rsidRPr="0024633A" w:rsidRDefault="00AF12B4" w:rsidP="00CD51C2">
            <w:pPr>
              <w:spacing w:before="0" w:after="0"/>
              <w:rPr>
                <w:rFonts w:cs="Tahoma"/>
                <w:szCs w:val="24"/>
              </w:rPr>
            </w:pPr>
            <w:r w:rsidRPr="0024633A">
              <w:rPr>
                <w:rFonts w:cs="Tahoma"/>
                <w:szCs w:val="24"/>
              </w:rPr>
              <w:t>CF2R</w:t>
            </w:r>
          </w:p>
        </w:tc>
      </w:tr>
      <w:tr w:rsidR="00632702" w:rsidRPr="0024633A" w14:paraId="548E46CD" w14:textId="77777777" w:rsidTr="009240EF">
        <w:trPr>
          <w:trHeight w:val="288"/>
        </w:trPr>
        <w:tc>
          <w:tcPr>
            <w:tcW w:w="1705" w:type="dxa"/>
            <w:vAlign w:val="center"/>
          </w:tcPr>
          <w:p w14:paraId="276658F0" w14:textId="77777777" w:rsidR="00632702" w:rsidRPr="0024633A" w:rsidRDefault="002B60D4" w:rsidP="00CD51C2">
            <w:pPr>
              <w:spacing w:before="0" w:after="0"/>
              <w:jc w:val="center"/>
              <w:rPr>
                <w:rFonts w:cs="Tahoma"/>
                <w:szCs w:val="24"/>
              </w:rPr>
            </w:pPr>
            <w:r w:rsidRPr="0024633A">
              <w:rPr>
                <w:rFonts w:cs="Tahoma"/>
                <w:szCs w:val="24"/>
              </w:rPr>
              <w:t>V</w:t>
            </w:r>
          </w:p>
        </w:tc>
        <w:tc>
          <w:tcPr>
            <w:tcW w:w="1620" w:type="dxa"/>
            <w:vAlign w:val="center"/>
          </w:tcPr>
          <w:p w14:paraId="1C6EC55C" w14:textId="5B6AEF5A" w:rsidR="00632702" w:rsidRPr="0024633A" w:rsidRDefault="00AF12B4" w:rsidP="00CD51C2">
            <w:pPr>
              <w:spacing w:before="0" w:after="0"/>
              <w:jc w:val="center"/>
              <w:rPr>
                <w:rFonts w:cs="Tahoma"/>
                <w:szCs w:val="24"/>
              </w:rPr>
            </w:pPr>
            <w:r w:rsidRPr="0024633A">
              <w:rPr>
                <w:rFonts w:cs="Tahoma"/>
                <w:szCs w:val="24"/>
              </w:rPr>
              <w:t>PVB</w:t>
            </w:r>
          </w:p>
        </w:tc>
        <w:tc>
          <w:tcPr>
            <w:tcW w:w="3690" w:type="dxa"/>
            <w:vAlign w:val="center"/>
          </w:tcPr>
          <w:p w14:paraId="6096098D" w14:textId="77777777" w:rsidR="00632702" w:rsidRPr="0024633A" w:rsidRDefault="002B60D4" w:rsidP="00CD51C2">
            <w:pPr>
              <w:spacing w:before="0" w:after="0"/>
              <w:rPr>
                <w:rFonts w:cs="Tahoma"/>
                <w:szCs w:val="24"/>
              </w:rPr>
            </w:pPr>
            <w:r w:rsidRPr="0024633A">
              <w:rPr>
                <w:rFonts w:cs="Tahoma"/>
                <w:szCs w:val="24"/>
              </w:rPr>
              <w:t>Solar Photovoltaic</w:t>
            </w:r>
            <w:r w:rsidR="00AF12B4" w:rsidRPr="0024633A">
              <w:rPr>
                <w:rFonts w:cs="Tahoma"/>
                <w:szCs w:val="24"/>
              </w:rPr>
              <w:t xml:space="preserve"> and Battery Storage</w:t>
            </w:r>
          </w:p>
        </w:tc>
        <w:tc>
          <w:tcPr>
            <w:tcW w:w="3091" w:type="dxa"/>
          </w:tcPr>
          <w:p w14:paraId="76F949B9" w14:textId="5F52DD0A" w:rsidR="00632702" w:rsidRPr="0024633A" w:rsidRDefault="002B60D4" w:rsidP="00CD51C2">
            <w:pPr>
              <w:spacing w:before="0" w:after="0"/>
              <w:rPr>
                <w:rFonts w:cs="Tahoma"/>
                <w:szCs w:val="24"/>
              </w:rPr>
            </w:pPr>
            <w:r w:rsidRPr="0024633A">
              <w:rPr>
                <w:rFonts w:cs="Tahoma"/>
                <w:szCs w:val="24"/>
              </w:rPr>
              <w:t>CF2R</w:t>
            </w:r>
          </w:p>
        </w:tc>
      </w:tr>
      <w:tr w:rsidR="00632702" w:rsidRPr="0024633A" w14:paraId="3F29C8E2" w14:textId="77777777" w:rsidTr="009240EF">
        <w:trPr>
          <w:trHeight w:val="288"/>
        </w:trPr>
        <w:tc>
          <w:tcPr>
            <w:tcW w:w="1705" w:type="dxa"/>
            <w:vAlign w:val="center"/>
          </w:tcPr>
          <w:p w14:paraId="713F0567" w14:textId="77777777" w:rsidR="00632702" w:rsidRPr="0024633A" w:rsidRDefault="002B60D4" w:rsidP="00CD51C2">
            <w:pPr>
              <w:spacing w:before="0" w:after="0"/>
              <w:jc w:val="center"/>
              <w:rPr>
                <w:rFonts w:cs="Tahoma"/>
                <w:szCs w:val="24"/>
              </w:rPr>
            </w:pPr>
            <w:r w:rsidRPr="0024633A">
              <w:rPr>
                <w:rFonts w:cs="Tahoma"/>
                <w:szCs w:val="24"/>
              </w:rPr>
              <w:t>T</w:t>
            </w:r>
          </w:p>
        </w:tc>
        <w:tc>
          <w:tcPr>
            <w:tcW w:w="1620" w:type="dxa"/>
            <w:vAlign w:val="center"/>
          </w:tcPr>
          <w:p w14:paraId="19BF45F1" w14:textId="77777777" w:rsidR="00632702" w:rsidRPr="0024633A" w:rsidRDefault="002B60D4" w:rsidP="00CD51C2">
            <w:pPr>
              <w:spacing w:before="0" w:after="0"/>
              <w:jc w:val="center"/>
              <w:rPr>
                <w:rFonts w:cs="Tahoma"/>
                <w:szCs w:val="24"/>
              </w:rPr>
            </w:pPr>
            <w:r w:rsidRPr="0024633A">
              <w:rPr>
                <w:rFonts w:cs="Tahoma"/>
                <w:szCs w:val="24"/>
              </w:rPr>
              <w:t>STH</w:t>
            </w:r>
          </w:p>
        </w:tc>
        <w:tc>
          <w:tcPr>
            <w:tcW w:w="3690" w:type="dxa"/>
            <w:vAlign w:val="center"/>
          </w:tcPr>
          <w:p w14:paraId="59EAFC66" w14:textId="77777777" w:rsidR="00632702" w:rsidRPr="0024633A" w:rsidRDefault="005E535C" w:rsidP="00CD51C2">
            <w:pPr>
              <w:spacing w:before="0" w:after="0"/>
              <w:rPr>
                <w:rFonts w:cs="Tahoma"/>
                <w:szCs w:val="24"/>
              </w:rPr>
            </w:pPr>
            <w:r w:rsidRPr="0024633A">
              <w:rPr>
                <w:rFonts w:cs="Tahoma"/>
                <w:szCs w:val="24"/>
              </w:rPr>
              <w:t>Solar Thermal Heating</w:t>
            </w:r>
          </w:p>
        </w:tc>
        <w:tc>
          <w:tcPr>
            <w:tcW w:w="3091" w:type="dxa"/>
          </w:tcPr>
          <w:p w14:paraId="26E1CAB2" w14:textId="77777777" w:rsidR="00632702" w:rsidRPr="0024633A" w:rsidRDefault="008426D8" w:rsidP="00CD51C2">
            <w:pPr>
              <w:spacing w:before="0" w:after="0"/>
              <w:rPr>
                <w:rFonts w:cs="Tahoma"/>
                <w:szCs w:val="24"/>
              </w:rPr>
            </w:pPr>
            <w:r w:rsidRPr="0024633A">
              <w:rPr>
                <w:rFonts w:cs="Tahoma"/>
                <w:szCs w:val="24"/>
              </w:rPr>
              <w:t xml:space="preserve">CF1R Worksheet, </w:t>
            </w:r>
            <w:r w:rsidR="005E535C" w:rsidRPr="0024633A">
              <w:rPr>
                <w:rFonts w:cs="Tahoma"/>
                <w:szCs w:val="24"/>
              </w:rPr>
              <w:t>CF2R</w:t>
            </w:r>
          </w:p>
        </w:tc>
      </w:tr>
      <w:tr w:rsidR="00632702" w:rsidRPr="0024633A" w14:paraId="0E02A5EA" w14:textId="77777777" w:rsidTr="009240EF">
        <w:trPr>
          <w:trHeight w:val="288"/>
        </w:trPr>
        <w:tc>
          <w:tcPr>
            <w:tcW w:w="1705" w:type="dxa"/>
            <w:vAlign w:val="center"/>
          </w:tcPr>
          <w:p w14:paraId="410C651C" w14:textId="77777777" w:rsidR="00632702" w:rsidRPr="0024633A" w:rsidRDefault="005E535C" w:rsidP="00CD51C2">
            <w:pPr>
              <w:spacing w:before="0" w:after="0"/>
              <w:jc w:val="center"/>
              <w:rPr>
                <w:rFonts w:cs="Tahoma"/>
                <w:szCs w:val="24"/>
              </w:rPr>
            </w:pPr>
            <w:r w:rsidRPr="0024633A">
              <w:rPr>
                <w:rFonts w:cs="Tahoma"/>
                <w:szCs w:val="24"/>
              </w:rPr>
              <w:t>M</w:t>
            </w:r>
          </w:p>
        </w:tc>
        <w:tc>
          <w:tcPr>
            <w:tcW w:w="1620" w:type="dxa"/>
            <w:vAlign w:val="center"/>
          </w:tcPr>
          <w:p w14:paraId="138FC94D" w14:textId="77777777" w:rsidR="00632702" w:rsidRPr="0024633A" w:rsidRDefault="005E535C" w:rsidP="00CD51C2">
            <w:pPr>
              <w:spacing w:before="0" w:after="0"/>
              <w:jc w:val="center"/>
              <w:rPr>
                <w:rFonts w:cs="Tahoma"/>
                <w:szCs w:val="24"/>
              </w:rPr>
            </w:pPr>
            <w:r w:rsidRPr="0024633A">
              <w:rPr>
                <w:rFonts w:cs="Tahoma"/>
                <w:szCs w:val="24"/>
              </w:rPr>
              <w:t>MCH</w:t>
            </w:r>
          </w:p>
        </w:tc>
        <w:tc>
          <w:tcPr>
            <w:tcW w:w="3690" w:type="dxa"/>
            <w:vAlign w:val="center"/>
          </w:tcPr>
          <w:p w14:paraId="0E2A588E" w14:textId="77777777" w:rsidR="00632702" w:rsidRPr="0024633A" w:rsidRDefault="005E535C" w:rsidP="00CD51C2">
            <w:pPr>
              <w:spacing w:before="0" w:after="0"/>
              <w:rPr>
                <w:rFonts w:cs="Tahoma"/>
                <w:szCs w:val="24"/>
              </w:rPr>
            </w:pPr>
            <w:r w:rsidRPr="0024633A">
              <w:rPr>
                <w:rFonts w:cs="Tahoma"/>
                <w:szCs w:val="24"/>
              </w:rPr>
              <w:t>Mechanical</w:t>
            </w:r>
          </w:p>
        </w:tc>
        <w:tc>
          <w:tcPr>
            <w:tcW w:w="3091" w:type="dxa"/>
          </w:tcPr>
          <w:p w14:paraId="0994014D" w14:textId="77777777" w:rsidR="00632702" w:rsidRPr="0024633A" w:rsidRDefault="00B55EC9" w:rsidP="00CD51C2">
            <w:pPr>
              <w:spacing w:before="0" w:after="0"/>
              <w:rPr>
                <w:rFonts w:cs="Tahoma"/>
                <w:szCs w:val="24"/>
              </w:rPr>
            </w:pPr>
            <w:r w:rsidRPr="0024633A">
              <w:rPr>
                <w:rFonts w:cs="Tahoma"/>
                <w:szCs w:val="24"/>
              </w:rPr>
              <w:t>CF2R, CF3R</w:t>
            </w:r>
            <w:r w:rsidR="00D073FA" w:rsidRPr="0024633A">
              <w:rPr>
                <w:rFonts w:cs="Tahoma"/>
                <w:szCs w:val="24"/>
              </w:rPr>
              <w:t>, NRCV</w:t>
            </w:r>
          </w:p>
        </w:tc>
      </w:tr>
      <w:tr w:rsidR="00632702" w:rsidRPr="0024633A" w14:paraId="31796228" w14:textId="77777777" w:rsidTr="009240EF">
        <w:trPr>
          <w:trHeight w:val="288"/>
        </w:trPr>
        <w:tc>
          <w:tcPr>
            <w:tcW w:w="1705" w:type="dxa"/>
            <w:vAlign w:val="center"/>
          </w:tcPr>
          <w:p w14:paraId="16A3CBAA" w14:textId="77777777" w:rsidR="00632702" w:rsidRPr="0024633A" w:rsidRDefault="00B55EC9" w:rsidP="00CD51C2">
            <w:pPr>
              <w:spacing w:before="0" w:after="0"/>
              <w:jc w:val="center"/>
              <w:rPr>
                <w:rFonts w:cs="Tahoma"/>
                <w:szCs w:val="24"/>
              </w:rPr>
            </w:pPr>
            <w:r w:rsidRPr="0024633A">
              <w:rPr>
                <w:rFonts w:cs="Tahoma"/>
                <w:szCs w:val="24"/>
              </w:rPr>
              <w:t>B</w:t>
            </w:r>
          </w:p>
        </w:tc>
        <w:tc>
          <w:tcPr>
            <w:tcW w:w="1620" w:type="dxa"/>
            <w:vAlign w:val="center"/>
          </w:tcPr>
          <w:p w14:paraId="24C90171" w14:textId="77777777" w:rsidR="00632702" w:rsidRPr="0024633A" w:rsidRDefault="00B55EC9" w:rsidP="00CD51C2">
            <w:pPr>
              <w:spacing w:before="0" w:after="0"/>
              <w:jc w:val="center"/>
              <w:rPr>
                <w:rFonts w:cs="Tahoma"/>
                <w:szCs w:val="24"/>
              </w:rPr>
            </w:pPr>
            <w:r w:rsidRPr="0024633A">
              <w:rPr>
                <w:rFonts w:cs="Tahoma"/>
                <w:szCs w:val="24"/>
              </w:rPr>
              <w:t>PLB</w:t>
            </w:r>
          </w:p>
        </w:tc>
        <w:tc>
          <w:tcPr>
            <w:tcW w:w="3690" w:type="dxa"/>
            <w:vAlign w:val="center"/>
          </w:tcPr>
          <w:p w14:paraId="4E4906DE" w14:textId="77777777" w:rsidR="00632702" w:rsidRPr="0024633A" w:rsidRDefault="00B55EC9" w:rsidP="00CD51C2">
            <w:pPr>
              <w:spacing w:before="0" w:after="0"/>
              <w:rPr>
                <w:rFonts w:cs="Tahoma"/>
                <w:szCs w:val="24"/>
              </w:rPr>
            </w:pPr>
            <w:r w:rsidRPr="0024633A">
              <w:rPr>
                <w:rFonts w:cs="Tahoma"/>
                <w:szCs w:val="24"/>
              </w:rPr>
              <w:t>Plumbing</w:t>
            </w:r>
          </w:p>
        </w:tc>
        <w:tc>
          <w:tcPr>
            <w:tcW w:w="3091" w:type="dxa"/>
          </w:tcPr>
          <w:p w14:paraId="6299630A" w14:textId="77777777" w:rsidR="00632702" w:rsidRPr="0024633A" w:rsidRDefault="00B55EC9" w:rsidP="00CD51C2">
            <w:pPr>
              <w:spacing w:before="0" w:after="0"/>
              <w:rPr>
                <w:rFonts w:cs="Tahoma"/>
                <w:szCs w:val="24"/>
              </w:rPr>
            </w:pPr>
            <w:r w:rsidRPr="0024633A">
              <w:rPr>
                <w:rFonts w:cs="Tahoma"/>
                <w:szCs w:val="24"/>
              </w:rPr>
              <w:t>CF1R Worksheet, CF2R, CF3R</w:t>
            </w:r>
            <w:r w:rsidR="00D073FA" w:rsidRPr="0024633A">
              <w:rPr>
                <w:rFonts w:cs="Tahoma"/>
                <w:szCs w:val="24"/>
              </w:rPr>
              <w:t>, NRCV</w:t>
            </w:r>
          </w:p>
        </w:tc>
      </w:tr>
      <w:tr w:rsidR="00632702" w:rsidRPr="0024633A" w14:paraId="6B47FEF1" w14:textId="77777777" w:rsidTr="009240EF">
        <w:trPr>
          <w:trHeight w:val="288"/>
        </w:trPr>
        <w:tc>
          <w:tcPr>
            <w:tcW w:w="1705" w:type="dxa"/>
            <w:vAlign w:val="center"/>
          </w:tcPr>
          <w:p w14:paraId="18B7651C" w14:textId="77777777" w:rsidR="00632702" w:rsidRPr="0024633A" w:rsidRDefault="00B55EC9" w:rsidP="00CD51C2">
            <w:pPr>
              <w:spacing w:before="0" w:after="0"/>
              <w:jc w:val="center"/>
              <w:rPr>
                <w:rFonts w:cs="Tahoma"/>
                <w:szCs w:val="24"/>
              </w:rPr>
            </w:pPr>
            <w:r w:rsidRPr="0024633A">
              <w:rPr>
                <w:rFonts w:cs="Tahoma"/>
                <w:szCs w:val="24"/>
              </w:rPr>
              <w:t>X</w:t>
            </w:r>
          </w:p>
        </w:tc>
        <w:tc>
          <w:tcPr>
            <w:tcW w:w="1620" w:type="dxa"/>
            <w:vAlign w:val="center"/>
          </w:tcPr>
          <w:p w14:paraId="4EAEAF13" w14:textId="77777777" w:rsidR="00632702" w:rsidRPr="0024633A" w:rsidRDefault="00B55EC9" w:rsidP="00CD51C2">
            <w:pPr>
              <w:spacing w:before="0" w:after="0"/>
              <w:jc w:val="center"/>
              <w:rPr>
                <w:rFonts w:cs="Tahoma"/>
                <w:szCs w:val="24"/>
              </w:rPr>
            </w:pPr>
            <w:r w:rsidRPr="0024633A">
              <w:rPr>
                <w:rFonts w:cs="Tahoma"/>
                <w:szCs w:val="24"/>
              </w:rPr>
              <w:t>EXC</w:t>
            </w:r>
          </w:p>
        </w:tc>
        <w:tc>
          <w:tcPr>
            <w:tcW w:w="3690" w:type="dxa"/>
            <w:vAlign w:val="center"/>
          </w:tcPr>
          <w:p w14:paraId="1E7F45D2" w14:textId="77777777" w:rsidR="00632702" w:rsidRPr="0024633A" w:rsidRDefault="00B55EC9" w:rsidP="00CD51C2">
            <w:pPr>
              <w:spacing w:before="0" w:after="0"/>
              <w:rPr>
                <w:rFonts w:cs="Tahoma"/>
                <w:szCs w:val="24"/>
              </w:rPr>
            </w:pPr>
            <w:r w:rsidRPr="0024633A">
              <w:rPr>
                <w:rFonts w:cs="Tahoma"/>
                <w:szCs w:val="24"/>
              </w:rPr>
              <w:t>Existing Conditions</w:t>
            </w:r>
          </w:p>
        </w:tc>
        <w:tc>
          <w:tcPr>
            <w:tcW w:w="3091" w:type="dxa"/>
          </w:tcPr>
          <w:p w14:paraId="13A63B92" w14:textId="77777777" w:rsidR="00632702" w:rsidRPr="0024633A" w:rsidRDefault="00B55EC9" w:rsidP="00CD51C2">
            <w:pPr>
              <w:spacing w:before="0" w:after="0"/>
              <w:rPr>
                <w:rFonts w:cs="Tahoma"/>
                <w:szCs w:val="24"/>
              </w:rPr>
            </w:pPr>
            <w:r w:rsidRPr="0024633A">
              <w:rPr>
                <w:rFonts w:cs="Tahoma"/>
                <w:szCs w:val="24"/>
              </w:rPr>
              <w:t>CF3R</w:t>
            </w:r>
          </w:p>
        </w:tc>
      </w:tr>
      <w:tr w:rsidR="00632702" w:rsidRPr="0024633A" w14:paraId="3C428531" w14:textId="77777777" w:rsidTr="009240EF">
        <w:trPr>
          <w:trHeight w:val="288"/>
        </w:trPr>
        <w:tc>
          <w:tcPr>
            <w:tcW w:w="1705" w:type="dxa"/>
            <w:vAlign w:val="center"/>
          </w:tcPr>
          <w:p w14:paraId="440C5884" w14:textId="77777777" w:rsidR="00632702" w:rsidRPr="0024633A" w:rsidRDefault="008426D8" w:rsidP="00CD51C2">
            <w:pPr>
              <w:spacing w:before="0" w:after="0"/>
              <w:jc w:val="center"/>
              <w:rPr>
                <w:rFonts w:cs="Tahoma"/>
                <w:szCs w:val="24"/>
              </w:rPr>
            </w:pPr>
            <w:r w:rsidRPr="0024633A">
              <w:rPr>
                <w:rFonts w:cs="Tahoma"/>
                <w:szCs w:val="24"/>
              </w:rPr>
              <w:t>L</w:t>
            </w:r>
          </w:p>
        </w:tc>
        <w:tc>
          <w:tcPr>
            <w:tcW w:w="1620" w:type="dxa"/>
            <w:vAlign w:val="center"/>
          </w:tcPr>
          <w:p w14:paraId="28AC8843" w14:textId="77777777" w:rsidR="00632702" w:rsidRPr="0024633A" w:rsidRDefault="008426D8" w:rsidP="00CD51C2">
            <w:pPr>
              <w:spacing w:before="0" w:after="0"/>
              <w:jc w:val="center"/>
              <w:rPr>
                <w:rFonts w:cs="Tahoma"/>
                <w:szCs w:val="24"/>
              </w:rPr>
            </w:pPr>
            <w:r w:rsidRPr="0024633A">
              <w:rPr>
                <w:rFonts w:cs="Tahoma"/>
                <w:szCs w:val="24"/>
              </w:rPr>
              <w:t>LTG</w:t>
            </w:r>
          </w:p>
        </w:tc>
        <w:tc>
          <w:tcPr>
            <w:tcW w:w="3690" w:type="dxa"/>
            <w:vAlign w:val="center"/>
          </w:tcPr>
          <w:p w14:paraId="7DF430AD" w14:textId="77777777" w:rsidR="00632702" w:rsidRPr="0024633A" w:rsidRDefault="008426D8" w:rsidP="00CD51C2">
            <w:pPr>
              <w:spacing w:before="0" w:after="0"/>
              <w:rPr>
                <w:rFonts w:cs="Tahoma"/>
                <w:szCs w:val="24"/>
              </w:rPr>
            </w:pPr>
            <w:r w:rsidRPr="0024633A">
              <w:rPr>
                <w:rFonts w:cs="Tahoma"/>
                <w:szCs w:val="24"/>
              </w:rPr>
              <w:t>Lighting</w:t>
            </w:r>
          </w:p>
        </w:tc>
        <w:tc>
          <w:tcPr>
            <w:tcW w:w="3091" w:type="dxa"/>
          </w:tcPr>
          <w:p w14:paraId="1BFC61D9" w14:textId="77777777" w:rsidR="00632702" w:rsidRPr="0024633A" w:rsidRDefault="008426D8" w:rsidP="00CD51C2">
            <w:pPr>
              <w:spacing w:before="0" w:after="0"/>
              <w:rPr>
                <w:rFonts w:cs="Tahoma"/>
                <w:szCs w:val="24"/>
              </w:rPr>
            </w:pPr>
            <w:r w:rsidRPr="0024633A">
              <w:rPr>
                <w:rFonts w:cs="Tahoma"/>
                <w:szCs w:val="24"/>
              </w:rPr>
              <w:t>CF2R</w:t>
            </w:r>
            <w:r w:rsidR="00ED6F0B" w:rsidRPr="0024633A">
              <w:rPr>
                <w:rFonts w:cs="Tahoma"/>
                <w:szCs w:val="24"/>
              </w:rPr>
              <w:t xml:space="preserve"> </w:t>
            </w:r>
          </w:p>
        </w:tc>
      </w:tr>
      <w:tr w:rsidR="00027690" w:rsidRPr="0024633A" w14:paraId="4BDD7202" w14:textId="77777777" w:rsidTr="009240EF">
        <w:trPr>
          <w:trHeight w:val="288"/>
          <w:ins w:id="1429" w:author="Haider Alhabibi" w:date="2022-02-03T17:59:00Z"/>
        </w:trPr>
        <w:tc>
          <w:tcPr>
            <w:tcW w:w="1705" w:type="dxa"/>
            <w:vAlign w:val="center"/>
          </w:tcPr>
          <w:p w14:paraId="5592CD22" w14:textId="204B782C" w:rsidR="00027690" w:rsidRPr="0024633A" w:rsidRDefault="00324BB1" w:rsidP="00CD51C2">
            <w:pPr>
              <w:spacing w:after="0"/>
              <w:jc w:val="center"/>
              <w:rPr>
                <w:ins w:id="1430" w:author="Haider Alhabibi" w:date="2022-02-03T17:59:00Z"/>
                <w:rFonts w:cs="Tahoma"/>
                <w:szCs w:val="24"/>
              </w:rPr>
            </w:pPr>
            <w:ins w:id="1431" w:author="Haider Alhabibi" w:date="2022-02-03T18:00:00Z">
              <w:r>
                <w:rPr>
                  <w:rFonts w:cs="Tahoma"/>
                  <w:szCs w:val="24"/>
                </w:rPr>
                <w:t>C</w:t>
              </w:r>
            </w:ins>
          </w:p>
        </w:tc>
        <w:tc>
          <w:tcPr>
            <w:tcW w:w="1620" w:type="dxa"/>
            <w:vAlign w:val="center"/>
          </w:tcPr>
          <w:p w14:paraId="7BD47394" w14:textId="7D741011" w:rsidR="00027690" w:rsidRPr="0024633A" w:rsidRDefault="00027690" w:rsidP="00CD51C2">
            <w:pPr>
              <w:spacing w:after="0"/>
              <w:jc w:val="center"/>
              <w:rPr>
                <w:ins w:id="1432" w:author="Haider Alhabibi" w:date="2022-02-03T17:59:00Z"/>
                <w:rFonts w:cs="Tahoma"/>
                <w:szCs w:val="24"/>
              </w:rPr>
            </w:pPr>
            <w:ins w:id="1433" w:author="Haider Alhabibi" w:date="2022-02-03T17:59:00Z">
              <w:r>
                <w:rPr>
                  <w:rFonts w:cs="Tahoma"/>
                  <w:szCs w:val="24"/>
                </w:rPr>
                <w:t>ELC</w:t>
              </w:r>
            </w:ins>
          </w:p>
        </w:tc>
        <w:tc>
          <w:tcPr>
            <w:tcW w:w="3690" w:type="dxa"/>
            <w:vAlign w:val="center"/>
          </w:tcPr>
          <w:p w14:paraId="2062F9FE" w14:textId="5AED6FDA" w:rsidR="00027690" w:rsidRPr="0024633A" w:rsidRDefault="00027690" w:rsidP="00CD51C2">
            <w:pPr>
              <w:spacing w:after="0"/>
              <w:rPr>
                <w:ins w:id="1434" w:author="Haider Alhabibi" w:date="2022-02-03T17:59:00Z"/>
                <w:rFonts w:cs="Tahoma"/>
                <w:szCs w:val="24"/>
              </w:rPr>
            </w:pPr>
            <w:ins w:id="1435" w:author="Haider Alhabibi" w:date="2022-02-03T17:59:00Z">
              <w:r>
                <w:rPr>
                  <w:rFonts w:cs="Tahoma"/>
                  <w:szCs w:val="24"/>
                </w:rPr>
                <w:t>Electric Ready</w:t>
              </w:r>
            </w:ins>
          </w:p>
        </w:tc>
        <w:tc>
          <w:tcPr>
            <w:tcW w:w="3091" w:type="dxa"/>
          </w:tcPr>
          <w:p w14:paraId="101D3741" w14:textId="57F9AC15" w:rsidR="00027690" w:rsidRPr="0024633A" w:rsidRDefault="00324BB1" w:rsidP="00CD51C2">
            <w:pPr>
              <w:spacing w:after="0"/>
              <w:rPr>
                <w:ins w:id="1436" w:author="Haider Alhabibi" w:date="2022-02-03T17:59:00Z"/>
                <w:rFonts w:cs="Tahoma"/>
                <w:szCs w:val="24"/>
              </w:rPr>
            </w:pPr>
            <w:ins w:id="1437" w:author="Haider Alhabibi" w:date="2022-02-03T17:59:00Z">
              <w:r>
                <w:rPr>
                  <w:rFonts w:cs="Tahoma"/>
                  <w:szCs w:val="24"/>
                </w:rPr>
                <w:t>CF2R</w:t>
              </w:r>
            </w:ins>
          </w:p>
        </w:tc>
      </w:tr>
      <w:tr w:rsidR="00777E7C" w:rsidRPr="0024633A" w:rsidDel="007407C2" w14:paraId="3469FB4F" w14:textId="17AECF81" w:rsidTr="009240EF">
        <w:trPr>
          <w:trHeight w:val="288"/>
          <w:del w:id="1438" w:author="Author"/>
        </w:trPr>
        <w:tc>
          <w:tcPr>
            <w:tcW w:w="1705" w:type="dxa"/>
            <w:vAlign w:val="center"/>
          </w:tcPr>
          <w:p w14:paraId="5EFC8DF4" w14:textId="6CDD0F32" w:rsidR="00777E7C" w:rsidRPr="0024633A" w:rsidDel="007407C2" w:rsidRDefault="007676AD" w:rsidP="00CD51C2">
            <w:pPr>
              <w:spacing w:before="0" w:after="0"/>
              <w:jc w:val="center"/>
              <w:rPr>
                <w:del w:id="1439" w:author="Author"/>
                <w:rFonts w:cs="Tahoma"/>
                <w:szCs w:val="24"/>
              </w:rPr>
            </w:pPr>
            <w:del w:id="1440" w:author="Author">
              <w:r w:rsidRPr="0024633A" w:rsidDel="007407C2">
                <w:rPr>
                  <w:rFonts w:cs="Tahoma"/>
                  <w:szCs w:val="24"/>
                </w:rPr>
                <w:delText>Z</w:delText>
              </w:r>
            </w:del>
          </w:p>
        </w:tc>
        <w:tc>
          <w:tcPr>
            <w:tcW w:w="1620" w:type="dxa"/>
            <w:vAlign w:val="center"/>
          </w:tcPr>
          <w:p w14:paraId="19DEABB9" w14:textId="583293EF" w:rsidR="00777E7C" w:rsidRPr="0024633A" w:rsidDel="007407C2" w:rsidRDefault="00777E7C" w:rsidP="00CD51C2">
            <w:pPr>
              <w:spacing w:before="0" w:after="0"/>
              <w:jc w:val="center"/>
              <w:rPr>
                <w:del w:id="1441" w:author="Author"/>
                <w:rFonts w:cs="Tahoma"/>
                <w:szCs w:val="24"/>
              </w:rPr>
            </w:pPr>
            <w:del w:id="1442" w:author="Author">
              <w:r w:rsidRPr="0024633A" w:rsidDel="007407C2">
                <w:rPr>
                  <w:rFonts w:cs="Tahoma"/>
                  <w:szCs w:val="24"/>
                </w:rPr>
                <w:delText>-</w:delText>
              </w:r>
            </w:del>
          </w:p>
        </w:tc>
        <w:tc>
          <w:tcPr>
            <w:tcW w:w="3690" w:type="dxa"/>
            <w:vAlign w:val="center"/>
          </w:tcPr>
          <w:p w14:paraId="0E6EA922" w14:textId="6D37E5D1" w:rsidR="00777E7C" w:rsidRPr="0024633A" w:rsidDel="007407C2" w:rsidRDefault="00777E7C" w:rsidP="00CD51C2">
            <w:pPr>
              <w:spacing w:before="0" w:after="0"/>
              <w:rPr>
                <w:del w:id="1443" w:author="Author"/>
                <w:rFonts w:cs="Tahoma"/>
                <w:szCs w:val="24"/>
              </w:rPr>
            </w:pPr>
            <w:del w:id="1444" w:author="Haider Alhabibi" w:date="2022-03-01T16:14:00Z">
              <w:r w:rsidRPr="0024633A" w:rsidDel="00A3202C">
                <w:rPr>
                  <w:rFonts w:cs="Tahoma"/>
                  <w:szCs w:val="24"/>
                </w:rPr>
                <w:delText>Nonresidential Newly Constructed</w:delText>
              </w:r>
            </w:del>
          </w:p>
        </w:tc>
        <w:tc>
          <w:tcPr>
            <w:tcW w:w="3091" w:type="dxa"/>
          </w:tcPr>
          <w:p w14:paraId="465B376C" w14:textId="70DADF20" w:rsidR="00777E7C" w:rsidRPr="0024633A" w:rsidDel="007407C2" w:rsidRDefault="00777E7C" w:rsidP="00CD51C2">
            <w:pPr>
              <w:spacing w:before="0" w:after="0"/>
              <w:rPr>
                <w:del w:id="1445" w:author="Author"/>
                <w:rFonts w:cs="Tahoma"/>
                <w:szCs w:val="24"/>
              </w:rPr>
            </w:pPr>
            <w:del w:id="1446" w:author="Author">
              <w:r w:rsidRPr="0024633A" w:rsidDel="007407C2">
                <w:rPr>
                  <w:rFonts w:cs="Tahoma"/>
                  <w:szCs w:val="24"/>
                </w:rPr>
                <w:delText>NRCV</w:delText>
              </w:r>
            </w:del>
          </w:p>
        </w:tc>
      </w:tr>
      <w:tr w:rsidR="00777E7C" w:rsidRPr="0024633A" w:rsidDel="007407C2" w14:paraId="3FAD1AB1" w14:textId="021D6279" w:rsidTr="009240EF">
        <w:trPr>
          <w:trHeight w:val="288"/>
          <w:del w:id="1447" w:author="Author"/>
        </w:trPr>
        <w:tc>
          <w:tcPr>
            <w:tcW w:w="1705" w:type="dxa"/>
            <w:vAlign w:val="center"/>
          </w:tcPr>
          <w:p w14:paraId="60DACDB4" w14:textId="516D2E58" w:rsidR="00777E7C" w:rsidRPr="0024633A" w:rsidDel="007407C2" w:rsidRDefault="00762F57" w:rsidP="00CD51C2">
            <w:pPr>
              <w:spacing w:before="0" w:after="0"/>
              <w:jc w:val="center"/>
              <w:rPr>
                <w:del w:id="1448" w:author="Author"/>
                <w:rFonts w:cs="Tahoma"/>
                <w:szCs w:val="24"/>
              </w:rPr>
            </w:pPr>
            <w:del w:id="1449" w:author="Author">
              <w:r w:rsidRPr="0024633A" w:rsidDel="007407C2">
                <w:rPr>
                  <w:rFonts w:cs="Tahoma"/>
                  <w:szCs w:val="24"/>
                </w:rPr>
                <w:delText>Y</w:delText>
              </w:r>
            </w:del>
          </w:p>
        </w:tc>
        <w:tc>
          <w:tcPr>
            <w:tcW w:w="1620" w:type="dxa"/>
            <w:vAlign w:val="center"/>
          </w:tcPr>
          <w:p w14:paraId="45126196" w14:textId="2B6A0819" w:rsidR="00777E7C" w:rsidRPr="0024633A" w:rsidDel="007407C2" w:rsidRDefault="00777E7C" w:rsidP="00CD51C2">
            <w:pPr>
              <w:spacing w:before="0" w:after="0"/>
              <w:jc w:val="center"/>
              <w:rPr>
                <w:del w:id="1450" w:author="Author"/>
                <w:rFonts w:cs="Tahoma"/>
                <w:szCs w:val="24"/>
              </w:rPr>
            </w:pPr>
            <w:del w:id="1451" w:author="Author">
              <w:r w:rsidRPr="0024633A" w:rsidDel="007407C2">
                <w:rPr>
                  <w:rFonts w:cs="Tahoma"/>
                  <w:szCs w:val="24"/>
                </w:rPr>
                <w:delText>-</w:delText>
              </w:r>
            </w:del>
          </w:p>
        </w:tc>
        <w:tc>
          <w:tcPr>
            <w:tcW w:w="3690" w:type="dxa"/>
            <w:vAlign w:val="center"/>
          </w:tcPr>
          <w:p w14:paraId="6D36803F" w14:textId="14787160" w:rsidR="00777E7C" w:rsidRPr="0024633A" w:rsidDel="007407C2" w:rsidRDefault="00777E7C" w:rsidP="00CD51C2">
            <w:pPr>
              <w:spacing w:before="0" w:after="0"/>
              <w:rPr>
                <w:del w:id="1452" w:author="Author"/>
                <w:rFonts w:cs="Tahoma"/>
                <w:szCs w:val="24"/>
              </w:rPr>
            </w:pPr>
            <w:del w:id="1453" w:author="Haider Alhabibi" w:date="2022-03-01T16:14:00Z">
              <w:r w:rsidRPr="0024633A" w:rsidDel="00A3202C">
                <w:rPr>
                  <w:rFonts w:cs="Tahoma"/>
                  <w:szCs w:val="24"/>
                </w:rPr>
                <w:delText>Nonresidential Alterations to Existing</w:delText>
              </w:r>
            </w:del>
          </w:p>
        </w:tc>
        <w:tc>
          <w:tcPr>
            <w:tcW w:w="3091" w:type="dxa"/>
          </w:tcPr>
          <w:p w14:paraId="5EE2D909" w14:textId="4075CBEF" w:rsidR="00777E7C" w:rsidRPr="0024633A" w:rsidDel="007407C2" w:rsidRDefault="00777E7C" w:rsidP="00CD51C2">
            <w:pPr>
              <w:spacing w:before="0" w:after="0"/>
              <w:rPr>
                <w:del w:id="1454" w:author="Author"/>
                <w:rFonts w:cs="Tahoma"/>
                <w:szCs w:val="24"/>
              </w:rPr>
            </w:pPr>
            <w:del w:id="1455" w:author="Author">
              <w:r w:rsidRPr="0024633A" w:rsidDel="007407C2">
                <w:rPr>
                  <w:rFonts w:cs="Tahoma"/>
                  <w:szCs w:val="24"/>
                </w:rPr>
                <w:delText>NRCV</w:delText>
              </w:r>
            </w:del>
          </w:p>
        </w:tc>
      </w:tr>
    </w:tbl>
    <w:p w14:paraId="6EE5CBC5" w14:textId="06D9E1D4" w:rsidR="00CB25BE" w:rsidRDefault="00CB25BE" w:rsidP="002632A7">
      <w:pPr>
        <w:rPr>
          <w:ins w:id="1456" w:author="Author"/>
          <w:rFonts w:cs="Tahoma"/>
        </w:rPr>
      </w:pPr>
    </w:p>
    <w:p w14:paraId="2CC7D128" w14:textId="7DAE0E9C" w:rsidR="007407C2" w:rsidRPr="0024633A" w:rsidRDefault="007407C2" w:rsidP="007407C2">
      <w:pPr>
        <w:pStyle w:val="FigureTitleStyle"/>
        <w:rPr>
          <w:ins w:id="1457" w:author="Author"/>
          <w:rFonts w:ascii="Tahoma" w:hAnsi="Tahoma" w:cs="Tahoma"/>
          <w:sz w:val="24"/>
        </w:rPr>
      </w:pPr>
      <w:ins w:id="1458" w:author="Author">
        <w:r w:rsidRPr="0024633A">
          <w:rPr>
            <w:rFonts w:ascii="Tahoma" w:hAnsi="Tahoma" w:cs="Tahoma"/>
            <w:sz w:val="24"/>
          </w:rPr>
          <w:t>Table 3-1</w:t>
        </w:r>
        <w:r>
          <w:rPr>
            <w:rFonts w:ascii="Tahoma" w:hAnsi="Tahoma" w:cs="Tahoma"/>
            <w:sz w:val="24"/>
          </w:rPr>
          <w:t>b</w:t>
        </w:r>
        <w:r w:rsidRPr="0024633A">
          <w:rPr>
            <w:rFonts w:ascii="Tahoma" w:hAnsi="Tahoma" w:cs="Tahoma"/>
            <w:sz w:val="24"/>
          </w:rPr>
          <w:t>. Document Category Designators for Use with Registration Numbers</w:t>
        </w:r>
        <w:r>
          <w:rPr>
            <w:rFonts w:ascii="Tahoma" w:hAnsi="Tahoma" w:cs="Tahoma"/>
            <w:sz w:val="24"/>
          </w:rPr>
          <w:t xml:space="preserve"> for Low-Rise Multifamily Compliance Documents</w:t>
        </w:r>
      </w:ins>
    </w:p>
    <w:tbl>
      <w:tblPr>
        <w:tblStyle w:val="TableGrid"/>
        <w:tblW w:w="5181" w:type="pct"/>
        <w:tblLayout w:type="fixed"/>
        <w:tblLook w:val="04A0" w:firstRow="1" w:lastRow="0" w:firstColumn="1" w:lastColumn="0" w:noHBand="0" w:noVBand="1"/>
      </w:tblPr>
      <w:tblGrid>
        <w:gridCol w:w="1705"/>
        <w:gridCol w:w="1619"/>
        <w:gridCol w:w="3870"/>
        <w:gridCol w:w="3091"/>
      </w:tblGrid>
      <w:tr w:rsidR="007407C2" w:rsidRPr="0024633A" w14:paraId="77155AD6" w14:textId="77777777" w:rsidTr="00B05978">
        <w:trPr>
          <w:trHeight w:val="1790"/>
          <w:ins w:id="1459" w:author="Author"/>
        </w:trPr>
        <w:tc>
          <w:tcPr>
            <w:tcW w:w="1705" w:type="dxa"/>
            <w:vAlign w:val="bottom"/>
          </w:tcPr>
          <w:p w14:paraId="2D40FBAF" w14:textId="77777777" w:rsidR="007407C2" w:rsidRPr="009240EF" w:rsidRDefault="007407C2" w:rsidP="00B75399">
            <w:pPr>
              <w:spacing w:before="0" w:after="0"/>
              <w:jc w:val="center"/>
              <w:rPr>
                <w:ins w:id="1460" w:author="Author"/>
                <w:rFonts w:cs="Tahoma"/>
                <w:b/>
                <w:bCs/>
                <w:szCs w:val="24"/>
              </w:rPr>
            </w:pPr>
            <w:bookmarkStart w:id="1461" w:name="_Hlk94804284"/>
            <w:ins w:id="1462" w:author="Author">
              <w:r w:rsidRPr="009240EF">
                <w:rPr>
                  <w:rFonts w:cs="Tahoma"/>
                  <w:b/>
                  <w:bCs/>
                  <w:szCs w:val="24"/>
                </w:rPr>
                <w:t>Category Designator for Registration Numbers</w:t>
              </w:r>
            </w:ins>
          </w:p>
        </w:tc>
        <w:tc>
          <w:tcPr>
            <w:tcW w:w="1619" w:type="dxa"/>
            <w:vAlign w:val="bottom"/>
          </w:tcPr>
          <w:p w14:paraId="31042BF0" w14:textId="77777777" w:rsidR="007407C2" w:rsidRPr="009240EF" w:rsidRDefault="007407C2" w:rsidP="00B75399">
            <w:pPr>
              <w:spacing w:before="0" w:after="0"/>
              <w:jc w:val="center"/>
              <w:rPr>
                <w:ins w:id="1463" w:author="Author"/>
                <w:rFonts w:cs="Tahoma"/>
                <w:b/>
                <w:bCs/>
                <w:szCs w:val="24"/>
              </w:rPr>
            </w:pPr>
            <w:ins w:id="1464" w:author="Author">
              <w:r w:rsidRPr="009240EF">
                <w:rPr>
                  <w:rFonts w:cs="Tahoma"/>
                  <w:b/>
                  <w:bCs/>
                  <w:szCs w:val="24"/>
                </w:rPr>
                <w:t xml:space="preserve">Compliance Category </w:t>
              </w:r>
            </w:ins>
          </w:p>
        </w:tc>
        <w:tc>
          <w:tcPr>
            <w:tcW w:w="3870" w:type="dxa"/>
            <w:vAlign w:val="bottom"/>
          </w:tcPr>
          <w:p w14:paraId="081654FB" w14:textId="77777777" w:rsidR="007407C2" w:rsidRPr="009240EF" w:rsidRDefault="007407C2" w:rsidP="00B75399">
            <w:pPr>
              <w:spacing w:before="0" w:after="0"/>
              <w:jc w:val="center"/>
              <w:rPr>
                <w:ins w:id="1465" w:author="Author"/>
                <w:rFonts w:cs="Tahoma"/>
                <w:b/>
                <w:bCs/>
                <w:szCs w:val="24"/>
              </w:rPr>
            </w:pPr>
            <w:ins w:id="1466" w:author="Author">
              <w:r w:rsidRPr="009240EF">
                <w:rPr>
                  <w:rFonts w:cs="Tahoma"/>
                  <w:b/>
                  <w:bCs/>
                  <w:szCs w:val="24"/>
                </w:rPr>
                <w:t>Description</w:t>
              </w:r>
            </w:ins>
          </w:p>
        </w:tc>
        <w:tc>
          <w:tcPr>
            <w:tcW w:w="3091" w:type="dxa"/>
            <w:vAlign w:val="bottom"/>
          </w:tcPr>
          <w:p w14:paraId="5BC6DCE6" w14:textId="77777777" w:rsidR="007407C2" w:rsidRPr="009240EF" w:rsidRDefault="007407C2" w:rsidP="00B75399">
            <w:pPr>
              <w:spacing w:before="0" w:after="0"/>
              <w:jc w:val="center"/>
              <w:rPr>
                <w:ins w:id="1467" w:author="Author"/>
                <w:rFonts w:cs="Tahoma"/>
                <w:b/>
                <w:bCs/>
                <w:szCs w:val="24"/>
              </w:rPr>
            </w:pPr>
            <w:ins w:id="1468" w:author="Author">
              <w:r w:rsidRPr="009240EF">
                <w:rPr>
                  <w:rFonts w:cs="Tahoma"/>
                  <w:b/>
                  <w:bCs/>
                  <w:szCs w:val="24"/>
                </w:rPr>
                <w:t>Compliance Document Type Applicability</w:t>
              </w:r>
            </w:ins>
          </w:p>
        </w:tc>
      </w:tr>
      <w:tr w:rsidR="007407C2" w:rsidRPr="0024633A" w14:paraId="3D0AFDF1" w14:textId="77777777" w:rsidTr="00B05978">
        <w:trPr>
          <w:trHeight w:val="288"/>
          <w:ins w:id="1469" w:author="Author"/>
        </w:trPr>
        <w:tc>
          <w:tcPr>
            <w:tcW w:w="1705" w:type="dxa"/>
            <w:vAlign w:val="center"/>
          </w:tcPr>
          <w:p w14:paraId="094ACA8B" w14:textId="377CE895" w:rsidR="007407C2" w:rsidRPr="0024633A" w:rsidRDefault="00291A0B" w:rsidP="00B75399">
            <w:pPr>
              <w:spacing w:before="0" w:after="0"/>
              <w:jc w:val="center"/>
              <w:rPr>
                <w:ins w:id="1470" w:author="Author"/>
                <w:rFonts w:cs="Tahoma"/>
                <w:szCs w:val="24"/>
              </w:rPr>
            </w:pPr>
            <w:ins w:id="1471" w:author="Haider Alhabibi" w:date="2022-03-01T14:33:00Z">
              <w:r>
                <w:rPr>
                  <w:rFonts w:cs="Tahoma"/>
                  <w:szCs w:val="24"/>
                </w:rPr>
                <w:t>F</w:t>
              </w:r>
            </w:ins>
            <w:ins w:id="1472" w:author="Author">
              <w:del w:id="1473" w:author="Haider Alhabibi" w:date="2022-03-01T14:33:00Z">
                <w:r w:rsidR="007407C2" w:rsidRPr="0024633A" w:rsidDel="00291A0B">
                  <w:rPr>
                    <w:rFonts w:cs="Tahoma"/>
                    <w:szCs w:val="24"/>
                  </w:rPr>
                  <w:delText>P</w:delText>
                </w:r>
              </w:del>
            </w:ins>
          </w:p>
        </w:tc>
        <w:tc>
          <w:tcPr>
            <w:tcW w:w="1619" w:type="dxa"/>
            <w:vAlign w:val="center"/>
          </w:tcPr>
          <w:p w14:paraId="1548E148" w14:textId="77777777" w:rsidR="007407C2" w:rsidRPr="0024633A" w:rsidRDefault="007407C2" w:rsidP="00B75399">
            <w:pPr>
              <w:spacing w:before="0" w:after="0"/>
              <w:jc w:val="center"/>
              <w:rPr>
                <w:ins w:id="1474" w:author="Author"/>
                <w:rFonts w:cs="Tahoma"/>
                <w:szCs w:val="24"/>
              </w:rPr>
            </w:pPr>
            <w:ins w:id="1475" w:author="Author">
              <w:r w:rsidRPr="0024633A">
                <w:rPr>
                  <w:rFonts w:cs="Tahoma"/>
                  <w:szCs w:val="24"/>
                </w:rPr>
                <w:t>PRF</w:t>
              </w:r>
            </w:ins>
          </w:p>
        </w:tc>
        <w:tc>
          <w:tcPr>
            <w:tcW w:w="3870" w:type="dxa"/>
            <w:vAlign w:val="center"/>
          </w:tcPr>
          <w:p w14:paraId="27F75622" w14:textId="77777777" w:rsidR="007407C2" w:rsidRPr="0024633A" w:rsidRDefault="007407C2" w:rsidP="00B75399">
            <w:pPr>
              <w:spacing w:before="0" w:after="0"/>
              <w:rPr>
                <w:ins w:id="1476" w:author="Author"/>
                <w:rFonts w:cs="Tahoma"/>
                <w:szCs w:val="24"/>
              </w:rPr>
            </w:pPr>
            <w:ins w:id="1477" w:author="Author">
              <w:r w:rsidRPr="0024633A">
                <w:rPr>
                  <w:rFonts w:cs="Tahoma"/>
                  <w:szCs w:val="24"/>
                </w:rPr>
                <w:t>Performance</w:t>
              </w:r>
            </w:ins>
          </w:p>
        </w:tc>
        <w:tc>
          <w:tcPr>
            <w:tcW w:w="3091" w:type="dxa"/>
          </w:tcPr>
          <w:p w14:paraId="56B01B0F" w14:textId="3AD0343C" w:rsidR="007407C2" w:rsidRPr="0024633A" w:rsidRDefault="007407C2" w:rsidP="00B75399">
            <w:pPr>
              <w:spacing w:before="0" w:after="0"/>
              <w:rPr>
                <w:ins w:id="1478" w:author="Author"/>
                <w:rFonts w:cs="Tahoma"/>
                <w:szCs w:val="24"/>
              </w:rPr>
            </w:pPr>
            <w:ins w:id="1479" w:author="Author">
              <w:r>
                <w:rPr>
                  <w:rFonts w:cs="Tahoma"/>
                  <w:szCs w:val="24"/>
                </w:rPr>
                <w:t>LMCC</w:t>
              </w:r>
            </w:ins>
          </w:p>
        </w:tc>
      </w:tr>
      <w:tr w:rsidR="007407C2" w:rsidRPr="0024633A" w14:paraId="3D281DF9" w14:textId="77777777" w:rsidTr="00B05978">
        <w:trPr>
          <w:trHeight w:val="288"/>
          <w:ins w:id="1480" w:author="Author"/>
        </w:trPr>
        <w:tc>
          <w:tcPr>
            <w:tcW w:w="1705" w:type="dxa"/>
            <w:vAlign w:val="center"/>
          </w:tcPr>
          <w:p w14:paraId="6E4BE0C5" w14:textId="0DD0F5FD" w:rsidR="007407C2" w:rsidRPr="0024633A" w:rsidRDefault="00291A0B" w:rsidP="00B75399">
            <w:pPr>
              <w:spacing w:before="0" w:after="0"/>
              <w:jc w:val="center"/>
              <w:rPr>
                <w:ins w:id="1481" w:author="Author"/>
                <w:rFonts w:cs="Tahoma"/>
                <w:szCs w:val="24"/>
              </w:rPr>
            </w:pPr>
            <w:ins w:id="1482" w:author="Haider Alhabibi" w:date="2022-03-01T14:34:00Z">
              <w:r>
                <w:rPr>
                  <w:rFonts w:cs="Tahoma"/>
                  <w:szCs w:val="24"/>
                </w:rPr>
                <w:t>V</w:t>
              </w:r>
            </w:ins>
            <w:ins w:id="1483" w:author="Author">
              <w:del w:id="1484" w:author="Haider Alhabibi" w:date="2022-03-01T14:34:00Z">
                <w:r w:rsidR="007407C2" w:rsidRPr="0024633A" w:rsidDel="00291A0B">
                  <w:rPr>
                    <w:rFonts w:cs="Tahoma"/>
                    <w:szCs w:val="24"/>
                  </w:rPr>
                  <w:delText>E</w:delText>
                </w:r>
              </w:del>
            </w:ins>
          </w:p>
        </w:tc>
        <w:tc>
          <w:tcPr>
            <w:tcW w:w="1619" w:type="dxa"/>
            <w:vAlign w:val="center"/>
          </w:tcPr>
          <w:p w14:paraId="6FFAC998" w14:textId="77777777" w:rsidR="007407C2" w:rsidRPr="0024633A" w:rsidRDefault="007407C2" w:rsidP="00B75399">
            <w:pPr>
              <w:spacing w:before="0" w:after="0"/>
              <w:jc w:val="center"/>
              <w:rPr>
                <w:ins w:id="1485" w:author="Author"/>
                <w:rFonts w:cs="Tahoma"/>
                <w:szCs w:val="24"/>
              </w:rPr>
            </w:pPr>
            <w:ins w:id="1486" w:author="Author">
              <w:r w:rsidRPr="0024633A">
                <w:rPr>
                  <w:rFonts w:cs="Tahoma"/>
                  <w:szCs w:val="24"/>
                </w:rPr>
                <w:t>ENV</w:t>
              </w:r>
            </w:ins>
          </w:p>
        </w:tc>
        <w:tc>
          <w:tcPr>
            <w:tcW w:w="3870" w:type="dxa"/>
            <w:vAlign w:val="center"/>
          </w:tcPr>
          <w:p w14:paraId="0314B8F2" w14:textId="77777777" w:rsidR="007407C2" w:rsidRPr="0024633A" w:rsidRDefault="007407C2" w:rsidP="00B75399">
            <w:pPr>
              <w:spacing w:before="0" w:after="0"/>
              <w:rPr>
                <w:ins w:id="1487" w:author="Author"/>
                <w:rFonts w:cs="Tahoma"/>
                <w:szCs w:val="24"/>
              </w:rPr>
            </w:pPr>
            <w:ins w:id="1488" w:author="Author">
              <w:r w:rsidRPr="0024633A">
                <w:rPr>
                  <w:rFonts w:cs="Tahoma"/>
                  <w:szCs w:val="24"/>
                </w:rPr>
                <w:t>Envelope</w:t>
              </w:r>
            </w:ins>
          </w:p>
        </w:tc>
        <w:tc>
          <w:tcPr>
            <w:tcW w:w="3091" w:type="dxa"/>
          </w:tcPr>
          <w:p w14:paraId="4D07BE9B" w14:textId="636412E9" w:rsidR="007407C2" w:rsidRPr="0024633A" w:rsidRDefault="007407C2" w:rsidP="00B75399">
            <w:pPr>
              <w:spacing w:before="0" w:after="0"/>
              <w:rPr>
                <w:ins w:id="1489" w:author="Author"/>
                <w:rFonts w:cs="Tahoma"/>
                <w:szCs w:val="24"/>
              </w:rPr>
            </w:pPr>
            <w:ins w:id="1490" w:author="Author">
              <w:r>
                <w:rPr>
                  <w:rFonts w:cs="Tahoma"/>
                  <w:szCs w:val="24"/>
                </w:rPr>
                <w:t>LMCC, LMCI</w:t>
              </w:r>
              <w:del w:id="1491" w:author="Haider Alhabibi" w:date="2022-02-11T11:03:00Z">
                <w:r w:rsidR="00090A91" w:rsidDel="00E854A9">
                  <w:rPr>
                    <w:rFonts w:cs="Tahoma"/>
                    <w:szCs w:val="24"/>
                  </w:rPr>
                  <w:delText>-H</w:delText>
                </w:r>
              </w:del>
              <w:r>
                <w:rPr>
                  <w:rFonts w:cs="Tahoma"/>
                  <w:szCs w:val="24"/>
                </w:rPr>
                <w:t>, LMCV</w:t>
              </w:r>
            </w:ins>
          </w:p>
        </w:tc>
      </w:tr>
      <w:tr w:rsidR="007407C2" w:rsidRPr="0024633A" w14:paraId="5FD8BB56" w14:textId="77777777" w:rsidTr="00B05978">
        <w:trPr>
          <w:trHeight w:val="288"/>
          <w:ins w:id="1492" w:author="Author"/>
        </w:trPr>
        <w:tc>
          <w:tcPr>
            <w:tcW w:w="1705" w:type="dxa"/>
            <w:vAlign w:val="center"/>
          </w:tcPr>
          <w:p w14:paraId="6F7EFA1C" w14:textId="20522AAA" w:rsidR="007407C2" w:rsidRPr="0024633A" w:rsidRDefault="004B4F0B" w:rsidP="00B75399">
            <w:pPr>
              <w:spacing w:before="0" w:after="0"/>
              <w:jc w:val="center"/>
              <w:rPr>
                <w:ins w:id="1493" w:author="Author"/>
                <w:rFonts w:cs="Tahoma"/>
                <w:szCs w:val="24"/>
              </w:rPr>
            </w:pPr>
            <w:ins w:id="1494" w:author="Haider Alhabibi" w:date="2022-03-01T17:22:00Z">
              <w:r>
                <w:rPr>
                  <w:rFonts w:cs="Tahoma"/>
                  <w:szCs w:val="24"/>
                </w:rPr>
                <w:lastRenderedPageBreak/>
                <w:t>S</w:t>
              </w:r>
            </w:ins>
            <w:ins w:id="1495" w:author="Author">
              <w:del w:id="1496" w:author="Haider Alhabibi" w:date="2022-02-03T17:57:00Z">
                <w:r w:rsidR="007407C2" w:rsidRPr="0024633A" w:rsidDel="00BB775E">
                  <w:rPr>
                    <w:rFonts w:cs="Tahoma"/>
                    <w:szCs w:val="24"/>
                  </w:rPr>
                  <w:delText>V</w:delText>
                </w:r>
              </w:del>
            </w:ins>
          </w:p>
        </w:tc>
        <w:tc>
          <w:tcPr>
            <w:tcW w:w="1619" w:type="dxa"/>
            <w:vAlign w:val="center"/>
          </w:tcPr>
          <w:p w14:paraId="754DEF04" w14:textId="77777777" w:rsidR="007407C2" w:rsidRPr="0024633A" w:rsidRDefault="007407C2" w:rsidP="00B75399">
            <w:pPr>
              <w:spacing w:before="0" w:after="0"/>
              <w:jc w:val="center"/>
              <w:rPr>
                <w:ins w:id="1497" w:author="Author"/>
                <w:rFonts w:cs="Tahoma"/>
                <w:szCs w:val="24"/>
              </w:rPr>
            </w:pPr>
            <w:ins w:id="1498" w:author="Author">
              <w:r>
                <w:rPr>
                  <w:rFonts w:cs="Tahoma"/>
                  <w:szCs w:val="24"/>
                </w:rPr>
                <w:t>SAB</w:t>
              </w:r>
            </w:ins>
          </w:p>
        </w:tc>
        <w:tc>
          <w:tcPr>
            <w:tcW w:w="3870" w:type="dxa"/>
            <w:vAlign w:val="center"/>
          </w:tcPr>
          <w:p w14:paraId="49D76D8E" w14:textId="0C5ED73D" w:rsidR="007407C2" w:rsidRPr="0024633A" w:rsidRDefault="007407C2" w:rsidP="00B75399">
            <w:pPr>
              <w:spacing w:before="0" w:after="0"/>
              <w:rPr>
                <w:ins w:id="1499" w:author="Author"/>
                <w:rFonts w:cs="Tahoma"/>
                <w:szCs w:val="24"/>
              </w:rPr>
            </w:pPr>
            <w:ins w:id="1500" w:author="Author">
              <w:r w:rsidRPr="0024633A">
                <w:rPr>
                  <w:rFonts w:cs="Tahoma"/>
                  <w:szCs w:val="24"/>
                </w:rPr>
                <w:t xml:space="preserve">Solar </w:t>
              </w:r>
              <w:r>
                <w:rPr>
                  <w:rFonts w:cs="Tahoma"/>
                  <w:szCs w:val="24"/>
                </w:rPr>
                <w:t xml:space="preserve">Ready, </w:t>
              </w:r>
              <w:r w:rsidRPr="0024633A">
                <w:rPr>
                  <w:rFonts w:cs="Tahoma"/>
                  <w:szCs w:val="24"/>
                </w:rPr>
                <w:t>Photovoltaic</w:t>
              </w:r>
              <w:r>
                <w:rPr>
                  <w:rFonts w:cs="Tahoma"/>
                  <w:szCs w:val="24"/>
                </w:rPr>
                <w:t xml:space="preserve">, </w:t>
              </w:r>
              <w:r w:rsidR="0016403A" w:rsidRPr="0024633A">
                <w:rPr>
                  <w:rFonts w:cs="Tahoma"/>
                  <w:szCs w:val="24"/>
                </w:rPr>
                <w:t>Battery Storage</w:t>
              </w:r>
              <w:r w:rsidR="0016403A">
                <w:rPr>
                  <w:rFonts w:cs="Tahoma"/>
                  <w:szCs w:val="24"/>
                </w:rPr>
                <w:t xml:space="preserve">, and </w:t>
              </w:r>
              <w:r>
                <w:rPr>
                  <w:rFonts w:cs="Tahoma"/>
                  <w:szCs w:val="24"/>
                </w:rPr>
                <w:t>Solar Thermal Heating</w:t>
              </w:r>
            </w:ins>
          </w:p>
        </w:tc>
        <w:tc>
          <w:tcPr>
            <w:tcW w:w="3091" w:type="dxa"/>
          </w:tcPr>
          <w:p w14:paraId="6892B939" w14:textId="14D25BEA" w:rsidR="007407C2" w:rsidRPr="00911398" w:rsidRDefault="007407C2" w:rsidP="00B75399">
            <w:pPr>
              <w:spacing w:before="0" w:after="0"/>
              <w:rPr>
                <w:ins w:id="1501" w:author="Author"/>
                <w:rFonts w:cs="Tahoma"/>
                <w:szCs w:val="24"/>
              </w:rPr>
            </w:pPr>
            <w:ins w:id="1502" w:author="Author">
              <w:r w:rsidRPr="00911398">
                <w:rPr>
                  <w:rFonts w:cs="Tahoma"/>
                  <w:szCs w:val="24"/>
                </w:rPr>
                <w:t>LMCC, LMCI</w:t>
              </w:r>
            </w:ins>
          </w:p>
        </w:tc>
      </w:tr>
      <w:tr w:rsidR="007407C2" w:rsidRPr="0024633A" w14:paraId="14D5B6C6" w14:textId="77777777" w:rsidTr="00B05978">
        <w:trPr>
          <w:trHeight w:val="288"/>
          <w:ins w:id="1503" w:author="Author"/>
        </w:trPr>
        <w:tc>
          <w:tcPr>
            <w:tcW w:w="1705" w:type="dxa"/>
            <w:vAlign w:val="center"/>
          </w:tcPr>
          <w:p w14:paraId="30064C94" w14:textId="537C2DB8" w:rsidR="007407C2" w:rsidRPr="0024633A" w:rsidRDefault="007407C2" w:rsidP="00B75399">
            <w:pPr>
              <w:spacing w:before="0" w:after="0"/>
              <w:jc w:val="center"/>
              <w:rPr>
                <w:ins w:id="1504" w:author="Author"/>
                <w:rFonts w:cs="Tahoma"/>
                <w:szCs w:val="24"/>
              </w:rPr>
            </w:pPr>
            <w:ins w:id="1505" w:author="Author">
              <w:r w:rsidRPr="0024633A">
                <w:rPr>
                  <w:rFonts w:cs="Tahoma"/>
                  <w:szCs w:val="24"/>
                </w:rPr>
                <w:t>M</w:t>
              </w:r>
            </w:ins>
          </w:p>
        </w:tc>
        <w:tc>
          <w:tcPr>
            <w:tcW w:w="1619" w:type="dxa"/>
            <w:vAlign w:val="center"/>
          </w:tcPr>
          <w:p w14:paraId="7CB49E35" w14:textId="77777777" w:rsidR="007407C2" w:rsidRPr="0024633A" w:rsidRDefault="007407C2" w:rsidP="00B75399">
            <w:pPr>
              <w:spacing w:before="0" w:after="0"/>
              <w:jc w:val="center"/>
              <w:rPr>
                <w:ins w:id="1506" w:author="Author"/>
                <w:rFonts w:cs="Tahoma"/>
                <w:szCs w:val="24"/>
              </w:rPr>
            </w:pPr>
            <w:ins w:id="1507" w:author="Author">
              <w:r w:rsidRPr="0024633A">
                <w:rPr>
                  <w:rFonts w:cs="Tahoma"/>
                  <w:szCs w:val="24"/>
                </w:rPr>
                <w:t>MCH</w:t>
              </w:r>
            </w:ins>
          </w:p>
        </w:tc>
        <w:tc>
          <w:tcPr>
            <w:tcW w:w="3870" w:type="dxa"/>
            <w:vAlign w:val="center"/>
          </w:tcPr>
          <w:p w14:paraId="38264C4B" w14:textId="77777777" w:rsidR="007407C2" w:rsidRPr="0024633A" w:rsidRDefault="007407C2" w:rsidP="00B75399">
            <w:pPr>
              <w:spacing w:before="0" w:after="0"/>
              <w:rPr>
                <w:ins w:id="1508" w:author="Author"/>
                <w:rFonts w:cs="Tahoma"/>
                <w:szCs w:val="24"/>
              </w:rPr>
            </w:pPr>
            <w:ins w:id="1509" w:author="Author">
              <w:r w:rsidRPr="0024633A">
                <w:rPr>
                  <w:rFonts w:cs="Tahoma"/>
                  <w:szCs w:val="24"/>
                </w:rPr>
                <w:t>Mechanical</w:t>
              </w:r>
            </w:ins>
          </w:p>
        </w:tc>
        <w:tc>
          <w:tcPr>
            <w:tcW w:w="3091" w:type="dxa"/>
          </w:tcPr>
          <w:p w14:paraId="3049A899" w14:textId="7D36C2FF" w:rsidR="007407C2" w:rsidRPr="00911398" w:rsidRDefault="007407C2" w:rsidP="00B75399">
            <w:pPr>
              <w:spacing w:before="0" w:after="0"/>
              <w:rPr>
                <w:ins w:id="1510" w:author="Author"/>
                <w:rFonts w:cs="Tahoma"/>
                <w:szCs w:val="24"/>
              </w:rPr>
            </w:pPr>
            <w:ins w:id="1511" w:author="Author">
              <w:r w:rsidRPr="00911398">
                <w:rPr>
                  <w:rFonts w:cs="Tahoma"/>
                  <w:szCs w:val="24"/>
                </w:rPr>
                <w:t>LMCC, LMCI</w:t>
              </w:r>
              <w:del w:id="1512" w:author="Haider Alhabibi" w:date="2022-02-11T11:03:00Z">
                <w:r w:rsidR="00090A91" w:rsidRPr="00911398" w:rsidDel="00E854A9">
                  <w:rPr>
                    <w:rFonts w:cs="Tahoma"/>
                    <w:szCs w:val="24"/>
                  </w:rPr>
                  <w:delText>-H</w:delText>
                </w:r>
              </w:del>
              <w:r w:rsidRPr="00911398">
                <w:rPr>
                  <w:rFonts w:cs="Tahoma"/>
                  <w:szCs w:val="24"/>
                </w:rPr>
                <w:t>, LMCV</w:t>
              </w:r>
            </w:ins>
          </w:p>
        </w:tc>
      </w:tr>
      <w:tr w:rsidR="007407C2" w:rsidRPr="0024633A" w14:paraId="079C4FC6" w14:textId="77777777" w:rsidTr="00B05978">
        <w:trPr>
          <w:trHeight w:val="288"/>
          <w:ins w:id="1513" w:author="Author"/>
        </w:trPr>
        <w:tc>
          <w:tcPr>
            <w:tcW w:w="1705" w:type="dxa"/>
            <w:vAlign w:val="center"/>
          </w:tcPr>
          <w:p w14:paraId="65D17E74" w14:textId="60BAF92A" w:rsidR="007407C2" w:rsidRPr="0024633A" w:rsidRDefault="007072DC" w:rsidP="00B75399">
            <w:pPr>
              <w:spacing w:before="0" w:after="0"/>
              <w:jc w:val="center"/>
              <w:rPr>
                <w:ins w:id="1514" w:author="Author"/>
                <w:rFonts w:cs="Tahoma"/>
                <w:szCs w:val="24"/>
              </w:rPr>
            </w:pPr>
            <w:ins w:id="1515" w:author="Haider Alhabibi" w:date="2022-03-01T14:34:00Z">
              <w:r>
                <w:rPr>
                  <w:rFonts w:cs="Tahoma"/>
                  <w:szCs w:val="24"/>
                </w:rPr>
                <w:t>W</w:t>
              </w:r>
            </w:ins>
            <w:ins w:id="1516" w:author="Author">
              <w:del w:id="1517" w:author="Haider Alhabibi" w:date="2022-03-01T14:34:00Z">
                <w:r w:rsidR="007407C2" w:rsidRPr="0024633A" w:rsidDel="007072DC">
                  <w:rPr>
                    <w:rFonts w:cs="Tahoma"/>
                    <w:szCs w:val="24"/>
                  </w:rPr>
                  <w:delText>B</w:delText>
                </w:r>
              </w:del>
            </w:ins>
          </w:p>
        </w:tc>
        <w:tc>
          <w:tcPr>
            <w:tcW w:w="1619" w:type="dxa"/>
            <w:vAlign w:val="center"/>
          </w:tcPr>
          <w:p w14:paraId="30ED0EA5" w14:textId="77777777" w:rsidR="007407C2" w:rsidRPr="0024633A" w:rsidRDefault="007407C2" w:rsidP="00B75399">
            <w:pPr>
              <w:spacing w:before="0" w:after="0"/>
              <w:jc w:val="center"/>
              <w:rPr>
                <w:ins w:id="1518" w:author="Author"/>
                <w:rFonts w:cs="Tahoma"/>
                <w:szCs w:val="24"/>
              </w:rPr>
            </w:pPr>
            <w:ins w:id="1519" w:author="Author">
              <w:r w:rsidRPr="0024633A">
                <w:rPr>
                  <w:rFonts w:cs="Tahoma"/>
                  <w:szCs w:val="24"/>
                </w:rPr>
                <w:t>PLB</w:t>
              </w:r>
            </w:ins>
          </w:p>
        </w:tc>
        <w:tc>
          <w:tcPr>
            <w:tcW w:w="3870" w:type="dxa"/>
            <w:vAlign w:val="center"/>
          </w:tcPr>
          <w:p w14:paraId="11579601" w14:textId="01EB0240" w:rsidR="007407C2" w:rsidRPr="0024633A" w:rsidRDefault="00095A1B" w:rsidP="00B75399">
            <w:pPr>
              <w:spacing w:before="0" w:after="0"/>
              <w:rPr>
                <w:ins w:id="1520" w:author="Author"/>
                <w:rFonts w:cs="Tahoma"/>
                <w:szCs w:val="24"/>
              </w:rPr>
            </w:pPr>
            <w:ins w:id="1521" w:author="Author">
              <w:r>
                <w:rPr>
                  <w:rFonts w:cs="Tahoma"/>
                  <w:szCs w:val="24"/>
                </w:rPr>
                <w:t>Water Heating</w:t>
              </w:r>
            </w:ins>
          </w:p>
        </w:tc>
        <w:tc>
          <w:tcPr>
            <w:tcW w:w="3091" w:type="dxa"/>
          </w:tcPr>
          <w:p w14:paraId="68225178" w14:textId="2450C653" w:rsidR="007407C2" w:rsidRPr="00911398" w:rsidRDefault="007407C2" w:rsidP="00B75399">
            <w:pPr>
              <w:spacing w:before="0" w:after="0"/>
              <w:rPr>
                <w:ins w:id="1522" w:author="Author"/>
                <w:rFonts w:cs="Tahoma"/>
                <w:szCs w:val="24"/>
              </w:rPr>
            </w:pPr>
            <w:ins w:id="1523" w:author="Author">
              <w:r w:rsidRPr="00911398">
                <w:rPr>
                  <w:rFonts w:cs="Tahoma"/>
                  <w:szCs w:val="24"/>
                </w:rPr>
                <w:t>LMCC, LMCI</w:t>
              </w:r>
              <w:del w:id="1524" w:author="Haider Alhabibi" w:date="2022-03-04T15:20:00Z">
                <w:r w:rsidR="00090A91" w:rsidRPr="00911398">
                  <w:rPr>
                    <w:rFonts w:cs="Tahoma"/>
                    <w:szCs w:val="24"/>
                  </w:rPr>
                  <w:delText>-H</w:delText>
                </w:r>
              </w:del>
              <w:r w:rsidRPr="00911398">
                <w:rPr>
                  <w:rFonts w:cs="Tahoma"/>
                  <w:szCs w:val="24"/>
                </w:rPr>
                <w:t>, LMCV</w:t>
              </w:r>
            </w:ins>
          </w:p>
        </w:tc>
      </w:tr>
      <w:tr w:rsidR="007407C2" w:rsidRPr="0024633A" w14:paraId="5C8FF74A" w14:textId="77777777" w:rsidTr="00B05978">
        <w:trPr>
          <w:trHeight w:val="288"/>
          <w:ins w:id="1525" w:author="Author"/>
        </w:trPr>
        <w:tc>
          <w:tcPr>
            <w:tcW w:w="1705" w:type="dxa"/>
            <w:vAlign w:val="center"/>
          </w:tcPr>
          <w:p w14:paraId="5E2C839F" w14:textId="15D3896D" w:rsidR="007407C2" w:rsidRDefault="00324BB1" w:rsidP="00B75399">
            <w:pPr>
              <w:spacing w:after="0"/>
              <w:jc w:val="center"/>
              <w:rPr>
                <w:ins w:id="1526" w:author="Author"/>
                <w:rFonts w:cs="Tahoma"/>
                <w:szCs w:val="24"/>
              </w:rPr>
            </w:pPr>
            <w:ins w:id="1527" w:author="Haider Alhabibi" w:date="2022-02-03T18:00:00Z">
              <w:r>
                <w:rPr>
                  <w:rFonts w:cs="Tahoma"/>
                  <w:szCs w:val="24"/>
                </w:rPr>
                <w:t>C</w:t>
              </w:r>
            </w:ins>
          </w:p>
        </w:tc>
        <w:tc>
          <w:tcPr>
            <w:tcW w:w="1619" w:type="dxa"/>
            <w:vAlign w:val="center"/>
          </w:tcPr>
          <w:p w14:paraId="6CC25E00" w14:textId="442329CD" w:rsidR="007407C2" w:rsidRDefault="007407C2" w:rsidP="00B75399">
            <w:pPr>
              <w:spacing w:after="0"/>
              <w:jc w:val="center"/>
              <w:rPr>
                <w:ins w:id="1528" w:author="Author"/>
                <w:rFonts w:cs="Tahoma"/>
                <w:szCs w:val="24"/>
              </w:rPr>
            </w:pPr>
            <w:ins w:id="1529" w:author="Author">
              <w:r>
                <w:rPr>
                  <w:rFonts w:cs="Tahoma"/>
                  <w:szCs w:val="24"/>
                </w:rPr>
                <w:t>ELC</w:t>
              </w:r>
            </w:ins>
          </w:p>
        </w:tc>
        <w:tc>
          <w:tcPr>
            <w:tcW w:w="3870" w:type="dxa"/>
            <w:vAlign w:val="center"/>
          </w:tcPr>
          <w:p w14:paraId="779D0DC6" w14:textId="44B699C5" w:rsidR="007407C2" w:rsidRDefault="007407C2" w:rsidP="00B75399">
            <w:pPr>
              <w:spacing w:after="0"/>
              <w:rPr>
                <w:ins w:id="1530" w:author="Author"/>
                <w:rFonts w:cs="Tahoma"/>
                <w:szCs w:val="24"/>
              </w:rPr>
            </w:pPr>
            <w:ins w:id="1531" w:author="Author">
              <w:r>
                <w:rPr>
                  <w:rFonts w:cs="Tahoma"/>
                  <w:szCs w:val="24"/>
                </w:rPr>
                <w:t>Electric Ready</w:t>
              </w:r>
            </w:ins>
          </w:p>
        </w:tc>
        <w:tc>
          <w:tcPr>
            <w:tcW w:w="3091" w:type="dxa"/>
          </w:tcPr>
          <w:p w14:paraId="5F2654CC" w14:textId="012F0541" w:rsidR="007407C2" w:rsidRPr="00911398" w:rsidRDefault="007407C2" w:rsidP="00B75399">
            <w:pPr>
              <w:spacing w:after="0"/>
              <w:rPr>
                <w:ins w:id="1532" w:author="Author"/>
                <w:rFonts w:cs="Tahoma"/>
                <w:szCs w:val="24"/>
              </w:rPr>
            </w:pPr>
            <w:ins w:id="1533" w:author="Author">
              <w:r w:rsidRPr="00911398">
                <w:rPr>
                  <w:rFonts w:cs="Tahoma"/>
                  <w:szCs w:val="24"/>
                </w:rPr>
                <w:t>LMCC, LMCI</w:t>
              </w:r>
            </w:ins>
          </w:p>
        </w:tc>
      </w:tr>
      <w:tr w:rsidR="007407C2" w:rsidRPr="0024633A" w14:paraId="2648A9C5" w14:textId="77777777" w:rsidTr="00B05978">
        <w:trPr>
          <w:trHeight w:val="288"/>
          <w:ins w:id="1534" w:author="Author"/>
        </w:trPr>
        <w:tc>
          <w:tcPr>
            <w:tcW w:w="1705" w:type="dxa"/>
            <w:vAlign w:val="center"/>
          </w:tcPr>
          <w:p w14:paraId="7452C3D7" w14:textId="3D197CBF" w:rsidR="007407C2" w:rsidRPr="0024633A" w:rsidRDefault="00C9058A" w:rsidP="00B75399">
            <w:pPr>
              <w:spacing w:after="0"/>
              <w:jc w:val="center"/>
              <w:rPr>
                <w:ins w:id="1535" w:author="Author"/>
                <w:rFonts w:cs="Tahoma"/>
                <w:szCs w:val="24"/>
              </w:rPr>
            </w:pPr>
            <w:ins w:id="1536" w:author="Haider Alhabibi" w:date="2022-02-03T18:00:00Z">
              <w:r>
                <w:rPr>
                  <w:rFonts w:cs="Tahoma"/>
                  <w:szCs w:val="24"/>
                </w:rPr>
                <w:t>R</w:t>
              </w:r>
            </w:ins>
          </w:p>
        </w:tc>
        <w:tc>
          <w:tcPr>
            <w:tcW w:w="1619" w:type="dxa"/>
            <w:vAlign w:val="center"/>
          </w:tcPr>
          <w:p w14:paraId="263005A5" w14:textId="665768D9" w:rsidR="007407C2" w:rsidRPr="0024633A" w:rsidRDefault="007407C2" w:rsidP="00B75399">
            <w:pPr>
              <w:spacing w:after="0"/>
              <w:jc w:val="center"/>
              <w:rPr>
                <w:ins w:id="1537" w:author="Author"/>
                <w:rFonts w:cs="Tahoma"/>
                <w:szCs w:val="24"/>
              </w:rPr>
            </w:pPr>
            <w:ins w:id="1538" w:author="Author">
              <w:r>
                <w:rPr>
                  <w:rFonts w:cs="Tahoma"/>
                  <w:szCs w:val="24"/>
                </w:rPr>
                <w:t>PRC</w:t>
              </w:r>
            </w:ins>
          </w:p>
        </w:tc>
        <w:tc>
          <w:tcPr>
            <w:tcW w:w="3870" w:type="dxa"/>
            <w:vAlign w:val="center"/>
          </w:tcPr>
          <w:p w14:paraId="1B554C35" w14:textId="72A75B48" w:rsidR="007407C2" w:rsidRPr="0024633A" w:rsidRDefault="00095A1B" w:rsidP="00B75399">
            <w:pPr>
              <w:spacing w:after="0"/>
              <w:rPr>
                <w:ins w:id="1539" w:author="Author"/>
                <w:rFonts w:cs="Tahoma"/>
                <w:szCs w:val="24"/>
              </w:rPr>
            </w:pPr>
            <w:ins w:id="1540" w:author="Author">
              <w:r>
                <w:rPr>
                  <w:rFonts w:cs="Tahoma"/>
                  <w:szCs w:val="24"/>
                </w:rPr>
                <w:t>Process Systems</w:t>
              </w:r>
            </w:ins>
          </w:p>
        </w:tc>
        <w:tc>
          <w:tcPr>
            <w:tcW w:w="3091" w:type="dxa"/>
          </w:tcPr>
          <w:p w14:paraId="325948C0" w14:textId="556AE3CC" w:rsidR="007407C2" w:rsidRPr="00911398" w:rsidRDefault="007407C2" w:rsidP="00B75399">
            <w:pPr>
              <w:spacing w:after="0"/>
              <w:rPr>
                <w:ins w:id="1541" w:author="Author"/>
                <w:rFonts w:cs="Tahoma"/>
                <w:szCs w:val="24"/>
              </w:rPr>
            </w:pPr>
            <w:ins w:id="1542" w:author="Author">
              <w:r w:rsidRPr="00911398">
                <w:rPr>
                  <w:rFonts w:cs="Tahoma"/>
                  <w:szCs w:val="24"/>
                </w:rPr>
                <w:t>LMCC, LMCI</w:t>
              </w:r>
            </w:ins>
          </w:p>
        </w:tc>
      </w:tr>
      <w:tr w:rsidR="00FF6EBA" w:rsidRPr="0024633A" w14:paraId="6AECAE8B" w14:textId="77777777" w:rsidTr="00B05978">
        <w:trPr>
          <w:trHeight w:val="288"/>
          <w:ins w:id="1543" w:author="Haider Alhabibi" w:date="2022-02-11T10:56:00Z"/>
        </w:trPr>
        <w:tc>
          <w:tcPr>
            <w:tcW w:w="1705" w:type="dxa"/>
            <w:vAlign w:val="center"/>
          </w:tcPr>
          <w:p w14:paraId="1BEBC4F6" w14:textId="14F10B73" w:rsidR="00FF6EBA" w:rsidRDefault="00FF6EBA" w:rsidP="00B75399">
            <w:pPr>
              <w:spacing w:after="0"/>
              <w:jc w:val="center"/>
              <w:rPr>
                <w:ins w:id="1544" w:author="Haider Alhabibi" w:date="2022-02-11T10:56:00Z"/>
                <w:rFonts w:cs="Tahoma"/>
                <w:szCs w:val="24"/>
              </w:rPr>
            </w:pPr>
            <w:ins w:id="1545" w:author="Haider Alhabibi" w:date="2022-02-11T10:56:00Z">
              <w:r>
                <w:rPr>
                  <w:rFonts w:cs="Tahoma"/>
                  <w:szCs w:val="24"/>
                </w:rPr>
                <w:t>L</w:t>
              </w:r>
            </w:ins>
          </w:p>
        </w:tc>
        <w:tc>
          <w:tcPr>
            <w:tcW w:w="1619" w:type="dxa"/>
            <w:vAlign w:val="center"/>
          </w:tcPr>
          <w:p w14:paraId="3EEFC2E5" w14:textId="5408D503" w:rsidR="00FF6EBA" w:rsidRDefault="00FF6EBA" w:rsidP="00B75399">
            <w:pPr>
              <w:spacing w:after="0"/>
              <w:jc w:val="center"/>
              <w:rPr>
                <w:ins w:id="1546" w:author="Haider Alhabibi" w:date="2022-02-11T10:56:00Z"/>
                <w:rFonts w:cs="Tahoma"/>
                <w:szCs w:val="24"/>
              </w:rPr>
            </w:pPr>
            <w:ins w:id="1547" w:author="Haider Alhabibi" w:date="2022-02-11T10:56:00Z">
              <w:r>
                <w:rPr>
                  <w:rFonts w:cs="Tahoma"/>
                  <w:szCs w:val="24"/>
                </w:rPr>
                <w:t>LTG</w:t>
              </w:r>
            </w:ins>
          </w:p>
        </w:tc>
        <w:tc>
          <w:tcPr>
            <w:tcW w:w="3870" w:type="dxa"/>
            <w:vAlign w:val="center"/>
          </w:tcPr>
          <w:p w14:paraId="0F14A782" w14:textId="6B9EEAD2" w:rsidR="00FF6EBA" w:rsidRDefault="00FF6EBA" w:rsidP="00B75399">
            <w:pPr>
              <w:spacing w:after="0"/>
              <w:rPr>
                <w:ins w:id="1548" w:author="Haider Alhabibi" w:date="2022-02-11T10:56:00Z"/>
                <w:rFonts w:cs="Tahoma"/>
                <w:szCs w:val="24"/>
              </w:rPr>
            </w:pPr>
            <w:ins w:id="1549" w:author="Haider Alhabibi" w:date="2022-02-11T10:56:00Z">
              <w:r>
                <w:rPr>
                  <w:rFonts w:cs="Tahoma"/>
                  <w:szCs w:val="24"/>
                </w:rPr>
                <w:t>Lighti</w:t>
              </w:r>
              <w:r w:rsidR="002E5537">
                <w:rPr>
                  <w:rFonts w:cs="Tahoma"/>
                  <w:szCs w:val="24"/>
                </w:rPr>
                <w:t>ng</w:t>
              </w:r>
            </w:ins>
          </w:p>
        </w:tc>
        <w:tc>
          <w:tcPr>
            <w:tcW w:w="3091" w:type="dxa"/>
          </w:tcPr>
          <w:p w14:paraId="266AD150" w14:textId="4AA2FB34" w:rsidR="00FF6EBA" w:rsidRPr="00911398" w:rsidRDefault="002E5537" w:rsidP="00B75399">
            <w:pPr>
              <w:spacing w:after="0"/>
              <w:rPr>
                <w:ins w:id="1550" w:author="Haider Alhabibi" w:date="2022-02-11T10:56:00Z"/>
                <w:rFonts w:cs="Tahoma"/>
                <w:szCs w:val="24"/>
              </w:rPr>
            </w:pPr>
            <w:ins w:id="1551" w:author="Haider Alhabibi" w:date="2022-02-11T10:56:00Z">
              <w:r w:rsidRPr="00911398">
                <w:rPr>
                  <w:rFonts w:cs="Tahoma"/>
                  <w:szCs w:val="24"/>
                </w:rPr>
                <w:t>LMC</w:t>
              </w:r>
            </w:ins>
            <w:ins w:id="1552" w:author="Haider Alhabibi" w:date="2022-03-01T15:09:00Z">
              <w:r w:rsidR="009902FE">
                <w:rPr>
                  <w:rFonts w:cs="Tahoma"/>
                  <w:szCs w:val="24"/>
                </w:rPr>
                <w:t>C, LMC</w:t>
              </w:r>
            </w:ins>
            <w:ins w:id="1553" w:author="Haider Alhabibi" w:date="2022-03-04T15:19:00Z">
              <w:r w:rsidR="00E01C20">
                <w:rPr>
                  <w:rFonts w:cs="Tahoma"/>
                  <w:szCs w:val="24"/>
                </w:rPr>
                <w:t>I</w:t>
              </w:r>
            </w:ins>
          </w:p>
        </w:tc>
      </w:tr>
      <w:tr w:rsidR="007407C2" w:rsidRPr="0024633A" w14:paraId="37F29E3D" w14:textId="77777777" w:rsidTr="00B05978">
        <w:trPr>
          <w:trHeight w:val="288"/>
          <w:ins w:id="1554" w:author="Author"/>
        </w:trPr>
        <w:tc>
          <w:tcPr>
            <w:tcW w:w="1705" w:type="dxa"/>
            <w:vAlign w:val="center"/>
          </w:tcPr>
          <w:p w14:paraId="6C285094" w14:textId="585D78CE" w:rsidR="007407C2" w:rsidRPr="0024633A" w:rsidRDefault="006909BC" w:rsidP="00B75399">
            <w:pPr>
              <w:spacing w:before="0" w:after="0"/>
              <w:jc w:val="center"/>
              <w:rPr>
                <w:ins w:id="1555" w:author="Author"/>
                <w:rFonts w:cs="Tahoma"/>
                <w:szCs w:val="24"/>
              </w:rPr>
            </w:pPr>
            <w:ins w:id="1556" w:author="Haider Alhabibi" w:date="2022-02-11T10:58:00Z">
              <w:r>
                <w:rPr>
                  <w:rFonts w:cs="Tahoma"/>
                  <w:szCs w:val="24"/>
                </w:rPr>
                <w:t>I</w:t>
              </w:r>
            </w:ins>
            <w:ins w:id="1557" w:author="Author">
              <w:del w:id="1558" w:author="Haider Alhabibi" w:date="2022-02-11T10:58:00Z">
                <w:r w:rsidR="007407C2" w:rsidRPr="0024633A" w:rsidDel="006909BC">
                  <w:rPr>
                    <w:rFonts w:cs="Tahoma"/>
                    <w:szCs w:val="24"/>
                  </w:rPr>
                  <w:delText>L</w:delText>
                </w:r>
              </w:del>
            </w:ins>
          </w:p>
        </w:tc>
        <w:tc>
          <w:tcPr>
            <w:tcW w:w="1619" w:type="dxa"/>
            <w:vAlign w:val="center"/>
          </w:tcPr>
          <w:p w14:paraId="61A81DD2" w14:textId="1669D863" w:rsidR="007407C2" w:rsidRPr="0024633A" w:rsidRDefault="007407C2" w:rsidP="00B75399">
            <w:pPr>
              <w:spacing w:before="0" w:after="0"/>
              <w:jc w:val="center"/>
              <w:rPr>
                <w:ins w:id="1559" w:author="Author"/>
                <w:rFonts w:cs="Tahoma"/>
                <w:szCs w:val="24"/>
              </w:rPr>
            </w:pPr>
            <w:ins w:id="1560" w:author="Author">
              <w:r w:rsidRPr="0024633A">
                <w:rPr>
                  <w:rFonts w:cs="Tahoma"/>
                  <w:szCs w:val="24"/>
                </w:rPr>
                <w:t>LT</w:t>
              </w:r>
              <w:r>
                <w:rPr>
                  <w:rFonts w:cs="Tahoma"/>
                  <w:szCs w:val="24"/>
                </w:rPr>
                <w:t>I</w:t>
              </w:r>
            </w:ins>
          </w:p>
        </w:tc>
        <w:tc>
          <w:tcPr>
            <w:tcW w:w="3870" w:type="dxa"/>
            <w:vAlign w:val="center"/>
          </w:tcPr>
          <w:p w14:paraId="098CFC66" w14:textId="1821B593" w:rsidR="007407C2" w:rsidRPr="0024633A" w:rsidRDefault="007407C2" w:rsidP="00B75399">
            <w:pPr>
              <w:spacing w:before="0" w:after="0"/>
              <w:rPr>
                <w:ins w:id="1561" w:author="Author"/>
                <w:rFonts w:cs="Tahoma"/>
                <w:szCs w:val="24"/>
              </w:rPr>
            </w:pPr>
            <w:ins w:id="1562" w:author="Author">
              <w:r>
                <w:rPr>
                  <w:rFonts w:cs="Tahoma"/>
                  <w:szCs w:val="24"/>
                </w:rPr>
                <w:t xml:space="preserve">Indoor </w:t>
              </w:r>
              <w:r w:rsidRPr="0024633A">
                <w:rPr>
                  <w:rFonts w:cs="Tahoma"/>
                  <w:szCs w:val="24"/>
                </w:rPr>
                <w:t>Lighting</w:t>
              </w:r>
            </w:ins>
          </w:p>
        </w:tc>
        <w:tc>
          <w:tcPr>
            <w:tcW w:w="3091" w:type="dxa"/>
          </w:tcPr>
          <w:p w14:paraId="00BB993E" w14:textId="62B7B50F" w:rsidR="007407C2" w:rsidRPr="00911398" w:rsidRDefault="007407C2" w:rsidP="00B75399">
            <w:pPr>
              <w:spacing w:before="0" w:after="0"/>
              <w:rPr>
                <w:ins w:id="1563" w:author="Author"/>
                <w:rFonts w:cs="Tahoma"/>
                <w:szCs w:val="24"/>
              </w:rPr>
            </w:pPr>
            <w:ins w:id="1564" w:author="Author">
              <w:r w:rsidRPr="00911398">
                <w:rPr>
                  <w:rFonts w:cs="Tahoma"/>
                  <w:szCs w:val="24"/>
                </w:rPr>
                <w:t>LMCC, LMCI</w:t>
              </w:r>
            </w:ins>
          </w:p>
        </w:tc>
      </w:tr>
      <w:tr w:rsidR="007407C2" w:rsidRPr="0024633A" w14:paraId="2D34DC04" w14:textId="77777777" w:rsidTr="00B05978">
        <w:trPr>
          <w:trHeight w:val="288"/>
          <w:ins w:id="1565" w:author="Author"/>
        </w:trPr>
        <w:tc>
          <w:tcPr>
            <w:tcW w:w="1705" w:type="dxa"/>
            <w:vAlign w:val="center"/>
          </w:tcPr>
          <w:p w14:paraId="015A6E93" w14:textId="6F4BCC7F" w:rsidR="007407C2" w:rsidRPr="0024633A" w:rsidRDefault="00E26573" w:rsidP="007407C2">
            <w:pPr>
              <w:spacing w:before="0" w:after="0"/>
              <w:jc w:val="center"/>
              <w:rPr>
                <w:ins w:id="1566" w:author="Author"/>
                <w:rFonts w:cs="Tahoma"/>
                <w:szCs w:val="24"/>
              </w:rPr>
            </w:pPr>
            <w:ins w:id="1567" w:author="Haider Alhabibi" w:date="2022-02-03T18:01:00Z">
              <w:r>
                <w:rPr>
                  <w:rFonts w:cs="Tahoma"/>
                  <w:szCs w:val="24"/>
                </w:rPr>
                <w:t>O</w:t>
              </w:r>
            </w:ins>
          </w:p>
        </w:tc>
        <w:tc>
          <w:tcPr>
            <w:tcW w:w="1619" w:type="dxa"/>
            <w:vAlign w:val="center"/>
          </w:tcPr>
          <w:p w14:paraId="0550AD23" w14:textId="1EA837A1" w:rsidR="007407C2" w:rsidRPr="0024633A" w:rsidRDefault="007407C2" w:rsidP="007407C2">
            <w:pPr>
              <w:spacing w:before="0" w:after="0"/>
              <w:jc w:val="center"/>
              <w:rPr>
                <w:ins w:id="1568" w:author="Author"/>
                <w:rFonts w:cs="Tahoma"/>
                <w:szCs w:val="24"/>
              </w:rPr>
            </w:pPr>
            <w:ins w:id="1569" w:author="Author">
              <w:r>
                <w:rPr>
                  <w:rFonts w:cs="Tahoma"/>
                  <w:szCs w:val="24"/>
                </w:rPr>
                <w:t>LTO</w:t>
              </w:r>
            </w:ins>
          </w:p>
        </w:tc>
        <w:tc>
          <w:tcPr>
            <w:tcW w:w="3870" w:type="dxa"/>
            <w:vAlign w:val="center"/>
          </w:tcPr>
          <w:p w14:paraId="030EBFE2" w14:textId="3EFB25FF" w:rsidR="007407C2" w:rsidRDefault="007407C2" w:rsidP="007407C2">
            <w:pPr>
              <w:spacing w:before="0" w:after="0"/>
              <w:rPr>
                <w:ins w:id="1570" w:author="Author"/>
                <w:rFonts w:cs="Tahoma"/>
                <w:szCs w:val="24"/>
              </w:rPr>
            </w:pPr>
            <w:ins w:id="1571" w:author="Author">
              <w:r>
                <w:rPr>
                  <w:rFonts w:cs="Tahoma"/>
                  <w:szCs w:val="24"/>
                </w:rPr>
                <w:t>Outdoor Lighting</w:t>
              </w:r>
            </w:ins>
          </w:p>
        </w:tc>
        <w:tc>
          <w:tcPr>
            <w:tcW w:w="3091" w:type="dxa"/>
          </w:tcPr>
          <w:p w14:paraId="67E3E77F" w14:textId="3E2EC349" w:rsidR="007407C2" w:rsidRPr="00911398" w:rsidRDefault="007407C2" w:rsidP="007407C2">
            <w:pPr>
              <w:spacing w:before="0" w:after="0"/>
              <w:rPr>
                <w:ins w:id="1572" w:author="Author"/>
                <w:rFonts w:cs="Tahoma"/>
                <w:szCs w:val="24"/>
              </w:rPr>
            </w:pPr>
            <w:ins w:id="1573" w:author="Author">
              <w:r w:rsidRPr="00911398">
                <w:rPr>
                  <w:rFonts w:cs="Tahoma"/>
                  <w:szCs w:val="24"/>
                </w:rPr>
                <w:t>LMCC, LMCI</w:t>
              </w:r>
            </w:ins>
          </w:p>
        </w:tc>
      </w:tr>
      <w:tr w:rsidR="007407C2" w:rsidRPr="0024633A" w14:paraId="5B41A529" w14:textId="77777777" w:rsidTr="00B05978">
        <w:trPr>
          <w:trHeight w:val="288"/>
          <w:ins w:id="1574" w:author="Author"/>
        </w:trPr>
        <w:tc>
          <w:tcPr>
            <w:tcW w:w="1705" w:type="dxa"/>
            <w:vAlign w:val="center"/>
          </w:tcPr>
          <w:p w14:paraId="5F6EE474" w14:textId="49F1234A" w:rsidR="007407C2" w:rsidRPr="0024633A" w:rsidRDefault="006909BC" w:rsidP="007407C2">
            <w:pPr>
              <w:spacing w:before="0" w:after="0"/>
              <w:jc w:val="center"/>
              <w:rPr>
                <w:ins w:id="1575" w:author="Author"/>
                <w:rFonts w:cs="Tahoma"/>
                <w:szCs w:val="24"/>
              </w:rPr>
            </w:pPr>
            <w:ins w:id="1576" w:author="Haider Alhabibi" w:date="2022-02-11T10:58:00Z">
              <w:r>
                <w:rPr>
                  <w:rFonts w:cs="Tahoma"/>
                  <w:szCs w:val="24"/>
                </w:rPr>
                <w:t>S</w:t>
              </w:r>
            </w:ins>
          </w:p>
        </w:tc>
        <w:tc>
          <w:tcPr>
            <w:tcW w:w="1619" w:type="dxa"/>
            <w:vAlign w:val="center"/>
          </w:tcPr>
          <w:p w14:paraId="3C3F1C6B" w14:textId="5B4DBF76" w:rsidR="007407C2" w:rsidRDefault="007407C2" w:rsidP="007407C2">
            <w:pPr>
              <w:spacing w:before="0" w:after="0"/>
              <w:jc w:val="center"/>
              <w:rPr>
                <w:ins w:id="1577" w:author="Author"/>
                <w:rFonts w:cs="Tahoma"/>
                <w:szCs w:val="24"/>
              </w:rPr>
            </w:pPr>
            <w:ins w:id="1578" w:author="Author">
              <w:r>
                <w:rPr>
                  <w:rFonts w:cs="Tahoma"/>
                  <w:szCs w:val="24"/>
                </w:rPr>
                <w:t>LTS</w:t>
              </w:r>
            </w:ins>
          </w:p>
        </w:tc>
        <w:tc>
          <w:tcPr>
            <w:tcW w:w="3870" w:type="dxa"/>
            <w:vAlign w:val="center"/>
          </w:tcPr>
          <w:p w14:paraId="5C320C63" w14:textId="3F74339B" w:rsidR="007407C2" w:rsidRDefault="007407C2" w:rsidP="007407C2">
            <w:pPr>
              <w:spacing w:before="0" w:after="0"/>
              <w:rPr>
                <w:ins w:id="1579" w:author="Author"/>
                <w:rFonts w:cs="Tahoma"/>
                <w:szCs w:val="24"/>
              </w:rPr>
            </w:pPr>
            <w:ins w:id="1580" w:author="Author">
              <w:r>
                <w:rPr>
                  <w:rFonts w:cs="Tahoma"/>
                  <w:szCs w:val="24"/>
                </w:rPr>
                <w:t>Sign Lighting</w:t>
              </w:r>
            </w:ins>
          </w:p>
        </w:tc>
        <w:tc>
          <w:tcPr>
            <w:tcW w:w="3091" w:type="dxa"/>
          </w:tcPr>
          <w:p w14:paraId="071211CD" w14:textId="5CA76DE7" w:rsidR="007407C2" w:rsidRPr="00911398" w:rsidRDefault="007407C2" w:rsidP="007407C2">
            <w:pPr>
              <w:spacing w:before="0" w:after="0"/>
              <w:rPr>
                <w:ins w:id="1581" w:author="Author"/>
                <w:rFonts w:cs="Tahoma"/>
                <w:szCs w:val="24"/>
              </w:rPr>
            </w:pPr>
            <w:ins w:id="1582" w:author="Author">
              <w:r w:rsidRPr="00911398">
                <w:rPr>
                  <w:rFonts w:cs="Tahoma"/>
                  <w:szCs w:val="24"/>
                </w:rPr>
                <w:t>LMCC, LMCI</w:t>
              </w:r>
            </w:ins>
          </w:p>
        </w:tc>
      </w:tr>
      <w:tr w:rsidR="006E60BB" w:rsidRPr="0024633A" w14:paraId="57C39DD5" w14:textId="77777777" w:rsidTr="00B05978">
        <w:trPr>
          <w:trHeight w:val="288"/>
          <w:ins w:id="1583" w:author="Haider Alhabibi" w:date="2022-02-03T18:03:00Z"/>
        </w:trPr>
        <w:tc>
          <w:tcPr>
            <w:tcW w:w="1705" w:type="dxa"/>
            <w:vAlign w:val="center"/>
          </w:tcPr>
          <w:p w14:paraId="0A55D915" w14:textId="3BFB1990" w:rsidR="006E60BB" w:rsidRDefault="003405BC" w:rsidP="007407C2">
            <w:pPr>
              <w:spacing w:after="0"/>
              <w:jc w:val="center"/>
              <w:rPr>
                <w:ins w:id="1584" w:author="Haider Alhabibi" w:date="2022-02-03T18:03:00Z"/>
                <w:rFonts w:cs="Tahoma"/>
                <w:szCs w:val="24"/>
              </w:rPr>
            </w:pPr>
            <w:ins w:id="1585" w:author="Haider Alhabibi" w:date="2022-02-03T18:03:00Z">
              <w:r>
                <w:rPr>
                  <w:rFonts w:cs="Tahoma"/>
                  <w:szCs w:val="24"/>
                </w:rPr>
                <w:t>X</w:t>
              </w:r>
            </w:ins>
          </w:p>
        </w:tc>
        <w:tc>
          <w:tcPr>
            <w:tcW w:w="1619" w:type="dxa"/>
            <w:vAlign w:val="center"/>
          </w:tcPr>
          <w:p w14:paraId="1A75C137" w14:textId="12FBFCD2" w:rsidR="006E60BB" w:rsidRDefault="003405BC" w:rsidP="007407C2">
            <w:pPr>
              <w:spacing w:after="0"/>
              <w:jc w:val="center"/>
              <w:rPr>
                <w:ins w:id="1586" w:author="Haider Alhabibi" w:date="2022-02-03T18:03:00Z"/>
                <w:rFonts w:cs="Tahoma"/>
                <w:szCs w:val="24"/>
              </w:rPr>
            </w:pPr>
            <w:ins w:id="1587" w:author="Haider Alhabibi" w:date="2022-02-03T18:03:00Z">
              <w:r>
                <w:rPr>
                  <w:rFonts w:cs="Tahoma"/>
                  <w:szCs w:val="24"/>
                </w:rPr>
                <w:t>CXR</w:t>
              </w:r>
            </w:ins>
          </w:p>
        </w:tc>
        <w:tc>
          <w:tcPr>
            <w:tcW w:w="3870" w:type="dxa"/>
            <w:vAlign w:val="center"/>
          </w:tcPr>
          <w:p w14:paraId="32821281" w14:textId="5466D1EB" w:rsidR="006E60BB" w:rsidRDefault="003405BC" w:rsidP="007407C2">
            <w:pPr>
              <w:spacing w:after="0"/>
              <w:rPr>
                <w:ins w:id="1588" w:author="Haider Alhabibi" w:date="2022-02-03T18:03:00Z"/>
                <w:rFonts w:cs="Tahoma"/>
                <w:szCs w:val="24"/>
              </w:rPr>
            </w:pPr>
            <w:ins w:id="1589" w:author="Haider Alhabibi" w:date="2022-02-03T18:03:00Z">
              <w:r w:rsidRPr="003405BC">
                <w:rPr>
                  <w:rFonts w:cs="Tahoma"/>
                  <w:szCs w:val="24"/>
                </w:rPr>
                <w:t>Commissioning</w:t>
              </w:r>
            </w:ins>
          </w:p>
        </w:tc>
        <w:tc>
          <w:tcPr>
            <w:tcW w:w="3091" w:type="dxa"/>
          </w:tcPr>
          <w:p w14:paraId="430CA931" w14:textId="1E29DD48" w:rsidR="006E60BB" w:rsidRPr="00911398" w:rsidRDefault="003405BC" w:rsidP="007407C2">
            <w:pPr>
              <w:spacing w:after="0"/>
              <w:rPr>
                <w:ins w:id="1590" w:author="Haider Alhabibi" w:date="2022-02-03T18:03:00Z"/>
                <w:rFonts w:cs="Tahoma"/>
                <w:szCs w:val="24"/>
              </w:rPr>
            </w:pPr>
            <w:ins w:id="1591" w:author="Haider Alhabibi" w:date="2022-02-03T18:03:00Z">
              <w:r w:rsidRPr="00911398">
                <w:rPr>
                  <w:rFonts w:cs="Tahoma"/>
                  <w:szCs w:val="24"/>
                </w:rPr>
                <w:t>LMCC</w:t>
              </w:r>
            </w:ins>
          </w:p>
        </w:tc>
      </w:tr>
      <w:bookmarkEnd w:id="1461"/>
    </w:tbl>
    <w:p w14:paraId="77A9196A" w14:textId="155B77B3" w:rsidR="007407C2" w:rsidRDefault="007407C2" w:rsidP="002632A7">
      <w:pPr>
        <w:rPr>
          <w:ins w:id="1592" w:author="Haider Alhabibi" w:date="2022-02-03T18:04:00Z"/>
          <w:rFonts w:cs="Tahoma"/>
        </w:rPr>
      </w:pPr>
    </w:p>
    <w:p w14:paraId="68D62558" w14:textId="131351EB" w:rsidR="00953450" w:rsidRPr="0024633A" w:rsidRDefault="00953450" w:rsidP="00953450">
      <w:pPr>
        <w:pStyle w:val="FigureTitleStyle"/>
        <w:rPr>
          <w:ins w:id="1593" w:author="Haider Alhabibi" w:date="2022-02-03T18:06:00Z"/>
          <w:rFonts w:ascii="Tahoma" w:hAnsi="Tahoma" w:cs="Tahoma"/>
          <w:sz w:val="24"/>
        </w:rPr>
      </w:pPr>
      <w:ins w:id="1594" w:author="Haider Alhabibi" w:date="2022-02-03T18:06:00Z">
        <w:r w:rsidRPr="0024633A">
          <w:rPr>
            <w:rFonts w:ascii="Tahoma" w:hAnsi="Tahoma" w:cs="Tahoma"/>
            <w:sz w:val="24"/>
          </w:rPr>
          <w:t>Table 3-1</w:t>
        </w:r>
        <w:r>
          <w:rPr>
            <w:rFonts w:ascii="Tahoma" w:hAnsi="Tahoma" w:cs="Tahoma"/>
            <w:sz w:val="24"/>
          </w:rPr>
          <w:t>c</w:t>
        </w:r>
        <w:r w:rsidRPr="0024633A">
          <w:rPr>
            <w:rFonts w:ascii="Tahoma" w:hAnsi="Tahoma" w:cs="Tahoma"/>
            <w:sz w:val="24"/>
          </w:rPr>
          <w:t>. Document Category Designators for Use with Registration Numbers</w:t>
        </w:r>
        <w:r>
          <w:rPr>
            <w:rFonts w:ascii="Tahoma" w:hAnsi="Tahoma" w:cs="Tahoma"/>
            <w:sz w:val="24"/>
          </w:rPr>
          <w:t xml:space="preserve"> for </w:t>
        </w:r>
      </w:ins>
      <w:ins w:id="1595" w:author="Haider Alhabibi" w:date="2022-02-03T18:10:00Z">
        <w:r w:rsidR="009D004E" w:rsidRPr="009D004E">
          <w:rPr>
            <w:rFonts w:ascii="Tahoma" w:hAnsi="Tahoma" w:cs="Tahoma"/>
            <w:sz w:val="24"/>
          </w:rPr>
          <w:t>Nonresidential</w:t>
        </w:r>
        <w:r w:rsidR="009D004E">
          <w:rPr>
            <w:rFonts w:ascii="Tahoma" w:hAnsi="Tahoma" w:cs="Tahoma"/>
            <w:sz w:val="24"/>
          </w:rPr>
          <w:t xml:space="preserve"> </w:t>
        </w:r>
      </w:ins>
      <w:ins w:id="1596" w:author="Haider Alhabibi" w:date="2022-02-03T18:06:00Z">
        <w:r>
          <w:rPr>
            <w:rFonts w:ascii="Tahoma" w:hAnsi="Tahoma" w:cs="Tahoma"/>
            <w:sz w:val="24"/>
          </w:rPr>
          <w:t>Compliance Documents</w:t>
        </w:r>
      </w:ins>
    </w:p>
    <w:tbl>
      <w:tblPr>
        <w:tblStyle w:val="TableGrid"/>
        <w:tblW w:w="5166" w:type="pct"/>
        <w:tblLayout w:type="fixed"/>
        <w:tblLook w:val="04A0" w:firstRow="1" w:lastRow="0" w:firstColumn="1" w:lastColumn="0" w:noHBand="0" w:noVBand="1"/>
      </w:tblPr>
      <w:tblGrid>
        <w:gridCol w:w="1526"/>
        <w:gridCol w:w="1440"/>
        <w:gridCol w:w="3870"/>
        <w:gridCol w:w="3420"/>
      </w:tblGrid>
      <w:tr w:rsidR="009D004E" w:rsidRPr="0024633A" w14:paraId="485AB572" w14:textId="77777777" w:rsidTr="00B05978">
        <w:trPr>
          <w:trHeight w:val="1790"/>
          <w:ins w:id="1597" w:author="Haider Alhabibi" w:date="2022-02-03T18:11:00Z"/>
        </w:trPr>
        <w:tc>
          <w:tcPr>
            <w:tcW w:w="1525" w:type="dxa"/>
            <w:vAlign w:val="bottom"/>
          </w:tcPr>
          <w:p w14:paraId="14FE0563" w14:textId="77777777" w:rsidR="009D004E" w:rsidRPr="0024633A" w:rsidRDefault="009D004E" w:rsidP="0050043B">
            <w:pPr>
              <w:spacing w:before="0" w:after="0"/>
              <w:jc w:val="center"/>
              <w:rPr>
                <w:ins w:id="1598" w:author="Haider Alhabibi" w:date="2022-02-03T18:11:00Z"/>
                <w:rFonts w:cs="Tahoma"/>
                <w:szCs w:val="24"/>
              </w:rPr>
            </w:pPr>
            <w:ins w:id="1599" w:author="Haider Alhabibi" w:date="2022-02-03T18:11:00Z">
              <w:r w:rsidRPr="0024633A">
                <w:rPr>
                  <w:rFonts w:cs="Tahoma"/>
                  <w:szCs w:val="24"/>
                </w:rPr>
                <w:t>Category Designator for Registration Numbers</w:t>
              </w:r>
            </w:ins>
          </w:p>
        </w:tc>
        <w:tc>
          <w:tcPr>
            <w:tcW w:w="1440" w:type="dxa"/>
            <w:vAlign w:val="bottom"/>
          </w:tcPr>
          <w:p w14:paraId="7021599D" w14:textId="77777777" w:rsidR="009D004E" w:rsidRPr="0024633A" w:rsidRDefault="009D004E" w:rsidP="0050043B">
            <w:pPr>
              <w:spacing w:before="0" w:after="0"/>
              <w:jc w:val="center"/>
              <w:rPr>
                <w:ins w:id="1600" w:author="Haider Alhabibi" w:date="2022-02-03T18:11:00Z"/>
                <w:rFonts w:cs="Tahoma"/>
                <w:szCs w:val="24"/>
              </w:rPr>
            </w:pPr>
            <w:ins w:id="1601" w:author="Haider Alhabibi" w:date="2022-02-03T18:11:00Z">
              <w:r w:rsidRPr="0024633A">
                <w:rPr>
                  <w:rFonts w:cs="Tahoma"/>
                  <w:szCs w:val="24"/>
                </w:rPr>
                <w:t xml:space="preserve">Compliance Category </w:t>
              </w:r>
            </w:ins>
          </w:p>
        </w:tc>
        <w:tc>
          <w:tcPr>
            <w:tcW w:w="3870" w:type="dxa"/>
            <w:vAlign w:val="bottom"/>
          </w:tcPr>
          <w:p w14:paraId="4A77D425" w14:textId="77777777" w:rsidR="009D004E" w:rsidRPr="0024633A" w:rsidRDefault="009D004E" w:rsidP="0050043B">
            <w:pPr>
              <w:spacing w:before="0" w:after="0"/>
              <w:jc w:val="center"/>
              <w:rPr>
                <w:ins w:id="1602" w:author="Haider Alhabibi" w:date="2022-02-03T18:11:00Z"/>
                <w:rFonts w:cs="Tahoma"/>
                <w:szCs w:val="24"/>
              </w:rPr>
            </w:pPr>
            <w:ins w:id="1603" w:author="Haider Alhabibi" w:date="2022-02-03T18:11:00Z">
              <w:r w:rsidRPr="0024633A">
                <w:rPr>
                  <w:rFonts w:cs="Tahoma"/>
                  <w:szCs w:val="24"/>
                </w:rPr>
                <w:t>Description</w:t>
              </w:r>
            </w:ins>
          </w:p>
        </w:tc>
        <w:tc>
          <w:tcPr>
            <w:tcW w:w="3420" w:type="dxa"/>
            <w:vAlign w:val="bottom"/>
          </w:tcPr>
          <w:p w14:paraId="72126FDF" w14:textId="77777777" w:rsidR="009D004E" w:rsidRPr="0024633A" w:rsidRDefault="009D004E" w:rsidP="0050043B">
            <w:pPr>
              <w:spacing w:before="0" w:after="0"/>
              <w:jc w:val="center"/>
              <w:rPr>
                <w:ins w:id="1604" w:author="Haider Alhabibi" w:date="2022-02-03T18:11:00Z"/>
                <w:rFonts w:cs="Tahoma"/>
                <w:szCs w:val="24"/>
              </w:rPr>
            </w:pPr>
            <w:ins w:id="1605" w:author="Haider Alhabibi" w:date="2022-02-03T18:11:00Z">
              <w:r w:rsidRPr="0024633A">
                <w:rPr>
                  <w:rFonts w:cs="Tahoma"/>
                  <w:szCs w:val="24"/>
                </w:rPr>
                <w:t>Compliance Document Type Applicability</w:t>
              </w:r>
            </w:ins>
          </w:p>
        </w:tc>
      </w:tr>
      <w:tr w:rsidR="009D004E" w:rsidRPr="0024633A" w14:paraId="1D6715E0" w14:textId="77777777" w:rsidTr="00B05978">
        <w:trPr>
          <w:trHeight w:val="288"/>
          <w:ins w:id="1606" w:author="Haider Alhabibi" w:date="2022-02-03T18:11:00Z"/>
        </w:trPr>
        <w:tc>
          <w:tcPr>
            <w:tcW w:w="1525" w:type="dxa"/>
            <w:vAlign w:val="center"/>
          </w:tcPr>
          <w:p w14:paraId="611C1E74" w14:textId="14652E00" w:rsidR="009D004E" w:rsidRPr="0024633A" w:rsidRDefault="00542911" w:rsidP="0050043B">
            <w:pPr>
              <w:spacing w:before="0" w:after="0"/>
              <w:jc w:val="center"/>
              <w:rPr>
                <w:ins w:id="1607" w:author="Haider Alhabibi" w:date="2022-02-03T18:11:00Z"/>
                <w:rFonts w:cs="Tahoma"/>
                <w:szCs w:val="24"/>
              </w:rPr>
            </w:pPr>
            <w:ins w:id="1608" w:author="Haider Alhabibi" w:date="2022-03-01T15:54:00Z">
              <w:r>
                <w:rPr>
                  <w:rFonts w:cs="Tahoma"/>
                  <w:szCs w:val="24"/>
                </w:rPr>
                <w:t>Z</w:t>
              </w:r>
            </w:ins>
          </w:p>
        </w:tc>
        <w:tc>
          <w:tcPr>
            <w:tcW w:w="1440" w:type="dxa"/>
            <w:vAlign w:val="center"/>
          </w:tcPr>
          <w:p w14:paraId="0EC936D0" w14:textId="08A26163" w:rsidR="009D004E" w:rsidRPr="0024633A" w:rsidRDefault="00542911" w:rsidP="0050043B">
            <w:pPr>
              <w:spacing w:before="0" w:after="0"/>
              <w:jc w:val="center"/>
              <w:rPr>
                <w:ins w:id="1609" w:author="Haider Alhabibi" w:date="2022-02-03T18:11:00Z"/>
                <w:rFonts w:cs="Tahoma"/>
                <w:szCs w:val="24"/>
              </w:rPr>
            </w:pPr>
            <w:ins w:id="1610" w:author="Haider Alhabibi" w:date="2022-03-01T15:54:00Z">
              <w:r>
                <w:rPr>
                  <w:rFonts w:cs="Tahoma"/>
                  <w:szCs w:val="24"/>
                </w:rPr>
                <w:t>-</w:t>
              </w:r>
            </w:ins>
          </w:p>
        </w:tc>
        <w:tc>
          <w:tcPr>
            <w:tcW w:w="3870" w:type="dxa"/>
            <w:vAlign w:val="center"/>
          </w:tcPr>
          <w:p w14:paraId="584887E7" w14:textId="271CC516" w:rsidR="009D004E" w:rsidRPr="0024633A" w:rsidRDefault="00542911" w:rsidP="0050043B">
            <w:pPr>
              <w:spacing w:before="0" w:after="0"/>
              <w:rPr>
                <w:ins w:id="1611" w:author="Haider Alhabibi" w:date="2022-02-03T18:11:00Z"/>
                <w:rFonts w:cs="Tahoma"/>
                <w:szCs w:val="24"/>
              </w:rPr>
            </w:pPr>
            <w:ins w:id="1612" w:author="Haider Alhabibi" w:date="2022-03-01T15:53:00Z">
              <w:r w:rsidRPr="00542911">
                <w:rPr>
                  <w:rFonts w:cs="Tahoma"/>
                  <w:szCs w:val="24"/>
                </w:rPr>
                <w:t>Nonresidential Newly Constructed</w:t>
              </w:r>
            </w:ins>
          </w:p>
        </w:tc>
        <w:tc>
          <w:tcPr>
            <w:tcW w:w="3420" w:type="dxa"/>
          </w:tcPr>
          <w:p w14:paraId="7192878D" w14:textId="77777777" w:rsidR="009D004E" w:rsidRPr="0024633A" w:rsidRDefault="009D004E" w:rsidP="0050043B">
            <w:pPr>
              <w:spacing w:before="0" w:after="0"/>
              <w:rPr>
                <w:ins w:id="1613" w:author="Haider Alhabibi" w:date="2022-02-03T18:11:00Z"/>
                <w:rFonts w:cs="Tahoma"/>
                <w:szCs w:val="24"/>
              </w:rPr>
            </w:pPr>
            <w:ins w:id="1614" w:author="Haider Alhabibi" w:date="2022-02-03T18:11:00Z">
              <w:r w:rsidRPr="0024633A">
                <w:rPr>
                  <w:rFonts w:cs="Tahoma"/>
                  <w:szCs w:val="24"/>
                </w:rPr>
                <w:t>NRCV</w:t>
              </w:r>
            </w:ins>
          </w:p>
        </w:tc>
      </w:tr>
      <w:tr w:rsidR="009D004E" w:rsidRPr="0024633A" w14:paraId="269B25D1" w14:textId="77777777" w:rsidTr="00B05978">
        <w:trPr>
          <w:trHeight w:val="288"/>
          <w:ins w:id="1615" w:author="Haider Alhabibi" w:date="2022-02-03T18:11:00Z"/>
        </w:trPr>
        <w:tc>
          <w:tcPr>
            <w:tcW w:w="1525" w:type="dxa"/>
            <w:vAlign w:val="center"/>
          </w:tcPr>
          <w:p w14:paraId="16BEEA59" w14:textId="011001E8" w:rsidR="009D004E" w:rsidRPr="0024633A" w:rsidRDefault="00542911" w:rsidP="0050043B">
            <w:pPr>
              <w:spacing w:before="0" w:after="0"/>
              <w:jc w:val="center"/>
              <w:rPr>
                <w:ins w:id="1616" w:author="Haider Alhabibi" w:date="2022-02-03T18:11:00Z"/>
                <w:rFonts w:cs="Tahoma"/>
                <w:szCs w:val="24"/>
              </w:rPr>
            </w:pPr>
            <w:ins w:id="1617" w:author="Haider Alhabibi" w:date="2022-03-01T15:54:00Z">
              <w:r>
                <w:rPr>
                  <w:rFonts w:cs="Tahoma"/>
                  <w:szCs w:val="24"/>
                </w:rPr>
                <w:t>Y</w:t>
              </w:r>
            </w:ins>
          </w:p>
        </w:tc>
        <w:tc>
          <w:tcPr>
            <w:tcW w:w="1440" w:type="dxa"/>
            <w:vAlign w:val="center"/>
          </w:tcPr>
          <w:p w14:paraId="3531261C" w14:textId="587ECCF5" w:rsidR="009D004E" w:rsidRPr="0024633A" w:rsidRDefault="00542911" w:rsidP="0050043B">
            <w:pPr>
              <w:spacing w:before="0" w:after="0"/>
              <w:jc w:val="center"/>
              <w:rPr>
                <w:ins w:id="1618" w:author="Haider Alhabibi" w:date="2022-02-03T18:11:00Z"/>
                <w:rFonts w:cs="Tahoma"/>
                <w:szCs w:val="24"/>
              </w:rPr>
            </w:pPr>
            <w:ins w:id="1619" w:author="Haider Alhabibi" w:date="2022-03-01T15:54:00Z">
              <w:r>
                <w:rPr>
                  <w:rFonts w:cs="Tahoma"/>
                  <w:szCs w:val="24"/>
                </w:rPr>
                <w:t>-</w:t>
              </w:r>
            </w:ins>
          </w:p>
        </w:tc>
        <w:tc>
          <w:tcPr>
            <w:tcW w:w="3870" w:type="dxa"/>
            <w:vAlign w:val="center"/>
          </w:tcPr>
          <w:p w14:paraId="398FC87A" w14:textId="0F6717FD" w:rsidR="009D004E" w:rsidRPr="0024633A" w:rsidRDefault="00542911" w:rsidP="0050043B">
            <w:pPr>
              <w:spacing w:before="0" w:after="0"/>
              <w:rPr>
                <w:ins w:id="1620" w:author="Haider Alhabibi" w:date="2022-02-03T18:11:00Z"/>
                <w:rFonts w:cs="Tahoma"/>
                <w:szCs w:val="24"/>
              </w:rPr>
            </w:pPr>
            <w:ins w:id="1621" w:author="Haider Alhabibi" w:date="2022-03-01T15:53:00Z">
              <w:r w:rsidRPr="00542911">
                <w:rPr>
                  <w:rFonts w:cs="Tahoma"/>
                  <w:szCs w:val="24"/>
                </w:rPr>
                <w:t>Nonresidential Alterations to Existing</w:t>
              </w:r>
            </w:ins>
          </w:p>
        </w:tc>
        <w:tc>
          <w:tcPr>
            <w:tcW w:w="3420" w:type="dxa"/>
          </w:tcPr>
          <w:p w14:paraId="5C0AD506" w14:textId="77777777" w:rsidR="009D004E" w:rsidRPr="0024633A" w:rsidRDefault="009D004E" w:rsidP="0050043B">
            <w:pPr>
              <w:spacing w:before="0" w:after="0"/>
              <w:rPr>
                <w:ins w:id="1622" w:author="Haider Alhabibi" w:date="2022-02-03T18:11:00Z"/>
                <w:rFonts w:cs="Tahoma"/>
                <w:szCs w:val="24"/>
              </w:rPr>
            </w:pPr>
            <w:ins w:id="1623" w:author="Haider Alhabibi" w:date="2022-02-03T18:11:00Z">
              <w:r w:rsidRPr="0024633A">
                <w:rPr>
                  <w:rFonts w:cs="Tahoma"/>
                  <w:szCs w:val="24"/>
                </w:rPr>
                <w:t>NRCV</w:t>
              </w:r>
            </w:ins>
          </w:p>
        </w:tc>
      </w:tr>
    </w:tbl>
    <w:p w14:paraId="710BDD4C" w14:textId="77777777" w:rsidR="001F18A1" w:rsidRPr="0024633A" w:rsidRDefault="001F18A1" w:rsidP="002632A7">
      <w:pPr>
        <w:rPr>
          <w:rFonts w:cs="Tahoma"/>
        </w:rPr>
      </w:pPr>
    </w:p>
    <w:p w14:paraId="00C72BBF" w14:textId="2028AC2C" w:rsidR="003331A5" w:rsidRPr="0024633A" w:rsidRDefault="003331A5" w:rsidP="00984A23">
      <w:pPr>
        <w:pStyle w:val="Heading3"/>
        <w:tabs>
          <w:tab w:val="clear" w:pos="900"/>
          <w:tab w:val="left" w:pos="720"/>
        </w:tabs>
        <w:spacing w:after="240"/>
        <w:rPr>
          <w:rFonts w:ascii="Tahoma" w:hAnsi="Tahoma" w:cs="Tahoma"/>
          <w:b/>
          <w:i w:val="0"/>
          <w:sz w:val="24"/>
        </w:rPr>
      </w:pPr>
      <w:bookmarkStart w:id="1624" w:name="_Toc96009523"/>
      <w:r w:rsidRPr="0024633A">
        <w:rPr>
          <w:rFonts w:ascii="Tahoma" w:hAnsi="Tahoma" w:cs="Tahoma"/>
          <w:b/>
          <w:i w:val="0"/>
          <w:sz w:val="24"/>
        </w:rPr>
        <w:t xml:space="preserve">Numbering Convention for CF1R, CF2R, CF3R, </w:t>
      </w:r>
      <w:ins w:id="1625" w:author="Haider Alhabibi" w:date="2022-02-17T18:54:00Z">
        <w:r w:rsidR="005138C5">
          <w:rPr>
            <w:rFonts w:ascii="Tahoma" w:hAnsi="Tahoma" w:cs="Tahoma"/>
            <w:b/>
            <w:i w:val="0"/>
            <w:sz w:val="24"/>
          </w:rPr>
          <w:t>LMC</w:t>
        </w:r>
      </w:ins>
      <w:ins w:id="1626" w:author="Haider Alhabibi" w:date="2022-02-17T18:55:00Z">
        <w:r w:rsidR="006A3CE4">
          <w:rPr>
            <w:rFonts w:ascii="Tahoma" w:hAnsi="Tahoma" w:cs="Tahoma"/>
            <w:b/>
            <w:i w:val="0"/>
            <w:sz w:val="24"/>
          </w:rPr>
          <w:t>C, L</w:t>
        </w:r>
        <w:r w:rsidR="000E47FA">
          <w:rPr>
            <w:rFonts w:ascii="Tahoma" w:hAnsi="Tahoma" w:cs="Tahoma"/>
            <w:b/>
            <w:i w:val="0"/>
            <w:sz w:val="24"/>
          </w:rPr>
          <w:t xml:space="preserve">MCI, LMCV </w:t>
        </w:r>
      </w:ins>
      <w:r w:rsidR="00B1451A" w:rsidRPr="0024633A">
        <w:rPr>
          <w:rFonts w:ascii="Tahoma" w:hAnsi="Tahoma" w:cs="Tahoma"/>
          <w:b/>
          <w:i w:val="0"/>
          <w:sz w:val="24"/>
        </w:rPr>
        <w:t xml:space="preserve">and </w:t>
      </w:r>
      <w:r w:rsidRPr="0024633A">
        <w:rPr>
          <w:rFonts w:ascii="Tahoma" w:hAnsi="Tahoma" w:cs="Tahoma"/>
          <w:b/>
          <w:i w:val="0"/>
          <w:sz w:val="24"/>
        </w:rPr>
        <w:t>NRCV</w:t>
      </w:r>
      <w:r w:rsidR="00B1451A" w:rsidRPr="0024633A">
        <w:rPr>
          <w:rFonts w:ascii="Tahoma" w:hAnsi="Tahoma" w:cs="Tahoma"/>
          <w:b/>
          <w:i w:val="0"/>
          <w:sz w:val="24"/>
        </w:rPr>
        <w:t xml:space="preserve"> Documents</w:t>
      </w:r>
      <w:bookmarkEnd w:id="1624"/>
    </w:p>
    <w:p w14:paraId="73E5F681" w14:textId="1319602F" w:rsidR="00AC2F90" w:rsidRPr="0024633A" w:rsidRDefault="00D47CA8" w:rsidP="00984A23">
      <w:pPr>
        <w:pStyle w:val="ListParagraph"/>
        <w:spacing w:after="240"/>
        <w:contextualSpacing w:val="0"/>
        <w:rPr>
          <w:rFonts w:eastAsia="Times New Roman" w:cs="Tahoma"/>
          <w:color w:val="auto"/>
        </w:rPr>
      </w:pPr>
      <w:r w:rsidRPr="0024633A">
        <w:rPr>
          <w:rFonts w:eastAsia="Times New Roman" w:cs="Tahoma"/>
          <w:color w:val="auto"/>
        </w:rPr>
        <w:t>Detailed guidance for creating registration numbers is given by the following</w:t>
      </w:r>
      <w:r w:rsidR="002A6809" w:rsidRPr="0024633A">
        <w:rPr>
          <w:rFonts w:eastAsia="Times New Roman" w:cs="Tahoma"/>
          <w:color w:val="auto"/>
        </w:rPr>
        <w:t xml:space="preserve"> information</w:t>
      </w:r>
      <w:r w:rsidRPr="0024633A">
        <w:rPr>
          <w:rFonts w:eastAsia="Times New Roman" w:cs="Tahoma"/>
          <w:color w:val="auto"/>
        </w:rPr>
        <w:t>:</w:t>
      </w:r>
    </w:p>
    <w:p w14:paraId="582EB4F0" w14:textId="74E2E2F4" w:rsidR="00D16770" w:rsidRPr="0024633A" w:rsidRDefault="00BD1ABC" w:rsidP="00806688">
      <w:pPr>
        <w:pStyle w:val="ListParagraph"/>
        <w:numPr>
          <w:ilvl w:val="0"/>
          <w:numId w:val="62"/>
        </w:numPr>
        <w:spacing w:after="240"/>
        <w:rPr>
          <w:rFonts w:eastAsia="Times New Roman" w:cs="Tahoma"/>
          <w:color w:val="auto"/>
        </w:rPr>
      </w:pPr>
      <w:r w:rsidRPr="0024633A">
        <w:rPr>
          <w:rFonts w:eastAsia="Times New Roman" w:cs="Tahoma"/>
          <w:color w:val="auto"/>
        </w:rPr>
        <w:t>Figure 3-1</w:t>
      </w:r>
      <w:del w:id="1627" w:author="Alhabibi, Haider@Energy" w:date="2022-03-18T10:38:00Z">
        <w:r w:rsidR="001C62CD" w:rsidRPr="0024633A" w:rsidDel="001747AE">
          <w:rPr>
            <w:rFonts w:eastAsia="Times New Roman" w:cs="Tahoma"/>
            <w:color w:val="auto"/>
          </w:rPr>
          <w:delText xml:space="preserve"> </w:delText>
        </w:r>
      </w:del>
      <w:ins w:id="1628" w:author="Haider Alhabibi" w:date="2022-02-10T12:38:00Z">
        <w:del w:id="1629" w:author="Alhabibi, Haider@Energy" w:date="2022-03-18T10:38:00Z">
          <w:r w:rsidR="001803EE" w:rsidDel="001747AE">
            <w:rPr>
              <w:rFonts w:eastAsia="Times New Roman" w:cs="Tahoma"/>
              <w:color w:val="auto"/>
            </w:rPr>
            <w:delText>T</w:delText>
          </w:r>
        </w:del>
      </w:ins>
      <w:ins w:id="1630" w:author="Haider Alhabibi" w:date="2022-02-10T11:55:00Z">
        <w:del w:id="1631" w:author="Alhabibi, Haider@Energy" w:date="2022-03-18T10:38:00Z">
          <w:r w:rsidR="00780BC5" w:rsidDel="001747AE">
            <w:rPr>
              <w:rFonts w:eastAsia="Times New Roman" w:cs="Tahoma"/>
              <w:color w:val="auto"/>
            </w:rPr>
            <w:delText xml:space="preserve">able </w:delText>
          </w:r>
        </w:del>
      </w:ins>
      <w:ins w:id="1632" w:author="Haider Alhabibi" w:date="2022-02-10T11:57:00Z">
        <w:del w:id="1633" w:author="Alhabibi, Haider@Energy" w:date="2022-03-18T10:38:00Z">
          <w:r w:rsidR="00E41D7D" w:rsidDel="001747AE">
            <w:rPr>
              <w:rFonts w:eastAsia="Times New Roman" w:cs="Tahoma"/>
              <w:color w:val="auto"/>
            </w:rPr>
            <w:delText>3-4</w:delText>
          </w:r>
        </w:del>
      </w:ins>
      <w:ins w:id="1634" w:author="Haider Alhabibi" w:date="2022-02-10T12:50:00Z">
        <w:del w:id="1635" w:author="Alhabibi, Haider@Energy" w:date="2022-03-18T10:38:00Z">
          <w:r w:rsidR="00566F83" w:rsidDel="001747AE">
            <w:rPr>
              <w:rFonts w:eastAsia="Times New Roman" w:cs="Tahoma"/>
              <w:color w:val="auto"/>
            </w:rPr>
            <w:delText>a</w:delText>
          </w:r>
        </w:del>
      </w:ins>
      <w:ins w:id="1636" w:author="Haider Alhabibi" w:date="2022-02-10T11:57:00Z">
        <w:r w:rsidR="00E41D7D">
          <w:rPr>
            <w:rFonts w:eastAsia="Times New Roman" w:cs="Tahoma"/>
            <w:color w:val="auto"/>
          </w:rPr>
          <w:t xml:space="preserve"> </w:t>
        </w:r>
      </w:ins>
      <w:r w:rsidR="000847E5" w:rsidRPr="0024633A">
        <w:rPr>
          <w:rFonts w:eastAsia="Times New Roman" w:cs="Tahoma"/>
          <w:color w:val="auto"/>
        </w:rPr>
        <w:t xml:space="preserve">presents the organization for the numbering convention for CF1R Worksheets. </w:t>
      </w:r>
    </w:p>
    <w:p w14:paraId="22DAC426" w14:textId="16557E51" w:rsidR="00BA0A37" w:rsidRDefault="00BD1ABC" w:rsidP="00806688">
      <w:pPr>
        <w:pStyle w:val="ListParagraph"/>
        <w:numPr>
          <w:ilvl w:val="0"/>
          <w:numId w:val="62"/>
        </w:numPr>
        <w:spacing w:after="240"/>
        <w:rPr>
          <w:ins w:id="1637" w:author="Haider Alhabibi" w:date="2022-02-10T12:45:00Z"/>
          <w:rFonts w:eastAsia="Times New Roman" w:cs="Tahoma"/>
          <w:color w:val="auto"/>
        </w:rPr>
      </w:pPr>
      <w:r w:rsidRPr="0024633A">
        <w:rPr>
          <w:rFonts w:eastAsia="Times New Roman" w:cs="Tahoma"/>
          <w:color w:val="auto"/>
        </w:rPr>
        <w:t>Figure 3-2</w:t>
      </w:r>
      <w:ins w:id="1638" w:author="Author">
        <w:r w:rsidR="00353104">
          <w:rPr>
            <w:rFonts w:eastAsia="Times New Roman" w:cs="Tahoma"/>
            <w:color w:val="auto"/>
          </w:rPr>
          <w:t>a</w:t>
        </w:r>
      </w:ins>
      <w:ins w:id="1639" w:author="Haider Alhabibi" w:date="2022-02-10T12:38:00Z">
        <w:del w:id="1640" w:author="Alhabibi, Haider@Energy" w:date="2022-03-18T10:38:00Z">
          <w:r w:rsidR="001803EE" w:rsidDel="001747AE">
            <w:rPr>
              <w:rFonts w:eastAsia="Times New Roman" w:cs="Tahoma"/>
              <w:color w:val="auto"/>
            </w:rPr>
            <w:delText>T</w:delText>
          </w:r>
        </w:del>
      </w:ins>
      <w:ins w:id="1641" w:author="Haider Alhabibi" w:date="2022-02-10T12:36:00Z">
        <w:del w:id="1642" w:author="Alhabibi, Haider@Energy" w:date="2022-03-18T10:38:00Z">
          <w:r w:rsidR="00DB1A8D" w:rsidDel="001747AE">
            <w:rPr>
              <w:rFonts w:eastAsia="Times New Roman" w:cs="Tahoma"/>
              <w:color w:val="auto"/>
            </w:rPr>
            <w:delText xml:space="preserve">able </w:delText>
          </w:r>
          <w:r w:rsidR="007F4BD8" w:rsidDel="001747AE">
            <w:rPr>
              <w:rFonts w:eastAsia="Times New Roman" w:cs="Tahoma"/>
              <w:color w:val="auto"/>
            </w:rPr>
            <w:delText>3-</w:delText>
          </w:r>
        </w:del>
      </w:ins>
      <w:ins w:id="1643" w:author="Haider Alhabibi" w:date="2022-02-11T09:32:00Z">
        <w:del w:id="1644" w:author="Alhabibi, Haider@Energy" w:date="2022-03-18T10:38:00Z">
          <w:r w:rsidR="001C1403" w:rsidDel="001747AE">
            <w:rPr>
              <w:rFonts w:eastAsia="Times New Roman" w:cs="Tahoma"/>
              <w:color w:val="auto"/>
            </w:rPr>
            <w:delText>4</w:delText>
          </w:r>
        </w:del>
      </w:ins>
      <w:ins w:id="1645" w:author="Haider Alhabibi" w:date="2022-02-18T10:57:00Z">
        <w:del w:id="1646" w:author="Alhabibi, Haider@Energy" w:date="2022-03-18T10:38:00Z">
          <w:r w:rsidR="00B306B8" w:rsidDel="001747AE">
            <w:rPr>
              <w:rFonts w:eastAsia="Times New Roman" w:cs="Tahoma"/>
              <w:color w:val="auto"/>
            </w:rPr>
            <w:delText>c</w:delText>
          </w:r>
        </w:del>
      </w:ins>
      <w:del w:id="1647" w:author="Alhabibi, Haider@Energy" w:date="2022-03-18T10:38:00Z">
        <w:r w:rsidR="001C62CD" w:rsidRPr="0024633A" w:rsidDel="001747AE">
          <w:rPr>
            <w:rFonts w:eastAsia="Times New Roman" w:cs="Tahoma"/>
            <w:color w:val="auto"/>
          </w:rPr>
          <w:delText xml:space="preserve"> </w:delText>
        </w:r>
      </w:del>
      <w:ins w:id="1648" w:author="Alhabibi, Haider@Energy" w:date="2022-03-18T10:38:00Z">
        <w:r w:rsidR="001747AE">
          <w:rPr>
            <w:rFonts w:eastAsia="Times New Roman" w:cs="Tahoma"/>
            <w:color w:val="auto"/>
          </w:rPr>
          <w:t xml:space="preserve"> </w:t>
        </w:r>
      </w:ins>
      <w:r w:rsidR="000847E5" w:rsidRPr="0024633A">
        <w:rPr>
          <w:rFonts w:eastAsia="Times New Roman" w:cs="Tahoma"/>
          <w:color w:val="auto"/>
        </w:rPr>
        <w:t>presents the organization for the numbering convention for</w:t>
      </w:r>
      <w:r w:rsidR="002106CE" w:rsidRPr="0024633A">
        <w:rPr>
          <w:rFonts w:eastAsia="Times New Roman" w:cs="Tahoma"/>
          <w:color w:val="auto"/>
        </w:rPr>
        <w:t xml:space="preserve"> </w:t>
      </w:r>
      <w:r w:rsidR="00D16770" w:rsidRPr="0024633A">
        <w:rPr>
          <w:rFonts w:eastAsia="Times New Roman" w:cs="Tahoma"/>
          <w:color w:val="auto"/>
        </w:rPr>
        <w:t xml:space="preserve">all other </w:t>
      </w:r>
      <w:r w:rsidR="002106CE" w:rsidRPr="0024633A">
        <w:rPr>
          <w:rFonts w:eastAsia="Times New Roman" w:cs="Tahoma"/>
          <w:color w:val="auto"/>
        </w:rPr>
        <w:t xml:space="preserve">CF1R, CF2R, CF3R, </w:t>
      </w:r>
      <w:r w:rsidR="00050170" w:rsidRPr="0024633A">
        <w:rPr>
          <w:rFonts w:eastAsia="Times New Roman" w:cs="Tahoma"/>
          <w:color w:val="auto"/>
        </w:rPr>
        <w:t xml:space="preserve">and NRCV compliance documents. </w:t>
      </w:r>
    </w:p>
    <w:p w14:paraId="12E04D28" w14:textId="544892CB" w:rsidR="00D16770" w:rsidRPr="0024633A" w:rsidRDefault="00353104" w:rsidP="00806688">
      <w:pPr>
        <w:pStyle w:val="ListParagraph"/>
        <w:numPr>
          <w:ilvl w:val="0"/>
          <w:numId w:val="62"/>
        </w:numPr>
        <w:spacing w:after="240"/>
        <w:rPr>
          <w:rFonts w:eastAsia="Times New Roman" w:cs="Tahoma"/>
          <w:color w:val="auto"/>
        </w:rPr>
      </w:pPr>
      <w:ins w:id="1649" w:author="Author">
        <w:r>
          <w:rPr>
            <w:rFonts w:eastAsia="Times New Roman" w:cs="Tahoma"/>
            <w:color w:val="auto"/>
          </w:rPr>
          <w:t>Figure 3-2b</w:t>
        </w:r>
      </w:ins>
      <w:ins w:id="1650" w:author="Haider Alhabibi" w:date="2022-02-10T12:45:00Z">
        <w:del w:id="1651" w:author="Alhabibi, Haider@Energy" w:date="2022-03-18T10:39:00Z">
          <w:r w:rsidR="00D03216" w:rsidDel="001747AE">
            <w:rPr>
              <w:rFonts w:eastAsia="Times New Roman" w:cs="Tahoma"/>
              <w:color w:val="auto"/>
            </w:rPr>
            <w:delText>Table 3-</w:delText>
          </w:r>
        </w:del>
      </w:ins>
      <w:ins w:id="1652" w:author="Haider Alhabibi" w:date="2022-02-11T09:32:00Z">
        <w:del w:id="1653" w:author="Alhabibi, Haider@Energy" w:date="2022-03-18T10:39:00Z">
          <w:r w:rsidR="001C1403" w:rsidDel="001747AE">
            <w:rPr>
              <w:rFonts w:eastAsia="Times New Roman" w:cs="Tahoma"/>
              <w:color w:val="auto"/>
            </w:rPr>
            <w:delText>4</w:delText>
          </w:r>
        </w:del>
      </w:ins>
      <w:ins w:id="1654" w:author="Haider Alhabibi" w:date="2022-02-18T10:58:00Z">
        <w:del w:id="1655" w:author="Alhabibi, Haider@Energy" w:date="2022-03-18T10:39:00Z">
          <w:r w:rsidR="00FA3838" w:rsidDel="001747AE">
            <w:rPr>
              <w:rFonts w:eastAsia="Times New Roman" w:cs="Tahoma"/>
              <w:color w:val="auto"/>
            </w:rPr>
            <w:delText>d</w:delText>
          </w:r>
        </w:del>
      </w:ins>
      <w:ins w:id="1656" w:author="Author">
        <w:del w:id="1657" w:author="Alhabibi, Haider@Energy" w:date="2022-03-18T10:39:00Z">
          <w:r w:rsidDel="001747AE">
            <w:rPr>
              <w:rFonts w:eastAsia="Times New Roman" w:cs="Tahoma"/>
              <w:color w:val="auto"/>
            </w:rPr>
            <w:delText xml:space="preserve"> </w:delText>
          </w:r>
        </w:del>
      </w:ins>
      <w:ins w:id="1658" w:author="Alhabibi, Haider@Energy" w:date="2022-03-18T10:34:00Z">
        <w:r w:rsidR="00D43AAA">
          <w:rPr>
            <w:rFonts w:eastAsia="Times New Roman" w:cs="Tahoma"/>
            <w:color w:val="auto"/>
          </w:rPr>
          <w:t xml:space="preserve"> </w:t>
        </w:r>
      </w:ins>
      <w:ins w:id="1659" w:author="Author">
        <w:r>
          <w:rPr>
            <w:rFonts w:eastAsia="Times New Roman" w:cs="Tahoma"/>
            <w:color w:val="auto"/>
          </w:rPr>
          <w:t>presents the organization for the numbering convention for LMCC</w:t>
        </w:r>
      </w:ins>
      <w:ins w:id="1660" w:author="Haider Alhabibi" w:date="2022-02-10T12:56:00Z">
        <w:r w:rsidR="00EB57FD">
          <w:rPr>
            <w:rFonts w:eastAsia="Times New Roman" w:cs="Tahoma"/>
            <w:color w:val="auto"/>
          </w:rPr>
          <w:t>,</w:t>
        </w:r>
      </w:ins>
      <w:ins w:id="1661" w:author="Author">
        <w:r>
          <w:rPr>
            <w:rFonts w:eastAsia="Times New Roman" w:cs="Tahoma"/>
            <w:color w:val="auto"/>
          </w:rPr>
          <w:t xml:space="preserve"> </w:t>
        </w:r>
      </w:ins>
      <w:ins w:id="1662" w:author="Haider Alhabibi" w:date="2022-02-03T19:28:00Z">
        <w:r w:rsidR="00423A79">
          <w:rPr>
            <w:rFonts w:eastAsia="Times New Roman" w:cs="Tahoma"/>
            <w:color w:val="auto"/>
          </w:rPr>
          <w:t xml:space="preserve">LMCI </w:t>
        </w:r>
      </w:ins>
      <w:ins w:id="1663" w:author="Author">
        <w:r>
          <w:rPr>
            <w:rFonts w:eastAsia="Times New Roman" w:cs="Tahoma"/>
            <w:color w:val="auto"/>
          </w:rPr>
          <w:t>and LMC</w:t>
        </w:r>
      </w:ins>
      <w:ins w:id="1664" w:author="Haider Alhabibi" w:date="2022-02-03T19:28:00Z">
        <w:r w:rsidR="00423A79">
          <w:rPr>
            <w:rFonts w:eastAsia="Times New Roman" w:cs="Tahoma"/>
            <w:color w:val="auto"/>
          </w:rPr>
          <w:t>V</w:t>
        </w:r>
      </w:ins>
      <w:ins w:id="1665" w:author="Author">
        <w:del w:id="1666" w:author="Haider Alhabibi" w:date="2022-02-03T19:28:00Z">
          <w:r w:rsidDel="00423A79">
            <w:rPr>
              <w:rFonts w:eastAsia="Times New Roman" w:cs="Tahoma"/>
              <w:color w:val="auto"/>
            </w:rPr>
            <w:delText>I</w:delText>
          </w:r>
        </w:del>
        <w:r>
          <w:rPr>
            <w:rFonts w:eastAsia="Times New Roman" w:cs="Tahoma"/>
            <w:color w:val="auto"/>
          </w:rPr>
          <w:t xml:space="preserve"> documents. </w:t>
        </w:r>
      </w:ins>
    </w:p>
    <w:p w14:paraId="41FCB592" w14:textId="6F33B0ED" w:rsidR="00BA62D4" w:rsidRPr="0024633A" w:rsidRDefault="00BA62D4" w:rsidP="00806688">
      <w:pPr>
        <w:pStyle w:val="ListParagraph"/>
        <w:numPr>
          <w:ilvl w:val="0"/>
          <w:numId w:val="62"/>
        </w:numPr>
        <w:spacing w:after="240"/>
        <w:rPr>
          <w:rFonts w:eastAsia="Times New Roman" w:cs="Tahoma"/>
          <w:color w:val="auto"/>
        </w:rPr>
      </w:pPr>
      <w:r w:rsidRPr="0024633A">
        <w:rPr>
          <w:rFonts w:eastAsia="Times New Roman" w:cs="Tahoma"/>
          <w:color w:val="auto"/>
        </w:rPr>
        <w:lastRenderedPageBreak/>
        <w:t xml:space="preserve">Refer to the </w:t>
      </w:r>
      <w:ins w:id="1667" w:author="Alhabibi, Haider@Energy" w:date="2022-03-18T10:40:00Z">
        <w:r w:rsidR="00F30D56">
          <w:rPr>
            <w:rFonts w:eastAsia="Times New Roman" w:cs="Tahoma"/>
            <w:color w:val="auto"/>
          </w:rPr>
          <w:t xml:space="preserve">Tables </w:t>
        </w:r>
        <w:r w:rsidR="00A35842">
          <w:rPr>
            <w:rFonts w:eastAsia="Times New Roman" w:cs="Tahoma"/>
            <w:color w:val="auto"/>
          </w:rPr>
          <w:t xml:space="preserve">3-4a, </w:t>
        </w:r>
      </w:ins>
      <w:ins w:id="1668" w:author="Alhabibi, Haider@Energy" w:date="2022-03-18T10:41:00Z">
        <w:r w:rsidR="0080010A">
          <w:rPr>
            <w:rFonts w:eastAsia="Times New Roman" w:cs="Tahoma"/>
            <w:color w:val="auto"/>
          </w:rPr>
          <w:t>3-4</w:t>
        </w:r>
        <w:proofErr w:type="gramStart"/>
        <w:r w:rsidR="0080010A">
          <w:rPr>
            <w:rFonts w:eastAsia="Times New Roman" w:cs="Tahoma"/>
            <w:color w:val="auto"/>
          </w:rPr>
          <w:t xml:space="preserve">c </w:t>
        </w:r>
      </w:ins>
      <w:ins w:id="1669" w:author="Alhabibi, Haider@Energy" w:date="2022-03-18T10:46:00Z">
        <w:r w:rsidR="00A10DAD">
          <w:rPr>
            <w:rFonts w:eastAsia="Times New Roman" w:cs="Tahoma"/>
            <w:color w:val="auto"/>
          </w:rPr>
          <w:t>,</w:t>
        </w:r>
      </w:ins>
      <w:ins w:id="1670" w:author="Alhabibi, Haider@Energy" w:date="2022-03-18T10:41:00Z">
        <w:r w:rsidR="0080010A">
          <w:rPr>
            <w:rFonts w:eastAsia="Times New Roman" w:cs="Tahoma"/>
            <w:color w:val="auto"/>
          </w:rPr>
          <w:t>and</w:t>
        </w:r>
        <w:proofErr w:type="gramEnd"/>
        <w:r w:rsidR="0080010A">
          <w:rPr>
            <w:rFonts w:eastAsia="Times New Roman" w:cs="Tahoma"/>
            <w:color w:val="auto"/>
          </w:rPr>
          <w:t xml:space="preserve"> 3-4d and </w:t>
        </w:r>
      </w:ins>
      <w:ins w:id="1671" w:author="Alhabibi, Haider@Energy" w:date="2022-03-18T10:46:00Z">
        <w:r w:rsidR="00A10DAD">
          <w:rPr>
            <w:rFonts w:eastAsia="Times New Roman" w:cs="Tahoma"/>
            <w:color w:val="auto"/>
          </w:rPr>
          <w:t xml:space="preserve">the </w:t>
        </w:r>
      </w:ins>
      <w:r w:rsidRPr="0024633A">
        <w:rPr>
          <w:rFonts w:eastAsia="Times New Roman" w:cs="Tahoma"/>
          <w:color w:val="auto"/>
        </w:rPr>
        <w:t xml:space="preserve">notes for </w:t>
      </w:r>
      <w:ins w:id="1672" w:author="Alhabibi, Haider@Energy" w:date="2022-03-18T10:35:00Z">
        <w:r w:rsidR="009076D1">
          <w:rPr>
            <w:rFonts w:eastAsia="Times New Roman" w:cs="Tahoma"/>
            <w:color w:val="auto"/>
          </w:rPr>
          <w:t xml:space="preserve">Figure 3-1, </w:t>
        </w:r>
      </w:ins>
      <w:r w:rsidRPr="0024633A">
        <w:rPr>
          <w:rFonts w:eastAsia="Times New Roman" w:cs="Tahoma"/>
          <w:color w:val="auto"/>
        </w:rPr>
        <w:t>Figure 3-2</w:t>
      </w:r>
      <w:ins w:id="1673" w:author="Haider Alhabibi" w:date="2022-02-11T09:32:00Z">
        <w:r w:rsidR="004F00FA">
          <w:rPr>
            <w:rFonts w:eastAsia="Times New Roman" w:cs="Tahoma"/>
            <w:color w:val="auto"/>
          </w:rPr>
          <w:t>a</w:t>
        </w:r>
      </w:ins>
      <w:r w:rsidRPr="0024633A">
        <w:rPr>
          <w:rFonts w:eastAsia="Times New Roman" w:cs="Tahoma"/>
          <w:color w:val="auto"/>
        </w:rPr>
        <w:t xml:space="preserve"> </w:t>
      </w:r>
      <w:ins w:id="1674" w:author="Alhabibi, Haider@Energy" w:date="2022-03-18T10:36:00Z">
        <w:r w:rsidR="00DE064A">
          <w:rPr>
            <w:rFonts w:eastAsia="Times New Roman" w:cs="Tahoma"/>
            <w:color w:val="auto"/>
          </w:rPr>
          <w:t>,</w:t>
        </w:r>
      </w:ins>
      <w:ins w:id="1675" w:author="Alhabibi, Haider@Energy" w:date="2022-03-18T10:35:00Z">
        <w:r w:rsidR="009076D1">
          <w:rPr>
            <w:rFonts w:eastAsia="Times New Roman" w:cs="Tahoma"/>
            <w:color w:val="auto"/>
          </w:rPr>
          <w:t xml:space="preserve">and </w:t>
        </w:r>
      </w:ins>
      <w:ins w:id="1676" w:author="Alhabibi, Haider@Energy" w:date="2022-03-18T10:36:00Z">
        <w:r w:rsidR="00DE064A">
          <w:rPr>
            <w:rFonts w:eastAsia="Times New Roman" w:cs="Tahoma"/>
            <w:color w:val="auto"/>
          </w:rPr>
          <w:t>Figure 3-2b</w:t>
        </w:r>
        <w:r w:rsidR="00DE064A" w:rsidRPr="0024633A">
          <w:rPr>
            <w:rFonts w:eastAsia="Times New Roman" w:cs="Tahoma"/>
            <w:color w:val="auto"/>
          </w:rPr>
          <w:t xml:space="preserve"> </w:t>
        </w:r>
      </w:ins>
      <w:r w:rsidRPr="0024633A">
        <w:rPr>
          <w:rFonts w:eastAsia="Times New Roman" w:cs="Tahoma"/>
          <w:color w:val="auto"/>
        </w:rPr>
        <w:t>for additional detailed numbering convention guidance.</w:t>
      </w:r>
    </w:p>
    <w:p w14:paraId="16CE8B2B" w14:textId="5205F76F" w:rsidR="00D16770" w:rsidRPr="0024633A" w:rsidRDefault="00BA62D4" w:rsidP="00806688">
      <w:pPr>
        <w:pStyle w:val="ListParagraph"/>
        <w:numPr>
          <w:ilvl w:val="0"/>
          <w:numId w:val="62"/>
        </w:numPr>
        <w:spacing w:after="240"/>
        <w:rPr>
          <w:rFonts w:eastAsia="Times New Roman" w:cs="Tahoma"/>
          <w:color w:val="auto"/>
        </w:rPr>
      </w:pPr>
      <w:r w:rsidRPr="0024633A">
        <w:rPr>
          <w:rFonts w:eastAsia="Times New Roman" w:cs="Tahoma"/>
          <w:color w:val="auto"/>
        </w:rPr>
        <w:t xml:space="preserve">Example </w:t>
      </w:r>
      <w:r w:rsidR="00D16770" w:rsidRPr="0024633A">
        <w:rPr>
          <w:rFonts w:eastAsia="Times New Roman" w:cs="Tahoma"/>
          <w:color w:val="auto"/>
        </w:rPr>
        <w:t xml:space="preserve">registration </w:t>
      </w:r>
      <w:r w:rsidR="000847E5" w:rsidRPr="0024633A">
        <w:rPr>
          <w:rFonts w:eastAsia="Times New Roman" w:cs="Tahoma"/>
          <w:color w:val="auto"/>
        </w:rPr>
        <w:t>number</w:t>
      </w:r>
      <w:r w:rsidRPr="0024633A">
        <w:rPr>
          <w:rFonts w:eastAsia="Times New Roman" w:cs="Tahoma"/>
          <w:color w:val="auto"/>
        </w:rPr>
        <w:t>s</w:t>
      </w:r>
      <w:r w:rsidR="000847E5" w:rsidRPr="0024633A">
        <w:rPr>
          <w:rFonts w:eastAsia="Times New Roman" w:cs="Tahoma"/>
          <w:color w:val="auto"/>
        </w:rPr>
        <w:t xml:space="preserve"> </w:t>
      </w:r>
      <w:r w:rsidRPr="0024633A">
        <w:rPr>
          <w:rFonts w:eastAsia="Times New Roman" w:cs="Tahoma"/>
          <w:color w:val="auto"/>
        </w:rPr>
        <w:t xml:space="preserve">are </w:t>
      </w:r>
      <w:r w:rsidR="000847E5" w:rsidRPr="0024633A">
        <w:rPr>
          <w:rFonts w:eastAsia="Times New Roman" w:cs="Tahoma"/>
          <w:color w:val="auto"/>
        </w:rPr>
        <w:t xml:space="preserve">demonstrated in </w:t>
      </w:r>
      <w:r w:rsidR="00BD1ABC" w:rsidRPr="0024633A">
        <w:rPr>
          <w:rFonts w:eastAsia="Times New Roman" w:cs="Tahoma"/>
          <w:color w:val="auto"/>
        </w:rPr>
        <w:t>Figures 3-1</w:t>
      </w:r>
      <w:ins w:id="1677" w:author="Haider Alhabibi" w:date="2022-02-03T19:24:00Z">
        <w:r w:rsidR="00D90FA3">
          <w:rPr>
            <w:rFonts w:eastAsia="Times New Roman" w:cs="Tahoma"/>
            <w:color w:val="auto"/>
          </w:rPr>
          <w:t>, 3-2a</w:t>
        </w:r>
      </w:ins>
      <w:ins w:id="1678" w:author="Armando Ramirez" w:date="2022-02-14T14:25:00Z">
        <w:r w:rsidR="008D5D4B">
          <w:rPr>
            <w:rFonts w:eastAsia="Times New Roman" w:cs="Tahoma"/>
            <w:color w:val="auto"/>
          </w:rPr>
          <w:t>,</w:t>
        </w:r>
      </w:ins>
      <w:r w:rsidR="00BD1ABC" w:rsidRPr="0024633A">
        <w:rPr>
          <w:rFonts w:eastAsia="Times New Roman" w:cs="Tahoma"/>
          <w:color w:val="auto"/>
        </w:rPr>
        <w:t xml:space="preserve"> </w:t>
      </w:r>
      <w:del w:id="1679" w:author="Alhabibi, Haider@Energy" w:date="2022-03-18T10:57:00Z">
        <w:r w:rsidR="00BD1ABC" w:rsidRPr="0024633A" w:rsidDel="00C441C0">
          <w:rPr>
            <w:rFonts w:eastAsia="Times New Roman" w:cs="Tahoma"/>
            <w:color w:val="auto"/>
          </w:rPr>
          <w:delText>and</w:delText>
        </w:r>
      </w:del>
      <w:r w:rsidR="00BD1ABC" w:rsidRPr="0024633A">
        <w:rPr>
          <w:rFonts w:eastAsia="Times New Roman" w:cs="Tahoma"/>
          <w:color w:val="auto"/>
        </w:rPr>
        <w:t xml:space="preserve"> 3-2</w:t>
      </w:r>
      <w:proofErr w:type="gramStart"/>
      <w:ins w:id="1680" w:author="Haider Alhabibi" w:date="2022-02-03T19:24:00Z">
        <w:r w:rsidR="00D90FA3">
          <w:rPr>
            <w:rFonts w:eastAsia="Times New Roman" w:cs="Tahoma"/>
            <w:color w:val="auto"/>
          </w:rPr>
          <w:t>b</w:t>
        </w:r>
      </w:ins>
      <w:ins w:id="1681" w:author="Alhabibi, Haider@Energy" w:date="2022-03-18T10:58:00Z">
        <w:r w:rsidR="00C441C0">
          <w:rPr>
            <w:rFonts w:eastAsia="Times New Roman" w:cs="Tahoma"/>
            <w:color w:val="auto"/>
          </w:rPr>
          <w:t xml:space="preserve"> </w:t>
        </w:r>
        <w:r w:rsidR="004E0E9A">
          <w:rPr>
            <w:rFonts w:eastAsia="Times New Roman" w:cs="Tahoma"/>
            <w:color w:val="auto"/>
          </w:rPr>
          <w:t>,</w:t>
        </w:r>
        <w:r w:rsidR="00C441C0">
          <w:rPr>
            <w:rFonts w:eastAsia="Times New Roman" w:cs="Tahoma"/>
            <w:color w:val="auto"/>
          </w:rPr>
          <w:t>and</w:t>
        </w:r>
        <w:proofErr w:type="gramEnd"/>
        <w:r w:rsidR="00C441C0">
          <w:rPr>
            <w:rFonts w:eastAsia="Times New Roman" w:cs="Tahoma"/>
            <w:color w:val="auto"/>
          </w:rPr>
          <w:t xml:space="preserve"> </w:t>
        </w:r>
        <w:r w:rsidR="004E0E9A">
          <w:rPr>
            <w:rFonts w:eastAsia="Times New Roman" w:cs="Tahoma"/>
            <w:color w:val="auto"/>
          </w:rPr>
          <w:t>Table 3-4b</w:t>
        </w:r>
      </w:ins>
      <w:r w:rsidRPr="0024633A">
        <w:rPr>
          <w:rFonts w:eastAsia="Times New Roman" w:cs="Tahoma"/>
          <w:color w:val="auto"/>
        </w:rPr>
        <w:t xml:space="preserve">, and the interpretation of the significance of the digits used in the example registration numbers are given in </w:t>
      </w:r>
      <w:r w:rsidR="001B7527" w:rsidRPr="0024633A">
        <w:rPr>
          <w:rFonts w:eastAsia="Times New Roman" w:cs="Tahoma"/>
          <w:color w:val="auto"/>
        </w:rPr>
        <w:t>S</w:t>
      </w:r>
      <w:r w:rsidRPr="0024633A">
        <w:rPr>
          <w:rFonts w:eastAsia="Times New Roman" w:cs="Tahoma"/>
          <w:color w:val="auto"/>
        </w:rPr>
        <w:t>ections 3.4.2.4</w:t>
      </w:r>
      <w:ins w:id="1682" w:author="Alhabibi, Haider@Energy" w:date="2022-03-18T10:50:00Z">
        <w:r w:rsidR="00465334">
          <w:rPr>
            <w:rFonts w:eastAsia="Times New Roman" w:cs="Tahoma"/>
            <w:color w:val="auto"/>
          </w:rPr>
          <w:t>,</w:t>
        </w:r>
      </w:ins>
      <w:del w:id="1683" w:author="Alhabibi, Haider@Energy" w:date="2022-03-18T10:50:00Z">
        <w:r w:rsidRPr="0024633A" w:rsidDel="00465334">
          <w:rPr>
            <w:rFonts w:eastAsia="Times New Roman" w:cs="Tahoma"/>
            <w:color w:val="auto"/>
          </w:rPr>
          <w:delText xml:space="preserve"> </w:delText>
        </w:r>
        <w:r w:rsidRPr="0024633A" w:rsidDel="009A08BC">
          <w:rPr>
            <w:rFonts w:eastAsia="Times New Roman" w:cs="Tahoma"/>
            <w:color w:val="auto"/>
          </w:rPr>
          <w:delText>and</w:delText>
        </w:r>
      </w:del>
      <w:r w:rsidRPr="0024633A">
        <w:rPr>
          <w:rFonts w:eastAsia="Times New Roman" w:cs="Tahoma"/>
          <w:color w:val="auto"/>
        </w:rPr>
        <w:t xml:space="preserve"> 3.4.2.5</w:t>
      </w:r>
      <w:ins w:id="1684" w:author="Alhabibi, Haider@Energy" w:date="2022-03-18T10:50:00Z">
        <w:r w:rsidR="00465334">
          <w:rPr>
            <w:rFonts w:eastAsia="Times New Roman" w:cs="Tahoma"/>
            <w:color w:val="auto"/>
          </w:rPr>
          <w:t xml:space="preserve"> ,and </w:t>
        </w:r>
        <w:r w:rsidR="00B34126">
          <w:rPr>
            <w:rFonts w:eastAsia="Times New Roman" w:cs="Tahoma"/>
            <w:color w:val="auto"/>
          </w:rPr>
          <w:t>3.4.</w:t>
        </w:r>
      </w:ins>
      <w:ins w:id="1685" w:author="Alhabibi, Haider@Energy" w:date="2022-03-18T10:51:00Z">
        <w:r w:rsidR="00B34126">
          <w:rPr>
            <w:rFonts w:eastAsia="Times New Roman" w:cs="Tahoma"/>
            <w:color w:val="auto"/>
          </w:rPr>
          <w:t>2.6</w:t>
        </w:r>
      </w:ins>
      <w:r w:rsidR="000847E5" w:rsidRPr="0024633A">
        <w:rPr>
          <w:rFonts w:eastAsia="Times New Roman" w:cs="Tahoma"/>
          <w:color w:val="auto"/>
        </w:rPr>
        <w:t>.</w:t>
      </w:r>
    </w:p>
    <w:p w14:paraId="61644F3A" w14:textId="774A3BC0" w:rsidR="00107254" w:rsidRPr="0024633A" w:rsidRDefault="00107254" w:rsidP="00984A23">
      <w:pPr>
        <w:pStyle w:val="Heading4"/>
        <w:spacing w:after="240"/>
        <w:ind w:left="1138"/>
        <w:rPr>
          <w:rFonts w:ascii="Tahoma" w:hAnsi="Tahoma" w:cs="Tahoma"/>
          <w:b/>
        </w:rPr>
      </w:pPr>
      <w:bookmarkStart w:id="1686" w:name="_Toc525746497"/>
      <w:bookmarkStart w:id="1687" w:name="_Toc525746625"/>
      <w:bookmarkStart w:id="1688" w:name="_Toc96009524"/>
      <w:bookmarkEnd w:id="1686"/>
      <w:bookmarkEnd w:id="1687"/>
      <w:r w:rsidRPr="0024633A">
        <w:rPr>
          <w:rFonts w:ascii="Tahoma" w:hAnsi="Tahoma" w:cs="Tahoma"/>
          <w:b/>
        </w:rPr>
        <w:t xml:space="preserve">Model Plan and Multifamily </w:t>
      </w:r>
      <w:r w:rsidR="006E6A58" w:rsidRPr="0024633A">
        <w:rPr>
          <w:rFonts w:ascii="Tahoma" w:hAnsi="Tahoma" w:cs="Tahoma"/>
          <w:b/>
        </w:rPr>
        <w:t xml:space="preserve">- </w:t>
      </w:r>
      <w:r w:rsidRPr="0024633A">
        <w:rPr>
          <w:rFonts w:ascii="Tahoma" w:hAnsi="Tahoma" w:cs="Tahoma"/>
          <w:b/>
        </w:rPr>
        <w:t xml:space="preserve">CF1R, CF2R, CF3R, </w:t>
      </w:r>
      <w:ins w:id="1689" w:author="Haider Alhabibi" w:date="2022-02-02T16:25:00Z">
        <w:r w:rsidR="007C1C50">
          <w:rPr>
            <w:rFonts w:ascii="Tahoma" w:hAnsi="Tahoma" w:cs="Tahoma"/>
            <w:b/>
          </w:rPr>
          <w:t>L</w:t>
        </w:r>
      </w:ins>
      <w:ins w:id="1690" w:author="Haider Alhabibi" w:date="2022-02-02T16:26:00Z">
        <w:r w:rsidR="007C1C50">
          <w:rPr>
            <w:rFonts w:ascii="Tahoma" w:hAnsi="Tahoma" w:cs="Tahoma"/>
            <w:b/>
          </w:rPr>
          <w:t>MCC, LMCI</w:t>
        </w:r>
        <w:r w:rsidR="003C0D3C">
          <w:rPr>
            <w:rFonts w:ascii="Tahoma" w:hAnsi="Tahoma" w:cs="Tahoma"/>
            <w:b/>
          </w:rPr>
          <w:t>, LMCV</w:t>
        </w:r>
      </w:ins>
      <w:ins w:id="1691" w:author="Armando Ramirez" w:date="2022-02-14T14:25:00Z">
        <w:r w:rsidR="00BF201F">
          <w:rPr>
            <w:rFonts w:ascii="Tahoma" w:hAnsi="Tahoma" w:cs="Tahoma"/>
            <w:b/>
          </w:rPr>
          <w:t>,</w:t>
        </w:r>
      </w:ins>
      <w:ins w:id="1692" w:author="Haider Alhabibi" w:date="2022-02-02T16:26:00Z">
        <w:r w:rsidR="003C0D3C">
          <w:rPr>
            <w:rFonts w:ascii="Tahoma" w:hAnsi="Tahoma" w:cs="Tahoma"/>
            <w:b/>
          </w:rPr>
          <w:t xml:space="preserve"> </w:t>
        </w:r>
      </w:ins>
      <w:r w:rsidRPr="0024633A">
        <w:rPr>
          <w:rFonts w:ascii="Tahoma" w:hAnsi="Tahoma" w:cs="Tahoma"/>
          <w:b/>
        </w:rPr>
        <w:t>and NRCV Configurations</w:t>
      </w:r>
      <w:bookmarkEnd w:id="1688"/>
    </w:p>
    <w:p w14:paraId="1E5AFF0D" w14:textId="77777777" w:rsidR="00353104" w:rsidRDefault="001C62CD" w:rsidP="00984A23">
      <w:pPr>
        <w:pStyle w:val="ListParagraph"/>
        <w:spacing w:after="240"/>
        <w:contextualSpacing w:val="0"/>
        <w:rPr>
          <w:ins w:id="1693" w:author="Author"/>
          <w:rFonts w:eastAsia="Times New Roman" w:cs="Tahoma"/>
          <w:color w:val="auto"/>
        </w:rPr>
      </w:pPr>
      <w:r w:rsidRPr="0024633A">
        <w:rPr>
          <w:rFonts w:eastAsia="Times New Roman" w:cs="Tahoma"/>
          <w:color w:val="auto"/>
        </w:rPr>
        <w:t>For volume</w:t>
      </w:r>
      <w:r w:rsidR="00EB30B2" w:rsidRPr="0024633A">
        <w:rPr>
          <w:rFonts w:eastAsia="Times New Roman" w:cs="Tahoma"/>
          <w:color w:val="auto"/>
        </w:rPr>
        <w:t>-</w:t>
      </w:r>
      <w:r w:rsidRPr="0024633A">
        <w:rPr>
          <w:rFonts w:eastAsia="Times New Roman" w:cs="Tahoma"/>
          <w:color w:val="auto"/>
        </w:rPr>
        <w:t>builder subdivision/neighborhood projects, when a CF1R for a model plan is registered with a Data Registry</w:t>
      </w:r>
      <w:r w:rsidR="00392728" w:rsidRPr="0024633A">
        <w:rPr>
          <w:rFonts w:eastAsia="Times New Roman" w:cs="Tahoma"/>
          <w:color w:val="auto"/>
        </w:rPr>
        <w:t>,</w:t>
      </w:r>
      <w:r w:rsidRPr="0024633A">
        <w:rPr>
          <w:rFonts w:eastAsia="Times New Roman" w:cs="Tahoma"/>
          <w:color w:val="auto"/>
        </w:rPr>
        <w:t xml:space="preserve"> then submitted to an enforcement agency for plan check and </w:t>
      </w:r>
      <w:r w:rsidR="00392728" w:rsidRPr="0024633A">
        <w:rPr>
          <w:rFonts w:eastAsia="Times New Roman" w:cs="Tahoma"/>
          <w:color w:val="auto"/>
        </w:rPr>
        <w:t>approval</w:t>
      </w:r>
      <w:r w:rsidRPr="0024633A">
        <w:rPr>
          <w:rFonts w:eastAsia="Times New Roman" w:cs="Tahoma"/>
          <w:color w:val="auto"/>
        </w:rPr>
        <w:t xml:space="preserve">, the approved CF1R is </w:t>
      </w:r>
      <w:r w:rsidR="00392728" w:rsidRPr="0024633A">
        <w:rPr>
          <w:rFonts w:eastAsia="Times New Roman" w:cs="Tahoma"/>
          <w:color w:val="auto"/>
        </w:rPr>
        <w:t xml:space="preserve">generally </w:t>
      </w:r>
      <w:r w:rsidRPr="0024633A">
        <w:rPr>
          <w:rFonts w:eastAsia="Times New Roman" w:cs="Tahoma"/>
          <w:color w:val="auto"/>
        </w:rPr>
        <w:t xml:space="preserve">not required to go through plan check every time that model plan is used to build a home in the subdivision. </w:t>
      </w:r>
      <w:r w:rsidR="00574EDC" w:rsidRPr="0024633A">
        <w:rPr>
          <w:rFonts w:eastAsia="Times New Roman" w:cs="Tahoma"/>
          <w:color w:val="auto"/>
        </w:rPr>
        <w:t>Thus,</w:t>
      </w:r>
      <w:r w:rsidR="003F2BC5" w:rsidRPr="0024633A">
        <w:rPr>
          <w:rFonts w:eastAsia="Times New Roman" w:cs="Tahoma"/>
          <w:color w:val="auto"/>
        </w:rPr>
        <w:t xml:space="preserve"> t</w:t>
      </w:r>
      <w:r w:rsidRPr="0024633A">
        <w:rPr>
          <w:rFonts w:eastAsia="Times New Roman" w:cs="Tahoma"/>
          <w:color w:val="auto"/>
        </w:rPr>
        <w:t xml:space="preserve">he same building design plan and Certificate of Compliance approved by the enforcement agency may be used for each build-out of that approved </w:t>
      </w:r>
      <w:r w:rsidR="003F2BC5" w:rsidRPr="0024633A">
        <w:rPr>
          <w:rFonts w:eastAsia="Times New Roman" w:cs="Tahoma"/>
          <w:color w:val="auto"/>
        </w:rPr>
        <w:t xml:space="preserve">model </w:t>
      </w:r>
      <w:r w:rsidRPr="0024633A">
        <w:rPr>
          <w:rFonts w:eastAsia="Times New Roman" w:cs="Tahoma"/>
          <w:color w:val="auto"/>
        </w:rPr>
        <w:t xml:space="preserve">plan as long as the building design </w:t>
      </w:r>
      <w:r w:rsidR="003F2BC5" w:rsidRPr="0024633A">
        <w:rPr>
          <w:rFonts w:eastAsia="Times New Roman" w:cs="Tahoma"/>
          <w:color w:val="auto"/>
        </w:rPr>
        <w:t xml:space="preserve">is </w:t>
      </w:r>
      <w:r w:rsidRPr="0024633A">
        <w:rPr>
          <w:rFonts w:eastAsia="Times New Roman" w:cs="Tahoma"/>
          <w:color w:val="auto"/>
        </w:rPr>
        <w:t>not revised</w:t>
      </w:r>
      <w:r w:rsidR="003F2BC5" w:rsidRPr="0024633A">
        <w:rPr>
          <w:rFonts w:eastAsia="Times New Roman" w:cs="Tahoma"/>
          <w:color w:val="auto"/>
        </w:rPr>
        <w:t xml:space="preserve"> for subsequent </w:t>
      </w:r>
      <w:proofErr w:type="gramStart"/>
      <w:r w:rsidR="003F2BC5" w:rsidRPr="0024633A">
        <w:rPr>
          <w:rFonts w:eastAsia="Times New Roman" w:cs="Tahoma"/>
          <w:color w:val="auto"/>
        </w:rPr>
        <w:t>build-outs</w:t>
      </w:r>
      <w:proofErr w:type="gramEnd"/>
      <w:r w:rsidR="003F2BC5" w:rsidRPr="0024633A">
        <w:rPr>
          <w:rFonts w:eastAsia="Times New Roman" w:cs="Tahoma"/>
          <w:color w:val="auto"/>
        </w:rPr>
        <w:t xml:space="preserve"> of the model plan</w:t>
      </w:r>
      <w:r w:rsidRPr="0024633A">
        <w:rPr>
          <w:rFonts w:eastAsia="Times New Roman" w:cs="Tahoma"/>
          <w:color w:val="auto"/>
        </w:rPr>
        <w:t xml:space="preserve">. The Certificate of Compliance registration number for the approved </w:t>
      </w:r>
      <w:r w:rsidR="003F2BC5" w:rsidRPr="0024633A">
        <w:rPr>
          <w:rFonts w:eastAsia="Times New Roman" w:cs="Tahoma"/>
          <w:color w:val="auto"/>
        </w:rPr>
        <w:t xml:space="preserve">model </w:t>
      </w:r>
      <w:r w:rsidRPr="0024633A">
        <w:rPr>
          <w:rFonts w:eastAsia="Times New Roman" w:cs="Tahoma"/>
          <w:color w:val="auto"/>
        </w:rPr>
        <w:t>plan uses a unique number and revision identifier for this "parent" CF1R. T</w:t>
      </w:r>
      <w:r w:rsidR="00BD1ABC" w:rsidRPr="0024633A">
        <w:rPr>
          <w:rFonts w:eastAsia="Times New Roman" w:cs="Tahoma"/>
          <w:color w:val="auto"/>
        </w:rPr>
        <w:t>his</w:t>
      </w:r>
      <w:r w:rsidRPr="0024633A">
        <w:rPr>
          <w:rFonts w:eastAsia="Times New Roman" w:cs="Tahoma"/>
          <w:color w:val="auto"/>
        </w:rPr>
        <w:t xml:space="preserve"> parent CF1R is subsequently referenced by the many site-specific Certificate of Installation (CF2R) and Certificate of Verification (CF3R) "children" documents. </w:t>
      </w:r>
    </w:p>
    <w:p w14:paraId="6040585B" w14:textId="06CAEDF8" w:rsidR="001C62CD" w:rsidRPr="0024633A" w:rsidRDefault="001C62CD" w:rsidP="00984A23">
      <w:pPr>
        <w:pStyle w:val="ListParagraph"/>
        <w:spacing w:after="240"/>
        <w:contextualSpacing w:val="0"/>
        <w:rPr>
          <w:rFonts w:eastAsia="Times New Roman" w:cs="Tahoma"/>
          <w:color w:val="auto"/>
        </w:rPr>
      </w:pPr>
      <w:r w:rsidRPr="0024633A">
        <w:rPr>
          <w:rFonts w:eastAsia="Times New Roman" w:cs="Tahoma"/>
          <w:color w:val="auto"/>
        </w:rPr>
        <w:t xml:space="preserve">A similar "one parent" to "many children" document configuration is used for multifamily buildings. For this case, the </w:t>
      </w:r>
      <w:del w:id="1694" w:author="Author">
        <w:r w:rsidRPr="0024633A" w:rsidDel="00353104">
          <w:rPr>
            <w:rFonts w:eastAsia="Times New Roman" w:cs="Tahoma"/>
            <w:color w:val="auto"/>
          </w:rPr>
          <w:delText xml:space="preserve">CF1R </w:delText>
        </w:r>
      </w:del>
      <w:ins w:id="1695" w:author="Author">
        <w:r w:rsidR="00353104">
          <w:rPr>
            <w:rFonts w:eastAsia="Times New Roman" w:cs="Tahoma"/>
            <w:color w:val="auto"/>
          </w:rPr>
          <w:t>LMCC</w:t>
        </w:r>
        <w:r w:rsidR="00353104" w:rsidRPr="0024633A">
          <w:rPr>
            <w:rFonts w:eastAsia="Times New Roman" w:cs="Tahoma"/>
            <w:color w:val="auto"/>
          </w:rPr>
          <w:t xml:space="preserve"> </w:t>
        </w:r>
      </w:ins>
      <w:r w:rsidRPr="0024633A">
        <w:rPr>
          <w:rFonts w:eastAsia="Times New Roman" w:cs="Tahoma"/>
          <w:color w:val="auto"/>
        </w:rPr>
        <w:t>may be create</w:t>
      </w:r>
      <w:r w:rsidR="00392728" w:rsidRPr="0024633A">
        <w:rPr>
          <w:rFonts w:eastAsia="Times New Roman" w:cs="Tahoma"/>
          <w:color w:val="auto"/>
        </w:rPr>
        <w:t>d using the w</w:t>
      </w:r>
      <w:r w:rsidRPr="0024633A">
        <w:rPr>
          <w:rFonts w:eastAsia="Times New Roman" w:cs="Tahoma"/>
          <w:color w:val="auto"/>
        </w:rPr>
        <w:t>hole-</w:t>
      </w:r>
      <w:r w:rsidR="00392728" w:rsidRPr="0024633A">
        <w:rPr>
          <w:rFonts w:eastAsia="Times New Roman" w:cs="Tahoma"/>
          <w:color w:val="auto"/>
        </w:rPr>
        <w:t>b</w:t>
      </w:r>
      <w:r w:rsidRPr="0024633A">
        <w:rPr>
          <w:rFonts w:eastAsia="Times New Roman" w:cs="Tahoma"/>
          <w:color w:val="auto"/>
        </w:rPr>
        <w:t xml:space="preserve">uilding compliance approach, thus the documentation for each dwelling unit in the multifamily building will consist of one copy of the "parent" </w:t>
      </w:r>
      <w:del w:id="1696" w:author="Author">
        <w:r w:rsidRPr="0024633A" w:rsidDel="00353104">
          <w:rPr>
            <w:rFonts w:eastAsia="Times New Roman" w:cs="Tahoma"/>
            <w:color w:val="auto"/>
          </w:rPr>
          <w:delText xml:space="preserve">CF1R </w:delText>
        </w:r>
      </w:del>
      <w:ins w:id="1697" w:author="Author">
        <w:r w:rsidR="00353104">
          <w:rPr>
            <w:rFonts w:eastAsia="Times New Roman" w:cs="Tahoma"/>
            <w:color w:val="auto"/>
          </w:rPr>
          <w:t>LMCC</w:t>
        </w:r>
        <w:r w:rsidR="00353104" w:rsidRPr="0024633A">
          <w:rPr>
            <w:rFonts w:eastAsia="Times New Roman" w:cs="Tahoma"/>
            <w:color w:val="auto"/>
          </w:rPr>
          <w:t xml:space="preserve"> </w:t>
        </w:r>
      </w:ins>
      <w:proofErr w:type="gramStart"/>
      <w:r w:rsidRPr="0024633A">
        <w:rPr>
          <w:rFonts w:eastAsia="Times New Roman" w:cs="Tahoma"/>
          <w:color w:val="auto"/>
        </w:rPr>
        <w:t>and also</w:t>
      </w:r>
      <w:proofErr w:type="gramEnd"/>
      <w:r w:rsidRPr="0024633A">
        <w:rPr>
          <w:rFonts w:eastAsia="Times New Roman" w:cs="Tahoma"/>
          <w:color w:val="auto"/>
        </w:rPr>
        <w:t xml:space="preserve"> the applicable dwelling unit-specific </w:t>
      </w:r>
      <w:del w:id="1698" w:author="Author">
        <w:r w:rsidRPr="0024633A" w:rsidDel="00353104">
          <w:rPr>
            <w:rFonts w:eastAsia="Times New Roman" w:cs="Tahoma"/>
            <w:color w:val="auto"/>
          </w:rPr>
          <w:delText xml:space="preserve">CF2R </w:delText>
        </w:r>
      </w:del>
      <w:ins w:id="1699" w:author="Author">
        <w:r w:rsidR="00353104">
          <w:rPr>
            <w:rFonts w:eastAsia="Times New Roman" w:cs="Tahoma"/>
            <w:color w:val="auto"/>
          </w:rPr>
          <w:t>LMCI</w:t>
        </w:r>
        <w:r w:rsidR="00353104" w:rsidRPr="0024633A">
          <w:rPr>
            <w:rFonts w:eastAsia="Times New Roman" w:cs="Tahoma"/>
            <w:color w:val="auto"/>
          </w:rPr>
          <w:t xml:space="preserve"> </w:t>
        </w:r>
      </w:ins>
      <w:r w:rsidRPr="0024633A">
        <w:rPr>
          <w:rFonts w:eastAsia="Times New Roman" w:cs="Tahoma"/>
          <w:color w:val="auto"/>
        </w:rPr>
        <w:t xml:space="preserve">and </w:t>
      </w:r>
      <w:del w:id="1700" w:author="Author">
        <w:r w:rsidRPr="0024633A" w:rsidDel="00353104">
          <w:rPr>
            <w:rFonts w:eastAsia="Times New Roman" w:cs="Tahoma"/>
            <w:color w:val="auto"/>
          </w:rPr>
          <w:delText xml:space="preserve">CF3R </w:delText>
        </w:r>
      </w:del>
      <w:ins w:id="1701" w:author="Author">
        <w:r w:rsidR="00353104">
          <w:rPr>
            <w:rFonts w:eastAsia="Times New Roman" w:cs="Tahoma"/>
            <w:color w:val="auto"/>
          </w:rPr>
          <w:t>LMCV</w:t>
        </w:r>
        <w:r w:rsidR="00353104" w:rsidRPr="0024633A">
          <w:rPr>
            <w:rFonts w:eastAsia="Times New Roman" w:cs="Tahoma"/>
            <w:color w:val="auto"/>
          </w:rPr>
          <w:t xml:space="preserve"> </w:t>
        </w:r>
      </w:ins>
      <w:r w:rsidRPr="0024633A">
        <w:rPr>
          <w:rFonts w:eastAsia="Times New Roman" w:cs="Tahoma"/>
          <w:color w:val="auto"/>
        </w:rPr>
        <w:t>"child</w:t>
      </w:r>
      <w:r w:rsidR="00555E65" w:rsidRPr="0024633A">
        <w:rPr>
          <w:rFonts w:eastAsia="Times New Roman" w:cs="Tahoma"/>
          <w:color w:val="auto"/>
        </w:rPr>
        <w:t>ren</w:t>
      </w:r>
      <w:r w:rsidRPr="0024633A">
        <w:rPr>
          <w:rFonts w:eastAsia="Times New Roman" w:cs="Tahoma"/>
          <w:color w:val="auto"/>
        </w:rPr>
        <w:t>"</w:t>
      </w:r>
      <w:r w:rsidR="00392728" w:rsidRPr="0024633A">
        <w:rPr>
          <w:rFonts w:eastAsia="Times New Roman" w:cs="Tahoma"/>
          <w:color w:val="auto"/>
        </w:rPr>
        <w:t xml:space="preserve"> </w:t>
      </w:r>
      <w:r w:rsidRPr="0024633A">
        <w:rPr>
          <w:rFonts w:eastAsia="Times New Roman" w:cs="Tahoma"/>
          <w:color w:val="auto"/>
        </w:rPr>
        <w:t>compliance documents</w:t>
      </w:r>
      <w:r w:rsidR="00392728" w:rsidRPr="0024633A">
        <w:rPr>
          <w:rFonts w:eastAsia="Times New Roman" w:cs="Tahoma"/>
          <w:color w:val="auto"/>
        </w:rPr>
        <w:t xml:space="preserve"> required </w:t>
      </w:r>
      <w:r w:rsidRPr="0024633A">
        <w:rPr>
          <w:rFonts w:eastAsia="Times New Roman" w:cs="Tahoma"/>
          <w:color w:val="auto"/>
        </w:rPr>
        <w:t>for each individual dwelling unit.</w:t>
      </w:r>
      <w:ins w:id="1702" w:author="Author">
        <w:r w:rsidR="00EC100A">
          <w:rPr>
            <w:rFonts w:eastAsia="Times New Roman" w:cs="Tahoma"/>
            <w:color w:val="auto"/>
          </w:rPr>
          <w:t xml:space="preserve"> LMCVs applicable to common-use areas will not have a parent LMCC or LMCI document. </w:t>
        </w:r>
      </w:ins>
    </w:p>
    <w:p w14:paraId="1F8A97AB" w14:textId="77777777" w:rsidR="0075146B" w:rsidRPr="0024633A" w:rsidRDefault="00107254" w:rsidP="00984A23">
      <w:pPr>
        <w:pStyle w:val="Heading4"/>
        <w:spacing w:after="240"/>
        <w:rPr>
          <w:rFonts w:ascii="Tahoma" w:hAnsi="Tahoma" w:cs="Tahoma"/>
          <w:b/>
        </w:rPr>
      </w:pPr>
      <w:bookmarkStart w:id="1703" w:name="_Toc96009525"/>
      <w:r w:rsidRPr="0024633A">
        <w:rPr>
          <w:rFonts w:ascii="Tahoma" w:hAnsi="Tahoma" w:cs="Tahoma"/>
          <w:b/>
        </w:rPr>
        <w:t>CF1R Worksheet Configurations</w:t>
      </w:r>
      <w:bookmarkEnd w:id="1703"/>
    </w:p>
    <w:p w14:paraId="22E93139" w14:textId="34B3652B" w:rsidR="00905D4C" w:rsidRPr="0024633A" w:rsidRDefault="00EB30B2" w:rsidP="00984A23">
      <w:pPr>
        <w:pStyle w:val="ListParagraph"/>
        <w:spacing w:after="240"/>
        <w:contextualSpacing w:val="0"/>
        <w:rPr>
          <w:rFonts w:eastAsia="Times New Roman" w:cs="Tahoma"/>
          <w:color w:val="auto"/>
        </w:rPr>
      </w:pPr>
      <w:r w:rsidRPr="0024633A">
        <w:rPr>
          <w:rFonts w:eastAsia="Times New Roman" w:cs="Tahoma"/>
          <w:color w:val="auto"/>
        </w:rPr>
        <w:t xml:space="preserve">CF1R worksheets </w:t>
      </w:r>
      <w:r w:rsidR="001C62CD" w:rsidRPr="0024633A">
        <w:rPr>
          <w:rFonts w:eastAsia="Times New Roman" w:cs="Tahoma"/>
          <w:color w:val="auto"/>
        </w:rPr>
        <w:t>are documents that provide supplemental information needed to complete</w:t>
      </w:r>
      <w:r w:rsidR="00C51EC7" w:rsidRPr="0024633A">
        <w:rPr>
          <w:rFonts w:eastAsia="Times New Roman" w:cs="Tahoma"/>
          <w:color w:val="auto"/>
        </w:rPr>
        <w:t xml:space="preserve"> the Certificate of Compliance.</w:t>
      </w:r>
      <w:r w:rsidR="001C62CD" w:rsidRPr="0024633A">
        <w:rPr>
          <w:rFonts w:eastAsia="Times New Roman" w:cs="Tahoma"/>
          <w:color w:val="auto"/>
        </w:rPr>
        <w:t xml:space="preserve"> For instance, an ENV-04 determines the Cool Roof information that is subsequently entered on the CF1R to complete it. Thus conceptually, these worksheets </w:t>
      </w:r>
      <w:r w:rsidR="00555E65" w:rsidRPr="0024633A">
        <w:rPr>
          <w:rFonts w:eastAsia="Times New Roman" w:cs="Tahoma"/>
          <w:color w:val="auto"/>
        </w:rPr>
        <w:t>should</w:t>
      </w:r>
      <w:r w:rsidR="001C62CD" w:rsidRPr="0024633A">
        <w:rPr>
          <w:rFonts w:eastAsia="Times New Roman" w:cs="Tahoma"/>
          <w:color w:val="auto"/>
        </w:rPr>
        <w:t xml:space="preserve"> </w:t>
      </w:r>
      <w:proofErr w:type="gramStart"/>
      <w:r w:rsidR="001C62CD" w:rsidRPr="0024633A">
        <w:rPr>
          <w:rFonts w:eastAsia="Times New Roman" w:cs="Tahoma"/>
          <w:color w:val="auto"/>
        </w:rPr>
        <w:t>be considered to be</w:t>
      </w:r>
      <w:proofErr w:type="gramEnd"/>
      <w:r w:rsidR="001C62CD" w:rsidRPr="0024633A">
        <w:rPr>
          <w:rFonts w:eastAsia="Times New Roman" w:cs="Tahoma"/>
          <w:color w:val="auto"/>
        </w:rPr>
        <w:t xml:space="preserve"> additional CF1R document pages </w:t>
      </w:r>
      <w:r w:rsidR="008F1F16" w:rsidRPr="0024633A">
        <w:rPr>
          <w:rFonts w:eastAsia="Times New Roman" w:cs="Tahoma"/>
          <w:color w:val="auto"/>
        </w:rPr>
        <w:t xml:space="preserve">and </w:t>
      </w:r>
      <w:r w:rsidR="005C1E7F" w:rsidRPr="0024633A">
        <w:rPr>
          <w:rFonts w:eastAsia="Times New Roman" w:cs="Tahoma"/>
          <w:color w:val="auto"/>
        </w:rPr>
        <w:t>should</w:t>
      </w:r>
      <w:r w:rsidR="001C62CD" w:rsidRPr="0024633A">
        <w:rPr>
          <w:rFonts w:eastAsia="Times New Roman" w:cs="Tahoma"/>
          <w:color w:val="auto"/>
        </w:rPr>
        <w:t xml:space="preserve"> </w:t>
      </w:r>
      <w:r w:rsidR="00555E65" w:rsidRPr="0024633A">
        <w:rPr>
          <w:rFonts w:eastAsia="Times New Roman" w:cs="Tahoma"/>
          <w:color w:val="auto"/>
        </w:rPr>
        <w:t>use</w:t>
      </w:r>
      <w:r w:rsidR="001C62CD" w:rsidRPr="0024633A">
        <w:rPr>
          <w:rFonts w:eastAsia="Times New Roman" w:cs="Tahoma"/>
          <w:color w:val="auto"/>
        </w:rPr>
        <w:t xml:space="preserve"> the same registration number as the approved CF1R document, regardless of whether the CF1R is a performance or prescriptive document type.</w:t>
      </w:r>
    </w:p>
    <w:p w14:paraId="671210BA" w14:textId="4BEFEEE0" w:rsidR="00B220B9" w:rsidRPr="0024633A" w:rsidRDefault="00B220B9" w:rsidP="00984A23">
      <w:pPr>
        <w:pStyle w:val="ListParagraph"/>
        <w:spacing w:after="240"/>
        <w:contextualSpacing w:val="0"/>
        <w:rPr>
          <w:rFonts w:eastAsia="Times New Roman" w:cs="Tahoma"/>
          <w:color w:val="auto"/>
        </w:rPr>
      </w:pPr>
      <w:r w:rsidRPr="0024633A">
        <w:rPr>
          <w:rFonts w:eastAsia="Times New Roman" w:cs="Tahoma"/>
          <w:color w:val="auto"/>
        </w:rPr>
        <w:t>The registration numbering convention for the CF1R worksheets uses the same first 16 digits that are used in the parent CF1R registration number convention (</w:t>
      </w:r>
      <w:r w:rsidR="005C1E7F" w:rsidRPr="0024633A">
        <w:rPr>
          <w:rFonts w:eastAsia="Times New Roman" w:cs="Tahoma"/>
          <w:color w:val="auto"/>
        </w:rPr>
        <w:t xml:space="preserve">14 letter or number digits </w:t>
      </w:r>
      <w:r w:rsidR="0058239B" w:rsidRPr="0024633A">
        <w:rPr>
          <w:rFonts w:eastAsia="Times New Roman" w:cs="Tahoma"/>
          <w:color w:val="auto"/>
        </w:rPr>
        <w:t>plus 2</w:t>
      </w:r>
      <w:r w:rsidRPr="0024633A">
        <w:rPr>
          <w:rFonts w:eastAsia="Times New Roman" w:cs="Tahoma"/>
          <w:color w:val="auto"/>
        </w:rPr>
        <w:t xml:space="preserve"> delimiter</w:t>
      </w:r>
      <w:r w:rsidR="005C1E7F" w:rsidRPr="0024633A">
        <w:rPr>
          <w:rFonts w:eastAsia="Times New Roman" w:cs="Tahoma"/>
          <w:color w:val="auto"/>
        </w:rPr>
        <w:t xml:space="preserve"> digit</w:t>
      </w:r>
      <w:r w:rsidRPr="0024633A">
        <w:rPr>
          <w:rFonts w:eastAsia="Times New Roman" w:cs="Tahoma"/>
          <w:color w:val="auto"/>
        </w:rPr>
        <w:t xml:space="preserve">s). Additionally, for the worksheet documents the convention appends digits that describe each </w:t>
      </w:r>
      <w:r w:rsidR="00EB30B2" w:rsidRPr="0024633A">
        <w:rPr>
          <w:rFonts w:eastAsia="Times New Roman" w:cs="Tahoma"/>
          <w:color w:val="auto"/>
        </w:rPr>
        <w:t xml:space="preserve">specific </w:t>
      </w:r>
      <w:r w:rsidRPr="0024633A">
        <w:rPr>
          <w:rFonts w:eastAsia="Times New Roman" w:cs="Tahoma"/>
          <w:color w:val="auto"/>
        </w:rPr>
        <w:t xml:space="preserve">worksheet. There are no digits for CF2R or CF3R documents represented in a worksheet document registration number. </w:t>
      </w:r>
      <w:r w:rsidR="00DD6AB3" w:rsidRPr="0024633A">
        <w:rPr>
          <w:rFonts w:eastAsia="Times New Roman" w:cs="Tahoma"/>
          <w:color w:val="auto"/>
        </w:rPr>
        <w:t>S</w:t>
      </w:r>
      <w:r w:rsidRPr="0024633A">
        <w:rPr>
          <w:rFonts w:eastAsia="Times New Roman" w:cs="Tahoma"/>
          <w:color w:val="auto"/>
        </w:rPr>
        <w:t>ince the first 16 digits of the registration number will be the same</w:t>
      </w:r>
      <w:r w:rsidR="00DD6AB3" w:rsidRPr="0024633A">
        <w:rPr>
          <w:rFonts w:eastAsia="Times New Roman" w:cs="Tahoma"/>
          <w:color w:val="auto"/>
        </w:rPr>
        <w:t xml:space="preserve"> on </w:t>
      </w:r>
      <w:r w:rsidR="00EB30B2" w:rsidRPr="0024633A">
        <w:rPr>
          <w:rFonts w:eastAsia="Times New Roman" w:cs="Tahoma"/>
          <w:color w:val="auto"/>
        </w:rPr>
        <w:t xml:space="preserve">CF1R </w:t>
      </w:r>
      <w:r w:rsidR="00DD6AB3" w:rsidRPr="0024633A">
        <w:rPr>
          <w:rFonts w:eastAsia="Times New Roman" w:cs="Tahoma"/>
          <w:color w:val="auto"/>
        </w:rPr>
        <w:t xml:space="preserve">worksheet documents as </w:t>
      </w:r>
      <w:r w:rsidR="00A77A27" w:rsidRPr="0024633A">
        <w:rPr>
          <w:rFonts w:eastAsia="Times New Roman" w:cs="Tahoma"/>
          <w:color w:val="auto"/>
        </w:rPr>
        <w:t xml:space="preserve">well as </w:t>
      </w:r>
      <w:r w:rsidRPr="0024633A">
        <w:rPr>
          <w:rFonts w:eastAsia="Times New Roman" w:cs="Tahoma"/>
          <w:color w:val="auto"/>
        </w:rPr>
        <w:t>the CF2R and CF3R doc</w:t>
      </w:r>
      <w:r w:rsidR="00EB30B2" w:rsidRPr="0024633A">
        <w:rPr>
          <w:rFonts w:eastAsia="Times New Roman" w:cs="Tahoma"/>
          <w:color w:val="auto"/>
        </w:rPr>
        <w:t>ument</w:t>
      </w:r>
      <w:r w:rsidRPr="0024633A">
        <w:rPr>
          <w:rFonts w:eastAsia="Times New Roman" w:cs="Tahoma"/>
          <w:color w:val="auto"/>
        </w:rPr>
        <w:t xml:space="preserve">s, one unique </w:t>
      </w:r>
      <w:r w:rsidR="00DD6AB3" w:rsidRPr="0024633A">
        <w:rPr>
          <w:rFonts w:eastAsia="Times New Roman" w:cs="Tahoma"/>
          <w:color w:val="auto"/>
        </w:rPr>
        <w:t xml:space="preserve">"parent" </w:t>
      </w:r>
      <w:r w:rsidRPr="0024633A">
        <w:rPr>
          <w:rFonts w:eastAsia="Times New Roman" w:cs="Tahoma"/>
          <w:color w:val="auto"/>
        </w:rPr>
        <w:t xml:space="preserve">CF1R </w:t>
      </w:r>
      <w:r w:rsidR="00DD6AB3" w:rsidRPr="0024633A">
        <w:rPr>
          <w:rFonts w:eastAsia="Times New Roman" w:cs="Tahoma"/>
          <w:color w:val="auto"/>
        </w:rPr>
        <w:t xml:space="preserve">revision level and </w:t>
      </w:r>
      <w:r w:rsidRPr="0024633A">
        <w:rPr>
          <w:rFonts w:eastAsia="Times New Roman" w:cs="Tahoma"/>
          <w:color w:val="auto"/>
        </w:rPr>
        <w:t xml:space="preserve">registration </w:t>
      </w:r>
      <w:r w:rsidR="00DD6AB3" w:rsidRPr="0024633A">
        <w:rPr>
          <w:rFonts w:eastAsia="Times New Roman" w:cs="Tahoma"/>
          <w:color w:val="auto"/>
        </w:rPr>
        <w:t>number</w:t>
      </w:r>
      <w:r w:rsidRPr="0024633A">
        <w:rPr>
          <w:rFonts w:eastAsia="Times New Roman" w:cs="Tahoma"/>
          <w:color w:val="auto"/>
        </w:rPr>
        <w:t xml:space="preserve"> will </w:t>
      </w:r>
      <w:r w:rsidR="00B43DDB" w:rsidRPr="0024633A">
        <w:rPr>
          <w:rFonts w:eastAsia="Times New Roman" w:cs="Tahoma"/>
          <w:color w:val="auto"/>
        </w:rPr>
        <w:t xml:space="preserve">thus </w:t>
      </w:r>
      <w:r w:rsidRPr="0024633A">
        <w:rPr>
          <w:rFonts w:eastAsia="Times New Roman" w:cs="Tahoma"/>
          <w:color w:val="auto"/>
        </w:rPr>
        <w:t xml:space="preserve">be common to all </w:t>
      </w:r>
      <w:r w:rsidR="00A77A27" w:rsidRPr="0024633A">
        <w:rPr>
          <w:rFonts w:eastAsia="Times New Roman" w:cs="Tahoma"/>
          <w:color w:val="auto"/>
        </w:rPr>
        <w:t xml:space="preserve">compliance </w:t>
      </w:r>
      <w:r w:rsidRPr="0024633A">
        <w:rPr>
          <w:rFonts w:eastAsia="Times New Roman" w:cs="Tahoma"/>
          <w:color w:val="auto"/>
        </w:rPr>
        <w:t>documents for the approved plan.</w:t>
      </w:r>
    </w:p>
    <w:p w14:paraId="3B18922D" w14:textId="4BA865B9" w:rsidR="00A60B88" w:rsidRPr="0024633A" w:rsidRDefault="00A60B88" w:rsidP="00984A23">
      <w:pPr>
        <w:pStyle w:val="Heading4"/>
        <w:spacing w:after="240"/>
        <w:rPr>
          <w:rFonts w:ascii="Tahoma" w:hAnsi="Tahoma" w:cs="Tahoma"/>
          <w:b/>
        </w:rPr>
      </w:pPr>
      <w:bookmarkStart w:id="1704" w:name="_Toc96009526"/>
      <w:r w:rsidRPr="0024633A">
        <w:rPr>
          <w:rFonts w:ascii="Tahoma" w:hAnsi="Tahoma" w:cs="Tahoma"/>
          <w:b/>
        </w:rPr>
        <w:lastRenderedPageBreak/>
        <w:t xml:space="preserve">Prescriptive Additions and Alterations </w:t>
      </w:r>
      <w:r w:rsidR="006E6A58" w:rsidRPr="0024633A">
        <w:rPr>
          <w:rFonts w:ascii="Tahoma" w:hAnsi="Tahoma" w:cs="Tahoma"/>
          <w:b/>
        </w:rPr>
        <w:t xml:space="preserve">- </w:t>
      </w:r>
      <w:r w:rsidRPr="0024633A">
        <w:rPr>
          <w:rFonts w:ascii="Tahoma" w:hAnsi="Tahoma" w:cs="Tahoma"/>
          <w:b/>
        </w:rPr>
        <w:t>CF1R, CF2R, CF3R</w:t>
      </w:r>
      <w:ins w:id="1705" w:author="Armando Ramirez" w:date="2022-02-14T14:25:00Z">
        <w:r w:rsidR="008D5D4B">
          <w:rPr>
            <w:rFonts w:ascii="Tahoma" w:hAnsi="Tahoma" w:cs="Tahoma"/>
            <w:b/>
          </w:rPr>
          <w:t>,</w:t>
        </w:r>
      </w:ins>
      <w:r w:rsidRPr="0024633A">
        <w:rPr>
          <w:rFonts w:ascii="Tahoma" w:hAnsi="Tahoma" w:cs="Tahoma"/>
          <w:b/>
        </w:rPr>
        <w:t xml:space="preserve"> and NRCV Configurations</w:t>
      </w:r>
      <w:bookmarkEnd w:id="1704"/>
    </w:p>
    <w:p w14:paraId="38ACA3B0" w14:textId="7AB43A08" w:rsidR="00BF00C9" w:rsidRPr="0024633A" w:rsidRDefault="00A60B88" w:rsidP="00984A23">
      <w:pPr>
        <w:spacing w:after="240"/>
        <w:rPr>
          <w:rFonts w:cs="Tahoma"/>
        </w:rPr>
      </w:pPr>
      <w:r w:rsidRPr="0024633A">
        <w:rPr>
          <w:rFonts w:cs="Tahoma"/>
        </w:rPr>
        <w:t xml:space="preserve">When the project is a prescriptive addition </w:t>
      </w:r>
      <w:r w:rsidR="001700D1" w:rsidRPr="0024633A">
        <w:rPr>
          <w:rFonts w:cs="Tahoma"/>
        </w:rPr>
        <w:t xml:space="preserve">to an existing building </w:t>
      </w:r>
      <w:r w:rsidR="00897453" w:rsidRPr="0024633A">
        <w:rPr>
          <w:rFonts w:cs="Tahoma"/>
        </w:rPr>
        <w:t>that uses a CF1R-ADD-01</w:t>
      </w:r>
      <w:r w:rsidR="00515C14" w:rsidRPr="0024633A">
        <w:rPr>
          <w:rFonts w:cs="Tahoma"/>
        </w:rPr>
        <w:t>,</w:t>
      </w:r>
      <w:r w:rsidR="001700D1" w:rsidRPr="0024633A">
        <w:rPr>
          <w:rFonts w:cs="Tahoma"/>
        </w:rPr>
        <w:t xml:space="preserve"> </w:t>
      </w:r>
      <w:r w:rsidRPr="0024633A">
        <w:rPr>
          <w:rFonts w:cs="Tahoma"/>
        </w:rPr>
        <w:t xml:space="preserve">or </w:t>
      </w:r>
      <w:r w:rsidR="00897453" w:rsidRPr="0024633A">
        <w:rPr>
          <w:rFonts w:cs="Tahoma"/>
        </w:rPr>
        <w:t>a prescriptive alteration to an existing building that uses a</w:t>
      </w:r>
      <w:r w:rsidRPr="0024633A">
        <w:rPr>
          <w:rFonts w:cs="Tahoma"/>
        </w:rPr>
        <w:t xml:space="preserve"> CF1R-ALT-0</w:t>
      </w:r>
      <w:r w:rsidR="00B66688" w:rsidRPr="0024633A">
        <w:rPr>
          <w:rFonts w:cs="Tahoma"/>
        </w:rPr>
        <w:t>1, space conditioning system</w:t>
      </w:r>
      <w:r w:rsidR="006E4337" w:rsidRPr="0024633A">
        <w:rPr>
          <w:rFonts w:cs="Tahoma"/>
        </w:rPr>
        <w:t>(</w:t>
      </w:r>
      <w:r w:rsidR="00B66688" w:rsidRPr="0024633A">
        <w:rPr>
          <w:rFonts w:cs="Tahoma"/>
        </w:rPr>
        <w:t>s</w:t>
      </w:r>
      <w:r w:rsidR="006E4337" w:rsidRPr="0024633A">
        <w:rPr>
          <w:rFonts w:cs="Tahoma"/>
        </w:rPr>
        <w:t>)</w:t>
      </w:r>
      <w:r w:rsidR="00BD7924" w:rsidRPr="0024633A">
        <w:rPr>
          <w:rFonts w:cs="Tahoma"/>
        </w:rPr>
        <w:t xml:space="preserve"> compliance</w:t>
      </w:r>
      <w:r w:rsidR="00B66688" w:rsidRPr="0024633A">
        <w:rPr>
          <w:rFonts w:cs="Tahoma"/>
        </w:rPr>
        <w:t xml:space="preserve"> </w:t>
      </w:r>
      <w:r w:rsidR="00BF00C9" w:rsidRPr="0024633A">
        <w:rPr>
          <w:rFonts w:cs="Tahoma"/>
        </w:rPr>
        <w:t xml:space="preserve">in the building </w:t>
      </w:r>
      <w:r w:rsidR="00B66688" w:rsidRPr="0024633A">
        <w:rPr>
          <w:rFonts w:cs="Tahoma"/>
        </w:rPr>
        <w:t xml:space="preserve">are documented using </w:t>
      </w:r>
      <w:r w:rsidR="00BD7924" w:rsidRPr="0024633A">
        <w:rPr>
          <w:rFonts w:cs="Tahoma"/>
        </w:rPr>
        <w:t>the</w:t>
      </w:r>
      <w:r w:rsidR="00B66688" w:rsidRPr="0024633A">
        <w:rPr>
          <w:rFonts w:cs="Tahoma"/>
        </w:rPr>
        <w:t xml:space="preserve"> CF1R-ALT-02</w:t>
      </w:r>
      <w:r w:rsidR="00BF00C9" w:rsidRPr="0024633A">
        <w:rPr>
          <w:rFonts w:cs="Tahoma"/>
        </w:rPr>
        <w:t>. The CF1R-ALT-01</w:t>
      </w:r>
      <w:ins w:id="1706" w:author="Author">
        <w:r w:rsidR="00801B5C">
          <w:rPr>
            <w:rFonts w:cs="Tahoma"/>
          </w:rPr>
          <w:t>,</w:t>
        </w:r>
        <w:r w:rsidR="004D5C45">
          <w:rPr>
            <w:rFonts w:cs="Tahoma"/>
          </w:rPr>
          <w:t xml:space="preserve"> </w:t>
        </w:r>
      </w:ins>
      <w:del w:id="1707" w:author="Author">
        <w:r w:rsidR="00BF00C9" w:rsidRPr="0024633A" w:rsidDel="00801B5C">
          <w:rPr>
            <w:rFonts w:cs="Tahoma"/>
          </w:rPr>
          <w:delText xml:space="preserve"> and </w:delText>
        </w:r>
      </w:del>
      <w:r w:rsidR="00BF00C9" w:rsidRPr="0024633A">
        <w:rPr>
          <w:rFonts w:cs="Tahoma"/>
        </w:rPr>
        <w:t>CF1R-ADD-01</w:t>
      </w:r>
      <w:ins w:id="1708" w:author="Author">
        <w:r w:rsidR="00801B5C">
          <w:rPr>
            <w:rFonts w:cs="Tahoma"/>
          </w:rPr>
          <w:t>, and CF1R-ALT-02</w:t>
        </w:r>
      </w:ins>
      <w:r w:rsidR="00BF00C9" w:rsidRPr="0024633A">
        <w:rPr>
          <w:rFonts w:cs="Tahoma"/>
        </w:rPr>
        <w:t xml:space="preserve"> </w:t>
      </w:r>
      <w:ins w:id="1709" w:author="Author">
        <w:r w:rsidR="004D5C45">
          <w:rPr>
            <w:rFonts w:cs="Tahoma"/>
          </w:rPr>
          <w:t>will</w:t>
        </w:r>
      </w:ins>
      <w:del w:id="1710" w:author="Author">
        <w:r w:rsidR="00BF00C9" w:rsidRPr="0024633A" w:rsidDel="004D5C45">
          <w:rPr>
            <w:rFonts w:cs="Tahoma"/>
          </w:rPr>
          <w:delText>may</w:delText>
        </w:r>
      </w:del>
      <w:r w:rsidR="00BF00C9" w:rsidRPr="0024633A">
        <w:rPr>
          <w:rFonts w:cs="Tahoma"/>
        </w:rPr>
        <w:t xml:space="preserve"> be used for single family dwellings</w:t>
      </w:r>
      <w:del w:id="1711" w:author="Author">
        <w:r w:rsidR="00BF00C9" w:rsidRPr="0024633A" w:rsidDel="00EC100A">
          <w:rPr>
            <w:rFonts w:cs="Tahoma"/>
          </w:rPr>
          <w:delText xml:space="preserve"> or for </w:delText>
        </w:r>
        <w:r w:rsidR="00BF00C9" w:rsidRPr="00801B5C" w:rsidDel="00EC100A">
          <w:rPr>
            <w:rFonts w:cs="Tahoma"/>
          </w:rPr>
          <w:delText>multifamily dwellings</w:delText>
        </w:r>
      </w:del>
      <w:r w:rsidR="00BD7924" w:rsidRPr="00801B5C">
        <w:rPr>
          <w:rFonts w:cs="Tahoma"/>
        </w:rPr>
        <w:t xml:space="preserve">. </w:t>
      </w:r>
      <w:del w:id="1712" w:author="Author">
        <w:r w:rsidR="00BD7924" w:rsidRPr="00801B5C" w:rsidDel="00801B5C">
          <w:rPr>
            <w:rFonts w:cs="Tahoma"/>
          </w:rPr>
          <w:delText xml:space="preserve">The CF1R-ALT-02 </w:delText>
        </w:r>
        <w:r w:rsidR="006E4337" w:rsidRPr="00801B5C" w:rsidDel="00801B5C">
          <w:rPr>
            <w:rFonts w:cs="Tahoma"/>
          </w:rPr>
          <w:delText>may be used for</w:delText>
        </w:r>
        <w:r w:rsidR="00BD7924" w:rsidRPr="00801B5C" w:rsidDel="00801B5C">
          <w:rPr>
            <w:rFonts w:cs="Tahoma"/>
          </w:rPr>
          <w:delText xml:space="preserve"> only one dwelling unit. </w:delText>
        </w:r>
        <w:r w:rsidR="006E4337" w:rsidRPr="00801B5C" w:rsidDel="00EC100A">
          <w:rPr>
            <w:rFonts w:cs="Tahoma"/>
          </w:rPr>
          <w:delText>For</w:delText>
        </w:r>
        <w:r w:rsidR="00BD7924" w:rsidRPr="00801B5C" w:rsidDel="00EC100A">
          <w:rPr>
            <w:rFonts w:cs="Tahoma"/>
          </w:rPr>
          <w:delText xml:space="preserve"> alterations in a multifamily building</w:delText>
        </w:r>
        <w:r w:rsidR="00BD7924" w:rsidRPr="0024633A" w:rsidDel="00EC100A">
          <w:rPr>
            <w:rFonts w:cs="Tahoma"/>
          </w:rPr>
          <w:delText xml:space="preserve"> one CF1R-ALT-02 is required for each dwelling unit in the multifamily building that contains </w:delText>
        </w:r>
        <w:r w:rsidR="006E4337" w:rsidRPr="0024633A" w:rsidDel="00EC100A">
          <w:rPr>
            <w:rFonts w:cs="Tahoma"/>
          </w:rPr>
          <w:delText xml:space="preserve">an </w:delText>
        </w:r>
        <w:r w:rsidR="00BD7924" w:rsidRPr="0024633A" w:rsidDel="00EC100A">
          <w:rPr>
            <w:rFonts w:cs="Tahoma"/>
          </w:rPr>
          <w:delText>altered space conditioning system</w:delText>
        </w:r>
        <w:r w:rsidR="006E4337" w:rsidRPr="0024633A" w:rsidDel="00EC100A">
          <w:rPr>
            <w:rFonts w:cs="Tahoma"/>
          </w:rPr>
          <w:delText>(</w:delText>
        </w:r>
        <w:r w:rsidR="00BD7924" w:rsidRPr="0024633A" w:rsidDel="00EC100A">
          <w:rPr>
            <w:rFonts w:cs="Tahoma"/>
          </w:rPr>
          <w:delText>s</w:delText>
        </w:r>
        <w:r w:rsidR="006E4337" w:rsidRPr="0024633A" w:rsidDel="00EC100A">
          <w:rPr>
            <w:rFonts w:cs="Tahoma"/>
          </w:rPr>
          <w:delText>)</w:delText>
        </w:r>
        <w:r w:rsidR="00BD7924" w:rsidRPr="0024633A" w:rsidDel="00EC100A">
          <w:rPr>
            <w:rFonts w:cs="Tahoma"/>
          </w:rPr>
          <w:delText>.</w:delText>
        </w:r>
      </w:del>
    </w:p>
    <w:p w14:paraId="52105A86" w14:textId="64ADE600" w:rsidR="00A60B88" w:rsidRDefault="006E4337" w:rsidP="00984A23">
      <w:pPr>
        <w:spacing w:after="240"/>
        <w:rPr>
          <w:rFonts w:cs="Tahoma"/>
        </w:rPr>
      </w:pPr>
      <w:r w:rsidRPr="0024633A">
        <w:rPr>
          <w:rFonts w:cs="Tahoma"/>
        </w:rPr>
        <w:t>The</w:t>
      </w:r>
      <w:r w:rsidR="00BD7924" w:rsidRPr="0024633A">
        <w:rPr>
          <w:rFonts w:cs="Tahoma"/>
        </w:rPr>
        <w:t xml:space="preserve"> </w:t>
      </w:r>
      <w:r w:rsidR="00B66688" w:rsidRPr="0024633A">
        <w:rPr>
          <w:rFonts w:cs="Tahoma"/>
        </w:rPr>
        <w:t>relationship between the</w:t>
      </w:r>
      <w:r w:rsidR="00240848" w:rsidRPr="0024633A">
        <w:rPr>
          <w:rFonts w:cs="Tahoma"/>
        </w:rPr>
        <w:t xml:space="preserve"> </w:t>
      </w:r>
      <w:r w:rsidR="006E6A58" w:rsidRPr="0024633A">
        <w:rPr>
          <w:rFonts w:cs="Tahoma"/>
        </w:rPr>
        <w:t xml:space="preserve">"parent" </w:t>
      </w:r>
      <w:r w:rsidR="004B77C4" w:rsidRPr="0024633A">
        <w:rPr>
          <w:rFonts w:cs="Tahoma"/>
        </w:rPr>
        <w:t>CF1R-</w:t>
      </w:r>
      <w:r w:rsidR="00240848" w:rsidRPr="0024633A">
        <w:rPr>
          <w:rFonts w:cs="Tahoma"/>
        </w:rPr>
        <w:t xml:space="preserve">ALT-01 and </w:t>
      </w:r>
      <w:r w:rsidR="006E6A58" w:rsidRPr="0024633A">
        <w:rPr>
          <w:rFonts w:cs="Tahoma"/>
        </w:rPr>
        <w:t xml:space="preserve">"child" </w:t>
      </w:r>
      <w:r w:rsidR="004B77C4" w:rsidRPr="0024633A">
        <w:rPr>
          <w:rFonts w:cs="Tahoma"/>
        </w:rPr>
        <w:t>CF1R-</w:t>
      </w:r>
      <w:r w:rsidR="00240848" w:rsidRPr="0024633A">
        <w:rPr>
          <w:rFonts w:cs="Tahoma"/>
        </w:rPr>
        <w:t xml:space="preserve">ALT-02 (or </w:t>
      </w:r>
      <w:r w:rsidR="006E6A58" w:rsidRPr="0024633A">
        <w:rPr>
          <w:rFonts w:cs="Tahoma"/>
        </w:rPr>
        <w:t xml:space="preserve">the "parent" </w:t>
      </w:r>
      <w:r w:rsidR="004B77C4" w:rsidRPr="0024633A">
        <w:rPr>
          <w:rFonts w:cs="Tahoma"/>
        </w:rPr>
        <w:t>CF1R-</w:t>
      </w:r>
      <w:r w:rsidR="00240848" w:rsidRPr="0024633A">
        <w:rPr>
          <w:rFonts w:cs="Tahoma"/>
        </w:rPr>
        <w:t xml:space="preserve">ADD-01 and </w:t>
      </w:r>
      <w:r w:rsidR="006E6A58" w:rsidRPr="0024633A">
        <w:rPr>
          <w:rFonts w:cs="Tahoma"/>
        </w:rPr>
        <w:t>"child"</w:t>
      </w:r>
      <w:r w:rsidR="004B77C4" w:rsidRPr="0024633A">
        <w:rPr>
          <w:rFonts w:cs="Tahoma"/>
        </w:rPr>
        <w:t>CF1R-</w:t>
      </w:r>
      <w:r w:rsidR="00240848" w:rsidRPr="0024633A">
        <w:rPr>
          <w:rFonts w:cs="Tahoma"/>
        </w:rPr>
        <w:t>ALT-02)</w:t>
      </w:r>
      <w:r w:rsidR="0082458D" w:rsidRPr="0024633A">
        <w:rPr>
          <w:rFonts w:cs="Tahoma"/>
        </w:rPr>
        <w:t xml:space="preserve"> is represented </w:t>
      </w:r>
      <w:r w:rsidRPr="0024633A">
        <w:rPr>
          <w:rFonts w:cs="Tahoma"/>
        </w:rPr>
        <w:t xml:space="preserve">by </w:t>
      </w:r>
      <w:r w:rsidR="0082458D" w:rsidRPr="0024633A">
        <w:rPr>
          <w:rFonts w:cs="Tahoma"/>
        </w:rPr>
        <w:t xml:space="preserve">using the same </w:t>
      </w:r>
      <w:r w:rsidR="00240848" w:rsidRPr="0024633A">
        <w:rPr>
          <w:rFonts w:cs="Tahoma"/>
        </w:rPr>
        <w:t xml:space="preserve">numbering convention </w:t>
      </w:r>
      <w:r w:rsidR="006C5090" w:rsidRPr="0024633A">
        <w:rPr>
          <w:rFonts w:cs="Tahoma"/>
        </w:rPr>
        <w:t xml:space="preserve">layout </w:t>
      </w:r>
      <w:r w:rsidR="00BF00C9" w:rsidRPr="0024633A">
        <w:rPr>
          <w:rFonts w:cs="Tahoma"/>
        </w:rPr>
        <w:t xml:space="preserve">for the CF1R-ALT-02 </w:t>
      </w:r>
      <w:r w:rsidR="00240848" w:rsidRPr="0024633A">
        <w:rPr>
          <w:rFonts w:cs="Tahoma"/>
        </w:rPr>
        <w:t xml:space="preserve">as </w:t>
      </w:r>
      <w:r w:rsidR="006C5090" w:rsidRPr="0024633A">
        <w:rPr>
          <w:rFonts w:cs="Tahoma"/>
        </w:rPr>
        <w:t xml:space="preserve">is </w:t>
      </w:r>
      <w:r w:rsidR="00240848" w:rsidRPr="0024633A">
        <w:rPr>
          <w:rFonts w:cs="Tahoma"/>
        </w:rPr>
        <w:t>used for CF1R worksheet documents</w:t>
      </w:r>
      <w:r w:rsidR="006C5090" w:rsidRPr="0024633A">
        <w:rPr>
          <w:rFonts w:cs="Tahoma"/>
        </w:rPr>
        <w:t xml:space="preserve"> (shown in Figure 3-1)</w:t>
      </w:r>
      <w:r w:rsidR="004B77C4" w:rsidRPr="0024633A">
        <w:rPr>
          <w:rFonts w:cs="Tahoma"/>
        </w:rPr>
        <w:t>,</w:t>
      </w:r>
      <w:r w:rsidR="00515C14" w:rsidRPr="0024633A">
        <w:rPr>
          <w:rFonts w:cs="Tahoma"/>
        </w:rPr>
        <w:t xml:space="preserve"> </w:t>
      </w:r>
      <w:r w:rsidR="0082458D" w:rsidRPr="0024633A">
        <w:rPr>
          <w:rFonts w:cs="Tahoma"/>
        </w:rPr>
        <w:t xml:space="preserve">but with </w:t>
      </w:r>
      <w:r w:rsidR="004275A3" w:rsidRPr="0024633A">
        <w:rPr>
          <w:rFonts w:cs="Tahoma"/>
        </w:rPr>
        <w:t>the</w:t>
      </w:r>
      <w:r w:rsidR="00D45AC4" w:rsidRPr="0024633A">
        <w:rPr>
          <w:rFonts w:cs="Tahoma"/>
        </w:rPr>
        <w:t xml:space="preserve"> further</w:t>
      </w:r>
      <w:r w:rsidR="0082458D" w:rsidRPr="0024633A">
        <w:rPr>
          <w:rFonts w:cs="Tahoma"/>
        </w:rPr>
        <w:t xml:space="preserve"> requirement </w:t>
      </w:r>
      <w:r w:rsidR="006E6A58" w:rsidRPr="0024633A">
        <w:rPr>
          <w:rFonts w:cs="Tahoma"/>
        </w:rPr>
        <w:t>that</w:t>
      </w:r>
      <w:r w:rsidR="0082458D" w:rsidRPr="0024633A">
        <w:rPr>
          <w:rFonts w:cs="Tahoma"/>
        </w:rPr>
        <w:t xml:space="preserve"> </w:t>
      </w:r>
      <w:r w:rsidR="00D45AC4" w:rsidRPr="0024633A">
        <w:rPr>
          <w:rFonts w:cs="Tahoma"/>
        </w:rPr>
        <w:t xml:space="preserve">a </w:t>
      </w:r>
      <w:r w:rsidR="006C5090" w:rsidRPr="0024633A">
        <w:rPr>
          <w:rFonts w:cs="Tahoma"/>
        </w:rPr>
        <w:t>unique</w:t>
      </w:r>
      <w:r w:rsidR="0082458D" w:rsidRPr="0024633A">
        <w:rPr>
          <w:rFonts w:cs="Tahoma"/>
        </w:rPr>
        <w:t xml:space="preserve"> dwelling unit </w:t>
      </w:r>
      <w:r w:rsidR="00D45AC4" w:rsidRPr="0024633A">
        <w:rPr>
          <w:rFonts w:cs="Tahoma"/>
        </w:rPr>
        <w:t xml:space="preserve">identification number must </w:t>
      </w:r>
      <w:r w:rsidR="0082458D" w:rsidRPr="0024633A">
        <w:rPr>
          <w:rFonts w:cs="Tahoma"/>
        </w:rPr>
        <w:t>be</w:t>
      </w:r>
      <w:r w:rsidR="006E6A58" w:rsidRPr="0024633A">
        <w:rPr>
          <w:rFonts w:cs="Tahoma"/>
        </w:rPr>
        <w:t xml:space="preserve"> constrained to be</w:t>
      </w:r>
      <w:r w:rsidR="0082458D" w:rsidRPr="0024633A">
        <w:rPr>
          <w:rFonts w:cs="Tahoma"/>
        </w:rPr>
        <w:t xml:space="preserve"> the same </w:t>
      </w:r>
      <w:r w:rsidR="00D45AC4" w:rsidRPr="0024633A">
        <w:rPr>
          <w:rFonts w:cs="Tahoma"/>
        </w:rPr>
        <w:t>on</w:t>
      </w:r>
      <w:r w:rsidR="0082458D" w:rsidRPr="0024633A">
        <w:rPr>
          <w:rFonts w:cs="Tahoma"/>
        </w:rPr>
        <w:t xml:space="preserve"> </w:t>
      </w:r>
      <w:r w:rsidR="00D45AC4" w:rsidRPr="0024633A">
        <w:rPr>
          <w:rFonts w:cs="Tahoma"/>
        </w:rPr>
        <w:t xml:space="preserve">the </w:t>
      </w:r>
      <w:r w:rsidR="006C5090" w:rsidRPr="0024633A">
        <w:rPr>
          <w:rFonts w:cs="Tahoma"/>
        </w:rPr>
        <w:t>"parent" CF1R</w:t>
      </w:r>
      <w:r w:rsidR="0036722D" w:rsidRPr="0024633A">
        <w:rPr>
          <w:rFonts w:cs="Tahoma"/>
        </w:rPr>
        <w:t xml:space="preserve"> (see fields 21, 22, 23 in figure 3-2</w:t>
      </w:r>
      <w:ins w:id="1713" w:author="Haider Alhabibi" w:date="2022-03-01T15:23:00Z">
        <w:r w:rsidR="00965317">
          <w:rPr>
            <w:rFonts w:cs="Tahoma"/>
          </w:rPr>
          <w:t>a</w:t>
        </w:r>
      </w:ins>
      <w:r w:rsidR="0036722D" w:rsidRPr="0024633A">
        <w:rPr>
          <w:rFonts w:cs="Tahoma"/>
        </w:rPr>
        <w:t>)</w:t>
      </w:r>
      <w:r w:rsidR="006C5090" w:rsidRPr="0024633A">
        <w:rPr>
          <w:rFonts w:cs="Tahoma"/>
        </w:rPr>
        <w:t>,</w:t>
      </w:r>
      <w:r w:rsidR="004B77C4" w:rsidRPr="0024633A">
        <w:rPr>
          <w:rFonts w:cs="Tahoma"/>
        </w:rPr>
        <w:t xml:space="preserve"> </w:t>
      </w:r>
      <w:r w:rsidR="006C5090" w:rsidRPr="0024633A">
        <w:rPr>
          <w:rFonts w:cs="Tahoma"/>
        </w:rPr>
        <w:t xml:space="preserve">the "child" dwelling unit </w:t>
      </w:r>
      <w:r w:rsidR="004B77C4" w:rsidRPr="0024633A">
        <w:rPr>
          <w:rFonts w:cs="Tahoma"/>
        </w:rPr>
        <w:t>CF1R</w:t>
      </w:r>
      <w:r w:rsidR="0082458D" w:rsidRPr="0024633A">
        <w:rPr>
          <w:rFonts w:cs="Tahoma"/>
        </w:rPr>
        <w:t>-ALT-02</w:t>
      </w:r>
      <w:r w:rsidR="0036722D" w:rsidRPr="0024633A">
        <w:rPr>
          <w:rFonts w:cs="Tahoma"/>
        </w:rPr>
        <w:t xml:space="preserve"> (see fields 20, 21, 22 in Figure 3-1)</w:t>
      </w:r>
      <w:r w:rsidR="00BF00C9" w:rsidRPr="0024633A">
        <w:rPr>
          <w:rFonts w:cs="Tahoma"/>
        </w:rPr>
        <w:t>,</w:t>
      </w:r>
      <w:r w:rsidR="0082458D" w:rsidRPr="0024633A">
        <w:rPr>
          <w:rFonts w:cs="Tahoma"/>
        </w:rPr>
        <w:t xml:space="preserve"> </w:t>
      </w:r>
      <w:r w:rsidR="00D45AC4" w:rsidRPr="0024633A">
        <w:rPr>
          <w:rFonts w:cs="Tahoma"/>
        </w:rPr>
        <w:t xml:space="preserve">and </w:t>
      </w:r>
      <w:r w:rsidR="00BF00C9" w:rsidRPr="0024633A">
        <w:rPr>
          <w:rFonts w:cs="Tahoma"/>
        </w:rPr>
        <w:t xml:space="preserve">also </w:t>
      </w:r>
      <w:r w:rsidRPr="0024633A">
        <w:rPr>
          <w:rFonts w:cs="Tahoma"/>
        </w:rPr>
        <w:t>on</w:t>
      </w:r>
      <w:r w:rsidR="00BF00C9" w:rsidRPr="0024633A">
        <w:rPr>
          <w:rFonts w:cs="Tahoma"/>
        </w:rPr>
        <w:t xml:space="preserve"> </w:t>
      </w:r>
      <w:r w:rsidR="00D45AC4" w:rsidRPr="0024633A">
        <w:rPr>
          <w:rFonts w:cs="Tahoma"/>
        </w:rPr>
        <w:t xml:space="preserve">the CF2R and CF3R </w:t>
      </w:r>
      <w:r w:rsidR="006C5090" w:rsidRPr="0024633A">
        <w:rPr>
          <w:rFonts w:cs="Tahoma"/>
        </w:rPr>
        <w:t>"</w:t>
      </w:r>
      <w:r w:rsidR="00D45AC4" w:rsidRPr="0024633A">
        <w:rPr>
          <w:rFonts w:cs="Tahoma"/>
        </w:rPr>
        <w:t>child</w:t>
      </w:r>
      <w:r w:rsidR="00AB675D" w:rsidRPr="0024633A">
        <w:rPr>
          <w:rFonts w:cs="Tahoma"/>
        </w:rPr>
        <w:t>ren</w:t>
      </w:r>
      <w:r w:rsidR="006C5090" w:rsidRPr="0024633A">
        <w:rPr>
          <w:rFonts w:cs="Tahoma"/>
        </w:rPr>
        <w:t>"</w:t>
      </w:r>
      <w:r w:rsidR="00AB675D" w:rsidRPr="0024633A">
        <w:rPr>
          <w:rFonts w:cs="Tahoma"/>
        </w:rPr>
        <w:t xml:space="preserve"> of </w:t>
      </w:r>
      <w:r w:rsidRPr="0024633A">
        <w:rPr>
          <w:rFonts w:cs="Tahoma"/>
        </w:rPr>
        <w:t>each</w:t>
      </w:r>
      <w:r w:rsidR="00AB675D" w:rsidRPr="0024633A">
        <w:rPr>
          <w:rFonts w:cs="Tahoma"/>
        </w:rPr>
        <w:t xml:space="preserve"> dwelling</w:t>
      </w:r>
      <w:r w:rsidR="00BF00C9" w:rsidRPr="0024633A">
        <w:rPr>
          <w:rFonts w:cs="Tahoma"/>
        </w:rPr>
        <w:t xml:space="preserve"> unit</w:t>
      </w:r>
      <w:r w:rsidR="00AB675D" w:rsidRPr="0024633A">
        <w:rPr>
          <w:rFonts w:cs="Tahoma"/>
        </w:rPr>
        <w:t xml:space="preserve"> </w:t>
      </w:r>
      <w:r w:rsidR="00BF00C9" w:rsidRPr="0024633A">
        <w:rPr>
          <w:rFonts w:cs="Tahoma"/>
        </w:rPr>
        <w:t>CF1R</w:t>
      </w:r>
      <w:r w:rsidR="00AB675D" w:rsidRPr="0024633A">
        <w:rPr>
          <w:rFonts w:cs="Tahoma"/>
        </w:rPr>
        <w:t>-ALT-02.  Refer to</w:t>
      </w:r>
      <w:r w:rsidR="009A3AA3" w:rsidRPr="0024633A">
        <w:rPr>
          <w:rFonts w:cs="Tahoma"/>
        </w:rPr>
        <w:t xml:space="preserve"> </w:t>
      </w:r>
      <w:r w:rsidR="00AB675D" w:rsidRPr="0024633A">
        <w:rPr>
          <w:rFonts w:cs="Tahoma"/>
        </w:rPr>
        <w:t>Note 1 (Figure 3-1) and Note 4 (Figure 3-2</w:t>
      </w:r>
      <w:ins w:id="1714" w:author="Haider Alhabibi" w:date="2022-03-01T15:25:00Z">
        <w:r w:rsidR="00A324DD">
          <w:rPr>
            <w:rFonts w:cs="Tahoma"/>
          </w:rPr>
          <w:t>a</w:t>
        </w:r>
      </w:ins>
      <w:r w:rsidR="00AB675D" w:rsidRPr="0024633A">
        <w:rPr>
          <w:rFonts w:cs="Tahoma"/>
        </w:rPr>
        <w:t>)</w:t>
      </w:r>
      <w:r w:rsidR="009A3AA3" w:rsidRPr="0024633A">
        <w:rPr>
          <w:rFonts w:cs="Tahoma"/>
        </w:rPr>
        <w:t xml:space="preserve"> below</w:t>
      </w:r>
      <w:r w:rsidR="006C5090" w:rsidRPr="0024633A">
        <w:rPr>
          <w:rFonts w:cs="Tahoma"/>
        </w:rPr>
        <w:t xml:space="preserve"> for additional explanation of this numbering convention</w:t>
      </w:r>
      <w:r w:rsidR="00AB675D" w:rsidRPr="0024633A">
        <w:rPr>
          <w:rFonts w:cs="Tahoma"/>
        </w:rPr>
        <w:t>.</w:t>
      </w:r>
    </w:p>
    <w:p w14:paraId="7F024606" w14:textId="15453FA1" w:rsidR="00911398" w:rsidRDefault="00911398" w:rsidP="00984A23">
      <w:pPr>
        <w:spacing w:after="240"/>
        <w:rPr>
          <w:rFonts w:cs="Tahoma"/>
        </w:rPr>
      </w:pPr>
    </w:p>
    <w:p w14:paraId="1CA6C940" w14:textId="458353D9" w:rsidR="00911398" w:rsidRDefault="00911398" w:rsidP="00984A23">
      <w:pPr>
        <w:spacing w:after="240"/>
        <w:rPr>
          <w:rFonts w:cs="Tahoma"/>
        </w:rPr>
      </w:pPr>
    </w:p>
    <w:p w14:paraId="5A347D21" w14:textId="2AB137E7" w:rsidR="00911398" w:rsidRDefault="00911398" w:rsidP="00984A23">
      <w:pPr>
        <w:spacing w:after="240"/>
        <w:rPr>
          <w:rFonts w:cs="Tahoma"/>
        </w:rPr>
      </w:pPr>
    </w:p>
    <w:p w14:paraId="6BBA5562" w14:textId="666A80D8" w:rsidR="00911398" w:rsidRDefault="00911398" w:rsidP="00984A23">
      <w:pPr>
        <w:spacing w:after="240"/>
        <w:rPr>
          <w:rFonts w:cs="Tahoma"/>
        </w:rPr>
      </w:pPr>
    </w:p>
    <w:p w14:paraId="1EDDBC35" w14:textId="3B89F9A6" w:rsidR="00911398" w:rsidRDefault="00911398" w:rsidP="00984A23">
      <w:pPr>
        <w:spacing w:after="240"/>
        <w:rPr>
          <w:rFonts w:cs="Tahoma"/>
        </w:rPr>
      </w:pPr>
    </w:p>
    <w:p w14:paraId="71AF22D7" w14:textId="77777777" w:rsidR="00937950" w:rsidRDefault="00937950" w:rsidP="00937950">
      <w:pPr>
        <w:pStyle w:val="FigureTitleStyle"/>
        <w:rPr>
          <w:rFonts w:eastAsia="Times New Roman" w:cs="Tahoma"/>
          <w:color w:val="auto"/>
        </w:rPr>
      </w:pPr>
      <w:r w:rsidRPr="0024633A">
        <w:rPr>
          <w:rFonts w:ascii="Tahoma" w:hAnsi="Tahoma" w:cs="Tahoma"/>
          <w:sz w:val="24"/>
        </w:rPr>
        <w:t>Figure</w:t>
      </w:r>
      <w:r>
        <w:rPr>
          <w:rFonts w:ascii="Tahoma" w:hAnsi="Tahoma" w:cs="Tahoma"/>
          <w:sz w:val="24"/>
        </w:rPr>
        <w:t xml:space="preserve"> 3-</w:t>
      </w:r>
      <w:r w:rsidRPr="0024633A">
        <w:rPr>
          <w:rFonts w:ascii="Tahoma" w:hAnsi="Tahoma" w:cs="Tahoma"/>
          <w:sz w:val="24"/>
        </w:rPr>
        <w:t>1. Numbering Convention for CF1R Worksheets</w:t>
      </w:r>
    </w:p>
    <w:p w14:paraId="740E0769" w14:textId="77777777" w:rsidR="00437B0B" w:rsidRDefault="00437B0B" w:rsidP="00437B0B">
      <w:pPr>
        <w:pStyle w:val="ListParagraph"/>
        <w:rPr>
          <w:ins w:id="1715" w:author="Haider Alhabibi" w:date="2022-02-09T12:30:00Z"/>
          <w:rFonts w:eastAsia="Times New Roman" w:cs="Tahoma"/>
          <w:color w:val="auto"/>
        </w:rPr>
      </w:pPr>
    </w:p>
    <w:p w14:paraId="373B1837" w14:textId="5E199B35" w:rsidR="00911398" w:rsidRDefault="00437B0B" w:rsidP="00437B0B">
      <w:pPr>
        <w:pStyle w:val="ListParagraph"/>
        <w:jc w:val="center"/>
        <w:rPr>
          <w:rFonts w:cs="Tahoma"/>
        </w:rPr>
      </w:pPr>
      <w:ins w:id="1716" w:author="Haider Alhabibi" w:date="2022-02-17T12:56:00Z">
        <w:r w:rsidRPr="00C6502C">
          <w:rPr>
            <w:rFonts w:eastAsia="Times New Roman" w:cs="Tahoma"/>
            <w:color w:val="auto"/>
          </w:rPr>
          <w:lastRenderedPageBreak/>
          <w:t xml:space="preserve">  </w:t>
        </w:r>
      </w:ins>
      <w:r w:rsidR="00DE31A6">
        <w:rPr>
          <w:rFonts w:cs="Tahoma"/>
          <w:noProof/>
        </w:rPr>
        <w:drawing>
          <wp:inline distT="0" distB="0" distL="0" distR="0" wp14:anchorId="42DA09F9" wp14:editId="0AE50E76">
            <wp:extent cx="5712460" cy="624268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2460" cy="6242685"/>
                    </a:xfrm>
                    <a:prstGeom prst="rect">
                      <a:avLst/>
                    </a:prstGeom>
                    <a:noFill/>
                  </pic:spPr>
                </pic:pic>
              </a:graphicData>
            </a:graphic>
          </wp:inline>
        </w:drawing>
      </w:r>
    </w:p>
    <w:p w14:paraId="7A8B4F61" w14:textId="4D71315A" w:rsidR="00911398" w:rsidRDefault="00911398" w:rsidP="00984A23">
      <w:pPr>
        <w:spacing w:after="240"/>
        <w:rPr>
          <w:rFonts w:cs="Tahoma"/>
        </w:rPr>
      </w:pPr>
    </w:p>
    <w:p w14:paraId="0A7F1FF1" w14:textId="65B9C7D9" w:rsidR="00911398" w:rsidRDefault="00911398" w:rsidP="00984A23">
      <w:pPr>
        <w:spacing w:after="240"/>
        <w:rPr>
          <w:rFonts w:cs="Tahoma"/>
        </w:rPr>
      </w:pPr>
    </w:p>
    <w:p w14:paraId="2334B5D0" w14:textId="77777777" w:rsidR="00911398" w:rsidRDefault="00911398" w:rsidP="00984A23">
      <w:pPr>
        <w:spacing w:after="240"/>
        <w:rPr>
          <w:rFonts w:cs="Tahoma"/>
        </w:rPr>
      </w:pPr>
    </w:p>
    <w:p w14:paraId="73E6BDB0" w14:textId="7607EB8A" w:rsidR="00911398" w:rsidRDefault="00911398" w:rsidP="00984A23">
      <w:pPr>
        <w:spacing w:after="240"/>
        <w:rPr>
          <w:rFonts w:cs="Tahoma"/>
        </w:rPr>
      </w:pPr>
    </w:p>
    <w:p w14:paraId="3D16DB44" w14:textId="61838A5F" w:rsidR="00905D4C" w:rsidRPr="0024633A" w:rsidDel="0027121B" w:rsidRDefault="00BD1ABC" w:rsidP="00911398">
      <w:pPr>
        <w:pStyle w:val="FigureTitleStyle"/>
        <w:rPr>
          <w:del w:id="1717" w:author="Armando Ramirez" w:date="2022-02-07T20:57:00Z"/>
          <w:rFonts w:eastAsia="Times New Roman" w:cs="Tahoma"/>
          <w:color w:val="auto"/>
        </w:rPr>
      </w:pPr>
      <w:bookmarkStart w:id="1718" w:name="_Hlk95302274"/>
      <w:bookmarkStart w:id="1719" w:name="_Hlk96073141"/>
      <w:del w:id="1720" w:author="Armando Ramirez" w:date="2022-02-07T13:42:00Z">
        <w:r w:rsidRPr="0024633A" w:rsidDel="00ED7957">
          <w:rPr>
            <w:rFonts w:ascii="Tahoma" w:hAnsi="Tahoma" w:cs="Tahoma"/>
            <w:sz w:val="24"/>
          </w:rPr>
          <w:delText>Figure</w:delText>
        </w:r>
        <w:r w:rsidR="002106CE" w:rsidRPr="0024633A" w:rsidDel="00ED7957">
          <w:rPr>
            <w:rFonts w:ascii="Tahoma" w:hAnsi="Tahoma" w:cs="Tahoma"/>
            <w:sz w:val="24"/>
          </w:rPr>
          <w:delText xml:space="preserve"> </w:delText>
        </w:r>
      </w:del>
      <w:ins w:id="1721" w:author="Armando Ramirez" w:date="2022-02-07T13:42:00Z">
        <w:r w:rsidR="00ED7957">
          <w:rPr>
            <w:rFonts w:ascii="Tahoma" w:hAnsi="Tahoma" w:cs="Tahoma"/>
            <w:sz w:val="24"/>
          </w:rPr>
          <w:t>Table 3-4</w:t>
        </w:r>
      </w:ins>
      <w:ins w:id="1722" w:author="Haider Alhabibi" w:date="2022-02-10T12:51:00Z">
        <w:r w:rsidR="00D94799">
          <w:rPr>
            <w:rFonts w:ascii="Tahoma" w:hAnsi="Tahoma" w:cs="Tahoma"/>
            <w:sz w:val="24"/>
          </w:rPr>
          <w:t>a</w:t>
        </w:r>
      </w:ins>
      <w:del w:id="1723" w:author="Armando Ramirez" w:date="2022-02-07T13:42:00Z">
        <w:r w:rsidR="002106CE" w:rsidRPr="0024633A" w:rsidDel="00ED7957">
          <w:rPr>
            <w:rFonts w:ascii="Tahoma" w:hAnsi="Tahoma" w:cs="Tahoma"/>
            <w:sz w:val="24"/>
          </w:rPr>
          <w:delText>3-</w:delText>
        </w:r>
        <w:r w:rsidRPr="0024633A" w:rsidDel="00ED7957">
          <w:rPr>
            <w:rFonts w:ascii="Tahoma" w:hAnsi="Tahoma" w:cs="Tahoma"/>
            <w:sz w:val="24"/>
          </w:rPr>
          <w:delText>1</w:delText>
        </w:r>
      </w:del>
      <w:r w:rsidR="002106CE" w:rsidRPr="0024633A">
        <w:rPr>
          <w:rFonts w:ascii="Tahoma" w:hAnsi="Tahoma" w:cs="Tahoma"/>
          <w:sz w:val="24"/>
        </w:rPr>
        <w:t>. Numbering Convention for CF1R</w:t>
      </w:r>
      <w:r w:rsidR="00905D4C" w:rsidRPr="0024633A">
        <w:rPr>
          <w:rFonts w:ascii="Tahoma" w:hAnsi="Tahoma" w:cs="Tahoma"/>
          <w:sz w:val="24"/>
        </w:rPr>
        <w:t xml:space="preserve"> Worksheets</w:t>
      </w:r>
      <w:bookmarkEnd w:id="1718"/>
      <w:del w:id="1724" w:author="Haider Alhabibi" w:date="2022-02-09T12:28:00Z">
        <w:r w:rsidR="005D1CD6" w:rsidRPr="0024633A" w:rsidDel="00DA368B">
          <w:rPr>
            <w:rFonts w:eastAsia="Times New Roman" w:cs="Tahoma"/>
            <w:noProof/>
            <w:color w:val="auto"/>
          </w:rPr>
          <w:drawing>
            <wp:inline distT="0" distB="0" distL="0" distR="0" wp14:anchorId="147DDC91" wp14:editId="3F51EA75">
              <wp:extent cx="4029739" cy="3862039"/>
              <wp:effectExtent l="0" t="0" r="8890" b="5715"/>
              <wp:docPr id="5" name="Picture 5" descr="Numbering convention for CF1R work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51638" cy="3883026"/>
                      </a:xfrm>
                      <a:prstGeom prst="rect">
                        <a:avLst/>
                      </a:prstGeom>
                      <a:noFill/>
                      <a:ln>
                        <a:noFill/>
                      </a:ln>
                    </pic:spPr>
                  </pic:pic>
                </a:graphicData>
              </a:graphic>
            </wp:inline>
          </w:drawing>
        </w:r>
      </w:del>
    </w:p>
    <w:bookmarkEnd w:id="1719"/>
    <w:p w14:paraId="3B883E7C" w14:textId="77777777" w:rsidR="009A2E38" w:rsidRDefault="009A2E38" w:rsidP="00911398">
      <w:pPr>
        <w:pStyle w:val="FigureTitleStyle"/>
        <w:rPr>
          <w:ins w:id="1725" w:author="Haider Alhabibi" w:date="2022-02-09T10:51:00Z"/>
          <w:rFonts w:eastAsia="Times New Roman" w:cs="Tahoma"/>
          <w:color w:val="auto"/>
        </w:rPr>
      </w:pPr>
    </w:p>
    <w:p w14:paraId="5B57BB60" w14:textId="2DA603B4" w:rsidR="00995B7C" w:rsidRDefault="00995B7C">
      <w:pPr>
        <w:rPr>
          <w:del w:id="1726" w:author="Haider Alhabibi" w:date="2022-02-09T10:55:00Z"/>
        </w:rPr>
      </w:pPr>
    </w:p>
    <w:p w14:paraId="30E695A6" w14:textId="5A08EF7E" w:rsidR="00905D4C" w:rsidRPr="0024633A" w:rsidDel="0027121B" w:rsidRDefault="00905D4C" w:rsidP="00CA55D1">
      <w:pPr>
        <w:pStyle w:val="ListParagraph"/>
        <w:rPr>
          <w:del w:id="1727" w:author="Haider Alhabibi" w:date="2022-02-09T12:29:00Z"/>
          <w:rFonts w:eastAsia="Times New Roman" w:cs="Tahoma"/>
          <w:color w:val="auto"/>
        </w:rPr>
      </w:pPr>
    </w:p>
    <w:tbl>
      <w:tblPr>
        <w:tblStyle w:val="TableGrid"/>
        <w:tblW w:w="0" w:type="auto"/>
        <w:tblLook w:val="04A0" w:firstRow="1" w:lastRow="0" w:firstColumn="1" w:lastColumn="0" w:noHBand="0" w:noVBand="1"/>
      </w:tblPr>
      <w:tblGrid>
        <w:gridCol w:w="795"/>
        <w:gridCol w:w="2776"/>
        <w:gridCol w:w="2748"/>
        <w:gridCol w:w="3607"/>
      </w:tblGrid>
      <w:tr w:rsidR="007E5EAD" w14:paraId="21E0F9B3" w14:textId="77777777" w:rsidTr="00A17774">
        <w:trPr>
          <w:cantSplit/>
          <w:tblHeader/>
          <w:ins w:id="1728" w:author="Armando Ramirez" w:date="2022-02-07T13:44:00Z"/>
        </w:trPr>
        <w:tc>
          <w:tcPr>
            <w:tcW w:w="0" w:type="auto"/>
          </w:tcPr>
          <w:p w14:paraId="6CF065B0" w14:textId="77777777" w:rsidR="007E5EAD" w:rsidRPr="007E5EAD" w:rsidRDefault="007E5EAD" w:rsidP="00A17774">
            <w:pPr>
              <w:jc w:val="center"/>
              <w:rPr>
                <w:ins w:id="1729" w:author="Armando Ramirez" w:date="2022-02-07T13:44:00Z"/>
                <w:rFonts w:cs="Tahoma"/>
                <w:b/>
                <w:bCs/>
                <w:szCs w:val="24"/>
              </w:rPr>
            </w:pPr>
            <w:bookmarkStart w:id="1730" w:name="_Hlk95994530"/>
            <w:ins w:id="1731" w:author="Armando Ramirez" w:date="2022-02-07T13:44:00Z">
              <w:r w:rsidRPr="007E5EAD">
                <w:rPr>
                  <w:rFonts w:cs="Tahoma"/>
                  <w:b/>
                  <w:bCs/>
                  <w:szCs w:val="24"/>
                </w:rPr>
                <w:lastRenderedPageBreak/>
                <w:t>Digit</w:t>
              </w:r>
            </w:ins>
          </w:p>
        </w:tc>
        <w:tc>
          <w:tcPr>
            <w:tcW w:w="0" w:type="auto"/>
          </w:tcPr>
          <w:p w14:paraId="5D7A0E37" w14:textId="77777777" w:rsidR="007E5EAD" w:rsidRPr="007E5EAD" w:rsidRDefault="007E5EAD" w:rsidP="00A17774">
            <w:pPr>
              <w:jc w:val="center"/>
              <w:rPr>
                <w:ins w:id="1732" w:author="Armando Ramirez" w:date="2022-02-07T13:44:00Z"/>
                <w:rFonts w:cs="Tahoma"/>
                <w:b/>
                <w:bCs/>
                <w:szCs w:val="24"/>
              </w:rPr>
            </w:pPr>
            <w:ins w:id="1733" w:author="Armando Ramirez" w:date="2022-02-07T13:44:00Z">
              <w:r w:rsidRPr="007E5EAD">
                <w:rPr>
                  <w:rFonts w:cs="Tahoma"/>
                  <w:b/>
                  <w:bCs/>
                  <w:szCs w:val="24"/>
                </w:rPr>
                <w:t>Definition</w:t>
              </w:r>
            </w:ins>
          </w:p>
        </w:tc>
        <w:tc>
          <w:tcPr>
            <w:tcW w:w="0" w:type="auto"/>
          </w:tcPr>
          <w:p w14:paraId="2E8048CC" w14:textId="77777777" w:rsidR="007E5EAD" w:rsidRPr="007E5EAD" w:rsidRDefault="007E5EAD" w:rsidP="00A17774">
            <w:pPr>
              <w:jc w:val="center"/>
              <w:rPr>
                <w:ins w:id="1734" w:author="Armando Ramirez" w:date="2022-02-07T13:44:00Z"/>
                <w:rFonts w:cs="Tahoma"/>
                <w:b/>
                <w:bCs/>
                <w:szCs w:val="24"/>
              </w:rPr>
            </w:pPr>
            <w:ins w:id="1735" w:author="Armando Ramirez" w:date="2022-02-07T13:44:00Z">
              <w:r w:rsidRPr="007E5EAD">
                <w:rPr>
                  <w:rFonts w:cs="Tahoma"/>
                  <w:b/>
                  <w:bCs/>
                  <w:szCs w:val="24"/>
                </w:rPr>
                <w:t>Examples</w:t>
              </w:r>
            </w:ins>
          </w:p>
        </w:tc>
        <w:tc>
          <w:tcPr>
            <w:tcW w:w="0" w:type="auto"/>
          </w:tcPr>
          <w:p w14:paraId="0A757468" w14:textId="77777777" w:rsidR="007E5EAD" w:rsidRPr="007E5EAD" w:rsidRDefault="007E5EAD" w:rsidP="00A17774">
            <w:pPr>
              <w:jc w:val="center"/>
              <w:rPr>
                <w:ins w:id="1736" w:author="Armando Ramirez" w:date="2022-02-07T13:44:00Z"/>
                <w:rFonts w:cs="Tahoma"/>
                <w:b/>
                <w:bCs/>
                <w:szCs w:val="24"/>
              </w:rPr>
            </w:pPr>
            <w:ins w:id="1737" w:author="Armando Ramirez" w:date="2022-02-07T13:44:00Z">
              <w:r w:rsidRPr="007E5EAD">
                <w:rPr>
                  <w:rFonts w:cs="Tahoma"/>
                  <w:b/>
                  <w:bCs/>
                  <w:szCs w:val="24"/>
                </w:rPr>
                <w:t>Note</w:t>
              </w:r>
            </w:ins>
          </w:p>
        </w:tc>
      </w:tr>
      <w:tr w:rsidR="007E5EAD" w14:paraId="0D999655" w14:textId="77777777" w:rsidTr="00A17774">
        <w:trPr>
          <w:ins w:id="1738" w:author="Armando Ramirez" w:date="2022-02-07T13:44:00Z"/>
        </w:trPr>
        <w:tc>
          <w:tcPr>
            <w:tcW w:w="0" w:type="auto"/>
          </w:tcPr>
          <w:p w14:paraId="4ED811FB" w14:textId="77777777" w:rsidR="007E5EAD" w:rsidRPr="007E5EAD" w:rsidRDefault="007E5EAD" w:rsidP="00A17774">
            <w:pPr>
              <w:jc w:val="center"/>
              <w:rPr>
                <w:ins w:id="1739" w:author="Armando Ramirez" w:date="2022-02-07T13:44:00Z"/>
                <w:rFonts w:cs="Tahoma"/>
                <w:szCs w:val="24"/>
              </w:rPr>
            </w:pPr>
            <w:ins w:id="1740" w:author="Armando Ramirez" w:date="2022-02-07T13:44:00Z">
              <w:r w:rsidRPr="007E5EAD">
                <w:rPr>
                  <w:rFonts w:cs="Tahoma"/>
                  <w:szCs w:val="24"/>
                </w:rPr>
                <w:t>1</w:t>
              </w:r>
            </w:ins>
          </w:p>
        </w:tc>
        <w:tc>
          <w:tcPr>
            <w:tcW w:w="0" w:type="auto"/>
          </w:tcPr>
          <w:p w14:paraId="5236AEBD" w14:textId="77777777" w:rsidR="007E5EAD" w:rsidRPr="007E5EAD" w:rsidRDefault="007E5EAD" w:rsidP="008F196F">
            <w:pPr>
              <w:rPr>
                <w:ins w:id="1741" w:author="Armando Ramirez" w:date="2022-02-07T13:44:00Z"/>
                <w:rFonts w:cs="Tahoma"/>
                <w:szCs w:val="24"/>
              </w:rPr>
            </w:pPr>
            <w:ins w:id="1742" w:author="Armando Ramirez" w:date="2022-02-07T13:44:00Z">
              <w:r w:rsidRPr="007E5EAD">
                <w:rPr>
                  <w:rFonts w:cs="Tahoma"/>
                  <w:szCs w:val="24"/>
                </w:rPr>
                <w:t>Registration Provider</w:t>
              </w:r>
            </w:ins>
          </w:p>
        </w:tc>
        <w:tc>
          <w:tcPr>
            <w:tcW w:w="0" w:type="auto"/>
          </w:tcPr>
          <w:p w14:paraId="16DA595C" w14:textId="77777777" w:rsidR="007E5EAD" w:rsidRPr="007E5EAD" w:rsidRDefault="007E5EAD" w:rsidP="008F196F">
            <w:pPr>
              <w:rPr>
                <w:ins w:id="1743" w:author="Armando Ramirez" w:date="2022-02-07T13:44:00Z"/>
                <w:rFonts w:cs="Tahoma"/>
                <w:szCs w:val="24"/>
              </w:rPr>
            </w:pPr>
            <w:ins w:id="1744" w:author="Armando Ramirez" w:date="2022-02-07T13:44:00Z">
              <w:r w:rsidRPr="007E5EAD">
                <w:rPr>
                  <w:rFonts w:cs="Tahoma"/>
                  <w:szCs w:val="24"/>
                </w:rPr>
                <w:t>2 for CalCERTS</w:t>
              </w:r>
            </w:ins>
          </w:p>
          <w:p w14:paraId="51A2E9F3" w14:textId="77777777" w:rsidR="007E5EAD" w:rsidRPr="007E5EAD" w:rsidRDefault="007E5EAD" w:rsidP="008F196F">
            <w:pPr>
              <w:rPr>
                <w:ins w:id="1745" w:author="Armando Ramirez" w:date="2022-02-07T13:44:00Z"/>
                <w:rFonts w:cs="Tahoma"/>
                <w:szCs w:val="24"/>
              </w:rPr>
            </w:pPr>
            <w:ins w:id="1746" w:author="Armando Ramirez" w:date="2022-02-07T13:44:00Z">
              <w:r w:rsidRPr="007E5EAD">
                <w:rPr>
                  <w:rFonts w:cs="Tahoma"/>
                  <w:szCs w:val="24"/>
                </w:rPr>
                <w:t>4 for CHEERS</w:t>
              </w:r>
            </w:ins>
          </w:p>
        </w:tc>
        <w:tc>
          <w:tcPr>
            <w:tcW w:w="0" w:type="auto"/>
          </w:tcPr>
          <w:p w14:paraId="71F5ECB6" w14:textId="77777777" w:rsidR="007E5EAD" w:rsidRPr="007E5EAD" w:rsidRDefault="007E5EAD" w:rsidP="008F196F">
            <w:pPr>
              <w:rPr>
                <w:ins w:id="1747" w:author="Armando Ramirez" w:date="2022-02-07T13:44:00Z"/>
                <w:rFonts w:cs="Tahoma"/>
                <w:szCs w:val="24"/>
              </w:rPr>
            </w:pPr>
            <w:ins w:id="1748" w:author="Armando Ramirez" w:date="2022-02-07T13:44:00Z">
              <w:r w:rsidRPr="007E5EAD">
                <w:rPr>
                  <w:rFonts w:cs="Tahoma"/>
                  <w:szCs w:val="24"/>
                </w:rPr>
                <w:t>CEC will designate other providers</w:t>
              </w:r>
            </w:ins>
          </w:p>
        </w:tc>
      </w:tr>
      <w:tr w:rsidR="007E5EAD" w14:paraId="005FC524" w14:textId="77777777" w:rsidTr="00A17774">
        <w:trPr>
          <w:ins w:id="1749" w:author="Armando Ramirez" w:date="2022-02-07T13:44:00Z"/>
        </w:trPr>
        <w:tc>
          <w:tcPr>
            <w:tcW w:w="0" w:type="auto"/>
          </w:tcPr>
          <w:p w14:paraId="582902A9" w14:textId="77777777" w:rsidR="007E5EAD" w:rsidRPr="007E5EAD" w:rsidRDefault="007E5EAD" w:rsidP="00A17774">
            <w:pPr>
              <w:jc w:val="center"/>
              <w:rPr>
                <w:ins w:id="1750" w:author="Armando Ramirez" w:date="2022-02-07T13:44:00Z"/>
                <w:rFonts w:cs="Tahoma"/>
                <w:szCs w:val="24"/>
              </w:rPr>
            </w:pPr>
            <w:ins w:id="1751" w:author="Armando Ramirez" w:date="2022-02-07T13:44:00Z">
              <w:r w:rsidRPr="007E5EAD">
                <w:rPr>
                  <w:rFonts w:cs="Tahoma"/>
                  <w:szCs w:val="24"/>
                </w:rPr>
                <w:t>2</w:t>
              </w:r>
            </w:ins>
          </w:p>
        </w:tc>
        <w:tc>
          <w:tcPr>
            <w:tcW w:w="0" w:type="auto"/>
          </w:tcPr>
          <w:p w14:paraId="3857FEB0" w14:textId="2930AA21" w:rsidR="007E5EAD" w:rsidRPr="007E5EAD" w:rsidRDefault="007E5EAD" w:rsidP="008F196F">
            <w:pPr>
              <w:rPr>
                <w:ins w:id="1752" w:author="Armando Ramirez" w:date="2022-02-07T13:44:00Z"/>
                <w:rFonts w:cs="Tahoma"/>
                <w:szCs w:val="24"/>
              </w:rPr>
            </w:pPr>
            <w:ins w:id="1753" w:author="Armando Ramirez" w:date="2022-02-07T13:44:00Z">
              <w:r w:rsidRPr="007E5EAD">
                <w:rPr>
                  <w:rFonts w:cs="Tahoma"/>
                  <w:szCs w:val="24"/>
                </w:rPr>
                <w:t>Calendar Year</w:t>
              </w:r>
            </w:ins>
            <w:ins w:id="1754" w:author="Armando Ramirez" w:date="2022-02-07T20:57:00Z">
              <w:r w:rsidR="00FE0220">
                <w:rPr>
                  <w:rFonts w:cs="Tahoma"/>
                  <w:szCs w:val="24"/>
                </w:rPr>
                <w:t>,</w:t>
              </w:r>
            </w:ins>
            <w:ins w:id="1755" w:author="Armando Ramirez" w:date="2022-02-07T13:44:00Z">
              <w:r w:rsidRPr="007E5EAD">
                <w:rPr>
                  <w:rFonts w:cs="Tahoma"/>
                  <w:szCs w:val="24"/>
                </w:rPr>
                <w:t xml:space="preserve"> tens</w:t>
              </w:r>
            </w:ins>
          </w:p>
        </w:tc>
        <w:tc>
          <w:tcPr>
            <w:tcW w:w="0" w:type="auto"/>
          </w:tcPr>
          <w:p w14:paraId="22D271FE" w14:textId="77777777" w:rsidR="007E5EAD" w:rsidRPr="007E5EAD" w:rsidRDefault="007E5EAD" w:rsidP="008F196F">
            <w:pPr>
              <w:rPr>
                <w:ins w:id="1756" w:author="Armando Ramirez" w:date="2022-02-07T13:44:00Z"/>
                <w:rFonts w:cs="Tahoma"/>
                <w:szCs w:val="24"/>
              </w:rPr>
            </w:pPr>
            <w:ins w:id="1757" w:author="Armando Ramirez" w:date="2022-02-07T13:44:00Z">
              <w:r w:rsidRPr="007E5EAD">
                <w:rPr>
                  <w:rFonts w:cs="Tahoma"/>
                  <w:szCs w:val="24"/>
                </w:rPr>
                <w:t>1 for 2016 or 2019</w:t>
              </w:r>
            </w:ins>
          </w:p>
          <w:p w14:paraId="7E6BDEC2" w14:textId="77777777" w:rsidR="007E5EAD" w:rsidRPr="007E5EAD" w:rsidRDefault="007E5EAD" w:rsidP="008F196F">
            <w:pPr>
              <w:rPr>
                <w:ins w:id="1758" w:author="Armando Ramirez" w:date="2022-02-07T13:44:00Z"/>
                <w:rFonts w:cs="Tahoma"/>
                <w:szCs w:val="24"/>
              </w:rPr>
            </w:pPr>
            <w:ins w:id="1759" w:author="Armando Ramirez" w:date="2022-02-07T13:44:00Z">
              <w:r w:rsidRPr="007E5EAD">
                <w:rPr>
                  <w:rFonts w:cs="Tahoma"/>
                  <w:szCs w:val="24"/>
                </w:rPr>
                <w:t>2 for 2022</w:t>
              </w:r>
            </w:ins>
          </w:p>
        </w:tc>
        <w:tc>
          <w:tcPr>
            <w:tcW w:w="0" w:type="auto"/>
          </w:tcPr>
          <w:p w14:paraId="0B4DAF3E" w14:textId="77777777" w:rsidR="007E5EAD" w:rsidRPr="007E5EAD" w:rsidRDefault="007E5EAD" w:rsidP="008F196F">
            <w:pPr>
              <w:rPr>
                <w:ins w:id="1760" w:author="Armando Ramirez" w:date="2022-02-07T13:44:00Z"/>
                <w:rFonts w:cs="Tahoma"/>
                <w:szCs w:val="24"/>
              </w:rPr>
            </w:pPr>
            <w:ins w:id="1761" w:author="Armando Ramirez" w:date="2022-02-07T13:44:00Z">
              <w:r w:rsidRPr="007E5EAD">
                <w:rPr>
                  <w:rFonts w:cs="Tahoma"/>
                  <w:szCs w:val="24"/>
                </w:rPr>
                <w:t>Based on date at time of registration</w:t>
              </w:r>
            </w:ins>
          </w:p>
        </w:tc>
      </w:tr>
      <w:tr w:rsidR="007E5EAD" w14:paraId="753A6697" w14:textId="77777777" w:rsidTr="00A17774">
        <w:trPr>
          <w:ins w:id="1762" w:author="Armando Ramirez" w:date="2022-02-07T13:44:00Z"/>
        </w:trPr>
        <w:tc>
          <w:tcPr>
            <w:tcW w:w="0" w:type="auto"/>
          </w:tcPr>
          <w:p w14:paraId="751AB756" w14:textId="77777777" w:rsidR="007E5EAD" w:rsidRPr="007E5EAD" w:rsidRDefault="007E5EAD" w:rsidP="00A17774">
            <w:pPr>
              <w:jc w:val="center"/>
              <w:rPr>
                <w:ins w:id="1763" w:author="Armando Ramirez" w:date="2022-02-07T13:44:00Z"/>
                <w:rFonts w:cs="Tahoma"/>
                <w:szCs w:val="24"/>
              </w:rPr>
            </w:pPr>
            <w:ins w:id="1764" w:author="Armando Ramirez" w:date="2022-02-07T13:44:00Z">
              <w:r w:rsidRPr="007E5EAD">
                <w:rPr>
                  <w:rFonts w:cs="Tahoma"/>
                  <w:szCs w:val="24"/>
                </w:rPr>
                <w:t>3</w:t>
              </w:r>
            </w:ins>
          </w:p>
        </w:tc>
        <w:tc>
          <w:tcPr>
            <w:tcW w:w="0" w:type="auto"/>
          </w:tcPr>
          <w:p w14:paraId="1CF86677" w14:textId="4AFB85AA" w:rsidR="007E5EAD" w:rsidRPr="007E5EAD" w:rsidRDefault="007E5EAD" w:rsidP="008F196F">
            <w:pPr>
              <w:rPr>
                <w:ins w:id="1765" w:author="Armando Ramirez" w:date="2022-02-07T13:44:00Z"/>
                <w:rFonts w:cs="Tahoma"/>
                <w:szCs w:val="24"/>
              </w:rPr>
            </w:pPr>
            <w:ins w:id="1766" w:author="Armando Ramirez" w:date="2022-02-07T13:44:00Z">
              <w:r w:rsidRPr="007E5EAD">
                <w:rPr>
                  <w:rFonts w:cs="Tahoma"/>
                  <w:szCs w:val="24"/>
                </w:rPr>
                <w:t>Calendar Year</w:t>
              </w:r>
            </w:ins>
            <w:ins w:id="1767" w:author="Armando Ramirez" w:date="2022-02-07T20:57:00Z">
              <w:r w:rsidR="00FE0220">
                <w:rPr>
                  <w:rFonts w:cs="Tahoma"/>
                  <w:szCs w:val="24"/>
                </w:rPr>
                <w:t>,</w:t>
              </w:r>
            </w:ins>
            <w:ins w:id="1768" w:author="Armando Ramirez" w:date="2022-02-07T13:44:00Z">
              <w:r w:rsidRPr="007E5EAD">
                <w:rPr>
                  <w:rFonts w:cs="Tahoma"/>
                  <w:szCs w:val="24"/>
                </w:rPr>
                <w:t xml:space="preserve"> ones</w:t>
              </w:r>
            </w:ins>
          </w:p>
        </w:tc>
        <w:tc>
          <w:tcPr>
            <w:tcW w:w="0" w:type="auto"/>
          </w:tcPr>
          <w:p w14:paraId="007FADA3" w14:textId="77777777" w:rsidR="007E5EAD" w:rsidRPr="007E5EAD" w:rsidRDefault="007E5EAD" w:rsidP="008F196F">
            <w:pPr>
              <w:rPr>
                <w:ins w:id="1769" w:author="Armando Ramirez" w:date="2022-02-07T13:44:00Z"/>
                <w:rFonts w:cs="Tahoma"/>
                <w:szCs w:val="24"/>
              </w:rPr>
            </w:pPr>
            <w:ins w:id="1770" w:author="Armando Ramirez" w:date="2022-02-07T13:44:00Z">
              <w:r w:rsidRPr="007E5EAD">
                <w:rPr>
                  <w:rFonts w:cs="Tahoma"/>
                  <w:szCs w:val="24"/>
                </w:rPr>
                <w:t>9 for 2019</w:t>
              </w:r>
            </w:ins>
          </w:p>
          <w:p w14:paraId="3D3507DA" w14:textId="77777777" w:rsidR="007E5EAD" w:rsidRPr="007E5EAD" w:rsidRDefault="007E5EAD" w:rsidP="008F196F">
            <w:pPr>
              <w:rPr>
                <w:ins w:id="1771" w:author="Armando Ramirez" w:date="2022-02-07T13:44:00Z"/>
                <w:rFonts w:cs="Tahoma"/>
                <w:szCs w:val="24"/>
              </w:rPr>
            </w:pPr>
            <w:ins w:id="1772" w:author="Armando Ramirez" w:date="2022-02-07T13:44:00Z">
              <w:r w:rsidRPr="007E5EAD">
                <w:rPr>
                  <w:rFonts w:cs="Tahoma"/>
                  <w:szCs w:val="24"/>
                </w:rPr>
                <w:t>2 for 2022</w:t>
              </w:r>
            </w:ins>
          </w:p>
        </w:tc>
        <w:tc>
          <w:tcPr>
            <w:tcW w:w="0" w:type="auto"/>
          </w:tcPr>
          <w:p w14:paraId="367B1488" w14:textId="77777777" w:rsidR="007E5EAD" w:rsidRPr="007E5EAD" w:rsidRDefault="007E5EAD" w:rsidP="008F196F">
            <w:pPr>
              <w:rPr>
                <w:ins w:id="1773" w:author="Armando Ramirez" w:date="2022-02-07T13:44:00Z"/>
                <w:rFonts w:cs="Tahoma"/>
                <w:szCs w:val="24"/>
              </w:rPr>
            </w:pPr>
            <w:ins w:id="1774" w:author="Armando Ramirez" w:date="2022-02-07T13:44:00Z">
              <w:r w:rsidRPr="007E5EAD">
                <w:rPr>
                  <w:rFonts w:cs="Tahoma"/>
                  <w:szCs w:val="24"/>
                </w:rPr>
                <w:t>Based on date at time of registration</w:t>
              </w:r>
            </w:ins>
          </w:p>
        </w:tc>
      </w:tr>
      <w:tr w:rsidR="007E5EAD" w14:paraId="4D4FF6DB" w14:textId="77777777" w:rsidTr="00A17774">
        <w:trPr>
          <w:ins w:id="1775" w:author="Armando Ramirez" w:date="2022-02-07T13:44:00Z"/>
        </w:trPr>
        <w:tc>
          <w:tcPr>
            <w:tcW w:w="0" w:type="auto"/>
          </w:tcPr>
          <w:p w14:paraId="5C7EA936" w14:textId="77777777" w:rsidR="007E5EAD" w:rsidRPr="007E5EAD" w:rsidRDefault="007E5EAD" w:rsidP="00A17774">
            <w:pPr>
              <w:jc w:val="center"/>
              <w:rPr>
                <w:ins w:id="1776" w:author="Armando Ramirez" w:date="2022-02-07T13:44:00Z"/>
                <w:rFonts w:cs="Tahoma"/>
                <w:szCs w:val="24"/>
              </w:rPr>
            </w:pPr>
            <w:ins w:id="1777" w:author="Armando Ramirez" w:date="2022-02-07T13:44:00Z">
              <w:r w:rsidRPr="007E5EAD">
                <w:rPr>
                  <w:rFonts w:cs="Tahoma"/>
                  <w:szCs w:val="24"/>
                </w:rPr>
                <w:t>4</w:t>
              </w:r>
            </w:ins>
          </w:p>
        </w:tc>
        <w:tc>
          <w:tcPr>
            <w:tcW w:w="0" w:type="auto"/>
          </w:tcPr>
          <w:p w14:paraId="022E6E4A" w14:textId="77777777" w:rsidR="007E5EAD" w:rsidRPr="007E5EAD" w:rsidRDefault="007E5EAD" w:rsidP="008F196F">
            <w:pPr>
              <w:rPr>
                <w:ins w:id="1778" w:author="Armando Ramirez" w:date="2022-02-07T13:44:00Z"/>
                <w:rFonts w:cs="Tahoma"/>
                <w:szCs w:val="24"/>
              </w:rPr>
            </w:pPr>
            <w:ins w:id="1779" w:author="Armando Ramirez" w:date="2022-02-07T13:44:00Z">
              <w:r w:rsidRPr="007E5EAD">
                <w:rPr>
                  <w:rFonts w:cs="Tahoma"/>
                  <w:szCs w:val="24"/>
                </w:rPr>
                <w:t>Delimiter 1</w:t>
              </w:r>
            </w:ins>
          </w:p>
        </w:tc>
        <w:tc>
          <w:tcPr>
            <w:tcW w:w="0" w:type="auto"/>
          </w:tcPr>
          <w:p w14:paraId="4A49AF0D" w14:textId="77777777" w:rsidR="007E5EAD" w:rsidRPr="007E5EAD" w:rsidRDefault="007E5EAD" w:rsidP="008F196F">
            <w:pPr>
              <w:rPr>
                <w:ins w:id="1780" w:author="Armando Ramirez" w:date="2022-02-07T13:44:00Z"/>
                <w:rFonts w:cs="Tahoma"/>
                <w:szCs w:val="24"/>
              </w:rPr>
            </w:pPr>
            <w:ins w:id="1781" w:author="Armando Ramirez" w:date="2022-02-07T13:44:00Z">
              <w:r w:rsidRPr="007E5EAD">
                <w:rPr>
                  <w:rFonts w:cs="Tahoma"/>
                  <w:szCs w:val="24"/>
                </w:rPr>
                <w:t>- (short hyphen)</w:t>
              </w:r>
            </w:ins>
          </w:p>
        </w:tc>
        <w:tc>
          <w:tcPr>
            <w:tcW w:w="0" w:type="auto"/>
          </w:tcPr>
          <w:p w14:paraId="07CD58F9" w14:textId="1F804B71" w:rsidR="007E5EAD" w:rsidRPr="007E5EAD" w:rsidRDefault="008D07DC" w:rsidP="008F196F">
            <w:pPr>
              <w:rPr>
                <w:ins w:id="1782" w:author="Armando Ramirez" w:date="2022-02-07T13:44:00Z"/>
                <w:rFonts w:cs="Tahoma"/>
                <w:szCs w:val="24"/>
              </w:rPr>
            </w:pPr>
            <w:ins w:id="1783" w:author="Armando Ramirez" w:date="2022-02-07T21:02:00Z">
              <w:r>
                <w:rPr>
                  <w:rFonts w:cs="Tahoma"/>
                  <w:szCs w:val="24"/>
                </w:rPr>
                <w:t>Static character</w:t>
              </w:r>
            </w:ins>
          </w:p>
        </w:tc>
      </w:tr>
      <w:tr w:rsidR="007E5EAD" w14:paraId="3604E150" w14:textId="77777777" w:rsidTr="00A17774">
        <w:trPr>
          <w:ins w:id="1784" w:author="Armando Ramirez" w:date="2022-02-07T13:44:00Z"/>
        </w:trPr>
        <w:tc>
          <w:tcPr>
            <w:tcW w:w="0" w:type="auto"/>
          </w:tcPr>
          <w:p w14:paraId="0FBE0402" w14:textId="77777777" w:rsidR="007E5EAD" w:rsidRPr="007E5EAD" w:rsidRDefault="007E5EAD" w:rsidP="00A17774">
            <w:pPr>
              <w:jc w:val="center"/>
              <w:rPr>
                <w:ins w:id="1785" w:author="Armando Ramirez" w:date="2022-02-07T13:44:00Z"/>
                <w:rFonts w:cs="Tahoma"/>
                <w:szCs w:val="24"/>
              </w:rPr>
            </w:pPr>
            <w:ins w:id="1786" w:author="Armando Ramirez" w:date="2022-02-07T13:44:00Z">
              <w:r w:rsidRPr="007E5EAD">
                <w:rPr>
                  <w:rFonts w:cs="Tahoma"/>
                  <w:szCs w:val="24"/>
                </w:rPr>
                <w:t>5</w:t>
              </w:r>
            </w:ins>
          </w:p>
        </w:tc>
        <w:tc>
          <w:tcPr>
            <w:tcW w:w="0" w:type="auto"/>
          </w:tcPr>
          <w:p w14:paraId="07AC690B" w14:textId="77777777" w:rsidR="007E5EAD" w:rsidRPr="007E5EAD" w:rsidRDefault="007E5EAD" w:rsidP="008F196F">
            <w:pPr>
              <w:rPr>
                <w:ins w:id="1787" w:author="Armando Ramirez" w:date="2022-02-07T13:44:00Z"/>
                <w:rFonts w:cs="Tahoma"/>
                <w:szCs w:val="24"/>
              </w:rPr>
            </w:pPr>
            <w:ins w:id="1788" w:author="Armando Ramirez" w:date="2022-02-07T13:44:00Z">
              <w:r w:rsidRPr="007E5EAD">
                <w:rPr>
                  <w:rFonts w:cs="Tahoma"/>
                  <w:szCs w:val="24"/>
                </w:rPr>
                <w:t>Parent CF1R category</w:t>
              </w:r>
            </w:ins>
          </w:p>
        </w:tc>
        <w:tc>
          <w:tcPr>
            <w:tcW w:w="0" w:type="auto"/>
          </w:tcPr>
          <w:p w14:paraId="02C57268" w14:textId="60E7EBAD" w:rsidR="007E5EAD" w:rsidRPr="007E5EAD" w:rsidRDefault="00DD7D49" w:rsidP="008F196F">
            <w:pPr>
              <w:rPr>
                <w:ins w:id="1789" w:author="Armando Ramirez" w:date="2022-02-07T13:44:00Z"/>
                <w:rFonts w:cs="Tahoma"/>
                <w:szCs w:val="24"/>
              </w:rPr>
            </w:pPr>
            <w:ins w:id="1790" w:author="Armando Ramirez" w:date="2022-02-07T20:45:00Z">
              <w:r>
                <w:rPr>
                  <w:rFonts w:cs="Tahoma"/>
                  <w:szCs w:val="24"/>
                </w:rPr>
                <w:t>A, D, N</w:t>
              </w:r>
            </w:ins>
          </w:p>
        </w:tc>
        <w:tc>
          <w:tcPr>
            <w:tcW w:w="0" w:type="auto"/>
          </w:tcPr>
          <w:p w14:paraId="6BC2BF2B" w14:textId="77777777" w:rsidR="007E5EAD" w:rsidRPr="007E5EAD" w:rsidRDefault="007E5EAD" w:rsidP="008F196F">
            <w:pPr>
              <w:rPr>
                <w:ins w:id="1791" w:author="Armando Ramirez" w:date="2022-02-07T13:44:00Z"/>
                <w:rFonts w:cs="Tahoma"/>
                <w:szCs w:val="24"/>
              </w:rPr>
            </w:pPr>
            <w:ins w:id="1792" w:author="Armando Ramirez" w:date="2022-02-07T13:44:00Z">
              <w:r w:rsidRPr="007E5EAD">
                <w:rPr>
                  <w:rFonts w:cs="Tahoma"/>
                  <w:szCs w:val="24"/>
                </w:rPr>
                <w:t>See Table 3-1a for all designators.</w:t>
              </w:r>
            </w:ins>
          </w:p>
        </w:tc>
      </w:tr>
      <w:tr w:rsidR="007E5EAD" w14:paraId="0990AA6A" w14:textId="77777777" w:rsidTr="00A17774">
        <w:trPr>
          <w:ins w:id="1793" w:author="Armando Ramirez" w:date="2022-02-07T13:44:00Z"/>
        </w:trPr>
        <w:tc>
          <w:tcPr>
            <w:tcW w:w="0" w:type="auto"/>
          </w:tcPr>
          <w:p w14:paraId="7444946C" w14:textId="77777777" w:rsidR="007E5EAD" w:rsidRPr="007E5EAD" w:rsidRDefault="007E5EAD" w:rsidP="00A17774">
            <w:pPr>
              <w:jc w:val="center"/>
              <w:rPr>
                <w:ins w:id="1794" w:author="Armando Ramirez" w:date="2022-02-07T13:44:00Z"/>
                <w:rFonts w:cs="Tahoma"/>
                <w:szCs w:val="24"/>
              </w:rPr>
            </w:pPr>
            <w:ins w:id="1795" w:author="Armando Ramirez" w:date="2022-02-07T13:44:00Z">
              <w:r w:rsidRPr="007E5EAD">
                <w:rPr>
                  <w:rFonts w:cs="Tahoma"/>
                  <w:szCs w:val="24"/>
                </w:rPr>
                <w:t>6</w:t>
              </w:r>
            </w:ins>
          </w:p>
        </w:tc>
        <w:tc>
          <w:tcPr>
            <w:tcW w:w="0" w:type="auto"/>
          </w:tcPr>
          <w:p w14:paraId="05FEF5B0" w14:textId="77777777" w:rsidR="007E5EAD" w:rsidRPr="007E5EAD" w:rsidRDefault="007E5EAD" w:rsidP="008F196F">
            <w:pPr>
              <w:rPr>
                <w:ins w:id="1796" w:author="Armando Ramirez" w:date="2022-02-07T13:44:00Z"/>
                <w:rFonts w:cs="Tahoma"/>
                <w:szCs w:val="24"/>
              </w:rPr>
            </w:pPr>
            <w:ins w:id="1797" w:author="Armando Ramirez" w:date="2022-02-07T13:44:00Z">
              <w:r w:rsidRPr="007E5EAD">
                <w:rPr>
                  <w:rFonts w:cs="Tahoma"/>
                  <w:szCs w:val="24"/>
                </w:rPr>
                <w:t>Parent CF1R number, first</w:t>
              </w:r>
            </w:ins>
          </w:p>
        </w:tc>
        <w:tc>
          <w:tcPr>
            <w:tcW w:w="0" w:type="auto"/>
          </w:tcPr>
          <w:p w14:paraId="21241D8F" w14:textId="61D00897" w:rsidR="007E5EAD" w:rsidRPr="007E5EAD" w:rsidRDefault="007E5EAD" w:rsidP="008F196F">
            <w:pPr>
              <w:rPr>
                <w:ins w:id="1798" w:author="Armando Ramirez" w:date="2022-02-07T13:44:00Z"/>
                <w:rFonts w:cs="Tahoma"/>
                <w:szCs w:val="24"/>
              </w:rPr>
            </w:pPr>
            <w:ins w:id="1799" w:author="Armando Ramirez" w:date="2022-02-07T13:44:00Z">
              <w:r w:rsidRPr="007E5EAD">
                <w:rPr>
                  <w:rFonts w:cs="Tahoma"/>
                  <w:szCs w:val="24"/>
                </w:rPr>
                <w:t>0 (</w:t>
              </w:r>
            </w:ins>
            <w:ins w:id="1800" w:author="Armando Ramirez" w:date="2022-02-07T20:38:00Z">
              <w:r w:rsidR="004703B3">
                <w:rPr>
                  <w:rFonts w:cs="Tahoma"/>
                  <w:szCs w:val="24"/>
                </w:rPr>
                <w:t>ADD</w:t>
              </w:r>
            </w:ins>
            <w:ins w:id="1801" w:author="Armando Ramirez" w:date="2022-02-07T20:40:00Z">
              <w:r w:rsidR="000F2F00">
                <w:rPr>
                  <w:rFonts w:cs="Tahoma"/>
                  <w:szCs w:val="24"/>
                </w:rPr>
                <w:t>-</w:t>
              </w:r>
            </w:ins>
            <w:ins w:id="1802" w:author="Armando Ramirez" w:date="2022-02-07T13:44:00Z">
              <w:r w:rsidRPr="007E5EAD">
                <w:rPr>
                  <w:rFonts w:cs="Tahoma"/>
                  <w:szCs w:val="24"/>
                </w:rPr>
                <w:t>01)</w:t>
              </w:r>
            </w:ins>
          </w:p>
        </w:tc>
        <w:tc>
          <w:tcPr>
            <w:tcW w:w="0" w:type="auto"/>
          </w:tcPr>
          <w:p w14:paraId="018EA868" w14:textId="77777777" w:rsidR="007E5EAD" w:rsidRPr="007E5EAD" w:rsidRDefault="007E5EAD" w:rsidP="008F196F">
            <w:pPr>
              <w:rPr>
                <w:ins w:id="1803" w:author="Armando Ramirez" w:date="2022-02-07T13:44:00Z"/>
                <w:rFonts w:cs="Tahoma"/>
                <w:szCs w:val="24"/>
              </w:rPr>
            </w:pPr>
            <w:ins w:id="1804" w:author="Armando Ramirez" w:date="2022-02-07T13:44:00Z">
              <w:r w:rsidRPr="007E5EAD">
                <w:rPr>
                  <w:rFonts w:cs="Tahoma"/>
                  <w:szCs w:val="24"/>
                </w:rPr>
                <w:t>Parent CF1R, not worksheet CF1R</w:t>
              </w:r>
            </w:ins>
          </w:p>
        </w:tc>
      </w:tr>
      <w:tr w:rsidR="007E5EAD" w14:paraId="6EC6AB1E" w14:textId="77777777" w:rsidTr="00A17774">
        <w:trPr>
          <w:ins w:id="1805" w:author="Armando Ramirez" w:date="2022-02-07T13:44:00Z"/>
        </w:trPr>
        <w:tc>
          <w:tcPr>
            <w:tcW w:w="0" w:type="auto"/>
          </w:tcPr>
          <w:p w14:paraId="0DE64DB9" w14:textId="77777777" w:rsidR="007E5EAD" w:rsidRPr="007E5EAD" w:rsidRDefault="007E5EAD" w:rsidP="00A17774">
            <w:pPr>
              <w:jc w:val="center"/>
              <w:rPr>
                <w:ins w:id="1806" w:author="Armando Ramirez" w:date="2022-02-07T13:44:00Z"/>
                <w:rFonts w:cs="Tahoma"/>
                <w:szCs w:val="24"/>
              </w:rPr>
            </w:pPr>
            <w:ins w:id="1807" w:author="Armando Ramirez" w:date="2022-02-07T13:44:00Z">
              <w:r w:rsidRPr="007E5EAD">
                <w:rPr>
                  <w:rFonts w:cs="Tahoma"/>
                  <w:szCs w:val="24"/>
                </w:rPr>
                <w:t>7</w:t>
              </w:r>
            </w:ins>
          </w:p>
        </w:tc>
        <w:tc>
          <w:tcPr>
            <w:tcW w:w="0" w:type="auto"/>
          </w:tcPr>
          <w:p w14:paraId="574061EF" w14:textId="77777777" w:rsidR="007E5EAD" w:rsidRPr="007E5EAD" w:rsidRDefault="007E5EAD" w:rsidP="008F196F">
            <w:pPr>
              <w:rPr>
                <w:ins w:id="1808" w:author="Armando Ramirez" w:date="2022-02-07T13:44:00Z"/>
                <w:rFonts w:cs="Tahoma"/>
                <w:szCs w:val="24"/>
              </w:rPr>
            </w:pPr>
            <w:ins w:id="1809" w:author="Armando Ramirez" w:date="2022-02-07T13:44:00Z">
              <w:r w:rsidRPr="007E5EAD">
                <w:rPr>
                  <w:rFonts w:cs="Tahoma"/>
                  <w:szCs w:val="24"/>
                </w:rPr>
                <w:t>Parent CF1R number, second</w:t>
              </w:r>
            </w:ins>
          </w:p>
        </w:tc>
        <w:tc>
          <w:tcPr>
            <w:tcW w:w="0" w:type="auto"/>
          </w:tcPr>
          <w:p w14:paraId="5BFA02B6" w14:textId="04E674D5" w:rsidR="007E5EAD" w:rsidRPr="007E5EAD" w:rsidRDefault="007E5EAD" w:rsidP="008F196F">
            <w:pPr>
              <w:rPr>
                <w:ins w:id="1810" w:author="Armando Ramirez" w:date="2022-02-07T13:44:00Z"/>
                <w:rFonts w:cs="Tahoma"/>
                <w:szCs w:val="24"/>
              </w:rPr>
            </w:pPr>
            <w:ins w:id="1811" w:author="Armando Ramirez" w:date="2022-02-07T13:44:00Z">
              <w:r w:rsidRPr="007E5EAD">
                <w:rPr>
                  <w:rFonts w:cs="Tahoma"/>
                  <w:szCs w:val="24"/>
                </w:rPr>
                <w:t>1 (</w:t>
              </w:r>
            </w:ins>
            <w:ins w:id="1812" w:author="Armando Ramirez" w:date="2022-02-07T20:38:00Z">
              <w:r w:rsidR="004703B3">
                <w:rPr>
                  <w:rFonts w:cs="Tahoma"/>
                  <w:szCs w:val="24"/>
                </w:rPr>
                <w:t>ALT</w:t>
              </w:r>
            </w:ins>
            <w:ins w:id="1813" w:author="Armando Ramirez" w:date="2022-02-07T20:40:00Z">
              <w:r w:rsidR="000F2F00">
                <w:rPr>
                  <w:rFonts w:cs="Tahoma"/>
                  <w:szCs w:val="24"/>
                </w:rPr>
                <w:t>-</w:t>
              </w:r>
            </w:ins>
            <w:ins w:id="1814" w:author="Armando Ramirez" w:date="2022-02-07T13:44:00Z">
              <w:r w:rsidRPr="007E5EAD">
                <w:rPr>
                  <w:rFonts w:cs="Tahoma"/>
                  <w:szCs w:val="24"/>
                </w:rPr>
                <w:t>01)</w:t>
              </w:r>
            </w:ins>
          </w:p>
        </w:tc>
        <w:tc>
          <w:tcPr>
            <w:tcW w:w="0" w:type="auto"/>
          </w:tcPr>
          <w:p w14:paraId="2146E7BF" w14:textId="77777777" w:rsidR="007E5EAD" w:rsidRPr="007E5EAD" w:rsidRDefault="007E5EAD" w:rsidP="008F196F">
            <w:pPr>
              <w:rPr>
                <w:ins w:id="1815" w:author="Armando Ramirez" w:date="2022-02-07T13:44:00Z"/>
                <w:rFonts w:cs="Tahoma"/>
                <w:szCs w:val="24"/>
              </w:rPr>
            </w:pPr>
            <w:ins w:id="1816" w:author="Armando Ramirez" w:date="2022-02-07T13:44:00Z">
              <w:r w:rsidRPr="007E5EAD">
                <w:rPr>
                  <w:rFonts w:cs="Tahoma"/>
                  <w:szCs w:val="24"/>
                </w:rPr>
                <w:t>Parent CF1R, not worksheet CF1R</w:t>
              </w:r>
            </w:ins>
          </w:p>
        </w:tc>
      </w:tr>
      <w:tr w:rsidR="007E5EAD" w14:paraId="1772BA4F" w14:textId="77777777" w:rsidTr="00A17774">
        <w:trPr>
          <w:ins w:id="1817" w:author="Armando Ramirez" w:date="2022-02-07T13:44:00Z"/>
        </w:trPr>
        <w:tc>
          <w:tcPr>
            <w:tcW w:w="0" w:type="auto"/>
          </w:tcPr>
          <w:p w14:paraId="569F8AB1" w14:textId="77777777" w:rsidR="007E5EAD" w:rsidRPr="007E5EAD" w:rsidRDefault="007E5EAD" w:rsidP="00A17774">
            <w:pPr>
              <w:jc w:val="center"/>
              <w:rPr>
                <w:ins w:id="1818" w:author="Armando Ramirez" w:date="2022-02-07T13:44:00Z"/>
                <w:rFonts w:cs="Tahoma"/>
                <w:szCs w:val="24"/>
              </w:rPr>
            </w:pPr>
            <w:ins w:id="1819" w:author="Armando Ramirez" w:date="2022-02-07T13:44:00Z">
              <w:r w:rsidRPr="007E5EAD">
                <w:rPr>
                  <w:rFonts w:cs="Tahoma"/>
                  <w:szCs w:val="24"/>
                </w:rPr>
                <w:t>8</w:t>
              </w:r>
            </w:ins>
          </w:p>
        </w:tc>
        <w:tc>
          <w:tcPr>
            <w:tcW w:w="0" w:type="auto"/>
          </w:tcPr>
          <w:p w14:paraId="41989E9D" w14:textId="77777777" w:rsidR="007E5EAD" w:rsidRPr="007E5EAD" w:rsidRDefault="007E5EAD" w:rsidP="008F196F">
            <w:pPr>
              <w:rPr>
                <w:ins w:id="1820" w:author="Armando Ramirez" w:date="2022-02-07T13:44:00Z"/>
                <w:rFonts w:cs="Tahoma"/>
                <w:szCs w:val="24"/>
              </w:rPr>
            </w:pPr>
            <w:ins w:id="1821" w:author="Armando Ramirez" w:date="2022-02-07T13:44:00Z">
              <w:r w:rsidRPr="007E5EAD">
                <w:rPr>
                  <w:rFonts w:cs="Tahoma"/>
                  <w:szCs w:val="24"/>
                </w:rPr>
                <w:t>CF1R count, millions</w:t>
              </w:r>
            </w:ins>
          </w:p>
        </w:tc>
        <w:tc>
          <w:tcPr>
            <w:tcW w:w="0" w:type="auto"/>
          </w:tcPr>
          <w:p w14:paraId="1709BF9C" w14:textId="77777777" w:rsidR="007E5EAD" w:rsidRPr="007E5EAD" w:rsidRDefault="007E5EAD" w:rsidP="008F196F">
            <w:pPr>
              <w:rPr>
                <w:ins w:id="1822" w:author="Armando Ramirez" w:date="2022-02-07T13:44:00Z"/>
                <w:rFonts w:cs="Tahoma"/>
                <w:szCs w:val="24"/>
              </w:rPr>
            </w:pPr>
            <w:ins w:id="1823" w:author="Armando Ramirez" w:date="2022-02-07T13:44:00Z">
              <w:r w:rsidRPr="007E5EAD">
                <w:rPr>
                  <w:rFonts w:cs="Tahoma"/>
                  <w:szCs w:val="24"/>
                </w:rPr>
                <w:t>0-9</w:t>
              </w:r>
            </w:ins>
          </w:p>
        </w:tc>
        <w:tc>
          <w:tcPr>
            <w:tcW w:w="0" w:type="auto"/>
          </w:tcPr>
          <w:p w14:paraId="6C087D97" w14:textId="541B2240" w:rsidR="007E5EAD" w:rsidRPr="007E5EAD" w:rsidRDefault="007E5EAD" w:rsidP="008F196F">
            <w:pPr>
              <w:rPr>
                <w:ins w:id="1824" w:author="Armando Ramirez" w:date="2022-02-07T13:44:00Z"/>
                <w:rFonts w:cs="Tahoma"/>
                <w:szCs w:val="24"/>
              </w:rPr>
            </w:pPr>
            <w:ins w:id="1825" w:author="Armando Ramirez" w:date="2022-02-07T13:44:00Z">
              <w:r w:rsidRPr="007E5EAD">
                <w:rPr>
                  <w:rFonts w:cs="Tahoma"/>
                  <w:szCs w:val="24"/>
                </w:rPr>
                <w:t>Serialized using digits 8 th</w:t>
              </w:r>
            </w:ins>
            <w:ins w:id="1826" w:author="Haider Alhabibi" w:date="2022-02-17T15:36:00Z">
              <w:r w:rsidR="0034053E">
                <w:rPr>
                  <w:rFonts w:cs="Tahoma"/>
                  <w:szCs w:val="24"/>
                </w:rPr>
                <w:t>r</w:t>
              </w:r>
            </w:ins>
            <w:ins w:id="1827" w:author="Armando Ramirez" w:date="2022-02-07T13:44:00Z">
              <w:r w:rsidRPr="007E5EAD">
                <w:rPr>
                  <w:rFonts w:cs="Tahoma"/>
                  <w:szCs w:val="24"/>
                </w:rPr>
                <w:t>ough 14</w:t>
              </w:r>
            </w:ins>
          </w:p>
        </w:tc>
      </w:tr>
      <w:tr w:rsidR="007E5EAD" w14:paraId="3950F5F0" w14:textId="77777777" w:rsidTr="00A17774">
        <w:trPr>
          <w:ins w:id="1828" w:author="Armando Ramirez" w:date="2022-02-07T13:44:00Z"/>
        </w:trPr>
        <w:tc>
          <w:tcPr>
            <w:tcW w:w="0" w:type="auto"/>
          </w:tcPr>
          <w:p w14:paraId="276230C8" w14:textId="77777777" w:rsidR="007E5EAD" w:rsidRPr="007E5EAD" w:rsidRDefault="007E5EAD" w:rsidP="00A17774">
            <w:pPr>
              <w:jc w:val="center"/>
              <w:rPr>
                <w:ins w:id="1829" w:author="Armando Ramirez" w:date="2022-02-07T13:44:00Z"/>
                <w:rFonts w:cs="Tahoma"/>
                <w:szCs w:val="24"/>
              </w:rPr>
            </w:pPr>
            <w:ins w:id="1830" w:author="Armando Ramirez" w:date="2022-02-07T13:44:00Z">
              <w:r w:rsidRPr="007E5EAD">
                <w:rPr>
                  <w:rFonts w:cs="Tahoma"/>
                  <w:szCs w:val="24"/>
                </w:rPr>
                <w:t>9</w:t>
              </w:r>
            </w:ins>
          </w:p>
        </w:tc>
        <w:tc>
          <w:tcPr>
            <w:tcW w:w="0" w:type="auto"/>
          </w:tcPr>
          <w:p w14:paraId="7CF63874" w14:textId="77777777" w:rsidR="007E5EAD" w:rsidRPr="007E5EAD" w:rsidRDefault="007E5EAD" w:rsidP="008F196F">
            <w:pPr>
              <w:rPr>
                <w:ins w:id="1831" w:author="Armando Ramirez" w:date="2022-02-07T13:44:00Z"/>
                <w:rFonts w:cs="Tahoma"/>
                <w:szCs w:val="24"/>
              </w:rPr>
            </w:pPr>
            <w:ins w:id="1832" w:author="Armando Ramirez" w:date="2022-02-07T13:44:00Z">
              <w:r w:rsidRPr="007E5EAD">
                <w:rPr>
                  <w:rFonts w:cs="Tahoma"/>
                  <w:szCs w:val="24"/>
                </w:rPr>
                <w:t>CF1R count, hundreds of thousands</w:t>
              </w:r>
            </w:ins>
          </w:p>
        </w:tc>
        <w:tc>
          <w:tcPr>
            <w:tcW w:w="0" w:type="auto"/>
          </w:tcPr>
          <w:p w14:paraId="0CE0A524" w14:textId="77777777" w:rsidR="007E5EAD" w:rsidRPr="007E5EAD" w:rsidRDefault="007E5EAD" w:rsidP="008F196F">
            <w:pPr>
              <w:rPr>
                <w:ins w:id="1833" w:author="Armando Ramirez" w:date="2022-02-07T13:44:00Z"/>
                <w:rFonts w:cs="Tahoma"/>
                <w:szCs w:val="24"/>
              </w:rPr>
            </w:pPr>
            <w:ins w:id="1834" w:author="Armando Ramirez" w:date="2022-02-07T13:44:00Z">
              <w:r w:rsidRPr="007E5EAD">
                <w:rPr>
                  <w:rFonts w:cs="Tahoma"/>
                  <w:szCs w:val="24"/>
                </w:rPr>
                <w:t>0-9</w:t>
              </w:r>
            </w:ins>
          </w:p>
        </w:tc>
        <w:tc>
          <w:tcPr>
            <w:tcW w:w="0" w:type="auto"/>
          </w:tcPr>
          <w:p w14:paraId="212C183E" w14:textId="2FFDC9E1" w:rsidR="007E5EAD" w:rsidRPr="007E5EAD" w:rsidRDefault="007E5EAD" w:rsidP="008F196F">
            <w:pPr>
              <w:rPr>
                <w:ins w:id="1835" w:author="Armando Ramirez" w:date="2022-02-07T13:44:00Z"/>
                <w:rFonts w:cs="Tahoma"/>
                <w:szCs w:val="24"/>
              </w:rPr>
            </w:pPr>
            <w:ins w:id="1836" w:author="Armando Ramirez" w:date="2022-02-07T13:44:00Z">
              <w:r w:rsidRPr="007E5EAD">
                <w:rPr>
                  <w:rFonts w:cs="Tahoma"/>
                  <w:szCs w:val="24"/>
                </w:rPr>
                <w:t>Serialized using digits 8 th</w:t>
              </w:r>
            </w:ins>
            <w:ins w:id="1837" w:author="Haider Alhabibi" w:date="2022-02-17T15:36:00Z">
              <w:r w:rsidR="0034053E">
                <w:rPr>
                  <w:rFonts w:cs="Tahoma"/>
                  <w:szCs w:val="24"/>
                </w:rPr>
                <w:t>r</w:t>
              </w:r>
            </w:ins>
            <w:ins w:id="1838" w:author="Armando Ramirez" w:date="2022-02-07T13:44:00Z">
              <w:r w:rsidRPr="007E5EAD">
                <w:rPr>
                  <w:rFonts w:cs="Tahoma"/>
                  <w:szCs w:val="24"/>
                </w:rPr>
                <w:t>ough 14</w:t>
              </w:r>
            </w:ins>
          </w:p>
        </w:tc>
      </w:tr>
      <w:tr w:rsidR="007E5EAD" w14:paraId="2196D74F" w14:textId="77777777" w:rsidTr="00A17774">
        <w:trPr>
          <w:ins w:id="1839" w:author="Armando Ramirez" w:date="2022-02-07T13:44:00Z"/>
        </w:trPr>
        <w:tc>
          <w:tcPr>
            <w:tcW w:w="0" w:type="auto"/>
          </w:tcPr>
          <w:p w14:paraId="71F7C31D" w14:textId="77777777" w:rsidR="007E5EAD" w:rsidRPr="007E5EAD" w:rsidRDefault="007E5EAD" w:rsidP="00A17774">
            <w:pPr>
              <w:jc w:val="center"/>
              <w:rPr>
                <w:ins w:id="1840" w:author="Armando Ramirez" w:date="2022-02-07T13:44:00Z"/>
                <w:rFonts w:cs="Tahoma"/>
                <w:szCs w:val="24"/>
              </w:rPr>
            </w:pPr>
            <w:ins w:id="1841" w:author="Armando Ramirez" w:date="2022-02-07T13:44:00Z">
              <w:r w:rsidRPr="007E5EAD">
                <w:rPr>
                  <w:rFonts w:cs="Tahoma"/>
                  <w:szCs w:val="24"/>
                </w:rPr>
                <w:t>10</w:t>
              </w:r>
            </w:ins>
          </w:p>
        </w:tc>
        <w:tc>
          <w:tcPr>
            <w:tcW w:w="0" w:type="auto"/>
          </w:tcPr>
          <w:p w14:paraId="490521F3" w14:textId="77777777" w:rsidR="007E5EAD" w:rsidRPr="007E5EAD" w:rsidRDefault="007E5EAD" w:rsidP="008F196F">
            <w:pPr>
              <w:rPr>
                <w:ins w:id="1842" w:author="Armando Ramirez" w:date="2022-02-07T13:44:00Z"/>
                <w:rFonts w:cs="Tahoma"/>
                <w:szCs w:val="24"/>
              </w:rPr>
            </w:pPr>
            <w:ins w:id="1843" w:author="Armando Ramirez" w:date="2022-02-07T13:44:00Z">
              <w:r w:rsidRPr="007E5EAD">
                <w:rPr>
                  <w:rFonts w:cs="Tahoma"/>
                  <w:szCs w:val="24"/>
                </w:rPr>
                <w:t>CF1R count, tens of thousands</w:t>
              </w:r>
            </w:ins>
          </w:p>
        </w:tc>
        <w:tc>
          <w:tcPr>
            <w:tcW w:w="0" w:type="auto"/>
          </w:tcPr>
          <w:p w14:paraId="64F44F33" w14:textId="77777777" w:rsidR="007E5EAD" w:rsidRPr="007E5EAD" w:rsidRDefault="007E5EAD" w:rsidP="008F196F">
            <w:pPr>
              <w:rPr>
                <w:ins w:id="1844" w:author="Armando Ramirez" w:date="2022-02-07T13:44:00Z"/>
                <w:rFonts w:cs="Tahoma"/>
                <w:szCs w:val="24"/>
              </w:rPr>
            </w:pPr>
            <w:ins w:id="1845" w:author="Armando Ramirez" w:date="2022-02-07T13:44:00Z">
              <w:r w:rsidRPr="007E5EAD">
                <w:rPr>
                  <w:rFonts w:cs="Tahoma"/>
                  <w:szCs w:val="24"/>
                </w:rPr>
                <w:t>0-9</w:t>
              </w:r>
            </w:ins>
          </w:p>
        </w:tc>
        <w:tc>
          <w:tcPr>
            <w:tcW w:w="0" w:type="auto"/>
          </w:tcPr>
          <w:p w14:paraId="0B8F5543" w14:textId="36367B28" w:rsidR="007E5EAD" w:rsidRPr="007E5EAD" w:rsidRDefault="007E5EAD" w:rsidP="008F196F">
            <w:pPr>
              <w:rPr>
                <w:ins w:id="1846" w:author="Armando Ramirez" w:date="2022-02-07T13:44:00Z"/>
                <w:rFonts w:cs="Tahoma"/>
                <w:szCs w:val="24"/>
              </w:rPr>
            </w:pPr>
            <w:ins w:id="1847" w:author="Armando Ramirez" w:date="2022-02-07T13:44:00Z">
              <w:r w:rsidRPr="007E5EAD">
                <w:rPr>
                  <w:rFonts w:cs="Tahoma"/>
                  <w:szCs w:val="24"/>
                </w:rPr>
                <w:t>Serialized using digits 8 th</w:t>
              </w:r>
            </w:ins>
            <w:ins w:id="1848" w:author="Haider Alhabibi" w:date="2022-02-17T15:36:00Z">
              <w:r w:rsidR="0034053E">
                <w:rPr>
                  <w:rFonts w:cs="Tahoma"/>
                  <w:szCs w:val="24"/>
                </w:rPr>
                <w:t>r</w:t>
              </w:r>
            </w:ins>
            <w:ins w:id="1849" w:author="Armando Ramirez" w:date="2022-02-07T13:44:00Z">
              <w:r w:rsidRPr="007E5EAD">
                <w:rPr>
                  <w:rFonts w:cs="Tahoma"/>
                  <w:szCs w:val="24"/>
                </w:rPr>
                <w:t>ough 14</w:t>
              </w:r>
            </w:ins>
          </w:p>
        </w:tc>
      </w:tr>
      <w:tr w:rsidR="007E5EAD" w14:paraId="264019C7" w14:textId="77777777" w:rsidTr="00A17774">
        <w:trPr>
          <w:ins w:id="1850" w:author="Armando Ramirez" w:date="2022-02-07T13:44:00Z"/>
        </w:trPr>
        <w:tc>
          <w:tcPr>
            <w:tcW w:w="0" w:type="auto"/>
          </w:tcPr>
          <w:p w14:paraId="32CEB390" w14:textId="77777777" w:rsidR="007E5EAD" w:rsidRPr="007E5EAD" w:rsidRDefault="007E5EAD" w:rsidP="00A17774">
            <w:pPr>
              <w:jc w:val="center"/>
              <w:rPr>
                <w:ins w:id="1851" w:author="Armando Ramirez" w:date="2022-02-07T13:44:00Z"/>
                <w:rFonts w:cs="Tahoma"/>
                <w:szCs w:val="24"/>
              </w:rPr>
            </w:pPr>
            <w:ins w:id="1852" w:author="Armando Ramirez" w:date="2022-02-07T13:44:00Z">
              <w:r w:rsidRPr="007E5EAD">
                <w:rPr>
                  <w:rFonts w:cs="Tahoma"/>
                  <w:szCs w:val="24"/>
                </w:rPr>
                <w:t>11</w:t>
              </w:r>
            </w:ins>
          </w:p>
        </w:tc>
        <w:tc>
          <w:tcPr>
            <w:tcW w:w="0" w:type="auto"/>
          </w:tcPr>
          <w:p w14:paraId="3ECB6830" w14:textId="77777777" w:rsidR="007E5EAD" w:rsidRPr="007E5EAD" w:rsidRDefault="007E5EAD" w:rsidP="008F196F">
            <w:pPr>
              <w:rPr>
                <w:ins w:id="1853" w:author="Armando Ramirez" w:date="2022-02-07T13:44:00Z"/>
                <w:rFonts w:cs="Tahoma"/>
                <w:szCs w:val="24"/>
              </w:rPr>
            </w:pPr>
            <w:ins w:id="1854" w:author="Armando Ramirez" w:date="2022-02-07T13:44:00Z">
              <w:r w:rsidRPr="007E5EAD">
                <w:rPr>
                  <w:rFonts w:cs="Tahoma"/>
                  <w:szCs w:val="24"/>
                </w:rPr>
                <w:t>CF1R count, thousands</w:t>
              </w:r>
            </w:ins>
          </w:p>
        </w:tc>
        <w:tc>
          <w:tcPr>
            <w:tcW w:w="0" w:type="auto"/>
          </w:tcPr>
          <w:p w14:paraId="1C68E137" w14:textId="77777777" w:rsidR="007E5EAD" w:rsidRPr="007E5EAD" w:rsidRDefault="007E5EAD" w:rsidP="008F196F">
            <w:pPr>
              <w:rPr>
                <w:ins w:id="1855" w:author="Armando Ramirez" w:date="2022-02-07T13:44:00Z"/>
                <w:rFonts w:cs="Tahoma"/>
                <w:szCs w:val="24"/>
              </w:rPr>
            </w:pPr>
            <w:ins w:id="1856" w:author="Armando Ramirez" w:date="2022-02-07T13:44:00Z">
              <w:r w:rsidRPr="007E5EAD">
                <w:rPr>
                  <w:rFonts w:cs="Tahoma"/>
                  <w:szCs w:val="24"/>
                </w:rPr>
                <w:t>0-9</w:t>
              </w:r>
            </w:ins>
          </w:p>
        </w:tc>
        <w:tc>
          <w:tcPr>
            <w:tcW w:w="0" w:type="auto"/>
          </w:tcPr>
          <w:p w14:paraId="7E94C468" w14:textId="631F6CC5" w:rsidR="007E5EAD" w:rsidRPr="007E5EAD" w:rsidRDefault="007E5EAD" w:rsidP="008F196F">
            <w:pPr>
              <w:rPr>
                <w:ins w:id="1857" w:author="Armando Ramirez" w:date="2022-02-07T13:44:00Z"/>
                <w:rFonts w:cs="Tahoma"/>
                <w:szCs w:val="24"/>
              </w:rPr>
            </w:pPr>
            <w:ins w:id="1858" w:author="Armando Ramirez" w:date="2022-02-07T13:44:00Z">
              <w:r w:rsidRPr="007E5EAD">
                <w:rPr>
                  <w:rFonts w:cs="Tahoma"/>
                  <w:szCs w:val="24"/>
                </w:rPr>
                <w:t>Serialized using digits 8 th</w:t>
              </w:r>
            </w:ins>
            <w:ins w:id="1859" w:author="Haider Alhabibi" w:date="2022-02-17T15:36:00Z">
              <w:r w:rsidR="0034053E">
                <w:rPr>
                  <w:rFonts w:cs="Tahoma"/>
                  <w:szCs w:val="24"/>
                </w:rPr>
                <w:t>r</w:t>
              </w:r>
            </w:ins>
            <w:ins w:id="1860" w:author="Armando Ramirez" w:date="2022-02-07T13:44:00Z">
              <w:r w:rsidRPr="007E5EAD">
                <w:rPr>
                  <w:rFonts w:cs="Tahoma"/>
                  <w:szCs w:val="24"/>
                </w:rPr>
                <w:t>ough 14</w:t>
              </w:r>
            </w:ins>
          </w:p>
        </w:tc>
      </w:tr>
      <w:tr w:rsidR="007E5EAD" w14:paraId="2BD3F6ED" w14:textId="77777777" w:rsidTr="00A17774">
        <w:trPr>
          <w:ins w:id="1861" w:author="Armando Ramirez" w:date="2022-02-07T13:44:00Z"/>
        </w:trPr>
        <w:tc>
          <w:tcPr>
            <w:tcW w:w="0" w:type="auto"/>
          </w:tcPr>
          <w:p w14:paraId="0429B72C" w14:textId="77777777" w:rsidR="007E5EAD" w:rsidRPr="007E5EAD" w:rsidRDefault="007E5EAD" w:rsidP="00A17774">
            <w:pPr>
              <w:jc w:val="center"/>
              <w:rPr>
                <w:ins w:id="1862" w:author="Armando Ramirez" w:date="2022-02-07T13:44:00Z"/>
                <w:rFonts w:cs="Tahoma"/>
                <w:szCs w:val="24"/>
              </w:rPr>
            </w:pPr>
            <w:ins w:id="1863" w:author="Armando Ramirez" w:date="2022-02-07T13:44:00Z">
              <w:r w:rsidRPr="007E5EAD">
                <w:rPr>
                  <w:rFonts w:cs="Tahoma"/>
                  <w:szCs w:val="24"/>
                </w:rPr>
                <w:t>12</w:t>
              </w:r>
            </w:ins>
          </w:p>
        </w:tc>
        <w:tc>
          <w:tcPr>
            <w:tcW w:w="0" w:type="auto"/>
          </w:tcPr>
          <w:p w14:paraId="4F64B839" w14:textId="77777777" w:rsidR="007E5EAD" w:rsidRPr="007E5EAD" w:rsidRDefault="007E5EAD" w:rsidP="008F196F">
            <w:pPr>
              <w:rPr>
                <w:ins w:id="1864" w:author="Armando Ramirez" w:date="2022-02-07T13:44:00Z"/>
                <w:rFonts w:cs="Tahoma"/>
                <w:szCs w:val="24"/>
              </w:rPr>
            </w:pPr>
            <w:ins w:id="1865" w:author="Armando Ramirez" w:date="2022-02-07T13:44:00Z">
              <w:r w:rsidRPr="007E5EAD">
                <w:rPr>
                  <w:rFonts w:cs="Tahoma"/>
                  <w:szCs w:val="24"/>
                </w:rPr>
                <w:t>CF1R count, hundreds</w:t>
              </w:r>
            </w:ins>
          </w:p>
        </w:tc>
        <w:tc>
          <w:tcPr>
            <w:tcW w:w="0" w:type="auto"/>
          </w:tcPr>
          <w:p w14:paraId="65FC471C" w14:textId="77777777" w:rsidR="007E5EAD" w:rsidRPr="007E5EAD" w:rsidRDefault="007E5EAD" w:rsidP="008F196F">
            <w:pPr>
              <w:rPr>
                <w:ins w:id="1866" w:author="Armando Ramirez" w:date="2022-02-07T13:44:00Z"/>
                <w:rFonts w:cs="Tahoma"/>
                <w:szCs w:val="24"/>
              </w:rPr>
            </w:pPr>
            <w:ins w:id="1867" w:author="Armando Ramirez" w:date="2022-02-07T13:44:00Z">
              <w:r w:rsidRPr="007E5EAD">
                <w:rPr>
                  <w:rFonts w:cs="Tahoma"/>
                  <w:szCs w:val="24"/>
                </w:rPr>
                <w:t>0-9</w:t>
              </w:r>
            </w:ins>
          </w:p>
        </w:tc>
        <w:tc>
          <w:tcPr>
            <w:tcW w:w="0" w:type="auto"/>
          </w:tcPr>
          <w:p w14:paraId="1A40E64D" w14:textId="479CA718" w:rsidR="007E5EAD" w:rsidRPr="007E5EAD" w:rsidRDefault="007E5EAD" w:rsidP="008F196F">
            <w:pPr>
              <w:rPr>
                <w:ins w:id="1868" w:author="Armando Ramirez" w:date="2022-02-07T13:44:00Z"/>
                <w:rFonts w:cs="Tahoma"/>
                <w:szCs w:val="24"/>
              </w:rPr>
            </w:pPr>
            <w:ins w:id="1869" w:author="Armando Ramirez" w:date="2022-02-07T13:44:00Z">
              <w:r w:rsidRPr="007E5EAD">
                <w:rPr>
                  <w:rFonts w:cs="Tahoma"/>
                  <w:szCs w:val="24"/>
                </w:rPr>
                <w:t>Serialized using digits 8 th</w:t>
              </w:r>
            </w:ins>
            <w:ins w:id="1870" w:author="Haider Alhabibi" w:date="2022-02-17T15:36:00Z">
              <w:r w:rsidR="0034053E">
                <w:rPr>
                  <w:rFonts w:cs="Tahoma"/>
                  <w:szCs w:val="24"/>
                </w:rPr>
                <w:t>r</w:t>
              </w:r>
            </w:ins>
            <w:ins w:id="1871" w:author="Armando Ramirez" w:date="2022-02-07T13:44:00Z">
              <w:r w:rsidRPr="007E5EAD">
                <w:rPr>
                  <w:rFonts w:cs="Tahoma"/>
                  <w:szCs w:val="24"/>
                </w:rPr>
                <w:t>ough 14</w:t>
              </w:r>
            </w:ins>
          </w:p>
        </w:tc>
      </w:tr>
      <w:tr w:rsidR="007E5EAD" w14:paraId="309AF446" w14:textId="77777777" w:rsidTr="00A17774">
        <w:trPr>
          <w:ins w:id="1872" w:author="Armando Ramirez" w:date="2022-02-07T13:44:00Z"/>
        </w:trPr>
        <w:tc>
          <w:tcPr>
            <w:tcW w:w="0" w:type="auto"/>
          </w:tcPr>
          <w:p w14:paraId="7DB4B005" w14:textId="77777777" w:rsidR="007E5EAD" w:rsidRPr="007E5EAD" w:rsidRDefault="007E5EAD" w:rsidP="00A17774">
            <w:pPr>
              <w:jc w:val="center"/>
              <w:rPr>
                <w:ins w:id="1873" w:author="Armando Ramirez" w:date="2022-02-07T13:44:00Z"/>
                <w:rFonts w:cs="Tahoma"/>
                <w:szCs w:val="24"/>
              </w:rPr>
            </w:pPr>
            <w:ins w:id="1874" w:author="Armando Ramirez" w:date="2022-02-07T13:44:00Z">
              <w:r w:rsidRPr="007E5EAD">
                <w:rPr>
                  <w:rFonts w:cs="Tahoma"/>
                  <w:szCs w:val="24"/>
                </w:rPr>
                <w:lastRenderedPageBreak/>
                <w:t>13</w:t>
              </w:r>
            </w:ins>
          </w:p>
        </w:tc>
        <w:tc>
          <w:tcPr>
            <w:tcW w:w="0" w:type="auto"/>
          </w:tcPr>
          <w:p w14:paraId="17D1AC6D" w14:textId="77777777" w:rsidR="007E5EAD" w:rsidRPr="007E5EAD" w:rsidRDefault="007E5EAD" w:rsidP="008F196F">
            <w:pPr>
              <w:rPr>
                <w:ins w:id="1875" w:author="Armando Ramirez" w:date="2022-02-07T13:44:00Z"/>
                <w:rFonts w:cs="Tahoma"/>
                <w:szCs w:val="24"/>
              </w:rPr>
            </w:pPr>
            <w:ins w:id="1876" w:author="Armando Ramirez" w:date="2022-02-07T13:44:00Z">
              <w:r w:rsidRPr="007E5EAD">
                <w:rPr>
                  <w:rFonts w:cs="Tahoma"/>
                  <w:szCs w:val="24"/>
                </w:rPr>
                <w:t>CF1R count, tens</w:t>
              </w:r>
            </w:ins>
          </w:p>
        </w:tc>
        <w:tc>
          <w:tcPr>
            <w:tcW w:w="0" w:type="auto"/>
          </w:tcPr>
          <w:p w14:paraId="61D087C5" w14:textId="77777777" w:rsidR="007E5EAD" w:rsidRPr="007E5EAD" w:rsidRDefault="007E5EAD" w:rsidP="008F196F">
            <w:pPr>
              <w:rPr>
                <w:ins w:id="1877" w:author="Armando Ramirez" w:date="2022-02-07T13:44:00Z"/>
                <w:rFonts w:cs="Tahoma"/>
                <w:szCs w:val="24"/>
              </w:rPr>
            </w:pPr>
            <w:ins w:id="1878" w:author="Armando Ramirez" w:date="2022-02-07T13:44:00Z">
              <w:r w:rsidRPr="007E5EAD">
                <w:rPr>
                  <w:rFonts w:cs="Tahoma"/>
                  <w:szCs w:val="24"/>
                </w:rPr>
                <w:t>0-9</w:t>
              </w:r>
            </w:ins>
          </w:p>
        </w:tc>
        <w:tc>
          <w:tcPr>
            <w:tcW w:w="0" w:type="auto"/>
          </w:tcPr>
          <w:p w14:paraId="17F576EC" w14:textId="5FC32247" w:rsidR="007E5EAD" w:rsidRPr="007E5EAD" w:rsidRDefault="007E5EAD" w:rsidP="008F196F">
            <w:pPr>
              <w:rPr>
                <w:ins w:id="1879" w:author="Armando Ramirez" w:date="2022-02-07T13:44:00Z"/>
                <w:rFonts w:cs="Tahoma"/>
                <w:szCs w:val="24"/>
              </w:rPr>
            </w:pPr>
            <w:ins w:id="1880" w:author="Armando Ramirez" w:date="2022-02-07T13:44:00Z">
              <w:r w:rsidRPr="007E5EAD">
                <w:rPr>
                  <w:rFonts w:cs="Tahoma"/>
                  <w:szCs w:val="24"/>
                </w:rPr>
                <w:t>Serialized using digits 8 th</w:t>
              </w:r>
            </w:ins>
            <w:ins w:id="1881" w:author="Haider Alhabibi" w:date="2022-02-17T15:36:00Z">
              <w:r w:rsidR="0034053E">
                <w:rPr>
                  <w:rFonts w:cs="Tahoma"/>
                  <w:szCs w:val="24"/>
                </w:rPr>
                <w:t>r</w:t>
              </w:r>
            </w:ins>
            <w:ins w:id="1882" w:author="Armando Ramirez" w:date="2022-02-07T13:44:00Z">
              <w:r w:rsidRPr="007E5EAD">
                <w:rPr>
                  <w:rFonts w:cs="Tahoma"/>
                  <w:szCs w:val="24"/>
                </w:rPr>
                <w:t>ough 14</w:t>
              </w:r>
            </w:ins>
          </w:p>
        </w:tc>
      </w:tr>
      <w:tr w:rsidR="007E5EAD" w14:paraId="0DA42449" w14:textId="77777777" w:rsidTr="00A17774">
        <w:trPr>
          <w:ins w:id="1883" w:author="Armando Ramirez" w:date="2022-02-07T13:44:00Z"/>
        </w:trPr>
        <w:tc>
          <w:tcPr>
            <w:tcW w:w="0" w:type="auto"/>
          </w:tcPr>
          <w:p w14:paraId="4399E17E" w14:textId="77777777" w:rsidR="007E5EAD" w:rsidRPr="007E5EAD" w:rsidRDefault="007E5EAD" w:rsidP="00A17774">
            <w:pPr>
              <w:jc w:val="center"/>
              <w:rPr>
                <w:ins w:id="1884" w:author="Armando Ramirez" w:date="2022-02-07T13:44:00Z"/>
                <w:rFonts w:cs="Tahoma"/>
                <w:szCs w:val="24"/>
              </w:rPr>
            </w:pPr>
            <w:ins w:id="1885" w:author="Armando Ramirez" w:date="2022-02-07T13:44:00Z">
              <w:r w:rsidRPr="007E5EAD">
                <w:rPr>
                  <w:rFonts w:cs="Tahoma"/>
                  <w:szCs w:val="24"/>
                </w:rPr>
                <w:t>14</w:t>
              </w:r>
            </w:ins>
          </w:p>
        </w:tc>
        <w:tc>
          <w:tcPr>
            <w:tcW w:w="0" w:type="auto"/>
          </w:tcPr>
          <w:p w14:paraId="016C843B" w14:textId="77777777" w:rsidR="007E5EAD" w:rsidRPr="007E5EAD" w:rsidRDefault="007E5EAD" w:rsidP="008F196F">
            <w:pPr>
              <w:rPr>
                <w:ins w:id="1886" w:author="Armando Ramirez" w:date="2022-02-07T13:44:00Z"/>
                <w:rFonts w:cs="Tahoma"/>
                <w:szCs w:val="24"/>
              </w:rPr>
            </w:pPr>
            <w:ins w:id="1887" w:author="Armando Ramirez" w:date="2022-02-07T13:44:00Z">
              <w:r w:rsidRPr="007E5EAD">
                <w:rPr>
                  <w:rFonts w:cs="Tahoma"/>
                  <w:szCs w:val="24"/>
                </w:rPr>
                <w:t>CF1R count, ones</w:t>
              </w:r>
            </w:ins>
          </w:p>
        </w:tc>
        <w:tc>
          <w:tcPr>
            <w:tcW w:w="0" w:type="auto"/>
          </w:tcPr>
          <w:p w14:paraId="3B197CAA" w14:textId="77777777" w:rsidR="007E5EAD" w:rsidRPr="007E5EAD" w:rsidRDefault="007E5EAD" w:rsidP="008F196F">
            <w:pPr>
              <w:rPr>
                <w:ins w:id="1888" w:author="Armando Ramirez" w:date="2022-02-07T13:44:00Z"/>
                <w:rFonts w:cs="Tahoma"/>
                <w:szCs w:val="24"/>
              </w:rPr>
            </w:pPr>
            <w:ins w:id="1889" w:author="Armando Ramirez" w:date="2022-02-07T13:44:00Z">
              <w:r w:rsidRPr="007E5EAD">
                <w:rPr>
                  <w:rFonts w:cs="Tahoma"/>
                  <w:szCs w:val="24"/>
                </w:rPr>
                <w:t>0-9</w:t>
              </w:r>
            </w:ins>
          </w:p>
        </w:tc>
        <w:tc>
          <w:tcPr>
            <w:tcW w:w="0" w:type="auto"/>
          </w:tcPr>
          <w:p w14:paraId="5BD04632" w14:textId="5C06E079" w:rsidR="007E5EAD" w:rsidRPr="007E5EAD" w:rsidRDefault="007E5EAD" w:rsidP="008F196F">
            <w:pPr>
              <w:rPr>
                <w:ins w:id="1890" w:author="Armando Ramirez" w:date="2022-02-07T13:44:00Z"/>
                <w:rFonts w:cs="Tahoma"/>
                <w:szCs w:val="24"/>
              </w:rPr>
            </w:pPr>
            <w:ins w:id="1891" w:author="Armando Ramirez" w:date="2022-02-07T13:44:00Z">
              <w:r w:rsidRPr="007E5EAD">
                <w:rPr>
                  <w:rFonts w:cs="Tahoma"/>
                  <w:szCs w:val="24"/>
                </w:rPr>
                <w:t>Serialized using digits 8 th</w:t>
              </w:r>
            </w:ins>
            <w:ins w:id="1892" w:author="Haider Alhabibi" w:date="2022-02-17T15:36:00Z">
              <w:r w:rsidR="0034053E">
                <w:rPr>
                  <w:rFonts w:cs="Tahoma"/>
                  <w:szCs w:val="24"/>
                </w:rPr>
                <w:t>r</w:t>
              </w:r>
            </w:ins>
            <w:ins w:id="1893" w:author="Armando Ramirez" w:date="2022-02-07T13:44:00Z">
              <w:r w:rsidRPr="007E5EAD">
                <w:rPr>
                  <w:rFonts w:cs="Tahoma"/>
                  <w:szCs w:val="24"/>
                </w:rPr>
                <w:t>ough 14</w:t>
              </w:r>
            </w:ins>
          </w:p>
        </w:tc>
      </w:tr>
      <w:tr w:rsidR="007E5EAD" w14:paraId="5C97579F" w14:textId="77777777" w:rsidTr="00A17774">
        <w:trPr>
          <w:ins w:id="1894" w:author="Armando Ramirez" w:date="2022-02-07T13:44:00Z"/>
        </w:trPr>
        <w:tc>
          <w:tcPr>
            <w:tcW w:w="0" w:type="auto"/>
          </w:tcPr>
          <w:p w14:paraId="6D10B61F" w14:textId="77777777" w:rsidR="007E5EAD" w:rsidRPr="007E5EAD" w:rsidRDefault="007E5EAD" w:rsidP="00A17774">
            <w:pPr>
              <w:jc w:val="center"/>
              <w:rPr>
                <w:ins w:id="1895" w:author="Armando Ramirez" w:date="2022-02-07T13:44:00Z"/>
                <w:rFonts w:cs="Tahoma"/>
                <w:szCs w:val="24"/>
              </w:rPr>
            </w:pPr>
            <w:ins w:id="1896" w:author="Armando Ramirez" w:date="2022-02-07T13:44:00Z">
              <w:r w:rsidRPr="007E5EAD">
                <w:rPr>
                  <w:rFonts w:cs="Tahoma"/>
                  <w:szCs w:val="24"/>
                </w:rPr>
                <w:t>15</w:t>
              </w:r>
            </w:ins>
          </w:p>
        </w:tc>
        <w:tc>
          <w:tcPr>
            <w:tcW w:w="0" w:type="auto"/>
          </w:tcPr>
          <w:p w14:paraId="3527A68B" w14:textId="77777777" w:rsidR="007E5EAD" w:rsidRPr="007E5EAD" w:rsidRDefault="007E5EAD" w:rsidP="008F196F">
            <w:pPr>
              <w:rPr>
                <w:ins w:id="1897" w:author="Armando Ramirez" w:date="2022-02-07T13:44:00Z"/>
                <w:rFonts w:cs="Tahoma"/>
                <w:szCs w:val="24"/>
              </w:rPr>
            </w:pPr>
            <w:ins w:id="1898" w:author="Armando Ramirez" w:date="2022-02-07T13:44:00Z">
              <w:r w:rsidRPr="007E5EAD">
                <w:rPr>
                  <w:rFonts w:cs="Tahoma"/>
                  <w:szCs w:val="24"/>
                </w:rPr>
                <w:t>CF1R revision</w:t>
              </w:r>
            </w:ins>
          </w:p>
        </w:tc>
        <w:tc>
          <w:tcPr>
            <w:tcW w:w="0" w:type="auto"/>
          </w:tcPr>
          <w:p w14:paraId="4D2CEFE6" w14:textId="77777777" w:rsidR="007E5EAD" w:rsidRPr="007E5EAD" w:rsidRDefault="007E5EAD" w:rsidP="008F196F">
            <w:pPr>
              <w:rPr>
                <w:ins w:id="1899" w:author="Armando Ramirez" w:date="2022-02-07T13:44:00Z"/>
                <w:rFonts w:cs="Tahoma"/>
                <w:szCs w:val="24"/>
              </w:rPr>
            </w:pPr>
            <w:proofErr w:type="gramStart"/>
            <w:ins w:id="1900" w:author="Armando Ramirez" w:date="2022-02-07T13:44:00Z">
              <w:r w:rsidRPr="007E5EAD">
                <w:rPr>
                  <w:rFonts w:cs="Tahoma"/>
                  <w:szCs w:val="24"/>
                </w:rPr>
                <w:t>A for</w:t>
              </w:r>
              <w:proofErr w:type="gramEnd"/>
              <w:r w:rsidRPr="007E5EAD">
                <w:rPr>
                  <w:rFonts w:cs="Tahoma"/>
                  <w:szCs w:val="24"/>
                </w:rPr>
                <w:t xml:space="preserve"> first version, B for second, etc.</w:t>
              </w:r>
            </w:ins>
          </w:p>
        </w:tc>
        <w:tc>
          <w:tcPr>
            <w:tcW w:w="0" w:type="auto"/>
          </w:tcPr>
          <w:p w14:paraId="4FFC1662" w14:textId="2A6ED07C" w:rsidR="007E5EAD" w:rsidRPr="007E5EAD" w:rsidRDefault="0054351B" w:rsidP="008F196F">
            <w:pPr>
              <w:rPr>
                <w:ins w:id="1901" w:author="Armando Ramirez" w:date="2022-02-07T13:44:00Z"/>
                <w:rFonts w:cs="Tahoma"/>
                <w:szCs w:val="24"/>
              </w:rPr>
            </w:pPr>
            <w:ins w:id="1902" w:author="Armando Ramirez" w:date="2022-02-07T20:47:00Z">
              <w:r>
                <w:rPr>
                  <w:rFonts w:cs="Tahoma"/>
                  <w:szCs w:val="24"/>
                </w:rPr>
                <w:t>Skip</w:t>
              </w:r>
            </w:ins>
            <w:ins w:id="1903" w:author="Armando Ramirez" w:date="2022-02-07T13:44:00Z">
              <w:r w:rsidR="007E5EAD" w:rsidRPr="007E5EAD">
                <w:rPr>
                  <w:rFonts w:cs="Tahoma"/>
                  <w:szCs w:val="24"/>
                </w:rPr>
                <w:t xml:space="preserve"> I and O to avoid confusion with one and zero.</w:t>
              </w:r>
            </w:ins>
          </w:p>
        </w:tc>
      </w:tr>
      <w:tr w:rsidR="007E5EAD" w14:paraId="109403C1" w14:textId="77777777" w:rsidTr="00A17774">
        <w:trPr>
          <w:ins w:id="1904" w:author="Armando Ramirez" w:date="2022-02-07T13:44:00Z"/>
        </w:trPr>
        <w:tc>
          <w:tcPr>
            <w:tcW w:w="0" w:type="auto"/>
          </w:tcPr>
          <w:p w14:paraId="350943A8" w14:textId="77777777" w:rsidR="007E5EAD" w:rsidRPr="007E5EAD" w:rsidRDefault="007E5EAD" w:rsidP="00A17774">
            <w:pPr>
              <w:jc w:val="center"/>
              <w:rPr>
                <w:ins w:id="1905" w:author="Armando Ramirez" w:date="2022-02-07T13:44:00Z"/>
                <w:rFonts w:cs="Tahoma"/>
                <w:szCs w:val="24"/>
              </w:rPr>
            </w:pPr>
            <w:ins w:id="1906" w:author="Armando Ramirez" w:date="2022-02-07T13:44:00Z">
              <w:r w:rsidRPr="007E5EAD">
                <w:rPr>
                  <w:rFonts w:cs="Tahoma"/>
                  <w:szCs w:val="24"/>
                </w:rPr>
                <w:t>16</w:t>
              </w:r>
            </w:ins>
          </w:p>
        </w:tc>
        <w:tc>
          <w:tcPr>
            <w:tcW w:w="0" w:type="auto"/>
          </w:tcPr>
          <w:p w14:paraId="3F755627" w14:textId="77777777" w:rsidR="007E5EAD" w:rsidRPr="007E5EAD" w:rsidRDefault="007E5EAD" w:rsidP="008F196F">
            <w:pPr>
              <w:rPr>
                <w:ins w:id="1907" w:author="Armando Ramirez" w:date="2022-02-07T13:44:00Z"/>
                <w:rFonts w:cs="Tahoma"/>
                <w:szCs w:val="24"/>
              </w:rPr>
            </w:pPr>
            <w:ins w:id="1908" w:author="Armando Ramirez" w:date="2022-02-07T13:44:00Z">
              <w:r w:rsidRPr="007E5EAD">
                <w:rPr>
                  <w:rFonts w:cs="Tahoma"/>
                  <w:szCs w:val="24"/>
                </w:rPr>
                <w:t>Delimiter 2</w:t>
              </w:r>
            </w:ins>
          </w:p>
        </w:tc>
        <w:tc>
          <w:tcPr>
            <w:tcW w:w="0" w:type="auto"/>
          </w:tcPr>
          <w:p w14:paraId="1376F302" w14:textId="77777777" w:rsidR="007E5EAD" w:rsidRPr="007E5EAD" w:rsidRDefault="007E5EAD" w:rsidP="008F196F">
            <w:pPr>
              <w:rPr>
                <w:ins w:id="1909" w:author="Armando Ramirez" w:date="2022-02-07T13:44:00Z"/>
                <w:rFonts w:cs="Tahoma"/>
                <w:szCs w:val="24"/>
              </w:rPr>
            </w:pPr>
            <w:ins w:id="1910" w:author="Armando Ramirez" w:date="2022-02-07T13:44:00Z">
              <w:r w:rsidRPr="007E5EAD">
                <w:rPr>
                  <w:rFonts w:cs="Tahoma"/>
                  <w:szCs w:val="24"/>
                </w:rPr>
                <w:t>- (short hyphen)</w:t>
              </w:r>
            </w:ins>
          </w:p>
        </w:tc>
        <w:tc>
          <w:tcPr>
            <w:tcW w:w="0" w:type="auto"/>
          </w:tcPr>
          <w:p w14:paraId="55554939" w14:textId="288AD725" w:rsidR="007E5EAD" w:rsidRPr="007E5EAD" w:rsidRDefault="0083256A" w:rsidP="008F196F">
            <w:pPr>
              <w:rPr>
                <w:ins w:id="1911" w:author="Armando Ramirez" w:date="2022-02-07T13:44:00Z"/>
                <w:rFonts w:cs="Tahoma"/>
                <w:szCs w:val="24"/>
              </w:rPr>
            </w:pPr>
            <w:ins w:id="1912" w:author="Armando Ramirez" w:date="2022-02-07T21:03:00Z">
              <w:r>
                <w:rPr>
                  <w:rFonts w:cs="Tahoma"/>
                  <w:szCs w:val="24"/>
                </w:rPr>
                <w:t>Static character</w:t>
              </w:r>
            </w:ins>
          </w:p>
        </w:tc>
      </w:tr>
      <w:tr w:rsidR="007E5EAD" w14:paraId="4D7389E7" w14:textId="77777777" w:rsidTr="00A17774">
        <w:trPr>
          <w:ins w:id="1913" w:author="Armando Ramirez" w:date="2022-02-07T13:44:00Z"/>
        </w:trPr>
        <w:tc>
          <w:tcPr>
            <w:tcW w:w="0" w:type="auto"/>
          </w:tcPr>
          <w:p w14:paraId="1960B518" w14:textId="77777777" w:rsidR="007E5EAD" w:rsidRPr="007E5EAD" w:rsidRDefault="007E5EAD" w:rsidP="00A17774">
            <w:pPr>
              <w:jc w:val="center"/>
              <w:rPr>
                <w:ins w:id="1914" w:author="Armando Ramirez" w:date="2022-02-07T13:44:00Z"/>
                <w:rFonts w:cs="Tahoma"/>
                <w:szCs w:val="24"/>
              </w:rPr>
            </w:pPr>
            <w:ins w:id="1915" w:author="Armando Ramirez" w:date="2022-02-07T13:44:00Z">
              <w:r w:rsidRPr="007E5EAD">
                <w:rPr>
                  <w:rFonts w:cs="Tahoma"/>
                  <w:szCs w:val="24"/>
                </w:rPr>
                <w:t>17</w:t>
              </w:r>
            </w:ins>
          </w:p>
        </w:tc>
        <w:tc>
          <w:tcPr>
            <w:tcW w:w="0" w:type="auto"/>
          </w:tcPr>
          <w:p w14:paraId="2E10131E" w14:textId="77777777" w:rsidR="007E5EAD" w:rsidRPr="007E5EAD" w:rsidRDefault="007E5EAD" w:rsidP="008F196F">
            <w:pPr>
              <w:rPr>
                <w:ins w:id="1916" w:author="Armando Ramirez" w:date="2022-02-07T13:44:00Z"/>
                <w:rFonts w:cs="Tahoma"/>
                <w:szCs w:val="24"/>
              </w:rPr>
            </w:pPr>
            <w:ins w:id="1917" w:author="Armando Ramirez" w:date="2022-02-07T13:44:00Z">
              <w:r w:rsidRPr="007E5EAD">
                <w:rPr>
                  <w:rFonts w:cs="Tahoma"/>
                  <w:szCs w:val="24"/>
                </w:rPr>
                <w:t>Worksheet CF1R category</w:t>
              </w:r>
            </w:ins>
          </w:p>
        </w:tc>
        <w:tc>
          <w:tcPr>
            <w:tcW w:w="0" w:type="auto"/>
          </w:tcPr>
          <w:p w14:paraId="3435807F" w14:textId="31903BC6" w:rsidR="007E5EAD" w:rsidRPr="007E5EAD" w:rsidRDefault="00A55A2A" w:rsidP="00DD7D49">
            <w:pPr>
              <w:rPr>
                <w:ins w:id="1918" w:author="Armando Ramirez" w:date="2022-02-07T13:44:00Z"/>
                <w:rFonts w:cs="Tahoma"/>
                <w:szCs w:val="24"/>
              </w:rPr>
            </w:pPr>
            <w:ins w:id="1919" w:author="Armando Ramirez" w:date="2022-02-07T20:46:00Z">
              <w:r>
                <w:rPr>
                  <w:rFonts w:cs="Tahoma"/>
                  <w:szCs w:val="24"/>
                </w:rPr>
                <w:t>B, E, T</w:t>
              </w:r>
            </w:ins>
          </w:p>
        </w:tc>
        <w:tc>
          <w:tcPr>
            <w:tcW w:w="0" w:type="auto"/>
          </w:tcPr>
          <w:p w14:paraId="038F4D99" w14:textId="77777777" w:rsidR="007E5EAD" w:rsidRPr="007E5EAD" w:rsidRDefault="007E5EAD" w:rsidP="008F196F">
            <w:pPr>
              <w:rPr>
                <w:ins w:id="1920" w:author="Armando Ramirez" w:date="2022-02-07T13:44:00Z"/>
                <w:rFonts w:cs="Tahoma"/>
                <w:szCs w:val="24"/>
              </w:rPr>
            </w:pPr>
            <w:ins w:id="1921" w:author="Armando Ramirez" w:date="2022-02-07T13:44:00Z">
              <w:r w:rsidRPr="007E5EAD">
                <w:rPr>
                  <w:rFonts w:cs="Tahoma"/>
                  <w:szCs w:val="24"/>
                </w:rPr>
                <w:t>See Table 3-1a for all designators.</w:t>
              </w:r>
            </w:ins>
          </w:p>
        </w:tc>
      </w:tr>
      <w:tr w:rsidR="007E5EAD" w14:paraId="191829A5" w14:textId="77777777" w:rsidTr="00A17774">
        <w:trPr>
          <w:ins w:id="1922" w:author="Armando Ramirez" w:date="2022-02-07T13:44:00Z"/>
        </w:trPr>
        <w:tc>
          <w:tcPr>
            <w:tcW w:w="0" w:type="auto"/>
          </w:tcPr>
          <w:p w14:paraId="647E3E54" w14:textId="77777777" w:rsidR="007E5EAD" w:rsidRPr="007E5EAD" w:rsidRDefault="007E5EAD" w:rsidP="00A17774">
            <w:pPr>
              <w:jc w:val="center"/>
              <w:rPr>
                <w:ins w:id="1923" w:author="Armando Ramirez" w:date="2022-02-07T13:44:00Z"/>
                <w:rFonts w:cs="Tahoma"/>
                <w:szCs w:val="24"/>
              </w:rPr>
            </w:pPr>
            <w:ins w:id="1924" w:author="Armando Ramirez" w:date="2022-02-07T13:44:00Z">
              <w:r w:rsidRPr="007E5EAD">
                <w:rPr>
                  <w:rFonts w:cs="Tahoma"/>
                  <w:szCs w:val="24"/>
                </w:rPr>
                <w:t>18</w:t>
              </w:r>
            </w:ins>
          </w:p>
        </w:tc>
        <w:tc>
          <w:tcPr>
            <w:tcW w:w="0" w:type="auto"/>
          </w:tcPr>
          <w:p w14:paraId="5A2A0D6E" w14:textId="77777777" w:rsidR="007E5EAD" w:rsidRPr="007E5EAD" w:rsidRDefault="007E5EAD" w:rsidP="008F196F">
            <w:pPr>
              <w:rPr>
                <w:ins w:id="1925" w:author="Armando Ramirez" w:date="2022-02-07T13:44:00Z"/>
                <w:rFonts w:cs="Tahoma"/>
                <w:szCs w:val="24"/>
              </w:rPr>
            </w:pPr>
            <w:ins w:id="1926" w:author="Armando Ramirez" w:date="2022-02-07T13:44:00Z">
              <w:r w:rsidRPr="007E5EAD">
                <w:rPr>
                  <w:rFonts w:cs="Tahoma"/>
                  <w:szCs w:val="24"/>
                </w:rPr>
                <w:t>Worksheet CF1R number, first</w:t>
              </w:r>
            </w:ins>
          </w:p>
        </w:tc>
        <w:tc>
          <w:tcPr>
            <w:tcW w:w="0" w:type="auto"/>
          </w:tcPr>
          <w:p w14:paraId="1A522AE7" w14:textId="77777777" w:rsidR="007E5EAD" w:rsidRPr="007E5EAD" w:rsidRDefault="007E5EAD" w:rsidP="008F196F">
            <w:pPr>
              <w:rPr>
                <w:ins w:id="1927" w:author="Armando Ramirez" w:date="2022-02-07T13:44:00Z"/>
                <w:rFonts w:cs="Tahoma"/>
                <w:szCs w:val="24"/>
              </w:rPr>
            </w:pPr>
            <w:ins w:id="1928" w:author="Armando Ramirez" w:date="2022-02-07T13:44:00Z">
              <w:r w:rsidRPr="007E5EAD">
                <w:rPr>
                  <w:rFonts w:cs="Tahoma"/>
                  <w:szCs w:val="24"/>
                </w:rPr>
                <w:t>0 (for 02, 03, 04)</w:t>
              </w:r>
            </w:ins>
          </w:p>
        </w:tc>
        <w:tc>
          <w:tcPr>
            <w:tcW w:w="0" w:type="auto"/>
          </w:tcPr>
          <w:p w14:paraId="5D448FA5" w14:textId="77777777" w:rsidR="007E5EAD" w:rsidRPr="007E5EAD" w:rsidRDefault="007E5EAD" w:rsidP="008F196F">
            <w:pPr>
              <w:rPr>
                <w:ins w:id="1929" w:author="Armando Ramirez" w:date="2022-02-07T13:44:00Z"/>
                <w:rFonts w:cs="Tahoma"/>
                <w:szCs w:val="24"/>
              </w:rPr>
            </w:pPr>
            <w:ins w:id="1930" w:author="Armando Ramirez" w:date="2022-02-07T13:44:00Z">
              <w:r w:rsidRPr="007E5EAD">
                <w:rPr>
                  <w:rFonts w:cs="Tahoma"/>
                  <w:szCs w:val="24"/>
                </w:rPr>
                <w:t>See Table 6-1a for worksheet numbers.</w:t>
              </w:r>
            </w:ins>
          </w:p>
        </w:tc>
      </w:tr>
      <w:tr w:rsidR="007E5EAD" w14:paraId="2980CD0E" w14:textId="77777777" w:rsidTr="00A17774">
        <w:trPr>
          <w:ins w:id="1931" w:author="Armando Ramirez" w:date="2022-02-07T13:44:00Z"/>
        </w:trPr>
        <w:tc>
          <w:tcPr>
            <w:tcW w:w="0" w:type="auto"/>
          </w:tcPr>
          <w:p w14:paraId="4F025A6F" w14:textId="77777777" w:rsidR="007E5EAD" w:rsidRPr="007E5EAD" w:rsidRDefault="007E5EAD" w:rsidP="00A17774">
            <w:pPr>
              <w:jc w:val="center"/>
              <w:rPr>
                <w:ins w:id="1932" w:author="Armando Ramirez" w:date="2022-02-07T13:44:00Z"/>
                <w:rFonts w:cs="Tahoma"/>
                <w:szCs w:val="24"/>
              </w:rPr>
            </w:pPr>
            <w:ins w:id="1933" w:author="Armando Ramirez" w:date="2022-02-07T13:44:00Z">
              <w:r w:rsidRPr="007E5EAD">
                <w:rPr>
                  <w:rFonts w:cs="Tahoma"/>
                  <w:szCs w:val="24"/>
                </w:rPr>
                <w:t>19</w:t>
              </w:r>
            </w:ins>
          </w:p>
        </w:tc>
        <w:tc>
          <w:tcPr>
            <w:tcW w:w="0" w:type="auto"/>
          </w:tcPr>
          <w:p w14:paraId="285436B5" w14:textId="77777777" w:rsidR="007E5EAD" w:rsidRPr="007E5EAD" w:rsidRDefault="007E5EAD" w:rsidP="008F196F">
            <w:pPr>
              <w:rPr>
                <w:ins w:id="1934" w:author="Armando Ramirez" w:date="2022-02-07T13:44:00Z"/>
                <w:rFonts w:cs="Tahoma"/>
                <w:szCs w:val="24"/>
              </w:rPr>
            </w:pPr>
            <w:ins w:id="1935" w:author="Armando Ramirez" w:date="2022-02-07T13:44:00Z">
              <w:r w:rsidRPr="007E5EAD">
                <w:rPr>
                  <w:rFonts w:cs="Tahoma"/>
                  <w:szCs w:val="24"/>
                </w:rPr>
                <w:t>Worksheet CF1R number, second</w:t>
              </w:r>
            </w:ins>
          </w:p>
        </w:tc>
        <w:tc>
          <w:tcPr>
            <w:tcW w:w="0" w:type="auto"/>
          </w:tcPr>
          <w:p w14:paraId="41C38430" w14:textId="77777777" w:rsidR="007E5EAD" w:rsidRPr="007E5EAD" w:rsidRDefault="007E5EAD" w:rsidP="008F196F">
            <w:pPr>
              <w:rPr>
                <w:ins w:id="1936" w:author="Armando Ramirez" w:date="2022-02-07T13:44:00Z"/>
                <w:rFonts w:cs="Tahoma"/>
                <w:szCs w:val="24"/>
              </w:rPr>
            </w:pPr>
            <w:ins w:id="1937" w:author="Armando Ramirez" w:date="2022-02-07T13:44:00Z">
              <w:r w:rsidRPr="007E5EAD">
                <w:rPr>
                  <w:rFonts w:cs="Tahoma"/>
                  <w:szCs w:val="24"/>
                </w:rPr>
                <w:t>1, 2, 6</w:t>
              </w:r>
            </w:ins>
          </w:p>
        </w:tc>
        <w:tc>
          <w:tcPr>
            <w:tcW w:w="0" w:type="auto"/>
          </w:tcPr>
          <w:p w14:paraId="04B2F564" w14:textId="77777777" w:rsidR="007E5EAD" w:rsidRPr="007E5EAD" w:rsidRDefault="007E5EAD" w:rsidP="008F196F">
            <w:pPr>
              <w:rPr>
                <w:ins w:id="1938" w:author="Armando Ramirez" w:date="2022-02-07T13:44:00Z"/>
                <w:rFonts w:cs="Tahoma"/>
                <w:szCs w:val="24"/>
              </w:rPr>
            </w:pPr>
            <w:ins w:id="1939" w:author="Armando Ramirez" w:date="2022-02-07T13:44:00Z">
              <w:r w:rsidRPr="007E5EAD">
                <w:rPr>
                  <w:rFonts w:cs="Tahoma"/>
                  <w:szCs w:val="24"/>
                </w:rPr>
                <w:t>See Table 6-1a for worksheet numbers.</w:t>
              </w:r>
            </w:ins>
          </w:p>
        </w:tc>
      </w:tr>
      <w:tr w:rsidR="007E5EAD" w14:paraId="32C9BAC4" w14:textId="77777777" w:rsidTr="00A17774">
        <w:trPr>
          <w:ins w:id="1940" w:author="Armando Ramirez" w:date="2022-02-07T13:44:00Z"/>
        </w:trPr>
        <w:tc>
          <w:tcPr>
            <w:tcW w:w="0" w:type="auto"/>
          </w:tcPr>
          <w:p w14:paraId="4D475539" w14:textId="77777777" w:rsidR="007E5EAD" w:rsidRPr="007E5EAD" w:rsidRDefault="007E5EAD" w:rsidP="00A17774">
            <w:pPr>
              <w:jc w:val="center"/>
              <w:rPr>
                <w:ins w:id="1941" w:author="Armando Ramirez" w:date="2022-02-07T13:44:00Z"/>
                <w:rFonts w:cs="Tahoma"/>
                <w:szCs w:val="24"/>
              </w:rPr>
            </w:pPr>
            <w:ins w:id="1942" w:author="Armando Ramirez" w:date="2022-02-07T13:44:00Z">
              <w:r w:rsidRPr="007E5EAD">
                <w:rPr>
                  <w:rFonts w:cs="Tahoma"/>
                  <w:szCs w:val="24"/>
                </w:rPr>
                <w:t>20</w:t>
              </w:r>
            </w:ins>
          </w:p>
        </w:tc>
        <w:tc>
          <w:tcPr>
            <w:tcW w:w="0" w:type="auto"/>
          </w:tcPr>
          <w:p w14:paraId="449D3BF5" w14:textId="77777777" w:rsidR="007E5EAD" w:rsidRPr="007E5EAD" w:rsidRDefault="007E5EAD" w:rsidP="008F196F">
            <w:pPr>
              <w:rPr>
                <w:ins w:id="1943" w:author="Armando Ramirez" w:date="2022-02-07T13:44:00Z"/>
                <w:rFonts w:cs="Tahoma"/>
                <w:szCs w:val="24"/>
              </w:rPr>
            </w:pPr>
            <w:ins w:id="1944" w:author="Armando Ramirez" w:date="2022-02-07T13:44:00Z">
              <w:r w:rsidRPr="007E5EAD">
                <w:rPr>
                  <w:rFonts w:cs="Tahoma"/>
                  <w:szCs w:val="24"/>
                </w:rPr>
                <w:t>Worksheet CF1R count, hundreds</w:t>
              </w:r>
            </w:ins>
          </w:p>
        </w:tc>
        <w:tc>
          <w:tcPr>
            <w:tcW w:w="0" w:type="auto"/>
          </w:tcPr>
          <w:p w14:paraId="5F11EE15" w14:textId="77777777" w:rsidR="007E5EAD" w:rsidRPr="007E5EAD" w:rsidRDefault="007E5EAD" w:rsidP="008F196F">
            <w:pPr>
              <w:rPr>
                <w:ins w:id="1945" w:author="Armando Ramirez" w:date="2022-02-07T13:44:00Z"/>
                <w:rFonts w:cs="Tahoma"/>
                <w:szCs w:val="24"/>
              </w:rPr>
            </w:pPr>
            <w:ins w:id="1946" w:author="Armando Ramirez" w:date="2022-02-07T13:44:00Z">
              <w:r w:rsidRPr="007E5EAD">
                <w:rPr>
                  <w:rFonts w:cs="Tahoma"/>
                  <w:szCs w:val="24"/>
                </w:rPr>
                <w:t>0-9</w:t>
              </w:r>
            </w:ins>
          </w:p>
        </w:tc>
        <w:tc>
          <w:tcPr>
            <w:tcW w:w="0" w:type="auto"/>
          </w:tcPr>
          <w:p w14:paraId="4DE791CA" w14:textId="251C2233" w:rsidR="007E5EAD" w:rsidRPr="007E5EAD" w:rsidRDefault="007E5EAD" w:rsidP="008F196F">
            <w:pPr>
              <w:rPr>
                <w:ins w:id="1947" w:author="Armando Ramirez" w:date="2022-02-07T13:44:00Z"/>
                <w:rFonts w:cs="Tahoma"/>
                <w:szCs w:val="24"/>
              </w:rPr>
            </w:pPr>
            <w:ins w:id="1948" w:author="Armando Ramirez" w:date="2022-02-07T13:44:00Z">
              <w:r w:rsidRPr="007E5EAD">
                <w:rPr>
                  <w:rFonts w:cs="Tahoma"/>
                  <w:szCs w:val="24"/>
                </w:rPr>
                <w:t>Serialized using digits 20-22</w:t>
              </w:r>
            </w:ins>
            <w:ins w:id="1949" w:author="Shewmaker, Michael@Energy" w:date="2022-03-03T13:44:00Z">
              <w:r w:rsidR="0007718C">
                <w:rPr>
                  <w:rFonts w:cs="Tahoma"/>
                  <w:szCs w:val="24"/>
                </w:rPr>
                <w:t>; see note 1</w:t>
              </w:r>
            </w:ins>
          </w:p>
        </w:tc>
      </w:tr>
      <w:tr w:rsidR="007E5EAD" w14:paraId="75AB7C92" w14:textId="77777777" w:rsidTr="00A17774">
        <w:trPr>
          <w:ins w:id="1950" w:author="Armando Ramirez" w:date="2022-02-07T13:44:00Z"/>
        </w:trPr>
        <w:tc>
          <w:tcPr>
            <w:tcW w:w="0" w:type="auto"/>
          </w:tcPr>
          <w:p w14:paraId="000EB398" w14:textId="77777777" w:rsidR="007E5EAD" w:rsidRPr="007E5EAD" w:rsidRDefault="007E5EAD" w:rsidP="00A17774">
            <w:pPr>
              <w:jc w:val="center"/>
              <w:rPr>
                <w:ins w:id="1951" w:author="Armando Ramirez" w:date="2022-02-07T13:44:00Z"/>
                <w:rFonts w:cs="Tahoma"/>
                <w:szCs w:val="24"/>
              </w:rPr>
            </w:pPr>
            <w:ins w:id="1952" w:author="Armando Ramirez" w:date="2022-02-07T13:44:00Z">
              <w:r w:rsidRPr="007E5EAD">
                <w:rPr>
                  <w:rFonts w:cs="Tahoma"/>
                  <w:szCs w:val="24"/>
                </w:rPr>
                <w:t>21</w:t>
              </w:r>
            </w:ins>
          </w:p>
        </w:tc>
        <w:tc>
          <w:tcPr>
            <w:tcW w:w="0" w:type="auto"/>
          </w:tcPr>
          <w:p w14:paraId="4F0C7F25" w14:textId="77777777" w:rsidR="007E5EAD" w:rsidRPr="007E5EAD" w:rsidRDefault="007E5EAD" w:rsidP="008F196F">
            <w:pPr>
              <w:rPr>
                <w:ins w:id="1953" w:author="Armando Ramirez" w:date="2022-02-07T13:44:00Z"/>
                <w:rFonts w:cs="Tahoma"/>
                <w:szCs w:val="24"/>
              </w:rPr>
            </w:pPr>
            <w:ins w:id="1954" w:author="Armando Ramirez" w:date="2022-02-07T13:44:00Z">
              <w:r w:rsidRPr="007E5EAD">
                <w:rPr>
                  <w:rFonts w:cs="Tahoma"/>
                  <w:szCs w:val="24"/>
                </w:rPr>
                <w:t>Worksheet CF1R count, tens</w:t>
              </w:r>
            </w:ins>
          </w:p>
        </w:tc>
        <w:tc>
          <w:tcPr>
            <w:tcW w:w="0" w:type="auto"/>
          </w:tcPr>
          <w:p w14:paraId="2D769FBC" w14:textId="77777777" w:rsidR="007E5EAD" w:rsidRPr="007E5EAD" w:rsidRDefault="007E5EAD" w:rsidP="008F196F">
            <w:pPr>
              <w:rPr>
                <w:ins w:id="1955" w:author="Armando Ramirez" w:date="2022-02-07T13:44:00Z"/>
                <w:rFonts w:cs="Tahoma"/>
                <w:szCs w:val="24"/>
              </w:rPr>
            </w:pPr>
            <w:ins w:id="1956" w:author="Armando Ramirez" w:date="2022-02-07T13:44:00Z">
              <w:r w:rsidRPr="007E5EAD">
                <w:rPr>
                  <w:rFonts w:cs="Tahoma"/>
                  <w:szCs w:val="24"/>
                </w:rPr>
                <w:t>0-9</w:t>
              </w:r>
            </w:ins>
          </w:p>
        </w:tc>
        <w:tc>
          <w:tcPr>
            <w:tcW w:w="0" w:type="auto"/>
          </w:tcPr>
          <w:p w14:paraId="3ADAC8FD" w14:textId="7A297FE3" w:rsidR="007E5EAD" w:rsidRPr="007E5EAD" w:rsidRDefault="007E5EAD" w:rsidP="008F196F">
            <w:pPr>
              <w:rPr>
                <w:ins w:id="1957" w:author="Armando Ramirez" w:date="2022-02-07T13:44:00Z"/>
                <w:rFonts w:cs="Tahoma"/>
                <w:szCs w:val="24"/>
              </w:rPr>
            </w:pPr>
            <w:ins w:id="1958" w:author="Armando Ramirez" w:date="2022-02-07T13:44:00Z">
              <w:r w:rsidRPr="007E5EAD">
                <w:rPr>
                  <w:rFonts w:cs="Tahoma"/>
                  <w:szCs w:val="24"/>
                </w:rPr>
                <w:t>Serialized using digits 20-22</w:t>
              </w:r>
            </w:ins>
            <w:ins w:id="1959" w:author="Shewmaker, Michael@Energy" w:date="2022-03-03T13:44:00Z">
              <w:r w:rsidR="0007718C">
                <w:rPr>
                  <w:rFonts w:cs="Tahoma"/>
                  <w:szCs w:val="24"/>
                </w:rPr>
                <w:t>; see note 1</w:t>
              </w:r>
            </w:ins>
          </w:p>
        </w:tc>
      </w:tr>
      <w:tr w:rsidR="007E5EAD" w14:paraId="53D3F9FC" w14:textId="77777777" w:rsidTr="00A17774">
        <w:trPr>
          <w:ins w:id="1960" w:author="Armando Ramirez" w:date="2022-02-07T13:44:00Z"/>
        </w:trPr>
        <w:tc>
          <w:tcPr>
            <w:tcW w:w="0" w:type="auto"/>
          </w:tcPr>
          <w:p w14:paraId="4ED6E0F4" w14:textId="77777777" w:rsidR="007E5EAD" w:rsidRPr="007E5EAD" w:rsidRDefault="007E5EAD" w:rsidP="00A17774">
            <w:pPr>
              <w:jc w:val="center"/>
              <w:rPr>
                <w:ins w:id="1961" w:author="Armando Ramirez" w:date="2022-02-07T13:44:00Z"/>
                <w:rFonts w:cs="Tahoma"/>
                <w:szCs w:val="24"/>
              </w:rPr>
            </w:pPr>
            <w:ins w:id="1962" w:author="Armando Ramirez" w:date="2022-02-07T13:44:00Z">
              <w:r w:rsidRPr="007E5EAD">
                <w:rPr>
                  <w:rFonts w:cs="Tahoma"/>
                  <w:szCs w:val="24"/>
                </w:rPr>
                <w:t>22</w:t>
              </w:r>
            </w:ins>
          </w:p>
        </w:tc>
        <w:tc>
          <w:tcPr>
            <w:tcW w:w="0" w:type="auto"/>
          </w:tcPr>
          <w:p w14:paraId="2480CA7B" w14:textId="77777777" w:rsidR="007E5EAD" w:rsidRPr="007E5EAD" w:rsidRDefault="007E5EAD" w:rsidP="008F196F">
            <w:pPr>
              <w:rPr>
                <w:ins w:id="1963" w:author="Armando Ramirez" w:date="2022-02-07T13:44:00Z"/>
                <w:rFonts w:cs="Tahoma"/>
                <w:szCs w:val="24"/>
              </w:rPr>
            </w:pPr>
            <w:proofErr w:type="gramStart"/>
            <w:ins w:id="1964" w:author="Armando Ramirez" w:date="2022-02-07T13:44:00Z">
              <w:r w:rsidRPr="007E5EAD">
                <w:rPr>
                  <w:rFonts w:cs="Tahoma"/>
                  <w:szCs w:val="24"/>
                </w:rPr>
                <w:t>Worksheet  CF</w:t>
              </w:r>
              <w:proofErr w:type="gramEnd"/>
              <w:r w:rsidRPr="007E5EAD">
                <w:rPr>
                  <w:rFonts w:cs="Tahoma"/>
                  <w:szCs w:val="24"/>
                </w:rPr>
                <w:t>1R count, ones</w:t>
              </w:r>
            </w:ins>
          </w:p>
        </w:tc>
        <w:tc>
          <w:tcPr>
            <w:tcW w:w="0" w:type="auto"/>
          </w:tcPr>
          <w:p w14:paraId="7BE4A25A" w14:textId="77777777" w:rsidR="007E5EAD" w:rsidRPr="007E5EAD" w:rsidRDefault="007E5EAD" w:rsidP="008F196F">
            <w:pPr>
              <w:rPr>
                <w:ins w:id="1965" w:author="Armando Ramirez" w:date="2022-02-07T13:44:00Z"/>
                <w:rFonts w:cs="Tahoma"/>
                <w:szCs w:val="24"/>
              </w:rPr>
            </w:pPr>
            <w:ins w:id="1966" w:author="Armando Ramirez" w:date="2022-02-07T13:44:00Z">
              <w:r w:rsidRPr="007E5EAD">
                <w:rPr>
                  <w:rFonts w:cs="Tahoma"/>
                  <w:szCs w:val="24"/>
                </w:rPr>
                <w:t>0-9</w:t>
              </w:r>
            </w:ins>
          </w:p>
        </w:tc>
        <w:tc>
          <w:tcPr>
            <w:tcW w:w="0" w:type="auto"/>
          </w:tcPr>
          <w:p w14:paraId="0D355674" w14:textId="5C17050C" w:rsidR="007E5EAD" w:rsidRPr="007E5EAD" w:rsidRDefault="007E5EAD" w:rsidP="008F196F">
            <w:pPr>
              <w:rPr>
                <w:ins w:id="1967" w:author="Armando Ramirez" w:date="2022-02-07T13:44:00Z"/>
                <w:rFonts w:cs="Tahoma"/>
                <w:szCs w:val="24"/>
              </w:rPr>
            </w:pPr>
            <w:ins w:id="1968" w:author="Armando Ramirez" w:date="2022-02-07T13:44:00Z">
              <w:r w:rsidRPr="007E5EAD">
                <w:rPr>
                  <w:rFonts w:cs="Tahoma"/>
                  <w:szCs w:val="24"/>
                </w:rPr>
                <w:t>Serialized using digits 20-22</w:t>
              </w:r>
            </w:ins>
            <w:ins w:id="1969" w:author="Shewmaker, Michael@Energy" w:date="2022-03-03T13:44:00Z">
              <w:r w:rsidR="0007718C">
                <w:rPr>
                  <w:rFonts w:cs="Tahoma"/>
                  <w:szCs w:val="24"/>
                </w:rPr>
                <w:t>; see note 1</w:t>
              </w:r>
            </w:ins>
          </w:p>
        </w:tc>
      </w:tr>
      <w:tr w:rsidR="007E5EAD" w14:paraId="06C0C536" w14:textId="77777777" w:rsidTr="00A17774">
        <w:trPr>
          <w:ins w:id="1970" w:author="Armando Ramirez" w:date="2022-02-07T13:44:00Z"/>
        </w:trPr>
        <w:tc>
          <w:tcPr>
            <w:tcW w:w="0" w:type="auto"/>
          </w:tcPr>
          <w:p w14:paraId="062A26C5" w14:textId="77777777" w:rsidR="007E5EAD" w:rsidRPr="007E5EAD" w:rsidRDefault="007E5EAD" w:rsidP="00A17774">
            <w:pPr>
              <w:jc w:val="center"/>
              <w:rPr>
                <w:ins w:id="1971" w:author="Armando Ramirez" w:date="2022-02-07T13:44:00Z"/>
                <w:rFonts w:cs="Tahoma"/>
                <w:szCs w:val="24"/>
              </w:rPr>
            </w:pPr>
            <w:ins w:id="1972" w:author="Armando Ramirez" w:date="2022-02-07T13:44:00Z">
              <w:r w:rsidRPr="007E5EAD">
                <w:rPr>
                  <w:rFonts w:cs="Tahoma"/>
                  <w:szCs w:val="24"/>
                </w:rPr>
                <w:t>23</w:t>
              </w:r>
            </w:ins>
          </w:p>
        </w:tc>
        <w:tc>
          <w:tcPr>
            <w:tcW w:w="0" w:type="auto"/>
          </w:tcPr>
          <w:p w14:paraId="1A1E0E76" w14:textId="77777777" w:rsidR="007E5EAD" w:rsidRPr="007E5EAD" w:rsidRDefault="007E5EAD" w:rsidP="008F196F">
            <w:pPr>
              <w:rPr>
                <w:ins w:id="1973" w:author="Armando Ramirez" w:date="2022-02-07T13:44:00Z"/>
                <w:rFonts w:cs="Tahoma"/>
                <w:szCs w:val="24"/>
              </w:rPr>
            </w:pPr>
            <w:ins w:id="1974" w:author="Armando Ramirez" w:date="2022-02-07T13:44:00Z">
              <w:r w:rsidRPr="007E5EAD">
                <w:rPr>
                  <w:rFonts w:cs="Tahoma"/>
                  <w:szCs w:val="24"/>
                </w:rPr>
                <w:t>Worksheet CF1R revision</w:t>
              </w:r>
            </w:ins>
          </w:p>
        </w:tc>
        <w:tc>
          <w:tcPr>
            <w:tcW w:w="0" w:type="auto"/>
          </w:tcPr>
          <w:p w14:paraId="0E1D95DE" w14:textId="77777777" w:rsidR="007E5EAD" w:rsidRPr="007E5EAD" w:rsidRDefault="007E5EAD" w:rsidP="008F196F">
            <w:pPr>
              <w:rPr>
                <w:ins w:id="1975" w:author="Armando Ramirez" w:date="2022-02-07T13:44:00Z"/>
                <w:rFonts w:cs="Tahoma"/>
                <w:szCs w:val="24"/>
              </w:rPr>
            </w:pPr>
            <w:proofErr w:type="gramStart"/>
            <w:ins w:id="1976" w:author="Armando Ramirez" w:date="2022-02-07T13:44:00Z">
              <w:r w:rsidRPr="007E5EAD">
                <w:rPr>
                  <w:rFonts w:cs="Tahoma"/>
                  <w:szCs w:val="24"/>
                </w:rPr>
                <w:t>A for</w:t>
              </w:r>
              <w:proofErr w:type="gramEnd"/>
              <w:r w:rsidRPr="007E5EAD">
                <w:rPr>
                  <w:rFonts w:cs="Tahoma"/>
                  <w:szCs w:val="24"/>
                </w:rPr>
                <w:t xml:space="preserve"> first version, B for second, etc.</w:t>
              </w:r>
            </w:ins>
          </w:p>
        </w:tc>
        <w:tc>
          <w:tcPr>
            <w:tcW w:w="0" w:type="auto"/>
          </w:tcPr>
          <w:p w14:paraId="200B26B0" w14:textId="000831C0" w:rsidR="007E5EAD" w:rsidRPr="007E5EAD" w:rsidRDefault="0054351B" w:rsidP="008F196F">
            <w:pPr>
              <w:rPr>
                <w:ins w:id="1977" w:author="Armando Ramirez" w:date="2022-02-07T13:44:00Z"/>
                <w:rFonts w:cs="Tahoma"/>
                <w:szCs w:val="24"/>
              </w:rPr>
            </w:pPr>
            <w:ins w:id="1978" w:author="Armando Ramirez" w:date="2022-02-07T20:47:00Z">
              <w:r>
                <w:rPr>
                  <w:rFonts w:cs="Tahoma"/>
                  <w:szCs w:val="24"/>
                </w:rPr>
                <w:t>S</w:t>
              </w:r>
            </w:ins>
            <w:ins w:id="1979" w:author="Armando Ramirez" w:date="2022-02-07T13:44:00Z">
              <w:r w:rsidR="007E5EAD" w:rsidRPr="007E5EAD">
                <w:rPr>
                  <w:rFonts w:cs="Tahoma"/>
                  <w:szCs w:val="24"/>
                </w:rPr>
                <w:t>kip I and O to avoid confusion with one and zero.</w:t>
              </w:r>
            </w:ins>
          </w:p>
        </w:tc>
      </w:tr>
      <w:bookmarkEnd w:id="1730"/>
    </w:tbl>
    <w:p w14:paraId="1907C1E5" w14:textId="6C2FF34D" w:rsidR="00DD6AB3" w:rsidRDefault="00DD6AB3" w:rsidP="00CA55D1">
      <w:pPr>
        <w:pStyle w:val="ListParagraph"/>
        <w:rPr>
          <w:ins w:id="1980" w:author="Shewmaker, Michael@Energy" w:date="2022-03-03T13:51:00Z"/>
          <w:rFonts w:eastAsia="Times New Roman" w:cs="Tahoma"/>
          <w:color w:val="auto"/>
        </w:rPr>
      </w:pPr>
    </w:p>
    <w:p w14:paraId="0695CF3B" w14:textId="033B833D" w:rsidR="00F750C2" w:rsidRDefault="00F750C2" w:rsidP="00CA55D1">
      <w:pPr>
        <w:pStyle w:val="ListParagraph"/>
        <w:rPr>
          <w:ins w:id="1981" w:author="Shewmaker, Michael@Energy" w:date="2022-03-03T13:51:00Z"/>
          <w:rFonts w:eastAsia="Times New Roman" w:cs="Tahoma"/>
          <w:color w:val="auto"/>
        </w:rPr>
      </w:pPr>
      <w:ins w:id="1982" w:author="Shewmaker, Michael@Energy" w:date="2022-03-03T13:51:00Z">
        <w:r>
          <w:rPr>
            <w:rFonts w:eastAsia="Times New Roman" w:cs="Tahoma"/>
            <w:color w:val="auto"/>
          </w:rPr>
          <w:t>Note 1</w:t>
        </w:r>
      </w:ins>
      <w:ins w:id="1983" w:author="Shewmaker, Michael@Energy" w:date="2022-03-03T13:56:00Z">
        <w:r w:rsidR="00225BA9">
          <w:rPr>
            <w:rFonts w:eastAsia="Times New Roman" w:cs="Tahoma"/>
            <w:color w:val="auto"/>
          </w:rPr>
          <w:t xml:space="preserve"> – CF1R worksheet count</w:t>
        </w:r>
      </w:ins>
    </w:p>
    <w:p w14:paraId="78069FE7" w14:textId="0B284841" w:rsidR="00F750C2" w:rsidRDefault="00F750C2" w:rsidP="00806688">
      <w:pPr>
        <w:pStyle w:val="ListParagraph"/>
        <w:numPr>
          <w:ilvl w:val="0"/>
          <w:numId w:val="70"/>
        </w:numPr>
        <w:rPr>
          <w:ins w:id="1984" w:author="Shewmaker, Michael@Energy" w:date="2022-03-03T13:51:00Z"/>
          <w:rFonts w:eastAsia="Times New Roman" w:cs="Tahoma"/>
          <w:color w:val="auto"/>
        </w:rPr>
      </w:pPr>
      <w:ins w:id="1985" w:author="Shewmaker, Michael@Energy" w:date="2022-03-03T13:51:00Z">
        <w:r>
          <w:rPr>
            <w:rFonts w:eastAsia="Times New Roman" w:cs="Tahoma"/>
            <w:color w:val="auto"/>
          </w:rPr>
          <w:t>Reset to 001 for the first worksheet (or ALT-02) created for a new CF1R.</w:t>
        </w:r>
      </w:ins>
    </w:p>
    <w:p w14:paraId="2368AD66" w14:textId="013634C3" w:rsidR="00F750C2" w:rsidRDefault="005E45EE" w:rsidP="00806688">
      <w:pPr>
        <w:pStyle w:val="ListParagraph"/>
        <w:numPr>
          <w:ilvl w:val="0"/>
          <w:numId w:val="70"/>
        </w:numPr>
        <w:rPr>
          <w:ins w:id="1986" w:author="Shewmaker, Michael@Energy" w:date="2022-03-03T13:52:00Z"/>
          <w:rFonts w:eastAsia="Times New Roman" w:cs="Tahoma"/>
          <w:color w:val="auto"/>
        </w:rPr>
      </w:pPr>
      <w:ins w:id="1987" w:author="Shewmaker, Michael@Energy" w:date="2022-03-03T13:51:00Z">
        <w:r>
          <w:rPr>
            <w:rFonts w:eastAsia="Times New Roman" w:cs="Tahoma"/>
            <w:color w:val="auto"/>
          </w:rPr>
          <w:t>Increment sequentially by 1 for each additional worksheet</w:t>
        </w:r>
      </w:ins>
      <w:ins w:id="1988" w:author="Shewmaker, Michael@Energy" w:date="2022-03-03T13:52:00Z">
        <w:r>
          <w:rPr>
            <w:rFonts w:eastAsia="Times New Roman" w:cs="Tahoma"/>
            <w:color w:val="auto"/>
          </w:rPr>
          <w:t xml:space="preserve"> (or ALT-02) created for the CF1R.</w:t>
        </w:r>
      </w:ins>
    </w:p>
    <w:p w14:paraId="1792D03E" w14:textId="20BAD4E7" w:rsidR="005E45EE" w:rsidRDefault="005E45EE" w:rsidP="00806688">
      <w:pPr>
        <w:pStyle w:val="ListParagraph"/>
        <w:numPr>
          <w:ilvl w:val="0"/>
          <w:numId w:val="70"/>
        </w:numPr>
        <w:rPr>
          <w:ins w:id="1989" w:author="Armando Ramirez" w:date="2022-02-07T20:40:00Z"/>
          <w:rFonts w:eastAsia="Times New Roman" w:cs="Tahoma"/>
          <w:color w:val="auto"/>
        </w:rPr>
      </w:pPr>
      <w:ins w:id="1990" w:author="Shewmaker, Michael@Energy" w:date="2022-03-03T13:52:00Z">
        <w:r>
          <w:rPr>
            <w:rFonts w:eastAsia="Times New Roman" w:cs="Tahoma"/>
            <w:color w:val="auto"/>
          </w:rPr>
          <w:lastRenderedPageBreak/>
          <w:t>If the parent CF1R document type is a CF1R-ADD-01 or CF1R-ALT-01, for each required ALT-02 child document, use the numbering convention lay</w:t>
        </w:r>
        <w:r w:rsidR="00144D42">
          <w:rPr>
            <w:rFonts w:eastAsia="Times New Roman" w:cs="Tahoma"/>
            <w:color w:val="auto"/>
          </w:rPr>
          <w:t>out described in Figure 3-1</w:t>
        </w:r>
      </w:ins>
      <w:ins w:id="1991" w:author="Shewmaker, Michael@Energy" w:date="2022-03-03T13:53:00Z">
        <w:r w:rsidR="00144D42">
          <w:rPr>
            <w:rFonts w:eastAsia="Times New Roman" w:cs="Tahoma"/>
            <w:color w:val="auto"/>
          </w:rPr>
          <w:t xml:space="preserve"> with digits 17, 18, 19 = A02, and designate (Figure 3-1) digits 20, 21, 22 </w:t>
        </w:r>
      </w:ins>
      <w:ins w:id="1992" w:author="Shewmaker, Michael@Energy" w:date="2022-03-03T13:54:00Z">
        <w:r w:rsidR="00EB6312">
          <w:rPr>
            <w:rFonts w:eastAsia="Times New Roman" w:cs="Tahoma"/>
            <w:color w:val="auto"/>
          </w:rPr>
          <w:t>as the unique identification number for the welling unit. For CF2R</w:t>
        </w:r>
      </w:ins>
      <w:ins w:id="1993" w:author="Shewmaker, Michael@Energy" w:date="2022-03-03T13:55:00Z">
        <w:r w:rsidR="00EB6312">
          <w:rPr>
            <w:rFonts w:eastAsia="Times New Roman" w:cs="Tahoma"/>
            <w:color w:val="auto"/>
          </w:rPr>
          <w:t xml:space="preserve"> and CF3R child documents associated with a </w:t>
        </w:r>
        <w:r w:rsidR="00225BA9">
          <w:rPr>
            <w:rFonts w:eastAsia="Times New Roman" w:cs="Tahoma"/>
            <w:color w:val="auto"/>
          </w:rPr>
          <w:t xml:space="preserve">dwelling </w:t>
        </w:r>
      </w:ins>
      <w:ins w:id="1994" w:author="Shewmaker, Michael@Energy" w:date="2022-03-03T13:53:00Z">
        <w:r w:rsidR="00144D42">
          <w:rPr>
            <w:rFonts w:eastAsia="Times New Roman" w:cs="Tahoma"/>
            <w:color w:val="auto"/>
          </w:rPr>
          <w:t>unit’s CF1R-ALT-02, ensure that the parent CF1R-ADD-01 or CF1R-ALT-01</w:t>
        </w:r>
        <w:r w:rsidR="00064720">
          <w:rPr>
            <w:rFonts w:eastAsia="Times New Roman" w:cs="Tahoma"/>
            <w:color w:val="auto"/>
          </w:rPr>
          <w:t xml:space="preserve"> (Figure 3-2</w:t>
        </w:r>
      </w:ins>
      <w:ins w:id="1995" w:author="Haider Alhabibi" w:date="2022-03-04T13:13:00Z">
        <w:r w:rsidR="00B82B3D">
          <w:rPr>
            <w:rFonts w:eastAsia="Times New Roman" w:cs="Tahoma"/>
            <w:color w:val="auto"/>
          </w:rPr>
          <w:t>a</w:t>
        </w:r>
      </w:ins>
      <w:ins w:id="1996" w:author="Shewmaker, Michael@Energy" w:date="2022-03-03T13:53:00Z">
        <w:r w:rsidR="00064720">
          <w:rPr>
            <w:rFonts w:eastAsia="Times New Roman" w:cs="Tahoma"/>
            <w:color w:val="auto"/>
          </w:rPr>
          <w:t xml:space="preserve"> numbering convention) dwelling unit digits 21, 22, 23 are constrained to be the same as th</w:t>
        </w:r>
      </w:ins>
      <w:ins w:id="1997" w:author="Shewmaker, Michael@Energy" w:date="2022-03-03T13:54:00Z">
        <w:r w:rsidR="00064720">
          <w:rPr>
            <w:rFonts w:eastAsia="Times New Roman" w:cs="Tahoma"/>
            <w:color w:val="auto"/>
          </w:rPr>
          <w:t>e CF1R-ALT-01 (Figure 3-1 numbering convention) unique dwelling unit identification number digits 20, 21, 22.</w:t>
        </w:r>
      </w:ins>
    </w:p>
    <w:p w14:paraId="1EDDB4F4" w14:textId="6A84F870" w:rsidR="003F3E59" w:rsidRPr="00911398" w:rsidRDefault="003F3E59" w:rsidP="003F3E59">
      <w:pPr>
        <w:rPr>
          <w:ins w:id="1998" w:author="Armando Ramirez" w:date="2022-02-07T20:40:00Z"/>
          <w:rFonts w:cs="Tahoma"/>
          <w:b/>
          <w:bCs/>
          <w:szCs w:val="24"/>
        </w:rPr>
      </w:pPr>
      <w:bookmarkStart w:id="1999" w:name="_Hlk95997548"/>
      <w:ins w:id="2000" w:author="Armando Ramirez" w:date="2022-02-07T20:40:00Z">
        <w:r w:rsidRPr="00911398">
          <w:rPr>
            <w:rFonts w:cs="Tahoma"/>
            <w:b/>
            <w:bCs/>
            <w:szCs w:val="24"/>
          </w:rPr>
          <w:t>Table 3-4</w:t>
        </w:r>
        <w:del w:id="2001" w:author="Haider Alhabibi" w:date="2022-02-18T10:45:00Z">
          <w:r w:rsidRPr="00911398" w:rsidDel="009E7154">
            <w:rPr>
              <w:rFonts w:cs="Tahoma"/>
              <w:b/>
              <w:bCs/>
              <w:szCs w:val="24"/>
            </w:rPr>
            <w:delText>a</w:delText>
          </w:r>
        </w:del>
      </w:ins>
      <w:ins w:id="2002" w:author="Haider Alhabibi" w:date="2022-02-18T10:45:00Z">
        <w:r w:rsidR="009E7154">
          <w:rPr>
            <w:rFonts w:cs="Tahoma"/>
            <w:b/>
            <w:bCs/>
            <w:szCs w:val="24"/>
          </w:rPr>
          <w:t>b</w:t>
        </w:r>
      </w:ins>
      <w:r w:rsidR="00911398">
        <w:rPr>
          <w:rFonts w:cs="Tahoma"/>
          <w:b/>
          <w:bCs/>
          <w:szCs w:val="24"/>
        </w:rPr>
        <w:t>.</w:t>
      </w:r>
      <w:ins w:id="2003" w:author="Armando Ramirez" w:date="2022-02-07T20:40:00Z">
        <w:r w:rsidRPr="00911398">
          <w:rPr>
            <w:rFonts w:cs="Tahoma"/>
            <w:b/>
            <w:bCs/>
            <w:szCs w:val="24"/>
          </w:rPr>
          <w:t xml:space="preserve"> Example of Worksheet Registration Number (RN) </w:t>
        </w:r>
      </w:ins>
      <w:ins w:id="2004" w:author="Armando Ramirez" w:date="2022-02-07T21:04:00Z">
        <w:r w:rsidR="00793A10" w:rsidRPr="00911398">
          <w:rPr>
            <w:rFonts w:cs="Tahoma"/>
            <w:b/>
            <w:bCs/>
            <w:szCs w:val="24"/>
          </w:rPr>
          <w:t xml:space="preserve">by </w:t>
        </w:r>
      </w:ins>
      <w:ins w:id="2005" w:author="Armando Ramirez" w:date="2022-02-07T20:40:00Z">
        <w:r w:rsidRPr="00911398">
          <w:rPr>
            <w:rFonts w:cs="Tahoma"/>
            <w:b/>
            <w:bCs/>
            <w:szCs w:val="24"/>
          </w:rPr>
          <w:t>digit.</w:t>
        </w:r>
      </w:ins>
    </w:p>
    <w:tbl>
      <w:tblPr>
        <w:tblStyle w:val="TableGrid"/>
        <w:tblW w:w="5000" w:type="pct"/>
        <w:tblCellMar>
          <w:left w:w="0" w:type="dxa"/>
          <w:right w:w="0" w:type="dxa"/>
        </w:tblCellMar>
        <w:tblLook w:val="04A0" w:firstRow="1" w:lastRow="0" w:firstColumn="1" w:lastColumn="0" w:noHBand="0" w:noVBand="1"/>
      </w:tblPr>
      <w:tblGrid>
        <w:gridCol w:w="1002"/>
        <w:gridCol w:w="281"/>
        <w:gridCol w:w="277"/>
        <w:gridCol w:w="275"/>
        <w:gridCol w:w="359"/>
        <w:gridCol w:w="294"/>
        <w:gridCol w:w="274"/>
        <w:gridCol w:w="274"/>
        <w:gridCol w:w="415"/>
        <w:gridCol w:w="417"/>
        <w:gridCol w:w="417"/>
        <w:gridCol w:w="417"/>
        <w:gridCol w:w="415"/>
        <w:gridCol w:w="417"/>
        <w:gridCol w:w="417"/>
        <w:gridCol w:w="417"/>
        <w:gridCol w:w="361"/>
        <w:gridCol w:w="459"/>
        <w:gridCol w:w="461"/>
        <w:gridCol w:w="461"/>
        <w:gridCol w:w="461"/>
        <w:gridCol w:w="461"/>
        <w:gridCol w:w="461"/>
        <w:gridCol w:w="433"/>
      </w:tblGrid>
      <w:tr w:rsidR="000F0AF7" w:rsidRPr="00881763" w14:paraId="3023D731" w14:textId="77777777" w:rsidTr="000F0AF7">
        <w:trPr>
          <w:cantSplit/>
          <w:trHeight w:val="1134"/>
          <w:ins w:id="2006" w:author="Armando Ramirez" w:date="2022-02-07T20:40:00Z"/>
        </w:trPr>
        <w:tc>
          <w:tcPr>
            <w:tcW w:w="504" w:type="pct"/>
            <w:vAlign w:val="center"/>
          </w:tcPr>
          <w:p w14:paraId="3A73C21E" w14:textId="77777777" w:rsidR="003F3E59" w:rsidRPr="001E6A69" w:rsidRDefault="003F3E59" w:rsidP="00F9590A">
            <w:pPr>
              <w:jc w:val="center"/>
              <w:rPr>
                <w:ins w:id="2007" w:author="Armando Ramirez" w:date="2022-02-07T20:40:00Z"/>
                <w:rFonts w:cs="Tahoma"/>
                <w:szCs w:val="24"/>
              </w:rPr>
            </w:pPr>
            <w:ins w:id="2008" w:author="Armando Ramirez" w:date="2022-02-07T20:40:00Z">
              <w:r w:rsidRPr="001E6A69">
                <w:rPr>
                  <w:rFonts w:cs="Tahoma"/>
                  <w:szCs w:val="24"/>
                </w:rPr>
                <w:t>Digit</w:t>
              </w:r>
            </w:ins>
          </w:p>
        </w:tc>
        <w:tc>
          <w:tcPr>
            <w:tcW w:w="141" w:type="pct"/>
            <w:shd w:val="clear" w:color="auto" w:fill="auto"/>
            <w:vAlign w:val="center"/>
          </w:tcPr>
          <w:p w14:paraId="05EACBB3" w14:textId="77777777" w:rsidR="003F3E59" w:rsidRPr="001E6A69" w:rsidRDefault="003F3E59" w:rsidP="00F9590A">
            <w:pPr>
              <w:jc w:val="center"/>
              <w:rPr>
                <w:ins w:id="2009" w:author="Armando Ramirez" w:date="2022-02-07T20:40:00Z"/>
                <w:rFonts w:cs="Tahoma"/>
                <w:szCs w:val="24"/>
              </w:rPr>
            </w:pPr>
            <w:ins w:id="2010" w:author="Armando Ramirez" w:date="2022-02-07T20:40:00Z">
              <w:r w:rsidRPr="001E6A69">
                <w:rPr>
                  <w:rFonts w:cs="Tahoma"/>
                  <w:szCs w:val="24"/>
                </w:rPr>
                <w:t>1</w:t>
              </w:r>
            </w:ins>
          </w:p>
        </w:tc>
        <w:tc>
          <w:tcPr>
            <w:tcW w:w="139" w:type="pct"/>
            <w:shd w:val="clear" w:color="auto" w:fill="D99594" w:themeFill="accent2" w:themeFillTint="99"/>
            <w:vAlign w:val="center"/>
          </w:tcPr>
          <w:p w14:paraId="1B953A7E" w14:textId="77777777" w:rsidR="003F3E59" w:rsidRPr="001E6A69" w:rsidRDefault="003F3E59" w:rsidP="00F9590A">
            <w:pPr>
              <w:jc w:val="center"/>
              <w:rPr>
                <w:ins w:id="2011" w:author="Armando Ramirez" w:date="2022-02-07T20:40:00Z"/>
                <w:rFonts w:cs="Tahoma"/>
                <w:szCs w:val="24"/>
              </w:rPr>
            </w:pPr>
            <w:ins w:id="2012" w:author="Armando Ramirez" w:date="2022-02-07T20:40:00Z">
              <w:r w:rsidRPr="001E6A69">
                <w:rPr>
                  <w:rFonts w:cs="Tahoma"/>
                  <w:szCs w:val="24"/>
                </w:rPr>
                <w:t>2</w:t>
              </w:r>
            </w:ins>
          </w:p>
        </w:tc>
        <w:tc>
          <w:tcPr>
            <w:tcW w:w="138" w:type="pct"/>
            <w:shd w:val="clear" w:color="auto" w:fill="D99594" w:themeFill="accent2" w:themeFillTint="99"/>
            <w:vAlign w:val="center"/>
          </w:tcPr>
          <w:p w14:paraId="46F1AA8C" w14:textId="77777777" w:rsidR="003F3E59" w:rsidRPr="001E6A69" w:rsidRDefault="003F3E59" w:rsidP="00F9590A">
            <w:pPr>
              <w:jc w:val="center"/>
              <w:rPr>
                <w:ins w:id="2013" w:author="Armando Ramirez" w:date="2022-02-07T20:40:00Z"/>
                <w:rFonts w:cs="Tahoma"/>
                <w:szCs w:val="24"/>
              </w:rPr>
            </w:pPr>
            <w:ins w:id="2014" w:author="Armando Ramirez" w:date="2022-02-07T20:40:00Z">
              <w:r w:rsidRPr="001E6A69">
                <w:rPr>
                  <w:rFonts w:cs="Tahoma"/>
                  <w:szCs w:val="24"/>
                </w:rPr>
                <w:t>3</w:t>
              </w:r>
            </w:ins>
          </w:p>
        </w:tc>
        <w:tc>
          <w:tcPr>
            <w:tcW w:w="181" w:type="pct"/>
            <w:vAlign w:val="center"/>
          </w:tcPr>
          <w:p w14:paraId="40288E3B" w14:textId="77777777" w:rsidR="003F3E59" w:rsidRPr="001E6A69" w:rsidRDefault="003F3E59" w:rsidP="00F9590A">
            <w:pPr>
              <w:jc w:val="center"/>
              <w:rPr>
                <w:ins w:id="2015" w:author="Armando Ramirez" w:date="2022-02-07T20:40:00Z"/>
                <w:rFonts w:cs="Tahoma"/>
                <w:szCs w:val="24"/>
              </w:rPr>
            </w:pPr>
            <w:ins w:id="2016" w:author="Armando Ramirez" w:date="2022-02-07T20:40:00Z">
              <w:r w:rsidRPr="001E6A69">
                <w:rPr>
                  <w:rFonts w:cs="Tahoma"/>
                  <w:szCs w:val="24"/>
                </w:rPr>
                <w:t>4</w:t>
              </w:r>
            </w:ins>
          </w:p>
        </w:tc>
        <w:tc>
          <w:tcPr>
            <w:tcW w:w="148" w:type="pct"/>
            <w:shd w:val="clear" w:color="auto" w:fill="B8CCE4" w:themeFill="accent1" w:themeFillTint="66"/>
            <w:vAlign w:val="center"/>
          </w:tcPr>
          <w:p w14:paraId="6EE5514F" w14:textId="77777777" w:rsidR="003F3E59" w:rsidRPr="001E6A69" w:rsidRDefault="003F3E59" w:rsidP="00F9590A">
            <w:pPr>
              <w:jc w:val="center"/>
              <w:rPr>
                <w:ins w:id="2017" w:author="Armando Ramirez" w:date="2022-02-07T20:40:00Z"/>
                <w:rFonts w:cs="Tahoma"/>
                <w:szCs w:val="24"/>
              </w:rPr>
            </w:pPr>
            <w:ins w:id="2018" w:author="Armando Ramirez" w:date="2022-02-07T20:40:00Z">
              <w:r w:rsidRPr="001E6A69">
                <w:rPr>
                  <w:rFonts w:cs="Tahoma"/>
                  <w:szCs w:val="24"/>
                </w:rPr>
                <w:t>5</w:t>
              </w:r>
            </w:ins>
          </w:p>
        </w:tc>
        <w:tc>
          <w:tcPr>
            <w:tcW w:w="138" w:type="pct"/>
            <w:shd w:val="clear" w:color="auto" w:fill="B8CCE4" w:themeFill="accent1" w:themeFillTint="66"/>
            <w:vAlign w:val="center"/>
          </w:tcPr>
          <w:p w14:paraId="6E6D48C5" w14:textId="77777777" w:rsidR="003F3E59" w:rsidRPr="001E6A69" w:rsidRDefault="003F3E59" w:rsidP="00F9590A">
            <w:pPr>
              <w:jc w:val="center"/>
              <w:rPr>
                <w:ins w:id="2019" w:author="Armando Ramirez" w:date="2022-02-07T20:40:00Z"/>
                <w:rFonts w:cs="Tahoma"/>
                <w:szCs w:val="24"/>
              </w:rPr>
            </w:pPr>
            <w:ins w:id="2020" w:author="Armando Ramirez" w:date="2022-02-07T20:40:00Z">
              <w:r w:rsidRPr="001E6A69">
                <w:rPr>
                  <w:rFonts w:cs="Tahoma"/>
                  <w:szCs w:val="24"/>
                </w:rPr>
                <w:t>6</w:t>
              </w:r>
            </w:ins>
          </w:p>
        </w:tc>
        <w:tc>
          <w:tcPr>
            <w:tcW w:w="138" w:type="pct"/>
            <w:shd w:val="clear" w:color="auto" w:fill="B8CCE4" w:themeFill="accent1" w:themeFillTint="66"/>
            <w:vAlign w:val="center"/>
          </w:tcPr>
          <w:p w14:paraId="718D9E2E" w14:textId="77777777" w:rsidR="003F3E59" w:rsidRPr="001E6A69" w:rsidRDefault="003F3E59" w:rsidP="00F9590A">
            <w:pPr>
              <w:jc w:val="center"/>
              <w:rPr>
                <w:ins w:id="2021" w:author="Armando Ramirez" w:date="2022-02-07T20:40:00Z"/>
                <w:rFonts w:cs="Tahoma"/>
                <w:szCs w:val="24"/>
              </w:rPr>
            </w:pPr>
            <w:ins w:id="2022" w:author="Armando Ramirez" w:date="2022-02-07T20:40:00Z">
              <w:r w:rsidRPr="001E6A69">
                <w:rPr>
                  <w:rFonts w:cs="Tahoma"/>
                  <w:szCs w:val="24"/>
                </w:rPr>
                <w:t>7</w:t>
              </w:r>
            </w:ins>
          </w:p>
        </w:tc>
        <w:tc>
          <w:tcPr>
            <w:tcW w:w="209" w:type="pct"/>
            <w:shd w:val="clear" w:color="auto" w:fill="92D050"/>
            <w:vAlign w:val="center"/>
          </w:tcPr>
          <w:p w14:paraId="60FA4B36" w14:textId="77777777" w:rsidR="003F3E59" w:rsidRPr="001E6A69" w:rsidRDefault="003F3E59" w:rsidP="00F9590A">
            <w:pPr>
              <w:jc w:val="center"/>
              <w:rPr>
                <w:ins w:id="2023" w:author="Armando Ramirez" w:date="2022-02-07T20:40:00Z"/>
                <w:rFonts w:cs="Tahoma"/>
                <w:szCs w:val="24"/>
              </w:rPr>
            </w:pPr>
            <w:ins w:id="2024" w:author="Armando Ramirez" w:date="2022-02-07T20:40:00Z">
              <w:r w:rsidRPr="001E6A69">
                <w:rPr>
                  <w:rFonts w:cs="Tahoma"/>
                  <w:szCs w:val="24"/>
                </w:rPr>
                <w:t>8</w:t>
              </w:r>
            </w:ins>
          </w:p>
        </w:tc>
        <w:tc>
          <w:tcPr>
            <w:tcW w:w="210" w:type="pct"/>
            <w:shd w:val="clear" w:color="auto" w:fill="92D050"/>
            <w:vAlign w:val="center"/>
          </w:tcPr>
          <w:p w14:paraId="7D24443C" w14:textId="77777777" w:rsidR="003F3E59" w:rsidRPr="001E6A69" w:rsidRDefault="003F3E59" w:rsidP="00F9590A">
            <w:pPr>
              <w:jc w:val="center"/>
              <w:rPr>
                <w:ins w:id="2025" w:author="Armando Ramirez" w:date="2022-02-07T20:40:00Z"/>
                <w:rFonts w:cs="Tahoma"/>
                <w:szCs w:val="24"/>
              </w:rPr>
            </w:pPr>
            <w:ins w:id="2026" w:author="Armando Ramirez" w:date="2022-02-07T20:40:00Z">
              <w:r w:rsidRPr="001E6A69">
                <w:rPr>
                  <w:rFonts w:cs="Tahoma"/>
                  <w:szCs w:val="24"/>
                </w:rPr>
                <w:t>9</w:t>
              </w:r>
            </w:ins>
          </w:p>
        </w:tc>
        <w:tc>
          <w:tcPr>
            <w:tcW w:w="210" w:type="pct"/>
            <w:shd w:val="clear" w:color="auto" w:fill="92D050"/>
            <w:vAlign w:val="center"/>
          </w:tcPr>
          <w:p w14:paraId="735AA808" w14:textId="77777777" w:rsidR="003F3E59" w:rsidRPr="001E6A69" w:rsidRDefault="003F3E59" w:rsidP="00F9590A">
            <w:pPr>
              <w:jc w:val="center"/>
              <w:rPr>
                <w:ins w:id="2027" w:author="Armando Ramirez" w:date="2022-02-07T20:40:00Z"/>
                <w:rFonts w:cs="Tahoma"/>
                <w:szCs w:val="24"/>
              </w:rPr>
            </w:pPr>
            <w:ins w:id="2028" w:author="Armando Ramirez" w:date="2022-02-07T20:40:00Z">
              <w:r w:rsidRPr="001E6A69">
                <w:rPr>
                  <w:rFonts w:cs="Tahoma"/>
                  <w:szCs w:val="24"/>
                </w:rPr>
                <w:t>10</w:t>
              </w:r>
            </w:ins>
          </w:p>
        </w:tc>
        <w:tc>
          <w:tcPr>
            <w:tcW w:w="210" w:type="pct"/>
            <w:shd w:val="clear" w:color="auto" w:fill="92D050"/>
            <w:vAlign w:val="center"/>
          </w:tcPr>
          <w:p w14:paraId="77ED2D05" w14:textId="77777777" w:rsidR="003F3E59" w:rsidRPr="001E6A69" w:rsidRDefault="003F3E59" w:rsidP="00F9590A">
            <w:pPr>
              <w:jc w:val="center"/>
              <w:rPr>
                <w:ins w:id="2029" w:author="Armando Ramirez" w:date="2022-02-07T20:40:00Z"/>
                <w:rFonts w:cs="Tahoma"/>
                <w:szCs w:val="24"/>
              </w:rPr>
            </w:pPr>
            <w:ins w:id="2030" w:author="Armando Ramirez" w:date="2022-02-07T20:40:00Z">
              <w:r w:rsidRPr="001E6A69">
                <w:rPr>
                  <w:rFonts w:cs="Tahoma"/>
                  <w:szCs w:val="24"/>
                </w:rPr>
                <w:t>11</w:t>
              </w:r>
            </w:ins>
          </w:p>
        </w:tc>
        <w:tc>
          <w:tcPr>
            <w:tcW w:w="209" w:type="pct"/>
            <w:shd w:val="clear" w:color="auto" w:fill="92D050"/>
            <w:vAlign w:val="center"/>
          </w:tcPr>
          <w:p w14:paraId="60E50B3B" w14:textId="77777777" w:rsidR="003F3E59" w:rsidRPr="001E6A69" w:rsidRDefault="003F3E59" w:rsidP="00F9590A">
            <w:pPr>
              <w:jc w:val="center"/>
              <w:rPr>
                <w:ins w:id="2031" w:author="Armando Ramirez" w:date="2022-02-07T20:40:00Z"/>
                <w:rFonts w:cs="Tahoma"/>
                <w:szCs w:val="24"/>
              </w:rPr>
            </w:pPr>
            <w:ins w:id="2032" w:author="Armando Ramirez" w:date="2022-02-07T20:40:00Z">
              <w:r w:rsidRPr="001E6A69">
                <w:rPr>
                  <w:rFonts w:cs="Tahoma"/>
                  <w:szCs w:val="24"/>
                </w:rPr>
                <w:t>12</w:t>
              </w:r>
            </w:ins>
          </w:p>
        </w:tc>
        <w:tc>
          <w:tcPr>
            <w:tcW w:w="210" w:type="pct"/>
            <w:shd w:val="clear" w:color="auto" w:fill="92D050"/>
            <w:vAlign w:val="center"/>
          </w:tcPr>
          <w:p w14:paraId="4DECBE5C" w14:textId="77777777" w:rsidR="003F3E59" w:rsidRPr="001E6A69" w:rsidRDefault="003F3E59" w:rsidP="00F9590A">
            <w:pPr>
              <w:jc w:val="center"/>
              <w:rPr>
                <w:ins w:id="2033" w:author="Armando Ramirez" w:date="2022-02-07T20:40:00Z"/>
                <w:rFonts w:cs="Tahoma"/>
                <w:szCs w:val="24"/>
              </w:rPr>
            </w:pPr>
            <w:ins w:id="2034" w:author="Armando Ramirez" w:date="2022-02-07T20:40:00Z">
              <w:r w:rsidRPr="001E6A69">
                <w:rPr>
                  <w:rFonts w:cs="Tahoma"/>
                  <w:szCs w:val="24"/>
                </w:rPr>
                <w:t>13</w:t>
              </w:r>
            </w:ins>
          </w:p>
        </w:tc>
        <w:tc>
          <w:tcPr>
            <w:tcW w:w="210" w:type="pct"/>
            <w:shd w:val="clear" w:color="auto" w:fill="92D050"/>
            <w:vAlign w:val="center"/>
          </w:tcPr>
          <w:p w14:paraId="0E4FA6CB" w14:textId="77777777" w:rsidR="003F3E59" w:rsidRPr="001E6A69" w:rsidRDefault="003F3E59" w:rsidP="00F9590A">
            <w:pPr>
              <w:jc w:val="center"/>
              <w:rPr>
                <w:ins w:id="2035" w:author="Armando Ramirez" w:date="2022-02-07T20:40:00Z"/>
                <w:rFonts w:cs="Tahoma"/>
                <w:szCs w:val="24"/>
              </w:rPr>
            </w:pPr>
            <w:ins w:id="2036" w:author="Armando Ramirez" w:date="2022-02-07T20:40:00Z">
              <w:r w:rsidRPr="001E6A69">
                <w:rPr>
                  <w:rFonts w:cs="Tahoma"/>
                  <w:szCs w:val="24"/>
                </w:rPr>
                <w:t>14</w:t>
              </w:r>
            </w:ins>
          </w:p>
        </w:tc>
        <w:tc>
          <w:tcPr>
            <w:tcW w:w="210" w:type="pct"/>
            <w:vAlign w:val="center"/>
          </w:tcPr>
          <w:p w14:paraId="20BE6548" w14:textId="77777777" w:rsidR="003F3E59" w:rsidRPr="001E6A69" w:rsidRDefault="003F3E59" w:rsidP="00F9590A">
            <w:pPr>
              <w:jc w:val="center"/>
              <w:rPr>
                <w:ins w:id="2037" w:author="Armando Ramirez" w:date="2022-02-07T20:40:00Z"/>
                <w:rFonts w:cs="Tahoma"/>
                <w:szCs w:val="24"/>
              </w:rPr>
            </w:pPr>
            <w:ins w:id="2038" w:author="Armando Ramirez" w:date="2022-02-07T20:40:00Z">
              <w:r w:rsidRPr="001E6A69">
                <w:rPr>
                  <w:rFonts w:cs="Tahoma"/>
                  <w:szCs w:val="24"/>
                </w:rPr>
                <w:t>15</w:t>
              </w:r>
            </w:ins>
          </w:p>
        </w:tc>
        <w:tc>
          <w:tcPr>
            <w:tcW w:w="182" w:type="pct"/>
            <w:vAlign w:val="center"/>
          </w:tcPr>
          <w:p w14:paraId="43404316" w14:textId="77777777" w:rsidR="003F3E59" w:rsidRPr="001E6A69" w:rsidRDefault="003F3E59" w:rsidP="00F9590A">
            <w:pPr>
              <w:jc w:val="center"/>
              <w:rPr>
                <w:ins w:id="2039" w:author="Armando Ramirez" w:date="2022-02-07T20:40:00Z"/>
                <w:rFonts w:cs="Tahoma"/>
                <w:szCs w:val="24"/>
              </w:rPr>
            </w:pPr>
            <w:ins w:id="2040" w:author="Armando Ramirez" w:date="2022-02-07T20:40:00Z">
              <w:r w:rsidRPr="001E6A69">
                <w:rPr>
                  <w:rFonts w:cs="Tahoma"/>
                  <w:szCs w:val="24"/>
                </w:rPr>
                <w:t>16</w:t>
              </w:r>
            </w:ins>
          </w:p>
        </w:tc>
        <w:tc>
          <w:tcPr>
            <w:tcW w:w="231" w:type="pct"/>
            <w:shd w:val="clear" w:color="auto" w:fill="B8CCE4" w:themeFill="accent1" w:themeFillTint="66"/>
            <w:vAlign w:val="center"/>
          </w:tcPr>
          <w:p w14:paraId="135A8B38" w14:textId="77777777" w:rsidR="003F3E59" w:rsidRPr="001E6A69" w:rsidRDefault="003F3E59" w:rsidP="00F9590A">
            <w:pPr>
              <w:jc w:val="center"/>
              <w:rPr>
                <w:ins w:id="2041" w:author="Armando Ramirez" w:date="2022-02-07T20:40:00Z"/>
                <w:rFonts w:cs="Tahoma"/>
                <w:szCs w:val="24"/>
              </w:rPr>
            </w:pPr>
            <w:ins w:id="2042" w:author="Armando Ramirez" w:date="2022-02-07T20:40:00Z">
              <w:r w:rsidRPr="001E6A69">
                <w:rPr>
                  <w:rFonts w:cs="Tahoma"/>
                  <w:szCs w:val="24"/>
                </w:rPr>
                <w:t>17</w:t>
              </w:r>
            </w:ins>
          </w:p>
        </w:tc>
        <w:tc>
          <w:tcPr>
            <w:tcW w:w="232" w:type="pct"/>
            <w:shd w:val="clear" w:color="auto" w:fill="B8CCE4" w:themeFill="accent1" w:themeFillTint="66"/>
            <w:vAlign w:val="center"/>
          </w:tcPr>
          <w:p w14:paraId="139BB039" w14:textId="77777777" w:rsidR="003F3E59" w:rsidRPr="001E6A69" w:rsidRDefault="003F3E59" w:rsidP="00F9590A">
            <w:pPr>
              <w:jc w:val="center"/>
              <w:rPr>
                <w:ins w:id="2043" w:author="Armando Ramirez" w:date="2022-02-07T20:40:00Z"/>
                <w:rFonts w:cs="Tahoma"/>
                <w:szCs w:val="24"/>
              </w:rPr>
            </w:pPr>
            <w:ins w:id="2044" w:author="Armando Ramirez" w:date="2022-02-07T20:40:00Z">
              <w:r w:rsidRPr="001E6A69">
                <w:rPr>
                  <w:rFonts w:cs="Tahoma"/>
                  <w:szCs w:val="24"/>
                </w:rPr>
                <w:t>18</w:t>
              </w:r>
            </w:ins>
          </w:p>
        </w:tc>
        <w:tc>
          <w:tcPr>
            <w:tcW w:w="232" w:type="pct"/>
            <w:shd w:val="clear" w:color="auto" w:fill="B8CCE4" w:themeFill="accent1" w:themeFillTint="66"/>
            <w:vAlign w:val="center"/>
          </w:tcPr>
          <w:p w14:paraId="56C43C1E" w14:textId="77777777" w:rsidR="003F3E59" w:rsidRPr="001E6A69" w:rsidRDefault="003F3E59" w:rsidP="00F9590A">
            <w:pPr>
              <w:jc w:val="center"/>
              <w:rPr>
                <w:ins w:id="2045" w:author="Armando Ramirez" w:date="2022-02-07T20:40:00Z"/>
                <w:rFonts w:cs="Tahoma"/>
                <w:szCs w:val="24"/>
              </w:rPr>
            </w:pPr>
            <w:ins w:id="2046" w:author="Armando Ramirez" w:date="2022-02-07T20:40:00Z">
              <w:r w:rsidRPr="001E6A69">
                <w:rPr>
                  <w:rFonts w:cs="Tahoma"/>
                  <w:szCs w:val="24"/>
                </w:rPr>
                <w:t>19</w:t>
              </w:r>
            </w:ins>
          </w:p>
        </w:tc>
        <w:tc>
          <w:tcPr>
            <w:tcW w:w="232" w:type="pct"/>
            <w:shd w:val="clear" w:color="auto" w:fill="92D050"/>
            <w:vAlign w:val="center"/>
          </w:tcPr>
          <w:p w14:paraId="41433AB1" w14:textId="77777777" w:rsidR="003F3E59" w:rsidRPr="001E6A69" w:rsidRDefault="003F3E59" w:rsidP="00F9590A">
            <w:pPr>
              <w:jc w:val="center"/>
              <w:rPr>
                <w:ins w:id="2047" w:author="Armando Ramirez" w:date="2022-02-07T20:40:00Z"/>
                <w:rFonts w:cs="Tahoma"/>
                <w:szCs w:val="24"/>
              </w:rPr>
            </w:pPr>
            <w:ins w:id="2048" w:author="Armando Ramirez" w:date="2022-02-07T20:40:00Z">
              <w:r w:rsidRPr="001E6A69">
                <w:rPr>
                  <w:rFonts w:cs="Tahoma"/>
                  <w:szCs w:val="24"/>
                </w:rPr>
                <w:t>20</w:t>
              </w:r>
            </w:ins>
          </w:p>
        </w:tc>
        <w:tc>
          <w:tcPr>
            <w:tcW w:w="232" w:type="pct"/>
            <w:shd w:val="clear" w:color="auto" w:fill="92D050"/>
            <w:vAlign w:val="center"/>
          </w:tcPr>
          <w:p w14:paraId="4B2F7270" w14:textId="77777777" w:rsidR="003F3E59" w:rsidRPr="001E6A69" w:rsidRDefault="003F3E59" w:rsidP="00F9590A">
            <w:pPr>
              <w:jc w:val="center"/>
              <w:rPr>
                <w:ins w:id="2049" w:author="Armando Ramirez" w:date="2022-02-07T20:40:00Z"/>
                <w:rFonts w:cs="Tahoma"/>
                <w:szCs w:val="24"/>
              </w:rPr>
            </w:pPr>
            <w:ins w:id="2050" w:author="Armando Ramirez" w:date="2022-02-07T20:40:00Z">
              <w:r w:rsidRPr="001E6A69">
                <w:rPr>
                  <w:rFonts w:cs="Tahoma"/>
                  <w:szCs w:val="24"/>
                </w:rPr>
                <w:t>21</w:t>
              </w:r>
            </w:ins>
          </w:p>
        </w:tc>
        <w:tc>
          <w:tcPr>
            <w:tcW w:w="232" w:type="pct"/>
            <w:shd w:val="clear" w:color="auto" w:fill="92D050"/>
            <w:vAlign w:val="center"/>
          </w:tcPr>
          <w:p w14:paraId="7646203B" w14:textId="77777777" w:rsidR="003F3E59" w:rsidRPr="001E6A69" w:rsidRDefault="003F3E59" w:rsidP="00F9590A">
            <w:pPr>
              <w:jc w:val="center"/>
              <w:rPr>
                <w:ins w:id="2051" w:author="Armando Ramirez" w:date="2022-02-07T20:40:00Z"/>
                <w:rFonts w:cs="Tahoma"/>
                <w:szCs w:val="24"/>
              </w:rPr>
            </w:pPr>
            <w:ins w:id="2052" w:author="Armando Ramirez" w:date="2022-02-07T20:40:00Z">
              <w:r w:rsidRPr="001E6A69">
                <w:rPr>
                  <w:rFonts w:cs="Tahoma"/>
                  <w:szCs w:val="24"/>
                </w:rPr>
                <w:t>22</w:t>
              </w:r>
            </w:ins>
          </w:p>
        </w:tc>
        <w:tc>
          <w:tcPr>
            <w:tcW w:w="218" w:type="pct"/>
            <w:vAlign w:val="center"/>
          </w:tcPr>
          <w:p w14:paraId="7B4F66B3" w14:textId="77777777" w:rsidR="003F3E59" w:rsidRPr="001E6A69" w:rsidRDefault="003F3E59" w:rsidP="00F9590A">
            <w:pPr>
              <w:jc w:val="center"/>
              <w:rPr>
                <w:ins w:id="2053" w:author="Armando Ramirez" w:date="2022-02-07T20:40:00Z"/>
                <w:rFonts w:cs="Tahoma"/>
                <w:szCs w:val="24"/>
              </w:rPr>
            </w:pPr>
            <w:ins w:id="2054" w:author="Armando Ramirez" w:date="2022-02-07T20:40:00Z">
              <w:r w:rsidRPr="001E6A69">
                <w:rPr>
                  <w:rFonts w:cs="Tahoma"/>
                  <w:szCs w:val="24"/>
                </w:rPr>
                <w:t>23</w:t>
              </w:r>
            </w:ins>
          </w:p>
        </w:tc>
      </w:tr>
      <w:tr w:rsidR="000F0AF7" w:rsidRPr="00881763" w14:paraId="170A1D27" w14:textId="77777777" w:rsidTr="000F0AF7">
        <w:trPr>
          <w:trHeight w:val="620"/>
          <w:ins w:id="2055" w:author="Armando Ramirez" w:date="2022-02-07T20:40:00Z"/>
        </w:trPr>
        <w:tc>
          <w:tcPr>
            <w:tcW w:w="504" w:type="pct"/>
            <w:vAlign w:val="center"/>
          </w:tcPr>
          <w:p w14:paraId="6A033782" w14:textId="77777777" w:rsidR="003F3E59" w:rsidRPr="001E6A69" w:rsidRDefault="003F3E59" w:rsidP="008F196F">
            <w:pPr>
              <w:jc w:val="center"/>
              <w:rPr>
                <w:ins w:id="2056" w:author="Armando Ramirez" w:date="2022-02-07T20:40:00Z"/>
                <w:rFonts w:cs="Tahoma"/>
                <w:b/>
                <w:bCs/>
                <w:szCs w:val="24"/>
              </w:rPr>
            </w:pPr>
            <w:ins w:id="2057" w:author="Armando Ramirez" w:date="2022-02-07T20:40:00Z">
              <w:r w:rsidRPr="001E6A69">
                <w:rPr>
                  <w:rFonts w:cs="Tahoma"/>
                  <w:b/>
                  <w:bCs/>
                  <w:szCs w:val="24"/>
                </w:rPr>
                <w:t>RN</w:t>
              </w:r>
            </w:ins>
          </w:p>
        </w:tc>
        <w:tc>
          <w:tcPr>
            <w:tcW w:w="141" w:type="pct"/>
            <w:shd w:val="clear" w:color="auto" w:fill="auto"/>
            <w:vAlign w:val="center"/>
          </w:tcPr>
          <w:p w14:paraId="187565B9" w14:textId="77777777" w:rsidR="003F3E59" w:rsidRPr="001E6A69" w:rsidRDefault="003F3E59" w:rsidP="008F196F">
            <w:pPr>
              <w:jc w:val="center"/>
              <w:rPr>
                <w:ins w:id="2058" w:author="Armando Ramirez" w:date="2022-02-07T20:40:00Z"/>
                <w:rFonts w:cs="Tahoma"/>
                <w:b/>
                <w:bCs/>
                <w:szCs w:val="24"/>
              </w:rPr>
            </w:pPr>
            <w:ins w:id="2059" w:author="Armando Ramirez" w:date="2022-02-07T20:40:00Z">
              <w:r w:rsidRPr="001E6A69">
                <w:rPr>
                  <w:rFonts w:cs="Tahoma"/>
                  <w:b/>
                  <w:bCs/>
                  <w:szCs w:val="24"/>
                </w:rPr>
                <w:t>4</w:t>
              </w:r>
            </w:ins>
          </w:p>
        </w:tc>
        <w:tc>
          <w:tcPr>
            <w:tcW w:w="139" w:type="pct"/>
            <w:shd w:val="clear" w:color="auto" w:fill="D99594" w:themeFill="accent2" w:themeFillTint="99"/>
            <w:vAlign w:val="center"/>
          </w:tcPr>
          <w:p w14:paraId="6ACC2878" w14:textId="77777777" w:rsidR="003F3E59" w:rsidRPr="001E6A69" w:rsidRDefault="003F3E59" w:rsidP="008F196F">
            <w:pPr>
              <w:jc w:val="center"/>
              <w:rPr>
                <w:ins w:id="2060" w:author="Armando Ramirez" w:date="2022-02-07T20:40:00Z"/>
                <w:rFonts w:cs="Tahoma"/>
                <w:b/>
                <w:bCs/>
                <w:szCs w:val="24"/>
              </w:rPr>
            </w:pPr>
            <w:ins w:id="2061" w:author="Armando Ramirez" w:date="2022-02-07T20:40:00Z">
              <w:r w:rsidRPr="001E6A69">
                <w:rPr>
                  <w:rFonts w:cs="Tahoma"/>
                  <w:b/>
                  <w:bCs/>
                  <w:szCs w:val="24"/>
                </w:rPr>
                <w:t>2</w:t>
              </w:r>
            </w:ins>
          </w:p>
        </w:tc>
        <w:tc>
          <w:tcPr>
            <w:tcW w:w="138" w:type="pct"/>
            <w:shd w:val="clear" w:color="auto" w:fill="D99594" w:themeFill="accent2" w:themeFillTint="99"/>
            <w:vAlign w:val="center"/>
          </w:tcPr>
          <w:p w14:paraId="353981A0" w14:textId="77777777" w:rsidR="003F3E59" w:rsidRPr="001E6A69" w:rsidRDefault="003F3E59" w:rsidP="008F196F">
            <w:pPr>
              <w:jc w:val="center"/>
              <w:rPr>
                <w:ins w:id="2062" w:author="Armando Ramirez" w:date="2022-02-07T20:40:00Z"/>
                <w:rFonts w:cs="Tahoma"/>
                <w:b/>
                <w:bCs/>
                <w:szCs w:val="24"/>
              </w:rPr>
            </w:pPr>
            <w:ins w:id="2063" w:author="Armando Ramirez" w:date="2022-02-07T20:40:00Z">
              <w:r w:rsidRPr="001E6A69">
                <w:rPr>
                  <w:rFonts w:cs="Tahoma"/>
                  <w:b/>
                  <w:bCs/>
                  <w:szCs w:val="24"/>
                </w:rPr>
                <w:t>0</w:t>
              </w:r>
            </w:ins>
          </w:p>
        </w:tc>
        <w:tc>
          <w:tcPr>
            <w:tcW w:w="181" w:type="pct"/>
            <w:vAlign w:val="center"/>
          </w:tcPr>
          <w:p w14:paraId="7A2E9EAE" w14:textId="77777777" w:rsidR="003F3E59" w:rsidRPr="00D467C6" w:rsidRDefault="003F3E59" w:rsidP="008F196F">
            <w:pPr>
              <w:jc w:val="center"/>
              <w:rPr>
                <w:ins w:id="2064" w:author="Armando Ramirez" w:date="2022-02-07T20:40:00Z"/>
                <w:rFonts w:cs="Tahoma"/>
                <w:szCs w:val="24"/>
              </w:rPr>
            </w:pPr>
            <w:ins w:id="2065" w:author="Armando Ramirez" w:date="2022-02-07T20:40:00Z">
              <w:r w:rsidRPr="00D467C6">
                <w:rPr>
                  <w:rFonts w:cs="Tahoma"/>
                  <w:szCs w:val="24"/>
                </w:rPr>
                <w:t>-</w:t>
              </w:r>
            </w:ins>
          </w:p>
        </w:tc>
        <w:tc>
          <w:tcPr>
            <w:tcW w:w="148" w:type="pct"/>
            <w:shd w:val="clear" w:color="auto" w:fill="B8CCE4" w:themeFill="accent1" w:themeFillTint="66"/>
            <w:vAlign w:val="center"/>
          </w:tcPr>
          <w:p w14:paraId="698A64F5" w14:textId="77777777" w:rsidR="003F3E59" w:rsidRPr="001E6A69" w:rsidRDefault="003F3E59" w:rsidP="008F196F">
            <w:pPr>
              <w:jc w:val="center"/>
              <w:rPr>
                <w:ins w:id="2066" w:author="Armando Ramirez" w:date="2022-02-07T20:40:00Z"/>
                <w:rFonts w:cs="Tahoma"/>
                <w:b/>
                <w:bCs/>
                <w:szCs w:val="24"/>
              </w:rPr>
            </w:pPr>
            <w:ins w:id="2067" w:author="Armando Ramirez" w:date="2022-02-07T20:40:00Z">
              <w:r w:rsidRPr="001E6A69">
                <w:rPr>
                  <w:rFonts w:cs="Tahoma"/>
                  <w:b/>
                  <w:bCs/>
                  <w:szCs w:val="24"/>
                </w:rPr>
                <w:t>A</w:t>
              </w:r>
            </w:ins>
          </w:p>
        </w:tc>
        <w:tc>
          <w:tcPr>
            <w:tcW w:w="138" w:type="pct"/>
            <w:shd w:val="clear" w:color="auto" w:fill="B8CCE4" w:themeFill="accent1" w:themeFillTint="66"/>
            <w:vAlign w:val="center"/>
          </w:tcPr>
          <w:p w14:paraId="7D4FECA2" w14:textId="77777777" w:rsidR="003F3E59" w:rsidRPr="001E6A69" w:rsidRDefault="003F3E59" w:rsidP="008F196F">
            <w:pPr>
              <w:jc w:val="center"/>
              <w:rPr>
                <w:ins w:id="2068" w:author="Armando Ramirez" w:date="2022-02-07T20:40:00Z"/>
                <w:rFonts w:cs="Tahoma"/>
                <w:b/>
                <w:bCs/>
                <w:szCs w:val="24"/>
              </w:rPr>
            </w:pPr>
            <w:ins w:id="2069" w:author="Armando Ramirez" w:date="2022-02-07T20:40:00Z">
              <w:r w:rsidRPr="001E6A69">
                <w:rPr>
                  <w:rFonts w:cs="Tahoma"/>
                  <w:b/>
                  <w:bCs/>
                  <w:szCs w:val="24"/>
                </w:rPr>
                <w:t>0</w:t>
              </w:r>
            </w:ins>
          </w:p>
        </w:tc>
        <w:tc>
          <w:tcPr>
            <w:tcW w:w="138" w:type="pct"/>
            <w:shd w:val="clear" w:color="auto" w:fill="B8CCE4" w:themeFill="accent1" w:themeFillTint="66"/>
            <w:vAlign w:val="center"/>
          </w:tcPr>
          <w:p w14:paraId="7E35F6B0" w14:textId="77777777" w:rsidR="003F3E59" w:rsidRPr="001E6A69" w:rsidRDefault="003F3E59" w:rsidP="008F196F">
            <w:pPr>
              <w:jc w:val="center"/>
              <w:rPr>
                <w:ins w:id="2070" w:author="Armando Ramirez" w:date="2022-02-07T20:40:00Z"/>
                <w:rFonts w:cs="Tahoma"/>
                <w:b/>
                <w:bCs/>
                <w:szCs w:val="24"/>
              </w:rPr>
            </w:pPr>
            <w:ins w:id="2071" w:author="Armando Ramirez" w:date="2022-02-07T20:40:00Z">
              <w:r w:rsidRPr="001E6A69">
                <w:rPr>
                  <w:rFonts w:cs="Tahoma"/>
                  <w:b/>
                  <w:bCs/>
                  <w:szCs w:val="24"/>
                </w:rPr>
                <w:t>1</w:t>
              </w:r>
            </w:ins>
          </w:p>
        </w:tc>
        <w:tc>
          <w:tcPr>
            <w:tcW w:w="209" w:type="pct"/>
            <w:shd w:val="clear" w:color="auto" w:fill="92D050"/>
            <w:vAlign w:val="center"/>
          </w:tcPr>
          <w:p w14:paraId="7745B73E" w14:textId="77777777" w:rsidR="003F3E59" w:rsidRPr="001E6A69" w:rsidRDefault="003F3E59" w:rsidP="008F196F">
            <w:pPr>
              <w:jc w:val="center"/>
              <w:rPr>
                <w:ins w:id="2072" w:author="Armando Ramirez" w:date="2022-02-07T20:40:00Z"/>
                <w:rFonts w:cs="Tahoma"/>
                <w:b/>
                <w:bCs/>
                <w:szCs w:val="24"/>
              </w:rPr>
            </w:pPr>
            <w:ins w:id="2073" w:author="Armando Ramirez" w:date="2022-02-07T20:40:00Z">
              <w:r w:rsidRPr="001E6A69">
                <w:rPr>
                  <w:rFonts w:cs="Tahoma"/>
                  <w:b/>
                  <w:bCs/>
                  <w:szCs w:val="24"/>
                </w:rPr>
                <w:t>0</w:t>
              </w:r>
            </w:ins>
          </w:p>
        </w:tc>
        <w:tc>
          <w:tcPr>
            <w:tcW w:w="210" w:type="pct"/>
            <w:shd w:val="clear" w:color="auto" w:fill="92D050"/>
            <w:vAlign w:val="center"/>
          </w:tcPr>
          <w:p w14:paraId="4893C8B9" w14:textId="77777777" w:rsidR="003F3E59" w:rsidRPr="001E6A69" w:rsidRDefault="003F3E59" w:rsidP="008F196F">
            <w:pPr>
              <w:jc w:val="center"/>
              <w:rPr>
                <w:ins w:id="2074" w:author="Armando Ramirez" w:date="2022-02-07T20:40:00Z"/>
                <w:rFonts w:cs="Tahoma"/>
                <w:b/>
                <w:bCs/>
                <w:szCs w:val="24"/>
              </w:rPr>
            </w:pPr>
            <w:ins w:id="2075" w:author="Armando Ramirez" w:date="2022-02-07T20:40:00Z">
              <w:r w:rsidRPr="001E6A69">
                <w:rPr>
                  <w:rFonts w:cs="Tahoma"/>
                  <w:b/>
                  <w:bCs/>
                  <w:szCs w:val="24"/>
                </w:rPr>
                <w:t>0</w:t>
              </w:r>
            </w:ins>
          </w:p>
        </w:tc>
        <w:tc>
          <w:tcPr>
            <w:tcW w:w="210" w:type="pct"/>
            <w:shd w:val="clear" w:color="auto" w:fill="92D050"/>
            <w:vAlign w:val="center"/>
          </w:tcPr>
          <w:p w14:paraId="68883D24" w14:textId="77777777" w:rsidR="003F3E59" w:rsidRPr="001E6A69" w:rsidRDefault="003F3E59" w:rsidP="008F196F">
            <w:pPr>
              <w:jc w:val="center"/>
              <w:rPr>
                <w:ins w:id="2076" w:author="Armando Ramirez" w:date="2022-02-07T20:40:00Z"/>
                <w:rFonts w:cs="Tahoma"/>
                <w:b/>
                <w:bCs/>
                <w:szCs w:val="24"/>
              </w:rPr>
            </w:pPr>
            <w:ins w:id="2077" w:author="Armando Ramirez" w:date="2022-02-07T20:40:00Z">
              <w:r w:rsidRPr="001E6A69">
                <w:rPr>
                  <w:rFonts w:cs="Tahoma"/>
                  <w:b/>
                  <w:bCs/>
                  <w:szCs w:val="24"/>
                </w:rPr>
                <w:t>0</w:t>
              </w:r>
            </w:ins>
          </w:p>
        </w:tc>
        <w:tc>
          <w:tcPr>
            <w:tcW w:w="210" w:type="pct"/>
            <w:shd w:val="clear" w:color="auto" w:fill="92D050"/>
            <w:vAlign w:val="center"/>
          </w:tcPr>
          <w:p w14:paraId="4D9E8969" w14:textId="77777777" w:rsidR="003F3E59" w:rsidRPr="001E6A69" w:rsidRDefault="003F3E59" w:rsidP="008F196F">
            <w:pPr>
              <w:jc w:val="center"/>
              <w:rPr>
                <w:ins w:id="2078" w:author="Armando Ramirez" w:date="2022-02-07T20:40:00Z"/>
                <w:rFonts w:cs="Tahoma"/>
                <w:b/>
                <w:bCs/>
                <w:szCs w:val="24"/>
              </w:rPr>
            </w:pPr>
            <w:ins w:id="2079" w:author="Armando Ramirez" w:date="2022-02-07T20:40:00Z">
              <w:r w:rsidRPr="001E6A69">
                <w:rPr>
                  <w:rFonts w:cs="Tahoma"/>
                  <w:b/>
                  <w:bCs/>
                  <w:szCs w:val="24"/>
                </w:rPr>
                <w:t>0</w:t>
              </w:r>
            </w:ins>
          </w:p>
        </w:tc>
        <w:tc>
          <w:tcPr>
            <w:tcW w:w="209" w:type="pct"/>
            <w:shd w:val="clear" w:color="auto" w:fill="92D050"/>
            <w:vAlign w:val="center"/>
          </w:tcPr>
          <w:p w14:paraId="560A5A3C" w14:textId="77777777" w:rsidR="003F3E59" w:rsidRPr="001E6A69" w:rsidRDefault="003F3E59" w:rsidP="008F196F">
            <w:pPr>
              <w:jc w:val="center"/>
              <w:rPr>
                <w:ins w:id="2080" w:author="Armando Ramirez" w:date="2022-02-07T20:40:00Z"/>
                <w:rFonts w:cs="Tahoma"/>
                <w:b/>
                <w:bCs/>
                <w:szCs w:val="24"/>
              </w:rPr>
            </w:pPr>
            <w:ins w:id="2081" w:author="Armando Ramirez" w:date="2022-02-07T20:40:00Z">
              <w:r w:rsidRPr="001E6A69">
                <w:rPr>
                  <w:rFonts w:cs="Tahoma"/>
                  <w:b/>
                  <w:bCs/>
                  <w:szCs w:val="24"/>
                </w:rPr>
                <w:t>9</w:t>
              </w:r>
            </w:ins>
          </w:p>
        </w:tc>
        <w:tc>
          <w:tcPr>
            <w:tcW w:w="210" w:type="pct"/>
            <w:shd w:val="clear" w:color="auto" w:fill="92D050"/>
            <w:vAlign w:val="center"/>
          </w:tcPr>
          <w:p w14:paraId="66348883" w14:textId="77777777" w:rsidR="003F3E59" w:rsidRPr="001E6A69" w:rsidRDefault="003F3E59" w:rsidP="008F196F">
            <w:pPr>
              <w:jc w:val="center"/>
              <w:rPr>
                <w:ins w:id="2082" w:author="Armando Ramirez" w:date="2022-02-07T20:40:00Z"/>
                <w:rFonts w:cs="Tahoma"/>
                <w:b/>
                <w:bCs/>
                <w:szCs w:val="24"/>
              </w:rPr>
            </w:pPr>
            <w:ins w:id="2083" w:author="Armando Ramirez" w:date="2022-02-07T20:40:00Z">
              <w:r w:rsidRPr="001E6A69">
                <w:rPr>
                  <w:rFonts w:cs="Tahoma"/>
                  <w:b/>
                  <w:bCs/>
                  <w:szCs w:val="24"/>
                </w:rPr>
                <w:t>4</w:t>
              </w:r>
            </w:ins>
          </w:p>
        </w:tc>
        <w:tc>
          <w:tcPr>
            <w:tcW w:w="210" w:type="pct"/>
            <w:shd w:val="clear" w:color="auto" w:fill="92D050"/>
            <w:vAlign w:val="center"/>
          </w:tcPr>
          <w:p w14:paraId="0865E5D5" w14:textId="77777777" w:rsidR="003F3E59" w:rsidRPr="001E6A69" w:rsidRDefault="003F3E59" w:rsidP="008F196F">
            <w:pPr>
              <w:jc w:val="center"/>
              <w:rPr>
                <w:ins w:id="2084" w:author="Armando Ramirez" w:date="2022-02-07T20:40:00Z"/>
                <w:rFonts w:cs="Tahoma"/>
                <w:b/>
                <w:bCs/>
                <w:szCs w:val="24"/>
              </w:rPr>
            </w:pPr>
            <w:ins w:id="2085" w:author="Armando Ramirez" w:date="2022-02-07T20:40:00Z">
              <w:r w:rsidRPr="001E6A69">
                <w:rPr>
                  <w:rFonts w:cs="Tahoma"/>
                  <w:b/>
                  <w:bCs/>
                  <w:szCs w:val="24"/>
                </w:rPr>
                <w:t>4</w:t>
              </w:r>
            </w:ins>
          </w:p>
        </w:tc>
        <w:tc>
          <w:tcPr>
            <w:tcW w:w="210" w:type="pct"/>
            <w:vAlign w:val="center"/>
          </w:tcPr>
          <w:p w14:paraId="482EC07F" w14:textId="77777777" w:rsidR="003F3E59" w:rsidRPr="001E6A69" w:rsidRDefault="003F3E59" w:rsidP="008F196F">
            <w:pPr>
              <w:jc w:val="center"/>
              <w:rPr>
                <w:ins w:id="2086" w:author="Armando Ramirez" w:date="2022-02-07T20:40:00Z"/>
                <w:rFonts w:cs="Tahoma"/>
                <w:b/>
                <w:bCs/>
                <w:szCs w:val="24"/>
              </w:rPr>
            </w:pPr>
            <w:ins w:id="2087" w:author="Armando Ramirez" w:date="2022-02-07T20:40:00Z">
              <w:r w:rsidRPr="001E6A69">
                <w:rPr>
                  <w:rFonts w:cs="Tahoma"/>
                  <w:b/>
                  <w:bCs/>
                  <w:szCs w:val="24"/>
                </w:rPr>
                <w:t>C</w:t>
              </w:r>
            </w:ins>
          </w:p>
        </w:tc>
        <w:tc>
          <w:tcPr>
            <w:tcW w:w="182" w:type="pct"/>
            <w:vAlign w:val="center"/>
          </w:tcPr>
          <w:p w14:paraId="449B90BE" w14:textId="77777777" w:rsidR="003F3E59" w:rsidRPr="00D467C6" w:rsidRDefault="003F3E59" w:rsidP="008F196F">
            <w:pPr>
              <w:jc w:val="center"/>
              <w:rPr>
                <w:ins w:id="2088" w:author="Armando Ramirez" w:date="2022-02-07T20:40:00Z"/>
                <w:rFonts w:cs="Tahoma"/>
                <w:szCs w:val="24"/>
              </w:rPr>
            </w:pPr>
            <w:ins w:id="2089" w:author="Armando Ramirez" w:date="2022-02-07T20:40:00Z">
              <w:r w:rsidRPr="00D467C6">
                <w:rPr>
                  <w:rFonts w:cs="Tahoma"/>
                  <w:szCs w:val="24"/>
                </w:rPr>
                <w:t>-</w:t>
              </w:r>
            </w:ins>
          </w:p>
        </w:tc>
        <w:tc>
          <w:tcPr>
            <w:tcW w:w="231" w:type="pct"/>
            <w:shd w:val="clear" w:color="auto" w:fill="B8CCE4" w:themeFill="accent1" w:themeFillTint="66"/>
            <w:vAlign w:val="center"/>
          </w:tcPr>
          <w:p w14:paraId="1F0CA33D" w14:textId="77777777" w:rsidR="003F3E59" w:rsidRPr="001E6A69" w:rsidRDefault="003F3E59" w:rsidP="008F196F">
            <w:pPr>
              <w:jc w:val="center"/>
              <w:rPr>
                <w:ins w:id="2090" w:author="Armando Ramirez" w:date="2022-02-07T20:40:00Z"/>
                <w:rFonts w:cs="Tahoma"/>
                <w:b/>
                <w:bCs/>
                <w:szCs w:val="24"/>
              </w:rPr>
            </w:pPr>
            <w:ins w:id="2091" w:author="Armando Ramirez" w:date="2022-02-07T20:40:00Z">
              <w:r w:rsidRPr="001E6A69">
                <w:rPr>
                  <w:rFonts w:cs="Tahoma"/>
                  <w:b/>
                  <w:bCs/>
                  <w:szCs w:val="24"/>
                </w:rPr>
                <w:t>B</w:t>
              </w:r>
            </w:ins>
          </w:p>
        </w:tc>
        <w:tc>
          <w:tcPr>
            <w:tcW w:w="232" w:type="pct"/>
            <w:shd w:val="clear" w:color="auto" w:fill="B8CCE4" w:themeFill="accent1" w:themeFillTint="66"/>
            <w:vAlign w:val="center"/>
          </w:tcPr>
          <w:p w14:paraId="42DF294F" w14:textId="77777777" w:rsidR="003F3E59" w:rsidRPr="001E6A69" w:rsidRDefault="003F3E59" w:rsidP="008F196F">
            <w:pPr>
              <w:jc w:val="center"/>
              <w:rPr>
                <w:ins w:id="2092" w:author="Armando Ramirez" w:date="2022-02-07T20:40:00Z"/>
                <w:rFonts w:cs="Tahoma"/>
                <w:b/>
                <w:bCs/>
                <w:szCs w:val="24"/>
              </w:rPr>
            </w:pPr>
            <w:ins w:id="2093" w:author="Armando Ramirez" w:date="2022-02-07T20:40:00Z">
              <w:r w:rsidRPr="001E6A69">
                <w:rPr>
                  <w:rFonts w:cs="Tahoma"/>
                  <w:b/>
                  <w:bCs/>
                  <w:szCs w:val="24"/>
                </w:rPr>
                <w:t>0</w:t>
              </w:r>
            </w:ins>
          </w:p>
        </w:tc>
        <w:tc>
          <w:tcPr>
            <w:tcW w:w="232" w:type="pct"/>
            <w:shd w:val="clear" w:color="auto" w:fill="B8CCE4" w:themeFill="accent1" w:themeFillTint="66"/>
            <w:vAlign w:val="center"/>
          </w:tcPr>
          <w:p w14:paraId="0640A6DA" w14:textId="77777777" w:rsidR="003F3E59" w:rsidRPr="001E6A69" w:rsidRDefault="003F3E59" w:rsidP="008F196F">
            <w:pPr>
              <w:jc w:val="center"/>
              <w:rPr>
                <w:ins w:id="2094" w:author="Armando Ramirez" w:date="2022-02-07T20:40:00Z"/>
                <w:rFonts w:cs="Tahoma"/>
                <w:b/>
                <w:bCs/>
                <w:szCs w:val="24"/>
              </w:rPr>
            </w:pPr>
            <w:ins w:id="2095" w:author="Armando Ramirez" w:date="2022-02-07T20:40:00Z">
              <w:r w:rsidRPr="001E6A69">
                <w:rPr>
                  <w:rFonts w:cs="Tahoma"/>
                  <w:b/>
                  <w:bCs/>
                  <w:szCs w:val="24"/>
                </w:rPr>
                <w:t>1</w:t>
              </w:r>
            </w:ins>
          </w:p>
        </w:tc>
        <w:tc>
          <w:tcPr>
            <w:tcW w:w="232" w:type="pct"/>
            <w:shd w:val="clear" w:color="auto" w:fill="92D050"/>
            <w:vAlign w:val="center"/>
          </w:tcPr>
          <w:p w14:paraId="794DA2ED" w14:textId="77777777" w:rsidR="003F3E59" w:rsidRPr="001E6A69" w:rsidRDefault="003F3E59" w:rsidP="008F196F">
            <w:pPr>
              <w:jc w:val="center"/>
              <w:rPr>
                <w:ins w:id="2096" w:author="Armando Ramirez" w:date="2022-02-07T20:40:00Z"/>
                <w:rFonts w:cs="Tahoma"/>
                <w:b/>
                <w:bCs/>
                <w:szCs w:val="24"/>
              </w:rPr>
            </w:pPr>
            <w:ins w:id="2097" w:author="Armando Ramirez" w:date="2022-02-07T20:40:00Z">
              <w:r w:rsidRPr="001E6A69">
                <w:rPr>
                  <w:rFonts w:cs="Tahoma"/>
                  <w:b/>
                  <w:bCs/>
                  <w:szCs w:val="24"/>
                </w:rPr>
                <w:t>0</w:t>
              </w:r>
            </w:ins>
          </w:p>
        </w:tc>
        <w:tc>
          <w:tcPr>
            <w:tcW w:w="232" w:type="pct"/>
            <w:shd w:val="clear" w:color="auto" w:fill="92D050"/>
            <w:vAlign w:val="center"/>
          </w:tcPr>
          <w:p w14:paraId="327064F8" w14:textId="5F6F046C" w:rsidR="003F3E59" w:rsidRPr="001E6A69" w:rsidRDefault="00265613" w:rsidP="008F196F">
            <w:pPr>
              <w:jc w:val="center"/>
              <w:rPr>
                <w:ins w:id="2098" w:author="Armando Ramirez" w:date="2022-02-07T20:40:00Z"/>
                <w:rFonts w:cs="Tahoma"/>
                <w:b/>
                <w:bCs/>
                <w:szCs w:val="24"/>
              </w:rPr>
            </w:pPr>
            <w:ins w:id="2099" w:author="Armando Ramirez" w:date="2022-02-07T20:56:00Z">
              <w:r>
                <w:rPr>
                  <w:rFonts w:cs="Tahoma"/>
                  <w:b/>
                  <w:bCs/>
                  <w:szCs w:val="24"/>
                </w:rPr>
                <w:t>0</w:t>
              </w:r>
            </w:ins>
          </w:p>
        </w:tc>
        <w:tc>
          <w:tcPr>
            <w:tcW w:w="232" w:type="pct"/>
            <w:shd w:val="clear" w:color="auto" w:fill="92D050"/>
            <w:vAlign w:val="center"/>
          </w:tcPr>
          <w:p w14:paraId="1CDE5623" w14:textId="23F354DF" w:rsidR="003F3E59" w:rsidRPr="001E6A69" w:rsidRDefault="00265613" w:rsidP="008F196F">
            <w:pPr>
              <w:jc w:val="center"/>
              <w:rPr>
                <w:ins w:id="2100" w:author="Armando Ramirez" w:date="2022-02-07T20:40:00Z"/>
                <w:rFonts w:cs="Tahoma"/>
                <w:b/>
                <w:bCs/>
                <w:szCs w:val="24"/>
              </w:rPr>
            </w:pPr>
            <w:ins w:id="2101" w:author="Armando Ramirez" w:date="2022-02-07T20:56:00Z">
              <w:r>
                <w:rPr>
                  <w:rFonts w:cs="Tahoma"/>
                  <w:b/>
                  <w:bCs/>
                  <w:szCs w:val="24"/>
                </w:rPr>
                <w:t>1</w:t>
              </w:r>
            </w:ins>
          </w:p>
        </w:tc>
        <w:tc>
          <w:tcPr>
            <w:tcW w:w="218" w:type="pct"/>
            <w:vAlign w:val="center"/>
          </w:tcPr>
          <w:p w14:paraId="189B409A" w14:textId="77777777" w:rsidR="003F3E59" w:rsidRPr="001E6A69" w:rsidRDefault="003F3E59" w:rsidP="008F196F">
            <w:pPr>
              <w:jc w:val="center"/>
              <w:rPr>
                <w:ins w:id="2102" w:author="Armando Ramirez" w:date="2022-02-07T20:40:00Z"/>
                <w:rFonts w:cs="Tahoma"/>
                <w:b/>
                <w:bCs/>
                <w:szCs w:val="24"/>
              </w:rPr>
            </w:pPr>
            <w:ins w:id="2103" w:author="Armando Ramirez" w:date="2022-02-07T20:40:00Z">
              <w:r w:rsidRPr="001E6A69">
                <w:rPr>
                  <w:rFonts w:cs="Tahoma"/>
                  <w:b/>
                  <w:bCs/>
                  <w:szCs w:val="24"/>
                </w:rPr>
                <w:t>A</w:t>
              </w:r>
            </w:ins>
          </w:p>
        </w:tc>
      </w:tr>
    </w:tbl>
    <w:p w14:paraId="20F38E2D" w14:textId="542E83D5" w:rsidR="000F2F00" w:rsidRDefault="000F2F00" w:rsidP="00CA55D1">
      <w:pPr>
        <w:pStyle w:val="ListParagraph"/>
        <w:rPr>
          <w:ins w:id="2104" w:author="Armando Ramirez" w:date="2022-02-07T20:51:00Z"/>
          <w:rFonts w:eastAsia="Times New Roman" w:cs="Tahoma"/>
          <w:color w:val="auto"/>
        </w:rPr>
      </w:pPr>
    </w:p>
    <w:p w14:paraId="17847459" w14:textId="22248893" w:rsidR="000660DF" w:rsidRDefault="00E62E43" w:rsidP="00CA55D1">
      <w:pPr>
        <w:pStyle w:val="ListParagraph"/>
        <w:rPr>
          <w:rFonts w:eastAsia="Times New Roman" w:cs="Tahoma"/>
          <w:color w:val="auto"/>
        </w:rPr>
      </w:pPr>
      <w:ins w:id="2105" w:author="Armando Ramirez" w:date="2022-02-07T20:59:00Z">
        <w:r>
          <w:rPr>
            <w:rFonts w:eastAsia="Times New Roman" w:cs="Tahoma"/>
            <w:color w:val="auto"/>
          </w:rPr>
          <w:t>“</w:t>
        </w:r>
      </w:ins>
      <w:ins w:id="2106" w:author="Armando Ramirez" w:date="2022-02-07T20:51:00Z">
        <w:r w:rsidR="00CA7F06">
          <w:rPr>
            <w:rFonts w:eastAsia="Times New Roman" w:cs="Tahoma"/>
            <w:color w:val="auto"/>
          </w:rPr>
          <w:t>4</w:t>
        </w:r>
      </w:ins>
      <w:ins w:id="2107" w:author="Armando Ramirez" w:date="2022-02-07T20:59:00Z">
        <w:r>
          <w:rPr>
            <w:rFonts w:eastAsia="Times New Roman" w:cs="Tahoma"/>
            <w:color w:val="auto"/>
          </w:rPr>
          <w:t>”</w:t>
        </w:r>
      </w:ins>
      <w:ins w:id="2108" w:author="Armando Ramirez" w:date="2022-02-07T20:51:00Z">
        <w:r w:rsidR="00CA7F06">
          <w:rPr>
            <w:rFonts w:eastAsia="Times New Roman" w:cs="Tahoma"/>
            <w:color w:val="auto"/>
          </w:rPr>
          <w:t xml:space="preserve"> </w:t>
        </w:r>
      </w:ins>
      <w:ins w:id="2109" w:author="Armando Ramirez" w:date="2022-02-07T20:52:00Z">
        <w:r w:rsidR="00CA7F06">
          <w:rPr>
            <w:rFonts w:eastAsia="Times New Roman" w:cs="Tahoma"/>
            <w:color w:val="auto"/>
          </w:rPr>
          <w:t xml:space="preserve">identifies </w:t>
        </w:r>
      </w:ins>
      <w:ins w:id="2110" w:author="Armando Ramirez" w:date="2022-02-16T16:51:00Z">
        <w:r w:rsidR="00450130">
          <w:rPr>
            <w:rFonts w:eastAsia="Times New Roman" w:cs="Tahoma"/>
            <w:color w:val="auto"/>
          </w:rPr>
          <w:t>CHEERS</w:t>
        </w:r>
      </w:ins>
      <w:ins w:id="2111" w:author="Armando Ramirez" w:date="2022-02-07T20:52:00Z">
        <w:r w:rsidR="00887B53">
          <w:rPr>
            <w:rFonts w:eastAsia="Times New Roman" w:cs="Tahoma"/>
            <w:color w:val="auto"/>
          </w:rPr>
          <w:t xml:space="preserve"> as the registration provider.</w:t>
        </w:r>
      </w:ins>
      <w:ins w:id="2112" w:author="Armando Ramirez" w:date="2022-02-07T20:53:00Z">
        <w:r w:rsidR="000B4A52">
          <w:rPr>
            <w:rFonts w:eastAsia="Times New Roman" w:cs="Tahoma"/>
            <w:color w:val="auto"/>
          </w:rPr>
          <w:t xml:space="preserve"> </w:t>
        </w:r>
      </w:ins>
      <w:ins w:id="2113" w:author="Armando Ramirez" w:date="2022-02-07T20:59:00Z">
        <w:r>
          <w:rPr>
            <w:rFonts w:eastAsia="Times New Roman" w:cs="Tahoma"/>
            <w:color w:val="auto"/>
          </w:rPr>
          <w:t>“</w:t>
        </w:r>
      </w:ins>
      <w:ins w:id="2114" w:author="Armando Ramirez" w:date="2022-02-07T20:53:00Z">
        <w:r w:rsidR="000B4A52">
          <w:rPr>
            <w:rFonts w:eastAsia="Times New Roman" w:cs="Tahoma"/>
            <w:color w:val="auto"/>
          </w:rPr>
          <w:t>20</w:t>
        </w:r>
      </w:ins>
      <w:ins w:id="2115" w:author="Armando Ramirez" w:date="2022-02-07T20:59:00Z">
        <w:r>
          <w:rPr>
            <w:rFonts w:eastAsia="Times New Roman" w:cs="Tahoma"/>
            <w:color w:val="auto"/>
          </w:rPr>
          <w:t>”</w:t>
        </w:r>
      </w:ins>
      <w:ins w:id="2116" w:author="Armando Ramirez" w:date="2022-02-07T20:53:00Z">
        <w:r w:rsidR="000B4A52">
          <w:rPr>
            <w:rFonts w:eastAsia="Times New Roman" w:cs="Tahoma"/>
            <w:color w:val="auto"/>
          </w:rPr>
          <w:t xml:space="preserve"> identifies the parent CF1R’s registration year as 2020. </w:t>
        </w:r>
      </w:ins>
      <w:ins w:id="2117" w:author="Armando Ramirez" w:date="2022-02-07T20:59:00Z">
        <w:r>
          <w:rPr>
            <w:rFonts w:eastAsia="Times New Roman" w:cs="Tahoma"/>
            <w:color w:val="auto"/>
          </w:rPr>
          <w:t>“</w:t>
        </w:r>
      </w:ins>
      <w:ins w:id="2118" w:author="Armando Ramirez" w:date="2022-02-07T20:53:00Z">
        <w:r w:rsidR="000B4A52">
          <w:rPr>
            <w:rFonts w:eastAsia="Times New Roman" w:cs="Tahoma"/>
            <w:color w:val="auto"/>
          </w:rPr>
          <w:t>A01</w:t>
        </w:r>
      </w:ins>
      <w:ins w:id="2119" w:author="Armando Ramirez" w:date="2022-02-07T20:59:00Z">
        <w:r>
          <w:rPr>
            <w:rFonts w:eastAsia="Times New Roman" w:cs="Tahoma"/>
            <w:color w:val="auto"/>
          </w:rPr>
          <w:t>”</w:t>
        </w:r>
      </w:ins>
      <w:ins w:id="2120" w:author="Armando Ramirez" w:date="2022-02-07T20:53:00Z">
        <w:r w:rsidR="000B4A52">
          <w:rPr>
            <w:rFonts w:eastAsia="Times New Roman" w:cs="Tahoma"/>
            <w:color w:val="auto"/>
          </w:rPr>
          <w:t xml:space="preserve"> </w:t>
        </w:r>
      </w:ins>
      <w:ins w:id="2121" w:author="Armando Ramirez" w:date="2022-02-07T20:59:00Z">
        <w:r w:rsidR="006C2EBE">
          <w:rPr>
            <w:rFonts w:eastAsia="Times New Roman" w:cs="Tahoma"/>
            <w:color w:val="auto"/>
          </w:rPr>
          <w:t>indicates</w:t>
        </w:r>
      </w:ins>
      <w:ins w:id="2122" w:author="Armando Ramirez" w:date="2022-02-07T20:53:00Z">
        <w:r w:rsidR="000B4A52">
          <w:rPr>
            <w:rFonts w:eastAsia="Times New Roman" w:cs="Tahoma"/>
            <w:color w:val="auto"/>
          </w:rPr>
          <w:t xml:space="preserve"> that the parent CF1R is a CF1R-ALT-01-E</w:t>
        </w:r>
      </w:ins>
      <w:ins w:id="2123" w:author="Armando Ramirez" w:date="2022-02-07T20:54:00Z">
        <w:r w:rsidR="0078246A">
          <w:rPr>
            <w:rFonts w:eastAsia="Times New Roman" w:cs="Tahoma"/>
            <w:color w:val="auto"/>
          </w:rPr>
          <w:t xml:space="preserve">. </w:t>
        </w:r>
      </w:ins>
      <w:ins w:id="2124" w:author="Armando Ramirez" w:date="2022-02-07T20:59:00Z">
        <w:r w:rsidR="006C2EBE">
          <w:rPr>
            <w:rFonts w:eastAsia="Times New Roman" w:cs="Tahoma"/>
            <w:color w:val="auto"/>
          </w:rPr>
          <w:t>“</w:t>
        </w:r>
      </w:ins>
      <w:ins w:id="2125" w:author="Armando Ramirez" w:date="2022-02-07T20:54:00Z">
        <w:r w:rsidR="0078246A">
          <w:rPr>
            <w:rFonts w:eastAsia="Times New Roman" w:cs="Tahoma"/>
            <w:color w:val="auto"/>
          </w:rPr>
          <w:t>0000944</w:t>
        </w:r>
      </w:ins>
      <w:ins w:id="2126" w:author="Armando Ramirez" w:date="2022-02-07T20:59:00Z">
        <w:r w:rsidR="006C2EBE">
          <w:rPr>
            <w:rFonts w:eastAsia="Times New Roman" w:cs="Tahoma"/>
            <w:color w:val="auto"/>
          </w:rPr>
          <w:t>”</w:t>
        </w:r>
      </w:ins>
      <w:ins w:id="2127" w:author="Armando Ramirez" w:date="2022-02-07T20:54:00Z">
        <w:r w:rsidR="0078246A">
          <w:rPr>
            <w:rFonts w:eastAsia="Times New Roman" w:cs="Tahoma"/>
            <w:color w:val="auto"/>
          </w:rPr>
          <w:t xml:space="preserve"> </w:t>
        </w:r>
        <w:r w:rsidR="00032AE2">
          <w:rPr>
            <w:rFonts w:eastAsia="Times New Roman" w:cs="Tahoma"/>
            <w:color w:val="auto"/>
          </w:rPr>
          <w:t>identifies the unique ALT-01 family of documents.</w:t>
        </w:r>
      </w:ins>
      <w:ins w:id="2128" w:author="Armando Ramirez" w:date="2022-02-07T20:55:00Z">
        <w:r w:rsidR="0018140B">
          <w:rPr>
            <w:rFonts w:eastAsia="Times New Roman" w:cs="Tahoma"/>
            <w:color w:val="auto"/>
          </w:rPr>
          <w:t xml:space="preserve"> </w:t>
        </w:r>
      </w:ins>
      <w:ins w:id="2129" w:author="Armando Ramirez" w:date="2022-02-07T21:00:00Z">
        <w:r w:rsidR="006C2EBE">
          <w:rPr>
            <w:rFonts w:eastAsia="Times New Roman" w:cs="Tahoma"/>
            <w:color w:val="auto"/>
          </w:rPr>
          <w:t>“</w:t>
        </w:r>
      </w:ins>
      <w:ins w:id="2130" w:author="Armando Ramirez" w:date="2022-02-07T20:55:00Z">
        <w:r w:rsidR="0018140B">
          <w:rPr>
            <w:rFonts w:eastAsia="Times New Roman" w:cs="Tahoma"/>
            <w:color w:val="auto"/>
          </w:rPr>
          <w:t>C</w:t>
        </w:r>
      </w:ins>
      <w:ins w:id="2131" w:author="Armando Ramirez" w:date="2022-02-07T21:00:00Z">
        <w:r w:rsidR="006C2EBE">
          <w:rPr>
            <w:rFonts w:eastAsia="Times New Roman" w:cs="Tahoma"/>
            <w:color w:val="auto"/>
          </w:rPr>
          <w:t>”</w:t>
        </w:r>
      </w:ins>
      <w:ins w:id="2132" w:author="Armando Ramirez" w:date="2022-02-07T20:55:00Z">
        <w:r w:rsidR="0018140B">
          <w:rPr>
            <w:rFonts w:eastAsia="Times New Roman" w:cs="Tahoma"/>
            <w:color w:val="auto"/>
          </w:rPr>
          <w:t xml:space="preserve"> indicates two revisions since the original ALT-01 was registered. </w:t>
        </w:r>
      </w:ins>
      <w:ins w:id="2133" w:author="Armando Ramirez" w:date="2022-02-07T21:00:00Z">
        <w:r w:rsidR="006C2EBE">
          <w:rPr>
            <w:rFonts w:eastAsia="Times New Roman" w:cs="Tahoma"/>
            <w:color w:val="auto"/>
          </w:rPr>
          <w:t>“</w:t>
        </w:r>
      </w:ins>
      <w:ins w:id="2134" w:author="Armando Ramirez" w:date="2022-02-07T20:55:00Z">
        <w:r w:rsidR="0018140B">
          <w:rPr>
            <w:rFonts w:eastAsia="Times New Roman" w:cs="Tahoma"/>
            <w:color w:val="auto"/>
          </w:rPr>
          <w:t>B01</w:t>
        </w:r>
      </w:ins>
      <w:ins w:id="2135" w:author="Armando Ramirez" w:date="2022-02-07T21:00:00Z">
        <w:r w:rsidR="006C2EBE">
          <w:rPr>
            <w:rFonts w:eastAsia="Times New Roman" w:cs="Tahoma"/>
            <w:color w:val="auto"/>
          </w:rPr>
          <w:t>”</w:t>
        </w:r>
      </w:ins>
      <w:ins w:id="2136" w:author="Armando Ramirez" w:date="2022-02-07T20:55:00Z">
        <w:r w:rsidR="0018140B">
          <w:rPr>
            <w:rFonts w:eastAsia="Times New Roman" w:cs="Tahoma"/>
            <w:color w:val="auto"/>
          </w:rPr>
          <w:t xml:space="preserve"> identifies the worksheet category of</w:t>
        </w:r>
      </w:ins>
      <w:ins w:id="2137" w:author="Armando Ramirez" w:date="2022-02-07T20:56:00Z">
        <w:r w:rsidR="0018140B">
          <w:rPr>
            <w:rFonts w:eastAsia="Times New Roman" w:cs="Tahoma"/>
            <w:color w:val="auto"/>
          </w:rPr>
          <w:t xml:space="preserve"> PLB.</w:t>
        </w:r>
        <w:r w:rsidR="00265613">
          <w:rPr>
            <w:rFonts w:eastAsia="Times New Roman" w:cs="Tahoma"/>
            <w:color w:val="auto"/>
          </w:rPr>
          <w:t xml:space="preserve"> </w:t>
        </w:r>
      </w:ins>
      <w:ins w:id="2138" w:author="Armando Ramirez" w:date="2022-02-07T21:00:00Z">
        <w:r w:rsidR="006C2EBE">
          <w:rPr>
            <w:rFonts w:eastAsia="Times New Roman" w:cs="Tahoma"/>
            <w:color w:val="auto"/>
          </w:rPr>
          <w:t>“</w:t>
        </w:r>
      </w:ins>
      <w:ins w:id="2139" w:author="Armando Ramirez" w:date="2022-02-07T20:56:00Z">
        <w:r w:rsidR="00265613">
          <w:rPr>
            <w:rFonts w:eastAsia="Times New Roman" w:cs="Tahoma"/>
            <w:color w:val="auto"/>
          </w:rPr>
          <w:t>001</w:t>
        </w:r>
      </w:ins>
      <w:ins w:id="2140" w:author="Armando Ramirez" w:date="2022-02-07T21:00:00Z">
        <w:r w:rsidR="006C2EBE">
          <w:rPr>
            <w:rFonts w:eastAsia="Times New Roman" w:cs="Tahoma"/>
            <w:color w:val="auto"/>
          </w:rPr>
          <w:t>”</w:t>
        </w:r>
      </w:ins>
      <w:ins w:id="2141" w:author="Armando Ramirez" w:date="2022-02-07T20:56:00Z">
        <w:r w:rsidR="008E4A35">
          <w:rPr>
            <w:rFonts w:eastAsia="Times New Roman" w:cs="Tahoma"/>
            <w:color w:val="auto"/>
          </w:rPr>
          <w:t xml:space="preserve"> </w:t>
        </w:r>
      </w:ins>
      <w:ins w:id="2142" w:author="Armando Ramirez" w:date="2022-02-07T20:58:00Z">
        <w:r w:rsidR="00EE5024">
          <w:rPr>
            <w:rFonts w:eastAsia="Times New Roman" w:cs="Tahoma"/>
            <w:color w:val="auto"/>
          </w:rPr>
          <w:t xml:space="preserve">indicates this is the first PLB worksheet for the project. </w:t>
        </w:r>
      </w:ins>
      <w:ins w:id="2143" w:author="Armando Ramirez" w:date="2022-02-07T21:00:00Z">
        <w:r w:rsidR="006C2EBE">
          <w:rPr>
            <w:rFonts w:eastAsia="Times New Roman" w:cs="Tahoma"/>
            <w:color w:val="auto"/>
          </w:rPr>
          <w:t>“</w:t>
        </w:r>
      </w:ins>
      <w:ins w:id="2144" w:author="Armando Ramirez" w:date="2022-02-07T20:58:00Z">
        <w:r w:rsidR="00EE5024">
          <w:rPr>
            <w:rFonts w:eastAsia="Times New Roman" w:cs="Tahoma"/>
            <w:color w:val="auto"/>
          </w:rPr>
          <w:t>A</w:t>
        </w:r>
      </w:ins>
      <w:ins w:id="2145" w:author="Armando Ramirez" w:date="2022-02-07T21:00:00Z">
        <w:r w:rsidR="006C2EBE">
          <w:rPr>
            <w:rFonts w:eastAsia="Times New Roman" w:cs="Tahoma"/>
            <w:color w:val="auto"/>
          </w:rPr>
          <w:t>”</w:t>
        </w:r>
      </w:ins>
      <w:ins w:id="2146" w:author="Armando Ramirez" w:date="2022-02-07T20:58:00Z">
        <w:r w:rsidR="00EE5024">
          <w:rPr>
            <w:rFonts w:eastAsia="Times New Roman" w:cs="Tahoma"/>
            <w:color w:val="auto"/>
          </w:rPr>
          <w:t xml:space="preserve"> is the defau</w:t>
        </w:r>
      </w:ins>
      <w:ins w:id="2147" w:author="Armando Ramirez" w:date="2022-02-07T20:59:00Z">
        <w:r w:rsidR="00EE5024">
          <w:rPr>
            <w:rFonts w:eastAsia="Times New Roman" w:cs="Tahoma"/>
            <w:color w:val="auto"/>
          </w:rPr>
          <w:t xml:space="preserve">lt </w:t>
        </w:r>
        <w:r>
          <w:rPr>
            <w:rFonts w:eastAsia="Times New Roman" w:cs="Tahoma"/>
            <w:color w:val="auto"/>
          </w:rPr>
          <w:t>revision character</w:t>
        </w:r>
      </w:ins>
      <w:ins w:id="2148" w:author="Armando Ramirez" w:date="2022-02-07T21:06:00Z">
        <w:r w:rsidR="00222597">
          <w:rPr>
            <w:rFonts w:eastAsia="Times New Roman" w:cs="Tahoma"/>
            <w:color w:val="auto"/>
          </w:rPr>
          <w:t xml:space="preserve"> for the worksheet</w:t>
        </w:r>
      </w:ins>
      <w:ins w:id="2149" w:author="Armando Ramirez" w:date="2022-02-07T20:59:00Z">
        <w:r>
          <w:rPr>
            <w:rFonts w:eastAsia="Times New Roman" w:cs="Tahoma"/>
            <w:color w:val="auto"/>
          </w:rPr>
          <w:t>.</w:t>
        </w:r>
      </w:ins>
    </w:p>
    <w:bookmarkEnd w:id="1999"/>
    <w:p w14:paraId="7A9E8189" w14:textId="77777777" w:rsidR="006C18C4" w:rsidRDefault="006C18C4" w:rsidP="00DA50F6">
      <w:pPr>
        <w:pStyle w:val="ListParagraph"/>
        <w:jc w:val="center"/>
        <w:rPr>
          <w:rFonts w:eastAsia="Times New Roman" w:cs="Tahoma"/>
          <w:color w:val="auto"/>
        </w:rPr>
      </w:pPr>
    </w:p>
    <w:p w14:paraId="1283542A" w14:textId="77777777" w:rsidR="00437B0B" w:rsidRDefault="00437B0B" w:rsidP="00DA50F6">
      <w:pPr>
        <w:pStyle w:val="ListParagraph"/>
        <w:jc w:val="center"/>
        <w:rPr>
          <w:rFonts w:eastAsia="Times New Roman" w:cs="Tahoma"/>
          <w:color w:val="auto"/>
        </w:rPr>
      </w:pPr>
    </w:p>
    <w:p w14:paraId="63C775DD" w14:textId="77777777" w:rsidR="00437B0B" w:rsidRDefault="00437B0B" w:rsidP="00437B0B">
      <w:pPr>
        <w:pStyle w:val="FigureTitleStyle"/>
        <w:rPr>
          <w:ins w:id="2150" w:author="Haider Alhabibi" w:date="2022-02-11T09:48:00Z"/>
          <w:rFonts w:ascii="Tahoma" w:hAnsi="Tahoma" w:cs="Tahoma"/>
          <w:sz w:val="24"/>
          <w:szCs w:val="24"/>
        </w:rPr>
      </w:pPr>
      <w:r w:rsidRPr="445D7073">
        <w:rPr>
          <w:rFonts w:ascii="Tahoma" w:hAnsi="Tahoma" w:cs="Tahoma"/>
          <w:sz w:val="24"/>
          <w:szCs w:val="24"/>
        </w:rPr>
        <w:lastRenderedPageBreak/>
        <w:t>Figure 3-2a. Numbering Convention for CF1R, CF2R, CF3R, and NRCV Documents</w:t>
      </w:r>
    </w:p>
    <w:p w14:paraId="6D31D479" w14:textId="323BD816" w:rsidR="00437B0B" w:rsidRDefault="00437B0B" w:rsidP="00DA50F6">
      <w:pPr>
        <w:pStyle w:val="ListParagraph"/>
        <w:jc w:val="center"/>
        <w:rPr>
          <w:rFonts w:eastAsia="Times New Roman" w:cs="Tahoma"/>
          <w:color w:val="auto"/>
        </w:rPr>
      </w:pPr>
      <w:r>
        <w:rPr>
          <w:rFonts w:eastAsia="Times New Roman" w:cs="Tahoma"/>
          <w:noProof/>
          <w:color w:val="auto"/>
        </w:rPr>
        <w:drawing>
          <wp:inline distT="0" distB="0" distL="0" distR="0" wp14:anchorId="5842A3F8" wp14:editId="7C826A7A">
            <wp:extent cx="6309995" cy="5468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995" cy="5468620"/>
                    </a:xfrm>
                    <a:prstGeom prst="rect">
                      <a:avLst/>
                    </a:prstGeom>
                    <a:noFill/>
                  </pic:spPr>
                </pic:pic>
              </a:graphicData>
            </a:graphic>
          </wp:inline>
        </w:drawing>
      </w:r>
    </w:p>
    <w:p w14:paraId="3D0E8888" w14:textId="77777777" w:rsidR="000A7EAE" w:rsidRDefault="000A7EAE" w:rsidP="00DA50F6">
      <w:pPr>
        <w:pStyle w:val="ListParagraph"/>
        <w:jc w:val="center"/>
        <w:rPr>
          <w:ins w:id="2151" w:author="Haider Alhabibi" w:date="2022-02-17T12:48:00Z"/>
          <w:rFonts w:eastAsia="Times New Roman" w:cs="Tahoma"/>
          <w:color w:val="auto"/>
        </w:rPr>
      </w:pPr>
    </w:p>
    <w:p w14:paraId="77C79C7B" w14:textId="77777777" w:rsidR="006C18C4" w:rsidRDefault="006C18C4" w:rsidP="00DA50F6">
      <w:pPr>
        <w:pStyle w:val="ListParagraph"/>
        <w:jc w:val="center"/>
        <w:rPr>
          <w:ins w:id="2152" w:author="Haider Alhabibi" w:date="2022-02-17T12:48:00Z"/>
          <w:rFonts w:eastAsia="Times New Roman" w:cs="Tahoma"/>
          <w:color w:val="auto"/>
        </w:rPr>
      </w:pPr>
    </w:p>
    <w:p w14:paraId="387DD660" w14:textId="78AFE402" w:rsidR="007F7E9F" w:rsidRPr="001873AB" w:rsidRDefault="007F7E9F" w:rsidP="007F7E9F">
      <w:pPr>
        <w:pStyle w:val="ListParagraph"/>
        <w:rPr>
          <w:ins w:id="2153" w:author="Haider Alhabibi" w:date="2022-02-17T12:49:00Z"/>
          <w:rFonts w:eastAsia="Times New Roman" w:cs="Tahoma"/>
          <w:b/>
          <w:bCs/>
          <w:color w:val="auto"/>
        </w:rPr>
      </w:pPr>
      <w:bookmarkStart w:id="2154" w:name="_Hlk96074179"/>
      <w:bookmarkStart w:id="2155" w:name="_Hlk95997848"/>
      <w:ins w:id="2156" w:author="Haider Alhabibi" w:date="2022-02-17T12:49:00Z">
        <w:r w:rsidRPr="001873AB">
          <w:rPr>
            <w:rFonts w:eastAsia="Times New Roman" w:cs="Tahoma"/>
            <w:b/>
            <w:bCs/>
            <w:color w:val="auto"/>
          </w:rPr>
          <w:t>Table 3-4</w:t>
        </w:r>
      </w:ins>
      <w:ins w:id="2157" w:author="Haider Alhabibi" w:date="2022-02-18T10:55:00Z">
        <w:r w:rsidR="0028301C">
          <w:rPr>
            <w:rFonts w:eastAsia="Times New Roman" w:cs="Tahoma"/>
            <w:b/>
            <w:bCs/>
            <w:color w:val="auto"/>
          </w:rPr>
          <w:t>c</w:t>
        </w:r>
      </w:ins>
      <w:ins w:id="2158" w:author="Haider Alhabibi" w:date="2022-02-17T12:49:00Z">
        <w:r w:rsidR="001873AB" w:rsidRPr="001873AB">
          <w:rPr>
            <w:rFonts w:eastAsia="Times New Roman" w:cs="Tahoma"/>
            <w:b/>
            <w:bCs/>
            <w:color w:val="auto"/>
          </w:rPr>
          <w:t>. Numbering Convention for CF1R</w:t>
        </w:r>
      </w:ins>
      <w:ins w:id="2159" w:author="Haider Alhabibi" w:date="2022-02-17T12:50:00Z">
        <w:r w:rsidR="00315EBD" w:rsidRPr="00315EBD">
          <w:rPr>
            <w:rFonts w:eastAsia="Times New Roman" w:cs="Tahoma"/>
            <w:b/>
            <w:bCs/>
            <w:color w:val="auto"/>
          </w:rPr>
          <w:t>, CF2R</w:t>
        </w:r>
      </w:ins>
      <w:ins w:id="2160" w:author="Haider Alhabibi" w:date="2022-02-17T19:01:00Z">
        <w:r w:rsidR="00574A5B">
          <w:rPr>
            <w:rFonts w:eastAsia="Times New Roman" w:cs="Tahoma"/>
            <w:b/>
            <w:bCs/>
            <w:color w:val="auto"/>
          </w:rPr>
          <w:t xml:space="preserve">, </w:t>
        </w:r>
      </w:ins>
      <w:ins w:id="2161" w:author="Haider Alhabibi" w:date="2022-02-17T12:50:00Z">
        <w:r w:rsidR="00315EBD" w:rsidRPr="00315EBD">
          <w:rPr>
            <w:rFonts w:eastAsia="Times New Roman" w:cs="Tahoma"/>
            <w:b/>
            <w:bCs/>
            <w:color w:val="auto"/>
          </w:rPr>
          <w:t xml:space="preserve">CF3R </w:t>
        </w:r>
      </w:ins>
      <w:ins w:id="2162" w:author="Haider Alhabibi" w:date="2022-02-17T19:01:00Z">
        <w:r w:rsidR="00574A5B">
          <w:rPr>
            <w:rFonts w:eastAsia="Times New Roman" w:cs="Tahoma"/>
            <w:b/>
            <w:bCs/>
            <w:color w:val="auto"/>
          </w:rPr>
          <w:t xml:space="preserve">and NRCV </w:t>
        </w:r>
      </w:ins>
      <w:ins w:id="2163" w:author="Haider Alhabibi" w:date="2022-02-17T12:50:00Z">
        <w:r w:rsidR="00315EBD" w:rsidRPr="00315EBD">
          <w:rPr>
            <w:rFonts w:eastAsia="Times New Roman" w:cs="Tahoma"/>
            <w:b/>
            <w:bCs/>
            <w:color w:val="auto"/>
          </w:rPr>
          <w:t>Documents</w:t>
        </w:r>
      </w:ins>
      <w:bookmarkEnd w:id="2154"/>
    </w:p>
    <w:bookmarkEnd w:id="2155"/>
    <w:p w14:paraId="682DCDC4" w14:textId="77777777" w:rsidR="007F7E9F" w:rsidRDefault="007F7E9F" w:rsidP="00DA50F6">
      <w:pPr>
        <w:pStyle w:val="ListParagraph"/>
        <w:jc w:val="center"/>
        <w:rPr>
          <w:ins w:id="2164" w:author="Haider Alhabibi" w:date="2022-02-17T12:48:00Z"/>
          <w:rFonts w:eastAsia="Times New Roman" w:cs="Tahoma"/>
          <w:color w:val="auto"/>
        </w:rPr>
      </w:pPr>
    </w:p>
    <w:tbl>
      <w:tblPr>
        <w:tblStyle w:val="TableGrid"/>
        <w:tblW w:w="0" w:type="auto"/>
        <w:tblLook w:val="04A0" w:firstRow="1" w:lastRow="0" w:firstColumn="1" w:lastColumn="0" w:noHBand="0" w:noVBand="1"/>
      </w:tblPr>
      <w:tblGrid>
        <w:gridCol w:w="794"/>
        <w:gridCol w:w="2609"/>
        <w:gridCol w:w="2571"/>
        <w:gridCol w:w="3952"/>
      </w:tblGrid>
      <w:tr w:rsidR="006C18C4" w:rsidRPr="006C18C4" w14:paraId="16B954CB" w14:textId="77777777" w:rsidTr="00A17774">
        <w:trPr>
          <w:cantSplit/>
          <w:tblHeader/>
          <w:ins w:id="2165" w:author="Haider Alhabibi" w:date="2022-02-17T12:48:00Z"/>
        </w:trPr>
        <w:tc>
          <w:tcPr>
            <w:tcW w:w="0" w:type="auto"/>
          </w:tcPr>
          <w:p w14:paraId="07E14317" w14:textId="77777777" w:rsidR="006C18C4" w:rsidRPr="006C18C4" w:rsidRDefault="006C18C4" w:rsidP="006C18C4">
            <w:pPr>
              <w:pStyle w:val="ListParagraph"/>
              <w:spacing w:before="0"/>
              <w:jc w:val="center"/>
              <w:rPr>
                <w:ins w:id="2166" w:author="Haider Alhabibi" w:date="2022-02-17T12:48:00Z"/>
                <w:rFonts w:eastAsia="Times New Roman" w:cs="Tahoma"/>
                <w:b/>
                <w:bCs/>
                <w:color w:val="auto"/>
              </w:rPr>
            </w:pPr>
            <w:ins w:id="2167" w:author="Haider Alhabibi" w:date="2022-02-17T12:48:00Z">
              <w:r w:rsidRPr="006C18C4">
                <w:rPr>
                  <w:rFonts w:eastAsia="Times New Roman" w:cs="Tahoma"/>
                  <w:b/>
                  <w:bCs/>
                  <w:color w:val="auto"/>
                </w:rPr>
                <w:t>Digit</w:t>
              </w:r>
            </w:ins>
          </w:p>
        </w:tc>
        <w:tc>
          <w:tcPr>
            <w:tcW w:w="0" w:type="auto"/>
          </w:tcPr>
          <w:p w14:paraId="67D77423" w14:textId="77777777" w:rsidR="006C18C4" w:rsidRPr="006C18C4" w:rsidRDefault="006C18C4" w:rsidP="006C18C4">
            <w:pPr>
              <w:pStyle w:val="ListParagraph"/>
              <w:spacing w:before="0"/>
              <w:jc w:val="center"/>
              <w:rPr>
                <w:ins w:id="2168" w:author="Haider Alhabibi" w:date="2022-02-17T12:48:00Z"/>
                <w:rFonts w:eastAsia="Times New Roman" w:cs="Tahoma"/>
                <w:b/>
                <w:bCs/>
                <w:color w:val="auto"/>
              </w:rPr>
            </w:pPr>
            <w:ins w:id="2169" w:author="Haider Alhabibi" w:date="2022-02-17T12:48:00Z">
              <w:r w:rsidRPr="006C18C4">
                <w:rPr>
                  <w:rFonts w:eastAsia="Times New Roman" w:cs="Tahoma"/>
                  <w:b/>
                  <w:bCs/>
                  <w:color w:val="auto"/>
                </w:rPr>
                <w:t>Definition</w:t>
              </w:r>
            </w:ins>
          </w:p>
        </w:tc>
        <w:tc>
          <w:tcPr>
            <w:tcW w:w="0" w:type="auto"/>
          </w:tcPr>
          <w:p w14:paraId="4F8F580D" w14:textId="77777777" w:rsidR="006C18C4" w:rsidRPr="006C18C4" w:rsidRDefault="006C18C4" w:rsidP="006C18C4">
            <w:pPr>
              <w:pStyle w:val="ListParagraph"/>
              <w:spacing w:before="0"/>
              <w:jc w:val="center"/>
              <w:rPr>
                <w:ins w:id="2170" w:author="Haider Alhabibi" w:date="2022-02-17T12:48:00Z"/>
                <w:rFonts w:eastAsia="Times New Roman" w:cs="Tahoma"/>
                <w:b/>
                <w:bCs/>
                <w:color w:val="auto"/>
              </w:rPr>
            </w:pPr>
            <w:ins w:id="2171" w:author="Haider Alhabibi" w:date="2022-02-17T12:48:00Z">
              <w:r w:rsidRPr="006C18C4">
                <w:rPr>
                  <w:rFonts w:eastAsia="Times New Roman" w:cs="Tahoma"/>
                  <w:b/>
                  <w:bCs/>
                  <w:color w:val="auto"/>
                </w:rPr>
                <w:t>Examples</w:t>
              </w:r>
            </w:ins>
          </w:p>
        </w:tc>
        <w:tc>
          <w:tcPr>
            <w:tcW w:w="0" w:type="auto"/>
          </w:tcPr>
          <w:p w14:paraId="4931D5CC" w14:textId="77777777" w:rsidR="006C18C4" w:rsidRPr="006C18C4" w:rsidRDefault="006C18C4" w:rsidP="006C18C4">
            <w:pPr>
              <w:pStyle w:val="ListParagraph"/>
              <w:spacing w:before="0"/>
              <w:jc w:val="center"/>
              <w:rPr>
                <w:ins w:id="2172" w:author="Haider Alhabibi" w:date="2022-02-17T12:48:00Z"/>
                <w:rFonts w:eastAsia="Times New Roman" w:cs="Tahoma"/>
                <w:b/>
                <w:bCs/>
                <w:color w:val="auto"/>
              </w:rPr>
            </w:pPr>
            <w:ins w:id="2173" w:author="Haider Alhabibi" w:date="2022-02-17T12:48:00Z">
              <w:r w:rsidRPr="006C18C4">
                <w:rPr>
                  <w:rFonts w:eastAsia="Times New Roman" w:cs="Tahoma"/>
                  <w:b/>
                  <w:bCs/>
                  <w:color w:val="auto"/>
                </w:rPr>
                <w:t>Note</w:t>
              </w:r>
            </w:ins>
          </w:p>
        </w:tc>
      </w:tr>
      <w:tr w:rsidR="006C18C4" w:rsidRPr="006C18C4" w14:paraId="1DCA8469" w14:textId="77777777" w:rsidTr="00A17774">
        <w:trPr>
          <w:ins w:id="2174" w:author="Haider Alhabibi" w:date="2022-02-17T12:48:00Z"/>
        </w:trPr>
        <w:tc>
          <w:tcPr>
            <w:tcW w:w="0" w:type="auto"/>
          </w:tcPr>
          <w:p w14:paraId="5EF6A10C" w14:textId="77777777" w:rsidR="006C18C4" w:rsidRPr="006C18C4" w:rsidRDefault="006C18C4" w:rsidP="006C18C4">
            <w:pPr>
              <w:pStyle w:val="ListParagraph"/>
              <w:spacing w:before="0"/>
              <w:jc w:val="center"/>
              <w:rPr>
                <w:ins w:id="2175" w:author="Haider Alhabibi" w:date="2022-02-17T12:48:00Z"/>
                <w:rFonts w:eastAsia="Times New Roman" w:cs="Tahoma"/>
                <w:color w:val="auto"/>
              </w:rPr>
            </w:pPr>
            <w:ins w:id="2176" w:author="Haider Alhabibi" w:date="2022-02-17T12:48:00Z">
              <w:r w:rsidRPr="006C18C4">
                <w:rPr>
                  <w:rFonts w:eastAsia="Times New Roman" w:cs="Tahoma"/>
                  <w:color w:val="auto"/>
                </w:rPr>
                <w:t>1</w:t>
              </w:r>
            </w:ins>
          </w:p>
        </w:tc>
        <w:tc>
          <w:tcPr>
            <w:tcW w:w="0" w:type="auto"/>
          </w:tcPr>
          <w:p w14:paraId="368D3721" w14:textId="77777777" w:rsidR="006C18C4" w:rsidRPr="006C18C4" w:rsidRDefault="006C18C4" w:rsidP="00A17774">
            <w:pPr>
              <w:pStyle w:val="ListParagraph"/>
              <w:spacing w:before="0"/>
              <w:rPr>
                <w:ins w:id="2177" w:author="Haider Alhabibi" w:date="2022-02-17T12:48:00Z"/>
                <w:rFonts w:eastAsia="Times New Roman" w:cs="Tahoma"/>
                <w:color w:val="auto"/>
              </w:rPr>
            </w:pPr>
            <w:ins w:id="2178" w:author="Haider Alhabibi" w:date="2022-02-17T12:48:00Z">
              <w:r w:rsidRPr="006C18C4">
                <w:rPr>
                  <w:rFonts w:eastAsia="Times New Roman" w:cs="Tahoma"/>
                  <w:color w:val="auto"/>
                </w:rPr>
                <w:t>Registration Provider</w:t>
              </w:r>
            </w:ins>
          </w:p>
        </w:tc>
        <w:tc>
          <w:tcPr>
            <w:tcW w:w="0" w:type="auto"/>
          </w:tcPr>
          <w:p w14:paraId="6288CACC" w14:textId="77777777" w:rsidR="006C18C4" w:rsidRPr="006C18C4" w:rsidRDefault="006C18C4" w:rsidP="00A17774">
            <w:pPr>
              <w:pStyle w:val="ListParagraph"/>
              <w:spacing w:before="0"/>
              <w:rPr>
                <w:ins w:id="2179" w:author="Haider Alhabibi" w:date="2022-02-17T12:48:00Z"/>
                <w:rFonts w:eastAsia="Times New Roman" w:cs="Tahoma"/>
                <w:color w:val="auto"/>
              </w:rPr>
            </w:pPr>
            <w:ins w:id="2180" w:author="Haider Alhabibi" w:date="2022-02-17T12:48:00Z">
              <w:r w:rsidRPr="006C18C4">
                <w:rPr>
                  <w:rFonts w:eastAsia="Times New Roman" w:cs="Tahoma"/>
                  <w:color w:val="auto"/>
                </w:rPr>
                <w:t>2 for CalCERTS</w:t>
              </w:r>
            </w:ins>
          </w:p>
          <w:p w14:paraId="34D8DDD6" w14:textId="77777777" w:rsidR="006C18C4" w:rsidRPr="006C18C4" w:rsidRDefault="006C18C4" w:rsidP="00A17774">
            <w:pPr>
              <w:pStyle w:val="ListParagraph"/>
              <w:spacing w:before="0"/>
              <w:rPr>
                <w:ins w:id="2181" w:author="Haider Alhabibi" w:date="2022-02-17T12:48:00Z"/>
                <w:rFonts w:eastAsia="Times New Roman" w:cs="Tahoma"/>
                <w:color w:val="auto"/>
              </w:rPr>
            </w:pPr>
            <w:ins w:id="2182" w:author="Haider Alhabibi" w:date="2022-02-17T12:48:00Z">
              <w:r w:rsidRPr="006C18C4">
                <w:rPr>
                  <w:rFonts w:eastAsia="Times New Roman" w:cs="Tahoma"/>
                  <w:color w:val="auto"/>
                </w:rPr>
                <w:t>4 for CHEERS</w:t>
              </w:r>
            </w:ins>
          </w:p>
        </w:tc>
        <w:tc>
          <w:tcPr>
            <w:tcW w:w="0" w:type="auto"/>
          </w:tcPr>
          <w:p w14:paraId="7EC31987" w14:textId="77777777" w:rsidR="006C18C4" w:rsidRPr="006C18C4" w:rsidRDefault="006C18C4" w:rsidP="00A17774">
            <w:pPr>
              <w:pStyle w:val="ListParagraph"/>
              <w:spacing w:before="0"/>
              <w:rPr>
                <w:ins w:id="2183" w:author="Haider Alhabibi" w:date="2022-02-17T12:48:00Z"/>
                <w:rFonts w:eastAsia="Times New Roman" w:cs="Tahoma"/>
                <w:color w:val="auto"/>
              </w:rPr>
            </w:pPr>
            <w:ins w:id="2184" w:author="Haider Alhabibi" w:date="2022-02-17T12:48:00Z">
              <w:r w:rsidRPr="006C18C4">
                <w:rPr>
                  <w:rFonts w:eastAsia="Times New Roman" w:cs="Tahoma"/>
                  <w:color w:val="auto"/>
                </w:rPr>
                <w:t>CEC will designate other providers</w:t>
              </w:r>
            </w:ins>
          </w:p>
        </w:tc>
      </w:tr>
      <w:tr w:rsidR="006C18C4" w:rsidRPr="006C18C4" w14:paraId="1A8BA61B" w14:textId="77777777" w:rsidTr="00A17774">
        <w:trPr>
          <w:ins w:id="2185" w:author="Haider Alhabibi" w:date="2022-02-17T12:48:00Z"/>
        </w:trPr>
        <w:tc>
          <w:tcPr>
            <w:tcW w:w="0" w:type="auto"/>
          </w:tcPr>
          <w:p w14:paraId="7D46712E" w14:textId="77777777" w:rsidR="006C18C4" w:rsidRPr="006C18C4" w:rsidRDefault="006C18C4" w:rsidP="006C18C4">
            <w:pPr>
              <w:pStyle w:val="ListParagraph"/>
              <w:spacing w:before="0"/>
              <w:jc w:val="center"/>
              <w:rPr>
                <w:ins w:id="2186" w:author="Haider Alhabibi" w:date="2022-02-17T12:48:00Z"/>
                <w:rFonts w:eastAsia="Times New Roman" w:cs="Tahoma"/>
                <w:color w:val="auto"/>
              </w:rPr>
            </w:pPr>
            <w:ins w:id="2187" w:author="Haider Alhabibi" w:date="2022-02-17T12:48:00Z">
              <w:r w:rsidRPr="006C18C4">
                <w:rPr>
                  <w:rFonts w:eastAsia="Times New Roman" w:cs="Tahoma"/>
                  <w:color w:val="auto"/>
                </w:rPr>
                <w:t>2</w:t>
              </w:r>
            </w:ins>
          </w:p>
        </w:tc>
        <w:tc>
          <w:tcPr>
            <w:tcW w:w="0" w:type="auto"/>
          </w:tcPr>
          <w:p w14:paraId="1270E507" w14:textId="77777777" w:rsidR="006C18C4" w:rsidRPr="006C18C4" w:rsidRDefault="006C18C4" w:rsidP="00A17774">
            <w:pPr>
              <w:pStyle w:val="ListParagraph"/>
              <w:spacing w:before="0"/>
              <w:rPr>
                <w:ins w:id="2188" w:author="Haider Alhabibi" w:date="2022-02-17T12:48:00Z"/>
                <w:rFonts w:eastAsia="Times New Roman" w:cs="Tahoma"/>
                <w:color w:val="auto"/>
              </w:rPr>
            </w:pPr>
            <w:ins w:id="2189" w:author="Haider Alhabibi" w:date="2022-02-17T12:48:00Z">
              <w:r w:rsidRPr="006C18C4">
                <w:rPr>
                  <w:rFonts w:eastAsia="Times New Roman" w:cs="Tahoma"/>
                  <w:color w:val="auto"/>
                </w:rPr>
                <w:t>Calendar Year, tens</w:t>
              </w:r>
            </w:ins>
          </w:p>
        </w:tc>
        <w:tc>
          <w:tcPr>
            <w:tcW w:w="0" w:type="auto"/>
          </w:tcPr>
          <w:p w14:paraId="100F0600" w14:textId="77777777" w:rsidR="006C18C4" w:rsidRPr="006C18C4" w:rsidRDefault="006C18C4" w:rsidP="00A17774">
            <w:pPr>
              <w:pStyle w:val="ListParagraph"/>
              <w:spacing w:before="0"/>
              <w:rPr>
                <w:ins w:id="2190" w:author="Haider Alhabibi" w:date="2022-02-17T12:48:00Z"/>
                <w:rFonts w:eastAsia="Times New Roman" w:cs="Tahoma"/>
                <w:color w:val="auto"/>
              </w:rPr>
            </w:pPr>
            <w:ins w:id="2191" w:author="Haider Alhabibi" w:date="2022-02-17T12:48:00Z">
              <w:r w:rsidRPr="006C18C4">
                <w:rPr>
                  <w:rFonts w:eastAsia="Times New Roman" w:cs="Tahoma"/>
                  <w:color w:val="auto"/>
                </w:rPr>
                <w:t>1 for 2016 or 2019</w:t>
              </w:r>
            </w:ins>
          </w:p>
          <w:p w14:paraId="2B65FA47" w14:textId="77777777" w:rsidR="006C18C4" w:rsidRPr="006C18C4" w:rsidRDefault="006C18C4" w:rsidP="00A17774">
            <w:pPr>
              <w:pStyle w:val="ListParagraph"/>
              <w:spacing w:before="0"/>
              <w:rPr>
                <w:ins w:id="2192" w:author="Haider Alhabibi" w:date="2022-02-17T12:48:00Z"/>
                <w:rFonts w:eastAsia="Times New Roman" w:cs="Tahoma"/>
                <w:color w:val="auto"/>
              </w:rPr>
            </w:pPr>
            <w:ins w:id="2193" w:author="Haider Alhabibi" w:date="2022-02-17T12:48:00Z">
              <w:r w:rsidRPr="006C18C4">
                <w:rPr>
                  <w:rFonts w:eastAsia="Times New Roman" w:cs="Tahoma"/>
                  <w:color w:val="auto"/>
                </w:rPr>
                <w:t>2 for 2022</w:t>
              </w:r>
            </w:ins>
          </w:p>
        </w:tc>
        <w:tc>
          <w:tcPr>
            <w:tcW w:w="0" w:type="auto"/>
          </w:tcPr>
          <w:p w14:paraId="023F4C30" w14:textId="77777777" w:rsidR="006C18C4" w:rsidRPr="006C18C4" w:rsidRDefault="006C18C4" w:rsidP="00A17774">
            <w:pPr>
              <w:pStyle w:val="ListParagraph"/>
              <w:spacing w:before="0"/>
              <w:rPr>
                <w:ins w:id="2194" w:author="Haider Alhabibi" w:date="2022-02-17T12:48:00Z"/>
                <w:rFonts w:eastAsia="Times New Roman" w:cs="Tahoma"/>
                <w:color w:val="auto"/>
              </w:rPr>
            </w:pPr>
            <w:ins w:id="2195" w:author="Haider Alhabibi" w:date="2022-02-17T12:48:00Z">
              <w:r w:rsidRPr="006C18C4">
                <w:rPr>
                  <w:rFonts w:eastAsia="Times New Roman" w:cs="Tahoma"/>
                  <w:color w:val="auto"/>
                </w:rPr>
                <w:t>Based on date at time of registration</w:t>
              </w:r>
            </w:ins>
          </w:p>
        </w:tc>
      </w:tr>
      <w:tr w:rsidR="006C18C4" w:rsidRPr="006C18C4" w14:paraId="1AB6EC1C" w14:textId="77777777" w:rsidTr="00A17774">
        <w:trPr>
          <w:ins w:id="2196" w:author="Haider Alhabibi" w:date="2022-02-17T12:48:00Z"/>
        </w:trPr>
        <w:tc>
          <w:tcPr>
            <w:tcW w:w="0" w:type="auto"/>
          </w:tcPr>
          <w:p w14:paraId="7A700770" w14:textId="77777777" w:rsidR="006C18C4" w:rsidRPr="006C18C4" w:rsidRDefault="006C18C4" w:rsidP="006C18C4">
            <w:pPr>
              <w:pStyle w:val="ListParagraph"/>
              <w:spacing w:before="0"/>
              <w:jc w:val="center"/>
              <w:rPr>
                <w:ins w:id="2197" w:author="Haider Alhabibi" w:date="2022-02-17T12:48:00Z"/>
                <w:rFonts w:eastAsia="Times New Roman" w:cs="Tahoma"/>
                <w:color w:val="auto"/>
              </w:rPr>
            </w:pPr>
            <w:ins w:id="2198" w:author="Haider Alhabibi" w:date="2022-02-17T12:48:00Z">
              <w:r w:rsidRPr="006C18C4">
                <w:rPr>
                  <w:rFonts w:eastAsia="Times New Roman" w:cs="Tahoma"/>
                  <w:color w:val="auto"/>
                </w:rPr>
                <w:t>3</w:t>
              </w:r>
            </w:ins>
          </w:p>
        </w:tc>
        <w:tc>
          <w:tcPr>
            <w:tcW w:w="0" w:type="auto"/>
          </w:tcPr>
          <w:p w14:paraId="36DA4548" w14:textId="77777777" w:rsidR="006C18C4" w:rsidRPr="006C18C4" w:rsidRDefault="006C18C4" w:rsidP="00A17774">
            <w:pPr>
              <w:pStyle w:val="ListParagraph"/>
              <w:spacing w:before="0"/>
              <w:rPr>
                <w:ins w:id="2199" w:author="Haider Alhabibi" w:date="2022-02-17T12:48:00Z"/>
                <w:rFonts w:eastAsia="Times New Roman" w:cs="Tahoma"/>
                <w:color w:val="auto"/>
              </w:rPr>
            </w:pPr>
            <w:ins w:id="2200" w:author="Haider Alhabibi" w:date="2022-02-17T12:48:00Z">
              <w:r w:rsidRPr="006C18C4">
                <w:rPr>
                  <w:rFonts w:eastAsia="Times New Roman" w:cs="Tahoma"/>
                  <w:color w:val="auto"/>
                </w:rPr>
                <w:t>Calendar Year, ones</w:t>
              </w:r>
            </w:ins>
          </w:p>
        </w:tc>
        <w:tc>
          <w:tcPr>
            <w:tcW w:w="0" w:type="auto"/>
          </w:tcPr>
          <w:p w14:paraId="6EA09CB7" w14:textId="77777777" w:rsidR="006C18C4" w:rsidRPr="006C18C4" w:rsidRDefault="006C18C4" w:rsidP="00A17774">
            <w:pPr>
              <w:pStyle w:val="ListParagraph"/>
              <w:spacing w:before="0"/>
              <w:rPr>
                <w:ins w:id="2201" w:author="Haider Alhabibi" w:date="2022-02-17T12:48:00Z"/>
                <w:rFonts w:eastAsia="Times New Roman" w:cs="Tahoma"/>
                <w:color w:val="auto"/>
              </w:rPr>
            </w:pPr>
            <w:ins w:id="2202" w:author="Haider Alhabibi" w:date="2022-02-17T12:48:00Z">
              <w:r w:rsidRPr="006C18C4">
                <w:rPr>
                  <w:rFonts w:eastAsia="Times New Roman" w:cs="Tahoma"/>
                  <w:color w:val="auto"/>
                </w:rPr>
                <w:t>9 for 2019</w:t>
              </w:r>
            </w:ins>
          </w:p>
          <w:p w14:paraId="22A91636" w14:textId="77777777" w:rsidR="006C18C4" w:rsidRPr="006C18C4" w:rsidRDefault="006C18C4" w:rsidP="00A17774">
            <w:pPr>
              <w:pStyle w:val="ListParagraph"/>
              <w:spacing w:before="0"/>
              <w:rPr>
                <w:ins w:id="2203" w:author="Haider Alhabibi" w:date="2022-02-17T12:48:00Z"/>
                <w:rFonts w:eastAsia="Times New Roman" w:cs="Tahoma"/>
                <w:color w:val="auto"/>
              </w:rPr>
            </w:pPr>
            <w:ins w:id="2204" w:author="Haider Alhabibi" w:date="2022-02-17T12:48:00Z">
              <w:r w:rsidRPr="006C18C4">
                <w:rPr>
                  <w:rFonts w:eastAsia="Times New Roman" w:cs="Tahoma"/>
                  <w:color w:val="auto"/>
                </w:rPr>
                <w:t>2 for 2022</w:t>
              </w:r>
            </w:ins>
          </w:p>
        </w:tc>
        <w:tc>
          <w:tcPr>
            <w:tcW w:w="0" w:type="auto"/>
          </w:tcPr>
          <w:p w14:paraId="4BC5E7AA" w14:textId="77777777" w:rsidR="006C18C4" w:rsidRPr="006C18C4" w:rsidRDefault="006C18C4" w:rsidP="00A17774">
            <w:pPr>
              <w:pStyle w:val="ListParagraph"/>
              <w:spacing w:before="0"/>
              <w:rPr>
                <w:ins w:id="2205" w:author="Haider Alhabibi" w:date="2022-02-17T12:48:00Z"/>
                <w:rFonts w:eastAsia="Times New Roman" w:cs="Tahoma"/>
                <w:color w:val="auto"/>
              </w:rPr>
            </w:pPr>
            <w:ins w:id="2206" w:author="Haider Alhabibi" w:date="2022-02-17T12:48:00Z">
              <w:r w:rsidRPr="006C18C4">
                <w:rPr>
                  <w:rFonts w:eastAsia="Times New Roman" w:cs="Tahoma"/>
                  <w:color w:val="auto"/>
                </w:rPr>
                <w:t>Based on date at time of registration</w:t>
              </w:r>
            </w:ins>
          </w:p>
        </w:tc>
      </w:tr>
      <w:tr w:rsidR="006C18C4" w:rsidRPr="006C18C4" w14:paraId="16016077" w14:textId="77777777" w:rsidTr="00A17774">
        <w:trPr>
          <w:ins w:id="2207" w:author="Haider Alhabibi" w:date="2022-02-17T12:48:00Z"/>
        </w:trPr>
        <w:tc>
          <w:tcPr>
            <w:tcW w:w="0" w:type="auto"/>
          </w:tcPr>
          <w:p w14:paraId="768CBBCC" w14:textId="77777777" w:rsidR="006C18C4" w:rsidRPr="006C18C4" w:rsidRDefault="006C18C4" w:rsidP="006C18C4">
            <w:pPr>
              <w:pStyle w:val="ListParagraph"/>
              <w:spacing w:before="0"/>
              <w:jc w:val="center"/>
              <w:rPr>
                <w:ins w:id="2208" w:author="Haider Alhabibi" w:date="2022-02-17T12:48:00Z"/>
                <w:rFonts w:eastAsia="Times New Roman" w:cs="Tahoma"/>
                <w:color w:val="auto"/>
              </w:rPr>
            </w:pPr>
            <w:ins w:id="2209" w:author="Haider Alhabibi" w:date="2022-02-17T12:48:00Z">
              <w:r w:rsidRPr="006C18C4">
                <w:rPr>
                  <w:rFonts w:eastAsia="Times New Roman" w:cs="Tahoma"/>
                  <w:color w:val="auto"/>
                </w:rPr>
                <w:lastRenderedPageBreak/>
                <w:t>4</w:t>
              </w:r>
            </w:ins>
          </w:p>
        </w:tc>
        <w:tc>
          <w:tcPr>
            <w:tcW w:w="0" w:type="auto"/>
          </w:tcPr>
          <w:p w14:paraId="100D78D9" w14:textId="77777777" w:rsidR="006C18C4" w:rsidRPr="006C18C4" w:rsidRDefault="006C18C4" w:rsidP="00A17774">
            <w:pPr>
              <w:pStyle w:val="ListParagraph"/>
              <w:spacing w:before="0"/>
              <w:rPr>
                <w:ins w:id="2210" w:author="Haider Alhabibi" w:date="2022-02-17T12:48:00Z"/>
                <w:rFonts w:eastAsia="Times New Roman" w:cs="Tahoma"/>
                <w:color w:val="auto"/>
              </w:rPr>
            </w:pPr>
            <w:ins w:id="2211" w:author="Haider Alhabibi" w:date="2022-02-17T12:48:00Z">
              <w:r w:rsidRPr="006C18C4">
                <w:rPr>
                  <w:rFonts w:eastAsia="Times New Roman" w:cs="Tahoma"/>
                  <w:color w:val="auto"/>
                </w:rPr>
                <w:t>Delimiter 1</w:t>
              </w:r>
            </w:ins>
          </w:p>
        </w:tc>
        <w:tc>
          <w:tcPr>
            <w:tcW w:w="0" w:type="auto"/>
          </w:tcPr>
          <w:p w14:paraId="6FE1DA7F" w14:textId="77777777" w:rsidR="006C18C4" w:rsidRPr="006C18C4" w:rsidRDefault="006C18C4" w:rsidP="00A17774">
            <w:pPr>
              <w:pStyle w:val="ListParagraph"/>
              <w:spacing w:before="0"/>
              <w:rPr>
                <w:ins w:id="2212" w:author="Haider Alhabibi" w:date="2022-02-17T12:48:00Z"/>
                <w:rFonts w:eastAsia="Times New Roman" w:cs="Tahoma"/>
                <w:color w:val="auto"/>
              </w:rPr>
            </w:pPr>
            <w:ins w:id="2213" w:author="Haider Alhabibi" w:date="2022-02-17T12:48:00Z">
              <w:r w:rsidRPr="006C18C4">
                <w:rPr>
                  <w:rFonts w:eastAsia="Times New Roman" w:cs="Tahoma"/>
                  <w:color w:val="auto"/>
                </w:rPr>
                <w:t>- (short hyphen)</w:t>
              </w:r>
            </w:ins>
          </w:p>
        </w:tc>
        <w:tc>
          <w:tcPr>
            <w:tcW w:w="0" w:type="auto"/>
          </w:tcPr>
          <w:p w14:paraId="468826C8" w14:textId="77777777" w:rsidR="006C18C4" w:rsidRPr="006C18C4" w:rsidRDefault="006C18C4" w:rsidP="00A17774">
            <w:pPr>
              <w:pStyle w:val="ListParagraph"/>
              <w:spacing w:before="0"/>
              <w:rPr>
                <w:ins w:id="2214" w:author="Haider Alhabibi" w:date="2022-02-17T12:48:00Z"/>
                <w:rFonts w:eastAsia="Times New Roman" w:cs="Tahoma"/>
                <w:color w:val="auto"/>
              </w:rPr>
            </w:pPr>
            <w:ins w:id="2215" w:author="Haider Alhabibi" w:date="2022-02-17T12:48:00Z">
              <w:r w:rsidRPr="006C18C4">
                <w:rPr>
                  <w:rFonts w:eastAsia="Times New Roman" w:cs="Tahoma"/>
                  <w:color w:val="auto"/>
                </w:rPr>
                <w:t>Static character</w:t>
              </w:r>
            </w:ins>
          </w:p>
        </w:tc>
      </w:tr>
      <w:tr w:rsidR="006C18C4" w:rsidRPr="006C18C4" w14:paraId="5C6573A3" w14:textId="77777777" w:rsidTr="00A17774">
        <w:trPr>
          <w:ins w:id="2216" w:author="Haider Alhabibi" w:date="2022-02-17T12:48:00Z"/>
        </w:trPr>
        <w:tc>
          <w:tcPr>
            <w:tcW w:w="0" w:type="auto"/>
          </w:tcPr>
          <w:p w14:paraId="4DDE664F" w14:textId="77777777" w:rsidR="006C18C4" w:rsidRPr="006C18C4" w:rsidRDefault="006C18C4" w:rsidP="006C18C4">
            <w:pPr>
              <w:pStyle w:val="ListParagraph"/>
              <w:spacing w:before="0"/>
              <w:jc w:val="center"/>
              <w:rPr>
                <w:ins w:id="2217" w:author="Haider Alhabibi" w:date="2022-02-17T12:48:00Z"/>
                <w:rFonts w:eastAsia="Times New Roman" w:cs="Tahoma"/>
                <w:color w:val="auto"/>
              </w:rPr>
            </w:pPr>
            <w:ins w:id="2218" w:author="Haider Alhabibi" w:date="2022-02-17T12:48:00Z">
              <w:r w:rsidRPr="006C18C4">
                <w:rPr>
                  <w:rFonts w:eastAsia="Times New Roman" w:cs="Tahoma"/>
                  <w:color w:val="auto"/>
                </w:rPr>
                <w:t>5</w:t>
              </w:r>
            </w:ins>
          </w:p>
        </w:tc>
        <w:tc>
          <w:tcPr>
            <w:tcW w:w="0" w:type="auto"/>
          </w:tcPr>
          <w:p w14:paraId="6807BD90" w14:textId="77777777" w:rsidR="006C18C4" w:rsidRPr="006C18C4" w:rsidRDefault="006C18C4" w:rsidP="00A17774">
            <w:pPr>
              <w:pStyle w:val="ListParagraph"/>
              <w:spacing w:before="0"/>
              <w:rPr>
                <w:ins w:id="2219" w:author="Haider Alhabibi" w:date="2022-02-17T12:48:00Z"/>
                <w:rFonts w:eastAsia="Times New Roman" w:cs="Tahoma"/>
                <w:color w:val="auto"/>
              </w:rPr>
            </w:pPr>
            <w:ins w:id="2220" w:author="Haider Alhabibi" w:date="2022-02-17T12:48:00Z">
              <w:r w:rsidRPr="006C18C4">
                <w:rPr>
                  <w:rFonts w:eastAsia="Times New Roman" w:cs="Tahoma"/>
                  <w:color w:val="auto"/>
                </w:rPr>
                <w:t>Parent CF1R category</w:t>
              </w:r>
            </w:ins>
          </w:p>
        </w:tc>
        <w:tc>
          <w:tcPr>
            <w:tcW w:w="0" w:type="auto"/>
          </w:tcPr>
          <w:p w14:paraId="0C00277D" w14:textId="77777777" w:rsidR="006C18C4" w:rsidRPr="006C18C4" w:rsidRDefault="006C18C4" w:rsidP="00A17774">
            <w:pPr>
              <w:pStyle w:val="ListParagraph"/>
              <w:spacing w:before="0"/>
              <w:rPr>
                <w:ins w:id="2221" w:author="Haider Alhabibi" w:date="2022-02-17T12:48:00Z"/>
                <w:rFonts w:eastAsia="Times New Roman" w:cs="Tahoma"/>
                <w:color w:val="auto"/>
              </w:rPr>
            </w:pPr>
            <w:ins w:id="2222" w:author="Haider Alhabibi" w:date="2022-02-17T12:48:00Z">
              <w:r w:rsidRPr="006C18C4">
                <w:rPr>
                  <w:rFonts w:eastAsia="Times New Roman" w:cs="Tahoma"/>
                  <w:color w:val="auto"/>
                </w:rPr>
                <w:t>A, D, N</w:t>
              </w:r>
            </w:ins>
          </w:p>
        </w:tc>
        <w:tc>
          <w:tcPr>
            <w:tcW w:w="0" w:type="auto"/>
          </w:tcPr>
          <w:p w14:paraId="7CF7A8A5" w14:textId="5E732D48" w:rsidR="006C18C4" w:rsidRPr="006C18C4" w:rsidRDefault="006C18C4" w:rsidP="00A17774">
            <w:pPr>
              <w:pStyle w:val="ListParagraph"/>
              <w:spacing w:before="0"/>
              <w:rPr>
                <w:ins w:id="2223" w:author="Haider Alhabibi" w:date="2022-02-17T12:48:00Z"/>
                <w:rFonts w:eastAsia="Times New Roman" w:cs="Tahoma"/>
                <w:color w:val="auto"/>
              </w:rPr>
            </w:pPr>
            <w:ins w:id="2224" w:author="Haider Alhabibi" w:date="2022-02-17T12:48:00Z">
              <w:r w:rsidRPr="006C18C4">
                <w:rPr>
                  <w:rFonts w:eastAsia="Times New Roman" w:cs="Tahoma"/>
                  <w:color w:val="auto"/>
                </w:rPr>
                <w:t>See Table 3-1a for all designators</w:t>
              </w:r>
              <w:del w:id="2225" w:author="Shewmaker, Michael@Energy" w:date="2022-03-03T14:25:00Z">
                <w:r w:rsidRPr="006C18C4" w:rsidDel="00176D85">
                  <w:rPr>
                    <w:rFonts w:eastAsia="Times New Roman" w:cs="Tahoma"/>
                    <w:color w:val="auto"/>
                  </w:rPr>
                  <w:delText>.</w:delText>
                </w:r>
              </w:del>
            </w:ins>
            <w:ins w:id="2226" w:author="Shewmaker, Michael@Energy" w:date="2022-03-03T13:48:00Z">
              <w:r w:rsidR="00B61CF0">
                <w:rPr>
                  <w:rFonts w:eastAsia="Times New Roman" w:cs="Tahoma"/>
                  <w:color w:val="auto"/>
                </w:rPr>
                <w:t>; see note 6</w:t>
              </w:r>
            </w:ins>
          </w:p>
        </w:tc>
      </w:tr>
      <w:tr w:rsidR="006C18C4" w:rsidRPr="006C18C4" w14:paraId="2716AA84" w14:textId="77777777" w:rsidTr="00A17774">
        <w:trPr>
          <w:ins w:id="2227" w:author="Haider Alhabibi" w:date="2022-02-17T12:48:00Z"/>
        </w:trPr>
        <w:tc>
          <w:tcPr>
            <w:tcW w:w="0" w:type="auto"/>
          </w:tcPr>
          <w:p w14:paraId="3B122CDA" w14:textId="77777777" w:rsidR="006C18C4" w:rsidRPr="006C18C4" w:rsidRDefault="006C18C4" w:rsidP="006C18C4">
            <w:pPr>
              <w:pStyle w:val="ListParagraph"/>
              <w:spacing w:before="0"/>
              <w:jc w:val="center"/>
              <w:rPr>
                <w:ins w:id="2228" w:author="Haider Alhabibi" w:date="2022-02-17T12:48:00Z"/>
                <w:rFonts w:eastAsia="Times New Roman" w:cs="Tahoma"/>
                <w:color w:val="auto"/>
              </w:rPr>
            </w:pPr>
            <w:ins w:id="2229" w:author="Haider Alhabibi" w:date="2022-02-17T12:48:00Z">
              <w:r w:rsidRPr="006C18C4">
                <w:rPr>
                  <w:rFonts w:eastAsia="Times New Roman" w:cs="Tahoma"/>
                  <w:color w:val="auto"/>
                </w:rPr>
                <w:t>6</w:t>
              </w:r>
            </w:ins>
          </w:p>
        </w:tc>
        <w:tc>
          <w:tcPr>
            <w:tcW w:w="0" w:type="auto"/>
          </w:tcPr>
          <w:p w14:paraId="434F6B9B" w14:textId="77777777" w:rsidR="006C18C4" w:rsidRPr="006C18C4" w:rsidRDefault="006C18C4" w:rsidP="00A17774">
            <w:pPr>
              <w:pStyle w:val="ListParagraph"/>
              <w:spacing w:before="0"/>
              <w:rPr>
                <w:ins w:id="2230" w:author="Haider Alhabibi" w:date="2022-02-17T12:48:00Z"/>
                <w:rFonts w:eastAsia="Times New Roman" w:cs="Tahoma"/>
                <w:color w:val="auto"/>
              </w:rPr>
            </w:pPr>
            <w:ins w:id="2231" w:author="Haider Alhabibi" w:date="2022-02-17T12:48:00Z">
              <w:r w:rsidRPr="006C18C4">
                <w:rPr>
                  <w:rFonts w:eastAsia="Times New Roman" w:cs="Tahoma"/>
                  <w:color w:val="auto"/>
                </w:rPr>
                <w:t>Parent CF1R number, first</w:t>
              </w:r>
            </w:ins>
          </w:p>
        </w:tc>
        <w:tc>
          <w:tcPr>
            <w:tcW w:w="0" w:type="auto"/>
          </w:tcPr>
          <w:p w14:paraId="58DFECED" w14:textId="77777777" w:rsidR="006C18C4" w:rsidRPr="006C18C4" w:rsidRDefault="006C18C4" w:rsidP="00A17774">
            <w:pPr>
              <w:pStyle w:val="ListParagraph"/>
              <w:spacing w:before="0"/>
              <w:rPr>
                <w:ins w:id="2232" w:author="Haider Alhabibi" w:date="2022-02-17T12:48:00Z"/>
                <w:rFonts w:eastAsia="Times New Roman" w:cs="Tahoma"/>
                <w:color w:val="auto"/>
              </w:rPr>
            </w:pPr>
            <w:ins w:id="2233" w:author="Haider Alhabibi" w:date="2022-02-17T12:48:00Z">
              <w:r w:rsidRPr="006C18C4">
                <w:rPr>
                  <w:rFonts w:eastAsia="Times New Roman" w:cs="Tahoma"/>
                  <w:color w:val="auto"/>
                </w:rPr>
                <w:t>0 (ADD-01)</w:t>
              </w:r>
            </w:ins>
          </w:p>
        </w:tc>
        <w:tc>
          <w:tcPr>
            <w:tcW w:w="0" w:type="auto"/>
          </w:tcPr>
          <w:p w14:paraId="21913536" w14:textId="192B83D8" w:rsidR="006C18C4" w:rsidRPr="006C18C4" w:rsidRDefault="006C18C4" w:rsidP="00A17774">
            <w:pPr>
              <w:pStyle w:val="ListParagraph"/>
              <w:spacing w:before="0"/>
              <w:rPr>
                <w:ins w:id="2234" w:author="Haider Alhabibi" w:date="2022-02-17T12:48:00Z"/>
                <w:rFonts w:eastAsia="Times New Roman" w:cs="Tahoma"/>
                <w:color w:val="auto"/>
              </w:rPr>
            </w:pPr>
            <w:ins w:id="2235" w:author="Haider Alhabibi" w:date="2022-02-17T12:48:00Z">
              <w:r w:rsidRPr="006C18C4">
                <w:rPr>
                  <w:rFonts w:eastAsia="Times New Roman" w:cs="Tahoma"/>
                  <w:color w:val="auto"/>
                </w:rPr>
                <w:t>Parent CF1R, not worksheet CF1R</w:t>
              </w:r>
            </w:ins>
            <w:ins w:id="2236" w:author="Shewmaker, Michael@Energy" w:date="2022-03-03T13:48:00Z">
              <w:r w:rsidR="00B61CF0">
                <w:rPr>
                  <w:rFonts w:eastAsia="Times New Roman" w:cs="Tahoma"/>
                  <w:color w:val="auto"/>
                </w:rPr>
                <w:t>; see note 6</w:t>
              </w:r>
            </w:ins>
          </w:p>
        </w:tc>
      </w:tr>
      <w:tr w:rsidR="006C18C4" w:rsidRPr="006C18C4" w14:paraId="30B569C7" w14:textId="77777777" w:rsidTr="00A17774">
        <w:trPr>
          <w:ins w:id="2237" w:author="Haider Alhabibi" w:date="2022-02-17T12:48:00Z"/>
        </w:trPr>
        <w:tc>
          <w:tcPr>
            <w:tcW w:w="0" w:type="auto"/>
          </w:tcPr>
          <w:p w14:paraId="2B984719" w14:textId="77777777" w:rsidR="006C18C4" w:rsidRPr="006C18C4" w:rsidRDefault="006C18C4" w:rsidP="006C18C4">
            <w:pPr>
              <w:pStyle w:val="ListParagraph"/>
              <w:spacing w:before="0"/>
              <w:jc w:val="center"/>
              <w:rPr>
                <w:ins w:id="2238" w:author="Haider Alhabibi" w:date="2022-02-17T12:48:00Z"/>
                <w:rFonts w:eastAsia="Times New Roman" w:cs="Tahoma"/>
                <w:color w:val="auto"/>
              </w:rPr>
            </w:pPr>
            <w:ins w:id="2239" w:author="Haider Alhabibi" w:date="2022-02-17T12:48:00Z">
              <w:r w:rsidRPr="006C18C4">
                <w:rPr>
                  <w:rFonts w:eastAsia="Times New Roman" w:cs="Tahoma"/>
                  <w:color w:val="auto"/>
                </w:rPr>
                <w:t>7</w:t>
              </w:r>
            </w:ins>
          </w:p>
        </w:tc>
        <w:tc>
          <w:tcPr>
            <w:tcW w:w="0" w:type="auto"/>
          </w:tcPr>
          <w:p w14:paraId="0BEC45F4" w14:textId="77777777" w:rsidR="006C18C4" w:rsidRPr="006C18C4" w:rsidRDefault="006C18C4" w:rsidP="00A17774">
            <w:pPr>
              <w:pStyle w:val="ListParagraph"/>
              <w:spacing w:before="0"/>
              <w:rPr>
                <w:ins w:id="2240" w:author="Haider Alhabibi" w:date="2022-02-17T12:48:00Z"/>
                <w:rFonts w:eastAsia="Times New Roman" w:cs="Tahoma"/>
                <w:color w:val="auto"/>
              </w:rPr>
            </w:pPr>
            <w:ins w:id="2241" w:author="Haider Alhabibi" w:date="2022-02-17T12:48:00Z">
              <w:r w:rsidRPr="006C18C4">
                <w:rPr>
                  <w:rFonts w:eastAsia="Times New Roman" w:cs="Tahoma"/>
                  <w:color w:val="auto"/>
                </w:rPr>
                <w:t>Parent CF1R number, second</w:t>
              </w:r>
            </w:ins>
          </w:p>
        </w:tc>
        <w:tc>
          <w:tcPr>
            <w:tcW w:w="0" w:type="auto"/>
          </w:tcPr>
          <w:p w14:paraId="02445A24" w14:textId="77777777" w:rsidR="006C18C4" w:rsidRPr="006C18C4" w:rsidRDefault="006C18C4" w:rsidP="00A17774">
            <w:pPr>
              <w:pStyle w:val="ListParagraph"/>
              <w:spacing w:before="0"/>
              <w:rPr>
                <w:ins w:id="2242" w:author="Haider Alhabibi" w:date="2022-02-17T12:48:00Z"/>
                <w:rFonts w:eastAsia="Times New Roman" w:cs="Tahoma"/>
                <w:color w:val="auto"/>
              </w:rPr>
            </w:pPr>
            <w:ins w:id="2243" w:author="Haider Alhabibi" w:date="2022-02-17T12:48:00Z">
              <w:r w:rsidRPr="006C18C4">
                <w:rPr>
                  <w:rFonts w:eastAsia="Times New Roman" w:cs="Tahoma"/>
                  <w:color w:val="auto"/>
                </w:rPr>
                <w:t>1 (ALT-01)</w:t>
              </w:r>
            </w:ins>
          </w:p>
        </w:tc>
        <w:tc>
          <w:tcPr>
            <w:tcW w:w="0" w:type="auto"/>
          </w:tcPr>
          <w:p w14:paraId="1342C8E9" w14:textId="536025A2" w:rsidR="006C18C4" w:rsidRPr="006C18C4" w:rsidRDefault="006C18C4" w:rsidP="00A17774">
            <w:pPr>
              <w:pStyle w:val="ListParagraph"/>
              <w:spacing w:before="0"/>
              <w:rPr>
                <w:ins w:id="2244" w:author="Haider Alhabibi" w:date="2022-02-17T12:48:00Z"/>
                <w:rFonts w:eastAsia="Times New Roman" w:cs="Tahoma"/>
                <w:color w:val="auto"/>
              </w:rPr>
            </w:pPr>
            <w:ins w:id="2245" w:author="Haider Alhabibi" w:date="2022-02-17T12:48:00Z">
              <w:r w:rsidRPr="006C18C4">
                <w:rPr>
                  <w:rFonts w:eastAsia="Times New Roman" w:cs="Tahoma"/>
                  <w:color w:val="auto"/>
                </w:rPr>
                <w:t>Parent CF1R, not worksheet CF1R</w:t>
              </w:r>
            </w:ins>
            <w:ins w:id="2246" w:author="Shewmaker, Michael@Energy" w:date="2022-03-03T13:48:00Z">
              <w:r w:rsidR="00B61CF0">
                <w:rPr>
                  <w:rFonts w:eastAsia="Times New Roman" w:cs="Tahoma"/>
                  <w:color w:val="auto"/>
                </w:rPr>
                <w:t>; see note 6</w:t>
              </w:r>
            </w:ins>
          </w:p>
        </w:tc>
      </w:tr>
      <w:tr w:rsidR="006C18C4" w:rsidRPr="006C18C4" w14:paraId="0538A799" w14:textId="77777777" w:rsidTr="00A17774">
        <w:trPr>
          <w:ins w:id="2247" w:author="Haider Alhabibi" w:date="2022-02-17T12:48:00Z"/>
        </w:trPr>
        <w:tc>
          <w:tcPr>
            <w:tcW w:w="0" w:type="auto"/>
          </w:tcPr>
          <w:p w14:paraId="3AA7B436" w14:textId="77777777" w:rsidR="006C18C4" w:rsidRPr="006C18C4" w:rsidRDefault="006C18C4" w:rsidP="006C18C4">
            <w:pPr>
              <w:pStyle w:val="ListParagraph"/>
              <w:spacing w:before="0"/>
              <w:jc w:val="center"/>
              <w:rPr>
                <w:ins w:id="2248" w:author="Haider Alhabibi" w:date="2022-02-17T12:48:00Z"/>
                <w:rFonts w:eastAsia="Times New Roman" w:cs="Tahoma"/>
                <w:color w:val="auto"/>
              </w:rPr>
            </w:pPr>
            <w:ins w:id="2249" w:author="Haider Alhabibi" w:date="2022-02-17T12:48:00Z">
              <w:r w:rsidRPr="006C18C4">
                <w:rPr>
                  <w:rFonts w:eastAsia="Times New Roman" w:cs="Tahoma"/>
                  <w:color w:val="auto"/>
                </w:rPr>
                <w:t>8</w:t>
              </w:r>
            </w:ins>
          </w:p>
        </w:tc>
        <w:tc>
          <w:tcPr>
            <w:tcW w:w="0" w:type="auto"/>
          </w:tcPr>
          <w:p w14:paraId="4EB948F1" w14:textId="77777777" w:rsidR="006C18C4" w:rsidRPr="006C18C4" w:rsidRDefault="006C18C4" w:rsidP="00A17774">
            <w:pPr>
              <w:pStyle w:val="ListParagraph"/>
              <w:spacing w:before="0"/>
              <w:rPr>
                <w:ins w:id="2250" w:author="Haider Alhabibi" w:date="2022-02-17T12:48:00Z"/>
                <w:rFonts w:eastAsia="Times New Roman" w:cs="Tahoma"/>
                <w:color w:val="auto"/>
              </w:rPr>
            </w:pPr>
            <w:ins w:id="2251" w:author="Haider Alhabibi" w:date="2022-02-17T12:48:00Z">
              <w:r w:rsidRPr="006C18C4">
                <w:rPr>
                  <w:rFonts w:eastAsia="Times New Roman" w:cs="Tahoma"/>
                  <w:color w:val="auto"/>
                </w:rPr>
                <w:t>CF1R count, millions</w:t>
              </w:r>
            </w:ins>
          </w:p>
        </w:tc>
        <w:tc>
          <w:tcPr>
            <w:tcW w:w="0" w:type="auto"/>
          </w:tcPr>
          <w:p w14:paraId="353030C6" w14:textId="77777777" w:rsidR="006C18C4" w:rsidRPr="006C18C4" w:rsidRDefault="006C18C4" w:rsidP="00A17774">
            <w:pPr>
              <w:pStyle w:val="ListParagraph"/>
              <w:spacing w:before="0"/>
              <w:rPr>
                <w:ins w:id="2252" w:author="Haider Alhabibi" w:date="2022-02-17T12:48:00Z"/>
                <w:rFonts w:eastAsia="Times New Roman" w:cs="Tahoma"/>
                <w:color w:val="auto"/>
              </w:rPr>
            </w:pPr>
            <w:ins w:id="2253" w:author="Haider Alhabibi" w:date="2022-02-17T12:48:00Z">
              <w:r w:rsidRPr="006C18C4">
                <w:rPr>
                  <w:rFonts w:eastAsia="Times New Roman" w:cs="Tahoma"/>
                  <w:color w:val="auto"/>
                </w:rPr>
                <w:t>0-9</w:t>
              </w:r>
            </w:ins>
          </w:p>
        </w:tc>
        <w:tc>
          <w:tcPr>
            <w:tcW w:w="0" w:type="auto"/>
          </w:tcPr>
          <w:p w14:paraId="14CBF300" w14:textId="1118E12D" w:rsidR="006C18C4" w:rsidRPr="006C18C4" w:rsidRDefault="006C18C4" w:rsidP="00A17774">
            <w:pPr>
              <w:pStyle w:val="ListParagraph"/>
              <w:spacing w:before="0"/>
              <w:rPr>
                <w:ins w:id="2254" w:author="Haider Alhabibi" w:date="2022-02-17T12:48:00Z"/>
                <w:rFonts w:eastAsia="Times New Roman" w:cs="Tahoma"/>
                <w:color w:val="auto"/>
              </w:rPr>
            </w:pPr>
            <w:ins w:id="2255" w:author="Haider Alhabibi" w:date="2022-02-17T12:48:00Z">
              <w:r w:rsidRPr="006C18C4">
                <w:rPr>
                  <w:rFonts w:eastAsia="Times New Roman" w:cs="Tahoma"/>
                  <w:color w:val="auto"/>
                </w:rPr>
                <w:t xml:space="preserve">Serialized using digits 8 </w:t>
              </w:r>
              <w:proofErr w:type="spellStart"/>
              <w:r w:rsidRPr="006C18C4">
                <w:rPr>
                  <w:rFonts w:eastAsia="Times New Roman" w:cs="Tahoma"/>
                  <w:color w:val="auto"/>
                </w:rPr>
                <w:t>though</w:t>
              </w:r>
              <w:proofErr w:type="spellEnd"/>
              <w:r w:rsidRPr="006C18C4">
                <w:rPr>
                  <w:rFonts w:eastAsia="Times New Roman" w:cs="Tahoma"/>
                  <w:color w:val="auto"/>
                </w:rPr>
                <w:t xml:space="preserve"> 14</w:t>
              </w:r>
            </w:ins>
            <w:ins w:id="2256" w:author="Shewmaker, Michael@Energy" w:date="2022-03-03T13:47:00Z">
              <w:r w:rsidR="00F212CE">
                <w:rPr>
                  <w:rFonts w:eastAsia="Times New Roman" w:cs="Tahoma"/>
                  <w:color w:val="auto"/>
                </w:rPr>
                <w:t>; see note 2</w:t>
              </w:r>
            </w:ins>
            <w:ins w:id="2257" w:author="Shewmaker, Michael@Energy" w:date="2022-03-03T13:48:00Z">
              <w:r w:rsidR="00B61CF0">
                <w:rPr>
                  <w:rFonts w:eastAsia="Times New Roman" w:cs="Tahoma"/>
                  <w:color w:val="auto"/>
                </w:rPr>
                <w:t>; see note 6</w:t>
              </w:r>
            </w:ins>
          </w:p>
        </w:tc>
      </w:tr>
      <w:tr w:rsidR="006C18C4" w:rsidRPr="006C18C4" w14:paraId="60BE6243" w14:textId="77777777" w:rsidTr="00A17774">
        <w:trPr>
          <w:ins w:id="2258" w:author="Haider Alhabibi" w:date="2022-02-17T12:48:00Z"/>
        </w:trPr>
        <w:tc>
          <w:tcPr>
            <w:tcW w:w="0" w:type="auto"/>
          </w:tcPr>
          <w:p w14:paraId="698258F1" w14:textId="77777777" w:rsidR="006C18C4" w:rsidRPr="006C18C4" w:rsidRDefault="006C18C4" w:rsidP="006C18C4">
            <w:pPr>
              <w:pStyle w:val="ListParagraph"/>
              <w:spacing w:before="0"/>
              <w:jc w:val="center"/>
              <w:rPr>
                <w:ins w:id="2259" w:author="Haider Alhabibi" w:date="2022-02-17T12:48:00Z"/>
                <w:rFonts w:eastAsia="Times New Roman" w:cs="Tahoma"/>
                <w:color w:val="auto"/>
              </w:rPr>
            </w:pPr>
            <w:ins w:id="2260" w:author="Haider Alhabibi" w:date="2022-02-17T12:48:00Z">
              <w:r w:rsidRPr="006C18C4">
                <w:rPr>
                  <w:rFonts w:eastAsia="Times New Roman" w:cs="Tahoma"/>
                  <w:color w:val="auto"/>
                </w:rPr>
                <w:t>9</w:t>
              </w:r>
            </w:ins>
          </w:p>
        </w:tc>
        <w:tc>
          <w:tcPr>
            <w:tcW w:w="0" w:type="auto"/>
          </w:tcPr>
          <w:p w14:paraId="489B16E0" w14:textId="77777777" w:rsidR="006C18C4" w:rsidRPr="006C18C4" w:rsidRDefault="006C18C4" w:rsidP="00A17774">
            <w:pPr>
              <w:pStyle w:val="ListParagraph"/>
              <w:spacing w:before="0"/>
              <w:rPr>
                <w:ins w:id="2261" w:author="Haider Alhabibi" w:date="2022-02-17T12:48:00Z"/>
                <w:rFonts w:eastAsia="Times New Roman" w:cs="Tahoma"/>
                <w:color w:val="auto"/>
              </w:rPr>
            </w:pPr>
            <w:ins w:id="2262" w:author="Haider Alhabibi" w:date="2022-02-17T12:48:00Z">
              <w:r w:rsidRPr="006C18C4">
                <w:rPr>
                  <w:rFonts w:eastAsia="Times New Roman" w:cs="Tahoma"/>
                  <w:color w:val="auto"/>
                </w:rPr>
                <w:t>CF1R count, hundreds of thousands</w:t>
              </w:r>
            </w:ins>
          </w:p>
        </w:tc>
        <w:tc>
          <w:tcPr>
            <w:tcW w:w="0" w:type="auto"/>
          </w:tcPr>
          <w:p w14:paraId="00C97CD9" w14:textId="77777777" w:rsidR="006C18C4" w:rsidRPr="006C18C4" w:rsidRDefault="006C18C4" w:rsidP="00A17774">
            <w:pPr>
              <w:pStyle w:val="ListParagraph"/>
              <w:spacing w:before="0"/>
              <w:rPr>
                <w:ins w:id="2263" w:author="Haider Alhabibi" w:date="2022-02-17T12:48:00Z"/>
                <w:rFonts w:eastAsia="Times New Roman" w:cs="Tahoma"/>
                <w:color w:val="auto"/>
              </w:rPr>
            </w:pPr>
            <w:ins w:id="2264" w:author="Haider Alhabibi" w:date="2022-02-17T12:48:00Z">
              <w:r w:rsidRPr="006C18C4">
                <w:rPr>
                  <w:rFonts w:eastAsia="Times New Roman" w:cs="Tahoma"/>
                  <w:color w:val="auto"/>
                </w:rPr>
                <w:t>0-9</w:t>
              </w:r>
            </w:ins>
          </w:p>
        </w:tc>
        <w:tc>
          <w:tcPr>
            <w:tcW w:w="0" w:type="auto"/>
          </w:tcPr>
          <w:p w14:paraId="4CC752C5" w14:textId="5984E892" w:rsidR="006C18C4" w:rsidRPr="006C18C4" w:rsidRDefault="006C18C4" w:rsidP="00A17774">
            <w:pPr>
              <w:pStyle w:val="ListParagraph"/>
              <w:spacing w:before="0"/>
              <w:rPr>
                <w:ins w:id="2265" w:author="Haider Alhabibi" w:date="2022-02-17T12:48:00Z"/>
                <w:rFonts w:eastAsia="Times New Roman" w:cs="Tahoma"/>
                <w:color w:val="auto"/>
              </w:rPr>
            </w:pPr>
            <w:ins w:id="2266" w:author="Haider Alhabibi" w:date="2022-02-17T12:48:00Z">
              <w:r w:rsidRPr="006C18C4">
                <w:rPr>
                  <w:rFonts w:eastAsia="Times New Roman" w:cs="Tahoma"/>
                  <w:color w:val="auto"/>
                </w:rPr>
                <w:t>Serialized using digits 8 th</w:t>
              </w:r>
            </w:ins>
            <w:ins w:id="2267" w:author="Haider Alhabibi" w:date="2022-02-17T13:09:00Z">
              <w:r w:rsidR="00FC23BC">
                <w:rPr>
                  <w:rFonts w:eastAsia="Times New Roman" w:cs="Tahoma"/>
                  <w:color w:val="auto"/>
                </w:rPr>
                <w:t>r</w:t>
              </w:r>
            </w:ins>
            <w:ins w:id="2268" w:author="Haider Alhabibi" w:date="2022-02-17T12:48:00Z">
              <w:r w:rsidRPr="006C18C4">
                <w:rPr>
                  <w:rFonts w:eastAsia="Times New Roman" w:cs="Tahoma"/>
                  <w:color w:val="auto"/>
                </w:rPr>
                <w:t>ough 14</w:t>
              </w:r>
            </w:ins>
            <w:ins w:id="2269" w:author="Shewmaker, Michael@Energy" w:date="2022-03-03T13:47:00Z">
              <w:r w:rsidR="00F212CE">
                <w:rPr>
                  <w:rFonts w:eastAsia="Times New Roman" w:cs="Tahoma"/>
                  <w:color w:val="auto"/>
                </w:rPr>
                <w:t>; see note 2</w:t>
              </w:r>
            </w:ins>
            <w:ins w:id="2270" w:author="Shewmaker, Michael@Energy" w:date="2022-03-03T13:48:00Z">
              <w:r w:rsidR="00B61CF0">
                <w:rPr>
                  <w:rFonts w:eastAsia="Times New Roman" w:cs="Tahoma"/>
                  <w:color w:val="auto"/>
                </w:rPr>
                <w:t>; see note 6</w:t>
              </w:r>
            </w:ins>
          </w:p>
        </w:tc>
      </w:tr>
      <w:tr w:rsidR="006C18C4" w:rsidRPr="006C18C4" w14:paraId="439DDF0C" w14:textId="77777777" w:rsidTr="00A17774">
        <w:trPr>
          <w:ins w:id="2271" w:author="Haider Alhabibi" w:date="2022-02-17T12:48:00Z"/>
        </w:trPr>
        <w:tc>
          <w:tcPr>
            <w:tcW w:w="0" w:type="auto"/>
          </w:tcPr>
          <w:p w14:paraId="02CC8C7F" w14:textId="77777777" w:rsidR="006C18C4" w:rsidRPr="006C18C4" w:rsidRDefault="006C18C4" w:rsidP="006C18C4">
            <w:pPr>
              <w:pStyle w:val="ListParagraph"/>
              <w:spacing w:before="0"/>
              <w:jc w:val="center"/>
              <w:rPr>
                <w:ins w:id="2272" w:author="Haider Alhabibi" w:date="2022-02-17T12:48:00Z"/>
                <w:rFonts w:eastAsia="Times New Roman" w:cs="Tahoma"/>
                <w:color w:val="auto"/>
              </w:rPr>
            </w:pPr>
            <w:ins w:id="2273" w:author="Haider Alhabibi" w:date="2022-02-17T12:48:00Z">
              <w:r w:rsidRPr="006C18C4">
                <w:rPr>
                  <w:rFonts w:eastAsia="Times New Roman" w:cs="Tahoma"/>
                  <w:color w:val="auto"/>
                </w:rPr>
                <w:t>10</w:t>
              </w:r>
            </w:ins>
          </w:p>
        </w:tc>
        <w:tc>
          <w:tcPr>
            <w:tcW w:w="0" w:type="auto"/>
          </w:tcPr>
          <w:p w14:paraId="7C3683AE" w14:textId="77777777" w:rsidR="006C18C4" w:rsidRPr="006C18C4" w:rsidRDefault="006C18C4" w:rsidP="00A17774">
            <w:pPr>
              <w:pStyle w:val="ListParagraph"/>
              <w:spacing w:before="0"/>
              <w:rPr>
                <w:ins w:id="2274" w:author="Haider Alhabibi" w:date="2022-02-17T12:48:00Z"/>
                <w:rFonts w:eastAsia="Times New Roman" w:cs="Tahoma"/>
                <w:color w:val="auto"/>
              </w:rPr>
            </w:pPr>
            <w:ins w:id="2275" w:author="Haider Alhabibi" w:date="2022-02-17T12:48:00Z">
              <w:r w:rsidRPr="006C18C4">
                <w:rPr>
                  <w:rFonts w:eastAsia="Times New Roman" w:cs="Tahoma"/>
                  <w:color w:val="auto"/>
                </w:rPr>
                <w:t>CF1R count, tens of thousands</w:t>
              </w:r>
            </w:ins>
          </w:p>
        </w:tc>
        <w:tc>
          <w:tcPr>
            <w:tcW w:w="0" w:type="auto"/>
          </w:tcPr>
          <w:p w14:paraId="5266961C" w14:textId="77777777" w:rsidR="006C18C4" w:rsidRPr="006C18C4" w:rsidRDefault="006C18C4" w:rsidP="00A17774">
            <w:pPr>
              <w:pStyle w:val="ListParagraph"/>
              <w:spacing w:before="0"/>
              <w:rPr>
                <w:ins w:id="2276" w:author="Haider Alhabibi" w:date="2022-02-17T12:48:00Z"/>
                <w:rFonts w:eastAsia="Times New Roman" w:cs="Tahoma"/>
                <w:color w:val="auto"/>
              </w:rPr>
            </w:pPr>
            <w:ins w:id="2277" w:author="Haider Alhabibi" w:date="2022-02-17T12:48:00Z">
              <w:r w:rsidRPr="006C18C4">
                <w:rPr>
                  <w:rFonts w:eastAsia="Times New Roman" w:cs="Tahoma"/>
                  <w:color w:val="auto"/>
                </w:rPr>
                <w:t>0-9</w:t>
              </w:r>
            </w:ins>
          </w:p>
        </w:tc>
        <w:tc>
          <w:tcPr>
            <w:tcW w:w="0" w:type="auto"/>
          </w:tcPr>
          <w:p w14:paraId="4499904E" w14:textId="470C2D83" w:rsidR="006C18C4" w:rsidRPr="006C18C4" w:rsidRDefault="006C18C4" w:rsidP="00A17774">
            <w:pPr>
              <w:pStyle w:val="ListParagraph"/>
              <w:spacing w:before="0"/>
              <w:rPr>
                <w:ins w:id="2278" w:author="Haider Alhabibi" w:date="2022-02-17T12:48:00Z"/>
                <w:rFonts w:eastAsia="Times New Roman" w:cs="Tahoma"/>
                <w:color w:val="auto"/>
              </w:rPr>
            </w:pPr>
            <w:ins w:id="2279" w:author="Haider Alhabibi" w:date="2022-02-17T12:48:00Z">
              <w:r w:rsidRPr="006C18C4">
                <w:rPr>
                  <w:rFonts w:eastAsia="Times New Roman" w:cs="Tahoma"/>
                  <w:color w:val="auto"/>
                </w:rPr>
                <w:t>Serialized using digits 8 th</w:t>
              </w:r>
            </w:ins>
            <w:ins w:id="2280" w:author="Haider Alhabibi" w:date="2022-02-17T13:09:00Z">
              <w:r w:rsidR="00662FBD">
                <w:rPr>
                  <w:rFonts w:eastAsia="Times New Roman" w:cs="Tahoma"/>
                  <w:color w:val="auto"/>
                </w:rPr>
                <w:t>r</w:t>
              </w:r>
            </w:ins>
            <w:ins w:id="2281" w:author="Haider Alhabibi" w:date="2022-02-17T12:48:00Z">
              <w:r w:rsidRPr="006C18C4">
                <w:rPr>
                  <w:rFonts w:eastAsia="Times New Roman" w:cs="Tahoma"/>
                  <w:color w:val="auto"/>
                </w:rPr>
                <w:t>ough 14</w:t>
              </w:r>
            </w:ins>
            <w:ins w:id="2282" w:author="Shewmaker, Michael@Energy" w:date="2022-03-03T13:47:00Z">
              <w:r w:rsidR="00F212CE">
                <w:rPr>
                  <w:rFonts w:eastAsia="Times New Roman" w:cs="Tahoma"/>
                  <w:color w:val="auto"/>
                </w:rPr>
                <w:t>; see note 2</w:t>
              </w:r>
            </w:ins>
            <w:ins w:id="2283" w:author="Shewmaker, Michael@Energy" w:date="2022-03-03T13:48:00Z">
              <w:r w:rsidR="00B61CF0">
                <w:rPr>
                  <w:rFonts w:eastAsia="Times New Roman" w:cs="Tahoma"/>
                  <w:color w:val="auto"/>
                </w:rPr>
                <w:t>; see note 6</w:t>
              </w:r>
            </w:ins>
          </w:p>
        </w:tc>
      </w:tr>
      <w:tr w:rsidR="006C18C4" w:rsidRPr="006C18C4" w14:paraId="75965F32" w14:textId="77777777" w:rsidTr="00A17774">
        <w:trPr>
          <w:ins w:id="2284" w:author="Haider Alhabibi" w:date="2022-02-17T12:48:00Z"/>
        </w:trPr>
        <w:tc>
          <w:tcPr>
            <w:tcW w:w="0" w:type="auto"/>
          </w:tcPr>
          <w:p w14:paraId="1A8296B2" w14:textId="77777777" w:rsidR="006C18C4" w:rsidRPr="006C18C4" w:rsidRDefault="006C18C4" w:rsidP="006C18C4">
            <w:pPr>
              <w:pStyle w:val="ListParagraph"/>
              <w:spacing w:before="0"/>
              <w:jc w:val="center"/>
              <w:rPr>
                <w:ins w:id="2285" w:author="Haider Alhabibi" w:date="2022-02-17T12:48:00Z"/>
                <w:rFonts w:eastAsia="Times New Roman" w:cs="Tahoma"/>
                <w:color w:val="auto"/>
              </w:rPr>
            </w:pPr>
            <w:ins w:id="2286" w:author="Haider Alhabibi" w:date="2022-02-17T12:48:00Z">
              <w:r w:rsidRPr="006C18C4">
                <w:rPr>
                  <w:rFonts w:eastAsia="Times New Roman" w:cs="Tahoma"/>
                  <w:color w:val="auto"/>
                </w:rPr>
                <w:t>11</w:t>
              </w:r>
            </w:ins>
          </w:p>
        </w:tc>
        <w:tc>
          <w:tcPr>
            <w:tcW w:w="0" w:type="auto"/>
          </w:tcPr>
          <w:p w14:paraId="1EDBDB25" w14:textId="77777777" w:rsidR="006C18C4" w:rsidRPr="006C18C4" w:rsidRDefault="006C18C4" w:rsidP="00A17774">
            <w:pPr>
              <w:pStyle w:val="ListParagraph"/>
              <w:spacing w:before="0"/>
              <w:rPr>
                <w:ins w:id="2287" w:author="Haider Alhabibi" w:date="2022-02-17T12:48:00Z"/>
                <w:rFonts w:eastAsia="Times New Roman" w:cs="Tahoma"/>
                <w:color w:val="auto"/>
              </w:rPr>
            </w:pPr>
            <w:ins w:id="2288" w:author="Haider Alhabibi" w:date="2022-02-17T12:48:00Z">
              <w:r w:rsidRPr="006C18C4">
                <w:rPr>
                  <w:rFonts w:eastAsia="Times New Roman" w:cs="Tahoma"/>
                  <w:color w:val="auto"/>
                </w:rPr>
                <w:t>CF1R count, thousands</w:t>
              </w:r>
            </w:ins>
          </w:p>
        </w:tc>
        <w:tc>
          <w:tcPr>
            <w:tcW w:w="0" w:type="auto"/>
          </w:tcPr>
          <w:p w14:paraId="7372E1EC" w14:textId="77777777" w:rsidR="006C18C4" w:rsidRPr="006C18C4" w:rsidRDefault="006C18C4" w:rsidP="00A17774">
            <w:pPr>
              <w:pStyle w:val="ListParagraph"/>
              <w:spacing w:before="0"/>
              <w:rPr>
                <w:ins w:id="2289" w:author="Haider Alhabibi" w:date="2022-02-17T12:48:00Z"/>
                <w:rFonts w:eastAsia="Times New Roman" w:cs="Tahoma"/>
                <w:color w:val="auto"/>
              </w:rPr>
            </w:pPr>
            <w:ins w:id="2290" w:author="Haider Alhabibi" w:date="2022-02-17T12:48:00Z">
              <w:r w:rsidRPr="006C18C4">
                <w:rPr>
                  <w:rFonts w:eastAsia="Times New Roman" w:cs="Tahoma"/>
                  <w:color w:val="auto"/>
                </w:rPr>
                <w:t>0-9</w:t>
              </w:r>
            </w:ins>
          </w:p>
        </w:tc>
        <w:tc>
          <w:tcPr>
            <w:tcW w:w="0" w:type="auto"/>
          </w:tcPr>
          <w:p w14:paraId="1951FF84" w14:textId="3222E352" w:rsidR="006C18C4" w:rsidRPr="006C18C4" w:rsidRDefault="006C18C4" w:rsidP="00A17774">
            <w:pPr>
              <w:pStyle w:val="ListParagraph"/>
              <w:spacing w:before="0"/>
              <w:rPr>
                <w:ins w:id="2291" w:author="Haider Alhabibi" w:date="2022-02-17T12:48:00Z"/>
                <w:rFonts w:eastAsia="Times New Roman" w:cs="Tahoma"/>
                <w:color w:val="auto"/>
              </w:rPr>
            </w:pPr>
            <w:ins w:id="2292" w:author="Haider Alhabibi" w:date="2022-02-17T12:48:00Z">
              <w:r w:rsidRPr="006C18C4">
                <w:rPr>
                  <w:rFonts w:eastAsia="Times New Roman" w:cs="Tahoma"/>
                  <w:color w:val="auto"/>
                </w:rPr>
                <w:t>Serialized using digits 8 th</w:t>
              </w:r>
            </w:ins>
            <w:ins w:id="2293" w:author="Haider Alhabibi" w:date="2022-02-17T13:09:00Z">
              <w:r w:rsidR="00FC23BC">
                <w:rPr>
                  <w:rFonts w:eastAsia="Times New Roman" w:cs="Tahoma"/>
                  <w:color w:val="auto"/>
                </w:rPr>
                <w:t>r</w:t>
              </w:r>
            </w:ins>
            <w:ins w:id="2294" w:author="Haider Alhabibi" w:date="2022-02-17T12:48:00Z">
              <w:r w:rsidRPr="006C18C4">
                <w:rPr>
                  <w:rFonts w:eastAsia="Times New Roman" w:cs="Tahoma"/>
                  <w:color w:val="auto"/>
                </w:rPr>
                <w:t>ough 14</w:t>
              </w:r>
            </w:ins>
            <w:ins w:id="2295" w:author="Shewmaker, Michael@Energy" w:date="2022-03-03T13:47:00Z">
              <w:r w:rsidR="00F212CE">
                <w:rPr>
                  <w:rFonts w:eastAsia="Times New Roman" w:cs="Tahoma"/>
                  <w:color w:val="auto"/>
                </w:rPr>
                <w:t>; see note 2</w:t>
              </w:r>
            </w:ins>
            <w:ins w:id="2296" w:author="Shewmaker, Michael@Energy" w:date="2022-03-03T13:48:00Z">
              <w:r w:rsidR="00B61CF0">
                <w:rPr>
                  <w:rFonts w:eastAsia="Times New Roman" w:cs="Tahoma"/>
                  <w:color w:val="auto"/>
                </w:rPr>
                <w:t>; see note 6</w:t>
              </w:r>
            </w:ins>
          </w:p>
        </w:tc>
      </w:tr>
      <w:tr w:rsidR="006C18C4" w:rsidRPr="006C18C4" w14:paraId="0BB82FA7" w14:textId="77777777" w:rsidTr="00A17774">
        <w:trPr>
          <w:ins w:id="2297" w:author="Haider Alhabibi" w:date="2022-02-17T12:48:00Z"/>
        </w:trPr>
        <w:tc>
          <w:tcPr>
            <w:tcW w:w="0" w:type="auto"/>
          </w:tcPr>
          <w:p w14:paraId="24CF01F8" w14:textId="77777777" w:rsidR="006C18C4" w:rsidRPr="006C18C4" w:rsidRDefault="006C18C4" w:rsidP="006C18C4">
            <w:pPr>
              <w:pStyle w:val="ListParagraph"/>
              <w:spacing w:before="0"/>
              <w:jc w:val="center"/>
              <w:rPr>
                <w:ins w:id="2298" w:author="Haider Alhabibi" w:date="2022-02-17T12:48:00Z"/>
                <w:rFonts w:eastAsia="Times New Roman" w:cs="Tahoma"/>
                <w:color w:val="auto"/>
              </w:rPr>
            </w:pPr>
            <w:ins w:id="2299" w:author="Haider Alhabibi" w:date="2022-02-17T12:48:00Z">
              <w:r w:rsidRPr="006C18C4">
                <w:rPr>
                  <w:rFonts w:eastAsia="Times New Roman" w:cs="Tahoma"/>
                  <w:color w:val="auto"/>
                </w:rPr>
                <w:t>12</w:t>
              </w:r>
            </w:ins>
          </w:p>
        </w:tc>
        <w:tc>
          <w:tcPr>
            <w:tcW w:w="0" w:type="auto"/>
          </w:tcPr>
          <w:p w14:paraId="348B43DD" w14:textId="77777777" w:rsidR="006C18C4" w:rsidRPr="006C18C4" w:rsidRDefault="006C18C4" w:rsidP="00A17774">
            <w:pPr>
              <w:pStyle w:val="ListParagraph"/>
              <w:spacing w:before="0"/>
              <w:rPr>
                <w:ins w:id="2300" w:author="Haider Alhabibi" w:date="2022-02-17T12:48:00Z"/>
                <w:rFonts w:eastAsia="Times New Roman" w:cs="Tahoma"/>
                <w:color w:val="auto"/>
              </w:rPr>
            </w:pPr>
            <w:ins w:id="2301" w:author="Haider Alhabibi" w:date="2022-02-17T12:48:00Z">
              <w:r w:rsidRPr="006C18C4">
                <w:rPr>
                  <w:rFonts w:eastAsia="Times New Roman" w:cs="Tahoma"/>
                  <w:color w:val="auto"/>
                </w:rPr>
                <w:t>CF1R count, hundreds</w:t>
              </w:r>
            </w:ins>
          </w:p>
        </w:tc>
        <w:tc>
          <w:tcPr>
            <w:tcW w:w="0" w:type="auto"/>
          </w:tcPr>
          <w:p w14:paraId="5DB734AC" w14:textId="77777777" w:rsidR="006C18C4" w:rsidRPr="006C18C4" w:rsidRDefault="006C18C4" w:rsidP="00A17774">
            <w:pPr>
              <w:pStyle w:val="ListParagraph"/>
              <w:spacing w:before="0"/>
              <w:rPr>
                <w:ins w:id="2302" w:author="Haider Alhabibi" w:date="2022-02-17T12:48:00Z"/>
                <w:rFonts w:eastAsia="Times New Roman" w:cs="Tahoma"/>
                <w:color w:val="auto"/>
              </w:rPr>
            </w:pPr>
            <w:ins w:id="2303" w:author="Haider Alhabibi" w:date="2022-02-17T12:48:00Z">
              <w:r w:rsidRPr="006C18C4">
                <w:rPr>
                  <w:rFonts w:eastAsia="Times New Roman" w:cs="Tahoma"/>
                  <w:color w:val="auto"/>
                </w:rPr>
                <w:t>0-9</w:t>
              </w:r>
            </w:ins>
          </w:p>
        </w:tc>
        <w:tc>
          <w:tcPr>
            <w:tcW w:w="0" w:type="auto"/>
          </w:tcPr>
          <w:p w14:paraId="586C9DF3" w14:textId="74620B2F" w:rsidR="006C18C4" w:rsidRPr="006C18C4" w:rsidRDefault="006C18C4" w:rsidP="00A17774">
            <w:pPr>
              <w:pStyle w:val="ListParagraph"/>
              <w:spacing w:before="0"/>
              <w:rPr>
                <w:ins w:id="2304" w:author="Haider Alhabibi" w:date="2022-02-17T12:48:00Z"/>
                <w:rFonts w:eastAsia="Times New Roman" w:cs="Tahoma"/>
                <w:color w:val="auto"/>
              </w:rPr>
            </w:pPr>
            <w:ins w:id="2305" w:author="Haider Alhabibi" w:date="2022-02-17T12:48:00Z">
              <w:r w:rsidRPr="006C18C4">
                <w:rPr>
                  <w:rFonts w:eastAsia="Times New Roman" w:cs="Tahoma"/>
                  <w:color w:val="auto"/>
                </w:rPr>
                <w:t xml:space="preserve">Serialized using digits 8 </w:t>
              </w:r>
              <w:proofErr w:type="spellStart"/>
              <w:r w:rsidRPr="006C18C4">
                <w:rPr>
                  <w:rFonts w:eastAsia="Times New Roman" w:cs="Tahoma"/>
                  <w:color w:val="auto"/>
                </w:rPr>
                <w:t>though</w:t>
              </w:r>
              <w:proofErr w:type="spellEnd"/>
              <w:r w:rsidRPr="006C18C4">
                <w:rPr>
                  <w:rFonts w:eastAsia="Times New Roman" w:cs="Tahoma"/>
                  <w:color w:val="auto"/>
                </w:rPr>
                <w:t xml:space="preserve"> 14</w:t>
              </w:r>
            </w:ins>
            <w:ins w:id="2306" w:author="Shewmaker, Michael@Energy" w:date="2022-03-03T13:47:00Z">
              <w:r w:rsidR="00F212CE">
                <w:rPr>
                  <w:rFonts w:eastAsia="Times New Roman" w:cs="Tahoma"/>
                  <w:color w:val="auto"/>
                </w:rPr>
                <w:t>; see note 2</w:t>
              </w:r>
            </w:ins>
            <w:ins w:id="2307" w:author="Shewmaker, Michael@Energy" w:date="2022-03-03T13:48:00Z">
              <w:r w:rsidR="00B61CF0">
                <w:rPr>
                  <w:rFonts w:eastAsia="Times New Roman" w:cs="Tahoma"/>
                  <w:color w:val="auto"/>
                </w:rPr>
                <w:t>; see note 6</w:t>
              </w:r>
            </w:ins>
          </w:p>
        </w:tc>
      </w:tr>
      <w:tr w:rsidR="006C18C4" w:rsidRPr="006C18C4" w14:paraId="33E6037B" w14:textId="77777777" w:rsidTr="00A17774">
        <w:trPr>
          <w:ins w:id="2308" w:author="Haider Alhabibi" w:date="2022-02-17T12:48:00Z"/>
        </w:trPr>
        <w:tc>
          <w:tcPr>
            <w:tcW w:w="0" w:type="auto"/>
          </w:tcPr>
          <w:p w14:paraId="3408CE92" w14:textId="77777777" w:rsidR="006C18C4" w:rsidRPr="006C18C4" w:rsidRDefault="006C18C4" w:rsidP="006C18C4">
            <w:pPr>
              <w:pStyle w:val="ListParagraph"/>
              <w:spacing w:before="0"/>
              <w:jc w:val="center"/>
              <w:rPr>
                <w:ins w:id="2309" w:author="Haider Alhabibi" w:date="2022-02-17T12:48:00Z"/>
                <w:rFonts w:eastAsia="Times New Roman" w:cs="Tahoma"/>
                <w:color w:val="auto"/>
              </w:rPr>
            </w:pPr>
            <w:ins w:id="2310" w:author="Haider Alhabibi" w:date="2022-02-17T12:48:00Z">
              <w:r w:rsidRPr="006C18C4">
                <w:rPr>
                  <w:rFonts w:eastAsia="Times New Roman" w:cs="Tahoma"/>
                  <w:color w:val="auto"/>
                </w:rPr>
                <w:t>13</w:t>
              </w:r>
            </w:ins>
          </w:p>
        </w:tc>
        <w:tc>
          <w:tcPr>
            <w:tcW w:w="0" w:type="auto"/>
          </w:tcPr>
          <w:p w14:paraId="50E973A8" w14:textId="77777777" w:rsidR="006C18C4" w:rsidRPr="006C18C4" w:rsidRDefault="006C18C4" w:rsidP="00A17774">
            <w:pPr>
              <w:pStyle w:val="ListParagraph"/>
              <w:spacing w:before="0"/>
              <w:rPr>
                <w:ins w:id="2311" w:author="Haider Alhabibi" w:date="2022-02-17T12:48:00Z"/>
                <w:rFonts w:eastAsia="Times New Roman" w:cs="Tahoma"/>
                <w:color w:val="auto"/>
              </w:rPr>
            </w:pPr>
            <w:ins w:id="2312" w:author="Haider Alhabibi" w:date="2022-02-17T12:48:00Z">
              <w:r w:rsidRPr="006C18C4">
                <w:rPr>
                  <w:rFonts w:eastAsia="Times New Roman" w:cs="Tahoma"/>
                  <w:color w:val="auto"/>
                </w:rPr>
                <w:t>CF1R count, tens</w:t>
              </w:r>
            </w:ins>
          </w:p>
        </w:tc>
        <w:tc>
          <w:tcPr>
            <w:tcW w:w="0" w:type="auto"/>
          </w:tcPr>
          <w:p w14:paraId="2706CBD9" w14:textId="77777777" w:rsidR="006C18C4" w:rsidRPr="006C18C4" w:rsidRDefault="006C18C4" w:rsidP="00A17774">
            <w:pPr>
              <w:pStyle w:val="ListParagraph"/>
              <w:spacing w:before="0"/>
              <w:rPr>
                <w:ins w:id="2313" w:author="Haider Alhabibi" w:date="2022-02-17T12:48:00Z"/>
                <w:rFonts w:eastAsia="Times New Roman" w:cs="Tahoma"/>
                <w:color w:val="auto"/>
              </w:rPr>
            </w:pPr>
            <w:ins w:id="2314" w:author="Haider Alhabibi" w:date="2022-02-17T12:48:00Z">
              <w:r w:rsidRPr="006C18C4">
                <w:rPr>
                  <w:rFonts w:eastAsia="Times New Roman" w:cs="Tahoma"/>
                  <w:color w:val="auto"/>
                </w:rPr>
                <w:t>0-9</w:t>
              </w:r>
            </w:ins>
          </w:p>
        </w:tc>
        <w:tc>
          <w:tcPr>
            <w:tcW w:w="0" w:type="auto"/>
          </w:tcPr>
          <w:p w14:paraId="4AC7192D" w14:textId="12965415" w:rsidR="006C18C4" w:rsidRPr="006C18C4" w:rsidRDefault="006C18C4" w:rsidP="00A17774">
            <w:pPr>
              <w:pStyle w:val="ListParagraph"/>
              <w:spacing w:before="0"/>
              <w:rPr>
                <w:ins w:id="2315" w:author="Haider Alhabibi" w:date="2022-02-17T12:48:00Z"/>
                <w:rFonts w:eastAsia="Times New Roman" w:cs="Tahoma"/>
                <w:color w:val="auto"/>
              </w:rPr>
            </w:pPr>
            <w:ins w:id="2316" w:author="Haider Alhabibi" w:date="2022-02-17T12:48:00Z">
              <w:r w:rsidRPr="006C18C4">
                <w:rPr>
                  <w:rFonts w:eastAsia="Times New Roman" w:cs="Tahoma"/>
                  <w:color w:val="auto"/>
                </w:rPr>
                <w:t>Serialized using digits 8 th</w:t>
              </w:r>
            </w:ins>
            <w:ins w:id="2317" w:author="Haider Alhabibi" w:date="2022-02-17T13:09:00Z">
              <w:r w:rsidR="00FC23BC">
                <w:rPr>
                  <w:rFonts w:eastAsia="Times New Roman" w:cs="Tahoma"/>
                  <w:color w:val="auto"/>
                </w:rPr>
                <w:t>r</w:t>
              </w:r>
            </w:ins>
            <w:ins w:id="2318" w:author="Haider Alhabibi" w:date="2022-02-17T12:48:00Z">
              <w:r w:rsidRPr="006C18C4">
                <w:rPr>
                  <w:rFonts w:eastAsia="Times New Roman" w:cs="Tahoma"/>
                  <w:color w:val="auto"/>
                </w:rPr>
                <w:t>ough 14</w:t>
              </w:r>
            </w:ins>
            <w:ins w:id="2319" w:author="Shewmaker, Michael@Energy" w:date="2022-03-03T13:48:00Z">
              <w:r w:rsidR="00F212CE">
                <w:rPr>
                  <w:rFonts w:eastAsia="Times New Roman" w:cs="Tahoma"/>
                  <w:color w:val="auto"/>
                </w:rPr>
                <w:t>; see note 2</w:t>
              </w:r>
              <w:r w:rsidR="00B61CF0">
                <w:rPr>
                  <w:rFonts w:eastAsia="Times New Roman" w:cs="Tahoma"/>
                  <w:color w:val="auto"/>
                </w:rPr>
                <w:t>; see note 6</w:t>
              </w:r>
            </w:ins>
          </w:p>
        </w:tc>
      </w:tr>
      <w:tr w:rsidR="006C18C4" w:rsidRPr="006C18C4" w14:paraId="6553B1B9" w14:textId="77777777" w:rsidTr="00A17774">
        <w:trPr>
          <w:ins w:id="2320" w:author="Haider Alhabibi" w:date="2022-02-17T12:48:00Z"/>
        </w:trPr>
        <w:tc>
          <w:tcPr>
            <w:tcW w:w="0" w:type="auto"/>
          </w:tcPr>
          <w:p w14:paraId="1A2063CC" w14:textId="77777777" w:rsidR="006C18C4" w:rsidRPr="006C18C4" w:rsidRDefault="006C18C4" w:rsidP="006C18C4">
            <w:pPr>
              <w:pStyle w:val="ListParagraph"/>
              <w:spacing w:before="0"/>
              <w:jc w:val="center"/>
              <w:rPr>
                <w:ins w:id="2321" w:author="Haider Alhabibi" w:date="2022-02-17T12:48:00Z"/>
                <w:rFonts w:eastAsia="Times New Roman" w:cs="Tahoma"/>
                <w:color w:val="auto"/>
              </w:rPr>
            </w:pPr>
            <w:ins w:id="2322" w:author="Haider Alhabibi" w:date="2022-02-17T12:48:00Z">
              <w:r w:rsidRPr="006C18C4">
                <w:rPr>
                  <w:rFonts w:eastAsia="Times New Roman" w:cs="Tahoma"/>
                  <w:color w:val="auto"/>
                </w:rPr>
                <w:t>14</w:t>
              </w:r>
            </w:ins>
          </w:p>
        </w:tc>
        <w:tc>
          <w:tcPr>
            <w:tcW w:w="0" w:type="auto"/>
          </w:tcPr>
          <w:p w14:paraId="67A141FA" w14:textId="77777777" w:rsidR="006C18C4" w:rsidRPr="006C18C4" w:rsidRDefault="006C18C4" w:rsidP="00A17774">
            <w:pPr>
              <w:pStyle w:val="ListParagraph"/>
              <w:spacing w:before="0"/>
              <w:rPr>
                <w:ins w:id="2323" w:author="Haider Alhabibi" w:date="2022-02-17T12:48:00Z"/>
                <w:rFonts w:eastAsia="Times New Roman" w:cs="Tahoma"/>
                <w:color w:val="auto"/>
              </w:rPr>
            </w:pPr>
            <w:ins w:id="2324" w:author="Haider Alhabibi" w:date="2022-02-17T12:48:00Z">
              <w:r w:rsidRPr="006C18C4">
                <w:rPr>
                  <w:rFonts w:eastAsia="Times New Roman" w:cs="Tahoma"/>
                  <w:color w:val="auto"/>
                </w:rPr>
                <w:t>CF1R count, ones</w:t>
              </w:r>
            </w:ins>
          </w:p>
        </w:tc>
        <w:tc>
          <w:tcPr>
            <w:tcW w:w="0" w:type="auto"/>
          </w:tcPr>
          <w:p w14:paraId="306D0EDB" w14:textId="77777777" w:rsidR="006C18C4" w:rsidRPr="006C18C4" w:rsidRDefault="006C18C4" w:rsidP="00A17774">
            <w:pPr>
              <w:pStyle w:val="ListParagraph"/>
              <w:spacing w:before="0"/>
              <w:rPr>
                <w:ins w:id="2325" w:author="Haider Alhabibi" w:date="2022-02-17T12:48:00Z"/>
                <w:rFonts w:eastAsia="Times New Roman" w:cs="Tahoma"/>
                <w:color w:val="auto"/>
              </w:rPr>
            </w:pPr>
            <w:ins w:id="2326" w:author="Haider Alhabibi" w:date="2022-02-17T12:48:00Z">
              <w:r w:rsidRPr="006C18C4">
                <w:rPr>
                  <w:rFonts w:eastAsia="Times New Roman" w:cs="Tahoma"/>
                  <w:color w:val="auto"/>
                </w:rPr>
                <w:t>0-9</w:t>
              </w:r>
            </w:ins>
          </w:p>
        </w:tc>
        <w:tc>
          <w:tcPr>
            <w:tcW w:w="0" w:type="auto"/>
          </w:tcPr>
          <w:p w14:paraId="62DFA4C6" w14:textId="77E00C5E" w:rsidR="006C18C4" w:rsidRPr="006C18C4" w:rsidRDefault="006C18C4" w:rsidP="00A17774">
            <w:pPr>
              <w:pStyle w:val="ListParagraph"/>
              <w:spacing w:before="0"/>
              <w:rPr>
                <w:ins w:id="2327" w:author="Haider Alhabibi" w:date="2022-02-17T12:48:00Z"/>
                <w:rFonts w:eastAsia="Times New Roman" w:cs="Tahoma"/>
                <w:color w:val="auto"/>
              </w:rPr>
            </w:pPr>
            <w:ins w:id="2328" w:author="Haider Alhabibi" w:date="2022-02-17T12:48:00Z">
              <w:r w:rsidRPr="006C18C4">
                <w:rPr>
                  <w:rFonts w:eastAsia="Times New Roman" w:cs="Tahoma"/>
                  <w:color w:val="auto"/>
                </w:rPr>
                <w:t>Serialized using digits 8 th</w:t>
              </w:r>
            </w:ins>
            <w:ins w:id="2329" w:author="Haider Alhabibi" w:date="2022-02-17T13:09:00Z">
              <w:r w:rsidR="00FC23BC">
                <w:rPr>
                  <w:rFonts w:eastAsia="Times New Roman" w:cs="Tahoma"/>
                  <w:color w:val="auto"/>
                </w:rPr>
                <w:t>r</w:t>
              </w:r>
            </w:ins>
            <w:ins w:id="2330" w:author="Haider Alhabibi" w:date="2022-02-17T12:48:00Z">
              <w:r w:rsidRPr="006C18C4">
                <w:rPr>
                  <w:rFonts w:eastAsia="Times New Roman" w:cs="Tahoma"/>
                  <w:color w:val="auto"/>
                </w:rPr>
                <w:t>ough 14</w:t>
              </w:r>
            </w:ins>
            <w:ins w:id="2331" w:author="Shewmaker, Michael@Energy" w:date="2022-03-03T13:48:00Z">
              <w:r w:rsidR="00F212CE">
                <w:rPr>
                  <w:rFonts w:eastAsia="Times New Roman" w:cs="Tahoma"/>
                  <w:color w:val="auto"/>
                </w:rPr>
                <w:t>; see note 2</w:t>
              </w:r>
              <w:r w:rsidR="00B61CF0">
                <w:rPr>
                  <w:rFonts w:eastAsia="Times New Roman" w:cs="Tahoma"/>
                  <w:color w:val="auto"/>
                </w:rPr>
                <w:t>;</w:t>
              </w:r>
            </w:ins>
            <w:ins w:id="2332" w:author="Shewmaker, Michael@Energy" w:date="2022-03-03T13:49:00Z">
              <w:r w:rsidR="00B61CF0">
                <w:rPr>
                  <w:rFonts w:eastAsia="Times New Roman" w:cs="Tahoma"/>
                  <w:color w:val="auto"/>
                </w:rPr>
                <w:t xml:space="preserve"> see note 6</w:t>
              </w:r>
            </w:ins>
          </w:p>
        </w:tc>
      </w:tr>
      <w:tr w:rsidR="006C18C4" w:rsidRPr="006C18C4" w14:paraId="23C88ECE" w14:textId="77777777" w:rsidTr="00A17774">
        <w:trPr>
          <w:ins w:id="2333" w:author="Haider Alhabibi" w:date="2022-02-17T12:48:00Z"/>
        </w:trPr>
        <w:tc>
          <w:tcPr>
            <w:tcW w:w="0" w:type="auto"/>
          </w:tcPr>
          <w:p w14:paraId="56D60522" w14:textId="77777777" w:rsidR="006C18C4" w:rsidRPr="006C18C4" w:rsidRDefault="006C18C4" w:rsidP="006C18C4">
            <w:pPr>
              <w:pStyle w:val="ListParagraph"/>
              <w:spacing w:before="0"/>
              <w:jc w:val="center"/>
              <w:rPr>
                <w:ins w:id="2334" w:author="Haider Alhabibi" w:date="2022-02-17T12:48:00Z"/>
                <w:rFonts w:eastAsia="Times New Roman" w:cs="Tahoma"/>
                <w:color w:val="auto"/>
              </w:rPr>
            </w:pPr>
            <w:ins w:id="2335" w:author="Haider Alhabibi" w:date="2022-02-17T12:48:00Z">
              <w:r w:rsidRPr="006C18C4">
                <w:rPr>
                  <w:rFonts w:eastAsia="Times New Roman" w:cs="Tahoma"/>
                  <w:color w:val="auto"/>
                </w:rPr>
                <w:t>15</w:t>
              </w:r>
            </w:ins>
          </w:p>
        </w:tc>
        <w:tc>
          <w:tcPr>
            <w:tcW w:w="0" w:type="auto"/>
          </w:tcPr>
          <w:p w14:paraId="6B8FDE03" w14:textId="77777777" w:rsidR="006C18C4" w:rsidRPr="006C18C4" w:rsidRDefault="006C18C4" w:rsidP="00A17774">
            <w:pPr>
              <w:pStyle w:val="ListParagraph"/>
              <w:spacing w:before="0"/>
              <w:rPr>
                <w:ins w:id="2336" w:author="Haider Alhabibi" w:date="2022-02-17T12:48:00Z"/>
                <w:rFonts w:eastAsia="Times New Roman" w:cs="Tahoma"/>
                <w:color w:val="auto"/>
              </w:rPr>
            </w:pPr>
            <w:ins w:id="2337" w:author="Haider Alhabibi" w:date="2022-02-17T12:48:00Z">
              <w:r w:rsidRPr="006C18C4">
                <w:rPr>
                  <w:rFonts w:eastAsia="Times New Roman" w:cs="Tahoma"/>
                  <w:color w:val="auto"/>
                </w:rPr>
                <w:t>CF1R revision</w:t>
              </w:r>
            </w:ins>
          </w:p>
        </w:tc>
        <w:tc>
          <w:tcPr>
            <w:tcW w:w="0" w:type="auto"/>
          </w:tcPr>
          <w:p w14:paraId="0945122D" w14:textId="77777777" w:rsidR="006C18C4" w:rsidRPr="006C18C4" w:rsidRDefault="006C18C4" w:rsidP="00A17774">
            <w:pPr>
              <w:pStyle w:val="ListParagraph"/>
              <w:spacing w:before="0"/>
              <w:rPr>
                <w:ins w:id="2338" w:author="Haider Alhabibi" w:date="2022-02-17T12:48:00Z"/>
                <w:rFonts w:eastAsia="Times New Roman" w:cs="Tahoma"/>
                <w:color w:val="auto"/>
              </w:rPr>
            </w:pPr>
            <w:proofErr w:type="gramStart"/>
            <w:ins w:id="2339" w:author="Haider Alhabibi" w:date="2022-02-17T12:48:00Z">
              <w:r w:rsidRPr="006C18C4">
                <w:rPr>
                  <w:rFonts w:eastAsia="Times New Roman" w:cs="Tahoma"/>
                  <w:color w:val="auto"/>
                </w:rPr>
                <w:t>A for</w:t>
              </w:r>
              <w:proofErr w:type="gramEnd"/>
              <w:r w:rsidRPr="006C18C4">
                <w:rPr>
                  <w:rFonts w:eastAsia="Times New Roman" w:cs="Tahoma"/>
                  <w:color w:val="auto"/>
                </w:rPr>
                <w:t xml:space="preserve"> first version, B for second, etc.</w:t>
              </w:r>
            </w:ins>
          </w:p>
        </w:tc>
        <w:tc>
          <w:tcPr>
            <w:tcW w:w="0" w:type="auto"/>
          </w:tcPr>
          <w:p w14:paraId="39D71034" w14:textId="77777777" w:rsidR="006C18C4" w:rsidRPr="006C18C4" w:rsidRDefault="006C18C4" w:rsidP="00A17774">
            <w:pPr>
              <w:pStyle w:val="ListParagraph"/>
              <w:spacing w:before="0"/>
              <w:rPr>
                <w:ins w:id="2340" w:author="Haider Alhabibi" w:date="2022-02-17T12:48:00Z"/>
                <w:rFonts w:eastAsia="Times New Roman" w:cs="Tahoma"/>
                <w:color w:val="auto"/>
              </w:rPr>
            </w:pPr>
            <w:ins w:id="2341" w:author="Haider Alhabibi" w:date="2022-02-17T12:48:00Z">
              <w:r w:rsidRPr="006C18C4">
                <w:rPr>
                  <w:rFonts w:eastAsia="Times New Roman" w:cs="Tahoma"/>
                  <w:color w:val="auto"/>
                </w:rPr>
                <w:t>Skip I and O to avoid confusion with one and zero.</w:t>
              </w:r>
            </w:ins>
          </w:p>
        </w:tc>
      </w:tr>
      <w:tr w:rsidR="006C18C4" w:rsidRPr="006C18C4" w14:paraId="2ECB3501" w14:textId="77777777" w:rsidTr="00A17774">
        <w:trPr>
          <w:ins w:id="2342" w:author="Haider Alhabibi" w:date="2022-02-17T12:48:00Z"/>
        </w:trPr>
        <w:tc>
          <w:tcPr>
            <w:tcW w:w="0" w:type="auto"/>
          </w:tcPr>
          <w:p w14:paraId="601B35DF" w14:textId="77777777" w:rsidR="006C18C4" w:rsidRPr="006C18C4" w:rsidRDefault="006C18C4" w:rsidP="006C18C4">
            <w:pPr>
              <w:pStyle w:val="ListParagraph"/>
              <w:spacing w:before="0"/>
              <w:jc w:val="center"/>
              <w:rPr>
                <w:ins w:id="2343" w:author="Haider Alhabibi" w:date="2022-02-17T12:48:00Z"/>
                <w:rFonts w:eastAsia="Times New Roman" w:cs="Tahoma"/>
                <w:color w:val="auto"/>
              </w:rPr>
            </w:pPr>
            <w:ins w:id="2344" w:author="Haider Alhabibi" w:date="2022-02-17T12:48:00Z">
              <w:r w:rsidRPr="006C18C4">
                <w:rPr>
                  <w:rFonts w:eastAsia="Times New Roman" w:cs="Tahoma"/>
                  <w:color w:val="auto"/>
                </w:rPr>
                <w:t>16</w:t>
              </w:r>
            </w:ins>
          </w:p>
        </w:tc>
        <w:tc>
          <w:tcPr>
            <w:tcW w:w="0" w:type="auto"/>
          </w:tcPr>
          <w:p w14:paraId="0EEE9F54" w14:textId="77777777" w:rsidR="006C18C4" w:rsidRPr="006C18C4" w:rsidRDefault="006C18C4" w:rsidP="00A17774">
            <w:pPr>
              <w:pStyle w:val="ListParagraph"/>
              <w:spacing w:before="0"/>
              <w:rPr>
                <w:ins w:id="2345" w:author="Haider Alhabibi" w:date="2022-02-17T12:48:00Z"/>
                <w:rFonts w:eastAsia="Times New Roman" w:cs="Tahoma"/>
                <w:color w:val="auto"/>
              </w:rPr>
            </w:pPr>
            <w:ins w:id="2346" w:author="Haider Alhabibi" w:date="2022-02-17T12:48:00Z">
              <w:r w:rsidRPr="006C18C4">
                <w:rPr>
                  <w:rFonts w:eastAsia="Times New Roman" w:cs="Tahoma"/>
                  <w:color w:val="auto"/>
                </w:rPr>
                <w:t>Delimiter 2</w:t>
              </w:r>
            </w:ins>
          </w:p>
        </w:tc>
        <w:tc>
          <w:tcPr>
            <w:tcW w:w="0" w:type="auto"/>
          </w:tcPr>
          <w:p w14:paraId="736321E5" w14:textId="77777777" w:rsidR="006C18C4" w:rsidRPr="006C18C4" w:rsidRDefault="006C18C4" w:rsidP="00A17774">
            <w:pPr>
              <w:pStyle w:val="ListParagraph"/>
              <w:spacing w:before="0"/>
              <w:rPr>
                <w:ins w:id="2347" w:author="Haider Alhabibi" w:date="2022-02-17T12:48:00Z"/>
                <w:rFonts w:eastAsia="Times New Roman" w:cs="Tahoma"/>
                <w:color w:val="auto"/>
              </w:rPr>
            </w:pPr>
            <w:ins w:id="2348" w:author="Haider Alhabibi" w:date="2022-02-17T12:48:00Z">
              <w:r w:rsidRPr="006C18C4">
                <w:rPr>
                  <w:rFonts w:eastAsia="Times New Roman" w:cs="Tahoma"/>
                  <w:color w:val="auto"/>
                </w:rPr>
                <w:t>- (short hyphen)</w:t>
              </w:r>
            </w:ins>
          </w:p>
        </w:tc>
        <w:tc>
          <w:tcPr>
            <w:tcW w:w="0" w:type="auto"/>
          </w:tcPr>
          <w:p w14:paraId="3D1839DD" w14:textId="77777777" w:rsidR="006C18C4" w:rsidRPr="006C18C4" w:rsidRDefault="006C18C4" w:rsidP="00A17774">
            <w:pPr>
              <w:pStyle w:val="ListParagraph"/>
              <w:spacing w:before="0"/>
              <w:rPr>
                <w:ins w:id="2349" w:author="Haider Alhabibi" w:date="2022-02-17T12:48:00Z"/>
                <w:rFonts w:eastAsia="Times New Roman" w:cs="Tahoma"/>
                <w:color w:val="auto"/>
              </w:rPr>
            </w:pPr>
            <w:ins w:id="2350" w:author="Haider Alhabibi" w:date="2022-02-17T12:48:00Z">
              <w:r w:rsidRPr="006C18C4">
                <w:rPr>
                  <w:rFonts w:eastAsia="Times New Roman" w:cs="Tahoma"/>
                  <w:color w:val="auto"/>
                </w:rPr>
                <w:t>Static character</w:t>
              </w:r>
            </w:ins>
          </w:p>
        </w:tc>
      </w:tr>
      <w:tr w:rsidR="00D625DE" w:rsidRPr="006C18C4" w14:paraId="042CC9E1" w14:textId="77777777" w:rsidTr="00A17774">
        <w:trPr>
          <w:ins w:id="2351" w:author="Haider Alhabibi" w:date="2022-02-17T13:04:00Z"/>
        </w:trPr>
        <w:tc>
          <w:tcPr>
            <w:tcW w:w="0" w:type="auto"/>
          </w:tcPr>
          <w:p w14:paraId="28362A0A" w14:textId="5AE04302" w:rsidR="00D625DE" w:rsidRPr="006C18C4" w:rsidRDefault="0077342C" w:rsidP="00D625DE">
            <w:pPr>
              <w:pStyle w:val="ListParagraph"/>
              <w:jc w:val="center"/>
              <w:rPr>
                <w:ins w:id="2352" w:author="Haider Alhabibi" w:date="2022-02-17T13:04:00Z"/>
                <w:rFonts w:eastAsia="Times New Roman" w:cs="Tahoma"/>
                <w:color w:val="auto"/>
              </w:rPr>
            </w:pPr>
            <w:ins w:id="2353" w:author="Haider Alhabibi" w:date="2022-02-17T13:27:00Z">
              <w:r>
                <w:rPr>
                  <w:rFonts w:eastAsia="Times New Roman" w:cs="Tahoma"/>
                  <w:color w:val="auto"/>
                </w:rPr>
                <w:t>17</w:t>
              </w:r>
            </w:ins>
          </w:p>
        </w:tc>
        <w:tc>
          <w:tcPr>
            <w:tcW w:w="0" w:type="auto"/>
          </w:tcPr>
          <w:p w14:paraId="40F77F26" w14:textId="6F74B8C7" w:rsidR="00D625DE" w:rsidRPr="006C18C4" w:rsidRDefault="006407B5" w:rsidP="00A17774">
            <w:pPr>
              <w:pStyle w:val="ListParagraph"/>
              <w:rPr>
                <w:ins w:id="2354" w:author="Haider Alhabibi" w:date="2022-02-17T13:04:00Z"/>
                <w:rFonts w:eastAsia="Times New Roman" w:cs="Tahoma"/>
                <w:color w:val="auto"/>
              </w:rPr>
            </w:pPr>
            <w:ins w:id="2355" w:author="Haider Alhabibi" w:date="2022-02-17T13:04:00Z">
              <w:r>
                <w:rPr>
                  <w:rFonts w:eastAsia="Times New Roman" w:cs="Tahoma"/>
                  <w:color w:val="auto"/>
                </w:rPr>
                <w:t xml:space="preserve">Building </w:t>
              </w:r>
              <w:r w:rsidR="00D625DE" w:rsidRPr="006C18C4">
                <w:rPr>
                  <w:rFonts w:eastAsia="Times New Roman" w:cs="Tahoma"/>
                  <w:color w:val="auto"/>
                </w:rPr>
                <w:t xml:space="preserve">count, </w:t>
              </w:r>
            </w:ins>
            <w:ins w:id="2356" w:author="Haider Alhabibi" w:date="2022-02-17T13:06:00Z">
              <w:r w:rsidR="003468DB">
                <w:rPr>
                  <w:rFonts w:eastAsia="Times New Roman" w:cs="Tahoma"/>
                  <w:color w:val="auto"/>
                </w:rPr>
                <w:t>hund</w:t>
              </w:r>
              <w:r w:rsidR="003C79F4">
                <w:rPr>
                  <w:rFonts w:eastAsia="Times New Roman" w:cs="Tahoma"/>
                  <w:color w:val="auto"/>
                </w:rPr>
                <w:t>reds</w:t>
              </w:r>
            </w:ins>
          </w:p>
        </w:tc>
        <w:tc>
          <w:tcPr>
            <w:tcW w:w="0" w:type="auto"/>
          </w:tcPr>
          <w:p w14:paraId="71D5B383" w14:textId="560CC0CD" w:rsidR="00D625DE" w:rsidRPr="006C18C4" w:rsidRDefault="00D625DE" w:rsidP="00A17774">
            <w:pPr>
              <w:pStyle w:val="ListParagraph"/>
              <w:rPr>
                <w:ins w:id="2357" w:author="Haider Alhabibi" w:date="2022-02-17T13:04:00Z"/>
                <w:rFonts w:eastAsia="Times New Roman" w:cs="Tahoma"/>
                <w:color w:val="auto"/>
              </w:rPr>
            </w:pPr>
            <w:ins w:id="2358" w:author="Haider Alhabibi" w:date="2022-02-17T13:04:00Z">
              <w:r w:rsidRPr="006C18C4">
                <w:rPr>
                  <w:rFonts w:eastAsia="Times New Roman" w:cs="Tahoma"/>
                  <w:color w:val="auto"/>
                </w:rPr>
                <w:t>0-9</w:t>
              </w:r>
            </w:ins>
          </w:p>
        </w:tc>
        <w:tc>
          <w:tcPr>
            <w:tcW w:w="0" w:type="auto"/>
          </w:tcPr>
          <w:p w14:paraId="2E549935" w14:textId="496D96B0" w:rsidR="00D625DE" w:rsidRPr="006C18C4" w:rsidRDefault="00D625DE" w:rsidP="00A17774">
            <w:pPr>
              <w:pStyle w:val="ListParagraph"/>
              <w:rPr>
                <w:ins w:id="2359" w:author="Haider Alhabibi" w:date="2022-02-17T13:04:00Z"/>
                <w:rFonts w:eastAsia="Times New Roman" w:cs="Tahoma"/>
                <w:color w:val="auto"/>
              </w:rPr>
            </w:pPr>
            <w:ins w:id="2360" w:author="Haider Alhabibi" w:date="2022-02-17T13:04:00Z">
              <w:r w:rsidRPr="006C18C4">
                <w:rPr>
                  <w:rFonts w:eastAsia="Times New Roman" w:cs="Tahoma"/>
                  <w:color w:val="auto"/>
                </w:rPr>
                <w:t>Serialized using digits 8 th</w:t>
              </w:r>
            </w:ins>
            <w:ins w:id="2361" w:author="Haider Alhabibi" w:date="2022-02-17T13:09:00Z">
              <w:r w:rsidR="00FC23BC">
                <w:rPr>
                  <w:rFonts w:eastAsia="Times New Roman" w:cs="Tahoma"/>
                  <w:color w:val="auto"/>
                </w:rPr>
                <w:t>r</w:t>
              </w:r>
            </w:ins>
            <w:ins w:id="2362" w:author="Haider Alhabibi" w:date="2022-02-17T13:04:00Z">
              <w:r w:rsidRPr="006C18C4">
                <w:rPr>
                  <w:rFonts w:eastAsia="Times New Roman" w:cs="Tahoma"/>
                  <w:color w:val="auto"/>
                </w:rPr>
                <w:t>ough 14</w:t>
              </w:r>
            </w:ins>
            <w:ins w:id="2363" w:author="Shewmaker, Michael@Energy" w:date="2022-03-03T13:49:00Z">
              <w:r w:rsidR="004E3098">
                <w:rPr>
                  <w:rFonts w:eastAsia="Times New Roman" w:cs="Tahoma"/>
                  <w:color w:val="auto"/>
                </w:rPr>
                <w:t>; see note 3</w:t>
              </w:r>
            </w:ins>
          </w:p>
        </w:tc>
      </w:tr>
      <w:tr w:rsidR="006C18C4" w:rsidRPr="006C18C4" w14:paraId="10380244" w14:textId="77777777" w:rsidTr="00A17774">
        <w:trPr>
          <w:ins w:id="2364" w:author="Haider Alhabibi" w:date="2022-02-17T12:48:00Z"/>
        </w:trPr>
        <w:tc>
          <w:tcPr>
            <w:tcW w:w="0" w:type="auto"/>
          </w:tcPr>
          <w:p w14:paraId="44BD3DE8" w14:textId="79E9CDCC" w:rsidR="006C18C4" w:rsidRPr="006C18C4" w:rsidRDefault="0077342C" w:rsidP="006C18C4">
            <w:pPr>
              <w:pStyle w:val="ListParagraph"/>
              <w:spacing w:before="0"/>
              <w:jc w:val="center"/>
              <w:rPr>
                <w:ins w:id="2365" w:author="Haider Alhabibi" w:date="2022-02-17T12:48:00Z"/>
                <w:rFonts w:eastAsia="Times New Roman" w:cs="Tahoma"/>
                <w:color w:val="auto"/>
              </w:rPr>
            </w:pPr>
            <w:ins w:id="2366" w:author="Haider Alhabibi" w:date="2022-02-17T13:27:00Z">
              <w:r>
                <w:rPr>
                  <w:rFonts w:eastAsia="Times New Roman" w:cs="Tahoma"/>
                  <w:color w:val="auto"/>
                </w:rPr>
                <w:t>18</w:t>
              </w:r>
            </w:ins>
          </w:p>
        </w:tc>
        <w:tc>
          <w:tcPr>
            <w:tcW w:w="0" w:type="auto"/>
          </w:tcPr>
          <w:p w14:paraId="2AFCBF41" w14:textId="7D69E0F7" w:rsidR="006C18C4" w:rsidRPr="006C18C4" w:rsidRDefault="007A17BB" w:rsidP="00A17774">
            <w:pPr>
              <w:pStyle w:val="ListParagraph"/>
              <w:spacing w:before="0"/>
              <w:rPr>
                <w:ins w:id="2367" w:author="Haider Alhabibi" w:date="2022-02-17T12:48:00Z"/>
                <w:rFonts w:eastAsia="Times New Roman" w:cs="Tahoma"/>
                <w:color w:val="auto"/>
              </w:rPr>
            </w:pPr>
            <w:ins w:id="2368" w:author="Haider Alhabibi" w:date="2022-02-17T13:04:00Z">
              <w:r>
                <w:rPr>
                  <w:rFonts w:eastAsia="Times New Roman" w:cs="Tahoma"/>
                  <w:color w:val="auto"/>
                </w:rPr>
                <w:t>Building</w:t>
              </w:r>
              <w:r w:rsidR="00D625DE" w:rsidRPr="006C18C4">
                <w:rPr>
                  <w:rFonts w:eastAsia="Times New Roman" w:cs="Tahoma"/>
                  <w:color w:val="auto"/>
                </w:rPr>
                <w:t xml:space="preserve"> count, </w:t>
              </w:r>
            </w:ins>
            <w:ins w:id="2369" w:author="Haider Alhabibi" w:date="2022-02-17T13:06:00Z">
              <w:r w:rsidR="003C79F4">
                <w:rPr>
                  <w:rFonts w:eastAsia="Times New Roman" w:cs="Tahoma"/>
                  <w:color w:val="auto"/>
                </w:rPr>
                <w:t>tens</w:t>
              </w:r>
            </w:ins>
            <w:ins w:id="2370" w:author="Haider Alhabibi" w:date="2022-02-17T13:04:00Z">
              <w:r w:rsidR="00D625DE" w:rsidRPr="006C18C4">
                <w:rPr>
                  <w:rFonts w:eastAsia="Times New Roman" w:cs="Tahoma"/>
                  <w:color w:val="auto"/>
                </w:rPr>
                <w:t xml:space="preserve"> </w:t>
              </w:r>
            </w:ins>
          </w:p>
        </w:tc>
        <w:tc>
          <w:tcPr>
            <w:tcW w:w="0" w:type="auto"/>
          </w:tcPr>
          <w:p w14:paraId="3D41EF83" w14:textId="70079382" w:rsidR="006C18C4" w:rsidRPr="006C18C4" w:rsidRDefault="00D625DE" w:rsidP="00A17774">
            <w:pPr>
              <w:pStyle w:val="ListParagraph"/>
              <w:spacing w:before="0"/>
              <w:rPr>
                <w:ins w:id="2371" w:author="Haider Alhabibi" w:date="2022-02-17T12:48:00Z"/>
                <w:rFonts w:eastAsia="Times New Roman" w:cs="Tahoma"/>
                <w:color w:val="auto"/>
              </w:rPr>
            </w:pPr>
            <w:ins w:id="2372" w:author="Haider Alhabibi" w:date="2022-02-17T13:04:00Z">
              <w:r w:rsidRPr="006C18C4">
                <w:rPr>
                  <w:rFonts w:eastAsia="Times New Roman" w:cs="Tahoma"/>
                  <w:color w:val="auto"/>
                </w:rPr>
                <w:t>0-9</w:t>
              </w:r>
            </w:ins>
          </w:p>
        </w:tc>
        <w:tc>
          <w:tcPr>
            <w:tcW w:w="0" w:type="auto"/>
          </w:tcPr>
          <w:p w14:paraId="258E58B2" w14:textId="33D21333" w:rsidR="006C18C4" w:rsidRPr="006C18C4" w:rsidRDefault="00D625DE" w:rsidP="00A17774">
            <w:pPr>
              <w:pStyle w:val="ListParagraph"/>
              <w:spacing w:before="0"/>
              <w:rPr>
                <w:ins w:id="2373" w:author="Haider Alhabibi" w:date="2022-02-17T12:48:00Z"/>
                <w:rFonts w:eastAsia="Times New Roman" w:cs="Tahoma"/>
                <w:color w:val="auto"/>
              </w:rPr>
            </w:pPr>
            <w:ins w:id="2374" w:author="Haider Alhabibi" w:date="2022-02-17T13:04:00Z">
              <w:r w:rsidRPr="006C18C4">
                <w:rPr>
                  <w:rFonts w:eastAsia="Times New Roman" w:cs="Tahoma"/>
                  <w:color w:val="auto"/>
                </w:rPr>
                <w:t>Serialized using digits 8 th</w:t>
              </w:r>
            </w:ins>
            <w:ins w:id="2375" w:author="Haider Alhabibi" w:date="2022-02-17T13:09:00Z">
              <w:r w:rsidR="00662FBD">
                <w:rPr>
                  <w:rFonts w:eastAsia="Times New Roman" w:cs="Tahoma"/>
                  <w:color w:val="auto"/>
                </w:rPr>
                <w:t>r</w:t>
              </w:r>
            </w:ins>
            <w:ins w:id="2376" w:author="Haider Alhabibi" w:date="2022-02-17T13:04:00Z">
              <w:r w:rsidRPr="006C18C4">
                <w:rPr>
                  <w:rFonts w:eastAsia="Times New Roman" w:cs="Tahoma"/>
                  <w:color w:val="auto"/>
                </w:rPr>
                <w:t>ough 14</w:t>
              </w:r>
            </w:ins>
            <w:ins w:id="2377" w:author="Shewmaker, Michael@Energy" w:date="2022-03-03T13:49:00Z">
              <w:r w:rsidR="004E3098">
                <w:rPr>
                  <w:rFonts w:eastAsia="Times New Roman" w:cs="Tahoma"/>
                  <w:color w:val="auto"/>
                </w:rPr>
                <w:t>; see note 3</w:t>
              </w:r>
            </w:ins>
          </w:p>
        </w:tc>
      </w:tr>
      <w:tr w:rsidR="006C18C4" w:rsidRPr="006C18C4" w14:paraId="2CF24BCC" w14:textId="77777777" w:rsidTr="00A17774">
        <w:trPr>
          <w:ins w:id="2378" w:author="Haider Alhabibi" w:date="2022-02-17T12:48:00Z"/>
        </w:trPr>
        <w:tc>
          <w:tcPr>
            <w:tcW w:w="0" w:type="auto"/>
          </w:tcPr>
          <w:p w14:paraId="4FBB9F87" w14:textId="37BC52E7" w:rsidR="006C18C4" w:rsidRPr="006C18C4" w:rsidRDefault="0077342C" w:rsidP="006C18C4">
            <w:pPr>
              <w:pStyle w:val="ListParagraph"/>
              <w:spacing w:before="0"/>
              <w:jc w:val="center"/>
              <w:rPr>
                <w:ins w:id="2379" w:author="Haider Alhabibi" w:date="2022-02-17T12:48:00Z"/>
                <w:rFonts w:eastAsia="Times New Roman" w:cs="Tahoma"/>
                <w:color w:val="auto"/>
              </w:rPr>
            </w:pPr>
            <w:ins w:id="2380" w:author="Haider Alhabibi" w:date="2022-02-17T13:27:00Z">
              <w:r>
                <w:rPr>
                  <w:rFonts w:eastAsia="Times New Roman" w:cs="Tahoma"/>
                  <w:color w:val="auto"/>
                </w:rPr>
                <w:t>19</w:t>
              </w:r>
            </w:ins>
          </w:p>
        </w:tc>
        <w:tc>
          <w:tcPr>
            <w:tcW w:w="0" w:type="auto"/>
          </w:tcPr>
          <w:p w14:paraId="6BE3DA0D" w14:textId="48BC2F98" w:rsidR="006C18C4" w:rsidRPr="006C18C4" w:rsidRDefault="00350AEF" w:rsidP="00A17774">
            <w:pPr>
              <w:pStyle w:val="ListParagraph"/>
              <w:spacing w:before="0"/>
              <w:rPr>
                <w:ins w:id="2381" w:author="Haider Alhabibi" w:date="2022-02-17T12:48:00Z"/>
                <w:rFonts w:eastAsia="Times New Roman" w:cs="Tahoma"/>
                <w:color w:val="auto"/>
              </w:rPr>
            </w:pPr>
            <w:ins w:id="2382" w:author="Haider Alhabibi" w:date="2022-02-17T13:04:00Z">
              <w:r>
                <w:rPr>
                  <w:rFonts w:eastAsia="Times New Roman" w:cs="Tahoma"/>
                  <w:color w:val="auto"/>
                </w:rPr>
                <w:t>Building</w:t>
              </w:r>
              <w:r w:rsidR="00D625DE" w:rsidRPr="006C18C4">
                <w:rPr>
                  <w:rFonts w:eastAsia="Times New Roman" w:cs="Tahoma"/>
                  <w:color w:val="auto"/>
                </w:rPr>
                <w:t xml:space="preserve"> count, </w:t>
              </w:r>
            </w:ins>
            <w:ins w:id="2383" w:author="Haider Alhabibi" w:date="2022-02-17T13:07:00Z">
              <w:r w:rsidR="003C79F4">
                <w:rPr>
                  <w:rFonts w:eastAsia="Times New Roman" w:cs="Tahoma"/>
                  <w:color w:val="auto"/>
                </w:rPr>
                <w:t>on</w:t>
              </w:r>
              <w:r w:rsidR="002F7528">
                <w:rPr>
                  <w:rFonts w:eastAsia="Times New Roman" w:cs="Tahoma"/>
                  <w:color w:val="auto"/>
                </w:rPr>
                <w:t>es</w:t>
              </w:r>
            </w:ins>
            <w:ins w:id="2384" w:author="Haider Alhabibi" w:date="2022-02-17T13:04:00Z">
              <w:r w:rsidR="00D625DE" w:rsidRPr="006C18C4">
                <w:rPr>
                  <w:rFonts w:eastAsia="Times New Roman" w:cs="Tahoma"/>
                  <w:color w:val="auto"/>
                </w:rPr>
                <w:t xml:space="preserve"> </w:t>
              </w:r>
            </w:ins>
          </w:p>
        </w:tc>
        <w:tc>
          <w:tcPr>
            <w:tcW w:w="0" w:type="auto"/>
          </w:tcPr>
          <w:p w14:paraId="1F312706" w14:textId="4BB5226C" w:rsidR="006C18C4" w:rsidRPr="006C18C4" w:rsidRDefault="00D625DE" w:rsidP="00A17774">
            <w:pPr>
              <w:pStyle w:val="ListParagraph"/>
              <w:spacing w:before="0"/>
              <w:rPr>
                <w:ins w:id="2385" w:author="Haider Alhabibi" w:date="2022-02-17T12:48:00Z"/>
                <w:rFonts w:eastAsia="Times New Roman" w:cs="Tahoma"/>
                <w:color w:val="auto"/>
              </w:rPr>
            </w:pPr>
            <w:ins w:id="2386" w:author="Haider Alhabibi" w:date="2022-02-17T13:04:00Z">
              <w:r w:rsidRPr="006C18C4">
                <w:rPr>
                  <w:rFonts w:eastAsia="Times New Roman" w:cs="Tahoma"/>
                  <w:color w:val="auto"/>
                </w:rPr>
                <w:t>0-9</w:t>
              </w:r>
            </w:ins>
          </w:p>
        </w:tc>
        <w:tc>
          <w:tcPr>
            <w:tcW w:w="0" w:type="auto"/>
          </w:tcPr>
          <w:p w14:paraId="3BB2E639" w14:textId="6F93CBB7" w:rsidR="006C18C4" w:rsidRPr="006C18C4" w:rsidRDefault="00D625DE" w:rsidP="00A17774">
            <w:pPr>
              <w:pStyle w:val="ListParagraph"/>
              <w:spacing w:before="0"/>
              <w:rPr>
                <w:ins w:id="2387" w:author="Haider Alhabibi" w:date="2022-02-17T12:48:00Z"/>
                <w:rFonts w:eastAsia="Times New Roman" w:cs="Tahoma"/>
                <w:color w:val="auto"/>
              </w:rPr>
            </w:pPr>
            <w:ins w:id="2388" w:author="Haider Alhabibi" w:date="2022-02-17T13:04:00Z">
              <w:r w:rsidRPr="006C18C4">
                <w:rPr>
                  <w:rFonts w:eastAsia="Times New Roman" w:cs="Tahoma"/>
                  <w:color w:val="auto"/>
                </w:rPr>
                <w:t>Serialized using digits 8 th</w:t>
              </w:r>
            </w:ins>
            <w:ins w:id="2389" w:author="Haider Alhabibi" w:date="2022-02-17T13:09:00Z">
              <w:r w:rsidR="00662FBD">
                <w:rPr>
                  <w:rFonts w:eastAsia="Times New Roman" w:cs="Tahoma"/>
                  <w:color w:val="auto"/>
                </w:rPr>
                <w:t>r</w:t>
              </w:r>
            </w:ins>
            <w:ins w:id="2390" w:author="Haider Alhabibi" w:date="2022-02-17T13:04:00Z">
              <w:r w:rsidRPr="006C18C4">
                <w:rPr>
                  <w:rFonts w:eastAsia="Times New Roman" w:cs="Tahoma"/>
                  <w:color w:val="auto"/>
                </w:rPr>
                <w:t>ough 14</w:t>
              </w:r>
            </w:ins>
            <w:ins w:id="2391" w:author="Shewmaker, Michael@Energy" w:date="2022-03-03T13:49:00Z">
              <w:r w:rsidR="004E3098">
                <w:rPr>
                  <w:rFonts w:eastAsia="Times New Roman" w:cs="Tahoma"/>
                  <w:color w:val="auto"/>
                </w:rPr>
                <w:t>; see note 3</w:t>
              </w:r>
            </w:ins>
          </w:p>
        </w:tc>
      </w:tr>
      <w:tr w:rsidR="00C345F7" w:rsidRPr="006C18C4" w14:paraId="714695DD" w14:textId="77777777" w:rsidTr="00A17774">
        <w:trPr>
          <w:ins w:id="2392" w:author="Haider Alhabibi" w:date="2022-02-17T13:05:00Z"/>
        </w:trPr>
        <w:tc>
          <w:tcPr>
            <w:tcW w:w="0" w:type="auto"/>
          </w:tcPr>
          <w:p w14:paraId="5A64CD7B" w14:textId="788150E2" w:rsidR="00C345F7" w:rsidRPr="006C18C4" w:rsidRDefault="0077342C" w:rsidP="001E4910">
            <w:pPr>
              <w:pStyle w:val="ListParagraph"/>
              <w:spacing w:before="0"/>
              <w:jc w:val="center"/>
              <w:rPr>
                <w:ins w:id="2393" w:author="Haider Alhabibi" w:date="2022-02-17T13:05:00Z"/>
                <w:rFonts w:eastAsia="Times New Roman" w:cs="Tahoma"/>
                <w:color w:val="auto"/>
              </w:rPr>
            </w:pPr>
            <w:ins w:id="2394" w:author="Haider Alhabibi" w:date="2022-02-17T13:27:00Z">
              <w:r>
                <w:rPr>
                  <w:rFonts w:eastAsia="Times New Roman" w:cs="Tahoma"/>
                  <w:color w:val="auto"/>
                </w:rPr>
                <w:lastRenderedPageBreak/>
                <w:t>20</w:t>
              </w:r>
            </w:ins>
          </w:p>
        </w:tc>
        <w:tc>
          <w:tcPr>
            <w:tcW w:w="0" w:type="auto"/>
          </w:tcPr>
          <w:p w14:paraId="682BCC16" w14:textId="5E9C3B20" w:rsidR="00C345F7" w:rsidRDefault="00C345F7" w:rsidP="00A17774">
            <w:pPr>
              <w:pStyle w:val="ListParagraph"/>
              <w:rPr>
                <w:ins w:id="2395" w:author="Haider Alhabibi" w:date="2022-02-17T13:05:00Z"/>
                <w:rFonts w:eastAsia="Times New Roman" w:cs="Tahoma"/>
                <w:color w:val="auto"/>
              </w:rPr>
            </w:pPr>
            <w:ins w:id="2396" w:author="Haider Alhabibi" w:date="2022-02-17T13:05:00Z">
              <w:r w:rsidRPr="006C18C4">
                <w:rPr>
                  <w:rFonts w:eastAsia="Times New Roman" w:cs="Tahoma"/>
                  <w:color w:val="auto"/>
                </w:rPr>
                <w:t xml:space="preserve">Delimiter </w:t>
              </w:r>
            </w:ins>
            <w:ins w:id="2397" w:author="Haider Alhabibi" w:date="2022-02-17T13:07:00Z">
              <w:r w:rsidR="002F7528">
                <w:rPr>
                  <w:rFonts w:eastAsia="Times New Roman" w:cs="Tahoma"/>
                  <w:color w:val="auto"/>
                </w:rPr>
                <w:t>3</w:t>
              </w:r>
            </w:ins>
          </w:p>
        </w:tc>
        <w:tc>
          <w:tcPr>
            <w:tcW w:w="0" w:type="auto"/>
          </w:tcPr>
          <w:p w14:paraId="7341511D" w14:textId="01738735" w:rsidR="00C345F7" w:rsidRPr="006C18C4" w:rsidRDefault="00C345F7" w:rsidP="00A17774">
            <w:pPr>
              <w:pStyle w:val="ListParagraph"/>
              <w:rPr>
                <w:ins w:id="2398" w:author="Haider Alhabibi" w:date="2022-02-17T13:05:00Z"/>
                <w:rFonts w:eastAsia="Times New Roman" w:cs="Tahoma"/>
                <w:color w:val="auto"/>
              </w:rPr>
            </w:pPr>
            <w:ins w:id="2399" w:author="Haider Alhabibi" w:date="2022-02-17T13:05:00Z">
              <w:r w:rsidRPr="006C18C4">
                <w:rPr>
                  <w:rFonts w:eastAsia="Times New Roman" w:cs="Tahoma"/>
                  <w:color w:val="auto"/>
                </w:rPr>
                <w:t>- (short hyphen)</w:t>
              </w:r>
            </w:ins>
          </w:p>
        </w:tc>
        <w:tc>
          <w:tcPr>
            <w:tcW w:w="0" w:type="auto"/>
          </w:tcPr>
          <w:p w14:paraId="2BD1BFAB" w14:textId="48169B59" w:rsidR="00C345F7" w:rsidRPr="006C18C4" w:rsidRDefault="00C345F7" w:rsidP="00A17774">
            <w:pPr>
              <w:pStyle w:val="ListParagraph"/>
              <w:rPr>
                <w:ins w:id="2400" w:author="Haider Alhabibi" w:date="2022-02-17T13:05:00Z"/>
                <w:rFonts w:eastAsia="Times New Roman" w:cs="Tahoma"/>
                <w:color w:val="auto"/>
              </w:rPr>
            </w:pPr>
            <w:ins w:id="2401" w:author="Haider Alhabibi" w:date="2022-02-17T13:05:00Z">
              <w:r w:rsidRPr="006C18C4">
                <w:rPr>
                  <w:rFonts w:eastAsia="Times New Roman" w:cs="Tahoma"/>
                  <w:color w:val="auto"/>
                </w:rPr>
                <w:t>Static character</w:t>
              </w:r>
            </w:ins>
          </w:p>
        </w:tc>
      </w:tr>
      <w:tr w:rsidR="006C18C4" w:rsidRPr="006C18C4" w14:paraId="28633761" w14:textId="77777777" w:rsidTr="00A17774">
        <w:trPr>
          <w:ins w:id="2402" w:author="Haider Alhabibi" w:date="2022-02-17T12:48:00Z"/>
        </w:trPr>
        <w:tc>
          <w:tcPr>
            <w:tcW w:w="0" w:type="auto"/>
          </w:tcPr>
          <w:p w14:paraId="6652ADB8" w14:textId="35823CAD" w:rsidR="006C18C4" w:rsidRPr="006C18C4" w:rsidRDefault="0077342C" w:rsidP="006C18C4">
            <w:pPr>
              <w:pStyle w:val="ListParagraph"/>
              <w:spacing w:before="0"/>
              <w:jc w:val="center"/>
              <w:rPr>
                <w:ins w:id="2403" w:author="Haider Alhabibi" w:date="2022-02-17T12:48:00Z"/>
                <w:rFonts w:eastAsia="Times New Roman" w:cs="Tahoma"/>
                <w:color w:val="auto"/>
              </w:rPr>
            </w:pPr>
            <w:ins w:id="2404" w:author="Haider Alhabibi" w:date="2022-02-17T13:27:00Z">
              <w:r>
                <w:rPr>
                  <w:rFonts w:eastAsia="Times New Roman" w:cs="Tahoma"/>
                  <w:color w:val="auto"/>
                </w:rPr>
                <w:t>21</w:t>
              </w:r>
            </w:ins>
          </w:p>
        </w:tc>
        <w:tc>
          <w:tcPr>
            <w:tcW w:w="0" w:type="auto"/>
          </w:tcPr>
          <w:p w14:paraId="0CDF592B" w14:textId="6FB546CE" w:rsidR="006C18C4" w:rsidRPr="006C18C4" w:rsidRDefault="005654FF" w:rsidP="00A17774">
            <w:pPr>
              <w:pStyle w:val="ListParagraph"/>
              <w:spacing w:before="0"/>
              <w:rPr>
                <w:ins w:id="2405" w:author="Haider Alhabibi" w:date="2022-02-17T12:48:00Z"/>
                <w:rFonts w:eastAsia="Times New Roman" w:cs="Tahoma"/>
                <w:color w:val="auto"/>
              </w:rPr>
            </w:pPr>
            <w:ins w:id="2406" w:author="Haider Alhabibi" w:date="2022-02-17T13:10:00Z">
              <w:r>
                <w:rPr>
                  <w:rFonts w:eastAsia="Times New Roman" w:cs="Tahoma"/>
                  <w:color w:val="auto"/>
                </w:rPr>
                <w:t>Dw</w:t>
              </w:r>
              <w:r w:rsidR="00D17E75">
                <w:rPr>
                  <w:rFonts w:eastAsia="Times New Roman" w:cs="Tahoma"/>
                  <w:color w:val="auto"/>
                </w:rPr>
                <w:t xml:space="preserve">elling </w:t>
              </w:r>
              <w:r w:rsidR="00AE65FB">
                <w:rPr>
                  <w:rFonts w:eastAsia="Times New Roman" w:cs="Tahoma"/>
                  <w:color w:val="auto"/>
                </w:rPr>
                <w:t>Unit</w:t>
              </w:r>
            </w:ins>
            <w:ins w:id="2407" w:author="Haider Alhabibi" w:date="2022-02-17T13:04:00Z">
              <w:r w:rsidR="00D625DE" w:rsidRPr="006C18C4">
                <w:rPr>
                  <w:rFonts w:eastAsia="Times New Roman" w:cs="Tahoma"/>
                  <w:color w:val="auto"/>
                </w:rPr>
                <w:t xml:space="preserve"> count, </w:t>
              </w:r>
            </w:ins>
            <w:ins w:id="2408" w:author="Haider Alhabibi" w:date="2022-02-17T13:10:00Z">
              <w:r w:rsidR="000A2A5E" w:rsidRPr="000A2A5E">
                <w:rPr>
                  <w:rFonts w:eastAsia="Times New Roman" w:cs="Tahoma"/>
                  <w:color w:val="auto"/>
                </w:rPr>
                <w:t>hundreds</w:t>
              </w:r>
            </w:ins>
          </w:p>
        </w:tc>
        <w:tc>
          <w:tcPr>
            <w:tcW w:w="0" w:type="auto"/>
          </w:tcPr>
          <w:p w14:paraId="6F6C7A9E" w14:textId="3E513D15" w:rsidR="006C18C4" w:rsidRPr="006C18C4" w:rsidRDefault="00D625DE" w:rsidP="00A17774">
            <w:pPr>
              <w:pStyle w:val="ListParagraph"/>
              <w:spacing w:before="0"/>
              <w:rPr>
                <w:ins w:id="2409" w:author="Haider Alhabibi" w:date="2022-02-17T12:48:00Z"/>
                <w:rFonts w:eastAsia="Times New Roman" w:cs="Tahoma"/>
                <w:color w:val="auto"/>
              </w:rPr>
            </w:pPr>
            <w:ins w:id="2410" w:author="Haider Alhabibi" w:date="2022-02-17T13:04:00Z">
              <w:r w:rsidRPr="006C18C4">
                <w:rPr>
                  <w:rFonts w:eastAsia="Times New Roman" w:cs="Tahoma"/>
                  <w:color w:val="auto"/>
                </w:rPr>
                <w:t>0-9</w:t>
              </w:r>
            </w:ins>
          </w:p>
        </w:tc>
        <w:tc>
          <w:tcPr>
            <w:tcW w:w="0" w:type="auto"/>
          </w:tcPr>
          <w:p w14:paraId="2FA901DA" w14:textId="57EF0184" w:rsidR="006C18C4" w:rsidRPr="006C18C4" w:rsidRDefault="00D625DE" w:rsidP="00A17774">
            <w:pPr>
              <w:pStyle w:val="ListParagraph"/>
              <w:spacing w:before="0"/>
              <w:rPr>
                <w:ins w:id="2411" w:author="Haider Alhabibi" w:date="2022-02-17T12:48:00Z"/>
                <w:rFonts w:eastAsia="Times New Roman" w:cs="Tahoma"/>
                <w:color w:val="auto"/>
              </w:rPr>
            </w:pPr>
            <w:ins w:id="2412" w:author="Haider Alhabibi" w:date="2022-02-17T13:04:00Z">
              <w:r w:rsidRPr="006C18C4">
                <w:rPr>
                  <w:rFonts w:eastAsia="Times New Roman" w:cs="Tahoma"/>
                  <w:color w:val="auto"/>
                </w:rPr>
                <w:t xml:space="preserve">Serialized using digits 8 </w:t>
              </w:r>
              <w:proofErr w:type="spellStart"/>
              <w:r w:rsidRPr="006C18C4">
                <w:rPr>
                  <w:rFonts w:eastAsia="Times New Roman" w:cs="Tahoma"/>
                  <w:color w:val="auto"/>
                </w:rPr>
                <w:t>though</w:t>
              </w:r>
              <w:proofErr w:type="spellEnd"/>
              <w:r w:rsidRPr="006C18C4">
                <w:rPr>
                  <w:rFonts w:eastAsia="Times New Roman" w:cs="Tahoma"/>
                  <w:color w:val="auto"/>
                </w:rPr>
                <w:t xml:space="preserve"> 14</w:t>
              </w:r>
            </w:ins>
            <w:ins w:id="2413" w:author="Shewmaker, Michael@Energy" w:date="2022-03-03T13:49:00Z">
              <w:r w:rsidR="004E3098">
                <w:rPr>
                  <w:rFonts w:eastAsia="Times New Roman" w:cs="Tahoma"/>
                  <w:color w:val="auto"/>
                </w:rPr>
                <w:t>; see note 4</w:t>
              </w:r>
            </w:ins>
          </w:p>
        </w:tc>
      </w:tr>
      <w:tr w:rsidR="006C18C4" w:rsidRPr="006C18C4" w14:paraId="3623CB46" w14:textId="77777777" w:rsidTr="00A17774">
        <w:trPr>
          <w:ins w:id="2414" w:author="Haider Alhabibi" w:date="2022-02-17T12:48:00Z"/>
        </w:trPr>
        <w:tc>
          <w:tcPr>
            <w:tcW w:w="0" w:type="auto"/>
          </w:tcPr>
          <w:p w14:paraId="01505997" w14:textId="0E5798C8" w:rsidR="006C18C4" w:rsidRPr="006C18C4" w:rsidRDefault="0077342C" w:rsidP="006C18C4">
            <w:pPr>
              <w:pStyle w:val="ListParagraph"/>
              <w:spacing w:before="0"/>
              <w:jc w:val="center"/>
              <w:rPr>
                <w:ins w:id="2415" w:author="Haider Alhabibi" w:date="2022-02-17T12:48:00Z"/>
                <w:rFonts w:eastAsia="Times New Roman" w:cs="Tahoma"/>
                <w:color w:val="auto"/>
              </w:rPr>
            </w:pPr>
            <w:ins w:id="2416" w:author="Haider Alhabibi" w:date="2022-02-17T13:27:00Z">
              <w:r>
                <w:rPr>
                  <w:rFonts w:eastAsia="Times New Roman" w:cs="Tahoma"/>
                  <w:color w:val="auto"/>
                </w:rPr>
                <w:t>22</w:t>
              </w:r>
            </w:ins>
          </w:p>
        </w:tc>
        <w:tc>
          <w:tcPr>
            <w:tcW w:w="0" w:type="auto"/>
          </w:tcPr>
          <w:p w14:paraId="028995B4" w14:textId="7F1C369A" w:rsidR="006C18C4" w:rsidRPr="006C18C4" w:rsidRDefault="000A2A5E" w:rsidP="00A17774">
            <w:pPr>
              <w:pStyle w:val="ListParagraph"/>
              <w:spacing w:before="0"/>
              <w:rPr>
                <w:ins w:id="2417" w:author="Haider Alhabibi" w:date="2022-02-17T12:48:00Z"/>
                <w:rFonts w:eastAsia="Times New Roman" w:cs="Tahoma"/>
                <w:color w:val="auto"/>
              </w:rPr>
            </w:pPr>
            <w:ins w:id="2418" w:author="Haider Alhabibi" w:date="2022-02-17T13:11:00Z">
              <w:r w:rsidRPr="000A2A5E">
                <w:rPr>
                  <w:rFonts w:eastAsia="Times New Roman" w:cs="Tahoma"/>
                  <w:color w:val="auto"/>
                </w:rPr>
                <w:t>Dwelling Unit</w:t>
              </w:r>
              <w:r w:rsidRPr="006C18C4">
                <w:rPr>
                  <w:rFonts w:eastAsia="Times New Roman" w:cs="Tahoma"/>
                  <w:color w:val="auto"/>
                </w:rPr>
                <w:t xml:space="preserve"> count, </w:t>
              </w:r>
              <w:r>
                <w:rPr>
                  <w:rFonts w:eastAsia="Times New Roman" w:cs="Tahoma"/>
                  <w:color w:val="auto"/>
                </w:rPr>
                <w:t>tens</w:t>
              </w:r>
            </w:ins>
          </w:p>
        </w:tc>
        <w:tc>
          <w:tcPr>
            <w:tcW w:w="0" w:type="auto"/>
          </w:tcPr>
          <w:p w14:paraId="7340D56F" w14:textId="2F98C720" w:rsidR="006C18C4" w:rsidRPr="006C18C4" w:rsidRDefault="006C18C4" w:rsidP="00A17774">
            <w:pPr>
              <w:pStyle w:val="ListParagraph"/>
              <w:spacing w:before="0"/>
              <w:rPr>
                <w:ins w:id="2419" w:author="Haider Alhabibi" w:date="2022-02-17T12:48:00Z"/>
                <w:rFonts w:eastAsia="Times New Roman" w:cs="Tahoma"/>
                <w:color w:val="auto"/>
              </w:rPr>
            </w:pPr>
            <w:ins w:id="2420" w:author="Haider Alhabibi" w:date="2022-02-17T12:48:00Z">
              <w:r w:rsidRPr="006C18C4">
                <w:rPr>
                  <w:rFonts w:eastAsia="Times New Roman" w:cs="Tahoma"/>
                  <w:color w:val="auto"/>
                </w:rPr>
                <w:t>0-9</w:t>
              </w:r>
            </w:ins>
          </w:p>
        </w:tc>
        <w:tc>
          <w:tcPr>
            <w:tcW w:w="0" w:type="auto"/>
          </w:tcPr>
          <w:p w14:paraId="1948EDC3" w14:textId="0AA57ACF" w:rsidR="006C18C4" w:rsidRPr="006C18C4" w:rsidRDefault="006C18C4" w:rsidP="00A17774">
            <w:pPr>
              <w:pStyle w:val="ListParagraph"/>
              <w:spacing w:before="0"/>
              <w:rPr>
                <w:ins w:id="2421" w:author="Haider Alhabibi" w:date="2022-02-17T12:48:00Z"/>
                <w:rFonts w:eastAsia="Times New Roman" w:cs="Tahoma"/>
                <w:color w:val="auto"/>
              </w:rPr>
            </w:pPr>
            <w:ins w:id="2422" w:author="Haider Alhabibi" w:date="2022-02-17T12:48:00Z">
              <w:r w:rsidRPr="006C18C4">
                <w:rPr>
                  <w:rFonts w:eastAsia="Times New Roman" w:cs="Tahoma"/>
                  <w:color w:val="auto"/>
                </w:rPr>
                <w:t xml:space="preserve">Serialized using digits </w:t>
              </w:r>
            </w:ins>
            <w:ins w:id="2423" w:author="Haider Alhabibi" w:date="2022-02-17T13:04:00Z">
              <w:r w:rsidR="00D625DE" w:rsidRPr="006C18C4">
                <w:rPr>
                  <w:rFonts w:eastAsia="Times New Roman" w:cs="Tahoma"/>
                  <w:color w:val="auto"/>
                </w:rPr>
                <w:t xml:space="preserve">8 </w:t>
              </w:r>
              <w:proofErr w:type="spellStart"/>
              <w:r w:rsidR="00D625DE" w:rsidRPr="006C18C4">
                <w:rPr>
                  <w:rFonts w:eastAsia="Times New Roman" w:cs="Tahoma"/>
                  <w:color w:val="auto"/>
                </w:rPr>
                <w:t>though</w:t>
              </w:r>
              <w:proofErr w:type="spellEnd"/>
              <w:r w:rsidR="00D625DE" w:rsidRPr="006C18C4">
                <w:rPr>
                  <w:rFonts w:eastAsia="Times New Roman" w:cs="Tahoma"/>
                  <w:color w:val="auto"/>
                </w:rPr>
                <w:t xml:space="preserve"> 14</w:t>
              </w:r>
            </w:ins>
            <w:ins w:id="2424" w:author="Shewmaker, Michael@Energy" w:date="2022-03-03T13:49:00Z">
              <w:r w:rsidR="004E3098">
                <w:rPr>
                  <w:rFonts w:eastAsia="Times New Roman" w:cs="Tahoma"/>
                  <w:color w:val="auto"/>
                </w:rPr>
                <w:t>; see note 4</w:t>
              </w:r>
            </w:ins>
          </w:p>
        </w:tc>
      </w:tr>
      <w:tr w:rsidR="006C18C4" w:rsidRPr="006C18C4" w14:paraId="3F3556DE" w14:textId="77777777" w:rsidTr="00A17774">
        <w:trPr>
          <w:ins w:id="2425" w:author="Haider Alhabibi" w:date="2022-02-17T12:48:00Z"/>
        </w:trPr>
        <w:tc>
          <w:tcPr>
            <w:tcW w:w="0" w:type="auto"/>
          </w:tcPr>
          <w:p w14:paraId="1639FAD9" w14:textId="4EAE1F1F" w:rsidR="006C18C4" w:rsidRPr="006C18C4" w:rsidRDefault="0077342C" w:rsidP="006C18C4">
            <w:pPr>
              <w:pStyle w:val="ListParagraph"/>
              <w:spacing w:before="0"/>
              <w:jc w:val="center"/>
              <w:rPr>
                <w:ins w:id="2426" w:author="Haider Alhabibi" w:date="2022-02-17T12:48:00Z"/>
                <w:rFonts w:eastAsia="Times New Roman" w:cs="Tahoma"/>
                <w:color w:val="auto"/>
              </w:rPr>
            </w:pPr>
            <w:ins w:id="2427" w:author="Haider Alhabibi" w:date="2022-02-17T13:27:00Z">
              <w:r>
                <w:rPr>
                  <w:rFonts w:eastAsia="Times New Roman" w:cs="Tahoma"/>
                  <w:color w:val="auto"/>
                </w:rPr>
                <w:t>23</w:t>
              </w:r>
            </w:ins>
          </w:p>
        </w:tc>
        <w:tc>
          <w:tcPr>
            <w:tcW w:w="0" w:type="auto"/>
          </w:tcPr>
          <w:p w14:paraId="49591612" w14:textId="6B6EDEB8" w:rsidR="006C18C4" w:rsidRPr="006C18C4" w:rsidRDefault="0010168B" w:rsidP="00A17774">
            <w:pPr>
              <w:pStyle w:val="ListParagraph"/>
              <w:spacing w:before="0"/>
              <w:rPr>
                <w:ins w:id="2428" w:author="Haider Alhabibi" w:date="2022-02-17T12:48:00Z"/>
                <w:rFonts w:eastAsia="Times New Roman" w:cs="Tahoma"/>
                <w:color w:val="auto"/>
              </w:rPr>
            </w:pPr>
            <w:ins w:id="2429" w:author="Haider Alhabibi" w:date="2022-02-17T13:11:00Z">
              <w:r w:rsidRPr="0010168B">
                <w:rPr>
                  <w:rFonts w:eastAsia="Times New Roman" w:cs="Tahoma"/>
                  <w:color w:val="auto"/>
                </w:rPr>
                <w:t>Dwelling Unit</w:t>
              </w:r>
              <w:r w:rsidRPr="006C18C4">
                <w:rPr>
                  <w:rFonts w:eastAsia="Times New Roman" w:cs="Tahoma"/>
                  <w:color w:val="auto"/>
                </w:rPr>
                <w:t xml:space="preserve"> count, </w:t>
              </w:r>
            </w:ins>
            <w:ins w:id="2430" w:author="Haider Alhabibi" w:date="2022-02-17T13:24:00Z">
              <w:r w:rsidR="00FA6B73">
                <w:rPr>
                  <w:rFonts w:eastAsia="Times New Roman" w:cs="Tahoma"/>
                  <w:color w:val="auto"/>
                </w:rPr>
                <w:t>ones</w:t>
              </w:r>
            </w:ins>
          </w:p>
        </w:tc>
        <w:tc>
          <w:tcPr>
            <w:tcW w:w="0" w:type="auto"/>
          </w:tcPr>
          <w:p w14:paraId="79B09610" w14:textId="42964612" w:rsidR="006C18C4" w:rsidRPr="006C18C4" w:rsidRDefault="006C18C4" w:rsidP="00A17774">
            <w:pPr>
              <w:pStyle w:val="ListParagraph"/>
              <w:spacing w:before="0"/>
              <w:rPr>
                <w:ins w:id="2431" w:author="Haider Alhabibi" w:date="2022-02-17T12:48:00Z"/>
                <w:rFonts w:eastAsia="Times New Roman" w:cs="Tahoma"/>
                <w:color w:val="auto"/>
              </w:rPr>
            </w:pPr>
            <w:ins w:id="2432" w:author="Haider Alhabibi" w:date="2022-02-17T12:48:00Z">
              <w:r w:rsidRPr="006C18C4">
                <w:rPr>
                  <w:rFonts w:eastAsia="Times New Roman" w:cs="Tahoma"/>
                  <w:color w:val="auto"/>
                </w:rPr>
                <w:t>0-9</w:t>
              </w:r>
            </w:ins>
          </w:p>
        </w:tc>
        <w:tc>
          <w:tcPr>
            <w:tcW w:w="0" w:type="auto"/>
          </w:tcPr>
          <w:p w14:paraId="0679E8BD" w14:textId="53B6C760" w:rsidR="006C18C4" w:rsidRPr="006C18C4" w:rsidRDefault="006C18C4" w:rsidP="00A17774">
            <w:pPr>
              <w:pStyle w:val="ListParagraph"/>
              <w:spacing w:before="0"/>
              <w:rPr>
                <w:ins w:id="2433" w:author="Haider Alhabibi" w:date="2022-02-17T12:48:00Z"/>
                <w:rFonts w:eastAsia="Times New Roman" w:cs="Tahoma"/>
                <w:color w:val="auto"/>
              </w:rPr>
            </w:pPr>
            <w:ins w:id="2434" w:author="Haider Alhabibi" w:date="2022-02-17T12:48:00Z">
              <w:r w:rsidRPr="006C18C4">
                <w:rPr>
                  <w:rFonts w:eastAsia="Times New Roman" w:cs="Tahoma"/>
                  <w:color w:val="auto"/>
                </w:rPr>
                <w:t xml:space="preserve">Serialized using digits </w:t>
              </w:r>
            </w:ins>
            <w:ins w:id="2435" w:author="Haider Alhabibi" w:date="2022-02-17T13:04:00Z">
              <w:r w:rsidR="00D625DE" w:rsidRPr="006C18C4">
                <w:rPr>
                  <w:rFonts w:eastAsia="Times New Roman" w:cs="Tahoma"/>
                  <w:color w:val="auto"/>
                </w:rPr>
                <w:t xml:space="preserve">8 </w:t>
              </w:r>
              <w:proofErr w:type="spellStart"/>
              <w:r w:rsidR="00D625DE" w:rsidRPr="006C18C4">
                <w:rPr>
                  <w:rFonts w:eastAsia="Times New Roman" w:cs="Tahoma"/>
                  <w:color w:val="auto"/>
                </w:rPr>
                <w:t>though</w:t>
              </w:r>
              <w:proofErr w:type="spellEnd"/>
              <w:r w:rsidR="00D625DE" w:rsidRPr="006C18C4">
                <w:rPr>
                  <w:rFonts w:eastAsia="Times New Roman" w:cs="Tahoma"/>
                  <w:color w:val="auto"/>
                </w:rPr>
                <w:t xml:space="preserve"> 14</w:t>
              </w:r>
            </w:ins>
            <w:ins w:id="2436" w:author="Shewmaker, Michael@Energy" w:date="2022-03-03T13:49:00Z">
              <w:r w:rsidR="004E3098">
                <w:rPr>
                  <w:rFonts w:eastAsia="Times New Roman" w:cs="Tahoma"/>
                  <w:color w:val="auto"/>
                </w:rPr>
                <w:t>; see note 4</w:t>
              </w:r>
            </w:ins>
          </w:p>
        </w:tc>
      </w:tr>
      <w:tr w:rsidR="006839D2" w:rsidRPr="006C18C4" w14:paraId="2C538916" w14:textId="77777777" w:rsidTr="00A17774">
        <w:trPr>
          <w:ins w:id="2437" w:author="Haider Alhabibi" w:date="2022-02-17T13:12:00Z"/>
        </w:trPr>
        <w:tc>
          <w:tcPr>
            <w:tcW w:w="0" w:type="auto"/>
          </w:tcPr>
          <w:p w14:paraId="65605055" w14:textId="6808D94D" w:rsidR="006839D2" w:rsidRPr="006C18C4" w:rsidRDefault="0077342C" w:rsidP="001E4910">
            <w:pPr>
              <w:pStyle w:val="ListParagraph"/>
              <w:spacing w:before="0"/>
              <w:jc w:val="center"/>
              <w:rPr>
                <w:ins w:id="2438" w:author="Haider Alhabibi" w:date="2022-02-17T13:12:00Z"/>
                <w:rFonts w:eastAsia="Times New Roman" w:cs="Tahoma"/>
                <w:color w:val="auto"/>
              </w:rPr>
            </w:pPr>
            <w:ins w:id="2439" w:author="Haider Alhabibi" w:date="2022-02-17T13:27:00Z">
              <w:r>
                <w:rPr>
                  <w:rFonts w:eastAsia="Times New Roman" w:cs="Tahoma"/>
                  <w:color w:val="auto"/>
                </w:rPr>
                <w:t>2</w:t>
              </w:r>
            </w:ins>
            <w:ins w:id="2440" w:author="Haider Alhabibi" w:date="2022-02-17T13:29:00Z">
              <w:r w:rsidR="00F653D2">
                <w:rPr>
                  <w:rFonts w:eastAsia="Times New Roman" w:cs="Tahoma"/>
                  <w:color w:val="auto"/>
                </w:rPr>
                <w:t>4</w:t>
              </w:r>
            </w:ins>
          </w:p>
        </w:tc>
        <w:tc>
          <w:tcPr>
            <w:tcW w:w="0" w:type="auto"/>
          </w:tcPr>
          <w:p w14:paraId="3AF6CA16" w14:textId="5AD52E34" w:rsidR="006839D2" w:rsidRPr="006C18C4" w:rsidRDefault="006839D2" w:rsidP="00A17774">
            <w:pPr>
              <w:pStyle w:val="ListParagraph"/>
              <w:rPr>
                <w:ins w:id="2441" w:author="Haider Alhabibi" w:date="2022-02-17T13:12:00Z"/>
                <w:rFonts w:eastAsia="Times New Roman" w:cs="Tahoma"/>
                <w:color w:val="auto"/>
              </w:rPr>
            </w:pPr>
            <w:ins w:id="2442" w:author="Haider Alhabibi" w:date="2022-02-17T13:12:00Z">
              <w:r w:rsidRPr="006C18C4">
                <w:rPr>
                  <w:rFonts w:eastAsia="Times New Roman" w:cs="Tahoma"/>
                  <w:color w:val="auto"/>
                </w:rPr>
                <w:t xml:space="preserve">Delimiter </w:t>
              </w:r>
            </w:ins>
            <w:ins w:id="2443" w:author="Haider Alhabibi" w:date="2022-02-17T13:14:00Z">
              <w:r w:rsidR="00901ED2">
                <w:rPr>
                  <w:rFonts w:eastAsia="Times New Roman" w:cs="Tahoma"/>
                  <w:color w:val="auto"/>
                </w:rPr>
                <w:t>4</w:t>
              </w:r>
            </w:ins>
          </w:p>
        </w:tc>
        <w:tc>
          <w:tcPr>
            <w:tcW w:w="0" w:type="auto"/>
          </w:tcPr>
          <w:p w14:paraId="28B3757A" w14:textId="458B6DFA" w:rsidR="006839D2" w:rsidRPr="006C18C4" w:rsidRDefault="006839D2" w:rsidP="00A17774">
            <w:pPr>
              <w:pStyle w:val="ListParagraph"/>
              <w:rPr>
                <w:ins w:id="2444" w:author="Haider Alhabibi" w:date="2022-02-17T13:12:00Z"/>
                <w:rFonts w:eastAsia="Times New Roman" w:cs="Tahoma"/>
                <w:color w:val="auto"/>
              </w:rPr>
            </w:pPr>
            <w:ins w:id="2445" w:author="Haider Alhabibi" w:date="2022-02-17T13:12:00Z">
              <w:r w:rsidRPr="006C18C4">
                <w:rPr>
                  <w:rFonts w:eastAsia="Times New Roman" w:cs="Tahoma"/>
                  <w:color w:val="auto"/>
                </w:rPr>
                <w:t>- (short hyphen)</w:t>
              </w:r>
            </w:ins>
          </w:p>
        </w:tc>
        <w:tc>
          <w:tcPr>
            <w:tcW w:w="0" w:type="auto"/>
          </w:tcPr>
          <w:p w14:paraId="07AE87BD" w14:textId="1106E6BE" w:rsidR="006839D2" w:rsidRPr="006C18C4" w:rsidRDefault="006839D2" w:rsidP="00A17774">
            <w:pPr>
              <w:pStyle w:val="ListParagraph"/>
              <w:rPr>
                <w:ins w:id="2446" w:author="Haider Alhabibi" w:date="2022-02-17T13:12:00Z"/>
                <w:rFonts w:eastAsia="Times New Roman" w:cs="Tahoma"/>
                <w:color w:val="auto"/>
              </w:rPr>
            </w:pPr>
            <w:ins w:id="2447" w:author="Haider Alhabibi" w:date="2022-02-17T13:12:00Z">
              <w:r w:rsidRPr="006C18C4">
                <w:rPr>
                  <w:rFonts w:eastAsia="Times New Roman" w:cs="Tahoma"/>
                  <w:color w:val="auto"/>
                </w:rPr>
                <w:t>Static character</w:t>
              </w:r>
            </w:ins>
          </w:p>
        </w:tc>
      </w:tr>
      <w:tr w:rsidR="009638A7" w:rsidRPr="006C18C4" w14:paraId="51223172" w14:textId="77777777" w:rsidTr="00A17774">
        <w:trPr>
          <w:ins w:id="2448" w:author="Haider Alhabibi" w:date="2022-02-17T13:16:00Z"/>
        </w:trPr>
        <w:tc>
          <w:tcPr>
            <w:tcW w:w="0" w:type="auto"/>
          </w:tcPr>
          <w:p w14:paraId="31A03190" w14:textId="2AFBC977" w:rsidR="009638A7" w:rsidRPr="006C18C4" w:rsidRDefault="0077342C" w:rsidP="00546E3F">
            <w:pPr>
              <w:pStyle w:val="ListParagraph"/>
              <w:spacing w:before="0"/>
              <w:jc w:val="center"/>
              <w:rPr>
                <w:ins w:id="2449" w:author="Haider Alhabibi" w:date="2022-02-17T13:16:00Z"/>
                <w:rFonts w:eastAsia="Times New Roman" w:cs="Tahoma"/>
                <w:color w:val="auto"/>
              </w:rPr>
            </w:pPr>
            <w:ins w:id="2450" w:author="Haider Alhabibi" w:date="2022-02-17T13:27:00Z">
              <w:r>
                <w:rPr>
                  <w:rFonts w:eastAsia="Times New Roman" w:cs="Tahoma"/>
                  <w:color w:val="auto"/>
                </w:rPr>
                <w:t>2</w:t>
              </w:r>
            </w:ins>
            <w:ins w:id="2451" w:author="Haider Alhabibi" w:date="2022-02-17T13:29:00Z">
              <w:r w:rsidR="00C67A49">
                <w:rPr>
                  <w:rFonts w:eastAsia="Times New Roman" w:cs="Tahoma"/>
                  <w:color w:val="auto"/>
                </w:rPr>
                <w:t>5</w:t>
              </w:r>
            </w:ins>
          </w:p>
        </w:tc>
        <w:tc>
          <w:tcPr>
            <w:tcW w:w="0" w:type="auto"/>
          </w:tcPr>
          <w:p w14:paraId="699A2C17" w14:textId="37DC8B49" w:rsidR="009638A7" w:rsidRPr="006C18C4" w:rsidRDefault="009638A7" w:rsidP="00A17774">
            <w:pPr>
              <w:pStyle w:val="ListParagraph"/>
              <w:spacing w:before="0"/>
              <w:rPr>
                <w:ins w:id="2452" w:author="Haider Alhabibi" w:date="2022-02-17T13:16:00Z"/>
                <w:rFonts w:eastAsia="Times New Roman" w:cs="Tahoma"/>
                <w:color w:val="auto"/>
              </w:rPr>
            </w:pPr>
            <w:ins w:id="2453" w:author="Haider Alhabibi" w:date="2022-02-17T13:16:00Z">
              <w:r w:rsidRPr="006C18C4">
                <w:rPr>
                  <w:rFonts w:eastAsia="Times New Roman" w:cs="Tahoma"/>
                  <w:color w:val="auto"/>
                </w:rPr>
                <w:t>Parent CF</w:t>
              </w:r>
            </w:ins>
            <w:ins w:id="2454" w:author="Haider Alhabibi" w:date="2022-02-17T13:17:00Z">
              <w:r>
                <w:rPr>
                  <w:rFonts w:eastAsia="Times New Roman" w:cs="Tahoma"/>
                  <w:color w:val="auto"/>
                </w:rPr>
                <w:t>2</w:t>
              </w:r>
            </w:ins>
            <w:ins w:id="2455" w:author="Haider Alhabibi" w:date="2022-02-17T13:16:00Z">
              <w:r w:rsidRPr="006C18C4">
                <w:rPr>
                  <w:rFonts w:eastAsia="Times New Roman" w:cs="Tahoma"/>
                  <w:color w:val="auto"/>
                </w:rPr>
                <w:t>R category</w:t>
              </w:r>
            </w:ins>
          </w:p>
        </w:tc>
        <w:tc>
          <w:tcPr>
            <w:tcW w:w="0" w:type="auto"/>
          </w:tcPr>
          <w:p w14:paraId="5A9A52D5" w14:textId="4F4E9DFE" w:rsidR="009638A7" w:rsidRPr="006C18C4" w:rsidRDefault="00B942AB" w:rsidP="00A17774">
            <w:pPr>
              <w:pStyle w:val="ListParagraph"/>
              <w:spacing w:before="0"/>
              <w:rPr>
                <w:ins w:id="2456" w:author="Haider Alhabibi" w:date="2022-02-17T13:16:00Z"/>
                <w:rFonts w:eastAsia="Times New Roman" w:cs="Tahoma"/>
                <w:color w:val="auto"/>
              </w:rPr>
            </w:pPr>
            <w:ins w:id="2457" w:author="Haider Alhabibi" w:date="2022-02-17T14:31:00Z">
              <w:r>
                <w:rPr>
                  <w:rFonts w:eastAsia="Times New Roman" w:cs="Tahoma"/>
                  <w:color w:val="auto"/>
                </w:rPr>
                <w:t>B,</w:t>
              </w:r>
              <w:r w:rsidR="008A66B4">
                <w:rPr>
                  <w:rFonts w:eastAsia="Times New Roman" w:cs="Tahoma"/>
                  <w:color w:val="auto"/>
                </w:rPr>
                <w:t xml:space="preserve"> </w:t>
              </w:r>
            </w:ins>
            <w:ins w:id="2458" w:author="Haider Alhabibi" w:date="2022-02-17T13:21:00Z">
              <w:r w:rsidR="00E6072C">
                <w:rPr>
                  <w:rFonts w:eastAsia="Times New Roman" w:cs="Tahoma"/>
                  <w:color w:val="auto"/>
                </w:rPr>
                <w:t>E</w:t>
              </w:r>
            </w:ins>
            <w:ins w:id="2459" w:author="Haider Alhabibi" w:date="2022-02-17T13:16:00Z">
              <w:r w:rsidR="009638A7" w:rsidRPr="006C18C4">
                <w:rPr>
                  <w:rFonts w:eastAsia="Times New Roman" w:cs="Tahoma"/>
                  <w:color w:val="auto"/>
                </w:rPr>
                <w:t xml:space="preserve">, </w:t>
              </w:r>
            </w:ins>
            <w:ins w:id="2460" w:author="Haider Alhabibi" w:date="2022-02-17T13:21:00Z">
              <w:r w:rsidR="00E6072C">
                <w:rPr>
                  <w:rFonts w:eastAsia="Times New Roman" w:cs="Tahoma"/>
                  <w:color w:val="auto"/>
                </w:rPr>
                <w:t>M</w:t>
              </w:r>
            </w:ins>
          </w:p>
        </w:tc>
        <w:tc>
          <w:tcPr>
            <w:tcW w:w="0" w:type="auto"/>
          </w:tcPr>
          <w:p w14:paraId="6D68A578" w14:textId="387FA62A" w:rsidR="009638A7" w:rsidRPr="006C18C4" w:rsidRDefault="009638A7" w:rsidP="00A17774">
            <w:pPr>
              <w:pStyle w:val="ListParagraph"/>
              <w:spacing w:before="0"/>
              <w:rPr>
                <w:ins w:id="2461" w:author="Haider Alhabibi" w:date="2022-02-17T13:16:00Z"/>
                <w:rFonts w:eastAsia="Times New Roman" w:cs="Tahoma"/>
                <w:color w:val="auto"/>
              </w:rPr>
            </w:pPr>
            <w:ins w:id="2462" w:author="Haider Alhabibi" w:date="2022-02-17T13:16:00Z">
              <w:r w:rsidRPr="006C18C4">
                <w:rPr>
                  <w:rFonts w:eastAsia="Times New Roman" w:cs="Tahoma"/>
                  <w:color w:val="auto"/>
                </w:rPr>
                <w:t>See Table 3-1a for all designators</w:t>
              </w:r>
              <w:del w:id="2463" w:author="Shewmaker, Michael@Energy" w:date="2022-03-03T14:25:00Z">
                <w:r w:rsidRPr="006C18C4" w:rsidDel="00176D85">
                  <w:rPr>
                    <w:rFonts w:eastAsia="Times New Roman" w:cs="Tahoma"/>
                    <w:color w:val="auto"/>
                  </w:rPr>
                  <w:delText>.</w:delText>
                </w:r>
              </w:del>
            </w:ins>
            <w:ins w:id="2464" w:author="Shewmaker, Michael@Energy" w:date="2022-03-03T13:50:00Z">
              <w:r w:rsidR="00932A6E">
                <w:rPr>
                  <w:rFonts w:eastAsia="Times New Roman" w:cs="Tahoma"/>
                  <w:color w:val="auto"/>
                </w:rPr>
                <w:t>; see note 7</w:t>
              </w:r>
            </w:ins>
          </w:p>
        </w:tc>
      </w:tr>
      <w:tr w:rsidR="009638A7" w:rsidRPr="006C18C4" w14:paraId="46F787C1" w14:textId="77777777" w:rsidTr="00A17774">
        <w:trPr>
          <w:ins w:id="2465" w:author="Haider Alhabibi" w:date="2022-02-17T13:16:00Z"/>
        </w:trPr>
        <w:tc>
          <w:tcPr>
            <w:tcW w:w="0" w:type="auto"/>
          </w:tcPr>
          <w:p w14:paraId="27CFB3CA" w14:textId="1C2E14C2" w:rsidR="009638A7" w:rsidRPr="006C18C4" w:rsidRDefault="00E460B2" w:rsidP="00546E3F">
            <w:pPr>
              <w:pStyle w:val="ListParagraph"/>
              <w:spacing w:before="0"/>
              <w:jc w:val="center"/>
              <w:rPr>
                <w:ins w:id="2466" w:author="Haider Alhabibi" w:date="2022-02-17T13:16:00Z"/>
                <w:rFonts w:eastAsia="Times New Roman" w:cs="Tahoma"/>
                <w:color w:val="auto"/>
              </w:rPr>
            </w:pPr>
            <w:ins w:id="2467" w:author="Haider Alhabibi" w:date="2022-02-17T13:27:00Z">
              <w:r>
                <w:rPr>
                  <w:rFonts w:eastAsia="Times New Roman" w:cs="Tahoma"/>
                  <w:color w:val="auto"/>
                </w:rPr>
                <w:t>2</w:t>
              </w:r>
            </w:ins>
            <w:ins w:id="2468" w:author="Haider Alhabibi" w:date="2022-02-17T13:29:00Z">
              <w:r w:rsidR="00C67A49">
                <w:rPr>
                  <w:rFonts w:eastAsia="Times New Roman" w:cs="Tahoma"/>
                  <w:color w:val="auto"/>
                </w:rPr>
                <w:t>6</w:t>
              </w:r>
            </w:ins>
          </w:p>
        </w:tc>
        <w:tc>
          <w:tcPr>
            <w:tcW w:w="0" w:type="auto"/>
          </w:tcPr>
          <w:p w14:paraId="663109E6" w14:textId="5AD72A62" w:rsidR="009638A7" w:rsidRPr="006C18C4" w:rsidRDefault="009638A7" w:rsidP="00A17774">
            <w:pPr>
              <w:pStyle w:val="ListParagraph"/>
              <w:spacing w:before="0"/>
              <w:rPr>
                <w:ins w:id="2469" w:author="Haider Alhabibi" w:date="2022-02-17T13:16:00Z"/>
                <w:rFonts w:eastAsia="Times New Roman" w:cs="Tahoma"/>
                <w:color w:val="auto"/>
              </w:rPr>
            </w:pPr>
            <w:ins w:id="2470" w:author="Haider Alhabibi" w:date="2022-02-17T13:16:00Z">
              <w:r w:rsidRPr="006C18C4">
                <w:rPr>
                  <w:rFonts w:eastAsia="Times New Roman" w:cs="Tahoma"/>
                  <w:color w:val="auto"/>
                </w:rPr>
                <w:t>Parent CF</w:t>
              </w:r>
            </w:ins>
            <w:ins w:id="2471" w:author="Haider Alhabibi" w:date="2022-02-17T13:17:00Z">
              <w:r>
                <w:rPr>
                  <w:rFonts w:eastAsia="Times New Roman" w:cs="Tahoma"/>
                  <w:color w:val="auto"/>
                </w:rPr>
                <w:t>2</w:t>
              </w:r>
            </w:ins>
            <w:ins w:id="2472" w:author="Haider Alhabibi" w:date="2022-02-17T13:16:00Z">
              <w:r w:rsidRPr="006C18C4">
                <w:rPr>
                  <w:rFonts w:eastAsia="Times New Roman" w:cs="Tahoma"/>
                  <w:color w:val="auto"/>
                </w:rPr>
                <w:t>R number, first</w:t>
              </w:r>
            </w:ins>
          </w:p>
        </w:tc>
        <w:tc>
          <w:tcPr>
            <w:tcW w:w="0" w:type="auto"/>
          </w:tcPr>
          <w:p w14:paraId="02559B45" w14:textId="51745D92" w:rsidR="009638A7" w:rsidRPr="006C18C4" w:rsidRDefault="004018F2" w:rsidP="00A17774">
            <w:pPr>
              <w:pStyle w:val="ListParagraph"/>
              <w:spacing w:before="0"/>
              <w:rPr>
                <w:ins w:id="2473" w:author="Haider Alhabibi" w:date="2022-02-17T13:16:00Z"/>
                <w:rFonts w:eastAsia="Times New Roman" w:cs="Tahoma"/>
                <w:color w:val="auto"/>
              </w:rPr>
            </w:pPr>
            <w:ins w:id="2474" w:author="Haider Alhabibi" w:date="2022-02-17T13:25:00Z">
              <w:r>
                <w:rPr>
                  <w:rFonts w:eastAsia="Times New Roman" w:cs="Tahoma"/>
                  <w:color w:val="auto"/>
                </w:rPr>
                <w:t>2</w:t>
              </w:r>
            </w:ins>
            <w:ins w:id="2475" w:author="Haider Alhabibi" w:date="2022-02-17T13:16:00Z">
              <w:r w:rsidR="009638A7" w:rsidRPr="006C18C4">
                <w:rPr>
                  <w:rFonts w:eastAsia="Times New Roman" w:cs="Tahoma"/>
                  <w:color w:val="auto"/>
                </w:rPr>
                <w:t xml:space="preserve"> (</w:t>
              </w:r>
            </w:ins>
            <w:ins w:id="2476" w:author="Haider Alhabibi" w:date="2022-02-17T13:25:00Z">
              <w:r>
                <w:rPr>
                  <w:rFonts w:eastAsia="Times New Roman" w:cs="Tahoma"/>
                  <w:color w:val="auto"/>
                </w:rPr>
                <w:t>MC</w:t>
              </w:r>
            </w:ins>
            <w:ins w:id="2477" w:author="Haider Alhabibi" w:date="2022-02-17T13:26:00Z">
              <w:r>
                <w:rPr>
                  <w:rFonts w:eastAsia="Times New Roman" w:cs="Tahoma"/>
                  <w:color w:val="auto"/>
                </w:rPr>
                <w:t>H</w:t>
              </w:r>
            </w:ins>
            <w:ins w:id="2478" w:author="Haider Alhabibi" w:date="2022-02-17T13:16:00Z">
              <w:r w:rsidR="009638A7" w:rsidRPr="006C18C4">
                <w:rPr>
                  <w:rFonts w:eastAsia="Times New Roman" w:cs="Tahoma"/>
                  <w:color w:val="auto"/>
                </w:rPr>
                <w:t>-</w:t>
              </w:r>
            </w:ins>
            <w:ins w:id="2479" w:author="Haider Alhabibi" w:date="2022-02-17T13:26:00Z">
              <w:r>
                <w:rPr>
                  <w:rFonts w:eastAsia="Times New Roman" w:cs="Tahoma"/>
                  <w:color w:val="auto"/>
                </w:rPr>
                <w:t>2</w:t>
              </w:r>
            </w:ins>
            <w:ins w:id="2480" w:author="Haider Alhabibi" w:date="2022-02-17T13:16:00Z">
              <w:r w:rsidR="009638A7" w:rsidRPr="006C18C4">
                <w:rPr>
                  <w:rFonts w:eastAsia="Times New Roman" w:cs="Tahoma"/>
                  <w:color w:val="auto"/>
                </w:rPr>
                <w:t>1)</w:t>
              </w:r>
            </w:ins>
          </w:p>
        </w:tc>
        <w:tc>
          <w:tcPr>
            <w:tcW w:w="0" w:type="auto"/>
          </w:tcPr>
          <w:p w14:paraId="293249F5" w14:textId="5B3FC247" w:rsidR="009638A7" w:rsidRPr="006C18C4" w:rsidRDefault="009638A7" w:rsidP="00A17774">
            <w:pPr>
              <w:pStyle w:val="ListParagraph"/>
              <w:spacing w:before="0"/>
              <w:rPr>
                <w:ins w:id="2481" w:author="Haider Alhabibi" w:date="2022-02-17T13:16:00Z"/>
                <w:rFonts w:eastAsia="Times New Roman" w:cs="Tahoma"/>
                <w:color w:val="auto"/>
              </w:rPr>
            </w:pPr>
            <w:ins w:id="2482" w:author="Haider Alhabibi" w:date="2022-02-17T13:16:00Z">
              <w:r w:rsidRPr="006C18C4">
                <w:rPr>
                  <w:rFonts w:eastAsia="Times New Roman" w:cs="Tahoma"/>
                  <w:color w:val="auto"/>
                </w:rPr>
                <w:t>Parent CF</w:t>
              </w:r>
            </w:ins>
            <w:ins w:id="2483" w:author="Haider Alhabibi" w:date="2022-02-17T13:21:00Z">
              <w:r w:rsidR="00A05FBC">
                <w:rPr>
                  <w:rFonts w:eastAsia="Times New Roman" w:cs="Tahoma"/>
                  <w:color w:val="auto"/>
                </w:rPr>
                <w:t>2</w:t>
              </w:r>
            </w:ins>
            <w:ins w:id="2484" w:author="Haider Alhabibi" w:date="2022-02-17T13:16:00Z">
              <w:r w:rsidRPr="006C18C4">
                <w:rPr>
                  <w:rFonts w:eastAsia="Times New Roman" w:cs="Tahoma"/>
                  <w:color w:val="auto"/>
                </w:rPr>
                <w:t>R</w:t>
              </w:r>
            </w:ins>
            <w:ins w:id="2485" w:author="Shewmaker, Michael@Energy" w:date="2022-03-03T13:50:00Z">
              <w:r w:rsidR="00932A6E">
                <w:rPr>
                  <w:rFonts w:eastAsia="Times New Roman" w:cs="Tahoma"/>
                  <w:color w:val="auto"/>
                </w:rPr>
                <w:t>; see note 7</w:t>
              </w:r>
            </w:ins>
          </w:p>
        </w:tc>
      </w:tr>
      <w:tr w:rsidR="009638A7" w:rsidRPr="006C18C4" w14:paraId="16FD1651" w14:textId="77777777" w:rsidTr="00A17774">
        <w:trPr>
          <w:ins w:id="2486" w:author="Haider Alhabibi" w:date="2022-02-17T13:16:00Z"/>
        </w:trPr>
        <w:tc>
          <w:tcPr>
            <w:tcW w:w="0" w:type="auto"/>
          </w:tcPr>
          <w:p w14:paraId="211FE170" w14:textId="3FE66C49" w:rsidR="009638A7" w:rsidRPr="006C18C4" w:rsidRDefault="00E460B2" w:rsidP="00546E3F">
            <w:pPr>
              <w:pStyle w:val="ListParagraph"/>
              <w:spacing w:before="0"/>
              <w:jc w:val="center"/>
              <w:rPr>
                <w:ins w:id="2487" w:author="Haider Alhabibi" w:date="2022-02-17T13:16:00Z"/>
                <w:rFonts w:eastAsia="Times New Roman" w:cs="Tahoma"/>
                <w:color w:val="auto"/>
              </w:rPr>
            </w:pPr>
            <w:ins w:id="2488" w:author="Haider Alhabibi" w:date="2022-02-17T13:28:00Z">
              <w:r>
                <w:rPr>
                  <w:rFonts w:eastAsia="Times New Roman" w:cs="Tahoma"/>
                  <w:color w:val="auto"/>
                </w:rPr>
                <w:t>2</w:t>
              </w:r>
            </w:ins>
            <w:ins w:id="2489" w:author="Haider Alhabibi" w:date="2022-02-17T13:29:00Z">
              <w:r w:rsidR="00C67A49">
                <w:rPr>
                  <w:rFonts w:eastAsia="Times New Roman" w:cs="Tahoma"/>
                  <w:color w:val="auto"/>
                </w:rPr>
                <w:t>7</w:t>
              </w:r>
            </w:ins>
          </w:p>
        </w:tc>
        <w:tc>
          <w:tcPr>
            <w:tcW w:w="0" w:type="auto"/>
          </w:tcPr>
          <w:p w14:paraId="5F1855DC" w14:textId="0B87CC0E" w:rsidR="009638A7" w:rsidRPr="006C18C4" w:rsidRDefault="009638A7" w:rsidP="00A17774">
            <w:pPr>
              <w:pStyle w:val="ListParagraph"/>
              <w:spacing w:before="0"/>
              <w:rPr>
                <w:ins w:id="2490" w:author="Haider Alhabibi" w:date="2022-02-17T13:16:00Z"/>
                <w:rFonts w:eastAsia="Times New Roman" w:cs="Tahoma"/>
                <w:color w:val="auto"/>
              </w:rPr>
            </w:pPr>
            <w:ins w:id="2491" w:author="Haider Alhabibi" w:date="2022-02-17T13:16:00Z">
              <w:r w:rsidRPr="006C18C4">
                <w:rPr>
                  <w:rFonts w:eastAsia="Times New Roman" w:cs="Tahoma"/>
                  <w:color w:val="auto"/>
                </w:rPr>
                <w:t>Parent CF</w:t>
              </w:r>
            </w:ins>
            <w:ins w:id="2492" w:author="Haider Alhabibi" w:date="2022-02-17T13:18:00Z">
              <w:r w:rsidR="008D60DC">
                <w:rPr>
                  <w:rFonts w:eastAsia="Times New Roman" w:cs="Tahoma"/>
                  <w:color w:val="auto"/>
                </w:rPr>
                <w:t>2</w:t>
              </w:r>
            </w:ins>
            <w:ins w:id="2493" w:author="Haider Alhabibi" w:date="2022-02-17T13:16:00Z">
              <w:r w:rsidRPr="006C18C4">
                <w:rPr>
                  <w:rFonts w:eastAsia="Times New Roman" w:cs="Tahoma"/>
                  <w:color w:val="auto"/>
                </w:rPr>
                <w:t>R number, second</w:t>
              </w:r>
            </w:ins>
          </w:p>
        </w:tc>
        <w:tc>
          <w:tcPr>
            <w:tcW w:w="0" w:type="auto"/>
          </w:tcPr>
          <w:p w14:paraId="43A2C066" w14:textId="40A9E549" w:rsidR="009638A7" w:rsidRPr="006C18C4" w:rsidRDefault="009638A7" w:rsidP="00A17774">
            <w:pPr>
              <w:pStyle w:val="ListParagraph"/>
              <w:spacing w:before="0"/>
              <w:rPr>
                <w:ins w:id="2494" w:author="Haider Alhabibi" w:date="2022-02-17T13:16:00Z"/>
                <w:rFonts w:eastAsia="Times New Roman" w:cs="Tahoma"/>
                <w:color w:val="auto"/>
              </w:rPr>
            </w:pPr>
            <w:ins w:id="2495" w:author="Haider Alhabibi" w:date="2022-02-17T13:16:00Z">
              <w:r w:rsidRPr="006C18C4">
                <w:rPr>
                  <w:rFonts w:eastAsia="Times New Roman" w:cs="Tahoma"/>
                  <w:color w:val="auto"/>
                </w:rPr>
                <w:t>1 (</w:t>
              </w:r>
            </w:ins>
            <w:ins w:id="2496" w:author="Haider Alhabibi" w:date="2022-02-17T13:22:00Z">
              <w:r w:rsidR="00822057">
                <w:rPr>
                  <w:rFonts w:eastAsia="Times New Roman" w:cs="Tahoma"/>
                  <w:color w:val="auto"/>
                </w:rPr>
                <w:t>MCH</w:t>
              </w:r>
            </w:ins>
            <w:ins w:id="2497" w:author="Haider Alhabibi" w:date="2022-02-17T13:16:00Z">
              <w:r w:rsidRPr="006C18C4">
                <w:rPr>
                  <w:rFonts w:eastAsia="Times New Roman" w:cs="Tahoma"/>
                  <w:color w:val="auto"/>
                </w:rPr>
                <w:t>-</w:t>
              </w:r>
            </w:ins>
            <w:ins w:id="2498" w:author="Haider Alhabibi" w:date="2022-02-17T13:26:00Z">
              <w:r w:rsidR="003B1D1D">
                <w:rPr>
                  <w:rFonts w:eastAsia="Times New Roman" w:cs="Tahoma"/>
                  <w:color w:val="auto"/>
                </w:rPr>
                <w:t>2</w:t>
              </w:r>
            </w:ins>
            <w:ins w:id="2499" w:author="Haider Alhabibi" w:date="2022-02-17T13:16:00Z">
              <w:r w:rsidRPr="006C18C4">
                <w:rPr>
                  <w:rFonts w:eastAsia="Times New Roman" w:cs="Tahoma"/>
                  <w:color w:val="auto"/>
                </w:rPr>
                <w:t>1)</w:t>
              </w:r>
            </w:ins>
          </w:p>
        </w:tc>
        <w:tc>
          <w:tcPr>
            <w:tcW w:w="0" w:type="auto"/>
          </w:tcPr>
          <w:p w14:paraId="55BBDCF9" w14:textId="300097BF" w:rsidR="009638A7" w:rsidRPr="006C18C4" w:rsidRDefault="009638A7" w:rsidP="00A17774">
            <w:pPr>
              <w:pStyle w:val="ListParagraph"/>
              <w:spacing w:before="0"/>
              <w:rPr>
                <w:ins w:id="2500" w:author="Haider Alhabibi" w:date="2022-02-17T13:16:00Z"/>
                <w:rFonts w:eastAsia="Times New Roman" w:cs="Tahoma"/>
                <w:color w:val="auto"/>
              </w:rPr>
            </w:pPr>
            <w:ins w:id="2501" w:author="Haider Alhabibi" w:date="2022-02-17T13:16:00Z">
              <w:r w:rsidRPr="006C18C4">
                <w:rPr>
                  <w:rFonts w:eastAsia="Times New Roman" w:cs="Tahoma"/>
                  <w:color w:val="auto"/>
                </w:rPr>
                <w:t>Parent CF</w:t>
              </w:r>
            </w:ins>
            <w:ins w:id="2502" w:author="Haider Alhabibi" w:date="2022-02-17T13:23:00Z">
              <w:r w:rsidR="006A7CBE">
                <w:rPr>
                  <w:rFonts w:eastAsia="Times New Roman" w:cs="Tahoma"/>
                  <w:color w:val="auto"/>
                </w:rPr>
                <w:t>2</w:t>
              </w:r>
            </w:ins>
            <w:ins w:id="2503" w:author="Haider Alhabibi" w:date="2022-02-17T13:16:00Z">
              <w:r w:rsidRPr="006C18C4">
                <w:rPr>
                  <w:rFonts w:eastAsia="Times New Roman" w:cs="Tahoma"/>
                  <w:color w:val="auto"/>
                </w:rPr>
                <w:t>R</w:t>
              </w:r>
            </w:ins>
            <w:ins w:id="2504" w:author="Shewmaker, Michael@Energy" w:date="2022-03-03T13:50:00Z">
              <w:r w:rsidR="00932A6E">
                <w:rPr>
                  <w:rFonts w:eastAsia="Times New Roman" w:cs="Tahoma"/>
                  <w:color w:val="auto"/>
                </w:rPr>
                <w:t>; see note 7</w:t>
              </w:r>
            </w:ins>
          </w:p>
        </w:tc>
      </w:tr>
      <w:tr w:rsidR="009638A7" w:rsidRPr="006C18C4" w14:paraId="66DE2E4E" w14:textId="77777777" w:rsidTr="00A17774">
        <w:trPr>
          <w:ins w:id="2505" w:author="Haider Alhabibi" w:date="2022-02-17T13:16:00Z"/>
        </w:trPr>
        <w:tc>
          <w:tcPr>
            <w:tcW w:w="0" w:type="auto"/>
          </w:tcPr>
          <w:p w14:paraId="064DD20F" w14:textId="55B887BE" w:rsidR="009638A7" w:rsidRPr="006C18C4" w:rsidRDefault="00E460B2" w:rsidP="00546E3F">
            <w:pPr>
              <w:pStyle w:val="ListParagraph"/>
              <w:spacing w:before="0"/>
              <w:jc w:val="center"/>
              <w:rPr>
                <w:ins w:id="2506" w:author="Haider Alhabibi" w:date="2022-02-17T13:16:00Z"/>
                <w:rFonts w:eastAsia="Times New Roman" w:cs="Tahoma"/>
                <w:color w:val="auto"/>
              </w:rPr>
            </w:pPr>
            <w:ins w:id="2507" w:author="Haider Alhabibi" w:date="2022-02-17T13:28:00Z">
              <w:r>
                <w:rPr>
                  <w:rFonts w:eastAsia="Times New Roman" w:cs="Tahoma"/>
                  <w:color w:val="auto"/>
                </w:rPr>
                <w:t>2</w:t>
              </w:r>
            </w:ins>
            <w:ins w:id="2508" w:author="Haider Alhabibi" w:date="2022-02-17T13:30:00Z">
              <w:r w:rsidR="00C67A49">
                <w:rPr>
                  <w:rFonts w:eastAsia="Times New Roman" w:cs="Tahoma"/>
                  <w:color w:val="auto"/>
                </w:rPr>
                <w:t>8</w:t>
              </w:r>
            </w:ins>
          </w:p>
        </w:tc>
        <w:tc>
          <w:tcPr>
            <w:tcW w:w="0" w:type="auto"/>
          </w:tcPr>
          <w:p w14:paraId="72803880" w14:textId="5443EA1F" w:rsidR="009638A7" w:rsidRPr="006C18C4" w:rsidRDefault="009638A7" w:rsidP="00A17774">
            <w:pPr>
              <w:pStyle w:val="ListParagraph"/>
              <w:spacing w:before="0"/>
              <w:rPr>
                <w:ins w:id="2509" w:author="Haider Alhabibi" w:date="2022-02-17T13:16:00Z"/>
                <w:rFonts w:eastAsia="Times New Roman" w:cs="Tahoma"/>
                <w:color w:val="auto"/>
              </w:rPr>
            </w:pPr>
            <w:ins w:id="2510" w:author="Haider Alhabibi" w:date="2022-02-17T13:16:00Z">
              <w:r w:rsidRPr="006C18C4">
                <w:rPr>
                  <w:rFonts w:eastAsia="Times New Roman" w:cs="Tahoma"/>
                  <w:color w:val="auto"/>
                </w:rPr>
                <w:t>CF</w:t>
              </w:r>
            </w:ins>
            <w:ins w:id="2511" w:author="Haider Alhabibi" w:date="2022-02-17T13:17:00Z">
              <w:r>
                <w:rPr>
                  <w:rFonts w:eastAsia="Times New Roman" w:cs="Tahoma"/>
                  <w:color w:val="auto"/>
                </w:rPr>
                <w:t>2</w:t>
              </w:r>
            </w:ins>
            <w:ins w:id="2512" w:author="Haider Alhabibi" w:date="2022-02-17T13:16:00Z">
              <w:r w:rsidRPr="006C18C4">
                <w:rPr>
                  <w:rFonts w:eastAsia="Times New Roman" w:cs="Tahoma"/>
                  <w:color w:val="auto"/>
                </w:rPr>
                <w:t xml:space="preserve">R count, </w:t>
              </w:r>
            </w:ins>
            <w:ins w:id="2513" w:author="Haider Alhabibi" w:date="2022-02-17T13:24:00Z">
              <w:r w:rsidR="00BD2517">
                <w:rPr>
                  <w:rFonts w:eastAsia="Times New Roman" w:cs="Tahoma"/>
                  <w:color w:val="auto"/>
                </w:rPr>
                <w:t>hund</w:t>
              </w:r>
              <w:r w:rsidR="00FA6B73">
                <w:rPr>
                  <w:rFonts w:eastAsia="Times New Roman" w:cs="Tahoma"/>
                  <w:color w:val="auto"/>
                </w:rPr>
                <w:t>reds</w:t>
              </w:r>
            </w:ins>
          </w:p>
        </w:tc>
        <w:tc>
          <w:tcPr>
            <w:tcW w:w="0" w:type="auto"/>
          </w:tcPr>
          <w:p w14:paraId="3C048966" w14:textId="77777777" w:rsidR="009638A7" w:rsidRPr="006C18C4" w:rsidRDefault="009638A7" w:rsidP="00A17774">
            <w:pPr>
              <w:pStyle w:val="ListParagraph"/>
              <w:spacing w:before="0"/>
              <w:rPr>
                <w:ins w:id="2514" w:author="Haider Alhabibi" w:date="2022-02-17T13:16:00Z"/>
                <w:rFonts w:eastAsia="Times New Roman" w:cs="Tahoma"/>
                <w:color w:val="auto"/>
              </w:rPr>
            </w:pPr>
            <w:ins w:id="2515" w:author="Haider Alhabibi" w:date="2022-02-17T13:16:00Z">
              <w:r w:rsidRPr="006C18C4">
                <w:rPr>
                  <w:rFonts w:eastAsia="Times New Roman" w:cs="Tahoma"/>
                  <w:color w:val="auto"/>
                </w:rPr>
                <w:t>0-9</w:t>
              </w:r>
            </w:ins>
          </w:p>
        </w:tc>
        <w:tc>
          <w:tcPr>
            <w:tcW w:w="0" w:type="auto"/>
          </w:tcPr>
          <w:p w14:paraId="1517F47C" w14:textId="52E42CD4" w:rsidR="009638A7" w:rsidRPr="006C18C4" w:rsidRDefault="009638A7" w:rsidP="00A17774">
            <w:pPr>
              <w:pStyle w:val="ListParagraph"/>
              <w:spacing w:before="0"/>
              <w:rPr>
                <w:ins w:id="2516" w:author="Haider Alhabibi" w:date="2022-02-17T13:16:00Z"/>
                <w:rFonts w:eastAsia="Times New Roman" w:cs="Tahoma"/>
                <w:color w:val="auto"/>
              </w:rPr>
            </w:pPr>
            <w:ins w:id="2517" w:author="Haider Alhabibi" w:date="2022-02-17T13:16:00Z">
              <w:r w:rsidRPr="006C18C4">
                <w:rPr>
                  <w:rFonts w:eastAsia="Times New Roman" w:cs="Tahoma"/>
                  <w:color w:val="auto"/>
                </w:rPr>
                <w:t xml:space="preserve">Serialized using digits 8 </w:t>
              </w:r>
              <w:proofErr w:type="spellStart"/>
              <w:r w:rsidRPr="006C18C4">
                <w:rPr>
                  <w:rFonts w:eastAsia="Times New Roman" w:cs="Tahoma"/>
                  <w:color w:val="auto"/>
                </w:rPr>
                <w:t>though</w:t>
              </w:r>
              <w:proofErr w:type="spellEnd"/>
              <w:r w:rsidRPr="006C18C4">
                <w:rPr>
                  <w:rFonts w:eastAsia="Times New Roman" w:cs="Tahoma"/>
                  <w:color w:val="auto"/>
                </w:rPr>
                <w:t xml:space="preserve"> 14</w:t>
              </w:r>
            </w:ins>
            <w:ins w:id="2518" w:author="Shewmaker, Michael@Energy" w:date="2022-03-03T13:49:00Z">
              <w:r w:rsidR="008F319B">
                <w:rPr>
                  <w:rFonts w:eastAsia="Times New Roman" w:cs="Tahoma"/>
                  <w:color w:val="auto"/>
                </w:rPr>
                <w:t>; see note 5</w:t>
              </w:r>
            </w:ins>
            <w:ins w:id="2519" w:author="Shewmaker, Michael@Energy" w:date="2022-03-03T13:50:00Z">
              <w:r w:rsidR="00932A6E">
                <w:rPr>
                  <w:rFonts w:eastAsia="Times New Roman" w:cs="Tahoma"/>
                  <w:color w:val="auto"/>
                </w:rPr>
                <w:t>; see note 7</w:t>
              </w:r>
            </w:ins>
          </w:p>
        </w:tc>
      </w:tr>
      <w:tr w:rsidR="009638A7" w:rsidRPr="006C18C4" w14:paraId="379CF1AF" w14:textId="77777777" w:rsidTr="00A17774">
        <w:trPr>
          <w:ins w:id="2520" w:author="Haider Alhabibi" w:date="2022-02-17T13:16:00Z"/>
        </w:trPr>
        <w:tc>
          <w:tcPr>
            <w:tcW w:w="0" w:type="auto"/>
          </w:tcPr>
          <w:p w14:paraId="74A34D22" w14:textId="0F66215C" w:rsidR="009638A7" w:rsidRPr="006C18C4" w:rsidRDefault="00C67A49" w:rsidP="00546E3F">
            <w:pPr>
              <w:pStyle w:val="ListParagraph"/>
              <w:spacing w:before="0"/>
              <w:jc w:val="center"/>
              <w:rPr>
                <w:ins w:id="2521" w:author="Haider Alhabibi" w:date="2022-02-17T13:16:00Z"/>
                <w:rFonts w:eastAsia="Times New Roman" w:cs="Tahoma"/>
                <w:color w:val="auto"/>
              </w:rPr>
            </w:pPr>
            <w:ins w:id="2522" w:author="Haider Alhabibi" w:date="2022-02-17T13:30:00Z">
              <w:r>
                <w:rPr>
                  <w:rFonts w:eastAsia="Times New Roman" w:cs="Tahoma"/>
                  <w:color w:val="auto"/>
                </w:rPr>
                <w:t>29</w:t>
              </w:r>
            </w:ins>
          </w:p>
        </w:tc>
        <w:tc>
          <w:tcPr>
            <w:tcW w:w="0" w:type="auto"/>
          </w:tcPr>
          <w:p w14:paraId="37D319A6" w14:textId="3DBE8766" w:rsidR="009638A7" w:rsidRPr="006C18C4" w:rsidRDefault="009638A7" w:rsidP="00A17774">
            <w:pPr>
              <w:pStyle w:val="ListParagraph"/>
              <w:spacing w:before="0"/>
              <w:rPr>
                <w:ins w:id="2523" w:author="Haider Alhabibi" w:date="2022-02-17T13:16:00Z"/>
                <w:rFonts w:eastAsia="Times New Roman" w:cs="Tahoma"/>
                <w:color w:val="auto"/>
              </w:rPr>
            </w:pPr>
            <w:ins w:id="2524" w:author="Haider Alhabibi" w:date="2022-02-17T13:16:00Z">
              <w:r w:rsidRPr="006C18C4">
                <w:rPr>
                  <w:rFonts w:eastAsia="Times New Roman" w:cs="Tahoma"/>
                  <w:color w:val="auto"/>
                </w:rPr>
                <w:t>CF</w:t>
              </w:r>
            </w:ins>
            <w:ins w:id="2525" w:author="Haider Alhabibi" w:date="2022-02-17T13:18:00Z">
              <w:r>
                <w:rPr>
                  <w:rFonts w:eastAsia="Times New Roman" w:cs="Tahoma"/>
                  <w:color w:val="auto"/>
                </w:rPr>
                <w:t>2</w:t>
              </w:r>
            </w:ins>
            <w:ins w:id="2526" w:author="Haider Alhabibi" w:date="2022-02-17T13:16:00Z">
              <w:r w:rsidRPr="006C18C4">
                <w:rPr>
                  <w:rFonts w:eastAsia="Times New Roman" w:cs="Tahoma"/>
                  <w:color w:val="auto"/>
                </w:rPr>
                <w:t xml:space="preserve">R count, </w:t>
              </w:r>
            </w:ins>
            <w:ins w:id="2527" w:author="Haider Alhabibi" w:date="2022-02-17T13:24:00Z">
              <w:r w:rsidR="00FA6B73">
                <w:rPr>
                  <w:rFonts w:eastAsia="Times New Roman" w:cs="Tahoma"/>
                  <w:color w:val="auto"/>
                </w:rPr>
                <w:t>tens</w:t>
              </w:r>
            </w:ins>
          </w:p>
        </w:tc>
        <w:tc>
          <w:tcPr>
            <w:tcW w:w="0" w:type="auto"/>
          </w:tcPr>
          <w:p w14:paraId="388BB85E" w14:textId="77777777" w:rsidR="009638A7" w:rsidRPr="006C18C4" w:rsidRDefault="009638A7" w:rsidP="00A17774">
            <w:pPr>
              <w:pStyle w:val="ListParagraph"/>
              <w:spacing w:before="0"/>
              <w:rPr>
                <w:ins w:id="2528" w:author="Haider Alhabibi" w:date="2022-02-17T13:16:00Z"/>
                <w:rFonts w:eastAsia="Times New Roman" w:cs="Tahoma"/>
                <w:color w:val="auto"/>
              </w:rPr>
            </w:pPr>
            <w:ins w:id="2529" w:author="Haider Alhabibi" w:date="2022-02-17T13:16:00Z">
              <w:r w:rsidRPr="006C18C4">
                <w:rPr>
                  <w:rFonts w:eastAsia="Times New Roman" w:cs="Tahoma"/>
                  <w:color w:val="auto"/>
                </w:rPr>
                <w:t>0-9</w:t>
              </w:r>
            </w:ins>
          </w:p>
        </w:tc>
        <w:tc>
          <w:tcPr>
            <w:tcW w:w="0" w:type="auto"/>
          </w:tcPr>
          <w:p w14:paraId="632CB76D" w14:textId="2169B59C" w:rsidR="009638A7" w:rsidRPr="006C18C4" w:rsidRDefault="009638A7" w:rsidP="00A17774">
            <w:pPr>
              <w:pStyle w:val="ListParagraph"/>
              <w:spacing w:before="0"/>
              <w:rPr>
                <w:ins w:id="2530" w:author="Haider Alhabibi" w:date="2022-02-17T13:16:00Z"/>
                <w:rFonts w:eastAsia="Times New Roman" w:cs="Tahoma"/>
                <w:color w:val="auto"/>
              </w:rPr>
            </w:pPr>
            <w:ins w:id="2531" w:author="Haider Alhabibi" w:date="2022-02-17T13:16:00Z">
              <w:r w:rsidRPr="006C18C4">
                <w:rPr>
                  <w:rFonts w:eastAsia="Times New Roman" w:cs="Tahoma"/>
                  <w:color w:val="auto"/>
                </w:rPr>
                <w:t>Serialized using digits 8 th</w:t>
              </w:r>
              <w:r>
                <w:rPr>
                  <w:rFonts w:eastAsia="Times New Roman" w:cs="Tahoma"/>
                  <w:color w:val="auto"/>
                </w:rPr>
                <w:t>r</w:t>
              </w:r>
              <w:r w:rsidRPr="006C18C4">
                <w:rPr>
                  <w:rFonts w:eastAsia="Times New Roman" w:cs="Tahoma"/>
                  <w:color w:val="auto"/>
                </w:rPr>
                <w:t>ough 14</w:t>
              </w:r>
            </w:ins>
            <w:ins w:id="2532" w:author="Shewmaker, Michael@Energy" w:date="2022-03-03T13:49:00Z">
              <w:r w:rsidR="008F319B">
                <w:rPr>
                  <w:rFonts w:eastAsia="Times New Roman" w:cs="Tahoma"/>
                  <w:color w:val="auto"/>
                </w:rPr>
                <w:t>; see note 5</w:t>
              </w:r>
            </w:ins>
            <w:ins w:id="2533" w:author="Shewmaker, Michael@Energy" w:date="2022-03-03T13:50:00Z">
              <w:r w:rsidR="00932A6E">
                <w:rPr>
                  <w:rFonts w:eastAsia="Times New Roman" w:cs="Tahoma"/>
                  <w:color w:val="auto"/>
                </w:rPr>
                <w:t>; see note 7</w:t>
              </w:r>
            </w:ins>
          </w:p>
        </w:tc>
      </w:tr>
      <w:tr w:rsidR="009638A7" w:rsidRPr="006C18C4" w14:paraId="37B4A14B" w14:textId="77777777" w:rsidTr="00A17774">
        <w:trPr>
          <w:ins w:id="2534" w:author="Haider Alhabibi" w:date="2022-02-17T13:16:00Z"/>
        </w:trPr>
        <w:tc>
          <w:tcPr>
            <w:tcW w:w="0" w:type="auto"/>
          </w:tcPr>
          <w:p w14:paraId="1AF08EBC" w14:textId="225CA646" w:rsidR="009638A7" w:rsidRPr="006C18C4" w:rsidRDefault="00C67A49" w:rsidP="00546E3F">
            <w:pPr>
              <w:pStyle w:val="ListParagraph"/>
              <w:spacing w:before="0"/>
              <w:jc w:val="center"/>
              <w:rPr>
                <w:ins w:id="2535" w:author="Haider Alhabibi" w:date="2022-02-17T13:16:00Z"/>
                <w:rFonts w:eastAsia="Times New Roman" w:cs="Tahoma"/>
                <w:color w:val="auto"/>
              </w:rPr>
            </w:pPr>
            <w:ins w:id="2536" w:author="Haider Alhabibi" w:date="2022-02-17T13:30:00Z">
              <w:r>
                <w:rPr>
                  <w:rFonts w:eastAsia="Times New Roman" w:cs="Tahoma"/>
                  <w:color w:val="auto"/>
                </w:rPr>
                <w:t>30</w:t>
              </w:r>
            </w:ins>
          </w:p>
        </w:tc>
        <w:tc>
          <w:tcPr>
            <w:tcW w:w="0" w:type="auto"/>
          </w:tcPr>
          <w:p w14:paraId="19A072B4" w14:textId="33764360" w:rsidR="009638A7" w:rsidRPr="006C18C4" w:rsidRDefault="009638A7" w:rsidP="00A17774">
            <w:pPr>
              <w:pStyle w:val="ListParagraph"/>
              <w:spacing w:before="0"/>
              <w:rPr>
                <w:ins w:id="2537" w:author="Haider Alhabibi" w:date="2022-02-17T13:16:00Z"/>
                <w:rFonts w:eastAsia="Times New Roman" w:cs="Tahoma"/>
                <w:color w:val="auto"/>
              </w:rPr>
            </w:pPr>
            <w:ins w:id="2538" w:author="Haider Alhabibi" w:date="2022-02-17T13:16:00Z">
              <w:r w:rsidRPr="006C18C4">
                <w:rPr>
                  <w:rFonts w:eastAsia="Times New Roman" w:cs="Tahoma"/>
                  <w:color w:val="auto"/>
                </w:rPr>
                <w:t>CF</w:t>
              </w:r>
            </w:ins>
            <w:ins w:id="2539" w:author="Haider Alhabibi" w:date="2022-02-17T13:18:00Z">
              <w:r>
                <w:rPr>
                  <w:rFonts w:eastAsia="Times New Roman" w:cs="Tahoma"/>
                  <w:color w:val="auto"/>
                </w:rPr>
                <w:t>2</w:t>
              </w:r>
            </w:ins>
            <w:ins w:id="2540" w:author="Haider Alhabibi" w:date="2022-02-17T13:16:00Z">
              <w:r w:rsidRPr="006C18C4">
                <w:rPr>
                  <w:rFonts w:eastAsia="Times New Roman" w:cs="Tahoma"/>
                  <w:color w:val="auto"/>
                </w:rPr>
                <w:t xml:space="preserve">R count, </w:t>
              </w:r>
            </w:ins>
            <w:ins w:id="2541" w:author="Haider Alhabibi" w:date="2022-02-17T13:24:00Z">
              <w:r w:rsidR="00FA6B73">
                <w:rPr>
                  <w:rFonts w:eastAsia="Times New Roman" w:cs="Tahoma"/>
                  <w:color w:val="auto"/>
                </w:rPr>
                <w:t>ones</w:t>
              </w:r>
            </w:ins>
          </w:p>
        </w:tc>
        <w:tc>
          <w:tcPr>
            <w:tcW w:w="0" w:type="auto"/>
          </w:tcPr>
          <w:p w14:paraId="3B5D23E8" w14:textId="77777777" w:rsidR="009638A7" w:rsidRPr="006C18C4" w:rsidRDefault="009638A7" w:rsidP="00A17774">
            <w:pPr>
              <w:pStyle w:val="ListParagraph"/>
              <w:spacing w:before="0"/>
              <w:rPr>
                <w:ins w:id="2542" w:author="Haider Alhabibi" w:date="2022-02-17T13:16:00Z"/>
                <w:rFonts w:eastAsia="Times New Roman" w:cs="Tahoma"/>
                <w:color w:val="auto"/>
              </w:rPr>
            </w:pPr>
            <w:ins w:id="2543" w:author="Haider Alhabibi" w:date="2022-02-17T13:16:00Z">
              <w:r w:rsidRPr="006C18C4">
                <w:rPr>
                  <w:rFonts w:eastAsia="Times New Roman" w:cs="Tahoma"/>
                  <w:color w:val="auto"/>
                </w:rPr>
                <w:t>0-9</w:t>
              </w:r>
            </w:ins>
          </w:p>
        </w:tc>
        <w:tc>
          <w:tcPr>
            <w:tcW w:w="0" w:type="auto"/>
          </w:tcPr>
          <w:p w14:paraId="7F373DD0" w14:textId="1E89EAB8" w:rsidR="009638A7" w:rsidRPr="006C18C4" w:rsidRDefault="009638A7" w:rsidP="00A17774">
            <w:pPr>
              <w:pStyle w:val="ListParagraph"/>
              <w:spacing w:before="0"/>
              <w:rPr>
                <w:ins w:id="2544" w:author="Haider Alhabibi" w:date="2022-02-17T13:16:00Z"/>
                <w:rFonts w:eastAsia="Times New Roman" w:cs="Tahoma"/>
                <w:color w:val="auto"/>
              </w:rPr>
            </w:pPr>
            <w:ins w:id="2545" w:author="Haider Alhabibi" w:date="2022-02-17T13:16:00Z">
              <w:r w:rsidRPr="006C18C4">
                <w:rPr>
                  <w:rFonts w:eastAsia="Times New Roman" w:cs="Tahoma"/>
                  <w:color w:val="auto"/>
                </w:rPr>
                <w:t>Serialized using digits 8 th</w:t>
              </w:r>
              <w:r>
                <w:rPr>
                  <w:rFonts w:eastAsia="Times New Roman" w:cs="Tahoma"/>
                  <w:color w:val="auto"/>
                </w:rPr>
                <w:t>r</w:t>
              </w:r>
              <w:r w:rsidRPr="006C18C4">
                <w:rPr>
                  <w:rFonts w:eastAsia="Times New Roman" w:cs="Tahoma"/>
                  <w:color w:val="auto"/>
                </w:rPr>
                <w:t>ough 14</w:t>
              </w:r>
            </w:ins>
            <w:ins w:id="2546" w:author="Shewmaker, Michael@Energy" w:date="2022-03-03T13:49:00Z">
              <w:r w:rsidR="008F319B">
                <w:rPr>
                  <w:rFonts w:eastAsia="Times New Roman" w:cs="Tahoma"/>
                  <w:color w:val="auto"/>
                </w:rPr>
                <w:t>; see note 5</w:t>
              </w:r>
            </w:ins>
            <w:ins w:id="2547" w:author="Shewmaker, Michael@Energy" w:date="2022-03-03T13:50:00Z">
              <w:r w:rsidR="00932A6E">
                <w:rPr>
                  <w:rFonts w:eastAsia="Times New Roman" w:cs="Tahoma"/>
                  <w:color w:val="auto"/>
                </w:rPr>
                <w:t>; see note 7</w:t>
              </w:r>
            </w:ins>
          </w:p>
        </w:tc>
      </w:tr>
      <w:tr w:rsidR="009638A7" w:rsidRPr="006C18C4" w14:paraId="26B1E2B1" w14:textId="77777777" w:rsidTr="00A17774">
        <w:trPr>
          <w:ins w:id="2548" w:author="Haider Alhabibi" w:date="2022-02-17T13:17:00Z"/>
        </w:trPr>
        <w:tc>
          <w:tcPr>
            <w:tcW w:w="0" w:type="auto"/>
          </w:tcPr>
          <w:p w14:paraId="3C2CD5E6" w14:textId="62C3048C" w:rsidR="009638A7" w:rsidRPr="006C18C4" w:rsidRDefault="00C67A49" w:rsidP="00546E3F">
            <w:pPr>
              <w:pStyle w:val="ListParagraph"/>
              <w:spacing w:before="0"/>
              <w:jc w:val="center"/>
              <w:rPr>
                <w:ins w:id="2549" w:author="Haider Alhabibi" w:date="2022-02-17T13:17:00Z"/>
                <w:rFonts w:eastAsia="Times New Roman" w:cs="Tahoma"/>
                <w:color w:val="auto"/>
              </w:rPr>
            </w:pPr>
            <w:ins w:id="2550" w:author="Haider Alhabibi" w:date="2022-02-17T13:30:00Z">
              <w:r>
                <w:rPr>
                  <w:rFonts w:eastAsia="Times New Roman" w:cs="Tahoma"/>
                  <w:color w:val="auto"/>
                </w:rPr>
                <w:t>31</w:t>
              </w:r>
            </w:ins>
          </w:p>
        </w:tc>
        <w:tc>
          <w:tcPr>
            <w:tcW w:w="0" w:type="auto"/>
          </w:tcPr>
          <w:p w14:paraId="1F16A582" w14:textId="777A9723" w:rsidR="009638A7" w:rsidRPr="006C18C4" w:rsidRDefault="009638A7" w:rsidP="00A17774">
            <w:pPr>
              <w:pStyle w:val="ListParagraph"/>
              <w:spacing w:before="0"/>
              <w:rPr>
                <w:ins w:id="2551" w:author="Haider Alhabibi" w:date="2022-02-17T13:17:00Z"/>
                <w:rFonts w:eastAsia="Times New Roman" w:cs="Tahoma"/>
                <w:color w:val="auto"/>
              </w:rPr>
            </w:pPr>
            <w:ins w:id="2552" w:author="Haider Alhabibi" w:date="2022-02-17T13:17:00Z">
              <w:r w:rsidRPr="006C18C4">
                <w:rPr>
                  <w:rFonts w:eastAsia="Times New Roman" w:cs="Tahoma"/>
                  <w:color w:val="auto"/>
                </w:rPr>
                <w:t>CF</w:t>
              </w:r>
            </w:ins>
            <w:ins w:id="2553" w:author="Haider Alhabibi" w:date="2022-02-17T13:18:00Z">
              <w:r>
                <w:rPr>
                  <w:rFonts w:eastAsia="Times New Roman" w:cs="Tahoma"/>
                  <w:color w:val="auto"/>
                </w:rPr>
                <w:t>2</w:t>
              </w:r>
            </w:ins>
            <w:ins w:id="2554" w:author="Haider Alhabibi" w:date="2022-02-17T13:17:00Z">
              <w:r w:rsidRPr="006C18C4">
                <w:rPr>
                  <w:rFonts w:eastAsia="Times New Roman" w:cs="Tahoma"/>
                  <w:color w:val="auto"/>
                </w:rPr>
                <w:t>R revision</w:t>
              </w:r>
            </w:ins>
          </w:p>
        </w:tc>
        <w:tc>
          <w:tcPr>
            <w:tcW w:w="0" w:type="auto"/>
          </w:tcPr>
          <w:p w14:paraId="42D8349C" w14:textId="77777777" w:rsidR="009638A7" w:rsidRPr="006C18C4" w:rsidRDefault="009638A7" w:rsidP="00A17774">
            <w:pPr>
              <w:pStyle w:val="ListParagraph"/>
              <w:spacing w:before="0"/>
              <w:rPr>
                <w:ins w:id="2555" w:author="Haider Alhabibi" w:date="2022-02-17T13:17:00Z"/>
                <w:rFonts w:eastAsia="Times New Roman" w:cs="Tahoma"/>
                <w:color w:val="auto"/>
              </w:rPr>
            </w:pPr>
            <w:proofErr w:type="gramStart"/>
            <w:ins w:id="2556" w:author="Haider Alhabibi" w:date="2022-02-17T13:17:00Z">
              <w:r w:rsidRPr="006C18C4">
                <w:rPr>
                  <w:rFonts w:eastAsia="Times New Roman" w:cs="Tahoma"/>
                  <w:color w:val="auto"/>
                </w:rPr>
                <w:t>A for</w:t>
              </w:r>
              <w:proofErr w:type="gramEnd"/>
              <w:r w:rsidRPr="006C18C4">
                <w:rPr>
                  <w:rFonts w:eastAsia="Times New Roman" w:cs="Tahoma"/>
                  <w:color w:val="auto"/>
                </w:rPr>
                <w:t xml:space="preserve"> first version, B for second, etc.</w:t>
              </w:r>
            </w:ins>
          </w:p>
        </w:tc>
        <w:tc>
          <w:tcPr>
            <w:tcW w:w="0" w:type="auto"/>
          </w:tcPr>
          <w:p w14:paraId="7B6709FA" w14:textId="5A42CE27" w:rsidR="009638A7" w:rsidRPr="006C18C4" w:rsidRDefault="009638A7" w:rsidP="00A17774">
            <w:pPr>
              <w:pStyle w:val="ListParagraph"/>
              <w:spacing w:before="0"/>
              <w:rPr>
                <w:ins w:id="2557" w:author="Haider Alhabibi" w:date="2022-02-17T13:17:00Z"/>
                <w:rFonts w:eastAsia="Times New Roman" w:cs="Tahoma"/>
                <w:color w:val="auto"/>
              </w:rPr>
            </w:pPr>
            <w:ins w:id="2558" w:author="Haider Alhabibi" w:date="2022-02-17T13:17:00Z">
              <w:r w:rsidRPr="006C18C4">
                <w:rPr>
                  <w:rFonts w:eastAsia="Times New Roman" w:cs="Tahoma"/>
                  <w:color w:val="auto"/>
                </w:rPr>
                <w:t>Skip I and O to avoid confusion with one and zero</w:t>
              </w:r>
              <w:del w:id="2559" w:author="Shewmaker, Michael@Energy" w:date="2022-03-03T14:25:00Z">
                <w:r w:rsidRPr="006C18C4" w:rsidDel="00176D85">
                  <w:rPr>
                    <w:rFonts w:eastAsia="Times New Roman" w:cs="Tahoma"/>
                    <w:color w:val="auto"/>
                  </w:rPr>
                  <w:delText>.</w:delText>
                </w:r>
              </w:del>
            </w:ins>
            <w:ins w:id="2560" w:author="Shewmaker, Michael@Energy" w:date="2022-03-03T13:50:00Z">
              <w:r w:rsidR="00932A6E">
                <w:rPr>
                  <w:rFonts w:eastAsia="Times New Roman" w:cs="Tahoma"/>
                  <w:color w:val="auto"/>
                </w:rPr>
                <w:t>; see note 7</w:t>
              </w:r>
            </w:ins>
          </w:p>
        </w:tc>
      </w:tr>
      <w:tr w:rsidR="009638A7" w:rsidRPr="006C18C4" w14:paraId="70C08834" w14:textId="77777777" w:rsidTr="00A17774">
        <w:trPr>
          <w:ins w:id="2561" w:author="Haider Alhabibi" w:date="2022-02-17T13:17:00Z"/>
        </w:trPr>
        <w:tc>
          <w:tcPr>
            <w:tcW w:w="0" w:type="auto"/>
          </w:tcPr>
          <w:p w14:paraId="1152549B" w14:textId="3F1844F4" w:rsidR="009638A7" w:rsidRPr="006C18C4" w:rsidRDefault="00C67A49" w:rsidP="00546E3F">
            <w:pPr>
              <w:pStyle w:val="ListParagraph"/>
              <w:spacing w:before="0"/>
              <w:jc w:val="center"/>
              <w:rPr>
                <w:ins w:id="2562" w:author="Haider Alhabibi" w:date="2022-02-17T13:17:00Z"/>
                <w:rFonts w:eastAsia="Times New Roman" w:cs="Tahoma"/>
                <w:color w:val="auto"/>
              </w:rPr>
            </w:pPr>
            <w:ins w:id="2563" w:author="Haider Alhabibi" w:date="2022-02-17T13:30:00Z">
              <w:r>
                <w:rPr>
                  <w:rFonts w:eastAsia="Times New Roman" w:cs="Tahoma"/>
                  <w:color w:val="auto"/>
                </w:rPr>
                <w:t>32</w:t>
              </w:r>
            </w:ins>
          </w:p>
        </w:tc>
        <w:tc>
          <w:tcPr>
            <w:tcW w:w="0" w:type="auto"/>
          </w:tcPr>
          <w:p w14:paraId="1E84698B" w14:textId="00F0B34B" w:rsidR="009638A7" w:rsidRPr="006C18C4" w:rsidRDefault="009638A7" w:rsidP="00A17774">
            <w:pPr>
              <w:pStyle w:val="ListParagraph"/>
              <w:spacing w:before="0"/>
              <w:rPr>
                <w:ins w:id="2564" w:author="Haider Alhabibi" w:date="2022-02-17T13:17:00Z"/>
                <w:rFonts w:eastAsia="Times New Roman" w:cs="Tahoma"/>
                <w:color w:val="auto"/>
              </w:rPr>
            </w:pPr>
            <w:ins w:id="2565" w:author="Haider Alhabibi" w:date="2022-02-17T13:17:00Z">
              <w:r w:rsidRPr="006C18C4">
                <w:rPr>
                  <w:rFonts w:eastAsia="Times New Roman" w:cs="Tahoma"/>
                  <w:color w:val="auto"/>
                </w:rPr>
                <w:t xml:space="preserve">Delimiter </w:t>
              </w:r>
            </w:ins>
            <w:ins w:id="2566" w:author="Haider Alhabibi" w:date="2022-02-17T13:30:00Z">
              <w:r w:rsidR="00C67A49">
                <w:rPr>
                  <w:rFonts w:eastAsia="Times New Roman" w:cs="Tahoma"/>
                  <w:color w:val="auto"/>
                </w:rPr>
                <w:t>5</w:t>
              </w:r>
            </w:ins>
          </w:p>
        </w:tc>
        <w:tc>
          <w:tcPr>
            <w:tcW w:w="0" w:type="auto"/>
          </w:tcPr>
          <w:p w14:paraId="58D1CBEB" w14:textId="77777777" w:rsidR="009638A7" w:rsidRPr="006C18C4" w:rsidRDefault="009638A7" w:rsidP="00A17774">
            <w:pPr>
              <w:pStyle w:val="ListParagraph"/>
              <w:spacing w:before="0"/>
              <w:rPr>
                <w:ins w:id="2567" w:author="Haider Alhabibi" w:date="2022-02-17T13:17:00Z"/>
                <w:rFonts w:eastAsia="Times New Roman" w:cs="Tahoma"/>
                <w:color w:val="auto"/>
              </w:rPr>
            </w:pPr>
            <w:ins w:id="2568" w:author="Haider Alhabibi" w:date="2022-02-17T13:17:00Z">
              <w:r w:rsidRPr="006C18C4">
                <w:rPr>
                  <w:rFonts w:eastAsia="Times New Roman" w:cs="Tahoma"/>
                  <w:color w:val="auto"/>
                </w:rPr>
                <w:t>- (short hyphen)</w:t>
              </w:r>
            </w:ins>
          </w:p>
        </w:tc>
        <w:tc>
          <w:tcPr>
            <w:tcW w:w="0" w:type="auto"/>
          </w:tcPr>
          <w:p w14:paraId="0388C8B9" w14:textId="77777777" w:rsidR="009638A7" w:rsidRPr="006C18C4" w:rsidRDefault="009638A7" w:rsidP="00A17774">
            <w:pPr>
              <w:pStyle w:val="ListParagraph"/>
              <w:spacing w:before="0"/>
              <w:rPr>
                <w:ins w:id="2569" w:author="Haider Alhabibi" w:date="2022-02-17T13:17:00Z"/>
                <w:rFonts w:eastAsia="Times New Roman" w:cs="Tahoma"/>
                <w:color w:val="auto"/>
              </w:rPr>
            </w:pPr>
            <w:ins w:id="2570" w:author="Haider Alhabibi" w:date="2022-02-17T13:17:00Z">
              <w:r w:rsidRPr="006C18C4">
                <w:rPr>
                  <w:rFonts w:eastAsia="Times New Roman" w:cs="Tahoma"/>
                  <w:color w:val="auto"/>
                </w:rPr>
                <w:t>Static character</w:t>
              </w:r>
            </w:ins>
          </w:p>
        </w:tc>
      </w:tr>
      <w:tr w:rsidR="00C54352" w:rsidRPr="006C18C4" w14:paraId="4E45FC95" w14:textId="77777777" w:rsidTr="00A17774">
        <w:trPr>
          <w:ins w:id="2571" w:author="Haider Alhabibi" w:date="2022-02-17T13:30:00Z"/>
        </w:trPr>
        <w:tc>
          <w:tcPr>
            <w:tcW w:w="0" w:type="auto"/>
          </w:tcPr>
          <w:p w14:paraId="07E2AE0F" w14:textId="446517C1" w:rsidR="00C54352" w:rsidRPr="006C18C4" w:rsidRDefault="00C54352" w:rsidP="00A64299">
            <w:pPr>
              <w:pStyle w:val="ListParagraph"/>
              <w:spacing w:before="0"/>
              <w:jc w:val="center"/>
              <w:rPr>
                <w:ins w:id="2572" w:author="Haider Alhabibi" w:date="2022-02-17T13:30:00Z"/>
                <w:rFonts w:eastAsia="Times New Roman" w:cs="Tahoma"/>
                <w:color w:val="auto"/>
              </w:rPr>
            </w:pPr>
            <w:ins w:id="2573" w:author="Haider Alhabibi" w:date="2022-02-17T13:31:00Z">
              <w:r>
                <w:rPr>
                  <w:rFonts w:eastAsia="Times New Roman" w:cs="Tahoma"/>
                  <w:color w:val="auto"/>
                </w:rPr>
                <w:t>33</w:t>
              </w:r>
            </w:ins>
          </w:p>
        </w:tc>
        <w:tc>
          <w:tcPr>
            <w:tcW w:w="0" w:type="auto"/>
          </w:tcPr>
          <w:p w14:paraId="1E3C178B" w14:textId="70A0B8D6" w:rsidR="00C54352" w:rsidRPr="006C18C4" w:rsidRDefault="00C54352" w:rsidP="00A17774">
            <w:pPr>
              <w:pStyle w:val="ListParagraph"/>
              <w:spacing w:before="0"/>
              <w:rPr>
                <w:ins w:id="2574" w:author="Haider Alhabibi" w:date="2022-02-17T13:30:00Z"/>
                <w:rFonts w:eastAsia="Times New Roman" w:cs="Tahoma"/>
                <w:color w:val="auto"/>
              </w:rPr>
            </w:pPr>
            <w:ins w:id="2575" w:author="Haider Alhabibi" w:date="2022-02-17T13:30:00Z">
              <w:r w:rsidRPr="006C18C4">
                <w:rPr>
                  <w:rFonts w:eastAsia="Times New Roman" w:cs="Tahoma"/>
                  <w:color w:val="auto"/>
                </w:rPr>
                <w:t>Parent CF</w:t>
              </w:r>
            </w:ins>
            <w:ins w:id="2576" w:author="Haider Alhabibi" w:date="2022-02-17T13:32:00Z">
              <w:r>
                <w:rPr>
                  <w:rFonts w:eastAsia="Times New Roman" w:cs="Tahoma"/>
                  <w:color w:val="auto"/>
                </w:rPr>
                <w:t>3</w:t>
              </w:r>
            </w:ins>
            <w:ins w:id="2577" w:author="Haider Alhabibi" w:date="2022-02-17T13:30:00Z">
              <w:r w:rsidRPr="006C18C4">
                <w:rPr>
                  <w:rFonts w:eastAsia="Times New Roman" w:cs="Tahoma"/>
                  <w:color w:val="auto"/>
                </w:rPr>
                <w:t>R category</w:t>
              </w:r>
            </w:ins>
          </w:p>
        </w:tc>
        <w:tc>
          <w:tcPr>
            <w:tcW w:w="0" w:type="auto"/>
          </w:tcPr>
          <w:p w14:paraId="025FFBC7" w14:textId="15E7ABCE" w:rsidR="00C54352" w:rsidRPr="006C18C4" w:rsidRDefault="004A7C2A" w:rsidP="00A17774">
            <w:pPr>
              <w:pStyle w:val="ListParagraph"/>
              <w:spacing w:before="0"/>
              <w:rPr>
                <w:ins w:id="2578" w:author="Haider Alhabibi" w:date="2022-02-17T13:30:00Z"/>
                <w:rFonts w:eastAsia="Times New Roman" w:cs="Tahoma"/>
                <w:color w:val="auto"/>
              </w:rPr>
            </w:pPr>
            <w:ins w:id="2579" w:author="Haider Alhabibi" w:date="2022-02-17T14:32:00Z">
              <w:r>
                <w:rPr>
                  <w:rFonts w:eastAsia="Times New Roman" w:cs="Tahoma"/>
                  <w:color w:val="auto"/>
                </w:rPr>
                <w:t xml:space="preserve">B, </w:t>
              </w:r>
            </w:ins>
            <w:ins w:id="2580" w:author="Haider Alhabibi" w:date="2022-02-17T13:30:00Z">
              <w:r w:rsidR="00C54352">
                <w:rPr>
                  <w:rFonts w:eastAsia="Times New Roman" w:cs="Tahoma"/>
                  <w:color w:val="auto"/>
                </w:rPr>
                <w:t>E</w:t>
              </w:r>
              <w:r w:rsidR="00C54352" w:rsidRPr="006C18C4">
                <w:rPr>
                  <w:rFonts w:eastAsia="Times New Roman" w:cs="Tahoma"/>
                  <w:color w:val="auto"/>
                </w:rPr>
                <w:t xml:space="preserve">, </w:t>
              </w:r>
              <w:r w:rsidR="00C54352">
                <w:rPr>
                  <w:rFonts w:eastAsia="Times New Roman" w:cs="Tahoma"/>
                  <w:color w:val="auto"/>
                </w:rPr>
                <w:t>M</w:t>
              </w:r>
            </w:ins>
          </w:p>
        </w:tc>
        <w:tc>
          <w:tcPr>
            <w:tcW w:w="0" w:type="auto"/>
          </w:tcPr>
          <w:p w14:paraId="374AB153" w14:textId="77777777" w:rsidR="00C54352" w:rsidRPr="006C18C4" w:rsidRDefault="00C54352" w:rsidP="00A17774">
            <w:pPr>
              <w:pStyle w:val="ListParagraph"/>
              <w:spacing w:before="0"/>
              <w:rPr>
                <w:ins w:id="2581" w:author="Haider Alhabibi" w:date="2022-02-17T13:30:00Z"/>
                <w:rFonts w:eastAsia="Times New Roman" w:cs="Tahoma"/>
                <w:color w:val="auto"/>
              </w:rPr>
            </w:pPr>
            <w:ins w:id="2582" w:author="Haider Alhabibi" w:date="2022-02-17T13:30:00Z">
              <w:r w:rsidRPr="006C18C4">
                <w:rPr>
                  <w:rFonts w:eastAsia="Times New Roman" w:cs="Tahoma"/>
                  <w:color w:val="auto"/>
                </w:rPr>
                <w:t>See Table 3-1a for all designators.</w:t>
              </w:r>
            </w:ins>
          </w:p>
        </w:tc>
      </w:tr>
      <w:tr w:rsidR="00C54352" w:rsidRPr="006C18C4" w14:paraId="293AD10A" w14:textId="77777777" w:rsidTr="00A17774">
        <w:trPr>
          <w:ins w:id="2583" w:author="Haider Alhabibi" w:date="2022-02-17T13:30:00Z"/>
        </w:trPr>
        <w:tc>
          <w:tcPr>
            <w:tcW w:w="0" w:type="auto"/>
          </w:tcPr>
          <w:p w14:paraId="6DF7BA6A" w14:textId="3C19DBAF" w:rsidR="00C54352" w:rsidRPr="006C18C4" w:rsidRDefault="00C54352" w:rsidP="00A64299">
            <w:pPr>
              <w:pStyle w:val="ListParagraph"/>
              <w:spacing w:before="0"/>
              <w:jc w:val="center"/>
              <w:rPr>
                <w:ins w:id="2584" w:author="Haider Alhabibi" w:date="2022-02-17T13:30:00Z"/>
                <w:rFonts w:eastAsia="Times New Roman" w:cs="Tahoma"/>
                <w:color w:val="auto"/>
              </w:rPr>
            </w:pPr>
            <w:ins w:id="2585" w:author="Haider Alhabibi" w:date="2022-02-17T13:31:00Z">
              <w:r>
                <w:rPr>
                  <w:rFonts w:eastAsia="Times New Roman" w:cs="Tahoma"/>
                  <w:color w:val="auto"/>
                </w:rPr>
                <w:t>34</w:t>
              </w:r>
            </w:ins>
          </w:p>
        </w:tc>
        <w:tc>
          <w:tcPr>
            <w:tcW w:w="0" w:type="auto"/>
          </w:tcPr>
          <w:p w14:paraId="53B76FFD" w14:textId="05D1A0B0" w:rsidR="00C54352" w:rsidRPr="006C18C4" w:rsidRDefault="00C54352" w:rsidP="00A17774">
            <w:pPr>
              <w:pStyle w:val="ListParagraph"/>
              <w:spacing w:before="0"/>
              <w:rPr>
                <w:ins w:id="2586" w:author="Haider Alhabibi" w:date="2022-02-17T13:30:00Z"/>
                <w:rFonts w:eastAsia="Times New Roman" w:cs="Tahoma"/>
                <w:color w:val="auto"/>
              </w:rPr>
            </w:pPr>
            <w:ins w:id="2587" w:author="Haider Alhabibi" w:date="2022-02-17T13:30:00Z">
              <w:r w:rsidRPr="006C18C4">
                <w:rPr>
                  <w:rFonts w:eastAsia="Times New Roman" w:cs="Tahoma"/>
                  <w:color w:val="auto"/>
                </w:rPr>
                <w:t>Parent CF</w:t>
              </w:r>
            </w:ins>
            <w:ins w:id="2588" w:author="Haider Alhabibi" w:date="2022-02-17T13:32:00Z">
              <w:r>
                <w:rPr>
                  <w:rFonts w:eastAsia="Times New Roman" w:cs="Tahoma"/>
                  <w:color w:val="auto"/>
                </w:rPr>
                <w:t>3</w:t>
              </w:r>
            </w:ins>
            <w:ins w:id="2589" w:author="Haider Alhabibi" w:date="2022-02-17T13:30:00Z">
              <w:r w:rsidRPr="006C18C4">
                <w:rPr>
                  <w:rFonts w:eastAsia="Times New Roman" w:cs="Tahoma"/>
                  <w:color w:val="auto"/>
                </w:rPr>
                <w:t>R number, first</w:t>
              </w:r>
            </w:ins>
          </w:p>
        </w:tc>
        <w:tc>
          <w:tcPr>
            <w:tcW w:w="0" w:type="auto"/>
          </w:tcPr>
          <w:p w14:paraId="3F5023F0" w14:textId="77777777" w:rsidR="00C54352" w:rsidRPr="006C18C4" w:rsidRDefault="00C54352" w:rsidP="00A17774">
            <w:pPr>
              <w:pStyle w:val="ListParagraph"/>
              <w:spacing w:before="0"/>
              <w:rPr>
                <w:ins w:id="2590" w:author="Haider Alhabibi" w:date="2022-02-17T13:30:00Z"/>
                <w:rFonts w:eastAsia="Times New Roman" w:cs="Tahoma"/>
                <w:color w:val="auto"/>
              </w:rPr>
            </w:pPr>
            <w:ins w:id="2591" w:author="Haider Alhabibi" w:date="2022-02-17T13:30:00Z">
              <w:r>
                <w:rPr>
                  <w:rFonts w:eastAsia="Times New Roman" w:cs="Tahoma"/>
                  <w:color w:val="auto"/>
                </w:rPr>
                <w:t>2</w:t>
              </w:r>
              <w:r w:rsidRPr="006C18C4">
                <w:rPr>
                  <w:rFonts w:eastAsia="Times New Roman" w:cs="Tahoma"/>
                  <w:color w:val="auto"/>
                </w:rPr>
                <w:t xml:space="preserve"> (</w:t>
              </w:r>
              <w:r>
                <w:rPr>
                  <w:rFonts w:eastAsia="Times New Roman" w:cs="Tahoma"/>
                  <w:color w:val="auto"/>
                </w:rPr>
                <w:t>MCH</w:t>
              </w:r>
              <w:r w:rsidRPr="006C18C4">
                <w:rPr>
                  <w:rFonts w:eastAsia="Times New Roman" w:cs="Tahoma"/>
                  <w:color w:val="auto"/>
                </w:rPr>
                <w:t>-</w:t>
              </w:r>
              <w:r>
                <w:rPr>
                  <w:rFonts w:eastAsia="Times New Roman" w:cs="Tahoma"/>
                  <w:color w:val="auto"/>
                </w:rPr>
                <w:t>2</w:t>
              </w:r>
              <w:r w:rsidRPr="006C18C4">
                <w:rPr>
                  <w:rFonts w:eastAsia="Times New Roman" w:cs="Tahoma"/>
                  <w:color w:val="auto"/>
                </w:rPr>
                <w:t>1)</w:t>
              </w:r>
            </w:ins>
          </w:p>
        </w:tc>
        <w:tc>
          <w:tcPr>
            <w:tcW w:w="0" w:type="auto"/>
          </w:tcPr>
          <w:p w14:paraId="007F7EAA" w14:textId="53D4324A" w:rsidR="00C54352" w:rsidRPr="006C18C4" w:rsidRDefault="00C54352" w:rsidP="00A17774">
            <w:pPr>
              <w:pStyle w:val="ListParagraph"/>
              <w:spacing w:before="0"/>
              <w:rPr>
                <w:ins w:id="2592" w:author="Haider Alhabibi" w:date="2022-02-17T13:30:00Z"/>
                <w:rFonts w:eastAsia="Times New Roman" w:cs="Tahoma"/>
                <w:color w:val="auto"/>
              </w:rPr>
            </w:pPr>
            <w:ins w:id="2593" w:author="Haider Alhabibi" w:date="2022-02-17T13:30:00Z">
              <w:r w:rsidRPr="006C18C4">
                <w:rPr>
                  <w:rFonts w:eastAsia="Times New Roman" w:cs="Tahoma"/>
                  <w:color w:val="auto"/>
                </w:rPr>
                <w:t>Parent CF</w:t>
              </w:r>
            </w:ins>
            <w:ins w:id="2594" w:author="Haider Alhabibi" w:date="2022-02-17T13:32:00Z">
              <w:r w:rsidR="004A0779">
                <w:rPr>
                  <w:rFonts w:eastAsia="Times New Roman" w:cs="Tahoma"/>
                  <w:color w:val="auto"/>
                </w:rPr>
                <w:t>3</w:t>
              </w:r>
            </w:ins>
            <w:ins w:id="2595" w:author="Haider Alhabibi" w:date="2022-02-17T13:30:00Z">
              <w:r w:rsidRPr="006C18C4">
                <w:rPr>
                  <w:rFonts w:eastAsia="Times New Roman" w:cs="Tahoma"/>
                  <w:color w:val="auto"/>
                </w:rPr>
                <w:t>R</w:t>
              </w:r>
            </w:ins>
          </w:p>
        </w:tc>
      </w:tr>
      <w:tr w:rsidR="00C54352" w:rsidRPr="006C18C4" w14:paraId="5C3600C8" w14:textId="77777777" w:rsidTr="00A17774">
        <w:trPr>
          <w:ins w:id="2596" w:author="Haider Alhabibi" w:date="2022-02-17T13:30:00Z"/>
        </w:trPr>
        <w:tc>
          <w:tcPr>
            <w:tcW w:w="0" w:type="auto"/>
          </w:tcPr>
          <w:p w14:paraId="50723DDB" w14:textId="458F90DA" w:rsidR="00C54352" w:rsidRPr="006C18C4" w:rsidRDefault="00C54352" w:rsidP="00A64299">
            <w:pPr>
              <w:pStyle w:val="ListParagraph"/>
              <w:spacing w:before="0"/>
              <w:jc w:val="center"/>
              <w:rPr>
                <w:ins w:id="2597" w:author="Haider Alhabibi" w:date="2022-02-17T13:30:00Z"/>
                <w:rFonts w:eastAsia="Times New Roman" w:cs="Tahoma"/>
                <w:color w:val="auto"/>
              </w:rPr>
            </w:pPr>
            <w:ins w:id="2598" w:author="Haider Alhabibi" w:date="2022-02-17T13:31:00Z">
              <w:r>
                <w:rPr>
                  <w:rFonts w:eastAsia="Times New Roman" w:cs="Tahoma"/>
                  <w:color w:val="auto"/>
                </w:rPr>
                <w:t>35</w:t>
              </w:r>
            </w:ins>
          </w:p>
        </w:tc>
        <w:tc>
          <w:tcPr>
            <w:tcW w:w="0" w:type="auto"/>
          </w:tcPr>
          <w:p w14:paraId="49BBD080" w14:textId="786A2B9A" w:rsidR="00C54352" w:rsidRPr="006C18C4" w:rsidRDefault="00C54352" w:rsidP="00A17774">
            <w:pPr>
              <w:pStyle w:val="ListParagraph"/>
              <w:spacing w:before="0"/>
              <w:rPr>
                <w:ins w:id="2599" w:author="Haider Alhabibi" w:date="2022-02-17T13:30:00Z"/>
                <w:rFonts w:eastAsia="Times New Roman" w:cs="Tahoma"/>
                <w:color w:val="auto"/>
              </w:rPr>
            </w:pPr>
            <w:ins w:id="2600" w:author="Haider Alhabibi" w:date="2022-02-17T13:30:00Z">
              <w:r w:rsidRPr="006C18C4">
                <w:rPr>
                  <w:rFonts w:eastAsia="Times New Roman" w:cs="Tahoma"/>
                  <w:color w:val="auto"/>
                </w:rPr>
                <w:t>Parent CF</w:t>
              </w:r>
            </w:ins>
            <w:ins w:id="2601" w:author="Haider Alhabibi" w:date="2022-02-17T13:32:00Z">
              <w:r>
                <w:rPr>
                  <w:rFonts w:eastAsia="Times New Roman" w:cs="Tahoma"/>
                  <w:color w:val="auto"/>
                </w:rPr>
                <w:t>3</w:t>
              </w:r>
            </w:ins>
            <w:ins w:id="2602" w:author="Haider Alhabibi" w:date="2022-02-17T13:30:00Z">
              <w:r w:rsidRPr="006C18C4">
                <w:rPr>
                  <w:rFonts w:eastAsia="Times New Roman" w:cs="Tahoma"/>
                  <w:color w:val="auto"/>
                </w:rPr>
                <w:t>R number, second</w:t>
              </w:r>
            </w:ins>
          </w:p>
        </w:tc>
        <w:tc>
          <w:tcPr>
            <w:tcW w:w="0" w:type="auto"/>
          </w:tcPr>
          <w:p w14:paraId="453AA574" w14:textId="77777777" w:rsidR="00C54352" w:rsidRPr="006C18C4" w:rsidRDefault="00C54352" w:rsidP="00A17774">
            <w:pPr>
              <w:pStyle w:val="ListParagraph"/>
              <w:spacing w:before="0"/>
              <w:rPr>
                <w:ins w:id="2603" w:author="Haider Alhabibi" w:date="2022-02-17T13:30:00Z"/>
                <w:rFonts w:eastAsia="Times New Roman" w:cs="Tahoma"/>
                <w:color w:val="auto"/>
              </w:rPr>
            </w:pPr>
            <w:ins w:id="2604" w:author="Haider Alhabibi" w:date="2022-02-17T13:30:00Z">
              <w:r>
                <w:rPr>
                  <w:rFonts w:eastAsia="Times New Roman" w:cs="Tahoma"/>
                  <w:color w:val="auto"/>
                </w:rPr>
                <w:t>1</w:t>
              </w:r>
              <w:r w:rsidRPr="006C18C4">
                <w:rPr>
                  <w:rFonts w:eastAsia="Times New Roman" w:cs="Tahoma"/>
                  <w:color w:val="auto"/>
                </w:rPr>
                <w:t xml:space="preserve"> (</w:t>
              </w:r>
              <w:r>
                <w:rPr>
                  <w:rFonts w:eastAsia="Times New Roman" w:cs="Tahoma"/>
                  <w:color w:val="auto"/>
                </w:rPr>
                <w:t>MCH</w:t>
              </w:r>
              <w:r w:rsidRPr="006C18C4">
                <w:rPr>
                  <w:rFonts w:eastAsia="Times New Roman" w:cs="Tahoma"/>
                  <w:color w:val="auto"/>
                </w:rPr>
                <w:t>-</w:t>
              </w:r>
              <w:r>
                <w:rPr>
                  <w:rFonts w:eastAsia="Times New Roman" w:cs="Tahoma"/>
                  <w:color w:val="auto"/>
                </w:rPr>
                <w:t>2</w:t>
              </w:r>
              <w:r w:rsidRPr="006C18C4">
                <w:rPr>
                  <w:rFonts w:eastAsia="Times New Roman" w:cs="Tahoma"/>
                  <w:color w:val="auto"/>
                </w:rPr>
                <w:t>1)</w:t>
              </w:r>
            </w:ins>
          </w:p>
        </w:tc>
        <w:tc>
          <w:tcPr>
            <w:tcW w:w="0" w:type="auto"/>
          </w:tcPr>
          <w:p w14:paraId="75EA1CA4" w14:textId="4A19B034" w:rsidR="00C54352" w:rsidRPr="006C18C4" w:rsidRDefault="00C54352" w:rsidP="00A17774">
            <w:pPr>
              <w:pStyle w:val="ListParagraph"/>
              <w:spacing w:before="0"/>
              <w:rPr>
                <w:ins w:id="2605" w:author="Haider Alhabibi" w:date="2022-02-17T13:30:00Z"/>
                <w:rFonts w:eastAsia="Times New Roman" w:cs="Tahoma"/>
                <w:color w:val="auto"/>
              </w:rPr>
            </w:pPr>
            <w:ins w:id="2606" w:author="Haider Alhabibi" w:date="2022-02-17T13:30:00Z">
              <w:r w:rsidRPr="006C18C4">
                <w:rPr>
                  <w:rFonts w:eastAsia="Times New Roman" w:cs="Tahoma"/>
                  <w:color w:val="auto"/>
                </w:rPr>
                <w:t>Parent CF</w:t>
              </w:r>
            </w:ins>
            <w:ins w:id="2607" w:author="Haider Alhabibi" w:date="2022-02-17T13:32:00Z">
              <w:r w:rsidR="004A0779">
                <w:rPr>
                  <w:rFonts w:eastAsia="Times New Roman" w:cs="Tahoma"/>
                  <w:color w:val="auto"/>
                </w:rPr>
                <w:t>3</w:t>
              </w:r>
            </w:ins>
            <w:ins w:id="2608" w:author="Haider Alhabibi" w:date="2022-02-17T13:30:00Z">
              <w:r w:rsidRPr="006C18C4">
                <w:rPr>
                  <w:rFonts w:eastAsia="Times New Roman" w:cs="Tahoma"/>
                  <w:color w:val="auto"/>
                </w:rPr>
                <w:t>R</w:t>
              </w:r>
            </w:ins>
          </w:p>
        </w:tc>
      </w:tr>
      <w:tr w:rsidR="00C54352" w:rsidRPr="006C18C4" w14:paraId="2489F720" w14:textId="77777777" w:rsidTr="00A17774">
        <w:trPr>
          <w:ins w:id="2609" w:author="Haider Alhabibi" w:date="2022-02-17T13:32:00Z"/>
        </w:trPr>
        <w:tc>
          <w:tcPr>
            <w:tcW w:w="0" w:type="auto"/>
          </w:tcPr>
          <w:p w14:paraId="09F98B52" w14:textId="1D10AC8D" w:rsidR="00C54352" w:rsidRDefault="00C54352" w:rsidP="001E4910">
            <w:pPr>
              <w:pStyle w:val="ListParagraph"/>
              <w:spacing w:before="0"/>
              <w:jc w:val="center"/>
              <w:rPr>
                <w:ins w:id="2610" w:author="Haider Alhabibi" w:date="2022-02-17T13:32:00Z"/>
                <w:rFonts w:eastAsia="Times New Roman" w:cs="Tahoma"/>
                <w:color w:val="auto"/>
              </w:rPr>
            </w:pPr>
            <w:ins w:id="2611" w:author="Haider Alhabibi" w:date="2022-02-17T13:32:00Z">
              <w:r>
                <w:rPr>
                  <w:rFonts w:eastAsia="Times New Roman" w:cs="Tahoma"/>
                  <w:color w:val="auto"/>
                </w:rPr>
                <w:t>36</w:t>
              </w:r>
            </w:ins>
          </w:p>
        </w:tc>
        <w:tc>
          <w:tcPr>
            <w:tcW w:w="0" w:type="auto"/>
          </w:tcPr>
          <w:p w14:paraId="45628B53" w14:textId="7835A524" w:rsidR="00C54352" w:rsidRPr="006C18C4" w:rsidRDefault="00C54352" w:rsidP="00A17774">
            <w:pPr>
              <w:pStyle w:val="ListParagraph"/>
              <w:rPr>
                <w:ins w:id="2612" w:author="Haider Alhabibi" w:date="2022-02-17T13:32:00Z"/>
                <w:rFonts w:eastAsia="Times New Roman" w:cs="Tahoma"/>
                <w:color w:val="auto"/>
              </w:rPr>
            </w:pPr>
            <w:ins w:id="2613" w:author="Haider Alhabibi" w:date="2022-02-17T13:32:00Z">
              <w:r w:rsidRPr="006C18C4">
                <w:rPr>
                  <w:rFonts w:eastAsia="Times New Roman" w:cs="Tahoma"/>
                  <w:color w:val="auto"/>
                </w:rPr>
                <w:t>CF</w:t>
              </w:r>
            </w:ins>
            <w:ins w:id="2614" w:author="Haider Alhabibi" w:date="2022-02-17T14:29:00Z">
              <w:r w:rsidR="00C55252">
                <w:rPr>
                  <w:rFonts w:eastAsia="Times New Roman" w:cs="Tahoma"/>
                  <w:color w:val="auto"/>
                </w:rPr>
                <w:t>3</w:t>
              </w:r>
            </w:ins>
            <w:ins w:id="2615" w:author="Haider Alhabibi" w:date="2022-02-17T13:32:00Z">
              <w:r w:rsidRPr="006C18C4">
                <w:rPr>
                  <w:rFonts w:eastAsia="Times New Roman" w:cs="Tahoma"/>
                  <w:color w:val="auto"/>
                </w:rPr>
                <w:t>R revision</w:t>
              </w:r>
            </w:ins>
          </w:p>
        </w:tc>
        <w:tc>
          <w:tcPr>
            <w:tcW w:w="0" w:type="auto"/>
          </w:tcPr>
          <w:p w14:paraId="7087D461" w14:textId="2DE89467" w:rsidR="00C54352" w:rsidRDefault="00C54352" w:rsidP="00A17774">
            <w:pPr>
              <w:pStyle w:val="ListParagraph"/>
              <w:rPr>
                <w:ins w:id="2616" w:author="Haider Alhabibi" w:date="2022-02-17T13:32:00Z"/>
                <w:rFonts w:eastAsia="Times New Roman" w:cs="Tahoma"/>
                <w:color w:val="auto"/>
              </w:rPr>
            </w:pPr>
            <w:proofErr w:type="gramStart"/>
            <w:ins w:id="2617" w:author="Haider Alhabibi" w:date="2022-02-17T13:32:00Z">
              <w:r w:rsidRPr="006C18C4">
                <w:rPr>
                  <w:rFonts w:eastAsia="Times New Roman" w:cs="Tahoma"/>
                  <w:color w:val="auto"/>
                </w:rPr>
                <w:t>A for</w:t>
              </w:r>
              <w:proofErr w:type="gramEnd"/>
              <w:r w:rsidRPr="006C18C4">
                <w:rPr>
                  <w:rFonts w:eastAsia="Times New Roman" w:cs="Tahoma"/>
                  <w:color w:val="auto"/>
                </w:rPr>
                <w:t xml:space="preserve"> first version, B for second, etc.</w:t>
              </w:r>
            </w:ins>
          </w:p>
        </w:tc>
        <w:tc>
          <w:tcPr>
            <w:tcW w:w="0" w:type="auto"/>
          </w:tcPr>
          <w:p w14:paraId="25EB764A" w14:textId="4E91F488" w:rsidR="00C54352" w:rsidRPr="006C18C4" w:rsidRDefault="00C54352" w:rsidP="00A17774">
            <w:pPr>
              <w:pStyle w:val="ListParagraph"/>
              <w:rPr>
                <w:ins w:id="2618" w:author="Haider Alhabibi" w:date="2022-02-17T13:32:00Z"/>
                <w:rFonts w:eastAsia="Times New Roman" w:cs="Tahoma"/>
                <w:color w:val="auto"/>
              </w:rPr>
            </w:pPr>
            <w:ins w:id="2619" w:author="Haider Alhabibi" w:date="2022-02-17T13:32:00Z">
              <w:r w:rsidRPr="006C18C4">
                <w:rPr>
                  <w:rFonts w:eastAsia="Times New Roman" w:cs="Tahoma"/>
                  <w:color w:val="auto"/>
                </w:rPr>
                <w:t>Skip I and O to avoid confusion with one and zero.</w:t>
              </w:r>
            </w:ins>
          </w:p>
        </w:tc>
      </w:tr>
      <w:tr w:rsidR="00D625DE" w:rsidRPr="006C18C4" w14:paraId="3D4C1EF0" w14:textId="77777777" w:rsidTr="00A17774">
        <w:trPr>
          <w:del w:id="2620" w:author="Haider Alhabibi" w:date="2022-02-17T13:32:00Z"/>
        </w:trPr>
        <w:tc>
          <w:tcPr>
            <w:tcW w:w="0" w:type="auto"/>
          </w:tcPr>
          <w:p w14:paraId="5060FF34" w14:textId="327889F7" w:rsidR="00D625DE" w:rsidRPr="006C18C4" w:rsidRDefault="00D625DE" w:rsidP="00D625DE">
            <w:pPr>
              <w:pStyle w:val="ListParagraph"/>
              <w:jc w:val="center"/>
              <w:rPr>
                <w:del w:id="2621" w:author="Haider Alhabibi" w:date="2022-02-17T13:32:00Z"/>
                <w:rFonts w:eastAsia="Times New Roman" w:cs="Tahoma"/>
                <w:color w:val="auto"/>
              </w:rPr>
            </w:pPr>
          </w:p>
        </w:tc>
        <w:tc>
          <w:tcPr>
            <w:tcW w:w="0" w:type="auto"/>
          </w:tcPr>
          <w:p w14:paraId="342B3CDE" w14:textId="55519502" w:rsidR="00D625DE" w:rsidRPr="006C18C4" w:rsidRDefault="00D625DE" w:rsidP="00A17774">
            <w:pPr>
              <w:pStyle w:val="ListParagraph"/>
              <w:rPr>
                <w:del w:id="2622" w:author="Haider Alhabibi" w:date="2022-02-17T13:32:00Z"/>
                <w:rFonts w:eastAsia="Times New Roman" w:cs="Tahoma"/>
                <w:color w:val="auto"/>
              </w:rPr>
            </w:pPr>
          </w:p>
        </w:tc>
        <w:tc>
          <w:tcPr>
            <w:tcW w:w="0" w:type="auto"/>
          </w:tcPr>
          <w:p w14:paraId="79CAD55B" w14:textId="35CE441F" w:rsidR="00D625DE" w:rsidRPr="006C18C4" w:rsidRDefault="00D625DE" w:rsidP="00A17774">
            <w:pPr>
              <w:pStyle w:val="ListParagraph"/>
              <w:rPr>
                <w:del w:id="2623" w:author="Haider Alhabibi" w:date="2022-02-17T13:32:00Z"/>
                <w:rFonts w:eastAsia="Times New Roman" w:cs="Tahoma"/>
                <w:color w:val="auto"/>
              </w:rPr>
            </w:pPr>
          </w:p>
        </w:tc>
        <w:tc>
          <w:tcPr>
            <w:tcW w:w="0" w:type="auto"/>
          </w:tcPr>
          <w:p w14:paraId="7567F38D" w14:textId="45181D4C" w:rsidR="00D625DE" w:rsidRPr="006C18C4" w:rsidRDefault="00D625DE" w:rsidP="00A17774">
            <w:pPr>
              <w:pStyle w:val="ListParagraph"/>
              <w:rPr>
                <w:del w:id="2624" w:author="Haider Alhabibi" w:date="2022-02-17T13:32:00Z"/>
                <w:rFonts w:eastAsia="Times New Roman" w:cs="Tahoma"/>
                <w:color w:val="auto"/>
              </w:rPr>
            </w:pPr>
          </w:p>
        </w:tc>
      </w:tr>
    </w:tbl>
    <w:p w14:paraId="6DA26A7C" w14:textId="77777777" w:rsidR="006C18C4" w:rsidRPr="0024633A" w:rsidRDefault="006C18C4" w:rsidP="00DA50F6">
      <w:pPr>
        <w:pStyle w:val="ListParagraph"/>
        <w:jc w:val="center"/>
        <w:rPr>
          <w:rFonts w:eastAsia="Times New Roman" w:cs="Tahoma"/>
          <w:color w:val="auto"/>
        </w:rPr>
      </w:pPr>
    </w:p>
    <w:p w14:paraId="20D77920" w14:textId="383887AD" w:rsidR="007D2898" w:rsidRDefault="00225BA9" w:rsidP="007D2898">
      <w:pPr>
        <w:pStyle w:val="ListParagraph"/>
        <w:rPr>
          <w:ins w:id="2625" w:author="Shewmaker, Michael@Energy" w:date="2022-03-03T13:55:00Z"/>
          <w:rFonts w:eastAsia="Times New Roman" w:cs="Tahoma"/>
          <w:color w:val="auto"/>
        </w:rPr>
      </w:pPr>
      <w:ins w:id="2626" w:author="Shewmaker, Michael@Energy" w:date="2022-03-03T13:55:00Z">
        <w:r>
          <w:rPr>
            <w:rFonts w:eastAsia="Times New Roman" w:cs="Tahoma"/>
            <w:color w:val="auto"/>
          </w:rPr>
          <w:t>Note 2 – CF1R Count</w:t>
        </w:r>
      </w:ins>
    </w:p>
    <w:p w14:paraId="414E90A3" w14:textId="1A6870B6" w:rsidR="00225BA9" w:rsidRDefault="00225BA9" w:rsidP="00806688">
      <w:pPr>
        <w:pStyle w:val="ListParagraph"/>
        <w:numPr>
          <w:ilvl w:val="0"/>
          <w:numId w:val="71"/>
        </w:numPr>
        <w:rPr>
          <w:ins w:id="2627" w:author="Shewmaker, Michael@Energy" w:date="2022-03-03T13:56:00Z"/>
          <w:rFonts w:eastAsia="Times New Roman" w:cs="Tahoma"/>
          <w:color w:val="auto"/>
        </w:rPr>
      </w:pPr>
      <w:ins w:id="2628" w:author="Shewmaker, Michael@Energy" w:date="2022-03-03T13:56:00Z">
        <w:r>
          <w:rPr>
            <w:rFonts w:eastAsia="Times New Roman" w:cs="Tahoma"/>
            <w:color w:val="auto"/>
          </w:rPr>
          <w:lastRenderedPageBreak/>
          <w:t>Reset to 0000001 for the first new CF1R registered beginning on January 01 of each calendar year.</w:t>
        </w:r>
      </w:ins>
    </w:p>
    <w:p w14:paraId="33B8A519" w14:textId="5BFDD807" w:rsidR="00225BA9" w:rsidRDefault="00225BA9" w:rsidP="00806688">
      <w:pPr>
        <w:pStyle w:val="ListParagraph"/>
        <w:numPr>
          <w:ilvl w:val="0"/>
          <w:numId w:val="71"/>
        </w:numPr>
        <w:rPr>
          <w:ins w:id="2629" w:author="Shewmaker, Michael@Energy" w:date="2022-03-03T13:57:00Z"/>
          <w:rFonts w:eastAsia="Times New Roman" w:cs="Tahoma"/>
          <w:color w:val="auto"/>
        </w:rPr>
      </w:pPr>
      <w:ins w:id="2630" w:author="Shewmaker, Michael@Energy" w:date="2022-03-03T13:56:00Z">
        <w:r>
          <w:rPr>
            <w:rFonts w:eastAsia="Times New Roman" w:cs="Tahoma"/>
            <w:color w:val="auto"/>
          </w:rPr>
          <w:t>Increment sequentially by 1 for each a</w:t>
        </w:r>
      </w:ins>
      <w:ins w:id="2631" w:author="Shewmaker, Michael@Energy" w:date="2022-03-03T13:57:00Z">
        <w:r>
          <w:rPr>
            <w:rFonts w:eastAsia="Times New Roman" w:cs="Tahoma"/>
            <w:color w:val="auto"/>
          </w:rPr>
          <w:t>ddition</w:t>
        </w:r>
        <w:r w:rsidR="004047E0">
          <w:rPr>
            <w:rFonts w:eastAsia="Times New Roman" w:cs="Tahoma"/>
            <w:color w:val="auto"/>
          </w:rPr>
          <w:t>al new CF1R registered during the calendar year.</w:t>
        </w:r>
      </w:ins>
    </w:p>
    <w:p w14:paraId="34557623" w14:textId="4606B2CE" w:rsidR="004047E0" w:rsidRDefault="004047E0" w:rsidP="004047E0">
      <w:pPr>
        <w:rPr>
          <w:ins w:id="2632" w:author="Shewmaker, Michael@Energy" w:date="2022-03-03T13:57:00Z"/>
          <w:rFonts w:eastAsia="Times New Roman" w:cs="Tahoma"/>
          <w:color w:val="auto"/>
        </w:rPr>
      </w:pPr>
      <w:ins w:id="2633" w:author="Shewmaker, Michael@Energy" w:date="2022-03-03T13:57:00Z">
        <w:r>
          <w:rPr>
            <w:rFonts w:eastAsia="Times New Roman" w:cs="Tahoma"/>
            <w:color w:val="auto"/>
          </w:rPr>
          <w:t>Note 3 – building count</w:t>
        </w:r>
      </w:ins>
    </w:p>
    <w:p w14:paraId="0A065AD0" w14:textId="18FC1AFA" w:rsidR="004047E0" w:rsidRDefault="004047E0" w:rsidP="00806688">
      <w:pPr>
        <w:pStyle w:val="ListParagraph"/>
        <w:numPr>
          <w:ilvl w:val="0"/>
          <w:numId w:val="72"/>
        </w:numPr>
        <w:rPr>
          <w:ins w:id="2634" w:author="Shewmaker, Michael@Energy" w:date="2022-03-03T13:57:00Z"/>
          <w:rFonts w:eastAsia="Times New Roman" w:cs="Tahoma"/>
          <w:color w:val="auto"/>
        </w:rPr>
      </w:pPr>
      <w:ins w:id="2635" w:author="Shewmaker, Michael@Energy" w:date="2022-03-03T13:57:00Z">
        <w:r>
          <w:rPr>
            <w:rFonts w:eastAsia="Times New Roman" w:cs="Tahoma"/>
            <w:color w:val="auto"/>
          </w:rPr>
          <w:t>Reset to 000 when the CF1R number increments (i.e., reset to 000 for a building that uses a new CF1R number).</w:t>
        </w:r>
      </w:ins>
    </w:p>
    <w:p w14:paraId="1AA3B8C6" w14:textId="2FBBFEA3" w:rsidR="004047E0" w:rsidRDefault="004047E0" w:rsidP="00806688">
      <w:pPr>
        <w:pStyle w:val="ListParagraph"/>
        <w:numPr>
          <w:ilvl w:val="0"/>
          <w:numId w:val="72"/>
        </w:numPr>
        <w:rPr>
          <w:ins w:id="2636" w:author="Shewmaker, Michael@Energy" w:date="2022-03-03T13:58:00Z"/>
          <w:rFonts w:eastAsia="Times New Roman" w:cs="Tahoma"/>
          <w:color w:val="auto"/>
        </w:rPr>
      </w:pPr>
      <w:ins w:id="2637" w:author="Shewmaker, Michael@Energy" w:date="2022-03-03T13:57:00Z">
        <w:r>
          <w:rPr>
            <w:rFonts w:eastAsia="Times New Roman" w:cs="Tahoma"/>
            <w:color w:val="auto"/>
          </w:rPr>
          <w:t>For single f</w:t>
        </w:r>
      </w:ins>
      <w:ins w:id="2638" w:author="Shewmaker, Michael@Energy" w:date="2022-03-03T13:58:00Z">
        <w:r>
          <w:rPr>
            <w:rFonts w:eastAsia="Times New Roman" w:cs="Tahoma"/>
            <w:color w:val="auto"/>
          </w:rPr>
          <w:t>amily dwellings (building</w:t>
        </w:r>
        <w:r w:rsidR="00472260">
          <w:rPr>
            <w:rFonts w:eastAsia="Times New Roman" w:cs="Tahoma"/>
            <w:color w:val="auto"/>
          </w:rPr>
          <w:t>s), use 000 for all dwelling units that use the CF1R.</w:t>
        </w:r>
      </w:ins>
    </w:p>
    <w:p w14:paraId="0FBF493C" w14:textId="168D9C9D" w:rsidR="00472260" w:rsidRDefault="00472260" w:rsidP="00806688">
      <w:pPr>
        <w:pStyle w:val="ListParagraph"/>
        <w:numPr>
          <w:ilvl w:val="0"/>
          <w:numId w:val="72"/>
        </w:numPr>
        <w:rPr>
          <w:ins w:id="2639" w:author="Shewmaker, Michael@Energy" w:date="2022-03-03T13:59:00Z"/>
          <w:rFonts w:eastAsia="Times New Roman" w:cs="Tahoma"/>
          <w:color w:val="auto"/>
        </w:rPr>
      </w:pPr>
      <w:ins w:id="2640" w:author="Shewmaker, Michael@Energy" w:date="2022-03-03T13:58:00Z">
        <w:r>
          <w:rPr>
            <w:rFonts w:eastAsia="Times New Roman" w:cs="Tahoma"/>
            <w:color w:val="auto"/>
          </w:rPr>
          <w:t>For nonre</w:t>
        </w:r>
      </w:ins>
      <w:ins w:id="2641" w:author="Shewmaker, Michael@Energy" w:date="2022-03-03T13:59:00Z">
        <w:r>
          <w:rPr>
            <w:rFonts w:eastAsia="Times New Roman" w:cs="Tahoma"/>
            <w:color w:val="auto"/>
          </w:rPr>
          <w:t>sidential buildings (NRCV document type)</w:t>
        </w:r>
        <w:r w:rsidR="00BC0F02">
          <w:rPr>
            <w:rFonts w:eastAsia="Times New Roman" w:cs="Tahoma"/>
            <w:color w:val="auto"/>
          </w:rPr>
          <w:t>:</w:t>
        </w:r>
      </w:ins>
    </w:p>
    <w:p w14:paraId="51BDE8C2" w14:textId="3927F60C" w:rsidR="00BC0F02" w:rsidRDefault="00BC0F02" w:rsidP="00806688">
      <w:pPr>
        <w:pStyle w:val="ListParagraph"/>
        <w:numPr>
          <w:ilvl w:val="1"/>
          <w:numId w:val="72"/>
        </w:numPr>
        <w:rPr>
          <w:ins w:id="2642" w:author="Shewmaker, Michael@Energy" w:date="2022-03-03T13:59:00Z"/>
          <w:rFonts w:eastAsia="Times New Roman" w:cs="Tahoma"/>
          <w:color w:val="auto"/>
        </w:rPr>
      </w:pPr>
      <w:ins w:id="2643" w:author="Shewmaker, Michael@Energy" w:date="2022-03-03T13:59:00Z">
        <w:r>
          <w:rPr>
            <w:rFonts w:eastAsia="Times New Roman" w:cs="Tahoma"/>
            <w:color w:val="auto"/>
          </w:rPr>
          <w:t>Reset to 000 when the “CF1R” number increments (i.e., reset to 000 for a nonresidential project that uses a new “CF1R” number).</w:t>
        </w:r>
      </w:ins>
    </w:p>
    <w:p w14:paraId="4D16FA15" w14:textId="4695A4B6" w:rsidR="00BC0F02" w:rsidRDefault="00BC0F02" w:rsidP="00806688">
      <w:pPr>
        <w:pStyle w:val="ListParagraph"/>
        <w:numPr>
          <w:ilvl w:val="1"/>
          <w:numId w:val="72"/>
        </w:numPr>
        <w:rPr>
          <w:ins w:id="2644" w:author="Shewmaker, Michael@Energy" w:date="2022-03-03T14:01:00Z"/>
          <w:rFonts w:eastAsia="Times New Roman" w:cs="Tahoma"/>
          <w:color w:val="auto"/>
        </w:rPr>
      </w:pPr>
      <w:ins w:id="2645" w:author="Shewmaker, Michael@Energy" w:date="2022-03-03T13:59:00Z">
        <w:r>
          <w:rPr>
            <w:rFonts w:eastAsia="Times New Roman" w:cs="Tahoma"/>
            <w:color w:val="auto"/>
          </w:rPr>
          <w:t xml:space="preserve">Use 001 for the first building in the project and increment sequentially by 1 for each additional building in </w:t>
        </w:r>
      </w:ins>
      <w:ins w:id="2646" w:author="Shewmaker, Michael@Energy" w:date="2022-03-03T14:00:00Z">
        <w:r>
          <w:rPr>
            <w:rFonts w:eastAsia="Times New Roman" w:cs="Tahoma"/>
            <w:color w:val="auto"/>
          </w:rPr>
          <w:t>the project that uses the “CF1R” number.</w:t>
        </w:r>
      </w:ins>
    </w:p>
    <w:p w14:paraId="75DCA485" w14:textId="7C1A1324" w:rsidR="00230927" w:rsidRDefault="00230927" w:rsidP="00230927">
      <w:pPr>
        <w:rPr>
          <w:ins w:id="2647" w:author="Shewmaker, Michael@Energy" w:date="2022-03-03T14:01:00Z"/>
          <w:rFonts w:eastAsia="Times New Roman" w:cs="Tahoma"/>
          <w:color w:val="auto"/>
        </w:rPr>
      </w:pPr>
      <w:ins w:id="2648" w:author="Shewmaker, Michael@Energy" w:date="2022-03-03T14:01:00Z">
        <w:r>
          <w:rPr>
            <w:rFonts w:eastAsia="Times New Roman" w:cs="Tahoma"/>
            <w:color w:val="auto"/>
          </w:rPr>
          <w:t xml:space="preserve">Note 4 </w:t>
        </w:r>
        <w:r w:rsidR="007735A5">
          <w:rPr>
            <w:rFonts w:eastAsia="Times New Roman" w:cs="Tahoma"/>
            <w:color w:val="auto"/>
          </w:rPr>
          <w:t>–</w:t>
        </w:r>
        <w:r>
          <w:rPr>
            <w:rFonts w:eastAsia="Times New Roman" w:cs="Tahoma"/>
            <w:color w:val="auto"/>
          </w:rPr>
          <w:t xml:space="preserve"> </w:t>
        </w:r>
        <w:r w:rsidR="007735A5">
          <w:rPr>
            <w:rFonts w:eastAsia="Times New Roman" w:cs="Tahoma"/>
            <w:color w:val="auto"/>
          </w:rPr>
          <w:t>dwelling unit count</w:t>
        </w:r>
      </w:ins>
    </w:p>
    <w:p w14:paraId="0F5D3CB3" w14:textId="79DBBA5A" w:rsidR="007735A5" w:rsidRDefault="009F4FCB" w:rsidP="00806688">
      <w:pPr>
        <w:pStyle w:val="ListParagraph"/>
        <w:numPr>
          <w:ilvl w:val="0"/>
          <w:numId w:val="73"/>
        </w:numPr>
        <w:rPr>
          <w:ins w:id="2649" w:author="Shewmaker, Michael@Energy" w:date="2022-03-03T14:02:00Z"/>
          <w:rFonts w:eastAsia="Times New Roman" w:cs="Tahoma"/>
          <w:color w:val="auto"/>
        </w:rPr>
      </w:pPr>
      <w:ins w:id="2650" w:author="Shewmaker, Michael@Energy" w:date="2022-03-03T14:02:00Z">
        <w:r>
          <w:rPr>
            <w:rFonts w:eastAsia="Times New Roman" w:cs="Tahoma"/>
            <w:color w:val="auto"/>
          </w:rPr>
          <w:t>Reset to 000 when the CF1R number increments (i.e., reset to 000 for a building that uses a new CF1R number).</w:t>
        </w:r>
      </w:ins>
    </w:p>
    <w:p w14:paraId="7D88F678" w14:textId="1E976A23" w:rsidR="009F4FCB" w:rsidRDefault="009F4FCB" w:rsidP="00806688">
      <w:pPr>
        <w:pStyle w:val="ListParagraph"/>
        <w:numPr>
          <w:ilvl w:val="0"/>
          <w:numId w:val="73"/>
        </w:numPr>
        <w:rPr>
          <w:ins w:id="2651" w:author="Shewmaker, Michael@Energy" w:date="2022-03-03T14:03:00Z"/>
          <w:rFonts w:eastAsia="Times New Roman" w:cs="Tahoma"/>
          <w:color w:val="auto"/>
        </w:rPr>
      </w:pPr>
      <w:ins w:id="2652" w:author="Shewmaker, Michael@Energy" w:date="2022-03-03T14:02:00Z">
        <w:r>
          <w:rPr>
            <w:rFonts w:eastAsia="Times New Roman" w:cs="Tahoma"/>
            <w:color w:val="auto"/>
          </w:rPr>
          <w:t>Reset to 000 when the building coun</w:t>
        </w:r>
      </w:ins>
      <w:ins w:id="2653" w:author="Shewmaker, Michael@Energy" w:date="2022-03-03T14:03:00Z">
        <w:r>
          <w:rPr>
            <w:rFonts w:eastAsia="Times New Roman" w:cs="Tahoma"/>
            <w:color w:val="auto"/>
          </w:rPr>
          <w:t>t increments (i.e., reset to 000 for each additional multifamily building</w:t>
        </w:r>
        <w:r w:rsidR="001A0251">
          <w:rPr>
            <w:rFonts w:eastAsia="Times New Roman" w:cs="Tahoma"/>
            <w:color w:val="auto"/>
          </w:rPr>
          <w:t xml:space="preserve"> that uses the same CF1R.</w:t>
        </w:r>
      </w:ins>
    </w:p>
    <w:p w14:paraId="31CF8414" w14:textId="68EFE587" w:rsidR="001A0251" w:rsidRDefault="001A0251" w:rsidP="00806688">
      <w:pPr>
        <w:pStyle w:val="ListParagraph"/>
        <w:numPr>
          <w:ilvl w:val="0"/>
          <w:numId w:val="73"/>
        </w:numPr>
        <w:rPr>
          <w:ins w:id="2654" w:author="Shewmaker, Michael@Energy" w:date="2022-03-03T14:04:00Z"/>
          <w:rFonts w:eastAsia="Times New Roman" w:cs="Tahoma"/>
          <w:color w:val="auto"/>
        </w:rPr>
      </w:pPr>
      <w:ins w:id="2655" w:author="Shewmaker, Michael@Energy" w:date="2022-03-03T14:03:00Z">
        <w:r>
          <w:rPr>
            <w:rFonts w:eastAsia="Times New Roman" w:cs="Tahoma"/>
            <w:color w:val="auto"/>
          </w:rPr>
          <w:t xml:space="preserve">For single family dwellings use 001 for first dwelling unit and increment sequentially by 1 for each additional </w:t>
        </w:r>
        <w:proofErr w:type="gramStart"/>
        <w:r>
          <w:rPr>
            <w:rFonts w:eastAsia="Times New Roman" w:cs="Tahoma"/>
            <w:color w:val="auto"/>
          </w:rPr>
          <w:t>single family</w:t>
        </w:r>
        <w:proofErr w:type="gramEnd"/>
        <w:r>
          <w:rPr>
            <w:rFonts w:eastAsia="Times New Roman" w:cs="Tahoma"/>
            <w:color w:val="auto"/>
          </w:rPr>
          <w:t xml:space="preserve"> dwelling</w:t>
        </w:r>
        <w:r w:rsidR="00123CBC">
          <w:rPr>
            <w:rFonts w:eastAsia="Times New Roman" w:cs="Tahoma"/>
            <w:color w:val="auto"/>
          </w:rPr>
          <w:t xml:space="preserve"> that u</w:t>
        </w:r>
      </w:ins>
      <w:ins w:id="2656" w:author="Shewmaker, Michael@Energy" w:date="2022-03-03T14:04:00Z">
        <w:r w:rsidR="00123CBC">
          <w:rPr>
            <w:rFonts w:eastAsia="Times New Roman" w:cs="Tahoma"/>
            <w:color w:val="auto"/>
          </w:rPr>
          <w:t>ses the CF1R.</w:t>
        </w:r>
      </w:ins>
    </w:p>
    <w:p w14:paraId="1FC70770" w14:textId="71B2B1D0" w:rsidR="001B28B8" w:rsidRDefault="001B28B8" w:rsidP="00806688">
      <w:pPr>
        <w:pStyle w:val="ListParagraph"/>
        <w:numPr>
          <w:ilvl w:val="0"/>
          <w:numId w:val="73"/>
        </w:numPr>
        <w:rPr>
          <w:ins w:id="2657" w:author="Shewmaker, Michael@Energy" w:date="2022-03-03T14:08:00Z"/>
          <w:rFonts w:eastAsia="Times New Roman" w:cs="Tahoma"/>
          <w:color w:val="auto"/>
        </w:rPr>
      </w:pPr>
      <w:ins w:id="2658" w:author="Shewmaker, Michael@Energy" w:date="2022-03-03T14:05:00Z">
        <w:r>
          <w:rPr>
            <w:rFonts w:eastAsia="Times New Roman" w:cs="Tahoma"/>
            <w:color w:val="auto"/>
          </w:rPr>
          <w:t xml:space="preserve">If the parent CF1R document type is a CF1R-ADD-01 or CF1R-ALT-01, for each required </w:t>
        </w:r>
      </w:ins>
      <w:ins w:id="2659" w:author="Shewmaker, Michael@Energy" w:date="2022-03-03T14:06:00Z">
        <w:r>
          <w:rPr>
            <w:rFonts w:eastAsia="Times New Roman" w:cs="Tahoma"/>
            <w:color w:val="auto"/>
          </w:rPr>
          <w:t>CF1R-ALT-02 child document, use the numbering convention</w:t>
        </w:r>
        <w:r w:rsidR="00B355A2">
          <w:rPr>
            <w:rFonts w:eastAsia="Times New Roman" w:cs="Tahoma"/>
            <w:color w:val="auto"/>
          </w:rPr>
          <w:t xml:space="preserve"> layout described in Figure 3-1</w:t>
        </w:r>
      </w:ins>
      <w:ins w:id="2660" w:author="Shewmaker, Michael@Energy" w:date="2022-03-03T14:07:00Z">
        <w:r w:rsidR="00B355A2">
          <w:rPr>
            <w:rFonts w:eastAsia="Times New Roman" w:cs="Tahoma"/>
            <w:color w:val="auto"/>
          </w:rPr>
          <w:t xml:space="preserve"> with digits 17, 18, 19 = A02, and designate (Figure 3-1) digits 20, 21, 22 as the unique identification number for the dwelling unit</w:t>
        </w:r>
        <w:r w:rsidR="004B676C">
          <w:rPr>
            <w:rFonts w:eastAsia="Times New Roman" w:cs="Tahoma"/>
            <w:color w:val="auto"/>
          </w:rPr>
          <w:t>. For CF2R and CF3R child documents associated with a dwelling unit’s CF1R-ALT-02</w:t>
        </w:r>
      </w:ins>
      <w:ins w:id="2661" w:author="Shewmaker, Michael@Energy" w:date="2022-03-03T14:08:00Z">
        <w:r w:rsidR="004B676C">
          <w:rPr>
            <w:rFonts w:eastAsia="Times New Roman" w:cs="Tahoma"/>
            <w:color w:val="auto"/>
          </w:rPr>
          <w:t>, ensure that the parent CF1R-ADD-01 or CF1R-ALT-01</w:t>
        </w:r>
        <w:r w:rsidR="00E97505">
          <w:rPr>
            <w:rFonts w:eastAsia="Times New Roman" w:cs="Tahoma"/>
            <w:color w:val="auto"/>
          </w:rPr>
          <w:t xml:space="preserve"> (Figure 3-2</w:t>
        </w:r>
      </w:ins>
      <w:ins w:id="2662" w:author="Haider Alhabibi" w:date="2022-03-04T13:14:00Z">
        <w:r w:rsidR="003F0859">
          <w:rPr>
            <w:rFonts w:eastAsia="Times New Roman" w:cs="Tahoma"/>
            <w:color w:val="auto"/>
          </w:rPr>
          <w:t>a</w:t>
        </w:r>
      </w:ins>
      <w:ins w:id="2663" w:author="Shewmaker, Michael@Energy" w:date="2022-03-03T14:08:00Z">
        <w:r w:rsidR="00E97505">
          <w:rPr>
            <w:rFonts w:eastAsia="Times New Roman" w:cs="Tahoma"/>
            <w:color w:val="auto"/>
          </w:rPr>
          <w:t xml:space="preserve"> numbering convention) unique dwelling unit identification number digits 21, 21, 22.</w:t>
        </w:r>
      </w:ins>
    </w:p>
    <w:p w14:paraId="3DA799A7" w14:textId="12E7F45D" w:rsidR="00E97505" w:rsidRDefault="00E97505" w:rsidP="00806688">
      <w:pPr>
        <w:pStyle w:val="ListParagraph"/>
        <w:numPr>
          <w:ilvl w:val="0"/>
          <w:numId w:val="73"/>
        </w:numPr>
        <w:rPr>
          <w:ins w:id="2664" w:author="Shewmaker, Michael@Energy" w:date="2022-03-03T14:09:00Z"/>
          <w:rFonts w:eastAsia="Times New Roman" w:cs="Tahoma"/>
          <w:color w:val="auto"/>
        </w:rPr>
      </w:pPr>
      <w:ins w:id="2665" w:author="Shewmaker, Michael@Energy" w:date="2022-03-03T14:08:00Z">
        <w:r>
          <w:rPr>
            <w:rFonts w:eastAsia="Times New Roman" w:cs="Tahoma"/>
            <w:color w:val="auto"/>
          </w:rPr>
          <w:t xml:space="preserve">For nonresidential </w:t>
        </w:r>
        <w:r w:rsidR="00274742">
          <w:rPr>
            <w:rFonts w:eastAsia="Times New Roman" w:cs="Tahoma"/>
            <w:color w:val="auto"/>
          </w:rPr>
          <w:t>buildings (NRCV document types)</w:t>
        </w:r>
      </w:ins>
      <w:ins w:id="2666" w:author="Shewmaker, Michael@Energy" w:date="2022-03-03T14:09:00Z">
        <w:r w:rsidR="00274742">
          <w:rPr>
            <w:rFonts w:eastAsia="Times New Roman" w:cs="Tahoma"/>
            <w:color w:val="auto"/>
          </w:rPr>
          <w:t>:</w:t>
        </w:r>
      </w:ins>
    </w:p>
    <w:p w14:paraId="67964370" w14:textId="682C0514" w:rsidR="00274742" w:rsidRDefault="00274742" w:rsidP="00806688">
      <w:pPr>
        <w:pStyle w:val="ListParagraph"/>
        <w:numPr>
          <w:ilvl w:val="1"/>
          <w:numId w:val="73"/>
        </w:numPr>
        <w:rPr>
          <w:ins w:id="2667" w:author="Shewmaker, Michael@Energy" w:date="2022-03-03T14:09:00Z"/>
          <w:rFonts w:eastAsia="Times New Roman" w:cs="Tahoma"/>
          <w:color w:val="auto"/>
        </w:rPr>
      </w:pPr>
      <w:ins w:id="2668" w:author="Shewmaker, Michael@Energy" w:date="2022-03-03T14:09:00Z">
        <w:r>
          <w:rPr>
            <w:rFonts w:eastAsia="Times New Roman" w:cs="Tahoma"/>
            <w:color w:val="auto"/>
          </w:rPr>
          <w:t>Reset to 000 when the “CF1R” number increments (i.e., reset to 000 for a nonresidential</w:t>
        </w:r>
        <w:r w:rsidR="00F74020">
          <w:rPr>
            <w:rFonts w:eastAsia="Times New Roman" w:cs="Tahoma"/>
            <w:color w:val="auto"/>
          </w:rPr>
          <w:t xml:space="preserve"> project that uses a new “CF1R” number).</w:t>
        </w:r>
      </w:ins>
    </w:p>
    <w:p w14:paraId="7BCBB57E" w14:textId="5F458E99" w:rsidR="00F74020" w:rsidRDefault="00F74020" w:rsidP="00806688">
      <w:pPr>
        <w:pStyle w:val="ListParagraph"/>
        <w:numPr>
          <w:ilvl w:val="1"/>
          <w:numId w:val="73"/>
        </w:numPr>
        <w:rPr>
          <w:ins w:id="2669" w:author="Shewmaker, Michael@Energy" w:date="2022-03-03T14:10:00Z"/>
          <w:rFonts w:eastAsia="Times New Roman" w:cs="Tahoma"/>
          <w:color w:val="auto"/>
        </w:rPr>
      </w:pPr>
      <w:ins w:id="2670" w:author="Shewmaker, Michael@Energy" w:date="2022-03-03T14:09:00Z">
        <w:r>
          <w:rPr>
            <w:rFonts w:eastAsia="Times New Roman" w:cs="Tahoma"/>
            <w:color w:val="auto"/>
          </w:rPr>
          <w:t>Reset to 000 when the building count increments (i.e., reset to 000 for each additional nonresident</w:t>
        </w:r>
      </w:ins>
      <w:ins w:id="2671" w:author="Shewmaker, Michael@Energy" w:date="2022-03-03T14:10:00Z">
        <w:r>
          <w:rPr>
            <w:rFonts w:eastAsia="Times New Roman" w:cs="Tahoma"/>
            <w:color w:val="auto"/>
          </w:rPr>
          <w:t>ial building that uses the same “CF1R” number</w:t>
        </w:r>
        <w:r w:rsidR="00F665CE">
          <w:rPr>
            <w:rFonts w:eastAsia="Times New Roman" w:cs="Tahoma"/>
            <w:color w:val="auto"/>
          </w:rPr>
          <w:t>).</w:t>
        </w:r>
      </w:ins>
    </w:p>
    <w:p w14:paraId="0A7C6B70" w14:textId="3D8CB50E" w:rsidR="00F665CE" w:rsidRDefault="00F665CE" w:rsidP="00806688">
      <w:pPr>
        <w:pStyle w:val="ListParagraph"/>
        <w:numPr>
          <w:ilvl w:val="1"/>
          <w:numId w:val="73"/>
        </w:numPr>
        <w:rPr>
          <w:ins w:id="2672" w:author="Shewmaker, Michael@Energy" w:date="2022-03-03T14:11:00Z"/>
          <w:rFonts w:eastAsia="Times New Roman" w:cs="Tahoma"/>
          <w:color w:val="auto"/>
        </w:rPr>
      </w:pPr>
      <w:ins w:id="2673" w:author="Shewmaker, Michael@Energy" w:date="2022-03-03T14:10:00Z">
        <w:r>
          <w:rPr>
            <w:rFonts w:eastAsia="Times New Roman" w:cs="Tahoma"/>
            <w:color w:val="auto"/>
          </w:rPr>
          <w:t>Use 001 for the first tenant unit in the building and increment sequentially by 1 for each additional tenant unit in the building that uses the “CF1R</w:t>
        </w:r>
      </w:ins>
      <w:ins w:id="2674" w:author="Shewmaker, Michael@Energy" w:date="2022-03-03T14:11:00Z">
        <w:r w:rsidR="00760D56">
          <w:rPr>
            <w:rFonts w:eastAsia="Times New Roman" w:cs="Tahoma"/>
            <w:color w:val="auto"/>
          </w:rPr>
          <w:t>” number.</w:t>
        </w:r>
      </w:ins>
    </w:p>
    <w:p w14:paraId="5A0AB679" w14:textId="701FC916" w:rsidR="00760D56" w:rsidRDefault="00760D56" w:rsidP="00760D56">
      <w:pPr>
        <w:rPr>
          <w:ins w:id="2675" w:author="Shewmaker, Michael@Energy" w:date="2022-03-03T14:11:00Z"/>
          <w:rFonts w:eastAsia="Times New Roman" w:cs="Tahoma"/>
          <w:color w:val="auto"/>
        </w:rPr>
      </w:pPr>
      <w:ins w:id="2676" w:author="Shewmaker, Michael@Energy" w:date="2022-03-03T14:11:00Z">
        <w:r>
          <w:rPr>
            <w:rFonts w:eastAsia="Times New Roman" w:cs="Tahoma"/>
            <w:color w:val="auto"/>
          </w:rPr>
          <w:t>Note 5 – CF2R count</w:t>
        </w:r>
      </w:ins>
    </w:p>
    <w:p w14:paraId="0E723207" w14:textId="6DB46FE2" w:rsidR="00760D56" w:rsidRDefault="00760D56" w:rsidP="00806688">
      <w:pPr>
        <w:pStyle w:val="ListParagraph"/>
        <w:numPr>
          <w:ilvl w:val="0"/>
          <w:numId w:val="74"/>
        </w:numPr>
        <w:rPr>
          <w:ins w:id="2677" w:author="Shewmaker, Michael@Energy" w:date="2022-03-03T14:12:00Z"/>
          <w:rFonts w:eastAsia="Times New Roman" w:cs="Tahoma"/>
          <w:color w:val="auto"/>
        </w:rPr>
      </w:pPr>
      <w:ins w:id="2678" w:author="Shewmaker, Michael@Energy" w:date="2022-03-03T14:11:00Z">
        <w:r>
          <w:rPr>
            <w:rFonts w:eastAsia="Times New Roman" w:cs="Tahoma"/>
            <w:color w:val="auto"/>
          </w:rPr>
          <w:t xml:space="preserve">Reset to 000 when the CF1R number increments (i.e., reset to 000 for a building that uses </w:t>
        </w:r>
        <w:r w:rsidR="007E0903">
          <w:rPr>
            <w:rFonts w:eastAsia="Times New Roman" w:cs="Tahoma"/>
            <w:color w:val="auto"/>
          </w:rPr>
          <w:t>a new CF1R)</w:t>
        </w:r>
      </w:ins>
      <w:ins w:id="2679" w:author="Shewmaker, Michael@Energy" w:date="2022-03-03T14:12:00Z">
        <w:r w:rsidR="007E0903">
          <w:rPr>
            <w:rFonts w:eastAsia="Times New Roman" w:cs="Tahoma"/>
            <w:color w:val="auto"/>
          </w:rPr>
          <w:t>.</w:t>
        </w:r>
      </w:ins>
    </w:p>
    <w:p w14:paraId="3E352F82" w14:textId="19976122" w:rsidR="007E0903" w:rsidRDefault="007E0903" w:rsidP="00806688">
      <w:pPr>
        <w:pStyle w:val="ListParagraph"/>
        <w:numPr>
          <w:ilvl w:val="0"/>
          <w:numId w:val="74"/>
        </w:numPr>
        <w:rPr>
          <w:ins w:id="2680" w:author="Shewmaker, Michael@Energy" w:date="2022-03-03T14:12:00Z"/>
          <w:rFonts w:eastAsia="Times New Roman" w:cs="Tahoma"/>
          <w:color w:val="auto"/>
        </w:rPr>
      </w:pPr>
      <w:ins w:id="2681" w:author="Shewmaker, Michael@Energy" w:date="2022-03-03T14:12:00Z">
        <w:r>
          <w:rPr>
            <w:rFonts w:eastAsia="Times New Roman" w:cs="Tahoma"/>
            <w:color w:val="auto"/>
          </w:rPr>
          <w:t>Reset to 000 when the dwelling unit count increments (i.e., reset to 000 for a new dwelling unit in the building).</w:t>
        </w:r>
      </w:ins>
    </w:p>
    <w:p w14:paraId="5F76133E" w14:textId="68D788E8" w:rsidR="007E0903" w:rsidRDefault="007E0903" w:rsidP="00806688">
      <w:pPr>
        <w:pStyle w:val="ListParagraph"/>
        <w:numPr>
          <w:ilvl w:val="0"/>
          <w:numId w:val="74"/>
        </w:numPr>
        <w:rPr>
          <w:ins w:id="2682" w:author="Shewmaker, Michael@Energy" w:date="2022-03-03T14:12:00Z"/>
          <w:rFonts w:eastAsia="Times New Roman" w:cs="Tahoma"/>
          <w:color w:val="auto"/>
        </w:rPr>
      </w:pPr>
      <w:ins w:id="2683" w:author="Shewmaker, Michael@Energy" w:date="2022-03-03T14:12:00Z">
        <w:r>
          <w:rPr>
            <w:rFonts w:eastAsia="Times New Roman" w:cs="Tahoma"/>
            <w:color w:val="auto"/>
          </w:rPr>
          <w:lastRenderedPageBreak/>
          <w:t xml:space="preserve">Use 001 for the first </w:t>
        </w:r>
        <w:r w:rsidR="00640A79">
          <w:rPr>
            <w:rFonts w:eastAsia="Times New Roman" w:cs="Tahoma"/>
            <w:color w:val="auto"/>
          </w:rPr>
          <w:t>CF2R in a dwelling unit and increment sequentially by 1 for each additional CF2R in the dwelling unit.</w:t>
        </w:r>
      </w:ins>
    </w:p>
    <w:p w14:paraId="2FAC1A21" w14:textId="66322CC5" w:rsidR="00640A79" w:rsidRDefault="00640A79" w:rsidP="00806688">
      <w:pPr>
        <w:pStyle w:val="ListParagraph"/>
        <w:numPr>
          <w:ilvl w:val="0"/>
          <w:numId w:val="74"/>
        </w:numPr>
        <w:rPr>
          <w:ins w:id="2684" w:author="Shewmaker, Michael@Energy" w:date="2022-03-03T14:13:00Z"/>
          <w:rFonts w:eastAsia="Times New Roman" w:cs="Tahoma"/>
          <w:color w:val="auto"/>
        </w:rPr>
      </w:pPr>
      <w:ins w:id="2685" w:author="Shewmaker, Michael@Energy" w:date="2022-03-03T14:12:00Z">
        <w:r>
          <w:rPr>
            <w:rFonts w:eastAsia="Times New Roman" w:cs="Tahoma"/>
            <w:color w:val="auto"/>
          </w:rPr>
          <w:t>For nonre</w:t>
        </w:r>
      </w:ins>
      <w:ins w:id="2686" w:author="Shewmaker, Michael@Energy" w:date="2022-03-03T14:13:00Z">
        <w:r>
          <w:rPr>
            <w:rFonts w:eastAsia="Times New Roman" w:cs="Tahoma"/>
            <w:color w:val="auto"/>
          </w:rPr>
          <w:t>sidential buildings (NRCV document type)</w:t>
        </w:r>
        <w:r w:rsidR="002D3B68">
          <w:rPr>
            <w:rFonts w:eastAsia="Times New Roman" w:cs="Tahoma"/>
            <w:color w:val="auto"/>
          </w:rPr>
          <w:t>:</w:t>
        </w:r>
      </w:ins>
    </w:p>
    <w:p w14:paraId="2DEC60A7" w14:textId="0C364455" w:rsidR="002D3B68" w:rsidRDefault="002D3B68" w:rsidP="00806688">
      <w:pPr>
        <w:pStyle w:val="ListParagraph"/>
        <w:numPr>
          <w:ilvl w:val="1"/>
          <w:numId w:val="74"/>
        </w:numPr>
        <w:rPr>
          <w:ins w:id="2687" w:author="Shewmaker, Michael@Energy" w:date="2022-03-03T14:13:00Z"/>
          <w:rFonts w:eastAsia="Times New Roman" w:cs="Tahoma"/>
          <w:color w:val="auto"/>
        </w:rPr>
      </w:pPr>
      <w:ins w:id="2688" w:author="Shewmaker, Michael@Energy" w:date="2022-03-03T14:13:00Z">
        <w:r>
          <w:rPr>
            <w:rFonts w:eastAsia="Times New Roman" w:cs="Tahoma"/>
            <w:color w:val="auto"/>
          </w:rPr>
          <w:t>Reset to 000 when the tenant unit count increments (i.e., reset to 000 for a new tenant unit in the building).</w:t>
        </w:r>
      </w:ins>
    </w:p>
    <w:p w14:paraId="18E830F2" w14:textId="033BA842" w:rsidR="002D3B68" w:rsidRDefault="002D3B68" w:rsidP="00806688">
      <w:pPr>
        <w:pStyle w:val="ListParagraph"/>
        <w:numPr>
          <w:ilvl w:val="1"/>
          <w:numId w:val="74"/>
        </w:numPr>
        <w:rPr>
          <w:ins w:id="2689" w:author="Shewmaker, Michael@Energy" w:date="2022-03-03T14:14:00Z"/>
          <w:rFonts w:eastAsia="Times New Roman" w:cs="Tahoma"/>
          <w:color w:val="auto"/>
        </w:rPr>
      </w:pPr>
      <w:ins w:id="2690" w:author="Shewmaker, Michael@Energy" w:date="2022-03-03T14:13:00Z">
        <w:r>
          <w:rPr>
            <w:rFonts w:eastAsia="Times New Roman" w:cs="Tahoma"/>
            <w:color w:val="auto"/>
          </w:rPr>
          <w:t>Use 001 for the first system in the tenant unit and incremen</w:t>
        </w:r>
      </w:ins>
      <w:ins w:id="2691" w:author="Shewmaker, Michael@Energy" w:date="2022-03-03T14:14:00Z">
        <w:r>
          <w:rPr>
            <w:rFonts w:eastAsia="Times New Roman" w:cs="Tahoma"/>
            <w:color w:val="auto"/>
          </w:rPr>
          <w:t>t sequentially by 1 for each additional system in the tenant unit.</w:t>
        </w:r>
      </w:ins>
    </w:p>
    <w:p w14:paraId="22B294AA" w14:textId="18F85D5F" w:rsidR="002D3B68" w:rsidRDefault="002D3B68" w:rsidP="002D3B68">
      <w:pPr>
        <w:rPr>
          <w:ins w:id="2692" w:author="Shewmaker, Michael@Energy" w:date="2022-03-03T14:15:00Z"/>
          <w:rFonts w:eastAsia="Times New Roman" w:cs="Tahoma"/>
          <w:color w:val="auto"/>
        </w:rPr>
      </w:pPr>
      <w:ins w:id="2693" w:author="Shewmaker, Michael@Energy" w:date="2022-03-03T14:14:00Z">
        <w:r>
          <w:rPr>
            <w:rFonts w:eastAsia="Times New Roman" w:cs="Tahoma"/>
            <w:color w:val="auto"/>
          </w:rPr>
          <w:t xml:space="preserve">Note 6 </w:t>
        </w:r>
        <w:r w:rsidR="00491740">
          <w:rPr>
            <w:rFonts w:eastAsia="Times New Roman" w:cs="Tahoma"/>
            <w:color w:val="auto"/>
          </w:rPr>
          <w:t>–</w:t>
        </w:r>
        <w:r>
          <w:rPr>
            <w:rFonts w:eastAsia="Times New Roman" w:cs="Tahoma"/>
            <w:color w:val="auto"/>
          </w:rPr>
          <w:t xml:space="preserve"> </w:t>
        </w:r>
        <w:r w:rsidR="00491740">
          <w:rPr>
            <w:rFonts w:eastAsia="Times New Roman" w:cs="Tahoma"/>
            <w:color w:val="auto"/>
          </w:rPr>
          <w:t>“CF1R” numbering for nonresidential building projects (NRCV document type)</w:t>
        </w:r>
      </w:ins>
    </w:p>
    <w:p w14:paraId="0B22B7CB" w14:textId="3A24567D" w:rsidR="00FB77D3" w:rsidRDefault="00CF0051" w:rsidP="00806688">
      <w:pPr>
        <w:pStyle w:val="ListParagraph"/>
        <w:numPr>
          <w:ilvl w:val="0"/>
          <w:numId w:val="75"/>
        </w:numPr>
        <w:rPr>
          <w:ins w:id="2694" w:author="Shewmaker, Michael@Energy" w:date="2022-03-03T14:16:00Z"/>
          <w:rFonts w:eastAsia="Times New Roman" w:cs="Tahoma"/>
          <w:color w:val="auto"/>
        </w:rPr>
      </w:pPr>
      <w:ins w:id="2695" w:author="Shewmaker, Michael@Energy" w:date="2022-03-03T14:15:00Z">
        <w:r>
          <w:rPr>
            <w:rFonts w:eastAsia="Times New Roman" w:cs="Tahoma"/>
            <w:color w:val="auto"/>
          </w:rPr>
          <w:t>For newly con</w:t>
        </w:r>
      </w:ins>
      <w:ins w:id="2696" w:author="Shewmaker, Michael@Energy" w:date="2022-03-03T14:16:00Z">
        <w:r>
          <w:rPr>
            <w:rFonts w:eastAsia="Times New Roman" w:cs="Tahoma"/>
            <w:color w:val="auto"/>
          </w:rPr>
          <w:t>structed buildings, digits 5-6-7 = Z00</w:t>
        </w:r>
        <w:r w:rsidR="00A03E29">
          <w:rPr>
            <w:rFonts w:eastAsia="Times New Roman" w:cs="Tahoma"/>
            <w:color w:val="auto"/>
          </w:rPr>
          <w:t>.</w:t>
        </w:r>
      </w:ins>
    </w:p>
    <w:p w14:paraId="4AFFBF49" w14:textId="135EE282" w:rsidR="00CF0051" w:rsidRDefault="00CF0051" w:rsidP="00806688">
      <w:pPr>
        <w:pStyle w:val="ListParagraph"/>
        <w:numPr>
          <w:ilvl w:val="0"/>
          <w:numId w:val="75"/>
        </w:numPr>
        <w:rPr>
          <w:ins w:id="2697" w:author="Shewmaker, Michael@Energy" w:date="2022-03-03T14:16:00Z"/>
          <w:rFonts w:eastAsia="Times New Roman" w:cs="Tahoma"/>
          <w:color w:val="auto"/>
        </w:rPr>
      </w:pPr>
      <w:ins w:id="2698" w:author="Shewmaker, Michael@Energy" w:date="2022-03-03T14:16:00Z">
        <w:r>
          <w:rPr>
            <w:rFonts w:eastAsia="Times New Roman" w:cs="Tahoma"/>
            <w:color w:val="auto"/>
          </w:rPr>
          <w:t>For alterations to existing buildings</w:t>
        </w:r>
        <w:r w:rsidR="00A03E29">
          <w:rPr>
            <w:rFonts w:eastAsia="Times New Roman" w:cs="Tahoma"/>
            <w:color w:val="auto"/>
          </w:rPr>
          <w:t>, digits 5-6-7 = Y00.</w:t>
        </w:r>
      </w:ins>
    </w:p>
    <w:p w14:paraId="305D4C8F" w14:textId="1F16DB45" w:rsidR="00A03E29" w:rsidRDefault="00A03E29" w:rsidP="00806688">
      <w:pPr>
        <w:pStyle w:val="ListParagraph"/>
        <w:numPr>
          <w:ilvl w:val="0"/>
          <w:numId w:val="75"/>
        </w:numPr>
        <w:rPr>
          <w:ins w:id="2699" w:author="Shewmaker, Michael@Energy" w:date="2022-03-03T14:17:00Z"/>
          <w:rFonts w:eastAsia="Times New Roman" w:cs="Tahoma"/>
          <w:color w:val="auto"/>
        </w:rPr>
      </w:pPr>
      <w:ins w:id="2700" w:author="Shewmaker, Michael@Energy" w:date="2022-03-03T14:16:00Z">
        <w:r>
          <w:rPr>
            <w:rFonts w:eastAsia="Times New Roman" w:cs="Tahoma"/>
            <w:color w:val="auto"/>
          </w:rPr>
          <w:t>For all NRCV documents, digits 15 = 0.</w:t>
        </w:r>
      </w:ins>
    </w:p>
    <w:p w14:paraId="4AE6A215" w14:textId="07B91E78" w:rsidR="00A03E29" w:rsidRDefault="00A03E29" w:rsidP="00A03E29">
      <w:pPr>
        <w:rPr>
          <w:ins w:id="2701" w:author="Shewmaker, Michael@Energy" w:date="2022-03-03T14:17:00Z"/>
          <w:rFonts w:eastAsia="Times New Roman" w:cs="Tahoma"/>
          <w:color w:val="auto"/>
        </w:rPr>
      </w:pPr>
      <w:ins w:id="2702" w:author="Shewmaker, Michael@Energy" w:date="2022-03-03T14:17:00Z">
        <w:r>
          <w:rPr>
            <w:rFonts w:eastAsia="Times New Roman" w:cs="Tahoma"/>
            <w:color w:val="auto"/>
          </w:rPr>
          <w:t>Note 7 – “CF2R” numbering for nonresidential building projects (NRCV document type)</w:t>
        </w:r>
      </w:ins>
    </w:p>
    <w:p w14:paraId="63D284A9" w14:textId="5348FD3D" w:rsidR="00A03E29" w:rsidRDefault="00A03E29" w:rsidP="00806688">
      <w:pPr>
        <w:pStyle w:val="ListParagraph"/>
        <w:numPr>
          <w:ilvl w:val="0"/>
          <w:numId w:val="76"/>
        </w:numPr>
        <w:rPr>
          <w:ins w:id="2703" w:author="Shewmaker, Michael@Energy" w:date="2022-03-03T14:17:00Z"/>
          <w:rFonts w:eastAsia="Times New Roman" w:cs="Tahoma"/>
          <w:color w:val="auto"/>
        </w:rPr>
      </w:pPr>
      <w:ins w:id="2704" w:author="Shewmaker, Michael@Energy" w:date="2022-03-03T14:17:00Z">
        <w:r>
          <w:rPr>
            <w:rFonts w:eastAsia="Times New Roman" w:cs="Tahoma"/>
            <w:color w:val="auto"/>
          </w:rPr>
          <w:t>For all NRCV documents, digits 25-26-27 = 0.</w:t>
        </w:r>
      </w:ins>
    </w:p>
    <w:p w14:paraId="3227EA39" w14:textId="1BB5CC77" w:rsidR="00A03E29" w:rsidRPr="00A03E29" w:rsidRDefault="00A03E29" w:rsidP="00806688">
      <w:pPr>
        <w:pStyle w:val="ListParagraph"/>
        <w:numPr>
          <w:ilvl w:val="0"/>
          <w:numId w:val="76"/>
        </w:numPr>
        <w:rPr>
          <w:ins w:id="2705" w:author="Haider Alhabibi" w:date="2022-02-17T13:39:00Z"/>
          <w:rFonts w:eastAsia="Times New Roman" w:cs="Tahoma"/>
          <w:color w:val="auto"/>
        </w:rPr>
      </w:pPr>
      <w:ins w:id="2706" w:author="Shewmaker, Michael@Energy" w:date="2022-03-03T14:17:00Z">
        <w:r>
          <w:rPr>
            <w:rFonts w:eastAsia="Times New Roman" w:cs="Tahoma"/>
            <w:color w:val="auto"/>
          </w:rPr>
          <w:t>For all NRCV documents, digit 31 = 0.</w:t>
        </w:r>
      </w:ins>
    </w:p>
    <w:p w14:paraId="73C3C5A3" w14:textId="3C3E3ECE" w:rsidR="00830FD6" w:rsidRDefault="00830FD6" w:rsidP="00E823B8">
      <w:pPr>
        <w:pStyle w:val="FigureTitleStyle"/>
        <w:rPr>
          <w:ins w:id="2707" w:author="Haider Alhabibi" w:date="2022-02-11T09:48:00Z"/>
          <w:rFonts w:ascii="Tahoma" w:hAnsi="Tahoma" w:cs="Tahoma"/>
          <w:sz w:val="24"/>
          <w:szCs w:val="24"/>
        </w:rPr>
      </w:pPr>
    </w:p>
    <w:p w14:paraId="58B388C5" w14:textId="430CB6C7" w:rsidR="003331A5" w:rsidRPr="0024633A" w:rsidRDefault="00EC209A" w:rsidP="00EF708F">
      <w:pPr>
        <w:pStyle w:val="ListParagraph"/>
        <w:spacing w:after="0"/>
        <w:contextualSpacing w:val="0"/>
        <w:jc w:val="center"/>
        <w:rPr>
          <w:rFonts w:eastAsia="Times New Roman" w:cs="Tahoma"/>
          <w:color w:val="auto"/>
        </w:rPr>
      </w:pPr>
      <w:del w:id="2708" w:author="Haider Alhabibi" w:date="2022-02-11T10:21:00Z">
        <w:r w:rsidRPr="0024633A" w:rsidDel="00AF131C">
          <w:rPr>
            <w:rFonts w:eastAsia="Times New Roman" w:cs="Tahoma"/>
            <w:noProof/>
            <w:color w:val="auto"/>
          </w:rPr>
          <w:drawing>
            <wp:inline distT="0" distB="0" distL="0" distR="0" wp14:anchorId="54BB8F7C" wp14:editId="59CCDA77">
              <wp:extent cx="6309360" cy="3775683"/>
              <wp:effectExtent l="0" t="0" r="0" b="0"/>
              <wp:docPr id="6" name="Picture 6" descr="Numbering convention for the CF1R, CF2R, CF3R and NRCV complianc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09360" cy="3775683"/>
                      </a:xfrm>
                      <a:prstGeom prst="rect">
                        <a:avLst/>
                      </a:prstGeom>
                      <a:noFill/>
                      <a:ln>
                        <a:noFill/>
                      </a:ln>
                    </pic:spPr>
                  </pic:pic>
                </a:graphicData>
              </a:graphic>
            </wp:inline>
          </w:drawing>
        </w:r>
      </w:del>
    </w:p>
    <w:tbl>
      <w:tblPr>
        <w:tblStyle w:val="TableGrid"/>
        <w:tblW w:w="5000" w:type="pct"/>
        <w:jc w:val="center"/>
        <w:tblBorders>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9926"/>
      </w:tblGrid>
      <w:tr w:rsidR="00031B8B" w:rsidRPr="0024633A" w14:paraId="5818EEF0" w14:textId="77777777" w:rsidTr="00EF708F">
        <w:trPr>
          <w:cantSplit/>
          <w:jc w:val="center"/>
          <w:del w:id="2709" w:author="Haider Alhabibi" w:date="2022-03-04T13:15:00Z"/>
        </w:trPr>
        <w:tc>
          <w:tcPr>
            <w:tcW w:w="5000" w:type="pct"/>
          </w:tcPr>
          <w:p w14:paraId="7A92D6FD" w14:textId="154CE68B" w:rsidR="00EF708F" w:rsidRPr="0024633A" w:rsidDel="00472D9B" w:rsidRDefault="00EF708F" w:rsidP="00F27F39">
            <w:pPr>
              <w:pStyle w:val="ListParagraph"/>
              <w:spacing w:before="0" w:after="120"/>
              <w:rPr>
                <w:del w:id="2710" w:author="Haider Alhabibi" w:date="2022-02-17T19:04:00Z"/>
                <w:rFonts w:eastAsia="Times New Roman" w:cs="Tahoma"/>
                <w:color w:val="auto"/>
                <w:sz w:val="16"/>
                <w:szCs w:val="16"/>
              </w:rPr>
            </w:pPr>
            <w:del w:id="2711" w:author="Haider Alhabibi" w:date="2022-02-17T19:04:00Z">
              <w:r w:rsidRPr="0024633A" w:rsidDel="00472D9B">
                <w:rPr>
                  <w:rFonts w:eastAsia="Times New Roman" w:cs="Tahoma"/>
                  <w:color w:val="auto"/>
                  <w:sz w:val="16"/>
                  <w:szCs w:val="16"/>
                </w:rPr>
                <w:delText xml:space="preserve">Notes for Figure 3-1 and </w:delText>
              </w:r>
              <w:r w:rsidR="00574EDC" w:rsidRPr="0024633A" w:rsidDel="00472D9B">
                <w:rPr>
                  <w:rFonts w:eastAsia="Times New Roman" w:cs="Tahoma"/>
                  <w:color w:val="auto"/>
                  <w:sz w:val="16"/>
                  <w:szCs w:val="16"/>
                </w:rPr>
                <w:delText>Figure 3</w:delText>
              </w:r>
              <w:r w:rsidRPr="0024633A" w:rsidDel="00472D9B">
                <w:rPr>
                  <w:rFonts w:eastAsia="Times New Roman" w:cs="Tahoma"/>
                  <w:color w:val="auto"/>
                  <w:sz w:val="16"/>
                  <w:szCs w:val="16"/>
                </w:rPr>
                <w:delText>-2</w:delText>
              </w:r>
            </w:del>
          </w:p>
          <w:p w14:paraId="6E4E978D" w14:textId="436DF32D" w:rsidR="00031B8B" w:rsidRPr="0024633A" w:rsidRDefault="00031B8B" w:rsidP="00F27F39">
            <w:pPr>
              <w:pStyle w:val="ListParagraph"/>
              <w:spacing w:before="0" w:after="120"/>
              <w:rPr>
                <w:del w:id="2712" w:author="Haider Alhabibi" w:date="2022-03-04T13:15:00Z"/>
                <w:rFonts w:eastAsia="Times New Roman" w:cs="Tahoma"/>
                <w:color w:val="auto"/>
                <w:sz w:val="16"/>
                <w:szCs w:val="16"/>
              </w:rPr>
            </w:pPr>
            <w:del w:id="2713" w:author="Haider Alhabibi" w:date="2022-02-17T19:04:00Z">
              <w:r w:rsidRPr="0024633A" w:rsidDel="00472D9B">
                <w:rPr>
                  <w:rFonts w:eastAsia="Times New Roman" w:cs="Tahoma"/>
                  <w:color w:val="auto"/>
                  <w:sz w:val="16"/>
                  <w:szCs w:val="16"/>
                </w:rPr>
                <w:delText>Use only capitalized alpha digits; Omit use of the letter "O" to avoid confusion with the number Zero "0"; Omit use of the letter "I" to avoid confusion with the number One "1"</w:delText>
              </w:r>
              <w:r w:rsidR="00C0009A" w:rsidRPr="0024633A" w:rsidDel="00472D9B">
                <w:rPr>
                  <w:rFonts w:eastAsia="Times New Roman" w:cs="Tahoma"/>
                  <w:color w:val="auto"/>
                  <w:sz w:val="16"/>
                  <w:szCs w:val="16"/>
                </w:rPr>
                <w:delText>.</w:delText>
              </w:r>
            </w:del>
          </w:p>
        </w:tc>
      </w:tr>
      <w:tr w:rsidR="00B112B8" w:rsidRPr="0024633A" w14:paraId="23AD7E20" w14:textId="77777777" w:rsidTr="00EF708F">
        <w:trPr>
          <w:cantSplit/>
          <w:jc w:val="center"/>
          <w:del w:id="2714" w:author="Haider Alhabibi" w:date="2022-03-04T13:15:00Z"/>
        </w:trPr>
        <w:tc>
          <w:tcPr>
            <w:tcW w:w="5000" w:type="pct"/>
          </w:tcPr>
          <w:p w14:paraId="4F934A9F" w14:textId="7456B7BA" w:rsidR="00B112B8" w:rsidRPr="0024633A" w:rsidRDefault="00B112B8" w:rsidP="00F27F39">
            <w:pPr>
              <w:pStyle w:val="ListParagraph"/>
              <w:spacing w:before="0" w:after="120"/>
              <w:rPr>
                <w:del w:id="2715" w:author="Haider Alhabibi" w:date="2022-03-04T13:15:00Z"/>
                <w:rFonts w:eastAsia="Times New Roman" w:cs="Tahoma"/>
                <w:color w:val="auto"/>
                <w:sz w:val="16"/>
                <w:szCs w:val="16"/>
              </w:rPr>
            </w:pPr>
            <w:del w:id="2716" w:author="Haider Alhabibi" w:date="2022-03-04T13:15:00Z">
              <w:r w:rsidRPr="0024633A">
                <w:rPr>
                  <w:rFonts w:eastAsia="Times New Roman" w:cs="Tahoma"/>
                  <w:color w:val="auto"/>
                  <w:sz w:val="16"/>
                  <w:szCs w:val="16"/>
                </w:rPr>
                <w:delText xml:space="preserve">Note 1 (Figure 3-1): </w:delText>
              </w:r>
              <w:r w:rsidR="00C0009A" w:rsidRPr="0024633A">
                <w:rPr>
                  <w:rFonts w:eastAsia="Times New Roman" w:cs="Tahoma"/>
                  <w:color w:val="auto"/>
                  <w:sz w:val="16"/>
                  <w:szCs w:val="16"/>
                </w:rPr>
                <w:delText>-</w:delText>
              </w:r>
              <w:r w:rsidRPr="0024633A">
                <w:rPr>
                  <w:rFonts w:eastAsia="Times New Roman" w:cs="Tahoma"/>
                  <w:color w:val="auto"/>
                  <w:sz w:val="16"/>
                  <w:szCs w:val="16"/>
                </w:rPr>
                <w:delText xml:space="preserve"> </w:delText>
              </w:r>
              <w:r w:rsidR="00C0009A" w:rsidRPr="0024633A">
                <w:rPr>
                  <w:rFonts w:eastAsia="Times New Roman" w:cs="Tahoma"/>
                  <w:color w:val="auto"/>
                  <w:sz w:val="16"/>
                  <w:szCs w:val="16"/>
                </w:rPr>
                <w:delText>CF1R worksheet count</w:delText>
              </w:r>
            </w:del>
          </w:p>
          <w:p w14:paraId="60A2A301" w14:textId="2F1CD192" w:rsidR="00C037AD" w:rsidRPr="0024633A" w:rsidRDefault="00B112B8" w:rsidP="00806688">
            <w:pPr>
              <w:pStyle w:val="ListParagraph"/>
              <w:numPr>
                <w:ilvl w:val="0"/>
                <w:numId w:val="52"/>
              </w:numPr>
              <w:spacing w:after="120"/>
              <w:rPr>
                <w:del w:id="2717" w:author="Haider Alhabibi" w:date="2022-03-04T13:15:00Z"/>
                <w:rFonts w:eastAsia="Times New Roman" w:cs="Tahoma"/>
                <w:color w:val="auto"/>
                <w:sz w:val="16"/>
                <w:szCs w:val="16"/>
              </w:rPr>
            </w:pPr>
            <w:del w:id="2718" w:author="Haider Alhabibi" w:date="2022-03-04T13:15:00Z">
              <w:r w:rsidRPr="0024633A">
                <w:rPr>
                  <w:rFonts w:eastAsia="Times New Roman" w:cs="Tahoma"/>
                  <w:color w:val="auto"/>
                  <w:sz w:val="16"/>
                  <w:szCs w:val="16"/>
                </w:rPr>
                <w:delText>Reset to 001 for the first wor</w:delText>
              </w:r>
              <w:r w:rsidR="002414F1" w:rsidRPr="0024633A">
                <w:rPr>
                  <w:rFonts w:eastAsia="Times New Roman" w:cs="Tahoma"/>
                  <w:color w:val="auto"/>
                  <w:sz w:val="16"/>
                  <w:szCs w:val="16"/>
                </w:rPr>
                <w:delText xml:space="preserve">ksheet </w:delText>
              </w:r>
              <w:r w:rsidR="00746703" w:rsidRPr="0024633A">
                <w:rPr>
                  <w:rFonts w:eastAsia="Times New Roman" w:cs="Tahoma"/>
                  <w:color w:val="auto"/>
                  <w:sz w:val="16"/>
                  <w:szCs w:val="16"/>
                </w:rPr>
                <w:delText>(</w:delText>
              </w:r>
              <w:r w:rsidR="00E00285" w:rsidRPr="0024633A">
                <w:rPr>
                  <w:rFonts w:eastAsia="Times New Roman" w:cs="Tahoma"/>
                  <w:color w:val="auto"/>
                  <w:sz w:val="16"/>
                  <w:szCs w:val="16"/>
                </w:rPr>
                <w:delText>or ALT-02</w:delText>
              </w:r>
              <w:r w:rsidR="00746703" w:rsidRPr="0024633A">
                <w:rPr>
                  <w:rFonts w:eastAsia="Times New Roman" w:cs="Tahoma"/>
                  <w:color w:val="auto"/>
                  <w:sz w:val="16"/>
                  <w:szCs w:val="16"/>
                </w:rPr>
                <w:delText>)</w:delText>
              </w:r>
              <w:r w:rsidR="00E00285" w:rsidRPr="0024633A">
                <w:rPr>
                  <w:rFonts w:eastAsia="Times New Roman" w:cs="Tahoma"/>
                  <w:color w:val="auto"/>
                  <w:sz w:val="16"/>
                  <w:szCs w:val="16"/>
                </w:rPr>
                <w:delText xml:space="preserve"> </w:delText>
              </w:r>
              <w:r w:rsidR="002414F1" w:rsidRPr="0024633A">
                <w:rPr>
                  <w:rFonts w:eastAsia="Times New Roman" w:cs="Tahoma"/>
                  <w:color w:val="auto"/>
                  <w:sz w:val="16"/>
                  <w:szCs w:val="16"/>
                </w:rPr>
                <w:delText xml:space="preserve">created for a new CF1R. </w:delText>
              </w:r>
            </w:del>
          </w:p>
          <w:p w14:paraId="5A54571F" w14:textId="58BF12C3" w:rsidR="00B112B8" w:rsidRPr="0024633A" w:rsidRDefault="00B112B8" w:rsidP="00806688">
            <w:pPr>
              <w:pStyle w:val="ListParagraph"/>
              <w:numPr>
                <w:ilvl w:val="0"/>
                <w:numId w:val="52"/>
              </w:numPr>
              <w:spacing w:after="120"/>
              <w:rPr>
                <w:del w:id="2719" w:author="Haider Alhabibi" w:date="2022-03-04T13:15:00Z"/>
                <w:rFonts w:eastAsia="Times New Roman" w:cs="Tahoma"/>
                <w:color w:val="auto"/>
                <w:sz w:val="16"/>
                <w:szCs w:val="16"/>
              </w:rPr>
            </w:pPr>
            <w:del w:id="2720" w:author="Haider Alhabibi" w:date="2022-03-04T13:15:00Z">
              <w:r w:rsidRPr="0024633A">
                <w:rPr>
                  <w:rFonts w:eastAsia="Times New Roman" w:cs="Tahoma"/>
                  <w:color w:val="auto"/>
                  <w:sz w:val="16"/>
                  <w:szCs w:val="16"/>
                </w:rPr>
                <w:delText>Increment sequential</w:delText>
              </w:r>
              <w:r w:rsidR="00C1093A" w:rsidRPr="0024633A">
                <w:rPr>
                  <w:rFonts w:eastAsia="Times New Roman" w:cs="Tahoma"/>
                  <w:color w:val="auto"/>
                  <w:sz w:val="16"/>
                  <w:szCs w:val="16"/>
                </w:rPr>
                <w:delText>ly</w:delText>
              </w:r>
              <w:r w:rsidRPr="0024633A">
                <w:rPr>
                  <w:rFonts w:eastAsia="Times New Roman" w:cs="Tahoma"/>
                  <w:color w:val="auto"/>
                  <w:sz w:val="16"/>
                  <w:szCs w:val="16"/>
                </w:rPr>
                <w:delText xml:space="preserve"> by 1 for each additional worksheet</w:delText>
              </w:r>
              <w:r w:rsidR="00E00285" w:rsidRPr="0024633A">
                <w:rPr>
                  <w:rFonts w:eastAsia="Times New Roman" w:cs="Tahoma"/>
                  <w:color w:val="auto"/>
                  <w:sz w:val="16"/>
                  <w:szCs w:val="16"/>
                </w:rPr>
                <w:delText xml:space="preserve"> </w:delText>
              </w:r>
              <w:r w:rsidR="00746703" w:rsidRPr="0024633A">
                <w:rPr>
                  <w:rFonts w:eastAsia="Times New Roman" w:cs="Tahoma"/>
                  <w:color w:val="auto"/>
                  <w:sz w:val="16"/>
                  <w:szCs w:val="16"/>
                </w:rPr>
                <w:delText>(</w:delText>
              </w:r>
              <w:r w:rsidR="00E00285" w:rsidRPr="0024633A">
                <w:rPr>
                  <w:rFonts w:eastAsia="Times New Roman" w:cs="Tahoma"/>
                  <w:color w:val="auto"/>
                  <w:sz w:val="16"/>
                  <w:szCs w:val="16"/>
                </w:rPr>
                <w:delText>or ALT-02</w:delText>
              </w:r>
              <w:r w:rsidR="00746703" w:rsidRPr="0024633A">
                <w:rPr>
                  <w:rFonts w:eastAsia="Times New Roman" w:cs="Tahoma"/>
                  <w:color w:val="auto"/>
                  <w:sz w:val="16"/>
                  <w:szCs w:val="16"/>
                </w:rPr>
                <w:delText>)</w:delText>
              </w:r>
              <w:r w:rsidRPr="0024633A">
                <w:rPr>
                  <w:rFonts w:eastAsia="Times New Roman" w:cs="Tahoma"/>
                  <w:color w:val="auto"/>
                  <w:sz w:val="16"/>
                  <w:szCs w:val="16"/>
                </w:rPr>
                <w:delText xml:space="preserve"> created for the CF1R.</w:delText>
              </w:r>
              <w:r w:rsidR="00D04271" w:rsidRPr="0024633A">
                <w:rPr>
                  <w:rFonts w:eastAsia="Times New Roman" w:cs="Tahoma"/>
                  <w:color w:val="auto"/>
                  <w:sz w:val="16"/>
                  <w:szCs w:val="16"/>
                </w:rPr>
                <w:delText xml:space="preserve"> </w:delText>
              </w:r>
            </w:del>
          </w:p>
          <w:p w14:paraId="709F2078" w14:textId="64F44B13" w:rsidR="006848A6" w:rsidRPr="0024633A" w:rsidRDefault="006848A6" w:rsidP="00806688">
            <w:pPr>
              <w:pStyle w:val="ListParagraph"/>
              <w:numPr>
                <w:ilvl w:val="0"/>
                <w:numId w:val="52"/>
              </w:numPr>
              <w:spacing w:after="120"/>
              <w:rPr>
                <w:del w:id="2721" w:author="Haider Alhabibi" w:date="2022-03-04T13:15:00Z"/>
                <w:rFonts w:eastAsia="Times New Roman" w:cs="Tahoma"/>
                <w:color w:val="auto"/>
                <w:sz w:val="16"/>
                <w:szCs w:val="16"/>
              </w:rPr>
            </w:pPr>
            <w:del w:id="2722" w:author="Haider Alhabibi" w:date="2022-03-04T13:15:00Z">
              <w:r w:rsidRPr="0024633A">
                <w:rPr>
                  <w:rFonts w:eastAsia="Times New Roman" w:cs="Tahoma"/>
                  <w:color w:val="auto"/>
                  <w:sz w:val="16"/>
                  <w:szCs w:val="16"/>
                </w:rPr>
                <w:delText xml:space="preserve">If the </w:delText>
              </w:r>
              <w:r w:rsidR="00993068" w:rsidRPr="0024633A">
                <w:rPr>
                  <w:rFonts w:eastAsia="Times New Roman" w:cs="Tahoma"/>
                  <w:color w:val="auto"/>
                  <w:sz w:val="16"/>
                  <w:szCs w:val="16"/>
                </w:rPr>
                <w:delText>parent</w:delText>
              </w:r>
              <w:r w:rsidRPr="0024633A">
                <w:rPr>
                  <w:rFonts w:eastAsia="Times New Roman" w:cs="Tahoma"/>
                  <w:color w:val="auto"/>
                  <w:sz w:val="16"/>
                  <w:szCs w:val="16"/>
                </w:rPr>
                <w:delText xml:space="preserve"> </w:delText>
              </w:r>
              <w:r w:rsidR="000A7A5F" w:rsidRPr="0024633A">
                <w:rPr>
                  <w:rFonts w:eastAsia="Times New Roman" w:cs="Tahoma"/>
                  <w:color w:val="auto"/>
                  <w:sz w:val="16"/>
                  <w:szCs w:val="16"/>
                </w:rPr>
                <w:delText xml:space="preserve">CF1R </w:delText>
              </w:r>
              <w:r w:rsidR="00F6368A" w:rsidRPr="0024633A">
                <w:rPr>
                  <w:rFonts w:eastAsia="Times New Roman" w:cs="Tahoma"/>
                  <w:color w:val="auto"/>
                  <w:sz w:val="16"/>
                  <w:szCs w:val="16"/>
                </w:rPr>
                <w:delText xml:space="preserve">document type </w:delText>
              </w:r>
              <w:r w:rsidR="00993068" w:rsidRPr="0024633A">
                <w:rPr>
                  <w:rFonts w:eastAsia="Times New Roman" w:cs="Tahoma"/>
                  <w:color w:val="auto"/>
                  <w:sz w:val="16"/>
                  <w:szCs w:val="16"/>
                </w:rPr>
                <w:delText xml:space="preserve">is </w:delText>
              </w:r>
              <w:r w:rsidR="00F6368A" w:rsidRPr="0024633A">
                <w:rPr>
                  <w:rFonts w:eastAsia="Times New Roman" w:cs="Tahoma"/>
                  <w:color w:val="auto"/>
                  <w:sz w:val="16"/>
                  <w:szCs w:val="16"/>
                </w:rPr>
                <w:delText>a</w:delText>
              </w:r>
              <w:r w:rsidR="007F424D" w:rsidRPr="0024633A">
                <w:rPr>
                  <w:rFonts w:eastAsia="Times New Roman" w:cs="Tahoma"/>
                  <w:color w:val="auto"/>
                  <w:sz w:val="16"/>
                  <w:szCs w:val="16"/>
                </w:rPr>
                <w:delText xml:space="preserve"> </w:delText>
              </w:r>
              <w:r w:rsidR="00993068" w:rsidRPr="0024633A">
                <w:rPr>
                  <w:rFonts w:eastAsia="Times New Roman" w:cs="Tahoma"/>
                  <w:color w:val="auto"/>
                  <w:sz w:val="16"/>
                  <w:szCs w:val="16"/>
                </w:rPr>
                <w:delText>CF1R-ADD-01 or CF1R-ALT-01</w:delText>
              </w:r>
              <w:r w:rsidR="00411DEE" w:rsidRPr="0024633A">
                <w:rPr>
                  <w:rFonts w:eastAsia="Times New Roman" w:cs="Tahoma"/>
                  <w:color w:val="auto"/>
                  <w:sz w:val="16"/>
                  <w:szCs w:val="16"/>
                </w:rPr>
                <w:delText>,</w:delText>
              </w:r>
              <w:r w:rsidR="007F424D" w:rsidRPr="0024633A">
                <w:rPr>
                  <w:rFonts w:eastAsia="Times New Roman" w:cs="Tahoma"/>
                  <w:color w:val="auto"/>
                  <w:sz w:val="16"/>
                  <w:szCs w:val="16"/>
                </w:rPr>
                <w:delText xml:space="preserve"> </w:delText>
              </w:r>
              <w:r w:rsidR="00411DEE" w:rsidRPr="0024633A">
                <w:rPr>
                  <w:rFonts w:eastAsia="Times New Roman" w:cs="Tahoma"/>
                  <w:color w:val="auto"/>
                  <w:sz w:val="16"/>
                  <w:szCs w:val="16"/>
                </w:rPr>
                <w:delText>for each</w:delText>
              </w:r>
              <w:r w:rsidR="00F6368A" w:rsidRPr="0024633A">
                <w:rPr>
                  <w:rFonts w:eastAsia="Times New Roman" w:cs="Tahoma"/>
                  <w:color w:val="auto"/>
                  <w:sz w:val="16"/>
                  <w:szCs w:val="16"/>
                </w:rPr>
                <w:delText xml:space="preserve"> </w:delText>
              </w:r>
              <w:r w:rsidR="00411DEE" w:rsidRPr="0024633A">
                <w:rPr>
                  <w:rFonts w:eastAsia="Times New Roman" w:cs="Tahoma"/>
                  <w:color w:val="auto"/>
                  <w:sz w:val="16"/>
                  <w:szCs w:val="16"/>
                </w:rPr>
                <w:delText xml:space="preserve">required </w:delText>
              </w:r>
              <w:r w:rsidR="00F6368A" w:rsidRPr="0024633A">
                <w:rPr>
                  <w:rFonts w:eastAsia="Times New Roman" w:cs="Tahoma"/>
                  <w:color w:val="auto"/>
                  <w:sz w:val="16"/>
                  <w:szCs w:val="16"/>
                </w:rPr>
                <w:delText>CF1R-ALT-02</w:delText>
              </w:r>
              <w:r w:rsidR="00411DEE" w:rsidRPr="0024633A">
                <w:rPr>
                  <w:rFonts w:eastAsia="Times New Roman" w:cs="Tahoma"/>
                  <w:color w:val="auto"/>
                  <w:sz w:val="16"/>
                  <w:szCs w:val="16"/>
                </w:rPr>
                <w:delText xml:space="preserve"> child document, </w:delText>
              </w:r>
              <w:r w:rsidR="000A7A5F" w:rsidRPr="0024633A">
                <w:rPr>
                  <w:rFonts w:eastAsia="Times New Roman" w:cs="Tahoma"/>
                  <w:color w:val="auto"/>
                  <w:sz w:val="16"/>
                  <w:szCs w:val="16"/>
                </w:rPr>
                <w:delText xml:space="preserve">use the numbering convention </w:delText>
              </w:r>
              <w:r w:rsidR="00254D62" w:rsidRPr="0024633A">
                <w:rPr>
                  <w:rFonts w:eastAsia="Times New Roman" w:cs="Tahoma"/>
                  <w:color w:val="auto"/>
                  <w:sz w:val="16"/>
                  <w:szCs w:val="16"/>
                </w:rPr>
                <w:delText xml:space="preserve">layout </w:delText>
              </w:r>
              <w:r w:rsidR="000A7A5F" w:rsidRPr="0024633A">
                <w:rPr>
                  <w:rFonts w:eastAsia="Times New Roman" w:cs="Tahoma"/>
                  <w:color w:val="auto"/>
                  <w:sz w:val="16"/>
                  <w:szCs w:val="16"/>
                </w:rPr>
                <w:delText xml:space="preserve">described in Figure 3-1 with </w:delText>
              </w:r>
              <w:r w:rsidR="00411DEE" w:rsidRPr="0024633A">
                <w:rPr>
                  <w:rFonts w:eastAsia="Times New Roman" w:cs="Tahoma"/>
                  <w:color w:val="auto"/>
                  <w:sz w:val="16"/>
                  <w:szCs w:val="16"/>
                </w:rPr>
                <w:delText xml:space="preserve">digits 17, 18, 19 </w:delText>
              </w:r>
              <w:r w:rsidR="000A7A5F" w:rsidRPr="0024633A">
                <w:rPr>
                  <w:rFonts w:eastAsia="Times New Roman" w:cs="Tahoma"/>
                  <w:color w:val="auto"/>
                  <w:sz w:val="16"/>
                  <w:szCs w:val="16"/>
                </w:rPr>
                <w:delText>=</w:delText>
              </w:r>
              <w:r w:rsidR="00411DEE" w:rsidRPr="0024633A">
                <w:rPr>
                  <w:rFonts w:eastAsia="Times New Roman" w:cs="Tahoma"/>
                  <w:color w:val="auto"/>
                  <w:sz w:val="16"/>
                  <w:szCs w:val="16"/>
                </w:rPr>
                <w:delText xml:space="preserve"> A02, </w:delText>
              </w:r>
              <w:r w:rsidR="000A7A5F" w:rsidRPr="0024633A">
                <w:rPr>
                  <w:rFonts w:eastAsia="Times New Roman" w:cs="Tahoma"/>
                  <w:color w:val="auto"/>
                  <w:sz w:val="16"/>
                  <w:szCs w:val="16"/>
                </w:rPr>
                <w:delText xml:space="preserve">and </w:delText>
              </w:r>
              <w:r w:rsidR="00E00285" w:rsidRPr="0024633A">
                <w:rPr>
                  <w:rFonts w:eastAsia="Times New Roman" w:cs="Tahoma"/>
                  <w:color w:val="auto"/>
                  <w:sz w:val="16"/>
                  <w:szCs w:val="16"/>
                </w:rPr>
                <w:delText xml:space="preserve">designate </w:delText>
              </w:r>
              <w:r w:rsidR="004C3F0D" w:rsidRPr="0024633A">
                <w:rPr>
                  <w:rFonts w:eastAsia="Times New Roman" w:cs="Tahoma"/>
                  <w:color w:val="auto"/>
                  <w:sz w:val="16"/>
                  <w:szCs w:val="16"/>
                </w:rPr>
                <w:delText xml:space="preserve">(Figure 3-1) </w:delText>
              </w:r>
              <w:r w:rsidR="00E00285" w:rsidRPr="0024633A">
                <w:rPr>
                  <w:rFonts w:eastAsia="Times New Roman" w:cs="Tahoma"/>
                  <w:color w:val="auto"/>
                  <w:sz w:val="16"/>
                  <w:szCs w:val="16"/>
                </w:rPr>
                <w:delText>digits</w:delText>
              </w:r>
              <w:r w:rsidR="000A7A5F" w:rsidRPr="0024633A">
                <w:rPr>
                  <w:rFonts w:eastAsia="Times New Roman" w:cs="Tahoma"/>
                  <w:color w:val="auto"/>
                  <w:sz w:val="16"/>
                  <w:szCs w:val="16"/>
                </w:rPr>
                <w:delText xml:space="preserve"> 20, 21, 22 </w:delText>
              </w:r>
              <w:r w:rsidR="00E00285" w:rsidRPr="0024633A">
                <w:rPr>
                  <w:rFonts w:eastAsia="Times New Roman" w:cs="Tahoma"/>
                  <w:color w:val="auto"/>
                  <w:sz w:val="16"/>
                  <w:szCs w:val="16"/>
                </w:rPr>
                <w:delText xml:space="preserve">as </w:delText>
              </w:r>
              <w:r w:rsidR="00C27471" w:rsidRPr="0024633A">
                <w:rPr>
                  <w:rFonts w:eastAsia="Times New Roman" w:cs="Tahoma"/>
                  <w:color w:val="auto"/>
                  <w:sz w:val="16"/>
                  <w:szCs w:val="16"/>
                </w:rPr>
                <w:delText xml:space="preserve">the </w:delText>
              </w:r>
              <w:r w:rsidR="003D5568" w:rsidRPr="0024633A">
                <w:rPr>
                  <w:rFonts w:eastAsia="Times New Roman" w:cs="Tahoma"/>
                  <w:color w:val="auto"/>
                  <w:sz w:val="16"/>
                  <w:szCs w:val="16"/>
                </w:rPr>
                <w:delText xml:space="preserve">unique </w:delText>
              </w:r>
              <w:r w:rsidR="00C27471" w:rsidRPr="0024633A">
                <w:rPr>
                  <w:rFonts w:eastAsia="Times New Roman" w:cs="Tahoma"/>
                  <w:color w:val="auto"/>
                  <w:sz w:val="16"/>
                  <w:szCs w:val="16"/>
                </w:rPr>
                <w:delText>identification number</w:delText>
              </w:r>
              <w:r w:rsidR="003D5568" w:rsidRPr="0024633A">
                <w:rPr>
                  <w:rFonts w:eastAsia="Times New Roman" w:cs="Tahoma"/>
                  <w:color w:val="auto"/>
                  <w:sz w:val="16"/>
                  <w:szCs w:val="16"/>
                </w:rPr>
                <w:delText xml:space="preserve"> for the dwelling unit</w:delText>
              </w:r>
              <w:r w:rsidR="00C27471" w:rsidRPr="0024633A">
                <w:rPr>
                  <w:rFonts w:eastAsia="Times New Roman" w:cs="Tahoma"/>
                  <w:color w:val="auto"/>
                  <w:sz w:val="16"/>
                  <w:szCs w:val="16"/>
                </w:rPr>
                <w:delText>.</w:delText>
              </w:r>
              <w:r w:rsidR="00E00285" w:rsidRPr="0024633A">
                <w:rPr>
                  <w:rFonts w:eastAsia="Times New Roman" w:cs="Tahoma"/>
                  <w:color w:val="auto"/>
                  <w:sz w:val="16"/>
                  <w:szCs w:val="16"/>
                </w:rPr>
                <w:delText xml:space="preserve">  </w:delText>
              </w:r>
              <w:r w:rsidR="00FC50A8" w:rsidRPr="0024633A">
                <w:rPr>
                  <w:rFonts w:eastAsia="Times New Roman" w:cs="Tahoma"/>
                  <w:color w:val="auto"/>
                  <w:sz w:val="16"/>
                  <w:szCs w:val="16"/>
                </w:rPr>
                <w:delText xml:space="preserve">For CF2R and CF3R child documents associated with </w:delText>
              </w:r>
              <w:r w:rsidR="00534136" w:rsidRPr="0024633A">
                <w:rPr>
                  <w:rFonts w:eastAsia="Times New Roman" w:cs="Tahoma"/>
                  <w:color w:val="auto"/>
                  <w:sz w:val="16"/>
                  <w:szCs w:val="16"/>
                </w:rPr>
                <w:delText xml:space="preserve">a </w:delText>
              </w:r>
              <w:r w:rsidR="003D5568" w:rsidRPr="0024633A">
                <w:rPr>
                  <w:rFonts w:eastAsia="Times New Roman" w:cs="Tahoma"/>
                  <w:color w:val="auto"/>
                  <w:sz w:val="16"/>
                  <w:szCs w:val="16"/>
                </w:rPr>
                <w:delText>dwelling unit</w:delText>
              </w:r>
              <w:r w:rsidR="004C3F0D" w:rsidRPr="0024633A">
                <w:rPr>
                  <w:rFonts w:eastAsia="Times New Roman" w:cs="Tahoma"/>
                  <w:color w:val="auto"/>
                  <w:sz w:val="16"/>
                  <w:szCs w:val="16"/>
                </w:rPr>
                <w:delText>'s</w:delText>
              </w:r>
              <w:r w:rsidR="00534136" w:rsidRPr="0024633A">
                <w:rPr>
                  <w:rFonts w:eastAsia="Times New Roman" w:cs="Tahoma"/>
                  <w:color w:val="auto"/>
                  <w:sz w:val="16"/>
                  <w:szCs w:val="16"/>
                </w:rPr>
                <w:delText xml:space="preserve"> CF1R-ALT-02</w:delText>
              </w:r>
              <w:r w:rsidR="003D5568" w:rsidRPr="0024633A">
                <w:rPr>
                  <w:rFonts w:eastAsia="Times New Roman" w:cs="Tahoma"/>
                  <w:color w:val="auto"/>
                  <w:sz w:val="16"/>
                  <w:szCs w:val="16"/>
                </w:rPr>
                <w:delText xml:space="preserve">, ensure that the </w:delText>
              </w:r>
              <w:r w:rsidR="00E6745F" w:rsidRPr="0024633A">
                <w:rPr>
                  <w:rFonts w:eastAsia="Times New Roman" w:cs="Tahoma"/>
                  <w:color w:val="auto"/>
                  <w:sz w:val="16"/>
                  <w:szCs w:val="16"/>
                </w:rPr>
                <w:delText>parent CF1R-ADD-01 or CF1R-ALT-01 (</w:delText>
              </w:r>
              <w:r w:rsidR="004C3F0D" w:rsidRPr="0024633A">
                <w:rPr>
                  <w:rFonts w:eastAsia="Times New Roman" w:cs="Tahoma"/>
                  <w:color w:val="auto"/>
                  <w:sz w:val="16"/>
                  <w:szCs w:val="16"/>
                </w:rPr>
                <w:delText>Figure 3-2 numbering convention</w:delText>
              </w:r>
              <w:r w:rsidR="00E6745F" w:rsidRPr="0024633A">
                <w:rPr>
                  <w:rFonts w:eastAsia="Times New Roman" w:cs="Tahoma"/>
                  <w:color w:val="auto"/>
                  <w:sz w:val="16"/>
                  <w:szCs w:val="16"/>
                </w:rPr>
                <w:delText>)</w:delText>
              </w:r>
              <w:r w:rsidR="004C3F0D" w:rsidRPr="0024633A" w:rsidDel="00A40267">
                <w:rPr>
                  <w:rFonts w:eastAsia="Times New Roman" w:cs="Tahoma"/>
                  <w:color w:val="auto"/>
                  <w:sz w:val="16"/>
                  <w:szCs w:val="16"/>
                </w:rPr>
                <w:delText xml:space="preserve"> </w:delText>
              </w:r>
              <w:r w:rsidR="003D5568" w:rsidRPr="0024633A">
                <w:rPr>
                  <w:rFonts w:eastAsia="Times New Roman" w:cs="Tahoma"/>
                  <w:color w:val="auto"/>
                  <w:sz w:val="16"/>
                  <w:szCs w:val="16"/>
                </w:rPr>
                <w:delText xml:space="preserve">dwelling unit digits </w:delText>
              </w:r>
              <w:r w:rsidR="00171CB4" w:rsidRPr="0024633A">
                <w:rPr>
                  <w:rFonts w:eastAsia="Times New Roman" w:cs="Tahoma"/>
                  <w:color w:val="auto"/>
                  <w:sz w:val="16"/>
                  <w:szCs w:val="16"/>
                </w:rPr>
                <w:delText xml:space="preserve">21, 22, 23 are constrained to be the same as </w:delText>
              </w:r>
              <w:r w:rsidR="00C07336" w:rsidRPr="0024633A">
                <w:rPr>
                  <w:rFonts w:eastAsia="Times New Roman" w:cs="Tahoma"/>
                  <w:color w:val="auto"/>
                  <w:sz w:val="16"/>
                  <w:szCs w:val="16"/>
                </w:rPr>
                <w:delText xml:space="preserve">the </w:delText>
              </w:r>
              <w:r w:rsidR="00E6745F" w:rsidRPr="0024633A">
                <w:rPr>
                  <w:rFonts w:eastAsia="Times New Roman" w:cs="Tahoma"/>
                  <w:color w:val="auto"/>
                  <w:sz w:val="16"/>
                  <w:szCs w:val="16"/>
                </w:rPr>
                <w:delText>CF1R-ALT-02 (</w:delText>
              </w:r>
              <w:r w:rsidR="004C3F0D" w:rsidRPr="0024633A">
                <w:rPr>
                  <w:rFonts w:eastAsia="Times New Roman" w:cs="Tahoma"/>
                  <w:color w:val="auto"/>
                  <w:sz w:val="16"/>
                  <w:szCs w:val="16"/>
                </w:rPr>
                <w:delText>Figure 3-1 numbering convention</w:delText>
              </w:r>
              <w:r w:rsidR="00E6745F" w:rsidRPr="0024633A">
                <w:rPr>
                  <w:rFonts w:eastAsia="Times New Roman" w:cs="Tahoma"/>
                  <w:color w:val="auto"/>
                  <w:sz w:val="16"/>
                  <w:szCs w:val="16"/>
                </w:rPr>
                <w:delText>)</w:delText>
              </w:r>
              <w:r w:rsidR="004C3F0D" w:rsidRPr="0024633A" w:rsidDel="00A40267">
                <w:rPr>
                  <w:rFonts w:eastAsia="Times New Roman" w:cs="Tahoma"/>
                  <w:color w:val="auto"/>
                  <w:sz w:val="16"/>
                  <w:szCs w:val="16"/>
                </w:rPr>
                <w:delText xml:space="preserve"> </w:delText>
              </w:r>
              <w:r w:rsidR="00A40267" w:rsidRPr="0024633A">
                <w:rPr>
                  <w:rFonts w:eastAsia="Times New Roman" w:cs="Tahoma"/>
                  <w:color w:val="auto"/>
                  <w:sz w:val="16"/>
                  <w:szCs w:val="16"/>
                </w:rPr>
                <w:delText>unique</w:delText>
              </w:r>
              <w:r w:rsidR="00C07336" w:rsidRPr="0024633A">
                <w:rPr>
                  <w:rFonts w:eastAsia="Times New Roman" w:cs="Tahoma"/>
                  <w:color w:val="auto"/>
                  <w:sz w:val="16"/>
                  <w:szCs w:val="16"/>
                </w:rPr>
                <w:delText xml:space="preserve"> dwelling unit identification number digits 20, 21, 22.</w:delText>
              </w:r>
            </w:del>
          </w:p>
        </w:tc>
      </w:tr>
      <w:tr w:rsidR="00031B8B" w:rsidRPr="0024633A" w14:paraId="5CBEBE53" w14:textId="77777777" w:rsidTr="00EF708F">
        <w:trPr>
          <w:cantSplit/>
          <w:jc w:val="center"/>
          <w:del w:id="2723" w:author="Haider Alhabibi" w:date="2022-03-04T13:15:00Z"/>
        </w:trPr>
        <w:tc>
          <w:tcPr>
            <w:tcW w:w="5000" w:type="pct"/>
          </w:tcPr>
          <w:p w14:paraId="51CC6612" w14:textId="10EB0C3F" w:rsidR="00B112B8" w:rsidRPr="0024633A" w:rsidRDefault="00B112B8" w:rsidP="00F27F39">
            <w:pPr>
              <w:pStyle w:val="ListParagraph"/>
              <w:spacing w:after="120"/>
              <w:rPr>
                <w:del w:id="2724" w:author="Haider Alhabibi" w:date="2022-03-04T13:15:00Z"/>
                <w:rFonts w:eastAsia="Times New Roman" w:cs="Tahoma"/>
                <w:color w:val="auto"/>
                <w:sz w:val="16"/>
                <w:szCs w:val="16"/>
              </w:rPr>
            </w:pPr>
            <w:del w:id="2725" w:author="Haider Alhabibi" w:date="2022-03-04T13:15:00Z">
              <w:r w:rsidRPr="0024633A">
                <w:rPr>
                  <w:rFonts w:eastAsia="Times New Roman" w:cs="Tahoma"/>
                  <w:color w:val="auto"/>
                  <w:sz w:val="16"/>
                  <w:szCs w:val="16"/>
                </w:rPr>
                <w:delText>Note 2 (Figure 3-</w:delText>
              </w:r>
              <w:r w:rsidRPr="0024633A" w:rsidDel="005133B0">
                <w:rPr>
                  <w:rFonts w:eastAsia="Times New Roman" w:cs="Tahoma"/>
                  <w:color w:val="auto"/>
                  <w:sz w:val="16"/>
                  <w:szCs w:val="16"/>
                </w:rPr>
                <w:delText>2</w:delText>
              </w:r>
              <w:r w:rsidRPr="0024633A">
                <w:rPr>
                  <w:rFonts w:eastAsia="Times New Roman" w:cs="Tahoma"/>
                  <w:color w:val="auto"/>
                  <w:sz w:val="16"/>
                  <w:szCs w:val="16"/>
                </w:rPr>
                <w:delText>)</w:delText>
              </w:r>
              <w:r w:rsidR="0075194E" w:rsidRPr="0024633A">
                <w:rPr>
                  <w:rFonts w:eastAsia="Times New Roman" w:cs="Tahoma"/>
                  <w:color w:val="auto"/>
                  <w:sz w:val="16"/>
                  <w:szCs w:val="16"/>
                </w:rPr>
                <w:delText xml:space="preserve"> - CF1R count</w:delText>
              </w:r>
              <w:r w:rsidRPr="0024633A">
                <w:rPr>
                  <w:rFonts w:eastAsia="Times New Roman" w:cs="Tahoma"/>
                  <w:color w:val="auto"/>
                  <w:sz w:val="16"/>
                  <w:szCs w:val="16"/>
                </w:rPr>
                <w:delText xml:space="preserve">:  </w:delText>
              </w:r>
            </w:del>
          </w:p>
          <w:p w14:paraId="29748F37" w14:textId="0F521913" w:rsidR="00C037AD" w:rsidRPr="0024633A" w:rsidRDefault="00B112B8" w:rsidP="00806688">
            <w:pPr>
              <w:pStyle w:val="ListParagraph"/>
              <w:numPr>
                <w:ilvl w:val="0"/>
                <w:numId w:val="53"/>
              </w:numPr>
              <w:spacing w:after="120"/>
              <w:rPr>
                <w:del w:id="2726" w:author="Haider Alhabibi" w:date="2022-03-04T13:15:00Z"/>
                <w:rFonts w:eastAsia="Times New Roman" w:cs="Tahoma"/>
                <w:color w:val="auto"/>
                <w:sz w:val="16"/>
                <w:szCs w:val="16"/>
              </w:rPr>
            </w:pPr>
            <w:del w:id="2727" w:author="Haider Alhabibi" w:date="2022-03-04T13:15:00Z">
              <w:r w:rsidRPr="0024633A">
                <w:rPr>
                  <w:rFonts w:eastAsia="Times New Roman" w:cs="Tahoma"/>
                  <w:color w:val="auto"/>
                  <w:sz w:val="16"/>
                  <w:szCs w:val="16"/>
                </w:rPr>
                <w:delText xml:space="preserve">Reset to 0000001 for </w:delText>
              </w:r>
              <w:r w:rsidR="007676AD" w:rsidRPr="0024633A">
                <w:rPr>
                  <w:rFonts w:eastAsia="Times New Roman" w:cs="Tahoma"/>
                  <w:color w:val="auto"/>
                  <w:sz w:val="16"/>
                  <w:szCs w:val="16"/>
                </w:rPr>
                <w:delText xml:space="preserve">the </w:delText>
              </w:r>
              <w:r w:rsidRPr="0024633A">
                <w:rPr>
                  <w:rFonts w:eastAsia="Times New Roman" w:cs="Tahoma"/>
                  <w:color w:val="auto"/>
                  <w:sz w:val="16"/>
                  <w:szCs w:val="16"/>
                </w:rPr>
                <w:delText>first new CF</w:delText>
              </w:r>
              <w:r w:rsidR="002414F1" w:rsidRPr="0024633A">
                <w:rPr>
                  <w:rFonts w:eastAsia="Times New Roman" w:cs="Tahoma"/>
                  <w:color w:val="auto"/>
                  <w:sz w:val="16"/>
                  <w:szCs w:val="16"/>
                </w:rPr>
                <w:delText xml:space="preserve">1R </w:delText>
              </w:r>
              <w:r w:rsidR="0094083E" w:rsidRPr="0024633A">
                <w:rPr>
                  <w:rFonts w:eastAsia="Times New Roman" w:cs="Tahoma"/>
                  <w:color w:val="auto"/>
                  <w:sz w:val="16"/>
                  <w:szCs w:val="16"/>
                </w:rPr>
                <w:delText>registered beginning on</w:delText>
              </w:r>
              <w:r w:rsidR="002414F1" w:rsidRPr="0024633A">
                <w:rPr>
                  <w:rFonts w:eastAsia="Times New Roman" w:cs="Tahoma"/>
                  <w:color w:val="auto"/>
                  <w:sz w:val="16"/>
                  <w:szCs w:val="16"/>
                </w:rPr>
                <w:delText xml:space="preserve"> January 01 of each </w:delText>
              </w:r>
              <w:r w:rsidR="00CD61D5" w:rsidRPr="0024633A">
                <w:rPr>
                  <w:rFonts w:eastAsia="Times New Roman" w:cs="Tahoma"/>
                  <w:color w:val="auto"/>
                  <w:sz w:val="16"/>
                  <w:szCs w:val="16"/>
                </w:rPr>
                <w:delText xml:space="preserve">calendar </w:delText>
              </w:r>
              <w:r w:rsidR="002414F1" w:rsidRPr="0024633A">
                <w:rPr>
                  <w:rFonts w:eastAsia="Times New Roman" w:cs="Tahoma"/>
                  <w:color w:val="auto"/>
                  <w:sz w:val="16"/>
                  <w:szCs w:val="16"/>
                </w:rPr>
                <w:delText xml:space="preserve">year. </w:delText>
              </w:r>
            </w:del>
          </w:p>
          <w:p w14:paraId="77A7002D" w14:textId="61BD2821" w:rsidR="00031B8B" w:rsidRPr="0024633A" w:rsidRDefault="00B112B8" w:rsidP="00806688">
            <w:pPr>
              <w:pStyle w:val="ListParagraph"/>
              <w:numPr>
                <w:ilvl w:val="0"/>
                <w:numId w:val="53"/>
              </w:numPr>
              <w:spacing w:after="120"/>
              <w:rPr>
                <w:del w:id="2728" w:author="Haider Alhabibi" w:date="2022-03-04T13:15:00Z"/>
                <w:rFonts w:eastAsia="Times New Roman" w:cs="Tahoma"/>
                <w:color w:val="auto"/>
                <w:sz w:val="16"/>
                <w:szCs w:val="16"/>
              </w:rPr>
            </w:pPr>
            <w:del w:id="2729" w:author="Haider Alhabibi" w:date="2022-03-04T13:15:00Z">
              <w:r w:rsidRPr="0024633A">
                <w:rPr>
                  <w:rFonts w:eastAsia="Times New Roman" w:cs="Tahoma"/>
                  <w:color w:val="auto"/>
                  <w:sz w:val="16"/>
                  <w:szCs w:val="16"/>
                </w:rPr>
                <w:delText>Increment sequential</w:delText>
              </w:r>
              <w:r w:rsidR="00C1093A" w:rsidRPr="0024633A">
                <w:rPr>
                  <w:rFonts w:eastAsia="Times New Roman" w:cs="Tahoma"/>
                  <w:color w:val="auto"/>
                  <w:sz w:val="16"/>
                  <w:szCs w:val="16"/>
                </w:rPr>
                <w:delText>ly</w:delText>
              </w:r>
              <w:r w:rsidRPr="0024633A">
                <w:rPr>
                  <w:rFonts w:eastAsia="Times New Roman" w:cs="Tahoma"/>
                  <w:color w:val="auto"/>
                  <w:sz w:val="16"/>
                  <w:szCs w:val="16"/>
                </w:rPr>
                <w:delText xml:space="preserve"> by 1 for each additional new CF1R </w:delText>
              </w:r>
              <w:r w:rsidR="0094083E" w:rsidRPr="0024633A">
                <w:rPr>
                  <w:rFonts w:eastAsia="Times New Roman" w:cs="Tahoma"/>
                  <w:color w:val="auto"/>
                  <w:sz w:val="16"/>
                  <w:szCs w:val="16"/>
                </w:rPr>
                <w:delText xml:space="preserve">registered </w:delText>
              </w:r>
              <w:r w:rsidRPr="0024633A">
                <w:rPr>
                  <w:rFonts w:eastAsia="Times New Roman" w:cs="Tahoma"/>
                  <w:color w:val="auto"/>
                  <w:sz w:val="16"/>
                  <w:szCs w:val="16"/>
                </w:rPr>
                <w:delText xml:space="preserve">during the </w:delText>
              </w:r>
              <w:r w:rsidR="00CD61D5" w:rsidRPr="0024633A">
                <w:rPr>
                  <w:rFonts w:eastAsia="Times New Roman" w:cs="Tahoma"/>
                  <w:color w:val="auto"/>
                  <w:sz w:val="16"/>
                  <w:szCs w:val="16"/>
                </w:rPr>
                <w:delText xml:space="preserve">calendar </w:delText>
              </w:r>
              <w:r w:rsidRPr="0024633A">
                <w:rPr>
                  <w:rFonts w:eastAsia="Times New Roman" w:cs="Tahoma"/>
                  <w:color w:val="auto"/>
                  <w:sz w:val="16"/>
                  <w:szCs w:val="16"/>
                </w:rPr>
                <w:delText>year.</w:delText>
              </w:r>
            </w:del>
          </w:p>
        </w:tc>
      </w:tr>
      <w:tr w:rsidR="00031B8B" w:rsidRPr="0024633A" w14:paraId="3BB5E1B5" w14:textId="77777777" w:rsidTr="00EF708F">
        <w:trPr>
          <w:cantSplit/>
          <w:jc w:val="center"/>
          <w:del w:id="2730" w:author="Haider Alhabibi" w:date="2022-03-04T13:15:00Z"/>
        </w:trPr>
        <w:tc>
          <w:tcPr>
            <w:tcW w:w="5000" w:type="pct"/>
          </w:tcPr>
          <w:p w14:paraId="1C985949" w14:textId="4CEF0D3E" w:rsidR="00B112B8" w:rsidRPr="0024633A" w:rsidRDefault="00B112B8" w:rsidP="00F27F39">
            <w:pPr>
              <w:pStyle w:val="ListParagraph"/>
              <w:spacing w:after="120"/>
              <w:rPr>
                <w:del w:id="2731" w:author="Haider Alhabibi" w:date="2022-03-04T13:15:00Z"/>
                <w:rFonts w:eastAsia="Times New Roman" w:cs="Tahoma"/>
                <w:color w:val="auto"/>
                <w:sz w:val="16"/>
                <w:szCs w:val="16"/>
              </w:rPr>
            </w:pPr>
            <w:del w:id="2732" w:author="Haider Alhabibi" w:date="2022-03-04T13:15:00Z">
              <w:r w:rsidRPr="0024633A">
                <w:rPr>
                  <w:rFonts w:eastAsia="Times New Roman" w:cs="Tahoma"/>
                  <w:color w:val="auto"/>
                  <w:sz w:val="16"/>
                  <w:szCs w:val="16"/>
                </w:rPr>
                <w:delText>Note 3 (Figure 3-</w:delText>
              </w:r>
              <w:r w:rsidRPr="0024633A" w:rsidDel="005133B0">
                <w:rPr>
                  <w:rFonts w:eastAsia="Times New Roman" w:cs="Tahoma"/>
                  <w:color w:val="auto"/>
                  <w:sz w:val="16"/>
                  <w:szCs w:val="16"/>
                </w:rPr>
                <w:delText>2</w:delText>
              </w:r>
              <w:r w:rsidRPr="0024633A">
                <w:rPr>
                  <w:rFonts w:eastAsia="Times New Roman" w:cs="Tahoma"/>
                  <w:color w:val="auto"/>
                  <w:sz w:val="16"/>
                  <w:szCs w:val="16"/>
                </w:rPr>
                <w:delText>)</w:delText>
              </w:r>
              <w:r w:rsidR="0075194E" w:rsidRPr="0024633A">
                <w:rPr>
                  <w:rFonts w:eastAsia="Times New Roman" w:cs="Tahoma"/>
                  <w:color w:val="auto"/>
                  <w:sz w:val="16"/>
                  <w:szCs w:val="16"/>
                </w:rPr>
                <w:delText xml:space="preserve"> - building count</w:delText>
              </w:r>
              <w:r w:rsidRPr="0024633A">
                <w:rPr>
                  <w:rFonts w:eastAsia="Times New Roman" w:cs="Tahoma"/>
                  <w:color w:val="auto"/>
                  <w:sz w:val="16"/>
                  <w:szCs w:val="16"/>
                </w:rPr>
                <w:delText xml:space="preserve">:  </w:delText>
              </w:r>
            </w:del>
          </w:p>
          <w:p w14:paraId="1BA604E9" w14:textId="17E7909F" w:rsidR="00C037AD" w:rsidRPr="0024633A" w:rsidRDefault="00CD61D5" w:rsidP="00806688">
            <w:pPr>
              <w:pStyle w:val="ListParagraph"/>
              <w:numPr>
                <w:ilvl w:val="0"/>
                <w:numId w:val="54"/>
              </w:numPr>
              <w:spacing w:after="120"/>
              <w:rPr>
                <w:del w:id="2733" w:author="Haider Alhabibi" w:date="2022-03-04T13:15:00Z"/>
                <w:rFonts w:eastAsia="Times New Roman" w:cs="Tahoma"/>
                <w:color w:val="auto"/>
                <w:sz w:val="16"/>
                <w:szCs w:val="16"/>
              </w:rPr>
            </w:pPr>
            <w:del w:id="2734" w:author="Haider Alhabibi" w:date="2022-03-04T13:15:00Z">
              <w:r w:rsidRPr="0024633A">
                <w:rPr>
                  <w:rFonts w:eastAsia="Times New Roman" w:cs="Tahoma"/>
                  <w:color w:val="auto"/>
                  <w:sz w:val="16"/>
                  <w:szCs w:val="16"/>
                </w:rPr>
                <w:delText xml:space="preserve">Reset to </w:delText>
              </w:r>
              <w:r w:rsidR="00E920DC" w:rsidRPr="0024633A">
                <w:rPr>
                  <w:rFonts w:eastAsia="Times New Roman" w:cs="Tahoma"/>
                  <w:color w:val="auto"/>
                  <w:sz w:val="16"/>
                  <w:szCs w:val="16"/>
                </w:rPr>
                <w:delText>0</w:delText>
              </w:r>
              <w:r w:rsidRPr="0024633A">
                <w:rPr>
                  <w:rFonts w:eastAsia="Times New Roman" w:cs="Tahoma"/>
                  <w:color w:val="auto"/>
                  <w:sz w:val="16"/>
                  <w:szCs w:val="16"/>
                </w:rPr>
                <w:delText xml:space="preserve">00 </w:delText>
              </w:r>
              <w:r w:rsidR="0034653A" w:rsidRPr="0024633A">
                <w:rPr>
                  <w:rFonts w:eastAsia="Times New Roman" w:cs="Tahoma"/>
                  <w:color w:val="auto"/>
                  <w:sz w:val="16"/>
                  <w:szCs w:val="16"/>
                </w:rPr>
                <w:delText>when the</w:delText>
              </w:r>
              <w:r w:rsidRPr="0024633A">
                <w:rPr>
                  <w:rFonts w:eastAsia="Times New Roman" w:cs="Tahoma"/>
                  <w:color w:val="auto"/>
                  <w:sz w:val="16"/>
                  <w:szCs w:val="16"/>
                </w:rPr>
                <w:delText xml:space="preserve"> CF1R</w:delText>
              </w:r>
              <w:r w:rsidR="008D057E" w:rsidRPr="0024633A">
                <w:rPr>
                  <w:rFonts w:eastAsia="Times New Roman" w:cs="Tahoma"/>
                  <w:color w:val="auto"/>
                  <w:sz w:val="16"/>
                  <w:szCs w:val="16"/>
                </w:rPr>
                <w:delText xml:space="preserve"> number</w:delText>
              </w:r>
              <w:r w:rsidR="0034653A" w:rsidRPr="0024633A">
                <w:rPr>
                  <w:rFonts w:eastAsia="Times New Roman" w:cs="Tahoma"/>
                  <w:color w:val="auto"/>
                  <w:sz w:val="16"/>
                  <w:szCs w:val="16"/>
                </w:rPr>
                <w:delText xml:space="preserve"> increments (</w:delText>
              </w:r>
              <w:r w:rsidR="00CB562A" w:rsidRPr="0024633A">
                <w:rPr>
                  <w:rFonts w:eastAsia="Times New Roman" w:cs="Tahoma"/>
                  <w:color w:val="auto"/>
                  <w:sz w:val="16"/>
                  <w:szCs w:val="16"/>
                </w:rPr>
                <w:delText xml:space="preserve">i.e. </w:delText>
              </w:r>
              <w:r w:rsidR="00737E09" w:rsidRPr="0024633A">
                <w:rPr>
                  <w:rFonts w:eastAsia="Times New Roman" w:cs="Tahoma"/>
                  <w:color w:val="auto"/>
                  <w:sz w:val="16"/>
                  <w:szCs w:val="16"/>
                </w:rPr>
                <w:delText xml:space="preserve">reset to </w:delText>
              </w:r>
              <w:r w:rsidR="00E920DC" w:rsidRPr="0024633A">
                <w:rPr>
                  <w:rFonts w:eastAsia="Times New Roman" w:cs="Tahoma"/>
                  <w:color w:val="auto"/>
                  <w:sz w:val="16"/>
                  <w:szCs w:val="16"/>
                </w:rPr>
                <w:delText>0</w:delText>
              </w:r>
              <w:r w:rsidR="00737E09" w:rsidRPr="0024633A">
                <w:rPr>
                  <w:rFonts w:eastAsia="Times New Roman" w:cs="Tahoma"/>
                  <w:color w:val="auto"/>
                  <w:sz w:val="16"/>
                  <w:szCs w:val="16"/>
                </w:rPr>
                <w:delText xml:space="preserve">00 </w:delText>
              </w:r>
              <w:r w:rsidR="0034653A" w:rsidRPr="0024633A">
                <w:rPr>
                  <w:rFonts w:eastAsia="Times New Roman" w:cs="Tahoma"/>
                  <w:color w:val="auto"/>
                  <w:sz w:val="16"/>
                  <w:szCs w:val="16"/>
                </w:rPr>
                <w:delText xml:space="preserve">for </w:delText>
              </w:r>
              <w:r w:rsidR="003F1B28" w:rsidRPr="0024633A">
                <w:rPr>
                  <w:rFonts w:eastAsia="Times New Roman" w:cs="Tahoma"/>
                  <w:color w:val="auto"/>
                  <w:sz w:val="16"/>
                  <w:szCs w:val="16"/>
                </w:rPr>
                <w:delText>a building that uses a</w:delText>
              </w:r>
              <w:r w:rsidR="0034653A" w:rsidRPr="0024633A">
                <w:rPr>
                  <w:rFonts w:eastAsia="Times New Roman" w:cs="Tahoma"/>
                  <w:color w:val="auto"/>
                  <w:sz w:val="16"/>
                  <w:szCs w:val="16"/>
                </w:rPr>
                <w:delText xml:space="preserve"> new CF1R number)</w:delText>
              </w:r>
              <w:r w:rsidRPr="0024633A">
                <w:rPr>
                  <w:rFonts w:eastAsia="Times New Roman" w:cs="Tahoma"/>
                  <w:color w:val="auto"/>
                  <w:sz w:val="16"/>
                  <w:szCs w:val="16"/>
                </w:rPr>
                <w:delText>.</w:delText>
              </w:r>
              <w:r w:rsidR="002414F1" w:rsidRPr="0024633A">
                <w:rPr>
                  <w:rFonts w:eastAsia="Times New Roman" w:cs="Tahoma"/>
                  <w:color w:val="auto"/>
                  <w:sz w:val="16"/>
                  <w:szCs w:val="16"/>
                </w:rPr>
                <w:delText xml:space="preserve"> </w:delText>
              </w:r>
            </w:del>
          </w:p>
          <w:p w14:paraId="4B172BBF" w14:textId="48F166C0" w:rsidR="00C037AD" w:rsidRPr="0024633A" w:rsidRDefault="00CD61D5" w:rsidP="00806688">
            <w:pPr>
              <w:pStyle w:val="ListParagraph"/>
              <w:numPr>
                <w:ilvl w:val="0"/>
                <w:numId w:val="54"/>
              </w:numPr>
              <w:spacing w:after="120"/>
              <w:rPr>
                <w:del w:id="2735" w:author="Haider Alhabibi" w:date="2022-03-04T13:15:00Z"/>
                <w:rFonts w:eastAsia="Times New Roman" w:cs="Tahoma"/>
                <w:color w:val="auto"/>
                <w:sz w:val="16"/>
                <w:szCs w:val="16"/>
              </w:rPr>
            </w:pPr>
            <w:del w:id="2736" w:author="Haider Alhabibi" w:date="2022-03-04T13:15:00Z">
              <w:r w:rsidRPr="0024633A">
                <w:rPr>
                  <w:rFonts w:eastAsia="Times New Roman" w:cs="Tahoma"/>
                  <w:color w:val="auto"/>
                  <w:sz w:val="16"/>
                  <w:szCs w:val="16"/>
                </w:rPr>
                <w:delText>F</w:delText>
              </w:r>
              <w:r w:rsidR="004F7B58" w:rsidRPr="0024633A">
                <w:rPr>
                  <w:rFonts w:eastAsia="Times New Roman" w:cs="Tahoma"/>
                  <w:color w:val="auto"/>
                  <w:sz w:val="16"/>
                  <w:szCs w:val="16"/>
                </w:rPr>
                <w:delText>or</w:delText>
              </w:r>
              <w:r w:rsidR="00507855" w:rsidRPr="0024633A">
                <w:rPr>
                  <w:rFonts w:eastAsia="Times New Roman" w:cs="Tahoma"/>
                  <w:color w:val="auto"/>
                  <w:sz w:val="16"/>
                  <w:szCs w:val="16"/>
                </w:rPr>
                <w:delText xml:space="preserve"> </w:delText>
              </w:r>
              <w:r w:rsidR="00975223" w:rsidRPr="0024633A">
                <w:rPr>
                  <w:rFonts w:eastAsia="Times New Roman" w:cs="Tahoma"/>
                  <w:color w:val="auto"/>
                  <w:sz w:val="16"/>
                  <w:szCs w:val="16"/>
                </w:rPr>
                <w:delText>single family dwelling</w:delText>
              </w:r>
              <w:r w:rsidR="00507855" w:rsidRPr="0024633A">
                <w:rPr>
                  <w:rFonts w:eastAsia="Times New Roman" w:cs="Tahoma"/>
                  <w:color w:val="auto"/>
                  <w:sz w:val="16"/>
                  <w:szCs w:val="16"/>
                </w:rPr>
                <w:delText>s</w:delText>
              </w:r>
              <w:r w:rsidR="00975223" w:rsidRPr="0024633A">
                <w:rPr>
                  <w:rFonts w:eastAsia="Times New Roman" w:cs="Tahoma"/>
                  <w:color w:val="auto"/>
                  <w:sz w:val="16"/>
                  <w:szCs w:val="16"/>
                </w:rPr>
                <w:delText xml:space="preserve"> </w:delText>
              </w:r>
              <w:r w:rsidR="00507855" w:rsidRPr="0024633A">
                <w:rPr>
                  <w:rFonts w:eastAsia="Times New Roman" w:cs="Tahoma"/>
                  <w:color w:val="auto"/>
                  <w:sz w:val="16"/>
                  <w:szCs w:val="16"/>
                </w:rPr>
                <w:delText>(</w:delText>
              </w:r>
              <w:r w:rsidR="00975223" w:rsidRPr="0024633A">
                <w:rPr>
                  <w:rFonts w:eastAsia="Times New Roman" w:cs="Tahoma"/>
                  <w:color w:val="auto"/>
                  <w:sz w:val="16"/>
                  <w:szCs w:val="16"/>
                </w:rPr>
                <w:delText>building</w:delText>
              </w:r>
              <w:r w:rsidR="00507855" w:rsidRPr="0024633A">
                <w:rPr>
                  <w:rFonts w:eastAsia="Times New Roman" w:cs="Tahoma"/>
                  <w:color w:val="auto"/>
                  <w:sz w:val="16"/>
                  <w:szCs w:val="16"/>
                </w:rPr>
                <w:delText>s)</w:delText>
              </w:r>
              <w:r w:rsidR="00975223" w:rsidRPr="0024633A">
                <w:rPr>
                  <w:rFonts w:eastAsia="Times New Roman" w:cs="Tahoma"/>
                  <w:color w:val="auto"/>
                  <w:sz w:val="16"/>
                  <w:szCs w:val="16"/>
                </w:rPr>
                <w:delText>,</w:delText>
              </w:r>
              <w:r w:rsidR="00BB5C86" w:rsidRPr="0024633A">
                <w:rPr>
                  <w:rFonts w:eastAsia="Times New Roman" w:cs="Tahoma"/>
                  <w:color w:val="auto"/>
                  <w:sz w:val="16"/>
                  <w:szCs w:val="16"/>
                </w:rPr>
                <w:delText xml:space="preserve"> use </w:delText>
              </w:r>
              <w:r w:rsidR="00E920DC" w:rsidRPr="0024633A">
                <w:rPr>
                  <w:rFonts w:eastAsia="Times New Roman" w:cs="Tahoma"/>
                  <w:color w:val="auto"/>
                  <w:sz w:val="16"/>
                  <w:szCs w:val="16"/>
                </w:rPr>
                <w:delText>0</w:delText>
              </w:r>
              <w:r w:rsidR="00BB5C86" w:rsidRPr="0024633A">
                <w:rPr>
                  <w:rFonts w:eastAsia="Times New Roman" w:cs="Tahoma"/>
                  <w:color w:val="auto"/>
                  <w:sz w:val="16"/>
                  <w:szCs w:val="16"/>
                </w:rPr>
                <w:delText>00 for all dw</w:delText>
              </w:r>
              <w:r w:rsidR="002414F1" w:rsidRPr="0024633A">
                <w:rPr>
                  <w:rFonts w:eastAsia="Times New Roman" w:cs="Tahoma"/>
                  <w:color w:val="auto"/>
                  <w:sz w:val="16"/>
                  <w:szCs w:val="16"/>
                </w:rPr>
                <w:delText>elling units that use the CF1R.</w:delText>
              </w:r>
              <w:r w:rsidR="00BB5C86" w:rsidRPr="0024633A">
                <w:rPr>
                  <w:rFonts w:eastAsia="Times New Roman" w:cs="Tahoma"/>
                  <w:color w:val="auto"/>
                  <w:sz w:val="16"/>
                  <w:szCs w:val="16"/>
                </w:rPr>
                <w:delText xml:space="preserve"> </w:delText>
              </w:r>
            </w:del>
          </w:p>
          <w:p w14:paraId="52F614B4" w14:textId="5677C798" w:rsidR="00C037AD" w:rsidRPr="0024633A" w:rsidRDefault="00507855" w:rsidP="00806688">
            <w:pPr>
              <w:pStyle w:val="ListParagraph"/>
              <w:numPr>
                <w:ilvl w:val="0"/>
                <w:numId w:val="54"/>
              </w:numPr>
              <w:spacing w:after="120"/>
              <w:rPr>
                <w:del w:id="2737" w:author="Haider Alhabibi" w:date="2022-03-04T13:15:00Z"/>
                <w:rFonts w:eastAsia="Times New Roman" w:cs="Tahoma"/>
                <w:color w:val="auto"/>
                <w:sz w:val="16"/>
                <w:szCs w:val="16"/>
              </w:rPr>
            </w:pPr>
            <w:del w:id="2738" w:author="Haider Alhabibi" w:date="2022-03-04T13:15:00Z">
              <w:r w:rsidRPr="0024633A">
                <w:rPr>
                  <w:rFonts w:eastAsia="Times New Roman" w:cs="Tahoma"/>
                  <w:color w:val="auto"/>
                  <w:sz w:val="16"/>
                  <w:szCs w:val="16"/>
                </w:rPr>
                <w:delText xml:space="preserve">For </w:delText>
              </w:r>
              <w:r w:rsidR="00975223" w:rsidRPr="0024633A">
                <w:rPr>
                  <w:rFonts w:eastAsia="Times New Roman" w:cs="Tahoma"/>
                  <w:color w:val="auto"/>
                  <w:sz w:val="16"/>
                  <w:szCs w:val="16"/>
                </w:rPr>
                <w:delText>multifamily building</w:delText>
              </w:r>
              <w:r w:rsidRPr="0024633A">
                <w:rPr>
                  <w:rFonts w:eastAsia="Times New Roman" w:cs="Tahoma"/>
                  <w:color w:val="auto"/>
                  <w:sz w:val="16"/>
                  <w:szCs w:val="16"/>
                </w:rPr>
                <w:delText>s</w:delText>
              </w:r>
              <w:r w:rsidR="00975223" w:rsidRPr="0024633A">
                <w:rPr>
                  <w:rFonts w:eastAsia="Times New Roman" w:cs="Tahoma"/>
                  <w:color w:val="auto"/>
                  <w:sz w:val="16"/>
                  <w:szCs w:val="16"/>
                </w:rPr>
                <w:delText>,</w:delText>
              </w:r>
              <w:r w:rsidR="00BB5C86" w:rsidRPr="0024633A">
                <w:rPr>
                  <w:rFonts w:eastAsia="Times New Roman" w:cs="Tahoma"/>
                  <w:color w:val="auto"/>
                  <w:sz w:val="16"/>
                  <w:szCs w:val="16"/>
                </w:rPr>
                <w:delText xml:space="preserve"> use 0</w:delText>
              </w:r>
              <w:r w:rsidR="00E920DC" w:rsidRPr="0024633A">
                <w:rPr>
                  <w:rFonts w:eastAsia="Times New Roman" w:cs="Tahoma"/>
                  <w:color w:val="auto"/>
                  <w:sz w:val="16"/>
                  <w:szCs w:val="16"/>
                </w:rPr>
                <w:delText>0</w:delText>
              </w:r>
              <w:r w:rsidR="00BB5C86" w:rsidRPr="0024633A">
                <w:rPr>
                  <w:rFonts w:eastAsia="Times New Roman" w:cs="Tahoma"/>
                  <w:color w:val="auto"/>
                  <w:sz w:val="16"/>
                  <w:szCs w:val="16"/>
                </w:rPr>
                <w:delText xml:space="preserve">1 for </w:delText>
              </w:r>
              <w:r w:rsidR="00CD61D5" w:rsidRPr="0024633A">
                <w:rPr>
                  <w:rFonts w:eastAsia="Times New Roman" w:cs="Tahoma"/>
                  <w:color w:val="auto"/>
                  <w:sz w:val="16"/>
                  <w:szCs w:val="16"/>
                </w:rPr>
                <w:delText xml:space="preserve">the </w:delText>
              </w:r>
              <w:r w:rsidR="00BB5C86" w:rsidRPr="0024633A">
                <w:rPr>
                  <w:rFonts w:eastAsia="Times New Roman" w:cs="Tahoma"/>
                  <w:color w:val="auto"/>
                  <w:sz w:val="16"/>
                  <w:szCs w:val="16"/>
                </w:rPr>
                <w:delText xml:space="preserve">first </w:delText>
              </w:r>
              <w:r w:rsidR="00CD61D5" w:rsidRPr="0024633A">
                <w:rPr>
                  <w:rFonts w:eastAsia="Times New Roman" w:cs="Tahoma"/>
                  <w:color w:val="auto"/>
                  <w:sz w:val="16"/>
                  <w:szCs w:val="16"/>
                </w:rPr>
                <w:delText xml:space="preserve">multifamily </w:delText>
              </w:r>
              <w:r w:rsidR="00BB5C86" w:rsidRPr="0024633A">
                <w:rPr>
                  <w:rFonts w:eastAsia="Times New Roman" w:cs="Tahoma"/>
                  <w:color w:val="auto"/>
                  <w:sz w:val="16"/>
                  <w:szCs w:val="16"/>
                </w:rPr>
                <w:delText>building that uses the CF1R, and increment</w:delText>
              </w:r>
              <w:r w:rsidR="00C1093A" w:rsidRPr="0024633A">
                <w:rPr>
                  <w:rFonts w:eastAsia="Times New Roman" w:cs="Tahoma"/>
                  <w:color w:val="auto"/>
                  <w:sz w:val="16"/>
                  <w:szCs w:val="16"/>
                </w:rPr>
                <w:delText xml:space="preserve"> sequentially</w:delText>
              </w:r>
              <w:r w:rsidR="00BB5C86" w:rsidRPr="0024633A">
                <w:rPr>
                  <w:rFonts w:eastAsia="Times New Roman" w:cs="Tahoma"/>
                  <w:color w:val="auto"/>
                  <w:sz w:val="16"/>
                  <w:szCs w:val="16"/>
                </w:rPr>
                <w:delText xml:space="preserve"> by 1 for each additional multifamil</w:delText>
              </w:r>
              <w:r w:rsidR="00CB562A" w:rsidRPr="0024633A">
                <w:rPr>
                  <w:rFonts w:eastAsia="Times New Roman" w:cs="Tahoma"/>
                  <w:color w:val="auto"/>
                  <w:sz w:val="16"/>
                  <w:szCs w:val="16"/>
                </w:rPr>
                <w:delText>y building that uses the CF1R.</w:delText>
              </w:r>
            </w:del>
          </w:p>
          <w:p w14:paraId="458520D2" w14:textId="073E02E9" w:rsidR="001E5D05" w:rsidRPr="001415EB" w:rsidRDefault="004F7B58" w:rsidP="00806688">
            <w:pPr>
              <w:pStyle w:val="ListParagraph"/>
              <w:numPr>
                <w:ilvl w:val="0"/>
                <w:numId w:val="54"/>
              </w:numPr>
              <w:spacing w:after="120"/>
              <w:rPr>
                <w:del w:id="2739" w:author="Haider Alhabibi" w:date="2022-03-04T13:15:00Z"/>
                <w:rFonts w:eastAsia="Times New Roman" w:cs="Tahoma"/>
                <w:color w:val="auto"/>
                <w:sz w:val="16"/>
                <w:szCs w:val="16"/>
              </w:rPr>
            </w:pPr>
            <w:del w:id="2740" w:author="Haider Alhabibi" w:date="2022-03-04T13:15:00Z">
              <w:r w:rsidRPr="001415EB">
                <w:rPr>
                  <w:rFonts w:eastAsia="Times New Roman" w:cs="Tahoma"/>
                  <w:color w:val="auto"/>
                  <w:sz w:val="16"/>
                  <w:szCs w:val="16"/>
                </w:rPr>
                <w:delText>For</w:delText>
              </w:r>
              <w:r w:rsidR="00507855" w:rsidRPr="001415EB">
                <w:rPr>
                  <w:rFonts w:eastAsia="Times New Roman" w:cs="Tahoma"/>
                  <w:color w:val="auto"/>
                  <w:sz w:val="16"/>
                  <w:szCs w:val="16"/>
                </w:rPr>
                <w:delText xml:space="preserve"> nonresidential building</w:delText>
              </w:r>
              <w:r w:rsidRPr="001415EB">
                <w:rPr>
                  <w:rFonts w:eastAsia="Times New Roman" w:cs="Tahoma"/>
                  <w:color w:val="auto"/>
                  <w:sz w:val="16"/>
                  <w:szCs w:val="16"/>
                </w:rPr>
                <w:delText>s</w:delText>
              </w:r>
              <w:r w:rsidR="00C1093A" w:rsidRPr="001415EB">
                <w:rPr>
                  <w:rFonts w:eastAsia="Times New Roman" w:cs="Tahoma"/>
                  <w:color w:val="auto"/>
                  <w:sz w:val="16"/>
                  <w:szCs w:val="16"/>
                </w:rPr>
                <w:delText xml:space="preserve"> (NRCV document type)</w:delText>
              </w:r>
              <w:r w:rsidR="001E5D05" w:rsidRPr="001415EB">
                <w:rPr>
                  <w:rFonts w:eastAsia="Times New Roman" w:cs="Tahoma"/>
                  <w:color w:val="auto"/>
                  <w:sz w:val="16"/>
                  <w:szCs w:val="16"/>
                </w:rPr>
                <w:delText>:</w:delText>
              </w:r>
            </w:del>
          </w:p>
          <w:p w14:paraId="1F48F38E" w14:textId="5453D98B" w:rsidR="001E5D05" w:rsidRPr="0024633A" w:rsidRDefault="001E5D05" w:rsidP="00806688">
            <w:pPr>
              <w:pStyle w:val="ListParagraph"/>
              <w:numPr>
                <w:ilvl w:val="1"/>
                <w:numId w:val="54"/>
              </w:numPr>
              <w:spacing w:after="120"/>
              <w:rPr>
                <w:del w:id="2741" w:author="Haider Alhabibi" w:date="2022-03-04T13:15:00Z"/>
                <w:rFonts w:eastAsia="Times New Roman" w:cs="Tahoma"/>
                <w:color w:val="auto"/>
                <w:sz w:val="16"/>
                <w:szCs w:val="16"/>
              </w:rPr>
            </w:pPr>
            <w:del w:id="2742" w:author="Haider Alhabibi" w:date="2022-03-04T13:15:00Z">
              <w:r w:rsidRPr="0024633A">
                <w:rPr>
                  <w:rFonts w:eastAsia="Times New Roman" w:cs="Tahoma"/>
                  <w:color w:val="auto"/>
                  <w:sz w:val="16"/>
                  <w:szCs w:val="16"/>
                </w:rPr>
                <w:delText>R</w:delText>
              </w:r>
              <w:r w:rsidR="00BB5C86" w:rsidRPr="0024633A">
                <w:rPr>
                  <w:rFonts w:eastAsia="Times New Roman" w:cs="Tahoma"/>
                  <w:color w:val="auto"/>
                  <w:sz w:val="16"/>
                  <w:szCs w:val="16"/>
                </w:rPr>
                <w:delText>eset to 0</w:delText>
              </w:r>
              <w:r w:rsidR="00E920DC" w:rsidRPr="0024633A">
                <w:rPr>
                  <w:rFonts w:eastAsia="Times New Roman" w:cs="Tahoma"/>
                  <w:color w:val="auto"/>
                  <w:sz w:val="16"/>
                  <w:szCs w:val="16"/>
                </w:rPr>
                <w:delText>0</w:delText>
              </w:r>
              <w:r w:rsidR="00BB5C86" w:rsidRPr="0024633A">
                <w:rPr>
                  <w:rFonts w:eastAsia="Times New Roman" w:cs="Tahoma"/>
                  <w:color w:val="auto"/>
                  <w:sz w:val="16"/>
                  <w:szCs w:val="16"/>
                </w:rPr>
                <w:delText xml:space="preserve">0 </w:delText>
              </w:r>
              <w:r w:rsidR="0034653A" w:rsidRPr="0024633A">
                <w:rPr>
                  <w:rFonts w:eastAsia="Times New Roman" w:cs="Tahoma"/>
                  <w:color w:val="auto"/>
                  <w:sz w:val="16"/>
                  <w:szCs w:val="16"/>
                </w:rPr>
                <w:delText>when the "CF1R" number increments (</w:delText>
              </w:r>
              <w:r w:rsidR="003F1B28" w:rsidRPr="0024633A">
                <w:rPr>
                  <w:rFonts w:eastAsia="Times New Roman" w:cs="Tahoma"/>
                  <w:color w:val="auto"/>
                  <w:sz w:val="16"/>
                  <w:szCs w:val="16"/>
                </w:rPr>
                <w:delText xml:space="preserve">i.e. </w:delText>
              </w:r>
              <w:r w:rsidR="00737E09" w:rsidRPr="0024633A">
                <w:rPr>
                  <w:rFonts w:eastAsia="Times New Roman" w:cs="Tahoma"/>
                  <w:color w:val="auto"/>
                  <w:sz w:val="16"/>
                  <w:szCs w:val="16"/>
                </w:rPr>
                <w:delText>reset to 0</w:delText>
              </w:r>
              <w:r w:rsidR="00E920DC" w:rsidRPr="0024633A">
                <w:rPr>
                  <w:rFonts w:eastAsia="Times New Roman" w:cs="Tahoma"/>
                  <w:color w:val="auto"/>
                  <w:sz w:val="16"/>
                  <w:szCs w:val="16"/>
                </w:rPr>
                <w:delText>0</w:delText>
              </w:r>
              <w:r w:rsidR="00737E09" w:rsidRPr="0024633A">
                <w:rPr>
                  <w:rFonts w:eastAsia="Times New Roman" w:cs="Tahoma"/>
                  <w:color w:val="auto"/>
                  <w:sz w:val="16"/>
                  <w:szCs w:val="16"/>
                </w:rPr>
                <w:delText xml:space="preserve">0 </w:delText>
              </w:r>
              <w:r w:rsidR="003F1B28" w:rsidRPr="0024633A">
                <w:rPr>
                  <w:rFonts w:eastAsia="Times New Roman" w:cs="Tahoma"/>
                  <w:color w:val="auto"/>
                  <w:sz w:val="16"/>
                  <w:szCs w:val="16"/>
                </w:rPr>
                <w:delText>for a</w:delText>
              </w:r>
              <w:r w:rsidR="0081783F" w:rsidRPr="0024633A">
                <w:rPr>
                  <w:rFonts w:eastAsia="Times New Roman" w:cs="Tahoma"/>
                  <w:color w:val="auto"/>
                  <w:sz w:val="16"/>
                  <w:szCs w:val="16"/>
                </w:rPr>
                <w:delText xml:space="preserve"> </w:delText>
              </w:r>
              <w:r w:rsidRPr="0024633A">
                <w:rPr>
                  <w:rFonts w:eastAsia="Times New Roman" w:cs="Tahoma"/>
                  <w:color w:val="auto"/>
                  <w:sz w:val="16"/>
                  <w:szCs w:val="16"/>
                </w:rPr>
                <w:delText>nonresidential</w:delText>
              </w:r>
              <w:r w:rsidR="0034653A" w:rsidRPr="0024633A">
                <w:rPr>
                  <w:rFonts w:eastAsia="Times New Roman" w:cs="Tahoma"/>
                  <w:color w:val="auto"/>
                  <w:sz w:val="16"/>
                  <w:szCs w:val="16"/>
                </w:rPr>
                <w:delText xml:space="preserve"> </w:delText>
              </w:r>
              <w:r w:rsidR="00975223" w:rsidRPr="0024633A">
                <w:rPr>
                  <w:rFonts w:eastAsia="Times New Roman" w:cs="Tahoma"/>
                  <w:color w:val="auto"/>
                  <w:sz w:val="16"/>
                  <w:szCs w:val="16"/>
                </w:rPr>
                <w:delText>project</w:delText>
              </w:r>
              <w:r w:rsidR="003F1B28" w:rsidRPr="0024633A">
                <w:rPr>
                  <w:rFonts w:eastAsia="Times New Roman" w:cs="Tahoma"/>
                  <w:color w:val="auto"/>
                  <w:sz w:val="16"/>
                  <w:szCs w:val="16"/>
                </w:rPr>
                <w:delText xml:space="preserve"> that uses a new</w:delText>
              </w:r>
              <w:r w:rsidR="0034653A" w:rsidRPr="0024633A">
                <w:rPr>
                  <w:rFonts w:eastAsia="Times New Roman" w:cs="Tahoma"/>
                  <w:color w:val="auto"/>
                  <w:sz w:val="16"/>
                  <w:szCs w:val="16"/>
                </w:rPr>
                <w:delText xml:space="preserve"> "CF1R" number)</w:delText>
              </w:r>
              <w:r w:rsidRPr="0024633A">
                <w:rPr>
                  <w:rFonts w:eastAsia="Times New Roman" w:cs="Tahoma"/>
                  <w:color w:val="auto"/>
                  <w:sz w:val="16"/>
                  <w:szCs w:val="16"/>
                </w:rPr>
                <w:delText>.</w:delText>
              </w:r>
            </w:del>
          </w:p>
          <w:p w14:paraId="4CB44B34" w14:textId="1AAA8D70" w:rsidR="00031B8B" w:rsidRPr="0024633A" w:rsidRDefault="0058239B" w:rsidP="00806688">
            <w:pPr>
              <w:pStyle w:val="ListParagraph"/>
              <w:numPr>
                <w:ilvl w:val="1"/>
                <w:numId w:val="54"/>
              </w:numPr>
              <w:spacing w:after="120"/>
              <w:rPr>
                <w:del w:id="2743" w:author="Haider Alhabibi" w:date="2022-03-04T13:15:00Z"/>
                <w:rFonts w:eastAsia="Times New Roman" w:cs="Tahoma"/>
                <w:color w:val="auto"/>
                <w:sz w:val="16"/>
                <w:szCs w:val="16"/>
              </w:rPr>
            </w:pPr>
            <w:del w:id="2744" w:author="Haider Alhabibi" w:date="2022-03-04T13:15:00Z">
              <w:r w:rsidRPr="0024633A">
                <w:rPr>
                  <w:rFonts w:eastAsia="Times New Roman" w:cs="Tahoma"/>
                  <w:color w:val="auto"/>
                  <w:sz w:val="16"/>
                  <w:szCs w:val="16"/>
                </w:rPr>
                <w:delText>Use</w:delText>
              </w:r>
              <w:r w:rsidR="00BB5C86" w:rsidRPr="0024633A">
                <w:rPr>
                  <w:rFonts w:eastAsia="Times New Roman" w:cs="Tahoma"/>
                  <w:color w:val="auto"/>
                  <w:sz w:val="16"/>
                  <w:szCs w:val="16"/>
                </w:rPr>
                <w:delText xml:space="preserve"> 0</w:delText>
              </w:r>
              <w:r w:rsidR="00E920DC" w:rsidRPr="0024633A">
                <w:rPr>
                  <w:rFonts w:eastAsia="Times New Roman" w:cs="Tahoma"/>
                  <w:color w:val="auto"/>
                  <w:sz w:val="16"/>
                  <w:szCs w:val="16"/>
                </w:rPr>
                <w:delText>0</w:delText>
              </w:r>
              <w:r w:rsidR="00BB5C86" w:rsidRPr="0024633A">
                <w:rPr>
                  <w:rFonts w:eastAsia="Times New Roman" w:cs="Tahoma"/>
                  <w:color w:val="auto"/>
                  <w:sz w:val="16"/>
                  <w:szCs w:val="16"/>
                </w:rPr>
                <w:delText xml:space="preserve">1 for </w:delText>
              </w:r>
              <w:r w:rsidR="006B5C56" w:rsidRPr="0024633A">
                <w:rPr>
                  <w:rFonts w:eastAsia="Times New Roman" w:cs="Tahoma"/>
                  <w:color w:val="auto"/>
                  <w:sz w:val="16"/>
                  <w:szCs w:val="16"/>
                </w:rPr>
                <w:delText xml:space="preserve">the </w:delText>
              </w:r>
              <w:r w:rsidR="00BB5C86" w:rsidRPr="0024633A">
                <w:rPr>
                  <w:rFonts w:eastAsia="Times New Roman" w:cs="Tahoma"/>
                  <w:color w:val="auto"/>
                  <w:sz w:val="16"/>
                  <w:szCs w:val="16"/>
                </w:rPr>
                <w:delText xml:space="preserve">first building </w:delText>
              </w:r>
              <w:r w:rsidR="006321F1" w:rsidRPr="0024633A">
                <w:rPr>
                  <w:rFonts w:eastAsia="Times New Roman" w:cs="Tahoma"/>
                  <w:color w:val="auto"/>
                  <w:sz w:val="16"/>
                  <w:szCs w:val="16"/>
                </w:rPr>
                <w:delText>in</w:delText>
              </w:r>
              <w:r w:rsidR="00BB5C86" w:rsidRPr="0024633A">
                <w:rPr>
                  <w:rFonts w:eastAsia="Times New Roman" w:cs="Tahoma"/>
                  <w:color w:val="auto"/>
                  <w:sz w:val="16"/>
                  <w:szCs w:val="16"/>
                </w:rPr>
                <w:delText xml:space="preserve"> the </w:delText>
              </w:r>
              <w:r w:rsidR="00574EDC" w:rsidRPr="0024633A">
                <w:rPr>
                  <w:rFonts w:eastAsia="Times New Roman" w:cs="Tahoma"/>
                  <w:color w:val="auto"/>
                  <w:sz w:val="16"/>
                  <w:szCs w:val="16"/>
                </w:rPr>
                <w:delText>project and</w:delText>
              </w:r>
              <w:r w:rsidR="00BB5C86" w:rsidRPr="0024633A">
                <w:rPr>
                  <w:rFonts w:eastAsia="Times New Roman" w:cs="Tahoma"/>
                  <w:color w:val="auto"/>
                  <w:sz w:val="16"/>
                  <w:szCs w:val="16"/>
                </w:rPr>
                <w:delText xml:space="preserve"> incr</w:delText>
              </w:r>
              <w:r w:rsidR="002414F1" w:rsidRPr="0024633A">
                <w:rPr>
                  <w:rFonts w:eastAsia="Times New Roman" w:cs="Tahoma"/>
                  <w:color w:val="auto"/>
                  <w:sz w:val="16"/>
                  <w:szCs w:val="16"/>
                </w:rPr>
                <w:delText xml:space="preserve">ement </w:delText>
              </w:r>
              <w:r w:rsidR="0073252C" w:rsidRPr="0024633A">
                <w:rPr>
                  <w:rFonts w:eastAsia="Times New Roman" w:cs="Tahoma"/>
                  <w:color w:val="auto"/>
                  <w:sz w:val="16"/>
                  <w:szCs w:val="16"/>
                </w:rPr>
                <w:delText xml:space="preserve">sequentially </w:delText>
              </w:r>
              <w:r w:rsidR="002414F1" w:rsidRPr="0024633A">
                <w:rPr>
                  <w:rFonts w:eastAsia="Times New Roman" w:cs="Tahoma"/>
                  <w:color w:val="auto"/>
                  <w:sz w:val="16"/>
                  <w:szCs w:val="16"/>
                </w:rPr>
                <w:delText xml:space="preserve">by 1 for each additional </w:delText>
              </w:r>
              <w:r w:rsidR="00BB5C86" w:rsidRPr="0024633A">
                <w:rPr>
                  <w:rFonts w:eastAsia="Times New Roman" w:cs="Tahoma"/>
                  <w:color w:val="auto"/>
                  <w:sz w:val="16"/>
                  <w:szCs w:val="16"/>
                </w:rPr>
                <w:delText xml:space="preserve">building </w:delText>
              </w:r>
              <w:r w:rsidR="006321F1" w:rsidRPr="0024633A">
                <w:rPr>
                  <w:rFonts w:eastAsia="Times New Roman" w:cs="Tahoma"/>
                  <w:color w:val="auto"/>
                  <w:sz w:val="16"/>
                  <w:szCs w:val="16"/>
                </w:rPr>
                <w:delText>in</w:delText>
              </w:r>
              <w:r w:rsidR="00BB5C86" w:rsidRPr="0024633A">
                <w:rPr>
                  <w:rFonts w:eastAsia="Times New Roman" w:cs="Tahoma"/>
                  <w:color w:val="auto"/>
                  <w:sz w:val="16"/>
                  <w:szCs w:val="16"/>
                </w:rPr>
                <w:delText xml:space="preserve"> the project</w:delText>
              </w:r>
              <w:r w:rsidR="004F7B58" w:rsidRPr="0024633A">
                <w:rPr>
                  <w:rFonts w:eastAsia="Times New Roman" w:cs="Tahoma"/>
                  <w:color w:val="auto"/>
                  <w:sz w:val="16"/>
                  <w:szCs w:val="16"/>
                </w:rPr>
                <w:delText xml:space="preserve"> that uses the "CF1R" number</w:delText>
              </w:r>
              <w:r w:rsidR="00BB5C86" w:rsidRPr="0024633A">
                <w:rPr>
                  <w:rFonts w:eastAsia="Times New Roman" w:cs="Tahoma"/>
                  <w:color w:val="auto"/>
                  <w:sz w:val="16"/>
                  <w:szCs w:val="16"/>
                </w:rPr>
                <w:delText>.</w:delText>
              </w:r>
            </w:del>
          </w:p>
        </w:tc>
      </w:tr>
      <w:tr w:rsidR="00031B8B" w:rsidRPr="0024633A" w14:paraId="1C2747BD" w14:textId="77777777" w:rsidTr="00EF708F">
        <w:trPr>
          <w:cantSplit/>
          <w:jc w:val="center"/>
          <w:del w:id="2745" w:author="Haider Alhabibi" w:date="2022-03-04T13:15:00Z"/>
        </w:trPr>
        <w:tc>
          <w:tcPr>
            <w:tcW w:w="5000" w:type="pct"/>
          </w:tcPr>
          <w:p w14:paraId="4BA0B219" w14:textId="5B7977DA" w:rsidR="00B112B8" w:rsidRPr="0024633A" w:rsidRDefault="00B112B8" w:rsidP="00F27F39">
            <w:pPr>
              <w:pStyle w:val="ListParagraph"/>
              <w:spacing w:after="120"/>
              <w:rPr>
                <w:del w:id="2746" w:author="Haider Alhabibi" w:date="2022-03-04T13:15:00Z"/>
                <w:rFonts w:eastAsia="Times New Roman" w:cs="Tahoma"/>
                <w:color w:val="auto"/>
                <w:sz w:val="16"/>
                <w:szCs w:val="16"/>
              </w:rPr>
            </w:pPr>
            <w:del w:id="2747" w:author="Haider Alhabibi" w:date="2022-03-04T13:15:00Z">
              <w:r w:rsidRPr="0024633A">
                <w:rPr>
                  <w:rFonts w:eastAsia="Times New Roman" w:cs="Tahoma"/>
                  <w:color w:val="auto"/>
                  <w:sz w:val="16"/>
                  <w:szCs w:val="16"/>
                </w:rPr>
                <w:delText>Note 4 (Figure 3-</w:delText>
              </w:r>
              <w:r w:rsidRPr="0024633A" w:rsidDel="005133B0">
                <w:rPr>
                  <w:rFonts w:eastAsia="Times New Roman" w:cs="Tahoma"/>
                  <w:color w:val="auto"/>
                  <w:sz w:val="16"/>
                  <w:szCs w:val="16"/>
                </w:rPr>
                <w:delText>2</w:delText>
              </w:r>
              <w:r w:rsidRPr="0024633A">
                <w:rPr>
                  <w:rFonts w:eastAsia="Times New Roman" w:cs="Tahoma"/>
                  <w:color w:val="auto"/>
                  <w:sz w:val="16"/>
                  <w:szCs w:val="16"/>
                </w:rPr>
                <w:delText>)</w:delText>
              </w:r>
              <w:r w:rsidR="0075194E" w:rsidRPr="0024633A">
                <w:rPr>
                  <w:rFonts w:eastAsia="Times New Roman" w:cs="Tahoma"/>
                  <w:color w:val="auto"/>
                  <w:sz w:val="16"/>
                  <w:szCs w:val="16"/>
                </w:rPr>
                <w:delText xml:space="preserve"> - dwelling unit count</w:delText>
              </w:r>
              <w:r w:rsidRPr="0024633A">
                <w:rPr>
                  <w:rFonts w:eastAsia="Times New Roman" w:cs="Tahoma"/>
                  <w:color w:val="auto"/>
                  <w:sz w:val="16"/>
                  <w:szCs w:val="16"/>
                </w:rPr>
                <w:delText xml:space="preserve">:  </w:delText>
              </w:r>
            </w:del>
          </w:p>
          <w:p w14:paraId="6EDD3EA6" w14:textId="1BB78122" w:rsidR="00C037AD" w:rsidRPr="0024633A" w:rsidRDefault="002414F1" w:rsidP="00806688">
            <w:pPr>
              <w:pStyle w:val="ListParagraph"/>
              <w:numPr>
                <w:ilvl w:val="0"/>
                <w:numId w:val="55"/>
              </w:numPr>
              <w:spacing w:after="120"/>
              <w:rPr>
                <w:del w:id="2748" w:author="Haider Alhabibi" w:date="2022-03-04T13:15:00Z"/>
                <w:rFonts w:eastAsia="Times New Roman" w:cs="Tahoma"/>
                <w:color w:val="auto"/>
                <w:sz w:val="16"/>
                <w:szCs w:val="16"/>
              </w:rPr>
            </w:pPr>
            <w:del w:id="2749" w:author="Haider Alhabibi" w:date="2022-03-04T13:15:00Z">
              <w:r w:rsidRPr="0024633A">
                <w:rPr>
                  <w:rFonts w:eastAsia="Times New Roman" w:cs="Tahoma"/>
                  <w:color w:val="auto"/>
                  <w:sz w:val="16"/>
                  <w:szCs w:val="16"/>
                </w:rPr>
                <w:delText xml:space="preserve">Reset to </w:delText>
              </w:r>
              <w:r w:rsidR="0081783F" w:rsidRPr="0024633A">
                <w:rPr>
                  <w:rFonts w:eastAsia="Times New Roman" w:cs="Tahoma"/>
                  <w:color w:val="auto"/>
                  <w:sz w:val="16"/>
                  <w:szCs w:val="16"/>
                </w:rPr>
                <w:delText>000</w:delText>
              </w:r>
              <w:r w:rsidR="006C3D49" w:rsidRPr="0024633A">
                <w:rPr>
                  <w:rFonts w:cs="Tahoma"/>
                </w:rPr>
                <w:delText xml:space="preserve"> </w:delText>
              </w:r>
              <w:r w:rsidR="006C3D49" w:rsidRPr="0024633A">
                <w:rPr>
                  <w:rFonts w:eastAsia="Times New Roman" w:cs="Tahoma"/>
                  <w:color w:val="auto"/>
                  <w:sz w:val="16"/>
                  <w:szCs w:val="16"/>
                </w:rPr>
                <w:delText>when the CF1R nu</w:delText>
              </w:r>
              <w:r w:rsidR="00E920DC" w:rsidRPr="0024633A">
                <w:rPr>
                  <w:rFonts w:eastAsia="Times New Roman" w:cs="Tahoma"/>
                  <w:color w:val="auto"/>
                  <w:sz w:val="16"/>
                  <w:szCs w:val="16"/>
                </w:rPr>
                <w:delText xml:space="preserve">mber increments (i.e. reset to </w:delText>
              </w:r>
              <w:r w:rsidR="006C3D49" w:rsidRPr="0024633A">
                <w:rPr>
                  <w:rFonts w:eastAsia="Times New Roman" w:cs="Tahoma"/>
                  <w:color w:val="auto"/>
                  <w:sz w:val="16"/>
                  <w:szCs w:val="16"/>
                </w:rPr>
                <w:delText>000 for a building that uses a new CF1R number).</w:delText>
              </w:r>
            </w:del>
          </w:p>
          <w:p w14:paraId="38B950C7" w14:textId="236DC143" w:rsidR="00233F84" w:rsidRPr="0024633A" w:rsidRDefault="0081783F" w:rsidP="00806688">
            <w:pPr>
              <w:pStyle w:val="ListParagraph"/>
              <w:numPr>
                <w:ilvl w:val="0"/>
                <w:numId w:val="55"/>
              </w:numPr>
              <w:spacing w:after="120"/>
              <w:rPr>
                <w:del w:id="2750" w:author="Haider Alhabibi" w:date="2022-03-04T13:15:00Z"/>
                <w:rFonts w:eastAsia="Times New Roman" w:cs="Tahoma"/>
                <w:color w:val="auto"/>
                <w:sz w:val="16"/>
                <w:szCs w:val="16"/>
              </w:rPr>
            </w:pPr>
            <w:del w:id="2751" w:author="Haider Alhabibi" w:date="2022-03-04T13:15:00Z">
              <w:r w:rsidRPr="0024633A">
                <w:rPr>
                  <w:rFonts w:eastAsia="Times New Roman" w:cs="Tahoma"/>
                  <w:color w:val="auto"/>
                  <w:sz w:val="16"/>
                  <w:szCs w:val="16"/>
                </w:rPr>
                <w:delText>R</w:delText>
              </w:r>
              <w:r w:rsidR="00E920DC" w:rsidRPr="0024633A">
                <w:rPr>
                  <w:rFonts w:eastAsia="Times New Roman" w:cs="Tahoma"/>
                  <w:color w:val="auto"/>
                  <w:sz w:val="16"/>
                  <w:szCs w:val="16"/>
                </w:rPr>
                <w:delText xml:space="preserve">eset to </w:delText>
              </w:r>
              <w:r w:rsidR="002414F1" w:rsidRPr="0024633A">
                <w:rPr>
                  <w:rFonts w:eastAsia="Times New Roman" w:cs="Tahoma"/>
                  <w:color w:val="auto"/>
                  <w:sz w:val="16"/>
                  <w:szCs w:val="16"/>
                </w:rPr>
                <w:delText xml:space="preserve">000 when </w:delText>
              </w:r>
              <w:r w:rsidR="00975223" w:rsidRPr="0024633A">
                <w:rPr>
                  <w:rFonts w:eastAsia="Times New Roman" w:cs="Tahoma"/>
                  <w:color w:val="auto"/>
                  <w:sz w:val="16"/>
                  <w:szCs w:val="16"/>
                </w:rPr>
                <w:delText xml:space="preserve">the </w:delText>
              </w:r>
              <w:r w:rsidR="002414F1" w:rsidRPr="0024633A">
                <w:rPr>
                  <w:rFonts w:eastAsia="Times New Roman" w:cs="Tahoma"/>
                  <w:color w:val="auto"/>
                  <w:sz w:val="16"/>
                  <w:szCs w:val="16"/>
                </w:rPr>
                <w:delText xml:space="preserve">building </w:delText>
              </w:r>
              <w:r w:rsidR="00975223" w:rsidRPr="0024633A">
                <w:rPr>
                  <w:rFonts w:eastAsia="Times New Roman" w:cs="Tahoma"/>
                  <w:color w:val="auto"/>
                  <w:sz w:val="16"/>
                  <w:szCs w:val="16"/>
                </w:rPr>
                <w:delText>count</w:delText>
              </w:r>
              <w:r w:rsidR="00996560" w:rsidRPr="0024633A">
                <w:rPr>
                  <w:rFonts w:eastAsia="Times New Roman" w:cs="Tahoma"/>
                  <w:color w:val="auto"/>
                  <w:sz w:val="16"/>
                  <w:szCs w:val="16"/>
                </w:rPr>
                <w:delText xml:space="preserve"> increments (i.e</w:delText>
              </w:r>
              <w:r w:rsidR="00E920DC" w:rsidRPr="0024633A">
                <w:rPr>
                  <w:rFonts w:eastAsia="Times New Roman" w:cs="Tahoma"/>
                  <w:color w:val="auto"/>
                  <w:sz w:val="16"/>
                  <w:szCs w:val="16"/>
                </w:rPr>
                <w:delText>. reset to 0</w:delText>
              </w:r>
              <w:r w:rsidR="002414F1" w:rsidRPr="0024633A">
                <w:rPr>
                  <w:rFonts w:eastAsia="Times New Roman" w:cs="Tahoma"/>
                  <w:color w:val="auto"/>
                  <w:sz w:val="16"/>
                  <w:szCs w:val="16"/>
                </w:rPr>
                <w:delText xml:space="preserve">00 </w:delText>
              </w:r>
              <w:r w:rsidR="003F1B28" w:rsidRPr="0024633A">
                <w:rPr>
                  <w:rFonts w:eastAsia="Times New Roman" w:cs="Tahoma"/>
                  <w:color w:val="auto"/>
                  <w:sz w:val="16"/>
                  <w:szCs w:val="16"/>
                </w:rPr>
                <w:delText>f</w:delText>
              </w:r>
              <w:r w:rsidR="00FD07ED" w:rsidRPr="0024633A">
                <w:rPr>
                  <w:rFonts w:eastAsia="Times New Roman" w:cs="Tahoma"/>
                  <w:color w:val="auto"/>
                  <w:sz w:val="16"/>
                  <w:szCs w:val="16"/>
                </w:rPr>
                <w:delText xml:space="preserve">or each additional </w:delText>
              </w:r>
              <w:r w:rsidR="0058239B" w:rsidRPr="0024633A">
                <w:rPr>
                  <w:rFonts w:eastAsia="Times New Roman" w:cs="Tahoma"/>
                  <w:color w:val="auto"/>
                  <w:sz w:val="16"/>
                  <w:szCs w:val="16"/>
                </w:rPr>
                <w:delText>multifamily</w:delText>
              </w:r>
              <w:r w:rsidR="002414F1" w:rsidRPr="0024633A">
                <w:rPr>
                  <w:rFonts w:eastAsia="Times New Roman" w:cs="Tahoma"/>
                  <w:color w:val="auto"/>
                  <w:sz w:val="16"/>
                  <w:szCs w:val="16"/>
                </w:rPr>
                <w:delText xml:space="preserve"> building </w:delText>
              </w:r>
              <w:r w:rsidR="003F1B28" w:rsidRPr="0024633A">
                <w:rPr>
                  <w:rFonts w:eastAsia="Times New Roman" w:cs="Tahoma"/>
                  <w:color w:val="auto"/>
                  <w:sz w:val="16"/>
                  <w:szCs w:val="16"/>
                </w:rPr>
                <w:delText xml:space="preserve">that </w:delText>
              </w:r>
              <w:r w:rsidR="002414F1" w:rsidRPr="0024633A">
                <w:rPr>
                  <w:rFonts w:eastAsia="Times New Roman" w:cs="Tahoma"/>
                  <w:color w:val="auto"/>
                  <w:sz w:val="16"/>
                  <w:szCs w:val="16"/>
                </w:rPr>
                <w:delText xml:space="preserve">uses the same CF1R).  </w:delText>
              </w:r>
            </w:del>
          </w:p>
          <w:p w14:paraId="385CC07B" w14:textId="3704D74E" w:rsidR="00233F84" w:rsidRPr="0024633A" w:rsidRDefault="002414F1" w:rsidP="00806688">
            <w:pPr>
              <w:pStyle w:val="ListParagraph"/>
              <w:numPr>
                <w:ilvl w:val="0"/>
                <w:numId w:val="55"/>
              </w:numPr>
              <w:spacing w:after="120"/>
              <w:rPr>
                <w:del w:id="2752" w:author="Haider Alhabibi" w:date="2022-03-04T13:15:00Z"/>
                <w:rFonts w:eastAsia="Times New Roman" w:cs="Tahoma"/>
                <w:color w:val="auto"/>
                <w:sz w:val="16"/>
                <w:szCs w:val="16"/>
              </w:rPr>
            </w:pPr>
            <w:del w:id="2753" w:author="Haider Alhabibi" w:date="2022-03-04T13:15:00Z">
              <w:r w:rsidRPr="0024633A">
                <w:rPr>
                  <w:rFonts w:eastAsia="Times New Roman" w:cs="Tahoma"/>
                  <w:color w:val="auto"/>
                  <w:sz w:val="16"/>
                  <w:szCs w:val="16"/>
                </w:rPr>
                <w:delText>F</w:delText>
              </w:r>
              <w:r w:rsidR="00E920DC" w:rsidRPr="0024633A">
                <w:rPr>
                  <w:rFonts w:eastAsia="Times New Roman" w:cs="Tahoma"/>
                  <w:color w:val="auto"/>
                  <w:sz w:val="16"/>
                  <w:szCs w:val="16"/>
                </w:rPr>
                <w:delText xml:space="preserve">or single family dwellings use </w:delText>
              </w:r>
              <w:r w:rsidRPr="0024633A">
                <w:rPr>
                  <w:rFonts w:eastAsia="Times New Roman" w:cs="Tahoma"/>
                  <w:color w:val="auto"/>
                  <w:sz w:val="16"/>
                  <w:szCs w:val="16"/>
                </w:rPr>
                <w:delText xml:space="preserve">001 for first dwelling </w:delText>
              </w:r>
              <w:r w:rsidR="00574EDC" w:rsidRPr="0024633A">
                <w:rPr>
                  <w:rFonts w:eastAsia="Times New Roman" w:cs="Tahoma"/>
                  <w:color w:val="auto"/>
                  <w:sz w:val="16"/>
                  <w:szCs w:val="16"/>
                </w:rPr>
                <w:delText>unit and</w:delText>
              </w:r>
              <w:r w:rsidRPr="0024633A">
                <w:rPr>
                  <w:rFonts w:eastAsia="Times New Roman" w:cs="Tahoma"/>
                  <w:color w:val="auto"/>
                  <w:sz w:val="16"/>
                  <w:szCs w:val="16"/>
                </w:rPr>
                <w:delText xml:space="preserve"> increment</w:delText>
              </w:r>
              <w:r w:rsidR="0073252C" w:rsidRPr="0024633A">
                <w:rPr>
                  <w:rFonts w:eastAsia="Times New Roman" w:cs="Tahoma"/>
                  <w:color w:val="auto"/>
                  <w:sz w:val="16"/>
                  <w:szCs w:val="16"/>
                </w:rPr>
                <w:delText xml:space="preserve"> sequentially</w:delText>
              </w:r>
              <w:r w:rsidRPr="0024633A">
                <w:rPr>
                  <w:rFonts w:eastAsia="Times New Roman" w:cs="Tahoma"/>
                  <w:color w:val="auto"/>
                  <w:sz w:val="16"/>
                  <w:szCs w:val="16"/>
                </w:rPr>
                <w:delText xml:space="preserve"> by 1 for each additional </w:delText>
              </w:r>
              <w:r w:rsidR="00FA62D7" w:rsidRPr="0024633A">
                <w:rPr>
                  <w:rFonts w:eastAsia="Times New Roman" w:cs="Tahoma"/>
                  <w:color w:val="auto"/>
                  <w:sz w:val="16"/>
                  <w:szCs w:val="16"/>
                </w:rPr>
                <w:delText xml:space="preserve">single family </w:delText>
              </w:r>
              <w:r w:rsidRPr="0024633A">
                <w:rPr>
                  <w:rFonts w:eastAsia="Times New Roman" w:cs="Tahoma"/>
                  <w:color w:val="auto"/>
                  <w:sz w:val="16"/>
                  <w:szCs w:val="16"/>
                </w:rPr>
                <w:delText>dwelling</w:delText>
              </w:r>
              <w:r w:rsidR="0081783F" w:rsidRPr="0024633A">
                <w:rPr>
                  <w:rFonts w:eastAsia="Times New Roman" w:cs="Tahoma"/>
                  <w:color w:val="auto"/>
                  <w:sz w:val="16"/>
                  <w:szCs w:val="16"/>
                </w:rPr>
                <w:delText xml:space="preserve"> that uses the CF1R. </w:delText>
              </w:r>
            </w:del>
          </w:p>
          <w:p w14:paraId="5950EE85" w14:textId="6E118D90" w:rsidR="00233F84" w:rsidRPr="0024633A" w:rsidRDefault="002414F1" w:rsidP="00806688">
            <w:pPr>
              <w:pStyle w:val="ListParagraph"/>
              <w:numPr>
                <w:ilvl w:val="0"/>
                <w:numId w:val="55"/>
              </w:numPr>
              <w:spacing w:after="120"/>
              <w:rPr>
                <w:del w:id="2754" w:author="Haider Alhabibi" w:date="2022-03-04T13:15:00Z"/>
                <w:rFonts w:eastAsia="Times New Roman" w:cs="Tahoma"/>
                <w:color w:val="auto"/>
                <w:sz w:val="16"/>
                <w:szCs w:val="16"/>
              </w:rPr>
            </w:pPr>
            <w:del w:id="2755" w:author="Haider Alhabibi" w:date="2022-03-04T13:15:00Z">
              <w:r w:rsidRPr="0024633A">
                <w:rPr>
                  <w:rFonts w:eastAsia="Times New Roman" w:cs="Tahoma"/>
                  <w:color w:val="auto"/>
                  <w:sz w:val="16"/>
                  <w:szCs w:val="16"/>
                </w:rPr>
                <w:delText>For multifamily buildings</w:delText>
              </w:r>
              <w:r w:rsidR="00FD1DD0" w:rsidRPr="0024633A">
                <w:rPr>
                  <w:rFonts w:eastAsia="Times New Roman" w:cs="Tahoma"/>
                  <w:color w:val="auto"/>
                  <w:sz w:val="16"/>
                  <w:szCs w:val="16"/>
                </w:rPr>
                <w:delText>,</w:delText>
              </w:r>
              <w:r w:rsidR="00E920DC" w:rsidRPr="0024633A">
                <w:rPr>
                  <w:rFonts w:eastAsia="Times New Roman" w:cs="Tahoma"/>
                  <w:color w:val="auto"/>
                  <w:sz w:val="16"/>
                  <w:szCs w:val="16"/>
                </w:rPr>
                <w:delText xml:space="preserve"> use </w:delText>
              </w:r>
              <w:r w:rsidRPr="0024633A">
                <w:rPr>
                  <w:rFonts w:eastAsia="Times New Roman" w:cs="Tahoma"/>
                  <w:color w:val="auto"/>
                  <w:sz w:val="16"/>
                  <w:szCs w:val="16"/>
                </w:rPr>
                <w:delText xml:space="preserve">001 for the first dwelling unit in the building, and increment </w:delText>
              </w:r>
              <w:r w:rsidR="0073252C" w:rsidRPr="0024633A">
                <w:rPr>
                  <w:rFonts w:eastAsia="Times New Roman" w:cs="Tahoma"/>
                  <w:color w:val="auto"/>
                  <w:sz w:val="16"/>
                  <w:szCs w:val="16"/>
                </w:rPr>
                <w:delText xml:space="preserve">sequentially </w:delText>
              </w:r>
              <w:r w:rsidRPr="0024633A">
                <w:rPr>
                  <w:rFonts w:eastAsia="Times New Roman" w:cs="Tahoma"/>
                  <w:color w:val="auto"/>
                  <w:sz w:val="16"/>
                  <w:szCs w:val="16"/>
                </w:rPr>
                <w:delText xml:space="preserve">by 1 for each additional dwelling in the building that uses the CF1R. </w:delText>
              </w:r>
            </w:del>
          </w:p>
          <w:p w14:paraId="10DB5B3B" w14:textId="3876E70F" w:rsidR="00103B47" w:rsidRPr="0024633A" w:rsidRDefault="00103B47" w:rsidP="00806688">
            <w:pPr>
              <w:pStyle w:val="ListParagraph"/>
              <w:numPr>
                <w:ilvl w:val="0"/>
                <w:numId w:val="55"/>
              </w:numPr>
              <w:spacing w:after="120"/>
              <w:rPr>
                <w:del w:id="2756" w:author="Haider Alhabibi" w:date="2022-03-04T13:15:00Z"/>
                <w:rFonts w:eastAsia="Times New Roman" w:cs="Tahoma"/>
                <w:color w:val="auto"/>
                <w:sz w:val="16"/>
                <w:szCs w:val="16"/>
              </w:rPr>
            </w:pPr>
            <w:del w:id="2757" w:author="Haider Alhabibi" w:date="2022-03-04T13:15:00Z">
              <w:r w:rsidRPr="0024633A">
                <w:rPr>
                  <w:rFonts w:eastAsia="Times New Roman" w:cs="Tahoma"/>
                  <w:color w:val="auto"/>
                  <w:sz w:val="16"/>
                  <w:szCs w:val="16"/>
                </w:rPr>
                <w:delText xml:space="preserve">If the parent CF1R document type is a CF1R-ADD-01 or CF1R-ALT-01, for each required CF1R-ALT-02 child document, use the numbering convention </w:delText>
              </w:r>
              <w:r w:rsidR="00613EC7" w:rsidRPr="0024633A">
                <w:rPr>
                  <w:rFonts w:eastAsia="Times New Roman" w:cs="Tahoma"/>
                  <w:color w:val="auto"/>
                  <w:sz w:val="16"/>
                  <w:szCs w:val="16"/>
                </w:rPr>
                <w:delText xml:space="preserve">layout </w:delText>
              </w:r>
              <w:r w:rsidRPr="0024633A">
                <w:rPr>
                  <w:rFonts w:eastAsia="Times New Roman" w:cs="Tahoma"/>
                  <w:color w:val="auto"/>
                  <w:sz w:val="16"/>
                  <w:szCs w:val="16"/>
                </w:rPr>
                <w:delText>described in Figure 3-1 with digits 17, 18, 19 = A02, and designate</w:delText>
              </w:r>
              <w:r w:rsidR="00613EC7" w:rsidRPr="0024633A">
                <w:rPr>
                  <w:rFonts w:eastAsia="Times New Roman" w:cs="Tahoma"/>
                  <w:color w:val="auto"/>
                  <w:sz w:val="16"/>
                  <w:szCs w:val="16"/>
                </w:rPr>
                <w:delText xml:space="preserve"> (figure 3-1)</w:delText>
              </w:r>
              <w:r w:rsidRPr="0024633A">
                <w:rPr>
                  <w:rFonts w:eastAsia="Times New Roman" w:cs="Tahoma"/>
                  <w:color w:val="auto"/>
                  <w:sz w:val="16"/>
                  <w:szCs w:val="16"/>
                </w:rPr>
                <w:delText xml:space="preserve"> digits 20, 21, 22 as the unique identification number for the dwelling unit.  For CF2R and CF3R child documents associated with </w:delText>
              </w:r>
              <w:r w:rsidR="00613EC7" w:rsidRPr="0024633A">
                <w:rPr>
                  <w:rFonts w:eastAsia="Times New Roman" w:cs="Tahoma"/>
                  <w:color w:val="auto"/>
                  <w:sz w:val="16"/>
                  <w:szCs w:val="16"/>
                </w:rPr>
                <w:delText>a</w:delText>
              </w:r>
              <w:r w:rsidRPr="0024633A">
                <w:rPr>
                  <w:rFonts w:eastAsia="Times New Roman" w:cs="Tahoma"/>
                  <w:color w:val="auto"/>
                  <w:sz w:val="16"/>
                  <w:szCs w:val="16"/>
                </w:rPr>
                <w:delText xml:space="preserve"> dwelling unit</w:delText>
              </w:r>
              <w:r w:rsidR="00613EC7" w:rsidRPr="0024633A">
                <w:rPr>
                  <w:rFonts w:eastAsia="Times New Roman" w:cs="Tahoma"/>
                  <w:color w:val="auto"/>
                  <w:sz w:val="16"/>
                  <w:szCs w:val="16"/>
                </w:rPr>
                <w:delText>'s CF1R-ALT-02</w:delText>
              </w:r>
              <w:r w:rsidRPr="0024633A">
                <w:rPr>
                  <w:rFonts w:eastAsia="Times New Roman" w:cs="Tahoma"/>
                  <w:color w:val="auto"/>
                  <w:sz w:val="16"/>
                  <w:szCs w:val="16"/>
                </w:rPr>
                <w:delText xml:space="preserve">, ensure that the </w:delText>
              </w:r>
              <w:r w:rsidR="00613EC7" w:rsidRPr="0024633A">
                <w:rPr>
                  <w:rFonts w:eastAsia="Times New Roman" w:cs="Tahoma"/>
                  <w:color w:val="auto"/>
                  <w:sz w:val="16"/>
                  <w:szCs w:val="16"/>
                </w:rPr>
                <w:delText xml:space="preserve">parent CF1R-ADD-01 or CF1R-ALT-01 (Figure 3-2 numbering convention) </w:delText>
              </w:r>
              <w:r w:rsidRPr="0024633A">
                <w:rPr>
                  <w:rFonts w:eastAsia="Times New Roman" w:cs="Tahoma"/>
                  <w:color w:val="auto"/>
                  <w:sz w:val="16"/>
                  <w:szCs w:val="16"/>
                </w:rPr>
                <w:delText xml:space="preserve">dwelling unit digits 21, 22, 23 are constrained to be the same as the </w:delText>
              </w:r>
              <w:r w:rsidR="00613EC7" w:rsidRPr="0024633A">
                <w:rPr>
                  <w:rFonts w:eastAsia="Times New Roman" w:cs="Tahoma"/>
                  <w:color w:val="auto"/>
                  <w:sz w:val="16"/>
                  <w:szCs w:val="16"/>
                </w:rPr>
                <w:delText>CF1R-ALT-02 (Figure 3-1 numbering convention) unique</w:delText>
              </w:r>
              <w:r w:rsidRPr="0024633A">
                <w:rPr>
                  <w:rFonts w:eastAsia="Times New Roman" w:cs="Tahoma"/>
                  <w:color w:val="auto"/>
                  <w:sz w:val="16"/>
                  <w:szCs w:val="16"/>
                </w:rPr>
                <w:delText xml:space="preserve"> dwelling unit identification number digits 20, 21, 22.</w:delText>
              </w:r>
            </w:del>
          </w:p>
          <w:p w14:paraId="4A47A406" w14:textId="659A0C5D" w:rsidR="000E7AE9" w:rsidRPr="0024633A" w:rsidRDefault="002414F1" w:rsidP="00806688">
            <w:pPr>
              <w:pStyle w:val="ListParagraph"/>
              <w:numPr>
                <w:ilvl w:val="0"/>
                <w:numId w:val="55"/>
              </w:numPr>
              <w:spacing w:after="120"/>
              <w:rPr>
                <w:del w:id="2758" w:author="Haider Alhabibi" w:date="2022-03-04T13:15:00Z"/>
                <w:rFonts w:eastAsia="Times New Roman" w:cs="Tahoma"/>
                <w:color w:val="auto"/>
                <w:sz w:val="16"/>
                <w:szCs w:val="16"/>
              </w:rPr>
            </w:pPr>
            <w:del w:id="2759" w:author="Haider Alhabibi" w:date="2022-03-04T13:15:00Z">
              <w:r w:rsidRPr="0024633A">
                <w:rPr>
                  <w:rFonts w:eastAsia="Times New Roman" w:cs="Tahoma"/>
                  <w:color w:val="auto"/>
                  <w:sz w:val="16"/>
                  <w:szCs w:val="16"/>
                </w:rPr>
                <w:delText>For nonresidential buildings (NRCV doc</w:delText>
              </w:r>
              <w:r w:rsidR="00C1093A" w:rsidRPr="0024633A">
                <w:rPr>
                  <w:rFonts w:eastAsia="Times New Roman" w:cs="Tahoma"/>
                  <w:color w:val="auto"/>
                  <w:sz w:val="16"/>
                  <w:szCs w:val="16"/>
                </w:rPr>
                <w:delText>ument</w:delText>
              </w:r>
              <w:r w:rsidRPr="0024633A">
                <w:rPr>
                  <w:rFonts w:eastAsia="Times New Roman" w:cs="Tahoma"/>
                  <w:color w:val="auto"/>
                  <w:sz w:val="16"/>
                  <w:szCs w:val="16"/>
                </w:rPr>
                <w:delText xml:space="preserve"> type)</w:delText>
              </w:r>
              <w:r w:rsidR="00FD1DD0" w:rsidRPr="0024633A">
                <w:rPr>
                  <w:rFonts w:eastAsia="Times New Roman" w:cs="Tahoma"/>
                  <w:color w:val="auto"/>
                  <w:sz w:val="16"/>
                  <w:szCs w:val="16"/>
                </w:rPr>
                <w:delText>,</w:delText>
              </w:r>
              <w:r w:rsidRPr="0024633A">
                <w:rPr>
                  <w:rFonts w:eastAsia="Times New Roman" w:cs="Tahoma"/>
                  <w:color w:val="auto"/>
                  <w:sz w:val="16"/>
                  <w:szCs w:val="16"/>
                </w:rPr>
                <w:delText xml:space="preserve"> </w:delText>
              </w:r>
            </w:del>
          </w:p>
          <w:p w14:paraId="396C5FDC" w14:textId="1FA02054" w:rsidR="000E7AE9" w:rsidRPr="0024633A" w:rsidRDefault="000E7AE9" w:rsidP="00806688">
            <w:pPr>
              <w:pStyle w:val="ListParagraph"/>
              <w:numPr>
                <w:ilvl w:val="1"/>
                <w:numId w:val="55"/>
              </w:numPr>
              <w:spacing w:after="120"/>
              <w:rPr>
                <w:del w:id="2760" w:author="Haider Alhabibi" w:date="2022-03-04T13:15:00Z"/>
                <w:rFonts w:eastAsia="Times New Roman" w:cs="Tahoma"/>
                <w:color w:val="auto"/>
                <w:sz w:val="16"/>
                <w:szCs w:val="16"/>
              </w:rPr>
            </w:pPr>
            <w:del w:id="2761" w:author="Haider Alhabibi" w:date="2022-03-04T13:15:00Z">
              <w:r w:rsidRPr="0024633A">
                <w:rPr>
                  <w:rFonts w:eastAsia="Times New Roman" w:cs="Tahoma"/>
                  <w:color w:val="auto"/>
                  <w:sz w:val="16"/>
                  <w:szCs w:val="16"/>
                </w:rPr>
                <w:delText>R</w:delText>
              </w:r>
              <w:r w:rsidR="00E920DC" w:rsidRPr="0024633A">
                <w:rPr>
                  <w:rFonts w:eastAsia="Times New Roman" w:cs="Tahoma"/>
                  <w:color w:val="auto"/>
                  <w:sz w:val="16"/>
                  <w:szCs w:val="16"/>
                </w:rPr>
                <w:delText>eset to 0</w:delText>
              </w:r>
              <w:r w:rsidR="002414F1" w:rsidRPr="0024633A">
                <w:rPr>
                  <w:rFonts w:eastAsia="Times New Roman" w:cs="Tahoma"/>
                  <w:color w:val="auto"/>
                  <w:sz w:val="16"/>
                  <w:szCs w:val="16"/>
                </w:rPr>
                <w:delText xml:space="preserve">00 </w:delText>
              </w:r>
              <w:r w:rsidR="00993AE2" w:rsidRPr="0024633A">
                <w:rPr>
                  <w:rFonts w:eastAsia="Times New Roman" w:cs="Tahoma"/>
                  <w:color w:val="auto"/>
                  <w:sz w:val="16"/>
                  <w:szCs w:val="16"/>
                </w:rPr>
                <w:delText>when the "CF1R" number increments (i</w:delText>
              </w:r>
              <w:r w:rsidR="00E920DC" w:rsidRPr="0024633A">
                <w:rPr>
                  <w:rFonts w:eastAsia="Times New Roman" w:cs="Tahoma"/>
                  <w:color w:val="auto"/>
                  <w:sz w:val="16"/>
                  <w:szCs w:val="16"/>
                </w:rPr>
                <w:delText>.e. reset to 0</w:delText>
              </w:r>
              <w:r w:rsidR="00993AE2" w:rsidRPr="0024633A">
                <w:rPr>
                  <w:rFonts w:eastAsia="Times New Roman" w:cs="Tahoma"/>
                  <w:color w:val="auto"/>
                  <w:sz w:val="16"/>
                  <w:szCs w:val="16"/>
                </w:rPr>
                <w:delText xml:space="preserve">00 </w:delText>
              </w:r>
              <w:r w:rsidR="002414F1" w:rsidRPr="0024633A">
                <w:rPr>
                  <w:rFonts w:eastAsia="Times New Roman" w:cs="Tahoma"/>
                  <w:color w:val="auto"/>
                  <w:sz w:val="16"/>
                  <w:szCs w:val="16"/>
                </w:rPr>
                <w:delText>for</w:delText>
              </w:r>
              <w:r w:rsidR="006321F1" w:rsidRPr="0024633A">
                <w:rPr>
                  <w:rFonts w:eastAsia="Times New Roman" w:cs="Tahoma"/>
                  <w:color w:val="auto"/>
                  <w:sz w:val="16"/>
                  <w:szCs w:val="16"/>
                </w:rPr>
                <w:delText xml:space="preserve"> </w:delText>
              </w:r>
              <w:r w:rsidR="00C011B5" w:rsidRPr="0024633A">
                <w:rPr>
                  <w:rFonts w:eastAsia="Times New Roman" w:cs="Tahoma"/>
                  <w:color w:val="auto"/>
                  <w:sz w:val="16"/>
                  <w:szCs w:val="16"/>
                </w:rPr>
                <w:delText xml:space="preserve">a </w:delText>
              </w:r>
              <w:r w:rsidR="001E5D05" w:rsidRPr="0024633A">
                <w:rPr>
                  <w:rFonts w:eastAsia="Times New Roman" w:cs="Tahoma"/>
                  <w:color w:val="auto"/>
                  <w:sz w:val="16"/>
                  <w:szCs w:val="16"/>
                </w:rPr>
                <w:delText xml:space="preserve">nonresidential </w:delText>
              </w:r>
              <w:r w:rsidR="002414F1" w:rsidRPr="0024633A">
                <w:rPr>
                  <w:rFonts w:eastAsia="Times New Roman" w:cs="Tahoma"/>
                  <w:color w:val="auto"/>
                  <w:sz w:val="16"/>
                  <w:szCs w:val="16"/>
                </w:rPr>
                <w:delText>project</w:delText>
              </w:r>
              <w:r w:rsidR="0055095E" w:rsidRPr="0024633A">
                <w:rPr>
                  <w:rFonts w:eastAsia="Times New Roman" w:cs="Tahoma"/>
                  <w:color w:val="auto"/>
                  <w:sz w:val="16"/>
                  <w:szCs w:val="16"/>
                </w:rPr>
                <w:delText xml:space="preserve"> </w:delText>
              </w:r>
              <w:r w:rsidR="00993AE2" w:rsidRPr="0024633A">
                <w:rPr>
                  <w:rFonts w:eastAsia="Times New Roman" w:cs="Tahoma"/>
                  <w:color w:val="auto"/>
                  <w:sz w:val="16"/>
                  <w:szCs w:val="16"/>
                </w:rPr>
                <w:delText>that uses</w:delText>
              </w:r>
              <w:r w:rsidR="0055095E" w:rsidRPr="0024633A">
                <w:rPr>
                  <w:rFonts w:eastAsia="Times New Roman" w:cs="Tahoma"/>
                  <w:color w:val="auto"/>
                  <w:sz w:val="16"/>
                  <w:szCs w:val="16"/>
                </w:rPr>
                <w:delText xml:space="preserve"> </w:delText>
              </w:r>
              <w:r w:rsidR="001E5D05" w:rsidRPr="0024633A">
                <w:rPr>
                  <w:rFonts w:eastAsia="Times New Roman" w:cs="Tahoma"/>
                  <w:color w:val="auto"/>
                  <w:sz w:val="16"/>
                  <w:szCs w:val="16"/>
                </w:rPr>
                <w:delText xml:space="preserve">a </w:delText>
              </w:r>
              <w:r w:rsidR="0055095E" w:rsidRPr="0024633A">
                <w:rPr>
                  <w:rFonts w:eastAsia="Times New Roman" w:cs="Tahoma"/>
                  <w:color w:val="auto"/>
                  <w:sz w:val="16"/>
                  <w:szCs w:val="16"/>
                </w:rPr>
                <w:delText>new "CF1R"</w:delText>
              </w:r>
              <w:r w:rsidR="00AA75CB" w:rsidRPr="0024633A">
                <w:rPr>
                  <w:rFonts w:eastAsia="Times New Roman" w:cs="Tahoma"/>
                  <w:color w:val="auto"/>
                  <w:sz w:val="16"/>
                  <w:szCs w:val="16"/>
                </w:rPr>
                <w:delText xml:space="preserve"> number</w:delText>
              </w:r>
              <w:r w:rsidR="0055095E" w:rsidRPr="0024633A">
                <w:rPr>
                  <w:rFonts w:eastAsia="Times New Roman" w:cs="Tahoma"/>
                  <w:color w:val="auto"/>
                  <w:sz w:val="16"/>
                  <w:szCs w:val="16"/>
                </w:rPr>
                <w:delText>)</w:delText>
              </w:r>
            </w:del>
          </w:p>
          <w:p w14:paraId="0DA6410F" w14:textId="502FD0C6" w:rsidR="000E7AE9" w:rsidRPr="0024633A" w:rsidRDefault="000E7AE9" w:rsidP="00806688">
            <w:pPr>
              <w:pStyle w:val="ListParagraph"/>
              <w:numPr>
                <w:ilvl w:val="1"/>
                <w:numId w:val="55"/>
              </w:numPr>
              <w:spacing w:after="120"/>
              <w:rPr>
                <w:del w:id="2762" w:author="Haider Alhabibi" w:date="2022-03-04T13:15:00Z"/>
                <w:rFonts w:eastAsia="Times New Roman" w:cs="Tahoma"/>
                <w:color w:val="auto"/>
                <w:sz w:val="16"/>
                <w:szCs w:val="16"/>
              </w:rPr>
            </w:pPr>
            <w:del w:id="2763" w:author="Haider Alhabibi" w:date="2022-03-04T13:15:00Z">
              <w:r w:rsidRPr="0024633A">
                <w:rPr>
                  <w:rFonts w:eastAsia="Times New Roman" w:cs="Tahoma"/>
                  <w:color w:val="auto"/>
                  <w:sz w:val="16"/>
                  <w:szCs w:val="16"/>
                </w:rPr>
                <w:delText>R</w:delText>
              </w:r>
              <w:r w:rsidR="00E920DC" w:rsidRPr="0024633A">
                <w:rPr>
                  <w:rFonts w:eastAsia="Times New Roman" w:cs="Tahoma"/>
                  <w:color w:val="auto"/>
                  <w:sz w:val="16"/>
                  <w:szCs w:val="16"/>
                </w:rPr>
                <w:delText>eset to 0</w:delText>
              </w:r>
              <w:r w:rsidR="0055095E" w:rsidRPr="0024633A">
                <w:rPr>
                  <w:rFonts w:eastAsia="Times New Roman" w:cs="Tahoma"/>
                  <w:color w:val="auto"/>
                  <w:sz w:val="16"/>
                  <w:szCs w:val="16"/>
                </w:rPr>
                <w:delText>00 when the building co</w:delText>
              </w:r>
              <w:r w:rsidR="00E920DC" w:rsidRPr="0024633A">
                <w:rPr>
                  <w:rFonts w:eastAsia="Times New Roman" w:cs="Tahoma"/>
                  <w:color w:val="auto"/>
                  <w:sz w:val="16"/>
                  <w:szCs w:val="16"/>
                </w:rPr>
                <w:delText>unt increments (i.e. reset to 0</w:delText>
              </w:r>
              <w:r w:rsidR="0055095E" w:rsidRPr="0024633A">
                <w:rPr>
                  <w:rFonts w:eastAsia="Times New Roman" w:cs="Tahoma"/>
                  <w:color w:val="auto"/>
                  <w:sz w:val="16"/>
                  <w:szCs w:val="16"/>
                </w:rPr>
                <w:delText xml:space="preserve">00 </w:delText>
              </w:r>
              <w:r w:rsidR="00C011B5" w:rsidRPr="0024633A">
                <w:rPr>
                  <w:rFonts w:eastAsia="Times New Roman" w:cs="Tahoma"/>
                  <w:color w:val="auto"/>
                  <w:sz w:val="16"/>
                  <w:szCs w:val="16"/>
                </w:rPr>
                <w:delText xml:space="preserve">for each additional nonresidential building that uses the same </w:delText>
              </w:r>
              <w:r w:rsidR="00993AE2" w:rsidRPr="0024633A">
                <w:rPr>
                  <w:rFonts w:eastAsia="Times New Roman" w:cs="Tahoma"/>
                  <w:color w:val="auto"/>
                  <w:sz w:val="16"/>
                  <w:szCs w:val="16"/>
                </w:rPr>
                <w:delText>"CF1R" number</w:delText>
              </w:r>
              <w:r w:rsidR="0055095E" w:rsidRPr="0024633A">
                <w:rPr>
                  <w:rFonts w:eastAsia="Times New Roman" w:cs="Tahoma"/>
                  <w:color w:val="auto"/>
                  <w:sz w:val="16"/>
                  <w:szCs w:val="16"/>
                </w:rPr>
                <w:delText>)</w:delText>
              </w:r>
            </w:del>
          </w:p>
          <w:p w14:paraId="3E1A9086" w14:textId="27CB834C" w:rsidR="00031B8B" w:rsidRPr="0024633A" w:rsidRDefault="000E7AE9" w:rsidP="00806688">
            <w:pPr>
              <w:pStyle w:val="ListParagraph"/>
              <w:numPr>
                <w:ilvl w:val="1"/>
                <w:numId w:val="55"/>
              </w:numPr>
              <w:spacing w:after="120"/>
              <w:rPr>
                <w:del w:id="2764" w:author="Haider Alhabibi" w:date="2022-03-04T13:15:00Z"/>
                <w:rFonts w:eastAsia="Times New Roman" w:cs="Tahoma"/>
                <w:color w:val="auto"/>
                <w:sz w:val="16"/>
                <w:szCs w:val="16"/>
              </w:rPr>
            </w:pPr>
            <w:del w:id="2765" w:author="Haider Alhabibi" w:date="2022-03-04T13:15:00Z">
              <w:r w:rsidRPr="0024633A">
                <w:rPr>
                  <w:rFonts w:eastAsia="Times New Roman" w:cs="Tahoma"/>
                  <w:color w:val="auto"/>
                  <w:sz w:val="16"/>
                  <w:szCs w:val="16"/>
                </w:rPr>
                <w:delText>U</w:delText>
              </w:r>
              <w:r w:rsidR="00E920DC" w:rsidRPr="0024633A">
                <w:rPr>
                  <w:rFonts w:eastAsia="Times New Roman" w:cs="Tahoma"/>
                  <w:color w:val="auto"/>
                  <w:sz w:val="16"/>
                  <w:szCs w:val="16"/>
                </w:rPr>
                <w:delText xml:space="preserve">se </w:delText>
              </w:r>
              <w:r w:rsidR="002414F1" w:rsidRPr="0024633A">
                <w:rPr>
                  <w:rFonts w:eastAsia="Times New Roman" w:cs="Tahoma"/>
                  <w:color w:val="auto"/>
                  <w:sz w:val="16"/>
                  <w:szCs w:val="16"/>
                </w:rPr>
                <w:delText xml:space="preserve">001 for the first tenant unit in the </w:delText>
              </w:r>
              <w:r w:rsidR="00574EDC" w:rsidRPr="0024633A">
                <w:rPr>
                  <w:rFonts w:eastAsia="Times New Roman" w:cs="Tahoma"/>
                  <w:color w:val="auto"/>
                  <w:sz w:val="16"/>
                  <w:szCs w:val="16"/>
                </w:rPr>
                <w:delText>building and</w:delText>
              </w:r>
              <w:r w:rsidR="002414F1" w:rsidRPr="0024633A">
                <w:rPr>
                  <w:rFonts w:eastAsia="Times New Roman" w:cs="Tahoma"/>
                  <w:color w:val="auto"/>
                  <w:sz w:val="16"/>
                  <w:szCs w:val="16"/>
                </w:rPr>
                <w:delText xml:space="preserve"> increment </w:delText>
              </w:r>
              <w:r w:rsidR="0073252C" w:rsidRPr="0024633A">
                <w:rPr>
                  <w:rFonts w:eastAsia="Times New Roman" w:cs="Tahoma"/>
                  <w:color w:val="auto"/>
                  <w:sz w:val="16"/>
                  <w:szCs w:val="16"/>
                </w:rPr>
                <w:delText xml:space="preserve">sequentially </w:delText>
              </w:r>
              <w:r w:rsidR="002414F1" w:rsidRPr="0024633A">
                <w:rPr>
                  <w:rFonts w:eastAsia="Times New Roman" w:cs="Tahoma"/>
                  <w:color w:val="auto"/>
                  <w:sz w:val="16"/>
                  <w:szCs w:val="16"/>
                </w:rPr>
                <w:delText>by 1 for each additional tenant unit in the building</w:delText>
              </w:r>
              <w:r w:rsidR="00993AE2" w:rsidRPr="0024633A">
                <w:rPr>
                  <w:rFonts w:eastAsia="Times New Roman" w:cs="Tahoma"/>
                  <w:color w:val="auto"/>
                  <w:sz w:val="16"/>
                  <w:szCs w:val="16"/>
                </w:rPr>
                <w:delText xml:space="preserve"> that uses the "CF1R" number.</w:delText>
              </w:r>
            </w:del>
          </w:p>
        </w:tc>
      </w:tr>
      <w:tr w:rsidR="00031B8B" w:rsidRPr="0024633A" w14:paraId="4B58B734" w14:textId="77777777" w:rsidTr="00EF708F">
        <w:trPr>
          <w:cantSplit/>
          <w:jc w:val="center"/>
          <w:del w:id="2766" w:author="Haider Alhabibi" w:date="2022-03-04T13:15:00Z"/>
        </w:trPr>
        <w:tc>
          <w:tcPr>
            <w:tcW w:w="5000" w:type="pct"/>
          </w:tcPr>
          <w:p w14:paraId="29F7D615" w14:textId="422D35F7" w:rsidR="00B112B8" w:rsidRPr="0024633A" w:rsidRDefault="00B112B8" w:rsidP="00F27F39">
            <w:pPr>
              <w:pStyle w:val="ListParagraph"/>
              <w:spacing w:after="120"/>
              <w:rPr>
                <w:del w:id="2767" w:author="Haider Alhabibi" w:date="2022-03-04T13:15:00Z"/>
                <w:rFonts w:eastAsia="Times New Roman" w:cs="Tahoma"/>
                <w:color w:val="auto"/>
                <w:sz w:val="16"/>
                <w:szCs w:val="16"/>
              </w:rPr>
            </w:pPr>
            <w:del w:id="2768" w:author="Haider Alhabibi" w:date="2022-03-04T13:15:00Z">
              <w:r w:rsidRPr="0024633A">
                <w:rPr>
                  <w:rFonts w:eastAsia="Times New Roman" w:cs="Tahoma"/>
                  <w:color w:val="auto"/>
                  <w:sz w:val="16"/>
                  <w:szCs w:val="16"/>
                </w:rPr>
                <w:delText>Note 5 (Figure 3-</w:delText>
              </w:r>
              <w:r w:rsidRPr="0024633A" w:rsidDel="007D2898">
                <w:rPr>
                  <w:rFonts w:eastAsia="Times New Roman" w:cs="Tahoma"/>
                  <w:color w:val="auto"/>
                  <w:sz w:val="16"/>
                  <w:szCs w:val="16"/>
                </w:rPr>
                <w:delText>2</w:delText>
              </w:r>
              <w:r w:rsidRPr="0024633A">
                <w:rPr>
                  <w:rFonts w:eastAsia="Times New Roman" w:cs="Tahoma"/>
                  <w:color w:val="auto"/>
                  <w:sz w:val="16"/>
                  <w:szCs w:val="16"/>
                </w:rPr>
                <w:delText>)</w:delText>
              </w:r>
              <w:r w:rsidR="0075194E" w:rsidRPr="0024633A">
                <w:rPr>
                  <w:rFonts w:eastAsia="Times New Roman" w:cs="Tahoma"/>
                  <w:color w:val="auto"/>
                  <w:sz w:val="16"/>
                  <w:szCs w:val="16"/>
                </w:rPr>
                <w:delText xml:space="preserve"> - CF2R count</w:delText>
              </w:r>
              <w:r w:rsidRPr="0024633A">
                <w:rPr>
                  <w:rFonts w:eastAsia="Times New Roman" w:cs="Tahoma"/>
                  <w:color w:val="auto"/>
                  <w:sz w:val="16"/>
                  <w:szCs w:val="16"/>
                </w:rPr>
                <w:delText xml:space="preserve">:  </w:delText>
              </w:r>
            </w:del>
          </w:p>
          <w:p w14:paraId="23DCB4DA" w14:textId="7F6B19F1" w:rsidR="00233F84" w:rsidRPr="0024633A" w:rsidRDefault="002414F1" w:rsidP="00806688">
            <w:pPr>
              <w:pStyle w:val="ListParagraph"/>
              <w:numPr>
                <w:ilvl w:val="0"/>
                <w:numId w:val="56"/>
              </w:numPr>
              <w:spacing w:after="120"/>
              <w:rPr>
                <w:del w:id="2769" w:author="Haider Alhabibi" w:date="2022-03-04T13:15:00Z"/>
                <w:rFonts w:eastAsia="Times New Roman" w:cs="Tahoma"/>
                <w:color w:val="auto"/>
                <w:sz w:val="16"/>
                <w:szCs w:val="16"/>
              </w:rPr>
            </w:pPr>
            <w:del w:id="2770" w:author="Haider Alhabibi" w:date="2022-03-04T13:15:00Z">
              <w:r w:rsidRPr="0024633A">
                <w:rPr>
                  <w:rFonts w:eastAsia="Times New Roman" w:cs="Tahoma"/>
                  <w:color w:val="auto"/>
                  <w:sz w:val="16"/>
                  <w:szCs w:val="16"/>
                </w:rPr>
                <w:delText xml:space="preserve">Reset to 000 </w:delText>
              </w:r>
              <w:r w:rsidR="00BD7D80" w:rsidRPr="0024633A">
                <w:rPr>
                  <w:rFonts w:eastAsia="Times New Roman" w:cs="Tahoma"/>
                  <w:color w:val="auto"/>
                  <w:sz w:val="16"/>
                  <w:szCs w:val="16"/>
                </w:rPr>
                <w:delText>when the CF1R number increments (i.e. reset to 000 for a building that uses a new CF1R number)</w:delText>
              </w:r>
              <w:r w:rsidR="00240E3B" w:rsidRPr="0024633A">
                <w:rPr>
                  <w:rFonts w:eastAsia="Times New Roman" w:cs="Tahoma"/>
                  <w:color w:val="auto"/>
                  <w:sz w:val="16"/>
                  <w:szCs w:val="16"/>
                </w:rPr>
                <w:delText>.</w:delText>
              </w:r>
            </w:del>
          </w:p>
          <w:p w14:paraId="6512E523" w14:textId="41E3FAA0" w:rsidR="00233F84" w:rsidRPr="0024633A" w:rsidRDefault="00233F84" w:rsidP="00806688">
            <w:pPr>
              <w:pStyle w:val="ListParagraph"/>
              <w:numPr>
                <w:ilvl w:val="0"/>
                <w:numId w:val="56"/>
              </w:numPr>
              <w:spacing w:after="120"/>
              <w:rPr>
                <w:del w:id="2771" w:author="Haider Alhabibi" w:date="2022-03-04T13:15:00Z"/>
                <w:rFonts w:eastAsia="Times New Roman" w:cs="Tahoma"/>
                <w:color w:val="auto"/>
                <w:sz w:val="16"/>
                <w:szCs w:val="16"/>
              </w:rPr>
            </w:pPr>
            <w:del w:id="2772" w:author="Haider Alhabibi" w:date="2022-03-04T13:15:00Z">
              <w:r w:rsidRPr="0024633A">
                <w:rPr>
                  <w:rFonts w:eastAsia="Times New Roman" w:cs="Tahoma"/>
                  <w:color w:val="auto"/>
                  <w:sz w:val="16"/>
                  <w:szCs w:val="16"/>
                </w:rPr>
                <w:delText>R</w:delText>
              </w:r>
              <w:r w:rsidR="002414F1" w:rsidRPr="0024633A">
                <w:rPr>
                  <w:rFonts w:eastAsia="Times New Roman" w:cs="Tahoma"/>
                  <w:color w:val="auto"/>
                  <w:sz w:val="16"/>
                  <w:szCs w:val="16"/>
                </w:rPr>
                <w:delText xml:space="preserve">eset to 000 when </w:delText>
              </w:r>
              <w:r w:rsidRPr="0024633A">
                <w:rPr>
                  <w:rFonts w:eastAsia="Times New Roman" w:cs="Tahoma"/>
                  <w:color w:val="auto"/>
                  <w:sz w:val="16"/>
                  <w:szCs w:val="16"/>
                </w:rPr>
                <w:delText xml:space="preserve">the </w:delText>
              </w:r>
              <w:r w:rsidR="002414F1" w:rsidRPr="0024633A">
                <w:rPr>
                  <w:rFonts w:eastAsia="Times New Roman" w:cs="Tahoma"/>
                  <w:color w:val="auto"/>
                  <w:sz w:val="16"/>
                  <w:szCs w:val="16"/>
                </w:rPr>
                <w:delText>d</w:delText>
              </w:r>
              <w:r w:rsidR="009C2A9D" w:rsidRPr="0024633A">
                <w:rPr>
                  <w:rFonts w:eastAsia="Times New Roman" w:cs="Tahoma"/>
                  <w:color w:val="auto"/>
                  <w:sz w:val="16"/>
                  <w:szCs w:val="16"/>
                </w:rPr>
                <w:delText xml:space="preserve">welling unit </w:delText>
              </w:r>
              <w:r w:rsidR="00070635" w:rsidRPr="0024633A">
                <w:rPr>
                  <w:rFonts w:eastAsia="Times New Roman" w:cs="Tahoma"/>
                  <w:color w:val="auto"/>
                  <w:sz w:val="16"/>
                  <w:szCs w:val="16"/>
                </w:rPr>
                <w:delText>count</w:delText>
              </w:r>
              <w:r w:rsidR="009C2A9D" w:rsidRPr="0024633A">
                <w:rPr>
                  <w:rFonts w:eastAsia="Times New Roman" w:cs="Tahoma"/>
                  <w:color w:val="auto"/>
                  <w:sz w:val="16"/>
                  <w:szCs w:val="16"/>
                </w:rPr>
                <w:delText xml:space="preserve"> increments </w:delText>
              </w:r>
              <w:r w:rsidR="00996560" w:rsidRPr="0024633A">
                <w:rPr>
                  <w:rFonts w:eastAsia="Times New Roman" w:cs="Tahoma"/>
                  <w:color w:val="auto"/>
                  <w:sz w:val="16"/>
                  <w:szCs w:val="16"/>
                </w:rPr>
                <w:delText>(i.e</w:delText>
              </w:r>
              <w:r w:rsidR="002414F1" w:rsidRPr="0024633A">
                <w:rPr>
                  <w:rFonts w:eastAsia="Times New Roman" w:cs="Tahoma"/>
                  <w:color w:val="auto"/>
                  <w:sz w:val="16"/>
                  <w:szCs w:val="16"/>
                </w:rPr>
                <w:delText xml:space="preserve">. reset to 000 </w:delText>
              </w:r>
              <w:r w:rsidR="00CB562A" w:rsidRPr="0024633A">
                <w:rPr>
                  <w:rFonts w:eastAsia="Times New Roman" w:cs="Tahoma"/>
                  <w:color w:val="auto"/>
                  <w:sz w:val="16"/>
                  <w:szCs w:val="16"/>
                </w:rPr>
                <w:delText>for</w:delText>
              </w:r>
              <w:r w:rsidR="002414F1" w:rsidRPr="0024633A">
                <w:rPr>
                  <w:rFonts w:eastAsia="Times New Roman" w:cs="Tahoma"/>
                  <w:color w:val="auto"/>
                  <w:sz w:val="16"/>
                  <w:szCs w:val="16"/>
                </w:rPr>
                <w:delText xml:space="preserve"> </w:delText>
              </w:r>
              <w:r w:rsidR="003F1B28" w:rsidRPr="0024633A">
                <w:rPr>
                  <w:rFonts w:eastAsia="Times New Roman" w:cs="Tahoma"/>
                  <w:color w:val="auto"/>
                  <w:sz w:val="16"/>
                  <w:szCs w:val="16"/>
                </w:rPr>
                <w:delText>a new</w:delText>
              </w:r>
              <w:r w:rsidR="002414F1" w:rsidRPr="0024633A">
                <w:rPr>
                  <w:rFonts w:eastAsia="Times New Roman" w:cs="Tahoma"/>
                  <w:color w:val="auto"/>
                  <w:sz w:val="16"/>
                  <w:szCs w:val="16"/>
                </w:rPr>
                <w:delText xml:space="preserve"> dwel</w:delText>
              </w:r>
              <w:r w:rsidR="00240E3B" w:rsidRPr="0024633A">
                <w:rPr>
                  <w:rFonts w:eastAsia="Times New Roman" w:cs="Tahoma"/>
                  <w:color w:val="auto"/>
                  <w:sz w:val="16"/>
                  <w:szCs w:val="16"/>
                </w:rPr>
                <w:delText>ling unit</w:delText>
              </w:r>
              <w:r w:rsidR="003F1B28" w:rsidRPr="0024633A">
                <w:rPr>
                  <w:rFonts w:eastAsia="Times New Roman" w:cs="Tahoma"/>
                  <w:color w:val="auto"/>
                  <w:sz w:val="16"/>
                  <w:szCs w:val="16"/>
                </w:rPr>
                <w:delText xml:space="preserve"> </w:delText>
              </w:r>
              <w:r w:rsidR="00DE5855" w:rsidRPr="0024633A">
                <w:rPr>
                  <w:rFonts w:eastAsia="Times New Roman" w:cs="Tahoma"/>
                  <w:color w:val="auto"/>
                  <w:sz w:val="16"/>
                  <w:szCs w:val="16"/>
                </w:rPr>
                <w:delText>in the building</w:delText>
              </w:r>
              <w:r w:rsidR="00240E3B" w:rsidRPr="0024633A">
                <w:rPr>
                  <w:rFonts w:eastAsia="Times New Roman" w:cs="Tahoma"/>
                  <w:color w:val="auto"/>
                  <w:sz w:val="16"/>
                  <w:szCs w:val="16"/>
                </w:rPr>
                <w:delText>).</w:delText>
              </w:r>
            </w:del>
          </w:p>
          <w:p w14:paraId="20ED56AB" w14:textId="2E38287C" w:rsidR="00233F84" w:rsidRPr="0024633A" w:rsidRDefault="002414F1" w:rsidP="00806688">
            <w:pPr>
              <w:pStyle w:val="ListParagraph"/>
              <w:numPr>
                <w:ilvl w:val="0"/>
                <w:numId w:val="56"/>
              </w:numPr>
              <w:spacing w:after="120"/>
              <w:rPr>
                <w:del w:id="2773" w:author="Haider Alhabibi" w:date="2022-03-04T13:15:00Z"/>
                <w:rFonts w:eastAsia="Times New Roman" w:cs="Tahoma"/>
                <w:color w:val="auto"/>
                <w:sz w:val="16"/>
                <w:szCs w:val="16"/>
              </w:rPr>
            </w:pPr>
            <w:del w:id="2774" w:author="Haider Alhabibi" w:date="2022-03-04T13:15:00Z">
              <w:r w:rsidRPr="0024633A">
                <w:rPr>
                  <w:rFonts w:eastAsia="Times New Roman" w:cs="Tahoma"/>
                  <w:color w:val="auto"/>
                  <w:sz w:val="16"/>
                  <w:szCs w:val="16"/>
                </w:rPr>
                <w:delText xml:space="preserve">Use 001 for the first CF2R in </w:delText>
              </w:r>
              <w:r w:rsidR="00275FF1" w:rsidRPr="0024633A">
                <w:rPr>
                  <w:rFonts w:eastAsia="Times New Roman" w:cs="Tahoma"/>
                  <w:color w:val="auto"/>
                  <w:sz w:val="16"/>
                  <w:szCs w:val="16"/>
                </w:rPr>
                <w:delText>a</w:delText>
              </w:r>
              <w:r w:rsidRPr="0024633A">
                <w:rPr>
                  <w:rFonts w:eastAsia="Times New Roman" w:cs="Tahoma"/>
                  <w:color w:val="auto"/>
                  <w:sz w:val="16"/>
                  <w:szCs w:val="16"/>
                </w:rPr>
                <w:delText xml:space="preserve"> dwelling </w:delText>
              </w:r>
              <w:r w:rsidR="00574EDC" w:rsidRPr="0024633A">
                <w:rPr>
                  <w:rFonts w:eastAsia="Times New Roman" w:cs="Tahoma"/>
                  <w:color w:val="auto"/>
                  <w:sz w:val="16"/>
                  <w:szCs w:val="16"/>
                </w:rPr>
                <w:delText>unit and</w:delText>
              </w:r>
              <w:r w:rsidRPr="0024633A">
                <w:rPr>
                  <w:rFonts w:eastAsia="Times New Roman" w:cs="Tahoma"/>
                  <w:color w:val="auto"/>
                  <w:sz w:val="16"/>
                  <w:szCs w:val="16"/>
                </w:rPr>
                <w:delText xml:space="preserve"> increment </w:delText>
              </w:r>
              <w:r w:rsidR="0073252C" w:rsidRPr="0024633A">
                <w:rPr>
                  <w:rFonts w:eastAsia="Times New Roman" w:cs="Tahoma"/>
                  <w:color w:val="auto"/>
                  <w:sz w:val="16"/>
                  <w:szCs w:val="16"/>
                </w:rPr>
                <w:delText xml:space="preserve">sequentially </w:delText>
              </w:r>
              <w:r w:rsidRPr="0024633A">
                <w:rPr>
                  <w:rFonts w:eastAsia="Times New Roman" w:cs="Tahoma"/>
                  <w:color w:val="auto"/>
                  <w:sz w:val="16"/>
                  <w:szCs w:val="16"/>
                </w:rPr>
                <w:delText>by 1 for each additio</w:delText>
              </w:r>
              <w:r w:rsidR="004A4E88" w:rsidRPr="0024633A">
                <w:rPr>
                  <w:rFonts w:eastAsia="Times New Roman" w:cs="Tahoma"/>
                  <w:color w:val="auto"/>
                  <w:sz w:val="16"/>
                  <w:szCs w:val="16"/>
                </w:rPr>
                <w:delText xml:space="preserve">nal CF2R in the dwelling unit. </w:delText>
              </w:r>
            </w:del>
          </w:p>
          <w:p w14:paraId="4C22A7A0" w14:textId="4EB6D0CA" w:rsidR="000E7AE9" w:rsidRPr="0024633A" w:rsidRDefault="002414F1" w:rsidP="00806688">
            <w:pPr>
              <w:pStyle w:val="ListParagraph"/>
              <w:numPr>
                <w:ilvl w:val="0"/>
                <w:numId w:val="56"/>
              </w:numPr>
              <w:spacing w:after="120"/>
              <w:rPr>
                <w:del w:id="2775" w:author="Haider Alhabibi" w:date="2022-03-04T13:15:00Z"/>
                <w:rFonts w:eastAsia="Times New Roman" w:cs="Tahoma"/>
                <w:color w:val="auto"/>
                <w:sz w:val="16"/>
                <w:szCs w:val="16"/>
              </w:rPr>
            </w:pPr>
            <w:del w:id="2776" w:author="Haider Alhabibi" w:date="2022-03-04T13:15:00Z">
              <w:r w:rsidRPr="0024633A">
                <w:rPr>
                  <w:rFonts w:eastAsia="Times New Roman" w:cs="Tahoma"/>
                  <w:color w:val="auto"/>
                  <w:sz w:val="16"/>
                  <w:szCs w:val="16"/>
                </w:rPr>
                <w:delText>For nonresidential buildings (NRCV doc</w:delText>
              </w:r>
              <w:r w:rsidR="00C1093A" w:rsidRPr="0024633A">
                <w:rPr>
                  <w:rFonts w:eastAsia="Times New Roman" w:cs="Tahoma"/>
                  <w:color w:val="auto"/>
                  <w:sz w:val="16"/>
                  <w:szCs w:val="16"/>
                </w:rPr>
                <w:delText>ument</w:delText>
              </w:r>
              <w:r w:rsidRPr="0024633A">
                <w:rPr>
                  <w:rFonts w:eastAsia="Times New Roman" w:cs="Tahoma"/>
                  <w:color w:val="auto"/>
                  <w:sz w:val="16"/>
                  <w:szCs w:val="16"/>
                </w:rPr>
                <w:delText xml:space="preserve"> type)</w:delText>
              </w:r>
              <w:r w:rsidR="008D057E" w:rsidRPr="0024633A">
                <w:rPr>
                  <w:rFonts w:eastAsia="Times New Roman" w:cs="Tahoma"/>
                  <w:color w:val="auto"/>
                  <w:sz w:val="16"/>
                  <w:szCs w:val="16"/>
                </w:rPr>
                <w:delText>,</w:delText>
              </w:r>
              <w:r w:rsidRPr="0024633A">
                <w:rPr>
                  <w:rFonts w:eastAsia="Times New Roman" w:cs="Tahoma"/>
                  <w:color w:val="auto"/>
                  <w:sz w:val="16"/>
                  <w:szCs w:val="16"/>
                </w:rPr>
                <w:delText xml:space="preserve"> </w:delText>
              </w:r>
            </w:del>
          </w:p>
          <w:p w14:paraId="6885863B" w14:textId="153949CF" w:rsidR="000E7AE9" w:rsidRPr="0024633A" w:rsidRDefault="000E7AE9" w:rsidP="00806688">
            <w:pPr>
              <w:pStyle w:val="ListParagraph"/>
              <w:numPr>
                <w:ilvl w:val="1"/>
                <w:numId w:val="56"/>
              </w:numPr>
              <w:spacing w:after="120"/>
              <w:rPr>
                <w:del w:id="2777" w:author="Haider Alhabibi" w:date="2022-03-04T13:15:00Z"/>
                <w:rFonts w:eastAsia="Times New Roman" w:cs="Tahoma"/>
                <w:color w:val="auto"/>
                <w:sz w:val="16"/>
                <w:szCs w:val="16"/>
              </w:rPr>
            </w:pPr>
            <w:del w:id="2778" w:author="Haider Alhabibi" w:date="2022-03-04T13:15:00Z">
              <w:r w:rsidRPr="0024633A">
                <w:rPr>
                  <w:rFonts w:eastAsia="Times New Roman" w:cs="Tahoma"/>
                  <w:color w:val="auto"/>
                  <w:sz w:val="16"/>
                  <w:szCs w:val="16"/>
                </w:rPr>
                <w:delText>R</w:delText>
              </w:r>
              <w:r w:rsidR="008D057E" w:rsidRPr="0024633A">
                <w:rPr>
                  <w:rFonts w:eastAsia="Times New Roman" w:cs="Tahoma"/>
                  <w:color w:val="auto"/>
                  <w:sz w:val="16"/>
                  <w:szCs w:val="16"/>
                </w:rPr>
                <w:delText xml:space="preserve">eset to 000 when the tenant unit count increments (i.e. reset to 000 </w:delText>
              </w:r>
              <w:r w:rsidR="00275FF1" w:rsidRPr="0024633A">
                <w:rPr>
                  <w:rFonts w:eastAsia="Times New Roman" w:cs="Tahoma"/>
                  <w:color w:val="auto"/>
                  <w:sz w:val="16"/>
                  <w:szCs w:val="16"/>
                </w:rPr>
                <w:delText xml:space="preserve">for a </w:delText>
              </w:r>
              <w:r w:rsidR="008D057E" w:rsidRPr="0024633A">
                <w:rPr>
                  <w:rFonts w:eastAsia="Times New Roman" w:cs="Tahoma"/>
                  <w:color w:val="auto"/>
                  <w:sz w:val="16"/>
                  <w:szCs w:val="16"/>
                </w:rPr>
                <w:delText xml:space="preserve">new tenant unit </w:delText>
              </w:r>
              <w:r w:rsidR="00275FF1" w:rsidRPr="0024633A">
                <w:rPr>
                  <w:rFonts w:eastAsia="Times New Roman" w:cs="Tahoma"/>
                  <w:color w:val="auto"/>
                  <w:sz w:val="16"/>
                  <w:szCs w:val="16"/>
                </w:rPr>
                <w:delText>in the building</w:delText>
              </w:r>
              <w:r w:rsidR="008D057E" w:rsidRPr="0024633A">
                <w:rPr>
                  <w:rFonts w:eastAsia="Times New Roman" w:cs="Tahoma"/>
                  <w:color w:val="auto"/>
                  <w:sz w:val="16"/>
                  <w:szCs w:val="16"/>
                </w:rPr>
                <w:delText>)</w:delText>
              </w:r>
              <w:r w:rsidRPr="0024633A">
                <w:rPr>
                  <w:rFonts w:eastAsia="Times New Roman" w:cs="Tahoma"/>
                  <w:color w:val="auto"/>
                  <w:sz w:val="16"/>
                  <w:szCs w:val="16"/>
                </w:rPr>
                <w:delText>.</w:delText>
              </w:r>
            </w:del>
          </w:p>
          <w:p w14:paraId="657B6EDB" w14:textId="0459FEBC" w:rsidR="00B11D70" w:rsidRPr="0024633A" w:rsidRDefault="000E7AE9" w:rsidP="00806688">
            <w:pPr>
              <w:pStyle w:val="ListParagraph"/>
              <w:numPr>
                <w:ilvl w:val="1"/>
                <w:numId w:val="56"/>
              </w:numPr>
              <w:spacing w:after="120"/>
              <w:rPr>
                <w:del w:id="2779" w:author="Haider Alhabibi" w:date="2022-03-04T13:15:00Z"/>
                <w:rFonts w:eastAsia="Times New Roman" w:cs="Tahoma"/>
                <w:color w:val="auto"/>
                <w:sz w:val="16"/>
                <w:szCs w:val="16"/>
              </w:rPr>
            </w:pPr>
            <w:del w:id="2780" w:author="Haider Alhabibi" w:date="2022-03-04T13:15:00Z">
              <w:r w:rsidRPr="0024633A">
                <w:rPr>
                  <w:rFonts w:eastAsia="Times New Roman" w:cs="Tahoma"/>
                  <w:color w:val="auto"/>
                  <w:sz w:val="16"/>
                  <w:szCs w:val="16"/>
                </w:rPr>
                <w:delText>U</w:delText>
              </w:r>
              <w:r w:rsidR="002414F1" w:rsidRPr="0024633A">
                <w:rPr>
                  <w:rFonts w:eastAsia="Times New Roman" w:cs="Tahoma"/>
                  <w:color w:val="auto"/>
                  <w:sz w:val="16"/>
                  <w:szCs w:val="16"/>
                </w:rPr>
                <w:delText xml:space="preserve">se 001 for the first system in the tenant </w:delText>
              </w:r>
              <w:r w:rsidR="00574EDC" w:rsidRPr="0024633A">
                <w:rPr>
                  <w:rFonts w:eastAsia="Times New Roman" w:cs="Tahoma"/>
                  <w:color w:val="auto"/>
                  <w:sz w:val="16"/>
                  <w:szCs w:val="16"/>
                </w:rPr>
                <w:delText>unit and</w:delText>
              </w:r>
              <w:r w:rsidR="002414F1" w:rsidRPr="0024633A">
                <w:rPr>
                  <w:rFonts w:eastAsia="Times New Roman" w:cs="Tahoma"/>
                  <w:color w:val="auto"/>
                  <w:sz w:val="16"/>
                  <w:szCs w:val="16"/>
                </w:rPr>
                <w:delText xml:space="preserve"> increment </w:delText>
              </w:r>
              <w:r w:rsidR="0073252C" w:rsidRPr="0024633A">
                <w:rPr>
                  <w:rFonts w:eastAsia="Times New Roman" w:cs="Tahoma"/>
                  <w:color w:val="auto"/>
                  <w:sz w:val="16"/>
                  <w:szCs w:val="16"/>
                </w:rPr>
                <w:delText xml:space="preserve">sequentially </w:delText>
              </w:r>
              <w:r w:rsidR="002414F1" w:rsidRPr="0024633A">
                <w:rPr>
                  <w:rFonts w:eastAsia="Times New Roman" w:cs="Tahoma"/>
                  <w:color w:val="auto"/>
                  <w:sz w:val="16"/>
                  <w:szCs w:val="16"/>
                </w:rPr>
                <w:delText>by 1 for each additional system in the tenant unit.</w:delText>
              </w:r>
            </w:del>
          </w:p>
        </w:tc>
      </w:tr>
      <w:tr w:rsidR="00031B8B" w:rsidRPr="0024633A" w14:paraId="1A825636" w14:textId="77777777" w:rsidTr="00EF708F">
        <w:trPr>
          <w:cantSplit/>
          <w:jc w:val="center"/>
          <w:del w:id="2781" w:author="Haider Alhabibi" w:date="2022-03-04T13:15:00Z"/>
        </w:trPr>
        <w:tc>
          <w:tcPr>
            <w:tcW w:w="5000" w:type="pct"/>
          </w:tcPr>
          <w:p w14:paraId="25791218" w14:textId="11B5B498" w:rsidR="002A4CE2" w:rsidRPr="0024633A" w:rsidRDefault="00B11D70" w:rsidP="00F27F39">
            <w:pPr>
              <w:pStyle w:val="ListParagraph"/>
              <w:spacing w:after="120"/>
              <w:rPr>
                <w:del w:id="2782" w:author="Haider Alhabibi" w:date="2022-03-04T13:15:00Z"/>
                <w:rFonts w:eastAsia="Times New Roman" w:cs="Tahoma"/>
                <w:color w:val="auto"/>
                <w:sz w:val="16"/>
                <w:szCs w:val="16"/>
              </w:rPr>
            </w:pPr>
            <w:del w:id="2783" w:author="Haider Alhabibi" w:date="2022-03-04T13:15:00Z">
              <w:r w:rsidRPr="001415EB">
                <w:rPr>
                  <w:rFonts w:eastAsia="Times New Roman" w:cs="Tahoma"/>
                  <w:color w:val="auto"/>
                  <w:sz w:val="16"/>
                  <w:szCs w:val="16"/>
                </w:rPr>
                <w:delText>Note 6 (Figure 3-</w:delText>
              </w:r>
              <w:r w:rsidRPr="001415EB" w:rsidDel="005133B0">
                <w:rPr>
                  <w:rFonts w:eastAsia="Times New Roman" w:cs="Tahoma"/>
                  <w:color w:val="auto"/>
                  <w:sz w:val="16"/>
                  <w:szCs w:val="16"/>
                </w:rPr>
                <w:delText>2</w:delText>
              </w:r>
              <w:r w:rsidRPr="001415EB">
                <w:rPr>
                  <w:rFonts w:eastAsia="Times New Roman" w:cs="Tahoma"/>
                  <w:color w:val="auto"/>
                  <w:sz w:val="16"/>
                  <w:szCs w:val="16"/>
                </w:rPr>
                <w:delText>)</w:delText>
              </w:r>
              <w:r w:rsidR="0075194E" w:rsidRPr="001415EB">
                <w:rPr>
                  <w:rFonts w:eastAsia="Times New Roman" w:cs="Tahoma"/>
                  <w:color w:val="auto"/>
                  <w:sz w:val="16"/>
                  <w:szCs w:val="16"/>
                </w:rPr>
                <w:delText xml:space="preserve"> - </w:delText>
              </w:r>
              <w:r w:rsidR="00240E3B" w:rsidRPr="001415EB">
                <w:rPr>
                  <w:rFonts w:eastAsia="Times New Roman" w:cs="Tahoma"/>
                  <w:color w:val="auto"/>
                  <w:sz w:val="16"/>
                  <w:szCs w:val="16"/>
                </w:rPr>
                <w:delText>"</w:delText>
              </w:r>
              <w:r w:rsidR="009C2A9D" w:rsidRPr="001415EB">
                <w:rPr>
                  <w:rFonts w:eastAsia="Times New Roman" w:cs="Tahoma"/>
                  <w:color w:val="auto"/>
                  <w:sz w:val="16"/>
                  <w:szCs w:val="16"/>
                </w:rPr>
                <w:delText>CF1R</w:delText>
              </w:r>
              <w:r w:rsidR="00240E3B" w:rsidRPr="001415EB">
                <w:rPr>
                  <w:rFonts w:eastAsia="Times New Roman" w:cs="Tahoma"/>
                  <w:color w:val="auto"/>
                  <w:sz w:val="16"/>
                  <w:szCs w:val="16"/>
                </w:rPr>
                <w:delText>"</w:delText>
              </w:r>
              <w:r w:rsidR="00E947A2" w:rsidRPr="001415EB">
                <w:rPr>
                  <w:rFonts w:eastAsia="Times New Roman" w:cs="Tahoma"/>
                  <w:color w:val="auto"/>
                  <w:sz w:val="16"/>
                  <w:szCs w:val="16"/>
                </w:rPr>
                <w:delText xml:space="preserve"> </w:delText>
              </w:r>
              <w:r w:rsidR="0075194E" w:rsidRPr="001415EB">
                <w:rPr>
                  <w:rFonts w:eastAsia="Times New Roman" w:cs="Tahoma"/>
                  <w:color w:val="auto"/>
                  <w:sz w:val="16"/>
                  <w:szCs w:val="16"/>
                </w:rPr>
                <w:delText>numbering</w:delText>
              </w:r>
              <w:r w:rsidR="00240E3B" w:rsidRPr="001415EB">
                <w:rPr>
                  <w:rFonts w:eastAsia="Times New Roman" w:cs="Tahoma"/>
                  <w:color w:val="auto"/>
                  <w:sz w:val="16"/>
                  <w:szCs w:val="16"/>
                </w:rPr>
                <w:delText xml:space="preserve"> for</w:delText>
              </w:r>
              <w:r w:rsidR="00BB5C86" w:rsidRPr="001415EB">
                <w:rPr>
                  <w:rFonts w:eastAsia="Times New Roman" w:cs="Tahoma"/>
                  <w:color w:val="auto"/>
                  <w:sz w:val="16"/>
                  <w:szCs w:val="16"/>
                </w:rPr>
                <w:delText xml:space="preserve"> </w:delText>
              </w:r>
              <w:r w:rsidR="00240E3B" w:rsidRPr="001415EB">
                <w:rPr>
                  <w:rFonts w:eastAsia="Times New Roman" w:cs="Tahoma"/>
                  <w:color w:val="auto"/>
                  <w:sz w:val="16"/>
                  <w:szCs w:val="16"/>
                </w:rPr>
                <w:delText>nonresidential building</w:delText>
              </w:r>
              <w:r w:rsidR="00BB5C86" w:rsidRPr="001415EB">
                <w:rPr>
                  <w:rFonts w:eastAsia="Times New Roman" w:cs="Tahoma"/>
                  <w:color w:val="auto"/>
                  <w:sz w:val="16"/>
                  <w:szCs w:val="16"/>
                </w:rPr>
                <w:delText xml:space="preserve"> </w:delText>
              </w:r>
              <w:r w:rsidR="00240E3B" w:rsidRPr="001415EB">
                <w:rPr>
                  <w:rFonts w:eastAsia="Times New Roman" w:cs="Tahoma"/>
                  <w:color w:val="auto"/>
                  <w:sz w:val="16"/>
                  <w:szCs w:val="16"/>
                </w:rPr>
                <w:delText xml:space="preserve">projects </w:delText>
              </w:r>
              <w:r w:rsidR="00BB5C86" w:rsidRPr="001415EB">
                <w:rPr>
                  <w:rFonts w:eastAsia="Times New Roman" w:cs="Tahoma"/>
                  <w:color w:val="auto"/>
                  <w:sz w:val="16"/>
                  <w:szCs w:val="16"/>
                </w:rPr>
                <w:delText>(NRCV document</w:delText>
              </w:r>
              <w:r w:rsidR="00240E3B" w:rsidRPr="001415EB">
                <w:rPr>
                  <w:rFonts w:eastAsia="Times New Roman" w:cs="Tahoma"/>
                  <w:color w:val="auto"/>
                  <w:sz w:val="16"/>
                  <w:szCs w:val="16"/>
                </w:rPr>
                <w:delText xml:space="preserve"> type):</w:delText>
              </w:r>
            </w:del>
          </w:p>
          <w:p w14:paraId="30B7F225" w14:textId="1CBBF214" w:rsidR="002A4CE2" w:rsidRPr="0024633A" w:rsidRDefault="002A4CE2" w:rsidP="00806688">
            <w:pPr>
              <w:pStyle w:val="ListParagraph"/>
              <w:numPr>
                <w:ilvl w:val="0"/>
                <w:numId w:val="47"/>
              </w:numPr>
              <w:spacing w:after="120"/>
              <w:rPr>
                <w:del w:id="2784" w:author="Haider Alhabibi" w:date="2022-03-04T13:15:00Z"/>
                <w:rFonts w:eastAsia="Times New Roman" w:cs="Tahoma"/>
                <w:color w:val="auto"/>
                <w:sz w:val="16"/>
                <w:szCs w:val="16"/>
              </w:rPr>
            </w:pPr>
            <w:del w:id="2785" w:author="Haider Alhabibi" w:date="2022-03-04T13:15:00Z">
              <w:r w:rsidRPr="0024633A">
                <w:rPr>
                  <w:rFonts w:eastAsia="Times New Roman" w:cs="Tahoma"/>
                  <w:color w:val="auto"/>
                  <w:sz w:val="16"/>
                  <w:szCs w:val="16"/>
                </w:rPr>
                <w:delText>F</w:delText>
              </w:r>
              <w:r w:rsidR="001B1844" w:rsidRPr="0024633A">
                <w:rPr>
                  <w:rFonts w:eastAsia="Times New Roman" w:cs="Tahoma"/>
                  <w:color w:val="auto"/>
                  <w:sz w:val="16"/>
                  <w:szCs w:val="16"/>
                </w:rPr>
                <w:delText xml:space="preserve">or </w:delText>
              </w:r>
              <w:r w:rsidR="00E947A2" w:rsidRPr="0024633A">
                <w:rPr>
                  <w:rFonts w:eastAsia="Times New Roman" w:cs="Tahoma"/>
                  <w:color w:val="auto"/>
                  <w:sz w:val="16"/>
                  <w:szCs w:val="16"/>
                </w:rPr>
                <w:delText>newly c</w:delText>
              </w:r>
              <w:r w:rsidR="00BB5C86" w:rsidRPr="0024633A">
                <w:rPr>
                  <w:rFonts w:eastAsia="Times New Roman" w:cs="Tahoma"/>
                  <w:color w:val="auto"/>
                  <w:sz w:val="16"/>
                  <w:szCs w:val="16"/>
                </w:rPr>
                <w:delText>onstructed</w:delText>
              </w:r>
              <w:r w:rsidR="00E947A2" w:rsidRPr="0024633A">
                <w:rPr>
                  <w:rFonts w:eastAsia="Times New Roman" w:cs="Tahoma"/>
                  <w:color w:val="auto"/>
                  <w:sz w:val="16"/>
                  <w:szCs w:val="16"/>
                </w:rPr>
                <w:delText xml:space="preserve"> </w:delText>
              </w:r>
              <w:r w:rsidR="006C188F" w:rsidRPr="0024633A">
                <w:rPr>
                  <w:rFonts w:eastAsia="Times New Roman" w:cs="Tahoma"/>
                  <w:color w:val="auto"/>
                  <w:sz w:val="16"/>
                  <w:szCs w:val="16"/>
                </w:rPr>
                <w:delText>buildings</w:delText>
              </w:r>
              <w:r w:rsidR="00E947A2" w:rsidRPr="0024633A">
                <w:rPr>
                  <w:rFonts w:eastAsia="Times New Roman" w:cs="Tahoma"/>
                  <w:color w:val="auto"/>
                  <w:sz w:val="16"/>
                  <w:szCs w:val="16"/>
                </w:rPr>
                <w:delText xml:space="preserve">, </w:delText>
              </w:r>
              <w:r w:rsidR="001F2F9B" w:rsidRPr="0024633A">
                <w:rPr>
                  <w:rFonts w:eastAsia="Times New Roman" w:cs="Tahoma"/>
                  <w:color w:val="auto"/>
                  <w:sz w:val="16"/>
                  <w:szCs w:val="16"/>
                </w:rPr>
                <w:delText>digits</w:delText>
              </w:r>
              <w:r w:rsidR="00762F57" w:rsidRPr="0024633A">
                <w:rPr>
                  <w:rFonts w:eastAsia="Times New Roman" w:cs="Tahoma"/>
                  <w:color w:val="auto"/>
                  <w:sz w:val="16"/>
                  <w:szCs w:val="16"/>
                </w:rPr>
                <w:delText xml:space="preserve"> 5-6-7 = </w:delText>
              </w:r>
              <w:r w:rsidR="007676AD" w:rsidRPr="0024633A">
                <w:rPr>
                  <w:rFonts w:eastAsia="Times New Roman" w:cs="Tahoma"/>
                  <w:color w:val="auto"/>
                  <w:sz w:val="16"/>
                  <w:szCs w:val="16"/>
                </w:rPr>
                <w:delText>Z</w:delText>
              </w:r>
              <w:r w:rsidR="008063CA" w:rsidRPr="0024633A">
                <w:rPr>
                  <w:rFonts w:eastAsia="Times New Roman" w:cs="Tahoma"/>
                  <w:color w:val="auto"/>
                  <w:sz w:val="16"/>
                  <w:szCs w:val="16"/>
                </w:rPr>
                <w:delText>00.</w:delText>
              </w:r>
            </w:del>
          </w:p>
          <w:p w14:paraId="1BD13D9A" w14:textId="1DA42C3B" w:rsidR="002A4CE2" w:rsidRPr="0024633A" w:rsidRDefault="002A4CE2" w:rsidP="00806688">
            <w:pPr>
              <w:pStyle w:val="ListParagraph"/>
              <w:numPr>
                <w:ilvl w:val="0"/>
                <w:numId w:val="47"/>
              </w:numPr>
              <w:spacing w:after="120"/>
              <w:rPr>
                <w:del w:id="2786" w:author="Haider Alhabibi" w:date="2022-03-04T13:15:00Z"/>
                <w:rFonts w:eastAsia="Times New Roman" w:cs="Tahoma"/>
                <w:color w:val="auto"/>
                <w:sz w:val="16"/>
                <w:szCs w:val="16"/>
              </w:rPr>
            </w:pPr>
            <w:del w:id="2787" w:author="Haider Alhabibi" w:date="2022-03-04T13:15:00Z">
              <w:r w:rsidRPr="0024633A">
                <w:rPr>
                  <w:rFonts w:eastAsia="Times New Roman" w:cs="Tahoma"/>
                  <w:color w:val="auto"/>
                  <w:sz w:val="16"/>
                  <w:szCs w:val="16"/>
                </w:rPr>
                <w:delText>F</w:delText>
              </w:r>
              <w:r w:rsidR="00E947A2" w:rsidRPr="0024633A">
                <w:rPr>
                  <w:rFonts w:eastAsia="Times New Roman" w:cs="Tahoma"/>
                  <w:color w:val="auto"/>
                  <w:sz w:val="16"/>
                  <w:szCs w:val="16"/>
                </w:rPr>
                <w:delText>or a</w:delText>
              </w:r>
              <w:r w:rsidR="00BB5C86" w:rsidRPr="0024633A">
                <w:rPr>
                  <w:rFonts w:eastAsia="Times New Roman" w:cs="Tahoma"/>
                  <w:color w:val="auto"/>
                  <w:sz w:val="16"/>
                  <w:szCs w:val="16"/>
                </w:rPr>
                <w:delText>lterations</w:delText>
              </w:r>
              <w:r w:rsidR="00E947A2" w:rsidRPr="0024633A">
                <w:rPr>
                  <w:rFonts w:eastAsia="Times New Roman" w:cs="Tahoma"/>
                  <w:color w:val="auto"/>
                  <w:sz w:val="16"/>
                  <w:szCs w:val="16"/>
                </w:rPr>
                <w:delText xml:space="preserve"> to existing </w:delText>
              </w:r>
              <w:r w:rsidR="006C188F" w:rsidRPr="0024633A">
                <w:rPr>
                  <w:rFonts w:eastAsia="Times New Roman" w:cs="Tahoma"/>
                  <w:color w:val="auto"/>
                  <w:sz w:val="16"/>
                  <w:szCs w:val="16"/>
                </w:rPr>
                <w:delText>buildings</w:delText>
              </w:r>
              <w:r w:rsidR="00E947A2" w:rsidRPr="0024633A">
                <w:rPr>
                  <w:rFonts w:eastAsia="Times New Roman" w:cs="Tahoma"/>
                  <w:color w:val="auto"/>
                  <w:sz w:val="16"/>
                  <w:szCs w:val="16"/>
                </w:rPr>
                <w:delText xml:space="preserve">, </w:delText>
              </w:r>
              <w:r w:rsidR="001F2F9B" w:rsidRPr="0024633A">
                <w:rPr>
                  <w:rFonts w:eastAsia="Times New Roman" w:cs="Tahoma"/>
                  <w:color w:val="auto"/>
                  <w:sz w:val="16"/>
                  <w:szCs w:val="16"/>
                </w:rPr>
                <w:delText>digits</w:delText>
              </w:r>
              <w:r w:rsidR="008063CA" w:rsidRPr="0024633A">
                <w:rPr>
                  <w:rFonts w:eastAsia="Times New Roman" w:cs="Tahoma"/>
                  <w:color w:val="auto"/>
                  <w:sz w:val="16"/>
                  <w:szCs w:val="16"/>
                </w:rPr>
                <w:delText xml:space="preserve"> 5-6-7=Y00.</w:delText>
              </w:r>
            </w:del>
          </w:p>
          <w:p w14:paraId="4534ED59" w14:textId="4613DF54" w:rsidR="00B11D70" w:rsidRPr="0024633A" w:rsidRDefault="002A4CE2" w:rsidP="00806688">
            <w:pPr>
              <w:pStyle w:val="ListParagraph"/>
              <w:numPr>
                <w:ilvl w:val="0"/>
                <w:numId w:val="47"/>
              </w:numPr>
              <w:spacing w:after="120"/>
              <w:rPr>
                <w:del w:id="2788" w:author="Haider Alhabibi" w:date="2022-03-04T13:15:00Z"/>
                <w:rFonts w:eastAsia="Times New Roman" w:cs="Tahoma"/>
                <w:color w:val="auto"/>
                <w:sz w:val="16"/>
                <w:szCs w:val="16"/>
              </w:rPr>
            </w:pPr>
            <w:del w:id="2789" w:author="Haider Alhabibi" w:date="2022-03-04T13:15:00Z">
              <w:r w:rsidRPr="0024633A">
                <w:rPr>
                  <w:rFonts w:eastAsia="Times New Roman" w:cs="Tahoma"/>
                  <w:color w:val="auto"/>
                  <w:sz w:val="16"/>
                  <w:szCs w:val="16"/>
                </w:rPr>
                <w:delText>F</w:delText>
              </w:r>
              <w:r w:rsidR="00BB5C86" w:rsidRPr="0024633A">
                <w:rPr>
                  <w:rFonts w:eastAsia="Times New Roman" w:cs="Tahoma"/>
                  <w:color w:val="auto"/>
                  <w:sz w:val="16"/>
                  <w:szCs w:val="16"/>
                </w:rPr>
                <w:delText>or all NRCV doc</w:delText>
              </w:r>
              <w:r w:rsidRPr="0024633A">
                <w:rPr>
                  <w:rFonts w:eastAsia="Times New Roman" w:cs="Tahoma"/>
                  <w:color w:val="auto"/>
                  <w:sz w:val="16"/>
                  <w:szCs w:val="16"/>
                </w:rPr>
                <w:delText>ument</w:delText>
              </w:r>
              <w:r w:rsidR="00BB5C86" w:rsidRPr="0024633A">
                <w:rPr>
                  <w:rFonts w:eastAsia="Times New Roman" w:cs="Tahoma"/>
                  <w:color w:val="auto"/>
                  <w:sz w:val="16"/>
                  <w:szCs w:val="16"/>
                </w:rPr>
                <w:delText xml:space="preserve">s, </w:delText>
              </w:r>
              <w:r w:rsidR="001F2F9B" w:rsidRPr="0024633A">
                <w:rPr>
                  <w:rFonts w:eastAsia="Times New Roman" w:cs="Tahoma"/>
                  <w:color w:val="auto"/>
                  <w:sz w:val="16"/>
                  <w:szCs w:val="16"/>
                </w:rPr>
                <w:delText>digit</w:delText>
              </w:r>
              <w:r w:rsidR="00BB5C86" w:rsidRPr="0024633A">
                <w:rPr>
                  <w:rFonts w:eastAsia="Times New Roman" w:cs="Tahoma"/>
                  <w:color w:val="auto"/>
                  <w:sz w:val="16"/>
                  <w:szCs w:val="16"/>
                </w:rPr>
                <w:delText xml:space="preserve"> 15=0</w:delText>
              </w:r>
              <w:r w:rsidR="008063CA" w:rsidRPr="0024633A">
                <w:rPr>
                  <w:rFonts w:eastAsia="Times New Roman" w:cs="Tahoma"/>
                  <w:color w:val="auto"/>
                  <w:sz w:val="16"/>
                  <w:szCs w:val="16"/>
                </w:rPr>
                <w:delText>.</w:delText>
              </w:r>
            </w:del>
          </w:p>
        </w:tc>
      </w:tr>
      <w:tr w:rsidR="00031B8B" w:rsidRPr="0024633A" w14:paraId="0CF521D4" w14:textId="77777777" w:rsidTr="00EF708F">
        <w:trPr>
          <w:cantSplit/>
          <w:jc w:val="center"/>
          <w:del w:id="2790" w:author="Haider Alhabibi" w:date="2022-03-04T13:15:00Z"/>
        </w:trPr>
        <w:tc>
          <w:tcPr>
            <w:tcW w:w="5000" w:type="pct"/>
          </w:tcPr>
          <w:p w14:paraId="15321828" w14:textId="3EF1B4F5" w:rsidR="002A4CE2" w:rsidRPr="0024633A" w:rsidRDefault="00BB5C86" w:rsidP="00F27F39">
            <w:pPr>
              <w:pStyle w:val="ListParagraph"/>
              <w:spacing w:after="120"/>
              <w:rPr>
                <w:del w:id="2791" w:author="Haider Alhabibi" w:date="2022-03-04T13:15:00Z"/>
                <w:rFonts w:eastAsia="Times New Roman" w:cs="Tahoma"/>
                <w:color w:val="auto"/>
                <w:sz w:val="16"/>
                <w:szCs w:val="16"/>
              </w:rPr>
            </w:pPr>
            <w:del w:id="2792" w:author="Haider Alhabibi" w:date="2022-03-04T13:15:00Z">
              <w:r w:rsidRPr="001415EB">
                <w:rPr>
                  <w:rFonts w:eastAsia="Times New Roman" w:cs="Tahoma"/>
                  <w:color w:val="auto"/>
                  <w:sz w:val="16"/>
                  <w:szCs w:val="16"/>
                </w:rPr>
                <w:delText>Note 7 (Figure 3-</w:delText>
              </w:r>
              <w:r w:rsidRPr="001415EB" w:rsidDel="005133B0">
                <w:rPr>
                  <w:rFonts w:eastAsia="Times New Roman" w:cs="Tahoma"/>
                  <w:color w:val="auto"/>
                  <w:sz w:val="16"/>
                  <w:szCs w:val="16"/>
                </w:rPr>
                <w:delText>2</w:delText>
              </w:r>
              <w:r w:rsidRPr="001415EB">
                <w:rPr>
                  <w:rFonts w:eastAsia="Times New Roman" w:cs="Tahoma"/>
                  <w:color w:val="auto"/>
                  <w:sz w:val="16"/>
                  <w:szCs w:val="16"/>
                </w:rPr>
                <w:delText>)</w:delText>
              </w:r>
              <w:r w:rsidR="00E947A2" w:rsidRPr="001415EB">
                <w:rPr>
                  <w:rFonts w:eastAsia="Times New Roman" w:cs="Tahoma"/>
                  <w:color w:val="auto"/>
                  <w:sz w:val="16"/>
                  <w:szCs w:val="16"/>
                </w:rPr>
                <w:delText xml:space="preserve"> - </w:delText>
              </w:r>
              <w:r w:rsidR="008063CA" w:rsidRPr="001415EB">
                <w:rPr>
                  <w:rFonts w:eastAsia="Times New Roman" w:cs="Tahoma"/>
                  <w:color w:val="auto"/>
                  <w:sz w:val="16"/>
                  <w:szCs w:val="16"/>
                </w:rPr>
                <w:delText>"</w:delText>
              </w:r>
              <w:r w:rsidR="009C2A9D" w:rsidRPr="001415EB">
                <w:rPr>
                  <w:rFonts w:eastAsia="Times New Roman" w:cs="Tahoma"/>
                  <w:color w:val="auto"/>
                  <w:sz w:val="16"/>
                  <w:szCs w:val="16"/>
                </w:rPr>
                <w:delText>CF2R</w:delText>
              </w:r>
              <w:r w:rsidR="008063CA" w:rsidRPr="001415EB">
                <w:rPr>
                  <w:rFonts w:eastAsia="Times New Roman" w:cs="Tahoma"/>
                  <w:color w:val="auto"/>
                  <w:sz w:val="16"/>
                  <w:szCs w:val="16"/>
                </w:rPr>
                <w:delText>"</w:delText>
              </w:r>
              <w:r w:rsidR="00240E3B" w:rsidRPr="001415EB">
                <w:rPr>
                  <w:rFonts w:eastAsia="Times New Roman" w:cs="Tahoma"/>
                  <w:color w:val="auto"/>
                  <w:sz w:val="16"/>
                  <w:szCs w:val="16"/>
                </w:rPr>
                <w:delText xml:space="preserve"> numbering for nonresidential building</w:delText>
              </w:r>
              <w:r w:rsidRPr="001415EB">
                <w:rPr>
                  <w:rFonts w:eastAsia="Times New Roman" w:cs="Tahoma"/>
                  <w:color w:val="auto"/>
                  <w:sz w:val="16"/>
                  <w:szCs w:val="16"/>
                </w:rPr>
                <w:delText xml:space="preserve"> </w:delText>
              </w:r>
              <w:r w:rsidR="00240E3B" w:rsidRPr="001415EB">
                <w:rPr>
                  <w:rFonts w:eastAsia="Times New Roman" w:cs="Tahoma"/>
                  <w:color w:val="auto"/>
                  <w:sz w:val="16"/>
                  <w:szCs w:val="16"/>
                </w:rPr>
                <w:delText xml:space="preserve">projects </w:delText>
              </w:r>
              <w:r w:rsidRPr="001415EB">
                <w:rPr>
                  <w:rFonts w:eastAsia="Times New Roman" w:cs="Tahoma"/>
                  <w:color w:val="auto"/>
                  <w:sz w:val="16"/>
                  <w:szCs w:val="16"/>
                </w:rPr>
                <w:delText>(NRCV doc</w:delText>
              </w:r>
              <w:r w:rsidR="00C1093A" w:rsidRPr="001415EB">
                <w:rPr>
                  <w:rFonts w:eastAsia="Times New Roman" w:cs="Tahoma"/>
                  <w:color w:val="auto"/>
                  <w:sz w:val="16"/>
                  <w:szCs w:val="16"/>
                </w:rPr>
                <w:delText>ument</w:delText>
              </w:r>
              <w:r w:rsidR="008063CA" w:rsidRPr="001415EB">
                <w:rPr>
                  <w:rFonts w:eastAsia="Times New Roman" w:cs="Tahoma"/>
                  <w:color w:val="auto"/>
                  <w:sz w:val="16"/>
                  <w:szCs w:val="16"/>
                </w:rPr>
                <w:delText xml:space="preserve"> type):</w:delText>
              </w:r>
            </w:del>
          </w:p>
          <w:p w14:paraId="3DD57566" w14:textId="1DD1D54D" w:rsidR="002A4CE2" w:rsidRPr="0024633A" w:rsidRDefault="002A4CE2" w:rsidP="00806688">
            <w:pPr>
              <w:pStyle w:val="ListParagraph"/>
              <w:numPr>
                <w:ilvl w:val="0"/>
                <w:numId w:val="47"/>
              </w:numPr>
              <w:spacing w:after="120"/>
              <w:rPr>
                <w:del w:id="2793" w:author="Haider Alhabibi" w:date="2022-03-04T13:15:00Z"/>
                <w:rFonts w:eastAsia="Times New Roman" w:cs="Tahoma"/>
                <w:color w:val="auto"/>
                <w:sz w:val="16"/>
                <w:szCs w:val="16"/>
              </w:rPr>
            </w:pPr>
            <w:del w:id="2794" w:author="Haider Alhabibi" w:date="2022-03-04T13:15:00Z">
              <w:r w:rsidRPr="0024633A">
                <w:rPr>
                  <w:rFonts w:eastAsia="Times New Roman" w:cs="Tahoma"/>
                  <w:color w:val="auto"/>
                  <w:sz w:val="16"/>
                  <w:szCs w:val="16"/>
                </w:rPr>
                <w:delText>For all NRCV documents</w:delText>
              </w:r>
              <w:r w:rsidR="001F2F9B" w:rsidRPr="0024633A">
                <w:rPr>
                  <w:rFonts w:eastAsia="Times New Roman" w:cs="Tahoma"/>
                  <w:color w:val="auto"/>
                  <w:sz w:val="16"/>
                  <w:szCs w:val="16"/>
                </w:rPr>
                <w:delText>,</w:delText>
              </w:r>
              <w:r w:rsidRPr="0024633A">
                <w:rPr>
                  <w:rFonts w:eastAsia="Times New Roman" w:cs="Tahoma"/>
                  <w:color w:val="auto"/>
                  <w:sz w:val="16"/>
                  <w:szCs w:val="16"/>
                </w:rPr>
                <w:delText xml:space="preserve"> </w:delText>
              </w:r>
              <w:r w:rsidR="001F2F9B" w:rsidRPr="0024633A">
                <w:rPr>
                  <w:rFonts w:eastAsia="Times New Roman" w:cs="Tahoma"/>
                  <w:color w:val="auto"/>
                  <w:sz w:val="16"/>
                  <w:szCs w:val="16"/>
                </w:rPr>
                <w:delText>digits</w:delText>
              </w:r>
              <w:r w:rsidRPr="0024633A">
                <w:rPr>
                  <w:rFonts w:eastAsia="Times New Roman" w:cs="Tahoma"/>
                  <w:color w:val="auto"/>
                  <w:sz w:val="16"/>
                  <w:szCs w:val="16"/>
                </w:rPr>
                <w:delText xml:space="preserve"> 25-26-27=0</w:delText>
              </w:r>
              <w:r w:rsidR="008063CA" w:rsidRPr="0024633A">
                <w:rPr>
                  <w:rFonts w:eastAsia="Times New Roman" w:cs="Tahoma"/>
                  <w:color w:val="auto"/>
                  <w:sz w:val="16"/>
                  <w:szCs w:val="16"/>
                </w:rPr>
                <w:delText>.</w:delText>
              </w:r>
            </w:del>
          </w:p>
          <w:p w14:paraId="41058CBE" w14:textId="7B70D766" w:rsidR="00031B8B" w:rsidRPr="0024633A" w:rsidRDefault="002A4CE2" w:rsidP="00806688">
            <w:pPr>
              <w:pStyle w:val="ListParagraph"/>
              <w:numPr>
                <w:ilvl w:val="0"/>
                <w:numId w:val="47"/>
              </w:numPr>
              <w:spacing w:after="120"/>
              <w:rPr>
                <w:del w:id="2795" w:author="Haider Alhabibi" w:date="2022-03-04T13:15:00Z"/>
                <w:rFonts w:eastAsia="Times New Roman" w:cs="Tahoma"/>
                <w:color w:val="auto"/>
                <w:sz w:val="16"/>
                <w:szCs w:val="16"/>
              </w:rPr>
            </w:pPr>
            <w:del w:id="2796" w:author="Haider Alhabibi" w:date="2022-03-04T13:15:00Z">
              <w:r w:rsidRPr="0024633A">
                <w:rPr>
                  <w:rFonts w:eastAsia="Times New Roman" w:cs="Tahoma"/>
                  <w:color w:val="auto"/>
                  <w:sz w:val="16"/>
                  <w:szCs w:val="16"/>
                </w:rPr>
                <w:delText xml:space="preserve">For all NRCV documents, </w:delText>
              </w:r>
              <w:r w:rsidR="001F2F9B" w:rsidRPr="0024633A">
                <w:rPr>
                  <w:rFonts w:eastAsia="Times New Roman" w:cs="Tahoma"/>
                  <w:color w:val="auto"/>
                  <w:sz w:val="16"/>
                  <w:szCs w:val="16"/>
                </w:rPr>
                <w:delText>digit 31</w:delText>
              </w:r>
              <w:r w:rsidR="00BB5C86" w:rsidRPr="0024633A">
                <w:rPr>
                  <w:rFonts w:eastAsia="Times New Roman" w:cs="Tahoma"/>
                  <w:color w:val="auto"/>
                  <w:sz w:val="16"/>
                  <w:szCs w:val="16"/>
                </w:rPr>
                <w:delText>=0</w:delText>
              </w:r>
              <w:r w:rsidR="008063CA" w:rsidRPr="0024633A">
                <w:rPr>
                  <w:rFonts w:eastAsia="Times New Roman" w:cs="Tahoma"/>
                  <w:color w:val="auto"/>
                  <w:sz w:val="16"/>
                  <w:szCs w:val="16"/>
                </w:rPr>
                <w:delText>.</w:delText>
              </w:r>
            </w:del>
          </w:p>
        </w:tc>
      </w:tr>
    </w:tbl>
    <w:p w14:paraId="50DA858A" w14:textId="77777777" w:rsidR="000A7EAE" w:rsidRDefault="000A7EAE" w:rsidP="000A7EAE">
      <w:pPr>
        <w:pStyle w:val="FigureTitleStyle"/>
        <w:rPr>
          <w:ins w:id="2797" w:author="Haider Alhabibi" w:date="2022-02-11T11:37:00Z"/>
          <w:rFonts w:ascii="Tahoma" w:hAnsi="Tahoma" w:cs="Tahoma"/>
          <w:sz w:val="24"/>
          <w:szCs w:val="24"/>
        </w:rPr>
      </w:pPr>
      <w:r w:rsidRPr="445D7073">
        <w:rPr>
          <w:rFonts w:ascii="Tahoma" w:hAnsi="Tahoma" w:cs="Tahoma"/>
          <w:sz w:val="24"/>
          <w:szCs w:val="24"/>
        </w:rPr>
        <w:lastRenderedPageBreak/>
        <w:t xml:space="preserve">Figure 3-2b. Numbering Convention for LMCC, LMCI, </w:t>
      </w:r>
      <w:del w:id="2798" w:author="Haider Alhabibi" w:date="2022-02-17T18:58:00Z">
        <w:r w:rsidRPr="445D7073" w:rsidDel="0013482E">
          <w:rPr>
            <w:rFonts w:ascii="Tahoma" w:hAnsi="Tahoma" w:cs="Tahoma"/>
            <w:sz w:val="24"/>
            <w:szCs w:val="24"/>
          </w:rPr>
          <w:delText xml:space="preserve">and </w:delText>
        </w:r>
      </w:del>
      <w:r w:rsidRPr="445D7073">
        <w:rPr>
          <w:rFonts w:ascii="Tahoma" w:hAnsi="Tahoma" w:cs="Tahoma"/>
          <w:sz w:val="24"/>
          <w:szCs w:val="24"/>
        </w:rPr>
        <w:t>LMCV Documents</w:t>
      </w:r>
    </w:p>
    <w:p w14:paraId="70B0060F" w14:textId="73C0D8DD" w:rsidR="007407C2" w:rsidRDefault="000A7EAE" w:rsidP="007407C2">
      <w:r>
        <w:rPr>
          <w:noProof/>
        </w:rPr>
        <w:drawing>
          <wp:inline distT="0" distB="0" distL="0" distR="0" wp14:anchorId="5044E74D" wp14:editId="6D3DB7CB">
            <wp:extent cx="6309995" cy="5474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995" cy="5474970"/>
                    </a:xfrm>
                    <a:prstGeom prst="rect">
                      <a:avLst/>
                    </a:prstGeom>
                    <a:noFill/>
                  </pic:spPr>
                </pic:pic>
              </a:graphicData>
            </a:graphic>
          </wp:inline>
        </w:drawing>
      </w:r>
    </w:p>
    <w:p w14:paraId="130EC887" w14:textId="77777777" w:rsidR="001415EB" w:rsidRDefault="001415EB" w:rsidP="007407C2">
      <w:pPr>
        <w:rPr>
          <w:ins w:id="2799" w:author="Haider Alhabibi" w:date="2022-02-17T13:43:00Z"/>
        </w:rPr>
      </w:pPr>
    </w:p>
    <w:p w14:paraId="680DCB3D" w14:textId="30E1CDD1" w:rsidR="0050236F" w:rsidRPr="0050236F" w:rsidRDefault="0050236F" w:rsidP="0050236F">
      <w:pPr>
        <w:rPr>
          <w:ins w:id="2800" w:author="Haider Alhabibi" w:date="2022-02-17T13:43:00Z"/>
          <w:b/>
          <w:bCs/>
        </w:rPr>
      </w:pPr>
      <w:ins w:id="2801" w:author="Haider Alhabibi" w:date="2022-02-17T13:43:00Z">
        <w:r w:rsidRPr="0050236F">
          <w:rPr>
            <w:b/>
            <w:bCs/>
          </w:rPr>
          <w:t>Table 3-4</w:t>
        </w:r>
      </w:ins>
      <w:ins w:id="2802" w:author="Haider Alhabibi" w:date="2022-02-18T10:58:00Z">
        <w:r w:rsidR="00A41FFD">
          <w:rPr>
            <w:b/>
            <w:bCs/>
          </w:rPr>
          <w:t>d</w:t>
        </w:r>
      </w:ins>
      <w:ins w:id="2803" w:author="Haider Alhabibi" w:date="2022-02-17T13:43:00Z">
        <w:r w:rsidRPr="0050236F">
          <w:rPr>
            <w:b/>
            <w:bCs/>
          </w:rPr>
          <w:t xml:space="preserve">. Numbering Convention for </w:t>
        </w:r>
      </w:ins>
      <w:ins w:id="2804" w:author="Haider Alhabibi" w:date="2022-02-17T13:44:00Z">
        <w:r>
          <w:rPr>
            <w:b/>
            <w:bCs/>
          </w:rPr>
          <w:t>L</w:t>
        </w:r>
        <w:r w:rsidR="00A57DF2">
          <w:rPr>
            <w:b/>
            <w:bCs/>
          </w:rPr>
          <w:t>MCC</w:t>
        </w:r>
      </w:ins>
      <w:ins w:id="2805" w:author="Haider Alhabibi" w:date="2022-02-17T13:43:00Z">
        <w:r w:rsidRPr="0050236F">
          <w:rPr>
            <w:b/>
            <w:bCs/>
          </w:rPr>
          <w:t xml:space="preserve">, </w:t>
        </w:r>
      </w:ins>
      <w:ins w:id="2806" w:author="Haider Alhabibi" w:date="2022-02-17T13:44:00Z">
        <w:r w:rsidR="00A57DF2">
          <w:rPr>
            <w:b/>
            <w:bCs/>
          </w:rPr>
          <w:t>LMCI</w:t>
        </w:r>
      </w:ins>
      <w:ins w:id="2807" w:author="Haider Alhabibi" w:date="2022-02-18T11:00:00Z">
        <w:r w:rsidR="00352173">
          <w:rPr>
            <w:b/>
            <w:bCs/>
          </w:rPr>
          <w:t xml:space="preserve"> and </w:t>
        </w:r>
      </w:ins>
      <w:ins w:id="2808" w:author="Haider Alhabibi" w:date="2022-02-17T13:44:00Z">
        <w:r w:rsidR="00A57DF2">
          <w:rPr>
            <w:b/>
            <w:bCs/>
          </w:rPr>
          <w:t>LMCV</w:t>
        </w:r>
      </w:ins>
      <w:ins w:id="2809" w:author="Haider Alhabibi" w:date="2022-02-17T13:43:00Z">
        <w:r w:rsidRPr="0050236F">
          <w:rPr>
            <w:b/>
            <w:bCs/>
          </w:rPr>
          <w:t xml:space="preserve"> Documents</w:t>
        </w:r>
      </w:ins>
    </w:p>
    <w:tbl>
      <w:tblPr>
        <w:tblStyle w:val="TableGrid"/>
        <w:tblW w:w="5000" w:type="pct"/>
        <w:tblLook w:val="04A0" w:firstRow="1" w:lastRow="0" w:firstColumn="1" w:lastColumn="0" w:noHBand="0" w:noVBand="1"/>
      </w:tblPr>
      <w:tblGrid>
        <w:gridCol w:w="1134"/>
        <w:gridCol w:w="2591"/>
        <w:gridCol w:w="3041"/>
        <w:gridCol w:w="3160"/>
      </w:tblGrid>
      <w:tr w:rsidR="0050236F" w:rsidRPr="006C18C4" w14:paraId="4AE63320" w14:textId="77777777" w:rsidTr="004C3B64">
        <w:trPr>
          <w:cantSplit/>
          <w:tblHeader/>
          <w:ins w:id="2810" w:author="Haider Alhabibi" w:date="2022-02-17T13:43:00Z"/>
        </w:trPr>
        <w:tc>
          <w:tcPr>
            <w:tcW w:w="571" w:type="pct"/>
          </w:tcPr>
          <w:p w14:paraId="1F5D0271" w14:textId="77777777" w:rsidR="0050236F" w:rsidRPr="006C18C4" w:rsidRDefault="0050236F" w:rsidP="00766A95">
            <w:pPr>
              <w:pStyle w:val="ListParagraph"/>
              <w:spacing w:before="0"/>
              <w:jc w:val="center"/>
              <w:rPr>
                <w:ins w:id="2811" w:author="Haider Alhabibi" w:date="2022-02-17T13:43:00Z"/>
                <w:rFonts w:eastAsia="Times New Roman" w:cs="Tahoma"/>
                <w:b/>
                <w:bCs/>
                <w:color w:val="auto"/>
              </w:rPr>
            </w:pPr>
            <w:ins w:id="2812" w:author="Haider Alhabibi" w:date="2022-02-17T13:43:00Z">
              <w:r w:rsidRPr="006C18C4">
                <w:rPr>
                  <w:rFonts w:eastAsia="Times New Roman" w:cs="Tahoma"/>
                  <w:b/>
                  <w:bCs/>
                  <w:color w:val="auto"/>
                </w:rPr>
                <w:t>Digit</w:t>
              </w:r>
            </w:ins>
          </w:p>
        </w:tc>
        <w:tc>
          <w:tcPr>
            <w:tcW w:w="1305" w:type="pct"/>
          </w:tcPr>
          <w:p w14:paraId="4E337148" w14:textId="77777777" w:rsidR="0050236F" w:rsidRPr="006C18C4" w:rsidRDefault="0050236F" w:rsidP="00766A95">
            <w:pPr>
              <w:pStyle w:val="ListParagraph"/>
              <w:spacing w:before="0"/>
              <w:jc w:val="center"/>
              <w:rPr>
                <w:ins w:id="2813" w:author="Haider Alhabibi" w:date="2022-02-17T13:43:00Z"/>
                <w:rFonts w:eastAsia="Times New Roman" w:cs="Tahoma"/>
                <w:b/>
                <w:bCs/>
                <w:color w:val="auto"/>
              </w:rPr>
            </w:pPr>
            <w:ins w:id="2814" w:author="Haider Alhabibi" w:date="2022-02-17T13:43:00Z">
              <w:r w:rsidRPr="006C18C4">
                <w:rPr>
                  <w:rFonts w:eastAsia="Times New Roman" w:cs="Tahoma"/>
                  <w:b/>
                  <w:bCs/>
                  <w:color w:val="auto"/>
                </w:rPr>
                <w:t>Definition</w:t>
              </w:r>
            </w:ins>
          </w:p>
        </w:tc>
        <w:tc>
          <w:tcPr>
            <w:tcW w:w="1532" w:type="pct"/>
          </w:tcPr>
          <w:p w14:paraId="268DB4E5" w14:textId="77777777" w:rsidR="0050236F" w:rsidRPr="006C18C4" w:rsidRDefault="0050236F" w:rsidP="00766A95">
            <w:pPr>
              <w:pStyle w:val="ListParagraph"/>
              <w:spacing w:before="0"/>
              <w:jc w:val="center"/>
              <w:rPr>
                <w:ins w:id="2815" w:author="Haider Alhabibi" w:date="2022-02-17T13:43:00Z"/>
                <w:rFonts w:eastAsia="Times New Roman" w:cs="Tahoma"/>
                <w:b/>
                <w:bCs/>
                <w:color w:val="auto"/>
              </w:rPr>
            </w:pPr>
            <w:ins w:id="2816" w:author="Haider Alhabibi" w:date="2022-02-17T13:43:00Z">
              <w:r w:rsidRPr="006C18C4">
                <w:rPr>
                  <w:rFonts w:eastAsia="Times New Roman" w:cs="Tahoma"/>
                  <w:b/>
                  <w:bCs/>
                  <w:color w:val="auto"/>
                </w:rPr>
                <w:t>Examples</w:t>
              </w:r>
            </w:ins>
          </w:p>
        </w:tc>
        <w:tc>
          <w:tcPr>
            <w:tcW w:w="1592" w:type="pct"/>
          </w:tcPr>
          <w:p w14:paraId="25617196" w14:textId="77777777" w:rsidR="0050236F" w:rsidRPr="006C18C4" w:rsidRDefault="0050236F" w:rsidP="00766A95">
            <w:pPr>
              <w:pStyle w:val="ListParagraph"/>
              <w:spacing w:before="0"/>
              <w:jc w:val="center"/>
              <w:rPr>
                <w:ins w:id="2817" w:author="Haider Alhabibi" w:date="2022-02-17T13:43:00Z"/>
                <w:rFonts w:eastAsia="Times New Roman" w:cs="Tahoma"/>
                <w:b/>
                <w:bCs/>
                <w:color w:val="auto"/>
              </w:rPr>
            </w:pPr>
            <w:ins w:id="2818" w:author="Haider Alhabibi" w:date="2022-02-17T13:43:00Z">
              <w:r w:rsidRPr="006C18C4">
                <w:rPr>
                  <w:rFonts w:eastAsia="Times New Roman" w:cs="Tahoma"/>
                  <w:b/>
                  <w:bCs/>
                  <w:color w:val="auto"/>
                </w:rPr>
                <w:t>Note</w:t>
              </w:r>
            </w:ins>
          </w:p>
        </w:tc>
      </w:tr>
      <w:tr w:rsidR="0050236F" w:rsidRPr="006C18C4" w14:paraId="0FDAB37D" w14:textId="77777777" w:rsidTr="004C3B64">
        <w:trPr>
          <w:ins w:id="2819" w:author="Haider Alhabibi" w:date="2022-02-17T13:43:00Z"/>
        </w:trPr>
        <w:tc>
          <w:tcPr>
            <w:tcW w:w="571" w:type="pct"/>
          </w:tcPr>
          <w:p w14:paraId="7C442711" w14:textId="77777777" w:rsidR="0050236F" w:rsidRPr="006C18C4" w:rsidRDefault="0050236F" w:rsidP="00766A95">
            <w:pPr>
              <w:pStyle w:val="ListParagraph"/>
              <w:spacing w:before="0"/>
              <w:jc w:val="center"/>
              <w:rPr>
                <w:ins w:id="2820" w:author="Haider Alhabibi" w:date="2022-02-17T13:43:00Z"/>
                <w:rFonts w:eastAsia="Times New Roman" w:cs="Tahoma"/>
                <w:color w:val="auto"/>
              </w:rPr>
            </w:pPr>
            <w:ins w:id="2821" w:author="Haider Alhabibi" w:date="2022-02-17T13:43:00Z">
              <w:r w:rsidRPr="006C18C4">
                <w:rPr>
                  <w:rFonts w:eastAsia="Times New Roman" w:cs="Tahoma"/>
                  <w:color w:val="auto"/>
                </w:rPr>
                <w:t>1</w:t>
              </w:r>
            </w:ins>
          </w:p>
        </w:tc>
        <w:tc>
          <w:tcPr>
            <w:tcW w:w="1305" w:type="pct"/>
          </w:tcPr>
          <w:p w14:paraId="5D9BAC36" w14:textId="77777777" w:rsidR="0050236F" w:rsidRPr="006C18C4" w:rsidRDefault="0050236F" w:rsidP="00A17774">
            <w:pPr>
              <w:pStyle w:val="ListParagraph"/>
              <w:spacing w:before="0"/>
              <w:rPr>
                <w:ins w:id="2822" w:author="Haider Alhabibi" w:date="2022-02-17T13:43:00Z"/>
                <w:rFonts w:eastAsia="Times New Roman" w:cs="Tahoma"/>
                <w:color w:val="auto"/>
              </w:rPr>
            </w:pPr>
            <w:ins w:id="2823" w:author="Haider Alhabibi" w:date="2022-02-17T13:43:00Z">
              <w:r w:rsidRPr="006C18C4">
                <w:rPr>
                  <w:rFonts w:eastAsia="Times New Roman" w:cs="Tahoma"/>
                  <w:color w:val="auto"/>
                </w:rPr>
                <w:t>Registration Provider</w:t>
              </w:r>
            </w:ins>
          </w:p>
        </w:tc>
        <w:tc>
          <w:tcPr>
            <w:tcW w:w="1532" w:type="pct"/>
          </w:tcPr>
          <w:p w14:paraId="382A8955" w14:textId="77777777" w:rsidR="0050236F" w:rsidRPr="006C18C4" w:rsidRDefault="0050236F" w:rsidP="00A17774">
            <w:pPr>
              <w:pStyle w:val="ListParagraph"/>
              <w:spacing w:before="0"/>
              <w:rPr>
                <w:ins w:id="2824" w:author="Haider Alhabibi" w:date="2022-02-17T13:43:00Z"/>
                <w:rFonts w:eastAsia="Times New Roman" w:cs="Tahoma"/>
                <w:color w:val="auto"/>
              </w:rPr>
            </w:pPr>
            <w:ins w:id="2825" w:author="Haider Alhabibi" w:date="2022-02-17T13:43:00Z">
              <w:r w:rsidRPr="006C18C4">
                <w:rPr>
                  <w:rFonts w:eastAsia="Times New Roman" w:cs="Tahoma"/>
                  <w:color w:val="auto"/>
                </w:rPr>
                <w:t>2 for CalCERTS</w:t>
              </w:r>
            </w:ins>
          </w:p>
          <w:p w14:paraId="52E34311" w14:textId="77777777" w:rsidR="0050236F" w:rsidRPr="006C18C4" w:rsidRDefault="0050236F" w:rsidP="00A17774">
            <w:pPr>
              <w:pStyle w:val="ListParagraph"/>
              <w:spacing w:before="0"/>
              <w:rPr>
                <w:ins w:id="2826" w:author="Haider Alhabibi" w:date="2022-02-17T13:43:00Z"/>
                <w:rFonts w:eastAsia="Times New Roman" w:cs="Tahoma"/>
                <w:color w:val="auto"/>
              </w:rPr>
            </w:pPr>
            <w:ins w:id="2827" w:author="Haider Alhabibi" w:date="2022-02-17T13:43:00Z">
              <w:r w:rsidRPr="006C18C4">
                <w:rPr>
                  <w:rFonts w:eastAsia="Times New Roman" w:cs="Tahoma"/>
                  <w:color w:val="auto"/>
                </w:rPr>
                <w:t>4 for CHEERS</w:t>
              </w:r>
            </w:ins>
          </w:p>
        </w:tc>
        <w:tc>
          <w:tcPr>
            <w:tcW w:w="1592" w:type="pct"/>
          </w:tcPr>
          <w:p w14:paraId="7390BE10" w14:textId="77777777" w:rsidR="0050236F" w:rsidRPr="006C18C4" w:rsidRDefault="0050236F" w:rsidP="00A17774">
            <w:pPr>
              <w:pStyle w:val="ListParagraph"/>
              <w:spacing w:before="0"/>
              <w:rPr>
                <w:ins w:id="2828" w:author="Haider Alhabibi" w:date="2022-02-17T13:43:00Z"/>
                <w:rFonts w:eastAsia="Times New Roman" w:cs="Tahoma"/>
                <w:color w:val="auto"/>
              </w:rPr>
            </w:pPr>
            <w:ins w:id="2829" w:author="Haider Alhabibi" w:date="2022-02-17T13:43:00Z">
              <w:r w:rsidRPr="006C18C4">
                <w:rPr>
                  <w:rFonts w:eastAsia="Times New Roman" w:cs="Tahoma"/>
                  <w:color w:val="auto"/>
                </w:rPr>
                <w:t>CEC will designate other providers</w:t>
              </w:r>
            </w:ins>
          </w:p>
        </w:tc>
      </w:tr>
      <w:tr w:rsidR="0050236F" w:rsidRPr="006C18C4" w14:paraId="48362E49" w14:textId="77777777" w:rsidTr="004C3B64">
        <w:trPr>
          <w:ins w:id="2830" w:author="Haider Alhabibi" w:date="2022-02-17T13:43:00Z"/>
        </w:trPr>
        <w:tc>
          <w:tcPr>
            <w:tcW w:w="571" w:type="pct"/>
          </w:tcPr>
          <w:p w14:paraId="54246F84" w14:textId="77777777" w:rsidR="0050236F" w:rsidRPr="006C18C4" w:rsidRDefault="0050236F" w:rsidP="00766A95">
            <w:pPr>
              <w:pStyle w:val="ListParagraph"/>
              <w:spacing w:before="0"/>
              <w:jc w:val="center"/>
              <w:rPr>
                <w:ins w:id="2831" w:author="Haider Alhabibi" w:date="2022-02-17T13:43:00Z"/>
                <w:rFonts w:eastAsia="Times New Roman" w:cs="Tahoma"/>
                <w:color w:val="auto"/>
              </w:rPr>
            </w:pPr>
            <w:ins w:id="2832" w:author="Haider Alhabibi" w:date="2022-02-17T13:43:00Z">
              <w:r w:rsidRPr="006C18C4">
                <w:rPr>
                  <w:rFonts w:eastAsia="Times New Roman" w:cs="Tahoma"/>
                  <w:color w:val="auto"/>
                </w:rPr>
                <w:t>2</w:t>
              </w:r>
            </w:ins>
          </w:p>
        </w:tc>
        <w:tc>
          <w:tcPr>
            <w:tcW w:w="1305" w:type="pct"/>
          </w:tcPr>
          <w:p w14:paraId="14D70222" w14:textId="77777777" w:rsidR="0050236F" w:rsidRPr="006C18C4" w:rsidRDefault="0050236F" w:rsidP="00A17774">
            <w:pPr>
              <w:pStyle w:val="ListParagraph"/>
              <w:spacing w:before="0"/>
              <w:rPr>
                <w:ins w:id="2833" w:author="Haider Alhabibi" w:date="2022-02-17T13:43:00Z"/>
                <w:rFonts w:eastAsia="Times New Roman" w:cs="Tahoma"/>
                <w:color w:val="auto"/>
              </w:rPr>
            </w:pPr>
            <w:ins w:id="2834" w:author="Haider Alhabibi" w:date="2022-02-17T13:43:00Z">
              <w:r w:rsidRPr="006C18C4">
                <w:rPr>
                  <w:rFonts w:eastAsia="Times New Roman" w:cs="Tahoma"/>
                  <w:color w:val="auto"/>
                </w:rPr>
                <w:t>Calendar Year, tens</w:t>
              </w:r>
            </w:ins>
          </w:p>
        </w:tc>
        <w:tc>
          <w:tcPr>
            <w:tcW w:w="1532" w:type="pct"/>
          </w:tcPr>
          <w:p w14:paraId="17798A67" w14:textId="77777777" w:rsidR="0050236F" w:rsidRPr="006C18C4" w:rsidRDefault="0050236F" w:rsidP="00A17774">
            <w:pPr>
              <w:pStyle w:val="ListParagraph"/>
              <w:spacing w:before="0"/>
              <w:rPr>
                <w:ins w:id="2835" w:author="Haider Alhabibi" w:date="2022-02-17T13:43:00Z"/>
                <w:rFonts w:eastAsia="Times New Roman" w:cs="Tahoma"/>
                <w:color w:val="auto"/>
              </w:rPr>
            </w:pPr>
            <w:ins w:id="2836" w:author="Haider Alhabibi" w:date="2022-02-17T13:43:00Z">
              <w:r w:rsidRPr="006C18C4">
                <w:rPr>
                  <w:rFonts w:eastAsia="Times New Roman" w:cs="Tahoma"/>
                  <w:color w:val="auto"/>
                </w:rPr>
                <w:t>1 for 2016 or 2019</w:t>
              </w:r>
            </w:ins>
          </w:p>
          <w:p w14:paraId="2CBF3FCD" w14:textId="77777777" w:rsidR="0050236F" w:rsidRPr="006C18C4" w:rsidRDefault="0050236F" w:rsidP="00A17774">
            <w:pPr>
              <w:pStyle w:val="ListParagraph"/>
              <w:spacing w:before="0"/>
              <w:rPr>
                <w:ins w:id="2837" w:author="Haider Alhabibi" w:date="2022-02-17T13:43:00Z"/>
                <w:rFonts w:eastAsia="Times New Roman" w:cs="Tahoma"/>
                <w:color w:val="auto"/>
              </w:rPr>
            </w:pPr>
            <w:ins w:id="2838" w:author="Haider Alhabibi" w:date="2022-02-17T13:43:00Z">
              <w:r w:rsidRPr="006C18C4">
                <w:rPr>
                  <w:rFonts w:eastAsia="Times New Roman" w:cs="Tahoma"/>
                  <w:color w:val="auto"/>
                </w:rPr>
                <w:t>2 for 2022</w:t>
              </w:r>
            </w:ins>
          </w:p>
        </w:tc>
        <w:tc>
          <w:tcPr>
            <w:tcW w:w="1592" w:type="pct"/>
          </w:tcPr>
          <w:p w14:paraId="3FFF5FA8" w14:textId="77777777" w:rsidR="0050236F" w:rsidRPr="006C18C4" w:rsidRDefault="0050236F" w:rsidP="00A17774">
            <w:pPr>
              <w:pStyle w:val="ListParagraph"/>
              <w:spacing w:before="0"/>
              <w:rPr>
                <w:ins w:id="2839" w:author="Haider Alhabibi" w:date="2022-02-17T13:43:00Z"/>
                <w:rFonts w:eastAsia="Times New Roman" w:cs="Tahoma"/>
                <w:color w:val="auto"/>
              </w:rPr>
            </w:pPr>
            <w:ins w:id="2840" w:author="Haider Alhabibi" w:date="2022-02-17T13:43:00Z">
              <w:r w:rsidRPr="006C18C4">
                <w:rPr>
                  <w:rFonts w:eastAsia="Times New Roman" w:cs="Tahoma"/>
                  <w:color w:val="auto"/>
                </w:rPr>
                <w:t>Based on date at time of registration</w:t>
              </w:r>
            </w:ins>
          </w:p>
        </w:tc>
      </w:tr>
      <w:tr w:rsidR="0050236F" w:rsidRPr="006C18C4" w14:paraId="7A1C978B" w14:textId="77777777" w:rsidTr="004C3B64">
        <w:trPr>
          <w:ins w:id="2841" w:author="Haider Alhabibi" w:date="2022-02-17T13:43:00Z"/>
        </w:trPr>
        <w:tc>
          <w:tcPr>
            <w:tcW w:w="571" w:type="pct"/>
          </w:tcPr>
          <w:p w14:paraId="619A7B90" w14:textId="77777777" w:rsidR="0050236F" w:rsidRPr="006C18C4" w:rsidRDefault="0050236F" w:rsidP="00766A95">
            <w:pPr>
              <w:pStyle w:val="ListParagraph"/>
              <w:spacing w:before="0"/>
              <w:jc w:val="center"/>
              <w:rPr>
                <w:ins w:id="2842" w:author="Haider Alhabibi" w:date="2022-02-17T13:43:00Z"/>
                <w:rFonts w:eastAsia="Times New Roman" w:cs="Tahoma"/>
                <w:color w:val="auto"/>
              </w:rPr>
            </w:pPr>
            <w:ins w:id="2843" w:author="Haider Alhabibi" w:date="2022-02-17T13:43:00Z">
              <w:r w:rsidRPr="006C18C4">
                <w:rPr>
                  <w:rFonts w:eastAsia="Times New Roman" w:cs="Tahoma"/>
                  <w:color w:val="auto"/>
                </w:rPr>
                <w:lastRenderedPageBreak/>
                <w:t>3</w:t>
              </w:r>
            </w:ins>
          </w:p>
        </w:tc>
        <w:tc>
          <w:tcPr>
            <w:tcW w:w="1305" w:type="pct"/>
          </w:tcPr>
          <w:p w14:paraId="7E83235E" w14:textId="77777777" w:rsidR="0050236F" w:rsidRPr="006C18C4" w:rsidRDefault="0050236F" w:rsidP="00A17774">
            <w:pPr>
              <w:pStyle w:val="ListParagraph"/>
              <w:spacing w:before="0"/>
              <w:rPr>
                <w:ins w:id="2844" w:author="Haider Alhabibi" w:date="2022-02-17T13:43:00Z"/>
                <w:rFonts w:eastAsia="Times New Roman" w:cs="Tahoma"/>
                <w:color w:val="auto"/>
              </w:rPr>
            </w:pPr>
            <w:ins w:id="2845" w:author="Haider Alhabibi" w:date="2022-02-17T13:43:00Z">
              <w:r w:rsidRPr="006C18C4">
                <w:rPr>
                  <w:rFonts w:eastAsia="Times New Roman" w:cs="Tahoma"/>
                  <w:color w:val="auto"/>
                </w:rPr>
                <w:t>Calendar Year, ones</w:t>
              </w:r>
            </w:ins>
          </w:p>
        </w:tc>
        <w:tc>
          <w:tcPr>
            <w:tcW w:w="1532" w:type="pct"/>
          </w:tcPr>
          <w:p w14:paraId="07F0C81C" w14:textId="77777777" w:rsidR="0050236F" w:rsidRPr="006C18C4" w:rsidRDefault="0050236F" w:rsidP="00A17774">
            <w:pPr>
              <w:pStyle w:val="ListParagraph"/>
              <w:spacing w:before="0"/>
              <w:rPr>
                <w:ins w:id="2846" w:author="Haider Alhabibi" w:date="2022-02-17T13:43:00Z"/>
                <w:rFonts w:eastAsia="Times New Roman" w:cs="Tahoma"/>
                <w:color w:val="auto"/>
              </w:rPr>
            </w:pPr>
            <w:ins w:id="2847" w:author="Haider Alhabibi" w:date="2022-02-17T13:43:00Z">
              <w:r w:rsidRPr="006C18C4">
                <w:rPr>
                  <w:rFonts w:eastAsia="Times New Roman" w:cs="Tahoma"/>
                  <w:color w:val="auto"/>
                </w:rPr>
                <w:t>9 for 2019</w:t>
              </w:r>
            </w:ins>
          </w:p>
          <w:p w14:paraId="3B39907F" w14:textId="77777777" w:rsidR="0050236F" w:rsidRPr="006C18C4" w:rsidRDefault="0050236F" w:rsidP="00A17774">
            <w:pPr>
              <w:pStyle w:val="ListParagraph"/>
              <w:spacing w:before="0"/>
              <w:rPr>
                <w:ins w:id="2848" w:author="Haider Alhabibi" w:date="2022-02-17T13:43:00Z"/>
                <w:rFonts w:eastAsia="Times New Roman" w:cs="Tahoma"/>
                <w:color w:val="auto"/>
              </w:rPr>
            </w:pPr>
            <w:ins w:id="2849" w:author="Haider Alhabibi" w:date="2022-02-17T13:43:00Z">
              <w:r w:rsidRPr="006C18C4">
                <w:rPr>
                  <w:rFonts w:eastAsia="Times New Roman" w:cs="Tahoma"/>
                  <w:color w:val="auto"/>
                </w:rPr>
                <w:t>2 for 2022</w:t>
              </w:r>
            </w:ins>
          </w:p>
        </w:tc>
        <w:tc>
          <w:tcPr>
            <w:tcW w:w="1592" w:type="pct"/>
          </w:tcPr>
          <w:p w14:paraId="2A692610" w14:textId="77777777" w:rsidR="0050236F" w:rsidRPr="006C18C4" w:rsidRDefault="0050236F" w:rsidP="00A17774">
            <w:pPr>
              <w:pStyle w:val="ListParagraph"/>
              <w:spacing w:before="0"/>
              <w:rPr>
                <w:ins w:id="2850" w:author="Haider Alhabibi" w:date="2022-02-17T13:43:00Z"/>
                <w:rFonts w:eastAsia="Times New Roman" w:cs="Tahoma"/>
                <w:color w:val="auto"/>
              </w:rPr>
            </w:pPr>
            <w:ins w:id="2851" w:author="Haider Alhabibi" w:date="2022-02-17T13:43:00Z">
              <w:r w:rsidRPr="006C18C4">
                <w:rPr>
                  <w:rFonts w:eastAsia="Times New Roman" w:cs="Tahoma"/>
                  <w:color w:val="auto"/>
                </w:rPr>
                <w:t>Based on date at time of registration</w:t>
              </w:r>
            </w:ins>
          </w:p>
        </w:tc>
      </w:tr>
      <w:tr w:rsidR="0050236F" w:rsidRPr="006C18C4" w14:paraId="67364050" w14:textId="77777777" w:rsidTr="004C3B64">
        <w:trPr>
          <w:ins w:id="2852" w:author="Haider Alhabibi" w:date="2022-02-17T13:43:00Z"/>
        </w:trPr>
        <w:tc>
          <w:tcPr>
            <w:tcW w:w="571" w:type="pct"/>
          </w:tcPr>
          <w:p w14:paraId="35EEB53E" w14:textId="77777777" w:rsidR="0050236F" w:rsidRPr="006C18C4" w:rsidRDefault="0050236F" w:rsidP="00766A95">
            <w:pPr>
              <w:pStyle w:val="ListParagraph"/>
              <w:spacing w:before="0"/>
              <w:jc w:val="center"/>
              <w:rPr>
                <w:ins w:id="2853" w:author="Haider Alhabibi" w:date="2022-02-17T13:43:00Z"/>
                <w:rFonts w:eastAsia="Times New Roman" w:cs="Tahoma"/>
                <w:color w:val="auto"/>
              </w:rPr>
            </w:pPr>
            <w:ins w:id="2854" w:author="Haider Alhabibi" w:date="2022-02-17T13:43:00Z">
              <w:r w:rsidRPr="006C18C4">
                <w:rPr>
                  <w:rFonts w:eastAsia="Times New Roman" w:cs="Tahoma"/>
                  <w:color w:val="auto"/>
                </w:rPr>
                <w:t>4</w:t>
              </w:r>
            </w:ins>
          </w:p>
        </w:tc>
        <w:tc>
          <w:tcPr>
            <w:tcW w:w="1305" w:type="pct"/>
          </w:tcPr>
          <w:p w14:paraId="21ABEE35" w14:textId="77777777" w:rsidR="0050236F" w:rsidRPr="006C18C4" w:rsidRDefault="0050236F" w:rsidP="00A17774">
            <w:pPr>
              <w:pStyle w:val="ListParagraph"/>
              <w:spacing w:before="0"/>
              <w:rPr>
                <w:ins w:id="2855" w:author="Haider Alhabibi" w:date="2022-02-17T13:43:00Z"/>
                <w:rFonts w:eastAsia="Times New Roman" w:cs="Tahoma"/>
                <w:color w:val="auto"/>
              </w:rPr>
            </w:pPr>
            <w:ins w:id="2856" w:author="Haider Alhabibi" w:date="2022-02-17T13:43:00Z">
              <w:r w:rsidRPr="006C18C4">
                <w:rPr>
                  <w:rFonts w:eastAsia="Times New Roman" w:cs="Tahoma"/>
                  <w:color w:val="auto"/>
                </w:rPr>
                <w:t>Delimiter 1</w:t>
              </w:r>
            </w:ins>
          </w:p>
        </w:tc>
        <w:tc>
          <w:tcPr>
            <w:tcW w:w="1532" w:type="pct"/>
          </w:tcPr>
          <w:p w14:paraId="5BDE2332" w14:textId="77777777" w:rsidR="0050236F" w:rsidRPr="006C18C4" w:rsidRDefault="0050236F" w:rsidP="00A17774">
            <w:pPr>
              <w:pStyle w:val="ListParagraph"/>
              <w:spacing w:before="0"/>
              <w:rPr>
                <w:ins w:id="2857" w:author="Haider Alhabibi" w:date="2022-02-17T13:43:00Z"/>
                <w:rFonts w:eastAsia="Times New Roman" w:cs="Tahoma"/>
                <w:color w:val="auto"/>
              </w:rPr>
            </w:pPr>
            <w:ins w:id="2858" w:author="Haider Alhabibi" w:date="2022-02-17T13:43:00Z">
              <w:r w:rsidRPr="006C18C4">
                <w:rPr>
                  <w:rFonts w:eastAsia="Times New Roman" w:cs="Tahoma"/>
                  <w:color w:val="auto"/>
                </w:rPr>
                <w:t>- (short hyphen)</w:t>
              </w:r>
            </w:ins>
          </w:p>
        </w:tc>
        <w:tc>
          <w:tcPr>
            <w:tcW w:w="1592" w:type="pct"/>
          </w:tcPr>
          <w:p w14:paraId="73F91AFD" w14:textId="77777777" w:rsidR="0050236F" w:rsidRPr="006C18C4" w:rsidRDefault="0050236F" w:rsidP="00A17774">
            <w:pPr>
              <w:pStyle w:val="ListParagraph"/>
              <w:spacing w:before="0"/>
              <w:rPr>
                <w:ins w:id="2859" w:author="Haider Alhabibi" w:date="2022-02-17T13:43:00Z"/>
                <w:rFonts w:eastAsia="Times New Roman" w:cs="Tahoma"/>
                <w:color w:val="auto"/>
              </w:rPr>
            </w:pPr>
            <w:ins w:id="2860" w:author="Haider Alhabibi" w:date="2022-02-17T13:43:00Z">
              <w:r w:rsidRPr="006C18C4">
                <w:rPr>
                  <w:rFonts w:eastAsia="Times New Roman" w:cs="Tahoma"/>
                  <w:color w:val="auto"/>
                </w:rPr>
                <w:t>Static character</w:t>
              </w:r>
            </w:ins>
          </w:p>
        </w:tc>
      </w:tr>
      <w:tr w:rsidR="0050236F" w:rsidRPr="006C18C4" w14:paraId="08E82C2B" w14:textId="77777777" w:rsidTr="004C3B64">
        <w:trPr>
          <w:ins w:id="2861" w:author="Haider Alhabibi" w:date="2022-02-17T13:43:00Z"/>
        </w:trPr>
        <w:tc>
          <w:tcPr>
            <w:tcW w:w="571" w:type="pct"/>
          </w:tcPr>
          <w:p w14:paraId="274E2ECE" w14:textId="77777777" w:rsidR="0050236F" w:rsidRPr="006C18C4" w:rsidRDefault="0050236F" w:rsidP="00766A95">
            <w:pPr>
              <w:pStyle w:val="ListParagraph"/>
              <w:spacing w:before="0"/>
              <w:jc w:val="center"/>
              <w:rPr>
                <w:ins w:id="2862" w:author="Haider Alhabibi" w:date="2022-02-17T13:43:00Z"/>
                <w:rFonts w:eastAsia="Times New Roman" w:cs="Tahoma"/>
                <w:color w:val="auto"/>
              </w:rPr>
            </w:pPr>
            <w:ins w:id="2863" w:author="Haider Alhabibi" w:date="2022-02-17T13:43:00Z">
              <w:r w:rsidRPr="006C18C4">
                <w:rPr>
                  <w:rFonts w:eastAsia="Times New Roman" w:cs="Tahoma"/>
                  <w:color w:val="auto"/>
                </w:rPr>
                <w:t>5</w:t>
              </w:r>
            </w:ins>
          </w:p>
        </w:tc>
        <w:tc>
          <w:tcPr>
            <w:tcW w:w="1305" w:type="pct"/>
          </w:tcPr>
          <w:p w14:paraId="7D666455" w14:textId="744B823A" w:rsidR="0050236F" w:rsidRPr="006C18C4" w:rsidRDefault="0050236F" w:rsidP="00A17774">
            <w:pPr>
              <w:pStyle w:val="ListParagraph"/>
              <w:spacing w:before="0"/>
              <w:rPr>
                <w:ins w:id="2864" w:author="Haider Alhabibi" w:date="2022-02-17T13:43:00Z"/>
                <w:rFonts w:eastAsia="Times New Roman" w:cs="Tahoma"/>
                <w:color w:val="auto"/>
              </w:rPr>
            </w:pPr>
            <w:ins w:id="2865" w:author="Haider Alhabibi" w:date="2022-02-17T13:43:00Z">
              <w:r w:rsidRPr="006C18C4">
                <w:rPr>
                  <w:rFonts w:eastAsia="Times New Roman" w:cs="Tahoma"/>
                  <w:color w:val="auto"/>
                </w:rPr>
                <w:t xml:space="preserve">Parent </w:t>
              </w:r>
            </w:ins>
            <w:ins w:id="2866" w:author="Haider Alhabibi" w:date="2022-02-17T14:20:00Z">
              <w:r w:rsidR="00A5446F">
                <w:rPr>
                  <w:rFonts w:eastAsia="Times New Roman" w:cs="Tahoma"/>
                  <w:color w:val="auto"/>
                </w:rPr>
                <w:t>LMCC</w:t>
              </w:r>
            </w:ins>
            <w:ins w:id="2867" w:author="Haider Alhabibi" w:date="2022-02-17T13:43:00Z">
              <w:r w:rsidRPr="006C18C4">
                <w:rPr>
                  <w:rFonts w:eastAsia="Times New Roman" w:cs="Tahoma"/>
                  <w:color w:val="auto"/>
                </w:rPr>
                <w:t xml:space="preserve"> category</w:t>
              </w:r>
            </w:ins>
          </w:p>
        </w:tc>
        <w:tc>
          <w:tcPr>
            <w:tcW w:w="1532" w:type="pct"/>
          </w:tcPr>
          <w:p w14:paraId="5C24065D" w14:textId="09FA01FB" w:rsidR="0050236F" w:rsidRPr="006C18C4" w:rsidRDefault="00E93604" w:rsidP="00A17774">
            <w:pPr>
              <w:pStyle w:val="ListParagraph"/>
              <w:spacing w:before="0"/>
              <w:rPr>
                <w:ins w:id="2868" w:author="Haider Alhabibi" w:date="2022-02-17T13:43:00Z"/>
                <w:rFonts w:eastAsia="Times New Roman" w:cs="Tahoma"/>
                <w:color w:val="auto"/>
              </w:rPr>
            </w:pPr>
            <w:ins w:id="2869" w:author="Haider Alhabibi" w:date="2022-02-17T14:22:00Z">
              <w:r>
                <w:rPr>
                  <w:rFonts w:eastAsia="Times New Roman" w:cs="Tahoma"/>
                  <w:color w:val="auto"/>
                </w:rPr>
                <w:t xml:space="preserve">M, </w:t>
              </w:r>
            </w:ins>
            <w:ins w:id="2870" w:author="Haider Alhabibi" w:date="2022-03-04T14:06:00Z">
              <w:r w:rsidR="0079540D">
                <w:rPr>
                  <w:rFonts w:eastAsia="Times New Roman" w:cs="Tahoma"/>
                  <w:color w:val="auto"/>
                </w:rPr>
                <w:t>V</w:t>
              </w:r>
            </w:ins>
            <w:ins w:id="2871" w:author="Haider Alhabibi" w:date="2022-02-17T14:22:00Z">
              <w:r>
                <w:rPr>
                  <w:rFonts w:eastAsia="Times New Roman" w:cs="Tahoma"/>
                  <w:color w:val="auto"/>
                </w:rPr>
                <w:t xml:space="preserve">, </w:t>
              </w:r>
            </w:ins>
            <w:ins w:id="2872" w:author="Haider Alhabibi" w:date="2022-03-04T15:02:00Z">
              <w:r w:rsidR="00521C68">
                <w:rPr>
                  <w:rFonts w:eastAsia="Times New Roman" w:cs="Tahoma"/>
                  <w:color w:val="auto"/>
                </w:rPr>
                <w:t>W</w:t>
              </w:r>
            </w:ins>
          </w:p>
        </w:tc>
        <w:tc>
          <w:tcPr>
            <w:tcW w:w="1592" w:type="pct"/>
          </w:tcPr>
          <w:p w14:paraId="6D1516CB" w14:textId="38CC1F17" w:rsidR="0050236F" w:rsidRPr="006C18C4" w:rsidRDefault="0050236F" w:rsidP="00A17774">
            <w:pPr>
              <w:pStyle w:val="ListParagraph"/>
              <w:spacing w:before="0"/>
              <w:rPr>
                <w:ins w:id="2873" w:author="Haider Alhabibi" w:date="2022-02-17T13:43:00Z"/>
                <w:rFonts w:eastAsia="Times New Roman" w:cs="Tahoma"/>
                <w:color w:val="auto"/>
              </w:rPr>
            </w:pPr>
            <w:ins w:id="2874" w:author="Haider Alhabibi" w:date="2022-02-17T13:43:00Z">
              <w:r w:rsidRPr="006C18C4">
                <w:rPr>
                  <w:rFonts w:eastAsia="Times New Roman" w:cs="Tahoma"/>
                  <w:color w:val="auto"/>
                </w:rPr>
                <w:t>See Table 3-1</w:t>
              </w:r>
            </w:ins>
            <w:ins w:id="2875" w:author="Haider Alhabibi" w:date="2022-02-17T14:23:00Z">
              <w:r w:rsidR="00AC6EDB">
                <w:rPr>
                  <w:rFonts w:eastAsia="Times New Roman" w:cs="Tahoma"/>
                  <w:color w:val="auto"/>
                </w:rPr>
                <w:t>b</w:t>
              </w:r>
            </w:ins>
            <w:ins w:id="2876" w:author="Haider Alhabibi" w:date="2022-02-17T13:43:00Z">
              <w:r w:rsidRPr="006C18C4">
                <w:rPr>
                  <w:rFonts w:eastAsia="Times New Roman" w:cs="Tahoma"/>
                  <w:color w:val="auto"/>
                </w:rPr>
                <w:t xml:space="preserve"> for all designators</w:t>
              </w:r>
            </w:ins>
            <w:ins w:id="2877" w:author="Shewmaker, Michael@Energy" w:date="2022-03-03T14:21:00Z">
              <w:del w:id="2878" w:author="Haider Alhabibi" w:date="2022-03-04T14:03:00Z">
                <w:r w:rsidR="003A6D53" w:rsidDel="00945364">
                  <w:rPr>
                    <w:rFonts w:eastAsia="Times New Roman" w:cs="Tahoma"/>
                    <w:color w:val="auto"/>
                  </w:rPr>
                  <w:delText>;</w:delText>
                </w:r>
                <w:r w:rsidR="003A6D53">
                  <w:rPr>
                    <w:rFonts w:eastAsia="Times New Roman" w:cs="Tahoma"/>
                    <w:color w:val="auto"/>
                  </w:rPr>
                  <w:delText xml:space="preserve"> see note 6</w:delText>
                </w:r>
              </w:del>
            </w:ins>
          </w:p>
        </w:tc>
      </w:tr>
      <w:tr w:rsidR="0050236F" w:rsidRPr="006C18C4" w14:paraId="3CE86C41" w14:textId="77777777" w:rsidTr="004C3B64">
        <w:trPr>
          <w:ins w:id="2879" w:author="Haider Alhabibi" w:date="2022-02-17T13:43:00Z"/>
        </w:trPr>
        <w:tc>
          <w:tcPr>
            <w:tcW w:w="571" w:type="pct"/>
          </w:tcPr>
          <w:p w14:paraId="4DF325D1" w14:textId="77777777" w:rsidR="0050236F" w:rsidRPr="00FD2A9C" w:rsidRDefault="0050236F" w:rsidP="00766A95">
            <w:pPr>
              <w:pStyle w:val="ListParagraph"/>
              <w:spacing w:before="0"/>
              <w:jc w:val="center"/>
              <w:rPr>
                <w:ins w:id="2880" w:author="Haider Alhabibi" w:date="2022-02-17T13:43:00Z"/>
                <w:color w:val="auto"/>
              </w:rPr>
            </w:pPr>
            <w:ins w:id="2881" w:author="Haider Alhabibi" w:date="2022-02-17T13:43:00Z">
              <w:r w:rsidRPr="00FD2A9C">
                <w:rPr>
                  <w:color w:val="auto"/>
                </w:rPr>
                <w:t>6</w:t>
              </w:r>
            </w:ins>
          </w:p>
        </w:tc>
        <w:tc>
          <w:tcPr>
            <w:tcW w:w="1305" w:type="pct"/>
          </w:tcPr>
          <w:p w14:paraId="03FEA59C" w14:textId="16073BF9" w:rsidR="0050236F" w:rsidRPr="00FD2A9C" w:rsidRDefault="0050236F" w:rsidP="00A17774">
            <w:pPr>
              <w:pStyle w:val="ListParagraph"/>
              <w:spacing w:before="0"/>
              <w:rPr>
                <w:ins w:id="2882" w:author="Haider Alhabibi" w:date="2022-02-17T13:43:00Z"/>
                <w:color w:val="auto"/>
              </w:rPr>
            </w:pPr>
            <w:ins w:id="2883" w:author="Haider Alhabibi" w:date="2022-02-17T13:43:00Z">
              <w:r w:rsidRPr="00FD2A9C">
                <w:rPr>
                  <w:color w:val="auto"/>
                </w:rPr>
                <w:t xml:space="preserve">Parent </w:t>
              </w:r>
            </w:ins>
            <w:ins w:id="2884" w:author="Haider Alhabibi" w:date="2022-03-04T14:03:00Z">
              <w:r w:rsidR="00B30CF8" w:rsidRPr="00FD2A9C">
                <w:rPr>
                  <w:color w:val="auto"/>
                </w:rPr>
                <w:t>LMCC</w:t>
              </w:r>
            </w:ins>
            <w:ins w:id="2885" w:author="Haider Alhabibi" w:date="2022-02-17T13:43:00Z">
              <w:r w:rsidRPr="00FD2A9C">
                <w:rPr>
                  <w:color w:val="auto"/>
                </w:rPr>
                <w:t xml:space="preserve"> number, first</w:t>
              </w:r>
            </w:ins>
          </w:p>
        </w:tc>
        <w:tc>
          <w:tcPr>
            <w:tcW w:w="1532" w:type="pct"/>
          </w:tcPr>
          <w:p w14:paraId="5B240D9D" w14:textId="7B6479C2" w:rsidR="0050236F" w:rsidRPr="00FD2A9C" w:rsidRDefault="0050236F" w:rsidP="00A17774">
            <w:pPr>
              <w:pStyle w:val="ListParagraph"/>
              <w:spacing w:before="0"/>
              <w:rPr>
                <w:ins w:id="2886" w:author="Haider Alhabibi" w:date="2022-02-17T13:43:00Z"/>
                <w:color w:val="auto"/>
              </w:rPr>
            </w:pPr>
            <w:ins w:id="2887" w:author="Haider Alhabibi" w:date="2022-02-17T13:43:00Z">
              <w:r w:rsidRPr="00FD2A9C">
                <w:rPr>
                  <w:color w:val="auto"/>
                </w:rPr>
                <w:t>0 (</w:t>
              </w:r>
            </w:ins>
            <w:ins w:id="2888" w:author="Haider Alhabibi" w:date="2022-02-17T14:24:00Z">
              <w:r w:rsidR="00E02143" w:rsidRPr="00FD2A9C">
                <w:rPr>
                  <w:color w:val="auto"/>
                </w:rPr>
                <w:t>ENV</w:t>
              </w:r>
            </w:ins>
            <w:ins w:id="2889" w:author="Haider Alhabibi" w:date="2022-02-17T13:43:00Z">
              <w:r w:rsidRPr="00FD2A9C">
                <w:rPr>
                  <w:color w:val="auto"/>
                </w:rPr>
                <w:t>-01)</w:t>
              </w:r>
            </w:ins>
          </w:p>
        </w:tc>
        <w:tc>
          <w:tcPr>
            <w:tcW w:w="1592" w:type="pct"/>
          </w:tcPr>
          <w:p w14:paraId="112B25DE" w14:textId="272B387E" w:rsidR="0050236F" w:rsidRPr="00FD2A9C" w:rsidRDefault="0050236F" w:rsidP="00A17774">
            <w:pPr>
              <w:pStyle w:val="ListParagraph"/>
              <w:spacing w:before="0"/>
              <w:rPr>
                <w:ins w:id="2890" w:author="Haider Alhabibi" w:date="2022-02-17T13:43:00Z"/>
                <w:color w:val="auto"/>
              </w:rPr>
            </w:pPr>
            <w:ins w:id="2891" w:author="Haider Alhabibi" w:date="2022-02-17T13:43:00Z">
              <w:r w:rsidRPr="00FD2A9C">
                <w:rPr>
                  <w:color w:val="auto"/>
                </w:rPr>
                <w:t xml:space="preserve">Parent </w:t>
              </w:r>
            </w:ins>
            <w:ins w:id="2892" w:author="Haider Alhabibi" w:date="2022-02-17T14:24:00Z">
              <w:r w:rsidR="00E57EF0" w:rsidRPr="00FD2A9C">
                <w:rPr>
                  <w:color w:val="auto"/>
                </w:rPr>
                <w:t>LMCC</w:t>
              </w:r>
            </w:ins>
            <w:ins w:id="2893" w:author="Shewmaker, Michael@Energy" w:date="2022-03-03T14:21:00Z">
              <w:del w:id="2894" w:author="Haider Alhabibi" w:date="2022-03-08T08:52:00Z">
                <w:r w:rsidR="003A6D53" w:rsidRPr="00FD2A9C">
                  <w:rPr>
                    <w:color w:val="auto"/>
                  </w:rPr>
                  <w:delText>; see note 6</w:delText>
                </w:r>
              </w:del>
            </w:ins>
          </w:p>
        </w:tc>
      </w:tr>
      <w:tr w:rsidR="0050236F" w:rsidRPr="006C18C4" w14:paraId="70EAA9F3" w14:textId="77777777" w:rsidTr="004C3B64">
        <w:trPr>
          <w:ins w:id="2895" w:author="Haider Alhabibi" w:date="2022-02-17T13:43:00Z"/>
        </w:trPr>
        <w:tc>
          <w:tcPr>
            <w:tcW w:w="571" w:type="pct"/>
          </w:tcPr>
          <w:p w14:paraId="3B8DDD6B" w14:textId="77777777" w:rsidR="0050236F" w:rsidRPr="00FD2A9C" w:rsidRDefault="0050236F" w:rsidP="00766A95">
            <w:pPr>
              <w:pStyle w:val="ListParagraph"/>
              <w:spacing w:before="0"/>
              <w:jc w:val="center"/>
              <w:rPr>
                <w:ins w:id="2896" w:author="Haider Alhabibi" w:date="2022-02-17T13:43:00Z"/>
                <w:color w:val="auto"/>
              </w:rPr>
            </w:pPr>
            <w:ins w:id="2897" w:author="Haider Alhabibi" w:date="2022-02-17T13:43:00Z">
              <w:r w:rsidRPr="00FD2A9C">
                <w:rPr>
                  <w:color w:val="auto"/>
                </w:rPr>
                <w:t>7</w:t>
              </w:r>
            </w:ins>
          </w:p>
        </w:tc>
        <w:tc>
          <w:tcPr>
            <w:tcW w:w="1305" w:type="pct"/>
          </w:tcPr>
          <w:p w14:paraId="4C74299D" w14:textId="77777777" w:rsidR="0050236F" w:rsidRPr="00FD2A9C" w:rsidRDefault="0050236F" w:rsidP="00A17774">
            <w:pPr>
              <w:pStyle w:val="ListParagraph"/>
              <w:spacing w:before="0"/>
              <w:rPr>
                <w:ins w:id="2898" w:author="Haider Alhabibi" w:date="2022-02-17T13:43:00Z"/>
                <w:color w:val="auto"/>
              </w:rPr>
            </w:pPr>
            <w:ins w:id="2899" w:author="Haider Alhabibi" w:date="2022-02-17T13:43:00Z">
              <w:r w:rsidRPr="00FD2A9C">
                <w:rPr>
                  <w:color w:val="auto"/>
                </w:rPr>
                <w:t>Parent CF1R number, second</w:t>
              </w:r>
            </w:ins>
          </w:p>
        </w:tc>
        <w:tc>
          <w:tcPr>
            <w:tcW w:w="1532" w:type="pct"/>
          </w:tcPr>
          <w:p w14:paraId="1F6D3A6A" w14:textId="1B48F477" w:rsidR="0050236F" w:rsidRPr="00FD2A9C" w:rsidRDefault="0050236F" w:rsidP="00A17774">
            <w:pPr>
              <w:pStyle w:val="ListParagraph"/>
              <w:spacing w:before="0"/>
              <w:rPr>
                <w:ins w:id="2900" w:author="Haider Alhabibi" w:date="2022-02-17T13:43:00Z"/>
                <w:color w:val="auto"/>
              </w:rPr>
            </w:pPr>
            <w:ins w:id="2901" w:author="Haider Alhabibi" w:date="2022-02-17T13:43:00Z">
              <w:r w:rsidRPr="00FD2A9C">
                <w:rPr>
                  <w:color w:val="auto"/>
                </w:rPr>
                <w:t>1 (</w:t>
              </w:r>
            </w:ins>
            <w:ins w:id="2902" w:author="Haider Alhabibi" w:date="2022-02-17T14:24:00Z">
              <w:r w:rsidR="00E57EF0" w:rsidRPr="00FD2A9C">
                <w:rPr>
                  <w:color w:val="auto"/>
                </w:rPr>
                <w:t>MCH</w:t>
              </w:r>
            </w:ins>
            <w:ins w:id="2903" w:author="Haider Alhabibi" w:date="2022-02-17T13:43:00Z">
              <w:r w:rsidRPr="00FD2A9C">
                <w:rPr>
                  <w:color w:val="auto"/>
                </w:rPr>
                <w:t>-01)</w:t>
              </w:r>
            </w:ins>
          </w:p>
        </w:tc>
        <w:tc>
          <w:tcPr>
            <w:tcW w:w="1592" w:type="pct"/>
          </w:tcPr>
          <w:p w14:paraId="3C66A7D6" w14:textId="40231064" w:rsidR="0050236F" w:rsidRPr="00FD2A9C" w:rsidRDefault="0050236F" w:rsidP="00A17774">
            <w:pPr>
              <w:pStyle w:val="ListParagraph"/>
              <w:spacing w:before="0"/>
              <w:rPr>
                <w:ins w:id="2904" w:author="Haider Alhabibi" w:date="2022-02-17T13:43:00Z"/>
                <w:color w:val="auto"/>
              </w:rPr>
            </w:pPr>
            <w:ins w:id="2905" w:author="Haider Alhabibi" w:date="2022-02-17T13:43:00Z">
              <w:r w:rsidRPr="00FD2A9C">
                <w:rPr>
                  <w:color w:val="auto"/>
                </w:rPr>
                <w:t xml:space="preserve">Parent </w:t>
              </w:r>
            </w:ins>
            <w:ins w:id="2906" w:author="Haider Alhabibi" w:date="2022-02-17T14:24:00Z">
              <w:r w:rsidR="00E57EF0" w:rsidRPr="00FD2A9C">
                <w:rPr>
                  <w:color w:val="auto"/>
                </w:rPr>
                <w:t>LMCC</w:t>
              </w:r>
            </w:ins>
            <w:ins w:id="2907" w:author="Shewmaker, Michael@Energy" w:date="2022-03-03T14:21:00Z">
              <w:del w:id="2908" w:author="Haider Alhabibi" w:date="2022-03-08T08:52:00Z">
                <w:r w:rsidR="003A6D53" w:rsidRPr="00FD2A9C">
                  <w:rPr>
                    <w:color w:val="auto"/>
                  </w:rPr>
                  <w:delText>; see note 6</w:delText>
                </w:r>
              </w:del>
            </w:ins>
          </w:p>
        </w:tc>
      </w:tr>
      <w:tr w:rsidR="0050236F" w:rsidRPr="006C18C4" w14:paraId="52C73D54" w14:textId="77777777" w:rsidTr="004C3B64">
        <w:trPr>
          <w:ins w:id="2909" w:author="Haider Alhabibi" w:date="2022-02-17T13:43:00Z"/>
        </w:trPr>
        <w:tc>
          <w:tcPr>
            <w:tcW w:w="571" w:type="pct"/>
          </w:tcPr>
          <w:p w14:paraId="7586C31D" w14:textId="77777777" w:rsidR="0050236F" w:rsidRPr="006C18C4" w:rsidRDefault="0050236F" w:rsidP="00766A95">
            <w:pPr>
              <w:pStyle w:val="ListParagraph"/>
              <w:spacing w:before="0"/>
              <w:jc w:val="center"/>
              <w:rPr>
                <w:ins w:id="2910" w:author="Haider Alhabibi" w:date="2022-02-17T13:43:00Z"/>
                <w:rFonts w:eastAsia="Times New Roman" w:cs="Tahoma"/>
                <w:color w:val="auto"/>
              </w:rPr>
            </w:pPr>
            <w:ins w:id="2911" w:author="Haider Alhabibi" w:date="2022-02-17T13:43:00Z">
              <w:r w:rsidRPr="006C18C4">
                <w:rPr>
                  <w:rFonts w:eastAsia="Times New Roman" w:cs="Tahoma"/>
                  <w:color w:val="auto"/>
                </w:rPr>
                <w:t>8</w:t>
              </w:r>
            </w:ins>
          </w:p>
        </w:tc>
        <w:tc>
          <w:tcPr>
            <w:tcW w:w="1305" w:type="pct"/>
          </w:tcPr>
          <w:p w14:paraId="4DF828D8" w14:textId="4FF4FF4E" w:rsidR="0050236F" w:rsidRPr="006C18C4" w:rsidRDefault="00E57EF0" w:rsidP="00A17774">
            <w:pPr>
              <w:pStyle w:val="ListParagraph"/>
              <w:spacing w:before="0"/>
              <w:rPr>
                <w:ins w:id="2912" w:author="Haider Alhabibi" w:date="2022-02-17T13:43:00Z"/>
                <w:rFonts w:eastAsia="Times New Roman" w:cs="Tahoma"/>
                <w:color w:val="auto"/>
              </w:rPr>
            </w:pPr>
            <w:ins w:id="2913" w:author="Haider Alhabibi" w:date="2022-02-17T14:24:00Z">
              <w:r>
                <w:rPr>
                  <w:rFonts w:eastAsia="Times New Roman" w:cs="Tahoma"/>
                  <w:color w:val="auto"/>
                </w:rPr>
                <w:t>LMCC</w:t>
              </w:r>
            </w:ins>
            <w:ins w:id="2914" w:author="Haider Alhabibi" w:date="2022-02-17T13:43:00Z">
              <w:r w:rsidR="0050236F" w:rsidRPr="006C18C4">
                <w:rPr>
                  <w:rFonts w:eastAsia="Times New Roman" w:cs="Tahoma"/>
                  <w:color w:val="auto"/>
                </w:rPr>
                <w:t xml:space="preserve"> count, millions</w:t>
              </w:r>
            </w:ins>
          </w:p>
        </w:tc>
        <w:tc>
          <w:tcPr>
            <w:tcW w:w="1532" w:type="pct"/>
          </w:tcPr>
          <w:p w14:paraId="4443C34E" w14:textId="77777777" w:rsidR="0050236F" w:rsidRPr="006C18C4" w:rsidRDefault="0050236F" w:rsidP="00A17774">
            <w:pPr>
              <w:pStyle w:val="ListParagraph"/>
              <w:spacing w:before="0"/>
              <w:rPr>
                <w:ins w:id="2915" w:author="Haider Alhabibi" w:date="2022-02-17T13:43:00Z"/>
                <w:rFonts w:eastAsia="Times New Roman" w:cs="Tahoma"/>
                <w:color w:val="auto"/>
              </w:rPr>
            </w:pPr>
            <w:ins w:id="2916" w:author="Haider Alhabibi" w:date="2022-02-17T13:43:00Z">
              <w:r w:rsidRPr="006C18C4">
                <w:rPr>
                  <w:rFonts w:eastAsia="Times New Roman" w:cs="Tahoma"/>
                  <w:color w:val="auto"/>
                </w:rPr>
                <w:t>0-9</w:t>
              </w:r>
            </w:ins>
          </w:p>
        </w:tc>
        <w:tc>
          <w:tcPr>
            <w:tcW w:w="1592" w:type="pct"/>
          </w:tcPr>
          <w:p w14:paraId="76A86332" w14:textId="1C38A545" w:rsidR="0050236F" w:rsidRPr="006C18C4" w:rsidRDefault="0050236F" w:rsidP="00A17774">
            <w:pPr>
              <w:pStyle w:val="ListParagraph"/>
              <w:spacing w:before="0"/>
              <w:rPr>
                <w:ins w:id="2917" w:author="Haider Alhabibi" w:date="2022-02-17T13:43:00Z"/>
                <w:rFonts w:eastAsia="Times New Roman" w:cs="Tahoma"/>
                <w:color w:val="auto"/>
              </w:rPr>
            </w:pPr>
            <w:ins w:id="2918" w:author="Haider Alhabibi" w:date="2022-02-17T13:43:00Z">
              <w:r w:rsidRPr="006C18C4">
                <w:rPr>
                  <w:rFonts w:eastAsia="Times New Roman" w:cs="Tahoma"/>
                  <w:color w:val="auto"/>
                </w:rPr>
                <w:t xml:space="preserve">Serialized using digits 8 </w:t>
              </w:r>
              <w:proofErr w:type="spellStart"/>
              <w:r w:rsidRPr="006C18C4">
                <w:rPr>
                  <w:rFonts w:eastAsia="Times New Roman" w:cs="Tahoma"/>
                  <w:color w:val="auto"/>
                </w:rPr>
                <w:t>though</w:t>
              </w:r>
              <w:proofErr w:type="spellEnd"/>
              <w:r w:rsidRPr="006C18C4">
                <w:rPr>
                  <w:rFonts w:eastAsia="Times New Roman" w:cs="Tahoma"/>
                  <w:color w:val="auto"/>
                </w:rPr>
                <w:t xml:space="preserve"> 14</w:t>
              </w:r>
            </w:ins>
            <w:ins w:id="2919" w:author="Shewmaker, Michael@Energy" w:date="2022-03-03T14:20:00Z">
              <w:r w:rsidR="003A6D53">
                <w:rPr>
                  <w:rFonts w:eastAsia="Times New Roman" w:cs="Tahoma"/>
                  <w:color w:val="auto"/>
                </w:rPr>
                <w:t>; see note 2</w:t>
              </w:r>
            </w:ins>
            <w:ins w:id="2920" w:author="Shewmaker, Michael@Energy" w:date="2022-03-03T14:21:00Z">
              <w:del w:id="2921" w:author="Haider Alhabibi" w:date="2022-03-08T08:52:00Z">
                <w:r w:rsidR="003A6D53">
                  <w:rPr>
                    <w:rFonts w:eastAsia="Times New Roman" w:cs="Tahoma"/>
                    <w:color w:val="auto"/>
                  </w:rPr>
                  <w:delText>; see note 6</w:delText>
                </w:r>
              </w:del>
            </w:ins>
          </w:p>
        </w:tc>
      </w:tr>
      <w:tr w:rsidR="0050236F" w:rsidRPr="006C18C4" w14:paraId="6876B65D" w14:textId="77777777" w:rsidTr="004C3B64">
        <w:trPr>
          <w:ins w:id="2922" w:author="Haider Alhabibi" w:date="2022-02-17T13:43:00Z"/>
        </w:trPr>
        <w:tc>
          <w:tcPr>
            <w:tcW w:w="571" w:type="pct"/>
          </w:tcPr>
          <w:p w14:paraId="40889ED3" w14:textId="77777777" w:rsidR="0050236F" w:rsidRPr="006C18C4" w:rsidRDefault="0050236F" w:rsidP="00766A95">
            <w:pPr>
              <w:pStyle w:val="ListParagraph"/>
              <w:spacing w:before="0"/>
              <w:jc w:val="center"/>
              <w:rPr>
                <w:ins w:id="2923" w:author="Haider Alhabibi" w:date="2022-02-17T13:43:00Z"/>
                <w:rFonts w:eastAsia="Times New Roman" w:cs="Tahoma"/>
                <w:color w:val="auto"/>
              </w:rPr>
            </w:pPr>
            <w:ins w:id="2924" w:author="Haider Alhabibi" w:date="2022-02-17T13:43:00Z">
              <w:r w:rsidRPr="006C18C4">
                <w:rPr>
                  <w:rFonts w:eastAsia="Times New Roman" w:cs="Tahoma"/>
                  <w:color w:val="auto"/>
                </w:rPr>
                <w:t>9</w:t>
              </w:r>
            </w:ins>
          </w:p>
        </w:tc>
        <w:tc>
          <w:tcPr>
            <w:tcW w:w="1305" w:type="pct"/>
          </w:tcPr>
          <w:p w14:paraId="5441E04A" w14:textId="307E7B8E" w:rsidR="0050236F" w:rsidRPr="006C18C4" w:rsidRDefault="00E57EF0" w:rsidP="00A17774">
            <w:pPr>
              <w:pStyle w:val="ListParagraph"/>
              <w:spacing w:before="0"/>
              <w:rPr>
                <w:ins w:id="2925" w:author="Haider Alhabibi" w:date="2022-02-17T13:43:00Z"/>
                <w:rFonts w:eastAsia="Times New Roman" w:cs="Tahoma"/>
                <w:color w:val="auto"/>
              </w:rPr>
            </w:pPr>
            <w:ins w:id="2926" w:author="Haider Alhabibi" w:date="2022-02-17T14:25:00Z">
              <w:r>
                <w:rPr>
                  <w:rFonts w:eastAsia="Times New Roman" w:cs="Tahoma"/>
                  <w:color w:val="auto"/>
                </w:rPr>
                <w:t>LMCC</w:t>
              </w:r>
            </w:ins>
            <w:ins w:id="2927" w:author="Haider Alhabibi" w:date="2022-02-17T13:43:00Z">
              <w:r w:rsidR="0050236F" w:rsidRPr="006C18C4">
                <w:rPr>
                  <w:rFonts w:eastAsia="Times New Roman" w:cs="Tahoma"/>
                  <w:color w:val="auto"/>
                </w:rPr>
                <w:t xml:space="preserve"> count, hundreds of thousands</w:t>
              </w:r>
            </w:ins>
          </w:p>
        </w:tc>
        <w:tc>
          <w:tcPr>
            <w:tcW w:w="1532" w:type="pct"/>
          </w:tcPr>
          <w:p w14:paraId="7E465657" w14:textId="77777777" w:rsidR="0050236F" w:rsidRPr="006C18C4" w:rsidRDefault="0050236F" w:rsidP="00A17774">
            <w:pPr>
              <w:pStyle w:val="ListParagraph"/>
              <w:spacing w:before="0"/>
              <w:rPr>
                <w:ins w:id="2928" w:author="Haider Alhabibi" w:date="2022-02-17T13:43:00Z"/>
                <w:rFonts w:eastAsia="Times New Roman" w:cs="Tahoma"/>
                <w:color w:val="auto"/>
              </w:rPr>
            </w:pPr>
            <w:ins w:id="2929" w:author="Haider Alhabibi" w:date="2022-02-17T13:43:00Z">
              <w:r w:rsidRPr="006C18C4">
                <w:rPr>
                  <w:rFonts w:eastAsia="Times New Roman" w:cs="Tahoma"/>
                  <w:color w:val="auto"/>
                </w:rPr>
                <w:t>0-9</w:t>
              </w:r>
            </w:ins>
          </w:p>
        </w:tc>
        <w:tc>
          <w:tcPr>
            <w:tcW w:w="1592" w:type="pct"/>
          </w:tcPr>
          <w:p w14:paraId="6B6B312D" w14:textId="442912D8" w:rsidR="0050236F" w:rsidRPr="006C18C4" w:rsidRDefault="0050236F" w:rsidP="00A17774">
            <w:pPr>
              <w:pStyle w:val="ListParagraph"/>
              <w:spacing w:before="0"/>
              <w:rPr>
                <w:ins w:id="2930" w:author="Haider Alhabibi" w:date="2022-02-17T13:43:00Z"/>
                <w:rFonts w:eastAsia="Times New Roman" w:cs="Tahoma"/>
                <w:color w:val="auto"/>
              </w:rPr>
            </w:pPr>
            <w:ins w:id="2931" w:author="Haider Alhabibi" w:date="2022-02-17T13:43:00Z">
              <w:r w:rsidRPr="006C18C4">
                <w:rPr>
                  <w:rFonts w:eastAsia="Times New Roman" w:cs="Tahoma"/>
                  <w:color w:val="auto"/>
                </w:rPr>
                <w:t>Serialized using digits 8 th</w:t>
              </w:r>
              <w:r>
                <w:rPr>
                  <w:rFonts w:eastAsia="Times New Roman" w:cs="Tahoma"/>
                  <w:color w:val="auto"/>
                </w:rPr>
                <w:t>r</w:t>
              </w:r>
              <w:r w:rsidRPr="006C18C4">
                <w:rPr>
                  <w:rFonts w:eastAsia="Times New Roman" w:cs="Tahoma"/>
                  <w:color w:val="auto"/>
                </w:rPr>
                <w:t>ough 14</w:t>
              </w:r>
            </w:ins>
            <w:ins w:id="2932" w:author="Shewmaker, Michael@Energy" w:date="2022-03-03T14:21:00Z">
              <w:r w:rsidR="003A6D53">
                <w:rPr>
                  <w:rFonts w:eastAsia="Times New Roman" w:cs="Tahoma"/>
                  <w:color w:val="auto"/>
                </w:rPr>
                <w:t>; see note 2</w:t>
              </w:r>
              <w:del w:id="2933" w:author="Haider Alhabibi" w:date="2022-03-08T08:53:00Z">
                <w:r w:rsidR="003A6D53">
                  <w:rPr>
                    <w:rFonts w:eastAsia="Times New Roman" w:cs="Tahoma"/>
                    <w:color w:val="auto"/>
                  </w:rPr>
                  <w:delText>; see note 6</w:delText>
                </w:r>
              </w:del>
            </w:ins>
          </w:p>
        </w:tc>
      </w:tr>
      <w:tr w:rsidR="0050236F" w:rsidRPr="006C18C4" w14:paraId="119DEBBF" w14:textId="77777777" w:rsidTr="004C3B64">
        <w:trPr>
          <w:ins w:id="2934" w:author="Haider Alhabibi" w:date="2022-02-17T13:43:00Z"/>
        </w:trPr>
        <w:tc>
          <w:tcPr>
            <w:tcW w:w="571" w:type="pct"/>
          </w:tcPr>
          <w:p w14:paraId="2D3F072C" w14:textId="77777777" w:rsidR="0050236F" w:rsidRPr="006C18C4" w:rsidRDefault="0050236F" w:rsidP="00766A95">
            <w:pPr>
              <w:pStyle w:val="ListParagraph"/>
              <w:spacing w:before="0"/>
              <w:jc w:val="center"/>
              <w:rPr>
                <w:ins w:id="2935" w:author="Haider Alhabibi" w:date="2022-02-17T13:43:00Z"/>
                <w:rFonts w:eastAsia="Times New Roman" w:cs="Tahoma"/>
                <w:color w:val="auto"/>
              </w:rPr>
            </w:pPr>
            <w:ins w:id="2936" w:author="Haider Alhabibi" w:date="2022-02-17T13:43:00Z">
              <w:r w:rsidRPr="006C18C4">
                <w:rPr>
                  <w:rFonts w:eastAsia="Times New Roman" w:cs="Tahoma"/>
                  <w:color w:val="auto"/>
                </w:rPr>
                <w:t>10</w:t>
              </w:r>
            </w:ins>
          </w:p>
        </w:tc>
        <w:tc>
          <w:tcPr>
            <w:tcW w:w="1305" w:type="pct"/>
          </w:tcPr>
          <w:p w14:paraId="6602E059" w14:textId="36B25135" w:rsidR="0050236F" w:rsidRPr="006C18C4" w:rsidRDefault="00E57EF0" w:rsidP="00A17774">
            <w:pPr>
              <w:pStyle w:val="ListParagraph"/>
              <w:spacing w:before="0"/>
              <w:rPr>
                <w:ins w:id="2937" w:author="Haider Alhabibi" w:date="2022-02-17T13:43:00Z"/>
                <w:rFonts w:eastAsia="Times New Roman" w:cs="Tahoma"/>
                <w:color w:val="auto"/>
              </w:rPr>
            </w:pPr>
            <w:ins w:id="2938" w:author="Haider Alhabibi" w:date="2022-02-17T14:25:00Z">
              <w:r>
                <w:rPr>
                  <w:rFonts w:eastAsia="Times New Roman" w:cs="Tahoma"/>
                  <w:color w:val="auto"/>
                </w:rPr>
                <w:t>LMCC</w:t>
              </w:r>
            </w:ins>
            <w:ins w:id="2939" w:author="Haider Alhabibi" w:date="2022-02-17T13:43:00Z">
              <w:r w:rsidR="0050236F" w:rsidRPr="006C18C4">
                <w:rPr>
                  <w:rFonts w:eastAsia="Times New Roman" w:cs="Tahoma"/>
                  <w:color w:val="auto"/>
                </w:rPr>
                <w:t xml:space="preserve"> count, tens of thousands</w:t>
              </w:r>
            </w:ins>
          </w:p>
        </w:tc>
        <w:tc>
          <w:tcPr>
            <w:tcW w:w="1532" w:type="pct"/>
          </w:tcPr>
          <w:p w14:paraId="1765AD79" w14:textId="77777777" w:rsidR="0050236F" w:rsidRPr="006C18C4" w:rsidRDefault="0050236F" w:rsidP="00A17774">
            <w:pPr>
              <w:pStyle w:val="ListParagraph"/>
              <w:spacing w:before="0"/>
              <w:rPr>
                <w:ins w:id="2940" w:author="Haider Alhabibi" w:date="2022-02-17T13:43:00Z"/>
                <w:rFonts w:eastAsia="Times New Roman" w:cs="Tahoma"/>
                <w:color w:val="auto"/>
              </w:rPr>
            </w:pPr>
            <w:ins w:id="2941" w:author="Haider Alhabibi" w:date="2022-02-17T13:43:00Z">
              <w:r w:rsidRPr="006C18C4">
                <w:rPr>
                  <w:rFonts w:eastAsia="Times New Roman" w:cs="Tahoma"/>
                  <w:color w:val="auto"/>
                </w:rPr>
                <w:t>0-9</w:t>
              </w:r>
            </w:ins>
          </w:p>
        </w:tc>
        <w:tc>
          <w:tcPr>
            <w:tcW w:w="1592" w:type="pct"/>
          </w:tcPr>
          <w:p w14:paraId="32BCA717" w14:textId="76C4CCF2" w:rsidR="0050236F" w:rsidRPr="006C18C4" w:rsidRDefault="0050236F" w:rsidP="00A17774">
            <w:pPr>
              <w:pStyle w:val="ListParagraph"/>
              <w:spacing w:before="0"/>
              <w:rPr>
                <w:ins w:id="2942" w:author="Haider Alhabibi" w:date="2022-02-17T13:43:00Z"/>
                <w:rFonts w:eastAsia="Times New Roman" w:cs="Tahoma"/>
                <w:color w:val="auto"/>
              </w:rPr>
            </w:pPr>
            <w:ins w:id="2943" w:author="Haider Alhabibi" w:date="2022-02-17T13:43:00Z">
              <w:r w:rsidRPr="006C18C4">
                <w:rPr>
                  <w:rFonts w:eastAsia="Times New Roman" w:cs="Tahoma"/>
                  <w:color w:val="auto"/>
                </w:rPr>
                <w:t>Serialized using digits 8 th</w:t>
              </w:r>
              <w:r>
                <w:rPr>
                  <w:rFonts w:eastAsia="Times New Roman" w:cs="Tahoma"/>
                  <w:color w:val="auto"/>
                </w:rPr>
                <w:t>r</w:t>
              </w:r>
              <w:r w:rsidRPr="006C18C4">
                <w:rPr>
                  <w:rFonts w:eastAsia="Times New Roman" w:cs="Tahoma"/>
                  <w:color w:val="auto"/>
                </w:rPr>
                <w:t>ough 14</w:t>
              </w:r>
            </w:ins>
            <w:ins w:id="2944" w:author="Shewmaker, Michael@Energy" w:date="2022-03-03T14:21:00Z">
              <w:r w:rsidR="003A6D53">
                <w:rPr>
                  <w:rFonts w:eastAsia="Times New Roman" w:cs="Tahoma"/>
                  <w:color w:val="auto"/>
                </w:rPr>
                <w:t>; see note 2</w:t>
              </w:r>
              <w:del w:id="2945" w:author="Haider Alhabibi" w:date="2022-03-08T08:53:00Z">
                <w:r w:rsidR="003A6D53">
                  <w:rPr>
                    <w:rFonts w:eastAsia="Times New Roman" w:cs="Tahoma"/>
                    <w:color w:val="auto"/>
                  </w:rPr>
                  <w:delText>; see note 6</w:delText>
                </w:r>
              </w:del>
            </w:ins>
          </w:p>
        </w:tc>
      </w:tr>
      <w:tr w:rsidR="0050236F" w:rsidRPr="006C18C4" w14:paraId="4F35783F" w14:textId="77777777" w:rsidTr="004C3B64">
        <w:trPr>
          <w:ins w:id="2946" w:author="Haider Alhabibi" w:date="2022-02-17T13:43:00Z"/>
        </w:trPr>
        <w:tc>
          <w:tcPr>
            <w:tcW w:w="571" w:type="pct"/>
          </w:tcPr>
          <w:p w14:paraId="7269A7E5" w14:textId="77777777" w:rsidR="0050236F" w:rsidRPr="006C18C4" w:rsidRDefault="0050236F" w:rsidP="00766A95">
            <w:pPr>
              <w:pStyle w:val="ListParagraph"/>
              <w:spacing w:before="0"/>
              <w:jc w:val="center"/>
              <w:rPr>
                <w:ins w:id="2947" w:author="Haider Alhabibi" w:date="2022-02-17T13:43:00Z"/>
                <w:rFonts w:eastAsia="Times New Roman" w:cs="Tahoma"/>
                <w:color w:val="auto"/>
              </w:rPr>
            </w:pPr>
            <w:ins w:id="2948" w:author="Haider Alhabibi" w:date="2022-02-17T13:43:00Z">
              <w:r w:rsidRPr="006C18C4">
                <w:rPr>
                  <w:rFonts w:eastAsia="Times New Roman" w:cs="Tahoma"/>
                  <w:color w:val="auto"/>
                </w:rPr>
                <w:t>11</w:t>
              </w:r>
            </w:ins>
          </w:p>
        </w:tc>
        <w:tc>
          <w:tcPr>
            <w:tcW w:w="1305" w:type="pct"/>
          </w:tcPr>
          <w:p w14:paraId="5A5AEE28" w14:textId="6E6C503B" w:rsidR="0050236F" w:rsidRPr="006C18C4" w:rsidRDefault="00E57EF0" w:rsidP="00A17774">
            <w:pPr>
              <w:pStyle w:val="ListParagraph"/>
              <w:spacing w:before="0"/>
              <w:rPr>
                <w:ins w:id="2949" w:author="Haider Alhabibi" w:date="2022-02-17T13:43:00Z"/>
                <w:rFonts w:eastAsia="Times New Roman" w:cs="Tahoma"/>
                <w:color w:val="auto"/>
              </w:rPr>
            </w:pPr>
            <w:ins w:id="2950" w:author="Haider Alhabibi" w:date="2022-02-17T14:25:00Z">
              <w:r>
                <w:rPr>
                  <w:rFonts w:eastAsia="Times New Roman" w:cs="Tahoma"/>
                  <w:color w:val="auto"/>
                </w:rPr>
                <w:t>LMCC</w:t>
              </w:r>
            </w:ins>
            <w:ins w:id="2951" w:author="Haider Alhabibi" w:date="2022-02-17T13:43:00Z">
              <w:r w:rsidR="0050236F" w:rsidRPr="006C18C4">
                <w:rPr>
                  <w:rFonts w:eastAsia="Times New Roman" w:cs="Tahoma"/>
                  <w:color w:val="auto"/>
                </w:rPr>
                <w:t xml:space="preserve"> count, thousands</w:t>
              </w:r>
            </w:ins>
          </w:p>
        </w:tc>
        <w:tc>
          <w:tcPr>
            <w:tcW w:w="1532" w:type="pct"/>
          </w:tcPr>
          <w:p w14:paraId="6D6F5902" w14:textId="77777777" w:rsidR="0050236F" w:rsidRPr="006C18C4" w:rsidRDefault="0050236F" w:rsidP="00A17774">
            <w:pPr>
              <w:pStyle w:val="ListParagraph"/>
              <w:spacing w:before="0"/>
              <w:rPr>
                <w:ins w:id="2952" w:author="Haider Alhabibi" w:date="2022-02-17T13:43:00Z"/>
                <w:rFonts w:eastAsia="Times New Roman" w:cs="Tahoma"/>
                <w:color w:val="auto"/>
              </w:rPr>
            </w:pPr>
            <w:ins w:id="2953" w:author="Haider Alhabibi" w:date="2022-02-17T13:43:00Z">
              <w:r w:rsidRPr="006C18C4">
                <w:rPr>
                  <w:rFonts w:eastAsia="Times New Roman" w:cs="Tahoma"/>
                  <w:color w:val="auto"/>
                </w:rPr>
                <w:t>0-9</w:t>
              </w:r>
            </w:ins>
          </w:p>
        </w:tc>
        <w:tc>
          <w:tcPr>
            <w:tcW w:w="1592" w:type="pct"/>
          </w:tcPr>
          <w:p w14:paraId="63B691D1" w14:textId="76F75001" w:rsidR="0050236F" w:rsidRPr="006C18C4" w:rsidRDefault="0050236F" w:rsidP="00A17774">
            <w:pPr>
              <w:pStyle w:val="ListParagraph"/>
              <w:spacing w:before="0"/>
              <w:rPr>
                <w:ins w:id="2954" w:author="Haider Alhabibi" w:date="2022-02-17T13:43:00Z"/>
                <w:rFonts w:eastAsia="Times New Roman" w:cs="Tahoma"/>
                <w:color w:val="auto"/>
              </w:rPr>
            </w:pPr>
            <w:ins w:id="2955" w:author="Haider Alhabibi" w:date="2022-02-17T13:43:00Z">
              <w:r w:rsidRPr="006C18C4">
                <w:rPr>
                  <w:rFonts w:eastAsia="Times New Roman" w:cs="Tahoma"/>
                  <w:color w:val="auto"/>
                </w:rPr>
                <w:t>Serialized using digits 8 th</w:t>
              </w:r>
              <w:r>
                <w:rPr>
                  <w:rFonts w:eastAsia="Times New Roman" w:cs="Tahoma"/>
                  <w:color w:val="auto"/>
                </w:rPr>
                <w:t>r</w:t>
              </w:r>
              <w:r w:rsidRPr="006C18C4">
                <w:rPr>
                  <w:rFonts w:eastAsia="Times New Roman" w:cs="Tahoma"/>
                  <w:color w:val="auto"/>
                </w:rPr>
                <w:t>ough 14</w:t>
              </w:r>
            </w:ins>
            <w:ins w:id="2956" w:author="Shewmaker, Michael@Energy" w:date="2022-03-03T14:21:00Z">
              <w:r w:rsidR="003A6D53">
                <w:rPr>
                  <w:rFonts w:eastAsia="Times New Roman" w:cs="Tahoma"/>
                  <w:color w:val="auto"/>
                </w:rPr>
                <w:t>; see note 2</w:t>
              </w:r>
              <w:del w:id="2957" w:author="Haider Alhabibi" w:date="2022-03-08T08:53:00Z">
                <w:r w:rsidR="003A6D53">
                  <w:rPr>
                    <w:rFonts w:eastAsia="Times New Roman" w:cs="Tahoma"/>
                    <w:color w:val="auto"/>
                  </w:rPr>
                  <w:delText>; see note 6</w:delText>
                </w:r>
              </w:del>
            </w:ins>
          </w:p>
        </w:tc>
      </w:tr>
      <w:tr w:rsidR="0050236F" w:rsidRPr="006C18C4" w14:paraId="63535C46" w14:textId="77777777" w:rsidTr="004C3B64">
        <w:trPr>
          <w:ins w:id="2958" w:author="Haider Alhabibi" w:date="2022-02-17T13:43:00Z"/>
        </w:trPr>
        <w:tc>
          <w:tcPr>
            <w:tcW w:w="571" w:type="pct"/>
          </w:tcPr>
          <w:p w14:paraId="5152F9CE" w14:textId="77777777" w:rsidR="0050236F" w:rsidRPr="006C18C4" w:rsidRDefault="0050236F" w:rsidP="00766A95">
            <w:pPr>
              <w:pStyle w:val="ListParagraph"/>
              <w:spacing w:before="0"/>
              <w:jc w:val="center"/>
              <w:rPr>
                <w:ins w:id="2959" w:author="Haider Alhabibi" w:date="2022-02-17T13:43:00Z"/>
                <w:rFonts w:eastAsia="Times New Roman" w:cs="Tahoma"/>
                <w:color w:val="auto"/>
              </w:rPr>
            </w:pPr>
            <w:ins w:id="2960" w:author="Haider Alhabibi" w:date="2022-02-17T13:43:00Z">
              <w:r w:rsidRPr="006C18C4">
                <w:rPr>
                  <w:rFonts w:eastAsia="Times New Roman" w:cs="Tahoma"/>
                  <w:color w:val="auto"/>
                </w:rPr>
                <w:t>12</w:t>
              </w:r>
            </w:ins>
          </w:p>
        </w:tc>
        <w:tc>
          <w:tcPr>
            <w:tcW w:w="1305" w:type="pct"/>
          </w:tcPr>
          <w:p w14:paraId="77462368" w14:textId="5FE1BD7B" w:rsidR="0050236F" w:rsidRPr="006C18C4" w:rsidRDefault="00E57EF0" w:rsidP="00A17774">
            <w:pPr>
              <w:pStyle w:val="ListParagraph"/>
              <w:spacing w:before="0"/>
              <w:rPr>
                <w:ins w:id="2961" w:author="Haider Alhabibi" w:date="2022-02-17T13:43:00Z"/>
                <w:rFonts w:eastAsia="Times New Roman" w:cs="Tahoma"/>
                <w:color w:val="auto"/>
              </w:rPr>
            </w:pPr>
            <w:ins w:id="2962" w:author="Haider Alhabibi" w:date="2022-02-17T14:25:00Z">
              <w:r>
                <w:rPr>
                  <w:rFonts w:eastAsia="Times New Roman" w:cs="Tahoma"/>
                  <w:color w:val="auto"/>
                </w:rPr>
                <w:t>LMCC</w:t>
              </w:r>
            </w:ins>
            <w:ins w:id="2963" w:author="Haider Alhabibi" w:date="2022-02-17T13:43:00Z">
              <w:r w:rsidR="0050236F" w:rsidRPr="006C18C4">
                <w:rPr>
                  <w:rFonts w:eastAsia="Times New Roman" w:cs="Tahoma"/>
                  <w:color w:val="auto"/>
                </w:rPr>
                <w:t xml:space="preserve"> count, hundreds</w:t>
              </w:r>
            </w:ins>
          </w:p>
        </w:tc>
        <w:tc>
          <w:tcPr>
            <w:tcW w:w="1532" w:type="pct"/>
          </w:tcPr>
          <w:p w14:paraId="58C9493C" w14:textId="77777777" w:rsidR="0050236F" w:rsidRPr="006C18C4" w:rsidRDefault="0050236F" w:rsidP="00A17774">
            <w:pPr>
              <w:pStyle w:val="ListParagraph"/>
              <w:spacing w:before="0"/>
              <w:rPr>
                <w:ins w:id="2964" w:author="Haider Alhabibi" w:date="2022-02-17T13:43:00Z"/>
                <w:rFonts w:eastAsia="Times New Roman" w:cs="Tahoma"/>
                <w:color w:val="auto"/>
              </w:rPr>
            </w:pPr>
            <w:ins w:id="2965" w:author="Haider Alhabibi" w:date="2022-02-17T13:43:00Z">
              <w:r w:rsidRPr="006C18C4">
                <w:rPr>
                  <w:rFonts w:eastAsia="Times New Roman" w:cs="Tahoma"/>
                  <w:color w:val="auto"/>
                </w:rPr>
                <w:t>0-9</w:t>
              </w:r>
            </w:ins>
          </w:p>
        </w:tc>
        <w:tc>
          <w:tcPr>
            <w:tcW w:w="1592" w:type="pct"/>
          </w:tcPr>
          <w:p w14:paraId="3D0B77C3" w14:textId="0F443C04" w:rsidR="0050236F" w:rsidRPr="006C18C4" w:rsidRDefault="0050236F" w:rsidP="00A17774">
            <w:pPr>
              <w:pStyle w:val="ListParagraph"/>
              <w:spacing w:before="0"/>
              <w:rPr>
                <w:ins w:id="2966" w:author="Haider Alhabibi" w:date="2022-02-17T13:43:00Z"/>
                <w:rFonts w:eastAsia="Times New Roman" w:cs="Tahoma"/>
                <w:color w:val="auto"/>
              </w:rPr>
            </w:pPr>
            <w:ins w:id="2967" w:author="Haider Alhabibi" w:date="2022-02-17T13:43:00Z">
              <w:r w:rsidRPr="006C18C4">
                <w:rPr>
                  <w:rFonts w:eastAsia="Times New Roman" w:cs="Tahoma"/>
                  <w:color w:val="auto"/>
                </w:rPr>
                <w:t xml:space="preserve">Serialized using digits 8 </w:t>
              </w:r>
            </w:ins>
            <w:ins w:id="2968" w:author="Haider Alhabibi" w:date="2022-03-04T13:20:00Z">
              <w:r w:rsidR="00601F6B" w:rsidRPr="006C18C4">
                <w:rPr>
                  <w:rFonts w:eastAsia="Times New Roman" w:cs="Tahoma"/>
                  <w:color w:val="auto"/>
                </w:rPr>
                <w:t>through</w:t>
              </w:r>
            </w:ins>
            <w:ins w:id="2969" w:author="Haider Alhabibi" w:date="2022-02-17T13:43:00Z">
              <w:r w:rsidRPr="006C18C4">
                <w:rPr>
                  <w:rFonts w:eastAsia="Times New Roman" w:cs="Tahoma"/>
                  <w:color w:val="auto"/>
                </w:rPr>
                <w:t xml:space="preserve"> 14</w:t>
              </w:r>
            </w:ins>
            <w:ins w:id="2970" w:author="Shewmaker, Michael@Energy" w:date="2022-03-03T14:21:00Z">
              <w:r w:rsidR="003A6D53">
                <w:rPr>
                  <w:rFonts w:eastAsia="Times New Roman" w:cs="Tahoma"/>
                  <w:color w:val="auto"/>
                </w:rPr>
                <w:t>; see note 2</w:t>
              </w:r>
              <w:del w:id="2971" w:author="Haider Alhabibi" w:date="2022-03-08T08:53:00Z">
                <w:r w:rsidR="003A6D53">
                  <w:rPr>
                    <w:rFonts w:eastAsia="Times New Roman" w:cs="Tahoma"/>
                    <w:color w:val="auto"/>
                  </w:rPr>
                  <w:delText xml:space="preserve">; </w:delText>
                </w:r>
              </w:del>
            </w:ins>
            <w:ins w:id="2972" w:author="Shewmaker, Michael@Energy" w:date="2022-03-03T14:22:00Z">
              <w:del w:id="2973" w:author="Haider Alhabibi" w:date="2022-03-08T08:53:00Z">
                <w:r w:rsidR="003A6D53">
                  <w:rPr>
                    <w:rFonts w:eastAsia="Times New Roman" w:cs="Tahoma"/>
                    <w:color w:val="auto"/>
                  </w:rPr>
                  <w:delText>see note 6</w:delText>
                </w:r>
              </w:del>
            </w:ins>
          </w:p>
        </w:tc>
      </w:tr>
      <w:tr w:rsidR="0050236F" w:rsidRPr="006C18C4" w14:paraId="15C7C4BC" w14:textId="77777777" w:rsidTr="004C3B64">
        <w:trPr>
          <w:ins w:id="2974" w:author="Haider Alhabibi" w:date="2022-02-17T13:43:00Z"/>
        </w:trPr>
        <w:tc>
          <w:tcPr>
            <w:tcW w:w="571" w:type="pct"/>
          </w:tcPr>
          <w:p w14:paraId="1007CC43" w14:textId="77777777" w:rsidR="0050236F" w:rsidRPr="006C18C4" w:rsidRDefault="0050236F" w:rsidP="00766A95">
            <w:pPr>
              <w:pStyle w:val="ListParagraph"/>
              <w:spacing w:before="0"/>
              <w:jc w:val="center"/>
              <w:rPr>
                <w:ins w:id="2975" w:author="Haider Alhabibi" w:date="2022-02-17T13:43:00Z"/>
                <w:rFonts w:eastAsia="Times New Roman" w:cs="Tahoma"/>
                <w:color w:val="auto"/>
              </w:rPr>
            </w:pPr>
            <w:ins w:id="2976" w:author="Haider Alhabibi" w:date="2022-02-17T13:43:00Z">
              <w:r w:rsidRPr="006C18C4">
                <w:rPr>
                  <w:rFonts w:eastAsia="Times New Roman" w:cs="Tahoma"/>
                  <w:color w:val="auto"/>
                </w:rPr>
                <w:t>13</w:t>
              </w:r>
            </w:ins>
          </w:p>
        </w:tc>
        <w:tc>
          <w:tcPr>
            <w:tcW w:w="1305" w:type="pct"/>
          </w:tcPr>
          <w:p w14:paraId="1633F039" w14:textId="7CA747A1" w:rsidR="0050236F" w:rsidRPr="006C18C4" w:rsidRDefault="00E57EF0" w:rsidP="00A17774">
            <w:pPr>
              <w:pStyle w:val="ListParagraph"/>
              <w:spacing w:before="0"/>
              <w:rPr>
                <w:ins w:id="2977" w:author="Haider Alhabibi" w:date="2022-02-17T13:43:00Z"/>
                <w:rFonts w:eastAsia="Times New Roman" w:cs="Tahoma"/>
                <w:color w:val="auto"/>
              </w:rPr>
            </w:pPr>
            <w:ins w:id="2978" w:author="Haider Alhabibi" w:date="2022-02-17T14:25:00Z">
              <w:r>
                <w:rPr>
                  <w:rFonts w:eastAsia="Times New Roman" w:cs="Tahoma"/>
                  <w:color w:val="auto"/>
                </w:rPr>
                <w:t>LMCC</w:t>
              </w:r>
            </w:ins>
            <w:ins w:id="2979" w:author="Haider Alhabibi" w:date="2022-02-17T13:43:00Z">
              <w:r w:rsidR="0050236F" w:rsidRPr="006C18C4">
                <w:rPr>
                  <w:rFonts w:eastAsia="Times New Roman" w:cs="Tahoma"/>
                  <w:color w:val="auto"/>
                </w:rPr>
                <w:t xml:space="preserve"> count, tens</w:t>
              </w:r>
            </w:ins>
          </w:p>
        </w:tc>
        <w:tc>
          <w:tcPr>
            <w:tcW w:w="1532" w:type="pct"/>
          </w:tcPr>
          <w:p w14:paraId="619371ED" w14:textId="77777777" w:rsidR="0050236F" w:rsidRPr="006C18C4" w:rsidRDefault="0050236F" w:rsidP="00A17774">
            <w:pPr>
              <w:pStyle w:val="ListParagraph"/>
              <w:spacing w:before="0"/>
              <w:rPr>
                <w:ins w:id="2980" w:author="Haider Alhabibi" w:date="2022-02-17T13:43:00Z"/>
                <w:rFonts w:eastAsia="Times New Roman" w:cs="Tahoma"/>
                <w:color w:val="auto"/>
              </w:rPr>
            </w:pPr>
            <w:ins w:id="2981" w:author="Haider Alhabibi" w:date="2022-02-17T13:43:00Z">
              <w:r w:rsidRPr="006C18C4">
                <w:rPr>
                  <w:rFonts w:eastAsia="Times New Roman" w:cs="Tahoma"/>
                  <w:color w:val="auto"/>
                </w:rPr>
                <w:t>0-9</w:t>
              </w:r>
            </w:ins>
          </w:p>
        </w:tc>
        <w:tc>
          <w:tcPr>
            <w:tcW w:w="1592" w:type="pct"/>
          </w:tcPr>
          <w:p w14:paraId="70868C47" w14:textId="47BF1076" w:rsidR="0050236F" w:rsidRPr="006C18C4" w:rsidRDefault="0050236F" w:rsidP="00A17774">
            <w:pPr>
              <w:pStyle w:val="ListParagraph"/>
              <w:spacing w:before="0"/>
              <w:rPr>
                <w:ins w:id="2982" w:author="Haider Alhabibi" w:date="2022-02-17T13:43:00Z"/>
                <w:rFonts w:eastAsia="Times New Roman" w:cs="Tahoma"/>
                <w:color w:val="auto"/>
              </w:rPr>
            </w:pPr>
            <w:ins w:id="2983" w:author="Haider Alhabibi" w:date="2022-02-17T13:43:00Z">
              <w:r w:rsidRPr="006C18C4">
                <w:rPr>
                  <w:rFonts w:eastAsia="Times New Roman" w:cs="Tahoma"/>
                  <w:color w:val="auto"/>
                </w:rPr>
                <w:t>Serialized using digits 8 th</w:t>
              </w:r>
              <w:r>
                <w:rPr>
                  <w:rFonts w:eastAsia="Times New Roman" w:cs="Tahoma"/>
                  <w:color w:val="auto"/>
                </w:rPr>
                <w:t>r</w:t>
              </w:r>
              <w:r w:rsidRPr="006C18C4">
                <w:rPr>
                  <w:rFonts w:eastAsia="Times New Roman" w:cs="Tahoma"/>
                  <w:color w:val="auto"/>
                </w:rPr>
                <w:t>ough 14</w:t>
              </w:r>
            </w:ins>
            <w:ins w:id="2984" w:author="Shewmaker, Michael@Energy" w:date="2022-03-03T14:21:00Z">
              <w:r w:rsidR="003A6D53">
                <w:rPr>
                  <w:rFonts w:eastAsia="Times New Roman" w:cs="Tahoma"/>
                  <w:color w:val="auto"/>
                </w:rPr>
                <w:t>; see note 2</w:t>
              </w:r>
            </w:ins>
            <w:ins w:id="2985" w:author="Shewmaker, Michael@Energy" w:date="2022-03-03T14:22:00Z">
              <w:del w:id="2986" w:author="Haider Alhabibi" w:date="2022-03-08T08:53:00Z">
                <w:r w:rsidR="003A6D53">
                  <w:rPr>
                    <w:rFonts w:eastAsia="Times New Roman" w:cs="Tahoma"/>
                    <w:color w:val="auto"/>
                  </w:rPr>
                  <w:delText>; see note 6</w:delText>
                </w:r>
              </w:del>
            </w:ins>
          </w:p>
        </w:tc>
      </w:tr>
      <w:tr w:rsidR="0050236F" w:rsidRPr="006C18C4" w14:paraId="7734FC74" w14:textId="77777777" w:rsidTr="004C3B64">
        <w:trPr>
          <w:ins w:id="2987" w:author="Haider Alhabibi" w:date="2022-02-17T13:43:00Z"/>
        </w:trPr>
        <w:tc>
          <w:tcPr>
            <w:tcW w:w="571" w:type="pct"/>
          </w:tcPr>
          <w:p w14:paraId="2BD31C77" w14:textId="77777777" w:rsidR="0050236F" w:rsidRPr="006C18C4" w:rsidRDefault="0050236F" w:rsidP="00766A95">
            <w:pPr>
              <w:pStyle w:val="ListParagraph"/>
              <w:spacing w:before="0"/>
              <w:jc w:val="center"/>
              <w:rPr>
                <w:ins w:id="2988" w:author="Haider Alhabibi" w:date="2022-02-17T13:43:00Z"/>
                <w:rFonts w:eastAsia="Times New Roman" w:cs="Tahoma"/>
                <w:color w:val="auto"/>
              </w:rPr>
            </w:pPr>
            <w:ins w:id="2989" w:author="Haider Alhabibi" w:date="2022-02-17T13:43:00Z">
              <w:r w:rsidRPr="006C18C4">
                <w:rPr>
                  <w:rFonts w:eastAsia="Times New Roman" w:cs="Tahoma"/>
                  <w:color w:val="auto"/>
                </w:rPr>
                <w:t>14</w:t>
              </w:r>
            </w:ins>
          </w:p>
        </w:tc>
        <w:tc>
          <w:tcPr>
            <w:tcW w:w="1305" w:type="pct"/>
          </w:tcPr>
          <w:p w14:paraId="5CF7D599" w14:textId="2BC63D7D" w:rsidR="0050236F" w:rsidRPr="006C18C4" w:rsidRDefault="00E57EF0" w:rsidP="00A17774">
            <w:pPr>
              <w:pStyle w:val="ListParagraph"/>
              <w:spacing w:before="0"/>
              <w:rPr>
                <w:ins w:id="2990" w:author="Haider Alhabibi" w:date="2022-02-17T13:43:00Z"/>
                <w:rFonts w:eastAsia="Times New Roman" w:cs="Tahoma"/>
                <w:color w:val="auto"/>
              </w:rPr>
            </w:pPr>
            <w:ins w:id="2991" w:author="Haider Alhabibi" w:date="2022-02-17T14:25:00Z">
              <w:r>
                <w:rPr>
                  <w:rFonts w:eastAsia="Times New Roman" w:cs="Tahoma"/>
                  <w:color w:val="auto"/>
                </w:rPr>
                <w:t>LMCC</w:t>
              </w:r>
            </w:ins>
            <w:ins w:id="2992" w:author="Haider Alhabibi" w:date="2022-02-17T13:43:00Z">
              <w:r w:rsidR="0050236F" w:rsidRPr="006C18C4">
                <w:rPr>
                  <w:rFonts w:eastAsia="Times New Roman" w:cs="Tahoma"/>
                  <w:color w:val="auto"/>
                </w:rPr>
                <w:t xml:space="preserve"> count, ones</w:t>
              </w:r>
            </w:ins>
          </w:p>
        </w:tc>
        <w:tc>
          <w:tcPr>
            <w:tcW w:w="1532" w:type="pct"/>
          </w:tcPr>
          <w:p w14:paraId="2ACA3CA7" w14:textId="77777777" w:rsidR="0050236F" w:rsidRPr="006C18C4" w:rsidRDefault="0050236F" w:rsidP="00A17774">
            <w:pPr>
              <w:pStyle w:val="ListParagraph"/>
              <w:spacing w:before="0"/>
              <w:rPr>
                <w:ins w:id="2993" w:author="Haider Alhabibi" w:date="2022-02-17T13:43:00Z"/>
                <w:rFonts w:eastAsia="Times New Roman" w:cs="Tahoma"/>
                <w:color w:val="auto"/>
              </w:rPr>
            </w:pPr>
            <w:ins w:id="2994" w:author="Haider Alhabibi" w:date="2022-02-17T13:43:00Z">
              <w:r w:rsidRPr="006C18C4">
                <w:rPr>
                  <w:rFonts w:eastAsia="Times New Roman" w:cs="Tahoma"/>
                  <w:color w:val="auto"/>
                </w:rPr>
                <w:t>0-9</w:t>
              </w:r>
            </w:ins>
          </w:p>
        </w:tc>
        <w:tc>
          <w:tcPr>
            <w:tcW w:w="1592" w:type="pct"/>
          </w:tcPr>
          <w:p w14:paraId="2B85A5FD" w14:textId="07E762C0" w:rsidR="0050236F" w:rsidRPr="006C18C4" w:rsidRDefault="0050236F" w:rsidP="00A17774">
            <w:pPr>
              <w:pStyle w:val="ListParagraph"/>
              <w:spacing w:before="0"/>
              <w:rPr>
                <w:ins w:id="2995" w:author="Haider Alhabibi" w:date="2022-02-17T13:43:00Z"/>
                <w:rFonts w:eastAsia="Times New Roman" w:cs="Tahoma"/>
                <w:color w:val="auto"/>
              </w:rPr>
            </w:pPr>
            <w:ins w:id="2996" w:author="Haider Alhabibi" w:date="2022-02-17T13:43:00Z">
              <w:r w:rsidRPr="006C18C4">
                <w:rPr>
                  <w:rFonts w:eastAsia="Times New Roman" w:cs="Tahoma"/>
                  <w:color w:val="auto"/>
                </w:rPr>
                <w:t>Serialized using digits 8 th</w:t>
              </w:r>
              <w:r>
                <w:rPr>
                  <w:rFonts w:eastAsia="Times New Roman" w:cs="Tahoma"/>
                  <w:color w:val="auto"/>
                </w:rPr>
                <w:t>r</w:t>
              </w:r>
              <w:r w:rsidRPr="006C18C4">
                <w:rPr>
                  <w:rFonts w:eastAsia="Times New Roman" w:cs="Tahoma"/>
                  <w:color w:val="auto"/>
                </w:rPr>
                <w:t>ough 14</w:t>
              </w:r>
            </w:ins>
            <w:ins w:id="2997" w:author="Shewmaker, Michael@Energy" w:date="2022-03-03T14:21:00Z">
              <w:r w:rsidR="003A6D53">
                <w:rPr>
                  <w:rFonts w:eastAsia="Times New Roman" w:cs="Tahoma"/>
                  <w:color w:val="auto"/>
                </w:rPr>
                <w:t>; see note 2</w:t>
              </w:r>
            </w:ins>
            <w:ins w:id="2998" w:author="Shewmaker, Michael@Energy" w:date="2022-03-03T14:22:00Z">
              <w:del w:id="2999" w:author="Haider Alhabibi" w:date="2022-03-08T08:53:00Z">
                <w:r w:rsidR="003A6D53">
                  <w:rPr>
                    <w:rFonts w:eastAsia="Times New Roman" w:cs="Tahoma"/>
                    <w:color w:val="auto"/>
                  </w:rPr>
                  <w:delText>; see note 6</w:delText>
                </w:r>
              </w:del>
            </w:ins>
          </w:p>
        </w:tc>
      </w:tr>
      <w:tr w:rsidR="0050236F" w:rsidRPr="006C18C4" w14:paraId="0CED9104" w14:textId="77777777" w:rsidTr="004C3B64">
        <w:trPr>
          <w:ins w:id="3000" w:author="Haider Alhabibi" w:date="2022-02-17T13:43:00Z"/>
        </w:trPr>
        <w:tc>
          <w:tcPr>
            <w:tcW w:w="571" w:type="pct"/>
          </w:tcPr>
          <w:p w14:paraId="46C5E880" w14:textId="77777777" w:rsidR="0050236F" w:rsidRPr="006C18C4" w:rsidRDefault="0050236F" w:rsidP="00766A95">
            <w:pPr>
              <w:pStyle w:val="ListParagraph"/>
              <w:spacing w:before="0"/>
              <w:jc w:val="center"/>
              <w:rPr>
                <w:ins w:id="3001" w:author="Haider Alhabibi" w:date="2022-02-17T13:43:00Z"/>
                <w:rFonts w:eastAsia="Times New Roman" w:cs="Tahoma"/>
                <w:color w:val="auto"/>
              </w:rPr>
            </w:pPr>
            <w:ins w:id="3002" w:author="Haider Alhabibi" w:date="2022-02-17T13:43:00Z">
              <w:r w:rsidRPr="006C18C4">
                <w:rPr>
                  <w:rFonts w:eastAsia="Times New Roman" w:cs="Tahoma"/>
                  <w:color w:val="auto"/>
                </w:rPr>
                <w:t>15</w:t>
              </w:r>
            </w:ins>
          </w:p>
        </w:tc>
        <w:tc>
          <w:tcPr>
            <w:tcW w:w="1305" w:type="pct"/>
          </w:tcPr>
          <w:p w14:paraId="317541CE" w14:textId="52CCA229" w:rsidR="0050236F" w:rsidRPr="006C18C4" w:rsidRDefault="00E57EF0" w:rsidP="00A17774">
            <w:pPr>
              <w:pStyle w:val="ListParagraph"/>
              <w:spacing w:before="0"/>
              <w:rPr>
                <w:ins w:id="3003" w:author="Haider Alhabibi" w:date="2022-02-17T13:43:00Z"/>
                <w:rFonts w:eastAsia="Times New Roman" w:cs="Tahoma"/>
                <w:color w:val="auto"/>
              </w:rPr>
            </w:pPr>
            <w:ins w:id="3004" w:author="Haider Alhabibi" w:date="2022-02-17T14:25:00Z">
              <w:r>
                <w:rPr>
                  <w:rFonts w:eastAsia="Times New Roman" w:cs="Tahoma"/>
                  <w:color w:val="auto"/>
                </w:rPr>
                <w:t>LMCC</w:t>
              </w:r>
            </w:ins>
            <w:ins w:id="3005" w:author="Haider Alhabibi" w:date="2022-02-17T13:43:00Z">
              <w:r w:rsidR="0050236F" w:rsidRPr="006C18C4">
                <w:rPr>
                  <w:rFonts w:eastAsia="Times New Roman" w:cs="Tahoma"/>
                  <w:color w:val="auto"/>
                </w:rPr>
                <w:t xml:space="preserve"> revision</w:t>
              </w:r>
            </w:ins>
          </w:p>
        </w:tc>
        <w:tc>
          <w:tcPr>
            <w:tcW w:w="1532" w:type="pct"/>
          </w:tcPr>
          <w:p w14:paraId="7A6A445D" w14:textId="77777777" w:rsidR="0050236F" w:rsidRPr="006C18C4" w:rsidRDefault="0050236F" w:rsidP="00A17774">
            <w:pPr>
              <w:pStyle w:val="ListParagraph"/>
              <w:spacing w:before="0"/>
              <w:rPr>
                <w:ins w:id="3006" w:author="Haider Alhabibi" w:date="2022-02-17T13:43:00Z"/>
                <w:rFonts w:eastAsia="Times New Roman" w:cs="Tahoma"/>
                <w:color w:val="auto"/>
              </w:rPr>
            </w:pPr>
            <w:proofErr w:type="gramStart"/>
            <w:ins w:id="3007" w:author="Haider Alhabibi" w:date="2022-02-17T13:43:00Z">
              <w:r w:rsidRPr="006C18C4">
                <w:rPr>
                  <w:rFonts w:eastAsia="Times New Roman" w:cs="Tahoma"/>
                  <w:color w:val="auto"/>
                </w:rPr>
                <w:t>A for</w:t>
              </w:r>
              <w:proofErr w:type="gramEnd"/>
              <w:r w:rsidRPr="006C18C4">
                <w:rPr>
                  <w:rFonts w:eastAsia="Times New Roman" w:cs="Tahoma"/>
                  <w:color w:val="auto"/>
                </w:rPr>
                <w:t xml:space="preserve"> first version, B for second, etc.</w:t>
              </w:r>
            </w:ins>
          </w:p>
        </w:tc>
        <w:tc>
          <w:tcPr>
            <w:tcW w:w="1592" w:type="pct"/>
          </w:tcPr>
          <w:p w14:paraId="59CD9D64" w14:textId="47DD4156" w:rsidR="0050236F" w:rsidRPr="006C18C4" w:rsidRDefault="0050236F" w:rsidP="00A17774">
            <w:pPr>
              <w:pStyle w:val="ListParagraph"/>
              <w:spacing w:before="0"/>
              <w:rPr>
                <w:ins w:id="3008" w:author="Haider Alhabibi" w:date="2022-02-17T13:43:00Z"/>
                <w:rFonts w:eastAsia="Times New Roman" w:cs="Tahoma"/>
                <w:color w:val="auto"/>
              </w:rPr>
            </w:pPr>
            <w:ins w:id="3009" w:author="Haider Alhabibi" w:date="2022-02-17T13:43:00Z">
              <w:r w:rsidRPr="006C18C4">
                <w:rPr>
                  <w:rFonts w:eastAsia="Times New Roman" w:cs="Tahoma"/>
                  <w:color w:val="auto"/>
                </w:rPr>
                <w:t>Skip I and O to avoid confusion with one and zero</w:t>
              </w:r>
            </w:ins>
            <w:ins w:id="3010" w:author="Alhabibi, Haider@Energy" w:date="2022-02-17T13:43:00Z">
              <w:del w:id="3011" w:author="Shewmaker, Michael@Energy" w:date="2022-03-03T14:22:00Z">
                <w:r w:rsidRPr="006C18C4" w:rsidDel="003A6D53">
                  <w:rPr>
                    <w:rFonts w:eastAsia="Times New Roman" w:cs="Tahoma"/>
                    <w:color w:val="auto"/>
                  </w:rPr>
                  <w:delText>.</w:delText>
                </w:r>
              </w:del>
            </w:ins>
            <w:ins w:id="3012" w:author="Shewmaker, Michael@Energy" w:date="2022-03-03T14:22:00Z">
              <w:r w:rsidR="003A6D53">
                <w:rPr>
                  <w:rFonts w:eastAsia="Times New Roman" w:cs="Tahoma"/>
                  <w:color w:val="auto"/>
                </w:rPr>
                <w:t>;</w:t>
              </w:r>
              <w:del w:id="3013" w:author="Haider Alhabibi" w:date="2022-03-08T08:53:00Z">
                <w:r w:rsidR="003A6D53" w:rsidDel="0051375D">
                  <w:rPr>
                    <w:rFonts w:eastAsia="Times New Roman" w:cs="Tahoma"/>
                    <w:color w:val="auto"/>
                  </w:rPr>
                  <w:delText>;</w:delText>
                </w:r>
                <w:r w:rsidR="003A6D53">
                  <w:rPr>
                    <w:rFonts w:eastAsia="Times New Roman" w:cs="Tahoma"/>
                    <w:color w:val="auto"/>
                  </w:rPr>
                  <w:delText xml:space="preserve"> see note 6</w:delText>
                </w:r>
              </w:del>
            </w:ins>
          </w:p>
        </w:tc>
      </w:tr>
      <w:tr w:rsidR="0050236F" w:rsidRPr="006C18C4" w14:paraId="7BD20D40" w14:textId="77777777" w:rsidTr="004C3B64">
        <w:trPr>
          <w:ins w:id="3014" w:author="Haider Alhabibi" w:date="2022-02-17T13:43:00Z"/>
        </w:trPr>
        <w:tc>
          <w:tcPr>
            <w:tcW w:w="571" w:type="pct"/>
          </w:tcPr>
          <w:p w14:paraId="10E0EF98" w14:textId="77777777" w:rsidR="0050236F" w:rsidRPr="006C18C4" w:rsidRDefault="0050236F" w:rsidP="00766A95">
            <w:pPr>
              <w:pStyle w:val="ListParagraph"/>
              <w:spacing w:before="0"/>
              <w:jc w:val="center"/>
              <w:rPr>
                <w:ins w:id="3015" w:author="Haider Alhabibi" w:date="2022-02-17T13:43:00Z"/>
                <w:rFonts w:eastAsia="Times New Roman" w:cs="Tahoma"/>
                <w:color w:val="auto"/>
              </w:rPr>
            </w:pPr>
            <w:ins w:id="3016" w:author="Haider Alhabibi" w:date="2022-02-17T13:43:00Z">
              <w:r w:rsidRPr="006C18C4">
                <w:rPr>
                  <w:rFonts w:eastAsia="Times New Roman" w:cs="Tahoma"/>
                  <w:color w:val="auto"/>
                </w:rPr>
                <w:t>16</w:t>
              </w:r>
            </w:ins>
          </w:p>
        </w:tc>
        <w:tc>
          <w:tcPr>
            <w:tcW w:w="1305" w:type="pct"/>
          </w:tcPr>
          <w:p w14:paraId="205442FB" w14:textId="77777777" w:rsidR="0050236F" w:rsidRPr="006C18C4" w:rsidRDefault="0050236F" w:rsidP="00A17774">
            <w:pPr>
              <w:pStyle w:val="ListParagraph"/>
              <w:spacing w:before="0"/>
              <w:rPr>
                <w:ins w:id="3017" w:author="Haider Alhabibi" w:date="2022-02-17T13:43:00Z"/>
                <w:rFonts w:eastAsia="Times New Roman" w:cs="Tahoma"/>
                <w:color w:val="auto"/>
              </w:rPr>
            </w:pPr>
            <w:ins w:id="3018" w:author="Haider Alhabibi" w:date="2022-02-17T13:43:00Z">
              <w:r w:rsidRPr="006C18C4">
                <w:rPr>
                  <w:rFonts w:eastAsia="Times New Roman" w:cs="Tahoma"/>
                  <w:color w:val="auto"/>
                </w:rPr>
                <w:t>Delimiter 2</w:t>
              </w:r>
            </w:ins>
          </w:p>
        </w:tc>
        <w:tc>
          <w:tcPr>
            <w:tcW w:w="1532" w:type="pct"/>
          </w:tcPr>
          <w:p w14:paraId="5B9A69D4" w14:textId="77777777" w:rsidR="0050236F" w:rsidRPr="006C18C4" w:rsidRDefault="0050236F" w:rsidP="00A17774">
            <w:pPr>
              <w:pStyle w:val="ListParagraph"/>
              <w:spacing w:before="0"/>
              <w:rPr>
                <w:ins w:id="3019" w:author="Haider Alhabibi" w:date="2022-02-17T13:43:00Z"/>
                <w:rFonts w:eastAsia="Times New Roman" w:cs="Tahoma"/>
                <w:color w:val="auto"/>
              </w:rPr>
            </w:pPr>
            <w:ins w:id="3020" w:author="Haider Alhabibi" w:date="2022-02-17T13:43:00Z">
              <w:r w:rsidRPr="006C18C4">
                <w:rPr>
                  <w:rFonts w:eastAsia="Times New Roman" w:cs="Tahoma"/>
                  <w:color w:val="auto"/>
                </w:rPr>
                <w:t>- (short hyphen)</w:t>
              </w:r>
            </w:ins>
          </w:p>
        </w:tc>
        <w:tc>
          <w:tcPr>
            <w:tcW w:w="1592" w:type="pct"/>
          </w:tcPr>
          <w:p w14:paraId="4DDAD144" w14:textId="77777777" w:rsidR="0050236F" w:rsidRPr="006C18C4" w:rsidRDefault="0050236F" w:rsidP="00A17774">
            <w:pPr>
              <w:pStyle w:val="ListParagraph"/>
              <w:spacing w:before="0"/>
              <w:rPr>
                <w:ins w:id="3021" w:author="Haider Alhabibi" w:date="2022-02-17T13:43:00Z"/>
                <w:rFonts w:eastAsia="Times New Roman" w:cs="Tahoma"/>
                <w:color w:val="auto"/>
              </w:rPr>
            </w:pPr>
            <w:ins w:id="3022" w:author="Haider Alhabibi" w:date="2022-02-17T13:43:00Z">
              <w:r w:rsidRPr="006C18C4">
                <w:rPr>
                  <w:rFonts w:eastAsia="Times New Roman" w:cs="Tahoma"/>
                  <w:color w:val="auto"/>
                </w:rPr>
                <w:t>Static character</w:t>
              </w:r>
            </w:ins>
          </w:p>
        </w:tc>
      </w:tr>
      <w:tr w:rsidR="0050236F" w:rsidRPr="006C18C4" w14:paraId="259C1E35" w14:textId="77777777" w:rsidTr="004C3B64">
        <w:trPr>
          <w:ins w:id="3023" w:author="Haider Alhabibi" w:date="2022-02-17T13:43:00Z"/>
        </w:trPr>
        <w:tc>
          <w:tcPr>
            <w:tcW w:w="571" w:type="pct"/>
          </w:tcPr>
          <w:p w14:paraId="44533B2C" w14:textId="77777777" w:rsidR="0050236F" w:rsidRPr="006C18C4" w:rsidRDefault="0050236F" w:rsidP="00766A95">
            <w:pPr>
              <w:pStyle w:val="ListParagraph"/>
              <w:jc w:val="center"/>
              <w:rPr>
                <w:ins w:id="3024" w:author="Haider Alhabibi" w:date="2022-02-17T13:43:00Z"/>
                <w:rFonts w:eastAsia="Times New Roman" w:cs="Tahoma"/>
                <w:color w:val="auto"/>
              </w:rPr>
            </w:pPr>
            <w:ins w:id="3025" w:author="Haider Alhabibi" w:date="2022-02-17T13:43:00Z">
              <w:r>
                <w:rPr>
                  <w:rFonts w:eastAsia="Times New Roman" w:cs="Tahoma"/>
                  <w:color w:val="auto"/>
                </w:rPr>
                <w:t>17</w:t>
              </w:r>
            </w:ins>
          </w:p>
        </w:tc>
        <w:tc>
          <w:tcPr>
            <w:tcW w:w="1305" w:type="pct"/>
          </w:tcPr>
          <w:p w14:paraId="4811E89E" w14:textId="77777777" w:rsidR="0050236F" w:rsidRPr="006C18C4" w:rsidRDefault="0050236F" w:rsidP="00A17774">
            <w:pPr>
              <w:pStyle w:val="ListParagraph"/>
              <w:rPr>
                <w:ins w:id="3026" w:author="Haider Alhabibi" w:date="2022-02-17T13:43:00Z"/>
                <w:rFonts w:eastAsia="Times New Roman" w:cs="Tahoma"/>
                <w:color w:val="auto"/>
              </w:rPr>
            </w:pPr>
            <w:ins w:id="3027" w:author="Haider Alhabibi" w:date="2022-02-17T13:43:00Z">
              <w:r>
                <w:rPr>
                  <w:rFonts w:eastAsia="Times New Roman" w:cs="Tahoma"/>
                  <w:color w:val="auto"/>
                </w:rPr>
                <w:t xml:space="preserve">Building </w:t>
              </w:r>
              <w:r w:rsidRPr="006C18C4">
                <w:rPr>
                  <w:rFonts w:eastAsia="Times New Roman" w:cs="Tahoma"/>
                  <w:color w:val="auto"/>
                </w:rPr>
                <w:t xml:space="preserve">count, </w:t>
              </w:r>
              <w:r>
                <w:rPr>
                  <w:rFonts w:eastAsia="Times New Roman" w:cs="Tahoma"/>
                  <w:color w:val="auto"/>
                </w:rPr>
                <w:t>hundreds</w:t>
              </w:r>
            </w:ins>
          </w:p>
        </w:tc>
        <w:tc>
          <w:tcPr>
            <w:tcW w:w="1532" w:type="pct"/>
          </w:tcPr>
          <w:p w14:paraId="7215C2DF" w14:textId="77777777" w:rsidR="0050236F" w:rsidRPr="006C18C4" w:rsidRDefault="0050236F" w:rsidP="00A17774">
            <w:pPr>
              <w:pStyle w:val="ListParagraph"/>
              <w:rPr>
                <w:ins w:id="3028" w:author="Haider Alhabibi" w:date="2022-02-17T13:43:00Z"/>
                <w:rFonts w:eastAsia="Times New Roman" w:cs="Tahoma"/>
                <w:color w:val="auto"/>
              </w:rPr>
            </w:pPr>
            <w:ins w:id="3029" w:author="Haider Alhabibi" w:date="2022-02-17T13:43:00Z">
              <w:r w:rsidRPr="006C18C4">
                <w:rPr>
                  <w:rFonts w:eastAsia="Times New Roman" w:cs="Tahoma"/>
                  <w:color w:val="auto"/>
                </w:rPr>
                <w:t>0-9</w:t>
              </w:r>
            </w:ins>
          </w:p>
        </w:tc>
        <w:tc>
          <w:tcPr>
            <w:tcW w:w="1592" w:type="pct"/>
          </w:tcPr>
          <w:p w14:paraId="47E1DE2C" w14:textId="3B26F8B0" w:rsidR="0050236F" w:rsidRPr="006C18C4" w:rsidRDefault="0050236F" w:rsidP="00A17774">
            <w:pPr>
              <w:pStyle w:val="ListParagraph"/>
              <w:rPr>
                <w:ins w:id="3030" w:author="Haider Alhabibi" w:date="2022-02-17T13:43:00Z"/>
                <w:rFonts w:eastAsia="Times New Roman" w:cs="Tahoma"/>
                <w:color w:val="auto"/>
              </w:rPr>
            </w:pPr>
            <w:ins w:id="3031" w:author="Haider Alhabibi" w:date="2022-02-17T13:43:00Z">
              <w:r w:rsidRPr="006C18C4">
                <w:rPr>
                  <w:rFonts w:eastAsia="Times New Roman" w:cs="Tahoma"/>
                  <w:color w:val="auto"/>
                </w:rPr>
                <w:t>Serialized using digits 8 th</w:t>
              </w:r>
              <w:r>
                <w:rPr>
                  <w:rFonts w:eastAsia="Times New Roman" w:cs="Tahoma"/>
                  <w:color w:val="auto"/>
                </w:rPr>
                <w:t>r</w:t>
              </w:r>
              <w:r w:rsidRPr="006C18C4">
                <w:rPr>
                  <w:rFonts w:eastAsia="Times New Roman" w:cs="Tahoma"/>
                  <w:color w:val="auto"/>
                </w:rPr>
                <w:t>ough 14</w:t>
              </w:r>
            </w:ins>
            <w:ins w:id="3032" w:author="Shewmaker, Michael@Energy" w:date="2022-03-03T14:22:00Z">
              <w:r w:rsidR="00175C38">
                <w:rPr>
                  <w:rFonts w:eastAsia="Times New Roman" w:cs="Tahoma"/>
                  <w:color w:val="auto"/>
                </w:rPr>
                <w:t xml:space="preserve">; see note </w:t>
              </w:r>
            </w:ins>
            <w:ins w:id="3033" w:author="Shewmaker, Michael@Energy" w:date="2022-03-03T14:23:00Z">
              <w:r w:rsidR="00175C38">
                <w:rPr>
                  <w:rFonts w:eastAsia="Times New Roman" w:cs="Tahoma"/>
                  <w:color w:val="auto"/>
                </w:rPr>
                <w:t>3</w:t>
              </w:r>
            </w:ins>
          </w:p>
        </w:tc>
      </w:tr>
      <w:tr w:rsidR="0050236F" w:rsidRPr="006C18C4" w14:paraId="752D4BCF" w14:textId="77777777" w:rsidTr="004C3B64">
        <w:trPr>
          <w:ins w:id="3034" w:author="Haider Alhabibi" w:date="2022-02-17T13:43:00Z"/>
        </w:trPr>
        <w:tc>
          <w:tcPr>
            <w:tcW w:w="571" w:type="pct"/>
          </w:tcPr>
          <w:p w14:paraId="713FA481" w14:textId="77777777" w:rsidR="0050236F" w:rsidRPr="006C18C4" w:rsidRDefault="0050236F" w:rsidP="00766A95">
            <w:pPr>
              <w:pStyle w:val="ListParagraph"/>
              <w:spacing w:before="0"/>
              <w:jc w:val="center"/>
              <w:rPr>
                <w:ins w:id="3035" w:author="Haider Alhabibi" w:date="2022-02-17T13:43:00Z"/>
                <w:rFonts w:eastAsia="Times New Roman" w:cs="Tahoma"/>
                <w:color w:val="auto"/>
              </w:rPr>
            </w:pPr>
            <w:ins w:id="3036" w:author="Haider Alhabibi" w:date="2022-02-17T13:43:00Z">
              <w:r>
                <w:rPr>
                  <w:rFonts w:eastAsia="Times New Roman" w:cs="Tahoma"/>
                  <w:color w:val="auto"/>
                </w:rPr>
                <w:t>18</w:t>
              </w:r>
            </w:ins>
          </w:p>
        </w:tc>
        <w:tc>
          <w:tcPr>
            <w:tcW w:w="1305" w:type="pct"/>
          </w:tcPr>
          <w:p w14:paraId="3196CD1E" w14:textId="77777777" w:rsidR="0050236F" w:rsidRPr="006C18C4" w:rsidRDefault="0050236F" w:rsidP="00A17774">
            <w:pPr>
              <w:pStyle w:val="ListParagraph"/>
              <w:spacing w:before="0"/>
              <w:rPr>
                <w:ins w:id="3037" w:author="Haider Alhabibi" w:date="2022-02-17T13:43:00Z"/>
                <w:rFonts w:eastAsia="Times New Roman" w:cs="Tahoma"/>
                <w:color w:val="auto"/>
              </w:rPr>
            </w:pPr>
            <w:ins w:id="3038" w:author="Haider Alhabibi" w:date="2022-02-17T13:43:00Z">
              <w:r>
                <w:rPr>
                  <w:rFonts w:eastAsia="Times New Roman" w:cs="Tahoma"/>
                  <w:color w:val="auto"/>
                </w:rPr>
                <w:t>Building</w:t>
              </w:r>
              <w:r w:rsidRPr="006C18C4">
                <w:rPr>
                  <w:rFonts w:eastAsia="Times New Roman" w:cs="Tahoma"/>
                  <w:color w:val="auto"/>
                </w:rPr>
                <w:t xml:space="preserve"> count, </w:t>
              </w:r>
              <w:r>
                <w:rPr>
                  <w:rFonts w:eastAsia="Times New Roman" w:cs="Tahoma"/>
                  <w:color w:val="auto"/>
                </w:rPr>
                <w:t>tens</w:t>
              </w:r>
              <w:r w:rsidRPr="006C18C4">
                <w:rPr>
                  <w:rFonts w:eastAsia="Times New Roman" w:cs="Tahoma"/>
                  <w:color w:val="auto"/>
                </w:rPr>
                <w:t xml:space="preserve"> </w:t>
              </w:r>
            </w:ins>
          </w:p>
        </w:tc>
        <w:tc>
          <w:tcPr>
            <w:tcW w:w="1532" w:type="pct"/>
          </w:tcPr>
          <w:p w14:paraId="0147D33D" w14:textId="77777777" w:rsidR="0050236F" w:rsidRPr="006C18C4" w:rsidRDefault="0050236F" w:rsidP="00A17774">
            <w:pPr>
              <w:pStyle w:val="ListParagraph"/>
              <w:spacing w:before="0"/>
              <w:rPr>
                <w:ins w:id="3039" w:author="Haider Alhabibi" w:date="2022-02-17T13:43:00Z"/>
                <w:rFonts w:eastAsia="Times New Roman" w:cs="Tahoma"/>
                <w:color w:val="auto"/>
              </w:rPr>
            </w:pPr>
            <w:ins w:id="3040" w:author="Haider Alhabibi" w:date="2022-02-17T13:43:00Z">
              <w:r w:rsidRPr="006C18C4">
                <w:rPr>
                  <w:rFonts w:eastAsia="Times New Roman" w:cs="Tahoma"/>
                  <w:color w:val="auto"/>
                </w:rPr>
                <w:t>0-9</w:t>
              </w:r>
            </w:ins>
          </w:p>
        </w:tc>
        <w:tc>
          <w:tcPr>
            <w:tcW w:w="1592" w:type="pct"/>
          </w:tcPr>
          <w:p w14:paraId="3B7F8EBF" w14:textId="1ED437DE" w:rsidR="0050236F" w:rsidRPr="006C18C4" w:rsidRDefault="0050236F" w:rsidP="00A17774">
            <w:pPr>
              <w:pStyle w:val="ListParagraph"/>
              <w:spacing w:before="0"/>
              <w:rPr>
                <w:ins w:id="3041" w:author="Haider Alhabibi" w:date="2022-02-17T13:43:00Z"/>
                <w:rFonts w:eastAsia="Times New Roman" w:cs="Tahoma"/>
                <w:color w:val="auto"/>
              </w:rPr>
            </w:pPr>
            <w:ins w:id="3042" w:author="Haider Alhabibi" w:date="2022-02-17T13:43:00Z">
              <w:r w:rsidRPr="006C18C4">
                <w:rPr>
                  <w:rFonts w:eastAsia="Times New Roman" w:cs="Tahoma"/>
                  <w:color w:val="auto"/>
                </w:rPr>
                <w:t>Serialized using digits 8 th</w:t>
              </w:r>
              <w:r>
                <w:rPr>
                  <w:rFonts w:eastAsia="Times New Roman" w:cs="Tahoma"/>
                  <w:color w:val="auto"/>
                </w:rPr>
                <w:t>r</w:t>
              </w:r>
              <w:r w:rsidRPr="006C18C4">
                <w:rPr>
                  <w:rFonts w:eastAsia="Times New Roman" w:cs="Tahoma"/>
                  <w:color w:val="auto"/>
                </w:rPr>
                <w:t>ough 14</w:t>
              </w:r>
            </w:ins>
            <w:ins w:id="3043" w:author="Shewmaker, Michael@Energy" w:date="2022-03-03T14:23:00Z">
              <w:r w:rsidR="00175C38">
                <w:rPr>
                  <w:rFonts w:eastAsia="Times New Roman" w:cs="Tahoma"/>
                  <w:color w:val="auto"/>
                </w:rPr>
                <w:t>; see note 3</w:t>
              </w:r>
            </w:ins>
          </w:p>
        </w:tc>
      </w:tr>
      <w:tr w:rsidR="0050236F" w:rsidRPr="006C18C4" w14:paraId="3529C71A" w14:textId="77777777" w:rsidTr="004C3B64">
        <w:trPr>
          <w:ins w:id="3044" w:author="Haider Alhabibi" w:date="2022-02-17T13:43:00Z"/>
        </w:trPr>
        <w:tc>
          <w:tcPr>
            <w:tcW w:w="571" w:type="pct"/>
          </w:tcPr>
          <w:p w14:paraId="65C23497" w14:textId="77777777" w:rsidR="0050236F" w:rsidRPr="006C18C4" w:rsidRDefault="0050236F" w:rsidP="00766A95">
            <w:pPr>
              <w:pStyle w:val="ListParagraph"/>
              <w:spacing w:before="0"/>
              <w:jc w:val="center"/>
              <w:rPr>
                <w:ins w:id="3045" w:author="Haider Alhabibi" w:date="2022-02-17T13:43:00Z"/>
                <w:rFonts w:eastAsia="Times New Roman" w:cs="Tahoma"/>
                <w:color w:val="auto"/>
              </w:rPr>
            </w:pPr>
            <w:ins w:id="3046" w:author="Haider Alhabibi" w:date="2022-02-17T13:43:00Z">
              <w:r>
                <w:rPr>
                  <w:rFonts w:eastAsia="Times New Roman" w:cs="Tahoma"/>
                  <w:color w:val="auto"/>
                </w:rPr>
                <w:lastRenderedPageBreak/>
                <w:t>19</w:t>
              </w:r>
            </w:ins>
          </w:p>
        </w:tc>
        <w:tc>
          <w:tcPr>
            <w:tcW w:w="1305" w:type="pct"/>
          </w:tcPr>
          <w:p w14:paraId="66687060" w14:textId="77777777" w:rsidR="0050236F" w:rsidRPr="006C18C4" w:rsidRDefault="0050236F" w:rsidP="00A17774">
            <w:pPr>
              <w:pStyle w:val="ListParagraph"/>
              <w:spacing w:before="0"/>
              <w:rPr>
                <w:ins w:id="3047" w:author="Haider Alhabibi" w:date="2022-02-17T13:43:00Z"/>
                <w:rFonts w:eastAsia="Times New Roman" w:cs="Tahoma"/>
                <w:color w:val="auto"/>
              </w:rPr>
            </w:pPr>
            <w:ins w:id="3048" w:author="Haider Alhabibi" w:date="2022-02-17T13:43:00Z">
              <w:r>
                <w:rPr>
                  <w:rFonts w:eastAsia="Times New Roman" w:cs="Tahoma"/>
                  <w:color w:val="auto"/>
                </w:rPr>
                <w:t>Building</w:t>
              </w:r>
              <w:r w:rsidRPr="006C18C4">
                <w:rPr>
                  <w:rFonts w:eastAsia="Times New Roman" w:cs="Tahoma"/>
                  <w:color w:val="auto"/>
                </w:rPr>
                <w:t xml:space="preserve"> count, </w:t>
              </w:r>
              <w:r>
                <w:rPr>
                  <w:rFonts w:eastAsia="Times New Roman" w:cs="Tahoma"/>
                  <w:color w:val="auto"/>
                </w:rPr>
                <w:t>ones</w:t>
              </w:r>
              <w:r w:rsidRPr="006C18C4">
                <w:rPr>
                  <w:rFonts w:eastAsia="Times New Roman" w:cs="Tahoma"/>
                  <w:color w:val="auto"/>
                </w:rPr>
                <w:t xml:space="preserve"> </w:t>
              </w:r>
            </w:ins>
          </w:p>
        </w:tc>
        <w:tc>
          <w:tcPr>
            <w:tcW w:w="1532" w:type="pct"/>
          </w:tcPr>
          <w:p w14:paraId="4FAC05D0" w14:textId="77777777" w:rsidR="0050236F" w:rsidRPr="006C18C4" w:rsidRDefault="0050236F" w:rsidP="00A17774">
            <w:pPr>
              <w:pStyle w:val="ListParagraph"/>
              <w:spacing w:before="0"/>
              <w:rPr>
                <w:ins w:id="3049" w:author="Haider Alhabibi" w:date="2022-02-17T13:43:00Z"/>
                <w:rFonts w:eastAsia="Times New Roman" w:cs="Tahoma"/>
                <w:color w:val="auto"/>
              </w:rPr>
            </w:pPr>
            <w:ins w:id="3050" w:author="Haider Alhabibi" w:date="2022-02-17T13:43:00Z">
              <w:r w:rsidRPr="006C18C4">
                <w:rPr>
                  <w:rFonts w:eastAsia="Times New Roman" w:cs="Tahoma"/>
                  <w:color w:val="auto"/>
                </w:rPr>
                <w:t>0-9</w:t>
              </w:r>
            </w:ins>
          </w:p>
        </w:tc>
        <w:tc>
          <w:tcPr>
            <w:tcW w:w="1592" w:type="pct"/>
          </w:tcPr>
          <w:p w14:paraId="1567EED5" w14:textId="746B4ED7" w:rsidR="0050236F" w:rsidRPr="006C18C4" w:rsidRDefault="0050236F" w:rsidP="00A17774">
            <w:pPr>
              <w:pStyle w:val="ListParagraph"/>
              <w:spacing w:before="0"/>
              <w:rPr>
                <w:ins w:id="3051" w:author="Haider Alhabibi" w:date="2022-02-17T13:43:00Z"/>
                <w:rFonts w:eastAsia="Times New Roman" w:cs="Tahoma"/>
                <w:color w:val="auto"/>
              </w:rPr>
            </w:pPr>
            <w:ins w:id="3052" w:author="Haider Alhabibi" w:date="2022-02-17T13:43:00Z">
              <w:r w:rsidRPr="006C18C4">
                <w:rPr>
                  <w:rFonts w:eastAsia="Times New Roman" w:cs="Tahoma"/>
                  <w:color w:val="auto"/>
                </w:rPr>
                <w:t>Serialized using digits 8 th</w:t>
              </w:r>
              <w:r>
                <w:rPr>
                  <w:rFonts w:eastAsia="Times New Roman" w:cs="Tahoma"/>
                  <w:color w:val="auto"/>
                </w:rPr>
                <w:t>r</w:t>
              </w:r>
              <w:r w:rsidRPr="006C18C4">
                <w:rPr>
                  <w:rFonts w:eastAsia="Times New Roman" w:cs="Tahoma"/>
                  <w:color w:val="auto"/>
                </w:rPr>
                <w:t>ough 14</w:t>
              </w:r>
            </w:ins>
            <w:ins w:id="3053" w:author="Armando Ramirez" w:date="2022-02-17T14:41:00Z">
              <w:r w:rsidR="00956F98">
                <w:rPr>
                  <w:rFonts w:eastAsia="Times New Roman" w:cs="Tahoma"/>
                  <w:color w:val="auto"/>
                </w:rPr>
                <w:t>.</w:t>
              </w:r>
              <w:r w:rsidR="00D46BCD">
                <w:rPr>
                  <w:rFonts w:eastAsia="Times New Roman" w:cs="Tahoma"/>
                  <w:color w:val="auto"/>
                </w:rPr>
                <w:t xml:space="preserve"> Building numbers </w:t>
              </w:r>
            </w:ins>
            <w:ins w:id="3054" w:author="Armando Ramirez" w:date="2022-02-17T14:42:00Z">
              <w:r w:rsidR="00D46BCD">
                <w:rPr>
                  <w:rFonts w:eastAsia="Times New Roman" w:cs="Tahoma"/>
                  <w:color w:val="auto"/>
                </w:rPr>
                <w:t>start at 000 for each new parent LMCC</w:t>
              </w:r>
            </w:ins>
            <w:ins w:id="3055" w:author="Shewmaker, Michael@Energy" w:date="2022-03-03T14:23:00Z">
              <w:r w:rsidR="00175C38">
                <w:rPr>
                  <w:rFonts w:eastAsia="Times New Roman" w:cs="Tahoma"/>
                  <w:color w:val="auto"/>
                </w:rPr>
                <w:t>; see note 3</w:t>
              </w:r>
            </w:ins>
            <w:ins w:id="3056" w:author="Armando Ramirez" w:date="2022-02-17T14:42:00Z">
              <w:del w:id="3057" w:author="Shewmaker, Michael@Energy" w:date="2022-03-03T14:23:00Z">
                <w:r w:rsidR="00D46BCD" w:rsidDel="00175C38">
                  <w:rPr>
                    <w:rFonts w:eastAsia="Times New Roman" w:cs="Tahoma"/>
                    <w:color w:val="auto"/>
                  </w:rPr>
                  <w:delText>.</w:delText>
                </w:r>
              </w:del>
            </w:ins>
          </w:p>
        </w:tc>
      </w:tr>
      <w:tr w:rsidR="0050236F" w:rsidRPr="006C18C4" w14:paraId="0A5B3C4D" w14:textId="77777777" w:rsidTr="004C3B64">
        <w:trPr>
          <w:ins w:id="3058" w:author="Haider Alhabibi" w:date="2022-02-17T13:43:00Z"/>
        </w:trPr>
        <w:tc>
          <w:tcPr>
            <w:tcW w:w="571" w:type="pct"/>
          </w:tcPr>
          <w:p w14:paraId="1EC805B7" w14:textId="77777777" w:rsidR="0050236F" w:rsidRPr="006C18C4" w:rsidRDefault="0050236F" w:rsidP="00766A95">
            <w:pPr>
              <w:pStyle w:val="ListParagraph"/>
              <w:spacing w:before="0"/>
              <w:jc w:val="center"/>
              <w:rPr>
                <w:ins w:id="3059" w:author="Haider Alhabibi" w:date="2022-02-17T13:43:00Z"/>
                <w:rFonts w:eastAsia="Times New Roman" w:cs="Tahoma"/>
                <w:color w:val="auto"/>
              </w:rPr>
            </w:pPr>
            <w:ins w:id="3060" w:author="Haider Alhabibi" w:date="2022-02-17T13:43:00Z">
              <w:r>
                <w:rPr>
                  <w:rFonts w:eastAsia="Times New Roman" w:cs="Tahoma"/>
                  <w:color w:val="auto"/>
                </w:rPr>
                <w:t>20</w:t>
              </w:r>
            </w:ins>
          </w:p>
        </w:tc>
        <w:tc>
          <w:tcPr>
            <w:tcW w:w="1305" w:type="pct"/>
          </w:tcPr>
          <w:p w14:paraId="7A900C14" w14:textId="77777777" w:rsidR="0050236F" w:rsidRDefault="0050236F" w:rsidP="00A17774">
            <w:pPr>
              <w:pStyle w:val="ListParagraph"/>
              <w:rPr>
                <w:ins w:id="3061" w:author="Haider Alhabibi" w:date="2022-02-17T13:43:00Z"/>
                <w:rFonts w:eastAsia="Times New Roman" w:cs="Tahoma"/>
                <w:color w:val="auto"/>
              </w:rPr>
            </w:pPr>
            <w:ins w:id="3062" w:author="Haider Alhabibi" w:date="2022-02-17T13:43:00Z">
              <w:r w:rsidRPr="006C18C4">
                <w:rPr>
                  <w:rFonts w:eastAsia="Times New Roman" w:cs="Tahoma"/>
                  <w:color w:val="auto"/>
                </w:rPr>
                <w:t xml:space="preserve">Delimiter </w:t>
              </w:r>
              <w:r>
                <w:rPr>
                  <w:rFonts w:eastAsia="Times New Roman" w:cs="Tahoma"/>
                  <w:color w:val="auto"/>
                </w:rPr>
                <w:t>3</w:t>
              </w:r>
            </w:ins>
          </w:p>
        </w:tc>
        <w:tc>
          <w:tcPr>
            <w:tcW w:w="1532" w:type="pct"/>
          </w:tcPr>
          <w:p w14:paraId="032C49DD" w14:textId="77777777" w:rsidR="0050236F" w:rsidRPr="006C18C4" w:rsidRDefault="0050236F" w:rsidP="00A17774">
            <w:pPr>
              <w:pStyle w:val="ListParagraph"/>
              <w:rPr>
                <w:ins w:id="3063" w:author="Haider Alhabibi" w:date="2022-02-17T13:43:00Z"/>
                <w:rFonts w:eastAsia="Times New Roman" w:cs="Tahoma"/>
                <w:color w:val="auto"/>
              </w:rPr>
            </w:pPr>
            <w:ins w:id="3064" w:author="Haider Alhabibi" w:date="2022-02-17T13:43:00Z">
              <w:r w:rsidRPr="006C18C4">
                <w:rPr>
                  <w:rFonts w:eastAsia="Times New Roman" w:cs="Tahoma"/>
                  <w:color w:val="auto"/>
                </w:rPr>
                <w:t>- (short hyphen)</w:t>
              </w:r>
            </w:ins>
          </w:p>
        </w:tc>
        <w:tc>
          <w:tcPr>
            <w:tcW w:w="1592" w:type="pct"/>
          </w:tcPr>
          <w:p w14:paraId="551A5AA8" w14:textId="77777777" w:rsidR="0050236F" w:rsidRPr="006C18C4" w:rsidRDefault="0050236F" w:rsidP="00A17774">
            <w:pPr>
              <w:pStyle w:val="ListParagraph"/>
              <w:rPr>
                <w:ins w:id="3065" w:author="Haider Alhabibi" w:date="2022-02-17T13:43:00Z"/>
                <w:rFonts w:eastAsia="Times New Roman" w:cs="Tahoma"/>
                <w:color w:val="auto"/>
              </w:rPr>
            </w:pPr>
            <w:ins w:id="3066" w:author="Haider Alhabibi" w:date="2022-02-17T13:43:00Z">
              <w:r w:rsidRPr="006C18C4">
                <w:rPr>
                  <w:rFonts w:eastAsia="Times New Roman" w:cs="Tahoma"/>
                  <w:color w:val="auto"/>
                </w:rPr>
                <w:t>Static character</w:t>
              </w:r>
            </w:ins>
          </w:p>
        </w:tc>
      </w:tr>
      <w:tr w:rsidR="0050236F" w:rsidRPr="006C18C4" w14:paraId="005BF9F8" w14:textId="77777777" w:rsidTr="004C3B64">
        <w:trPr>
          <w:ins w:id="3067" w:author="Haider Alhabibi" w:date="2022-02-17T13:43:00Z"/>
        </w:trPr>
        <w:tc>
          <w:tcPr>
            <w:tcW w:w="571" w:type="pct"/>
          </w:tcPr>
          <w:p w14:paraId="6925083F" w14:textId="77777777" w:rsidR="0050236F" w:rsidRPr="006C18C4" w:rsidRDefault="0050236F" w:rsidP="00766A95">
            <w:pPr>
              <w:pStyle w:val="ListParagraph"/>
              <w:spacing w:before="0"/>
              <w:jc w:val="center"/>
              <w:rPr>
                <w:ins w:id="3068" w:author="Haider Alhabibi" w:date="2022-02-17T13:43:00Z"/>
                <w:rFonts w:eastAsia="Times New Roman" w:cs="Tahoma"/>
                <w:color w:val="auto"/>
              </w:rPr>
            </w:pPr>
            <w:ins w:id="3069" w:author="Haider Alhabibi" w:date="2022-02-17T13:43:00Z">
              <w:r>
                <w:rPr>
                  <w:rFonts w:eastAsia="Times New Roman" w:cs="Tahoma"/>
                  <w:color w:val="auto"/>
                </w:rPr>
                <w:t>21</w:t>
              </w:r>
            </w:ins>
          </w:p>
        </w:tc>
        <w:tc>
          <w:tcPr>
            <w:tcW w:w="1305" w:type="pct"/>
          </w:tcPr>
          <w:p w14:paraId="4CBA5485" w14:textId="77777777" w:rsidR="0050236F" w:rsidRPr="006C18C4" w:rsidRDefault="0050236F" w:rsidP="00A17774">
            <w:pPr>
              <w:pStyle w:val="ListParagraph"/>
              <w:spacing w:before="0"/>
              <w:rPr>
                <w:ins w:id="3070" w:author="Haider Alhabibi" w:date="2022-02-17T13:43:00Z"/>
                <w:rFonts w:eastAsia="Times New Roman" w:cs="Tahoma"/>
                <w:color w:val="auto"/>
              </w:rPr>
            </w:pPr>
            <w:ins w:id="3071" w:author="Haider Alhabibi" w:date="2022-02-17T13:43:00Z">
              <w:r>
                <w:rPr>
                  <w:rFonts w:eastAsia="Times New Roman" w:cs="Tahoma"/>
                  <w:color w:val="auto"/>
                </w:rPr>
                <w:t>Dwelling Unit</w:t>
              </w:r>
              <w:r w:rsidRPr="006C18C4">
                <w:rPr>
                  <w:rFonts w:eastAsia="Times New Roman" w:cs="Tahoma"/>
                  <w:color w:val="auto"/>
                </w:rPr>
                <w:t xml:space="preserve"> count, </w:t>
              </w:r>
              <w:r w:rsidRPr="000A2A5E">
                <w:rPr>
                  <w:rFonts w:eastAsia="Times New Roman" w:cs="Tahoma"/>
                  <w:color w:val="auto"/>
                </w:rPr>
                <w:t>hundreds</w:t>
              </w:r>
            </w:ins>
          </w:p>
        </w:tc>
        <w:tc>
          <w:tcPr>
            <w:tcW w:w="1532" w:type="pct"/>
          </w:tcPr>
          <w:p w14:paraId="234940EB" w14:textId="77777777" w:rsidR="0050236F" w:rsidRPr="006C18C4" w:rsidRDefault="0050236F" w:rsidP="00A17774">
            <w:pPr>
              <w:pStyle w:val="ListParagraph"/>
              <w:spacing w:before="0"/>
              <w:rPr>
                <w:ins w:id="3072" w:author="Haider Alhabibi" w:date="2022-02-17T13:43:00Z"/>
                <w:rFonts w:eastAsia="Times New Roman" w:cs="Tahoma"/>
                <w:color w:val="auto"/>
              </w:rPr>
            </w:pPr>
            <w:ins w:id="3073" w:author="Haider Alhabibi" w:date="2022-02-17T13:43:00Z">
              <w:r w:rsidRPr="006C18C4">
                <w:rPr>
                  <w:rFonts w:eastAsia="Times New Roman" w:cs="Tahoma"/>
                  <w:color w:val="auto"/>
                </w:rPr>
                <w:t>0-9</w:t>
              </w:r>
            </w:ins>
          </w:p>
        </w:tc>
        <w:tc>
          <w:tcPr>
            <w:tcW w:w="1592" w:type="pct"/>
          </w:tcPr>
          <w:p w14:paraId="4C4C3F9A" w14:textId="531FC753" w:rsidR="0050236F" w:rsidRPr="006C18C4" w:rsidRDefault="0050236F" w:rsidP="00A17774">
            <w:pPr>
              <w:pStyle w:val="ListParagraph"/>
              <w:spacing w:before="0"/>
              <w:rPr>
                <w:ins w:id="3074" w:author="Haider Alhabibi" w:date="2022-02-17T13:43:00Z"/>
                <w:rFonts w:eastAsia="Times New Roman" w:cs="Tahoma"/>
                <w:color w:val="auto"/>
              </w:rPr>
            </w:pPr>
            <w:ins w:id="3075" w:author="Haider Alhabibi" w:date="2022-02-17T13:43:00Z">
              <w:r w:rsidRPr="006C18C4">
                <w:rPr>
                  <w:rFonts w:eastAsia="Times New Roman" w:cs="Tahoma"/>
                  <w:color w:val="auto"/>
                </w:rPr>
                <w:t xml:space="preserve">Serialized using digits 8 </w:t>
              </w:r>
            </w:ins>
            <w:ins w:id="3076" w:author="Haider Alhabibi" w:date="2022-03-04T13:20:00Z">
              <w:r w:rsidR="00601F6B" w:rsidRPr="006C18C4">
                <w:rPr>
                  <w:rFonts w:eastAsia="Times New Roman" w:cs="Tahoma"/>
                  <w:color w:val="auto"/>
                </w:rPr>
                <w:t>through</w:t>
              </w:r>
            </w:ins>
            <w:ins w:id="3077" w:author="Haider Alhabibi" w:date="2022-02-17T13:43:00Z">
              <w:r w:rsidRPr="006C18C4">
                <w:rPr>
                  <w:rFonts w:eastAsia="Times New Roman" w:cs="Tahoma"/>
                  <w:color w:val="auto"/>
                </w:rPr>
                <w:t xml:space="preserve"> 14</w:t>
              </w:r>
            </w:ins>
            <w:ins w:id="3078" w:author="Shewmaker, Michael@Energy" w:date="2022-03-03T14:23:00Z">
              <w:r w:rsidR="00175C38">
                <w:rPr>
                  <w:rFonts w:eastAsia="Times New Roman" w:cs="Tahoma"/>
                  <w:color w:val="auto"/>
                </w:rPr>
                <w:t>; see note 4</w:t>
              </w:r>
            </w:ins>
          </w:p>
        </w:tc>
      </w:tr>
      <w:tr w:rsidR="0050236F" w:rsidRPr="006C18C4" w14:paraId="30505B92" w14:textId="77777777" w:rsidTr="004C3B64">
        <w:trPr>
          <w:ins w:id="3079" w:author="Haider Alhabibi" w:date="2022-02-17T13:43:00Z"/>
        </w:trPr>
        <w:tc>
          <w:tcPr>
            <w:tcW w:w="571" w:type="pct"/>
          </w:tcPr>
          <w:p w14:paraId="63916201" w14:textId="77777777" w:rsidR="0050236F" w:rsidRPr="006C18C4" w:rsidRDefault="0050236F" w:rsidP="00766A95">
            <w:pPr>
              <w:pStyle w:val="ListParagraph"/>
              <w:spacing w:before="0"/>
              <w:jc w:val="center"/>
              <w:rPr>
                <w:ins w:id="3080" w:author="Haider Alhabibi" w:date="2022-02-17T13:43:00Z"/>
                <w:rFonts w:eastAsia="Times New Roman" w:cs="Tahoma"/>
                <w:color w:val="auto"/>
              </w:rPr>
            </w:pPr>
            <w:ins w:id="3081" w:author="Haider Alhabibi" w:date="2022-02-17T13:43:00Z">
              <w:r>
                <w:rPr>
                  <w:rFonts w:eastAsia="Times New Roman" w:cs="Tahoma"/>
                  <w:color w:val="auto"/>
                </w:rPr>
                <w:t>22</w:t>
              </w:r>
            </w:ins>
          </w:p>
        </w:tc>
        <w:tc>
          <w:tcPr>
            <w:tcW w:w="1305" w:type="pct"/>
          </w:tcPr>
          <w:p w14:paraId="5B69A212" w14:textId="77777777" w:rsidR="0050236F" w:rsidRPr="006C18C4" w:rsidRDefault="0050236F" w:rsidP="00A17774">
            <w:pPr>
              <w:pStyle w:val="ListParagraph"/>
              <w:spacing w:before="0"/>
              <w:rPr>
                <w:ins w:id="3082" w:author="Haider Alhabibi" w:date="2022-02-17T13:43:00Z"/>
                <w:rFonts w:eastAsia="Times New Roman" w:cs="Tahoma"/>
                <w:color w:val="auto"/>
              </w:rPr>
            </w:pPr>
            <w:ins w:id="3083" w:author="Haider Alhabibi" w:date="2022-02-17T13:43:00Z">
              <w:r w:rsidRPr="000A2A5E">
                <w:rPr>
                  <w:rFonts w:eastAsia="Times New Roman" w:cs="Tahoma"/>
                  <w:color w:val="auto"/>
                </w:rPr>
                <w:t>Dwelling Unit</w:t>
              </w:r>
              <w:r w:rsidRPr="006C18C4">
                <w:rPr>
                  <w:rFonts w:eastAsia="Times New Roman" w:cs="Tahoma"/>
                  <w:color w:val="auto"/>
                </w:rPr>
                <w:t xml:space="preserve"> count, </w:t>
              </w:r>
              <w:r>
                <w:rPr>
                  <w:rFonts w:eastAsia="Times New Roman" w:cs="Tahoma"/>
                  <w:color w:val="auto"/>
                </w:rPr>
                <w:t>tens</w:t>
              </w:r>
            </w:ins>
          </w:p>
        </w:tc>
        <w:tc>
          <w:tcPr>
            <w:tcW w:w="1532" w:type="pct"/>
          </w:tcPr>
          <w:p w14:paraId="7E7B6F5E" w14:textId="77777777" w:rsidR="0050236F" w:rsidRPr="006C18C4" w:rsidRDefault="0050236F" w:rsidP="00A17774">
            <w:pPr>
              <w:pStyle w:val="ListParagraph"/>
              <w:spacing w:before="0"/>
              <w:rPr>
                <w:ins w:id="3084" w:author="Haider Alhabibi" w:date="2022-02-17T13:43:00Z"/>
                <w:rFonts w:eastAsia="Times New Roman" w:cs="Tahoma"/>
                <w:color w:val="auto"/>
              </w:rPr>
            </w:pPr>
            <w:ins w:id="3085" w:author="Haider Alhabibi" w:date="2022-02-17T13:43:00Z">
              <w:r w:rsidRPr="006C18C4">
                <w:rPr>
                  <w:rFonts w:eastAsia="Times New Roman" w:cs="Tahoma"/>
                  <w:color w:val="auto"/>
                </w:rPr>
                <w:t>0-9</w:t>
              </w:r>
            </w:ins>
          </w:p>
        </w:tc>
        <w:tc>
          <w:tcPr>
            <w:tcW w:w="1592" w:type="pct"/>
          </w:tcPr>
          <w:p w14:paraId="606C5964" w14:textId="4131D98E" w:rsidR="0050236F" w:rsidRPr="006C18C4" w:rsidRDefault="0050236F" w:rsidP="00A17774">
            <w:pPr>
              <w:pStyle w:val="ListParagraph"/>
              <w:spacing w:before="0"/>
              <w:rPr>
                <w:ins w:id="3086" w:author="Haider Alhabibi" w:date="2022-02-17T13:43:00Z"/>
                <w:rFonts w:eastAsia="Times New Roman" w:cs="Tahoma"/>
                <w:color w:val="auto"/>
              </w:rPr>
            </w:pPr>
            <w:ins w:id="3087" w:author="Haider Alhabibi" w:date="2022-02-17T13:43:00Z">
              <w:r w:rsidRPr="006C18C4">
                <w:rPr>
                  <w:rFonts w:eastAsia="Times New Roman" w:cs="Tahoma"/>
                  <w:color w:val="auto"/>
                </w:rPr>
                <w:t xml:space="preserve">Serialized using digits 8 </w:t>
              </w:r>
            </w:ins>
            <w:ins w:id="3088" w:author="Haider Alhabibi" w:date="2022-03-04T13:20:00Z">
              <w:r w:rsidR="00601F6B" w:rsidRPr="006C18C4">
                <w:rPr>
                  <w:rFonts w:eastAsia="Times New Roman" w:cs="Tahoma"/>
                  <w:color w:val="auto"/>
                </w:rPr>
                <w:t>through</w:t>
              </w:r>
            </w:ins>
            <w:ins w:id="3089" w:author="Haider Alhabibi" w:date="2022-02-17T13:43:00Z">
              <w:r w:rsidRPr="006C18C4">
                <w:rPr>
                  <w:rFonts w:eastAsia="Times New Roman" w:cs="Tahoma"/>
                  <w:color w:val="auto"/>
                </w:rPr>
                <w:t xml:space="preserve"> 14</w:t>
              </w:r>
            </w:ins>
            <w:ins w:id="3090" w:author="Shewmaker, Michael@Energy" w:date="2022-03-03T14:23:00Z">
              <w:r w:rsidR="00175C38">
                <w:rPr>
                  <w:rFonts w:eastAsia="Times New Roman" w:cs="Tahoma"/>
                  <w:color w:val="auto"/>
                </w:rPr>
                <w:t>; see note 4</w:t>
              </w:r>
            </w:ins>
          </w:p>
        </w:tc>
      </w:tr>
      <w:tr w:rsidR="0050236F" w:rsidRPr="006C18C4" w14:paraId="623B1CEF" w14:textId="77777777" w:rsidTr="004C3B64">
        <w:trPr>
          <w:ins w:id="3091" w:author="Haider Alhabibi" w:date="2022-02-17T13:43:00Z"/>
        </w:trPr>
        <w:tc>
          <w:tcPr>
            <w:tcW w:w="571" w:type="pct"/>
          </w:tcPr>
          <w:p w14:paraId="15D5B2F4" w14:textId="77777777" w:rsidR="0050236F" w:rsidRPr="006C18C4" w:rsidRDefault="0050236F" w:rsidP="00766A95">
            <w:pPr>
              <w:pStyle w:val="ListParagraph"/>
              <w:spacing w:before="0"/>
              <w:jc w:val="center"/>
              <w:rPr>
                <w:ins w:id="3092" w:author="Haider Alhabibi" w:date="2022-02-17T13:43:00Z"/>
                <w:rFonts w:eastAsia="Times New Roman" w:cs="Tahoma"/>
                <w:color w:val="auto"/>
              </w:rPr>
            </w:pPr>
            <w:ins w:id="3093" w:author="Haider Alhabibi" w:date="2022-02-17T13:43:00Z">
              <w:r>
                <w:rPr>
                  <w:rFonts w:eastAsia="Times New Roman" w:cs="Tahoma"/>
                  <w:color w:val="auto"/>
                </w:rPr>
                <w:t>23</w:t>
              </w:r>
            </w:ins>
          </w:p>
        </w:tc>
        <w:tc>
          <w:tcPr>
            <w:tcW w:w="1305" w:type="pct"/>
          </w:tcPr>
          <w:p w14:paraId="423EF5FC" w14:textId="77777777" w:rsidR="0050236F" w:rsidRPr="006C18C4" w:rsidRDefault="0050236F" w:rsidP="00A17774">
            <w:pPr>
              <w:pStyle w:val="ListParagraph"/>
              <w:spacing w:before="0"/>
              <w:rPr>
                <w:ins w:id="3094" w:author="Haider Alhabibi" w:date="2022-02-17T13:43:00Z"/>
                <w:rFonts w:eastAsia="Times New Roman" w:cs="Tahoma"/>
                <w:color w:val="auto"/>
              </w:rPr>
            </w:pPr>
            <w:ins w:id="3095" w:author="Haider Alhabibi" w:date="2022-02-17T13:43:00Z">
              <w:r w:rsidRPr="0010168B">
                <w:rPr>
                  <w:rFonts w:eastAsia="Times New Roman" w:cs="Tahoma"/>
                  <w:color w:val="auto"/>
                </w:rPr>
                <w:t>Dwelling Unit</w:t>
              </w:r>
              <w:r w:rsidRPr="006C18C4">
                <w:rPr>
                  <w:rFonts w:eastAsia="Times New Roman" w:cs="Tahoma"/>
                  <w:color w:val="auto"/>
                </w:rPr>
                <w:t xml:space="preserve"> count, </w:t>
              </w:r>
              <w:r>
                <w:rPr>
                  <w:rFonts w:eastAsia="Times New Roman" w:cs="Tahoma"/>
                  <w:color w:val="auto"/>
                </w:rPr>
                <w:t>ones</w:t>
              </w:r>
            </w:ins>
          </w:p>
        </w:tc>
        <w:tc>
          <w:tcPr>
            <w:tcW w:w="1532" w:type="pct"/>
          </w:tcPr>
          <w:p w14:paraId="046F98FF" w14:textId="77777777" w:rsidR="0050236F" w:rsidRPr="006C18C4" w:rsidRDefault="0050236F" w:rsidP="00A17774">
            <w:pPr>
              <w:pStyle w:val="ListParagraph"/>
              <w:spacing w:before="0"/>
              <w:rPr>
                <w:ins w:id="3096" w:author="Haider Alhabibi" w:date="2022-02-17T13:43:00Z"/>
                <w:rFonts w:eastAsia="Times New Roman" w:cs="Tahoma"/>
                <w:color w:val="auto"/>
              </w:rPr>
            </w:pPr>
            <w:ins w:id="3097" w:author="Haider Alhabibi" w:date="2022-02-17T13:43:00Z">
              <w:r w:rsidRPr="006C18C4">
                <w:rPr>
                  <w:rFonts w:eastAsia="Times New Roman" w:cs="Tahoma"/>
                  <w:color w:val="auto"/>
                </w:rPr>
                <w:t>0-9</w:t>
              </w:r>
            </w:ins>
          </w:p>
        </w:tc>
        <w:tc>
          <w:tcPr>
            <w:tcW w:w="1592" w:type="pct"/>
          </w:tcPr>
          <w:p w14:paraId="484D16F3" w14:textId="2B17B492" w:rsidR="0050236F" w:rsidRPr="006C18C4" w:rsidRDefault="0050236F" w:rsidP="00A17774">
            <w:pPr>
              <w:pStyle w:val="ListParagraph"/>
              <w:spacing w:before="0"/>
              <w:rPr>
                <w:ins w:id="3098" w:author="Haider Alhabibi" w:date="2022-02-17T13:43:00Z"/>
                <w:rFonts w:eastAsia="Times New Roman" w:cs="Tahoma"/>
                <w:color w:val="auto"/>
              </w:rPr>
            </w:pPr>
            <w:ins w:id="3099" w:author="Haider Alhabibi" w:date="2022-02-17T13:43:00Z">
              <w:r w:rsidRPr="006C18C4">
                <w:rPr>
                  <w:rFonts w:eastAsia="Times New Roman" w:cs="Tahoma"/>
                  <w:color w:val="auto"/>
                </w:rPr>
                <w:t xml:space="preserve">Serialized using digits 8 </w:t>
              </w:r>
              <w:proofErr w:type="spellStart"/>
              <w:r w:rsidRPr="006C18C4">
                <w:rPr>
                  <w:rFonts w:eastAsia="Times New Roman" w:cs="Tahoma"/>
                  <w:color w:val="auto"/>
                </w:rPr>
                <w:t>though</w:t>
              </w:r>
              <w:proofErr w:type="spellEnd"/>
              <w:r w:rsidRPr="006C18C4">
                <w:rPr>
                  <w:rFonts w:eastAsia="Times New Roman" w:cs="Tahoma"/>
                  <w:color w:val="auto"/>
                </w:rPr>
                <w:t xml:space="preserve"> 14</w:t>
              </w:r>
            </w:ins>
            <w:ins w:id="3100" w:author="Shewmaker, Michael@Energy" w:date="2022-03-03T14:23:00Z">
              <w:r w:rsidR="00175C38">
                <w:rPr>
                  <w:rFonts w:eastAsia="Times New Roman" w:cs="Tahoma"/>
                  <w:color w:val="auto"/>
                </w:rPr>
                <w:t>; see note 4</w:t>
              </w:r>
            </w:ins>
          </w:p>
        </w:tc>
      </w:tr>
      <w:tr w:rsidR="0050236F" w:rsidRPr="006C18C4" w14:paraId="2C58F0CA" w14:textId="77777777" w:rsidTr="004C3B64">
        <w:trPr>
          <w:ins w:id="3101" w:author="Haider Alhabibi" w:date="2022-02-17T13:43:00Z"/>
        </w:trPr>
        <w:tc>
          <w:tcPr>
            <w:tcW w:w="571" w:type="pct"/>
          </w:tcPr>
          <w:p w14:paraId="10D1DFF5" w14:textId="77777777" w:rsidR="0050236F" w:rsidRPr="006C18C4" w:rsidRDefault="0050236F" w:rsidP="00766A95">
            <w:pPr>
              <w:pStyle w:val="ListParagraph"/>
              <w:spacing w:before="0"/>
              <w:jc w:val="center"/>
              <w:rPr>
                <w:ins w:id="3102" w:author="Haider Alhabibi" w:date="2022-02-17T13:43:00Z"/>
                <w:rFonts w:eastAsia="Times New Roman" w:cs="Tahoma"/>
                <w:color w:val="auto"/>
              </w:rPr>
            </w:pPr>
            <w:ins w:id="3103" w:author="Haider Alhabibi" w:date="2022-02-17T13:43:00Z">
              <w:r>
                <w:rPr>
                  <w:rFonts w:eastAsia="Times New Roman" w:cs="Tahoma"/>
                  <w:color w:val="auto"/>
                </w:rPr>
                <w:t>24</w:t>
              </w:r>
            </w:ins>
          </w:p>
        </w:tc>
        <w:tc>
          <w:tcPr>
            <w:tcW w:w="1305" w:type="pct"/>
          </w:tcPr>
          <w:p w14:paraId="5E897964" w14:textId="77777777" w:rsidR="0050236F" w:rsidRPr="006C18C4" w:rsidRDefault="0050236F" w:rsidP="00A17774">
            <w:pPr>
              <w:pStyle w:val="ListParagraph"/>
              <w:rPr>
                <w:ins w:id="3104" w:author="Haider Alhabibi" w:date="2022-02-17T13:43:00Z"/>
                <w:rFonts w:eastAsia="Times New Roman" w:cs="Tahoma"/>
                <w:color w:val="auto"/>
              </w:rPr>
            </w:pPr>
            <w:ins w:id="3105" w:author="Haider Alhabibi" w:date="2022-02-17T13:43:00Z">
              <w:r w:rsidRPr="006C18C4">
                <w:rPr>
                  <w:rFonts w:eastAsia="Times New Roman" w:cs="Tahoma"/>
                  <w:color w:val="auto"/>
                </w:rPr>
                <w:t xml:space="preserve">Delimiter </w:t>
              </w:r>
              <w:r>
                <w:rPr>
                  <w:rFonts w:eastAsia="Times New Roman" w:cs="Tahoma"/>
                  <w:color w:val="auto"/>
                </w:rPr>
                <w:t>4</w:t>
              </w:r>
            </w:ins>
          </w:p>
        </w:tc>
        <w:tc>
          <w:tcPr>
            <w:tcW w:w="1532" w:type="pct"/>
          </w:tcPr>
          <w:p w14:paraId="5B02E4CB" w14:textId="77777777" w:rsidR="0050236F" w:rsidRPr="006C18C4" w:rsidRDefault="0050236F" w:rsidP="00A17774">
            <w:pPr>
              <w:pStyle w:val="ListParagraph"/>
              <w:rPr>
                <w:ins w:id="3106" w:author="Haider Alhabibi" w:date="2022-02-17T13:43:00Z"/>
                <w:rFonts w:eastAsia="Times New Roman" w:cs="Tahoma"/>
                <w:color w:val="auto"/>
              </w:rPr>
            </w:pPr>
            <w:ins w:id="3107" w:author="Haider Alhabibi" w:date="2022-02-17T13:43:00Z">
              <w:r w:rsidRPr="006C18C4">
                <w:rPr>
                  <w:rFonts w:eastAsia="Times New Roman" w:cs="Tahoma"/>
                  <w:color w:val="auto"/>
                </w:rPr>
                <w:t>- (short hyphen)</w:t>
              </w:r>
            </w:ins>
          </w:p>
        </w:tc>
        <w:tc>
          <w:tcPr>
            <w:tcW w:w="1592" w:type="pct"/>
          </w:tcPr>
          <w:p w14:paraId="19101611" w14:textId="77777777" w:rsidR="0050236F" w:rsidRPr="006C18C4" w:rsidRDefault="0050236F" w:rsidP="00A17774">
            <w:pPr>
              <w:pStyle w:val="ListParagraph"/>
              <w:rPr>
                <w:ins w:id="3108" w:author="Haider Alhabibi" w:date="2022-02-17T13:43:00Z"/>
                <w:rFonts w:eastAsia="Times New Roman" w:cs="Tahoma"/>
                <w:color w:val="auto"/>
              </w:rPr>
            </w:pPr>
            <w:ins w:id="3109" w:author="Haider Alhabibi" w:date="2022-02-17T13:43:00Z">
              <w:r w:rsidRPr="006C18C4">
                <w:rPr>
                  <w:rFonts w:eastAsia="Times New Roman" w:cs="Tahoma"/>
                  <w:color w:val="auto"/>
                </w:rPr>
                <w:t>Static character</w:t>
              </w:r>
            </w:ins>
          </w:p>
        </w:tc>
      </w:tr>
      <w:tr w:rsidR="0050236F" w:rsidRPr="006C18C4" w14:paraId="5CD93B56" w14:textId="77777777" w:rsidTr="004C3B64">
        <w:trPr>
          <w:ins w:id="3110" w:author="Haider Alhabibi" w:date="2022-02-17T13:43:00Z"/>
        </w:trPr>
        <w:tc>
          <w:tcPr>
            <w:tcW w:w="571" w:type="pct"/>
          </w:tcPr>
          <w:p w14:paraId="6B1A31FF" w14:textId="77777777" w:rsidR="0050236F" w:rsidRPr="006C18C4" w:rsidRDefault="0050236F" w:rsidP="00766A95">
            <w:pPr>
              <w:pStyle w:val="ListParagraph"/>
              <w:spacing w:before="0"/>
              <w:jc w:val="center"/>
              <w:rPr>
                <w:ins w:id="3111" w:author="Haider Alhabibi" w:date="2022-02-17T13:43:00Z"/>
                <w:rFonts w:eastAsia="Times New Roman" w:cs="Tahoma"/>
                <w:color w:val="auto"/>
              </w:rPr>
            </w:pPr>
            <w:ins w:id="3112" w:author="Haider Alhabibi" w:date="2022-02-17T13:43:00Z">
              <w:r>
                <w:rPr>
                  <w:rFonts w:eastAsia="Times New Roman" w:cs="Tahoma"/>
                  <w:color w:val="auto"/>
                </w:rPr>
                <w:t>25</w:t>
              </w:r>
            </w:ins>
          </w:p>
        </w:tc>
        <w:tc>
          <w:tcPr>
            <w:tcW w:w="1305" w:type="pct"/>
          </w:tcPr>
          <w:p w14:paraId="66FD01D0" w14:textId="4D382C64" w:rsidR="0050236F" w:rsidRPr="006C18C4" w:rsidRDefault="0050236F" w:rsidP="00A17774">
            <w:pPr>
              <w:pStyle w:val="ListParagraph"/>
              <w:spacing w:before="0"/>
              <w:rPr>
                <w:ins w:id="3113" w:author="Haider Alhabibi" w:date="2022-02-17T13:43:00Z"/>
                <w:rFonts w:eastAsia="Times New Roman" w:cs="Tahoma"/>
                <w:color w:val="auto"/>
              </w:rPr>
            </w:pPr>
            <w:ins w:id="3114" w:author="Haider Alhabibi" w:date="2022-02-17T13:43:00Z">
              <w:r w:rsidRPr="006C18C4">
                <w:rPr>
                  <w:rFonts w:eastAsia="Times New Roman" w:cs="Tahoma"/>
                  <w:color w:val="auto"/>
                </w:rPr>
                <w:t xml:space="preserve">Parent </w:t>
              </w:r>
            </w:ins>
            <w:ins w:id="3115" w:author="Haider Alhabibi" w:date="2022-02-17T14:26:00Z">
              <w:r w:rsidR="00124171">
                <w:rPr>
                  <w:rFonts w:eastAsia="Times New Roman" w:cs="Tahoma"/>
                  <w:color w:val="auto"/>
                </w:rPr>
                <w:t>LMCI</w:t>
              </w:r>
            </w:ins>
            <w:ins w:id="3116" w:author="Haider Alhabibi" w:date="2022-02-17T13:43:00Z">
              <w:r w:rsidRPr="006C18C4">
                <w:rPr>
                  <w:rFonts w:eastAsia="Times New Roman" w:cs="Tahoma"/>
                  <w:color w:val="auto"/>
                </w:rPr>
                <w:t xml:space="preserve"> category</w:t>
              </w:r>
            </w:ins>
          </w:p>
        </w:tc>
        <w:tc>
          <w:tcPr>
            <w:tcW w:w="1532" w:type="pct"/>
          </w:tcPr>
          <w:p w14:paraId="133B8446" w14:textId="66CC2330" w:rsidR="0050236F" w:rsidRPr="006C18C4" w:rsidRDefault="00A64C93" w:rsidP="00A17774">
            <w:pPr>
              <w:pStyle w:val="ListParagraph"/>
              <w:spacing w:before="0"/>
              <w:rPr>
                <w:ins w:id="3117" w:author="Haider Alhabibi" w:date="2022-02-17T13:43:00Z"/>
                <w:rFonts w:eastAsia="Times New Roman" w:cs="Tahoma"/>
                <w:color w:val="auto"/>
              </w:rPr>
            </w:pPr>
            <w:ins w:id="3118" w:author="Haider Alhabibi" w:date="2022-03-04T15:03:00Z">
              <w:r>
                <w:rPr>
                  <w:rFonts w:eastAsia="Times New Roman" w:cs="Tahoma"/>
                  <w:color w:val="auto"/>
                </w:rPr>
                <w:t xml:space="preserve">C, </w:t>
              </w:r>
            </w:ins>
            <w:ins w:id="3119" w:author="Haider Alhabibi" w:date="2022-03-04T15:06:00Z">
              <w:r w:rsidR="00A80EB1">
                <w:rPr>
                  <w:rFonts w:eastAsia="Times New Roman" w:cs="Tahoma"/>
                  <w:color w:val="auto"/>
                </w:rPr>
                <w:t>R</w:t>
              </w:r>
            </w:ins>
            <w:ins w:id="3120" w:author="Haider Alhabibi" w:date="2022-03-04T15:03:00Z">
              <w:r>
                <w:rPr>
                  <w:rFonts w:eastAsia="Times New Roman" w:cs="Tahoma"/>
                  <w:color w:val="auto"/>
                </w:rPr>
                <w:t xml:space="preserve">, </w:t>
              </w:r>
            </w:ins>
            <w:ins w:id="3121" w:author="Haider Alhabibi" w:date="2022-03-04T15:06:00Z">
              <w:r w:rsidR="00A80EB1">
                <w:rPr>
                  <w:rFonts w:eastAsia="Times New Roman" w:cs="Tahoma"/>
                  <w:color w:val="auto"/>
                </w:rPr>
                <w:t>S</w:t>
              </w:r>
            </w:ins>
          </w:p>
        </w:tc>
        <w:tc>
          <w:tcPr>
            <w:tcW w:w="1592" w:type="pct"/>
          </w:tcPr>
          <w:p w14:paraId="6D4E20A2" w14:textId="0A3548EB" w:rsidR="0050236F" w:rsidRPr="006C18C4" w:rsidRDefault="0050236F" w:rsidP="00A17774">
            <w:pPr>
              <w:pStyle w:val="ListParagraph"/>
              <w:spacing w:before="0"/>
              <w:rPr>
                <w:ins w:id="3122" w:author="Haider Alhabibi" w:date="2022-02-17T13:43:00Z"/>
                <w:rFonts w:eastAsia="Times New Roman" w:cs="Tahoma"/>
                <w:color w:val="auto"/>
              </w:rPr>
            </w:pPr>
            <w:ins w:id="3123" w:author="Haider Alhabibi" w:date="2022-02-17T13:43:00Z">
              <w:r w:rsidRPr="006C18C4">
                <w:rPr>
                  <w:rFonts w:eastAsia="Times New Roman" w:cs="Tahoma"/>
                  <w:color w:val="auto"/>
                </w:rPr>
                <w:t>See Table 3-1a for all designators</w:t>
              </w:r>
            </w:ins>
            <w:ins w:id="3124" w:author="Shewmaker, Michael@Energy" w:date="2022-03-03T14:24:00Z">
              <w:del w:id="3125" w:author="Haider Alhabibi" w:date="2022-03-08T08:53:00Z">
                <w:r w:rsidR="004164AC">
                  <w:rPr>
                    <w:rFonts w:eastAsia="Times New Roman" w:cs="Tahoma"/>
                    <w:color w:val="auto"/>
                  </w:rPr>
                  <w:delText>; see note 7</w:delText>
                </w:r>
              </w:del>
            </w:ins>
            <w:ins w:id="3126" w:author="Alhabibi, Haider@Energy" w:date="2022-02-17T13:43:00Z">
              <w:del w:id="3127" w:author="Shewmaker, Michael@Energy" w:date="2022-03-03T14:24:00Z">
                <w:r w:rsidRPr="006C18C4" w:rsidDel="004164AC">
                  <w:rPr>
                    <w:rFonts w:eastAsia="Times New Roman" w:cs="Tahoma"/>
                    <w:color w:val="auto"/>
                  </w:rPr>
                  <w:delText>.</w:delText>
                </w:r>
              </w:del>
            </w:ins>
          </w:p>
        </w:tc>
      </w:tr>
      <w:tr w:rsidR="0050236F" w:rsidRPr="006C18C4" w14:paraId="16615004" w14:textId="77777777" w:rsidTr="004C3B64">
        <w:trPr>
          <w:ins w:id="3128" w:author="Haider Alhabibi" w:date="2022-02-17T13:43:00Z"/>
        </w:trPr>
        <w:tc>
          <w:tcPr>
            <w:tcW w:w="571" w:type="pct"/>
          </w:tcPr>
          <w:p w14:paraId="14C63873" w14:textId="77777777" w:rsidR="0050236F" w:rsidRPr="006C18C4" w:rsidRDefault="0050236F" w:rsidP="00766A95">
            <w:pPr>
              <w:pStyle w:val="ListParagraph"/>
              <w:spacing w:before="0"/>
              <w:jc w:val="center"/>
              <w:rPr>
                <w:ins w:id="3129" w:author="Haider Alhabibi" w:date="2022-02-17T13:43:00Z"/>
                <w:rFonts w:eastAsia="Times New Roman" w:cs="Tahoma"/>
                <w:color w:val="auto"/>
              </w:rPr>
            </w:pPr>
            <w:ins w:id="3130" w:author="Haider Alhabibi" w:date="2022-02-17T13:43:00Z">
              <w:r>
                <w:rPr>
                  <w:rFonts w:eastAsia="Times New Roman" w:cs="Tahoma"/>
                  <w:color w:val="auto"/>
                </w:rPr>
                <w:t>26</w:t>
              </w:r>
            </w:ins>
          </w:p>
        </w:tc>
        <w:tc>
          <w:tcPr>
            <w:tcW w:w="1305" w:type="pct"/>
          </w:tcPr>
          <w:p w14:paraId="13703DF7" w14:textId="658134B7" w:rsidR="0050236F" w:rsidRPr="006C18C4" w:rsidRDefault="0050236F" w:rsidP="00A17774">
            <w:pPr>
              <w:pStyle w:val="ListParagraph"/>
              <w:spacing w:before="0"/>
              <w:rPr>
                <w:ins w:id="3131" w:author="Haider Alhabibi" w:date="2022-02-17T13:43:00Z"/>
                <w:rFonts w:eastAsia="Times New Roman" w:cs="Tahoma"/>
                <w:color w:val="auto"/>
              </w:rPr>
            </w:pPr>
            <w:ins w:id="3132" w:author="Haider Alhabibi" w:date="2022-02-17T13:43:00Z">
              <w:r w:rsidRPr="006C18C4">
                <w:rPr>
                  <w:rFonts w:eastAsia="Times New Roman" w:cs="Tahoma"/>
                  <w:color w:val="auto"/>
                </w:rPr>
                <w:t xml:space="preserve">Parent </w:t>
              </w:r>
            </w:ins>
            <w:ins w:id="3133" w:author="Haider Alhabibi" w:date="2022-02-17T14:27:00Z">
              <w:r w:rsidR="00761FBA">
                <w:rPr>
                  <w:rFonts w:eastAsia="Times New Roman" w:cs="Tahoma"/>
                  <w:color w:val="auto"/>
                </w:rPr>
                <w:t>LMCI</w:t>
              </w:r>
            </w:ins>
            <w:ins w:id="3134" w:author="Haider Alhabibi" w:date="2022-02-17T13:43:00Z">
              <w:r w:rsidRPr="006C18C4">
                <w:rPr>
                  <w:rFonts w:eastAsia="Times New Roman" w:cs="Tahoma"/>
                  <w:color w:val="auto"/>
                </w:rPr>
                <w:t xml:space="preserve"> number, first</w:t>
              </w:r>
            </w:ins>
          </w:p>
        </w:tc>
        <w:tc>
          <w:tcPr>
            <w:tcW w:w="1532" w:type="pct"/>
          </w:tcPr>
          <w:p w14:paraId="5405EA52" w14:textId="77777777" w:rsidR="0050236F" w:rsidRPr="006C18C4" w:rsidRDefault="0050236F" w:rsidP="00A17774">
            <w:pPr>
              <w:pStyle w:val="ListParagraph"/>
              <w:spacing w:before="0"/>
              <w:rPr>
                <w:ins w:id="3135" w:author="Haider Alhabibi" w:date="2022-02-17T13:43:00Z"/>
                <w:rFonts w:eastAsia="Times New Roman" w:cs="Tahoma"/>
                <w:color w:val="auto"/>
              </w:rPr>
            </w:pPr>
            <w:ins w:id="3136" w:author="Haider Alhabibi" w:date="2022-02-17T13:43:00Z">
              <w:r>
                <w:rPr>
                  <w:rFonts w:eastAsia="Times New Roman" w:cs="Tahoma"/>
                  <w:color w:val="auto"/>
                </w:rPr>
                <w:t>2</w:t>
              </w:r>
              <w:r w:rsidRPr="006C18C4">
                <w:rPr>
                  <w:rFonts w:eastAsia="Times New Roman" w:cs="Tahoma"/>
                  <w:color w:val="auto"/>
                </w:rPr>
                <w:t xml:space="preserve"> (</w:t>
              </w:r>
              <w:r>
                <w:rPr>
                  <w:rFonts w:eastAsia="Times New Roman" w:cs="Tahoma"/>
                  <w:color w:val="auto"/>
                </w:rPr>
                <w:t>MCH</w:t>
              </w:r>
              <w:r w:rsidRPr="006C18C4">
                <w:rPr>
                  <w:rFonts w:eastAsia="Times New Roman" w:cs="Tahoma"/>
                  <w:color w:val="auto"/>
                </w:rPr>
                <w:t>-</w:t>
              </w:r>
              <w:r>
                <w:rPr>
                  <w:rFonts w:eastAsia="Times New Roman" w:cs="Tahoma"/>
                  <w:color w:val="auto"/>
                </w:rPr>
                <w:t>2</w:t>
              </w:r>
              <w:r w:rsidRPr="006C18C4">
                <w:rPr>
                  <w:rFonts w:eastAsia="Times New Roman" w:cs="Tahoma"/>
                  <w:color w:val="auto"/>
                </w:rPr>
                <w:t>1)</w:t>
              </w:r>
            </w:ins>
          </w:p>
        </w:tc>
        <w:tc>
          <w:tcPr>
            <w:tcW w:w="1592" w:type="pct"/>
          </w:tcPr>
          <w:p w14:paraId="01FB3179" w14:textId="393B0609" w:rsidR="0050236F" w:rsidRPr="006C18C4" w:rsidRDefault="0050236F" w:rsidP="00A17774">
            <w:pPr>
              <w:pStyle w:val="ListParagraph"/>
              <w:spacing w:before="0"/>
              <w:rPr>
                <w:ins w:id="3137" w:author="Haider Alhabibi" w:date="2022-02-17T13:43:00Z"/>
                <w:rFonts w:eastAsia="Times New Roman" w:cs="Tahoma"/>
                <w:color w:val="auto"/>
              </w:rPr>
            </w:pPr>
            <w:ins w:id="3138" w:author="Haider Alhabibi" w:date="2022-02-17T13:43:00Z">
              <w:r w:rsidRPr="006C18C4">
                <w:rPr>
                  <w:rFonts w:eastAsia="Times New Roman" w:cs="Tahoma"/>
                  <w:color w:val="auto"/>
                </w:rPr>
                <w:t>Parent CF</w:t>
              </w:r>
              <w:r>
                <w:rPr>
                  <w:rFonts w:eastAsia="Times New Roman" w:cs="Tahoma"/>
                  <w:color w:val="auto"/>
                </w:rPr>
                <w:t>2</w:t>
              </w:r>
              <w:r w:rsidRPr="006C18C4">
                <w:rPr>
                  <w:rFonts w:eastAsia="Times New Roman" w:cs="Tahoma"/>
                  <w:color w:val="auto"/>
                </w:rPr>
                <w:t>R</w:t>
              </w:r>
            </w:ins>
            <w:ins w:id="3139" w:author="Shewmaker, Michael@Energy" w:date="2022-03-03T14:24:00Z">
              <w:del w:id="3140" w:author="Haider Alhabibi" w:date="2022-03-08T08:53:00Z">
                <w:r w:rsidR="004164AC">
                  <w:rPr>
                    <w:rFonts w:eastAsia="Times New Roman" w:cs="Tahoma"/>
                    <w:color w:val="auto"/>
                  </w:rPr>
                  <w:delText>; see note 7</w:delText>
                </w:r>
              </w:del>
            </w:ins>
          </w:p>
        </w:tc>
      </w:tr>
      <w:tr w:rsidR="0050236F" w:rsidRPr="006C18C4" w14:paraId="08207357" w14:textId="77777777" w:rsidTr="004C3B64">
        <w:trPr>
          <w:ins w:id="3141" w:author="Haider Alhabibi" w:date="2022-02-17T13:43:00Z"/>
        </w:trPr>
        <w:tc>
          <w:tcPr>
            <w:tcW w:w="571" w:type="pct"/>
          </w:tcPr>
          <w:p w14:paraId="2E4756C9" w14:textId="77777777" w:rsidR="0050236F" w:rsidRPr="006C18C4" w:rsidRDefault="0050236F" w:rsidP="00766A95">
            <w:pPr>
              <w:pStyle w:val="ListParagraph"/>
              <w:spacing w:before="0"/>
              <w:jc w:val="center"/>
              <w:rPr>
                <w:ins w:id="3142" w:author="Haider Alhabibi" w:date="2022-02-17T13:43:00Z"/>
                <w:rFonts w:eastAsia="Times New Roman" w:cs="Tahoma"/>
                <w:color w:val="auto"/>
              </w:rPr>
            </w:pPr>
            <w:ins w:id="3143" w:author="Haider Alhabibi" w:date="2022-02-17T13:43:00Z">
              <w:r>
                <w:rPr>
                  <w:rFonts w:eastAsia="Times New Roman" w:cs="Tahoma"/>
                  <w:color w:val="auto"/>
                </w:rPr>
                <w:t>27</w:t>
              </w:r>
            </w:ins>
          </w:p>
        </w:tc>
        <w:tc>
          <w:tcPr>
            <w:tcW w:w="1305" w:type="pct"/>
          </w:tcPr>
          <w:p w14:paraId="01D932BE" w14:textId="2983DE07" w:rsidR="0050236F" w:rsidRPr="006C18C4" w:rsidRDefault="0050236F" w:rsidP="00A17774">
            <w:pPr>
              <w:pStyle w:val="ListParagraph"/>
              <w:spacing w:before="0"/>
              <w:rPr>
                <w:ins w:id="3144" w:author="Haider Alhabibi" w:date="2022-02-17T13:43:00Z"/>
                <w:rFonts w:eastAsia="Times New Roman" w:cs="Tahoma"/>
                <w:color w:val="auto"/>
              </w:rPr>
            </w:pPr>
            <w:ins w:id="3145" w:author="Haider Alhabibi" w:date="2022-02-17T13:43:00Z">
              <w:r w:rsidRPr="006C18C4">
                <w:rPr>
                  <w:rFonts w:eastAsia="Times New Roman" w:cs="Tahoma"/>
                  <w:color w:val="auto"/>
                </w:rPr>
                <w:t xml:space="preserve">Parent </w:t>
              </w:r>
            </w:ins>
            <w:ins w:id="3146" w:author="Haider Alhabibi" w:date="2022-02-17T14:27:00Z">
              <w:r w:rsidR="00761FBA">
                <w:rPr>
                  <w:rFonts w:eastAsia="Times New Roman" w:cs="Tahoma"/>
                  <w:color w:val="auto"/>
                </w:rPr>
                <w:t>LMCI</w:t>
              </w:r>
            </w:ins>
            <w:ins w:id="3147" w:author="Haider Alhabibi" w:date="2022-02-17T13:43:00Z">
              <w:r w:rsidRPr="006C18C4">
                <w:rPr>
                  <w:rFonts w:eastAsia="Times New Roman" w:cs="Tahoma"/>
                  <w:color w:val="auto"/>
                </w:rPr>
                <w:t xml:space="preserve"> number, second</w:t>
              </w:r>
            </w:ins>
          </w:p>
        </w:tc>
        <w:tc>
          <w:tcPr>
            <w:tcW w:w="1532" w:type="pct"/>
          </w:tcPr>
          <w:p w14:paraId="047C4EB6" w14:textId="77777777" w:rsidR="0050236F" w:rsidRPr="006C18C4" w:rsidRDefault="0050236F" w:rsidP="00A17774">
            <w:pPr>
              <w:pStyle w:val="ListParagraph"/>
              <w:spacing w:before="0"/>
              <w:rPr>
                <w:ins w:id="3148" w:author="Haider Alhabibi" w:date="2022-02-17T13:43:00Z"/>
                <w:rFonts w:eastAsia="Times New Roman" w:cs="Tahoma"/>
                <w:color w:val="auto"/>
              </w:rPr>
            </w:pPr>
            <w:ins w:id="3149" w:author="Haider Alhabibi" w:date="2022-02-17T13:43:00Z">
              <w:r>
                <w:rPr>
                  <w:rFonts w:eastAsia="Times New Roman" w:cs="Tahoma"/>
                  <w:color w:val="auto"/>
                </w:rPr>
                <w:t>1</w:t>
              </w:r>
              <w:r w:rsidRPr="006C18C4">
                <w:rPr>
                  <w:rFonts w:eastAsia="Times New Roman" w:cs="Tahoma"/>
                  <w:color w:val="auto"/>
                </w:rPr>
                <w:t xml:space="preserve"> (</w:t>
              </w:r>
              <w:r>
                <w:rPr>
                  <w:rFonts w:eastAsia="Times New Roman" w:cs="Tahoma"/>
                  <w:color w:val="auto"/>
                </w:rPr>
                <w:t>MCH</w:t>
              </w:r>
              <w:r w:rsidRPr="006C18C4">
                <w:rPr>
                  <w:rFonts w:eastAsia="Times New Roman" w:cs="Tahoma"/>
                  <w:color w:val="auto"/>
                </w:rPr>
                <w:t>-</w:t>
              </w:r>
              <w:r>
                <w:rPr>
                  <w:rFonts w:eastAsia="Times New Roman" w:cs="Tahoma"/>
                  <w:color w:val="auto"/>
                </w:rPr>
                <w:t>2</w:t>
              </w:r>
              <w:r w:rsidRPr="006C18C4">
                <w:rPr>
                  <w:rFonts w:eastAsia="Times New Roman" w:cs="Tahoma"/>
                  <w:color w:val="auto"/>
                </w:rPr>
                <w:t>1)</w:t>
              </w:r>
            </w:ins>
          </w:p>
        </w:tc>
        <w:tc>
          <w:tcPr>
            <w:tcW w:w="1592" w:type="pct"/>
          </w:tcPr>
          <w:p w14:paraId="2FE44BA0" w14:textId="2863569F" w:rsidR="0050236F" w:rsidRPr="006C18C4" w:rsidRDefault="0050236F" w:rsidP="00A17774">
            <w:pPr>
              <w:pStyle w:val="ListParagraph"/>
              <w:spacing w:before="0"/>
              <w:rPr>
                <w:ins w:id="3150" w:author="Haider Alhabibi" w:date="2022-02-17T13:43:00Z"/>
                <w:rFonts w:eastAsia="Times New Roman" w:cs="Tahoma"/>
                <w:color w:val="auto"/>
              </w:rPr>
            </w:pPr>
            <w:ins w:id="3151" w:author="Haider Alhabibi" w:date="2022-02-17T13:43:00Z">
              <w:r w:rsidRPr="006C18C4">
                <w:rPr>
                  <w:rFonts w:eastAsia="Times New Roman" w:cs="Tahoma"/>
                  <w:color w:val="auto"/>
                </w:rPr>
                <w:t>Parent CF</w:t>
              </w:r>
              <w:r>
                <w:rPr>
                  <w:rFonts w:eastAsia="Times New Roman" w:cs="Tahoma"/>
                  <w:color w:val="auto"/>
                </w:rPr>
                <w:t>2</w:t>
              </w:r>
              <w:r w:rsidRPr="006C18C4">
                <w:rPr>
                  <w:rFonts w:eastAsia="Times New Roman" w:cs="Tahoma"/>
                  <w:color w:val="auto"/>
                </w:rPr>
                <w:t>R</w:t>
              </w:r>
            </w:ins>
            <w:ins w:id="3152" w:author="Shewmaker, Michael@Energy" w:date="2022-03-03T14:24:00Z">
              <w:del w:id="3153" w:author="Haider Alhabibi" w:date="2022-03-08T08:53:00Z">
                <w:r w:rsidR="004164AC">
                  <w:rPr>
                    <w:rFonts w:eastAsia="Times New Roman" w:cs="Tahoma"/>
                    <w:color w:val="auto"/>
                  </w:rPr>
                  <w:delText>; see note 7</w:delText>
                </w:r>
              </w:del>
            </w:ins>
          </w:p>
        </w:tc>
      </w:tr>
      <w:tr w:rsidR="0050236F" w:rsidRPr="006C18C4" w14:paraId="6DFF6013" w14:textId="77777777" w:rsidTr="004C3B64">
        <w:trPr>
          <w:ins w:id="3154" w:author="Haider Alhabibi" w:date="2022-02-17T13:43:00Z"/>
        </w:trPr>
        <w:tc>
          <w:tcPr>
            <w:tcW w:w="571" w:type="pct"/>
          </w:tcPr>
          <w:p w14:paraId="5FF579F7" w14:textId="77777777" w:rsidR="0050236F" w:rsidRPr="006C18C4" w:rsidRDefault="0050236F" w:rsidP="00766A95">
            <w:pPr>
              <w:pStyle w:val="ListParagraph"/>
              <w:spacing w:before="0"/>
              <w:jc w:val="center"/>
              <w:rPr>
                <w:ins w:id="3155" w:author="Haider Alhabibi" w:date="2022-02-17T13:43:00Z"/>
                <w:rFonts w:eastAsia="Times New Roman" w:cs="Tahoma"/>
                <w:color w:val="auto"/>
              </w:rPr>
            </w:pPr>
            <w:ins w:id="3156" w:author="Haider Alhabibi" w:date="2022-02-17T13:43:00Z">
              <w:r>
                <w:rPr>
                  <w:rFonts w:eastAsia="Times New Roman" w:cs="Tahoma"/>
                  <w:color w:val="auto"/>
                </w:rPr>
                <w:t>28</w:t>
              </w:r>
            </w:ins>
          </w:p>
        </w:tc>
        <w:tc>
          <w:tcPr>
            <w:tcW w:w="1305" w:type="pct"/>
          </w:tcPr>
          <w:p w14:paraId="6754DCC2" w14:textId="2A00416E" w:rsidR="0050236F" w:rsidRPr="006C18C4" w:rsidRDefault="00761FBA" w:rsidP="00A17774">
            <w:pPr>
              <w:pStyle w:val="ListParagraph"/>
              <w:spacing w:before="0"/>
              <w:rPr>
                <w:ins w:id="3157" w:author="Haider Alhabibi" w:date="2022-02-17T13:43:00Z"/>
                <w:rFonts w:eastAsia="Times New Roman" w:cs="Tahoma"/>
                <w:color w:val="auto"/>
              </w:rPr>
            </w:pPr>
            <w:ins w:id="3158" w:author="Haider Alhabibi" w:date="2022-02-17T14:27:00Z">
              <w:r>
                <w:rPr>
                  <w:rFonts w:eastAsia="Times New Roman" w:cs="Tahoma"/>
                  <w:color w:val="auto"/>
                </w:rPr>
                <w:t>LMCI</w:t>
              </w:r>
            </w:ins>
            <w:ins w:id="3159" w:author="Haider Alhabibi" w:date="2022-02-17T13:43:00Z">
              <w:r w:rsidR="0050236F" w:rsidRPr="006C18C4">
                <w:rPr>
                  <w:rFonts w:eastAsia="Times New Roman" w:cs="Tahoma"/>
                  <w:color w:val="auto"/>
                </w:rPr>
                <w:t xml:space="preserve"> count, </w:t>
              </w:r>
              <w:r w:rsidR="0050236F">
                <w:rPr>
                  <w:rFonts w:eastAsia="Times New Roman" w:cs="Tahoma"/>
                  <w:color w:val="auto"/>
                </w:rPr>
                <w:t>hundreds</w:t>
              </w:r>
            </w:ins>
          </w:p>
        </w:tc>
        <w:tc>
          <w:tcPr>
            <w:tcW w:w="1532" w:type="pct"/>
          </w:tcPr>
          <w:p w14:paraId="3DA5EB20" w14:textId="77777777" w:rsidR="0050236F" w:rsidRPr="006C18C4" w:rsidRDefault="0050236F" w:rsidP="00A17774">
            <w:pPr>
              <w:pStyle w:val="ListParagraph"/>
              <w:spacing w:before="0"/>
              <w:rPr>
                <w:ins w:id="3160" w:author="Haider Alhabibi" w:date="2022-02-17T13:43:00Z"/>
                <w:rFonts w:eastAsia="Times New Roman" w:cs="Tahoma"/>
                <w:color w:val="auto"/>
              </w:rPr>
            </w:pPr>
            <w:ins w:id="3161" w:author="Haider Alhabibi" w:date="2022-02-17T13:43:00Z">
              <w:r w:rsidRPr="006C18C4">
                <w:rPr>
                  <w:rFonts w:eastAsia="Times New Roman" w:cs="Tahoma"/>
                  <w:color w:val="auto"/>
                </w:rPr>
                <w:t>0-9</w:t>
              </w:r>
            </w:ins>
          </w:p>
        </w:tc>
        <w:tc>
          <w:tcPr>
            <w:tcW w:w="1592" w:type="pct"/>
          </w:tcPr>
          <w:p w14:paraId="2139ECA4" w14:textId="05FED2F4" w:rsidR="0050236F" w:rsidRPr="006C18C4" w:rsidRDefault="0050236F" w:rsidP="00A17774">
            <w:pPr>
              <w:pStyle w:val="ListParagraph"/>
              <w:spacing w:before="0"/>
              <w:rPr>
                <w:ins w:id="3162" w:author="Haider Alhabibi" w:date="2022-02-17T13:43:00Z"/>
                <w:rFonts w:eastAsia="Times New Roman" w:cs="Tahoma"/>
                <w:color w:val="auto"/>
              </w:rPr>
            </w:pPr>
            <w:ins w:id="3163" w:author="Haider Alhabibi" w:date="2022-02-17T13:43:00Z">
              <w:r w:rsidRPr="006C18C4">
                <w:rPr>
                  <w:rFonts w:eastAsia="Times New Roman" w:cs="Tahoma"/>
                  <w:color w:val="auto"/>
                </w:rPr>
                <w:t xml:space="preserve">Serialized using digits 8 </w:t>
              </w:r>
              <w:proofErr w:type="spellStart"/>
              <w:r w:rsidRPr="006C18C4">
                <w:rPr>
                  <w:rFonts w:eastAsia="Times New Roman" w:cs="Tahoma"/>
                  <w:color w:val="auto"/>
                </w:rPr>
                <w:t>though</w:t>
              </w:r>
              <w:proofErr w:type="spellEnd"/>
              <w:r w:rsidRPr="006C18C4">
                <w:rPr>
                  <w:rFonts w:eastAsia="Times New Roman" w:cs="Tahoma"/>
                  <w:color w:val="auto"/>
                </w:rPr>
                <w:t xml:space="preserve"> 14</w:t>
              </w:r>
            </w:ins>
            <w:ins w:id="3164" w:author="Shewmaker, Michael@Energy" w:date="2022-03-03T14:23:00Z">
              <w:r w:rsidR="004164AC">
                <w:rPr>
                  <w:rFonts w:eastAsia="Times New Roman" w:cs="Tahoma"/>
                  <w:color w:val="auto"/>
                </w:rPr>
                <w:t>; see note 5</w:t>
              </w:r>
            </w:ins>
            <w:ins w:id="3165" w:author="Shewmaker, Michael@Energy" w:date="2022-03-03T14:24:00Z">
              <w:del w:id="3166" w:author="Haider Alhabibi" w:date="2022-03-08T08:53:00Z">
                <w:r w:rsidR="004164AC">
                  <w:rPr>
                    <w:rFonts w:eastAsia="Times New Roman" w:cs="Tahoma"/>
                    <w:color w:val="auto"/>
                  </w:rPr>
                  <w:delText>; see note 7</w:delText>
                </w:r>
              </w:del>
            </w:ins>
          </w:p>
        </w:tc>
      </w:tr>
      <w:tr w:rsidR="0050236F" w:rsidRPr="006C18C4" w14:paraId="0AD38680" w14:textId="77777777" w:rsidTr="004C3B64">
        <w:trPr>
          <w:ins w:id="3167" w:author="Haider Alhabibi" w:date="2022-02-17T13:43:00Z"/>
        </w:trPr>
        <w:tc>
          <w:tcPr>
            <w:tcW w:w="571" w:type="pct"/>
          </w:tcPr>
          <w:p w14:paraId="7915A971" w14:textId="77777777" w:rsidR="0050236F" w:rsidRPr="006C18C4" w:rsidRDefault="0050236F" w:rsidP="00766A95">
            <w:pPr>
              <w:pStyle w:val="ListParagraph"/>
              <w:spacing w:before="0"/>
              <w:jc w:val="center"/>
              <w:rPr>
                <w:ins w:id="3168" w:author="Haider Alhabibi" w:date="2022-02-17T13:43:00Z"/>
                <w:rFonts w:eastAsia="Times New Roman" w:cs="Tahoma"/>
                <w:color w:val="auto"/>
              </w:rPr>
            </w:pPr>
            <w:ins w:id="3169" w:author="Haider Alhabibi" w:date="2022-02-17T13:43:00Z">
              <w:r>
                <w:rPr>
                  <w:rFonts w:eastAsia="Times New Roman" w:cs="Tahoma"/>
                  <w:color w:val="auto"/>
                </w:rPr>
                <w:t>29</w:t>
              </w:r>
            </w:ins>
          </w:p>
        </w:tc>
        <w:tc>
          <w:tcPr>
            <w:tcW w:w="1305" w:type="pct"/>
          </w:tcPr>
          <w:p w14:paraId="4F124DA9" w14:textId="7849879B" w:rsidR="0050236F" w:rsidRPr="006C18C4" w:rsidRDefault="00761FBA" w:rsidP="00A17774">
            <w:pPr>
              <w:pStyle w:val="ListParagraph"/>
              <w:spacing w:before="0"/>
              <w:rPr>
                <w:ins w:id="3170" w:author="Haider Alhabibi" w:date="2022-02-17T13:43:00Z"/>
                <w:rFonts w:eastAsia="Times New Roman" w:cs="Tahoma"/>
                <w:color w:val="auto"/>
              </w:rPr>
            </w:pPr>
            <w:ins w:id="3171" w:author="Haider Alhabibi" w:date="2022-02-17T14:27:00Z">
              <w:r>
                <w:rPr>
                  <w:rFonts w:eastAsia="Times New Roman" w:cs="Tahoma"/>
                  <w:color w:val="auto"/>
                </w:rPr>
                <w:t>LMCI</w:t>
              </w:r>
            </w:ins>
            <w:ins w:id="3172" w:author="Haider Alhabibi" w:date="2022-02-17T13:43:00Z">
              <w:r w:rsidR="0050236F" w:rsidRPr="006C18C4">
                <w:rPr>
                  <w:rFonts w:eastAsia="Times New Roman" w:cs="Tahoma"/>
                  <w:color w:val="auto"/>
                </w:rPr>
                <w:t xml:space="preserve"> count, </w:t>
              </w:r>
              <w:r w:rsidR="0050236F">
                <w:rPr>
                  <w:rFonts w:eastAsia="Times New Roman" w:cs="Tahoma"/>
                  <w:color w:val="auto"/>
                </w:rPr>
                <w:t>tens</w:t>
              </w:r>
            </w:ins>
          </w:p>
        </w:tc>
        <w:tc>
          <w:tcPr>
            <w:tcW w:w="1532" w:type="pct"/>
          </w:tcPr>
          <w:p w14:paraId="0C3A1EBF" w14:textId="77777777" w:rsidR="0050236F" w:rsidRPr="006C18C4" w:rsidRDefault="0050236F" w:rsidP="00A17774">
            <w:pPr>
              <w:pStyle w:val="ListParagraph"/>
              <w:spacing w:before="0"/>
              <w:rPr>
                <w:ins w:id="3173" w:author="Haider Alhabibi" w:date="2022-02-17T13:43:00Z"/>
                <w:rFonts w:eastAsia="Times New Roman" w:cs="Tahoma"/>
                <w:color w:val="auto"/>
              </w:rPr>
            </w:pPr>
            <w:ins w:id="3174" w:author="Haider Alhabibi" w:date="2022-02-17T13:43:00Z">
              <w:r w:rsidRPr="006C18C4">
                <w:rPr>
                  <w:rFonts w:eastAsia="Times New Roman" w:cs="Tahoma"/>
                  <w:color w:val="auto"/>
                </w:rPr>
                <w:t>0-9</w:t>
              </w:r>
            </w:ins>
          </w:p>
        </w:tc>
        <w:tc>
          <w:tcPr>
            <w:tcW w:w="1592" w:type="pct"/>
          </w:tcPr>
          <w:p w14:paraId="2CBA2A67" w14:textId="1BEF8F2B" w:rsidR="0050236F" w:rsidRPr="006C18C4" w:rsidRDefault="0050236F" w:rsidP="00A17774">
            <w:pPr>
              <w:pStyle w:val="ListParagraph"/>
              <w:spacing w:before="0"/>
              <w:rPr>
                <w:ins w:id="3175" w:author="Haider Alhabibi" w:date="2022-02-17T13:43:00Z"/>
                <w:rFonts w:eastAsia="Times New Roman" w:cs="Tahoma"/>
                <w:color w:val="auto"/>
              </w:rPr>
            </w:pPr>
            <w:ins w:id="3176" w:author="Haider Alhabibi" w:date="2022-02-17T13:43:00Z">
              <w:r w:rsidRPr="006C18C4">
                <w:rPr>
                  <w:rFonts w:eastAsia="Times New Roman" w:cs="Tahoma"/>
                  <w:color w:val="auto"/>
                </w:rPr>
                <w:t>Serialized using digits 8 th</w:t>
              </w:r>
              <w:r>
                <w:rPr>
                  <w:rFonts w:eastAsia="Times New Roman" w:cs="Tahoma"/>
                  <w:color w:val="auto"/>
                </w:rPr>
                <w:t>r</w:t>
              </w:r>
              <w:r w:rsidRPr="006C18C4">
                <w:rPr>
                  <w:rFonts w:eastAsia="Times New Roman" w:cs="Tahoma"/>
                  <w:color w:val="auto"/>
                </w:rPr>
                <w:t>ough 14</w:t>
              </w:r>
            </w:ins>
            <w:ins w:id="3177" w:author="Shewmaker, Michael@Energy" w:date="2022-03-03T14:23:00Z">
              <w:r w:rsidR="004164AC">
                <w:rPr>
                  <w:rFonts w:eastAsia="Times New Roman" w:cs="Tahoma"/>
                  <w:color w:val="auto"/>
                </w:rPr>
                <w:t>; see note 5</w:t>
              </w:r>
            </w:ins>
            <w:ins w:id="3178" w:author="Shewmaker, Michael@Energy" w:date="2022-03-03T14:24:00Z">
              <w:del w:id="3179" w:author="Haider Alhabibi" w:date="2022-03-08T08:53:00Z">
                <w:r w:rsidR="004164AC">
                  <w:rPr>
                    <w:rFonts w:eastAsia="Times New Roman" w:cs="Tahoma"/>
                    <w:color w:val="auto"/>
                  </w:rPr>
                  <w:delText>; see note 7</w:delText>
                </w:r>
              </w:del>
            </w:ins>
          </w:p>
        </w:tc>
      </w:tr>
      <w:tr w:rsidR="0050236F" w:rsidRPr="006C18C4" w14:paraId="5F8760D6" w14:textId="77777777" w:rsidTr="004C3B64">
        <w:trPr>
          <w:ins w:id="3180" w:author="Haider Alhabibi" w:date="2022-02-17T13:43:00Z"/>
        </w:trPr>
        <w:tc>
          <w:tcPr>
            <w:tcW w:w="571" w:type="pct"/>
          </w:tcPr>
          <w:p w14:paraId="6FDB88C8" w14:textId="77777777" w:rsidR="0050236F" w:rsidRPr="006C18C4" w:rsidRDefault="0050236F" w:rsidP="00766A95">
            <w:pPr>
              <w:pStyle w:val="ListParagraph"/>
              <w:spacing w:before="0"/>
              <w:jc w:val="center"/>
              <w:rPr>
                <w:ins w:id="3181" w:author="Haider Alhabibi" w:date="2022-02-17T13:43:00Z"/>
                <w:rFonts w:eastAsia="Times New Roman" w:cs="Tahoma"/>
                <w:color w:val="auto"/>
              </w:rPr>
            </w:pPr>
            <w:ins w:id="3182" w:author="Haider Alhabibi" w:date="2022-02-17T13:43:00Z">
              <w:r>
                <w:rPr>
                  <w:rFonts w:eastAsia="Times New Roman" w:cs="Tahoma"/>
                  <w:color w:val="auto"/>
                </w:rPr>
                <w:t>30</w:t>
              </w:r>
            </w:ins>
          </w:p>
        </w:tc>
        <w:tc>
          <w:tcPr>
            <w:tcW w:w="1305" w:type="pct"/>
          </w:tcPr>
          <w:p w14:paraId="541B47E8" w14:textId="5891ED28" w:rsidR="0050236F" w:rsidRPr="006C18C4" w:rsidRDefault="00761FBA" w:rsidP="00A17774">
            <w:pPr>
              <w:pStyle w:val="ListParagraph"/>
              <w:spacing w:before="0"/>
              <w:rPr>
                <w:ins w:id="3183" w:author="Haider Alhabibi" w:date="2022-02-17T13:43:00Z"/>
                <w:rFonts w:eastAsia="Times New Roman" w:cs="Tahoma"/>
                <w:color w:val="auto"/>
              </w:rPr>
            </w:pPr>
            <w:ins w:id="3184" w:author="Haider Alhabibi" w:date="2022-02-17T14:27:00Z">
              <w:r>
                <w:rPr>
                  <w:rFonts w:eastAsia="Times New Roman" w:cs="Tahoma"/>
                  <w:color w:val="auto"/>
                </w:rPr>
                <w:t>LMCI</w:t>
              </w:r>
            </w:ins>
            <w:ins w:id="3185" w:author="Haider Alhabibi" w:date="2022-02-17T13:43:00Z">
              <w:r w:rsidR="0050236F" w:rsidRPr="006C18C4">
                <w:rPr>
                  <w:rFonts w:eastAsia="Times New Roman" w:cs="Tahoma"/>
                  <w:color w:val="auto"/>
                </w:rPr>
                <w:t xml:space="preserve"> count, </w:t>
              </w:r>
              <w:r w:rsidR="0050236F">
                <w:rPr>
                  <w:rFonts w:eastAsia="Times New Roman" w:cs="Tahoma"/>
                  <w:color w:val="auto"/>
                </w:rPr>
                <w:t>ones</w:t>
              </w:r>
            </w:ins>
          </w:p>
        </w:tc>
        <w:tc>
          <w:tcPr>
            <w:tcW w:w="1532" w:type="pct"/>
          </w:tcPr>
          <w:p w14:paraId="35A274CF" w14:textId="77777777" w:rsidR="0050236F" w:rsidRPr="006C18C4" w:rsidRDefault="0050236F" w:rsidP="00A17774">
            <w:pPr>
              <w:pStyle w:val="ListParagraph"/>
              <w:spacing w:before="0"/>
              <w:rPr>
                <w:ins w:id="3186" w:author="Haider Alhabibi" w:date="2022-02-17T13:43:00Z"/>
                <w:rFonts w:eastAsia="Times New Roman" w:cs="Tahoma"/>
                <w:color w:val="auto"/>
              </w:rPr>
            </w:pPr>
            <w:ins w:id="3187" w:author="Haider Alhabibi" w:date="2022-02-17T13:43:00Z">
              <w:r w:rsidRPr="006C18C4">
                <w:rPr>
                  <w:rFonts w:eastAsia="Times New Roman" w:cs="Tahoma"/>
                  <w:color w:val="auto"/>
                </w:rPr>
                <w:t>0-9</w:t>
              </w:r>
            </w:ins>
          </w:p>
        </w:tc>
        <w:tc>
          <w:tcPr>
            <w:tcW w:w="1592" w:type="pct"/>
          </w:tcPr>
          <w:p w14:paraId="346807C2" w14:textId="505424C2" w:rsidR="0050236F" w:rsidRPr="006C18C4" w:rsidRDefault="0050236F" w:rsidP="00A17774">
            <w:pPr>
              <w:pStyle w:val="ListParagraph"/>
              <w:spacing w:before="0"/>
              <w:rPr>
                <w:ins w:id="3188" w:author="Haider Alhabibi" w:date="2022-02-17T13:43:00Z"/>
                <w:rFonts w:eastAsia="Times New Roman" w:cs="Tahoma"/>
                <w:color w:val="auto"/>
              </w:rPr>
            </w:pPr>
            <w:ins w:id="3189" w:author="Haider Alhabibi" w:date="2022-02-17T13:43:00Z">
              <w:r w:rsidRPr="006C18C4">
                <w:rPr>
                  <w:rFonts w:eastAsia="Times New Roman" w:cs="Tahoma"/>
                  <w:color w:val="auto"/>
                </w:rPr>
                <w:t>Serialized using digits 8 th</w:t>
              </w:r>
              <w:r>
                <w:rPr>
                  <w:rFonts w:eastAsia="Times New Roman" w:cs="Tahoma"/>
                  <w:color w:val="auto"/>
                </w:rPr>
                <w:t>r</w:t>
              </w:r>
              <w:r w:rsidRPr="006C18C4">
                <w:rPr>
                  <w:rFonts w:eastAsia="Times New Roman" w:cs="Tahoma"/>
                  <w:color w:val="auto"/>
                </w:rPr>
                <w:t>ough 14</w:t>
              </w:r>
            </w:ins>
            <w:ins w:id="3190" w:author="Shewmaker, Michael@Energy" w:date="2022-03-03T14:23:00Z">
              <w:r w:rsidR="004164AC">
                <w:rPr>
                  <w:rFonts w:eastAsia="Times New Roman" w:cs="Tahoma"/>
                  <w:color w:val="auto"/>
                </w:rPr>
                <w:t>; see note 5</w:t>
              </w:r>
            </w:ins>
            <w:ins w:id="3191" w:author="Shewmaker, Michael@Energy" w:date="2022-03-03T14:24:00Z">
              <w:del w:id="3192" w:author="Haider Alhabibi" w:date="2022-03-08T08:53:00Z">
                <w:r w:rsidR="00176D85">
                  <w:rPr>
                    <w:rFonts w:eastAsia="Times New Roman" w:cs="Tahoma"/>
                    <w:color w:val="auto"/>
                  </w:rPr>
                  <w:delText>; see note 7</w:delText>
                </w:r>
              </w:del>
            </w:ins>
          </w:p>
        </w:tc>
      </w:tr>
      <w:tr w:rsidR="0050236F" w:rsidRPr="006C18C4" w14:paraId="695BAAF9" w14:textId="77777777" w:rsidTr="004C3B64">
        <w:trPr>
          <w:ins w:id="3193" w:author="Haider Alhabibi" w:date="2022-02-17T13:43:00Z"/>
        </w:trPr>
        <w:tc>
          <w:tcPr>
            <w:tcW w:w="571" w:type="pct"/>
          </w:tcPr>
          <w:p w14:paraId="679AD791" w14:textId="77777777" w:rsidR="0050236F" w:rsidRPr="006C18C4" w:rsidRDefault="0050236F" w:rsidP="00766A95">
            <w:pPr>
              <w:pStyle w:val="ListParagraph"/>
              <w:spacing w:before="0"/>
              <w:jc w:val="center"/>
              <w:rPr>
                <w:ins w:id="3194" w:author="Haider Alhabibi" w:date="2022-02-17T13:43:00Z"/>
                <w:rFonts w:eastAsia="Times New Roman" w:cs="Tahoma"/>
                <w:color w:val="auto"/>
              </w:rPr>
            </w:pPr>
            <w:ins w:id="3195" w:author="Haider Alhabibi" w:date="2022-02-17T13:43:00Z">
              <w:r>
                <w:rPr>
                  <w:rFonts w:eastAsia="Times New Roman" w:cs="Tahoma"/>
                  <w:color w:val="auto"/>
                </w:rPr>
                <w:t>31</w:t>
              </w:r>
            </w:ins>
          </w:p>
        </w:tc>
        <w:tc>
          <w:tcPr>
            <w:tcW w:w="1305" w:type="pct"/>
          </w:tcPr>
          <w:p w14:paraId="3A4CD01C" w14:textId="3FD68829" w:rsidR="0050236F" w:rsidRPr="006C18C4" w:rsidRDefault="00761FBA" w:rsidP="00A17774">
            <w:pPr>
              <w:pStyle w:val="ListParagraph"/>
              <w:spacing w:before="0"/>
              <w:rPr>
                <w:ins w:id="3196" w:author="Haider Alhabibi" w:date="2022-02-17T13:43:00Z"/>
                <w:rFonts w:eastAsia="Times New Roman" w:cs="Tahoma"/>
                <w:color w:val="auto"/>
              </w:rPr>
            </w:pPr>
            <w:ins w:id="3197" w:author="Haider Alhabibi" w:date="2022-02-17T14:27:00Z">
              <w:r>
                <w:rPr>
                  <w:rFonts w:eastAsia="Times New Roman" w:cs="Tahoma"/>
                  <w:color w:val="auto"/>
                </w:rPr>
                <w:t>LMCI</w:t>
              </w:r>
            </w:ins>
            <w:ins w:id="3198" w:author="Haider Alhabibi" w:date="2022-02-17T13:43:00Z">
              <w:r w:rsidR="0050236F" w:rsidRPr="006C18C4">
                <w:rPr>
                  <w:rFonts w:eastAsia="Times New Roman" w:cs="Tahoma"/>
                  <w:color w:val="auto"/>
                </w:rPr>
                <w:t xml:space="preserve"> revision</w:t>
              </w:r>
            </w:ins>
          </w:p>
        </w:tc>
        <w:tc>
          <w:tcPr>
            <w:tcW w:w="1532" w:type="pct"/>
          </w:tcPr>
          <w:p w14:paraId="2FD8945F" w14:textId="77777777" w:rsidR="0050236F" w:rsidRPr="006C18C4" w:rsidRDefault="0050236F" w:rsidP="00A17774">
            <w:pPr>
              <w:pStyle w:val="ListParagraph"/>
              <w:spacing w:before="0"/>
              <w:rPr>
                <w:ins w:id="3199" w:author="Haider Alhabibi" w:date="2022-02-17T13:43:00Z"/>
                <w:rFonts w:eastAsia="Times New Roman" w:cs="Tahoma"/>
                <w:color w:val="auto"/>
              </w:rPr>
            </w:pPr>
            <w:proofErr w:type="gramStart"/>
            <w:ins w:id="3200" w:author="Haider Alhabibi" w:date="2022-02-17T13:43:00Z">
              <w:r w:rsidRPr="006C18C4">
                <w:rPr>
                  <w:rFonts w:eastAsia="Times New Roman" w:cs="Tahoma"/>
                  <w:color w:val="auto"/>
                </w:rPr>
                <w:t>A for</w:t>
              </w:r>
              <w:proofErr w:type="gramEnd"/>
              <w:r w:rsidRPr="006C18C4">
                <w:rPr>
                  <w:rFonts w:eastAsia="Times New Roman" w:cs="Tahoma"/>
                  <w:color w:val="auto"/>
                </w:rPr>
                <w:t xml:space="preserve"> first version, B for second, etc.</w:t>
              </w:r>
            </w:ins>
          </w:p>
        </w:tc>
        <w:tc>
          <w:tcPr>
            <w:tcW w:w="1592" w:type="pct"/>
          </w:tcPr>
          <w:p w14:paraId="22C0BDF4" w14:textId="41C8D506" w:rsidR="0050236F" w:rsidRPr="006C18C4" w:rsidRDefault="0050236F" w:rsidP="00A17774">
            <w:pPr>
              <w:pStyle w:val="ListParagraph"/>
              <w:spacing w:before="0"/>
              <w:rPr>
                <w:ins w:id="3201" w:author="Haider Alhabibi" w:date="2022-02-17T13:43:00Z"/>
                <w:rFonts w:eastAsia="Times New Roman" w:cs="Tahoma"/>
                <w:color w:val="auto"/>
              </w:rPr>
            </w:pPr>
            <w:ins w:id="3202" w:author="Haider Alhabibi" w:date="2022-02-17T13:43:00Z">
              <w:r w:rsidRPr="006C18C4">
                <w:rPr>
                  <w:rFonts w:eastAsia="Times New Roman" w:cs="Tahoma"/>
                  <w:color w:val="auto"/>
                </w:rPr>
                <w:t>Skip I and O to avoid confusion with one and zero</w:t>
              </w:r>
            </w:ins>
            <w:ins w:id="3203" w:author="Alhabibi, Haider@Energy" w:date="2022-02-17T13:43:00Z">
              <w:del w:id="3204" w:author="Shewmaker, Michael@Energy" w:date="2022-03-03T14:24:00Z">
                <w:r w:rsidRPr="006C18C4" w:rsidDel="00176D85">
                  <w:rPr>
                    <w:rFonts w:eastAsia="Times New Roman" w:cs="Tahoma"/>
                    <w:color w:val="auto"/>
                  </w:rPr>
                  <w:delText>.</w:delText>
                </w:r>
              </w:del>
            </w:ins>
            <w:ins w:id="3205" w:author="Shewmaker, Michael@Energy" w:date="2022-03-03T14:24:00Z">
              <w:r w:rsidR="00176D85">
                <w:rPr>
                  <w:rFonts w:eastAsia="Times New Roman" w:cs="Tahoma"/>
                  <w:color w:val="auto"/>
                </w:rPr>
                <w:t>,</w:t>
              </w:r>
              <w:del w:id="3206" w:author="Haider Alhabibi" w:date="2022-03-08T08:54:00Z">
                <w:r w:rsidR="00176D85" w:rsidDel="0051375D">
                  <w:rPr>
                    <w:rFonts w:eastAsia="Times New Roman" w:cs="Tahoma"/>
                    <w:color w:val="auto"/>
                  </w:rPr>
                  <w:delText>,</w:delText>
                </w:r>
                <w:r w:rsidR="00176D85">
                  <w:rPr>
                    <w:rFonts w:eastAsia="Times New Roman" w:cs="Tahoma"/>
                    <w:color w:val="auto"/>
                  </w:rPr>
                  <w:delText xml:space="preserve"> see note 7</w:delText>
                </w:r>
              </w:del>
            </w:ins>
          </w:p>
        </w:tc>
      </w:tr>
      <w:tr w:rsidR="0050236F" w:rsidRPr="006C18C4" w14:paraId="3F51D1A6" w14:textId="77777777" w:rsidTr="004C3B64">
        <w:trPr>
          <w:ins w:id="3207" w:author="Haider Alhabibi" w:date="2022-02-17T13:43:00Z"/>
        </w:trPr>
        <w:tc>
          <w:tcPr>
            <w:tcW w:w="571" w:type="pct"/>
          </w:tcPr>
          <w:p w14:paraId="7CBB1282" w14:textId="77777777" w:rsidR="0050236F" w:rsidRPr="006C18C4" w:rsidRDefault="0050236F" w:rsidP="00766A95">
            <w:pPr>
              <w:pStyle w:val="ListParagraph"/>
              <w:spacing w:before="0"/>
              <w:jc w:val="center"/>
              <w:rPr>
                <w:ins w:id="3208" w:author="Haider Alhabibi" w:date="2022-02-17T13:43:00Z"/>
                <w:rFonts w:eastAsia="Times New Roman" w:cs="Tahoma"/>
                <w:color w:val="auto"/>
              </w:rPr>
            </w:pPr>
            <w:ins w:id="3209" w:author="Haider Alhabibi" w:date="2022-02-17T13:43:00Z">
              <w:r>
                <w:rPr>
                  <w:rFonts w:eastAsia="Times New Roman" w:cs="Tahoma"/>
                  <w:color w:val="auto"/>
                </w:rPr>
                <w:t>32</w:t>
              </w:r>
            </w:ins>
          </w:p>
        </w:tc>
        <w:tc>
          <w:tcPr>
            <w:tcW w:w="1305" w:type="pct"/>
          </w:tcPr>
          <w:p w14:paraId="2FC1EF54" w14:textId="77777777" w:rsidR="0050236F" w:rsidRPr="006C18C4" w:rsidRDefault="0050236F" w:rsidP="00A17774">
            <w:pPr>
              <w:pStyle w:val="ListParagraph"/>
              <w:spacing w:before="0"/>
              <w:rPr>
                <w:ins w:id="3210" w:author="Haider Alhabibi" w:date="2022-02-17T13:43:00Z"/>
                <w:rFonts w:eastAsia="Times New Roman" w:cs="Tahoma"/>
                <w:color w:val="auto"/>
              </w:rPr>
            </w:pPr>
            <w:ins w:id="3211" w:author="Haider Alhabibi" w:date="2022-02-17T13:43:00Z">
              <w:r w:rsidRPr="006C18C4">
                <w:rPr>
                  <w:rFonts w:eastAsia="Times New Roman" w:cs="Tahoma"/>
                  <w:color w:val="auto"/>
                </w:rPr>
                <w:t xml:space="preserve">Delimiter </w:t>
              </w:r>
              <w:r>
                <w:rPr>
                  <w:rFonts w:eastAsia="Times New Roman" w:cs="Tahoma"/>
                  <w:color w:val="auto"/>
                </w:rPr>
                <w:t>5</w:t>
              </w:r>
            </w:ins>
          </w:p>
        </w:tc>
        <w:tc>
          <w:tcPr>
            <w:tcW w:w="1532" w:type="pct"/>
          </w:tcPr>
          <w:p w14:paraId="3E0724C9" w14:textId="77777777" w:rsidR="0050236F" w:rsidRPr="006C18C4" w:rsidRDefault="0050236F" w:rsidP="00A17774">
            <w:pPr>
              <w:pStyle w:val="ListParagraph"/>
              <w:spacing w:before="0"/>
              <w:rPr>
                <w:ins w:id="3212" w:author="Haider Alhabibi" w:date="2022-02-17T13:43:00Z"/>
                <w:rFonts w:eastAsia="Times New Roman" w:cs="Tahoma"/>
                <w:color w:val="auto"/>
              </w:rPr>
            </w:pPr>
            <w:ins w:id="3213" w:author="Haider Alhabibi" w:date="2022-02-17T13:43:00Z">
              <w:r w:rsidRPr="006C18C4">
                <w:rPr>
                  <w:rFonts w:eastAsia="Times New Roman" w:cs="Tahoma"/>
                  <w:color w:val="auto"/>
                </w:rPr>
                <w:t>- (short hyphen)</w:t>
              </w:r>
            </w:ins>
          </w:p>
        </w:tc>
        <w:tc>
          <w:tcPr>
            <w:tcW w:w="1592" w:type="pct"/>
          </w:tcPr>
          <w:p w14:paraId="331B007F" w14:textId="77777777" w:rsidR="0050236F" w:rsidRPr="006C18C4" w:rsidRDefault="0050236F" w:rsidP="00A17774">
            <w:pPr>
              <w:pStyle w:val="ListParagraph"/>
              <w:spacing w:before="0"/>
              <w:rPr>
                <w:ins w:id="3214" w:author="Haider Alhabibi" w:date="2022-02-17T13:43:00Z"/>
                <w:rFonts w:eastAsia="Times New Roman" w:cs="Tahoma"/>
                <w:color w:val="auto"/>
              </w:rPr>
            </w:pPr>
            <w:ins w:id="3215" w:author="Haider Alhabibi" w:date="2022-02-17T13:43:00Z">
              <w:r w:rsidRPr="006C18C4">
                <w:rPr>
                  <w:rFonts w:eastAsia="Times New Roman" w:cs="Tahoma"/>
                  <w:color w:val="auto"/>
                </w:rPr>
                <w:t>Static character</w:t>
              </w:r>
            </w:ins>
          </w:p>
        </w:tc>
      </w:tr>
      <w:tr w:rsidR="0050236F" w:rsidRPr="006C18C4" w14:paraId="4D835E24" w14:textId="77777777" w:rsidTr="004C3B64">
        <w:trPr>
          <w:ins w:id="3216" w:author="Haider Alhabibi" w:date="2022-02-17T13:43:00Z"/>
        </w:trPr>
        <w:tc>
          <w:tcPr>
            <w:tcW w:w="571" w:type="pct"/>
          </w:tcPr>
          <w:p w14:paraId="40E4AA71" w14:textId="77777777" w:rsidR="0050236F" w:rsidRPr="006C18C4" w:rsidRDefault="0050236F" w:rsidP="00766A95">
            <w:pPr>
              <w:pStyle w:val="ListParagraph"/>
              <w:spacing w:before="0"/>
              <w:jc w:val="center"/>
              <w:rPr>
                <w:ins w:id="3217" w:author="Haider Alhabibi" w:date="2022-02-17T13:43:00Z"/>
                <w:rFonts w:eastAsia="Times New Roman" w:cs="Tahoma"/>
                <w:color w:val="auto"/>
              </w:rPr>
            </w:pPr>
            <w:ins w:id="3218" w:author="Haider Alhabibi" w:date="2022-02-17T13:43:00Z">
              <w:r>
                <w:rPr>
                  <w:rFonts w:eastAsia="Times New Roman" w:cs="Tahoma"/>
                  <w:color w:val="auto"/>
                </w:rPr>
                <w:t>33</w:t>
              </w:r>
            </w:ins>
          </w:p>
        </w:tc>
        <w:tc>
          <w:tcPr>
            <w:tcW w:w="1305" w:type="pct"/>
          </w:tcPr>
          <w:p w14:paraId="1F6B826D" w14:textId="6AF9EF58" w:rsidR="0050236F" w:rsidRPr="006C18C4" w:rsidRDefault="0050236F" w:rsidP="00A17774">
            <w:pPr>
              <w:pStyle w:val="ListParagraph"/>
              <w:spacing w:before="0"/>
              <w:rPr>
                <w:ins w:id="3219" w:author="Haider Alhabibi" w:date="2022-02-17T13:43:00Z"/>
                <w:rFonts w:eastAsia="Times New Roman" w:cs="Tahoma"/>
                <w:color w:val="auto"/>
              </w:rPr>
            </w:pPr>
            <w:ins w:id="3220" w:author="Haider Alhabibi" w:date="2022-02-17T13:43:00Z">
              <w:r w:rsidRPr="006C18C4">
                <w:rPr>
                  <w:rFonts w:eastAsia="Times New Roman" w:cs="Tahoma"/>
                  <w:color w:val="auto"/>
                </w:rPr>
                <w:t xml:space="preserve">Parent </w:t>
              </w:r>
            </w:ins>
            <w:ins w:id="3221" w:author="Haider Alhabibi" w:date="2022-02-17T14:29:00Z">
              <w:r w:rsidR="00372EAA">
                <w:rPr>
                  <w:rFonts w:eastAsia="Times New Roman" w:cs="Tahoma"/>
                  <w:color w:val="auto"/>
                </w:rPr>
                <w:t>LMCV</w:t>
              </w:r>
            </w:ins>
            <w:ins w:id="3222" w:author="Haider Alhabibi" w:date="2022-02-17T13:43:00Z">
              <w:r w:rsidRPr="006C18C4">
                <w:rPr>
                  <w:rFonts w:eastAsia="Times New Roman" w:cs="Tahoma"/>
                  <w:color w:val="auto"/>
                </w:rPr>
                <w:t xml:space="preserve"> category</w:t>
              </w:r>
            </w:ins>
          </w:p>
        </w:tc>
        <w:tc>
          <w:tcPr>
            <w:tcW w:w="1532" w:type="pct"/>
          </w:tcPr>
          <w:p w14:paraId="7A774D1C" w14:textId="3164CA06" w:rsidR="0050236F" w:rsidRPr="006C18C4" w:rsidRDefault="00E046A2" w:rsidP="00A17774">
            <w:pPr>
              <w:pStyle w:val="ListParagraph"/>
              <w:spacing w:before="0"/>
              <w:rPr>
                <w:ins w:id="3223" w:author="Haider Alhabibi" w:date="2022-02-17T13:43:00Z"/>
                <w:rFonts w:eastAsia="Times New Roman" w:cs="Tahoma"/>
                <w:color w:val="auto"/>
              </w:rPr>
            </w:pPr>
            <w:ins w:id="3224" w:author="Haider Alhabibi" w:date="2022-03-04T15:05:00Z">
              <w:r>
                <w:rPr>
                  <w:rFonts w:eastAsia="Times New Roman" w:cs="Tahoma"/>
                  <w:color w:val="auto"/>
                </w:rPr>
                <w:t>M,</w:t>
              </w:r>
            </w:ins>
            <w:ins w:id="3225" w:author="Haider Alhabibi" w:date="2022-03-04T15:06:00Z">
              <w:r>
                <w:rPr>
                  <w:rFonts w:eastAsia="Times New Roman" w:cs="Tahoma"/>
                  <w:color w:val="auto"/>
                </w:rPr>
                <w:t xml:space="preserve"> </w:t>
              </w:r>
            </w:ins>
            <w:ins w:id="3226" w:author="Haider Alhabibi" w:date="2022-03-04T15:05:00Z">
              <w:r>
                <w:rPr>
                  <w:rFonts w:eastAsia="Times New Roman" w:cs="Tahoma"/>
                  <w:color w:val="auto"/>
                </w:rPr>
                <w:t>V,</w:t>
              </w:r>
            </w:ins>
            <w:ins w:id="3227" w:author="Haider Alhabibi" w:date="2022-03-04T15:06:00Z">
              <w:r>
                <w:rPr>
                  <w:rFonts w:eastAsia="Times New Roman" w:cs="Tahoma"/>
                  <w:color w:val="auto"/>
                </w:rPr>
                <w:t xml:space="preserve"> W</w:t>
              </w:r>
            </w:ins>
          </w:p>
        </w:tc>
        <w:tc>
          <w:tcPr>
            <w:tcW w:w="1592" w:type="pct"/>
          </w:tcPr>
          <w:p w14:paraId="4DD6303E" w14:textId="77777777" w:rsidR="0050236F" w:rsidRPr="006C18C4" w:rsidRDefault="0050236F" w:rsidP="00A17774">
            <w:pPr>
              <w:pStyle w:val="ListParagraph"/>
              <w:spacing w:before="0"/>
              <w:rPr>
                <w:ins w:id="3228" w:author="Haider Alhabibi" w:date="2022-02-17T13:43:00Z"/>
                <w:rFonts w:eastAsia="Times New Roman" w:cs="Tahoma"/>
                <w:color w:val="auto"/>
              </w:rPr>
            </w:pPr>
            <w:ins w:id="3229" w:author="Haider Alhabibi" w:date="2022-02-17T13:43:00Z">
              <w:r w:rsidRPr="006C18C4">
                <w:rPr>
                  <w:rFonts w:eastAsia="Times New Roman" w:cs="Tahoma"/>
                  <w:color w:val="auto"/>
                </w:rPr>
                <w:t>See Table 3-1a for all designators.</w:t>
              </w:r>
            </w:ins>
          </w:p>
        </w:tc>
      </w:tr>
      <w:tr w:rsidR="0050236F" w:rsidRPr="006C18C4" w14:paraId="7A512465" w14:textId="77777777" w:rsidTr="004C3B64">
        <w:trPr>
          <w:ins w:id="3230" w:author="Haider Alhabibi" w:date="2022-02-17T13:43:00Z"/>
        </w:trPr>
        <w:tc>
          <w:tcPr>
            <w:tcW w:w="571" w:type="pct"/>
          </w:tcPr>
          <w:p w14:paraId="43BF71A8" w14:textId="77777777" w:rsidR="0050236F" w:rsidRPr="006C18C4" w:rsidRDefault="0050236F" w:rsidP="00766A95">
            <w:pPr>
              <w:pStyle w:val="ListParagraph"/>
              <w:spacing w:before="0"/>
              <w:jc w:val="center"/>
              <w:rPr>
                <w:ins w:id="3231" w:author="Haider Alhabibi" w:date="2022-02-17T13:43:00Z"/>
                <w:rFonts w:eastAsia="Times New Roman" w:cs="Tahoma"/>
                <w:color w:val="auto"/>
              </w:rPr>
            </w:pPr>
            <w:ins w:id="3232" w:author="Haider Alhabibi" w:date="2022-02-17T13:43:00Z">
              <w:r>
                <w:rPr>
                  <w:rFonts w:eastAsia="Times New Roman" w:cs="Tahoma"/>
                  <w:color w:val="auto"/>
                </w:rPr>
                <w:t>34</w:t>
              </w:r>
            </w:ins>
          </w:p>
        </w:tc>
        <w:tc>
          <w:tcPr>
            <w:tcW w:w="1305" w:type="pct"/>
          </w:tcPr>
          <w:p w14:paraId="2278070F" w14:textId="2C829C3D" w:rsidR="0050236F" w:rsidRPr="006C18C4" w:rsidRDefault="0050236F" w:rsidP="00A17774">
            <w:pPr>
              <w:pStyle w:val="ListParagraph"/>
              <w:spacing w:before="0"/>
              <w:rPr>
                <w:ins w:id="3233" w:author="Haider Alhabibi" w:date="2022-02-17T13:43:00Z"/>
                <w:rFonts w:eastAsia="Times New Roman" w:cs="Tahoma"/>
                <w:color w:val="auto"/>
              </w:rPr>
            </w:pPr>
            <w:ins w:id="3234" w:author="Haider Alhabibi" w:date="2022-02-17T13:43:00Z">
              <w:r w:rsidRPr="006C18C4">
                <w:rPr>
                  <w:rFonts w:eastAsia="Times New Roman" w:cs="Tahoma"/>
                  <w:color w:val="auto"/>
                </w:rPr>
                <w:t xml:space="preserve">Parent </w:t>
              </w:r>
            </w:ins>
            <w:ins w:id="3235" w:author="Haider Alhabibi" w:date="2022-02-17T14:29:00Z">
              <w:r w:rsidR="00372EAA">
                <w:rPr>
                  <w:rFonts w:eastAsia="Times New Roman" w:cs="Tahoma"/>
                  <w:color w:val="auto"/>
                </w:rPr>
                <w:t>LMCV</w:t>
              </w:r>
            </w:ins>
            <w:ins w:id="3236" w:author="Haider Alhabibi" w:date="2022-02-17T13:43:00Z">
              <w:r w:rsidRPr="006C18C4">
                <w:rPr>
                  <w:rFonts w:eastAsia="Times New Roman" w:cs="Tahoma"/>
                  <w:color w:val="auto"/>
                </w:rPr>
                <w:t xml:space="preserve"> number, first</w:t>
              </w:r>
            </w:ins>
          </w:p>
        </w:tc>
        <w:tc>
          <w:tcPr>
            <w:tcW w:w="1532" w:type="pct"/>
          </w:tcPr>
          <w:p w14:paraId="71B399CC" w14:textId="77777777" w:rsidR="0050236F" w:rsidRPr="006C18C4" w:rsidRDefault="0050236F" w:rsidP="00A17774">
            <w:pPr>
              <w:pStyle w:val="ListParagraph"/>
              <w:spacing w:before="0"/>
              <w:rPr>
                <w:ins w:id="3237" w:author="Haider Alhabibi" w:date="2022-02-17T13:43:00Z"/>
                <w:rFonts w:eastAsia="Times New Roman" w:cs="Tahoma"/>
                <w:color w:val="auto"/>
              </w:rPr>
            </w:pPr>
            <w:ins w:id="3238" w:author="Haider Alhabibi" w:date="2022-02-17T13:43:00Z">
              <w:r>
                <w:rPr>
                  <w:rFonts w:eastAsia="Times New Roman" w:cs="Tahoma"/>
                  <w:color w:val="auto"/>
                </w:rPr>
                <w:t>2</w:t>
              </w:r>
              <w:r w:rsidRPr="006C18C4">
                <w:rPr>
                  <w:rFonts w:eastAsia="Times New Roman" w:cs="Tahoma"/>
                  <w:color w:val="auto"/>
                </w:rPr>
                <w:t xml:space="preserve"> (</w:t>
              </w:r>
              <w:r>
                <w:rPr>
                  <w:rFonts w:eastAsia="Times New Roman" w:cs="Tahoma"/>
                  <w:color w:val="auto"/>
                </w:rPr>
                <w:t>MCH</w:t>
              </w:r>
              <w:r w:rsidRPr="006C18C4">
                <w:rPr>
                  <w:rFonts w:eastAsia="Times New Roman" w:cs="Tahoma"/>
                  <w:color w:val="auto"/>
                </w:rPr>
                <w:t>-</w:t>
              </w:r>
              <w:r>
                <w:rPr>
                  <w:rFonts w:eastAsia="Times New Roman" w:cs="Tahoma"/>
                  <w:color w:val="auto"/>
                </w:rPr>
                <w:t>2</w:t>
              </w:r>
              <w:r w:rsidRPr="006C18C4">
                <w:rPr>
                  <w:rFonts w:eastAsia="Times New Roman" w:cs="Tahoma"/>
                  <w:color w:val="auto"/>
                </w:rPr>
                <w:t>1)</w:t>
              </w:r>
            </w:ins>
          </w:p>
        </w:tc>
        <w:tc>
          <w:tcPr>
            <w:tcW w:w="1592" w:type="pct"/>
          </w:tcPr>
          <w:p w14:paraId="12200EAA" w14:textId="51656502" w:rsidR="0050236F" w:rsidRPr="006C18C4" w:rsidRDefault="0050236F" w:rsidP="00A17774">
            <w:pPr>
              <w:pStyle w:val="ListParagraph"/>
              <w:spacing w:before="0"/>
              <w:rPr>
                <w:ins w:id="3239" w:author="Haider Alhabibi" w:date="2022-02-17T13:43:00Z"/>
                <w:rFonts w:eastAsia="Times New Roman" w:cs="Tahoma"/>
                <w:color w:val="auto"/>
              </w:rPr>
            </w:pPr>
            <w:ins w:id="3240" w:author="Haider Alhabibi" w:date="2022-02-17T13:43:00Z">
              <w:r w:rsidRPr="006C18C4">
                <w:rPr>
                  <w:rFonts w:eastAsia="Times New Roman" w:cs="Tahoma"/>
                  <w:color w:val="auto"/>
                </w:rPr>
                <w:t xml:space="preserve">Parent </w:t>
              </w:r>
            </w:ins>
            <w:ins w:id="3241" w:author="Haider Alhabibi" w:date="2022-03-04T14:05:00Z">
              <w:r w:rsidR="000B035A">
                <w:rPr>
                  <w:rFonts w:eastAsia="Times New Roman" w:cs="Tahoma"/>
                  <w:color w:val="auto"/>
                </w:rPr>
                <w:t>LMCV</w:t>
              </w:r>
            </w:ins>
          </w:p>
        </w:tc>
      </w:tr>
      <w:tr w:rsidR="0050236F" w:rsidRPr="006C18C4" w14:paraId="0AF53510" w14:textId="77777777" w:rsidTr="004C3B64">
        <w:trPr>
          <w:ins w:id="3242" w:author="Haider Alhabibi" w:date="2022-02-17T13:43:00Z"/>
        </w:trPr>
        <w:tc>
          <w:tcPr>
            <w:tcW w:w="571" w:type="pct"/>
          </w:tcPr>
          <w:p w14:paraId="15EE4163" w14:textId="77777777" w:rsidR="0050236F" w:rsidRPr="006C18C4" w:rsidRDefault="0050236F" w:rsidP="00766A95">
            <w:pPr>
              <w:pStyle w:val="ListParagraph"/>
              <w:spacing w:before="0"/>
              <w:jc w:val="center"/>
              <w:rPr>
                <w:ins w:id="3243" w:author="Haider Alhabibi" w:date="2022-02-17T13:43:00Z"/>
                <w:rFonts w:eastAsia="Times New Roman" w:cs="Tahoma"/>
                <w:color w:val="auto"/>
              </w:rPr>
            </w:pPr>
            <w:ins w:id="3244" w:author="Haider Alhabibi" w:date="2022-02-17T13:43:00Z">
              <w:r>
                <w:rPr>
                  <w:rFonts w:eastAsia="Times New Roman" w:cs="Tahoma"/>
                  <w:color w:val="auto"/>
                </w:rPr>
                <w:lastRenderedPageBreak/>
                <w:t>35</w:t>
              </w:r>
            </w:ins>
          </w:p>
        </w:tc>
        <w:tc>
          <w:tcPr>
            <w:tcW w:w="1305" w:type="pct"/>
          </w:tcPr>
          <w:p w14:paraId="704F2ED4" w14:textId="77777777" w:rsidR="0050236F" w:rsidRPr="006C18C4" w:rsidRDefault="0050236F" w:rsidP="00A17774">
            <w:pPr>
              <w:pStyle w:val="ListParagraph"/>
              <w:spacing w:before="0"/>
              <w:rPr>
                <w:ins w:id="3245" w:author="Haider Alhabibi" w:date="2022-02-17T13:43:00Z"/>
                <w:rFonts w:eastAsia="Times New Roman" w:cs="Tahoma"/>
                <w:color w:val="auto"/>
              </w:rPr>
            </w:pPr>
            <w:ins w:id="3246" w:author="Haider Alhabibi" w:date="2022-02-17T13:43:00Z">
              <w:r w:rsidRPr="006C18C4">
                <w:rPr>
                  <w:rFonts w:eastAsia="Times New Roman" w:cs="Tahoma"/>
                  <w:color w:val="auto"/>
                </w:rPr>
                <w:t>Parent CF</w:t>
              </w:r>
              <w:r>
                <w:rPr>
                  <w:rFonts w:eastAsia="Times New Roman" w:cs="Tahoma"/>
                  <w:color w:val="auto"/>
                </w:rPr>
                <w:t>3</w:t>
              </w:r>
              <w:r w:rsidRPr="006C18C4">
                <w:rPr>
                  <w:rFonts w:eastAsia="Times New Roman" w:cs="Tahoma"/>
                  <w:color w:val="auto"/>
                </w:rPr>
                <w:t>R number, second</w:t>
              </w:r>
            </w:ins>
          </w:p>
        </w:tc>
        <w:tc>
          <w:tcPr>
            <w:tcW w:w="1532" w:type="pct"/>
          </w:tcPr>
          <w:p w14:paraId="28C4803D" w14:textId="77777777" w:rsidR="0050236F" w:rsidRPr="006C18C4" w:rsidRDefault="0050236F" w:rsidP="00A17774">
            <w:pPr>
              <w:pStyle w:val="ListParagraph"/>
              <w:spacing w:before="0"/>
              <w:rPr>
                <w:ins w:id="3247" w:author="Haider Alhabibi" w:date="2022-02-17T13:43:00Z"/>
                <w:rFonts w:eastAsia="Times New Roman" w:cs="Tahoma"/>
                <w:color w:val="auto"/>
              </w:rPr>
            </w:pPr>
            <w:ins w:id="3248" w:author="Haider Alhabibi" w:date="2022-02-17T13:43:00Z">
              <w:r>
                <w:rPr>
                  <w:rFonts w:eastAsia="Times New Roman" w:cs="Tahoma"/>
                  <w:color w:val="auto"/>
                </w:rPr>
                <w:t>1</w:t>
              </w:r>
              <w:r w:rsidRPr="006C18C4">
                <w:rPr>
                  <w:rFonts w:eastAsia="Times New Roman" w:cs="Tahoma"/>
                  <w:color w:val="auto"/>
                </w:rPr>
                <w:t xml:space="preserve"> (</w:t>
              </w:r>
              <w:r>
                <w:rPr>
                  <w:rFonts w:eastAsia="Times New Roman" w:cs="Tahoma"/>
                  <w:color w:val="auto"/>
                </w:rPr>
                <w:t>MCH</w:t>
              </w:r>
              <w:r w:rsidRPr="006C18C4">
                <w:rPr>
                  <w:rFonts w:eastAsia="Times New Roman" w:cs="Tahoma"/>
                  <w:color w:val="auto"/>
                </w:rPr>
                <w:t>-</w:t>
              </w:r>
              <w:r>
                <w:rPr>
                  <w:rFonts w:eastAsia="Times New Roman" w:cs="Tahoma"/>
                  <w:color w:val="auto"/>
                </w:rPr>
                <w:t>2</w:t>
              </w:r>
              <w:r w:rsidRPr="006C18C4">
                <w:rPr>
                  <w:rFonts w:eastAsia="Times New Roman" w:cs="Tahoma"/>
                  <w:color w:val="auto"/>
                </w:rPr>
                <w:t>1)</w:t>
              </w:r>
            </w:ins>
          </w:p>
        </w:tc>
        <w:tc>
          <w:tcPr>
            <w:tcW w:w="1592" w:type="pct"/>
          </w:tcPr>
          <w:p w14:paraId="15787C81" w14:textId="3706E275" w:rsidR="0050236F" w:rsidRPr="006C18C4" w:rsidRDefault="0050236F" w:rsidP="00A17774">
            <w:pPr>
              <w:pStyle w:val="ListParagraph"/>
              <w:spacing w:before="0"/>
              <w:rPr>
                <w:ins w:id="3249" w:author="Haider Alhabibi" w:date="2022-02-17T13:43:00Z"/>
                <w:rFonts w:eastAsia="Times New Roman" w:cs="Tahoma"/>
                <w:color w:val="auto"/>
              </w:rPr>
            </w:pPr>
            <w:ins w:id="3250" w:author="Haider Alhabibi" w:date="2022-02-17T13:43:00Z">
              <w:r w:rsidRPr="006C18C4">
                <w:rPr>
                  <w:rFonts w:eastAsia="Times New Roman" w:cs="Tahoma"/>
                  <w:color w:val="auto"/>
                </w:rPr>
                <w:t xml:space="preserve">Parent </w:t>
              </w:r>
            </w:ins>
            <w:ins w:id="3251" w:author="Haider Alhabibi" w:date="2022-03-04T14:05:00Z">
              <w:r w:rsidR="000B035A">
                <w:rPr>
                  <w:rFonts w:eastAsia="Times New Roman" w:cs="Tahoma"/>
                  <w:color w:val="auto"/>
                </w:rPr>
                <w:t>LMCV</w:t>
              </w:r>
            </w:ins>
          </w:p>
        </w:tc>
      </w:tr>
      <w:tr w:rsidR="0050236F" w:rsidRPr="006C18C4" w14:paraId="032C5EAD" w14:textId="77777777" w:rsidTr="004C3B64">
        <w:trPr>
          <w:ins w:id="3252" w:author="Haider Alhabibi" w:date="2022-02-17T13:43:00Z"/>
        </w:trPr>
        <w:tc>
          <w:tcPr>
            <w:tcW w:w="571" w:type="pct"/>
          </w:tcPr>
          <w:p w14:paraId="7C016D8B" w14:textId="77777777" w:rsidR="0050236F" w:rsidRDefault="0050236F" w:rsidP="00766A95">
            <w:pPr>
              <w:pStyle w:val="ListParagraph"/>
              <w:spacing w:before="0"/>
              <w:jc w:val="center"/>
              <w:rPr>
                <w:ins w:id="3253" w:author="Haider Alhabibi" w:date="2022-02-17T13:43:00Z"/>
                <w:rFonts w:eastAsia="Times New Roman" w:cs="Tahoma"/>
                <w:color w:val="auto"/>
              </w:rPr>
            </w:pPr>
            <w:ins w:id="3254" w:author="Haider Alhabibi" w:date="2022-02-17T13:43:00Z">
              <w:r>
                <w:rPr>
                  <w:rFonts w:eastAsia="Times New Roman" w:cs="Tahoma"/>
                  <w:color w:val="auto"/>
                </w:rPr>
                <w:t>36</w:t>
              </w:r>
            </w:ins>
          </w:p>
        </w:tc>
        <w:tc>
          <w:tcPr>
            <w:tcW w:w="1305" w:type="pct"/>
          </w:tcPr>
          <w:p w14:paraId="5DD45951" w14:textId="13A972C3" w:rsidR="0050236F" w:rsidRPr="006C18C4" w:rsidRDefault="00372EAA" w:rsidP="00A17774">
            <w:pPr>
              <w:pStyle w:val="ListParagraph"/>
              <w:rPr>
                <w:ins w:id="3255" w:author="Haider Alhabibi" w:date="2022-02-17T13:43:00Z"/>
                <w:rFonts w:eastAsia="Times New Roman" w:cs="Tahoma"/>
                <w:color w:val="auto"/>
              </w:rPr>
            </w:pPr>
            <w:ins w:id="3256" w:author="Haider Alhabibi" w:date="2022-02-17T14:29:00Z">
              <w:r>
                <w:rPr>
                  <w:rFonts w:eastAsia="Times New Roman" w:cs="Tahoma"/>
                  <w:color w:val="auto"/>
                </w:rPr>
                <w:t>LMCV</w:t>
              </w:r>
            </w:ins>
            <w:ins w:id="3257" w:author="Haider Alhabibi" w:date="2022-02-17T13:43:00Z">
              <w:r w:rsidR="0050236F" w:rsidRPr="006C18C4">
                <w:rPr>
                  <w:rFonts w:eastAsia="Times New Roman" w:cs="Tahoma"/>
                  <w:color w:val="auto"/>
                </w:rPr>
                <w:t xml:space="preserve"> revision</w:t>
              </w:r>
            </w:ins>
          </w:p>
        </w:tc>
        <w:tc>
          <w:tcPr>
            <w:tcW w:w="1532" w:type="pct"/>
          </w:tcPr>
          <w:p w14:paraId="367360F4" w14:textId="77777777" w:rsidR="0050236F" w:rsidRDefault="0050236F" w:rsidP="00A17774">
            <w:pPr>
              <w:pStyle w:val="ListParagraph"/>
              <w:rPr>
                <w:ins w:id="3258" w:author="Haider Alhabibi" w:date="2022-02-17T13:43:00Z"/>
                <w:rFonts w:eastAsia="Times New Roman" w:cs="Tahoma"/>
                <w:color w:val="auto"/>
              </w:rPr>
            </w:pPr>
            <w:proofErr w:type="gramStart"/>
            <w:ins w:id="3259" w:author="Haider Alhabibi" w:date="2022-02-17T13:43:00Z">
              <w:r w:rsidRPr="006C18C4">
                <w:rPr>
                  <w:rFonts w:eastAsia="Times New Roman" w:cs="Tahoma"/>
                  <w:color w:val="auto"/>
                </w:rPr>
                <w:t>A for</w:t>
              </w:r>
              <w:proofErr w:type="gramEnd"/>
              <w:r w:rsidRPr="006C18C4">
                <w:rPr>
                  <w:rFonts w:eastAsia="Times New Roman" w:cs="Tahoma"/>
                  <w:color w:val="auto"/>
                </w:rPr>
                <w:t xml:space="preserve"> first version, B for second, etc.</w:t>
              </w:r>
            </w:ins>
          </w:p>
        </w:tc>
        <w:tc>
          <w:tcPr>
            <w:tcW w:w="1592" w:type="pct"/>
          </w:tcPr>
          <w:p w14:paraId="035B3308" w14:textId="77777777" w:rsidR="0050236F" w:rsidRPr="006C18C4" w:rsidRDefault="0050236F" w:rsidP="00A17774">
            <w:pPr>
              <w:pStyle w:val="ListParagraph"/>
              <w:rPr>
                <w:ins w:id="3260" w:author="Haider Alhabibi" w:date="2022-02-17T13:43:00Z"/>
                <w:rFonts w:eastAsia="Times New Roman" w:cs="Tahoma"/>
                <w:color w:val="auto"/>
              </w:rPr>
            </w:pPr>
            <w:ins w:id="3261" w:author="Haider Alhabibi" w:date="2022-02-17T13:43:00Z">
              <w:r w:rsidRPr="006C18C4">
                <w:rPr>
                  <w:rFonts w:eastAsia="Times New Roman" w:cs="Tahoma"/>
                  <w:color w:val="auto"/>
                </w:rPr>
                <w:t>Skip I and O to avoid confusion with one and zero.</w:t>
              </w:r>
            </w:ins>
          </w:p>
        </w:tc>
      </w:tr>
    </w:tbl>
    <w:p w14:paraId="477B37FD" w14:textId="77777777" w:rsidR="00176D85" w:rsidRDefault="00176D85" w:rsidP="00176D85">
      <w:pPr>
        <w:pStyle w:val="ListParagraph"/>
        <w:rPr>
          <w:ins w:id="3262" w:author="Shewmaker, Michael@Energy" w:date="2022-03-03T14:26:00Z"/>
          <w:rFonts w:eastAsia="Times New Roman" w:cs="Tahoma"/>
          <w:color w:val="auto"/>
        </w:rPr>
      </w:pPr>
    </w:p>
    <w:p w14:paraId="61879896" w14:textId="6E73538E" w:rsidR="00176D85" w:rsidRDefault="00176D85" w:rsidP="00176D85">
      <w:pPr>
        <w:pStyle w:val="ListParagraph"/>
        <w:rPr>
          <w:ins w:id="3263" w:author="Shewmaker, Michael@Energy" w:date="2022-03-03T14:25:00Z"/>
          <w:rFonts w:eastAsia="Times New Roman" w:cs="Tahoma"/>
          <w:color w:val="auto"/>
        </w:rPr>
      </w:pPr>
      <w:ins w:id="3264" w:author="Shewmaker, Michael@Energy" w:date="2022-03-03T14:25:00Z">
        <w:r>
          <w:rPr>
            <w:rFonts w:eastAsia="Times New Roman" w:cs="Tahoma"/>
            <w:color w:val="auto"/>
          </w:rPr>
          <w:t xml:space="preserve">Note 2 – </w:t>
        </w:r>
        <w:del w:id="3265" w:author="Haider Alhabibi" w:date="2022-03-04T13:20:00Z">
          <w:r>
            <w:rPr>
              <w:rFonts w:eastAsia="Times New Roman" w:cs="Tahoma"/>
              <w:color w:val="auto"/>
            </w:rPr>
            <w:delText>CF1R</w:delText>
          </w:r>
        </w:del>
      </w:ins>
      <w:ins w:id="3266" w:author="Haider Alhabibi" w:date="2022-03-04T13:20:00Z">
        <w:r w:rsidR="00FF1E71">
          <w:rPr>
            <w:rFonts w:eastAsia="Times New Roman" w:cs="Tahoma"/>
            <w:color w:val="auto"/>
          </w:rPr>
          <w:t>LMCC</w:t>
        </w:r>
      </w:ins>
      <w:ins w:id="3267" w:author="Shewmaker, Michael@Energy" w:date="2022-03-03T14:25:00Z">
        <w:r>
          <w:rPr>
            <w:rFonts w:eastAsia="Times New Roman" w:cs="Tahoma"/>
            <w:color w:val="auto"/>
          </w:rPr>
          <w:t xml:space="preserve"> Count</w:t>
        </w:r>
      </w:ins>
    </w:p>
    <w:p w14:paraId="29F5A882" w14:textId="77777777" w:rsidR="00176D85" w:rsidRDefault="00176D85" w:rsidP="00806688">
      <w:pPr>
        <w:pStyle w:val="ListParagraph"/>
        <w:numPr>
          <w:ilvl w:val="0"/>
          <w:numId w:val="71"/>
        </w:numPr>
        <w:rPr>
          <w:ins w:id="3268" w:author="Shewmaker, Michael@Energy" w:date="2022-03-03T14:25:00Z"/>
          <w:rFonts w:eastAsia="Times New Roman" w:cs="Tahoma"/>
          <w:color w:val="auto"/>
        </w:rPr>
      </w:pPr>
      <w:ins w:id="3269" w:author="Shewmaker, Michael@Energy" w:date="2022-03-03T14:25:00Z">
        <w:r>
          <w:rPr>
            <w:rFonts w:eastAsia="Times New Roman" w:cs="Tahoma"/>
            <w:color w:val="auto"/>
          </w:rPr>
          <w:t>Reset to 0000001 for the first new CF1R registered beginning on January 01 of each calendar year.</w:t>
        </w:r>
      </w:ins>
    </w:p>
    <w:p w14:paraId="504E39EC" w14:textId="77777777" w:rsidR="00176D85" w:rsidRDefault="00176D85" w:rsidP="00806688">
      <w:pPr>
        <w:pStyle w:val="ListParagraph"/>
        <w:numPr>
          <w:ilvl w:val="0"/>
          <w:numId w:val="71"/>
        </w:numPr>
        <w:rPr>
          <w:ins w:id="3270" w:author="Shewmaker, Michael@Energy" w:date="2022-03-03T14:25:00Z"/>
          <w:rFonts w:eastAsia="Times New Roman" w:cs="Tahoma"/>
          <w:color w:val="auto"/>
        </w:rPr>
      </w:pPr>
      <w:ins w:id="3271" w:author="Shewmaker, Michael@Energy" w:date="2022-03-03T14:25:00Z">
        <w:r>
          <w:rPr>
            <w:rFonts w:eastAsia="Times New Roman" w:cs="Tahoma"/>
            <w:color w:val="auto"/>
          </w:rPr>
          <w:t>Increment sequentially by 1 for each additional new CF1R registered during the calendar year.</w:t>
        </w:r>
      </w:ins>
    </w:p>
    <w:p w14:paraId="64110380" w14:textId="77777777" w:rsidR="00176D85" w:rsidRDefault="00176D85" w:rsidP="00176D85">
      <w:pPr>
        <w:rPr>
          <w:ins w:id="3272" w:author="Shewmaker, Michael@Energy" w:date="2022-03-03T14:25:00Z"/>
          <w:rFonts w:eastAsia="Times New Roman" w:cs="Tahoma"/>
          <w:color w:val="auto"/>
        </w:rPr>
      </w:pPr>
      <w:ins w:id="3273" w:author="Shewmaker, Michael@Energy" w:date="2022-03-03T14:25:00Z">
        <w:r>
          <w:rPr>
            <w:rFonts w:eastAsia="Times New Roman" w:cs="Tahoma"/>
            <w:color w:val="auto"/>
          </w:rPr>
          <w:t>Note 3 – building count</w:t>
        </w:r>
      </w:ins>
    </w:p>
    <w:p w14:paraId="7BC02D7F" w14:textId="6258071E" w:rsidR="00176D85" w:rsidRDefault="00176D85" w:rsidP="00806688">
      <w:pPr>
        <w:pStyle w:val="ListParagraph"/>
        <w:numPr>
          <w:ilvl w:val="0"/>
          <w:numId w:val="72"/>
        </w:numPr>
        <w:rPr>
          <w:ins w:id="3274" w:author="Shewmaker, Michael@Energy" w:date="2022-03-03T14:25:00Z"/>
          <w:rFonts w:eastAsia="Times New Roman" w:cs="Tahoma"/>
          <w:color w:val="auto"/>
        </w:rPr>
      </w:pPr>
      <w:ins w:id="3275" w:author="Shewmaker, Michael@Energy" w:date="2022-03-03T14:25:00Z">
        <w:r>
          <w:rPr>
            <w:rFonts w:eastAsia="Times New Roman" w:cs="Tahoma"/>
            <w:color w:val="auto"/>
          </w:rPr>
          <w:t xml:space="preserve">Reset to 000 when the </w:t>
        </w:r>
        <w:del w:id="3276" w:author="Haider Alhabibi" w:date="2022-03-04T13:21:00Z">
          <w:r>
            <w:rPr>
              <w:rFonts w:eastAsia="Times New Roman" w:cs="Tahoma"/>
              <w:color w:val="auto"/>
            </w:rPr>
            <w:delText>CF1R</w:delText>
          </w:r>
        </w:del>
      </w:ins>
      <w:ins w:id="3277" w:author="Haider Alhabibi" w:date="2022-03-04T13:21:00Z">
        <w:r w:rsidR="00840F4E">
          <w:rPr>
            <w:rFonts w:eastAsia="Times New Roman" w:cs="Tahoma"/>
            <w:color w:val="auto"/>
          </w:rPr>
          <w:t>LMCC</w:t>
        </w:r>
      </w:ins>
      <w:ins w:id="3278" w:author="Shewmaker, Michael@Energy" w:date="2022-03-03T14:25:00Z">
        <w:r>
          <w:rPr>
            <w:rFonts w:eastAsia="Times New Roman" w:cs="Tahoma"/>
            <w:color w:val="auto"/>
          </w:rPr>
          <w:t xml:space="preserve"> number increments (i.e., reset to 000 for a building that uses a new </w:t>
        </w:r>
        <w:del w:id="3279" w:author="Haider Alhabibi" w:date="2022-03-04T13:21:00Z">
          <w:r>
            <w:rPr>
              <w:rFonts w:eastAsia="Times New Roman" w:cs="Tahoma"/>
              <w:color w:val="auto"/>
            </w:rPr>
            <w:delText>CF1R</w:delText>
          </w:r>
        </w:del>
      </w:ins>
      <w:ins w:id="3280" w:author="Haider Alhabibi" w:date="2022-03-04T13:21:00Z">
        <w:r w:rsidR="00840F4E">
          <w:rPr>
            <w:rFonts w:eastAsia="Times New Roman" w:cs="Tahoma"/>
            <w:color w:val="auto"/>
          </w:rPr>
          <w:t>LMCC</w:t>
        </w:r>
      </w:ins>
      <w:ins w:id="3281" w:author="Shewmaker, Michael@Energy" w:date="2022-03-03T14:25:00Z">
        <w:r>
          <w:rPr>
            <w:rFonts w:eastAsia="Times New Roman" w:cs="Tahoma"/>
            <w:color w:val="auto"/>
          </w:rPr>
          <w:t xml:space="preserve"> number).</w:t>
        </w:r>
      </w:ins>
    </w:p>
    <w:p w14:paraId="55B59097" w14:textId="6CA55016" w:rsidR="00176D85" w:rsidRDefault="00176D85" w:rsidP="00806688">
      <w:pPr>
        <w:pStyle w:val="ListParagraph"/>
        <w:numPr>
          <w:ilvl w:val="0"/>
          <w:numId w:val="72"/>
        </w:numPr>
        <w:rPr>
          <w:ins w:id="3282" w:author="Shewmaker, Michael@Energy" w:date="2022-03-03T14:25:00Z"/>
          <w:rFonts w:eastAsia="Times New Roman" w:cs="Tahoma"/>
          <w:color w:val="auto"/>
        </w:rPr>
      </w:pPr>
      <w:ins w:id="3283" w:author="Shewmaker, Michael@Energy" w:date="2022-03-03T14:25:00Z">
        <w:r>
          <w:rPr>
            <w:rFonts w:eastAsia="Times New Roman" w:cs="Tahoma"/>
            <w:color w:val="auto"/>
          </w:rPr>
          <w:t xml:space="preserve">For multifamily buildings, use 001 for the first multifamily building that uses the </w:t>
        </w:r>
        <w:del w:id="3284" w:author="Haider Alhabibi" w:date="2022-03-04T13:21:00Z">
          <w:r>
            <w:rPr>
              <w:rFonts w:eastAsia="Times New Roman" w:cs="Tahoma"/>
              <w:color w:val="auto"/>
            </w:rPr>
            <w:delText>CF1R</w:delText>
          </w:r>
        </w:del>
      </w:ins>
      <w:ins w:id="3285" w:author="Haider Alhabibi" w:date="2022-03-04T13:21:00Z">
        <w:r w:rsidR="00840F4E">
          <w:rPr>
            <w:rFonts w:eastAsia="Times New Roman" w:cs="Tahoma"/>
            <w:color w:val="auto"/>
          </w:rPr>
          <w:t>LMCC</w:t>
        </w:r>
      </w:ins>
      <w:ins w:id="3286" w:author="Shewmaker, Michael@Energy" w:date="2022-03-03T14:25:00Z">
        <w:r>
          <w:rPr>
            <w:rFonts w:eastAsia="Times New Roman" w:cs="Tahoma"/>
            <w:color w:val="auto"/>
          </w:rPr>
          <w:t xml:space="preserve">, and increment sequentially by 1 for each additional multifamily building that uses the </w:t>
        </w:r>
        <w:del w:id="3287" w:author="Haider Alhabibi" w:date="2022-03-04T13:21:00Z">
          <w:r>
            <w:rPr>
              <w:rFonts w:eastAsia="Times New Roman" w:cs="Tahoma"/>
              <w:color w:val="auto"/>
            </w:rPr>
            <w:delText>CF1R</w:delText>
          </w:r>
        </w:del>
      </w:ins>
      <w:ins w:id="3288" w:author="Haider Alhabibi" w:date="2022-03-04T13:21:00Z">
        <w:r w:rsidR="00840F4E">
          <w:rPr>
            <w:rFonts w:eastAsia="Times New Roman" w:cs="Tahoma"/>
            <w:color w:val="auto"/>
          </w:rPr>
          <w:t>LMCC</w:t>
        </w:r>
      </w:ins>
      <w:ins w:id="3289" w:author="Shewmaker, Michael@Energy" w:date="2022-03-03T14:25:00Z">
        <w:r>
          <w:rPr>
            <w:rFonts w:eastAsia="Times New Roman" w:cs="Tahoma"/>
            <w:color w:val="auto"/>
          </w:rPr>
          <w:t>.</w:t>
        </w:r>
      </w:ins>
    </w:p>
    <w:p w14:paraId="5C327C4D" w14:textId="77777777" w:rsidR="00176D85" w:rsidRDefault="00176D85" w:rsidP="00176D85">
      <w:pPr>
        <w:rPr>
          <w:ins w:id="3290" w:author="Shewmaker, Michael@Energy" w:date="2022-03-03T14:25:00Z"/>
          <w:rFonts w:eastAsia="Times New Roman" w:cs="Tahoma"/>
          <w:color w:val="auto"/>
        </w:rPr>
      </w:pPr>
      <w:ins w:id="3291" w:author="Shewmaker, Michael@Energy" w:date="2022-03-03T14:25:00Z">
        <w:r>
          <w:rPr>
            <w:rFonts w:eastAsia="Times New Roman" w:cs="Tahoma"/>
            <w:color w:val="auto"/>
          </w:rPr>
          <w:t>Note 4 – dwelling unit count</w:t>
        </w:r>
      </w:ins>
    </w:p>
    <w:p w14:paraId="17D785EB" w14:textId="31B8DFEB" w:rsidR="00176D85" w:rsidRDefault="00176D85" w:rsidP="00806688">
      <w:pPr>
        <w:pStyle w:val="ListParagraph"/>
        <w:numPr>
          <w:ilvl w:val="0"/>
          <w:numId w:val="73"/>
        </w:numPr>
        <w:rPr>
          <w:ins w:id="3292" w:author="Shewmaker, Michael@Energy" w:date="2022-03-03T14:25:00Z"/>
          <w:rFonts w:eastAsia="Times New Roman" w:cs="Tahoma"/>
          <w:color w:val="auto"/>
        </w:rPr>
      </w:pPr>
      <w:ins w:id="3293" w:author="Shewmaker, Michael@Energy" w:date="2022-03-03T14:25:00Z">
        <w:r>
          <w:rPr>
            <w:rFonts w:eastAsia="Times New Roman" w:cs="Tahoma"/>
            <w:color w:val="auto"/>
          </w:rPr>
          <w:t xml:space="preserve">Reset to 000 when the </w:t>
        </w:r>
        <w:del w:id="3294" w:author="Haider Alhabibi" w:date="2022-03-04T13:21:00Z">
          <w:r>
            <w:rPr>
              <w:rFonts w:eastAsia="Times New Roman" w:cs="Tahoma"/>
              <w:color w:val="auto"/>
            </w:rPr>
            <w:delText>CF1R</w:delText>
          </w:r>
        </w:del>
      </w:ins>
      <w:ins w:id="3295" w:author="Haider Alhabibi" w:date="2022-03-04T13:21:00Z">
        <w:r w:rsidR="00840F4E">
          <w:rPr>
            <w:rFonts w:eastAsia="Times New Roman" w:cs="Tahoma"/>
            <w:color w:val="auto"/>
          </w:rPr>
          <w:t>LMCC</w:t>
        </w:r>
      </w:ins>
      <w:ins w:id="3296" w:author="Shewmaker, Michael@Energy" w:date="2022-03-03T14:25:00Z">
        <w:r>
          <w:rPr>
            <w:rFonts w:eastAsia="Times New Roman" w:cs="Tahoma"/>
            <w:color w:val="auto"/>
          </w:rPr>
          <w:t xml:space="preserve"> number increments (i.e., reset to 000 for a building that uses a new </w:t>
        </w:r>
        <w:del w:id="3297" w:author="Haider Alhabibi" w:date="2022-03-04T13:21:00Z">
          <w:r>
            <w:rPr>
              <w:rFonts w:eastAsia="Times New Roman" w:cs="Tahoma"/>
              <w:color w:val="auto"/>
            </w:rPr>
            <w:delText>CF1R</w:delText>
          </w:r>
        </w:del>
      </w:ins>
      <w:ins w:id="3298" w:author="Haider Alhabibi" w:date="2022-03-04T13:21:00Z">
        <w:r w:rsidR="00840F4E">
          <w:rPr>
            <w:rFonts w:eastAsia="Times New Roman" w:cs="Tahoma"/>
            <w:color w:val="auto"/>
          </w:rPr>
          <w:t>LMCC</w:t>
        </w:r>
      </w:ins>
      <w:ins w:id="3299" w:author="Shewmaker, Michael@Energy" w:date="2022-03-03T14:25:00Z">
        <w:r>
          <w:rPr>
            <w:rFonts w:eastAsia="Times New Roman" w:cs="Tahoma"/>
            <w:color w:val="auto"/>
          </w:rPr>
          <w:t xml:space="preserve"> number).</w:t>
        </w:r>
      </w:ins>
    </w:p>
    <w:p w14:paraId="42394A15" w14:textId="3FDDCB47" w:rsidR="00176D85" w:rsidRDefault="00176D85" w:rsidP="00806688">
      <w:pPr>
        <w:pStyle w:val="ListParagraph"/>
        <w:numPr>
          <w:ilvl w:val="0"/>
          <w:numId w:val="73"/>
        </w:numPr>
        <w:rPr>
          <w:ins w:id="3300" w:author="Shewmaker, Michael@Energy" w:date="2022-03-03T14:25:00Z"/>
          <w:rFonts w:eastAsia="Times New Roman" w:cs="Tahoma"/>
          <w:color w:val="auto"/>
        </w:rPr>
      </w:pPr>
      <w:ins w:id="3301" w:author="Shewmaker, Michael@Energy" w:date="2022-03-03T14:25:00Z">
        <w:r>
          <w:rPr>
            <w:rFonts w:eastAsia="Times New Roman" w:cs="Tahoma"/>
            <w:color w:val="auto"/>
          </w:rPr>
          <w:t xml:space="preserve">Reset to 000 when the building count increments (i.e., reset to 000 for each additional multifamily building that uses the same </w:t>
        </w:r>
        <w:del w:id="3302" w:author="Haider Alhabibi" w:date="2022-03-04T13:22:00Z">
          <w:r>
            <w:rPr>
              <w:rFonts w:eastAsia="Times New Roman" w:cs="Tahoma"/>
              <w:color w:val="auto"/>
            </w:rPr>
            <w:delText>CF1R</w:delText>
          </w:r>
        </w:del>
      </w:ins>
      <w:ins w:id="3303" w:author="Haider Alhabibi" w:date="2022-03-04T13:22:00Z">
        <w:r w:rsidR="00840F4E">
          <w:rPr>
            <w:rFonts w:eastAsia="Times New Roman" w:cs="Tahoma"/>
            <w:color w:val="auto"/>
          </w:rPr>
          <w:t>LMCC</w:t>
        </w:r>
      </w:ins>
      <w:ins w:id="3304" w:author="Shewmaker, Michael@Energy" w:date="2022-03-03T14:25:00Z">
        <w:r>
          <w:rPr>
            <w:rFonts w:eastAsia="Times New Roman" w:cs="Tahoma"/>
            <w:color w:val="auto"/>
          </w:rPr>
          <w:t>.</w:t>
        </w:r>
      </w:ins>
    </w:p>
    <w:p w14:paraId="2ADBECEF" w14:textId="50E47AD6" w:rsidR="00176D85" w:rsidRDefault="00176D85" w:rsidP="00806688">
      <w:pPr>
        <w:pStyle w:val="ListParagraph"/>
        <w:numPr>
          <w:ilvl w:val="0"/>
          <w:numId w:val="73"/>
        </w:numPr>
        <w:rPr>
          <w:ins w:id="3305" w:author="Shewmaker, Michael@Energy" w:date="2022-03-03T14:25:00Z"/>
          <w:rFonts w:eastAsia="Times New Roman" w:cs="Tahoma"/>
          <w:color w:val="auto"/>
        </w:rPr>
      </w:pPr>
      <w:ins w:id="3306" w:author="Shewmaker, Michael@Energy" w:date="2022-03-03T14:25:00Z">
        <w:r>
          <w:rPr>
            <w:rFonts w:eastAsia="Times New Roman" w:cs="Tahoma"/>
            <w:color w:val="auto"/>
          </w:rPr>
          <w:t xml:space="preserve">For single family dwellings use 001 for first dwelling unit and increment sequentially by 1 for each additional </w:t>
        </w:r>
        <w:proofErr w:type="gramStart"/>
        <w:r>
          <w:rPr>
            <w:rFonts w:eastAsia="Times New Roman" w:cs="Tahoma"/>
            <w:color w:val="auto"/>
          </w:rPr>
          <w:t>single family</w:t>
        </w:r>
        <w:proofErr w:type="gramEnd"/>
        <w:r>
          <w:rPr>
            <w:rFonts w:eastAsia="Times New Roman" w:cs="Tahoma"/>
            <w:color w:val="auto"/>
          </w:rPr>
          <w:t xml:space="preserve"> dwelling that uses the </w:t>
        </w:r>
        <w:del w:id="3307" w:author="Haider Alhabibi" w:date="2022-03-04T13:22:00Z">
          <w:r>
            <w:rPr>
              <w:rFonts w:eastAsia="Times New Roman" w:cs="Tahoma"/>
              <w:color w:val="auto"/>
            </w:rPr>
            <w:delText>CF1R</w:delText>
          </w:r>
        </w:del>
      </w:ins>
      <w:ins w:id="3308" w:author="Haider Alhabibi" w:date="2022-03-04T13:22:00Z">
        <w:r w:rsidR="00840F4E">
          <w:rPr>
            <w:rFonts w:eastAsia="Times New Roman" w:cs="Tahoma"/>
            <w:color w:val="auto"/>
          </w:rPr>
          <w:t>LMCC</w:t>
        </w:r>
      </w:ins>
      <w:ins w:id="3309" w:author="Shewmaker, Michael@Energy" w:date="2022-03-03T14:25:00Z">
        <w:r>
          <w:rPr>
            <w:rFonts w:eastAsia="Times New Roman" w:cs="Tahoma"/>
            <w:color w:val="auto"/>
          </w:rPr>
          <w:t>.</w:t>
        </w:r>
      </w:ins>
    </w:p>
    <w:p w14:paraId="4A8B755D" w14:textId="2856BC8D" w:rsidR="00176D85" w:rsidRPr="00A461D2" w:rsidDel="00A461D2" w:rsidRDefault="00176D85" w:rsidP="00806688">
      <w:pPr>
        <w:pStyle w:val="ListParagraph"/>
        <w:numPr>
          <w:ilvl w:val="0"/>
          <w:numId w:val="73"/>
        </w:numPr>
        <w:rPr>
          <w:ins w:id="3310" w:author="Shewmaker, Michael@Energy" w:date="2022-03-03T14:25:00Z"/>
          <w:del w:id="3311" w:author="Alhabibi, Haider@Energy" w:date="2022-03-17T14:31:00Z"/>
          <w:rFonts w:eastAsia="Times New Roman" w:cs="Tahoma"/>
          <w:color w:val="auto"/>
        </w:rPr>
      </w:pPr>
      <w:ins w:id="3312" w:author="Shewmaker, Michael@Energy" w:date="2022-03-03T14:25:00Z">
        <w:del w:id="3313" w:author="Alhabibi, Haider@Energy" w:date="2022-03-17T14:31:00Z">
          <w:r w:rsidRPr="00A461D2" w:rsidDel="00A461D2">
            <w:rPr>
              <w:rFonts w:eastAsia="Times New Roman" w:cs="Tahoma"/>
              <w:color w:val="auto"/>
            </w:rPr>
            <w:delText>If the parent CF1R document type is a CF1R-ADD-01 or CF1R-ALT-01, for each required CF1R-ALT-02 child document, use the numbering convention layout described in Figure 3-1 with digits 17, 18, 19 = A02, and designate (Figure 3-1) digits 20, 21, 22 as the unique identification number for the dwelling unit. For CF2R and CF3R child documents associated with a dwelling unit’s CF1R-ALT-02, ensure that the parent CF1R-ADD-01 or CF1R-ALT-01 (Figure 3-2 numbering convention) unique dwelling unit identification number digits 21, 21, 22.</w:delText>
          </w:r>
        </w:del>
      </w:ins>
    </w:p>
    <w:p w14:paraId="08EC0D7D" w14:textId="7CDC4363" w:rsidR="00176D85" w:rsidRDefault="00176D85" w:rsidP="00176D85">
      <w:pPr>
        <w:rPr>
          <w:ins w:id="3314" w:author="Shewmaker, Michael@Energy" w:date="2022-03-03T14:25:00Z"/>
          <w:rFonts w:eastAsia="Times New Roman" w:cs="Tahoma"/>
          <w:color w:val="auto"/>
        </w:rPr>
      </w:pPr>
      <w:ins w:id="3315" w:author="Shewmaker, Michael@Energy" w:date="2022-03-03T14:25:00Z">
        <w:r>
          <w:rPr>
            <w:rFonts w:eastAsia="Times New Roman" w:cs="Tahoma"/>
            <w:color w:val="auto"/>
          </w:rPr>
          <w:t xml:space="preserve">Note 5 – </w:t>
        </w:r>
        <w:del w:id="3316" w:author="Haider Alhabibi" w:date="2022-03-04T13:39:00Z">
          <w:r>
            <w:rPr>
              <w:rFonts w:eastAsia="Times New Roman" w:cs="Tahoma"/>
              <w:color w:val="auto"/>
            </w:rPr>
            <w:delText>CF2R</w:delText>
          </w:r>
        </w:del>
      </w:ins>
      <w:ins w:id="3317" w:author="Haider Alhabibi" w:date="2022-03-04T13:39:00Z">
        <w:r w:rsidR="001A2D47">
          <w:rPr>
            <w:rFonts w:eastAsia="Times New Roman" w:cs="Tahoma"/>
            <w:color w:val="auto"/>
          </w:rPr>
          <w:t>LMCI</w:t>
        </w:r>
      </w:ins>
      <w:ins w:id="3318" w:author="Shewmaker, Michael@Energy" w:date="2022-03-03T14:25:00Z">
        <w:r>
          <w:rPr>
            <w:rFonts w:eastAsia="Times New Roman" w:cs="Tahoma"/>
            <w:color w:val="auto"/>
          </w:rPr>
          <w:t xml:space="preserve"> count</w:t>
        </w:r>
      </w:ins>
    </w:p>
    <w:p w14:paraId="62CE336C" w14:textId="1C48C3E7" w:rsidR="00176D85" w:rsidRDefault="00176D85" w:rsidP="00806688">
      <w:pPr>
        <w:pStyle w:val="ListParagraph"/>
        <w:numPr>
          <w:ilvl w:val="0"/>
          <w:numId w:val="74"/>
        </w:numPr>
        <w:rPr>
          <w:ins w:id="3319" w:author="Shewmaker, Michael@Energy" w:date="2022-03-03T14:25:00Z"/>
          <w:rFonts w:eastAsia="Times New Roman" w:cs="Tahoma"/>
          <w:color w:val="auto"/>
        </w:rPr>
      </w:pPr>
      <w:ins w:id="3320" w:author="Shewmaker, Michael@Energy" w:date="2022-03-03T14:25:00Z">
        <w:r>
          <w:rPr>
            <w:rFonts w:eastAsia="Times New Roman" w:cs="Tahoma"/>
            <w:color w:val="auto"/>
          </w:rPr>
          <w:t xml:space="preserve">Reset to 000 when the </w:t>
        </w:r>
        <w:del w:id="3321" w:author="Haider Alhabibi" w:date="2022-03-04T13:39:00Z">
          <w:r>
            <w:rPr>
              <w:rFonts w:eastAsia="Times New Roman" w:cs="Tahoma"/>
              <w:color w:val="auto"/>
            </w:rPr>
            <w:delText>CF1R</w:delText>
          </w:r>
        </w:del>
      </w:ins>
      <w:ins w:id="3322" w:author="Haider Alhabibi" w:date="2022-03-04T13:39:00Z">
        <w:r w:rsidR="00C75CDE">
          <w:rPr>
            <w:rFonts w:eastAsia="Times New Roman" w:cs="Tahoma"/>
            <w:color w:val="auto"/>
          </w:rPr>
          <w:t>LMCI</w:t>
        </w:r>
      </w:ins>
      <w:ins w:id="3323" w:author="Shewmaker, Michael@Energy" w:date="2022-03-03T14:25:00Z">
        <w:r>
          <w:rPr>
            <w:rFonts w:eastAsia="Times New Roman" w:cs="Tahoma"/>
            <w:color w:val="auto"/>
          </w:rPr>
          <w:t xml:space="preserve"> number increments (i.e., reset to 000 for a building that uses a new </w:t>
        </w:r>
        <w:del w:id="3324" w:author="Haider Alhabibi" w:date="2022-03-04T13:40:00Z">
          <w:r>
            <w:rPr>
              <w:rFonts w:eastAsia="Times New Roman" w:cs="Tahoma"/>
              <w:color w:val="auto"/>
            </w:rPr>
            <w:delText>CF1R</w:delText>
          </w:r>
        </w:del>
      </w:ins>
      <w:ins w:id="3325" w:author="Haider Alhabibi" w:date="2022-03-04T13:40:00Z">
        <w:r w:rsidR="00C75CDE">
          <w:rPr>
            <w:rFonts w:eastAsia="Times New Roman" w:cs="Tahoma"/>
            <w:color w:val="auto"/>
          </w:rPr>
          <w:t>LMCI</w:t>
        </w:r>
      </w:ins>
      <w:ins w:id="3326" w:author="Shewmaker, Michael@Energy" w:date="2022-03-03T14:25:00Z">
        <w:r>
          <w:rPr>
            <w:rFonts w:eastAsia="Times New Roman" w:cs="Tahoma"/>
            <w:color w:val="auto"/>
          </w:rPr>
          <w:t>).</w:t>
        </w:r>
      </w:ins>
    </w:p>
    <w:p w14:paraId="1B97AD39" w14:textId="77777777" w:rsidR="00176D85" w:rsidRDefault="00176D85" w:rsidP="00806688">
      <w:pPr>
        <w:pStyle w:val="ListParagraph"/>
        <w:numPr>
          <w:ilvl w:val="0"/>
          <w:numId w:val="74"/>
        </w:numPr>
        <w:rPr>
          <w:ins w:id="3327" w:author="Shewmaker, Michael@Energy" w:date="2022-03-03T14:25:00Z"/>
          <w:rFonts w:eastAsia="Times New Roman" w:cs="Tahoma"/>
          <w:color w:val="auto"/>
        </w:rPr>
      </w:pPr>
      <w:ins w:id="3328" w:author="Shewmaker, Michael@Energy" w:date="2022-03-03T14:25:00Z">
        <w:r>
          <w:rPr>
            <w:rFonts w:eastAsia="Times New Roman" w:cs="Tahoma"/>
            <w:color w:val="auto"/>
          </w:rPr>
          <w:t>Reset to 000 when the dwelling unit count increments (i.e., reset to 000 for a new dwelling unit in the building).</w:t>
        </w:r>
      </w:ins>
    </w:p>
    <w:p w14:paraId="24DD2845" w14:textId="14E2C75D" w:rsidR="00176D85" w:rsidRDefault="00176D85" w:rsidP="00806688">
      <w:pPr>
        <w:pStyle w:val="ListParagraph"/>
        <w:numPr>
          <w:ilvl w:val="0"/>
          <w:numId w:val="74"/>
        </w:numPr>
        <w:rPr>
          <w:ins w:id="3329" w:author="Shewmaker, Michael@Energy" w:date="2022-03-03T14:25:00Z"/>
          <w:rFonts w:eastAsia="Times New Roman" w:cs="Tahoma"/>
          <w:color w:val="auto"/>
        </w:rPr>
      </w:pPr>
      <w:ins w:id="3330" w:author="Shewmaker, Michael@Energy" w:date="2022-03-03T14:25:00Z">
        <w:r>
          <w:rPr>
            <w:rFonts w:eastAsia="Times New Roman" w:cs="Tahoma"/>
            <w:color w:val="auto"/>
          </w:rPr>
          <w:t xml:space="preserve">Use 001 for the first </w:t>
        </w:r>
        <w:del w:id="3331" w:author="Haider Alhabibi" w:date="2022-03-04T13:40:00Z">
          <w:r>
            <w:rPr>
              <w:rFonts w:eastAsia="Times New Roman" w:cs="Tahoma"/>
              <w:color w:val="auto"/>
            </w:rPr>
            <w:delText>CF2R</w:delText>
          </w:r>
        </w:del>
      </w:ins>
      <w:ins w:id="3332" w:author="Haider Alhabibi" w:date="2022-03-04T13:40:00Z">
        <w:r w:rsidR="00C75CDE">
          <w:rPr>
            <w:rFonts w:eastAsia="Times New Roman" w:cs="Tahoma"/>
            <w:color w:val="auto"/>
          </w:rPr>
          <w:t>LMCI</w:t>
        </w:r>
      </w:ins>
      <w:ins w:id="3333" w:author="Shewmaker, Michael@Energy" w:date="2022-03-03T14:25:00Z">
        <w:r>
          <w:rPr>
            <w:rFonts w:eastAsia="Times New Roman" w:cs="Tahoma"/>
            <w:color w:val="auto"/>
          </w:rPr>
          <w:t xml:space="preserve"> in a dwelling unit and increment sequentially by 1 for each additional </w:t>
        </w:r>
        <w:del w:id="3334" w:author="Haider Alhabibi" w:date="2022-03-04T13:40:00Z">
          <w:r>
            <w:rPr>
              <w:rFonts w:eastAsia="Times New Roman" w:cs="Tahoma"/>
              <w:color w:val="auto"/>
            </w:rPr>
            <w:delText>CF2R</w:delText>
          </w:r>
        </w:del>
      </w:ins>
      <w:ins w:id="3335" w:author="Haider Alhabibi" w:date="2022-03-04T13:40:00Z">
        <w:r w:rsidR="00C75CDE">
          <w:rPr>
            <w:rFonts w:eastAsia="Times New Roman" w:cs="Tahoma"/>
            <w:color w:val="auto"/>
          </w:rPr>
          <w:t>LMCI</w:t>
        </w:r>
      </w:ins>
      <w:ins w:id="3336" w:author="Shewmaker, Michael@Energy" w:date="2022-03-03T14:25:00Z">
        <w:r>
          <w:rPr>
            <w:rFonts w:eastAsia="Times New Roman" w:cs="Tahoma"/>
            <w:color w:val="auto"/>
          </w:rPr>
          <w:t xml:space="preserve"> in the dwelling unit.</w:t>
        </w:r>
      </w:ins>
    </w:p>
    <w:p w14:paraId="79C7F532" w14:textId="1FCECD1E" w:rsidR="00176D85" w:rsidRDefault="00176D85" w:rsidP="00176D85">
      <w:pPr>
        <w:rPr>
          <w:ins w:id="3337" w:author="Shewmaker, Michael@Energy" w:date="2022-03-03T14:25:00Z"/>
          <w:del w:id="3338" w:author="Haider Alhabibi" w:date="2022-03-04T13:50:00Z"/>
          <w:rFonts w:eastAsia="Times New Roman" w:cs="Tahoma"/>
          <w:color w:val="auto"/>
        </w:rPr>
      </w:pPr>
      <w:ins w:id="3339" w:author="Shewmaker, Michael@Energy" w:date="2022-03-03T14:25:00Z">
        <w:del w:id="3340" w:author="Haider Alhabibi" w:date="2022-03-04T13:50:00Z">
          <w:r>
            <w:rPr>
              <w:rFonts w:eastAsia="Times New Roman" w:cs="Tahoma"/>
              <w:color w:val="auto"/>
            </w:rPr>
            <w:lastRenderedPageBreak/>
            <w:delText>Note 6 – “</w:delText>
          </w:r>
        </w:del>
        <w:del w:id="3341" w:author="Haider Alhabibi" w:date="2022-03-04T13:40:00Z">
          <w:r>
            <w:rPr>
              <w:rFonts w:eastAsia="Times New Roman" w:cs="Tahoma"/>
              <w:color w:val="auto"/>
            </w:rPr>
            <w:delText>CF1R</w:delText>
          </w:r>
        </w:del>
        <w:del w:id="3342" w:author="Haider Alhabibi" w:date="2022-03-04T13:50:00Z">
          <w:r>
            <w:rPr>
              <w:rFonts w:eastAsia="Times New Roman" w:cs="Tahoma"/>
              <w:color w:val="auto"/>
            </w:rPr>
            <w:delText xml:space="preserve">” numbering for </w:delText>
          </w:r>
        </w:del>
        <w:del w:id="3343" w:author="Haider Alhabibi" w:date="2022-03-04T13:48:00Z">
          <w:r>
            <w:rPr>
              <w:rFonts w:eastAsia="Times New Roman" w:cs="Tahoma"/>
              <w:color w:val="auto"/>
            </w:rPr>
            <w:delText>nonresidential</w:delText>
          </w:r>
        </w:del>
        <w:del w:id="3344" w:author="Haider Alhabibi" w:date="2022-03-04T13:50:00Z">
          <w:r>
            <w:rPr>
              <w:rFonts w:eastAsia="Times New Roman" w:cs="Tahoma"/>
              <w:color w:val="auto"/>
            </w:rPr>
            <w:delText xml:space="preserve"> building projects (NRCV document type)</w:delText>
          </w:r>
        </w:del>
      </w:ins>
    </w:p>
    <w:p w14:paraId="07168630" w14:textId="1CA212F0" w:rsidR="00176D85" w:rsidRDefault="00176D85" w:rsidP="00806688">
      <w:pPr>
        <w:pStyle w:val="ListParagraph"/>
        <w:numPr>
          <w:ilvl w:val="0"/>
          <w:numId w:val="75"/>
        </w:numPr>
        <w:rPr>
          <w:ins w:id="3345" w:author="Shewmaker, Michael@Energy" w:date="2022-03-03T14:25:00Z"/>
          <w:del w:id="3346" w:author="Haider Alhabibi" w:date="2022-03-04T13:50:00Z"/>
          <w:rFonts w:eastAsia="Times New Roman" w:cs="Tahoma"/>
          <w:color w:val="auto"/>
        </w:rPr>
      </w:pPr>
      <w:ins w:id="3347" w:author="Shewmaker, Michael@Energy" w:date="2022-03-03T14:25:00Z">
        <w:del w:id="3348" w:author="Haider Alhabibi" w:date="2022-03-04T13:50:00Z">
          <w:r>
            <w:rPr>
              <w:rFonts w:eastAsia="Times New Roman" w:cs="Tahoma"/>
              <w:color w:val="auto"/>
            </w:rPr>
            <w:delText>For newly constructed buildings, digits 5-6-7 = Z00.</w:delText>
          </w:r>
        </w:del>
      </w:ins>
    </w:p>
    <w:p w14:paraId="06269F35" w14:textId="490DA0C4" w:rsidR="00176D85" w:rsidRDefault="00176D85" w:rsidP="00806688">
      <w:pPr>
        <w:pStyle w:val="ListParagraph"/>
        <w:numPr>
          <w:ilvl w:val="0"/>
          <w:numId w:val="75"/>
        </w:numPr>
        <w:rPr>
          <w:ins w:id="3349" w:author="Shewmaker, Michael@Energy" w:date="2022-03-03T14:25:00Z"/>
          <w:del w:id="3350" w:author="Haider Alhabibi" w:date="2022-03-04T13:50:00Z"/>
          <w:rFonts w:eastAsia="Times New Roman" w:cs="Tahoma"/>
          <w:color w:val="auto"/>
        </w:rPr>
      </w:pPr>
      <w:ins w:id="3351" w:author="Shewmaker, Michael@Energy" w:date="2022-03-03T14:25:00Z">
        <w:del w:id="3352" w:author="Haider Alhabibi" w:date="2022-03-04T13:50:00Z">
          <w:r>
            <w:rPr>
              <w:rFonts w:eastAsia="Times New Roman" w:cs="Tahoma"/>
              <w:color w:val="auto"/>
            </w:rPr>
            <w:delText>For alterations to existing buildings, digits 5-6-7 = Y00.</w:delText>
          </w:r>
        </w:del>
      </w:ins>
    </w:p>
    <w:p w14:paraId="12B65779" w14:textId="069444DB" w:rsidR="00176D85" w:rsidRDefault="00176D85" w:rsidP="00806688">
      <w:pPr>
        <w:pStyle w:val="ListParagraph"/>
        <w:numPr>
          <w:ilvl w:val="0"/>
          <w:numId w:val="75"/>
        </w:numPr>
        <w:rPr>
          <w:ins w:id="3353" w:author="Shewmaker, Michael@Energy" w:date="2022-03-03T14:25:00Z"/>
          <w:del w:id="3354" w:author="Haider Alhabibi" w:date="2022-03-04T13:50:00Z"/>
          <w:rFonts w:eastAsia="Times New Roman" w:cs="Tahoma"/>
          <w:color w:val="auto"/>
        </w:rPr>
      </w:pPr>
      <w:ins w:id="3355" w:author="Shewmaker, Michael@Energy" w:date="2022-03-03T14:25:00Z">
        <w:del w:id="3356" w:author="Haider Alhabibi" w:date="2022-03-04T13:50:00Z">
          <w:r>
            <w:rPr>
              <w:rFonts w:eastAsia="Times New Roman" w:cs="Tahoma"/>
              <w:color w:val="auto"/>
            </w:rPr>
            <w:delText>For all NRCV documents, digits 15 = 0.</w:delText>
          </w:r>
        </w:del>
      </w:ins>
    </w:p>
    <w:p w14:paraId="78467EAB" w14:textId="48E0D553" w:rsidR="00176D85" w:rsidRDefault="00176D85" w:rsidP="00176D85">
      <w:pPr>
        <w:rPr>
          <w:ins w:id="3357" w:author="Shewmaker, Michael@Energy" w:date="2022-03-03T14:25:00Z"/>
          <w:del w:id="3358" w:author="Haider Alhabibi" w:date="2022-03-04T13:52:00Z"/>
          <w:rFonts w:eastAsia="Times New Roman" w:cs="Tahoma"/>
          <w:color w:val="auto"/>
        </w:rPr>
      </w:pPr>
      <w:ins w:id="3359" w:author="Shewmaker, Michael@Energy" w:date="2022-03-03T14:25:00Z">
        <w:del w:id="3360" w:author="Haider Alhabibi" w:date="2022-03-04T13:52:00Z">
          <w:r>
            <w:rPr>
              <w:rFonts w:eastAsia="Times New Roman" w:cs="Tahoma"/>
              <w:color w:val="auto"/>
            </w:rPr>
            <w:delText>Note 7 – “CF2R” numbering for nonresidential building projects (NRCV document type)</w:delText>
          </w:r>
        </w:del>
      </w:ins>
    </w:p>
    <w:p w14:paraId="43764B6D" w14:textId="574B0990" w:rsidR="00176D85" w:rsidRDefault="00176D85" w:rsidP="00806688">
      <w:pPr>
        <w:pStyle w:val="ListParagraph"/>
        <w:numPr>
          <w:ilvl w:val="0"/>
          <w:numId w:val="76"/>
        </w:numPr>
        <w:rPr>
          <w:ins w:id="3361" w:author="Shewmaker, Michael@Energy" w:date="2022-03-03T14:25:00Z"/>
          <w:del w:id="3362" w:author="Haider Alhabibi" w:date="2022-03-04T13:52:00Z"/>
          <w:rFonts w:eastAsia="Times New Roman" w:cs="Tahoma"/>
          <w:color w:val="auto"/>
        </w:rPr>
      </w:pPr>
      <w:ins w:id="3363" w:author="Shewmaker, Michael@Energy" w:date="2022-03-03T14:25:00Z">
        <w:del w:id="3364" w:author="Haider Alhabibi" w:date="2022-03-04T13:52:00Z">
          <w:r>
            <w:rPr>
              <w:rFonts w:eastAsia="Times New Roman" w:cs="Tahoma"/>
              <w:color w:val="auto"/>
            </w:rPr>
            <w:delText>For all NRCV documents, digits 25-26-27 = 0.</w:delText>
          </w:r>
        </w:del>
      </w:ins>
    </w:p>
    <w:p w14:paraId="2C385E41" w14:textId="39EAABAB" w:rsidR="00176D85" w:rsidRPr="00A03E29" w:rsidRDefault="00176D85" w:rsidP="00806688">
      <w:pPr>
        <w:pStyle w:val="ListParagraph"/>
        <w:numPr>
          <w:ilvl w:val="0"/>
          <w:numId w:val="76"/>
        </w:numPr>
        <w:rPr>
          <w:ins w:id="3365" w:author="Shewmaker, Michael@Energy" w:date="2022-03-03T14:25:00Z"/>
          <w:del w:id="3366" w:author="Haider Alhabibi" w:date="2022-03-04T13:52:00Z"/>
          <w:rFonts w:eastAsia="Times New Roman" w:cs="Tahoma"/>
          <w:color w:val="auto"/>
        </w:rPr>
      </w:pPr>
      <w:ins w:id="3367" w:author="Shewmaker, Michael@Energy" w:date="2022-03-03T14:25:00Z">
        <w:del w:id="3368" w:author="Haider Alhabibi" w:date="2022-03-04T13:52:00Z">
          <w:r>
            <w:rPr>
              <w:rFonts w:eastAsia="Times New Roman" w:cs="Tahoma"/>
              <w:color w:val="auto"/>
            </w:rPr>
            <w:delText>For all NRCV documents, digit 31 = 0.</w:delText>
          </w:r>
        </w:del>
      </w:ins>
    </w:p>
    <w:p w14:paraId="751A730C" w14:textId="77777777" w:rsidR="0050236F" w:rsidRDefault="0050236F" w:rsidP="007407C2">
      <w:pPr>
        <w:rPr>
          <w:del w:id="3369" w:author="Haider Alhabibi" w:date="2022-02-17T14:33:00Z"/>
        </w:rPr>
      </w:pPr>
    </w:p>
    <w:p w14:paraId="29481D88" w14:textId="4EA1B5EF" w:rsidR="007407C2" w:rsidRDefault="007407C2" w:rsidP="007407C2">
      <w:pPr>
        <w:rPr>
          <w:del w:id="3370" w:author="Haider Alhabibi" w:date="2022-02-17T14:33:00Z"/>
        </w:rPr>
      </w:pPr>
    </w:p>
    <w:p w14:paraId="2CCD6F43" w14:textId="05BA2FA8" w:rsidR="007407C2" w:rsidRDefault="007407C2" w:rsidP="007407C2">
      <w:pPr>
        <w:rPr>
          <w:del w:id="3371" w:author="Haider Alhabibi" w:date="2022-02-17T14:33:00Z"/>
        </w:rPr>
      </w:pPr>
    </w:p>
    <w:p w14:paraId="3689FD86" w14:textId="77777777" w:rsidR="0050236F" w:rsidRDefault="0050236F" w:rsidP="007407C2">
      <w:pPr>
        <w:rPr>
          <w:del w:id="3372" w:author="Haider Alhabibi" w:date="2022-02-17T14:33:00Z"/>
        </w:rPr>
      </w:pPr>
    </w:p>
    <w:p w14:paraId="6E92B342" w14:textId="0CF3E4AA" w:rsidR="007407C2" w:rsidRDefault="007407C2" w:rsidP="007407C2">
      <w:pPr>
        <w:rPr>
          <w:del w:id="3373" w:author="Haider Alhabibi" w:date="2022-02-17T14:33:00Z"/>
        </w:rPr>
      </w:pPr>
    </w:p>
    <w:p w14:paraId="039800A3" w14:textId="795D2D80" w:rsidR="007407C2" w:rsidRDefault="007407C2" w:rsidP="007407C2">
      <w:pPr>
        <w:rPr>
          <w:del w:id="3374" w:author="Haider Alhabibi" w:date="2022-02-17T14:33:00Z"/>
        </w:rPr>
      </w:pPr>
    </w:p>
    <w:p w14:paraId="06A781DD" w14:textId="632DA039" w:rsidR="007407C2" w:rsidRDefault="007407C2" w:rsidP="007407C2">
      <w:pPr>
        <w:rPr>
          <w:del w:id="3375" w:author="Haider Alhabibi" w:date="2022-02-17T14:33:00Z"/>
        </w:rPr>
      </w:pPr>
    </w:p>
    <w:p w14:paraId="68689999" w14:textId="0FD97C32" w:rsidR="007407C2" w:rsidRDefault="007407C2" w:rsidP="007407C2">
      <w:pPr>
        <w:rPr>
          <w:del w:id="3376" w:author="Haider Alhabibi" w:date="2022-02-17T14:33:00Z"/>
        </w:rPr>
      </w:pPr>
    </w:p>
    <w:p w14:paraId="257E3613" w14:textId="2DBBE9F7" w:rsidR="007407C2" w:rsidRDefault="007407C2" w:rsidP="007407C2">
      <w:pPr>
        <w:rPr>
          <w:del w:id="3377" w:author="Haider Alhabibi" w:date="2022-02-17T14:33:00Z"/>
        </w:rPr>
      </w:pPr>
    </w:p>
    <w:p w14:paraId="2EE28D8C" w14:textId="7F16383A" w:rsidR="00361ED7" w:rsidRPr="0024633A" w:rsidRDefault="00361ED7" w:rsidP="007407C2">
      <w:pPr>
        <w:pStyle w:val="FigureTitleStyle"/>
        <w:rPr>
          <w:ins w:id="3378" w:author="Author"/>
          <w:rFonts w:ascii="Tahoma" w:eastAsia="Times New Roman" w:hAnsi="Tahoma" w:cs="Tahoma"/>
          <w:color w:val="auto"/>
          <w:sz w:val="24"/>
          <w:szCs w:val="24"/>
        </w:rPr>
      </w:pPr>
    </w:p>
    <w:p w14:paraId="4A50A6B0" w14:textId="392F8FC7" w:rsidR="007407C2" w:rsidRDefault="00095A1B" w:rsidP="007407C2">
      <w:pPr>
        <w:rPr>
          <w:del w:id="3379" w:author="Ramirez, Armando@Energy" w:date="2022-03-17T14:49:00Z"/>
        </w:rPr>
      </w:pPr>
      <w:ins w:id="3380" w:author="Author">
        <w:del w:id="3381" w:author="Haider Alhabibi" w:date="2022-02-11T11:37:00Z">
          <w:r w:rsidDel="00361ED7">
            <w:rPr>
              <w:noProof/>
            </w:rPr>
            <w:drawing>
              <wp:inline distT="0" distB="0" distL="0" distR="0" wp14:anchorId="328F5D6F" wp14:editId="73EEF0D7">
                <wp:extent cx="6309360" cy="374840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09360" cy="3748405"/>
                        </a:xfrm>
                        <a:prstGeom prst="rect">
                          <a:avLst/>
                        </a:prstGeom>
                      </pic:spPr>
                    </pic:pic>
                  </a:graphicData>
                </a:graphic>
              </wp:inline>
            </w:drawing>
          </w:r>
        </w:del>
        <w:del w:id="3382" w:author="Ramirez, Armando@Energy" w:date="2022-03-17T14:49:00Z">
          <w:r>
            <w:delText xml:space="preserve"> </w:delText>
          </w:r>
        </w:del>
      </w:ins>
    </w:p>
    <w:p w14:paraId="331F7C76" w14:textId="1C407AB4" w:rsidR="00050A26" w:rsidRPr="0024633A" w:rsidRDefault="00204FD2" w:rsidP="00EB6FD4">
      <w:pPr>
        <w:pStyle w:val="Heading4"/>
        <w:spacing w:before="600" w:after="240"/>
        <w:ind w:left="1138"/>
        <w:rPr>
          <w:rFonts w:ascii="Tahoma" w:hAnsi="Tahoma" w:cs="Tahoma"/>
          <w:b/>
        </w:rPr>
      </w:pPr>
      <w:bookmarkStart w:id="3383" w:name="_Toc96009527"/>
      <w:r w:rsidRPr="0024633A">
        <w:rPr>
          <w:rFonts w:ascii="Tahoma" w:hAnsi="Tahoma" w:cs="Tahoma"/>
          <w:b/>
        </w:rPr>
        <w:t xml:space="preserve">Example </w:t>
      </w:r>
      <w:r w:rsidR="008C552C" w:rsidRPr="0024633A">
        <w:rPr>
          <w:rFonts w:ascii="Tahoma" w:hAnsi="Tahoma" w:cs="Tahoma"/>
          <w:b/>
        </w:rPr>
        <w:t>Registration N</w:t>
      </w:r>
      <w:r w:rsidRPr="0024633A">
        <w:rPr>
          <w:rFonts w:ascii="Tahoma" w:hAnsi="Tahoma" w:cs="Tahoma"/>
          <w:b/>
        </w:rPr>
        <w:t xml:space="preserve">umbers </w:t>
      </w:r>
      <w:r w:rsidR="008C552C" w:rsidRPr="0024633A">
        <w:rPr>
          <w:rFonts w:ascii="Tahoma" w:hAnsi="Tahoma" w:cs="Tahoma"/>
          <w:b/>
        </w:rPr>
        <w:t>-</w:t>
      </w:r>
      <w:r w:rsidRPr="0024633A">
        <w:rPr>
          <w:rFonts w:ascii="Tahoma" w:hAnsi="Tahoma" w:cs="Tahoma"/>
          <w:b/>
        </w:rPr>
        <w:t xml:space="preserve"> CF1R, CF2R, CF3R</w:t>
      </w:r>
      <w:r w:rsidR="008C552C" w:rsidRPr="0024633A">
        <w:rPr>
          <w:rFonts w:ascii="Tahoma" w:hAnsi="Tahoma" w:cs="Tahoma"/>
          <w:b/>
        </w:rPr>
        <w:t>, NRCV</w:t>
      </w:r>
      <w:r w:rsidRPr="0024633A">
        <w:rPr>
          <w:rFonts w:ascii="Tahoma" w:hAnsi="Tahoma" w:cs="Tahoma"/>
          <w:b/>
        </w:rPr>
        <w:t xml:space="preserve"> and </w:t>
      </w:r>
      <w:r w:rsidR="008C552C" w:rsidRPr="0024633A">
        <w:rPr>
          <w:rFonts w:ascii="Tahoma" w:hAnsi="Tahoma" w:cs="Tahoma"/>
          <w:b/>
        </w:rPr>
        <w:t>CF1R Worksheet Documents</w:t>
      </w:r>
      <w:bookmarkEnd w:id="3383"/>
    </w:p>
    <w:p w14:paraId="59F6886B" w14:textId="59FAD66E" w:rsidR="000C3213" w:rsidRPr="0024633A" w:rsidRDefault="00CE65E7" w:rsidP="00EB6FD4">
      <w:pPr>
        <w:pStyle w:val="ListParagraph"/>
        <w:spacing w:before="240" w:after="240"/>
        <w:contextualSpacing w:val="0"/>
        <w:rPr>
          <w:rFonts w:eastAsia="Times New Roman" w:cs="Tahoma"/>
          <w:color w:val="auto"/>
        </w:rPr>
      </w:pPr>
      <w:bookmarkStart w:id="3384" w:name="_Hlk95472712"/>
      <w:r w:rsidRPr="0024633A">
        <w:rPr>
          <w:rFonts w:eastAsia="Times New Roman" w:cs="Tahoma"/>
          <w:color w:val="auto"/>
        </w:rPr>
        <w:t xml:space="preserve">The following </w:t>
      </w:r>
      <w:r w:rsidR="000C3213" w:rsidRPr="0024633A">
        <w:rPr>
          <w:rFonts w:eastAsia="Times New Roman" w:cs="Tahoma"/>
          <w:color w:val="auto"/>
        </w:rPr>
        <w:t>provides example</w:t>
      </w:r>
      <w:r w:rsidRPr="0024633A">
        <w:rPr>
          <w:rFonts w:eastAsia="Times New Roman" w:cs="Tahoma"/>
          <w:color w:val="auto"/>
        </w:rPr>
        <w:t xml:space="preserve"> registration numbers and the interpretation of the significance of the </w:t>
      </w:r>
      <w:r w:rsidR="00C00A70" w:rsidRPr="0024633A">
        <w:rPr>
          <w:rFonts w:eastAsia="Times New Roman" w:cs="Tahoma"/>
          <w:color w:val="auto"/>
        </w:rPr>
        <w:t xml:space="preserve">digits used in the numbers </w:t>
      </w:r>
      <w:r w:rsidRPr="0024633A">
        <w:rPr>
          <w:rFonts w:eastAsia="Times New Roman" w:cs="Tahoma"/>
          <w:color w:val="auto"/>
        </w:rPr>
        <w:t>as consistent with</w:t>
      </w:r>
      <w:r w:rsidR="000C3213" w:rsidRPr="0024633A">
        <w:rPr>
          <w:rFonts w:eastAsia="Times New Roman" w:cs="Tahoma"/>
          <w:color w:val="auto"/>
        </w:rPr>
        <w:t xml:space="preserve"> the </w:t>
      </w:r>
      <w:r w:rsidR="000E3D9D" w:rsidRPr="0024633A">
        <w:rPr>
          <w:rFonts w:eastAsia="Times New Roman" w:cs="Tahoma"/>
          <w:color w:val="auto"/>
        </w:rPr>
        <w:t>conventions</w:t>
      </w:r>
      <w:r w:rsidR="000C3213" w:rsidRPr="0024633A">
        <w:rPr>
          <w:rFonts w:eastAsia="Times New Roman" w:cs="Tahoma"/>
          <w:color w:val="auto"/>
        </w:rPr>
        <w:t xml:space="preserve"> given in </w:t>
      </w:r>
      <w:r w:rsidR="00D63576" w:rsidRPr="0024633A">
        <w:rPr>
          <w:rFonts w:eastAsia="Times New Roman" w:cs="Tahoma"/>
          <w:color w:val="auto"/>
        </w:rPr>
        <w:t>Table 3-1</w:t>
      </w:r>
      <w:ins w:id="3385" w:author="Haider Alhabibi" w:date="2022-02-11T11:45:00Z">
        <w:r w:rsidR="001E53C0">
          <w:rPr>
            <w:rFonts w:eastAsia="Times New Roman" w:cs="Tahoma"/>
            <w:color w:val="auto"/>
          </w:rPr>
          <w:t>a</w:t>
        </w:r>
      </w:ins>
      <w:r w:rsidR="00D63576" w:rsidRPr="0024633A">
        <w:rPr>
          <w:rFonts w:eastAsia="Times New Roman" w:cs="Tahoma"/>
          <w:color w:val="auto"/>
        </w:rPr>
        <w:t>, Figure</w:t>
      </w:r>
      <w:r w:rsidR="000C3213" w:rsidRPr="0024633A">
        <w:rPr>
          <w:rFonts w:eastAsia="Times New Roman" w:cs="Tahoma"/>
          <w:color w:val="auto"/>
        </w:rPr>
        <w:t xml:space="preserve"> 3-</w:t>
      </w:r>
      <w:proofErr w:type="gramStart"/>
      <w:r w:rsidR="000C3213" w:rsidRPr="0024633A">
        <w:rPr>
          <w:rFonts w:eastAsia="Times New Roman" w:cs="Tahoma"/>
          <w:color w:val="auto"/>
        </w:rPr>
        <w:t>1</w:t>
      </w:r>
      <w:ins w:id="3386" w:author="Alhabibi, Haider@Energy" w:date="2022-03-18T11:17:00Z">
        <w:r w:rsidR="0034279D">
          <w:rPr>
            <w:rFonts w:eastAsia="Times New Roman" w:cs="Tahoma"/>
            <w:color w:val="auto"/>
          </w:rPr>
          <w:t>,and</w:t>
        </w:r>
      </w:ins>
      <w:proofErr w:type="gramEnd"/>
      <w:r w:rsidR="0034279D">
        <w:rPr>
          <w:rFonts w:eastAsia="Times New Roman" w:cs="Tahoma"/>
          <w:color w:val="auto"/>
        </w:rPr>
        <w:t xml:space="preserve"> </w:t>
      </w:r>
      <w:ins w:id="3387" w:author="Alhabibi, Haider@Energy" w:date="2022-03-18T11:17:00Z">
        <w:r w:rsidR="0034279D">
          <w:rPr>
            <w:rFonts w:eastAsia="Times New Roman" w:cs="Tahoma"/>
            <w:color w:val="auto"/>
          </w:rPr>
          <w:t>Table 3-4a</w:t>
        </w:r>
      </w:ins>
      <w:del w:id="3388" w:author="Alhabibi, Haider@Energy" w:date="2022-03-18T11:18:00Z">
        <w:r w:rsidR="00D63576" w:rsidRPr="0024633A" w:rsidDel="00E03557">
          <w:rPr>
            <w:rFonts w:eastAsia="Times New Roman" w:cs="Tahoma"/>
            <w:color w:val="auto"/>
          </w:rPr>
          <w:delText>,</w:delText>
        </w:r>
        <w:r w:rsidR="000C3213" w:rsidRPr="0024633A" w:rsidDel="00E03557">
          <w:rPr>
            <w:rFonts w:eastAsia="Times New Roman" w:cs="Tahoma"/>
            <w:color w:val="auto"/>
          </w:rPr>
          <w:delText xml:space="preserve"> </w:delText>
        </w:r>
        <w:r w:rsidR="00D63576" w:rsidRPr="0024633A" w:rsidDel="00E03557">
          <w:rPr>
            <w:rFonts w:eastAsia="Times New Roman" w:cs="Tahoma"/>
            <w:color w:val="auto"/>
          </w:rPr>
          <w:delText xml:space="preserve">Figure </w:delText>
        </w:r>
        <w:r w:rsidR="000C3213" w:rsidRPr="0024633A" w:rsidDel="00E03557">
          <w:rPr>
            <w:rFonts w:eastAsia="Times New Roman" w:cs="Tahoma"/>
            <w:color w:val="auto"/>
          </w:rPr>
          <w:delText>3-2</w:delText>
        </w:r>
      </w:del>
      <w:ins w:id="3389" w:author="Haider Alhabibi" w:date="2022-02-11T11:46:00Z">
        <w:del w:id="3390" w:author="Alhabibi, Haider@Energy" w:date="2022-03-18T11:18:00Z">
          <w:r w:rsidR="00D45224" w:rsidDel="00E03557">
            <w:rPr>
              <w:rFonts w:eastAsia="Times New Roman" w:cs="Tahoma"/>
              <w:color w:val="auto"/>
            </w:rPr>
            <w:delText>a</w:delText>
          </w:r>
        </w:del>
      </w:ins>
      <w:r w:rsidR="006B5C56" w:rsidRPr="0024633A">
        <w:rPr>
          <w:rFonts w:eastAsia="Times New Roman" w:cs="Tahoma"/>
          <w:color w:val="auto"/>
        </w:rPr>
        <w:t xml:space="preserve"> and </w:t>
      </w:r>
      <w:r w:rsidR="000721E7" w:rsidRPr="0024633A">
        <w:rPr>
          <w:rFonts w:eastAsia="Times New Roman" w:cs="Tahoma"/>
          <w:color w:val="auto"/>
        </w:rPr>
        <w:t xml:space="preserve">the </w:t>
      </w:r>
      <w:r w:rsidR="006B5C56" w:rsidRPr="0024633A">
        <w:rPr>
          <w:rFonts w:eastAsia="Times New Roman" w:cs="Tahoma"/>
          <w:color w:val="auto"/>
        </w:rPr>
        <w:t>notes</w:t>
      </w:r>
      <w:r w:rsidR="000721E7" w:rsidRPr="0024633A">
        <w:rPr>
          <w:rFonts w:cs="Tahoma"/>
        </w:rPr>
        <w:t xml:space="preserve"> </w:t>
      </w:r>
      <w:r w:rsidR="000721E7" w:rsidRPr="0024633A">
        <w:rPr>
          <w:rFonts w:eastAsia="Times New Roman" w:cs="Tahoma"/>
          <w:color w:val="auto"/>
        </w:rPr>
        <w:t xml:space="preserve">for Figure 3-1 </w:t>
      </w:r>
      <w:del w:id="3391" w:author="Alhabibi, Haider@Energy" w:date="2022-03-18T11:19:00Z">
        <w:r w:rsidR="000721E7" w:rsidRPr="0024633A" w:rsidDel="00D91844">
          <w:rPr>
            <w:rFonts w:eastAsia="Times New Roman" w:cs="Tahoma"/>
            <w:color w:val="auto"/>
          </w:rPr>
          <w:delText xml:space="preserve">and </w:delText>
        </w:r>
        <w:r w:rsidR="0058239B" w:rsidRPr="0024633A" w:rsidDel="00D91844">
          <w:rPr>
            <w:rFonts w:eastAsia="Times New Roman" w:cs="Tahoma"/>
            <w:color w:val="auto"/>
          </w:rPr>
          <w:delText>Figure 3</w:delText>
        </w:r>
        <w:r w:rsidR="000721E7" w:rsidRPr="0024633A" w:rsidDel="00D91844">
          <w:rPr>
            <w:rFonts w:eastAsia="Times New Roman" w:cs="Tahoma"/>
            <w:color w:val="auto"/>
          </w:rPr>
          <w:delText>-2</w:delText>
        </w:r>
      </w:del>
      <w:ins w:id="3392" w:author="Haider Alhabibi" w:date="2022-02-11T11:46:00Z">
        <w:del w:id="3393" w:author="Alhabibi, Haider@Energy" w:date="2022-03-18T11:19:00Z">
          <w:r w:rsidR="00D45224" w:rsidDel="00D91844">
            <w:rPr>
              <w:rFonts w:eastAsia="Times New Roman" w:cs="Tahoma"/>
              <w:color w:val="auto"/>
            </w:rPr>
            <w:delText>a</w:delText>
          </w:r>
        </w:del>
      </w:ins>
      <w:del w:id="3394" w:author="Alhabibi, Haider@Energy" w:date="2022-03-18T11:19:00Z">
        <w:r w:rsidR="006B5C56" w:rsidRPr="0024633A" w:rsidDel="00D91844">
          <w:rPr>
            <w:rFonts w:eastAsia="Times New Roman" w:cs="Tahoma"/>
            <w:color w:val="auto"/>
          </w:rPr>
          <w:delText xml:space="preserve"> </w:delText>
        </w:r>
      </w:del>
      <w:r w:rsidR="006B5C56" w:rsidRPr="0024633A">
        <w:rPr>
          <w:rFonts w:eastAsia="Times New Roman" w:cs="Tahoma"/>
          <w:color w:val="auto"/>
        </w:rPr>
        <w:t>above</w:t>
      </w:r>
      <w:r w:rsidRPr="0024633A">
        <w:rPr>
          <w:rFonts w:eastAsia="Times New Roman" w:cs="Tahoma"/>
          <w:color w:val="auto"/>
        </w:rPr>
        <w:t>.</w:t>
      </w:r>
    </w:p>
    <w:bookmarkEnd w:id="3384"/>
    <w:p w14:paraId="61DC4AA2" w14:textId="0767F327" w:rsidR="001F739C" w:rsidRPr="0024633A" w:rsidRDefault="00E75F87" w:rsidP="00AB49A2">
      <w:pPr>
        <w:pStyle w:val="ListParagraph"/>
        <w:rPr>
          <w:rFonts w:eastAsia="Times New Roman" w:cs="Tahoma"/>
          <w:b/>
          <w:color w:val="auto"/>
        </w:rPr>
      </w:pPr>
      <w:del w:id="3395" w:author="Haider Alhabibi" w:date="2022-02-02T16:32:00Z">
        <w:r w:rsidRPr="0024633A" w:rsidDel="009C49A6">
          <w:rPr>
            <w:rFonts w:eastAsia="Times New Roman" w:cs="Tahoma"/>
            <w:b/>
            <w:color w:val="auto"/>
          </w:rPr>
          <w:delText>2</w:delText>
        </w:r>
        <w:r w:rsidR="008213EB" w:rsidRPr="0024633A" w:rsidDel="009C49A6">
          <w:rPr>
            <w:rFonts w:eastAsia="Times New Roman" w:cs="Tahoma"/>
            <w:b/>
            <w:color w:val="auto"/>
          </w:rPr>
          <w:delText>19</w:delText>
        </w:r>
      </w:del>
      <w:ins w:id="3396" w:author="Haider Alhabibi" w:date="2022-02-02T16:32:00Z">
        <w:r w:rsidR="009C49A6" w:rsidRPr="0024633A">
          <w:rPr>
            <w:rFonts w:eastAsia="Times New Roman" w:cs="Tahoma"/>
            <w:b/>
            <w:color w:val="auto"/>
          </w:rPr>
          <w:t>2</w:t>
        </w:r>
        <w:r w:rsidR="009C49A6">
          <w:rPr>
            <w:rFonts w:eastAsia="Times New Roman" w:cs="Tahoma"/>
            <w:b/>
            <w:color w:val="auto"/>
          </w:rPr>
          <w:t>22</w:t>
        </w:r>
      </w:ins>
      <w:r w:rsidR="000C3213" w:rsidRPr="0024633A">
        <w:rPr>
          <w:rFonts w:eastAsia="Times New Roman" w:cs="Tahoma"/>
          <w:b/>
          <w:color w:val="auto"/>
        </w:rPr>
        <w:t>-P010007321B-00</w:t>
      </w:r>
      <w:r w:rsidR="000639DA" w:rsidRPr="0024633A">
        <w:rPr>
          <w:rFonts w:eastAsia="Times New Roman" w:cs="Tahoma"/>
          <w:b/>
          <w:color w:val="auto"/>
        </w:rPr>
        <w:t>0-</w:t>
      </w:r>
      <w:r w:rsidR="000C3213" w:rsidRPr="0024633A">
        <w:rPr>
          <w:rFonts w:eastAsia="Times New Roman" w:cs="Tahoma"/>
          <w:b/>
          <w:color w:val="auto"/>
        </w:rPr>
        <w:t>0</w:t>
      </w:r>
      <w:r w:rsidR="000E3D9D" w:rsidRPr="0024633A">
        <w:rPr>
          <w:rFonts w:eastAsia="Times New Roman" w:cs="Tahoma"/>
          <w:b/>
          <w:color w:val="auto"/>
        </w:rPr>
        <w:t>00</w:t>
      </w:r>
      <w:r w:rsidR="000C3213" w:rsidRPr="0024633A">
        <w:rPr>
          <w:rFonts w:eastAsia="Times New Roman" w:cs="Tahoma"/>
          <w:b/>
          <w:color w:val="auto"/>
        </w:rPr>
        <w:t>-</w:t>
      </w:r>
      <w:r w:rsidR="000E3D9D" w:rsidRPr="0024633A">
        <w:rPr>
          <w:rFonts w:eastAsia="Times New Roman" w:cs="Tahoma"/>
          <w:b/>
          <w:color w:val="auto"/>
        </w:rPr>
        <w:t>0000000</w:t>
      </w:r>
      <w:r w:rsidR="000C3213" w:rsidRPr="0024633A">
        <w:rPr>
          <w:rFonts w:eastAsia="Times New Roman" w:cs="Tahoma"/>
          <w:b/>
          <w:color w:val="auto"/>
        </w:rPr>
        <w:t>-</w:t>
      </w:r>
      <w:r w:rsidR="000E3D9D" w:rsidRPr="0024633A">
        <w:rPr>
          <w:rFonts w:eastAsia="Times New Roman" w:cs="Tahoma"/>
          <w:b/>
          <w:color w:val="auto"/>
        </w:rPr>
        <w:t>0000:</w:t>
      </w:r>
      <w:r w:rsidRPr="0024633A">
        <w:rPr>
          <w:rFonts w:eastAsia="Times New Roman" w:cs="Tahoma"/>
          <w:b/>
          <w:color w:val="auto"/>
        </w:rPr>
        <w:t xml:space="preserve"> </w:t>
      </w:r>
    </w:p>
    <w:p w14:paraId="5B2819EB" w14:textId="77777777" w:rsidR="00183E11" w:rsidRPr="0024633A" w:rsidRDefault="00E75F87" w:rsidP="00806688">
      <w:pPr>
        <w:pStyle w:val="ListParagraph"/>
        <w:numPr>
          <w:ilvl w:val="0"/>
          <w:numId w:val="48"/>
        </w:numPr>
        <w:rPr>
          <w:rFonts w:eastAsia="Times New Roman" w:cs="Tahoma"/>
          <w:color w:val="auto"/>
        </w:rPr>
      </w:pPr>
      <w:r w:rsidRPr="0024633A">
        <w:rPr>
          <w:rFonts w:eastAsia="Times New Roman" w:cs="Tahoma"/>
          <w:color w:val="auto"/>
        </w:rPr>
        <w:t>Parent CF1R document</w:t>
      </w:r>
    </w:p>
    <w:p w14:paraId="2C7729E2" w14:textId="77777777" w:rsidR="00183E11" w:rsidRPr="0024633A" w:rsidRDefault="00E75F87" w:rsidP="00806688">
      <w:pPr>
        <w:pStyle w:val="ListParagraph"/>
        <w:numPr>
          <w:ilvl w:val="0"/>
          <w:numId w:val="48"/>
        </w:numPr>
        <w:rPr>
          <w:rFonts w:eastAsia="Times New Roman" w:cs="Tahoma"/>
          <w:color w:val="auto"/>
        </w:rPr>
      </w:pPr>
      <w:r w:rsidRPr="0024633A">
        <w:rPr>
          <w:rFonts w:eastAsia="Times New Roman" w:cs="Tahoma"/>
          <w:color w:val="auto"/>
        </w:rPr>
        <w:t xml:space="preserve">CalCERTS </w:t>
      </w:r>
      <w:r w:rsidR="005D00AD" w:rsidRPr="0024633A">
        <w:rPr>
          <w:rFonts w:eastAsia="Times New Roman" w:cs="Tahoma"/>
          <w:color w:val="auto"/>
        </w:rPr>
        <w:t>P</w:t>
      </w:r>
      <w:r w:rsidRPr="0024633A">
        <w:rPr>
          <w:rFonts w:eastAsia="Times New Roman" w:cs="Tahoma"/>
          <w:color w:val="auto"/>
        </w:rPr>
        <w:t>rovider</w:t>
      </w:r>
    </w:p>
    <w:p w14:paraId="728E90F3" w14:textId="203E5318" w:rsidR="00183E11" w:rsidRPr="00A26FAD" w:rsidRDefault="00183E11" w:rsidP="00806688">
      <w:pPr>
        <w:pStyle w:val="ListParagraph"/>
        <w:numPr>
          <w:ilvl w:val="0"/>
          <w:numId w:val="48"/>
        </w:numPr>
        <w:rPr>
          <w:rFonts w:eastAsia="Times New Roman" w:cs="Tahoma"/>
          <w:color w:val="auto"/>
        </w:rPr>
      </w:pPr>
      <w:r w:rsidRPr="00A26FAD">
        <w:rPr>
          <w:rFonts w:eastAsia="Times New Roman" w:cs="Tahoma"/>
          <w:color w:val="auto"/>
        </w:rPr>
        <w:t>Y</w:t>
      </w:r>
      <w:r w:rsidR="00E75F87" w:rsidRPr="00A26FAD">
        <w:rPr>
          <w:rFonts w:eastAsia="Times New Roman" w:cs="Tahoma"/>
          <w:color w:val="auto"/>
        </w:rPr>
        <w:t xml:space="preserve">ear </w:t>
      </w:r>
      <w:r w:rsidR="00507E8E" w:rsidRPr="00A26FAD">
        <w:rPr>
          <w:rFonts w:eastAsia="Times New Roman" w:cs="Tahoma"/>
          <w:color w:val="auto"/>
        </w:rPr>
        <w:t>20</w:t>
      </w:r>
      <w:ins w:id="3397" w:author="Haider Alhabibi" w:date="2022-02-07T09:29:00Z">
        <w:r w:rsidR="00A26FAD" w:rsidRPr="00A26FAD">
          <w:rPr>
            <w:rFonts w:eastAsia="Times New Roman" w:cs="Tahoma"/>
            <w:color w:val="auto"/>
          </w:rPr>
          <w:t>22</w:t>
        </w:r>
      </w:ins>
      <w:del w:id="3398" w:author="Haider Alhabibi" w:date="2022-02-07T09:29:00Z">
        <w:r w:rsidR="00507E8E" w:rsidRPr="00A26FAD" w:rsidDel="00A26FAD">
          <w:rPr>
            <w:rFonts w:eastAsia="Times New Roman" w:cs="Tahoma"/>
            <w:color w:val="auto"/>
          </w:rPr>
          <w:delText>19</w:delText>
        </w:r>
      </w:del>
    </w:p>
    <w:p w14:paraId="625BAFEA" w14:textId="77777777" w:rsidR="00183E11" w:rsidRPr="0024633A" w:rsidRDefault="00E75F87" w:rsidP="00806688">
      <w:pPr>
        <w:pStyle w:val="ListParagraph"/>
        <w:numPr>
          <w:ilvl w:val="0"/>
          <w:numId w:val="48"/>
        </w:numPr>
        <w:rPr>
          <w:rFonts w:eastAsia="Times New Roman" w:cs="Tahoma"/>
          <w:color w:val="auto"/>
        </w:rPr>
      </w:pPr>
      <w:r w:rsidRPr="0024633A">
        <w:rPr>
          <w:rFonts w:eastAsia="Times New Roman" w:cs="Tahoma"/>
          <w:color w:val="auto"/>
        </w:rPr>
        <w:t xml:space="preserve">Performance CF1R document </w:t>
      </w:r>
      <w:r w:rsidR="001F739C" w:rsidRPr="0024633A">
        <w:rPr>
          <w:rFonts w:eastAsia="Times New Roman" w:cs="Tahoma"/>
          <w:color w:val="auto"/>
        </w:rPr>
        <w:t>(PRF-01)</w:t>
      </w:r>
    </w:p>
    <w:p w14:paraId="727884BD" w14:textId="77777777" w:rsidR="00AF057D" w:rsidRPr="0024633A" w:rsidRDefault="00E75F87" w:rsidP="00806688">
      <w:pPr>
        <w:pStyle w:val="ListParagraph"/>
        <w:numPr>
          <w:ilvl w:val="0"/>
          <w:numId w:val="48"/>
        </w:numPr>
        <w:rPr>
          <w:rFonts w:eastAsia="Times New Roman" w:cs="Tahoma"/>
          <w:color w:val="auto"/>
        </w:rPr>
      </w:pPr>
      <w:r w:rsidRPr="0024633A">
        <w:rPr>
          <w:rFonts w:eastAsia="Times New Roman" w:cs="Tahoma"/>
          <w:color w:val="auto"/>
        </w:rPr>
        <w:t xml:space="preserve">sequential number 7321, </w:t>
      </w:r>
    </w:p>
    <w:p w14:paraId="1489339C" w14:textId="77777777" w:rsidR="00AF057D" w:rsidRPr="0024633A" w:rsidRDefault="00E75F87" w:rsidP="00806688">
      <w:pPr>
        <w:pStyle w:val="ListParagraph"/>
        <w:numPr>
          <w:ilvl w:val="0"/>
          <w:numId w:val="48"/>
        </w:numPr>
        <w:rPr>
          <w:rFonts w:eastAsia="Times New Roman" w:cs="Tahoma"/>
          <w:color w:val="auto"/>
        </w:rPr>
      </w:pPr>
      <w:r w:rsidRPr="0024633A">
        <w:rPr>
          <w:rFonts w:eastAsia="Times New Roman" w:cs="Tahoma"/>
          <w:color w:val="auto"/>
        </w:rPr>
        <w:t>revision B</w:t>
      </w:r>
    </w:p>
    <w:p w14:paraId="6E8D9F57" w14:textId="77777777" w:rsidR="00014D7F" w:rsidRPr="0024633A" w:rsidRDefault="00014D7F" w:rsidP="00F27F39">
      <w:pPr>
        <w:pStyle w:val="ListParagraph"/>
        <w:rPr>
          <w:rFonts w:eastAsia="Times New Roman" w:cs="Tahoma"/>
          <w:color w:val="auto"/>
        </w:rPr>
      </w:pPr>
    </w:p>
    <w:p w14:paraId="4A26CB3C" w14:textId="413AA570" w:rsidR="003F6C98" w:rsidRPr="0024633A" w:rsidRDefault="00014D7F" w:rsidP="00F27F39">
      <w:pPr>
        <w:pStyle w:val="ListParagraph"/>
        <w:keepNext/>
        <w:rPr>
          <w:rFonts w:eastAsia="Times New Roman" w:cs="Tahoma"/>
          <w:b/>
          <w:color w:val="auto"/>
        </w:rPr>
      </w:pPr>
      <w:del w:id="3399" w:author="Haider Alhabibi" w:date="2022-02-07T09:26:00Z">
        <w:r w:rsidRPr="001415EB">
          <w:rPr>
            <w:rFonts w:eastAsia="Times New Roman" w:cs="Tahoma"/>
            <w:b/>
            <w:color w:val="auto"/>
          </w:rPr>
          <w:delText>2</w:delText>
        </w:r>
        <w:r w:rsidR="008213EB" w:rsidRPr="001415EB">
          <w:rPr>
            <w:rFonts w:eastAsia="Times New Roman" w:cs="Tahoma"/>
            <w:b/>
            <w:color w:val="auto"/>
          </w:rPr>
          <w:delText>19</w:delText>
        </w:r>
      </w:del>
      <w:ins w:id="3400" w:author="Haider Alhabibi" w:date="2022-02-07T09:26:00Z">
        <w:r w:rsidR="00B34AF3" w:rsidRPr="001415EB">
          <w:rPr>
            <w:rFonts w:eastAsia="Times New Roman" w:cs="Tahoma"/>
            <w:b/>
            <w:color w:val="auto"/>
          </w:rPr>
          <w:t>22</w:t>
        </w:r>
        <w:r w:rsidR="00B34AF3">
          <w:rPr>
            <w:rFonts w:eastAsia="Times New Roman" w:cs="Tahoma"/>
            <w:b/>
            <w:color w:val="auto"/>
          </w:rPr>
          <w:t>2</w:t>
        </w:r>
      </w:ins>
      <w:r w:rsidRPr="0024633A">
        <w:rPr>
          <w:rFonts w:eastAsia="Times New Roman" w:cs="Tahoma"/>
          <w:b/>
          <w:color w:val="auto"/>
        </w:rPr>
        <w:t>-P010007321B-R</w:t>
      </w:r>
      <w:r w:rsidR="00454A91" w:rsidRPr="0024633A">
        <w:rPr>
          <w:rFonts w:eastAsia="Times New Roman" w:cs="Tahoma"/>
          <w:b/>
          <w:color w:val="auto"/>
        </w:rPr>
        <w:t>0</w:t>
      </w:r>
      <w:r w:rsidRPr="0024633A">
        <w:rPr>
          <w:rFonts w:eastAsia="Times New Roman" w:cs="Tahoma"/>
          <w:b/>
          <w:color w:val="auto"/>
        </w:rPr>
        <w:t>1005A:</w:t>
      </w:r>
    </w:p>
    <w:p w14:paraId="4D4F95BC" w14:textId="77777777" w:rsidR="00183E11" w:rsidRPr="0024633A" w:rsidRDefault="00C5313C" w:rsidP="00806688">
      <w:pPr>
        <w:pStyle w:val="ListParagraph"/>
        <w:keepNext/>
        <w:numPr>
          <w:ilvl w:val="0"/>
          <w:numId w:val="49"/>
        </w:numPr>
        <w:rPr>
          <w:rFonts w:eastAsia="Times New Roman" w:cs="Tahoma"/>
          <w:color w:val="auto"/>
        </w:rPr>
      </w:pPr>
      <w:r w:rsidRPr="0024633A">
        <w:rPr>
          <w:rFonts w:eastAsia="Times New Roman" w:cs="Tahoma"/>
          <w:color w:val="auto"/>
        </w:rPr>
        <w:t>CF1R worksheet</w:t>
      </w:r>
      <w:r w:rsidR="00183E11" w:rsidRPr="0024633A">
        <w:rPr>
          <w:rFonts w:eastAsia="Times New Roman" w:cs="Tahoma"/>
          <w:color w:val="auto"/>
        </w:rPr>
        <w:t xml:space="preserve"> document</w:t>
      </w:r>
    </w:p>
    <w:p w14:paraId="01303E71" w14:textId="77777777" w:rsidR="00183E11" w:rsidRPr="0024633A" w:rsidRDefault="00454A91" w:rsidP="00806688">
      <w:pPr>
        <w:pStyle w:val="ListParagraph"/>
        <w:keepNext/>
        <w:numPr>
          <w:ilvl w:val="0"/>
          <w:numId w:val="49"/>
        </w:numPr>
        <w:rPr>
          <w:rFonts w:eastAsia="Times New Roman" w:cs="Tahoma"/>
          <w:color w:val="auto"/>
        </w:rPr>
      </w:pPr>
      <w:r w:rsidRPr="0024633A">
        <w:rPr>
          <w:rFonts w:eastAsia="Times New Roman" w:cs="Tahoma"/>
          <w:color w:val="auto"/>
        </w:rPr>
        <w:t xml:space="preserve">SRA-01 document associated with the parent CF1R </w:t>
      </w:r>
      <w:r w:rsidR="009B6135" w:rsidRPr="0024633A">
        <w:rPr>
          <w:rFonts w:eastAsia="Times New Roman" w:cs="Tahoma"/>
          <w:color w:val="auto"/>
        </w:rPr>
        <w:t xml:space="preserve">document </w:t>
      </w:r>
      <w:r w:rsidRPr="0024633A">
        <w:rPr>
          <w:rFonts w:eastAsia="Times New Roman" w:cs="Tahoma"/>
          <w:color w:val="auto"/>
        </w:rPr>
        <w:t>above</w:t>
      </w:r>
    </w:p>
    <w:p w14:paraId="32D8332B" w14:textId="77777777" w:rsidR="00183E11" w:rsidRPr="0024633A" w:rsidRDefault="009B6135" w:rsidP="00806688">
      <w:pPr>
        <w:pStyle w:val="ListParagraph"/>
        <w:keepNext/>
        <w:numPr>
          <w:ilvl w:val="0"/>
          <w:numId w:val="49"/>
        </w:numPr>
        <w:rPr>
          <w:rFonts w:eastAsia="Times New Roman" w:cs="Tahoma"/>
          <w:color w:val="auto"/>
        </w:rPr>
      </w:pPr>
      <w:r w:rsidRPr="0024633A">
        <w:rPr>
          <w:rFonts w:eastAsia="Times New Roman" w:cs="Tahoma"/>
          <w:color w:val="auto"/>
        </w:rPr>
        <w:t>S</w:t>
      </w:r>
      <w:r w:rsidR="00454A91" w:rsidRPr="0024633A">
        <w:rPr>
          <w:rFonts w:eastAsia="Times New Roman" w:cs="Tahoma"/>
          <w:color w:val="auto"/>
        </w:rPr>
        <w:t>equential number 005</w:t>
      </w:r>
    </w:p>
    <w:p w14:paraId="2B2FC25A" w14:textId="77777777" w:rsidR="000E3D9D" w:rsidRPr="0024633A" w:rsidRDefault="009B6135" w:rsidP="00806688">
      <w:pPr>
        <w:pStyle w:val="ListParagraph"/>
        <w:numPr>
          <w:ilvl w:val="0"/>
          <w:numId w:val="49"/>
        </w:numPr>
        <w:contextualSpacing w:val="0"/>
        <w:rPr>
          <w:rFonts w:eastAsia="Times New Roman" w:cs="Tahoma"/>
          <w:color w:val="auto"/>
        </w:rPr>
      </w:pPr>
      <w:r w:rsidRPr="0024633A">
        <w:rPr>
          <w:rFonts w:eastAsia="Times New Roman" w:cs="Tahoma"/>
          <w:color w:val="auto"/>
        </w:rPr>
        <w:t>R</w:t>
      </w:r>
      <w:r w:rsidR="00454A91" w:rsidRPr="0024633A">
        <w:rPr>
          <w:rFonts w:eastAsia="Times New Roman" w:cs="Tahoma"/>
          <w:color w:val="auto"/>
        </w:rPr>
        <w:t>evision A</w:t>
      </w:r>
    </w:p>
    <w:p w14:paraId="623FD1D8" w14:textId="7A9A0B76" w:rsidR="001F739C" w:rsidRPr="0024633A" w:rsidRDefault="00E75F87" w:rsidP="00AB49A2">
      <w:pPr>
        <w:pStyle w:val="ListParagraph"/>
        <w:rPr>
          <w:rFonts w:eastAsia="Times New Roman" w:cs="Tahoma"/>
          <w:b/>
          <w:color w:val="auto"/>
        </w:rPr>
      </w:pPr>
      <w:del w:id="3401" w:author="Haider Alhabibi" w:date="2022-02-07T09:26:00Z">
        <w:r w:rsidRPr="0024633A">
          <w:rPr>
            <w:rFonts w:eastAsia="Times New Roman" w:cs="Tahoma"/>
            <w:b/>
            <w:color w:val="auto"/>
          </w:rPr>
          <w:delText>2</w:delText>
        </w:r>
        <w:r w:rsidR="008213EB" w:rsidRPr="0024633A">
          <w:rPr>
            <w:rFonts w:eastAsia="Times New Roman" w:cs="Tahoma"/>
            <w:b/>
            <w:color w:val="auto"/>
          </w:rPr>
          <w:delText>19</w:delText>
        </w:r>
      </w:del>
      <w:ins w:id="3402" w:author="Haider Alhabibi" w:date="2022-02-07T09:26:00Z">
        <w:r w:rsidR="00B34AF3">
          <w:rPr>
            <w:rFonts w:eastAsia="Times New Roman" w:cs="Tahoma"/>
            <w:b/>
            <w:color w:val="auto"/>
          </w:rPr>
          <w:t>222</w:t>
        </w:r>
      </w:ins>
      <w:r w:rsidR="000E3D9D" w:rsidRPr="0024633A">
        <w:rPr>
          <w:rFonts w:eastAsia="Times New Roman" w:cs="Tahoma"/>
          <w:b/>
          <w:color w:val="auto"/>
        </w:rPr>
        <w:t>-P010007321B-00</w:t>
      </w:r>
      <w:r w:rsidR="000639DA" w:rsidRPr="0024633A">
        <w:rPr>
          <w:rFonts w:eastAsia="Times New Roman" w:cs="Tahoma"/>
          <w:b/>
          <w:color w:val="auto"/>
        </w:rPr>
        <w:t>0</w:t>
      </w:r>
      <w:r w:rsidR="000E3D9D" w:rsidRPr="0024633A">
        <w:rPr>
          <w:rFonts w:eastAsia="Times New Roman" w:cs="Tahoma"/>
          <w:b/>
          <w:color w:val="auto"/>
        </w:rPr>
        <w:t>-0</w:t>
      </w:r>
      <w:r w:rsidRPr="0024633A">
        <w:rPr>
          <w:rFonts w:eastAsia="Times New Roman" w:cs="Tahoma"/>
          <w:b/>
          <w:color w:val="auto"/>
        </w:rPr>
        <w:t>01-M21005A-0000:</w:t>
      </w:r>
      <w:r w:rsidR="008F2C1A" w:rsidRPr="0024633A">
        <w:rPr>
          <w:rFonts w:eastAsia="Times New Roman" w:cs="Tahoma"/>
          <w:b/>
          <w:color w:val="auto"/>
        </w:rPr>
        <w:t xml:space="preserve"> </w:t>
      </w:r>
    </w:p>
    <w:p w14:paraId="4562372E" w14:textId="77777777" w:rsidR="009B6135" w:rsidRPr="0024633A" w:rsidRDefault="008F2C1A" w:rsidP="00806688">
      <w:pPr>
        <w:pStyle w:val="ListParagraph"/>
        <w:numPr>
          <w:ilvl w:val="0"/>
          <w:numId w:val="50"/>
        </w:numPr>
        <w:rPr>
          <w:rFonts w:eastAsia="Times New Roman" w:cs="Tahoma"/>
          <w:color w:val="auto"/>
        </w:rPr>
      </w:pPr>
      <w:r w:rsidRPr="0024633A">
        <w:rPr>
          <w:rFonts w:eastAsia="Times New Roman" w:cs="Tahoma"/>
          <w:color w:val="auto"/>
        </w:rPr>
        <w:t>CF2R document associated with the parent CF1R above</w:t>
      </w:r>
    </w:p>
    <w:p w14:paraId="63EBAA7D" w14:textId="77777777" w:rsidR="009B6135" w:rsidRPr="0024633A" w:rsidRDefault="009B6135" w:rsidP="00806688">
      <w:pPr>
        <w:pStyle w:val="ListParagraph"/>
        <w:numPr>
          <w:ilvl w:val="0"/>
          <w:numId w:val="50"/>
        </w:numPr>
        <w:rPr>
          <w:rFonts w:eastAsia="Times New Roman" w:cs="Tahoma"/>
          <w:color w:val="auto"/>
        </w:rPr>
      </w:pPr>
      <w:r w:rsidRPr="0024633A">
        <w:rPr>
          <w:rFonts w:eastAsia="Times New Roman" w:cs="Tahoma"/>
          <w:color w:val="auto"/>
        </w:rPr>
        <w:t>S</w:t>
      </w:r>
      <w:r w:rsidR="008F2C1A" w:rsidRPr="0024633A">
        <w:rPr>
          <w:rFonts w:eastAsia="Times New Roman" w:cs="Tahoma"/>
          <w:color w:val="auto"/>
        </w:rPr>
        <w:t>ingle family dwelling unit</w:t>
      </w:r>
    </w:p>
    <w:p w14:paraId="62F861E3" w14:textId="77777777" w:rsidR="009B6135" w:rsidRPr="0024633A" w:rsidRDefault="009B6135" w:rsidP="00806688">
      <w:pPr>
        <w:pStyle w:val="ListParagraph"/>
        <w:numPr>
          <w:ilvl w:val="0"/>
          <w:numId w:val="50"/>
        </w:numPr>
        <w:rPr>
          <w:rFonts w:eastAsia="Times New Roman" w:cs="Tahoma"/>
          <w:color w:val="auto"/>
        </w:rPr>
      </w:pPr>
      <w:r w:rsidRPr="0024633A">
        <w:rPr>
          <w:rFonts w:eastAsia="Times New Roman" w:cs="Tahoma"/>
          <w:color w:val="auto"/>
        </w:rPr>
        <w:t>D</w:t>
      </w:r>
      <w:r w:rsidR="008F2C1A" w:rsidRPr="0024633A">
        <w:rPr>
          <w:rFonts w:eastAsia="Times New Roman" w:cs="Tahoma"/>
          <w:color w:val="auto"/>
        </w:rPr>
        <w:t>welling unit number 1 for this CF1R parent</w:t>
      </w:r>
    </w:p>
    <w:p w14:paraId="6DD0318E" w14:textId="77777777" w:rsidR="009B6135" w:rsidRPr="0024633A" w:rsidRDefault="004868C9" w:rsidP="00806688">
      <w:pPr>
        <w:pStyle w:val="ListParagraph"/>
        <w:numPr>
          <w:ilvl w:val="0"/>
          <w:numId w:val="50"/>
        </w:numPr>
        <w:rPr>
          <w:rFonts w:eastAsia="Times New Roman" w:cs="Tahoma"/>
          <w:color w:val="auto"/>
        </w:rPr>
      </w:pPr>
      <w:r w:rsidRPr="0024633A">
        <w:rPr>
          <w:rFonts w:eastAsia="Times New Roman" w:cs="Tahoma"/>
          <w:color w:val="auto"/>
        </w:rPr>
        <w:t>CF2R-</w:t>
      </w:r>
      <w:r w:rsidR="008F2C1A" w:rsidRPr="0024633A">
        <w:rPr>
          <w:rFonts w:eastAsia="Times New Roman" w:cs="Tahoma"/>
          <w:color w:val="auto"/>
        </w:rPr>
        <w:t>MCH</w:t>
      </w:r>
      <w:r w:rsidR="00DB4089" w:rsidRPr="0024633A">
        <w:rPr>
          <w:rFonts w:eastAsia="Times New Roman" w:cs="Tahoma"/>
          <w:color w:val="auto"/>
        </w:rPr>
        <w:t>-</w:t>
      </w:r>
      <w:r w:rsidR="008F2C1A" w:rsidRPr="0024633A">
        <w:rPr>
          <w:rFonts w:eastAsia="Times New Roman" w:cs="Tahoma"/>
          <w:color w:val="auto"/>
        </w:rPr>
        <w:t>21 document</w:t>
      </w:r>
    </w:p>
    <w:p w14:paraId="670A0A99" w14:textId="77777777" w:rsidR="009B6135" w:rsidRPr="0024633A" w:rsidRDefault="004868C9" w:rsidP="00806688">
      <w:pPr>
        <w:pStyle w:val="ListParagraph"/>
        <w:numPr>
          <w:ilvl w:val="0"/>
          <w:numId w:val="50"/>
        </w:numPr>
        <w:rPr>
          <w:rFonts w:eastAsia="Times New Roman" w:cs="Tahoma"/>
          <w:color w:val="auto"/>
        </w:rPr>
      </w:pPr>
      <w:r w:rsidRPr="0024633A">
        <w:rPr>
          <w:rFonts w:eastAsia="Times New Roman" w:cs="Tahoma"/>
          <w:color w:val="auto"/>
        </w:rPr>
        <w:t>CF2R s</w:t>
      </w:r>
      <w:r w:rsidR="008F2C1A" w:rsidRPr="0024633A">
        <w:rPr>
          <w:rFonts w:eastAsia="Times New Roman" w:cs="Tahoma"/>
          <w:color w:val="auto"/>
        </w:rPr>
        <w:t>equential number 005</w:t>
      </w:r>
      <w:r w:rsidR="005612B9" w:rsidRPr="0024633A">
        <w:rPr>
          <w:rFonts w:eastAsia="Times New Roman" w:cs="Tahoma"/>
          <w:color w:val="auto"/>
        </w:rPr>
        <w:t xml:space="preserve"> contained</w:t>
      </w:r>
      <w:r w:rsidRPr="0024633A">
        <w:rPr>
          <w:rFonts w:eastAsia="Times New Roman" w:cs="Tahoma"/>
          <w:color w:val="auto"/>
        </w:rPr>
        <w:t xml:space="preserve"> in dwelling unit 1</w:t>
      </w:r>
    </w:p>
    <w:p w14:paraId="07456CB9" w14:textId="77777777" w:rsidR="000E3D9D" w:rsidRPr="0024633A" w:rsidRDefault="00F12E9D" w:rsidP="00806688">
      <w:pPr>
        <w:pStyle w:val="ListParagraph"/>
        <w:numPr>
          <w:ilvl w:val="0"/>
          <w:numId w:val="50"/>
        </w:numPr>
        <w:contextualSpacing w:val="0"/>
        <w:rPr>
          <w:rFonts w:eastAsia="Times New Roman" w:cs="Tahoma"/>
          <w:color w:val="auto"/>
        </w:rPr>
      </w:pPr>
      <w:r w:rsidRPr="0024633A">
        <w:rPr>
          <w:rFonts w:eastAsia="Times New Roman" w:cs="Tahoma"/>
          <w:color w:val="auto"/>
        </w:rPr>
        <w:t>R</w:t>
      </w:r>
      <w:r w:rsidR="008F2C1A" w:rsidRPr="0024633A">
        <w:rPr>
          <w:rFonts w:eastAsia="Times New Roman" w:cs="Tahoma"/>
          <w:color w:val="auto"/>
        </w:rPr>
        <w:t>evision A</w:t>
      </w:r>
    </w:p>
    <w:p w14:paraId="0D68A038" w14:textId="7D7A3500" w:rsidR="001F739C" w:rsidRPr="0024633A" w:rsidRDefault="00E75F87" w:rsidP="00DB0DDE">
      <w:pPr>
        <w:pStyle w:val="ListParagraph"/>
        <w:rPr>
          <w:rFonts w:eastAsia="Times New Roman" w:cs="Tahoma"/>
          <w:b/>
          <w:color w:val="auto"/>
        </w:rPr>
      </w:pPr>
      <w:del w:id="3403" w:author="Haider Alhabibi" w:date="2022-02-07T09:26:00Z">
        <w:r w:rsidRPr="0024633A">
          <w:rPr>
            <w:rFonts w:eastAsia="Times New Roman" w:cs="Tahoma"/>
            <w:b/>
            <w:color w:val="auto"/>
          </w:rPr>
          <w:delText>2</w:delText>
        </w:r>
        <w:r w:rsidR="008213EB" w:rsidRPr="0024633A">
          <w:rPr>
            <w:rFonts w:eastAsia="Times New Roman" w:cs="Tahoma"/>
            <w:b/>
            <w:color w:val="auto"/>
          </w:rPr>
          <w:delText>19</w:delText>
        </w:r>
      </w:del>
      <w:ins w:id="3404" w:author="Haider Alhabibi" w:date="2022-02-07T09:26:00Z">
        <w:r w:rsidR="00B34AF3">
          <w:rPr>
            <w:rFonts w:eastAsia="Times New Roman" w:cs="Tahoma"/>
            <w:b/>
            <w:color w:val="auto"/>
          </w:rPr>
          <w:t>222</w:t>
        </w:r>
      </w:ins>
      <w:r w:rsidRPr="0024633A">
        <w:rPr>
          <w:rFonts w:eastAsia="Times New Roman" w:cs="Tahoma"/>
          <w:b/>
          <w:color w:val="auto"/>
        </w:rPr>
        <w:t>-P010007321B-00</w:t>
      </w:r>
      <w:r w:rsidR="000639DA" w:rsidRPr="0024633A">
        <w:rPr>
          <w:rFonts w:eastAsia="Times New Roman" w:cs="Tahoma"/>
          <w:b/>
          <w:color w:val="auto"/>
        </w:rPr>
        <w:t>0</w:t>
      </w:r>
      <w:r w:rsidRPr="0024633A">
        <w:rPr>
          <w:rFonts w:eastAsia="Times New Roman" w:cs="Tahoma"/>
          <w:b/>
          <w:color w:val="auto"/>
        </w:rPr>
        <w:t>-001-M21005A-M21C</w:t>
      </w:r>
      <w:r w:rsidR="001F739C" w:rsidRPr="0024633A">
        <w:rPr>
          <w:rFonts w:eastAsia="Times New Roman" w:cs="Tahoma"/>
          <w:b/>
          <w:color w:val="auto"/>
        </w:rPr>
        <w:t xml:space="preserve">: </w:t>
      </w:r>
    </w:p>
    <w:p w14:paraId="01D741DD" w14:textId="77777777" w:rsidR="004868C9" w:rsidRPr="0024633A" w:rsidRDefault="001F739C" w:rsidP="00806688">
      <w:pPr>
        <w:pStyle w:val="ListParagraph"/>
        <w:numPr>
          <w:ilvl w:val="0"/>
          <w:numId w:val="51"/>
        </w:numPr>
        <w:rPr>
          <w:rFonts w:eastAsia="Times New Roman" w:cs="Tahoma"/>
          <w:color w:val="auto"/>
        </w:rPr>
      </w:pPr>
      <w:r w:rsidRPr="0024633A">
        <w:rPr>
          <w:rFonts w:eastAsia="Times New Roman" w:cs="Tahoma"/>
          <w:color w:val="auto"/>
        </w:rPr>
        <w:t>CF3R document type associated with the CF2R document above</w:t>
      </w:r>
    </w:p>
    <w:p w14:paraId="3A0673A2" w14:textId="77777777" w:rsidR="004868C9" w:rsidRPr="0024633A" w:rsidRDefault="001F739C" w:rsidP="00806688">
      <w:pPr>
        <w:pStyle w:val="ListParagraph"/>
        <w:numPr>
          <w:ilvl w:val="0"/>
          <w:numId w:val="51"/>
        </w:numPr>
        <w:rPr>
          <w:rFonts w:eastAsia="Times New Roman" w:cs="Tahoma"/>
          <w:color w:val="auto"/>
        </w:rPr>
      </w:pPr>
      <w:r w:rsidRPr="0024633A">
        <w:rPr>
          <w:rFonts w:eastAsia="Times New Roman" w:cs="Tahoma"/>
          <w:color w:val="auto"/>
        </w:rPr>
        <w:t>MCH</w:t>
      </w:r>
      <w:r w:rsidR="00454A91" w:rsidRPr="0024633A">
        <w:rPr>
          <w:rFonts w:eastAsia="Times New Roman" w:cs="Tahoma"/>
          <w:color w:val="auto"/>
        </w:rPr>
        <w:t>-21 document type</w:t>
      </w:r>
    </w:p>
    <w:p w14:paraId="248ED81C" w14:textId="06081300" w:rsidR="000E3D9D" w:rsidRPr="0024633A" w:rsidRDefault="00F12E9D" w:rsidP="00806688">
      <w:pPr>
        <w:pStyle w:val="ListParagraph"/>
        <w:numPr>
          <w:ilvl w:val="0"/>
          <w:numId w:val="51"/>
        </w:numPr>
        <w:contextualSpacing w:val="0"/>
        <w:rPr>
          <w:rFonts w:eastAsia="Times New Roman" w:cs="Tahoma"/>
          <w:color w:val="auto"/>
        </w:rPr>
      </w:pPr>
      <w:del w:id="3405" w:author="Haider Alhabibi" w:date="2022-02-10T13:02:00Z">
        <w:r w:rsidRPr="0024633A" w:rsidDel="00070D29">
          <w:rPr>
            <w:rFonts w:eastAsia="Times New Roman" w:cs="Tahoma"/>
            <w:color w:val="auto"/>
          </w:rPr>
          <w:tab/>
        </w:r>
      </w:del>
      <w:r w:rsidRPr="0024633A">
        <w:rPr>
          <w:rFonts w:eastAsia="Times New Roman" w:cs="Tahoma"/>
          <w:color w:val="auto"/>
        </w:rPr>
        <w:t>R</w:t>
      </w:r>
      <w:r w:rsidR="00454A91" w:rsidRPr="0024633A">
        <w:rPr>
          <w:rFonts w:eastAsia="Times New Roman" w:cs="Tahoma"/>
          <w:color w:val="auto"/>
        </w:rPr>
        <w:t>evision C</w:t>
      </w:r>
    </w:p>
    <w:p w14:paraId="170574E1" w14:textId="2BCD00B8" w:rsidR="005612B9" w:rsidRPr="0024633A" w:rsidRDefault="00F20146" w:rsidP="00F27F39">
      <w:pPr>
        <w:pStyle w:val="ListParagraph"/>
        <w:keepNext/>
        <w:rPr>
          <w:rFonts w:eastAsia="Times New Roman" w:cs="Tahoma"/>
          <w:b/>
          <w:color w:val="auto"/>
        </w:rPr>
      </w:pPr>
      <w:del w:id="3406" w:author="Haider Alhabibi" w:date="2022-02-07T09:26:00Z">
        <w:r w:rsidRPr="0024633A">
          <w:rPr>
            <w:rFonts w:eastAsia="Times New Roman" w:cs="Tahoma"/>
            <w:b/>
            <w:color w:val="auto"/>
          </w:rPr>
          <w:lastRenderedPageBreak/>
          <w:delText>2</w:delText>
        </w:r>
        <w:r w:rsidR="008213EB" w:rsidRPr="0024633A">
          <w:rPr>
            <w:rFonts w:eastAsia="Times New Roman" w:cs="Tahoma"/>
            <w:b/>
            <w:color w:val="auto"/>
          </w:rPr>
          <w:delText>19</w:delText>
        </w:r>
      </w:del>
      <w:ins w:id="3407" w:author="Haider Alhabibi" w:date="2022-02-07T09:26:00Z">
        <w:r w:rsidR="00B34AF3">
          <w:rPr>
            <w:rFonts w:eastAsia="Times New Roman" w:cs="Tahoma"/>
            <w:b/>
            <w:color w:val="auto"/>
          </w:rPr>
          <w:t>222</w:t>
        </w:r>
      </w:ins>
      <w:r w:rsidRPr="0024633A">
        <w:rPr>
          <w:rFonts w:eastAsia="Times New Roman" w:cs="Tahoma"/>
          <w:b/>
          <w:color w:val="auto"/>
        </w:rPr>
        <w:t>-</w:t>
      </w:r>
      <w:r w:rsidR="007676AD" w:rsidRPr="0024633A">
        <w:rPr>
          <w:rFonts w:eastAsia="Times New Roman" w:cs="Tahoma"/>
          <w:b/>
          <w:color w:val="auto"/>
        </w:rPr>
        <w:t>Z</w:t>
      </w:r>
      <w:r w:rsidRPr="0024633A">
        <w:rPr>
          <w:rFonts w:eastAsia="Times New Roman" w:cs="Tahoma"/>
          <w:b/>
          <w:color w:val="auto"/>
        </w:rPr>
        <w:t>0000073220-</w:t>
      </w:r>
      <w:r w:rsidR="000639DA" w:rsidRPr="0024633A">
        <w:rPr>
          <w:rFonts w:eastAsia="Times New Roman" w:cs="Tahoma"/>
          <w:b/>
          <w:color w:val="auto"/>
        </w:rPr>
        <w:t>0</w:t>
      </w:r>
      <w:r w:rsidRPr="0024633A">
        <w:rPr>
          <w:rFonts w:eastAsia="Times New Roman" w:cs="Tahoma"/>
          <w:b/>
          <w:color w:val="auto"/>
        </w:rPr>
        <w:t>0</w:t>
      </w:r>
      <w:r w:rsidR="00FB318D" w:rsidRPr="0024633A">
        <w:rPr>
          <w:rFonts w:eastAsia="Times New Roman" w:cs="Tahoma"/>
          <w:b/>
          <w:color w:val="auto"/>
        </w:rPr>
        <w:t>2</w:t>
      </w:r>
      <w:r w:rsidR="000639DA" w:rsidRPr="0024633A">
        <w:rPr>
          <w:rFonts w:eastAsia="Times New Roman" w:cs="Tahoma"/>
          <w:b/>
          <w:color w:val="auto"/>
        </w:rPr>
        <w:t>-</w:t>
      </w:r>
      <w:r w:rsidRPr="0024633A">
        <w:rPr>
          <w:rFonts w:eastAsia="Times New Roman" w:cs="Tahoma"/>
          <w:b/>
          <w:color w:val="auto"/>
        </w:rPr>
        <w:t>004-00000</w:t>
      </w:r>
      <w:r w:rsidR="00FB318D" w:rsidRPr="0024633A">
        <w:rPr>
          <w:rFonts w:eastAsia="Times New Roman" w:cs="Tahoma"/>
          <w:b/>
          <w:color w:val="auto"/>
        </w:rPr>
        <w:t>20</w:t>
      </w:r>
      <w:r w:rsidRPr="0024633A">
        <w:rPr>
          <w:rFonts w:eastAsia="Times New Roman" w:cs="Tahoma"/>
          <w:b/>
          <w:color w:val="auto"/>
        </w:rPr>
        <w:t>-M20B</w:t>
      </w:r>
      <w:r w:rsidR="000639DA" w:rsidRPr="0024633A">
        <w:rPr>
          <w:rFonts w:eastAsia="Times New Roman" w:cs="Tahoma"/>
          <w:b/>
          <w:color w:val="auto"/>
        </w:rPr>
        <w:t>:</w:t>
      </w:r>
    </w:p>
    <w:p w14:paraId="476192E3" w14:textId="77777777" w:rsidR="009C689E" w:rsidRPr="0024633A" w:rsidRDefault="005D00AD" w:rsidP="00806688">
      <w:pPr>
        <w:pStyle w:val="ListParagraph"/>
        <w:keepNext/>
        <w:numPr>
          <w:ilvl w:val="0"/>
          <w:numId w:val="51"/>
        </w:numPr>
        <w:rPr>
          <w:rFonts w:eastAsia="Times New Roman" w:cs="Tahoma"/>
          <w:color w:val="auto"/>
        </w:rPr>
      </w:pPr>
      <w:r w:rsidRPr="0024633A">
        <w:rPr>
          <w:rFonts w:eastAsia="Times New Roman" w:cs="Tahoma"/>
          <w:color w:val="auto"/>
        </w:rPr>
        <w:t>CalCERTS P</w:t>
      </w:r>
      <w:r w:rsidR="009C689E" w:rsidRPr="0024633A">
        <w:rPr>
          <w:rFonts w:eastAsia="Times New Roman" w:cs="Tahoma"/>
          <w:color w:val="auto"/>
        </w:rPr>
        <w:t>rovider</w:t>
      </w:r>
    </w:p>
    <w:p w14:paraId="054CDC52" w14:textId="1F85ED6E" w:rsidR="009C689E" w:rsidRPr="00BD6490" w:rsidRDefault="009C689E" w:rsidP="00806688">
      <w:pPr>
        <w:pStyle w:val="ListParagraph"/>
        <w:keepNext/>
        <w:numPr>
          <w:ilvl w:val="0"/>
          <w:numId w:val="51"/>
        </w:numPr>
        <w:rPr>
          <w:rFonts w:eastAsia="Times New Roman" w:cs="Tahoma"/>
          <w:color w:val="auto"/>
        </w:rPr>
      </w:pPr>
      <w:r w:rsidRPr="00BD6490">
        <w:rPr>
          <w:rFonts w:eastAsia="Times New Roman" w:cs="Tahoma"/>
          <w:color w:val="auto"/>
        </w:rPr>
        <w:t xml:space="preserve">Year </w:t>
      </w:r>
      <w:r w:rsidR="00507E8E" w:rsidRPr="00BD6490">
        <w:rPr>
          <w:rFonts w:eastAsia="Times New Roman" w:cs="Tahoma"/>
          <w:color w:val="auto"/>
        </w:rPr>
        <w:t>20</w:t>
      </w:r>
      <w:ins w:id="3408" w:author="Haider Alhabibi" w:date="2022-02-07T09:29:00Z">
        <w:r w:rsidR="00A26FAD" w:rsidRPr="00BD6490">
          <w:rPr>
            <w:rFonts w:eastAsia="Times New Roman" w:cs="Tahoma"/>
            <w:color w:val="auto"/>
          </w:rPr>
          <w:t>22</w:t>
        </w:r>
      </w:ins>
      <w:del w:id="3409" w:author="Haider Alhabibi" w:date="2022-02-07T09:29:00Z">
        <w:r w:rsidR="00507E8E" w:rsidRPr="00BD6490" w:rsidDel="00A26FAD">
          <w:rPr>
            <w:rFonts w:eastAsia="Times New Roman" w:cs="Tahoma"/>
            <w:color w:val="auto"/>
          </w:rPr>
          <w:delText>19</w:delText>
        </w:r>
      </w:del>
    </w:p>
    <w:p w14:paraId="70ACDEB3" w14:textId="77777777" w:rsidR="009C689E" w:rsidRPr="0024633A" w:rsidRDefault="009C689E" w:rsidP="00806688">
      <w:pPr>
        <w:pStyle w:val="ListParagraph"/>
        <w:keepNext/>
        <w:numPr>
          <w:ilvl w:val="0"/>
          <w:numId w:val="51"/>
        </w:numPr>
        <w:rPr>
          <w:rFonts w:eastAsia="Times New Roman" w:cs="Tahoma"/>
          <w:color w:val="auto"/>
        </w:rPr>
      </w:pPr>
      <w:r w:rsidRPr="0024633A">
        <w:rPr>
          <w:rFonts w:eastAsia="Times New Roman" w:cs="Tahoma"/>
          <w:color w:val="auto"/>
        </w:rPr>
        <w:t>Nonresidential building (NRCV document type)</w:t>
      </w:r>
    </w:p>
    <w:p w14:paraId="32E8599C" w14:textId="77777777" w:rsidR="00FB318D" w:rsidRPr="0024633A" w:rsidRDefault="00FB318D" w:rsidP="00806688">
      <w:pPr>
        <w:pStyle w:val="ListParagraph"/>
        <w:keepNext/>
        <w:numPr>
          <w:ilvl w:val="0"/>
          <w:numId w:val="51"/>
        </w:numPr>
        <w:rPr>
          <w:rFonts w:eastAsia="Times New Roman" w:cs="Tahoma"/>
          <w:color w:val="auto"/>
        </w:rPr>
      </w:pPr>
      <w:r w:rsidRPr="0024633A">
        <w:rPr>
          <w:rFonts w:eastAsia="Times New Roman" w:cs="Tahoma"/>
          <w:color w:val="auto"/>
        </w:rPr>
        <w:t xml:space="preserve">Newly constructed </w:t>
      </w:r>
      <w:r w:rsidR="006C188F" w:rsidRPr="0024633A">
        <w:rPr>
          <w:rFonts w:eastAsia="Times New Roman" w:cs="Tahoma"/>
          <w:color w:val="auto"/>
        </w:rPr>
        <w:t>building</w:t>
      </w:r>
    </w:p>
    <w:p w14:paraId="16C294C2" w14:textId="77777777" w:rsidR="00F20146" w:rsidRPr="0024633A" w:rsidRDefault="009C689E" w:rsidP="00806688">
      <w:pPr>
        <w:pStyle w:val="ListParagraph"/>
        <w:keepNext/>
        <w:numPr>
          <w:ilvl w:val="0"/>
          <w:numId w:val="51"/>
        </w:numPr>
        <w:rPr>
          <w:rFonts w:eastAsia="Times New Roman" w:cs="Tahoma"/>
          <w:color w:val="auto"/>
        </w:rPr>
      </w:pPr>
      <w:r w:rsidRPr="0024633A">
        <w:rPr>
          <w:rFonts w:eastAsia="Times New Roman" w:cs="Tahoma"/>
          <w:color w:val="auto"/>
        </w:rPr>
        <w:t>"CF1R" sequential number 7322 for this project</w:t>
      </w:r>
    </w:p>
    <w:p w14:paraId="41D19D36" w14:textId="77777777" w:rsidR="00FB318D" w:rsidRPr="0024633A" w:rsidRDefault="00C00A70" w:rsidP="00806688">
      <w:pPr>
        <w:pStyle w:val="ListParagraph"/>
        <w:keepNext/>
        <w:numPr>
          <w:ilvl w:val="0"/>
          <w:numId w:val="51"/>
        </w:numPr>
        <w:rPr>
          <w:rFonts w:eastAsia="Times New Roman" w:cs="Tahoma"/>
          <w:color w:val="auto"/>
        </w:rPr>
      </w:pPr>
      <w:r w:rsidRPr="0024633A">
        <w:rPr>
          <w:rFonts w:eastAsia="Times New Roman" w:cs="Tahoma"/>
          <w:color w:val="auto"/>
        </w:rPr>
        <w:t>B</w:t>
      </w:r>
      <w:r w:rsidR="00FB318D" w:rsidRPr="0024633A">
        <w:rPr>
          <w:rFonts w:eastAsia="Times New Roman" w:cs="Tahoma"/>
          <w:color w:val="auto"/>
        </w:rPr>
        <w:t xml:space="preserve">uilding </w:t>
      </w:r>
      <w:r w:rsidR="006C188F" w:rsidRPr="0024633A">
        <w:rPr>
          <w:rFonts w:eastAsia="Times New Roman" w:cs="Tahoma"/>
          <w:color w:val="auto"/>
        </w:rPr>
        <w:t xml:space="preserve">number </w:t>
      </w:r>
      <w:r w:rsidR="00FB318D" w:rsidRPr="0024633A">
        <w:rPr>
          <w:rFonts w:eastAsia="Times New Roman" w:cs="Tahoma"/>
          <w:color w:val="auto"/>
        </w:rPr>
        <w:t>2</w:t>
      </w:r>
      <w:r w:rsidR="006C188F" w:rsidRPr="0024633A">
        <w:rPr>
          <w:rFonts w:eastAsia="Times New Roman" w:cs="Tahoma"/>
          <w:color w:val="auto"/>
        </w:rPr>
        <w:t xml:space="preserve"> in project 7322</w:t>
      </w:r>
    </w:p>
    <w:p w14:paraId="2188E614" w14:textId="77777777" w:rsidR="00F20146" w:rsidRPr="0024633A" w:rsidRDefault="00C00A70" w:rsidP="00806688">
      <w:pPr>
        <w:pStyle w:val="ListParagraph"/>
        <w:keepNext/>
        <w:numPr>
          <w:ilvl w:val="0"/>
          <w:numId w:val="51"/>
        </w:numPr>
        <w:rPr>
          <w:rFonts w:eastAsia="Times New Roman" w:cs="Tahoma"/>
          <w:color w:val="auto"/>
        </w:rPr>
      </w:pPr>
      <w:r w:rsidRPr="0024633A">
        <w:rPr>
          <w:rFonts w:eastAsia="Times New Roman" w:cs="Tahoma"/>
          <w:color w:val="auto"/>
        </w:rPr>
        <w:t>T</w:t>
      </w:r>
      <w:r w:rsidR="00FB318D" w:rsidRPr="0024633A">
        <w:rPr>
          <w:rFonts w:eastAsia="Times New Roman" w:cs="Tahoma"/>
          <w:color w:val="auto"/>
        </w:rPr>
        <w:t xml:space="preserve">enant unit </w:t>
      </w:r>
      <w:r w:rsidR="006C188F" w:rsidRPr="0024633A">
        <w:rPr>
          <w:rFonts w:eastAsia="Times New Roman" w:cs="Tahoma"/>
          <w:color w:val="auto"/>
        </w:rPr>
        <w:t xml:space="preserve">number </w:t>
      </w:r>
      <w:r w:rsidR="00FB318D" w:rsidRPr="0024633A">
        <w:rPr>
          <w:rFonts w:eastAsia="Times New Roman" w:cs="Tahoma"/>
          <w:color w:val="auto"/>
        </w:rPr>
        <w:t>4</w:t>
      </w:r>
      <w:r w:rsidR="006C188F" w:rsidRPr="0024633A">
        <w:rPr>
          <w:rFonts w:eastAsia="Times New Roman" w:cs="Tahoma"/>
          <w:color w:val="auto"/>
        </w:rPr>
        <w:t xml:space="preserve"> in building number 2</w:t>
      </w:r>
    </w:p>
    <w:p w14:paraId="1BEF4F5B" w14:textId="77777777" w:rsidR="005612B9" w:rsidRPr="0024633A" w:rsidRDefault="00C00A70" w:rsidP="00806688">
      <w:pPr>
        <w:pStyle w:val="ListParagraph"/>
        <w:keepNext/>
        <w:numPr>
          <w:ilvl w:val="0"/>
          <w:numId w:val="51"/>
        </w:numPr>
        <w:rPr>
          <w:rFonts w:eastAsia="Times New Roman" w:cs="Tahoma"/>
          <w:color w:val="auto"/>
        </w:rPr>
      </w:pPr>
      <w:r w:rsidRPr="0024633A">
        <w:rPr>
          <w:rFonts w:eastAsia="Times New Roman" w:cs="Tahoma"/>
          <w:color w:val="auto"/>
        </w:rPr>
        <w:t>S</w:t>
      </w:r>
      <w:r w:rsidR="00FB318D" w:rsidRPr="0024633A">
        <w:rPr>
          <w:rFonts w:eastAsia="Times New Roman" w:cs="Tahoma"/>
          <w:color w:val="auto"/>
        </w:rPr>
        <w:t xml:space="preserve">ystem </w:t>
      </w:r>
      <w:r w:rsidR="006C188F" w:rsidRPr="0024633A">
        <w:rPr>
          <w:rFonts w:eastAsia="Times New Roman" w:cs="Tahoma"/>
          <w:color w:val="auto"/>
        </w:rPr>
        <w:t xml:space="preserve">number </w:t>
      </w:r>
      <w:r w:rsidR="00FB318D" w:rsidRPr="0024633A">
        <w:rPr>
          <w:rFonts w:eastAsia="Times New Roman" w:cs="Tahoma"/>
          <w:color w:val="auto"/>
        </w:rPr>
        <w:t xml:space="preserve">2 in </w:t>
      </w:r>
      <w:r w:rsidR="006847CF" w:rsidRPr="0024633A">
        <w:rPr>
          <w:rFonts w:eastAsia="Times New Roman" w:cs="Tahoma"/>
          <w:color w:val="auto"/>
        </w:rPr>
        <w:t>tenant unit number 4</w:t>
      </w:r>
    </w:p>
    <w:p w14:paraId="46C4117A" w14:textId="77777777" w:rsidR="005612B9" w:rsidRPr="0024633A" w:rsidRDefault="005612B9" w:rsidP="00806688">
      <w:pPr>
        <w:pStyle w:val="ListParagraph"/>
        <w:keepNext/>
        <w:numPr>
          <w:ilvl w:val="0"/>
          <w:numId w:val="51"/>
        </w:numPr>
        <w:rPr>
          <w:rFonts w:eastAsia="Times New Roman" w:cs="Tahoma"/>
          <w:color w:val="auto"/>
        </w:rPr>
      </w:pPr>
      <w:r w:rsidRPr="0024633A">
        <w:rPr>
          <w:rFonts w:eastAsia="Times New Roman" w:cs="Tahoma"/>
          <w:color w:val="auto"/>
        </w:rPr>
        <w:t>MCH-2</w:t>
      </w:r>
      <w:r w:rsidR="00FB318D" w:rsidRPr="0024633A">
        <w:rPr>
          <w:rFonts w:eastAsia="Times New Roman" w:cs="Tahoma"/>
          <w:color w:val="auto"/>
        </w:rPr>
        <w:t>0</w:t>
      </w:r>
      <w:r w:rsidR="008063CA" w:rsidRPr="0024633A">
        <w:rPr>
          <w:rFonts w:eastAsia="Times New Roman" w:cs="Tahoma"/>
          <w:color w:val="auto"/>
        </w:rPr>
        <w:t xml:space="preserve"> document</w:t>
      </w:r>
    </w:p>
    <w:p w14:paraId="142906DB" w14:textId="1F5E2E9B" w:rsidR="005612B9" w:rsidRPr="00EB6FD4" w:rsidRDefault="00F12E9D" w:rsidP="00806688">
      <w:pPr>
        <w:pStyle w:val="ListParagraph"/>
        <w:numPr>
          <w:ilvl w:val="0"/>
          <w:numId w:val="51"/>
        </w:numPr>
        <w:rPr>
          <w:rFonts w:cs="Tahoma"/>
        </w:rPr>
      </w:pPr>
      <w:r w:rsidRPr="0024633A">
        <w:rPr>
          <w:rFonts w:eastAsia="Times New Roman" w:cs="Tahoma"/>
          <w:color w:val="auto"/>
        </w:rPr>
        <w:t>R</w:t>
      </w:r>
      <w:r w:rsidR="00FB318D" w:rsidRPr="0024633A">
        <w:rPr>
          <w:rFonts w:eastAsia="Times New Roman" w:cs="Tahoma"/>
          <w:color w:val="auto"/>
        </w:rPr>
        <w:t>evision B</w:t>
      </w:r>
    </w:p>
    <w:p w14:paraId="04F8A8D9" w14:textId="77777777" w:rsidR="00204FD2" w:rsidRPr="0024633A" w:rsidRDefault="008C552C" w:rsidP="00EB6FD4">
      <w:pPr>
        <w:pStyle w:val="Heading4"/>
        <w:spacing w:after="240"/>
        <w:rPr>
          <w:rFonts w:ascii="Tahoma" w:hAnsi="Tahoma" w:cs="Tahoma"/>
          <w:b/>
        </w:rPr>
      </w:pPr>
      <w:bookmarkStart w:id="3410" w:name="_Toc96009528"/>
      <w:bookmarkStart w:id="3411" w:name="_Hlk95472530"/>
      <w:r w:rsidRPr="0024633A">
        <w:rPr>
          <w:rFonts w:ascii="Tahoma" w:hAnsi="Tahoma" w:cs="Tahoma"/>
          <w:b/>
        </w:rPr>
        <w:t>Example Registration N</w:t>
      </w:r>
      <w:r w:rsidR="00204FD2" w:rsidRPr="0024633A">
        <w:rPr>
          <w:rFonts w:ascii="Tahoma" w:hAnsi="Tahoma" w:cs="Tahoma"/>
          <w:b/>
        </w:rPr>
        <w:t xml:space="preserve">umbers </w:t>
      </w:r>
      <w:r w:rsidRPr="0024633A">
        <w:rPr>
          <w:rFonts w:ascii="Tahoma" w:hAnsi="Tahoma" w:cs="Tahoma"/>
          <w:b/>
        </w:rPr>
        <w:t>- Prescriptive Alterations and A</w:t>
      </w:r>
      <w:r w:rsidR="00204FD2" w:rsidRPr="0024633A">
        <w:rPr>
          <w:rFonts w:ascii="Tahoma" w:hAnsi="Tahoma" w:cs="Tahoma"/>
          <w:b/>
        </w:rPr>
        <w:t xml:space="preserve">dditions </w:t>
      </w:r>
      <w:r w:rsidR="001A174D" w:rsidRPr="0024633A">
        <w:rPr>
          <w:rFonts w:ascii="Tahoma" w:hAnsi="Tahoma" w:cs="Tahoma"/>
          <w:b/>
        </w:rPr>
        <w:t>- CF1R-ALT-01, CF1R-ADD-01, CF1R-ALT-02</w:t>
      </w:r>
      <w:bookmarkEnd w:id="3410"/>
    </w:p>
    <w:bookmarkEnd w:id="3411"/>
    <w:p w14:paraId="52724387" w14:textId="7A6AA95B" w:rsidR="001A174D" w:rsidRPr="0024633A" w:rsidRDefault="001A174D" w:rsidP="00EB6FD4">
      <w:pPr>
        <w:spacing w:after="240"/>
        <w:rPr>
          <w:rFonts w:cs="Tahoma"/>
          <w:szCs w:val="24"/>
        </w:rPr>
      </w:pPr>
      <w:r w:rsidRPr="0024633A">
        <w:rPr>
          <w:rFonts w:cs="Tahoma"/>
          <w:szCs w:val="24"/>
        </w:rPr>
        <w:t>The example</w:t>
      </w:r>
      <w:r w:rsidR="00182366" w:rsidRPr="0024633A">
        <w:rPr>
          <w:rFonts w:cs="Tahoma"/>
          <w:szCs w:val="24"/>
        </w:rPr>
        <w:t xml:space="preserve">s given in </w:t>
      </w:r>
      <w:r w:rsidR="001B7527" w:rsidRPr="0024633A">
        <w:rPr>
          <w:rFonts w:cs="Tahoma"/>
          <w:szCs w:val="24"/>
        </w:rPr>
        <w:t>S</w:t>
      </w:r>
      <w:r w:rsidR="00182366" w:rsidRPr="0024633A">
        <w:rPr>
          <w:rFonts w:cs="Tahoma"/>
          <w:szCs w:val="24"/>
        </w:rPr>
        <w:t>ubsections a, b, and c below describe</w:t>
      </w:r>
      <w:r w:rsidRPr="0024633A">
        <w:rPr>
          <w:rFonts w:cs="Tahoma"/>
          <w:szCs w:val="24"/>
        </w:rPr>
        <w:t xml:space="preserve"> registration numbers and the interpretation of the significance of the digits used in the numbers as consistent with the conventions given in Table 3-1</w:t>
      </w:r>
      <w:ins w:id="3412" w:author="Haider Alhabibi" w:date="2022-02-11T11:47:00Z">
        <w:r w:rsidR="00D45224">
          <w:rPr>
            <w:rFonts w:cs="Tahoma"/>
            <w:szCs w:val="24"/>
          </w:rPr>
          <w:t>a</w:t>
        </w:r>
      </w:ins>
      <w:r w:rsidRPr="0024633A">
        <w:rPr>
          <w:rFonts w:cs="Tahoma"/>
          <w:szCs w:val="24"/>
        </w:rPr>
        <w:t xml:space="preserve">, </w:t>
      </w:r>
      <w:del w:id="3413" w:author="Alhabibi, Haider@Energy" w:date="2022-03-18T11:20:00Z">
        <w:r w:rsidRPr="0024633A" w:rsidDel="004F7429">
          <w:rPr>
            <w:rFonts w:cs="Tahoma"/>
            <w:szCs w:val="24"/>
          </w:rPr>
          <w:delText xml:space="preserve">Figure 3-1, </w:delText>
        </w:r>
        <w:r w:rsidR="00E50E5C" w:rsidRPr="0024633A" w:rsidDel="004F7429">
          <w:rPr>
            <w:rFonts w:cs="Tahoma"/>
            <w:szCs w:val="24"/>
          </w:rPr>
          <w:delText xml:space="preserve">and </w:delText>
        </w:r>
      </w:del>
      <w:r w:rsidRPr="0024633A">
        <w:rPr>
          <w:rFonts w:cs="Tahoma"/>
          <w:szCs w:val="24"/>
        </w:rPr>
        <w:t>Figure 3-2</w:t>
      </w:r>
      <w:ins w:id="3414" w:author="Haider Alhabibi" w:date="2022-02-11T11:47:00Z">
        <w:r w:rsidR="00D45224">
          <w:rPr>
            <w:rFonts w:cs="Tahoma"/>
            <w:szCs w:val="24"/>
          </w:rPr>
          <w:t>a</w:t>
        </w:r>
      </w:ins>
      <w:ins w:id="3415" w:author="Alhabibi, Haider@Energy" w:date="2022-03-18T11:20:00Z">
        <w:r w:rsidR="00733501">
          <w:rPr>
            <w:rFonts w:cs="Tahoma"/>
            <w:szCs w:val="24"/>
          </w:rPr>
          <w:t>,</w:t>
        </w:r>
      </w:ins>
      <w:r w:rsidR="00733501">
        <w:rPr>
          <w:rFonts w:cs="Tahoma"/>
          <w:szCs w:val="24"/>
        </w:rPr>
        <w:t xml:space="preserve"> </w:t>
      </w:r>
      <w:ins w:id="3416" w:author="Alhabibi, Haider@Energy" w:date="2022-03-18T11:20:00Z">
        <w:r w:rsidR="00733501">
          <w:rPr>
            <w:rFonts w:cs="Tahoma"/>
            <w:szCs w:val="24"/>
          </w:rPr>
          <w:t>and</w:t>
        </w:r>
      </w:ins>
      <w:r w:rsidR="00733501">
        <w:rPr>
          <w:rFonts w:cs="Tahoma"/>
          <w:szCs w:val="24"/>
        </w:rPr>
        <w:t xml:space="preserve"> </w:t>
      </w:r>
      <w:ins w:id="3417" w:author="Alhabibi, Haider@Energy" w:date="2022-03-18T11:19:00Z">
        <w:r w:rsidR="00733501">
          <w:rPr>
            <w:rFonts w:cs="Tahoma"/>
            <w:szCs w:val="24"/>
          </w:rPr>
          <w:t>Table 3-4c</w:t>
        </w:r>
      </w:ins>
      <w:r w:rsidR="00182366" w:rsidRPr="0024633A">
        <w:rPr>
          <w:rFonts w:cs="Tahoma"/>
          <w:szCs w:val="24"/>
        </w:rPr>
        <w:t>,</w:t>
      </w:r>
      <w:r w:rsidRPr="0024633A">
        <w:rPr>
          <w:rFonts w:cs="Tahoma"/>
          <w:szCs w:val="24"/>
        </w:rPr>
        <w:t xml:space="preserve"> </w:t>
      </w:r>
      <w:r w:rsidR="00A657F0" w:rsidRPr="0024633A">
        <w:rPr>
          <w:rFonts w:cs="Tahoma"/>
          <w:szCs w:val="24"/>
        </w:rPr>
        <w:t xml:space="preserve">highlighting the </w:t>
      </w:r>
      <w:r w:rsidR="00182366" w:rsidRPr="0024633A">
        <w:rPr>
          <w:rFonts w:cs="Tahoma"/>
          <w:szCs w:val="24"/>
        </w:rPr>
        <w:t xml:space="preserve">various </w:t>
      </w:r>
      <w:r w:rsidR="00E81DDA" w:rsidRPr="0024633A">
        <w:rPr>
          <w:rFonts w:cs="Tahoma"/>
          <w:szCs w:val="24"/>
        </w:rPr>
        <w:t>application</w:t>
      </w:r>
      <w:r w:rsidR="00A657F0" w:rsidRPr="0024633A">
        <w:rPr>
          <w:rFonts w:cs="Tahoma"/>
          <w:szCs w:val="24"/>
        </w:rPr>
        <w:t xml:space="preserve"> of the</w:t>
      </w:r>
      <w:r w:rsidR="00182366" w:rsidRPr="0024633A">
        <w:rPr>
          <w:rFonts w:cs="Tahoma"/>
          <w:szCs w:val="24"/>
        </w:rPr>
        <w:t xml:space="preserve"> numbering conventions to the</w:t>
      </w:r>
      <w:r w:rsidR="00A657F0" w:rsidRPr="0024633A">
        <w:rPr>
          <w:rFonts w:cs="Tahoma"/>
          <w:szCs w:val="24"/>
        </w:rPr>
        <w:t xml:space="preserve"> </w:t>
      </w:r>
      <w:r w:rsidR="00722523" w:rsidRPr="0024633A">
        <w:rPr>
          <w:rFonts w:cs="Tahoma"/>
          <w:szCs w:val="24"/>
        </w:rPr>
        <w:t>CF1R-</w:t>
      </w:r>
      <w:r w:rsidR="00A657F0" w:rsidRPr="0024633A">
        <w:rPr>
          <w:rFonts w:cs="Tahoma"/>
          <w:szCs w:val="24"/>
        </w:rPr>
        <w:t xml:space="preserve">ADD-01, </w:t>
      </w:r>
      <w:r w:rsidR="00722523" w:rsidRPr="0024633A">
        <w:rPr>
          <w:rFonts w:cs="Tahoma"/>
          <w:szCs w:val="24"/>
        </w:rPr>
        <w:t>CF1R-</w:t>
      </w:r>
      <w:r w:rsidR="00A657F0" w:rsidRPr="0024633A">
        <w:rPr>
          <w:rFonts w:cs="Tahoma"/>
          <w:szCs w:val="24"/>
        </w:rPr>
        <w:t xml:space="preserve">ALT-01, and </w:t>
      </w:r>
      <w:r w:rsidR="00722523" w:rsidRPr="0024633A">
        <w:rPr>
          <w:rFonts w:cs="Tahoma"/>
          <w:szCs w:val="24"/>
        </w:rPr>
        <w:t>CF1R-</w:t>
      </w:r>
      <w:r w:rsidR="00A657F0" w:rsidRPr="0024633A">
        <w:rPr>
          <w:rFonts w:cs="Tahoma"/>
          <w:szCs w:val="24"/>
        </w:rPr>
        <w:t>ALT-02</w:t>
      </w:r>
      <w:r w:rsidR="00722523" w:rsidRPr="0024633A">
        <w:rPr>
          <w:rFonts w:cs="Tahoma"/>
          <w:szCs w:val="24"/>
        </w:rPr>
        <w:t xml:space="preserve"> </w:t>
      </w:r>
      <w:r w:rsidR="00A657F0" w:rsidRPr="0024633A">
        <w:rPr>
          <w:rFonts w:cs="Tahoma"/>
          <w:szCs w:val="24"/>
        </w:rPr>
        <w:t>given in Notes 1 and 4 above</w:t>
      </w:r>
      <w:r w:rsidRPr="0024633A">
        <w:rPr>
          <w:rFonts w:cs="Tahoma"/>
          <w:szCs w:val="24"/>
        </w:rPr>
        <w:t>.</w:t>
      </w:r>
      <w:r w:rsidR="00A657F0" w:rsidRPr="0024633A">
        <w:rPr>
          <w:rFonts w:cs="Tahoma"/>
          <w:szCs w:val="24"/>
        </w:rPr>
        <w:t xml:space="preserve">  </w:t>
      </w:r>
    </w:p>
    <w:p w14:paraId="049582D0" w14:textId="77777777" w:rsidR="00204FD2" w:rsidRPr="0024633A" w:rsidRDefault="00722523" w:rsidP="00806688">
      <w:pPr>
        <w:pStyle w:val="ListParagraph"/>
        <w:numPr>
          <w:ilvl w:val="0"/>
          <w:numId w:val="58"/>
        </w:numPr>
        <w:spacing w:after="240"/>
        <w:rPr>
          <w:rFonts w:cs="Tahoma"/>
          <w:color w:val="auto"/>
          <w:szCs w:val="24"/>
        </w:rPr>
      </w:pPr>
      <w:r w:rsidRPr="0024633A">
        <w:rPr>
          <w:rFonts w:cs="Tahoma"/>
          <w:color w:val="auto"/>
          <w:szCs w:val="24"/>
        </w:rPr>
        <w:t>If a CF1R-</w:t>
      </w:r>
      <w:r w:rsidR="00204FD2" w:rsidRPr="0024633A">
        <w:rPr>
          <w:rFonts w:cs="Tahoma"/>
          <w:color w:val="auto"/>
          <w:szCs w:val="24"/>
        </w:rPr>
        <w:t xml:space="preserve">ALT-02 is </w:t>
      </w:r>
      <w:r w:rsidR="009E3C7E" w:rsidRPr="0024633A">
        <w:rPr>
          <w:rFonts w:cs="Tahoma"/>
          <w:color w:val="auto"/>
          <w:szCs w:val="24"/>
        </w:rPr>
        <w:t xml:space="preserve">created for use as a </w:t>
      </w:r>
      <w:r w:rsidR="00FE4232" w:rsidRPr="0024633A">
        <w:rPr>
          <w:rFonts w:cs="Tahoma"/>
          <w:color w:val="auto"/>
          <w:szCs w:val="24"/>
        </w:rPr>
        <w:t>stand</w:t>
      </w:r>
      <w:r w:rsidR="009E3C7E" w:rsidRPr="0024633A">
        <w:rPr>
          <w:rFonts w:cs="Tahoma"/>
          <w:color w:val="auto"/>
          <w:szCs w:val="24"/>
        </w:rPr>
        <w:t>-alone</w:t>
      </w:r>
      <w:r w:rsidR="00A657F0" w:rsidRPr="0024633A">
        <w:rPr>
          <w:rFonts w:cs="Tahoma"/>
          <w:color w:val="auto"/>
          <w:szCs w:val="24"/>
        </w:rPr>
        <w:t xml:space="preserve"> CF1R document</w:t>
      </w:r>
      <w:r w:rsidR="00872829" w:rsidRPr="0024633A">
        <w:rPr>
          <w:rFonts w:cs="Tahoma"/>
          <w:color w:val="auto"/>
          <w:szCs w:val="24"/>
        </w:rPr>
        <w:t>,</w:t>
      </w:r>
      <w:r w:rsidR="00E81DDA" w:rsidRPr="0024633A">
        <w:rPr>
          <w:rFonts w:cs="Tahoma"/>
          <w:color w:val="auto"/>
          <w:szCs w:val="24"/>
        </w:rPr>
        <w:t xml:space="preserve"> as is the case for </w:t>
      </w:r>
      <w:r w:rsidR="00A657F0" w:rsidRPr="0024633A">
        <w:rPr>
          <w:rFonts w:cs="Tahoma"/>
          <w:color w:val="auto"/>
          <w:szCs w:val="24"/>
        </w:rPr>
        <w:t>an HVAC</w:t>
      </w:r>
      <w:r w:rsidR="003306C8" w:rsidRPr="0024633A">
        <w:rPr>
          <w:rFonts w:cs="Tahoma"/>
          <w:color w:val="auto"/>
          <w:szCs w:val="24"/>
        </w:rPr>
        <w:t>-</w:t>
      </w:r>
      <w:r w:rsidR="00A657F0" w:rsidRPr="0024633A">
        <w:rPr>
          <w:rFonts w:cs="Tahoma"/>
          <w:color w:val="auto"/>
          <w:szCs w:val="24"/>
        </w:rPr>
        <w:t xml:space="preserve">only alteration project that </w:t>
      </w:r>
      <w:r w:rsidR="00204FD2" w:rsidRPr="0024633A">
        <w:rPr>
          <w:rFonts w:cs="Tahoma"/>
          <w:color w:val="auto"/>
          <w:szCs w:val="24"/>
        </w:rPr>
        <w:t>does</w:t>
      </w:r>
      <w:r w:rsidR="00EE3F1C" w:rsidRPr="0024633A">
        <w:rPr>
          <w:rFonts w:cs="Tahoma"/>
          <w:color w:val="auto"/>
          <w:szCs w:val="24"/>
        </w:rPr>
        <w:t xml:space="preserve"> not</w:t>
      </w:r>
      <w:r w:rsidR="00204FD2" w:rsidRPr="0024633A">
        <w:rPr>
          <w:rFonts w:cs="Tahoma"/>
          <w:color w:val="auto"/>
          <w:szCs w:val="24"/>
        </w:rPr>
        <w:t xml:space="preserve"> </w:t>
      </w:r>
      <w:r w:rsidR="00A657F0" w:rsidRPr="0024633A">
        <w:rPr>
          <w:rFonts w:cs="Tahoma"/>
          <w:color w:val="auto"/>
          <w:szCs w:val="24"/>
        </w:rPr>
        <w:t>require use of</w:t>
      </w:r>
      <w:r w:rsidRPr="0024633A">
        <w:rPr>
          <w:rFonts w:cs="Tahoma"/>
          <w:color w:val="auto"/>
          <w:szCs w:val="24"/>
        </w:rPr>
        <w:t xml:space="preserve"> a</w:t>
      </w:r>
      <w:r w:rsidR="00E81DDA" w:rsidRPr="0024633A">
        <w:rPr>
          <w:rFonts w:cs="Tahoma"/>
          <w:color w:val="auto"/>
          <w:szCs w:val="24"/>
        </w:rPr>
        <w:t xml:space="preserve"> </w:t>
      </w:r>
      <w:r w:rsidRPr="0024633A">
        <w:rPr>
          <w:rFonts w:cs="Tahoma"/>
          <w:color w:val="auto"/>
          <w:szCs w:val="24"/>
        </w:rPr>
        <w:t>CF1R-ALT-01 or a</w:t>
      </w:r>
      <w:r w:rsidR="00E81DDA" w:rsidRPr="0024633A">
        <w:rPr>
          <w:rFonts w:cs="Tahoma"/>
          <w:color w:val="auto"/>
          <w:szCs w:val="24"/>
        </w:rPr>
        <w:t xml:space="preserve"> </w:t>
      </w:r>
      <w:r w:rsidRPr="0024633A">
        <w:rPr>
          <w:rFonts w:cs="Tahoma"/>
          <w:color w:val="auto"/>
          <w:szCs w:val="24"/>
        </w:rPr>
        <w:t>CF1R-</w:t>
      </w:r>
      <w:r w:rsidR="00E81DDA" w:rsidRPr="0024633A">
        <w:rPr>
          <w:rFonts w:cs="Tahoma"/>
          <w:color w:val="auto"/>
          <w:szCs w:val="24"/>
        </w:rPr>
        <w:t>ADD-01</w:t>
      </w:r>
      <w:r w:rsidR="00A657F0" w:rsidRPr="0024633A">
        <w:rPr>
          <w:rFonts w:cs="Tahoma"/>
          <w:color w:val="auto"/>
          <w:szCs w:val="24"/>
        </w:rPr>
        <w:t>,</w:t>
      </w:r>
      <w:r w:rsidR="00204FD2" w:rsidRPr="0024633A">
        <w:rPr>
          <w:rFonts w:cs="Tahoma"/>
          <w:color w:val="auto"/>
          <w:szCs w:val="24"/>
        </w:rPr>
        <w:t xml:space="preserve"> </w:t>
      </w:r>
      <w:r w:rsidRPr="0024633A">
        <w:rPr>
          <w:rFonts w:cs="Tahoma"/>
          <w:color w:val="auto"/>
          <w:szCs w:val="24"/>
        </w:rPr>
        <w:t xml:space="preserve">then </w:t>
      </w:r>
      <w:r w:rsidR="00E81DDA" w:rsidRPr="0024633A">
        <w:rPr>
          <w:rFonts w:cs="Tahoma"/>
          <w:color w:val="auto"/>
          <w:szCs w:val="24"/>
        </w:rPr>
        <w:t xml:space="preserve">the </w:t>
      </w:r>
      <w:r w:rsidR="003306C8" w:rsidRPr="0024633A">
        <w:rPr>
          <w:rFonts w:cs="Tahoma"/>
          <w:color w:val="auto"/>
          <w:szCs w:val="24"/>
        </w:rPr>
        <w:t>CF1R-</w:t>
      </w:r>
      <w:r w:rsidR="00E81DDA" w:rsidRPr="0024633A">
        <w:rPr>
          <w:rFonts w:cs="Tahoma"/>
          <w:color w:val="auto"/>
          <w:szCs w:val="24"/>
        </w:rPr>
        <w:t>ALT-02</w:t>
      </w:r>
      <w:r w:rsidR="00204FD2" w:rsidRPr="0024633A">
        <w:rPr>
          <w:rFonts w:cs="Tahoma"/>
          <w:color w:val="auto"/>
          <w:szCs w:val="24"/>
        </w:rPr>
        <w:t xml:space="preserve"> </w:t>
      </w:r>
      <w:r w:rsidR="00E81DDA" w:rsidRPr="0024633A">
        <w:rPr>
          <w:rFonts w:cs="Tahoma"/>
          <w:color w:val="auto"/>
          <w:szCs w:val="24"/>
        </w:rPr>
        <w:t>should</w:t>
      </w:r>
      <w:r w:rsidR="00204FD2" w:rsidRPr="0024633A">
        <w:rPr>
          <w:rFonts w:cs="Tahoma"/>
          <w:color w:val="auto"/>
          <w:szCs w:val="24"/>
        </w:rPr>
        <w:t xml:space="preserve"> be treated </w:t>
      </w:r>
      <w:r w:rsidR="00A73491" w:rsidRPr="0024633A">
        <w:rPr>
          <w:rFonts w:cs="Tahoma"/>
          <w:color w:val="auto"/>
          <w:szCs w:val="24"/>
        </w:rPr>
        <w:t>as</w:t>
      </w:r>
      <w:r w:rsidR="00204FD2" w:rsidRPr="0024633A">
        <w:rPr>
          <w:rFonts w:cs="Tahoma"/>
          <w:color w:val="auto"/>
          <w:szCs w:val="24"/>
        </w:rPr>
        <w:t xml:space="preserve"> a “base” CF1R</w:t>
      </w:r>
      <w:r w:rsidR="00872829" w:rsidRPr="0024633A">
        <w:rPr>
          <w:rFonts w:cs="Tahoma"/>
          <w:color w:val="auto"/>
          <w:szCs w:val="24"/>
        </w:rPr>
        <w:t xml:space="preserve"> and use the registration </w:t>
      </w:r>
      <w:r w:rsidR="00E50E5C" w:rsidRPr="0024633A">
        <w:rPr>
          <w:rFonts w:cs="Tahoma"/>
          <w:color w:val="auto"/>
          <w:szCs w:val="24"/>
        </w:rPr>
        <w:t xml:space="preserve">numbering </w:t>
      </w:r>
      <w:r w:rsidR="00872829" w:rsidRPr="0024633A">
        <w:rPr>
          <w:rFonts w:cs="Tahoma"/>
          <w:color w:val="auto"/>
          <w:szCs w:val="24"/>
        </w:rPr>
        <w:t>convention shown in Figure 3-2</w:t>
      </w:r>
      <w:r w:rsidR="00FE4E67" w:rsidRPr="0024633A">
        <w:rPr>
          <w:rFonts w:cs="Tahoma"/>
          <w:color w:val="auto"/>
          <w:szCs w:val="24"/>
        </w:rPr>
        <w:t>.</w:t>
      </w:r>
      <w:r w:rsidR="00204FD2" w:rsidRPr="0024633A">
        <w:rPr>
          <w:rFonts w:cs="Tahoma"/>
          <w:color w:val="auto"/>
          <w:szCs w:val="24"/>
        </w:rPr>
        <w:t xml:space="preserve"> </w:t>
      </w:r>
      <w:r w:rsidR="00FE4E67" w:rsidRPr="0024633A">
        <w:rPr>
          <w:rFonts w:cs="Tahoma"/>
          <w:color w:val="auto"/>
          <w:szCs w:val="24"/>
        </w:rPr>
        <w:t>A</w:t>
      </w:r>
      <w:r w:rsidR="00204FD2" w:rsidRPr="0024633A">
        <w:rPr>
          <w:rFonts w:cs="Tahoma"/>
          <w:color w:val="auto"/>
          <w:szCs w:val="24"/>
        </w:rPr>
        <w:t xml:space="preserve">ll </w:t>
      </w:r>
      <w:r w:rsidR="00FE4E67" w:rsidRPr="0024633A">
        <w:rPr>
          <w:rFonts w:cs="Tahoma"/>
          <w:color w:val="auto"/>
          <w:szCs w:val="24"/>
        </w:rPr>
        <w:t>CF2R/</w:t>
      </w:r>
      <w:r w:rsidR="00FE4232" w:rsidRPr="0024633A">
        <w:rPr>
          <w:rFonts w:cs="Tahoma"/>
          <w:color w:val="auto"/>
          <w:szCs w:val="24"/>
        </w:rPr>
        <w:t xml:space="preserve">CF3R </w:t>
      </w:r>
      <w:r w:rsidR="00204FD2" w:rsidRPr="0024633A">
        <w:rPr>
          <w:rFonts w:cs="Tahoma"/>
          <w:color w:val="auto"/>
          <w:szCs w:val="24"/>
        </w:rPr>
        <w:t xml:space="preserve">documents that are children of </w:t>
      </w:r>
      <w:r w:rsidR="00A73491" w:rsidRPr="0024633A">
        <w:rPr>
          <w:rFonts w:cs="Tahoma"/>
          <w:color w:val="auto"/>
          <w:szCs w:val="24"/>
        </w:rPr>
        <w:t>that</w:t>
      </w:r>
      <w:r w:rsidR="00204FD2" w:rsidRPr="0024633A">
        <w:rPr>
          <w:rFonts w:cs="Tahoma"/>
          <w:color w:val="auto"/>
          <w:szCs w:val="24"/>
        </w:rPr>
        <w:t xml:space="preserve"> base CF1R </w:t>
      </w:r>
      <w:r w:rsidR="009E3C7E" w:rsidRPr="0024633A">
        <w:rPr>
          <w:rFonts w:cs="Tahoma"/>
          <w:color w:val="auto"/>
          <w:szCs w:val="24"/>
        </w:rPr>
        <w:t>should</w:t>
      </w:r>
      <w:r w:rsidR="00204FD2" w:rsidRPr="0024633A">
        <w:rPr>
          <w:rFonts w:cs="Tahoma"/>
          <w:color w:val="auto"/>
          <w:szCs w:val="24"/>
        </w:rPr>
        <w:t xml:space="preserve"> use that</w:t>
      </w:r>
      <w:r w:rsidR="00EE3F1C" w:rsidRPr="0024633A">
        <w:rPr>
          <w:rFonts w:cs="Tahoma"/>
          <w:color w:val="auto"/>
          <w:szCs w:val="24"/>
        </w:rPr>
        <w:t xml:space="preserve"> base</w:t>
      </w:r>
      <w:r w:rsidR="00872829" w:rsidRPr="0024633A">
        <w:rPr>
          <w:rFonts w:cs="Tahoma"/>
          <w:color w:val="auto"/>
          <w:szCs w:val="24"/>
        </w:rPr>
        <w:t xml:space="preserve"> registration number</w:t>
      </w:r>
      <w:r w:rsidR="00ED2765" w:rsidRPr="0024633A">
        <w:rPr>
          <w:rFonts w:cs="Tahoma"/>
          <w:color w:val="auto"/>
          <w:szCs w:val="24"/>
        </w:rPr>
        <w:t xml:space="preserve"> as described in the following example</w:t>
      </w:r>
      <w:r w:rsidR="00872829" w:rsidRPr="0024633A">
        <w:rPr>
          <w:rFonts w:cs="Tahoma"/>
          <w:color w:val="auto"/>
          <w:szCs w:val="24"/>
        </w:rPr>
        <w:t>.</w:t>
      </w:r>
    </w:p>
    <w:p w14:paraId="76C82732" w14:textId="1BAD4F2F" w:rsidR="00204FD2" w:rsidRPr="0024633A" w:rsidRDefault="00204FD2" w:rsidP="00E465CE">
      <w:pPr>
        <w:spacing w:after="60"/>
        <w:ind w:left="720"/>
        <w:rPr>
          <w:rFonts w:cs="Tahoma"/>
          <w:b/>
          <w:color w:val="auto"/>
          <w:szCs w:val="24"/>
        </w:rPr>
      </w:pPr>
      <w:del w:id="3418" w:author="Haider Alhabibi" w:date="2022-02-07T09:27:00Z">
        <w:r w:rsidRPr="0024633A">
          <w:rPr>
            <w:rFonts w:cs="Tahoma"/>
            <w:b/>
            <w:color w:val="auto"/>
            <w:szCs w:val="24"/>
          </w:rPr>
          <w:delText>4</w:delText>
        </w:r>
        <w:r w:rsidR="008213EB" w:rsidRPr="0024633A">
          <w:rPr>
            <w:rFonts w:cs="Tahoma"/>
            <w:b/>
            <w:color w:val="auto"/>
            <w:szCs w:val="24"/>
          </w:rPr>
          <w:delText>19</w:delText>
        </w:r>
      </w:del>
      <w:ins w:id="3419" w:author="Haider Alhabibi" w:date="2022-02-07T09:27:00Z">
        <w:r w:rsidR="0066386E">
          <w:rPr>
            <w:rFonts w:cs="Tahoma"/>
            <w:b/>
            <w:color w:val="auto"/>
            <w:szCs w:val="24"/>
          </w:rPr>
          <w:t>422</w:t>
        </w:r>
      </w:ins>
      <w:r w:rsidRPr="0024633A">
        <w:rPr>
          <w:rFonts w:cs="Tahoma"/>
          <w:b/>
          <w:color w:val="auto"/>
          <w:szCs w:val="24"/>
        </w:rPr>
        <w:t>-A020007321B-000-000-0000000-0000</w:t>
      </w:r>
      <w:r w:rsidR="00872829" w:rsidRPr="0024633A">
        <w:rPr>
          <w:rFonts w:cs="Tahoma"/>
          <w:b/>
          <w:color w:val="auto"/>
          <w:szCs w:val="24"/>
        </w:rPr>
        <w:t>:</w:t>
      </w:r>
    </w:p>
    <w:p w14:paraId="7794ADDC" w14:textId="77777777" w:rsidR="00FE4232" w:rsidRPr="0024633A" w:rsidRDefault="00FE4232" w:rsidP="00806688">
      <w:pPr>
        <w:pStyle w:val="ListParagraph"/>
        <w:numPr>
          <w:ilvl w:val="0"/>
          <w:numId w:val="59"/>
        </w:numPr>
        <w:spacing w:after="60"/>
        <w:rPr>
          <w:rFonts w:cs="Tahoma"/>
          <w:color w:val="auto"/>
          <w:szCs w:val="24"/>
        </w:rPr>
      </w:pPr>
      <w:r w:rsidRPr="0024633A">
        <w:rPr>
          <w:rFonts w:cs="Tahoma"/>
          <w:color w:val="auto"/>
          <w:szCs w:val="24"/>
        </w:rPr>
        <w:t>Parent CF1R document</w:t>
      </w:r>
    </w:p>
    <w:p w14:paraId="1DDEC523" w14:textId="77777777" w:rsidR="00FE4232" w:rsidRPr="0024633A" w:rsidRDefault="00FE4232" w:rsidP="00806688">
      <w:pPr>
        <w:pStyle w:val="ListParagraph"/>
        <w:numPr>
          <w:ilvl w:val="0"/>
          <w:numId w:val="59"/>
        </w:numPr>
        <w:spacing w:after="60"/>
        <w:rPr>
          <w:rFonts w:cs="Tahoma"/>
          <w:color w:val="auto"/>
          <w:szCs w:val="24"/>
        </w:rPr>
      </w:pPr>
      <w:r w:rsidRPr="0024633A">
        <w:rPr>
          <w:rFonts w:cs="Tahoma"/>
          <w:color w:val="auto"/>
          <w:szCs w:val="24"/>
        </w:rPr>
        <w:t>CHEERS Provider</w:t>
      </w:r>
    </w:p>
    <w:p w14:paraId="063D9F11" w14:textId="50FDBBB0" w:rsidR="00FE4232" w:rsidRPr="0024633A" w:rsidRDefault="00FE4232" w:rsidP="00806688">
      <w:pPr>
        <w:pStyle w:val="ListParagraph"/>
        <w:numPr>
          <w:ilvl w:val="0"/>
          <w:numId w:val="59"/>
        </w:numPr>
        <w:spacing w:after="60"/>
        <w:rPr>
          <w:rFonts w:cs="Tahoma"/>
          <w:color w:val="auto"/>
          <w:szCs w:val="24"/>
        </w:rPr>
      </w:pPr>
      <w:r w:rsidRPr="0024633A">
        <w:rPr>
          <w:rFonts w:cs="Tahoma"/>
          <w:color w:val="auto"/>
          <w:szCs w:val="24"/>
        </w:rPr>
        <w:t xml:space="preserve">Year </w:t>
      </w:r>
      <w:r w:rsidR="00507E8E" w:rsidRPr="0024633A">
        <w:rPr>
          <w:rFonts w:cs="Tahoma"/>
          <w:color w:val="auto"/>
          <w:szCs w:val="24"/>
        </w:rPr>
        <w:t>20</w:t>
      </w:r>
      <w:ins w:id="3420" w:author="Haider Alhabibi" w:date="2022-02-07T09:29:00Z">
        <w:r w:rsidR="00FF29B2">
          <w:rPr>
            <w:rFonts w:cs="Tahoma"/>
            <w:color w:val="auto"/>
            <w:szCs w:val="24"/>
          </w:rPr>
          <w:t>22</w:t>
        </w:r>
      </w:ins>
      <w:del w:id="3421" w:author="Haider Alhabibi" w:date="2022-02-07T09:29:00Z">
        <w:r w:rsidR="00507E8E" w:rsidRPr="0024633A" w:rsidDel="00FF29B2">
          <w:rPr>
            <w:rFonts w:cs="Tahoma"/>
            <w:color w:val="auto"/>
            <w:szCs w:val="24"/>
          </w:rPr>
          <w:delText>19</w:delText>
        </w:r>
      </w:del>
    </w:p>
    <w:p w14:paraId="050C105E" w14:textId="77777777" w:rsidR="00FE4232" w:rsidRPr="0024633A" w:rsidRDefault="00FE4232" w:rsidP="00806688">
      <w:pPr>
        <w:pStyle w:val="ListParagraph"/>
        <w:numPr>
          <w:ilvl w:val="0"/>
          <w:numId w:val="59"/>
        </w:numPr>
        <w:spacing w:after="60"/>
        <w:rPr>
          <w:rFonts w:cs="Tahoma"/>
          <w:color w:val="auto"/>
          <w:szCs w:val="24"/>
        </w:rPr>
      </w:pPr>
      <w:r w:rsidRPr="0024633A">
        <w:rPr>
          <w:rFonts w:cs="Tahoma"/>
          <w:color w:val="auto"/>
          <w:szCs w:val="24"/>
        </w:rPr>
        <w:t>Standalone HVAC Alteration CF1R document (</w:t>
      </w:r>
      <w:r w:rsidR="00ED2765" w:rsidRPr="0024633A">
        <w:rPr>
          <w:rFonts w:cs="Tahoma"/>
          <w:color w:val="auto"/>
          <w:szCs w:val="24"/>
        </w:rPr>
        <w:t>CF1R-</w:t>
      </w:r>
      <w:r w:rsidRPr="0024633A">
        <w:rPr>
          <w:rFonts w:cs="Tahoma"/>
          <w:color w:val="auto"/>
          <w:szCs w:val="24"/>
        </w:rPr>
        <w:t>ALT-02)</w:t>
      </w:r>
    </w:p>
    <w:p w14:paraId="3ADC9AAC" w14:textId="77777777" w:rsidR="00FE4232" w:rsidRPr="0024633A" w:rsidRDefault="00CA7CFF" w:rsidP="00806688">
      <w:pPr>
        <w:pStyle w:val="ListParagraph"/>
        <w:numPr>
          <w:ilvl w:val="0"/>
          <w:numId w:val="59"/>
        </w:numPr>
        <w:spacing w:after="60"/>
        <w:rPr>
          <w:rFonts w:cs="Tahoma"/>
          <w:color w:val="auto"/>
          <w:szCs w:val="24"/>
        </w:rPr>
      </w:pPr>
      <w:r w:rsidRPr="0024633A">
        <w:rPr>
          <w:rFonts w:cs="Tahoma"/>
          <w:color w:val="auto"/>
          <w:szCs w:val="24"/>
        </w:rPr>
        <w:t>sequential number 7321</w:t>
      </w:r>
    </w:p>
    <w:p w14:paraId="3C269EFD" w14:textId="77777777" w:rsidR="00FE4232" w:rsidRPr="0024633A" w:rsidRDefault="00FE4232" w:rsidP="00806688">
      <w:pPr>
        <w:pStyle w:val="ListParagraph"/>
        <w:numPr>
          <w:ilvl w:val="0"/>
          <w:numId w:val="59"/>
        </w:numPr>
        <w:spacing w:after="60"/>
        <w:rPr>
          <w:rFonts w:cs="Tahoma"/>
          <w:color w:val="auto"/>
          <w:szCs w:val="24"/>
        </w:rPr>
      </w:pPr>
      <w:r w:rsidRPr="0024633A">
        <w:rPr>
          <w:rFonts w:cs="Tahoma"/>
          <w:color w:val="auto"/>
          <w:szCs w:val="24"/>
        </w:rPr>
        <w:t>revision B</w:t>
      </w:r>
    </w:p>
    <w:p w14:paraId="30AE15F8" w14:textId="63BC2FB0" w:rsidR="00204FD2" w:rsidRPr="0024633A" w:rsidRDefault="0002636D" w:rsidP="00E465CE">
      <w:pPr>
        <w:spacing w:before="240" w:after="60"/>
        <w:ind w:left="720"/>
        <w:rPr>
          <w:rFonts w:cs="Tahoma"/>
          <w:b/>
          <w:color w:val="auto"/>
          <w:szCs w:val="24"/>
        </w:rPr>
      </w:pPr>
      <w:del w:id="3422" w:author="Haider Alhabibi" w:date="2022-02-07T09:27:00Z">
        <w:r w:rsidRPr="0024633A">
          <w:rPr>
            <w:rFonts w:cs="Tahoma"/>
            <w:b/>
            <w:color w:val="auto"/>
            <w:szCs w:val="24"/>
          </w:rPr>
          <w:delText>4</w:delText>
        </w:r>
        <w:r w:rsidR="008213EB" w:rsidRPr="0024633A">
          <w:rPr>
            <w:rFonts w:cs="Tahoma"/>
            <w:b/>
            <w:color w:val="auto"/>
            <w:szCs w:val="24"/>
          </w:rPr>
          <w:delText>19</w:delText>
        </w:r>
      </w:del>
      <w:ins w:id="3423" w:author="Haider Alhabibi" w:date="2022-02-07T09:27:00Z">
        <w:r w:rsidR="0066386E">
          <w:rPr>
            <w:rFonts w:cs="Tahoma"/>
            <w:b/>
            <w:color w:val="auto"/>
            <w:szCs w:val="24"/>
          </w:rPr>
          <w:t>422</w:t>
        </w:r>
      </w:ins>
      <w:r w:rsidRPr="0024633A">
        <w:rPr>
          <w:rFonts w:cs="Tahoma"/>
          <w:b/>
          <w:color w:val="auto"/>
          <w:szCs w:val="24"/>
        </w:rPr>
        <w:t>-A020007321B-000</w:t>
      </w:r>
      <w:r w:rsidR="00204FD2" w:rsidRPr="0024633A">
        <w:rPr>
          <w:rFonts w:cs="Tahoma"/>
          <w:b/>
          <w:color w:val="auto"/>
          <w:szCs w:val="24"/>
        </w:rPr>
        <w:t>-001-M20001A-</w:t>
      </w:r>
      <w:r w:rsidR="00E66898" w:rsidRPr="0024633A">
        <w:rPr>
          <w:rFonts w:cs="Tahoma"/>
          <w:b/>
          <w:color w:val="auto"/>
          <w:szCs w:val="24"/>
        </w:rPr>
        <w:t>0000</w:t>
      </w:r>
      <w:r w:rsidR="00872829" w:rsidRPr="0024633A">
        <w:rPr>
          <w:rFonts w:cs="Tahoma"/>
          <w:b/>
          <w:color w:val="auto"/>
          <w:szCs w:val="24"/>
        </w:rPr>
        <w:t>:</w:t>
      </w:r>
    </w:p>
    <w:p w14:paraId="218D9E91" w14:textId="77777777" w:rsidR="009E3C7E" w:rsidRPr="0024633A" w:rsidRDefault="009E3C7E" w:rsidP="00806688">
      <w:pPr>
        <w:pStyle w:val="ListParagraph"/>
        <w:numPr>
          <w:ilvl w:val="0"/>
          <w:numId w:val="59"/>
        </w:numPr>
        <w:spacing w:after="60"/>
        <w:rPr>
          <w:rFonts w:cs="Tahoma"/>
          <w:color w:val="auto"/>
          <w:szCs w:val="24"/>
        </w:rPr>
      </w:pPr>
      <w:r w:rsidRPr="0024633A">
        <w:rPr>
          <w:rFonts w:cs="Tahoma"/>
          <w:color w:val="auto"/>
          <w:szCs w:val="24"/>
        </w:rPr>
        <w:t>CF2R document associated with the parent CF1R-ALT-02 above</w:t>
      </w:r>
    </w:p>
    <w:p w14:paraId="5108E17D" w14:textId="77777777" w:rsidR="00E66898" w:rsidRPr="0024633A" w:rsidRDefault="00E66898" w:rsidP="00806688">
      <w:pPr>
        <w:pStyle w:val="ListParagraph"/>
        <w:numPr>
          <w:ilvl w:val="0"/>
          <w:numId w:val="59"/>
        </w:numPr>
        <w:spacing w:after="60"/>
        <w:rPr>
          <w:rFonts w:cs="Tahoma"/>
          <w:color w:val="auto"/>
          <w:szCs w:val="24"/>
        </w:rPr>
      </w:pPr>
      <w:r w:rsidRPr="0024633A">
        <w:rPr>
          <w:rFonts w:cs="Tahoma"/>
          <w:color w:val="auto"/>
          <w:szCs w:val="24"/>
        </w:rPr>
        <w:t>Single family dwelling unit</w:t>
      </w:r>
    </w:p>
    <w:p w14:paraId="5CBF56D2" w14:textId="77777777" w:rsidR="009E3C7E" w:rsidRPr="0024633A" w:rsidRDefault="00E66898" w:rsidP="00806688">
      <w:pPr>
        <w:pStyle w:val="ListParagraph"/>
        <w:numPr>
          <w:ilvl w:val="0"/>
          <w:numId w:val="59"/>
        </w:numPr>
        <w:spacing w:after="60"/>
        <w:rPr>
          <w:rFonts w:cs="Tahoma"/>
          <w:color w:val="auto"/>
          <w:szCs w:val="24"/>
        </w:rPr>
      </w:pPr>
      <w:r w:rsidRPr="0024633A">
        <w:rPr>
          <w:rFonts w:cs="Tahoma"/>
          <w:color w:val="auto"/>
          <w:szCs w:val="24"/>
        </w:rPr>
        <w:t xml:space="preserve">Dwelling unit number </w:t>
      </w:r>
      <w:r w:rsidR="00D239CC" w:rsidRPr="0024633A">
        <w:rPr>
          <w:rFonts w:cs="Tahoma"/>
          <w:color w:val="auto"/>
          <w:szCs w:val="24"/>
        </w:rPr>
        <w:t>00</w:t>
      </w:r>
      <w:r w:rsidRPr="0024633A">
        <w:rPr>
          <w:rFonts w:cs="Tahoma"/>
          <w:color w:val="auto"/>
          <w:szCs w:val="24"/>
        </w:rPr>
        <w:t>1 for this CF1R parent</w:t>
      </w:r>
    </w:p>
    <w:p w14:paraId="33728B09" w14:textId="77777777" w:rsidR="009E3C7E" w:rsidRPr="0024633A" w:rsidRDefault="002F1EDD" w:rsidP="00806688">
      <w:pPr>
        <w:pStyle w:val="ListParagraph"/>
        <w:numPr>
          <w:ilvl w:val="0"/>
          <w:numId w:val="59"/>
        </w:numPr>
        <w:spacing w:after="60"/>
        <w:rPr>
          <w:rFonts w:cs="Tahoma"/>
          <w:color w:val="auto"/>
          <w:szCs w:val="24"/>
        </w:rPr>
      </w:pPr>
      <w:r w:rsidRPr="0024633A">
        <w:rPr>
          <w:rFonts w:cs="Tahoma"/>
          <w:color w:val="auto"/>
          <w:szCs w:val="24"/>
        </w:rPr>
        <w:t>CF2R-MCH-20</w:t>
      </w:r>
      <w:r w:rsidR="009E3C7E" w:rsidRPr="0024633A">
        <w:rPr>
          <w:rFonts w:cs="Tahoma"/>
          <w:color w:val="auto"/>
          <w:szCs w:val="24"/>
        </w:rPr>
        <w:t xml:space="preserve"> document</w:t>
      </w:r>
    </w:p>
    <w:p w14:paraId="4C4C9C74" w14:textId="77777777" w:rsidR="009E3C7E" w:rsidRPr="0024633A" w:rsidRDefault="009E3C7E" w:rsidP="00806688">
      <w:pPr>
        <w:pStyle w:val="ListParagraph"/>
        <w:numPr>
          <w:ilvl w:val="0"/>
          <w:numId w:val="59"/>
        </w:numPr>
        <w:spacing w:after="60"/>
        <w:rPr>
          <w:rFonts w:cs="Tahoma"/>
          <w:color w:val="auto"/>
          <w:szCs w:val="24"/>
        </w:rPr>
      </w:pPr>
      <w:r w:rsidRPr="0024633A">
        <w:rPr>
          <w:rFonts w:cs="Tahoma"/>
          <w:color w:val="auto"/>
          <w:szCs w:val="24"/>
        </w:rPr>
        <w:t>CF2R sequential number 00</w:t>
      </w:r>
      <w:r w:rsidR="002F1EDD" w:rsidRPr="0024633A">
        <w:rPr>
          <w:rFonts w:cs="Tahoma"/>
          <w:color w:val="auto"/>
          <w:szCs w:val="24"/>
        </w:rPr>
        <w:t>1</w:t>
      </w:r>
    </w:p>
    <w:p w14:paraId="321AF338" w14:textId="77777777" w:rsidR="00204FD2" w:rsidRPr="0024633A" w:rsidRDefault="009E3C7E" w:rsidP="00806688">
      <w:pPr>
        <w:pStyle w:val="ListParagraph"/>
        <w:numPr>
          <w:ilvl w:val="0"/>
          <w:numId w:val="59"/>
        </w:numPr>
        <w:spacing w:after="60"/>
        <w:rPr>
          <w:rFonts w:cs="Tahoma"/>
          <w:color w:val="auto"/>
          <w:szCs w:val="24"/>
        </w:rPr>
      </w:pPr>
      <w:r w:rsidRPr="0024633A">
        <w:rPr>
          <w:rFonts w:cs="Tahoma"/>
          <w:color w:val="auto"/>
          <w:szCs w:val="24"/>
        </w:rPr>
        <w:t>Revision A</w:t>
      </w:r>
    </w:p>
    <w:p w14:paraId="4EF18675" w14:textId="0307D79B" w:rsidR="00E66898" w:rsidRPr="0024633A" w:rsidRDefault="00E66898" w:rsidP="00E465CE">
      <w:pPr>
        <w:spacing w:before="240" w:after="60"/>
        <w:ind w:left="720"/>
        <w:rPr>
          <w:rFonts w:cs="Tahoma"/>
          <w:b/>
          <w:color w:val="auto"/>
          <w:szCs w:val="24"/>
        </w:rPr>
      </w:pPr>
      <w:del w:id="3424" w:author="Haider Alhabibi" w:date="2022-02-07T09:27:00Z">
        <w:r w:rsidRPr="0024633A">
          <w:rPr>
            <w:rFonts w:cs="Tahoma"/>
            <w:b/>
            <w:color w:val="auto"/>
            <w:szCs w:val="24"/>
          </w:rPr>
          <w:lastRenderedPageBreak/>
          <w:delText>4</w:delText>
        </w:r>
        <w:r w:rsidR="008213EB" w:rsidRPr="0024633A">
          <w:rPr>
            <w:rFonts w:cs="Tahoma"/>
            <w:b/>
            <w:color w:val="auto"/>
            <w:szCs w:val="24"/>
          </w:rPr>
          <w:delText>19</w:delText>
        </w:r>
      </w:del>
      <w:ins w:id="3425" w:author="Haider Alhabibi" w:date="2022-02-07T09:27:00Z">
        <w:r w:rsidR="0066386E">
          <w:rPr>
            <w:rFonts w:cs="Tahoma"/>
            <w:b/>
            <w:color w:val="auto"/>
            <w:szCs w:val="24"/>
          </w:rPr>
          <w:t>422</w:t>
        </w:r>
      </w:ins>
      <w:r w:rsidRPr="0024633A">
        <w:rPr>
          <w:rFonts w:cs="Tahoma"/>
          <w:b/>
          <w:color w:val="auto"/>
          <w:szCs w:val="24"/>
        </w:rPr>
        <w:t>-A020007321B-000-001-M20001A-</w:t>
      </w:r>
      <w:r w:rsidR="00D239CC" w:rsidRPr="0024633A">
        <w:rPr>
          <w:rFonts w:cs="Tahoma"/>
          <w:b/>
          <w:color w:val="auto"/>
          <w:szCs w:val="24"/>
        </w:rPr>
        <w:t>M2</w:t>
      </w:r>
      <w:r w:rsidRPr="0024633A">
        <w:rPr>
          <w:rFonts w:cs="Tahoma"/>
          <w:b/>
          <w:color w:val="auto"/>
          <w:szCs w:val="24"/>
        </w:rPr>
        <w:t>0</w:t>
      </w:r>
      <w:r w:rsidR="00D239CC" w:rsidRPr="0024633A">
        <w:rPr>
          <w:rFonts w:cs="Tahoma"/>
          <w:b/>
          <w:color w:val="auto"/>
          <w:szCs w:val="24"/>
        </w:rPr>
        <w:t>B</w:t>
      </w:r>
      <w:r w:rsidR="00872829" w:rsidRPr="0024633A">
        <w:rPr>
          <w:rFonts w:cs="Tahoma"/>
          <w:b/>
          <w:color w:val="auto"/>
          <w:szCs w:val="24"/>
        </w:rPr>
        <w:t>:</w:t>
      </w:r>
    </w:p>
    <w:p w14:paraId="22C00B8D" w14:textId="77777777" w:rsidR="00E66898" w:rsidRPr="0024633A" w:rsidRDefault="00E66898" w:rsidP="00806688">
      <w:pPr>
        <w:pStyle w:val="ListParagraph"/>
        <w:numPr>
          <w:ilvl w:val="0"/>
          <w:numId w:val="59"/>
        </w:numPr>
        <w:spacing w:after="60"/>
        <w:rPr>
          <w:rFonts w:cs="Tahoma"/>
          <w:color w:val="auto"/>
          <w:szCs w:val="24"/>
        </w:rPr>
      </w:pPr>
      <w:r w:rsidRPr="0024633A">
        <w:rPr>
          <w:rFonts w:cs="Tahoma"/>
          <w:color w:val="auto"/>
          <w:szCs w:val="24"/>
        </w:rPr>
        <w:t>CF3R document associated with the parent CF2R document above</w:t>
      </w:r>
    </w:p>
    <w:p w14:paraId="3C87D9EB" w14:textId="77777777" w:rsidR="00E66898" w:rsidRPr="0024633A" w:rsidRDefault="00E66898" w:rsidP="00806688">
      <w:pPr>
        <w:pStyle w:val="ListParagraph"/>
        <w:numPr>
          <w:ilvl w:val="0"/>
          <w:numId w:val="59"/>
        </w:numPr>
        <w:spacing w:after="60"/>
        <w:rPr>
          <w:rFonts w:cs="Tahoma"/>
          <w:color w:val="auto"/>
          <w:szCs w:val="24"/>
        </w:rPr>
      </w:pPr>
      <w:r w:rsidRPr="0024633A">
        <w:rPr>
          <w:rFonts w:cs="Tahoma"/>
          <w:color w:val="auto"/>
          <w:szCs w:val="24"/>
        </w:rPr>
        <w:t>CF3R-MCH-20 document</w:t>
      </w:r>
    </w:p>
    <w:p w14:paraId="42BFE0F7" w14:textId="77777777" w:rsidR="00D239CC" w:rsidRPr="0024633A" w:rsidRDefault="00D239CC" w:rsidP="00806688">
      <w:pPr>
        <w:pStyle w:val="ListParagraph"/>
        <w:numPr>
          <w:ilvl w:val="0"/>
          <w:numId w:val="59"/>
        </w:numPr>
        <w:spacing w:after="240"/>
        <w:contextualSpacing w:val="0"/>
        <w:rPr>
          <w:rFonts w:cs="Tahoma"/>
          <w:color w:val="auto"/>
          <w:szCs w:val="24"/>
        </w:rPr>
      </w:pPr>
      <w:r w:rsidRPr="0024633A">
        <w:rPr>
          <w:rFonts w:cs="Tahoma"/>
          <w:color w:val="auto"/>
          <w:szCs w:val="24"/>
        </w:rPr>
        <w:t>Revision B</w:t>
      </w:r>
    </w:p>
    <w:p w14:paraId="56264057" w14:textId="0418FC6E" w:rsidR="00B518DF" w:rsidRPr="0024633A" w:rsidRDefault="00F82ED2" w:rsidP="00806688">
      <w:pPr>
        <w:pStyle w:val="ListParagraph"/>
        <w:numPr>
          <w:ilvl w:val="0"/>
          <w:numId w:val="58"/>
        </w:numPr>
        <w:spacing w:after="240"/>
        <w:rPr>
          <w:rFonts w:cs="Tahoma"/>
          <w:color w:val="auto"/>
          <w:szCs w:val="24"/>
        </w:rPr>
      </w:pPr>
      <w:r w:rsidRPr="0024633A">
        <w:rPr>
          <w:rFonts w:cs="Tahoma"/>
          <w:color w:val="auto"/>
          <w:szCs w:val="24"/>
        </w:rPr>
        <w:t xml:space="preserve">If the CF1R-ALT-02 is required as a child of a CF1R-ADD-01, then the </w:t>
      </w:r>
      <w:r w:rsidR="00126D15" w:rsidRPr="0024633A">
        <w:rPr>
          <w:rFonts w:cs="Tahoma"/>
          <w:color w:val="auto"/>
          <w:szCs w:val="24"/>
        </w:rPr>
        <w:t>CF1R-</w:t>
      </w:r>
      <w:r w:rsidRPr="0024633A">
        <w:rPr>
          <w:rFonts w:cs="Tahoma"/>
          <w:color w:val="auto"/>
          <w:szCs w:val="24"/>
        </w:rPr>
        <w:t xml:space="preserve">ALT-02 registration number must use the CF1R worksheet numbering </w:t>
      </w:r>
      <w:r w:rsidR="00AA6958" w:rsidRPr="0024633A">
        <w:rPr>
          <w:rFonts w:cs="Tahoma"/>
          <w:color w:val="auto"/>
          <w:szCs w:val="24"/>
        </w:rPr>
        <w:t>layout</w:t>
      </w:r>
      <w:r w:rsidRPr="0024633A">
        <w:rPr>
          <w:rFonts w:cs="Tahoma"/>
          <w:color w:val="auto"/>
          <w:szCs w:val="24"/>
        </w:rPr>
        <w:t xml:space="preserve"> shown in Figure 3-1, and any CF2R/CF3R documents that are children of the </w:t>
      </w:r>
      <w:r w:rsidR="00AA6958" w:rsidRPr="0024633A">
        <w:rPr>
          <w:rFonts w:cs="Tahoma"/>
          <w:color w:val="auto"/>
          <w:szCs w:val="24"/>
        </w:rPr>
        <w:t>CF1R-</w:t>
      </w:r>
      <w:r w:rsidRPr="0024633A">
        <w:rPr>
          <w:rFonts w:cs="Tahoma"/>
          <w:color w:val="auto"/>
          <w:szCs w:val="24"/>
        </w:rPr>
        <w:t>ADD-01</w:t>
      </w:r>
      <w:r w:rsidR="004A4EC0" w:rsidRPr="0024633A">
        <w:rPr>
          <w:rFonts w:cs="Tahoma"/>
          <w:color w:val="auto"/>
          <w:szCs w:val="24"/>
        </w:rPr>
        <w:t>/</w:t>
      </w:r>
      <w:r w:rsidR="00AA6958" w:rsidRPr="0024633A">
        <w:rPr>
          <w:rFonts w:cs="Tahoma"/>
          <w:color w:val="auto"/>
          <w:szCs w:val="24"/>
        </w:rPr>
        <w:t>CF1R-</w:t>
      </w:r>
      <w:r w:rsidR="004A4EC0" w:rsidRPr="0024633A">
        <w:rPr>
          <w:rFonts w:cs="Tahoma"/>
          <w:color w:val="auto"/>
          <w:szCs w:val="24"/>
        </w:rPr>
        <w:t>ALT-02</w:t>
      </w:r>
      <w:r w:rsidRPr="0024633A">
        <w:rPr>
          <w:rFonts w:cs="Tahoma"/>
          <w:color w:val="auto"/>
          <w:szCs w:val="24"/>
        </w:rPr>
        <w:t xml:space="preserve"> must use the </w:t>
      </w:r>
      <w:r w:rsidR="00AA6958" w:rsidRPr="0024633A">
        <w:rPr>
          <w:rFonts w:cs="Tahoma"/>
          <w:color w:val="auto"/>
          <w:szCs w:val="24"/>
        </w:rPr>
        <w:t>CF1R-</w:t>
      </w:r>
      <w:r w:rsidRPr="0024633A">
        <w:rPr>
          <w:rFonts w:cs="Tahoma"/>
          <w:color w:val="auto"/>
          <w:szCs w:val="24"/>
        </w:rPr>
        <w:t xml:space="preserve">ADD-01 “base” numbering </w:t>
      </w:r>
      <w:r w:rsidR="00AA6958" w:rsidRPr="0024633A">
        <w:rPr>
          <w:rFonts w:cs="Tahoma"/>
          <w:color w:val="auto"/>
          <w:szCs w:val="24"/>
        </w:rPr>
        <w:t>layout</w:t>
      </w:r>
      <w:r w:rsidRPr="0024633A">
        <w:rPr>
          <w:rFonts w:cs="Tahoma"/>
          <w:color w:val="auto"/>
          <w:szCs w:val="24"/>
        </w:rPr>
        <w:t xml:space="preserve"> shown in Figure 3-2. A </w:t>
      </w:r>
      <w:r w:rsidR="009F78E2" w:rsidRPr="0024633A">
        <w:rPr>
          <w:rFonts w:cs="Tahoma"/>
          <w:color w:val="auto"/>
          <w:szCs w:val="24"/>
        </w:rPr>
        <w:t>unique</w:t>
      </w:r>
      <w:r w:rsidRPr="0024633A">
        <w:rPr>
          <w:rFonts w:cs="Tahoma"/>
          <w:color w:val="auto"/>
          <w:szCs w:val="24"/>
        </w:rPr>
        <w:t xml:space="preserve"> dwelling unit identification number must be constrained to be the same on both the </w:t>
      </w:r>
      <w:r w:rsidR="00AA6958" w:rsidRPr="0024633A">
        <w:rPr>
          <w:rFonts w:cs="Tahoma"/>
          <w:color w:val="auto"/>
          <w:szCs w:val="24"/>
        </w:rPr>
        <w:t>CF1R</w:t>
      </w:r>
      <w:r w:rsidRPr="0024633A">
        <w:rPr>
          <w:rFonts w:cs="Tahoma"/>
          <w:color w:val="auto"/>
          <w:szCs w:val="24"/>
        </w:rPr>
        <w:t>-ALT-02 parent and the CF2R/CF3R chil</w:t>
      </w:r>
      <w:r w:rsidR="003E21E9" w:rsidRPr="0024633A">
        <w:rPr>
          <w:rFonts w:cs="Tahoma"/>
          <w:color w:val="auto"/>
          <w:szCs w:val="24"/>
        </w:rPr>
        <w:t xml:space="preserve">dren documents for </w:t>
      </w:r>
      <w:r w:rsidR="00BA2614" w:rsidRPr="0024633A">
        <w:rPr>
          <w:rFonts w:cs="Tahoma"/>
          <w:color w:val="auto"/>
          <w:szCs w:val="24"/>
        </w:rPr>
        <w:t>each</w:t>
      </w:r>
      <w:r w:rsidR="003E21E9" w:rsidRPr="0024633A">
        <w:rPr>
          <w:rFonts w:cs="Tahoma"/>
          <w:color w:val="auto"/>
          <w:szCs w:val="24"/>
        </w:rPr>
        <w:t xml:space="preserve"> dwelling.</w:t>
      </w:r>
      <w:r w:rsidR="00511EF2" w:rsidRPr="0024633A">
        <w:rPr>
          <w:rFonts w:cs="Tahoma"/>
          <w:color w:val="auto"/>
          <w:szCs w:val="24"/>
        </w:rPr>
        <w:t xml:space="preserve">  </w:t>
      </w:r>
    </w:p>
    <w:p w14:paraId="147F36EE" w14:textId="77777777" w:rsidR="00B518DF" w:rsidRPr="0024633A" w:rsidRDefault="00B518DF" w:rsidP="00EB6FD4">
      <w:pPr>
        <w:spacing w:before="240" w:after="240"/>
        <w:ind w:left="720"/>
        <w:rPr>
          <w:rFonts w:cs="Tahoma"/>
          <w:color w:val="auto"/>
          <w:szCs w:val="24"/>
        </w:rPr>
      </w:pPr>
      <w:r w:rsidRPr="0024633A">
        <w:rPr>
          <w:rFonts w:cs="Tahoma"/>
          <w:color w:val="auto"/>
          <w:szCs w:val="24"/>
        </w:rPr>
        <w:t xml:space="preserve">A </w:t>
      </w:r>
      <w:proofErr w:type="gramStart"/>
      <w:r w:rsidRPr="0024633A">
        <w:rPr>
          <w:rFonts w:cs="Tahoma"/>
          <w:color w:val="auto"/>
          <w:szCs w:val="24"/>
        </w:rPr>
        <w:t>single family</w:t>
      </w:r>
      <w:proofErr w:type="gramEnd"/>
      <w:r w:rsidRPr="0024633A">
        <w:rPr>
          <w:rFonts w:cs="Tahoma"/>
          <w:color w:val="auto"/>
          <w:szCs w:val="24"/>
        </w:rPr>
        <w:t xml:space="preserve"> example follows.</w:t>
      </w:r>
    </w:p>
    <w:p w14:paraId="6F6AFC75" w14:textId="238F12BC" w:rsidR="00F82ED2" w:rsidRPr="0024633A" w:rsidRDefault="00F82ED2" w:rsidP="00F82ED2">
      <w:pPr>
        <w:spacing w:before="240" w:after="60"/>
        <w:ind w:left="720"/>
        <w:rPr>
          <w:rFonts w:cs="Tahoma"/>
          <w:b/>
          <w:color w:val="auto"/>
          <w:szCs w:val="24"/>
        </w:rPr>
      </w:pPr>
      <w:del w:id="3426" w:author="Haider Alhabibi" w:date="2022-02-07T09:27:00Z">
        <w:r w:rsidRPr="0024633A">
          <w:rPr>
            <w:rFonts w:cs="Tahoma"/>
            <w:b/>
            <w:color w:val="auto"/>
            <w:szCs w:val="24"/>
          </w:rPr>
          <w:delText>4</w:delText>
        </w:r>
        <w:r w:rsidR="008213EB" w:rsidRPr="0024633A">
          <w:rPr>
            <w:rFonts w:cs="Tahoma"/>
            <w:b/>
            <w:color w:val="auto"/>
            <w:szCs w:val="24"/>
          </w:rPr>
          <w:delText>19</w:delText>
        </w:r>
      </w:del>
      <w:ins w:id="3427" w:author="Haider Alhabibi" w:date="2022-02-07T09:27:00Z">
        <w:r w:rsidR="0066386E">
          <w:rPr>
            <w:rFonts w:cs="Tahoma"/>
            <w:b/>
            <w:color w:val="auto"/>
            <w:szCs w:val="24"/>
          </w:rPr>
          <w:t>422</w:t>
        </w:r>
      </w:ins>
      <w:r w:rsidRPr="0024633A">
        <w:rPr>
          <w:rFonts w:cs="Tahoma"/>
          <w:b/>
          <w:color w:val="auto"/>
          <w:szCs w:val="24"/>
        </w:rPr>
        <w:t>-D010007322B-000-000-0000000-0000:</w:t>
      </w:r>
    </w:p>
    <w:p w14:paraId="766416F3" w14:textId="77777777" w:rsidR="00F82ED2" w:rsidRPr="0024633A" w:rsidRDefault="00F82ED2" w:rsidP="00806688">
      <w:pPr>
        <w:pStyle w:val="ListParagraph"/>
        <w:numPr>
          <w:ilvl w:val="0"/>
          <w:numId w:val="59"/>
        </w:numPr>
        <w:spacing w:afterLines="60" w:after="144"/>
        <w:rPr>
          <w:rFonts w:cs="Tahoma"/>
          <w:color w:val="auto"/>
          <w:szCs w:val="24"/>
        </w:rPr>
      </w:pPr>
      <w:r w:rsidRPr="0024633A">
        <w:rPr>
          <w:rFonts w:cs="Tahoma"/>
          <w:color w:val="auto"/>
          <w:szCs w:val="24"/>
        </w:rPr>
        <w:t>Parent CF1R document</w:t>
      </w:r>
    </w:p>
    <w:p w14:paraId="78D1719E" w14:textId="77777777" w:rsidR="00F82ED2" w:rsidRPr="0024633A" w:rsidRDefault="00F82ED2" w:rsidP="00806688">
      <w:pPr>
        <w:pStyle w:val="ListParagraph"/>
        <w:numPr>
          <w:ilvl w:val="0"/>
          <w:numId w:val="59"/>
        </w:numPr>
        <w:spacing w:afterLines="60" w:after="144"/>
        <w:rPr>
          <w:rFonts w:cs="Tahoma"/>
          <w:color w:val="auto"/>
          <w:szCs w:val="24"/>
        </w:rPr>
      </w:pPr>
      <w:r w:rsidRPr="0024633A">
        <w:rPr>
          <w:rFonts w:cs="Tahoma"/>
          <w:color w:val="auto"/>
          <w:szCs w:val="24"/>
        </w:rPr>
        <w:t>CHEERS Provider</w:t>
      </w:r>
    </w:p>
    <w:p w14:paraId="1600B8A8" w14:textId="6313928B" w:rsidR="00F82ED2" w:rsidRPr="0024633A" w:rsidRDefault="00F82ED2" w:rsidP="00806688">
      <w:pPr>
        <w:pStyle w:val="ListParagraph"/>
        <w:numPr>
          <w:ilvl w:val="0"/>
          <w:numId w:val="59"/>
        </w:numPr>
        <w:spacing w:afterLines="60" w:after="144"/>
        <w:rPr>
          <w:rFonts w:cs="Tahoma"/>
          <w:color w:val="auto"/>
          <w:szCs w:val="24"/>
        </w:rPr>
      </w:pPr>
      <w:r w:rsidRPr="0024633A">
        <w:rPr>
          <w:rFonts w:cs="Tahoma"/>
          <w:color w:val="auto"/>
          <w:szCs w:val="24"/>
        </w:rPr>
        <w:t xml:space="preserve">Year </w:t>
      </w:r>
      <w:del w:id="3428" w:author="Alhabibi, Haider@Energy" w:date="2022-03-18T12:08:00Z">
        <w:r w:rsidR="00507E8E" w:rsidRPr="0024633A" w:rsidDel="004E3782">
          <w:rPr>
            <w:rFonts w:cs="Tahoma"/>
            <w:color w:val="auto"/>
            <w:szCs w:val="24"/>
          </w:rPr>
          <w:delText>2019</w:delText>
        </w:r>
      </w:del>
      <w:ins w:id="3429" w:author="Alhabibi, Haider@Energy" w:date="2022-03-18T12:08:00Z">
        <w:r w:rsidR="004E3782" w:rsidRPr="0024633A">
          <w:rPr>
            <w:rFonts w:cs="Tahoma"/>
            <w:color w:val="auto"/>
            <w:szCs w:val="24"/>
          </w:rPr>
          <w:t>20</w:t>
        </w:r>
        <w:r w:rsidR="004E3782">
          <w:rPr>
            <w:rFonts w:cs="Tahoma"/>
            <w:color w:val="auto"/>
            <w:szCs w:val="24"/>
          </w:rPr>
          <w:t>22</w:t>
        </w:r>
      </w:ins>
    </w:p>
    <w:p w14:paraId="34B8BB0E" w14:textId="77777777" w:rsidR="00F82ED2" w:rsidRPr="0024633A" w:rsidRDefault="00F82ED2" w:rsidP="00806688">
      <w:pPr>
        <w:pStyle w:val="ListParagraph"/>
        <w:numPr>
          <w:ilvl w:val="0"/>
          <w:numId w:val="59"/>
        </w:numPr>
        <w:spacing w:afterLines="60" w:after="144"/>
        <w:rPr>
          <w:rFonts w:cs="Tahoma"/>
          <w:color w:val="auto"/>
          <w:szCs w:val="24"/>
        </w:rPr>
      </w:pPr>
      <w:r w:rsidRPr="0024633A">
        <w:rPr>
          <w:rFonts w:cs="Tahoma"/>
          <w:color w:val="auto"/>
          <w:szCs w:val="24"/>
        </w:rPr>
        <w:tab/>
        <w:t>Prescriptive CF1R document (</w:t>
      </w:r>
      <w:r w:rsidR="00556F59" w:rsidRPr="0024633A">
        <w:rPr>
          <w:rFonts w:cs="Tahoma"/>
          <w:color w:val="auto"/>
          <w:szCs w:val="24"/>
        </w:rPr>
        <w:t>CF1R-</w:t>
      </w:r>
      <w:r w:rsidRPr="0024633A">
        <w:rPr>
          <w:rFonts w:cs="Tahoma"/>
          <w:color w:val="auto"/>
          <w:szCs w:val="24"/>
        </w:rPr>
        <w:t>ADD-01)</w:t>
      </w:r>
    </w:p>
    <w:p w14:paraId="2DECE081" w14:textId="77777777" w:rsidR="00F82ED2" w:rsidRPr="0024633A" w:rsidRDefault="00F82ED2" w:rsidP="00806688">
      <w:pPr>
        <w:pStyle w:val="ListParagraph"/>
        <w:numPr>
          <w:ilvl w:val="0"/>
          <w:numId w:val="59"/>
        </w:numPr>
        <w:spacing w:afterLines="60" w:after="144"/>
        <w:rPr>
          <w:rFonts w:cs="Tahoma"/>
          <w:color w:val="auto"/>
          <w:szCs w:val="24"/>
        </w:rPr>
      </w:pPr>
      <w:r w:rsidRPr="0024633A">
        <w:rPr>
          <w:rFonts w:cs="Tahoma"/>
          <w:color w:val="auto"/>
          <w:szCs w:val="24"/>
        </w:rPr>
        <w:t>sequential number 7322</w:t>
      </w:r>
    </w:p>
    <w:p w14:paraId="736D7539" w14:textId="77777777" w:rsidR="00F82ED2" w:rsidRPr="0024633A" w:rsidRDefault="00F82ED2" w:rsidP="00806688">
      <w:pPr>
        <w:pStyle w:val="ListParagraph"/>
        <w:numPr>
          <w:ilvl w:val="0"/>
          <w:numId w:val="60"/>
        </w:numPr>
        <w:spacing w:afterLines="60" w:after="144"/>
        <w:rPr>
          <w:rFonts w:cs="Tahoma"/>
          <w:color w:val="auto"/>
          <w:szCs w:val="24"/>
        </w:rPr>
      </w:pPr>
      <w:r w:rsidRPr="0024633A">
        <w:rPr>
          <w:rFonts w:cs="Tahoma"/>
          <w:color w:val="auto"/>
          <w:szCs w:val="24"/>
        </w:rPr>
        <w:t>revision B</w:t>
      </w:r>
    </w:p>
    <w:p w14:paraId="49370D08" w14:textId="73851F02" w:rsidR="00F82ED2" w:rsidRPr="0024633A" w:rsidRDefault="00F82ED2" w:rsidP="00F82ED2">
      <w:pPr>
        <w:spacing w:before="240" w:after="60"/>
        <w:ind w:left="720"/>
        <w:rPr>
          <w:rFonts w:cs="Tahoma"/>
          <w:b/>
          <w:color w:val="auto"/>
          <w:szCs w:val="24"/>
        </w:rPr>
      </w:pPr>
      <w:del w:id="3430" w:author="Haider Alhabibi" w:date="2022-02-07T09:27:00Z">
        <w:r w:rsidRPr="0024633A">
          <w:rPr>
            <w:rFonts w:cs="Tahoma"/>
            <w:b/>
            <w:color w:val="auto"/>
            <w:szCs w:val="24"/>
          </w:rPr>
          <w:delText>4</w:delText>
        </w:r>
        <w:r w:rsidR="008213EB" w:rsidRPr="0024633A">
          <w:rPr>
            <w:rFonts w:cs="Tahoma"/>
            <w:b/>
            <w:color w:val="auto"/>
            <w:szCs w:val="24"/>
          </w:rPr>
          <w:delText>19</w:delText>
        </w:r>
      </w:del>
      <w:ins w:id="3431" w:author="Haider Alhabibi" w:date="2022-02-07T09:27:00Z">
        <w:r w:rsidR="0066386E">
          <w:rPr>
            <w:rFonts w:cs="Tahoma"/>
            <w:b/>
            <w:color w:val="auto"/>
            <w:szCs w:val="24"/>
          </w:rPr>
          <w:t>422</w:t>
        </w:r>
      </w:ins>
      <w:r w:rsidRPr="0024633A">
        <w:rPr>
          <w:rFonts w:cs="Tahoma"/>
          <w:b/>
          <w:color w:val="auto"/>
          <w:szCs w:val="24"/>
        </w:rPr>
        <w:t>-D010007322B-A0200</w:t>
      </w:r>
      <w:r w:rsidR="003E21E9" w:rsidRPr="0024633A">
        <w:rPr>
          <w:rFonts w:cs="Tahoma"/>
          <w:b/>
          <w:color w:val="auto"/>
          <w:szCs w:val="24"/>
        </w:rPr>
        <w:t>1</w:t>
      </w:r>
      <w:r w:rsidRPr="0024633A">
        <w:rPr>
          <w:rFonts w:cs="Tahoma"/>
          <w:b/>
          <w:color w:val="auto"/>
          <w:szCs w:val="24"/>
        </w:rPr>
        <w:t>A</w:t>
      </w:r>
    </w:p>
    <w:p w14:paraId="5FFBD986" w14:textId="77777777" w:rsidR="00F82ED2" w:rsidRPr="0024633A" w:rsidRDefault="00F82ED2" w:rsidP="00806688">
      <w:pPr>
        <w:pStyle w:val="ListParagraph"/>
        <w:numPr>
          <w:ilvl w:val="0"/>
          <w:numId w:val="61"/>
        </w:numPr>
        <w:rPr>
          <w:rFonts w:cs="Tahoma"/>
          <w:color w:val="auto"/>
          <w:szCs w:val="24"/>
        </w:rPr>
      </w:pPr>
      <w:r w:rsidRPr="0024633A">
        <w:rPr>
          <w:rFonts w:cs="Tahoma"/>
          <w:color w:val="auto"/>
          <w:szCs w:val="24"/>
        </w:rPr>
        <w:t>Child CF1R document (</w:t>
      </w:r>
      <w:r w:rsidR="00E11575" w:rsidRPr="0024633A">
        <w:rPr>
          <w:rFonts w:cs="Tahoma"/>
          <w:color w:val="auto"/>
          <w:szCs w:val="24"/>
        </w:rPr>
        <w:t>CF1R-</w:t>
      </w:r>
      <w:r w:rsidRPr="0024633A">
        <w:rPr>
          <w:rFonts w:cs="Tahoma"/>
          <w:color w:val="auto"/>
          <w:szCs w:val="24"/>
        </w:rPr>
        <w:t>ALT-02) associated with parent CF1R-ADD-01 above</w:t>
      </w:r>
    </w:p>
    <w:p w14:paraId="5BD4DFEA" w14:textId="77777777" w:rsidR="00F82ED2" w:rsidRPr="0024633A" w:rsidRDefault="00F82ED2" w:rsidP="00806688">
      <w:pPr>
        <w:pStyle w:val="ListParagraph"/>
        <w:numPr>
          <w:ilvl w:val="0"/>
          <w:numId w:val="61"/>
        </w:numPr>
        <w:rPr>
          <w:rFonts w:cs="Tahoma"/>
          <w:color w:val="auto"/>
          <w:szCs w:val="24"/>
        </w:rPr>
      </w:pPr>
      <w:r w:rsidRPr="0024633A">
        <w:rPr>
          <w:rFonts w:cs="Tahoma"/>
          <w:color w:val="auto"/>
          <w:szCs w:val="24"/>
        </w:rPr>
        <w:t xml:space="preserve">Dwelling unit identification number </w:t>
      </w:r>
      <w:r w:rsidRPr="0024633A">
        <w:rPr>
          <w:rFonts w:cs="Tahoma"/>
          <w:b/>
          <w:color w:val="auto"/>
          <w:szCs w:val="24"/>
        </w:rPr>
        <w:t>00</w:t>
      </w:r>
      <w:r w:rsidR="003E21E9" w:rsidRPr="0024633A">
        <w:rPr>
          <w:rFonts w:cs="Tahoma"/>
          <w:b/>
          <w:color w:val="auto"/>
          <w:szCs w:val="24"/>
        </w:rPr>
        <w:t>1</w:t>
      </w:r>
    </w:p>
    <w:p w14:paraId="109F05FA" w14:textId="77777777" w:rsidR="00F82ED2" w:rsidRPr="0024633A" w:rsidRDefault="00F82ED2" w:rsidP="00806688">
      <w:pPr>
        <w:pStyle w:val="ListParagraph"/>
        <w:numPr>
          <w:ilvl w:val="0"/>
          <w:numId w:val="61"/>
        </w:numPr>
        <w:rPr>
          <w:rFonts w:cs="Tahoma"/>
          <w:color w:val="auto"/>
          <w:szCs w:val="24"/>
        </w:rPr>
      </w:pPr>
      <w:r w:rsidRPr="0024633A">
        <w:rPr>
          <w:rFonts w:cs="Tahoma"/>
          <w:color w:val="auto"/>
          <w:szCs w:val="24"/>
        </w:rPr>
        <w:t>Revision A</w:t>
      </w:r>
    </w:p>
    <w:p w14:paraId="3FB505DC" w14:textId="114AC303" w:rsidR="00F82ED2" w:rsidRPr="0024633A" w:rsidRDefault="00F82ED2" w:rsidP="00F82ED2">
      <w:pPr>
        <w:spacing w:before="240" w:after="60"/>
        <w:ind w:left="720"/>
        <w:rPr>
          <w:rFonts w:cs="Tahoma"/>
          <w:b/>
          <w:color w:val="auto"/>
          <w:szCs w:val="24"/>
        </w:rPr>
      </w:pPr>
      <w:del w:id="3432" w:author="Haider Alhabibi" w:date="2022-02-07T09:27:00Z">
        <w:r w:rsidRPr="0024633A">
          <w:rPr>
            <w:rFonts w:cs="Tahoma"/>
            <w:b/>
            <w:color w:val="auto"/>
            <w:szCs w:val="24"/>
          </w:rPr>
          <w:delText>4</w:delText>
        </w:r>
        <w:r w:rsidR="008213EB" w:rsidRPr="0024633A">
          <w:rPr>
            <w:rFonts w:cs="Tahoma"/>
            <w:b/>
            <w:color w:val="auto"/>
            <w:szCs w:val="24"/>
          </w:rPr>
          <w:delText>19</w:delText>
        </w:r>
      </w:del>
      <w:ins w:id="3433" w:author="Haider Alhabibi" w:date="2022-02-07T09:27:00Z">
        <w:r w:rsidR="0066386E">
          <w:rPr>
            <w:rFonts w:cs="Tahoma"/>
            <w:b/>
            <w:color w:val="auto"/>
            <w:szCs w:val="24"/>
          </w:rPr>
          <w:t>422</w:t>
        </w:r>
      </w:ins>
      <w:r w:rsidRPr="0024633A">
        <w:rPr>
          <w:rFonts w:cs="Tahoma"/>
          <w:b/>
          <w:color w:val="auto"/>
          <w:szCs w:val="24"/>
        </w:rPr>
        <w:t>-D010007322B-00</w:t>
      </w:r>
      <w:r w:rsidR="003E21E9" w:rsidRPr="0024633A">
        <w:rPr>
          <w:rFonts w:cs="Tahoma"/>
          <w:b/>
          <w:color w:val="auto"/>
          <w:szCs w:val="24"/>
        </w:rPr>
        <w:t>0</w:t>
      </w:r>
      <w:r w:rsidRPr="0024633A">
        <w:rPr>
          <w:rFonts w:cs="Tahoma"/>
          <w:b/>
          <w:color w:val="auto"/>
          <w:szCs w:val="24"/>
        </w:rPr>
        <w:t>-00</w:t>
      </w:r>
      <w:r w:rsidR="003E21E9" w:rsidRPr="0024633A">
        <w:rPr>
          <w:rFonts w:cs="Tahoma"/>
          <w:b/>
          <w:color w:val="auto"/>
          <w:szCs w:val="24"/>
        </w:rPr>
        <w:t>1</w:t>
      </w:r>
      <w:r w:rsidRPr="0024633A">
        <w:rPr>
          <w:rFonts w:cs="Tahoma"/>
          <w:b/>
          <w:color w:val="auto"/>
          <w:szCs w:val="24"/>
        </w:rPr>
        <w:t>-M20001A-0000</w:t>
      </w:r>
    </w:p>
    <w:p w14:paraId="1EAEB20C" w14:textId="77777777" w:rsidR="003E21E9" w:rsidRPr="0024633A" w:rsidRDefault="00F82ED2" w:rsidP="00806688">
      <w:pPr>
        <w:pStyle w:val="ListParagraph"/>
        <w:numPr>
          <w:ilvl w:val="0"/>
          <w:numId w:val="59"/>
        </w:numPr>
        <w:rPr>
          <w:rFonts w:cs="Tahoma"/>
          <w:color w:val="auto"/>
          <w:szCs w:val="24"/>
        </w:rPr>
      </w:pPr>
      <w:r w:rsidRPr="0024633A">
        <w:rPr>
          <w:rFonts w:cs="Tahoma"/>
          <w:color w:val="auto"/>
          <w:szCs w:val="24"/>
        </w:rPr>
        <w:t>CF2R document associated with the parent CF1R-ALT-02 above</w:t>
      </w:r>
    </w:p>
    <w:p w14:paraId="2EF14A21" w14:textId="77777777" w:rsidR="003E21E9" w:rsidRPr="0024633A" w:rsidRDefault="003E21E9" w:rsidP="00806688">
      <w:pPr>
        <w:pStyle w:val="ListParagraph"/>
        <w:numPr>
          <w:ilvl w:val="0"/>
          <w:numId w:val="59"/>
        </w:numPr>
        <w:rPr>
          <w:rFonts w:cs="Tahoma"/>
          <w:color w:val="auto"/>
          <w:szCs w:val="24"/>
        </w:rPr>
      </w:pPr>
      <w:r w:rsidRPr="0024633A">
        <w:rPr>
          <w:rFonts w:cs="Tahoma"/>
          <w:color w:val="auto"/>
          <w:szCs w:val="24"/>
        </w:rPr>
        <w:t>Single family dwelling unit</w:t>
      </w:r>
    </w:p>
    <w:p w14:paraId="79B5B0AC" w14:textId="77777777" w:rsidR="003E21E9" w:rsidRPr="0024633A" w:rsidRDefault="003E21E9" w:rsidP="00806688">
      <w:pPr>
        <w:pStyle w:val="ListParagraph"/>
        <w:numPr>
          <w:ilvl w:val="0"/>
          <w:numId w:val="59"/>
        </w:numPr>
        <w:rPr>
          <w:rFonts w:cs="Tahoma"/>
          <w:color w:val="auto"/>
          <w:szCs w:val="24"/>
        </w:rPr>
      </w:pPr>
      <w:r w:rsidRPr="0024633A">
        <w:rPr>
          <w:rFonts w:cs="Tahoma"/>
          <w:color w:val="auto"/>
          <w:szCs w:val="24"/>
        </w:rPr>
        <w:t xml:space="preserve">Dwelling unit identification number </w:t>
      </w:r>
      <w:r w:rsidRPr="0024633A">
        <w:rPr>
          <w:rFonts w:cs="Tahoma"/>
          <w:b/>
          <w:color w:val="auto"/>
          <w:szCs w:val="24"/>
        </w:rPr>
        <w:t>001</w:t>
      </w:r>
      <w:r w:rsidRPr="0024633A">
        <w:rPr>
          <w:rFonts w:cs="Tahoma"/>
          <w:color w:val="auto"/>
          <w:szCs w:val="24"/>
        </w:rPr>
        <w:t xml:space="preserve"> (constrained to be the same as parent ALT-02)</w:t>
      </w:r>
    </w:p>
    <w:p w14:paraId="4A47AAC6" w14:textId="77777777" w:rsidR="003E21E9" w:rsidRPr="0024633A" w:rsidRDefault="003E21E9" w:rsidP="00806688">
      <w:pPr>
        <w:pStyle w:val="ListParagraph"/>
        <w:numPr>
          <w:ilvl w:val="0"/>
          <w:numId w:val="59"/>
        </w:numPr>
        <w:rPr>
          <w:rFonts w:cs="Tahoma"/>
          <w:color w:val="auto"/>
          <w:szCs w:val="24"/>
        </w:rPr>
      </w:pPr>
      <w:r w:rsidRPr="0024633A">
        <w:rPr>
          <w:rFonts w:cs="Tahoma"/>
          <w:color w:val="auto"/>
          <w:szCs w:val="24"/>
        </w:rPr>
        <w:t>CF2R-MCH-20 document</w:t>
      </w:r>
    </w:p>
    <w:p w14:paraId="3A6F442C" w14:textId="77777777" w:rsidR="003E21E9" w:rsidRPr="0024633A" w:rsidRDefault="003E21E9" w:rsidP="00806688">
      <w:pPr>
        <w:pStyle w:val="ListParagraph"/>
        <w:numPr>
          <w:ilvl w:val="0"/>
          <w:numId w:val="59"/>
        </w:numPr>
        <w:rPr>
          <w:rFonts w:cs="Tahoma"/>
          <w:color w:val="auto"/>
          <w:szCs w:val="24"/>
        </w:rPr>
      </w:pPr>
      <w:r w:rsidRPr="0024633A">
        <w:rPr>
          <w:rFonts w:cs="Tahoma"/>
          <w:color w:val="auto"/>
          <w:szCs w:val="24"/>
        </w:rPr>
        <w:t>CF2R sequential number 001</w:t>
      </w:r>
    </w:p>
    <w:p w14:paraId="59972872" w14:textId="77777777" w:rsidR="00F82ED2" w:rsidRPr="0024633A" w:rsidRDefault="003E21E9" w:rsidP="00806688">
      <w:pPr>
        <w:pStyle w:val="ListParagraph"/>
        <w:numPr>
          <w:ilvl w:val="0"/>
          <w:numId w:val="59"/>
        </w:numPr>
        <w:contextualSpacing w:val="0"/>
        <w:rPr>
          <w:rFonts w:cs="Tahoma"/>
          <w:color w:val="auto"/>
          <w:szCs w:val="24"/>
        </w:rPr>
      </w:pPr>
      <w:r w:rsidRPr="0024633A">
        <w:rPr>
          <w:rFonts w:cs="Tahoma"/>
          <w:color w:val="auto"/>
          <w:szCs w:val="24"/>
        </w:rPr>
        <w:t>Revision A</w:t>
      </w:r>
    </w:p>
    <w:p w14:paraId="16F77CCD" w14:textId="24D531BA" w:rsidR="00F82ED2" w:rsidRPr="0024633A" w:rsidRDefault="00F82ED2" w:rsidP="00F82ED2">
      <w:pPr>
        <w:spacing w:before="240" w:after="60"/>
        <w:ind w:left="720"/>
        <w:rPr>
          <w:rFonts w:cs="Tahoma"/>
          <w:b/>
          <w:color w:val="auto"/>
          <w:szCs w:val="24"/>
        </w:rPr>
      </w:pPr>
      <w:del w:id="3434" w:author="Haider Alhabibi" w:date="2022-02-07T09:27:00Z">
        <w:r w:rsidRPr="0024633A">
          <w:rPr>
            <w:rFonts w:cs="Tahoma"/>
            <w:b/>
            <w:color w:val="auto"/>
            <w:szCs w:val="24"/>
          </w:rPr>
          <w:delText>4</w:delText>
        </w:r>
        <w:r w:rsidR="008213EB" w:rsidRPr="0024633A">
          <w:rPr>
            <w:rFonts w:cs="Tahoma"/>
            <w:b/>
            <w:color w:val="auto"/>
            <w:szCs w:val="24"/>
          </w:rPr>
          <w:delText>19</w:delText>
        </w:r>
      </w:del>
      <w:ins w:id="3435" w:author="Haider Alhabibi" w:date="2022-02-07T09:27:00Z">
        <w:r w:rsidR="0066386E">
          <w:rPr>
            <w:rFonts w:cs="Tahoma"/>
            <w:b/>
            <w:color w:val="auto"/>
            <w:szCs w:val="24"/>
          </w:rPr>
          <w:t>422</w:t>
        </w:r>
      </w:ins>
      <w:r w:rsidRPr="0024633A">
        <w:rPr>
          <w:rFonts w:cs="Tahoma"/>
          <w:b/>
          <w:color w:val="auto"/>
          <w:szCs w:val="24"/>
        </w:rPr>
        <w:t>-D020007322B-00</w:t>
      </w:r>
      <w:r w:rsidR="003E21E9" w:rsidRPr="0024633A">
        <w:rPr>
          <w:rFonts w:cs="Tahoma"/>
          <w:b/>
          <w:color w:val="auto"/>
          <w:szCs w:val="24"/>
        </w:rPr>
        <w:t>0</w:t>
      </w:r>
      <w:r w:rsidRPr="0024633A">
        <w:rPr>
          <w:rFonts w:cs="Tahoma"/>
          <w:b/>
          <w:color w:val="auto"/>
          <w:szCs w:val="24"/>
        </w:rPr>
        <w:t>-00</w:t>
      </w:r>
      <w:r w:rsidR="003E21E9" w:rsidRPr="0024633A">
        <w:rPr>
          <w:rFonts w:cs="Tahoma"/>
          <w:b/>
          <w:color w:val="auto"/>
          <w:szCs w:val="24"/>
        </w:rPr>
        <w:t>1</w:t>
      </w:r>
      <w:r w:rsidRPr="0024633A">
        <w:rPr>
          <w:rFonts w:cs="Tahoma"/>
          <w:b/>
          <w:color w:val="auto"/>
          <w:szCs w:val="24"/>
        </w:rPr>
        <w:t>-M20001A-M20B:</w:t>
      </w:r>
    </w:p>
    <w:p w14:paraId="2F7B80B7" w14:textId="77777777" w:rsidR="00F82ED2" w:rsidRPr="0024633A" w:rsidRDefault="00F82ED2" w:rsidP="00806688">
      <w:pPr>
        <w:pStyle w:val="ListParagraph"/>
        <w:numPr>
          <w:ilvl w:val="0"/>
          <w:numId w:val="59"/>
        </w:numPr>
        <w:spacing w:after="60"/>
        <w:rPr>
          <w:rFonts w:cs="Tahoma"/>
          <w:color w:val="auto"/>
          <w:szCs w:val="24"/>
        </w:rPr>
      </w:pPr>
      <w:r w:rsidRPr="0024633A">
        <w:rPr>
          <w:rFonts w:cs="Tahoma"/>
          <w:color w:val="auto"/>
          <w:szCs w:val="24"/>
        </w:rPr>
        <w:t>CF3R document associated with the parent CF2R document above</w:t>
      </w:r>
    </w:p>
    <w:p w14:paraId="3005C7D2" w14:textId="77777777" w:rsidR="00F82ED2" w:rsidRPr="0024633A" w:rsidRDefault="00F82ED2" w:rsidP="00806688">
      <w:pPr>
        <w:pStyle w:val="ListParagraph"/>
        <w:numPr>
          <w:ilvl w:val="0"/>
          <w:numId w:val="59"/>
        </w:numPr>
        <w:spacing w:after="60"/>
        <w:rPr>
          <w:rFonts w:cs="Tahoma"/>
          <w:color w:val="auto"/>
          <w:szCs w:val="24"/>
        </w:rPr>
      </w:pPr>
      <w:r w:rsidRPr="0024633A">
        <w:rPr>
          <w:rFonts w:cs="Tahoma"/>
          <w:color w:val="auto"/>
          <w:szCs w:val="24"/>
        </w:rPr>
        <w:t>CF3R-MCH-20 document</w:t>
      </w:r>
    </w:p>
    <w:p w14:paraId="7C761311" w14:textId="360DF924" w:rsidR="00F82ED2" w:rsidRPr="00EB6FD4" w:rsidRDefault="00F82ED2" w:rsidP="00806688">
      <w:pPr>
        <w:pStyle w:val="ListParagraph"/>
        <w:numPr>
          <w:ilvl w:val="0"/>
          <w:numId w:val="59"/>
        </w:numPr>
        <w:spacing w:after="60"/>
        <w:rPr>
          <w:rFonts w:cs="Tahoma"/>
          <w:color w:val="auto"/>
          <w:szCs w:val="24"/>
        </w:rPr>
      </w:pPr>
      <w:r w:rsidRPr="0024633A">
        <w:rPr>
          <w:rFonts w:cs="Tahoma"/>
          <w:color w:val="auto"/>
          <w:szCs w:val="24"/>
        </w:rPr>
        <w:t>Revision B</w:t>
      </w:r>
    </w:p>
    <w:p w14:paraId="4FA70906" w14:textId="2DBBE9F7" w:rsidR="00B518DF" w:rsidRPr="00EB6FD4" w:rsidRDefault="00204FD2" w:rsidP="00806688">
      <w:pPr>
        <w:pStyle w:val="ListParagraph"/>
        <w:numPr>
          <w:ilvl w:val="0"/>
          <w:numId w:val="58"/>
        </w:numPr>
        <w:spacing w:before="240" w:after="240"/>
        <w:contextualSpacing w:val="0"/>
        <w:rPr>
          <w:rFonts w:cs="Tahoma"/>
          <w:color w:val="auto"/>
        </w:rPr>
      </w:pPr>
      <w:r w:rsidRPr="445D7073">
        <w:rPr>
          <w:rFonts w:cs="Tahoma"/>
          <w:color w:val="auto"/>
        </w:rPr>
        <w:t xml:space="preserve">If the </w:t>
      </w:r>
      <w:r w:rsidR="00722523" w:rsidRPr="445D7073">
        <w:rPr>
          <w:rFonts w:cs="Tahoma"/>
          <w:color w:val="auto"/>
        </w:rPr>
        <w:t>CF1R-</w:t>
      </w:r>
      <w:r w:rsidRPr="445D7073">
        <w:rPr>
          <w:rFonts w:cs="Tahoma"/>
          <w:color w:val="auto"/>
        </w:rPr>
        <w:t xml:space="preserve">ALT-02 is </w:t>
      </w:r>
      <w:r w:rsidR="00465DDB" w:rsidRPr="445D7073">
        <w:rPr>
          <w:rFonts w:cs="Tahoma"/>
          <w:color w:val="auto"/>
        </w:rPr>
        <w:t>required as a child of a</w:t>
      </w:r>
      <w:r w:rsidRPr="445D7073">
        <w:rPr>
          <w:rFonts w:cs="Tahoma"/>
          <w:color w:val="auto"/>
        </w:rPr>
        <w:t xml:space="preserve"> </w:t>
      </w:r>
      <w:r w:rsidR="00DC28C3" w:rsidRPr="445D7073">
        <w:rPr>
          <w:rFonts w:cs="Tahoma"/>
          <w:color w:val="auto"/>
        </w:rPr>
        <w:t>CF1R-</w:t>
      </w:r>
      <w:r w:rsidRPr="445D7073">
        <w:rPr>
          <w:rFonts w:cs="Tahoma"/>
          <w:color w:val="auto"/>
        </w:rPr>
        <w:t>ALT-01,</w:t>
      </w:r>
      <w:r w:rsidR="00465DDB" w:rsidRPr="445D7073">
        <w:rPr>
          <w:rFonts w:cs="Tahoma"/>
          <w:color w:val="auto"/>
        </w:rPr>
        <w:t xml:space="preserve"> then</w:t>
      </w:r>
      <w:r w:rsidRPr="445D7073">
        <w:rPr>
          <w:rFonts w:cs="Tahoma"/>
          <w:color w:val="auto"/>
        </w:rPr>
        <w:t xml:space="preserve"> the</w:t>
      </w:r>
      <w:r w:rsidR="00DC28C3" w:rsidRPr="445D7073">
        <w:rPr>
          <w:rFonts w:cs="Tahoma"/>
          <w:color w:val="auto"/>
        </w:rPr>
        <w:t xml:space="preserve"> </w:t>
      </w:r>
      <w:r w:rsidR="00166479" w:rsidRPr="445D7073">
        <w:rPr>
          <w:rFonts w:cs="Tahoma"/>
          <w:color w:val="auto"/>
        </w:rPr>
        <w:t>CF1R-</w:t>
      </w:r>
      <w:r w:rsidR="00DC28C3" w:rsidRPr="445D7073">
        <w:rPr>
          <w:rFonts w:cs="Tahoma"/>
          <w:color w:val="auto"/>
        </w:rPr>
        <w:t>ALT-02 registration number must use the</w:t>
      </w:r>
      <w:r w:rsidRPr="445D7073">
        <w:rPr>
          <w:rFonts w:cs="Tahoma"/>
          <w:color w:val="auto"/>
        </w:rPr>
        <w:t xml:space="preserve"> </w:t>
      </w:r>
      <w:r w:rsidR="00DC28C3" w:rsidRPr="445D7073">
        <w:rPr>
          <w:rFonts w:cs="Tahoma"/>
          <w:color w:val="auto"/>
        </w:rPr>
        <w:t xml:space="preserve">CF1R </w:t>
      </w:r>
      <w:r w:rsidRPr="445D7073">
        <w:rPr>
          <w:rFonts w:cs="Tahoma"/>
          <w:color w:val="auto"/>
        </w:rPr>
        <w:t>worksheet</w:t>
      </w:r>
      <w:r w:rsidR="00DC28C3" w:rsidRPr="445D7073">
        <w:rPr>
          <w:rFonts w:cs="Tahoma"/>
          <w:color w:val="auto"/>
        </w:rPr>
        <w:t xml:space="preserve"> numbering </w:t>
      </w:r>
      <w:r w:rsidR="00166479" w:rsidRPr="445D7073">
        <w:rPr>
          <w:rFonts w:cs="Tahoma"/>
          <w:color w:val="auto"/>
        </w:rPr>
        <w:t>layout</w:t>
      </w:r>
      <w:r w:rsidR="00872829" w:rsidRPr="445D7073">
        <w:rPr>
          <w:rFonts w:cs="Tahoma"/>
          <w:color w:val="auto"/>
        </w:rPr>
        <w:t xml:space="preserve"> shown in F</w:t>
      </w:r>
      <w:r w:rsidR="00DC28C3" w:rsidRPr="445D7073">
        <w:rPr>
          <w:rFonts w:cs="Tahoma"/>
          <w:color w:val="auto"/>
        </w:rPr>
        <w:t xml:space="preserve">igure </w:t>
      </w:r>
      <w:r w:rsidR="00DC28C3" w:rsidRPr="445D7073">
        <w:rPr>
          <w:rFonts w:cs="Tahoma"/>
          <w:color w:val="auto"/>
        </w:rPr>
        <w:lastRenderedPageBreak/>
        <w:t>3-1</w:t>
      </w:r>
      <w:r w:rsidRPr="445D7073">
        <w:rPr>
          <w:rFonts w:cs="Tahoma"/>
          <w:color w:val="auto"/>
        </w:rPr>
        <w:t xml:space="preserve">, </w:t>
      </w:r>
      <w:r w:rsidR="00DC28C3" w:rsidRPr="445D7073">
        <w:rPr>
          <w:rFonts w:cs="Tahoma"/>
          <w:color w:val="auto"/>
        </w:rPr>
        <w:t xml:space="preserve">and </w:t>
      </w:r>
      <w:r w:rsidRPr="445D7073">
        <w:rPr>
          <w:rFonts w:cs="Tahoma"/>
          <w:color w:val="auto"/>
        </w:rPr>
        <w:t>any CF2R/CF3R doc</w:t>
      </w:r>
      <w:r w:rsidR="00FE4E67" w:rsidRPr="445D7073">
        <w:rPr>
          <w:rFonts w:cs="Tahoma"/>
          <w:color w:val="auto"/>
        </w:rPr>
        <w:t>ument</w:t>
      </w:r>
      <w:r w:rsidRPr="445D7073">
        <w:rPr>
          <w:rFonts w:cs="Tahoma"/>
          <w:color w:val="auto"/>
        </w:rPr>
        <w:t>s tha</w:t>
      </w:r>
      <w:r w:rsidR="00465DDB" w:rsidRPr="445D7073">
        <w:rPr>
          <w:rFonts w:cs="Tahoma"/>
          <w:color w:val="auto"/>
        </w:rPr>
        <w:t xml:space="preserve">t are children of the </w:t>
      </w:r>
      <w:r w:rsidR="00166479" w:rsidRPr="445D7073">
        <w:rPr>
          <w:rFonts w:cs="Tahoma"/>
          <w:color w:val="auto"/>
        </w:rPr>
        <w:t>CF1R-</w:t>
      </w:r>
      <w:r w:rsidR="00465DDB" w:rsidRPr="445D7073">
        <w:rPr>
          <w:rFonts w:cs="Tahoma"/>
          <w:color w:val="auto"/>
        </w:rPr>
        <w:t>ALT-01/</w:t>
      </w:r>
      <w:r w:rsidR="00166479" w:rsidRPr="445D7073">
        <w:rPr>
          <w:rFonts w:cs="Tahoma"/>
          <w:color w:val="auto"/>
        </w:rPr>
        <w:t>CF1R-</w:t>
      </w:r>
      <w:r w:rsidRPr="445D7073">
        <w:rPr>
          <w:rFonts w:cs="Tahoma"/>
          <w:color w:val="auto"/>
        </w:rPr>
        <w:t xml:space="preserve">ALT-02 </w:t>
      </w:r>
      <w:r w:rsidR="009A3832" w:rsidRPr="445D7073">
        <w:rPr>
          <w:rFonts w:cs="Tahoma"/>
          <w:color w:val="auto"/>
        </w:rPr>
        <w:t>must</w:t>
      </w:r>
      <w:r w:rsidRPr="445D7073">
        <w:rPr>
          <w:rFonts w:cs="Tahoma"/>
          <w:color w:val="auto"/>
        </w:rPr>
        <w:t xml:space="preserve"> use the </w:t>
      </w:r>
      <w:r w:rsidR="00166479" w:rsidRPr="445D7073">
        <w:rPr>
          <w:rFonts w:cs="Tahoma"/>
          <w:color w:val="auto"/>
        </w:rPr>
        <w:t>CF1R-</w:t>
      </w:r>
      <w:r w:rsidRPr="445D7073">
        <w:rPr>
          <w:rFonts w:cs="Tahoma"/>
          <w:color w:val="auto"/>
        </w:rPr>
        <w:t>ALT-01 “base”</w:t>
      </w:r>
      <w:r w:rsidR="009A3832" w:rsidRPr="445D7073">
        <w:rPr>
          <w:rFonts w:cs="Tahoma"/>
          <w:color w:val="auto"/>
        </w:rPr>
        <w:t xml:space="preserve"> number</w:t>
      </w:r>
      <w:r w:rsidR="005B229C" w:rsidRPr="445D7073">
        <w:rPr>
          <w:rFonts w:cs="Tahoma"/>
          <w:color w:val="auto"/>
        </w:rPr>
        <w:t xml:space="preserve">ing </w:t>
      </w:r>
      <w:r w:rsidR="00166479" w:rsidRPr="445D7073">
        <w:rPr>
          <w:rFonts w:cs="Tahoma"/>
          <w:color w:val="auto"/>
        </w:rPr>
        <w:t>layout</w:t>
      </w:r>
      <w:r w:rsidR="005B229C" w:rsidRPr="445D7073">
        <w:rPr>
          <w:rFonts w:cs="Tahoma"/>
          <w:color w:val="auto"/>
        </w:rPr>
        <w:t xml:space="preserve"> shown in</w:t>
      </w:r>
      <w:r w:rsidR="00872829" w:rsidRPr="445D7073">
        <w:rPr>
          <w:rFonts w:cs="Tahoma"/>
          <w:color w:val="auto"/>
        </w:rPr>
        <w:t xml:space="preserve"> F</w:t>
      </w:r>
      <w:r w:rsidR="005B229C" w:rsidRPr="445D7073">
        <w:rPr>
          <w:rFonts w:cs="Tahoma"/>
          <w:color w:val="auto"/>
        </w:rPr>
        <w:t>igure 3-2</w:t>
      </w:r>
      <w:r w:rsidR="009A3832" w:rsidRPr="445D7073">
        <w:rPr>
          <w:rFonts w:cs="Tahoma"/>
          <w:color w:val="auto"/>
        </w:rPr>
        <w:t>. A designated dwelling unit identification number must be constrained to be the same on both the CF2R-ALT-02</w:t>
      </w:r>
      <w:r w:rsidR="005B229C" w:rsidRPr="445D7073">
        <w:rPr>
          <w:rFonts w:cs="Tahoma"/>
          <w:color w:val="auto"/>
        </w:rPr>
        <w:t xml:space="preserve"> parent</w:t>
      </w:r>
      <w:r w:rsidR="009A3832" w:rsidRPr="445D7073">
        <w:rPr>
          <w:rFonts w:cs="Tahoma"/>
          <w:color w:val="auto"/>
        </w:rPr>
        <w:t xml:space="preserve"> and the CF2R</w:t>
      </w:r>
      <w:r w:rsidR="005B229C" w:rsidRPr="445D7073">
        <w:rPr>
          <w:rFonts w:cs="Tahoma"/>
          <w:color w:val="auto"/>
        </w:rPr>
        <w:t>/</w:t>
      </w:r>
      <w:r w:rsidR="009A3832" w:rsidRPr="445D7073">
        <w:rPr>
          <w:rFonts w:cs="Tahoma"/>
          <w:color w:val="auto"/>
        </w:rPr>
        <w:t xml:space="preserve">CF3R </w:t>
      </w:r>
      <w:r w:rsidR="005B229C" w:rsidRPr="445D7073">
        <w:rPr>
          <w:rFonts w:cs="Tahoma"/>
          <w:color w:val="auto"/>
        </w:rPr>
        <w:t xml:space="preserve">children documents for </w:t>
      </w:r>
      <w:r w:rsidR="009A3832" w:rsidRPr="445D7073">
        <w:rPr>
          <w:rFonts w:cs="Tahoma"/>
          <w:color w:val="auto"/>
        </w:rPr>
        <w:t>the dwelling</w:t>
      </w:r>
      <w:r w:rsidR="003E21E9" w:rsidRPr="445D7073">
        <w:rPr>
          <w:rFonts w:cs="Tahoma"/>
          <w:color w:val="auto"/>
        </w:rPr>
        <w:t>.</w:t>
      </w:r>
    </w:p>
    <w:p w14:paraId="02F1419A" w14:textId="2DBBE9F7" w:rsidR="00CD3395" w:rsidRDefault="00CD3395" w:rsidP="00CD3395">
      <w:pPr>
        <w:pStyle w:val="Heading4"/>
        <w:spacing w:after="240"/>
        <w:rPr>
          <w:ins w:id="3436" w:author="Haider Alhabibi" w:date="2022-02-11T11:51:00Z"/>
          <w:rFonts w:ascii="Tahoma" w:hAnsi="Tahoma" w:cs="Tahoma"/>
          <w:b/>
        </w:rPr>
      </w:pPr>
      <w:bookmarkStart w:id="3437" w:name="_Toc96009529"/>
      <w:ins w:id="3438" w:author="Haider Alhabibi" w:date="2022-02-11T11:49:00Z">
        <w:r w:rsidRPr="0024633A">
          <w:rPr>
            <w:rFonts w:ascii="Tahoma" w:hAnsi="Tahoma" w:cs="Tahoma"/>
            <w:b/>
          </w:rPr>
          <w:t xml:space="preserve">Example Registration Numbers - </w:t>
        </w:r>
      </w:ins>
      <w:ins w:id="3439" w:author="Haider Alhabibi" w:date="2022-02-11T11:50:00Z">
        <w:r>
          <w:rPr>
            <w:rFonts w:ascii="Tahoma" w:hAnsi="Tahoma" w:cs="Tahoma"/>
            <w:b/>
          </w:rPr>
          <w:t>LMCC</w:t>
        </w:r>
      </w:ins>
      <w:ins w:id="3440" w:author="Haider Alhabibi" w:date="2022-02-11T11:49:00Z">
        <w:r w:rsidRPr="0024633A">
          <w:rPr>
            <w:rFonts w:ascii="Tahoma" w:hAnsi="Tahoma" w:cs="Tahoma"/>
            <w:b/>
          </w:rPr>
          <w:t xml:space="preserve">, </w:t>
        </w:r>
      </w:ins>
      <w:ins w:id="3441" w:author="Haider Alhabibi" w:date="2022-02-11T11:50:00Z">
        <w:r w:rsidR="00377A06">
          <w:rPr>
            <w:rFonts w:ascii="Tahoma" w:hAnsi="Tahoma" w:cs="Tahoma"/>
            <w:b/>
          </w:rPr>
          <w:t>LMCI</w:t>
        </w:r>
      </w:ins>
      <w:ins w:id="3442" w:author="Haider Alhabibi" w:date="2022-02-11T11:49:00Z">
        <w:r w:rsidRPr="0024633A">
          <w:rPr>
            <w:rFonts w:ascii="Tahoma" w:hAnsi="Tahoma" w:cs="Tahoma"/>
            <w:b/>
          </w:rPr>
          <w:t xml:space="preserve">, </w:t>
        </w:r>
      </w:ins>
      <w:ins w:id="3443" w:author="Haider Alhabibi" w:date="2022-02-11T11:50:00Z">
        <w:r w:rsidR="00377A06">
          <w:rPr>
            <w:rFonts w:ascii="Tahoma" w:hAnsi="Tahoma" w:cs="Tahoma"/>
            <w:b/>
          </w:rPr>
          <w:t>LMCV</w:t>
        </w:r>
      </w:ins>
      <w:bookmarkEnd w:id="3437"/>
    </w:p>
    <w:p w14:paraId="57A4A681" w14:textId="78DE5DFA" w:rsidR="002A6BF1" w:rsidRPr="0024633A" w:rsidRDefault="002A6BF1" w:rsidP="002A6BF1">
      <w:pPr>
        <w:pStyle w:val="ListParagraph"/>
        <w:spacing w:before="240" w:after="240"/>
        <w:contextualSpacing w:val="0"/>
        <w:rPr>
          <w:ins w:id="3444" w:author="Haider Alhabibi" w:date="2022-02-11T11:51:00Z"/>
          <w:rFonts w:eastAsia="Times New Roman" w:cs="Tahoma"/>
          <w:color w:val="auto"/>
        </w:rPr>
      </w:pPr>
      <w:ins w:id="3445" w:author="Haider Alhabibi" w:date="2022-02-11T11:51:00Z">
        <w:r w:rsidRPr="0024633A">
          <w:rPr>
            <w:rFonts w:eastAsia="Times New Roman" w:cs="Tahoma"/>
            <w:color w:val="auto"/>
          </w:rPr>
          <w:t>The following provides example registration numbers and the interpretation of the significance of the digits used in the numbers as consistent with the conventions given in Table 3-</w:t>
        </w:r>
      </w:ins>
      <w:ins w:id="3446" w:author="Haider Alhabibi" w:date="2022-02-11T11:53:00Z">
        <w:r w:rsidR="00E12D4E">
          <w:rPr>
            <w:rFonts w:eastAsia="Times New Roman" w:cs="Tahoma"/>
            <w:color w:val="auto"/>
          </w:rPr>
          <w:t>1</w:t>
        </w:r>
      </w:ins>
      <w:ins w:id="3447" w:author="Haider Alhabibi" w:date="2022-02-11T11:52:00Z">
        <w:r w:rsidR="00E41542">
          <w:rPr>
            <w:rFonts w:eastAsia="Times New Roman" w:cs="Tahoma"/>
            <w:color w:val="auto"/>
          </w:rPr>
          <w:t>b</w:t>
        </w:r>
      </w:ins>
      <w:ins w:id="3448" w:author="Haider Alhabibi" w:date="2022-02-11T11:51:00Z">
        <w:r w:rsidRPr="0024633A">
          <w:rPr>
            <w:rFonts w:eastAsia="Times New Roman" w:cs="Tahoma"/>
            <w:color w:val="auto"/>
          </w:rPr>
          <w:t>, Figure 3-</w:t>
        </w:r>
      </w:ins>
      <w:ins w:id="3449" w:author="Haider Alhabibi" w:date="2022-02-11T11:54:00Z">
        <w:r w:rsidR="009A68E3">
          <w:rPr>
            <w:rFonts w:eastAsia="Times New Roman" w:cs="Tahoma"/>
            <w:color w:val="auto"/>
          </w:rPr>
          <w:t>2</w:t>
        </w:r>
        <w:proofErr w:type="gramStart"/>
        <w:r w:rsidR="009A68E3">
          <w:rPr>
            <w:rFonts w:eastAsia="Times New Roman" w:cs="Tahoma"/>
            <w:color w:val="auto"/>
          </w:rPr>
          <w:t>b</w:t>
        </w:r>
      </w:ins>
      <w:ins w:id="3450" w:author="Alhabibi, Haider@Energy" w:date="2022-03-18T11:14:00Z">
        <w:r w:rsidR="00733501">
          <w:rPr>
            <w:rFonts w:eastAsia="Times New Roman" w:cs="Tahoma"/>
            <w:color w:val="auto"/>
          </w:rPr>
          <w:t>,and</w:t>
        </w:r>
        <w:proofErr w:type="gramEnd"/>
        <w:r w:rsidR="00733501">
          <w:rPr>
            <w:rFonts w:eastAsia="Times New Roman" w:cs="Tahoma"/>
            <w:color w:val="auto"/>
          </w:rPr>
          <w:t xml:space="preserve"> </w:t>
        </w:r>
      </w:ins>
      <w:ins w:id="3451" w:author="Alhabibi, Haider@Energy" w:date="2022-03-18T11:13:00Z">
        <w:r w:rsidR="00733501">
          <w:rPr>
            <w:rFonts w:eastAsia="Times New Roman" w:cs="Tahoma"/>
            <w:color w:val="auto"/>
          </w:rPr>
          <w:t xml:space="preserve">Table </w:t>
        </w:r>
      </w:ins>
      <w:ins w:id="3452" w:author="Alhabibi, Haider@Energy" w:date="2022-03-18T11:14:00Z">
        <w:r w:rsidR="00733501">
          <w:rPr>
            <w:rFonts w:eastAsia="Times New Roman" w:cs="Tahoma"/>
            <w:color w:val="auto"/>
          </w:rPr>
          <w:t xml:space="preserve">3-4d </w:t>
        </w:r>
      </w:ins>
      <w:ins w:id="3453" w:author="Haider Alhabibi" w:date="2022-02-11T11:51:00Z">
        <w:r w:rsidRPr="0024633A">
          <w:rPr>
            <w:rFonts w:eastAsia="Times New Roman" w:cs="Tahoma"/>
            <w:color w:val="auto"/>
          </w:rPr>
          <w:t>and the notes</w:t>
        </w:r>
        <w:r w:rsidRPr="0024633A">
          <w:rPr>
            <w:rFonts w:cs="Tahoma"/>
          </w:rPr>
          <w:t xml:space="preserve"> </w:t>
        </w:r>
        <w:r w:rsidRPr="0024633A">
          <w:rPr>
            <w:rFonts w:eastAsia="Times New Roman" w:cs="Tahoma"/>
            <w:color w:val="auto"/>
          </w:rPr>
          <w:t>for Figure 3-</w:t>
        </w:r>
        <w:del w:id="3454" w:author="Alhabibi, Haider@Energy" w:date="2022-03-18T11:14:00Z">
          <w:r w:rsidRPr="0024633A" w:rsidDel="006957B5">
            <w:rPr>
              <w:rFonts w:eastAsia="Times New Roman" w:cs="Tahoma"/>
              <w:color w:val="auto"/>
            </w:rPr>
            <w:delText>1</w:delText>
          </w:r>
        </w:del>
      </w:ins>
      <w:ins w:id="3455" w:author="Alhabibi, Haider@Energy" w:date="2022-03-18T11:14:00Z">
        <w:r w:rsidR="006957B5">
          <w:rPr>
            <w:rFonts w:eastAsia="Times New Roman" w:cs="Tahoma"/>
            <w:color w:val="auto"/>
          </w:rPr>
          <w:t>2b</w:t>
        </w:r>
      </w:ins>
      <w:ins w:id="3456" w:author="Haider Alhabibi" w:date="2022-02-11T11:51:00Z">
        <w:del w:id="3457" w:author="Alhabibi, Haider@Energy" w:date="2022-03-18T11:14:00Z">
          <w:r w:rsidRPr="0024633A" w:rsidDel="006957B5">
            <w:rPr>
              <w:rFonts w:eastAsia="Times New Roman" w:cs="Tahoma"/>
              <w:color w:val="auto"/>
            </w:rPr>
            <w:delText xml:space="preserve"> and Figure 3-2</w:delText>
          </w:r>
          <w:r w:rsidDel="006957B5">
            <w:rPr>
              <w:rFonts w:eastAsia="Times New Roman" w:cs="Tahoma"/>
              <w:color w:val="auto"/>
            </w:rPr>
            <w:delText>a</w:delText>
          </w:r>
        </w:del>
        <w:r w:rsidRPr="0024633A">
          <w:rPr>
            <w:rFonts w:eastAsia="Times New Roman" w:cs="Tahoma"/>
            <w:color w:val="auto"/>
          </w:rPr>
          <w:t xml:space="preserve"> above.</w:t>
        </w:r>
      </w:ins>
    </w:p>
    <w:p w14:paraId="0D697615" w14:textId="2DBBE9F7" w:rsidR="002A6BF1" w:rsidRPr="002A6BF1" w:rsidRDefault="002A6BF1" w:rsidP="002A6BF1">
      <w:pPr>
        <w:rPr>
          <w:ins w:id="3458" w:author="Haider Alhabibi" w:date="2022-02-11T11:49:00Z"/>
        </w:rPr>
      </w:pPr>
    </w:p>
    <w:p w14:paraId="5612010C" w14:textId="265AEC85" w:rsidR="00FC0E1F" w:rsidRPr="0024633A" w:rsidDel="00E41542" w:rsidRDefault="003E21E9" w:rsidP="00EB6FD4">
      <w:pPr>
        <w:pStyle w:val="ListParagraph"/>
        <w:spacing w:before="240" w:after="240"/>
        <w:contextualSpacing w:val="0"/>
        <w:rPr>
          <w:del w:id="3459" w:author="Haider Alhabibi" w:date="2022-02-11T11:52:00Z"/>
          <w:rFonts w:cs="Tahoma"/>
          <w:color w:val="auto"/>
          <w:szCs w:val="24"/>
        </w:rPr>
      </w:pPr>
      <w:del w:id="3460" w:author="Haider Alhabibi" w:date="2022-02-11T11:52:00Z">
        <w:r w:rsidRPr="00353104" w:rsidDel="00E41542">
          <w:rPr>
            <w:rFonts w:cs="Tahoma"/>
            <w:color w:val="auto"/>
            <w:szCs w:val="24"/>
            <w:highlight w:val="yellow"/>
          </w:rPr>
          <w:delText>A multifamily example follows.</w:delText>
        </w:r>
      </w:del>
    </w:p>
    <w:p w14:paraId="0BBF0959" w14:textId="6E29E589" w:rsidR="00204FD2" w:rsidRPr="0024633A" w:rsidRDefault="00204FD2" w:rsidP="00E465CE">
      <w:pPr>
        <w:spacing w:before="240" w:after="60"/>
        <w:ind w:left="720"/>
        <w:rPr>
          <w:rFonts w:cs="Tahoma"/>
          <w:b/>
          <w:color w:val="auto"/>
          <w:szCs w:val="24"/>
        </w:rPr>
      </w:pPr>
      <w:r w:rsidRPr="0024633A">
        <w:rPr>
          <w:rFonts w:cs="Tahoma"/>
          <w:b/>
          <w:color w:val="auto"/>
          <w:szCs w:val="24"/>
        </w:rPr>
        <w:t>4</w:t>
      </w:r>
      <w:ins w:id="3461" w:author="Author">
        <w:r w:rsidR="00F36F4E">
          <w:rPr>
            <w:rFonts w:cs="Tahoma"/>
            <w:b/>
            <w:color w:val="auto"/>
            <w:szCs w:val="24"/>
          </w:rPr>
          <w:t>22</w:t>
        </w:r>
      </w:ins>
      <w:del w:id="3462" w:author="Author">
        <w:r w:rsidR="008213EB" w:rsidRPr="0024633A" w:rsidDel="00F36F4E">
          <w:rPr>
            <w:rFonts w:cs="Tahoma"/>
            <w:b/>
            <w:color w:val="auto"/>
            <w:szCs w:val="24"/>
          </w:rPr>
          <w:delText>19</w:delText>
        </w:r>
      </w:del>
      <w:r w:rsidRPr="0024633A">
        <w:rPr>
          <w:rFonts w:cs="Tahoma"/>
          <w:b/>
          <w:color w:val="auto"/>
          <w:szCs w:val="24"/>
        </w:rPr>
        <w:t>-</w:t>
      </w:r>
      <w:del w:id="3463" w:author="Haider Alhabibi" w:date="2022-03-04T15:53:00Z">
        <w:r w:rsidRPr="0024633A" w:rsidDel="00F32FD8">
          <w:rPr>
            <w:rFonts w:cs="Tahoma"/>
            <w:b/>
            <w:color w:val="auto"/>
            <w:szCs w:val="24"/>
          </w:rPr>
          <w:delText>A</w:delText>
        </w:r>
      </w:del>
      <w:ins w:id="3464" w:author="Alhabibi, Haider@Energy" w:date="2022-03-04T15:53:00Z">
        <w:del w:id="3465" w:author="Alhabibi, Haider@Energy" w:date="2022-03-18T13:51:00Z">
          <w:r w:rsidR="00F32FD8" w:rsidDel="00E63DD0">
            <w:rPr>
              <w:rFonts w:cs="Tahoma"/>
              <w:b/>
              <w:color w:val="auto"/>
              <w:szCs w:val="24"/>
            </w:rPr>
            <w:delText>V</w:delText>
          </w:r>
        </w:del>
      </w:ins>
      <w:del w:id="3466" w:author="Alhabibi, Haider@Energy" w:date="2022-03-16T18:51:00Z">
        <w:r w:rsidRPr="0024633A">
          <w:rPr>
            <w:rFonts w:cs="Tahoma"/>
            <w:b/>
            <w:color w:val="auto"/>
            <w:szCs w:val="24"/>
          </w:rPr>
          <w:delText>010007322B</w:delText>
        </w:r>
      </w:del>
      <w:ins w:id="3467" w:author="Haider Alhabibi" w:date="2022-03-08T09:00:00Z">
        <w:r w:rsidR="00C802ED">
          <w:rPr>
            <w:rFonts w:cs="Tahoma"/>
            <w:b/>
            <w:color w:val="auto"/>
            <w:szCs w:val="24"/>
          </w:rPr>
          <w:t>F</w:t>
        </w:r>
      </w:ins>
      <w:ins w:id="3468" w:author="Alhabibi, Haider@Energy" w:date="2022-03-16T18:51:00Z">
        <w:r w:rsidRPr="0024633A">
          <w:rPr>
            <w:rFonts w:cs="Tahoma"/>
            <w:b/>
            <w:color w:val="auto"/>
            <w:szCs w:val="24"/>
          </w:rPr>
          <w:t>010007322B</w:t>
        </w:r>
      </w:ins>
      <w:r w:rsidRPr="0024633A">
        <w:rPr>
          <w:rFonts w:cs="Tahoma"/>
          <w:b/>
          <w:color w:val="auto"/>
          <w:szCs w:val="24"/>
        </w:rPr>
        <w:t>-000-000-0000000-0000</w:t>
      </w:r>
      <w:r w:rsidR="00F2340B" w:rsidRPr="0024633A">
        <w:rPr>
          <w:rFonts w:cs="Tahoma"/>
          <w:b/>
          <w:color w:val="auto"/>
          <w:szCs w:val="24"/>
        </w:rPr>
        <w:t>:</w:t>
      </w:r>
    </w:p>
    <w:p w14:paraId="3AD64298" w14:textId="486E8C0B" w:rsidR="00F2340B" w:rsidRPr="0024633A" w:rsidRDefault="00F2340B" w:rsidP="00806688">
      <w:pPr>
        <w:pStyle w:val="ListParagraph"/>
        <w:numPr>
          <w:ilvl w:val="0"/>
          <w:numId w:val="59"/>
        </w:numPr>
        <w:spacing w:afterLines="60" w:after="144"/>
        <w:rPr>
          <w:rFonts w:cs="Tahoma"/>
          <w:color w:val="auto"/>
          <w:szCs w:val="24"/>
        </w:rPr>
      </w:pPr>
      <w:r w:rsidRPr="0024633A">
        <w:rPr>
          <w:rFonts w:cs="Tahoma"/>
          <w:color w:val="auto"/>
          <w:szCs w:val="24"/>
        </w:rPr>
        <w:t xml:space="preserve">Parent </w:t>
      </w:r>
      <w:del w:id="3469" w:author="Haider Alhabibi" w:date="2022-03-08T09:08:00Z">
        <w:r w:rsidRPr="0024633A">
          <w:rPr>
            <w:rFonts w:cs="Tahoma"/>
            <w:color w:val="auto"/>
            <w:szCs w:val="24"/>
          </w:rPr>
          <w:delText xml:space="preserve">CF1R </w:delText>
        </w:r>
      </w:del>
      <w:ins w:id="3470" w:author="Haider Alhabibi" w:date="2022-03-08T09:08:00Z">
        <w:r w:rsidR="00632EA6">
          <w:rPr>
            <w:rFonts w:cs="Tahoma"/>
            <w:color w:val="auto"/>
            <w:szCs w:val="24"/>
          </w:rPr>
          <w:t>LMCC</w:t>
        </w:r>
        <w:r w:rsidR="00632EA6" w:rsidRPr="0024633A">
          <w:rPr>
            <w:rFonts w:cs="Tahoma"/>
            <w:color w:val="auto"/>
            <w:szCs w:val="24"/>
          </w:rPr>
          <w:t xml:space="preserve"> </w:t>
        </w:r>
      </w:ins>
      <w:r w:rsidRPr="0024633A">
        <w:rPr>
          <w:rFonts w:cs="Tahoma"/>
          <w:color w:val="auto"/>
          <w:szCs w:val="24"/>
        </w:rPr>
        <w:t>document</w:t>
      </w:r>
    </w:p>
    <w:p w14:paraId="48C5A1F3" w14:textId="77777777" w:rsidR="00F2340B" w:rsidRPr="0024633A" w:rsidRDefault="00F2340B" w:rsidP="00806688">
      <w:pPr>
        <w:pStyle w:val="ListParagraph"/>
        <w:numPr>
          <w:ilvl w:val="0"/>
          <w:numId w:val="59"/>
        </w:numPr>
        <w:spacing w:afterLines="60" w:after="144"/>
        <w:rPr>
          <w:rFonts w:cs="Tahoma"/>
          <w:color w:val="auto"/>
          <w:szCs w:val="24"/>
        </w:rPr>
      </w:pPr>
      <w:r w:rsidRPr="0024633A">
        <w:rPr>
          <w:rFonts w:cs="Tahoma"/>
          <w:color w:val="auto"/>
          <w:szCs w:val="24"/>
        </w:rPr>
        <w:t>CHEERS Provider</w:t>
      </w:r>
    </w:p>
    <w:p w14:paraId="60E2D439" w14:textId="0E64CDF1" w:rsidR="00F2340B" w:rsidRPr="0024633A" w:rsidRDefault="00F2340B" w:rsidP="00806688">
      <w:pPr>
        <w:pStyle w:val="ListParagraph"/>
        <w:numPr>
          <w:ilvl w:val="0"/>
          <w:numId w:val="59"/>
        </w:numPr>
        <w:spacing w:afterLines="60" w:after="144"/>
        <w:rPr>
          <w:rFonts w:cs="Tahoma"/>
          <w:color w:val="auto"/>
          <w:szCs w:val="24"/>
        </w:rPr>
      </w:pPr>
      <w:r w:rsidRPr="0024633A">
        <w:rPr>
          <w:rFonts w:cs="Tahoma"/>
          <w:color w:val="auto"/>
          <w:szCs w:val="24"/>
        </w:rPr>
        <w:t xml:space="preserve">Year </w:t>
      </w:r>
      <w:r w:rsidR="00507E8E" w:rsidRPr="0024633A">
        <w:rPr>
          <w:rFonts w:cs="Tahoma"/>
          <w:color w:val="auto"/>
          <w:szCs w:val="24"/>
        </w:rPr>
        <w:t>20</w:t>
      </w:r>
      <w:ins w:id="3471" w:author="Author">
        <w:r w:rsidR="00F36F4E">
          <w:rPr>
            <w:rFonts w:cs="Tahoma"/>
            <w:color w:val="auto"/>
            <w:szCs w:val="24"/>
          </w:rPr>
          <w:t>22</w:t>
        </w:r>
      </w:ins>
      <w:del w:id="3472" w:author="Author">
        <w:r w:rsidR="00507E8E" w:rsidRPr="0024633A" w:rsidDel="00F36F4E">
          <w:rPr>
            <w:rFonts w:cs="Tahoma"/>
            <w:color w:val="auto"/>
            <w:szCs w:val="24"/>
          </w:rPr>
          <w:delText>19</w:delText>
        </w:r>
      </w:del>
    </w:p>
    <w:p w14:paraId="78F46C97" w14:textId="5F44B061" w:rsidR="00F2340B" w:rsidRPr="0024633A" w:rsidRDefault="00F2340B" w:rsidP="00806688">
      <w:pPr>
        <w:pStyle w:val="ListParagraph"/>
        <w:numPr>
          <w:ilvl w:val="0"/>
          <w:numId w:val="59"/>
        </w:numPr>
        <w:spacing w:afterLines="60" w:after="144"/>
        <w:rPr>
          <w:rFonts w:cs="Tahoma"/>
          <w:color w:val="auto"/>
          <w:szCs w:val="24"/>
        </w:rPr>
      </w:pPr>
      <w:r w:rsidRPr="0024633A">
        <w:rPr>
          <w:rFonts w:cs="Tahoma"/>
          <w:color w:val="auto"/>
          <w:szCs w:val="24"/>
        </w:rPr>
        <w:tab/>
      </w:r>
      <w:ins w:id="3473" w:author="Author">
        <w:r w:rsidR="00F36F4E">
          <w:rPr>
            <w:rFonts w:cs="Tahoma"/>
            <w:color w:val="auto"/>
            <w:szCs w:val="24"/>
          </w:rPr>
          <w:t xml:space="preserve">Performance </w:t>
        </w:r>
      </w:ins>
      <w:del w:id="3474" w:author="Author">
        <w:r w:rsidRPr="0024633A" w:rsidDel="00F36F4E">
          <w:rPr>
            <w:rFonts w:cs="Tahoma"/>
            <w:color w:val="auto"/>
            <w:szCs w:val="24"/>
          </w:rPr>
          <w:delText>Prescriptive</w:delText>
        </w:r>
      </w:del>
      <w:r w:rsidRPr="0024633A">
        <w:rPr>
          <w:rFonts w:cs="Tahoma"/>
          <w:color w:val="auto"/>
          <w:szCs w:val="24"/>
        </w:rPr>
        <w:t xml:space="preserve"> </w:t>
      </w:r>
      <w:ins w:id="3475" w:author="Author">
        <w:r w:rsidR="00F36F4E">
          <w:rPr>
            <w:rFonts w:cs="Tahoma"/>
            <w:color w:val="auto"/>
            <w:szCs w:val="24"/>
          </w:rPr>
          <w:t>LMCC</w:t>
        </w:r>
      </w:ins>
      <w:del w:id="3476" w:author="Author">
        <w:r w:rsidRPr="0024633A" w:rsidDel="00F36F4E">
          <w:rPr>
            <w:rFonts w:cs="Tahoma"/>
            <w:color w:val="auto"/>
            <w:szCs w:val="24"/>
          </w:rPr>
          <w:delText>CF1R</w:delText>
        </w:r>
      </w:del>
      <w:r w:rsidRPr="0024633A">
        <w:rPr>
          <w:rFonts w:cs="Tahoma"/>
          <w:color w:val="auto"/>
          <w:szCs w:val="24"/>
        </w:rPr>
        <w:t xml:space="preserve"> document (</w:t>
      </w:r>
      <w:ins w:id="3477" w:author="Author">
        <w:r w:rsidR="00F36F4E">
          <w:rPr>
            <w:rFonts w:cs="Tahoma"/>
            <w:color w:val="auto"/>
            <w:szCs w:val="24"/>
          </w:rPr>
          <w:t>PRF</w:t>
        </w:r>
      </w:ins>
      <w:del w:id="3478" w:author="Author">
        <w:r w:rsidRPr="0024633A" w:rsidDel="00F36F4E">
          <w:rPr>
            <w:rFonts w:cs="Tahoma"/>
            <w:color w:val="auto"/>
            <w:szCs w:val="24"/>
          </w:rPr>
          <w:delText>ALT</w:delText>
        </w:r>
      </w:del>
      <w:ins w:id="3479" w:author="Alhabibi, Haider@Energy" w:date="2022-03-04T15:54:00Z">
        <w:del w:id="3480" w:author="Alhabibi, Haider@Energy" w:date="2022-03-18T13:51:00Z">
          <w:r w:rsidR="00BE440A" w:rsidDel="00BD3562">
            <w:rPr>
              <w:rFonts w:cs="Tahoma"/>
              <w:color w:val="auto"/>
              <w:szCs w:val="24"/>
            </w:rPr>
            <w:delText>ENV</w:delText>
          </w:r>
        </w:del>
      </w:ins>
      <w:r w:rsidRPr="0024633A">
        <w:rPr>
          <w:rFonts w:cs="Tahoma"/>
          <w:color w:val="auto"/>
          <w:szCs w:val="24"/>
        </w:rPr>
        <w:t>-01)</w:t>
      </w:r>
    </w:p>
    <w:p w14:paraId="53F6CD8C" w14:textId="77777777" w:rsidR="00F2340B" w:rsidRPr="0024633A" w:rsidRDefault="00F2340B" w:rsidP="00806688">
      <w:pPr>
        <w:pStyle w:val="ListParagraph"/>
        <w:numPr>
          <w:ilvl w:val="0"/>
          <w:numId w:val="59"/>
        </w:numPr>
        <w:spacing w:afterLines="60" w:after="144"/>
        <w:rPr>
          <w:rFonts w:cs="Tahoma"/>
          <w:color w:val="auto"/>
          <w:szCs w:val="24"/>
        </w:rPr>
      </w:pPr>
      <w:r w:rsidRPr="0024633A">
        <w:rPr>
          <w:rFonts w:cs="Tahoma"/>
          <w:color w:val="auto"/>
          <w:szCs w:val="24"/>
        </w:rPr>
        <w:t>sequential number 7322</w:t>
      </w:r>
    </w:p>
    <w:p w14:paraId="3E3854E4" w14:textId="77777777" w:rsidR="009A3832" w:rsidRPr="0024633A" w:rsidRDefault="00F2340B" w:rsidP="00806688">
      <w:pPr>
        <w:pStyle w:val="ListParagraph"/>
        <w:numPr>
          <w:ilvl w:val="0"/>
          <w:numId w:val="60"/>
        </w:numPr>
        <w:spacing w:afterLines="60" w:after="144"/>
        <w:rPr>
          <w:rFonts w:cs="Tahoma"/>
          <w:color w:val="auto"/>
          <w:szCs w:val="24"/>
        </w:rPr>
      </w:pPr>
      <w:r w:rsidRPr="0024633A">
        <w:rPr>
          <w:rFonts w:cs="Tahoma"/>
          <w:color w:val="auto"/>
          <w:szCs w:val="24"/>
        </w:rPr>
        <w:t>revision B</w:t>
      </w:r>
    </w:p>
    <w:p w14:paraId="121D9149" w14:textId="77777777" w:rsidR="00511EF2" w:rsidRPr="0024633A" w:rsidRDefault="00FC0E1F" w:rsidP="00202C0B">
      <w:pPr>
        <w:spacing w:before="240" w:after="60"/>
        <w:ind w:left="720"/>
        <w:rPr>
          <w:rFonts w:cs="Tahoma"/>
          <w:color w:val="auto"/>
          <w:szCs w:val="24"/>
        </w:rPr>
      </w:pPr>
      <w:r w:rsidRPr="0024633A">
        <w:rPr>
          <w:rFonts w:cs="Tahoma"/>
          <w:color w:val="auto"/>
          <w:szCs w:val="24"/>
        </w:rPr>
        <w:t xml:space="preserve">For </w:t>
      </w:r>
      <w:r w:rsidR="00511EF2" w:rsidRPr="0024633A">
        <w:rPr>
          <w:rFonts w:cs="Tahoma"/>
          <w:color w:val="auto"/>
          <w:szCs w:val="24"/>
        </w:rPr>
        <w:t>Dwelling Unit 001</w:t>
      </w:r>
      <w:r w:rsidRPr="0024633A">
        <w:rPr>
          <w:rFonts w:cs="Tahoma"/>
          <w:color w:val="auto"/>
          <w:szCs w:val="24"/>
        </w:rPr>
        <w:t>:</w:t>
      </w:r>
    </w:p>
    <w:p w14:paraId="135B6AEC" w14:textId="21D93E1C" w:rsidR="00204FD2" w:rsidRPr="001415EB" w:rsidDel="00F36F4E" w:rsidRDefault="00204FD2" w:rsidP="00202C0B">
      <w:pPr>
        <w:spacing w:before="240" w:after="60"/>
        <w:ind w:left="720"/>
        <w:rPr>
          <w:del w:id="3481" w:author="Author"/>
          <w:rFonts w:cs="Tahoma"/>
          <w:b/>
          <w:color w:val="auto"/>
          <w:szCs w:val="24"/>
        </w:rPr>
      </w:pPr>
      <w:del w:id="3482" w:author="Author">
        <w:r w:rsidRPr="001415EB" w:rsidDel="00F36F4E">
          <w:rPr>
            <w:rFonts w:cs="Tahoma"/>
            <w:b/>
            <w:color w:val="auto"/>
            <w:szCs w:val="24"/>
          </w:rPr>
          <w:delText>4</w:delText>
        </w:r>
        <w:r w:rsidR="008213EB" w:rsidRPr="001415EB" w:rsidDel="00F36F4E">
          <w:rPr>
            <w:rFonts w:cs="Tahoma"/>
            <w:b/>
            <w:color w:val="auto"/>
            <w:szCs w:val="24"/>
          </w:rPr>
          <w:delText>19</w:delText>
        </w:r>
        <w:r w:rsidRPr="001415EB" w:rsidDel="00F36F4E">
          <w:rPr>
            <w:rFonts w:cs="Tahoma"/>
            <w:b/>
            <w:color w:val="auto"/>
            <w:szCs w:val="24"/>
          </w:rPr>
          <w:delText>-A010007322B-A02001A</w:delText>
        </w:r>
      </w:del>
    </w:p>
    <w:p w14:paraId="3521AB90" w14:textId="2A55319B" w:rsidR="007E29B9" w:rsidRPr="001415EB" w:rsidDel="00F36F4E" w:rsidRDefault="007E29B9" w:rsidP="00806688">
      <w:pPr>
        <w:pStyle w:val="ListParagraph"/>
        <w:numPr>
          <w:ilvl w:val="0"/>
          <w:numId w:val="61"/>
        </w:numPr>
        <w:rPr>
          <w:del w:id="3483" w:author="Author"/>
          <w:rFonts w:cs="Tahoma"/>
          <w:color w:val="auto"/>
          <w:szCs w:val="24"/>
        </w:rPr>
      </w:pPr>
      <w:del w:id="3484" w:author="Author">
        <w:r w:rsidRPr="001415EB" w:rsidDel="00F36F4E">
          <w:rPr>
            <w:rFonts w:cs="Tahoma"/>
            <w:color w:val="auto"/>
            <w:szCs w:val="24"/>
          </w:rPr>
          <w:delText>Child CF1R document (</w:delText>
        </w:r>
        <w:r w:rsidR="00D77774" w:rsidRPr="001415EB" w:rsidDel="00F36F4E">
          <w:rPr>
            <w:rFonts w:cs="Tahoma"/>
            <w:color w:val="auto"/>
            <w:szCs w:val="24"/>
          </w:rPr>
          <w:delText>CF1R-</w:delText>
        </w:r>
        <w:r w:rsidRPr="001415EB" w:rsidDel="00F36F4E">
          <w:rPr>
            <w:rFonts w:cs="Tahoma"/>
            <w:color w:val="auto"/>
            <w:szCs w:val="24"/>
          </w:rPr>
          <w:delText>ALT-02) associated with parent CF1R-ALT-01 above</w:delText>
        </w:r>
      </w:del>
    </w:p>
    <w:p w14:paraId="67BF8642" w14:textId="7F3CAE41" w:rsidR="007E29B9" w:rsidRPr="001415EB" w:rsidDel="00F36F4E" w:rsidRDefault="00E137DC" w:rsidP="00806688">
      <w:pPr>
        <w:pStyle w:val="ListParagraph"/>
        <w:numPr>
          <w:ilvl w:val="0"/>
          <w:numId w:val="61"/>
        </w:numPr>
        <w:rPr>
          <w:del w:id="3485" w:author="Author"/>
          <w:rFonts w:cs="Tahoma"/>
          <w:color w:val="auto"/>
          <w:szCs w:val="24"/>
        </w:rPr>
      </w:pPr>
      <w:del w:id="3486" w:author="Author">
        <w:r w:rsidRPr="001415EB" w:rsidDel="00F36F4E">
          <w:rPr>
            <w:rFonts w:cs="Tahoma"/>
            <w:color w:val="auto"/>
            <w:szCs w:val="24"/>
          </w:rPr>
          <w:delText>Dwelling unit identification number 001</w:delText>
        </w:r>
      </w:del>
    </w:p>
    <w:p w14:paraId="398E6EBD" w14:textId="57AE69A3" w:rsidR="00E06ADA" w:rsidRPr="001415EB" w:rsidDel="00F36F4E" w:rsidRDefault="00E137DC" w:rsidP="00806688">
      <w:pPr>
        <w:pStyle w:val="ListParagraph"/>
        <w:numPr>
          <w:ilvl w:val="0"/>
          <w:numId w:val="61"/>
        </w:numPr>
        <w:rPr>
          <w:del w:id="3487" w:author="Author"/>
          <w:rFonts w:cs="Tahoma"/>
          <w:color w:val="auto"/>
          <w:szCs w:val="24"/>
        </w:rPr>
      </w:pPr>
      <w:del w:id="3488" w:author="Author">
        <w:r w:rsidRPr="001415EB" w:rsidDel="00F36F4E">
          <w:rPr>
            <w:rFonts w:cs="Tahoma"/>
            <w:color w:val="auto"/>
            <w:szCs w:val="24"/>
          </w:rPr>
          <w:delText>Revision A</w:delText>
        </w:r>
      </w:del>
    </w:p>
    <w:p w14:paraId="283B1D8E" w14:textId="4A8936DC" w:rsidR="00204FD2" w:rsidRPr="0024633A" w:rsidRDefault="00B35332" w:rsidP="00202C0B">
      <w:pPr>
        <w:spacing w:before="240" w:after="60"/>
        <w:ind w:left="720"/>
        <w:rPr>
          <w:rFonts w:cs="Tahoma"/>
          <w:b/>
          <w:color w:val="auto"/>
          <w:szCs w:val="24"/>
        </w:rPr>
      </w:pPr>
      <w:r w:rsidRPr="001415EB">
        <w:rPr>
          <w:rFonts w:cs="Tahoma"/>
          <w:b/>
          <w:color w:val="auto"/>
          <w:szCs w:val="24"/>
        </w:rPr>
        <w:t>4</w:t>
      </w:r>
      <w:ins w:id="3489" w:author="Haider Alhabibi" w:date="2022-02-07T09:30:00Z">
        <w:r w:rsidR="00F60E32" w:rsidRPr="001415EB">
          <w:rPr>
            <w:rFonts w:cs="Tahoma"/>
            <w:b/>
            <w:color w:val="auto"/>
            <w:szCs w:val="24"/>
          </w:rPr>
          <w:t>22</w:t>
        </w:r>
      </w:ins>
      <w:del w:id="3490" w:author="Haider Alhabibi" w:date="2022-02-07T09:30:00Z">
        <w:r w:rsidR="008213EB" w:rsidRPr="002A2D51" w:rsidDel="00F60E32">
          <w:rPr>
            <w:rFonts w:cs="Tahoma"/>
            <w:b/>
            <w:color w:val="auto"/>
            <w:szCs w:val="24"/>
            <w:highlight w:val="yellow"/>
          </w:rPr>
          <w:delText>19</w:delText>
        </w:r>
      </w:del>
      <w:r w:rsidRPr="0024633A">
        <w:rPr>
          <w:rFonts w:cs="Tahoma"/>
          <w:b/>
          <w:color w:val="auto"/>
          <w:szCs w:val="24"/>
        </w:rPr>
        <w:t>-</w:t>
      </w:r>
      <w:ins w:id="3491" w:author="Author">
        <w:del w:id="3492" w:author="Haider Alhabibi" w:date="2022-03-04T15:30:00Z">
          <w:r w:rsidR="00F36F4E">
            <w:rPr>
              <w:rFonts w:cs="Tahoma"/>
              <w:b/>
              <w:color w:val="auto"/>
              <w:szCs w:val="24"/>
            </w:rPr>
            <w:delText>P</w:delText>
          </w:r>
        </w:del>
      </w:ins>
      <w:del w:id="3493" w:author="Author">
        <w:r w:rsidRPr="0024633A" w:rsidDel="00F36F4E">
          <w:rPr>
            <w:rFonts w:cs="Tahoma"/>
            <w:b/>
            <w:color w:val="auto"/>
            <w:szCs w:val="24"/>
          </w:rPr>
          <w:delText>A</w:delText>
        </w:r>
      </w:del>
      <w:ins w:id="3494" w:author="Alhabibi, Haider@Energy" w:date="2022-03-04T15:58:00Z">
        <w:del w:id="3495" w:author="Alhabibi, Haider@Energy" w:date="2022-03-18T13:53:00Z">
          <w:r w:rsidR="00A67421" w:rsidDel="002664E9">
            <w:rPr>
              <w:rFonts w:cs="Tahoma"/>
              <w:b/>
              <w:color w:val="auto"/>
              <w:szCs w:val="24"/>
            </w:rPr>
            <w:delText>M</w:delText>
          </w:r>
        </w:del>
      </w:ins>
      <w:del w:id="3496" w:author="Alhabibi, Haider@Energy" w:date="2022-03-16T18:51:00Z">
        <w:r w:rsidRPr="0024633A">
          <w:rPr>
            <w:rFonts w:cs="Tahoma"/>
            <w:b/>
            <w:color w:val="auto"/>
            <w:szCs w:val="24"/>
          </w:rPr>
          <w:delText>010007322B</w:delText>
        </w:r>
      </w:del>
      <w:ins w:id="3497" w:author="Haider Alhabibi" w:date="2022-03-08T09:09:00Z">
        <w:del w:id="3498" w:author="Alhabibi, Haider@Energy" w:date="2022-03-18T13:53:00Z">
          <w:r w:rsidR="00A94379" w:rsidDel="002664E9">
            <w:rPr>
              <w:rFonts w:cs="Tahoma"/>
              <w:b/>
              <w:color w:val="auto"/>
              <w:szCs w:val="24"/>
            </w:rPr>
            <w:delText>F</w:delText>
          </w:r>
        </w:del>
      </w:ins>
      <w:ins w:id="3499" w:author="Alhabibi, Haider@Energy" w:date="2022-03-18T13:53:00Z">
        <w:r w:rsidR="002664E9">
          <w:rPr>
            <w:rFonts w:cs="Tahoma"/>
            <w:b/>
            <w:color w:val="auto"/>
            <w:szCs w:val="24"/>
          </w:rPr>
          <w:t>M</w:t>
        </w:r>
      </w:ins>
      <w:ins w:id="3500" w:author="Alhabibi, Haider@Energy" w:date="2022-03-16T18:51:00Z">
        <w:r w:rsidRPr="0024633A">
          <w:rPr>
            <w:rFonts w:cs="Tahoma"/>
            <w:b/>
            <w:color w:val="auto"/>
            <w:szCs w:val="24"/>
          </w:rPr>
          <w:t>010007322B</w:t>
        </w:r>
      </w:ins>
      <w:r w:rsidRPr="0024633A">
        <w:rPr>
          <w:rFonts w:cs="Tahoma"/>
          <w:b/>
          <w:color w:val="auto"/>
          <w:szCs w:val="24"/>
        </w:rPr>
        <w:t>-00</w:t>
      </w:r>
      <w:r w:rsidR="00FC0E1F" w:rsidRPr="0024633A">
        <w:rPr>
          <w:rFonts w:cs="Tahoma"/>
          <w:b/>
          <w:color w:val="auto"/>
          <w:szCs w:val="24"/>
        </w:rPr>
        <w:t>1</w:t>
      </w:r>
      <w:r w:rsidR="00204FD2" w:rsidRPr="0024633A">
        <w:rPr>
          <w:rFonts w:cs="Tahoma"/>
          <w:b/>
          <w:color w:val="auto"/>
          <w:szCs w:val="24"/>
        </w:rPr>
        <w:t>-001-M20001A-0000</w:t>
      </w:r>
    </w:p>
    <w:p w14:paraId="7EE9A2B4" w14:textId="44643E8F" w:rsidR="00B35332" w:rsidRPr="0024633A" w:rsidRDefault="00B35332" w:rsidP="00806688">
      <w:pPr>
        <w:pStyle w:val="ListParagraph"/>
        <w:numPr>
          <w:ilvl w:val="0"/>
          <w:numId w:val="59"/>
        </w:numPr>
        <w:rPr>
          <w:rFonts w:cs="Tahoma"/>
          <w:color w:val="auto"/>
          <w:szCs w:val="24"/>
        </w:rPr>
      </w:pPr>
      <w:del w:id="3501" w:author="Author">
        <w:r w:rsidRPr="0024633A" w:rsidDel="000F6670">
          <w:rPr>
            <w:rFonts w:cs="Tahoma"/>
            <w:color w:val="auto"/>
            <w:szCs w:val="24"/>
          </w:rPr>
          <w:delText xml:space="preserve">CF2R </w:delText>
        </w:r>
      </w:del>
      <w:ins w:id="3502" w:author="Author">
        <w:r w:rsidR="000F6670">
          <w:rPr>
            <w:rFonts w:cs="Tahoma"/>
            <w:color w:val="auto"/>
            <w:szCs w:val="24"/>
          </w:rPr>
          <w:t>LMC</w:t>
        </w:r>
      </w:ins>
      <w:ins w:id="3503" w:author="Alhabibi, Haider@Energy" w:date="2022-03-18T14:11:00Z">
        <w:r w:rsidR="00E618B4">
          <w:rPr>
            <w:rFonts w:cs="Tahoma"/>
            <w:color w:val="auto"/>
            <w:szCs w:val="24"/>
          </w:rPr>
          <w:t>I</w:t>
        </w:r>
      </w:ins>
      <w:ins w:id="3504" w:author="Author">
        <w:del w:id="3505" w:author="Alhabibi, Haider@Energy" w:date="2022-03-18T14:11:00Z">
          <w:r w:rsidR="000F6670" w:rsidDel="00E618B4">
            <w:rPr>
              <w:rFonts w:cs="Tahoma"/>
              <w:color w:val="auto"/>
              <w:szCs w:val="24"/>
            </w:rPr>
            <w:delText>C</w:delText>
          </w:r>
        </w:del>
        <w:del w:id="3506" w:author="Alhabibi, Haider@Energy" w:date="2022-03-18T13:53:00Z">
          <w:r w:rsidR="000F6670" w:rsidDel="002664E9">
            <w:rPr>
              <w:rFonts w:cs="Tahoma"/>
              <w:color w:val="auto"/>
              <w:szCs w:val="24"/>
            </w:rPr>
            <w:delText>LMC</w:delText>
          </w:r>
        </w:del>
      </w:ins>
      <w:ins w:id="3507" w:author="Haider Alhabibi" w:date="2022-03-08T09:11:00Z">
        <w:del w:id="3508" w:author="Alhabibi, Haider@Energy" w:date="2022-03-18T13:53:00Z">
          <w:r w:rsidR="00D21A9B" w:rsidDel="002664E9">
            <w:rPr>
              <w:rFonts w:cs="Tahoma"/>
              <w:color w:val="auto"/>
              <w:szCs w:val="24"/>
            </w:rPr>
            <w:delText>I</w:delText>
          </w:r>
        </w:del>
      </w:ins>
      <w:ins w:id="3509" w:author="Author">
        <w:del w:id="3510" w:author="Haider Alhabibi" w:date="2022-03-08T09:11:00Z">
          <w:r w:rsidR="000F6670" w:rsidDel="00D21A9B">
            <w:rPr>
              <w:rFonts w:cs="Tahoma"/>
              <w:color w:val="auto"/>
              <w:szCs w:val="24"/>
            </w:rPr>
            <w:delText>C</w:delText>
          </w:r>
        </w:del>
        <w:r w:rsidR="000F6670" w:rsidRPr="0024633A">
          <w:rPr>
            <w:rFonts w:cs="Tahoma"/>
            <w:color w:val="auto"/>
            <w:szCs w:val="24"/>
          </w:rPr>
          <w:t xml:space="preserve"> </w:t>
        </w:r>
      </w:ins>
      <w:r w:rsidRPr="0024633A">
        <w:rPr>
          <w:rFonts w:cs="Tahoma"/>
          <w:color w:val="auto"/>
          <w:szCs w:val="24"/>
        </w:rPr>
        <w:t xml:space="preserve">document associated with the parent </w:t>
      </w:r>
      <w:del w:id="3511" w:author="Author">
        <w:r w:rsidRPr="0024633A" w:rsidDel="00F36F4E">
          <w:rPr>
            <w:rFonts w:cs="Tahoma"/>
            <w:color w:val="auto"/>
            <w:szCs w:val="24"/>
          </w:rPr>
          <w:delText>CF1R-ALT-02</w:delText>
        </w:r>
      </w:del>
      <w:ins w:id="3512" w:author="Author">
        <w:r w:rsidR="00F36F4E">
          <w:rPr>
            <w:rFonts w:cs="Tahoma"/>
            <w:color w:val="auto"/>
            <w:szCs w:val="24"/>
          </w:rPr>
          <w:t>LMCC-</w:t>
        </w:r>
        <w:del w:id="3513" w:author="Alhabibi, Haider@Energy" w:date="2022-03-18T14:13:00Z">
          <w:r w:rsidR="00F36F4E" w:rsidDel="002E1986">
            <w:rPr>
              <w:rFonts w:cs="Tahoma"/>
              <w:color w:val="auto"/>
              <w:szCs w:val="24"/>
            </w:rPr>
            <w:delText>PRF</w:delText>
          </w:r>
        </w:del>
      </w:ins>
      <w:ins w:id="3514" w:author="Alhabibi, Haider@Energy" w:date="2022-03-04T15:58:00Z">
        <w:r w:rsidR="00A67421">
          <w:rPr>
            <w:rFonts w:cs="Tahoma"/>
            <w:color w:val="auto"/>
            <w:szCs w:val="24"/>
          </w:rPr>
          <w:t>M</w:t>
        </w:r>
        <w:r w:rsidR="00401543">
          <w:rPr>
            <w:rFonts w:cs="Tahoma"/>
            <w:color w:val="auto"/>
            <w:szCs w:val="24"/>
          </w:rPr>
          <w:t>CH</w:t>
        </w:r>
      </w:ins>
      <w:ins w:id="3515" w:author="Author">
        <w:r w:rsidR="00F36F4E">
          <w:rPr>
            <w:rFonts w:cs="Tahoma"/>
            <w:color w:val="auto"/>
            <w:szCs w:val="24"/>
          </w:rPr>
          <w:t>-01</w:t>
        </w:r>
      </w:ins>
      <w:r w:rsidRPr="0024633A">
        <w:rPr>
          <w:rFonts w:cs="Tahoma"/>
          <w:color w:val="auto"/>
          <w:szCs w:val="24"/>
        </w:rPr>
        <w:t xml:space="preserve"> above</w:t>
      </w:r>
    </w:p>
    <w:p w14:paraId="6413D697" w14:textId="77777777" w:rsidR="00B35332" w:rsidRPr="0024633A" w:rsidRDefault="004A4EC0" w:rsidP="00806688">
      <w:pPr>
        <w:pStyle w:val="ListParagraph"/>
        <w:numPr>
          <w:ilvl w:val="0"/>
          <w:numId w:val="59"/>
        </w:numPr>
        <w:rPr>
          <w:rFonts w:cs="Tahoma"/>
          <w:color w:val="auto"/>
          <w:szCs w:val="24"/>
        </w:rPr>
      </w:pPr>
      <w:r w:rsidRPr="0024633A">
        <w:rPr>
          <w:rFonts w:cs="Tahoma"/>
          <w:color w:val="auto"/>
          <w:szCs w:val="24"/>
        </w:rPr>
        <w:t>Multifamily</w:t>
      </w:r>
      <w:r w:rsidR="00B35332" w:rsidRPr="0024633A">
        <w:rPr>
          <w:rFonts w:cs="Tahoma"/>
          <w:color w:val="auto"/>
          <w:szCs w:val="24"/>
        </w:rPr>
        <w:t xml:space="preserve"> family </w:t>
      </w:r>
      <w:r w:rsidRPr="0024633A">
        <w:rPr>
          <w:rFonts w:cs="Tahoma"/>
          <w:color w:val="auto"/>
          <w:szCs w:val="24"/>
        </w:rPr>
        <w:t>building number 001</w:t>
      </w:r>
    </w:p>
    <w:p w14:paraId="681C3ACA" w14:textId="36D90DC8" w:rsidR="00B35332" w:rsidRPr="0024633A" w:rsidRDefault="00B35332" w:rsidP="00806688">
      <w:pPr>
        <w:pStyle w:val="ListParagraph"/>
        <w:numPr>
          <w:ilvl w:val="0"/>
          <w:numId w:val="59"/>
        </w:numPr>
        <w:rPr>
          <w:rFonts w:cs="Tahoma"/>
          <w:color w:val="auto"/>
          <w:szCs w:val="24"/>
        </w:rPr>
      </w:pPr>
      <w:r w:rsidRPr="0024633A">
        <w:rPr>
          <w:rFonts w:cs="Tahoma"/>
          <w:color w:val="auto"/>
          <w:szCs w:val="24"/>
        </w:rPr>
        <w:t>Dwelling unit identification number 001</w:t>
      </w:r>
      <w:r w:rsidR="00202C0B" w:rsidRPr="0024633A">
        <w:rPr>
          <w:rFonts w:cs="Tahoma"/>
          <w:color w:val="auto"/>
          <w:szCs w:val="24"/>
        </w:rPr>
        <w:t xml:space="preserve"> (constrained to be the same as parent </w:t>
      </w:r>
      <w:del w:id="3516" w:author="Author">
        <w:r w:rsidR="00202C0B" w:rsidRPr="0024633A" w:rsidDel="00F36F4E">
          <w:rPr>
            <w:rFonts w:cs="Tahoma"/>
            <w:color w:val="auto"/>
            <w:szCs w:val="24"/>
          </w:rPr>
          <w:delText>ALT-02</w:delText>
        </w:r>
      </w:del>
      <w:ins w:id="3517" w:author="Author">
        <w:del w:id="3518" w:author="Haider Alhabibi" w:date="2022-03-04T15:59:00Z">
          <w:r w:rsidR="00F36F4E">
            <w:rPr>
              <w:rFonts w:cs="Tahoma"/>
              <w:color w:val="auto"/>
              <w:szCs w:val="24"/>
            </w:rPr>
            <w:delText>PRF</w:delText>
          </w:r>
        </w:del>
      </w:ins>
      <w:ins w:id="3519" w:author="Haider Alhabibi" w:date="2022-03-04T15:59:00Z">
        <w:r w:rsidR="00776260">
          <w:rPr>
            <w:rFonts w:cs="Tahoma"/>
            <w:color w:val="auto"/>
            <w:szCs w:val="24"/>
          </w:rPr>
          <w:t>MCH</w:t>
        </w:r>
      </w:ins>
      <w:ins w:id="3520" w:author="Author">
        <w:r w:rsidR="00F36F4E">
          <w:rPr>
            <w:rFonts w:cs="Tahoma"/>
            <w:color w:val="auto"/>
            <w:szCs w:val="24"/>
          </w:rPr>
          <w:t>-01</w:t>
        </w:r>
      </w:ins>
      <w:r w:rsidR="00202C0B" w:rsidRPr="0024633A">
        <w:rPr>
          <w:rFonts w:cs="Tahoma"/>
          <w:color w:val="auto"/>
          <w:szCs w:val="24"/>
        </w:rPr>
        <w:t>)</w:t>
      </w:r>
    </w:p>
    <w:p w14:paraId="1E0852B8" w14:textId="367EEBFA" w:rsidR="00B35332" w:rsidRPr="0024633A" w:rsidRDefault="00EC100A" w:rsidP="00806688">
      <w:pPr>
        <w:pStyle w:val="ListParagraph"/>
        <w:numPr>
          <w:ilvl w:val="0"/>
          <w:numId w:val="59"/>
        </w:numPr>
        <w:rPr>
          <w:rFonts w:cs="Tahoma"/>
          <w:color w:val="auto"/>
          <w:szCs w:val="24"/>
        </w:rPr>
      </w:pPr>
      <w:ins w:id="3521" w:author="Author">
        <w:r>
          <w:rPr>
            <w:rFonts w:cs="Tahoma"/>
            <w:color w:val="auto"/>
            <w:szCs w:val="24"/>
          </w:rPr>
          <w:t>LMCI</w:t>
        </w:r>
      </w:ins>
      <w:del w:id="3522" w:author="Author">
        <w:r w:rsidR="00B35332" w:rsidRPr="0024633A" w:rsidDel="00EC100A">
          <w:rPr>
            <w:rFonts w:cs="Tahoma"/>
            <w:color w:val="auto"/>
            <w:szCs w:val="24"/>
          </w:rPr>
          <w:delText>CF2R</w:delText>
        </w:r>
      </w:del>
      <w:r w:rsidR="00B35332" w:rsidRPr="0024633A">
        <w:rPr>
          <w:rFonts w:cs="Tahoma"/>
          <w:color w:val="auto"/>
          <w:szCs w:val="24"/>
        </w:rPr>
        <w:t>-MCH-20 document</w:t>
      </w:r>
    </w:p>
    <w:p w14:paraId="405A0F92" w14:textId="27B594B4" w:rsidR="00B35332" w:rsidRPr="0024633A" w:rsidRDefault="00EC100A" w:rsidP="00806688">
      <w:pPr>
        <w:pStyle w:val="ListParagraph"/>
        <w:numPr>
          <w:ilvl w:val="0"/>
          <w:numId w:val="59"/>
        </w:numPr>
        <w:rPr>
          <w:rFonts w:cs="Tahoma"/>
          <w:color w:val="auto"/>
          <w:szCs w:val="24"/>
        </w:rPr>
      </w:pPr>
      <w:ins w:id="3523" w:author="Author">
        <w:r>
          <w:rPr>
            <w:rFonts w:cs="Tahoma"/>
            <w:color w:val="auto"/>
            <w:szCs w:val="24"/>
          </w:rPr>
          <w:t>LMCI</w:t>
        </w:r>
      </w:ins>
      <w:del w:id="3524" w:author="Author">
        <w:r w:rsidR="00B35332" w:rsidRPr="0024633A" w:rsidDel="00EC100A">
          <w:rPr>
            <w:rFonts w:cs="Tahoma"/>
            <w:color w:val="auto"/>
            <w:szCs w:val="24"/>
          </w:rPr>
          <w:delText>CF2R</w:delText>
        </w:r>
      </w:del>
      <w:r w:rsidR="00B35332" w:rsidRPr="0024633A">
        <w:rPr>
          <w:rFonts w:cs="Tahoma"/>
          <w:color w:val="auto"/>
          <w:szCs w:val="24"/>
        </w:rPr>
        <w:t xml:space="preserve"> sequential number 001</w:t>
      </w:r>
    </w:p>
    <w:p w14:paraId="5A142CC1" w14:textId="77777777" w:rsidR="00961074" w:rsidRPr="0024633A" w:rsidRDefault="00B35332" w:rsidP="00806688">
      <w:pPr>
        <w:pStyle w:val="ListParagraph"/>
        <w:numPr>
          <w:ilvl w:val="0"/>
          <w:numId w:val="59"/>
        </w:numPr>
        <w:contextualSpacing w:val="0"/>
        <w:rPr>
          <w:rFonts w:cs="Tahoma"/>
          <w:color w:val="auto"/>
          <w:szCs w:val="24"/>
        </w:rPr>
      </w:pPr>
      <w:r w:rsidRPr="0024633A">
        <w:rPr>
          <w:rFonts w:cs="Tahoma"/>
          <w:color w:val="auto"/>
          <w:szCs w:val="24"/>
        </w:rPr>
        <w:t>Revision A</w:t>
      </w:r>
    </w:p>
    <w:p w14:paraId="5305C459" w14:textId="341592C3" w:rsidR="00961074" w:rsidRPr="0024633A" w:rsidRDefault="00961074" w:rsidP="00961074">
      <w:pPr>
        <w:spacing w:before="240" w:after="60"/>
        <w:ind w:left="720"/>
        <w:rPr>
          <w:rFonts w:cs="Tahoma"/>
          <w:b/>
          <w:color w:val="auto"/>
          <w:szCs w:val="24"/>
        </w:rPr>
      </w:pPr>
      <w:r w:rsidRPr="0024633A">
        <w:rPr>
          <w:rFonts w:cs="Tahoma"/>
          <w:b/>
          <w:color w:val="auto"/>
          <w:szCs w:val="24"/>
        </w:rPr>
        <w:t>4</w:t>
      </w:r>
      <w:ins w:id="3525" w:author="Haider Alhabibi" w:date="2022-02-07T09:30:00Z">
        <w:r w:rsidR="00F60E32">
          <w:rPr>
            <w:rFonts w:cs="Tahoma"/>
            <w:b/>
            <w:color w:val="auto"/>
            <w:szCs w:val="24"/>
          </w:rPr>
          <w:t>22</w:t>
        </w:r>
      </w:ins>
      <w:del w:id="3526" w:author="Haider Alhabibi" w:date="2022-02-07T09:30:00Z">
        <w:r w:rsidR="008213EB" w:rsidRPr="0024633A" w:rsidDel="00F60E32">
          <w:rPr>
            <w:rFonts w:cs="Tahoma"/>
            <w:b/>
            <w:color w:val="auto"/>
            <w:szCs w:val="24"/>
          </w:rPr>
          <w:delText>19</w:delText>
        </w:r>
      </w:del>
      <w:r w:rsidRPr="0024633A">
        <w:rPr>
          <w:rFonts w:cs="Tahoma"/>
          <w:b/>
          <w:color w:val="auto"/>
          <w:szCs w:val="24"/>
        </w:rPr>
        <w:t>-</w:t>
      </w:r>
      <w:del w:id="3527" w:author="Author">
        <w:r w:rsidRPr="0024633A" w:rsidDel="00F36F4E">
          <w:rPr>
            <w:rFonts w:cs="Tahoma"/>
            <w:b/>
            <w:color w:val="auto"/>
            <w:szCs w:val="24"/>
          </w:rPr>
          <w:delText>A</w:delText>
        </w:r>
      </w:del>
      <w:ins w:id="3528" w:author="Author">
        <w:del w:id="3529" w:author="Haider Alhabibi" w:date="2022-03-04T15:48:00Z">
          <w:r w:rsidR="00F36F4E" w:rsidDel="00023F01">
            <w:rPr>
              <w:rFonts w:cs="Tahoma"/>
              <w:b/>
              <w:color w:val="auto"/>
              <w:szCs w:val="24"/>
            </w:rPr>
            <w:delText>P</w:delText>
          </w:r>
        </w:del>
      </w:ins>
      <w:ins w:id="3530" w:author="Alhabibi, Haider@Energy" w:date="2022-03-04T15:59:00Z">
        <w:del w:id="3531" w:author="Alhabibi, Haider@Energy" w:date="2022-03-18T13:58:00Z">
          <w:r w:rsidR="0095168B" w:rsidDel="001C349A">
            <w:rPr>
              <w:rFonts w:cs="Tahoma"/>
              <w:b/>
              <w:color w:val="auto"/>
              <w:szCs w:val="24"/>
            </w:rPr>
            <w:delText>M</w:delText>
          </w:r>
        </w:del>
      </w:ins>
      <w:del w:id="3532" w:author="Alhabibi, Haider@Energy" w:date="2022-03-16T18:51:00Z">
        <w:r w:rsidRPr="0024633A">
          <w:rPr>
            <w:rFonts w:cs="Tahoma"/>
            <w:b/>
            <w:color w:val="auto"/>
            <w:szCs w:val="24"/>
          </w:rPr>
          <w:delText>010007322B</w:delText>
        </w:r>
      </w:del>
      <w:ins w:id="3533" w:author="Haider Alhabibi" w:date="2022-03-08T09:10:00Z">
        <w:del w:id="3534" w:author="Alhabibi, Haider@Energy" w:date="2022-03-18T13:58:00Z">
          <w:r w:rsidR="00585E26" w:rsidDel="001C349A">
            <w:rPr>
              <w:rFonts w:cs="Tahoma"/>
              <w:b/>
              <w:color w:val="auto"/>
              <w:szCs w:val="24"/>
            </w:rPr>
            <w:delText>F</w:delText>
          </w:r>
        </w:del>
      </w:ins>
      <w:ins w:id="3535" w:author="Alhabibi, Haider@Energy" w:date="2022-03-18T13:58:00Z">
        <w:r w:rsidR="001C349A">
          <w:rPr>
            <w:rFonts w:cs="Tahoma"/>
            <w:b/>
            <w:color w:val="auto"/>
            <w:szCs w:val="24"/>
          </w:rPr>
          <w:t>M</w:t>
        </w:r>
      </w:ins>
      <w:ins w:id="3536" w:author="Alhabibi, Haider@Energy" w:date="2022-03-16T18:51:00Z">
        <w:r w:rsidRPr="0024633A">
          <w:rPr>
            <w:rFonts w:cs="Tahoma"/>
            <w:b/>
            <w:color w:val="auto"/>
            <w:szCs w:val="24"/>
          </w:rPr>
          <w:t>010007322B</w:t>
        </w:r>
      </w:ins>
      <w:r w:rsidRPr="0024633A">
        <w:rPr>
          <w:rFonts w:cs="Tahoma"/>
          <w:b/>
          <w:color w:val="auto"/>
          <w:szCs w:val="24"/>
        </w:rPr>
        <w:t>-00</w:t>
      </w:r>
      <w:r w:rsidR="00FC0E1F" w:rsidRPr="0024633A">
        <w:rPr>
          <w:rFonts w:cs="Tahoma"/>
          <w:b/>
          <w:color w:val="auto"/>
          <w:szCs w:val="24"/>
        </w:rPr>
        <w:t>1</w:t>
      </w:r>
      <w:r w:rsidRPr="0024633A">
        <w:rPr>
          <w:rFonts w:cs="Tahoma"/>
          <w:b/>
          <w:color w:val="auto"/>
          <w:szCs w:val="24"/>
        </w:rPr>
        <w:t>-001-M20001A-M20B:</w:t>
      </w:r>
    </w:p>
    <w:p w14:paraId="1F4A7B2D" w14:textId="7AAE3FD4" w:rsidR="00961074" w:rsidRPr="0024633A" w:rsidRDefault="00961074" w:rsidP="00806688">
      <w:pPr>
        <w:pStyle w:val="ListParagraph"/>
        <w:numPr>
          <w:ilvl w:val="0"/>
          <w:numId w:val="59"/>
        </w:numPr>
        <w:spacing w:after="60"/>
        <w:rPr>
          <w:rFonts w:cs="Tahoma"/>
          <w:color w:val="auto"/>
          <w:szCs w:val="24"/>
        </w:rPr>
      </w:pPr>
      <w:del w:id="3537" w:author="Author">
        <w:r w:rsidRPr="0024633A" w:rsidDel="000F6670">
          <w:rPr>
            <w:rFonts w:cs="Tahoma"/>
            <w:color w:val="auto"/>
            <w:szCs w:val="24"/>
          </w:rPr>
          <w:delText xml:space="preserve">CF3R </w:delText>
        </w:r>
      </w:del>
      <w:ins w:id="3538" w:author="Author">
        <w:r w:rsidR="000F6670">
          <w:rPr>
            <w:rFonts w:cs="Tahoma"/>
            <w:color w:val="auto"/>
            <w:szCs w:val="24"/>
          </w:rPr>
          <w:t>LMCV</w:t>
        </w:r>
        <w:r w:rsidR="000F6670" w:rsidRPr="0024633A">
          <w:rPr>
            <w:rFonts w:cs="Tahoma"/>
            <w:color w:val="auto"/>
            <w:szCs w:val="24"/>
          </w:rPr>
          <w:t xml:space="preserve"> </w:t>
        </w:r>
      </w:ins>
      <w:r w:rsidRPr="0024633A">
        <w:rPr>
          <w:rFonts w:cs="Tahoma"/>
          <w:color w:val="auto"/>
          <w:szCs w:val="24"/>
        </w:rPr>
        <w:t xml:space="preserve">document associated with the parent </w:t>
      </w:r>
      <w:del w:id="3539" w:author="Author">
        <w:r w:rsidRPr="0024633A" w:rsidDel="00F36F4E">
          <w:rPr>
            <w:rFonts w:cs="Tahoma"/>
            <w:color w:val="auto"/>
            <w:szCs w:val="24"/>
          </w:rPr>
          <w:delText xml:space="preserve">CF2R </w:delText>
        </w:r>
      </w:del>
      <w:ins w:id="3540" w:author="Author">
        <w:r w:rsidR="00F36F4E">
          <w:rPr>
            <w:rFonts w:cs="Tahoma"/>
            <w:color w:val="auto"/>
            <w:szCs w:val="24"/>
          </w:rPr>
          <w:t>LMC</w:t>
        </w:r>
      </w:ins>
      <w:ins w:id="3541" w:author="Haider Alhabibi" w:date="2022-03-04T15:44:00Z">
        <w:r w:rsidR="00590860">
          <w:rPr>
            <w:rFonts w:cs="Tahoma"/>
            <w:color w:val="auto"/>
            <w:szCs w:val="24"/>
          </w:rPr>
          <w:t>I</w:t>
        </w:r>
      </w:ins>
      <w:ins w:id="3542" w:author="Author">
        <w:del w:id="3543" w:author="Haider Alhabibi" w:date="2022-03-04T15:44:00Z">
          <w:r w:rsidR="00F36F4E" w:rsidDel="00590860">
            <w:rPr>
              <w:rFonts w:cs="Tahoma"/>
              <w:color w:val="auto"/>
              <w:szCs w:val="24"/>
            </w:rPr>
            <w:delText>C</w:delText>
          </w:r>
        </w:del>
        <w:del w:id="3544" w:author="Haider Alhabibi" w:date="2022-03-04T15:43:00Z">
          <w:r w:rsidR="00F36F4E">
            <w:rPr>
              <w:rFonts w:cs="Tahoma"/>
              <w:color w:val="auto"/>
              <w:szCs w:val="24"/>
            </w:rPr>
            <w:delText>-PRF-01</w:delText>
          </w:r>
        </w:del>
        <w:r w:rsidR="00F36F4E" w:rsidRPr="0024633A">
          <w:rPr>
            <w:rFonts w:cs="Tahoma"/>
            <w:color w:val="auto"/>
            <w:szCs w:val="24"/>
          </w:rPr>
          <w:t xml:space="preserve"> </w:t>
        </w:r>
      </w:ins>
      <w:r w:rsidRPr="0024633A">
        <w:rPr>
          <w:rFonts w:cs="Tahoma"/>
          <w:color w:val="auto"/>
          <w:szCs w:val="24"/>
        </w:rPr>
        <w:t>document above</w:t>
      </w:r>
    </w:p>
    <w:p w14:paraId="076435F5" w14:textId="714D8095" w:rsidR="00961074" w:rsidRPr="0024633A" w:rsidRDefault="00961074" w:rsidP="00806688">
      <w:pPr>
        <w:pStyle w:val="ListParagraph"/>
        <w:numPr>
          <w:ilvl w:val="0"/>
          <w:numId w:val="59"/>
        </w:numPr>
        <w:spacing w:after="60"/>
        <w:rPr>
          <w:rFonts w:cs="Tahoma"/>
          <w:color w:val="auto"/>
          <w:szCs w:val="24"/>
        </w:rPr>
      </w:pPr>
      <w:del w:id="3545" w:author="Author">
        <w:r w:rsidRPr="0024633A" w:rsidDel="000F6670">
          <w:rPr>
            <w:rFonts w:cs="Tahoma"/>
            <w:color w:val="auto"/>
            <w:szCs w:val="24"/>
          </w:rPr>
          <w:delText>C</w:delText>
        </w:r>
      </w:del>
      <w:ins w:id="3546" w:author="Author">
        <w:r w:rsidR="000F6670">
          <w:rPr>
            <w:rFonts w:cs="Tahoma"/>
            <w:color w:val="auto"/>
            <w:szCs w:val="24"/>
          </w:rPr>
          <w:t>LMCV</w:t>
        </w:r>
      </w:ins>
      <w:del w:id="3547" w:author="Author">
        <w:r w:rsidRPr="0024633A" w:rsidDel="000F6670">
          <w:rPr>
            <w:rFonts w:cs="Tahoma"/>
            <w:color w:val="auto"/>
            <w:szCs w:val="24"/>
          </w:rPr>
          <w:delText>F3</w:delText>
        </w:r>
      </w:del>
      <w:del w:id="3548" w:author="Haider Alhabibi" w:date="2022-03-04T15:44:00Z">
        <w:r w:rsidRPr="0024633A">
          <w:rPr>
            <w:rFonts w:cs="Tahoma"/>
            <w:color w:val="auto"/>
            <w:szCs w:val="24"/>
          </w:rPr>
          <w:delText>R</w:delText>
        </w:r>
      </w:del>
      <w:r w:rsidRPr="0024633A">
        <w:rPr>
          <w:rFonts w:cs="Tahoma"/>
          <w:color w:val="auto"/>
          <w:szCs w:val="24"/>
        </w:rPr>
        <w:t>-MCH-20 document</w:t>
      </w:r>
    </w:p>
    <w:p w14:paraId="2A76ABDB" w14:textId="77777777" w:rsidR="00961074" w:rsidRPr="0024633A" w:rsidRDefault="00961074" w:rsidP="00806688">
      <w:pPr>
        <w:pStyle w:val="ListParagraph"/>
        <w:numPr>
          <w:ilvl w:val="0"/>
          <w:numId w:val="59"/>
        </w:numPr>
        <w:spacing w:after="60"/>
        <w:rPr>
          <w:rFonts w:cs="Tahoma"/>
          <w:color w:val="auto"/>
          <w:szCs w:val="24"/>
        </w:rPr>
      </w:pPr>
      <w:r w:rsidRPr="0024633A">
        <w:rPr>
          <w:rFonts w:cs="Tahoma"/>
          <w:color w:val="auto"/>
          <w:szCs w:val="24"/>
        </w:rPr>
        <w:t>Revision B</w:t>
      </w:r>
    </w:p>
    <w:p w14:paraId="25ABBEB6" w14:textId="77777777" w:rsidR="00FC0E1F" w:rsidRPr="0024633A" w:rsidRDefault="005A57C3" w:rsidP="00FF553B">
      <w:pPr>
        <w:keepNext/>
        <w:spacing w:before="240" w:after="60"/>
        <w:ind w:left="720"/>
        <w:rPr>
          <w:rFonts w:cs="Tahoma"/>
          <w:color w:val="auto"/>
          <w:szCs w:val="24"/>
        </w:rPr>
      </w:pPr>
      <w:r w:rsidRPr="0024633A">
        <w:rPr>
          <w:rFonts w:cs="Tahoma"/>
          <w:color w:val="auto"/>
          <w:szCs w:val="24"/>
        </w:rPr>
        <w:t xml:space="preserve">For </w:t>
      </w:r>
      <w:r w:rsidR="00FC0E1F" w:rsidRPr="0024633A">
        <w:rPr>
          <w:rFonts w:cs="Tahoma"/>
          <w:color w:val="auto"/>
          <w:szCs w:val="24"/>
        </w:rPr>
        <w:t xml:space="preserve">Dwelling Unit </w:t>
      </w:r>
      <w:r w:rsidR="00FC0E1F" w:rsidRPr="0024633A">
        <w:rPr>
          <w:rFonts w:cs="Tahoma"/>
          <w:b/>
          <w:color w:val="auto"/>
          <w:szCs w:val="24"/>
        </w:rPr>
        <w:t>002</w:t>
      </w:r>
      <w:r w:rsidR="00FC0E1F" w:rsidRPr="0024633A">
        <w:rPr>
          <w:rFonts w:cs="Tahoma"/>
          <w:color w:val="auto"/>
          <w:szCs w:val="24"/>
        </w:rPr>
        <w:t>:</w:t>
      </w:r>
    </w:p>
    <w:p w14:paraId="48C010E7" w14:textId="4A028BCC" w:rsidR="005A57C3" w:rsidRPr="0024633A" w:rsidRDefault="005A57C3" w:rsidP="00B518DF">
      <w:pPr>
        <w:keepNext/>
        <w:spacing w:before="240" w:after="60"/>
        <w:ind w:left="720"/>
        <w:contextualSpacing/>
        <w:rPr>
          <w:rFonts w:cs="Tahoma"/>
          <w:color w:val="auto"/>
          <w:szCs w:val="24"/>
        </w:rPr>
      </w:pPr>
      <w:r w:rsidRPr="0024633A">
        <w:rPr>
          <w:rFonts w:cs="Tahoma"/>
          <w:color w:val="auto"/>
          <w:szCs w:val="24"/>
        </w:rPr>
        <w:t>4</w:t>
      </w:r>
      <w:ins w:id="3549" w:author="Haider Alhabibi" w:date="2022-02-07T09:30:00Z">
        <w:r w:rsidR="00937082">
          <w:rPr>
            <w:rFonts w:cs="Tahoma"/>
            <w:color w:val="auto"/>
            <w:szCs w:val="24"/>
          </w:rPr>
          <w:t>22</w:t>
        </w:r>
      </w:ins>
      <w:del w:id="3550" w:author="Haider Alhabibi" w:date="2022-02-07T09:30:00Z">
        <w:r w:rsidR="008213EB" w:rsidRPr="0024633A" w:rsidDel="00937082">
          <w:rPr>
            <w:rFonts w:cs="Tahoma"/>
            <w:color w:val="auto"/>
            <w:szCs w:val="24"/>
          </w:rPr>
          <w:delText>19</w:delText>
        </w:r>
      </w:del>
      <w:r w:rsidRPr="0024633A">
        <w:rPr>
          <w:rFonts w:cs="Tahoma"/>
          <w:color w:val="auto"/>
          <w:szCs w:val="24"/>
        </w:rPr>
        <w:t>-</w:t>
      </w:r>
      <w:del w:id="3551" w:author="Haider Alhabibi" w:date="2022-03-04T16:11:00Z">
        <w:r w:rsidRPr="0024633A" w:rsidDel="005D5F88">
          <w:rPr>
            <w:rFonts w:cs="Tahoma"/>
            <w:color w:val="auto"/>
            <w:szCs w:val="24"/>
          </w:rPr>
          <w:delText>A</w:delText>
        </w:r>
      </w:del>
      <w:ins w:id="3552" w:author="Haider Alhabibi" w:date="2022-03-04T16:11:00Z">
        <w:r w:rsidR="005D5F88">
          <w:rPr>
            <w:rFonts w:cs="Tahoma"/>
            <w:color w:val="auto"/>
            <w:szCs w:val="24"/>
          </w:rPr>
          <w:t>M</w:t>
        </w:r>
      </w:ins>
      <w:r w:rsidRPr="0024633A">
        <w:rPr>
          <w:rFonts w:cs="Tahoma"/>
          <w:color w:val="auto"/>
          <w:szCs w:val="24"/>
        </w:rPr>
        <w:t>010007322B-A02</w:t>
      </w:r>
      <w:r w:rsidRPr="0024633A">
        <w:rPr>
          <w:rFonts w:cs="Tahoma"/>
          <w:b/>
          <w:color w:val="auto"/>
          <w:szCs w:val="24"/>
        </w:rPr>
        <w:t>002</w:t>
      </w:r>
      <w:r w:rsidRPr="0024633A">
        <w:rPr>
          <w:rFonts w:cs="Tahoma"/>
          <w:color w:val="auto"/>
          <w:szCs w:val="24"/>
        </w:rPr>
        <w:t>A</w:t>
      </w:r>
    </w:p>
    <w:p w14:paraId="0B553E05" w14:textId="1D54BF81" w:rsidR="005A57C3" w:rsidRPr="0024633A" w:rsidRDefault="005A57C3" w:rsidP="00B518DF">
      <w:pPr>
        <w:keepNext/>
        <w:spacing w:before="240" w:after="60"/>
        <w:ind w:left="720"/>
        <w:contextualSpacing/>
        <w:rPr>
          <w:rFonts w:cs="Tahoma"/>
          <w:color w:val="auto"/>
          <w:szCs w:val="24"/>
        </w:rPr>
      </w:pPr>
      <w:r w:rsidRPr="0024633A">
        <w:rPr>
          <w:rFonts w:cs="Tahoma"/>
          <w:color w:val="auto"/>
          <w:szCs w:val="24"/>
        </w:rPr>
        <w:t>4</w:t>
      </w:r>
      <w:ins w:id="3553" w:author="Haider Alhabibi" w:date="2022-02-07T09:30:00Z">
        <w:r w:rsidR="00937082">
          <w:rPr>
            <w:rFonts w:cs="Tahoma"/>
            <w:color w:val="auto"/>
            <w:szCs w:val="24"/>
          </w:rPr>
          <w:t>22</w:t>
        </w:r>
      </w:ins>
      <w:del w:id="3554" w:author="Haider Alhabibi" w:date="2022-02-07T09:30:00Z">
        <w:r w:rsidR="008213EB" w:rsidRPr="0024633A" w:rsidDel="00937082">
          <w:rPr>
            <w:rFonts w:cs="Tahoma"/>
            <w:color w:val="auto"/>
            <w:szCs w:val="24"/>
          </w:rPr>
          <w:delText>19</w:delText>
        </w:r>
      </w:del>
      <w:r w:rsidRPr="0024633A">
        <w:rPr>
          <w:rFonts w:cs="Tahoma"/>
          <w:color w:val="auto"/>
          <w:szCs w:val="24"/>
        </w:rPr>
        <w:t>-</w:t>
      </w:r>
      <w:del w:id="3555" w:author="Haider Alhabibi" w:date="2022-03-04T16:11:00Z">
        <w:r w:rsidRPr="0024633A" w:rsidDel="005D5F88">
          <w:rPr>
            <w:rFonts w:cs="Tahoma"/>
            <w:color w:val="auto"/>
            <w:szCs w:val="24"/>
          </w:rPr>
          <w:delText>A</w:delText>
        </w:r>
      </w:del>
      <w:ins w:id="3556" w:author="Haider Alhabibi" w:date="2022-03-04T16:11:00Z">
        <w:r w:rsidR="005D5F88">
          <w:rPr>
            <w:rFonts w:cs="Tahoma"/>
            <w:color w:val="auto"/>
            <w:szCs w:val="24"/>
          </w:rPr>
          <w:t>M</w:t>
        </w:r>
      </w:ins>
      <w:r w:rsidRPr="0024633A">
        <w:rPr>
          <w:rFonts w:cs="Tahoma"/>
          <w:color w:val="auto"/>
          <w:szCs w:val="24"/>
        </w:rPr>
        <w:t>010007322B-001-</w:t>
      </w:r>
      <w:r w:rsidRPr="0024633A">
        <w:rPr>
          <w:rFonts w:cs="Tahoma"/>
          <w:b/>
          <w:color w:val="auto"/>
          <w:szCs w:val="24"/>
        </w:rPr>
        <w:t>002</w:t>
      </w:r>
      <w:r w:rsidRPr="0024633A">
        <w:rPr>
          <w:rFonts w:cs="Tahoma"/>
          <w:color w:val="auto"/>
          <w:szCs w:val="24"/>
        </w:rPr>
        <w:t>-M20001A-0000</w:t>
      </w:r>
    </w:p>
    <w:p w14:paraId="6038FFF6" w14:textId="5211E7EA" w:rsidR="005A57C3" w:rsidRPr="0024633A" w:rsidRDefault="005A57C3" w:rsidP="00017265">
      <w:pPr>
        <w:spacing w:before="240" w:after="60"/>
        <w:ind w:left="720"/>
        <w:contextualSpacing/>
        <w:rPr>
          <w:rFonts w:cs="Tahoma"/>
          <w:b/>
          <w:color w:val="auto"/>
          <w:szCs w:val="24"/>
        </w:rPr>
      </w:pPr>
      <w:r w:rsidRPr="0024633A">
        <w:rPr>
          <w:rFonts w:cs="Tahoma"/>
          <w:color w:val="auto"/>
          <w:szCs w:val="24"/>
        </w:rPr>
        <w:t>4</w:t>
      </w:r>
      <w:ins w:id="3557" w:author="Haider Alhabibi" w:date="2022-02-07T09:30:00Z">
        <w:r w:rsidR="00937082">
          <w:rPr>
            <w:rFonts w:cs="Tahoma"/>
            <w:color w:val="auto"/>
            <w:szCs w:val="24"/>
          </w:rPr>
          <w:t>22</w:t>
        </w:r>
      </w:ins>
      <w:del w:id="3558" w:author="Haider Alhabibi" w:date="2022-02-07T09:30:00Z">
        <w:r w:rsidR="008213EB" w:rsidRPr="0024633A" w:rsidDel="00937082">
          <w:rPr>
            <w:rFonts w:cs="Tahoma"/>
            <w:color w:val="auto"/>
            <w:szCs w:val="24"/>
          </w:rPr>
          <w:delText>19</w:delText>
        </w:r>
      </w:del>
      <w:r w:rsidRPr="0024633A">
        <w:rPr>
          <w:rFonts w:cs="Tahoma"/>
          <w:color w:val="auto"/>
          <w:szCs w:val="24"/>
        </w:rPr>
        <w:t>-</w:t>
      </w:r>
      <w:del w:id="3559" w:author="Haider Alhabibi" w:date="2022-03-04T16:11:00Z">
        <w:r w:rsidRPr="0024633A" w:rsidDel="005D5F88">
          <w:rPr>
            <w:rFonts w:cs="Tahoma"/>
            <w:color w:val="auto"/>
            <w:szCs w:val="24"/>
          </w:rPr>
          <w:delText>A</w:delText>
        </w:r>
      </w:del>
      <w:ins w:id="3560" w:author="Haider Alhabibi" w:date="2022-03-04T16:11:00Z">
        <w:r w:rsidR="005D5F88">
          <w:rPr>
            <w:rFonts w:cs="Tahoma"/>
            <w:color w:val="auto"/>
            <w:szCs w:val="24"/>
          </w:rPr>
          <w:t>M</w:t>
        </w:r>
      </w:ins>
      <w:r w:rsidRPr="0024633A">
        <w:rPr>
          <w:rFonts w:cs="Tahoma"/>
          <w:color w:val="auto"/>
          <w:szCs w:val="24"/>
        </w:rPr>
        <w:t>010007322B-001-</w:t>
      </w:r>
      <w:r w:rsidRPr="0024633A">
        <w:rPr>
          <w:rFonts w:cs="Tahoma"/>
          <w:b/>
          <w:color w:val="auto"/>
          <w:szCs w:val="24"/>
        </w:rPr>
        <w:t>002</w:t>
      </w:r>
      <w:r w:rsidRPr="0024633A">
        <w:rPr>
          <w:rFonts w:cs="Tahoma"/>
          <w:color w:val="auto"/>
          <w:szCs w:val="24"/>
        </w:rPr>
        <w:t>-M20001A-M20B</w:t>
      </w:r>
    </w:p>
    <w:p w14:paraId="3F0C7808" w14:textId="77777777" w:rsidR="00FF553B" w:rsidRPr="0024633A" w:rsidRDefault="00FF553B" w:rsidP="001B7A83">
      <w:pPr>
        <w:keepNext/>
        <w:spacing w:before="240" w:after="60"/>
        <w:ind w:left="720"/>
        <w:rPr>
          <w:rFonts w:cs="Tahoma"/>
          <w:color w:val="auto"/>
          <w:szCs w:val="24"/>
        </w:rPr>
      </w:pPr>
      <w:r w:rsidRPr="0024633A">
        <w:rPr>
          <w:rFonts w:cs="Tahoma"/>
          <w:color w:val="auto"/>
          <w:szCs w:val="24"/>
        </w:rPr>
        <w:lastRenderedPageBreak/>
        <w:t>For Dwelling Unit 003:</w:t>
      </w:r>
    </w:p>
    <w:p w14:paraId="5C65941C" w14:textId="1763C918" w:rsidR="00FF553B" w:rsidRPr="0024633A" w:rsidRDefault="00FF553B" w:rsidP="001B7A83">
      <w:pPr>
        <w:keepNext/>
        <w:spacing w:before="240" w:after="60"/>
        <w:ind w:left="720"/>
        <w:contextualSpacing/>
        <w:rPr>
          <w:rFonts w:cs="Tahoma"/>
          <w:color w:val="auto"/>
          <w:szCs w:val="24"/>
        </w:rPr>
      </w:pPr>
      <w:r w:rsidRPr="0024633A">
        <w:rPr>
          <w:rFonts w:cs="Tahoma"/>
          <w:color w:val="auto"/>
          <w:szCs w:val="24"/>
        </w:rPr>
        <w:t>4</w:t>
      </w:r>
      <w:ins w:id="3561" w:author="Haider Alhabibi" w:date="2022-02-07T09:31:00Z">
        <w:r w:rsidR="00937082">
          <w:rPr>
            <w:rFonts w:cs="Tahoma"/>
            <w:color w:val="auto"/>
            <w:szCs w:val="24"/>
          </w:rPr>
          <w:t>22</w:t>
        </w:r>
      </w:ins>
      <w:del w:id="3562" w:author="Haider Alhabibi" w:date="2022-02-07T09:31:00Z">
        <w:r w:rsidR="008213EB" w:rsidRPr="0024633A" w:rsidDel="00937082">
          <w:rPr>
            <w:rFonts w:cs="Tahoma"/>
            <w:color w:val="auto"/>
            <w:szCs w:val="24"/>
          </w:rPr>
          <w:delText>19</w:delText>
        </w:r>
      </w:del>
      <w:r w:rsidRPr="0024633A">
        <w:rPr>
          <w:rFonts w:cs="Tahoma"/>
          <w:color w:val="auto"/>
          <w:szCs w:val="24"/>
        </w:rPr>
        <w:t>-</w:t>
      </w:r>
      <w:del w:id="3563" w:author="Haider Alhabibi" w:date="2022-03-04T16:11:00Z">
        <w:r w:rsidRPr="0024633A" w:rsidDel="005D5F88">
          <w:rPr>
            <w:rFonts w:cs="Tahoma"/>
            <w:color w:val="auto"/>
            <w:szCs w:val="24"/>
          </w:rPr>
          <w:delText>A</w:delText>
        </w:r>
      </w:del>
      <w:ins w:id="3564" w:author="Haider Alhabibi" w:date="2022-03-04T16:11:00Z">
        <w:r w:rsidR="005D5F88">
          <w:rPr>
            <w:rFonts w:cs="Tahoma"/>
            <w:color w:val="auto"/>
            <w:szCs w:val="24"/>
          </w:rPr>
          <w:t>M</w:t>
        </w:r>
      </w:ins>
      <w:r w:rsidRPr="0024633A">
        <w:rPr>
          <w:rFonts w:cs="Tahoma"/>
          <w:color w:val="auto"/>
          <w:szCs w:val="24"/>
        </w:rPr>
        <w:t>010007322B-A02</w:t>
      </w:r>
      <w:r w:rsidRPr="0024633A">
        <w:rPr>
          <w:rFonts w:cs="Tahoma"/>
          <w:b/>
          <w:color w:val="auto"/>
          <w:szCs w:val="24"/>
        </w:rPr>
        <w:t>003</w:t>
      </w:r>
      <w:r w:rsidRPr="0024633A">
        <w:rPr>
          <w:rFonts w:cs="Tahoma"/>
          <w:color w:val="auto"/>
          <w:szCs w:val="24"/>
        </w:rPr>
        <w:t>A</w:t>
      </w:r>
    </w:p>
    <w:p w14:paraId="3FEFE1C5" w14:textId="5E755543" w:rsidR="00FF553B" w:rsidRPr="0024633A" w:rsidRDefault="00FF553B" w:rsidP="00B518DF">
      <w:pPr>
        <w:keepNext/>
        <w:spacing w:before="240" w:after="60"/>
        <w:ind w:left="720"/>
        <w:contextualSpacing/>
        <w:rPr>
          <w:rFonts w:cs="Tahoma"/>
          <w:color w:val="auto"/>
          <w:szCs w:val="24"/>
        </w:rPr>
      </w:pPr>
      <w:r w:rsidRPr="0024633A">
        <w:rPr>
          <w:rFonts w:cs="Tahoma"/>
          <w:color w:val="auto"/>
          <w:szCs w:val="24"/>
        </w:rPr>
        <w:t>4</w:t>
      </w:r>
      <w:ins w:id="3565" w:author="Haider Alhabibi" w:date="2022-02-07T09:31:00Z">
        <w:r w:rsidR="00937082">
          <w:rPr>
            <w:rFonts w:cs="Tahoma"/>
            <w:color w:val="auto"/>
            <w:szCs w:val="24"/>
          </w:rPr>
          <w:t>22</w:t>
        </w:r>
      </w:ins>
      <w:del w:id="3566" w:author="Haider Alhabibi" w:date="2022-02-07T09:31:00Z">
        <w:r w:rsidR="008213EB" w:rsidRPr="0024633A" w:rsidDel="00937082">
          <w:rPr>
            <w:rFonts w:cs="Tahoma"/>
            <w:color w:val="auto"/>
            <w:szCs w:val="24"/>
          </w:rPr>
          <w:delText>19</w:delText>
        </w:r>
      </w:del>
      <w:r w:rsidRPr="0024633A">
        <w:rPr>
          <w:rFonts w:cs="Tahoma"/>
          <w:color w:val="auto"/>
          <w:szCs w:val="24"/>
        </w:rPr>
        <w:t>-</w:t>
      </w:r>
      <w:del w:id="3567" w:author="Haider Alhabibi" w:date="2022-03-04T16:11:00Z">
        <w:r w:rsidRPr="0024633A" w:rsidDel="005D5F88">
          <w:rPr>
            <w:rFonts w:cs="Tahoma"/>
            <w:color w:val="auto"/>
            <w:szCs w:val="24"/>
          </w:rPr>
          <w:delText>A</w:delText>
        </w:r>
      </w:del>
      <w:ins w:id="3568" w:author="Haider Alhabibi" w:date="2022-03-04T16:11:00Z">
        <w:r w:rsidR="005D5F88">
          <w:rPr>
            <w:rFonts w:cs="Tahoma"/>
            <w:color w:val="auto"/>
            <w:szCs w:val="24"/>
          </w:rPr>
          <w:t>M</w:t>
        </w:r>
      </w:ins>
      <w:r w:rsidRPr="0024633A">
        <w:rPr>
          <w:rFonts w:cs="Tahoma"/>
          <w:color w:val="auto"/>
          <w:szCs w:val="24"/>
        </w:rPr>
        <w:t>010007322B-001-</w:t>
      </w:r>
      <w:r w:rsidRPr="0024633A">
        <w:rPr>
          <w:rFonts w:cs="Tahoma"/>
          <w:b/>
          <w:color w:val="auto"/>
          <w:szCs w:val="24"/>
        </w:rPr>
        <w:t>003</w:t>
      </w:r>
      <w:r w:rsidRPr="0024633A">
        <w:rPr>
          <w:rFonts w:cs="Tahoma"/>
          <w:color w:val="auto"/>
          <w:szCs w:val="24"/>
        </w:rPr>
        <w:t>-M20001A-0000</w:t>
      </w:r>
    </w:p>
    <w:p w14:paraId="6E1E1E50" w14:textId="0DC9BFA0" w:rsidR="001B7A83" w:rsidRPr="0024633A" w:rsidRDefault="00FF553B" w:rsidP="00EB6FD4">
      <w:pPr>
        <w:spacing w:before="240" w:after="60"/>
        <w:ind w:left="720"/>
        <w:contextualSpacing/>
        <w:rPr>
          <w:rFonts w:cs="Tahoma"/>
          <w:color w:val="auto"/>
          <w:szCs w:val="24"/>
        </w:rPr>
      </w:pPr>
      <w:r w:rsidRPr="0024633A">
        <w:rPr>
          <w:rFonts w:cs="Tahoma"/>
          <w:color w:val="auto"/>
          <w:szCs w:val="24"/>
        </w:rPr>
        <w:t>4</w:t>
      </w:r>
      <w:ins w:id="3569" w:author="Haider Alhabibi" w:date="2022-02-07T09:31:00Z">
        <w:r w:rsidR="00937082">
          <w:rPr>
            <w:rFonts w:cs="Tahoma"/>
            <w:color w:val="auto"/>
            <w:szCs w:val="24"/>
          </w:rPr>
          <w:t>22</w:t>
        </w:r>
      </w:ins>
      <w:del w:id="3570" w:author="Haider Alhabibi" w:date="2022-02-07T09:31:00Z">
        <w:r w:rsidR="008213EB" w:rsidRPr="0024633A" w:rsidDel="00937082">
          <w:rPr>
            <w:rFonts w:cs="Tahoma"/>
            <w:color w:val="auto"/>
            <w:szCs w:val="24"/>
          </w:rPr>
          <w:delText>19</w:delText>
        </w:r>
      </w:del>
      <w:r w:rsidRPr="0024633A">
        <w:rPr>
          <w:rFonts w:cs="Tahoma"/>
          <w:color w:val="auto"/>
          <w:szCs w:val="24"/>
        </w:rPr>
        <w:t>-</w:t>
      </w:r>
      <w:del w:id="3571" w:author="Haider Alhabibi" w:date="2022-03-04T16:11:00Z">
        <w:r w:rsidRPr="0024633A" w:rsidDel="005D5F88">
          <w:rPr>
            <w:rFonts w:cs="Tahoma"/>
            <w:color w:val="auto"/>
            <w:szCs w:val="24"/>
          </w:rPr>
          <w:delText>A</w:delText>
        </w:r>
      </w:del>
      <w:ins w:id="3572" w:author="Haider Alhabibi" w:date="2022-03-04T16:11:00Z">
        <w:r w:rsidR="005D5F88">
          <w:rPr>
            <w:rFonts w:cs="Tahoma"/>
            <w:color w:val="auto"/>
            <w:szCs w:val="24"/>
          </w:rPr>
          <w:t>M</w:t>
        </w:r>
      </w:ins>
      <w:r w:rsidRPr="0024633A">
        <w:rPr>
          <w:rFonts w:cs="Tahoma"/>
          <w:color w:val="auto"/>
          <w:szCs w:val="24"/>
        </w:rPr>
        <w:t>010007322B-001-</w:t>
      </w:r>
      <w:r w:rsidRPr="0024633A">
        <w:rPr>
          <w:rFonts w:cs="Tahoma"/>
          <w:b/>
          <w:color w:val="auto"/>
          <w:szCs w:val="24"/>
        </w:rPr>
        <w:t>003</w:t>
      </w:r>
      <w:r w:rsidRPr="0024633A">
        <w:rPr>
          <w:rFonts w:cs="Tahoma"/>
          <w:color w:val="auto"/>
          <w:szCs w:val="24"/>
        </w:rPr>
        <w:t>-M20001A-M20B</w:t>
      </w:r>
    </w:p>
    <w:p w14:paraId="147DE3DE" w14:textId="46842DFE" w:rsidR="001B7A83" w:rsidRPr="0024633A" w:rsidRDefault="001B7A83" w:rsidP="002D34B8">
      <w:pPr>
        <w:keepNext/>
        <w:spacing w:before="240" w:after="60"/>
        <w:ind w:left="720"/>
        <w:rPr>
          <w:rFonts w:cs="Tahoma"/>
          <w:color w:val="auto"/>
          <w:szCs w:val="24"/>
        </w:rPr>
      </w:pPr>
      <w:r w:rsidRPr="0024633A">
        <w:rPr>
          <w:rFonts w:cs="Tahoma"/>
          <w:color w:val="auto"/>
          <w:szCs w:val="24"/>
        </w:rPr>
        <w:t xml:space="preserve">For a second use of the </w:t>
      </w:r>
      <w:r w:rsidR="005D7FF3" w:rsidRPr="0024633A">
        <w:rPr>
          <w:rFonts w:cs="Tahoma"/>
          <w:color w:val="auto"/>
          <w:szCs w:val="24"/>
        </w:rPr>
        <w:t xml:space="preserve">base </w:t>
      </w:r>
      <w:del w:id="3573" w:author="Haider Alhabibi" w:date="2022-03-04T16:09:00Z">
        <w:r w:rsidRPr="0024633A">
          <w:rPr>
            <w:rFonts w:cs="Tahoma"/>
            <w:color w:val="auto"/>
            <w:szCs w:val="24"/>
          </w:rPr>
          <w:delText xml:space="preserve">CF1R </w:delText>
        </w:r>
      </w:del>
      <w:ins w:id="3574" w:author="Haider Alhabibi" w:date="2022-03-04T16:09:00Z">
        <w:r w:rsidR="007B6912">
          <w:rPr>
            <w:rFonts w:cs="Tahoma"/>
            <w:color w:val="auto"/>
            <w:szCs w:val="24"/>
          </w:rPr>
          <w:t>LMCC</w:t>
        </w:r>
        <w:r w:rsidR="007B6912" w:rsidRPr="0024633A">
          <w:rPr>
            <w:rFonts w:cs="Tahoma"/>
            <w:color w:val="auto"/>
            <w:szCs w:val="24"/>
          </w:rPr>
          <w:t xml:space="preserve"> </w:t>
        </w:r>
      </w:ins>
      <w:r w:rsidRPr="0024633A">
        <w:rPr>
          <w:rFonts w:cs="Tahoma"/>
          <w:color w:val="auto"/>
          <w:szCs w:val="24"/>
        </w:rPr>
        <w:t>for Multifamily Building 002:</w:t>
      </w:r>
    </w:p>
    <w:p w14:paraId="3C9B786A" w14:textId="77777777" w:rsidR="001B7A83" w:rsidRPr="0024633A" w:rsidRDefault="001B7A83" w:rsidP="002D34B8">
      <w:pPr>
        <w:keepNext/>
        <w:spacing w:before="240" w:after="120"/>
        <w:ind w:left="720"/>
        <w:rPr>
          <w:rFonts w:cs="Tahoma"/>
          <w:color w:val="auto"/>
          <w:szCs w:val="24"/>
        </w:rPr>
      </w:pPr>
      <w:r w:rsidRPr="0024633A">
        <w:rPr>
          <w:rFonts w:cs="Tahoma"/>
          <w:color w:val="auto"/>
          <w:szCs w:val="24"/>
        </w:rPr>
        <w:t xml:space="preserve">For </w:t>
      </w:r>
      <w:r w:rsidR="00F71992" w:rsidRPr="0024633A">
        <w:rPr>
          <w:rFonts w:cs="Tahoma"/>
          <w:color w:val="auto"/>
          <w:szCs w:val="24"/>
        </w:rPr>
        <w:t xml:space="preserve">Multifamily </w:t>
      </w:r>
      <w:r w:rsidR="005D7FF3" w:rsidRPr="0024633A">
        <w:rPr>
          <w:rFonts w:cs="Tahoma"/>
          <w:color w:val="auto"/>
          <w:szCs w:val="24"/>
        </w:rPr>
        <w:t xml:space="preserve">Building 002 </w:t>
      </w:r>
      <w:r w:rsidRPr="0024633A">
        <w:rPr>
          <w:rFonts w:cs="Tahoma"/>
          <w:color w:val="auto"/>
          <w:szCs w:val="24"/>
        </w:rPr>
        <w:t>Dwelling Unit 001:</w:t>
      </w:r>
    </w:p>
    <w:p w14:paraId="33676043" w14:textId="32ADD1AA" w:rsidR="00F71992" w:rsidRPr="0024633A" w:rsidRDefault="00F71992" w:rsidP="001B7A83">
      <w:pPr>
        <w:spacing w:before="240" w:after="60"/>
        <w:ind w:left="720"/>
        <w:contextualSpacing/>
        <w:rPr>
          <w:rFonts w:cs="Tahoma"/>
          <w:color w:val="auto"/>
          <w:szCs w:val="24"/>
        </w:rPr>
      </w:pPr>
      <w:r w:rsidRPr="0024633A">
        <w:rPr>
          <w:rFonts w:cs="Tahoma"/>
          <w:color w:val="auto"/>
          <w:szCs w:val="24"/>
        </w:rPr>
        <w:t>4</w:t>
      </w:r>
      <w:ins w:id="3575" w:author="Haider Alhabibi" w:date="2022-02-07T09:31:00Z">
        <w:r w:rsidR="00937082">
          <w:rPr>
            <w:rFonts w:cs="Tahoma"/>
            <w:color w:val="auto"/>
            <w:szCs w:val="24"/>
          </w:rPr>
          <w:t>22</w:t>
        </w:r>
      </w:ins>
      <w:del w:id="3576" w:author="Haider Alhabibi" w:date="2022-02-07T09:31:00Z">
        <w:r w:rsidR="008213EB" w:rsidRPr="0024633A" w:rsidDel="00937082">
          <w:rPr>
            <w:rFonts w:cs="Tahoma"/>
            <w:color w:val="auto"/>
            <w:szCs w:val="24"/>
          </w:rPr>
          <w:delText>19</w:delText>
        </w:r>
      </w:del>
      <w:r w:rsidRPr="0024633A">
        <w:rPr>
          <w:rFonts w:cs="Tahoma"/>
          <w:color w:val="auto"/>
          <w:szCs w:val="24"/>
        </w:rPr>
        <w:t>-</w:t>
      </w:r>
      <w:del w:id="3577" w:author="Haider Alhabibi" w:date="2022-03-04T16:11:00Z">
        <w:r w:rsidRPr="0024633A" w:rsidDel="005D5F88">
          <w:rPr>
            <w:rFonts w:cs="Tahoma"/>
            <w:color w:val="auto"/>
            <w:szCs w:val="24"/>
          </w:rPr>
          <w:delText>A</w:delText>
        </w:r>
      </w:del>
      <w:ins w:id="3578" w:author="Haider Alhabibi" w:date="2022-03-04T16:11:00Z">
        <w:r w:rsidR="005D5F88">
          <w:rPr>
            <w:rFonts w:cs="Tahoma"/>
            <w:color w:val="auto"/>
            <w:szCs w:val="24"/>
          </w:rPr>
          <w:t>M</w:t>
        </w:r>
      </w:ins>
      <w:r w:rsidRPr="0024633A">
        <w:rPr>
          <w:rFonts w:cs="Tahoma"/>
          <w:color w:val="auto"/>
          <w:szCs w:val="24"/>
        </w:rPr>
        <w:t>010007322B-000-000-0000000-0000</w:t>
      </w:r>
    </w:p>
    <w:p w14:paraId="1FE4B771" w14:textId="35DFF6FA" w:rsidR="001B7A83" w:rsidRPr="0024633A" w:rsidRDefault="001B7A83" w:rsidP="001B7A83">
      <w:pPr>
        <w:spacing w:before="240" w:after="60"/>
        <w:ind w:left="720"/>
        <w:contextualSpacing/>
        <w:rPr>
          <w:rFonts w:cs="Tahoma"/>
          <w:color w:val="auto"/>
          <w:szCs w:val="24"/>
        </w:rPr>
      </w:pPr>
      <w:r w:rsidRPr="0024633A">
        <w:rPr>
          <w:rFonts w:cs="Tahoma"/>
          <w:color w:val="auto"/>
          <w:szCs w:val="24"/>
        </w:rPr>
        <w:t>4</w:t>
      </w:r>
      <w:ins w:id="3579" w:author="Haider Alhabibi" w:date="2022-02-07T09:31:00Z">
        <w:r w:rsidR="00937082">
          <w:rPr>
            <w:rFonts w:cs="Tahoma"/>
            <w:color w:val="auto"/>
            <w:szCs w:val="24"/>
          </w:rPr>
          <w:t>22</w:t>
        </w:r>
      </w:ins>
      <w:del w:id="3580" w:author="Haider Alhabibi" w:date="2022-02-07T09:31:00Z">
        <w:r w:rsidR="008213EB" w:rsidRPr="0024633A" w:rsidDel="00937082">
          <w:rPr>
            <w:rFonts w:cs="Tahoma"/>
            <w:color w:val="auto"/>
            <w:szCs w:val="24"/>
          </w:rPr>
          <w:delText>19</w:delText>
        </w:r>
      </w:del>
      <w:r w:rsidRPr="0024633A">
        <w:rPr>
          <w:rFonts w:cs="Tahoma"/>
          <w:color w:val="auto"/>
          <w:szCs w:val="24"/>
        </w:rPr>
        <w:t>-</w:t>
      </w:r>
      <w:del w:id="3581" w:author="Haider Alhabibi" w:date="2022-03-04T16:11:00Z">
        <w:r w:rsidRPr="0024633A" w:rsidDel="005D5F88">
          <w:rPr>
            <w:rFonts w:cs="Tahoma"/>
            <w:color w:val="auto"/>
            <w:szCs w:val="24"/>
          </w:rPr>
          <w:delText>A</w:delText>
        </w:r>
      </w:del>
      <w:ins w:id="3582" w:author="Haider Alhabibi" w:date="2022-03-04T16:11:00Z">
        <w:r w:rsidR="005D5F88">
          <w:rPr>
            <w:rFonts w:cs="Tahoma"/>
            <w:color w:val="auto"/>
            <w:szCs w:val="24"/>
          </w:rPr>
          <w:t>M</w:t>
        </w:r>
      </w:ins>
      <w:r w:rsidRPr="0024633A">
        <w:rPr>
          <w:rFonts w:cs="Tahoma"/>
          <w:color w:val="auto"/>
          <w:szCs w:val="24"/>
        </w:rPr>
        <w:t>010007322B-A0200</w:t>
      </w:r>
      <w:r w:rsidR="005D7FF3" w:rsidRPr="0024633A">
        <w:rPr>
          <w:rFonts w:cs="Tahoma"/>
          <w:color w:val="auto"/>
          <w:szCs w:val="24"/>
        </w:rPr>
        <w:t>1</w:t>
      </w:r>
      <w:r w:rsidRPr="0024633A">
        <w:rPr>
          <w:rFonts w:cs="Tahoma"/>
          <w:color w:val="auto"/>
          <w:szCs w:val="24"/>
        </w:rPr>
        <w:t>A</w:t>
      </w:r>
    </w:p>
    <w:p w14:paraId="245E405F" w14:textId="246A1391" w:rsidR="001B7A83" w:rsidRPr="0024633A" w:rsidRDefault="001B7A83" w:rsidP="001B7A83">
      <w:pPr>
        <w:spacing w:before="240" w:after="60"/>
        <w:ind w:left="720"/>
        <w:contextualSpacing/>
        <w:rPr>
          <w:rFonts w:cs="Tahoma"/>
          <w:color w:val="auto"/>
          <w:szCs w:val="24"/>
        </w:rPr>
      </w:pPr>
      <w:r w:rsidRPr="0024633A">
        <w:rPr>
          <w:rFonts w:cs="Tahoma"/>
          <w:color w:val="auto"/>
          <w:szCs w:val="24"/>
        </w:rPr>
        <w:t>4</w:t>
      </w:r>
      <w:ins w:id="3583" w:author="Haider Alhabibi" w:date="2022-02-07T09:31:00Z">
        <w:r w:rsidR="00937082">
          <w:rPr>
            <w:rFonts w:cs="Tahoma"/>
            <w:color w:val="auto"/>
            <w:szCs w:val="24"/>
          </w:rPr>
          <w:t>22</w:t>
        </w:r>
      </w:ins>
      <w:del w:id="3584" w:author="Haider Alhabibi" w:date="2022-02-07T09:31:00Z">
        <w:r w:rsidR="008213EB" w:rsidRPr="0024633A" w:rsidDel="00937082">
          <w:rPr>
            <w:rFonts w:cs="Tahoma"/>
            <w:color w:val="auto"/>
            <w:szCs w:val="24"/>
          </w:rPr>
          <w:delText>19</w:delText>
        </w:r>
      </w:del>
      <w:r w:rsidRPr="0024633A">
        <w:rPr>
          <w:rFonts w:cs="Tahoma"/>
          <w:color w:val="auto"/>
          <w:szCs w:val="24"/>
        </w:rPr>
        <w:t>-</w:t>
      </w:r>
      <w:del w:id="3585" w:author="Haider Alhabibi" w:date="2022-03-04T16:11:00Z">
        <w:r w:rsidRPr="0024633A" w:rsidDel="005D5F88">
          <w:rPr>
            <w:rFonts w:cs="Tahoma"/>
            <w:color w:val="auto"/>
            <w:szCs w:val="24"/>
          </w:rPr>
          <w:delText>A</w:delText>
        </w:r>
      </w:del>
      <w:ins w:id="3586" w:author="Haider Alhabibi" w:date="2022-03-04T16:11:00Z">
        <w:r w:rsidR="005D5F88">
          <w:rPr>
            <w:rFonts w:cs="Tahoma"/>
            <w:color w:val="auto"/>
            <w:szCs w:val="24"/>
          </w:rPr>
          <w:t>M</w:t>
        </w:r>
      </w:ins>
      <w:r w:rsidRPr="0024633A">
        <w:rPr>
          <w:rFonts w:cs="Tahoma"/>
          <w:color w:val="auto"/>
          <w:szCs w:val="24"/>
        </w:rPr>
        <w:t>010007322B-00</w:t>
      </w:r>
      <w:r w:rsidR="005D7FF3" w:rsidRPr="0024633A">
        <w:rPr>
          <w:rFonts w:cs="Tahoma"/>
          <w:color w:val="auto"/>
          <w:szCs w:val="24"/>
        </w:rPr>
        <w:t>2</w:t>
      </w:r>
      <w:r w:rsidRPr="0024633A">
        <w:rPr>
          <w:rFonts w:cs="Tahoma"/>
          <w:color w:val="auto"/>
          <w:szCs w:val="24"/>
        </w:rPr>
        <w:t>-001-M20001A-0000</w:t>
      </w:r>
    </w:p>
    <w:p w14:paraId="4ED83994" w14:textId="2B93D8AA" w:rsidR="001B7A83" w:rsidRPr="0024633A" w:rsidRDefault="001B7A83" w:rsidP="001B7A83">
      <w:pPr>
        <w:spacing w:before="240" w:after="60"/>
        <w:ind w:left="720"/>
        <w:contextualSpacing/>
        <w:rPr>
          <w:rFonts w:cs="Tahoma"/>
          <w:color w:val="auto"/>
          <w:szCs w:val="24"/>
        </w:rPr>
      </w:pPr>
      <w:r w:rsidRPr="0024633A">
        <w:rPr>
          <w:rFonts w:cs="Tahoma"/>
          <w:color w:val="auto"/>
          <w:szCs w:val="24"/>
        </w:rPr>
        <w:t>4</w:t>
      </w:r>
      <w:ins w:id="3587" w:author="Haider Alhabibi" w:date="2022-02-07T09:31:00Z">
        <w:r w:rsidR="00937082">
          <w:rPr>
            <w:rFonts w:cs="Tahoma"/>
            <w:color w:val="auto"/>
            <w:szCs w:val="24"/>
          </w:rPr>
          <w:t>22</w:t>
        </w:r>
      </w:ins>
      <w:del w:id="3588" w:author="Haider Alhabibi" w:date="2022-02-07T09:31:00Z">
        <w:r w:rsidR="008213EB" w:rsidRPr="0024633A" w:rsidDel="00937082">
          <w:rPr>
            <w:rFonts w:cs="Tahoma"/>
            <w:color w:val="auto"/>
            <w:szCs w:val="24"/>
          </w:rPr>
          <w:delText>19</w:delText>
        </w:r>
      </w:del>
      <w:r w:rsidRPr="0024633A">
        <w:rPr>
          <w:rFonts w:cs="Tahoma"/>
          <w:color w:val="auto"/>
          <w:szCs w:val="24"/>
        </w:rPr>
        <w:t>-</w:t>
      </w:r>
      <w:del w:id="3589" w:author="Haider Alhabibi" w:date="2022-03-04T16:12:00Z">
        <w:r w:rsidRPr="0024633A" w:rsidDel="005D5F88">
          <w:rPr>
            <w:rFonts w:cs="Tahoma"/>
            <w:color w:val="auto"/>
            <w:szCs w:val="24"/>
          </w:rPr>
          <w:delText>A</w:delText>
        </w:r>
      </w:del>
      <w:ins w:id="3590" w:author="Haider Alhabibi" w:date="2022-03-04T16:12:00Z">
        <w:r w:rsidR="005D5F88">
          <w:rPr>
            <w:rFonts w:cs="Tahoma"/>
            <w:color w:val="auto"/>
            <w:szCs w:val="24"/>
          </w:rPr>
          <w:t>M</w:t>
        </w:r>
      </w:ins>
      <w:r w:rsidRPr="0024633A">
        <w:rPr>
          <w:rFonts w:cs="Tahoma"/>
          <w:color w:val="auto"/>
          <w:szCs w:val="24"/>
        </w:rPr>
        <w:t>010007322B-00</w:t>
      </w:r>
      <w:r w:rsidR="005D7FF3" w:rsidRPr="0024633A">
        <w:rPr>
          <w:rFonts w:cs="Tahoma"/>
          <w:color w:val="auto"/>
          <w:szCs w:val="24"/>
        </w:rPr>
        <w:t>2</w:t>
      </w:r>
      <w:r w:rsidRPr="0024633A">
        <w:rPr>
          <w:rFonts w:cs="Tahoma"/>
          <w:color w:val="auto"/>
          <w:szCs w:val="24"/>
        </w:rPr>
        <w:t>-001-M20001A-M20B:</w:t>
      </w:r>
    </w:p>
    <w:p w14:paraId="5825BE07" w14:textId="77777777" w:rsidR="001B7A83" w:rsidRPr="0024633A" w:rsidRDefault="001B7A83" w:rsidP="001B7A83">
      <w:pPr>
        <w:keepNext/>
        <w:spacing w:before="240" w:after="60"/>
        <w:ind w:left="720"/>
        <w:rPr>
          <w:rFonts w:cs="Tahoma"/>
          <w:color w:val="auto"/>
          <w:szCs w:val="24"/>
        </w:rPr>
      </w:pPr>
      <w:r w:rsidRPr="0024633A">
        <w:rPr>
          <w:rFonts w:cs="Tahoma"/>
          <w:color w:val="auto"/>
          <w:szCs w:val="24"/>
        </w:rPr>
        <w:t>For</w:t>
      </w:r>
      <w:r w:rsidR="005D7FF3" w:rsidRPr="0024633A">
        <w:rPr>
          <w:rFonts w:cs="Tahoma"/>
          <w:color w:val="auto"/>
          <w:szCs w:val="24"/>
        </w:rPr>
        <w:t xml:space="preserve"> </w:t>
      </w:r>
      <w:r w:rsidR="00F71992" w:rsidRPr="0024633A">
        <w:rPr>
          <w:rFonts w:cs="Tahoma"/>
          <w:color w:val="auto"/>
          <w:szCs w:val="24"/>
        </w:rPr>
        <w:t xml:space="preserve">Multifamily </w:t>
      </w:r>
      <w:r w:rsidR="005D7FF3" w:rsidRPr="0024633A">
        <w:rPr>
          <w:rFonts w:cs="Tahoma"/>
          <w:color w:val="auto"/>
          <w:szCs w:val="24"/>
        </w:rPr>
        <w:t>Building 002</w:t>
      </w:r>
      <w:r w:rsidRPr="0024633A">
        <w:rPr>
          <w:rFonts w:cs="Tahoma"/>
          <w:color w:val="auto"/>
          <w:szCs w:val="24"/>
        </w:rPr>
        <w:t xml:space="preserve"> Dwelling Unit 002:</w:t>
      </w:r>
    </w:p>
    <w:p w14:paraId="3AF7F586" w14:textId="7440AAD3" w:rsidR="00F71992" w:rsidRPr="0024633A" w:rsidRDefault="00F71992" w:rsidP="001B7A83">
      <w:pPr>
        <w:keepNext/>
        <w:spacing w:before="240" w:after="60"/>
        <w:ind w:left="720"/>
        <w:contextualSpacing/>
        <w:rPr>
          <w:rFonts w:cs="Tahoma"/>
          <w:color w:val="auto"/>
          <w:szCs w:val="24"/>
        </w:rPr>
      </w:pPr>
      <w:r w:rsidRPr="0024633A">
        <w:rPr>
          <w:rFonts w:cs="Tahoma"/>
          <w:color w:val="auto"/>
          <w:szCs w:val="24"/>
        </w:rPr>
        <w:t>4</w:t>
      </w:r>
      <w:ins w:id="3591" w:author="Haider Alhabibi" w:date="2022-02-07T09:31:00Z">
        <w:r w:rsidR="00937082">
          <w:rPr>
            <w:rFonts w:cs="Tahoma"/>
            <w:color w:val="auto"/>
            <w:szCs w:val="24"/>
          </w:rPr>
          <w:t>22</w:t>
        </w:r>
      </w:ins>
      <w:del w:id="3592" w:author="Haider Alhabibi" w:date="2022-02-07T09:31:00Z">
        <w:r w:rsidR="008213EB" w:rsidRPr="0024633A" w:rsidDel="00937082">
          <w:rPr>
            <w:rFonts w:cs="Tahoma"/>
            <w:color w:val="auto"/>
            <w:szCs w:val="24"/>
          </w:rPr>
          <w:delText>19</w:delText>
        </w:r>
      </w:del>
      <w:r w:rsidRPr="0024633A">
        <w:rPr>
          <w:rFonts w:cs="Tahoma"/>
          <w:color w:val="auto"/>
          <w:szCs w:val="24"/>
        </w:rPr>
        <w:t>-</w:t>
      </w:r>
      <w:del w:id="3593" w:author="Haider Alhabibi" w:date="2022-03-04T16:13:00Z">
        <w:r w:rsidRPr="0024633A" w:rsidDel="005D5F88">
          <w:rPr>
            <w:rFonts w:cs="Tahoma"/>
            <w:color w:val="auto"/>
            <w:szCs w:val="24"/>
          </w:rPr>
          <w:delText>A</w:delText>
        </w:r>
      </w:del>
      <w:ins w:id="3594" w:author="Haider Alhabibi" w:date="2022-03-04T16:13:00Z">
        <w:r w:rsidR="005D5F88">
          <w:rPr>
            <w:rFonts w:cs="Tahoma"/>
            <w:color w:val="auto"/>
            <w:szCs w:val="24"/>
          </w:rPr>
          <w:t>M</w:t>
        </w:r>
      </w:ins>
      <w:r w:rsidRPr="0024633A">
        <w:rPr>
          <w:rFonts w:cs="Tahoma"/>
          <w:color w:val="auto"/>
          <w:szCs w:val="24"/>
        </w:rPr>
        <w:t>010007322B-000-000-0000000-0000</w:t>
      </w:r>
    </w:p>
    <w:p w14:paraId="5592ED7F" w14:textId="29F4EC09" w:rsidR="001B7A83" w:rsidRPr="0024633A" w:rsidRDefault="001B7A83" w:rsidP="001B7A83">
      <w:pPr>
        <w:keepNext/>
        <w:spacing w:before="240" w:after="60"/>
        <w:ind w:left="720"/>
        <w:contextualSpacing/>
        <w:rPr>
          <w:rFonts w:cs="Tahoma"/>
          <w:color w:val="auto"/>
          <w:szCs w:val="24"/>
        </w:rPr>
      </w:pPr>
      <w:r w:rsidRPr="00176FB5">
        <w:rPr>
          <w:rFonts w:cs="Tahoma"/>
          <w:color w:val="auto"/>
          <w:szCs w:val="24"/>
        </w:rPr>
        <w:t>4</w:t>
      </w:r>
      <w:ins w:id="3595" w:author="Haider Alhabibi" w:date="2022-02-07T09:31:00Z">
        <w:r w:rsidR="00937082" w:rsidRPr="00176FB5">
          <w:rPr>
            <w:rFonts w:cs="Tahoma"/>
            <w:color w:val="auto"/>
            <w:szCs w:val="24"/>
          </w:rPr>
          <w:t>22</w:t>
        </w:r>
      </w:ins>
      <w:del w:id="3596" w:author="Haider Alhabibi" w:date="2022-02-07T09:31:00Z">
        <w:r w:rsidR="008213EB" w:rsidRPr="00176FB5" w:rsidDel="00937082">
          <w:rPr>
            <w:rFonts w:cs="Tahoma"/>
            <w:color w:val="auto"/>
            <w:szCs w:val="24"/>
          </w:rPr>
          <w:delText>19</w:delText>
        </w:r>
      </w:del>
      <w:r w:rsidRPr="00176FB5">
        <w:rPr>
          <w:rFonts w:cs="Tahoma"/>
          <w:color w:val="auto"/>
          <w:szCs w:val="24"/>
        </w:rPr>
        <w:t>-</w:t>
      </w:r>
      <w:del w:id="3597" w:author="Haider Alhabibi" w:date="2022-03-04T16:12:00Z">
        <w:r w:rsidRPr="00176FB5" w:rsidDel="005D5F88">
          <w:rPr>
            <w:rFonts w:cs="Tahoma"/>
            <w:color w:val="auto"/>
            <w:szCs w:val="24"/>
          </w:rPr>
          <w:delText>A</w:delText>
        </w:r>
      </w:del>
      <w:ins w:id="3598" w:author="Haider Alhabibi" w:date="2022-03-04T16:12:00Z">
        <w:r w:rsidR="005D5F88" w:rsidRPr="00176FB5">
          <w:rPr>
            <w:rFonts w:cs="Tahoma"/>
            <w:color w:val="auto"/>
            <w:szCs w:val="24"/>
          </w:rPr>
          <w:t>M</w:t>
        </w:r>
      </w:ins>
      <w:r w:rsidRPr="00176FB5">
        <w:rPr>
          <w:rFonts w:cs="Tahoma"/>
          <w:color w:val="auto"/>
          <w:szCs w:val="24"/>
        </w:rPr>
        <w:t>010007322B-A02002A</w:t>
      </w:r>
    </w:p>
    <w:p w14:paraId="00ADF67C" w14:textId="626BD5CF" w:rsidR="001B7A83" w:rsidRPr="0024633A" w:rsidRDefault="001B7A83" w:rsidP="001B7A83">
      <w:pPr>
        <w:keepNext/>
        <w:spacing w:before="240" w:after="60"/>
        <w:ind w:left="720"/>
        <w:contextualSpacing/>
        <w:rPr>
          <w:rFonts w:cs="Tahoma"/>
          <w:color w:val="auto"/>
          <w:szCs w:val="24"/>
        </w:rPr>
      </w:pPr>
      <w:r w:rsidRPr="0024633A">
        <w:rPr>
          <w:rFonts w:cs="Tahoma"/>
          <w:color w:val="auto"/>
          <w:szCs w:val="24"/>
        </w:rPr>
        <w:t>4</w:t>
      </w:r>
      <w:ins w:id="3599" w:author="Haider Alhabibi" w:date="2022-02-07T09:31:00Z">
        <w:r w:rsidR="00937082">
          <w:rPr>
            <w:rFonts w:cs="Tahoma"/>
            <w:color w:val="auto"/>
            <w:szCs w:val="24"/>
          </w:rPr>
          <w:t>22</w:t>
        </w:r>
      </w:ins>
      <w:del w:id="3600" w:author="Haider Alhabibi" w:date="2022-02-07T09:31:00Z">
        <w:r w:rsidR="008213EB" w:rsidRPr="0024633A" w:rsidDel="00937082">
          <w:rPr>
            <w:rFonts w:cs="Tahoma"/>
            <w:color w:val="auto"/>
            <w:szCs w:val="24"/>
          </w:rPr>
          <w:delText>19</w:delText>
        </w:r>
      </w:del>
      <w:r w:rsidRPr="0024633A">
        <w:rPr>
          <w:rFonts w:cs="Tahoma"/>
          <w:color w:val="auto"/>
          <w:szCs w:val="24"/>
        </w:rPr>
        <w:t>-</w:t>
      </w:r>
      <w:del w:id="3601" w:author="Haider Alhabibi" w:date="2022-03-04T16:12:00Z">
        <w:r w:rsidRPr="0024633A" w:rsidDel="005D5F88">
          <w:rPr>
            <w:rFonts w:cs="Tahoma"/>
            <w:color w:val="auto"/>
            <w:szCs w:val="24"/>
          </w:rPr>
          <w:delText>A</w:delText>
        </w:r>
      </w:del>
      <w:ins w:id="3602" w:author="Haider Alhabibi" w:date="2022-03-04T16:12:00Z">
        <w:r w:rsidR="005D5F88">
          <w:rPr>
            <w:rFonts w:cs="Tahoma"/>
            <w:color w:val="auto"/>
            <w:szCs w:val="24"/>
          </w:rPr>
          <w:t>M</w:t>
        </w:r>
      </w:ins>
      <w:r w:rsidRPr="0024633A">
        <w:rPr>
          <w:rFonts w:cs="Tahoma"/>
          <w:color w:val="auto"/>
          <w:szCs w:val="24"/>
        </w:rPr>
        <w:t>010007322B-00</w:t>
      </w:r>
      <w:r w:rsidR="005D7FF3" w:rsidRPr="0024633A">
        <w:rPr>
          <w:rFonts w:cs="Tahoma"/>
          <w:color w:val="auto"/>
          <w:szCs w:val="24"/>
        </w:rPr>
        <w:t>2</w:t>
      </w:r>
      <w:r w:rsidRPr="0024633A">
        <w:rPr>
          <w:rFonts w:cs="Tahoma"/>
          <w:color w:val="auto"/>
          <w:szCs w:val="24"/>
        </w:rPr>
        <w:t>-002-M20001A-0000</w:t>
      </w:r>
    </w:p>
    <w:p w14:paraId="2CD5A241" w14:textId="6FE64F8B" w:rsidR="001B7A83" w:rsidRPr="0024633A" w:rsidRDefault="001B7A83" w:rsidP="001B7A83">
      <w:pPr>
        <w:spacing w:before="240" w:after="60"/>
        <w:ind w:left="720"/>
        <w:contextualSpacing/>
        <w:rPr>
          <w:rFonts w:cs="Tahoma"/>
          <w:b/>
          <w:color w:val="auto"/>
          <w:szCs w:val="24"/>
        </w:rPr>
      </w:pPr>
      <w:r w:rsidRPr="0024633A">
        <w:rPr>
          <w:rFonts w:cs="Tahoma"/>
          <w:color w:val="auto"/>
          <w:szCs w:val="24"/>
        </w:rPr>
        <w:t>4</w:t>
      </w:r>
      <w:ins w:id="3603" w:author="Haider Alhabibi" w:date="2022-02-07T09:31:00Z">
        <w:r w:rsidR="00937082">
          <w:rPr>
            <w:rFonts w:cs="Tahoma"/>
            <w:color w:val="auto"/>
            <w:szCs w:val="24"/>
          </w:rPr>
          <w:t>22</w:t>
        </w:r>
      </w:ins>
      <w:del w:id="3604" w:author="Haider Alhabibi" w:date="2022-02-07T09:31:00Z">
        <w:r w:rsidR="008213EB" w:rsidRPr="0024633A" w:rsidDel="00937082">
          <w:rPr>
            <w:rFonts w:cs="Tahoma"/>
            <w:color w:val="auto"/>
            <w:szCs w:val="24"/>
          </w:rPr>
          <w:delText>19</w:delText>
        </w:r>
      </w:del>
      <w:r w:rsidRPr="0024633A">
        <w:rPr>
          <w:rFonts w:cs="Tahoma"/>
          <w:color w:val="auto"/>
          <w:szCs w:val="24"/>
        </w:rPr>
        <w:t>-</w:t>
      </w:r>
      <w:del w:id="3605" w:author="Haider Alhabibi" w:date="2022-03-04T16:13:00Z">
        <w:r w:rsidRPr="0024633A" w:rsidDel="005D5F88">
          <w:rPr>
            <w:rFonts w:cs="Tahoma"/>
            <w:color w:val="auto"/>
            <w:szCs w:val="24"/>
          </w:rPr>
          <w:delText>A</w:delText>
        </w:r>
      </w:del>
      <w:ins w:id="3606" w:author="Haider Alhabibi" w:date="2022-03-04T16:13:00Z">
        <w:r w:rsidR="005D5F88">
          <w:rPr>
            <w:rFonts w:cs="Tahoma"/>
            <w:color w:val="auto"/>
            <w:szCs w:val="24"/>
          </w:rPr>
          <w:t>M</w:t>
        </w:r>
      </w:ins>
      <w:r w:rsidRPr="0024633A">
        <w:rPr>
          <w:rFonts w:cs="Tahoma"/>
          <w:color w:val="auto"/>
          <w:szCs w:val="24"/>
        </w:rPr>
        <w:t>010007322B-00</w:t>
      </w:r>
      <w:r w:rsidR="005D7FF3" w:rsidRPr="0024633A">
        <w:rPr>
          <w:rFonts w:cs="Tahoma"/>
          <w:color w:val="auto"/>
          <w:szCs w:val="24"/>
        </w:rPr>
        <w:t>2</w:t>
      </w:r>
      <w:r w:rsidRPr="0024633A">
        <w:rPr>
          <w:rFonts w:cs="Tahoma"/>
          <w:color w:val="auto"/>
          <w:szCs w:val="24"/>
        </w:rPr>
        <w:t>-002-M20001A-M20B</w:t>
      </w:r>
    </w:p>
    <w:p w14:paraId="1ABE5BBA" w14:textId="77777777" w:rsidR="001B7A83" w:rsidRPr="0024633A" w:rsidRDefault="001B7A83" w:rsidP="001B7A83">
      <w:pPr>
        <w:keepNext/>
        <w:spacing w:before="240" w:after="60"/>
        <w:ind w:left="720"/>
        <w:rPr>
          <w:rFonts w:cs="Tahoma"/>
          <w:color w:val="auto"/>
          <w:szCs w:val="24"/>
        </w:rPr>
      </w:pPr>
      <w:r w:rsidRPr="0024633A">
        <w:rPr>
          <w:rFonts w:cs="Tahoma"/>
          <w:color w:val="auto"/>
          <w:szCs w:val="24"/>
        </w:rPr>
        <w:t>For</w:t>
      </w:r>
      <w:r w:rsidR="005D7FF3" w:rsidRPr="0024633A">
        <w:rPr>
          <w:rFonts w:cs="Tahoma"/>
          <w:color w:val="auto"/>
          <w:szCs w:val="24"/>
        </w:rPr>
        <w:t xml:space="preserve"> </w:t>
      </w:r>
      <w:r w:rsidR="00F71992" w:rsidRPr="0024633A">
        <w:rPr>
          <w:rFonts w:cs="Tahoma"/>
          <w:color w:val="auto"/>
          <w:szCs w:val="24"/>
        </w:rPr>
        <w:t xml:space="preserve">Multifamily </w:t>
      </w:r>
      <w:r w:rsidR="005D7FF3" w:rsidRPr="0024633A">
        <w:rPr>
          <w:rFonts w:cs="Tahoma"/>
          <w:color w:val="auto"/>
          <w:szCs w:val="24"/>
        </w:rPr>
        <w:t>Building 002</w:t>
      </w:r>
      <w:r w:rsidRPr="0024633A">
        <w:rPr>
          <w:rFonts w:cs="Tahoma"/>
          <w:color w:val="auto"/>
          <w:szCs w:val="24"/>
        </w:rPr>
        <w:t xml:space="preserve"> Dwelling Unit 003:</w:t>
      </w:r>
    </w:p>
    <w:p w14:paraId="13D1B1D2" w14:textId="4BC148C5" w:rsidR="00F71992" w:rsidRPr="0024633A" w:rsidRDefault="00F71992" w:rsidP="001B7A83">
      <w:pPr>
        <w:keepNext/>
        <w:spacing w:before="240" w:after="60"/>
        <w:ind w:left="720"/>
        <w:contextualSpacing/>
        <w:rPr>
          <w:rFonts w:cs="Tahoma"/>
          <w:color w:val="auto"/>
          <w:szCs w:val="24"/>
        </w:rPr>
      </w:pPr>
      <w:r w:rsidRPr="0024633A">
        <w:rPr>
          <w:rFonts w:cs="Tahoma"/>
          <w:color w:val="auto"/>
          <w:szCs w:val="24"/>
        </w:rPr>
        <w:t>4</w:t>
      </w:r>
      <w:ins w:id="3607" w:author="Haider Alhabibi" w:date="2022-02-07T09:31:00Z">
        <w:r w:rsidR="00937082">
          <w:rPr>
            <w:rFonts w:cs="Tahoma"/>
            <w:color w:val="auto"/>
            <w:szCs w:val="24"/>
          </w:rPr>
          <w:t>22</w:t>
        </w:r>
      </w:ins>
      <w:del w:id="3608" w:author="Haider Alhabibi" w:date="2022-02-07T09:31:00Z">
        <w:r w:rsidR="008213EB" w:rsidRPr="0024633A" w:rsidDel="00937082">
          <w:rPr>
            <w:rFonts w:cs="Tahoma"/>
            <w:color w:val="auto"/>
            <w:szCs w:val="24"/>
          </w:rPr>
          <w:delText>19</w:delText>
        </w:r>
      </w:del>
      <w:r w:rsidRPr="0024633A">
        <w:rPr>
          <w:rFonts w:cs="Tahoma"/>
          <w:color w:val="auto"/>
          <w:szCs w:val="24"/>
        </w:rPr>
        <w:t>-</w:t>
      </w:r>
      <w:del w:id="3609" w:author="Haider Alhabibi" w:date="2022-03-04T16:12:00Z">
        <w:r w:rsidRPr="0024633A" w:rsidDel="005D5F88">
          <w:rPr>
            <w:rFonts w:cs="Tahoma"/>
            <w:color w:val="auto"/>
            <w:szCs w:val="24"/>
          </w:rPr>
          <w:delText>A</w:delText>
        </w:r>
      </w:del>
      <w:ins w:id="3610" w:author="Haider Alhabibi" w:date="2022-03-04T16:12:00Z">
        <w:r w:rsidR="005D5F88">
          <w:rPr>
            <w:rFonts w:cs="Tahoma"/>
            <w:color w:val="auto"/>
            <w:szCs w:val="24"/>
          </w:rPr>
          <w:t>M</w:t>
        </w:r>
      </w:ins>
      <w:r w:rsidRPr="0024633A">
        <w:rPr>
          <w:rFonts w:cs="Tahoma"/>
          <w:color w:val="auto"/>
          <w:szCs w:val="24"/>
        </w:rPr>
        <w:t>010007322B-000-000-0000000-0000</w:t>
      </w:r>
    </w:p>
    <w:p w14:paraId="6E9F8CCE" w14:textId="27EEF92E" w:rsidR="001B7A83" w:rsidRPr="0024633A" w:rsidRDefault="001B7A83" w:rsidP="001B7A83">
      <w:pPr>
        <w:keepNext/>
        <w:spacing w:before="240" w:after="60"/>
        <w:ind w:left="720"/>
        <w:contextualSpacing/>
        <w:rPr>
          <w:rFonts w:cs="Tahoma"/>
          <w:color w:val="auto"/>
          <w:szCs w:val="24"/>
        </w:rPr>
      </w:pPr>
      <w:r w:rsidRPr="00176FB5">
        <w:rPr>
          <w:rFonts w:cs="Tahoma"/>
          <w:color w:val="auto"/>
          <w:szCs w:val="24"/>
        </w:rPr>
        <w:t>4</w:t>
      </w:r>
      <w:ins w:id="3611" w:author="Haider Alhabibi" w:date="2022-02-07T09:31:00Z">
        <w:r w:rsidR="00937082" w:rsidRPr="00176FB5">
          <w:rPr>
            <w:rFonts w:cs="Tahoma"/>
            <w:color w:val="auto"/>
            <w:szCs w:val="24"/>
          </w:rPr>
          <w:t>22</w:t>
        </w:r>
      </w:ins>
      <w:del w:id="3612" w:author="Haider Alhabibi" w:date="2022-02-07T09:31:00Z">
        <w:r w:rsidR="008213EB" w:rsidRPr="00176FB5" w:rsidDel="00937082">
          <w:rPr>
            <w:rFonts w:cs="Tahoma"/>
            <w:color w:val="auto"/>
            <w:szCs w:val="24"/>
          </w:rPr>
          <w:delText>19</w:delText>
        </w:r>
      </w:del>
      <w:r w:rsidRPr="00176FB5">
        <w:rPr>
          <w:rFonts w:cs="Tahoma"/>
          <w:color w:val="auto"/>
          <w:szCs w:val="24"/>
        </w:rPr>
        <w:t>-</w:t>
      </w:r>
      <w:del w:id="3613" w:author="Haider Alhabibi" w:date="2022-03-04T16:12:00Z">
        <w:r w:rsidRPr="00176FB5" w:rsidDel="005D5F88">
          <w:rPr>
            <w:rFonts w:cs="Tahoma"/>
            <w:color w:val="auto"/>
            <w:szCs w:val="24"/>
          </w:rPr>
          <w:delText>A</w:delText>
        </w:r>
      </w:del>
      <w:ins w:id="3614" w:author="Haider Alhabibi" w:date="2022-03-04T16:12:00Z">
        <w:r w:rsidR="005D5F88" w:rsidRPr="00176FB5">
          <w:rPr>
            <w:rFonts w:cs="Tahoma"/>
            <w:color w:val="auto"/>
            <w:szCs w:val="24"/>
          </w:rPr>
          <w:t>M</w:t>
        </w:r>
      </w:ins>
      <w:r w:rsidRPr="00176FB5">
        <w:rPr>
          <w:rFonts w:cs="Tahoma"/>
          <w:color w:val="auto"/>
          <w:szCs w:val="24"/>
        </w:rPr>
        <w:t>010007322B-A02003A</w:t>
      </w:r>
    </w:p>
    <w:p w14:paraId="79E9B647" w14:textId="6C85D616" w:rsidR="001B7A83" w:rsidRPr="0024633A" w:rsidRDefault="001B7A83" w:rsidP="001B7A83">
      <w:pPr>
        <w:keepNext/>
        <w:spacing w:before="240" w:after="60"/>
        <w:ind w:left="720"/>
        <w:contextualSpacing/>
        <w:rPr>
          <w:rFonts w:cs="Tahoma"/>
          <w:color w:val="auto"/>
          <w:szCs w:val="24"/>
        </w:rPr>
      </w:pPr>
      <w:r w:rsidRPr="0024633A">
        <w:rPr>
          <w:rFonts w:cs="Tahoma"/>
          <w:color w:val="auto"/>
          <w:szCs w:val="24"/>
        </w:rPr>
        <w:t>4</w:t>
      </w:r>
      <w:ins w:id="3615" w:author="Haider Alhabibi" w:date="2022-02-07T09:31:00Z">
        <w:r w:rsidR="00937082">
          <w:rPr>
            <w:rFonts w:cs="Tahoma"/>
            <w:color w:val="auto"/>
            <w:szCs w:val="24"/>
          </w:rPr>
          <w:t>22</w:t>
        </w:r>
      </w:ins>
      <w:del w:id="3616" w:author="Haider Alhabibi" w:date="2022-02-07T09:31:00Z">
        <w:r w:rsidR="008213EB" w:rsidRPr="0024633A" w:rsidDel="00937082">
          <w:rPr>
            <w:rFonts w:cs="Tahoma"/>
            <w:color w:val="auto"/>
            <w:szCs w:val="24"/>
          </w:rPr>
          <w:delText>19</w:delText>
        </w:r>
      </w:del>
      <w:r w:rsidRPr="0024633A">
        <w:rPr>
          <w:rFonts w:cs="Tahoma"/>
          <w:color w:val="auto"/>
          <w:szCs w:val="24"/>
        </w:rPr>
        <w:t>-</w:t>
      </w:r>
      <w:del w:id="3617" w:author="Haider Alhabibi" w:date="2022-03-04T16:12:00Z">
        <w:r w:rsidRPr="0024633A" w:rsidDel="005D5F88">
          <w:rPr>
            <w:rFonts w:cs="Tahoma"/>
            <w:color w:val="auto"/>
            <w:szCs w:val="24"/>
          </w:rPr>
          <w:delText>A</w:delText>
        </w:r>
      </w:del>
      <w:ins w:id="3618" w:author="Haider Alhabibi" w:date="2022-03-04T16:12:00Z">
        <w:r w:rsidR="005D5F88">
          <w:rPr>
            <w:rFonts w:cs="Tahoma"/>
            <w:color w:val="auto"/>
            <w:szCs w:val="24"/>
          </w:rPr>
          <w:t>M</w:t>
        </w:r>
      </w:ins>
      <w:r w:rsidRPr="0024633A">
        <w:rPr>
          <w:rFonts w:cs="Tahoma"/>
          <w:color w:val="auto"/>
          <w:szCs w:val="24"/>
        </w:rPr>
        <w:t>010007322B-00</w:t>
      </w:r>
      <w:r w:rsidR="005D7FF3" w:rsidRPr="0024633A">
        <w:rPr>
          <w:rFonts w:cs="Tahoma"/>
          <w:color w:val="auto"/>
          <w:szCs w:val="24"/>
        </w:rPr>
        <w:t>2</w:t>
      </w:r>
      <w:r w:rsidRPr="0024633A">
        <w:rPr>
          <w:rFonts w:cs="Tahoma"/>
          <w:color w:val="auto"/>
          <w:szCs w:val="24"/>
        </w:rPr>
        <w:t>-003-M20001A-0000</w:t>
      </w:r>
    </w:p>
    <w:p w14:paraId="016EF5AF" w14:textId="05F1193B" w:rsidR="00191310" w:rsidRDefault="001B7A83" w:rsidP="00EB6FD4">
      <w:pPr>
        <w:keepNext/>
        <w:spacing w:before="240" w:after="60"/>
        <w:ind w:left="720"/>
        <w:contextualSpacing/>
        <w:rPr>
          <w:rFonts w:cs="Tahoma"/>
          <w:color w:val="auto"/>
          <w:szCs w:val="24"/>
        </w:rPr>
      </w:pPr>
      <w:r w:rsidRPr="0024633A">
        <w:rPr>
          <w:rFonts w:cs="Tahoma"/>
          <w:color w:val="auto"/>
          <w:szCs w:val="24"/>
        </w:rPr>
        <w:t>4</w:t>
      </w:r>
      <w:ins w:id="3619" w:author="Haider Alhabibi" w:date="2022-02-07T09:32:00Z">
        <w:r w:rsidR="00937082">
          <w:rPr>
            <w:rFonts w:cs="Tahoma"/>
            <w:color w:val="auto"/>
            <w:szCs w:val="24"/>
          </w:rPr>
          <w:t>22</w:t>
        </w:r>
      </w:ins>
      <w:del w:id="3620" w:author="Haider Alhabibi" w:date="2022-02-07T09:32:00Z">
        <w:r w:rsidR="008213EB" w:rsidRPr="0024633A" w:rsidDel="00937082">
          <w:rPr>
            <w:rFonts w:cs="Tahoma"/>
            <w:color w:val="auto"/>
            <w:szCs w:val="24"/>
          </w:rPr>
          <w:delText>19</w:delText>
        </w:r>
      </w:del>
      <w:r w:rsidRPr="0024633A">
        <w:rPr>
          <w:rFonts w:cs="Tahoma"/>
          <w:color w:val="auto"/>
          <w:szCs w:val="24"/>
        </w:rPr>
        <w:t>-</w:t>
      </w:r>
      <w:del w:id="3621" w:author="Haider Alhabibi" w:date="2022-03-04T16:12:00Z">
        <w:r w:rsidRPr="0024633A" w:rsidDel="005D5F88">
          <w:rPr>
            <w:rFonts w:cs="Tahoma"/>
            <w:color w:val="auto"/>
            <w:szCs w:val="24"/>
          </w:rPr>
          <w:delText>A</w:delText>
        </w:r>
      </w:del>
      <w:ins w:id="3622" w:author="Haider Alhabibi" w:date="2022-03-04T16:12:00Z">
        <w:r w:rsidR="005D5F88">
          <w:rPr>
            <w:rFonts w:cs="Tahoma"/>
            <w:color w:val="auto"/>
            <w:szCs w:val="24"/>
          </w:rPr>
          <w:t>M</w:t>
        </w:r>
      </w:ins>
      <w:r w:rsidRPr="0024633A">
        <w:rPr>
          <w:rFonts w:cs="Tahoma"/>
          <w:color w:val="auto"/>
          <w:szCs w:val="24"/>
        </w:rPr>
        <w:t>010007322B-00</w:t>
      </w:r>
      <w:r w:rsidR="005D7FF3" w:rsidRPr="0024633A">
        <w:rPr>
          <w:rFonts w:cs="Tahoma"/>
          <w:color w:val="auto"/>
          <w:szCs w:val="24"/>
        </w:rPr>
        <w:t>2</w:t>
      </w:r>
      <w:r w:rsidRPr="0024633A">
        <w:rPr>
          <w:rFonts w:cs="Tahoma"/>
          <w:color w:val="auto"/>
          <w:szCs w:val="24"/>
        </w:rPr>
        <w:t>-003-M20001A-M20B</w:t>
      </w:r>
    </w:p>
    <w:p w14:paraId="18D3E2BD" w14:textId="77777777" w:rsidR="00191310" w:rsidRPr="0024633A" w:rsidRDefault="00191310" w:rsidP="00EB6FD4">
      <w:pPr>
        <w:pStyle w:val="Heading2"/>
        <w:spacing w:after="240"/>
        <w:ind w:left="720" w:hanging="720"/>
        <w:rPr>
          <w:rFonts w:ascii="Tahoma" w:hAnsi="Tahoma" w:cs="Tahoma"/>
          <w:sz w:val="28"/>
          <w:szCs w:val="28"/>
        </w:rPr>
      </w:pPr>
      <w:bookmarkStart w:id="3623" w:name="_Toc96009530"/>
      <w:r w:rsidRPr="0024633A">
        <w:rPr>
          <w:rFonts w:ascii="Tahoma" w:hAnsi="Tahoma" w:cs="Tahoma"/>
          <w:sz w:val="28"/>
          <w:szCs w:val="28"/>
        </w:rPr>
        <w:t>Residential Certificate of Verification Group Numbering Conventions</w:t>
      </w:r>
      <w:bookmarkEnd w:id="3623"/>
    </w:p>
    <w:p w14:paraId="13AE2DED" w14:textId="77777777" w:rsidR="00191310" w:rsidRPr="0024633A" w:rsidRDefault="00191310" w:rsidP="00EB6FD4">
      <w:pPr>
        <w:spacing w:after="240"/>
        <w:rPr>
          <w:rFonts w:cs="Tahoma"/>
          <w:color w:val="auto"/>
        </w:rPr>
      </w:pPr>
      <w:r w:rsidRPr="0024633A">
        <w:rPr>
          <w:rFonts w:cs="Tahoma"/>
          <w:color w:val="auto"/>
        </w:rPr>
        <w:t xml:space="preserve">HERS Provider Data Registries are required to manage the group sampling procedures. </w:t>
      </w:r>
      <w:r w:rsidR="00C15A5E" w:rsidRPr="0024633A">
        <w:rPr>
          <w:rFonts w:cs="Tahoma"/>
          <w:color w:val="auto"/>
        </w:rPr>
        <w:t xml:space="preserve">The procedures and </w:t>
      </w:r>
      <w:r w:rsidRPr="0024633A">
        <w:rPr>
          <w:rFonts w:cs="Tahoma"/>
          <w:color w:val="auto"/>
        </w:rPr>
        <w:t>requirements for managing sample groups are given in Reference Residential Appendix RA2 and in Reference Nonresidential Appendix NA1.</w:t>
      </w:r>
    </w:p>
    <w:p w14:paraId="1C24A418" w14:textId="73B6DBDA" w:rsidR="00086319" w:rsidDel="00352173" w:rsidRDefault="00C15A5E" w:rsidP="0034053E">
      <w:pPr>
        <w:pStyle w:val="ListParagraph"/>
        <w:rPr>
          <w:del w:id="3624" w:author="Haider Alhabibi" w:date="2022-02-11T12:14:00Z"/>
          <w:rFonts w:cs="Tahoma"/>
          <w:color w:val="auto"/>
        </w:rPr>
      </w:pPr>
      <w:r w:rsidRPr="0024633A">
        <w:rPr>
          <w:rFonts w:cs="Tahoma"/>
          <w:color w:val="auto"/>
        </w:rPr>
        <w:t>The g</w:t>
      </w:r>
      <w:r w:rsidR="00053B15" w:rsidRPr="0024633A">
        <w:rPr>
          <w:rFonts w:cs="Tahoma"/>
          <w:color w:val="auto"/>
        </w:rPr>
        <w:t xml:space="preserve">roup number is a HERS Provider Data Registry-designated identification number unique to the sample group to which a dwelling has been assigned. The group numbers assigned to residential compliance documents by the Data Registry during the Certificate of Verification registration process </w:t>
      </w:r>
      <w:r w:rsidRPr="0024633A">
        <w:rPr>
          <w:rFonts w:cs="Tahoma"/>
          <w:color w:val="auto"/>
        </w:rPr>
        <w:t>should</w:t>
      </w:r>
      <w:r w:rsidR="00053B15" w:rsidRPr="0024633A">
        <w:rPr>
          <w:rFonts w:cs="Tahoma"/>
          <w:color w:val="auto"/>
        </w:rPr>
        <w:t xml:space="preserve"> use the standardized numbering convention shown in Figu</w:t>
      </w:r>
      <w:r w:rsidR="003E091B" w:rsidRPr="0024633A">
        <w:rPr>
          <w:rFonts w:cs="Tahoma"/>
          <w:color w:val="auto"/>
        </w:rPr>
        <w:t>re 3-3</w:t>
      </w:r>
      <w:r w:rsidR="00053B15" w:rsidRPr="0024633A">
        <w:rPr>
          <w:rFonts w:cs="Tahoma"/>
          <w:color w:val="auto"/>
        </w:rPr>
        <w:t xml:space="preserve"> below. The group number should be reported on all Certificate of Verification documents that utilize group sampling for compliance. </w:t>
      </w:r>
    </w:p>
    <w:p w14:paraId="74482D36" w14:textId="77777777" w:rsidR="00A576BF" w:rsidRDefault="00A576BF" w:rsidP="00A576BF">
      <w:pPr>
        <w:spacing w:after="240"/>
        <w:rPr>
          <w:rFonts w:cs="Tahoma"/>
          <w:b/>
          <w:bCs/>
        </w:rPr>
      </w:pPr>
      <w:bookmarkStart w:id="3625" w:name="_Hlk96074587"/>
      <w:r w:rsidRPr="445D7073">
        <w:rPr>
          <w:rFonts w:cs="Tahoma"/>
          <w:b/>
          <w:bCs/>
        </w:rPr>
        <w:t>Figure 3-3. Group Numbering Convention for CF3R and NRCV Documents</w:t>
      </w:r>
    </w:p>
    <w:p w14:paraId="1C2D96C4" w14:textId="27BB6AEF" w:rsidR="00A576BF" w:rsidRPr="00A5581D" w:rsidRDefault="00A576BF" w:rsidP="00A576BF">
      <w:pPr>
        <w:spacing w:after="240"/>
        <w:jc w:val="center"/>
        <w:rPr>
          <w:ins w:id="3626" w:author="Haider Alhabibi" w:date="2022-02-11T12:14:00Z"/>
          <w:rFonts w:cs="Tahoma"/>
          <w:b/>
          <w:bCs/>
        </w:rPr>
      </w:pPr>
      <w:r>
        <w:rPr>
          <w:rFonts w:cs="Tahoma"/>
          <w:b/>
          <w:bCs/>
          <w:noProof/>
        </w:rPr>
        <w:lastRenderedPageBreak/>
        <w:drawing>
          <wp:inline distT="0" distB="0" distL="0" distR="0" wp14:anchorId="172B3F4C" wp14:editId="48EF8483">
            <wp:extent cx="2524125" cy="2908300"/>
            <wp:effectExtent l="0" t="0" r="952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24125" cy="2908300"/>
                    </a:xfrm>
                    <a:prstGeom prst="rect">
                      <a:avLst/>
                    </a:prstGeom>
                    <a:noFill/>
                  </pic:spPr>
                </pic:pic>
              </a:graphicData>
            </a:graphic>
          </wp:inline>
        </w:drawing>
      </w:r>
    </w:p>
    <w:bookmarkEnd w:id="3625"/>
    <w:p w14:paraId="491D35C0" w14:textId="77777777" w:rsidR="00352173" w:rsidRPr="0024633A" w:rsidRDefault="00352173" w:rsidP="00EB6FD4">
      <w:pPr>
        <w:spacing w:after="240"/>
        <w:rPr>
          <w:ins w:id="3627" w:author="Haider Alhabibi" w:date="2022-02-18T11:02:00Z"/>
          <w:rFonts w:cs="Tahoma"/>
          <w:color w:val="auto"/>
        </w:rPr>
      </w:pPr>
    </w:p>
    <w:p w14:paraId="78979785" w14:textId="23090B92" w:rsidR="0034053E" w:rsidRPr="001873AB" w:rsidRDefault="0034053E" w:rsidP="0034053E">
      <w:pPr>
        <w:pStyle w:val="ListParagraph"/>
        <w:rPr>
          <w:ins w:id="3628" w:author="Haider Alhabibi" w:date="2022-02-17T15:37:00Z"/>
          <w:rFonts w:eastAsia="Times New Roman" w:cs="Tahoma"/>
          <w:b/>
          <w:bCs/>
          <w:color w:val="auto"/>
        </w:rPr>
      </w:pPr>
      <w:ins w:id="3629" w:author="Haider Alhabibi" w:date="2022-02-17T15:37:00Z">
        <w:r w:rsidRPr="001873AB">
          <w:rPr>
            <w:rFonts w:eastAsia="Times New Roman" w:cs="Tahoma"/>
            <w:b/>
            <w:bCs/>
            <w:color w:val="auto"/>
          </w:rPr>
          <w:t>Table 3-4</w:t>
        </w:r>
      </w:ins>
      <w:ins w:id="3630" w:author="Alhabibi, Haider@Energy" w:date="2022-03-18T18:28:00Z">
        <w:r w:rsidR="000B6E11">
          <w:rPr>
            <w:rFonts w:eastAsia="Times New Roman" w:cs="Tahoma"/>
            <w:b/>
            <w:bCs/>
            <w:color w:val="auto"/>
          </w:rPr>
          <w:t>e</w:t>
        </w:r>
      </w:ins>
      <w:ins w:id="3631" w:author="Haider Alhabibi" w:date="2022-02-17T15:37:00Z">
        <w:r w:rsidRPr="001873AB">
          <w:rPr>
            <w:rFonts w:eastAsia="Times New Roman" w:cs="Tahoma"/>
            <w:b/>
            <w:bCs/>
            <w:color w:val="auto"/>
          </w:rPr>
          <w:t xml:space="preserve">. </w:t>
        </w:r>
      </w:ins>
      <w:ins w:id="3632" w:author="Ramirez, Armando@Energy" w:date="2022-03-17T14:52:00Z">
        <w:r w:rsidR="00B83AA7">
          <w:rPr>
            <w:rFonts w:eastAsia="Times New Roman" w:cs="Tahoma"/>
            <w:b/>
            <w:bCs/>
            <w:color w:val="auto"/>
          </w:rPr>
          <w:t xml:space="preserve">Group </w:t>
        </w:r>
      </w:ins>
      <w:ins w:id="3633" w:author="Haider Alhabibi" w:date="2022-02-17T15:37:00Z">
        <w:r w:rsidRPr="001873AB">
          <w:rPr>
            <w:rFonts w:eastAsia="Times New Roman" w:cs="Tahoma"/>
            <w:b/>
            <w:bCs/>
            <w:color w:val="auto"/>
          </w:rPr>
          <w:t xml:space="preserve">Numbering Convention for </w:t>
        </w:r>
        <w:r w:rsidRPr="00315EBD">
          <w:rPr>
            <w:rFonts w:eastAsia="Times New Roman" w:cs="Tahoma"/>
            <w:b/>
            <w:bCs/>
            <w:color w:val="auto"/>
          </w:rPr>
          <w:t>CF3R</w:t>
        </w:r>
        <w:del w:id="3634" w:author="Ramirez, Armando@Energy" w:date="2022-03-17T14:51:00Z">
          <w:r w:rsidRPr="00315EBD">
            <w:rPr>
              <w:rFonts w:eastAsia="Times New Roman" w:cs="Tahoma"/>
              <w:b/>
              <w:bCs/>
              <w:color w:val="auto"/>
            </w:rPr>
            <w:delText>,</w:delText>
          </w:r>
        </w:del>
        <w:r w:rsidRPr="00315EBD">
          <w:rPr>
            <w:rFonts w:eastAsia="Times New Roman" w:cs="Tahoma"/>
            <w:b/>
            <w:bCs/>
            <w:color w:val="auto"/>
          </w:rPr>
          <w:t xml:space="preserve"> and NRCV Documents</w:t>
        </w:r>
      </w:ins>
    </w:p>
    <w:p w14:paraId="6A9CB549" w14:textId="77777777" w:rsidR="0034053E" w:rsidRDefault="0034053E" w:rsidP="0034053E">
      <w:pPr>
        <w:pStyle w:val="ListParagraph"/>
        <w:jc w:val="center"/>
        <w:rPr>
          <w:ins w:id="3635" w:author="Haider Alhabibi" w:date="2022-02-17T15:37:00Z"/>
          <w:rFonts w:eastAsia="Times New Roman" w:cs="Tahoma"/>
          <w:color w:val="auto"/>
        </w:rPr>
      </w:pPr>
    </w:p>
    <w:tbl>
      <w:tblPr>
        <w:tblStyle w:val="TableGrid"/>
        <w:tblW w:w="0" w:type="auto"/>
        <w:tblLook w:val="04A0" w:firstRow="1" w:lastRow="0" w:firstColumn="1" w:lastColumn="0" w:noHBand="0" w:noVBand="1"/>
      </w:tblPr>
      <w:tblGrid>
        <w:gridCol w:w="794"/>
        <w:gridCol w:w="3720"/>
        <w:gridCol w:w="1847"/>
        <w:gridCol w:w="3565"/>
      </w:tblGrid>
      <w:tr w:rsidR="0034053E" w:rsidRPr="006C18C4" w14:paraId="0DC1C955" w14:textId="77777777" w:rsidTr="00A17774">
        <w:trPr>
          <w:cantSplit/>
          <w:tblHeader/>
          <w:ins w:id="3636" w:author="Haider Alhabibi" w:date="2022-02-17T15:37:00Z"/>
        </w:trPr>
        <w:tc>
          <w:tcPr>
            <w:tcW w:w="0" w:type="auto"/>
          </w:tcPr>
          <w:p w14:paraId="18E3A7FC" w14:textId="77777777" w:rsidR="0034053E" w:rsidRPr="006C18C4" w:rsidRDefault="0034053E" w:rsidP="00584147">
            <w:pPr>
              <w:pStyle w:val="ListParagraph"/>
              <w:spacing w:before="0"/>
              <w:jc w:val="center"/>
              <w:rPr>
                <w:ins w:id="3637" w:author="Haider Alhabibi" w:date="2022-02-17T15:37:00Z"/>
                <w:rFonts w:eastAsia="Times New Roman" w:cs="Tahoma"/>
                <w:b/>
                <w:bCs/>
                <w:color w:val="auto"/>
              </w:rPr>
            </w:pPr>
            <w:ins w:id="3638" w:author="Haider Alhabibi" w:date="2022-02-17T15:37:00Z">
              <w:r w:rsidRPr="006C18C4">
                <w:rPr>
                  <w:rFonts w:eastAsia="Times New Roman" w:cs="Tahoma"/>
                  <w:b/>
                  <w:bCs/>
                  <w:color w:val="auto"/>
                </w:rPr>
                <w:t>Digit</w:t>
              </w:r>
            </w:ins>
          </w:p>
        </w:tc>
        <w:tc>
          <w:tcPr>
            <w:tcW w:w="0" w:type="auto"/>
          </w:tcPr>
          <w:p w14:paraId="70B028B0" w14:textId="77777777" w:rsidR="0034053E" w:rsidRPr="006C18C4" w:rsidRDefault="0034053E" w:rsidP="00584147">
            <w:pPr>
              <w:pStyle w:val="ListParagraph"/>
              <w:spacing w:before="0"/>
              <w:jc w:val="center"/>
              <w:rPr>
                <w:ins w:id="3639" w:author="Haider Alhabibi" w:date="2022-02-17T15:37:00Z"/>
                <w:rFonts w:eastAsia="Times New Roman" w:cs="Tahoma"/>
                <w:b/>
                <w:bCs/>
                <w:color w:val="auto"/>
              </w:rPr>
            </w:pPr>
            <w:ins w:id="3640" w:author="Haider Alhabibi" w:date="2022-02-17T15:37:00Z">
              <w:r w:rsidRPr="006C18C4">
                <w:rPr>
                  <w:rFonts w:eastAsia="Times New Roman" w:cs="Tahoma"/>
                  <w:b/>
                  <w:bCs/>
                  <w:color w:val="auto"/>
                </w:rPr>
                <w:t>Definition</w:t>
              </w:r>
            </w:ins>
          </w:p>
        </w:tc>
        <w:tc>
          <w:tcPr>
            <w:tcW w:w="0" w:type="auto"/>
          </w:tcPr>
          <w:p w14:paraId="3115E658" w14:textId="77777777" w:rsidR="0034053E" w:rsidRPr="006C18C4" w:rsidRDefault="0034053E" w:rsidP="00584147">
            <w:pPr>
              <w:pStyle w:val="ListParagraph"/>
              <w:spacing w:before="0"/>
              <w:jc w:val="center"/>
              <w:rPr>
                <w:ins w:id="3641" w:author="Haider Alhabibi" w:date="2022-02-17T15:37:00Z"/>
                <w:rFonts w:eastAsia="Times New Roman" w:cs="Tahoma"/>
                <w:b/>
                <w:bCs/>
                <w:color w:val="auto"/>
              </w:rPr>
            </w:pPr>
            <w:ins w:id="3642" w:author="Haider Alhabibi" w:date="2022-02-17T15:37:00Z">
              <w:r w:rsidRPr="006C18C4">
                <w:rPr>
                  <w:rFonts w:eastAsia="Times New Roman" w:cs="Tahoma"/>
                  <w:b/>
                  <w:bCs/>
                  <w:color w:val="auto"/>
                </w:rPr>
                <w:t>Examples</w:t>
              </w:r>
            </w:ins>
          </w:p>
        </w:tc>
        <w:tc>
          <w:tcPr>
            <w:tcW w:w="0" w:type="auto"/>
          </w:tcPr>
          <w:p w14:paraId="303281EE" w14:textId="77777777" w:rsidR="0034053E" w:rsidRPr="006C18C4" w:rsidRDefault="0034053E" w:rsidP="00584147">
            <w:pPr>
              <w:pStyle w:val="ListParagraph"/>
              <w:spacing w:before="0"/>
              <w:jc w:val="center"/>
              <w:rPr>
                <w:ins w:id="3643" w:author="Haider Alhabibi" w:date="2022-02-17T15:37:00Z"/>
                <w:rFonts w:eastAsia="Times New Roman" w:cs="Tahoma"/>
                <w:b/>
                <w:bCs/>
                <w:color w:val="auto"/>
              </w:rPr>
            </w:pPr>
            <w:ins w:id="3644" w:author="Haider Alhabibi" w:date="2022-02-17T15:37:00Z">
              <w:r w:rsidRPr="006C18C4">
                <w:rPr>
                  <w:rFonts w:eastAsia="Times New Roman" w:cs="Tahoma"/>
                  <w:b/>
                  <w:bCs/>
                  <w:color w:val="auto"/>
                </w:rPr>
                <w:t>Note</w:t>
              </w:r>
            </w:ins>
          </w:p>
        </w:tc>
      </w:tr>
      <w:tr w:rsidR="0034053E" w:rsidRPr="006C18C4" w14:paraId="526521EE" w14:textId="77777777" w:rsidTr="00A17774">
        <w:trPr>
          <w:ins w:id="3645" w:author="Haider Alhabibi" w:date="2022-02-17T15:37:00Z"/>
        </w:trPr>
        <w:tc>
          <w:tcPr>
            <w:tcW w:w="0" w:type="auto"/>
          </w:tcPr>
          <w:p w14:paraId="5E556F6F" w14:textId="77777777" w:rsidR="0034053E" w:rsidRPr="006C18C4" w:rsidRDefault="0034053E" w:rsidP="00584147">
            <w:pPr>
              <w:pStyle w:val="ListParagraph"/>
              <w:spacing w:before="0"/>
              <w:jc w:val="center"/>
              <w:rPr>
                <w:ins w:id="3646" w:author="Haider Alhabibi" w:date="2022-02-17T15:37:00Z"/>
                <w:rFonts w:eastAsia="Times New Roman" w:cs="Tahoma"/>
                <w:color w:val="auto"/>
              </w:rPr>
            </w:pPr>
            <w:ins w:id="3647" w:author="Haider Alhabibi" w:date="2022-02-17T15:37:00Z">
              <w:r w:rsidRPr="006C18C4">
                <w:rPr>
                  <w:rFonts w:eastAsia="Times New Roman" w:cs="Tahoma"/>
                  <w:color w:val="auto"/>
                </w:rPr>
                <w:t>1</w:t>
              </w:r>
            </w:ins>
          </w:p>
        </w:tc>
        <w:tc>
          <w:tcPr>
            <w:tcW w:w="0" w:type="auto"/>
          </w:tcPr>
          <w:p w14:paraId="0EA0DFF3" w14:textId="77777777" w:rsidR="0034053E" w:rsidRPr="006C18C4" w:rsidRDefault="0034053E" w:rsidP="00A17774">
            <w:pPr>
              <w:pStyle w:val="ListParagraph"/>
              <w:spacing w:before="0"/>
              <w:rPr>
                <w:ins w:id="3648" w:author="Haider Alhabibi" w:date="2022-02-17T15:37:00Z"/>
                <w:rFonts w:eastAsia="Times New Roman" w:cs="Tahoma"/>
                <w:color w:val="auto"/>
              </w:rPr>
            </w:pPr>
            <w:ins w:id="3649" w:author="Haider Alhabibi" w:date="2022-02-17T15:37:00Z">
              <w:r w:rsidRPr="006C18C4">
                <w:rPr>
                  <w:rFonts w:eastAsia="Times New Roman" w:cs="Tahoma"/>
                  <w:color w:val="auto"/>
                </w:rPr>
                <w:t>Registration Provider</w:t>
              </w:r>
            </w:ins>
          </w:p>
        </w:tc>
        <w:tc>
          <w:tcPr>
            <w:tcW w:w="0" w:type="auto"/>
          </w:tcPr>
          <w:p w14:paraId="4CBC32F6" w14:textId="77777777" w:rsidR="0034053E" w:rsidRPr="006C18C4" w:rsidRDefault="0034053E" w:rsidP="00A17774">
            <w:pPr>
              <w:pStyle w:val="ListParagraph"/>
              <w:spacing w:before="0"/>
              <w:rPr>
                <w:ins w:id="3650" w:author="Haider Alhabibi" w:date="2022-02-17T15:37:00Z"/>
                <w:rFonts w:eastAsia="Times New Roman" w:cs="Tahoma"/>
                <w:color w:val="auto"/>
              </w:rPr>
            </w:pPr>
            <w:ins w:id="3651" w:author="Haider Alhabibi" w:date="2022-02-17T15:37:00Z">
              <w:r w:rsidRPr="006C18C4">
                <w:rPr>
                  <w:rFonts w:eastAsia="Times New Roman" w:cs="Tahoma"/>
                  <w:color w:val="auto"/>
                </w:rPr>
                <w:t>2 for CalCERTS</w:t>
              </w:r>
            </w:ins>
          </w:p>
          <w:p w14:paraId="6AFBDE5B" w14:textId="77777777" w:rsidR="0034053E" w:rsidRPr="006C18C4" w:rsidRDefault="0034053E" w:rsidP="00A17774">
            <w:pPr>
              <w:pStyle w:val="ListParagraph"/>
              <w:spacing w:before="0"/>
              <w:rPr>
                <w:ins w:id="3652" w:author="Haider Alhabibi" w:date="2022-02-17T15:37:00Z"/>
                <w:rFonts w:eastAsia="Times New Roman" w:cs="Tahoma"/>
                <w:color w:val="auto"/>
              </w:rPr>
            </w:pPr>
            <w:ins w:id="3653" w:author="Haider Alhabibi" w:date="2022-02-17T15:37:00Z">
              <w:r w:rsidRPr="006C18C4">
                <w:rPr>
                  <w:rFonts w:eastAsia="Times New Roman" w:cs="Tahoma"/>
                  <w:color w:val="auto"/>
                </w:rPr>
                <w:t>4 for CHEERS</w:t>
              </w:r>
            </w:ins>
          </w:p>
        </w:tc>
        <w:tc>
          <w:tcPr>
            <w:tcW w:w="0" w:type="auto"/>
          </w:tcPr>
          <w:p w14:paraId="5B8E44D7" w14:textId="77777777" w:rsidR="0034053E" w:rsidRPr="006C18C4" w:rsidRDefault="0034053E" w:rsidP="00A17774">
            <w:pPr>
              <w:pStyle w:val="ListParagraph"/>
              <w:spacing w:before="0"/>
              <w:rPr>
                <w:ins w:id="3654" w:author="Haider Alhabibi" w:date="2022-02-17T15:37:00Z"/>
                <w:rFonts w:eastAsia="Times New Roman" w:cs="Tahoma"/>
                <w:color w:val="auto"/>
              </w:rPr>
            </w:pPr>
            <w:ins w:id="3655" w:author="Haider Alhabibi" w:date="2022-02-17T15:37:00Z">
              <w:r w:rsidRPr="006C18C4">
                <w:rPr>
                  <w:rFonts w:eastAsia="Times New Roman" w:cs="Tahoma"/>
                  <w:color w:val="auto"/>
                </w:rPr>
                <w:t>CEC will designate other providers</w:t>
              </w:r>
            </w:ins>
          </w:p>
        </w:tc>
      </w:tr>
      <w:tr w:rsidR="0034053E" w:rsidRPr="006C18C4" w14:paraId="13BA42A7" w14:textId="77777777" w:rsidTr="00A17774">
        <w:trPr>
          <w:ins w:id="3656" w:author="Haider Alhabibi" w:date="2022-02-17T15:37:00Z"/>
        </w:trPr>
        <w:tc>
          <w:tcPr>
            <w:tcW w:w="0" w:type="auto"/>
          </w:tcPr>
          <w:p w14:paraId="0CD38619" w14:textId="77777777" w:rsidR="0034053E" w:rsidRPr="006C18C4" w:rsidRDefault="0034053E" w:rsidP="00584147">
            <w:pPr>
              <w:pStyle w:val="ListParagraph"/>
              <w:spacing w:before="0"/>
              <w:jc w:val="center"/>
              <w:rPr>
                <w:ins w:id="3657" w:author="Haider Alhabibi" w:date="2022-02-17T15:37:00Z"/>
                <w:rFonts w:eastAsia="Times New Roman" w:cs="Tahoma"/>
                <w:color w:val="auto"/>
              </w:rPr>
            </w:pPr>
            <w:ins w:id="3658" w:author="Haider Alhabibi" w:date="2022-02-17T15:37:00Z">
              <w:r w:rsidRPr="006C18C4">
                <w:rPr>
                  <w:rFonts w:eastAsia="Times New Roman" w:cs="Tahoma"/>
                  <w:color w:val="auto"/>
                </w:rPr>
                <w:t>2</w:t>
              </w:r>
            </w:ins>
          </w:p>
        </w:tc>
        <w:tc>
          <w:tcPr>
            <w:tcW w:w="0" w:type="auto"/>
          </w:tcPr>
          <w:p w14:paraId="29CC305F" w14:textId="77777777" w:rsidR="0034053E" w:rsidRPr="006C18C4" w:rsidRDefault="0034053E" w:rsidP="00A17774">
            <w:pPr>
              <w:pStyle w:val="ListParagraph"/>
              <w:spacing w:before="0"/>
              <w:rPr>
                <w:ins w:id="3659" w:author="Haider Alhabibi" w:date="2022-02-17T15:37:00Z"/>
                <w:rFonts w:eastAsia="Times New Roman" w:cs="Tahoma"/>
                <w:color w:val="auto"/>
              </w:rPr>
            </w:pPr>
            <w:ins w:id="3660" w:author="Haider Alhabibi" w:date="2022-02-17T15:37:00Z">
              <w:r w:rsidRPr="006C18C4">
                <w:rPr>
                  <w:rFonts w:eastAsia="Times New Roman" w:cs="Tahoma"/>
                  <w:color w:val="auto"/>
                </w:rPr>
                <w:t>Calendar Year, tens</w:t>
              </w:r>
            </w:ins>
          </w:p>
        </w:tc>
        <w:tc>
          <w:tcPr>
            <w:tcW w:w="0" w:type="auto"/>
          </w:tcPr>
          <w:p w14:paraId="19686456" w14:textId="77777777" w:rsidR="0034053E" w:rsidRPr="006C18C4" w:rsidRDefault="0034053E" w:rsidP="00A17774">
            <w:pPr>
              <w:pStyle w:val="ListParagraph"/>
              <w:spacing w:before="0"/>
              <w:rPr>
                <w:ins w:id="3661" w:author="Haider Alhabibi" w:date="2022-02-17T15:37:00Z"/>
                <w:rFonts w:eastAsia="Times New Roman" w:cs="Tahoma"/>
                <w:color w:val="auto"/>
              </w:rPr>
            </w:pPr>
            <w:ins w:id="3662" w:author="Haider Alhabibi" w:date="2022-02-17T15:37:00Z">
              <w:r w:rsidRPr="006C18C4">
                <w:rPr>
                  <w:rFonts w:eastAsia="Times New Roman" w:cs="Tahoma"/>
                  <w:color w:val="auto"/>
                </w:rPr>
                <w:t>1 for 2016 or 2019</w:t>
              </w:r>
            </w:ins>
          </w:p>
          <w:p w14:paraId="54DDF715" w14:textId="77777777" w:rsidR="0034053E" w:rsidRPr="006C18C4" w:rsidRDefault="0034053E" w:rsidP="00A17774">
            <w:pPr>
              <w:pStyle w:val="ListParagraph"/>
              <w:spacing w:before="0"/>
              <w:rPr>
                <w:ins w:id="3663" w:author="Haider Alhabibi" w:date="2022-02-17T15:37:00Z"/>
                <w:rFonts w:eastAsia="Times New Roman" w:cs="Tahoma"/>
                <w:color w:val="auto"/>
              </w:rPr>
            </w:pPr>
            <w:ins w:id="3664" w:author="Haider Alhabibi" w:date="2022-02-17T15:37:00Z">
              <w:r w:rsidRPr="006C18C4">
                <w:rPr>
                  <w:rFonts w:eastAsia="Times New Roman" w:cs="Tahoma"/>
                  <w:color w:val="auto"/>
                </w:rPr>
                <w:t>2 for 2022</w:t>
              </w:r>
            </w:ins>
          </w:p>
        </w:tc>
        <w:tc>
          <w:tcPr>
            <w:tcW w:w="0" w:type="auto"/>
          </w:tcPr>
          <w:p w14:paraId="625CB12D" w14:textId="77777777" w:rsidR="0034053E" w:rsidRPr="006C18C4" w:rsidRDefault="0034053E" w:rsidP="00A17774">
            <w:pPr>
              <w:pStyle w:val="ListParagraph"/>
              <w:spacing w:before="0"/>
              <w:rPr>
                <w:ins w:id="3665" w:author="Haider Alhabibi" w:date="2022-02-17T15:37:00Z"/>
                <w:rFonts w:eastAsia="Times New Roman" w:cs="Tahoma"/>
                <w:color w:val="auto"/>
              </w:rPr>
            </w:pPr>
            <w:ins w:id="3666" w:author="Haider Alhabibi" w:date="2022-02-17T15:37:00Z">
              <w:r w:rsidRPr="006C18C4">
                <w:rPr>
                  <w:rFonts w:eastAsia="Times New Roman" w:cs="Tahoma"/>
                  <w:color w:val="auto"/>
                </w:rPr>
                <w:t>Based on date at time of registration</w:t>
              </w:r>
            </w:ins>
          </w:p>
        </w:tc>
      </w:tr>
      <w:tr w:rsidR="0034053E" w:rsidRPr="006C18C4" w14:paraId="016E7931" w14:textId="77777777" w:rsidTr="00A17774">
        <w:trPr>
          <w:ins w:id="3667" w:author="Haider Alhabibi" w:date="2022-02-17T15:37:00Z"/>
        </w:trPr>
        <w:tc>
          <w:tcPr>
            <w:tcW w:w="0" w:type="auto"/>
          </w:tcPr>
          <w:p w14:paraId="6B9BC6CC" w14:textId="77777777" w:rsidR="0034053E" w:rsidRPr="006C18C4" w:rsidRDefault="0034053E" w:rsidP="00584147">
            <w:pPr>
              <w:pStyle w:val="ListParagraph"/>
              <w:spacing w:before="0"/>
              <w:jc w:val="center"/>
              <w:rPr>
                <w:ins w:id="3668" w:author="Haider Alhabibi" w:date="2022-02-17T15:37:00Z"/>
                <w:rFonts w:eastAsia="Times New Roman" w:cs="Tahoma"/>
                <w:color w:val="auto"/>
              </w:rPr>
            </w:pPr>
            <w:ins w:id="3669" w:author="Haider Alhabibi" w:date="2022-02-17T15:37:00Z">
              <w:r w:rsidRPr="006C18C4">
                <w:rPr>
                  <w:rFonts w:eastAsia="Times New Roman" w:cs="Tahoma"/>
                  <w:color w:val="auto"/>
                </w:rPr>
                <w:t>3</w:t>
              </w:r>
            </w:ins>
          </w:p>
        </w:tc>
        <w:tc>
          <w:tcPr>
            <w:tcW w:w="0" w:type="auto"/>
          </w:tcPr>
          <w:p w14:paraId="522680E9" w14:textId="77777777" w:rsidR="0034053E" w:rsidRPr="006C18C4" w:rsidRDefault="0034053E" w:rsidP="00A17774">
            <w:pPr>
              <w:pStyle w:val="ListParagraph"/>
              <w:spacing w:before="0"/>
              <w:rPr>
                <w:ins w:id="3670" w:author="Haider Alhabibi" w:date="2022-02-17T15:37:00Z"/>
                <w:rFonts w:eastAsia="Times New Roman" w:cs="Tahoma"/>
                <w:color w:val="auto"/>
              </w:rPr>
            </w:pPr>
            <w:ins w:id="3671" w:author="Haider Alhabibi" w:date="2022-02-17T15:37:00Z">
              <w:r w:rsidRPr="006C18C4">
                <w:rPr>
                  <w:rFonts w:eastAsia="Times New Roman" w:cs="Tahoma"/>
                  <w:color w:val="auto"/>
                </w:rPr>
                <w:t>Calendar Year, ones</w:t>
              </w:r>
            </w:ins>
          </w:p>
        </w:tc>
        <w:tc>
          <w:tcPr>
            <w:tcW w:w="0" w:type="auto"/>
          </w:tcPr>
          <w:p w14:paraId="2A2C4DC7" w14:textId="77777777" w:rsidR="0034053E" w:rsidRPr="006C18C4" w:rsidRDefault="0034053E" w:rsidP="00A17774">
            <w:pPr>
              <w:pStyle w:val="ListParagraph"/>
              <w:spacing w:before="0"/>
              <w:rPr>
                <w:ins w:id="3672" w:author="Haider Alhabibi" w:date="2022-02-17T15:37:00Z"/>
                <w:rFonts w:eastAsia="Times New Roman" w:cs="Tahoma"/>
                <w:color w:val="auto"/>
              </w:rPr>
            </w:pPr>
            <w:ins w:id="3673" w:author="Haider Alhabibi" w:date="2022-02-17T15:37:00Z">
              <w:r w:rsidRPr="006C18C4">
                <w:rPr>
                  <w:rFonts w:eastAsia="Times New Roman" w:cs="Tahoma"/>
                  <w:color w:val="auto"/>
                </w:rPr>
                <w:t>9 for 2019</w:t>
              </w:r>
            </w:ins>
          </w:p>
          <w:p w14:paraId="00B08AB0" w14:textId="77777777" w:rsidR="0034053E" w:rsidRPr="006C18C4" w:rsidRDefault="0034053E" w:rsidP="00A17774">
            <w:pPr>
              <w:pStyle w:val="ListParagraph"/>
              <w:spacing w:before="0"/>
              <w:rPr>
                <w:ins w:id="3674" w:author="Haider Alhabibi" w:date="2022-02-17T15:37:00Z"/>
                <w:rFonts w:eastAsia="Times New Roman" w:cs="Tahoma"/>
                <w:color w:val="auto"/>
              </w:rPr>
            </w:pPr>
            <w:ins w:id="3675" w:author="Haider Alhabibi" w:date="2022-02-17T15:37:00Z">
              <w:r w:rsidRPr="006C18C4">
                <w:rPr>
                  <w:rFonts w:eastAsia="Times New Roman" w:cs="Tahoma"/>
                  <w:color w:val="auto"/>
                </w:rPr>
                <w:t>2 for 2022</w:t>
              </w:r>
            </w:ins>
          </w:p>
        </w:tc>
        <w:tc>
          <w:tcPr>
            <w:tcW w:w="0" w:type="auto"/>
          </w:tcPr>
          <w:p w14:paraId="0FC528AE" w14:textId="77777777" w:rsidR="0034053E" w:rsidRPr="006C18C4" w:rsidRDefault="0034053E" w:rsidP="00A17774">
            <w:pPr>
              <w:pStyle w:val="ListParagraph"/>
              <w:spacing w:before="0"/>
              <w:rPr>
                <w:ins w:id="3676" w:author="Haider Alhabibi" w:date="2022-02-17T15:37:00Z"/>
                <w:rFonts w:eastAsia="Times New Roman" w:cs="Tahoma"/>
                <w:color w:val="auto"/>
              </w:rPr>
            </w:pPr>
            <w:ins w:id="3677" w:author="Haider Alhabibi" w:date="2022-02-17T15:37:00Z">
              <w:r w:rsidRPr="006C18C4">
                <w:rPr>
                  <w:rFonts w:eastAsia="Times New Roman" w:cs="Tahoma"/>
                  <w:color w:val="auto"/>
                </w:rPr>
                <w:t>Based on date at time of registration</w:t>
              </w:r>
            </w:ins>
          </w:p>
        </w:tc>
      </w:tr>
      <w:tr w:rsidR="0034053E" w:rsidRPr="006C18C4" w14:paraId="029D886E" w14:textId="77777777" w:rsidTr="00A17774">
        <w:trPr>
          <w:ins w:id="3678" w:author="Haider Alhabibi" w:date="2022-02-17T15:37:00Z"/>
        </w:trPr>
        <w:tc>
          <w:tcPr>
            <w:tcW w:w="0" w:type="auto"/>
          </w:tcPr>
          <w:p w14:paraId="062C105A" w14:textId="77777777" w:rsidR="0034053E" w:rsidRPr="006C18C4" w:rsidRDefault="0034053E" w:rsidP="00584147">
            <w:pPr>
              <w:pStyle w:val="ListParagraph"/>
              <w:spacing w:before="0"/>
              <w:jc w:val="center"/>
              <w:rPr>
                <w:ins w:id="3679" w:author="Haider Alhabibi" w:date="2022-02-17T15:37:00Z"/>
                <w:rFonts w:eastAsia="Times New Roman" w:cs="Tahoma"/>
                <w:color w:val="auto"/>
              </w:rPr>
            </w:pPr>
            <w:ins w:id="3680" w:author="Haider Alhabibi" w:date="2022-02-17T15:37:00Z">
              <w:r w:rsidRPr="006C18C4">
                <w:rPr>
                  <w:rFonts w:eastAsia="Times New Roman" w:cs="Tahoma"/>
                  <w:color w:val="auto"/>
                </w:rPr>
                <w:t>4</w:t>
              </w:r>
            </w:ins>
          </w:p>
        </w:tc>
        <w:tc>
          <w:tcPr>
            <w:tcW w:w="0" w:type="auto"/>
          </w:tcPr>
          <w:p w14:paraId="637C09B9" w14:textId="77777777" w:rsidR="0034053E" w:rsidRPr="006C18C4" w:rsidRDefault="0034053E" w:rsidP="00A17774">
            <w:pPr>
              <w:pStyle w:val="ListParagraph"/>
              <w:spacing w:before="0"/>
              <w:rPr>
                <w:ins w:id="3681" w:author="Haider Alhabibi" w:date="2022-02-17T15:37:00Z"/>
                <w:rFonts w:eastAsia="Times New Roman" w:cs="Tahoma"/>
                <w:color w:val="auto"/>
              </w:rPr>
            </w:pPr>
            <w:ins w:id="3682" w:author="Haider Alhabibi" w:date="2022-02-17T15:37:00Z">
              <w:r w:rsidRPr="006C18C4">
                <w:rPr>
                  <w:rFonts w:eastAsia="Times New Roman" w:cs="Tahoma"/>
                  <w:color w:val="auto"/>
                </w:rPr>
                <w:t>Delimiter 1</w:t>
              </w:r>
            </w:ins>
          </w:p>
        </w:tc>
        <w:tc>
          <w:tcPr>
            <w:tcW w:w="0" w:type="auto"/>
          </w:tcPr>
          <w:p w14:paraId="288DF4AA" w14:textId="77777777" w:rsidR="0034053E" w:rsidRPr="006C18C4" w:rsidRDefault="0034053E" w:rsidP="00A17774">
            <w:pPr>
              <w:pStyle w:val="ListParagraph"/>
              <w:spacing w:before="0"/>
              <w:rPr>
                <w:ins w:id="3683" w:author="Haider Alhabibi" w:date="2022-02-17T15:37:00Z"/>
                <w:rFonts w:eastAsia="Times New Roman" w:cs="Tahoma"/>
                <w:color w:val="auto"/>
              </w:rPr>
            </w:pPr>
            <w:ins w:id="3684" w:author="Haider Alhabibi" w:date="2022-02-17T15:37:00Z">
              <w:r w:rsidRPr="006C18C4">
                <w:rPr>
                  <w:rFonts w:eastAsia="Times New Roman" w:cs="Tahoma"/>
                  <w:color w:val="auto"/>
                </w:rPr>
                <w:t>- (short hyphen)</w:t>
              </w:r>
            </w:ins>
          </w:p>
        </w:tc>
        <w:tc>
          <w:tcPr>
            <w:tcW w:w="0" w:type="auto"/>
          </w:tcPr>
          <w:p w14:paraId="68EFF69F" w14:textId="77777777" w:rsidR="0034053E" w:rsidRPr="006C18C4" w:rsidRDefault="0034053E" w:rsidP="00A17774">
            <w:pPr>
              <w:pStyle w:val="ListParagraph"/>
              <w:spacing w:before="0"/>
              <w:rPr>
                <w:ins w:id="3685" w:author="Haider Alhabibi" w:date="2022-02-17T15:37:00Z"/>
                <w:rFonts w:eastAsia="Times New Roman" w:cs="Tahoma"/>
                <w:color w:val="auto"/>
              </w:rPr>
            </w:pPr>
            <w:ins w:id="3686" w:author="Haider Alhabibi" w:date="2022-02-17T15:37:00Z">
              <w:r w:rsidRPr="006C18C4">
                <w:rPr>
                  <w:rFonts w:eastAsia="Times New Roman" w:cs="Tahoma"/>
                  <w:color w:val="auto"/>
                </w:rPr>
                <w:t>Static character</w:t>
              </w:r>
            </w:ins>
          </w:p>
        </w:tc>
      </w:tr>
      <w:tr w:rsidR="0034053E" w:rsidRPr="006C18C4" w14:paraId="3C2866BA" w14:textId="77777777" w:rsidTr="00A17774">
        <w:trPr>
          <w:ins w:id="3687" w:author="Haider Alhabibi" w:date="2022-02-17T15:37:00Z"/>
        </w:trPr>
        <w:tc>
          <w:tcPr>
            <w:tcW w:w="0" w:type="auto"/>
          </w:tcPr>
          <w:p w14:paraId="708786F3" w14:textId="49385ACB" w:rsidR="0034053E" w:rsidRPr="006C18C4" w:rsidRDefault="009C21E2" w:rsidP="00584147">
            <w:pPr>
              <w:pStyle w:val="ListParagraph"/>
              <w:spacing w:before="0"/>
              <w:jc w:val="center"/>
              <w:rPr>
                <w:ins w:id="3688" w:author="Haider Alhabibi" w:date="2022-02-17T15:37:00Z"/>
                <w:rFonts w:eastAsia="Times New Roman" w:cs="Tahoma"/>
                <w:color w:val="auto"/>
              </w:rPr>
            </w:pPr>
            <w:ins w:id="3689" w:author="Haider Alhabibi" w:date="2022-02-17T15:47:00Z">
              <w:r>
                <w:rPr>
                  <w:rFonts w:eastAsia="Times New Roman" w:cs="Tahoma"/>
                  <w:color w:val="auto"/>
                </w:rPr>
                <w:t>5</w:t>
              </w:r>
            </w:ins>
          </w:p>
        </w:tc>
        <w:tc>
          <w:tcPr>
            <w:tcW w:w="0" w:type="auto"/>
          </w:tcPr>
          <w:p w14:paraId="1A5111D1" w14:textId="43EB4674" w:rsidR="0034053E" w:rsidRPr="006C18C4" w:rsidRDefault="00FB7AD4" w:rsidP="00A17774">
            <w:pPr>
              <w:pStyle w:val="ListParagraph"/>
              <w:spacing w:before="0"/>
              <w:rPr>
                <w:ins w:id="3690" w:author="Haider Alhabibi" w:date="2022-02-17T15:37:00Z"/>
                <w:rFonts w:eastAsia="Times New Roman" w:cs="Tahoma"/>
                <w:color w:val="auto"/>
              </w:rPr>
            </w:pPr>
            <w:ins w:id="3691" w:author="Haider Alhabibi" w:date="2022-02-17T15:40:00Z">
              <w:del w:id="3692" w:author="Armando Ramirez" w:date="2022-02-17T15:58:00Z">
                <w:r w:rsidDel="00BE217B">
                  <w:rPr>
                    <w:rFonts w:eastAsia="Times New Roman" w:cs="Tahoma"/>
                    <w:color w:val="auto"/>
                  </w:rPr>
                  <w:delText>CF3R</w:delText>
                </w:r>
                <w:r w:rsidR="005A3CAC" w:rsidDel="00BE217B">
                  <w:rPr>
                    <w:rFonts w:eastAsia="Times New Roman" w:cs="Tahoma"/>
                    <w:color w:val="auto"/>
                  </w:rPr>
                  <w:delText>/NRCV</w:delText>
                </w:r>
              </w:del>
            </w:ins>
            <w:ins w:id="3693" w:author="Armando Ramirez" w:date="2022-02-17T15:58:00Z">
              <w:r w:rsidR="00BE217B">
                <w:rPr>
                  <w:rFonts w:eastAsia="Times New Roman" w:cs="Tahoma"/>
                  <w:color w:val="auto"/>
                </w:rPr>
                <w:t>Sample Group</w:t>
              </w:r>
            </w:ins>
            <w:ins w:id="3694" w:author="Haider Alhabibi" w:date="2022-02-17T15:39:00Z">
              <w:r w:rsidR="00DE5C87" w:rsidRPr="006C18C4">
                <w:rPr>
                  <w:rFonts w:eastAsia="Times New Roman" w:cs="Tahoma"/>
                  <w:color w:val="auto"/>
                </w:rPr>
                <w:t xml:space="preserve"> count, </w:t>
              </w:r>
            </w:ins>
            <w:ins w:id="3695" w:author="Haider Alhabibi" w:date="2022-02-17T15:43:00Z">
              <w:r w:rsidR="008E64F3">
                <w:rPr>
                  <w:rFonts w:eastAsia="Times New Roman" w:cs="Tahoma"/>
                  <w:color w:val="auto"/>
                </w:rPr>
                <w:t>thousands</w:t>
              </w:r>
            </w:ins>
          </w:p>
        </w:tc>
        <w:tc>
          <w:tcPr>
            <w:tcW w:w="0" w:type="auto"/>
          </w:tcPr>
          <w:p w14:paraId="33253AF2" w14:textId="20BC6ECD" w:rsidR="0034053E" w:rsidRPr="006C18C4" w:rsidRDefault="00DE5C87" w:rsidP="00A17774">
            <w:pPr>
              <w:pStyle w:val="ListParagraph"/>
              <w:spacing w:before="0"/>
              <w:rPr>
                <w:ins w:id="3696" w:author="Haider Alhabibi" w:date="2022-02-17T15:37:00Z"/>
                <w:rFonts w:eastAsia="Times New Roman" w:cs="Tahoma"/>
                <w:color w:val="auto"/>
              </w:rPr>
            </w:pPr>
            <w:ins w:id="3697" w:author="Haider Alhabibi" w:date="2022-02-17T15:39:00Z">
              <w:r w:rsidRPr="006C18C4">
                <w:rPr>
                  <w:rFonts w:eastAsia="Times New Roman" w:cs="Tahoma"/>
                  <w:color w:val="auto"/>
                </w:rPr>
                <w:t>0-9</w:t>
              </w:r>
            </w:ins>
          </w:p>
        </w:tc>
        <w:tc>
          <w:tcPr>
            <w:tcW w:w="0" w:type="auto"/>
          </w:tcPr>
          <w:p w14:paraId="36531C59" w14:textId="548D74E2" w:rsidR="0034053E" w:rsidRPr="006C18C4" w:rsidRDefault="00DE5C87" w:rsidP="00A17774">
            <w:pPr>
              <w:pStyle w:val="ListParagraph"/>
              <w:spacing w:before="0"/>
              <w:rPr>
                <w:ins w:id="3698" w:author="Haider Alhabibi" w:date="2022-02-17T15:37:00Z"/>
                <w:rFonts w:eastAsia="Times New Roman" w:cs="Tahoma"/>
                <w:color w:val="auto"/>
              </w:rPr>
            </w:pPr>
            <w:ins w:id="3699" w:author="Haider Alhabibi" w:date="2022-02-17T15:39:00Z">
              <w:r w:rsidRPr="006C18C4">
                <w:rPr>
                  <w:rFonts w:eastAsia="Times New Roman" w:cs="Tahoma"/>
                  <w:color w:val="auto"/>
                </w:rPr>
                <w:t>Serialized using digits</w:t>
              </w:r>
              <w:del w:id="3700" w:author="Armando Ramirez" w:date="2022-02-17T15:59:00Z">
                <w:r w:rsidRPr="006C18C4" w:rsidDel="00BE217B">
                  <w:rPr>
                    <w:rFonts w:eastAsia="Times New Roman" w:cs="Tahoma"/>
                    <w:color w:val="auto"/>
                  </w:rPr>
                  <w:delText xml:space="preserve"> 8 though 14</w:delText>
                </w:r>
              </w:del>
            </w:ins>
            <w:ins w:id="3701" w:author="Armando Ramirez" w:date="2022-02-17T15:59:00Z">
              <w:r w:rsidR="00BE217B">
                <w:rPr>
                  <w:rFonts w:eastAsia="Times New Roman" w:cs="Tahoma"/>
                  <w:color w:val="auto"/>
                </w:rPr>
                <w:t xml:space="preserve"> 5 through 8</w:t>
              </w:r>
            </w:ins>
          </w:p>
        </w:tc>
      </w:tr>
      <w:tr w:rsidR="0034053E" w:rsidRPr="006C18C4" w14:paraId="1BC8E6E9" w14:textId="77777777" w:rsidTr="00A17774">
        <w:trPr>
          <w:ins w:id="3702" w:author="Haider Alhabibi" w:date="2022-02-17T15:37:00Z"/>
        </w:trPr>
        <w:tc>
          <w:tcPr>
            <w:tcW w:w="0" w:type="auto"/>
          </w:tcPr>
          <w:p w14:paraId="74F9CDDA" w14:textId="12000573" w:rsidR="0034053E" w:rsidRPr="006C18C4" w:rsidRDefault="009C21E2" w:rsidP="00584147">
            <w:pPr>
              <w:pStyle w:val="ListParagraph"/>
              <w:spacing w:before="0"/>
              <w:jc w:val="center"/>
              <w:rPr>
                <w:ins w:id="3703" w:author="Haider Alhabibi" w:date="2022-02-17T15:37:00Z"/>
                <w:rFonts w:eastAsia="Times New Roman" w:cs="Tahoma"/>
                <w:color w:val="auto"/>
              </w:rPr>
            </w:pPr>
            <w:ins w:id="3704" w:author="Haider Alhabibi" w:date="2022-02-17T15:47:00Z">
              <w:r>
                <w:rPr>
                  <w:rFonts w:eastAsia="Times New Roman" w:cs="Tahoma"/>
                  <w:color w:val="auto"/>
                </w:rPr>
                <w:t>6</w:t>
              </w:r>
            </w:ins>
          </w:p>
        </w:tc>
        <w:tc>
          <w:tcPr>
            <w:tcW w:w="0" w:type="auto"/>
          </w:tcPr>
          <w:p w14:paraId="2E5B0DB2" w14:textId="5DF85CA0" w:rsidR="0034053E" w:rsidRPr="006C18C4" w:rsidRDefault="008E64F3" w:rsidP="00A17774">
            <w:pPr>
              <w:pStyle w:val="ListParagraph"/>
              <w:spacing w:before="0"/>
              <w:rPr>
                <w:ins w:id="3705" w:author="Haider Alhabibi" w:date="2022-02-17T15:37:00Z"/>
                <w:rFonts w:eastAsia="Times New Roman" w:cs="Tahoma"/>
                <w:color w:val="auto"/>
              </w:rPr>
            </w:pPr>
            <w:ins w:id="3706" w:author="Haider Alhabibi" w:date="2022-02-17T15:43:00Z">
              <w:del w:id="3707" w:author="Armando Ramirez" w:date="2022-02-17T15:58:00Z">
                <w:r w:rsidDel="00BE217B">
                  <w:rPr>
                    <w:rFonts w:eastAsia="Times New Roman" w:cs="Tahoma"/>
                    <w:color w:val="auto"/>
                  </w:rPr>
                  <w:delText>CF3R/NRCV</w:delText>
                </w:r>
              </w:del>
            </w:ins>
            <w:ins w:id="3708" w:author="Armando Ramirez" w:date="2022-02-17T15:58:00Z">
              <w:r w:rsidR="00BE217B">
                <w:rPr>
                  <w:rFonts w:eastAsia="Times New Roman" w:cs="Tahoma"/>
                  <w:color w:val="auto"/>
                </w:rPr>
                <w:t>Sample Group</w:t>
              </w:r>
            </w:ins>
            <w:ins w:id="3709" w:author="Haider Alhabibi" w:date="2022-02-17T15:39:00Z">
              <w:r w:rsidR="00DE5C87" w:rsidRPr="006C18C4">
                <w:rPr>
                  <w:rFonts w:eastAsia="Times New Roman" w:cs="Tahoma"/>
                  <w:color w:val="auto"/>
                </w:rPr>
                <w:t xml:space="preserve"> count, </w:t>
              </w:r>
            </w:ins>
            <w:ins w:id="3710" w:author="Haider Alhabibi" w:date="2022-02-17T15:42:00Z">
              <w:r w:rsidR="00CE57A2">
                <w:rPr>
                  <w:rFonts w:eastAsia="Times New Roman" w:cs="Tahoma"/>
                  <w:color w:val="auto"/>
                </w:rPr>
                <w:t>hundreds</w:t>
              </w:r>
            </w:ins>
          </w:p>
        </w:tc>
        <w:tc>
          <w:tcPr>
            <w:tcW w:w="0" w:type="auto"/>
          </w:tcPr>
          <w:p w14:paraId="762935E9" w14:textId="7666D65F" w:rsidR="0034053E" w:rsidRPr="006C18C4" w:rsidRDefault="00DE5C87" w:rsidP="00A17774">
            <w:pPr>
              <w:pStyle w:val="ListParagraph"/>
              <w:spacing w:before="0"/>
              <w:rPr>
                <w:ins w:id="3711" w:author="Haider Alhabibi" w:date="2022-02-17T15:37:00Z"/>
                <w:rFonts w:eastAsia="Times New Roman" w:cs="Tahoma"/>
                <w:color w:val="auto"/>
              </w:rPr>
            </w:pPr>
            <w:ins w:id="3712" w:author="Haider Alhabibi" w:date="2022-02-17T15:39:00Z">
              <w:r w:rsidRPr="006C18C4">
                <w:rPr>
                  <w:rFonts w:eastAsia="Times New Roman" w:cs="Tahoma"/>
                  <w:color w:val="auto"/>
                </w:rPr>
                <w:t>0-9</w:t>
              </w:r>
            </w:ins>
          </w:p>
        </w:tc>
        <w:tc>
          <w:tcPr>
            <w:tcW w:w="0" w:type="auto"/>
          </w:tcPr>
          <w:p w14:paraId="26061A17" w14:textId="4A69F25D" w:rsidR="0034053E" w:rsidRPr="006C18C4" w:rsidRDefault="00DE5C87" w:rsidP="00A17774">
            <w:pPr>
              <w:pStyle w:val="ListParagraph"/>
              <w:spacing w:before="0"/>
              <w:rPr>
                <w:ins w:id="3713" w:author="Haider Alhabibi" w:date="2022-02-17T15:37:00Z"/>
                <w:rFonts w:eastAsia="Times New Roman" w:cs="Tahoma"/>
                <w:color w:val="auto"/>
              </w:rPr>
            </w:pPr>
            <w:ins w:id="3714" w:author="Haider Alhabibi" w:date="2022-02-17T15:39:00Z">
              <w:r w:rsidRPr="006C18C4">
                <w:rPr>
                  <w:rFonts w:eastAsia="Times New Roman" w:cs="Tahoma"/>
                  <w:color w:val="auto"/>
                </w:rPr>
                <w:t xml:space="preserve">Serialized using digits </w:t>
              </w:r>
            </w:ins>
            <w:ins w:id="3715" w:author="Armando Ramirez" w:date="2022-02-17T16:00:00Z">
              <w:r w:rsidR="00BE217B">
                <w:rPr>
                  <w:rFonts w:eastAsia="Times New Roman" w:cs="Tahoma"/>
                  <w:color w:val="auto"/>
                </w:rPr>
                <w:t>5 through 8</w:t>
              </w:r>
            </w:ins>
            <w:ins w:id="3716" w:author="Haider Alhabibi" w:date="2022-02-17T15:39:00Z">
              <w:del w:id="3717" w:author="Armando Ramirez" w:date="2022-02-17T16:00:00Z">
                <w:r w:rsidRPr="006C18C4" w:rsidDel="00BE217B">
                  <w:rPr>
                    <w:rFonts w:eastAsia="Times New Roman" w:cs="Tahoma"/>
                    <w:color w:val="auto"/>
                  </w:rPr>
                  <w:delText>8 th</w:delText>
                </w:r>
                <w:r w:rsidDel="00BE217B">
                  <w:rPr>
                    <w:rFonts w:eastAsia="Times New Roman" w:cs="Tahoma"/>
                    <w:color w:val="auto"/>
                  </w:rPr>
                  <w:delText>r</w:delText>
                </w:r>
                <w:r w:rsidRPr="006C18C4" w:rsidDel="00BE217B">
                  <w:rPr>
                    <w:rFonts w:eastAsia="Times New Roman" w:cs="Tahoma"/>
                    <w:color w:val="auto"/>
                  </w:rPr>
                  <w:delText>ough 14</w:delText>
                </w:r>
              </w:del>
            </w:ins>
          </w:p>
        </w:tc>
      </w:tr>
      <w:tr w:rsidR="0034053E" w:rsidRPr="006C18C4" w14:paraId="1A7B0BA9" w14:textId="77777777" w:rsidTr="00A17774">
        <w:trPr>
          <w:ins w:id="3718" w:author="Haider Alhabibi" w:date="2022-02-17T15:37:00Z"/>
        </w:trPr>
        <w:tc>
          <w:tcPr>
            <w:tcW w:w="0" w:type="auto"/>
          </w:tcPr>
          <w:p w14:paraId="054F3291" w14:textId="25DDCF3E" w:rsidR="0034053E" w:rsidRPr="006C18C4" w:rsidRDefault="009C21E2" w:rsidP="00584147">
            <w:pPr>
              <w:pStyle w:val="ListParagraph"/>
              <w:spacing w:before="0"/>
              <w:jc w:val="center"/>
              <w:rPr>
                <w:ins w:id="3719" w:author="Haider Alhabibi" w:date="2022-02-17T15:37:00Z"/>
                <w:rFonts w:eastAsia="Times New Roman" w:cs="Tahoma"/>
                <w:color w:val="auto"/>
              </w:rPr>
            </w:pPr>
            <w:ins w:id="3720" w:author="Haider Alhabibi" w:date="2022-02-17T15:47:00Z">
              <w:r>
                <w:rPr>
                  <w:rFonts w:eastAsia="Times New Roman" w:cs="Tahoma"/>
                  <w:color w:val="auto"/>
                </w:rPr>
                <w:t>7</w:t>
              </w:r>
            </w:ins>
          </w:p>
        </w:tc>
        <w:tc>
          <w:tcPr>
            <w:tcW w:w="0" w:type="auto"/>
          </w:tcPr>
          <w:p w14:paraId="4A53A7D0" w14:textId="58DBB714" w:rsidR="0034053E" w:rsidRPr="006C18C4" w:rsidRDefault="008E64F3" w:rsidP="00A17774">
            <w:pPr>
              <w:pStyle w:val="ListParagraph"/>
              <w:spacing w:before="0"/>
              <w:rPr>
                <w:ins w:id="3721" w:author="Haider Alhabibi" w:date="2022-02-17T15:37:00Z"/>
                <w:rFonts w:eastAsia="Times New Roman" w:cs="Tahoma"/>
                <w:color w:val="auto"/>
              </w:rPr>
            </w:pPr>
            <w:ins w:id="3722" w:author="Haider Alhabibi" w:date="2022-02-17T15:43:00Z">
              <w:del w:id="3723" w:author="Armando Ramirez" w:date="2022-02-17T15:58:00Z">
                <w:r w:rsidDel="00BE217B">
                  <w:rPr>
                    <w:rFonts w:eastAsia="Times New Roman" w:cs="Tahoma"/>
                    <w:color w:val="auto"/>
                  </w:rPr>
                  <w:delText>CF3R/NRCV</w:delText>
                </w:r>
              </w:del>
            </w:ins>
            <w:ins w:id="3724" w:author="Armando Ramirez" w:date="2022-02-17T15:58:00Z">
              <w:r w:rsidR="00BE217B">
                <w:rPr>
                  <w:rFonts w:eastAsia="Times New Roman" w:cs="Tahoma"/>
                  <w:color w:val="auto"/>
                </w:rPr>
                <w:t>Sample Group</w:t>
              </w:r>
            </w:ins>
            <w:ins w:id="3725" w:author="Haider Alhabibi" w:date="2022-02-17T15:39:00Z">
              <w:r w:rsidR="00DE5C87" w:rsidRPr="006C18C4">
                <w:rPr>
                  <w:rFonts w:eastAsia="Times New Roman" w:cs="Tahoma"/>
                  <w:color w:val="auto"/>
                </w:rPr>
                <w:t xml:space="preserve"> count, </w:t>
              </w:r>
            </w:ins>
            <w:ins w:id="3726" w:author="Haider Alhabibi" w:date="2022-02-17T15:42:00Z">
              <w:r w:rsidR="00CE57A2">
                <w:rPr>
                  <w:rFonts w:eastAsia="Times New Roman" w:cs="Tahoma"/>
                  <w:color w:val="auto"/>
                </w:rPr>
                <w:t>tens</w:t>
              </w:r>
              <w:r w:rsidR="00607183">
                <w:rPr>
                  <w:rFonts w:eastAsia="Times New Roman" w:cs="Tahoma"/>
                  <w:color w:val="auto"/>
                </w:rPr>
                <w:t xml:space="preserve"> </w:t>
              </w:r>
            </w:ins>
          </w:p>
        </w:tc>
        <w:tc>
          <w:tcPr>
            <w:tcW w:w="0" w:type="auto"/>
          </w:tcPr>
          <w:p w14:paraId="0659A6D1" w14:textId="582A13B3" w:rsidR="0034053E" w:rsidRPr="006C18C4" w:rsidRDefault="00DE5C87" w:rsidP="00A17774">
            <w:pPr>
              <w:pStyle w:val="ListParagraph"/>
              <w:spacing w:before="0"/>
              <w:rPr>
                <w:ins w:id="3727" w:author="Haider Alhabibi" w:date="2022-02-17T15:37:00Z"/>
                <w:rFonts w:eastAsia="Times New Roman" w:cs="Tahoma"/>
                <w:color w:val="auto"/>
              </w:rPr>
            </w:pPr>
            <w:ins w:id="3728" w:author="Haider Alhabibi" w:date="2022-02-17T15:39:00Z">
              <w:r w:rsidRPr="006C18C4">
                <w:rPr>
                  <w:rFonts w:eastAsia="Times New Roman" w:cs="Tahoma"/>
                  <w:color w:val="auto"/>
                </w:rPr>
                <w:t>0-9</w:t>
              </w:r>
            </w:ins>
          </w:p>
        </w:tc>
        <w:tc>
          <w:tcPr>
            <w:tcW w:w="0" w:type="auto"/>
          </w:tcPr>
          <w:p w14:paraId="386141A5" w14:textId="55DD6221" w:rsidR="0034053E" w:rsidRPr="006C18C4" w:rsidRDefault="00DE5C87" w:rsidP="00A17774">
            <w:pPr>
              <w:pStyle w:val="ListParagraph"/>
              <w:spacing w:before="0"/>
              <w:rPr>
                <w:ins w:id="3729" w:author="Haider Alhabibi" w:date="2022-02-17T15:37:00Z"/>
                <w:rFonts w:eastAsia="Times New Roman" w:cs="Tahoma"/>
                <w:color w:val="auto"/>
              </w:rPr>
            </w:pPr>
            <w:ins w:id="3730" w:author="Haider Alhabibi" w:date="2022-02-17T15:39:00Z">
              <w:r w:rsidRPr="006C18C4">
                <w:rPr>
                  <w:rFonts w:eastAsia="Times New Roman" w:cs="Tahoma"/>
                  <w:color w:val="auto"/>
                </w:rPr>
                <w:t xml:space="preserve">Serialized using digits </w:t>
              </w:r>
            </w:ins>
            <w:ins w:id="3731" w:author="Armando Ramirez" w:date="2022-02-17T16:00:00Z">
              <w:r w:rsidR="00BE217B">
                <w:rPr>
                  <w:rFonts w:eastAsia="Times New Roman" w:cs="Tahoma"/>
                  <w:color w:val="auto"/>
                </w:rPr>
                <w:t>5 through 8</w:t>
              </w:r>
            </w:ins>
            <w:ins w:id="3732" w:author="Haider Alhabibi" w:date="2022-02-17T15:39:00Z">
              <w:del w:id="3733" w:author="Armando Ramirez" w:date="2022-02-17T16:00:00Z">
                <w:r w:rsidRPr="006C18C4" w:rsidDel="00BE217B">
                  <w:rPr>
                    <w:rFonts w:eastAsia="Times New Roman" w:cs="Tahoma"/>
                    <w:color w:val="auto"/>
                  </w:rPr>
                  <w:delText>8 th</w:delText>
                </w:r>
                <w:r w:rsidDel="00BE217B">
                  <w:rPr>
                    <w:rFonts w:eastAsia="Times New Roman" w:cs="Tahoma"/>
                    <w:color w:val="auto"/>
                  </w:rPr>
                  <w:delText>r</w:delText>
                </w:r>
                <w:r w:rsidRPr="006C18C4" w:rsidDel="00BE217B">
                  <w:rPr>
                    <w:rFonts w:eastAsia="Times New Roman" w:cs="Tahoma"/>
                    <w:color w:val="auto"/>
                  </w:rPr>
                  <w:delText>ough 14</w:delText>
                </w:r>
              </w:del>
            </w:ins>
          </w:p>
        </w:tc>
      </w:tr>
      <w:tr w:rsidR="0034053E" w:rsidRPr="006C18C4" w14:paraId="604C6C69" w14:textId="77777777" w:rsidTr="00A17774">
        <w:trPr>
          <w:ins w:id="3734" w:author="Haider Alhabibi" w:date="2022-02-17T15:37:00Z"/>
        </w:trPr>
        <w:tc>
          <w:tcPr>
            <w:tcW w:w="0" w:type="auto"/>
          </w:tcPr>
          <w:p w14:paraId="7D7B148E" w14:textId="2BB77A4A" w:rsidR="0034053E" w:rsidRPr="006C18C4" w:rsidRDefault="000D1EC9" w:rsidP="00584147">
            <w:pPr>
              <w:pStyle w:val="ListParagraph"/>
              <w:spacing w:before="0"/>
              <w:jc w:val="center"/>
              <w:rPr>
                <w:ins w:id="3735" w:author="Haider Alhabibi" w:date="2022-02-17T15:37:00Z"/>
                <w:rFonts w:eastAsia="Times New Roman" w:cs="Tahoma"/>
                <w:color w:val="auto"/>
              </w:rPr>
            </w:pPr>
            <w:ins w:id="3736" w:author="Haider Alhabibi" w:date="2022-02-17T15:47:00Z">
              <w:r>
                <w:rPr>
                  <w:rFonts w:eastAsia="Times New Roman" w:cs="Tahoma"/>
                  <w:color w:val="auto"/>
                </w:rPr>
                <w:t>8</w:t>
              </w:r>
            </w:ins>
          </w:p>
        </w:tc>
        <w:tc>
          <w:tcPr>
            <w:tcW w:w="0" w:type="auto"/>
          </w:tcPr>
          <w:p w14:paraId="75D07455" w14:textId="34401AB6" w:rsidR="0034053E" w:rsidRPr="006C18C4" w:rsidRDefault="008E64F3" w:rsidP="00A17774">
            <w:pPr>
              <w:pStyle w:val="ListParagraph"/>
              <w:spacing w:before="0"/>
              <w:rPr>
                <w:ins w:id="3737" w:author="Haider Alhabibi" w:date="2022-02-17T15:37:00Z"/>
                <w:rFonts w:eastAsia="Times New Roman" w:cs="Tahoma"/>
                <w:color w:val="auto"/>
              </w:rPr>
            </w:pPr>
            <w:ins w:id="3738" w:author="Haider Alhabibi" w:date="2022-02-17T15:43:00Z">
              <w:del w:id="3739" w:author="Armando Ramirez" w:date="2022-02-17T15:59:00Z">
                <w:r w:rsidDel="00BE217B">
                  <w:rPr>
                    <w:rFonts w:eastAsia="Times New Roman" w:cs="Tahoma"/>
                    <w:color w:val="auto"/>
                  </w:rPr>
                  <w:delText>CF3R/NRCV</w:delText>
                </w:r>
              </w:del>
            </w:ins>
            <w:ins w:id="3740" w:author="Armando Ramirez" w:date="2022-02-17T15:59:00Z">
              <w:r w:rsidR="00BE217B">
                <w:rPr>
                  <w:rFonts w:eastAsia="Times New Roman" w:cs="Tahoma"/>
                  <w:color w:val="auto"/>
                </w:rPr>
                <w:t>Sample Group</w:t>
              </w:r>
            </w:ins>
            <w:ins w:id="3741" w:author="Haider Alhabibi" w:date="2022-02-17T15:37:00Z">
              <w:r w:rsidR="0034053E" w:rsidRPr="006C18C4">
                <w:rPr>
                  <w:rFonts w:eastAsia="Times New Roman" w:cs="Tahoma"/>
                  <w:color w:val="auto"/>
                </w:rPr>
                <w:t xml:space="preserve"> count, </w:t>
              </w:r>
            </w:ins>
            <w:ins w:id="3742" w:author="Haider Alhabibi" w:date="2022-02-17T15:43:00Z">
              <w:r>
                <w:rPr>
                  <w:rFonts w:eastAsia="Times New Roman" w:cs="Tahoma"/>
                  <w:color w:val="auto"/>
                </w:rPr>
                <w:t>ones</w:t>
              </w:r>
            </w:ins>
          </w:p>
        </w:tc>
        <w:tc>
          <w:tcPr>
            <w:tcW w:w="0" w:type="auto"/>
          </w:tcPr>
          <w:p w14:paraId="590BDEAF" w14:textId="4EDD3065" w:rsidR="0034053E" w:rsidRPr="006C18C4" w:rsidRDefault="0034053E" w:rsidP="00A17774">
            <w:pPr>
              <w:pStyle w:val="ListParagraph"/>
              <w:spacing w:before="0"/>
              <w:rPr>
                <w:ins w:id="3743" w:author="Haider Alhabibi" w:date="2022-02-17T15:37:00Z"/>
                <w:rFonts w:eastAsia="Times New Roman" w:cs="Tahoma"/>
                <w:color w:val="auto"/>
              </w:rPr>
            </w:pPr>
            <w:ins w:id="3744" w:author="Haider Alhabibi" w:date="2022-02-17T15:37:00Z">
              <w:r w:rsidRPr="006C18C4">
                <w:rPr>
                  <w:rFonts w:eastAsia="Times New Roman" w:cs="Tahoma"/>
                  <w:color w:val="auto"/>
                </w:rPr>
                <w:t>0-9</w:t>
              </w:r>
            </w:ins>
          </w:p>
        </w:tc>
        <w:tc>
          <w:tcPr>
            <w:tcW w:w="0" w:type="auto"/>
          </w:tcPr>
          <w:p w14:paraId="376AB884" w14:textId="11108F40" w:rsidR="0034053E" w:rsidRPr="006C18C4" w:rsidRDefault="0034053E" w:rsidP="00A17774">
            <w:pPr>
              <w:pStyle w:val="ListParagraph"/>
              <w:spacing w:before="0"/>
              <w:rPr>
                <w:ins w:id="3745" w:author="Haider Alhabibi" w:date="2022-02-17T15:37:00Z"/>
                <w:rFonts w:eastAsia="Times New Roman" w:cs="Tahoma"/>
                <w:color w:val="auto"/>
              </w:rPr>
            </w:pPr>
            <w:ins w:id="3746" w:author="Haider Alhabibi" w:date="2022-02-17T15:37:00Z">
              <w:r w:rsidRPr="006C18C4">
                <w:rPr>
                  <w:rFonts w:eastAsia="Times New Roman" w:cs="Tahoma"/>
                  <w:color w:val="auto"/>
                </w:rPr>
                <w:t xml:space="preserve">Serialized using digits </w:t>
              </w:r>
            </w:ins>
            <w:ins w:id="3747" w:author="Armando Ramirez" w:date="2022-02-17T16:00:00Z">
              <w:r w:rsidR="00BE217B">
                <w:rPr>
                  <w:rFonts w:eastAsia="Times New Roman" w:cs="Tahoma"/>
                  <w:color w:val="auto"/>
                </w:rPr>
                <w:t>5 through 8</w:t>
              </w:r>
            </w:ins>
            <w:ins w:id="3748" w:author="Haider Alhabibi" w:date="2022-02-17T15:37:00Z">
              <w:del w:id="3749" w:author="Armando Ramirez" w:date="2022-02-17T16:00:00Z">
                <w:r w:rsidRPr="006C18C4" w:rsidDel="00BE217B">
                  <w:rPr>
                    <w:rFonts w:eastAsia="Times New Roman" w:cs="Tahoma"/>
                    <w:color w:val="auto"/>
                  </w:rPr>
                  <w:delText>8 though 14</w:delText>
                </w:r>
              </w:del>
            </w:ins>
          </w:p>
        </w:tc>
      </w:tr>
    </w:tbl>
    <w:p w14:paraId="2BDFF72A" w14:textId="77777777" w:rsidR="0034053E" w:rsidRPr="0024633A" w:rsidRDefault="0034053E" w:rsidP="00EB6FD4">
      <w:pPr>
        <w:spacing w:after="240"/>
        <w:rPr>
          <w:ins w:id="3750" w:author="Haider Alhabibi" w:date="2022-02-17T15:37:00Z"/>
          <w:rFonts w:cs="Tahoma"/>
          <w:color w:val="auto"/>
        </w:rPr>
      </w:pPr>
    </w:p>
    <w:p w14:paraId="7EE1C007" w14:textId="6733A29E" w:rsidR="00B57366" w:rsidRDefault="00B57366" w:rsidP="00DA50F6">
      <w:pPr>
        <w:spacing w:after="240"/>
        <w:jc w:val="center"/>
        <w:rPr>
          <w:ins w:id="3751" w:author="Haider Alhabibi" w:date="2022-02-11T12:14:00Z"/>
          <w:rFonts w:eastAsia="Times New Roman" w:cs="Tahoma"/>
          <w:color w:val="auto"/>
        </w:rPr>
      </w:pPr>
    </w:p>
    <w:p w14:paraId="3D7A6D6D" w14:textId="2DBBE9F7" w:rsidR="00A5581D" w:rsidRPr="0024633A" w:rsidRDefault="00A5581D" w:rsidP="445D7073">
      <w:pPr>
        <w:pStyle w:val="FigureTitleStyle"/>
        <w:rPr>
          <w:rFonts w:ascii="Tahoma" w:eastAsia="Times New Roman" w:hAnsi="Tahoma" w:cs="Tahoma"/>
          <w:color w:val="auto"/>
          <w:sz w:val="24"/>
          <w:szCs w:val="24"/>
        </w:rPr>
      </w:pPr>
    </w:p>
    <w:p w14:paraId="609A57CF" w14:textId="1CC4BF99" w:rsidR="00053B15" w:rsidRPr="0024633A" w:rsidRDefault="0082155E" w:rsidP="00086319">
      <w:pPr>
        <w:jc w:val="center"/>
        <w:rPr>
          <w:rFonts w:cs="Tahoma"/>
          <w:color w:val="auto"/>
        </w:rPr>
      </w:pPr>
      <w:del w:id="3752" w:author="Haider Alhabibi" w:date="2022-02-11T12:14:00Z">
        <w:r w:rsidRPr="0024633A">
          <w:rPr>
            <w:rFonts w:cs="Tahoma"/>
            <w:noProof/>
            <w:color w:val="auto"/>
          </w:rPr>
          <w:drawing>
            <wp:inline distT="0" distB="0" distL="0" distR="0" wp14:anchorId="4C165159" wp14:editId="7AB0373D">
              <wp:extent cx="2488019" cy="2505029"/>
              <wp:effectExtent l="0" t="0" r="7620" b="0"/>
              <wp:docPr id="9" name="Picture 9" descr="Group numbering convention for CF3R and NRCV compliance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06453" cy="2523589"/>
                      </a:xfrm>
                      <a:prstGeom prst="rect">
                        <a:avLst/>
                      </a:prstGeom>
                      <a:noFill/>
                      <a:ln>
                        <a:noFill/>
                      </a:ln>
                    </pic:spPr>
                  </pic:pic>
                </a:graphicData>
              </a:graphic>
            </wp:inline>
          </w:drawing>
        </w:r>
      </w:del>
    </w:p>
    <w:p w14:paraId="1C278342" w14:textId="77777777" w:rsidR="00053B15" w:rsidRPr="0024633A" w:rsidRDefault="00053B15" w:rsidP="002632A7">
      <w:pPr>
        <w:rPr>
          <w:rFonts w:cs="Tahoma"/>
          <w:color w:val="auto"/>
        </w:rPr>
      </w:pPr>
    </w:p>
    <w:p w14:paraId="32E33366" w14:textId="77777777" w:rsidR="005612B9" w:rsidRPr="0024633A" w:rsidRDefault="005612B9" w:rsidP="002632A7">
      <w:pPr>
        <w:rPr>
          <w:rFonts w:cs="Tahoma"/>
        </w:rPr>
      </w:pPr>
    </w:p>
    <w:p w14:paraId="5137A147" w14:textId="77777777" w:rsidR="00936471" w:rsidRPr="0024633A" w:rsidRDefault="00936471" w:rsidP="002632A7">
      <w:pPr>
        <w:rPr>
          <w:rFonts w:cs="Tahoma"/>
        </w:rPr>
        <w:sectPr w:rsidR="00936471" w:rsidRPr="0024633A">
          <w:headerReference w:type="default" r:id="rId27"/>
          <w:pgSz w:w="12240" w:h="15840" w:code="1"/>
          <w:pgMar w:top="1440" w:right="1152" w:bottom="1008" w:left="1152" w:header="720" w:footer="720" w:gutter="0"/>
          <w:cols w:space="720"/>
          <w:docGrid w:linePitch="360"/>
        </w:sectPr>
      </w:pPr>
    </w:p>
    <w:p w14:paraId="5E32F6BC" w14:textId="77777777" w:rsidR="00936471" w:rsidRPr="0024633A" w:rsidRDefault="00936471" w:rsidP="00EB6FD4">
      <w:pPr>
        <w:pStyle w:val="Heading1"/>
        <w:tabs>
          <w:tab w:val="clear" w:pos="450"/>
          <w:tab w:val="left" w:pos="540"/>
        </w:tabs>
        <w:spacing w:after="240"/>
        <w:ind w:left="540" w:hanging="540"/>
        <w:rPr>
          <w:rFonts w:ascii="Tahoma" w:hAnsi="Tahoma" w:cs="Tahoma"/>
        </w:rPr>
      </w:pPr>
      <w:bookmarkStart w:id="3755" w:name="_Toc418094499"/>
      <w:bookmarkStart w:id="3756" w:name="_Toc96009531"/>
      <w:r w:rsidRPr="0024633A">
        <w:rPr>
          <w:rFonts w:ascii="Tahoma" w:hAnsi="Tahoma" w:cs="Tahoma"/>
        </w:rPr>
        <w:lastRenderedPageBreak/>
        <w:t>Electronic Signatures</w:t>
      </w:r>
      <w:bookmarkEnd w:id="3755"/>
      <w:bookmarkEnd w:id="3756"/>
    </w:p>
    <w:p w14:paraId="6430713F" w14:textId="77777777" w:rsidR="00D7524C" w:rsidRPr="0024633A" w:rsidRDefault="00936471" w:rsidP="00EB6FD4">
      <w:pPr>
        <w:pStyle w:val="Heading2"/>
        <w:spacing w:after="240"/>
        <w:ind w:left="720" w:hanging="720"/>
        <w:rPr>
          <w:rFonts w:ascii="Tahoma" w:hAnsi="Tahoma" w:cs="Tahoma"/>
          <w:sz w:val="28"/>
          <w:szCs w:val="28"/>
        </w:rPr>
      </w:pPr>
      <w:bookmarkStart w:id="3757" w:name="_Toc418094500"/>
      <w:bookmarkStart w:id="3758" w:name="_Toc96009532"/>
      <w:r w:rsidRPr="0024633A">
        <w:rPr>
          <w:rFonts w:ascii="Tahoma" w:hAnsi="Tahoma" w:cs="Tahoma"/>
          <w:sz w:val="28"/>
          <w:szCs w:val="28"/>
        </w:rPr>
        <w:t>Overview</w:t>
      </w:r>
      <w:bookmarkEnd w:id="3757"/>
      <w:bookmarkEnd w:id="3758"/>
    </w:p>
    <w:p w14:paraId="31756DC2" w14:textId="77777777" w:rsidR="00025EBB" w:rsidRPr="0024633A" w:rsidRDefault="00B722FB" w:rsidP="00EB6FD4">
      <w:pPr>
        <w:spacing w:after="240"/>
        <w:rPr>
          <w:rFonts w:cs="Tahoma"/>
        </w:rPr>
      </w:pPr>
      <w:r w:rsidRPr="0024633A">
        <w:rPr>
          <w:rFonts w:cs="Tahoma"/>
          <w:i/>
        </w:rPr>
        <w:t>Reference Joint Appendix</w:t>
      </w:r>
      <w:r w:rsidRPr="0024633A">
        <w:rPr>
          <w:rFonts w:cs="Tahoma"/>
        </w:rPr>
        <w:t xml:space="preserve"> JA7</w:t>
      </w:r>
      <w:r w:rsidR="001329B0" w:rsidRPr="0024633A">
        <w:rPr>
          <w:rFonts w:cs="Tahoma"/>
        </w:rPr>
        <w:t xml:space="preserve">.6 </w:t>
      </w:r>
      <w:r w:rsidRPr="0024633A">
        <w:rPr>
          <w:rFonts w:cs="Tahoma"/>
        </w:rPr>
        <w:t>describes the distinction between e</w:t>
      </w:r>
      <w:r w:rsidR="001329B0" w:rsidRPr="0024633A">
        <w:rPr>
          <w:rFonts w:cs="Tahoma"/>
        </w:rPr>
        <w:t>lectronic and digital signature requirements.</w:t>
      </w:r>
      <w:r w:rsidR="005479DF" w:rsidRPr="0024633A">
        <w:rPr>
          <w:rFonts w:cs="Tahoma"/>
        </w:rPr>
        <w:t xml:space="preserve"> </w:t>
      </w:r>
      <w:r w:rsidR="00025EBB" w:rsidRPr="0024633A">
        <w:rPr>
          <w:rFonts w:cs="Tahoma"/>
        </w:rPr>
        <w:t xml:space="preserve">Digital signatures and </w:t>
      </w:r>
      <w:r w:rsidR="002C436B" w:rsidRPr="0024633A">
        <w:rPr>
          <w:rFonts w:cs="Tahoma"/>
        </w:rPr>
        <w:t xml:space="preserve">digital </w:t>
      </w:r>
      <w:r w:rsidR="00025EBB" w:rsidRPr="0024633A">
        <w:rPr>
          <w:rFonts w:cs="Tahoma"/>
        </w:rPr>
        <w:t>certificate authorities are further described in Section 5 below.</w:t>
      </w:r>
      <w:r w:rsidR="005479DF" w:rsidRPr="0024633A">
        <w:rPr>
          <w:rFonts w:cs="Tahoma"/>
        </w:rPr>
        <w:t xml:space="preserve"> </w:t>
      </w:r>
      <w:r w:rsidR="00E71942" w:rsidRPr="0024633A">
        <w:rPr>
          <w:rFonts w:cs="Tahoma"/>
        </w:rPr>
        <w:t xml:space="preserve">From </w:t>
      </w:r>
      <w:r w:rsidR="001329B0" w:rsidRPr="0024633A">
        <w:rPr>
          <w:rFonts w:cs="Tahoma"/>
        </w:rPr>
        <w:t xml:space="preserve">Section </w:t>
      </w:r>
      <w:r w:rsidR="00E71942" w:rsidRPr="0024633A">
        <w:rPr>
          <w:rFonts w:cs="Tahoma"/>
        </w:rPr>
        <w:t>JA7.2 definitions:</w:t>
      </w:r>
      <w:r w:rsidR="005479DF" w:rsidRPr="0024633A">
        <w:rPr>
          <w:rFonts w:cs="Tahoma"/>
        </w:rPr>
        <w:t xml:space="preserve"> </w:t>
      </w:r>
      <w:r w:rsidR="00956749" w:rsidRPr="0024633A">
        <w:rPr>
          <w:rFonts w:cs="Tahoma"/>
        </w:rPr>
        <w:t xml:space="preserve">electronic </w:t>
      </w:r>
      <w:r w:rsidR="001E42D2" w:rsidRPr="0024633A">
        <w:rPr>
          <w:rFonts w:cs="Tahoma"/>
        </w:rPr>
        <w:t xml:space="preserve">signature is </w:t>
      </w:r>
      <w:proofErr w:type="gramStart"/>
      <w:r w:rsidR="001E42D2" w:rsidRPr="0024633A">
        <w:rPr>
          <w:rFonts w:cs="Tahoma"/>
        </w:rPr>
        <w:t xml:space="preserve">a </w:t>
      </w:r>
      <w:r w:rsidR="003B2023" w:rsidRPr="0024633A">
        <w:rPr>
          <w:rFonts w:cs="Tahoma"/>
        </w:rPr>
        <w:t>”</w:t>
      </w:r>
      <w:r w:rsidR="001E42D2" w:rsidRPr="0024633A">
        <w:rPr>
          <w:rFonts w:cs="Tahoma"/>
        </w:rPr>
        <w:t>computer</w:t>
      </w:r>
      <w:proofErr w:type="gramEnd"/>
      <w:r w:rsidR="001E42D2" w:rsidRPr="0024633A">
        <w:rPr>
          <w:rFonts w:cs="Tahoma"/>
        </w:rPr>
        <w:t xml:space="preserve"> data compilation of any symbol or series of symbols executed, adopted, or authorized by an individual to be the legally binding equivalent of the individual's handwritten signature.” US 21 Code of Federal Regulat</w:t>
      </w:r>
      <w:r w:rsidR="001329B0" w:rsidRPr="0024633A">
        <w:rPr>
          <w:rFonts w:cs="Tahoma"/>
        </w:rPr>
        <w:t>ions (CFR) Section 11.3.</w:t>
      </w:r>
      <w:r w:rsidR="005479DF" w:rsidRPr="0024633A">
        <w:rPr>
          <w:rFonts w:cs="Tahoma"/>
        </w:rPr>
        <w:t xml:space="preserve"> </w:t>
      </w:r>
      <w:r w:rsidRPr="0024633A">
        <w:rPr>
          <w:rFonts w:cs="Tahoma"/>
        </w:rPr>
        <w:t>The electronic signature process</w:t>
      </w:r>
      <w:r w:rsidR="001E42D2" w:rsidRPr="0024633A">
        <w:rPr>
          <w:rFonts w:cs="Tahoma"/>
        </w:rPr>
        <w:t xml:space="preserve"> for Title 24, Part 6</w:t>
      </w:r>
      <w:r w:rsidR="00956749" w:rsidRPr="0024633A">
        <w:rPr>
          <w:rFonts w:cs="Tahoma"/>
        </w:rPr>
        <w:t>,</w:t>
      </w:r>
      <w:r w:rsidR="001E42D2" w:rsidRPr="0024633A">
        <w:rPr>
          <w:rFonts w:cs="Tahoma"/>
        </w:rPr>
        <w:t xml:space="preserve"> </w:t>
      </w:r>
      <w:r w:rsidR="00956749" w:rsidRPr="0024633A">
        <w:rPr>
          <w:rFonts w:cs="Tahoma"/>
        </w:rPr>
        <w:t xml:space="preserve">compliance </w:t>
      </w:r>
      <w:r w:rsidR="001E42D2" w:rsidRPr="0024633A">
        <w:rPr>
          <w:rFonts w:cs="Tahoma"/>
        </w:rPr>
        <w:t>documents</w:t>
      </w:r>
      <w:r w:rsidRPr="0024633A">
        <w:rPr>
          <w:rFonts w:cs="Tahoma"/>
        </w:rPr>
        <w:t xml:space="preserve"> is described in </w:t>
      </w:r>
      <w:r w:rsidR="001E42D2" w:rsidRPr="0024633A">
        <w:rPr>
          <w:rFonts w:cs="Tahoma"/>
          <w:i/>
        </w:rPr>
        <w:t xml:space="preserve">Reference Joint Appendix </w:t>
      </w:r>
      <w:r w:rsidRPr="0024633A">
        <w:rPr>
          <w:rFonts w:cs="Tahoma"/>
          <w:i/>
        </w:rPr>
        <w:t>JA7.6.3.2.1</w:t>
      </w:r>
      <w:r w:rsidRPr="0024633A">
        <w:rPr>
          <w:rFonts w:cs="Tahoma"/>
        </w:rPr>
        <w:t xml:space="preserve"> (Electr</w:t>
      </w:r>
      <w:r w:rsidR="00A12AD9" w:rsidRPr="0024633A">
        <w:rPr>
          <w:rFonts w:cs="Tahoma"/>
        </w:rPr>
        <w:t>onic Signature Capability) and</w:t>
      </w:r>
      <w:r w:rsidR="00A12AD9" w:rsidRPr="0024633A">
        <w:rPr>
          <w:rFonts w:cs="Tahoma"/>
          <w:i/>
        </w:rPr>
        <w:t xml:space="preserve"> </w:t>
      </w:r>
      <w:r w:rsidRPr="0024633A">
        <w:rPr>
          <w:rFonts w:cs="Tahoma"/>
          <w:i/>
        </w:rPr>
        <w:t xml:space="preserve">JA7.6.3.2.3 </w:t>
      </w:r>
      <w:r w:rsidRPr="0024633A">
        <w:rPr>
          <w:rFonts w:cs="Tahoma"/>
        </w:rPr>
        <w:t>(Signer Review and Signature Actions).</w:t>
      </w:r>
      <w:r w:rsidR="005479DF" w:rsidRPr="0024633A">
        <w:rPr>
          <w:rFonts w:cs="Tahoma"/>
        </w:rPr>
        <w:t xml:space="preserve"> </w:t>
      </w:r>
      <w:r w:rsidR="00025EBB" w:rsidRPr="0024633A">
        <w:rPr>
          <w:rFonts w:cs="Tahoma"/>
        </w:rPr>
        <w:t>Additional guidance for use of electronic signatures for registering Title 24</w:t>
      </w:r>
      <w:r w:rsidR="00956749" w:rsidRPr="0024633A">
        <w:rPr>
          <w:rFonts w:cs="Tahoma"/>
        </w:rPr>
        <w:t>,</w:t>
      </w:r>
      <w:r w:rsidR="00025EBB" w:rsidRPr="0024633A">
        <w:rPr>
          <w:rFonts w:cs="Tahoma"/>
        </w:rPr>
        <w:t xml:space="preserve"> Part 6 </w:t>
      </w:r>
      <w:r w:rsidR="00956749" w:rsidRPr="0024633A">
        <w:rPr>
          <w:rFonts w:cs="Tahoma"/>
        </w:rPr>
        <w:t xml:space="preserve">compliance documents </w:t>
      </w:r>
      <w:r w:rsidR="00025EBB" w:rsidRPr="0024633A">
        <w:rPr>
          <w:rFonts w:cs="Tahoma"/>
        </w:rPr>
        <w:t>follows.</w:t>
      </w:r>
    </w:p>
    <w:p w14:paraId="01006639" w14:textId="77777777" w:rsidR="00D7524C" w:rsidRPr="0024633A" w:rsidRDefault="00433FE6" w:rsidP="00EB6FD4">
      <w:pPr>
        <w:pStyle w:val="Heading2"/>
        <w:spacing w:after="240"/>
        <w:ind w:left="720" w:hanging="720"/>
        <w:rPr>
          <w:rFonts w:ascii="Tahoma" w:hAnsi="Tahoma" w:cs="Tahoma"/>
          <w:sz w:val="28"/>
          <w:szCs w:val="28"/>
        </w:rPr>
      </w:pPr>
      <w:bookmarkStart w:id="3759" w:name="_Toc418094501"/>
      <w:bookmarkStart w:id="3760" w:name="_Toc96009533"/>
      <w:r w:rsidRPr="0024633A">
        <w:rPr>
          <w:rFonts w:ascii="Tahoma" w:hAnsi="Tahoma" w:cs="Tahoma"/>
          <w:sz w:val="28"/>
          <w:szCs w:val="28"/>
        </w:rPr>
        <w:t>Establishing a User Account and Signature Authority</w:t>
      </w:r>
      <w:bookmarkEnd w:id="3759"/>
      <w:bookmarkEnd w:id="3760"/>
    </w:p>
    <w:p w14:paraId="075E5BC6" w14:textId="1A36D697" w:rsidR="0007321A" w:rsidRPr="0024633A" w:rsidRDefault="00DD6409" w:rsidP="00EB6FD4">
      <w:pPr>
        <w:spacing w:after="240"/>
        <w:rPr>
          <w:rFonts w:cs="Tahoma"/>
        </w:rPr>
      </w:pPr>
      <w:r w:rsidRPr="0024633A">
        <w:rPr>
          <w:rFonts w:cs="Tahoma"/>
        </w:rPr>
        <w:t xml:space="preserve">Anyone who wishes to </w:t>
      </w:r>
      <w:r w:rsidR="00544BB5" w:rsidRPr="0024633A">
        <w:rPr>
          <w:rFonts w:cs="Tahoma"/>
        </w:rPr>
        <w:t>sign</w:t>
      </w:r>
      <w:r w:rsidRPr="0024633A">
        <w:rPr>
          <w:rFonts w:cs="Tahoma"/>
        </w:rPr>
        <w:t xml:space="preserve"> </w:t>
      </w:r>
      <w:r w:rsidR="000F12D5" w:rsidRPr="0024633A">
        <w:rPr>
          <w:rFonts w:cs="Tahoma"/>
        </w:rPr>
        <w:t>Title 24</w:t>
      </w:r>
      <w:r w:rsidR="006571A2" w:rsidRPr="0024633A">
        <w:rPr>
          <w:rFonts w:cs="Tahoma"/>
        </w:rPr>
        <w:t>,</w:t>
      </w:r>
      <w:r w:rsidR="000F12D5" w:rsidRPr="0024633A">
        <w:rPr>
          <w:rFonts w:cs="Tahoma"/>
        </w:rPr>
        <w:t xml:space="preserve"> Part 6 compliance </w:t>
      </w:r>
      <w:r w:rsidRPr="0024633A">
        <w:rPr>
          <w:rFonts w:cs="Tahoma"/>
        </w:rPr>
        <w:t xml:space="preserve">documents </w:t>
      </w:r>
      <w:r w:rsidR="00F46798" w:rsidRPr="0024633A">
        <w:rPr>
          <w:rFonts w:cs="Tahoma"/>
        </w:rPr>
        <w:t xml:space="preserve">electronically </w:t>
      </w:r>
      <w:r w:rsidR="002C436B" w:rsidRPr="0024633A">
        <w:rPr>
          <w:rFonts w:cs="Tahoma"/>
        </w:rPr>
        <w:t>using</w:t>
      </w:r>
      <w:r w:rsidRPr="0024633A">
        <w:rPr>
          <w:rFonts w:cs="Tahoma"/>
        </w:rPr>
        <w:t xml:space="preserve"> a HERS Provider Data Registry </w:t>
      </w:r>
      <w:r w:rsidR="00B822EB" w:rsidRPr="0024633A">
        <w:rPr>
          <w:rFonts w:cs="Tahoma"/>
        </w:rPr>
        <w:t>will</w:t>
      </w:r>
      <w:r w:rsidRPr="0024633A">
        <w:rPr>
          <w:rFonts w:cs="Tahoma"/>
        </w:rPr>
        <w:t xml:space="preserve"> be required to </w:t>
      </w:r>
      <w:r w:rsidR="002C436B" w:rsidRPr="0024633A">
        <w:rPr>
          <w:rFonts w:cs="Tahoma"/>
        </w:rPr>
        <w:t>establish</w:t>
      </w:r>
      <w:r w:rsidRPr="0024633A">
        <w:rPr>
          <w:rFonts w:cs="Tahoma"/>
        </w:rPr>
        <w:t xml:space="preserve"> a user account with </w:t>
      </w:r>
      <w:r w:rsidR="002C436B" w:rsidRPr="0024633A">
        <w:rPr>
          <w:rFonts w:cs="Tahoma"/>
        </w:rPr>
        <w:t>a</w:t>
      </w:r>
      <w:r w:rsidRPr="0024633A">
        <w:rPr>
          <w:rFonts w:cs="Tahoma"/>
        </w:rPr>
        <w:t xml:space="preserve"> Data Registry</w:t>
      </w:r>
      <w:r w:rsidR="002C436B" w:rsidRPr="0024633A">
        <w:rPr>
          <w:rFonts w:cs="Tahoma"/>
        </w:rPr>
        <w:t xml:space="preserve"> </w:t>
      </w:r>
      <w:r w:rsidR="007E1581" w:rsidRPr="0024633A">
        <w:rPr>
          <w:rFonts w:cs="Tahoma"/>
        </w:rPr>
        <w:t xml:space="preserve">secured by </w:t>
      </w:r>
      <w:r w:rsidR="002C436B" w:rsidRPr="0024633A">
        <w:rPr>
          <w:rFonts w:cs="Tahoma"/>
        </w:rPr>
        <w:t xml:space="preserve">a </w:t>
      </w:r>
      <w:r w:rsidR="000F12D5" w:rsidRPr="0024633A">
        <w:rPr>
          <w:rFonts w:cs="Tahoma"/>
        </w:rPr>
        <w:t xml:space="preserve">unique </w:t>
      </w:r>
      <w:r w:rsidR="00574EDC" w:rsidRPr="0024633A">
        <w:rPr>
          <w:rFonts w:cs="Tahoma"/>
        </w:rPr>
        <w:t>username</w:t>
      </w:r>
      <w:r w:rsidR="002C436B" w:rsidRPr="0024633A">
        <w:rPr>
          <w:rFonts w:cs="Tahoma"/>
        </w:rPr>
        <w:t xml:space="preserve"> and password</w:t>
      </w:r>
      <w:r w:rsidRPr="0024633A">
        <w:rPr>
          <w:rFonts w:cs="Tahoma"/>
        </w:rPr>
        <w:t>.</w:t>
      </w:r>
      <w:r w:rsidR="005479DF" w:rsidRPr="0024633A">
        <w:rPr>
          <w:rFonts w:cs="Tahoma"/>
        </w:rPr>
        <w:t xml:space="preserve"> </w:t>
      </w:r>
      <w:r w:rsidR="009146B5" w:rsidRPr="0024633A">
        <w:rPr>
          <w:rFonts w:cs="Tahoma"/>
        </w:rPr>
        <w:t>C</w:t>
      </w:r>
      <w:r w:rsidR="00FE1E37" w:rsidRPr="0024633A">
        <w:rPr>
          <w:rFonts w:cs="Tahoma"/>
        </w:rPr>
        <w:t>reati</w:t>
      </w:r>
      <w:r w:rsidR="009146B5" w:rsidRPr="0024633A">
        <w:rPr>
          <w:rFonts w:cs="Tahoma"/>
        </w:rPr>
        <w:t>ng</w:t>
      </w:r>
      <w:r w:rsidR="00FE1E37" w:rsidRPr="0024633A">
        <w:rPr>
          <w:rFonts w:cs="Tahoma"/>
        </w:rPr>
        <w:t xml:space="preserve"> a user account require</w:t>
      </w:r>
      <w:r w:rsidR="000F12D5" w:rsidRPr="0024633A">
        <w:rPr>
          <w:rFonts w:cs="Tahoma"/>
        </w:rPr>
        <w:t>s</w:t>
      </w:r>
      <w:r w:rsidR="00FE1E37" w:rsidRPr="0024633A">
        <w:rPr>
          <w:rFonts w:cs="Tahoma"/>
        </w:rPr>
        <w:t xml:space="preserve"> the</w:t>
      </w:r>
      <w:r w:rsidRPr="0024633A">
        <w:rPr>
          <w:rFonts w:cs="Tahoma"/>
        </w:rPr>
        <w:t xml:space="preserve"> applicant </w:t>
      </w:r>
      <w:r w:rsidR="00FE1E37" w:rsidRPr="0024633A">
        <w:rPr>
          <w:rFonts w:cs="Tahoma"/>
        </w:rPr>
        <w:t>to</w:t>
      </w:r>
      <w:r w:rsidRPr="0024633A">
        <w:rPr>
          <w:rFonts w:cs="Tahoma"/>
        </w:rPr>
        <w:t xml:space="preserve"> provide sufficient information </w:t>
      </w:r>
      <w:r w:rsidR="00DE28F7" w:rsidRPr="0024633A">
        <w:rPr>
          <w:rFonts w:cs="Tahoma"/>
        </w:rPr>
        <w:t>to</w:t>
      </w:r>
      <w:r w:rsidR="00B822EB" w:rsidRPr="0024633A">
        <w:rPr>
          <w:rFonts w:cs="Tahoma"/>
        </w:rPr>
        <w:t xml:space="preserve"> </w:t>
      </w:r>
      <w:r w:rsidR="00544BB5" w:rsidRPr="0024633A">
        <w:rPr>
          <w:rFonts w:cs="Tahoma"/>
        </w:rPr>
        <w:t xml:space="preserve">establish their identity with the </w:t>
      </w:r>
      <w:r w:rsidR="00140BD4" w:rsidRPr="0024633A">
        <w:rPr>
          <w:rFonts w:cs="Tahoma"/>
        </w:rPr>
        <w:t>R</w:t>
      </w:r>
      <w:r w:rsidR="009146B5" w:rsidRPr="0024633A">
        <w:rPr>
          <w:rFonts w:cs="Tahoma"/>
        </w:rPr>
        <w:t>egistry</w:t>
      </w:r>
      <w:r w:rsidR="00B822EB" w:rsidRPr="0024633A">
        <w:rPr>
          <w:rFonts w:cs="Tahoma"/>
        </w:rPr>
        <w:t>.</w:t>
      </w:r>
      <w:r w:rsidR="005479DF" w:rsidRPr="0024633A">
        <w:rPr>
          <w:rFonts w:cs="Tahoma"/>
        </w:rPr>
        <w:t xml:space="preserve"> </w:t>
      </w:r>
      <w:r w:rsidR="00F742C2" w:rsidRPr="0024633A">
        <w:rPr>
          <w:rFonts w:cs="Tahoma"/>
        </w:rPr>
        <w:t xml:space="preserve">Users who </w:t>
      </w:r>
      <w:r w:rsidR="009146B5" w:rsidRPr="0024633A">
        <w:rPr>
          <w:rFonts w:cs="Tahoma"/>
        </w:rPr>
        <w:t xml:space="preserve">wish to sign compliance documents electronically </w:t>
      </w:r>
      <w:r w:rsidR="005636E9" w:rsidRPr="0024633A">
        <w:rPr>
          <w:rFonts w:cs="Tahoma"/>
        </w:rPr>
        <w:t>must provide</w:t>
      </w:r>
      <w:r w:rsidR="006571A2" w:rsidRPr="0024633A">
        <w:rPr>
          <w:rFonts w:cs="Tahoma"/>
        </w:rPr>
        <w:t>,</w:t>
      </w:r>
      <w:r w:rsidR="005636E9" w:rsidRPr="0024633A">
        <w:rPr>
          <w:rFonts w:cs="Tahoma"/>
        </w:rPr>
        <w:t xml:space="preserve"> at a minimum</w:t>
      </w:r>
      <w:r w:rsidR="006571A2" w:rsidRPr="0024633A">
        <w:rPr>
          <w:rFonts w:cs="Tahoma"/>
        </w:rPr>
        <w:t>,</w:t>
      </w:r>
      <w:r w:rsidR="00F742C2" w:rsidRPr="0024633A">
        <w:rPr>
          <w:rFonts w:cs="Tahoma"/>
        </w:rPr>
        <w:t xml:space="preserve"> the </w:t>
      </w:r>
      <w:r w:rsidR="00DE28F7" w:rsidRPr="0024633A">
        <w:rPr>
          <w:rFonts w:cs="Tahoma"/>
        </w:rPr>
        <w:t>data</w:t>
      </w:r>
      <w:r w:rsidR="00F742C2" w:rsidRPr="0024633A">
        <w:rPr>
          <w:rFonts w:cs="Tahoma"/>
        </w:rPr>
        <w:t xml:space="preserve"> that would have to be entered into each of the fields on </w:t>
      </w:r>
      <w:r w:rsidR="00B81E9D" w:rsidRPr="0024633A">
        <w:rPr>
          <w:rFonts w:cs="Tahoma"/>
        </w:rPr>
        <w:t>the</w:t>
      </w:r>
      <w:r w:rsidR="00F742C2" w:rsidRPr="0024633A">
        <w:rPr>
          <w:rFonts w:cs="Tahoma"/>
        </w:rPr>
        <w:t xml:space="preserve"> signature block for the compliance document.</w:t>
      </w:r>
      <w:r w:rsidR="005479DF" w:rsidRPr="0024633A">
        <w:rPr>
          <w:rFonts w:cs="Tahoma"/>
        </w:rPr>
        <w:t xml:space="preserve"> </w:t>
      </w:r>
      <w:r w:rsidR="009146B5" w:rsidRPr="0024633A">
        <w:rPr>
          <w:rFonts w:cs="Tahoma"/>
        </w:rPr>
        <w:t>T</w:t>
      </w:r>
      <w:r w:rsidR="002C436B" w:rsidRPr="0024633A">
        <w:rPr>
          <w:rFonts w:cs="Tahoma"/>
        </w:rPr>
        <w:t xml:space="preserve">o be granted </w:t>
      </w:r>
      <w:r w:rsidR="009146B5" w:rsidRPr="0024633A">
        <w:rPr>
          <w:rFonts w:cs="Tahoma"/>
        </w:rPr>
        <w:t xml:space="preserve">signature </w:t>
      </w:r>
      <w:r w:rsidR="002C436B" w:rsidRPr="0024633A">
        <w:rPr>
          <w:rFonts w:cs="Tahoma"/>
        </w:rPr>
        <w:t xml:space="preserve">authority </w:t>
      </w:r>
      <w:r w:rsidR="009146B5" w:rsidRPr="0024633A">
        <w:rPr>
          <w:rFonts w:cs="Tahoma"/>
        </w:rPr>
        <w:t xml:space="preserve">for </w:t>
      </w:r>
      <w:r w:rsidR="005636E9" w:rsidRPr="0024633A">
        <w:rPr>
          <w:rFonts w:cs="Tahoma"/>
        </w:rPr>
        <w:t>certain</w:t>
      </w:r>
      <w:r w:rsidR="00F742C2" w:rsidRPr="0024633A">
        <w:rPr>
          <w:rFonts w:cs="Tahoma"/>
        </w:rPr>
        <w:t xml:space="preserve"> document types</w:t>
      </w:r>
      <w:r w:rsidR="002C436B" w:rsidRPr="0024633A">
        <w:rPr>
          <w:rFonts w:cs="Tahoma"/>
        </w:rPr>
        <w:t xml:space="preserve">, </w:t>
      </w:r>
      <w:r w:rsidR="00FE1E37" w:rsidRPr="0024633A">
        <w:rPr>
          <w:rFonts w:cs="Tahoma"/>
        </w:rPr>
        <w:t xml:space="preserve">the applicant </w:t>
      </w:r>
      <w:r w:rsidR="00B822EB" w:rsidRPr="0024633A">
        <w:rPr>
          <w:rFonts w:cs="Tahoma"/>
        </w:rPr>
        <w:t>must</w:t>
      </w:r>
      <w:r w:rsidR="00FE1E37" w:rsidRPr="0024633A">
        <w:rPr>
          <w:rFonts w:cs="Tahoma"/>
        </w:rPr>
        <w:t xml:space="preserve"> </w:t>
      </w:r>
      <w:r w:rsidR="00F742C2" w:rsidRPr="0024633A">
        <w:rPr>
          <w:rFonts w:cs="Tahoma"/>
        </w:rPr>
        <w:t xml:space="preserve">also </w:t>
      </w:r>
      <w:r w:rsidR="00FE1E37" w:rsidRPr="0024633A">
        <w:rPr>
          <w:rFonts w:cs="Tahoma"/>
        </w:rPr>
        <w:t>provide</w:t>
      </w:r>
      <w:r w:rsidRPr="0024633A">
        <w:rPr>
          <w:rFonts w:cs="Tahoma"/>
        </w:rPr>
        <w:t xml:space="preserve"> </w:t>
      </w:r>
      <w:r w:rsidR="00FE1E37" w:rsidRPr="0024633A">
        <w:rPr>
          <w:rFonts w:cs="Tahoma"/>
        </w:rPr>
        <w:t xml:space="preserve">proof of possession of all requisite </w:t>
      </w:r>
      <w:r w:rsidRPr="0024633A">
        <w:rPr>
          <w:rFonts w:cs="Tahoma"/>
        </w:rPr>
        <w:t xml:space="preserve">professional qualifications </w:t>
      </w:r>
      <w:r w:rsidR="00FE1E37" w:rsidRPr="0024633A">
        <w:rPr>
          <w:rFonts w:cs="Tahoma"/>
        </w:rPr>
        <w:t xml:space="preserve">applicable to the scope </w:t>
      </w:r>
      <w:r w:rsidR="00DE28F7" w:rsidRPr="0024633A">
        <w:rPr>
          <w:rFonts w:cs="Tahoma"/>
        </w:rPr>
        <w:t>contained on</w:t>
      </w:r>
      <w:r w:rsidR="00FE1E37" w:rsidRPr="0024633A">
        <w:rPr>
          <w:rFonts w:cs="Tahoma"/>
        </w:rPr>
        <w:t xml:space="preserve"> </w:t>
      </w:r>
      <w:r w:rsidR="002C436B" w:rsidRPr="0024633A">
        <w:rPr>
          <w:rFonts w:cs="Tahoma"/>
        </w:rPr>
        <w:t>the</w:t>
      </w:r>
      <w:r w:rsidR="00DE28F7" w:rsidRPr="0024633A">
        <w:rPr>
          <w:rFonts w:cs="Tahoma"/>
        </w:rPr>
        <w:t xml:space="preserve"> compliance d</w:t>
      </w:r>
      <w:r w:rsidR="00FE1E37" w:rsidRPr="0024633A">
        <w:rPr>
          <w:rFonts w:cs="Tahoma"/>
        </w:rPr>
        <w:t xml:space="preserve">ocument </w:t>
      </w:r>
      <w:r w:rsidR="00F742C2" w:rsidRPr="0024633A">
        <w:rPr>
          <w:rFonts w:cs="Tahoma"/>
        </w:rPr>
        <w:t xml:space="preserve">to </w:t>
      </w:r>
      <w:r w:rsidR="009146B5" w:rsidRPr="0024633A">
        <w:rPr>
          <w:rFonts w:cs="Tahoma"/>
        </w:rPr>
        <w:t xml:space="preserve">be </w:t>
      </w:r>
      <w:r w:rsidR="00B822EB" w:rsidRPr="0024633A">
        <w:rPr>
          <w:rFonts w:cs="Tahoma"/>
        </w:rPr>
        <w:t>sign</w:t>
      </w:r>
      <w:r w:rsidR="009146B5" w:rsidRPr="0024633A">
        <w:rPr>
          <w:rFonts w:cs="Tahoma"/>
        </w:rPr>
        <w:t>ed</w:t>
      </w:r>
      <w:r w:rsidR="00F742C2" w:rsidRPr="0024633A">
        <w:rPr>
          <w:rFonts w:cs="Tahoma"/>
        </w:rPr>
        <w:t>.</w:t>
      </w:r>
      <w:r w:rsidR="005479DF" w:rsidRPr="0024633A">
        <w:rPr>
          <w:rFonts w:cs="Tahoma"/>
        </w:rPr>
        <w:t xml:space="preserve"> </w:t>
      </w:r>
      <w:r w:rsidRPr="0024633A">
        <w:rPr>
          <w:rFonts w:cs="Tahoma"/>
        </w:rPr>
        <w:t xml:space="preserve">For example, if an HVAC contractor wants to register refrigerant charge verification documents, </w:t>
      </w:r>
      <w:r w:rsidR="00F742C2" w:rsidRPr="0024633A">
        <w:rPr>
          <w:rFonts w:cs="Tahoma"/>
        </w:rPr>
        <w:t>the</w:t>
      </w:r>
      <w:r w:rsidRPr="0024633A">
        <w:rPr>
          <w:rFonts w:cs="Tahoma"/>
        </w:rPr>
        <w:t xml:space="preserve"> HVAC contractor's </w:t>
      </w:r>
      <w:r w:rsidR="00F742C2" w:rsidRPr="0024633A">
        <w:rPr>
          <w:rFonts w:cs="Tahoma"/>
        </w:rPr>
        <w:t xml:space="preserve">C-20 </w:t>
      </w:r>
      <w:r w:rsidRPr="0024633A">
        <w:rPr>
          <w:rFonts w:cs="Tahoma"/>
        </w:rPr>
        <w:t>license number would be required to be</w:t>
      </w:r>
      <w:r w:rsidR="00433FE6" w:rsidRPr="0024633A">
        <w:rPr>
          <w:rFonts w:cs="Tahoma"/>
        </w:rPr>
        <w:t xml:space="preserve"> </w:t>
      </w:r>
      <w:r w:rsidR="009E72A2" w:rsidRPr="0024633A">
        <w:rPr>
          <w:rFonts w:cs="Tahoma"/>
        </w:rPr>
        <w:t xml:space="preserve">disclosed to the Data Registry, </w:t>
      </w:r>
      <w:r w:rsidR="00B81E9D" w:rsidRPr="0024633A">
        <w:rPr>
          <w:rFonts w:cs="Tahoma"/>
        </w:rPr>
        <w:t>and</w:t>
      </w:r>
      <w:r w:rsidR="009E72A2" w:rsidRPr="0024633A">
        <w:rPr>
          <w:rFonts w:cs="Tahoma"/>
        </w:rPr>
        <w:t xml:space="preserve"> </w:t>
      </w:r>
      <w:r w:rsidR="00A15B63" w:rsidRPr="0024633A">
        <w:rPr>
          <w:rFonts w:cs="Tahoma"/>
        </w:rPr>
        <w:t xml:space="preserve">this license number </w:t>
      </w:r>
      <w:r w:rsidR="00B81E9D" w:rsidRPr="0024633A">
        <w:rPr>
          <w:rFonts w:cs="Tahoma"/>
        </w:rPr>
        <w:t>will</w:t>
      </w:r>
      <w:r w:rsidR="00A15B63" w:rsidRPr="0024633A">
        <w:rPr>
          <w:rFonts w:cs="Tahoma"/>
        </w:rPr>
        <w:t xml:space="preserve"> be </w:t>
      </w:r>
      <w:r w:rsidR="00F31CDC" w:rsidRPr="0024633A">
        <w:rPr>
          <w:rFonts w:cs="Tahoma"/>
        </w:rPr>
        <w:t>report</w:t>
      </w:r>
      <w:r w:rsidR="00A15B63" w:rsidRPr="0024633A">
        <w:rPr>
          <w:rFonts w:cs="Tahoma"/>
        </w:rPr>
        <w:t>ed</w:t>
      </w:r>
      <w:r w:rsidR="009E72A2" w:rsidRPr="0024633A">
        <w:rPr>
          <w:rFonts w:cs="Tahoma"/>
        </w:rPr>
        <w:t xml:space="preserve"> in the </w:t>
      </w:r>
      <w:r w:rsidR="00F31CDC" w:rsidRPr="0024633A">
        <w:rPr>
          <w:rFonts w:cs="Tahoma"/>
        </w:rPr>
        <w:t>signature</w:t>
      </w:r>
      <w:r w:rsidR="009E72A2" w:rsidRPr="0024633A">
        <w:rPr>
          <w:rFonts w:cs="Tahoma"/>
        </w:rPr>
        <w:t xml:space="preserve"> block when the contractor signs the document as the responsible person</w:t>
      </w:r>
      <w:r w:rsidR="00433FE6" w:rsidRPr="0024633A">
        <w:rPr>
          <w:rFonts w:cs="Tahoma"/>
        </w:rPr>
        <w:t>.</w:t>
      </w:r>
      <w:r w:rsidR="005479DF" w:rsidRPr="0024633A">
        <w:rPr>
          <w:rFonts w:cs="Tahoma"/>
        </w:rPr>
        <w:t xml:space="preserve"> </w:t>
      </w:r>
      <w:r w:rsidRPr="0024633A">
        <w:rPr>
          <w:rFonts w:cs="Tahoma"/>
        </w:rPr>
        <w:t xml:space="preserve">The applicant </w:t>
      </w:r>
      <w:r w:rsidR="00F742C2" w:rsidRPr="0024633A">
        <w:rPr>
          <w:rFonts w:cs="Tahoma"/>
        </w:rPr>
        <w:t>may</w:t>
      </w:r>
      <w:r w:rsidRPr="0024633A">
        <w:rPr>
          <w:rFonts w:cs="Tahoma"/>
        </w:rPr>
        <w:t xml:space="preserve"> also provide </w:t>
      </w:r>
      <w:r w:rsidR="00B81E9D" w:rsidRPr="0024633A">
        <w:rPr>
          <w:rFonts w:cs="Tahoma"/>
        </w:rPr>
        <w:t>a wet signature</w:t>
      </w:r>
      <w:r w:rsidR="009146B5" w:rsidRPr="0024633A">
        <w:rPr>
          <w:rFonts w:cs="Tahoma"/>
        </w:rPr>
        <w:t xml:space="preserve"> on the user account application</w:t>
      </w:r>
      <w:r w:rsidR="00B81E9D" w:rsidRPr="0024633A">
        <w:rPr>
          <w:rFonts w:cs="Tahoma"/>
        </w:rPr>
        <w:t xml:space="preserve"> </w:t>
      </w:r>
      <w:r w:rsidR="00A15B63" w:rsidRPr="0024633A">
        <w:rPr>
          <w:rFonts w:cs="Tahoma"/>
        </w:rPr>
        <w:t xml:space="preserve">that </w:t>
      </w:r>
      <w:r w:rsidR="00A630CC" w:rsidRPr="0024633A">
        <w:rPr>
          <w:rFonts w:cs="Tahoma"/>
        </w:rPr>
        <w:t xml:space="preserve">may </w:t>
      </w:r>
      <w:r w:rsidR="00A15B63" w:rsidRPr="0024633A">
        <w:rPr>
          <w:rFonts w:cs="Tahoma"/>
        </w:rPr>
        <w:t xml:space="preserve">be </w:t>
      </w:r>
      <w:r w:rsidR="009146B5" w:rsidRPr="0024633A">
        <w:rPr>
          <w:rFonts w:cs="Tahoma"/>
        </w:rPr>
        <w:t xml:space="preserve">scanned </w:t>
      </w:r>
      <w:r w:rsidR="007E1581" w:rsidRPr="0024633A">
        <w:rPr>
          <w:rFonts w:cs="Tahoma"/>
        </w:rPr>
        <w:t>electronically</w:t>
      </w:r>
      <w:r w:rsidR="0017782D" w:rsidRPr="0024633A">
        <w:rPr>
          <w:rFonts w:cs="Tahoma"/>
        </w:rPr>
        <w:t xml:space="preserve"> by the data registry provider</w:t>
      </w:r>
      <w:r w:rsidR="00D06665" w:rsidRPr="0024633A">
        <w:rPr>
          <w:rFonts w:cs="Tahoma"/>
        </w:rPr>
        <w:t xml:space="preserve"> and added to the user's profile</w:t>
      </w:r>
      <w:r w:rsidR="009146B5" w:rsidRPr="0024633A">
        <w:rPr>
          <w:rFonts w:cs="Tahoma"/>
        </w:rPr>
        <w:t>.</w:t>
      </w:r>
      <w:r w:rsidR="00F46798" w:rsidRPr="0024633A">
        <w:rPr>
          <w:rFonts w:cs="Tahoma"/>
        </w:rPr>
        <w:t xml:space="preserve"> </w:t>
      </w:r>
      <w:r w:rsidR="009146B5" w:rsidRPr="0024633A">
        <w:rPr>
          <w:rFonts w:cs="Tahoma"/>
        </w:rPr>
        <w:t xml:space="preserve">The </w:t>
      </w:r>
      <w:r w:rsidR="00DE28F7" w:rsidRPr="0024633A">
        <w:rPr>
          <w:rFonts w:cs="Tahoma"/>
        </w:rPr>
        <w:t xml:space="preserve">scanned </w:t>
      </w:r>
      <w:r w:rsidRPr="0024633A">
        <w:rPr>
          <w:rFonts w:cs="Tahoma"/>
        </w:rPr>
        <w:t xml:space="preserve">image </w:t>
      </w:r>
      <w:r w:rsidR="00A15B63" w:rsidRPr="0024633A">
        <w:rPr>
          <w:rFonts w:cs="Tahoma"/>
        </w:rPr>
        <w:t xml:space="preserve">of the wet signature </w:t>
      </w:r>
      <w:r w:rsidR="00A630CC" w:rsidRPr="0024633A">
        <w:rPr>
          <w:rFonts w:cs="Tahoma"/>
        </w:rPr>
        <w:t xml:space="preserve">may </w:t>
      </w:r>
      <w:r w:rsidR="00DE28F7" w:rsidRPr="0024633A">
        <w:rPr>
          <w:rFonts w:cs="Tahoma"/>
        </w:rPr>
        <w:t xml:space="preserve">be </w:t>
      </w:r>
      <w:r w:rsidR="00F31CDC" w:rsidRPr="0024633A">
        <w:rPr>
          <w:rFonts w:cs="Tahoma"/>
        </w:rPr>
        <w:t>overlaid</w:t>
      </w:r>
      <w:r w:rsidR="00DE28F7" w:rsidRPr="0024633A">
        <w:rPr>
          <w:rFonts w:cs="Tahoma"/>
        </w:rPr>
        <w:t xml:space="preserve"> on the completed electronic compliance document</w:t>
      </w:r>
      <w:r w:rsidR="009E72A2" w:rsidRPr="0024633A">
        <w:rPr>
          <w:rFonts w:cs="Tahoma"/>
        </w:rPr>
        <w:t xml:space="preserve"> in the signature field</w:t>
      </w:r>
      <w:r w:rsidR="007E1581" w:rsidRPr="0024633A">
        <w:rPr>
          <w:rFonts w:cs="Tahoma"/>
        </w:rPr>
        <w:t xml:space="preserve"> after the user </w:t>
      </w:r>
      <w:r w:rsidR="0017782D" w:rsidRPr="0024633A">
        <w:rPr>
          <w:rFonts w:cs="Tahoma"/>
        </w:rPr>
        <w:t xml:space="preserve">performs </w:t>
      </w:r>
      <w:r w:rsidR="00D06665" w:rsidRPr="0024633A">
        <w:rPr>
          <w:rFonts w:cs="Tahoma"/>
        </w:rPr>
        <w:t>a signing action while logged into the data registry to generate</w:t>
      </w:r>
      <w:r w:rsidR="0017782D" w:rsidRPr="0024633A">
        <w:rPr>
          <w:rFonts w:cs="Tahoma"/>
        </w:rPr>
        <w:t xml:space="preserve"> </w:t>
      </w:r>
      <w:r w:rsidR="00F46798" w:rsidRPr="0024633A">
        <w:rPr>
          <w:rFonts w:cs="Tahoma"/>
        </w:rPr>
        <w:t xml:space="preserve">an </w:t>
      </w:r>
      <w:r w:rsidR="007E1581" w:rsidRPr="0024633A">
        <w:rPr>
          <w:rFonts w:cs="Tahoma"/>
        </w:rPr>
        <w:t>electronic signature for the document</w:t>
      </w:r>
      <w:r w:rsidR="00433FE6" w:rsidRPr="0024633A">
        <w:rPr>
          <w:rFonts w:cs="Tahoma"/>
        </w:rPr>
        <w:t>.</w:t>
      </w:r>
      <w:r w:rsidR="008659EF" w:rsidRPr="0024633A">
        <w:rPr>
          <w:rFonts w:cs="Tahoma"/>
        </w:rPr>
        <w:t xml:space="preserve"> </w:t>
      </w:r>
    </w:p>
    <w:p w14:paraId="49F35DD9" w14:textId="44D325D0" w:rsidR="0007321A" w:rsidRPr="0024633A" w:rsidRDefault="00DD6409" w:rsidP="00EB6FD4">
      <w:pPr>
        <w:spacing w:after="240"/>
        <w:rPr>
          <w:rFonts w:cs="Tahoma"/>
        </w:rPr>
      </w:pPr>
      <w:r w:rsidRPr="0024633A">
        <w:rPr>
          <w:rFonts w:cs="Tahoma"/>
        </w:rPr>
        <w:lastRenderedPageBreak/>
        <w:t xml:space="preserve">Once the user has established a </w:t>
      </w:r>
      <w:r w:rsidR="00574EDC" w:rsidRPr="0024633A">
        <w:rPr>
          <w:rFonts w:cs="Tahoma"/>
        </w:rPr>
        <w:t>username</w:t>
      </w:r>
      <w:r w:rsidRPr="0024633A">
        <w:rPr>
          <w:rFonts w:cs="Tahoma"/>
        </w:rPr>
        <w:t xml:space="preserve"> and password to access </w:t>
      </w:r>
      <w:r w:rsidR="006571A2" w:rsidRPr="0024633A">
        <w:rPr>
          <w:rFonts w:cs="Tahoma"/>
        </w:rPr>
        <w:t xml:space="preserve">a </w:t>
      </w:r>
      <w:r w:rsidRPr="0024633A">
        <w:rPr>
          <w:rFonts w:cs="Tahoma"/>
        </w:rPr>
        <w:t>personal account</w:t>
      </w:r>
      <w:r w:rsidR="00B81E9D" w:rsidRPr="0024633A">
        <w:rPr>
          <w:rFonts w:cs="Tahoma"/>
        </w:rPr>
        <w:t xml:space="preserve"> with a Data Registry</w:t>
      </w:r>
      <w:r w:rsidRPr="0024633A">
        <w:rPr>
          <w:rFonts w:cs="Tahoma"/>
        </w:rPr>
        <w:t>, signing actions will be</w:t>
      </w:r>
      <w:r w:rsidR="00B81E9D" w:rsidRPr="0024633A">
        <w:rPr>
          <w:rFonts w:cs="Tahoma"/>
        </w:rPr>
        <w:t xml:space="preserve"> attributed to </w:t>
      </w:r>
      <w:r w:rsidR="006571A2" w:rsidRPr="0024633A">
        <w:rPr>
          <w:rFonts w:cs="Tahoma"/>
        </w:rPr>
        <w:t xml:space="preserve">the </w:t>
      </w:r>
      <w:r w:rsidR="00B81E9D" w:rsidRPr="0024633A">
        <w:rPr>
          <w:rFonts w:cs="Tahoma"/>
        </w:rPr>
        <w:t>user account</w:t>
      </w:r>
      <w:r w:rsidR="00C17D18" w:rsidRPr="0024633A">
        <w:rPr>
          <w:rFonts w:cs="Tahoma"/>
        </w:rPr>
        <w:t xml:space="preserve"> as identified by the account's unique </w:t>
      </w:r>
      <w:proofErr w:type="gramStart"/>
      <w:r w:rsidR="00C17D18" w:rsidRPr="0024633A">
        <w:rPr>
          <w:rFonts w:cs="Tahoma"/>
        </w:rPr>
        <w:t>user name</w:t>
      </w:r>
      <w:proofErr w:type="gramEnd"/>
      <w:r w:rsidR="00C17D18" w:rsidRPr="0024633A">
        <w:rPr>
          <w:rFonts w:cs="Tahoma"/>
        </w:rPr>
        <w:t xml:space="preserve"> and password.</w:t>
      </w:r>
    </w:p>
    <w:p w14:paraId="1864258A" w14:textId="58529659" w:rsidR="00DD6409" w:rsidRPr="0024633A" w:rsidRDefault="0007321A" w:rsidP="00EB6FD4">
      <w:pPr>
        <w:spacing w:after="240"/>
        <w:rPr>
          <w:rFonts w:cs="Tahoma"/>
        </w:rPr>
      </w:pPr>
      <w:r w:rsidRPr="0024633A">
        <w:rPr>
          <w:rFonts w:cs="Tahoma"/>
        </w:rPr>
        <w:t xml:space="preserve">When an authorized user </w:t>
      </w:r>
      <w:r w:rsidR="00DD6409" w:rsidRPr="0024633A">
        <w:rPr>
          <w:rFonts w:cs="Tahoma"/>
        </w:rPr>
        <w:t xml:space="preserve">elects to sign a document, </w:t>
      </w:r>
      <w:r w:rsidR="00A12E9D" w:rsidRPr="0024633A">
        <w:rPr>
          <w:rFonts w:cs="Tahoma"/>
        </w:rPr>
        <w:t xml:space="preserve">a signing action </w:t>
      </w:r>
      <w:r w:rsidR="00D23929" w:rsidRPr="0024633A">
        <w:rPr>
          <w:rFonts w:cs="Tahoma"/>
        </w:rPr>
        <w:t xml:space="preserve">should be </w:t>
      </w:r>
      <w:r w:rsidR="008B5D94" w:rsidRPr="0024633A">
        <w:rPr>
          <w:rFonts w:cs="Tahoma"/>
        </w:rPr>
        <w:t xml:space="preserve">required, </w:t>
      </w:r>
      <w:r w:rsidR="00A12E9D" w:rsidRPr="0024633A">
        <w:rPr>
          <w:rFonts w:cs="Tahoma"/>
        </w:rPr>
        <w:t>such as</w:t>
      </w:r>
      <w:r w:rsidR="00DD6409" w:rsidRPr="0024633A">
        <w:rPr>
          <w:rFonts w:cs="Tahoma"/>
        </w:rPr>
        <w:t xml:space="preserve"> click</w:t>
      </w:r>
      <w:r w:rsidR="00A12E9D" w:rsidRPr="0024633A">
        <w:rPr>
          <w:rFonts w:cs="Tahoma"/>
        </w:rPr>
        <w:t>ing</w:t>
      </w:r>
      <w:r w:rsidR="00DD6409" w:rsidRPr="0024633A">
        <w:rPr>
          <w:rFonts w:cs="Tahoma"/>
        </w:rPr>
        <w:t xml:space="preserve"> on a control (</w:t>
      </w:r>
      <w:proofErr w:type="gramStart"/>
      <w:r w:rsidR="00DD6409" w:rsidRPr="0024633A">
        <w:rPr>
          <w:rFonts w:cs="Tahoma"/>
        </w:rPr>
        <w:t>e.g.</w:t>
      </w:r>
      <w:proofErr w:type="gramEnd"/>
      <w:r w:rsidR="00DD6409" w:rsidRPr="0024633A">
        <w:rPr>
          <w:rFonts w:cs="Tahoma"/>
        </w:rPr>
        <w:t xml:space="preserve"> button or check box icon etc.) in the Data Registry user interface</w:t>
      </w:r>
      <w:r w:rsidR="00CA7EF3" w:rsidRPr="0024633A">
        <w:rPr>
          <w:rFonts w:cs="Tahoma"/>
        </w:rPr>
        <w:t xml:space="preserve"> </w:t>
      </w:r>
      <w:r w:rsidR="00DD6409" w:rsidRPr="0024633A">
        <w:rPr>
          <w:rFonts w:cs="Tahoma"/>
        </w:rPr>
        <w:t xml:space="preserve">which </w:t>
      </w:r>
      <w:r w:rsidR="00A12E9D" w:rsidRPr="0024633A">
        <w:rPr>
          <w:rFonts w:cs="Tahoma"/>
        </w:rPr>
        <w:t>then</w:t>
      </w:r>
      <w:r w:rsidR="00DD6409" w:rsidRPr="0024633A">
        <w:rPr>
          <w:rFonts w:cs="Tahoma"/>
        </w:rPr>
        <w:t xml:space="preserve"> result</w:t>
      </w:r>
      <w:r w:rsidR="00A12E9D" w:rsidRPr="0024633A">
        <w:rPr>
          <w:rFonts w:cs="Tahoma"/>
        </w:rPr>
        <w:t>s</w:t>
      </w:r>
      <w:r w:rsidR="00DD6409" w:rsidRPr="0024633A">
        <w:rPr>
          <w:rFonts w:cs="Tahoma"/>
        </w:rPr>
        <w:t xml:space="preserve"> in the </w:t>
      </w:r>
      <w:r w:rsidR="00140BD4" w:rsidRPr="0024633A">
        <w:rPr>
          <w:rFonts w:cs="Tahoma"/>
        </w:rPr>
        <w:t>D</w:t>
      </w:r>
      <w:r w:rsidR="00DD6409" w:rsidRPr="0024633A">
        <w:rPr>
          <w:rFonts w:cs="Tahoma"/>
        </w:rPr>
        <w:t xml:space="preserve">ata </w:t>
      </w:r>
      <w:r w:rsidR="00140BD4" w:rsidRPr="0024633A">
        <w:rPr>
          <w:rFonts w:cs="Tahoma"/>
        </w:rPr>
        <w:t>R</w:t>
      </w:r>
      <w:r w:rsidR="00DD6409" w:rsidRPr="0024633A">
        <w:rPr>
          <w:rFonts w:cs="Tahoma"/>
        </w:rPr>
        <w:t>egistry populating the signature block with the user's professional information, and an image</w:t>
      </w:r>
      <w:r w:rsidR="00D1150D" w:rsidRPr="0024633A">
        <w:rPr>
          <w:rFonts w:cs="Tahoma"/>
        </w:rPr>
        <w:t xml:space="preserve"> or other approved representation</w:t>
      </w:r>
      <w:r w:rsidR="00DD6409" w:rsidRPr="0024633A">
        <w:rPr>
          <w:rFonts w:cs="Tahoma"/>
        </w:rPr>
        <w:t xml:space="preserve"> of </w:t>
      </w:r>
      <w:r w:rsidR="008B5D94" w:rsidRPr="0024633A">
        <w:rPr>
          <w:rFonts w:cs="Tahoma"/>
        </w:rPr>
        <w:t xml:space="preserve">the </w:t>
      </w:r>
      <w:r w:rsidR="00D1150D" w:rsidRPr="0024633A">
        <w:rPr>
          <w:rFonts w:cs="Tahoma"/>
        </w:rPr>
        <w:t xml:space="preserve">user's </w:t>
      </w:r>
      <w:r w:rsidR="00DD6409" w:rsidRPr="0024633A">
        <w:rPr>
          <w:rFonts w:cs="Tahoma"/>
        </w:rPr>
        <w:t xml:space="preserve">signature. </w:t>
      </w:r>
    </w:p>
    <w:p w14:paraId="5500D6E1" w14:textId="77777777" w:rsidR="00DD6409" w:rsidRPr="0024633A" w:rsidRDefault="00A12E9D" w:rsidP="00EB6FD4">
      <w:pPr>
        <w:spacing w:after="240"/>
        <w:rPr>
          <w:rFonts w:cs="Tahoma"/>
        </w:rPr>
      </w:pPr>
      <w:r w:rsidRPr="0024633A">
        <w:rPr>
          <w:rFonts w:cs="Tahoma"/>
        </w:rPr>
        <w:t xml:space="preserve">Separate </w:t>
      </w:r>
      <w:r w:rsidR="00B042B6" w:rsidRPr="0024633A">
        <w:rPr>
          <w:rFonts w:cs="Tahoma"/>
        </w:rPr>
        <w:t>user</w:t>
      </w:r>
      <w:r w:rsidRPr="0024633A">
        <w:rPr>
          <w:rFonts w:cs="Tahoma"/>
        </w:rPr>
        <w:t xml:space="preserve"> accounts must be established </w:t>
      </w:r>
      <w:r w:rsidR="005923A0" w:rsidRPr="0024633A">
        <w:rPr>
          <w:rFonts w:cs="Tahoma"/>
        </w:rPr>
        <w:t xml:space="preserve">with </w:t>
      </w:r>
      <w:r w:rsidRPr="0024633A">
        <w:rPr>
          <w:rFonts w:cs="Tahoma"/>
        </w:rPr>
        <w:t xml:space="preserve">each Data Registry when more than one Data Registry is </w:t>
      </w:r>
      <w:r w:rsidR="00B042B6" w:rsidRPr="0024633A">
        <w:rPr>
          <w:rFonts w:cs="Tahoma"/>
        </w:rPr>
        <w:t>utilized by a user for registration of compliance documents.</w:t>
      </w:r>
      <w:r w:rsidR="005479DF" w:rsidRPr="0024633A">
        <w:rPr>
          <w:rFonts w:cs="Tahoma"/>
        </w:rPr>
        <w:t xml:space="preserve"> </w:t>
      </w:r>
    </w:p>
    <w:p w14:paraId="1C4054FA" w14:textId="77777777" w:rsidR="00D7524C" w:rsidRPr="0024633A" w:rsidRDefault="00061A93" w:rsidP="00EB6FD4">
      <w:pPr>
        <w:pStyle w:val="Heading2"/>
        <w:spacing w:after="240"/>
        <w:ind w:left="720" w:hanging="720"/>
        <w:rPr>
          <w:rFonts w:ascii="Tahoma" w:hAnsi="Tahoma" w:cs="Tahoma"/>
          <w:sz w:val="28"/>
          <w:szCs w:val="28"/>
        </w:rPr>
      </w:pPr>
      <w:bookmarkStart w:id="3761" w:name="_Toc418094502"/>
      <w:bookmarkStart w:id="3762" w:name="_Toc96009534"/>
      <w:r w:rsidRPr="0024633A">
        <w:rPr>
          <w:rFonts w:ascii="Tahoma" w:hAnsi="Tahoma" w:cs="Tahoma"/>
          <w:sz w:val="28"/>
          <w:szCs w:val="28"/>
        </w:rPr>
        <w:t>Data Field Definitions for Signature B</w:t>
      </w:r>
      <w:r w:rsidR="000D384F" w:rsidRPr="0024633A">
        <w:rPr>
          <w:rFonts w:ascii="Tahoma" w:hAnsi="Tahoma" w:cs="Tahoma"/>
          <w:sz w:val="28"/>
          <w:szCs w:val="28"/>
        </w:rPr>
        <w:t>locks</w:t>
      </w:r>
      <w:bookmarkEnd w:id="3761"/>
      <w:bookmarkEnd w:id="3762"/>
    </w:p>
    <w:p w14:paraId="6B08A920" w14:textId="77777777" w:rsidR="00D7524C" w:rsidRPr="0024633A" w:rsidRDefault="00D31155" w:rsidP="00EB6FD4">
      <w:pPr>
        <w:pStyle w:val="Heading3"/>
        <w:tabs>
          <w:tab w:val="clear" w:pos="900"/>
          <w:tab w:val="left" w:pos="720"/>
        </w:tabs>
        <w:spacing w:after="240"/>
        <w:rPr>
          <w:rFonts w:ascii="Tahoma" w:hAnsi="Tahoma" w:cs="Tahoma"/>
          <w:b/>
          <w:i w:val="0"/>
          <w:sz w:val="24"/>
        </w:rPr>
      </w:pPr>
      <w:bookmarkStart w:id="3763" w:name="_Toc418094503"/>
      <w:bookmarkStart w:id="3764" w:name="_Toc96009535"/>
      <w:r w:rsidRPr="0024633A">
        <w:rPr>
          <w:rFonts w:ascii="Tahoma" w:hAnsi="Tahoma" w:cs="Tahoma"/>
          <w:b/>
          <w:i w:val="0"/>
          <w:sz w:val="24"/>
        </w:rPr>
        <w:t>Electronic Images</w:t>
      </w:r>
      <w:r w:rsidR="000D384F" w:rsidRPr="0024633A">
        <w:rPr>
          <w:rFonts w:ascii="Tahoma" w:hAnsi="Tahoma" w:cs="Tahoma"/>
          <w:b/>
          <w:i w:val="0"/>
          <w:sz w:val="24"/>
        </w:rPr>
        <w:t xml:space="preserve"> and </w:t>
      </w:r>
      <w:r w:rsidR="000F2942" w:rsidRPr="0024633A">
        <w:rPr>
          <w:rFonts w:ascii="Tahoma" w:hAnsi="Tahoma" w:cs="Tahoma"/>
          <w:b/>
          <w:i w:val="0"/>
          <w:sz w:val="24"/>
        </w:rPr>
        <w:t>F</w:t>
      </w:r>
      <w:r w:rsidR="000D384F" w:rsidRPr="0024633A">
        <w:rPr>
          <w:rFonts w:ascii="Tahoma" w:hAnsi="Tahoma" w:cs="Tahoma"/>
          <w:b/>
          <w:i w:val="0"/>
          <w:sz w:val="24"/>
        </w:rPr>
        <w:t xml:space="preserve">onts </w:t>
      </w:r>
      <w:r w:rsidR="000F2942" w:rsidRPr="0024633A">
        <w:rPr>
          <w:rFonts w:ascii="Tahoma" w:hAnsi="Tahoma" w:cs="Tahoma"/>
          <w:b/>
          <w:i w:val="0"/>
          <w:sz w:val="24"/>
        </w:rPr>
        <w:t>U</w:t>
      </w:r>
      <w:r w:rsidR="000D384F" w:rsidRPr="0024633A">
        <w:rPr>
          <w:rFonts w:ascii="Tahoma" w:hAnsi="Tahoma" w:cs="Tahoma"/>
          <w:b/>
          <w:i w:val="0"/>
          <w:sz w:val="24"/>
        </w:rPr>
        <w:t xml:space="preserve">sed </w:t>
      </w:r>
      <w:r w:rsidR="00201D66" w:rsidRPr="0024633A">
        <w:rPr>
          <w:rFonts w:ascii="Tahoma" w:hAnsi="Tahoma" w:cs="Tahoma"/>
          <w:b/>
          <w:i w:val="0"/>
          <w:sz w:val="24"/>
        </w:rPr>
        <w:t xml:space="preserve">for </w:t>
      </w:r>
      <w:r w:rsidR="000F2942" w:rsidRPr="0024633A">
        <w:rPr>
          <w:rFonts w:ascii="Tahoma" w:hAnsi="Tahoma" w:cs="Tahoma"/>
          <w:b/>
          <w:i w:val="0"/>
          <w:sz w:val="24"/>
        </w:rPr>
        <w:t>E</w:t>
      </w:r>
      <w:r w:rsidR="008766D3" w:rsidRPr="0024633A">
        <w:rPr>
          <w:rFonts w:ascii="Tahoma" w:hAnsi="Tahoma" w:cs="Tahoma"/>
          <w:b/>
          <w:i w:val="0"/>
          <w:sz w:val="24"/>
        </w:rPr>
        <w:t xml:space="preserve">lectronic </w:t>
      </w:r>
      <w:r w:rsidR="000F2942" w:rsidRPr="0024633A">
        <w:rPr>
          <w:rFonts w:ascii="Tahoma" w:hAnsi="Tahoma" w:cs="Tahoma"/>
          <w:b/>
          <w:i w:val="0"/>
          <w:sz w:val="24"/>
        </w:rPr>
        <w:t>S</w:t>
      </w:r>
      <w:r w:rsidR="000D384F" w:rsidRPr="0024633A">
        <w:rPr>
          <w:rFonts w:ascii="Tahoma" w:hAnsi="Tahoma" w:cs="Tahoma"/>
          <w:b/>
          <w:i w:val="0"/>
          <w:sz w:val="24"/>
        </w:rPr>
        <w:t>ignatures</w:t>
      </w:r>
      <w:bookmarkEnd w:id="3763"/>
      <w:bookmarkEnd w:id="3764"/>
    </w:p>
    <w:p w14:paraId="464D1434" w14:textId="12B9DABF" w:rsidR="008C7050" w:rsidRPr="0024633A" w:rsidRDefault="00CA1065" w:rsidP="00EB6FD4">
      <w:pPr>
        <w:spacing w:after="240"/>
        <w:rPr>
          <w:rFonts w:cs="Tahoma"/>
        </w:rPr>
      </w:pPr>
      <w:r w:rsidRPr="0024633A">
        <w:rPr>
          <w:rFonts w:cs="Tahoma"/>
          <w:i/>
        </w:rPr>
        <w:t xml:space="preserve">Reference Joint Appendix </w:t>
      </w:r>
      <w:r w:rsidR="008C7050" w:rsidRPr="0024633A">
        <w:rPr>
          <w:rFonts w:cs="Tahoma"/>
          <w:i/>
        </w:rPr>
        <w:t>JA7.6.3.2.1.3</w:t>
      </w:r>
      <w:r w:rsidR="008C7050" w:rsidRPr="0024633A">
        <w:rPr>
          <w:rFonts w:cs="Tahoma"/>
        </w:rPr>
        <w:t xml:space="preserve"> </w:t>
      </w:r>
      <w:r w:rsidR="00D31155" w:rsidRPr="0024633A">
        <w:rPr>
          <w:rFonts w:cs="Tahoma"/>
        </w:rPr>
        <w:t xml:space="preserve">requires </w:t>
      </w:r>
      <w:r w:rsidR="00061A93" w:rsidRPr="0024633A">
        <w:rPr>
          <w:rFonts w:cs="Tahoma"/>
        </w:rPr>
        <w:t>a</w:t>
      </w:r>
      <w:r w:rsidR="008C7050" w:rsidRPr="0024633A">
        <w:rPr>
          <w:rFonts w:cs="Tahoma"/>
        </w:rPr>
        <w:t xml:space="preserve">uthorized users </w:t>
      </w:r>
      <w:r w:rsidR="00D31155" w:rsidRPr="0024633A">
        <w:rPr>
          <w:rFonts w:cs="Tahoma"/>
        </w:rPr>
        <w:t>to</w:t>
      </w:r>
      <w:r w:rsidR="008C7050" w:rsidRPr="0024633A">
        <w:rPr>
          <w:rFonts w:cs="Tahoma"/>
        </w:rPr>
        <w:t xml:space="preserve"> provide an electronic image of their handwritten signature </w:t>
      </w:r>
      <w:r w:rsidR="00FB00D8" w:rsidRPr="0024633A">
        <w:rPr>
          <w:rFonts w:cs="Tahoma"/>
        </w:rPr>
        <w:t xml:space="preserve">to the </w:t>
      </w:r>
      <w:r w:rsidR="00244C28" w:rsidRPr="0024633A">
        <w:rPr>
          <w:rFonts w:cs="Tahoma"/>
        </w:rPr>
        <w:t>D</w:t>
      </w:r>
      <w:r w:rsidR="00FB00D8" w:rsidRPr="0024633A">
        <w:rPr>
          <w:rFonts w:cs="Tahoma"/>
        </w:rPr>
        <w:t xml:space="preserve">ata </w:t>
      </w:r>
      <w:r w:rsidR="00244C28" w:rsidRPr="0024633A">
        <w:rPr>
          <w:rFonts w:cs="Tahoma"/>
        </w:rPr>
        <w:t>R</w:t>
      </w:r>
      <w:r w:rsidR="00FB00D8" w:rsidRPr="0024633A">
        <w:rPr>
          <w:rFonts w:cs="Tahoma"/>
        </w:rPr>
        <w:t xml:space="preserve">egistry </w:t>
      </w:r>
      <w:r w:rsidR="008C7050" w:rsidRPr="0024633A">
        <w:rPr>
          <w:rFonts w:cs="Tahoma"/>
        </w:rPr>
        <w:t>for use in displaying their electronic signature</w:t>
      </w:r>
      <w:r w:rsidR="00D87860" w:rsidRPr="0024633A">
        <w:rPr>
          <w:rFonts w:cs="Tahoma"/>
        </w:rPr>
        <w:t xml:space="preserve"> and allows the Registration Provider to make available alternative methods for creating an electronic image for displaying electronic signatures</w:t>
      </w:r>
      <w:r w:rsidR="00061A93" w:rsidRPr="0024633A">
        <w:rPr>
          <w:rFonts w:cs="Tahoma"/>
        </w:rPr>
        <w:t>.</w:t>
      </w:r>
      <w:r w:rsidR="005479DF" w:rsidRPr="0024633A">
        <w:rPr>
          <w:rFonts w:cs="Tahoma"/>
        </w:rPr>
        <w:t xml:space="preserve"> </w:t>
      </w:r>
      <w:r w:rsidR="00FB00D8" w:rsidRPr="0024633A">
        <w:rPr>
          <w:rFonts w:cs="Tahoma"/>
        </w:rPr>
        <w:t>A</w:t>
      </w:r>
      <w:r w:rsidR="00201D66" w:rsidRPr="0024633A">
        <w:rPr>
          <w:rFonts w:cs="Tahoma"/>
        </w:rPr>
        <w:t>t a minimum</w:t>
      </w:r>
      <w:r w:rsidR="008C7050" w:rsidRPr="0024633A">
        <w:rPr>
          <w:rFonts w:cs="Tahoma"/>
        </w:rPr>
        <w:t xml:space="preserve"> the Data Registry </w:t>
      </w:r>
      <w:r w:rsidR="00201D66" w:rsidRPr="0024633A">
        <w:rPr>
          <w:rFonts w:cs="Tahoma"/>
        </w:rPr>
        <w:t>must</w:t>
      </w:r>
      <w:r w:rsidR="008C7050" w:rsidRPr="0024633A">
        <w:rPr>
          <w:rFonts w:cs="Tahoma"/>
        </w:rPr>
        <w:t xml:space="preserve"> </w:t>
      </w:r>
      <w:r w:rsidR="00201D66" w:rsidRPr="0024633A">
        <w:rPr>
          <w:rFonts w:cs="Tahoma"/>
        </w:rPr>
        <w:t>make available functionality for use of</w:t>
      </w:r>
      <w:r w:rsidR="008C7050" w:rsidRPr="0024633A">
        <w:rPr>
          <w:rFonts w:cs="Tahoma"/>
        </w:rPr>
        <w:t xml:space="preserve"> an electronic</w:t>
      </w:r>
      <w:r w:rsidR="00201D66" w:rsidRPr="0024633A">
        <w:rPr>
          <w:rFonts w:cs="Tahoma"/>
        </w:rPr>
        <w:t xml:space="preserve"> (scanned)</w:t>
      </w:r>
      <w:r w:rsidR="008C7050" w:rsidRPr="0024633A">
        <w:rPr>
          <w:rFonts w:cs="Tahoma"/>
        </w:rPr>
        <w:t xml:space="preserve"> ima</w:t>
      </w:r>
      <w:r w:rsidR="00201D66" w:rsidRPr="0024633A">
        <w:rPr>
          <w:rFonts w:cs="Tahoma"/>
        </w:rPr>
        <w:t>ge of the user's wet signature.</w:t>
      </w:r>
      <w:r w:rsidR="005479DF" w:rsidRPr="0024633A">
        <w:rPr>
          <w:rFonts w:cs="Tahoma"/>
        </w:rPr>
        <w:t xml:space="preserve"> </w:t>
      </w:r>
      <w:r w:rsidR="00FB00D8" w:rsidRPr="0024633A">
        <w:rPr>
          <w:rFonts w:cs="Tahoma"/>
        </w:rPr>
        <w:t>O</w:t>
      </w:r>
      <w:r w:rsidR="00201D66" w:rsidRPr="0024633A">
        <w:rPr>
          <w:rFonts w:cs="Tahoma"/>
        </w:rPr>
        <w:t xml:space="preserve">ther </w:t>
      </w:r>
      <w:r w:rsidR="008C7050" w:rsidRPr="0024633A">
        <w:rPr>
          <w:rFonts w:cs="Tahoma"/>
        </w:rPr>
        <w:t xml:space="preserve">methods </w:t>
      </w:r>
      <w:r w:rsidR="00201D66" w:rsidRPr="0024633A">
        <w:rPr>
          <w:rFonts w:cs="Tahoma"/>
        </w:rPr>
        <w:t>are allowed to be used if the Da</w:t>
      </w:r>
      <w:r w:rsidR="00F44294" w:rsidRPr="0024633A">
        <w:rPr>
          <w:rFonts w:cs="Tahoma"/>
        </w:rPr>
        <w:t xml:space="preserve">ta Registry </w:t>
      </w:r>
      <w:r w:rsidR="00FB00D8" w:rsidRPr="0024633A">
        <w:rPr>
          <w:rFonts w:cs="Tahoma"/>
        </w:rPr>
        <w:t xml:space="preserve">user </w:t>
      </w:r>
      <w:r w:rsidR="00244C28" w:rsidRPr="0024633A">
        <w:rPr>
          <w:rFonts w:cs="Tahoma"/>
        </w:rPr>
        <w:t>i</w:t>
      </w:r>
      <w:r w:rsidR="0014700D" w:rsidRPr="0024633A">
        <w:rPr>
          <w:rFonts w:cs="Tahoma"/>
        </w:rPr>
        <w:t>nterface</w:t>
      </w:r>
      <w:r w:rsidR="00F44294" w:rsidRPr="0024633A">
        <w:rPr>
          <w:rFonts w:cs="Tahoma"/>
        </w:rPr>
        <w:t xml:space="preserve"> provides the alternat</w:t>
      </w:r>
      <w:r w:rsidR="004D29D5" w:rsidRPr="0024633A">
        <w:rPr>
          <w:rFonts w:cs="Tahoma"/>
        </w:rPr>
        <w:t>iv</w:t>
      </w:r>
      <w:r w:rsidR="00F44294" w:rsidRPr="0024633A">
        <w:rPr>
          <w:rFonts w:cs="Tahoma"/>
        </w:rPr>
        <w:t>e signature creation functionality</w:t>
      </w:r>
      <w:r w:rsidR="00201D66" w:rsidRPr="0024633A">
        <w:rPr>
          <w:rFonts w:cs="Tahoma"/>
        </w:rPr>
        <w:t>.</w:t>
      </w:r>
      <w:r w:rsidR="005479DF" w:rsidRPr="0024633A">
        <w:rPr>
          <w:rFonts w:cs="Tahoma"/>
        </w:rPr>
        <w:t xml:space="preserve"> </w:t>
      </w:r>
      <w:r w:rsidR="00201D66" w:rsidRPr="0024633A">
        <w:rPr>
          <w:rFonts w:cs="Tahoma"/>
        </w:rPr>
        <w:t xml:space="preserve">Such alternative methods </w:t>
      </w:r>
      <w:r w:rsidR="00FA7AC3" w:rsidRPr="0024633A">
        <w:rPr>
          <w:rFonts w:cs="Tahoma"/>
        </w:rPr>
        <w:t>may</w:t>
      </w:r>
      <w:r w:rsidR="00201D66" w:rsidRPr="0024633A">
        <w:rPr>
          <w:rFonts w:cs="Tahoma"/>
        </w:rPr>
        <w:t xml:space="preserve"> allow use of </w:t>
      </w:r>
      <w:r w:rsidR="008C7050" w:rsidRPr="0024633A">
        <w:rPr>
          <w:rFonts w:cs="Tahoma"/>
        </w:rPr>
        <w:t>a mouse or other pointing device</w:t>
      </w:r>
      <w:r w:rsidR="00F44294" w:rsidRPr="0024633A">
        <w:rPr>
          <w:rFonts w:cs="Tahoma"/>
        </w:rPr>
        <w:t xml:space="preserve"> to draw an electronic signature</w:t>
      </w:r>
      <w:r w:rsidR="00FB00D8" w:rsidRPr="0024633A">
        <w:rPr>
          <w:rFonts w:cs="Tahoma"/>
        </w:rPr>
        <w:t xml:space="preserve">, </w:t>
      </w:r>
      <w:r w:rsidR="008C7050" w:rsidRPr="0024633A">
        <w:rPr>
          <w:rFonts w:cs="Tahoma"/>
        </w:rPr>
        <w:t xml:space="preserve">or the Data Registry </w:t>
      </w:r>
      <w:r w:rsidR="00071304" w:rsidRPr="0024633A">
        <w:rPr>
          <w:rFonts w:cs="Tahoma"/>
        </w:rPr>
        <w:t>ma</w:t>
      </w:r>
      <w:r w:rsidR="00A31971" w:rsidRPr="0024633A">
        <w:rPr>
          <w:rFonts w:cs="Tahoma"/>
        </w:rPr>
        <w:t>y</w:t>
      </w:r>
      <w:r w:rsidR="00071304" w:rsidRPr="0024633A">
        <w:rPr>
          <w:rFonts w:cs="Tahoma"/>
        </w:rPr>
        <w:t xml:space="preserve"> </w:t>
      </w:r>
      <w:r w:rsidR="008C7050" w:rsidRPr="0024633A">
        <w:rPr>
          <w:rFonts w:cs="Tahoma"/>
        </w:rPr>
        <w:t xml:space="preserve">make available </w:t>
      </w:r>
      <w:r w:rsidR="00F44294" w:rsidRPr="0024633A">
        <w:rPr>
          <w:rFonts w:cs="Tahoma"/>
        </w:rPr>
        <w:t xml:space="preserve">the option </w:t>
      </w:r>
      <w:r w:rsidR="00071304" w:rsidRPr="0024633A">
        <w:rPr>
          <w:rFonts w:cs="Tahoma"/>
        </w:rPr>
        <w:t xml:space="preserve">for a user </w:t>
      </w:r>
      <w:r w:rsidR="00F44294" w:rsidRPr="0024633A">
        <w:rPr>
          <w:rFonts w:cs="Tahoma"/>
        </w:rPr>
        <w:t>to select a</w:t>
      </w:r>
      <w:r w:rsidR="008C7050" w:rsidRPr="0024633A">
        <w:rPr>
          <w:rFonts w:cs="Tahoma"/>
        </w:rPr>
        <w:t xml:space="preserve"> font representation of </w:t>
      </w:r>
      <w:r w:rsidR="00071304" w:rsidRPr="0024633A">
        <w:rPr>
          <w:rFonts w:cs="Tahoma"/>
        </w:rPr>
        <w:t>their</w:t>
      </w:r>
      <w:r w:rsidR="00F44294" w:rsidRPr="0024633A">
        <w:rPr>
          <w:rFonts w:cs="Tahoma"/>
        </w:rPr>
        <w:t xml:space="preserve"> handwritten signature.</w:t>
      </w:r>
    </w:p>
    <w:p w14:paraId="160CF82B" w14:textId="77777777" w:rsidR="005027C4" w:rsidRPr="0024633A" w:rsidRDefault="00F44294" w:rsidP="00EB6FD4">
      <w:pPr>
        <w:pStyle w:val="Heading3"/>
        <w:tabs>
          <w:tab w:val="clear" w:pos="900"/>
          <w:tab w:val="left" w:pos="720"/>
        </w:tabs>
        <w:spacing w:after="240"/>
        <w:rPr>
          <w:rFonts w:ascii="Tahoma" w:hAnsi="Tahoma" w:cs="Tahoma"/>
          <w:b/>
          <w:i w:val="0"/>
          <w:sz w:val="24"/>
        </w:rPr>
      </w:pPr>
      <w:bookmarkStart w:id="3765" w:name="_Toc418094504"/>
      <w:bookmarkStart w:id="3766" w:name="_Toc96009536"/>
      <w:r w:rsidRPr="0024633A">
        <w:rPr>
          <w:rFonts w:ascii="Tahoma" w:hAnsi="Tahoma" w:cs="Tahoma"/>
          <w:b/>
          <w:i w:val="0"/>
          <w:sz w:val="24"/>
        </w:rPr>
        <w:t>Signature Block D</w:t>
      </w:r>
      <w:r w:rsidR="000D384F" w:rsidRPr="0024633A">
        <w:rPr>
          <w:rFonts w:ascii="Tahoma" w:hAnsi="Tahoma" w:cs="Tahoma"/>
          <w:b/>
          <w:i w:val="0"/>
          <w:sz w:val="24"/>
        </w:rPr>
        <w:t xml:space="preserve">ata </w:t>
      </w:r>
      <w:r w:rsidRPr="0024633A">
        <w:rPr>
          <w:rFonts w:ascii="Tahoma" w:hAnsi="Tahoma" w:cs="Tahoma"/>
          <w:b/>
          <w:i w:val="0"/>
          <w:sz w:val="24"/>
        </w:rPr>
        <w:t>V</w:t>
      </w:r>
      <w:r w:rsidR="00DA42FF" w:rsidRPr="0024633A">
        <w:rPr>
          <w:rFonts w:ascii="Tahoma" w:hAnsi="Tahoma" w:cs="Tahoma"/>
          <w:b/>
          <w:i w:val="0"/>
          <w:sz w:val="24"/>
        </w:rPr>
        <w:t>a</w:t>
      </w:r>
      <w:r w:rsidR="000D384F" w:rsidRPr="0024633A">
        <w:rPr>
          <w:rFonts w:ascii="Tahoma" w:hAnsi="Tahoma" w:cs="Tahoma"/>
          <w:b/>
          <w:i w:val="0"/>
          <w:sz w:val="24"/>
        </w:rPr>
        <w:t>lidation</w:t>
      </w:r>
      <w:bookmarkEnd w:id="3765"/>
      <w:bookmarkEnd w:id="3766"/>
    </w:p>
    <w:p w14:paraId="0A9944F8" w14:textId="60142CCA" w:rsidR="005027C4" w:rsidRPr="0024633A" w:rsidRDefault="00AF0E81" w:rsidP="00EB6FD4">
      <w:pPr>
        <w:pStyle w:val="StyleLeft05"/>
        <w:spacing w:after="240"/>
        <w:ind w:left="0"/>
        <w:rPr>
          <w:rFonts w:cs="Tahoma"/>
        </w:rPr>
      </w:pPr>
      <w:r w:rsidRPr="0024633A">
        <w:rPr>
          <w:rFonts w:cs="Tahoma"/>
        </w:rPr>
        <w:t xml:space="preserve">Data fields in signature blocks are not required to have values assigned to them when submitting XML to the </w:t>
      </w:r>
      <w:r w:rsidR="00A8071B" w:rsidRPr="0024633A">
        <w:rPr>
          <w:rFonts w:cs="Tahoma"/>
        </w:rPr>
        <w:t>RG</w:t>
      </w:r>
      <w:r w:rsidRPr="0024633A">
        <w:rPr>
          <w:rFonts w:cs="Tahoma"/>
        </w:rPr>
        <w:t xml:space="preserve"> for publishing a PDF compliance document.</w:t>
      </w:r>
      <w:r w:rsidR="005479DF" w:rsidRPr="0024633A">
        <w:rPr>
          <w:rFonts w:cs="Tahoma"/>
        </w:rPr>
        <w:t xml:space="preserve"> </w:t>
      </w:r>
      <w:r w:rsidRPr="0024633A">
        <w:rPr>
          <w:rFonts w:cs="Tahoma"/>
        </w:rPr>
        <w:t>However,</w:t>
      </w:r>
      <w:r w:rsidR="00955452" w:rsidRPr="0024633A">
        <w:rPr>
          <w:rFonts w:cs="Tahoma"/>
        </w:rPr>
        <w:t xml:space="preserve"> including data values in </w:t>
      </w:r>
      <w:r w:rsidR="0013325D" w:rsidRPr="0024633A">
        <w:rPr>
          <w:rFonts w:cs="Tahoma"/>
        </w:rPr>
        <w:t xml:space="preserve">signature block fields in the XML is </w:t>
      </w:r>
      <w:r w:rsidR="00580E7D" w:rsidRPr="0024633A">
        <w:rPr>
          <w:rFonts w:cs="Tahoma"/>
        </w:rPr>
        <w:t>allowable</w:t>
      </w:r>
      <w:r w:rsidR="0013325D" w:rsidRPr="0024633A">
        <w:rPr>
          <w:rFonts w:cs="Tahoma"/>
        </w:rPr>
        <w:t>.</w:t>
      </w:r>
      <w:r w:rsidR="00955452" w:rsidRPr="0024633A">
        <w:rPr>
          <w:rFonts w:cs="Tahoma"/>
        </w:rPr>
        <w:t xml:space="preserve"> </w:t>
      </w:r>
      <w:r w:rsidR="0013325D" w:rsidRPr="0024633A">
        <w:rPr>
          <w:rFonts w:cs="Tahoma"/>
        </w:rPr>
        <w:t>Therefore, if values are assigned to</w:t>
      </w:r>
      <w:r w:rsidRPr="0024633A">
        <w:rPr>
          <w:rFonts w:cs="Tahoma"/>
        </w:rPr>
        <w:t xml:space="preserve"> </w:t>
      </w:r>
      <w:r w:rsidR="0013325D" w:rsidRPr="0024633A">
        <w:rPr>
          <w:rFonts w:cs="Tahoma"/>
        </w:rPr>
        <w:t xml:space="preserve">the signature block data fields </w:t>
      </w:r>
      <w:r w:rsidRPr="0024633A">
        <w:rPr>
          <w:rFonts w:cs="Tahoma"/>
        </w:rPr>
        <w:t xml:space="preserve">in the XML transmitted to the </w:t>
      </w:r>
      <w:r w:rsidR="007A579C" w:rsidRPr="0024633A">
        <w:rPr>
          <w:rFonts w:cs="Tahoma"/>
        </w:rPr>
        <w:t>RG</w:t>
      </w:r>
      <w:r w:rsidRPr="0024633A">
        <w:rPr>
          <w:rFonts w:cs="Tahoma"/>
        </w:rPr>
        <w:t xml:space="preserve">, the data must be valid </w:t>
      </w:r>
      <w:r w:rsidR="0013325D" w:rsidRPr="0024633A">
        <w:rPr>
          <w:rFonts w:cs="Tahoma"/>
        </w:rPr>
        <w:t xml:space="preserve">in accordance with the schema for that signature block, </w:t>
      </w:r>
      <w:r w:rsidRPr="0024633A">
        <w:rPr>
          <w:rFonts w:cs="Tahoma"/>
        </w:rPr>
        <w:t xml:space="preserve">otherwise the XML </w:t>
      </w:r>
      <w:r w:rsidR="0013325D" w:rsidRPr="0024633A">
        <w:rPr>
          <w:rFonts w:cs="Tahoma"/>
        </w:rPr>
        <w:t xml:space="preserve">for that compliance document </w:t>
      </w:r>
      <w:r w:rsidRPr="0024633A">
        <w:rPr>
          <w:rFonts w:cs="Tahoma"/>
        </w:rPr>
        <w:t xml:space="preserve">submitted to the </w:t>
      </w:r>
      <w:r w:rsidR="00A8071B" w:rsidRPr="0024633A">
        <w:rPr>
          <w:rFonts w:cs="Tahoma"/>
        </w:rPr>
        <w:t>RG</w:t>
      </w:r>
      <w:r w:rsidRPr="0024633A">
        <w:rPr>
          <w:rFonts w:cs="Tahoma"/>
        </w:rPr>
        <w:t xml:space="preserve"> will fail validation</w:t>
      </w:r>
      <w:r w:rsidR="0013325D" w:rsidRPr="0024633A">
        <w:rPr>
          <w:rFonts w:cs="Tahoma"/>
        </w:rPr>
        <w:t>.</w:t>
      </w:r>
      <w:r w:rsidR="005479DF" w:rsidRPr="0024633A">
        <w:rPr>
          <w:rFonts w:cs="Tahoma"/>
        </w:rPr>
        <w:t xml:space="preserve"> </w:t>
      </w:r>
    </w:p>
    <w:p w14:paraId="34F78C2D" w14:textId="77777777" w:rsidR="00AF0E81" w:rsidRPr="0024633A" w:rsidRDefault="00AF0E81" w:rsidP="00EB6FD4">
      <w:pPr>
        <w:pStyle w:val="Heading3"/>
        <w:tabs>
          <w:tab w:val="clear" w:pos="900"/>
          <w:tab w:val="left" w:pos="720"/>
        </w:tabs>
        <w:spacing w:after="240"/>
        <w:rPr>
          <w:rFonts w:ascii="Tahoma" w:hAnsi="Tahoma" w:cs="Tahoma"/>
          <w:b/>
          <w:i w:val="0"/>
          <w:sz w:val="24"/>
        </w:rPr>
      </w:pPr>
      <w:bookmarkStart w:id="3767" w:name="_Toc418094505"/>
      <w:bookmarkStart w:id="3768" w:name="_Toc96009537"/>
      <w:r w:rsidRPr="0024633A">
        <w:rPr>
          <w:rFonts w:ascii="Tahoma" w:hAnsi="Tahoma" w:cs="Tahoma"/>
          <w:b/>
          <w:i w:val="0"/>
          <w:sz w:val="24"/>
        </w:rPr>
        <w:lastRenderedPageBreak/>
        <w:t>Appending the Signature Block Data</w:t>
      </w:r>
      <w:bookmarkEnd w:id="3767"/>
      <w:bookmarkEnd w:id="3768"/>
    </w:p>
    <w:p w14:paraId="17C96906" w14:textId="77777777" w:rsidR="00AF0E81" w:rsidRPr="0024633A" w:rsidRDefault="00043C6B" w:rsidP="00EB6FD4">
      <w:pPr>
        <w:pStyle w:val="StyleLeft05"/>
        <w:spacing w:after="240"/>
        <w:ind w:left="0"/>
        <w:rPr>
          <w:rFonts w:cs="Tahoma"/>
        </w:rPr>
      </w:pPr>
      <w:r w:rsidRPr="0024633A">
        <w:rPr>
          <w:rFonts w:cs="Tahoma"/>
        </w:rPr>
        <w:t xml:space="preserve">The </w:t>
      </w:r>
      <w:r w:rsidR="00F40FD9" w:rsidRPr="0024633A">
        <w:rPr>
          <w:rFonts w:cs="Tahoma"/>
        </w:rPr>
        <w:t xml:space="preserve">requirements </w:t>
      </w:r>
      <w:r w:rsidR="0045245E" w:rsidRPr="0024633A">
        <w:rPr>
          <w:rFonts w:cs="Tahoma"/>
        </w:rPr>
        <w:t>for</w:t>
      </w:r>
      <w:r w:rsidR="00F40FD9" w:rsidRPr="0024633A">
        <w:rPr>
          <w:rFonts w:cs="Tahoma"/>
        </w:rPr>
        <w:t xml:space="preserve"> a Data Registry Provider to</w:t>
      </w:r>
      <w:r w:rsidRPr="0024633A">
        <w:rPr>
          <w:rFonts w:cs="Tahoma"/>
        </w:rPr>
        <w:t xml:space="preserve"> </w:t>
      </w:r>
      <w:r w:rsidR="00F40FD9" w:rsidRPr="0024633A">
        <w:rPr>
          <w:rFonts w:cs="Tahoma"/>
        </w:rPr>
        <w:t>verify the unique professional information submitted by a user when applying for a signature authority is specified in JA7.6.3.2.1.2</w:t>
      </w:r>
      <w:r w:rsidR="00FB00D8" w:rsidRPr="0024633A">
        <w:rPr>
          <w:rFonts w:cs="Tahoma"/>
        </w:rPr>
        <w:t xml:space="preserve">; </w:t>
      </w:r>
      <w:r w:rsidR="00F40FD9" w:rsidRPr="0024633A">
        <w:rPr>
          <w:rFonts w:cs="Tahoma"/>
        </w:rPr>
        <w:t xml:space="preserve">additional guidance is described in </w:t>
      </w:r>
      <w:r w:rsidR="00FB00D8" w:rsidRPr="0024633A">
        <w:rPr>
          <w:rFonts w:cs="Tahoma"/>
        </w:rPr>
        <w:t xml:space="preserve">Section </w:t>
      </w:r>
      <w:r w:rsidR="00F40FD9" w:rsidRPr="0024633A">
        <w:rPr>
          <w:rFonts w:cs="Tahoma"/>
        </w:rPr>
        <w:t>4.2</w:t>
      </w:r>
      <w:r w:rsidR="00D87860" w:rsidRPr="0024633A">
        <w:rPr>
          <w:rFonts w:cs="Tahoma"/>
        </w:rPr>
        <w:t xml:space="preserve"> (above)</w:t>
      </w:r>
      <w:r w:rsidR="00F40FD9" w:rsidRPr="0024633A">
        <w:rPr>
          <w:rFonts w:cs="Tahoma"/>
        </w:rPr>
        <w:t>.</w:t>
      </w:r>
      <w:r w:rsidR="005479DF" w:rsidRPr="0024633A">
        <w:rPr>
          <w:rFonts w:cs="Tahoma"/>
        </w:rPr>
        <w:t xml:space="preserve"> </w:t>
      </w:r>
      <w:r w:rsidR="00F40FD9" w:rsidRPr="0024633A">
        <w:rPr>
          <w:rFonts w:cs="Tahoma"/>
        </w:rPr>
        <w:t>P</w:t>
      </w:r>
      <w:r w:rsidRPr="0024633A">
        <w:rPr>
          <w:rFonts w:cs="Tahoma"/>
        </w:rPr>
        <w:t>opulating the signature block with a user's unique</w:t>
      </w:r>
      <w:r w:rsidR="0045245E" w:rsidRPr="0024633A">
        <w:rPr>
          <w:rFonts w:cs="Tahoma"/>
        </w:rPr>
        <w:t xml:space="preserve"> professional information </w:t>
      </w:r>
      <w:r w:rsidRPr="0024633A">
        <w:rPr>
          <w:rFonts w:cs="Tahoma"/>
        </w:rPr>
        <w:t>is described in JA7.6.3.2.3</w:t>
      </w:r>
      <w:r w:rsidR="00FB00D8" w:rsidRPr="0024633A">
        <w:rPr>
          <w:rFonts w:cs="Tahoma"/>
        </w:rPr>
        <w:t xml:space="preserve">; </w:t>
      </w:r>
      <w:r w:rsidRPr="0024633A">
        <w:rPr>
          <w:rFonts w:cs="Tahoma"/>
        </w:rPr>
        <w:t>additional guidance</w:t>
      </w:r>
      <w:r w:rsidR="0045245E" w:rsidRPr="0024633A">
        <w:rPr>
          <w:rFonts w:cs="Tahoma"/>
        </w:rPr>
        <w:t xml:space="preserve"> for appending the signature block data</w:t>
      </w:r>
      <w:r w:rsidRPr="0024633A">
        <w:rPr>
          <w:rFonts w:cs="Tahoma"/>
        </w:rPr>
        <w:t xml:space="preserve"> is given in </w:t>
      </w:r>
      <w:r w:rsidR="00FB00D8" w:rsidRPr="0024633A">
        <w:rPr>
          <w:rFonts w:cs="Tahoma"/>
        </w:rPr>
        <w:t xml:space="preserve">Sections </w:t>
      </w:r>
      <w:r w:rsidRPr="0024633A">
        <w:rPr>
          <w:rFonts w:cs="Tahoma"/>
        </w:rPr>
        <w:t>4.4</w:t>
      </w:r>
      <w:r w:rsidR="001738CC" w:rsidRPr="0024633A">
        <w:rPr>
          <w:rFonts w:cs="Tahoma"/>
        </w:rPr>
        <w:t xml:space="preserve"> and 4.5</w:t>
      </w:r>
      <w:r w:rsidR="002F31DB" w:rsidRPr="0024633A">
        <w:rPr>
          <w:rFonts w:cs="Tahoma"/>
        </w:rPr>
        <w:t xml:space="preserve"> below</w:t>
      </w:r>
      <w:r w:rsidRPr="0024633A">
        <w:rPr>
          <w:rFonts w:cs="Tahoma"/>
        </w:rPr>
        <w:t>.</w:t>
      </w:r>
    </w:p>
    <w:p w14:paraId="24CEDA62" w14:textId="77777777" w:rsidR="00D7524C" w:rsidRPr="0024633A" w:rsidRDefault="00025EBB" w:rsidP="00EB6FD4">
      <w:pPr>
        <w:pStyle w:val="Heading2"/>
        <w:spacing w:after="240"/>
        <w:ind w:left="720" w:hanging="720"/>
        <w:rPr>
          <w:rFonts w:ascii="Tahoma" w:hAnsi="Tahoma" w:cs="Tahoma"/>
          <w:sz w:val="28"/>
          <w:szCs w:val="28"/>
        </w:rPr>
      </w:pPr>
      <w:bookmarkStart w:id="3769" w:name="_Toc421626252"/>
      <w:bookmarkStart w:id="3770" w:name="_Toc421639345"/>
      <w:bookmarkStart w:id="3771" w:name="_Toc421799083"/>
      <w:bookmarkStart w:id="3772" w:name="_Toc422147395"/>
      <w:bookmarkStart w:id="3773" w:name="_Toc422324696"/>
      <w:bookmarkStart w:id="3774" w:name="_Toc431320039"/>
      <w:bookmarkStart w:id="3775" w:name="_Toc418094506"/>
      <w:bookmarkStart w:id="3776" w:name="_Toc96009538"/>
      <w:bookmarkEnd w:id="3769"/>
      <w:bookmarkEnd w:id="3770"/>
      <w:bookmarkEnd w:id="3771"/>
      <w:bookmarkEnd w:id="3772"/>
      <w:bookmarkEnd w:id="3773"/>
      <w:bookmarkEnd w:id="3774"/>
      <w:r w:rsidRPr="0024633A">
        <w:rPr>
          <w:rFonts w:ascii="Tahoma" w:hAnsi="Tahoma" w:cs="Tahoma"/>
          <w:sz w:val="28"/>
          <w:szCs w:val="28"/>
        </w:rPr>
        <w:t>Electronic Signature Process Flow</w:t>
      </w:r>
      <w:bookmarkEnd w:id="3775"/>
      <w:bookmarkEnd w:id="3776"/>
    </w:p>
    <w:p w14:paraId="2E9C94DB" w14:textId="77777777" w:rsidR="00B722FB" w:rsidRPr="0024633A" w:rsidRDefault="00B722FB" w:rsidP="00EB6FD4">
      <w:pPr>
        <w:spacing w:after="240"/>
        <w:rPr>
          <w:rFonts w:cs="Tahoma"/>
        </w:rPr>
      </w:pPr>
      <w:r w:rsidRPr="0024633A">
        <w:rPr>
          <w:rFonts w:cs="Tahoma"/>
        </w:rPr>
        <w:t xml:space="preserve">The process </w:t>
      </w:r>
      <w:r w:rsidR="00E71942" w:rsidRPr="0024633A">
        <w:rPr>
          <w:rFonts w:cs="Tahoma"/>
        </w:rPr>
        <w:t xml:space="preserve">for </w:t>
      </w:r>
      <w:r w:rsidR="007C68A6" w:rsidRPr="0024633A">
        <w:rPr>
          <w:rFonts w:cs="Tahoma"/>
        </w:rPr>
        <w:t>electronically signing</w:t>
      </w:r>
      <w:r w:rsidR="00E71942" w:rsidRPr="0024633A">
        <w:rPr>
          <w:rFonts w:cs="Tahoma"/>
        </w:rPr>
        <w:t xml:space="preserve"> a </w:t>
      </w:r>
      <w:r w:rsidR="00DD6409" w:rsidRPr="0024633A">
        <w:rPr>
          <w:rFonts w:cs="Tahoma"/>
        </w:rPr>
        <w:t>Title 24</w:t>
      </w:r>
      <w:r w:rsidR="00FB00D8" w:rsidRPr="0024633A">
        <w:rPr>
          <w:rFonts w:cs="Tahoma"/>
        </w:rPr>
        <w:t>,</w:t>
      </w:r>
      <w:r w:rsidR="00DD6409" w:rsidRPr="0024633A">
        <w:rPr>
          <w:rFonts w:cs="Tahoma"/>
        </w:rPr>
        <w:t xml:space="preserve"> Part 6</w:t>
      </w:r>
      <w:r w:rsidR="00FB00D8" w:rsidRPr="0024633A">
        <w:rPr>
          <w:rFonts w:cs="Tahoma"/>
        </w:rPr>
        <w:t>,</w:t>
      </w:r>
      <w:r w:rsidR="00DD6409" w:rsidRPr="0024633A">
        <w:rPr>
          <w:rFonts w:cs="Tahoma"/>
        </w:rPr>
        <w:t xml:space="preserve"> </w:t>
      </w:r>
      <w:r w:rsidR="00FB00D8" w:rsidRPr="0024633A">
        <w:rPr>
          <w:rFonts w:cs="Tahoma"/>
        </w:rPr>
        <w:t xml:space="preserve">compliance document </w:t>
      </w:r>
      <w:r w:rsidR="00DD6409" w:rsidRPr="0024633A">
        <w:rPr>
          <w:rFonts w:cs="Tahoma"/>
        </w:rPr>
        <w:t>should</w:t>
      </w:r>
      <w:r w:rsidR="005E06E5" w:rsidRPr="0024633A">
        <w:rPr>
          <w:rFonts w:cs="Tahoma"/>
        </w:rPr>
        <w:t xml:space="preserve"> </w:t>
      </w:r>
      <w:r w:rsidRPr="0024633A">
        <w:rPr>
          <w:rFonts w:cs="Tahoma"/>
        </w:rPr>
        <w:t>include</w:t>
      </w:r>
      <w:r w:rsidR="00B84FA8" w:rsidRPr="0024633A">
        <w:rPr>
          <w:rFonts w:cs="Tahoma"/>
        </w:rPr>
        <w:t xml:space="preserve"> attention to</w:t>
      </w:r>
      <w:r w:rsidR="00E71942" w:rsidRPr="0024633A">
        <w:rPr>
          <w:rFonts w:cs="Tahoma"/>
        </w:rPr>
        <w:t xml:space="preserve"> the following</w:t>
      </w:r>
      <w:r w:rsidR="00B84FA8" w:rsidRPr="0024633A">
        <w:rPr>
          <w:rFonts w:cs="Tahoma"/>
        </w:rPr>
        <w:t xml:space="preserve"> guidance</w:t>
      </w:r>
      <w:r w:rsidR="00E71942" w:rsidRPr="0024633A">
        <w:rPr>
          <w:rFonts w:cs="Tahoma"/>
        </w:rPr>
        <w:t xml:space="preserve"> </w:t>
      </w:r>
      <w:r w:rsidR="00A624E7" w:rsidRPr="0024633A">
        <w:rPr>
          <w:rFonts w:cs="Tahoma"/>
        </w:rPr>
        <w:t>points</w:t>
      </w:r>
      <w:r w:rsidR="00F26BF9" w:rsidRPr="0024633A">
        <w:rPr>
          <w:rFonts w:cs="Tahoma"/>
        </w:rPr>
        <w:t xml:space="preserve"> for the process flow</w:t>
      </w:r>
      <w:r w:rsidRPr="0024633A">
        <w:rPr>
          <w:rFonts w:cs="Tahoma"/>
        </w:rPr>
        <w:t xml:space="preserve">: </w:t>
      </w:r>
    </w:p>
    <w:p w14:paraId="48075253" w14:textId="52EF23BA" w:rsidR="005138F6" w:rsidRPr="0024633A" w:rsidRDefault="00242238" w:rsidP="00EB6FD4">
      <w:pPr>
        <w:pStyle w:val="ListParagraph"/>
        <w:numPr>
          <w:ilvl w:val="0"/>
          <w:numId w:val="34"/>
        </w:numPr>
        <w:spacing w:before="120" w:after="240"/>
        <w:ind w:left="720"/>
        <w:contextualSpacing w:val="0"/>
        <w:rPr>
          <w:rFonts w:cs="Tahoma"/>
        </w:rPr>
      </w:pPr>
      <w:r w:rsidRPr="0024633A">
        <w:rPr>
          <w:rFonts w:cs="Tahoma"/>
        </w:rPr>
        <w:t xml:space="preserve">When data entry into the Data Registry has been completed for a compliance document, and the Documentation Author wishes to sign the document, the </w:t>
      </w:r>
      <w:r w:rsidR="00B722FB" w:rsidRPr="0024633A">
        <w:rPr>
          <w:rFonts w:cs="Tahoma"/>
        </w:rPr>
        <w:t xml:space="preserve">Data Registry </w:t>
      </w:r>
      <w:r w:rsidRPr="0024633A">
        <w:rPr>
          <w:rFonts w:cs="Tahoma"/>
        </w:rPr>
        <w:t xml:space="preserve">must first </w:t>
      </w:r>
      <w:r w:rsidR="00B722FB" w:rsidRPr="0024633A">
        <w:rPr>
          <w:rFonts w:cs="Tahoma"/>
        </w:rPr>
        <w:t xml:space="preserve">call for </w:t>
      </w:r>
      <w:r w:rsidRPr="0024633A">
        <w:rPr>
          <w:rFonts w:cs="Tahoma"/>
        </w:rPr>
        <w:t xml:space="preserve">and receive from the </w:t>
      </w:r>
      <w:r w:rsidR="005574A1" w:rsidRPr="0024633A">
        <w:rPr>
          <w:rFonts w:cs="Tahoma"/>
        </w:rPr>
        <w:t>RG</w:t>
      </w:r>
      <w:r w:rsidRPr="0024633A">
        <w:rPr>
          <w:rFonts w:cs="Tahoma"/>
        </w:rPr>
        <w:t xml:space="preserve"> </w:t>
      </w:r>
      <w:r w:rsidR="00B722FB" w:rsidRPr="0024633A">
        <w:rPr>
          <w:rFonts w:cs="Tahoma"/>
        </w:rPr>
        <w:t xml:space="preserve">a </w:t>
      </w:r>
      <w:r w:rsidR="00101540" w:rsidRPr="0024633A">
        <w:rPr>
          <w:rFonts w:cs="Tahoma"/>
        </w:rPr>
        <w:t>PDF</w:t>
      </w:r>
      <w:r w:rsidRPr="0024633A">
        <w:rPr>
          <w:rFonts w:cs="Tahoma"/>
        </w:rPr>
        <w:t xml:space="preserve"> file</w:t>
      </w:r>
      <w:r w:rsidR="00B722FB" w:rsidRPr="0024633A">
        <w:rPr>
          <w:rFonts w:cs="Tahoma"/>
        </w:rPr>
        <w:t xml:space="preserve"> </w:t>
      </w:r>
      <w:r w:rsidR="00CD2541" w:rsidRPr="0024633A">
        <w:rPr>
          <w:rFonts w:cs="Tahoma"/>
        </w:rPr>
        <w:t xml:space="preserve">report </w:t>
      </w:r>
      <w:r w:rsidRPr="0024633A">
        <w:rPr>
          <w:rFonts w:cs="Tahoma"/>
        </w:rPr>
        <w:t>(</w:t>
      </w:r>
      <w:r w:rsidR="00101540" w:rsidRPr="0024633A">
        <w:rPr>
          <w:rFonts w:cs="Tahoma"/>
        </w:rPr>
        <w:t>PDF</w:t>
      </w:r>
      <w:r w:rsidR="00CD2541" w:rsidRPr="0024633A">
        <w:rPr>
          <w:rFonts w:cs="Tahoma"/>
        </w:rPr>
        <w:t xml:space="preserve"> printout</w:t>
      </w:r>
      <w:r w:rsidRPr="0024633A">
        <w:rPr>
          <w:rFonts w:cs="Tahoma"/>
        </w:rPr>
        <w:t>) of</w:t>
      </w:r>
      <w:r w:rsidR="00B722FB" w:rsidRPr="0024633A">
        <w:rPr>
          <w:rFonts w:cs="Tahoma"/>
        </w:rPr>
        <w:t xml:space="preserve"> </w:t>
      </w:r>
      <w:r w:rsidRPr="0024633A">
        <w:rPr>
          <w:rFonts w:cs="Tahoma"/>
        </w:rPr>
        <w:t>the completed compliance document</w:t>
      </w:r>
      <w:r w:rsidR="00E37100" w:rsidRPr="0024633A">
        <w:rPr>
          <w:rFonts w:cs="Tahoma"/>
        </w:rPr>
        <w:t xml:space="preserve">. </w:t>
      </w:r>
      <w:r w:rsidR="00BD184C" w:rsidRPr="0024633A">
        <w:rPr>
          <w:rFonts w:cs="Tahoma"/>
        </w:rPr>
        <w:t xml:space="preserve">This makes available to the </w:t>
      </w:r>
      <w:r w:rsidR="00842F91" w:rsidRPr="0024633A">
        <w:rPr>
          <w:rFonts w:cs="Tahoma"/>
        </w:rPr>
        <w:t xml:space="preserve">document </w:t>
      </w:r>
      <w:r w:rsidR="00BD184C" w:rsidRPr="0024633A">
        <w:rPr>
          <w:rFonts w:cs="Tahoma"/>
        </w:rPr>
        <w:t xml:space="preserve">signer the ability to review the completed document prior to signing. </w:t>
      </w:r>
      <w:r w:rsidR="00FB00D8" w:rsidRPr="0024633A">
        <w:rPr>
          <w:rFonts w:cs="Tahoma"/>
        </w:rPr>
        <w:t>A</w:t>
      </w:r>
      <w:r w:rsidR="00BD184C" w:rsidRPr="0024633A">
        <w:rPr>
          <w:rFonts w:cs="Tahoma"/>
        </w:rPr>
        <w:t xml:space="preserve">s </w:t>
      </w:r>
      <w:r w:rsidR="00FB00D8" w:rsidRPr="0024633A">
        <w:rPr>
          <w:rFonts w:cs="Tahoma"/>
        </w:rPr>
        <w:t xml:space="preserve">a </w:t>
      </w:r>
      <w:r w:rsidR="00BD184C" w:rsidRPr="0024633A">
        <w:rPr>
          <w:rFonts w:cs="Tahoma"/>
        </w:rPr>
        <w:t xml:space="preserve">prerequisite to making signing controls available to the documentation author signer, </w:t>
      </w:r>
      <w:r w:rsidR="00A31971" w:rsidRPr="0024633A">
        <w:rPr>
          <w:rFonts w:cs="Tahoma"/>
        </w:rPr>
        <w:t>t</w:t>
      </w:r>
      <w:r w:rsidR="00692405" w:rsidRPr="0024633A">
        <w:rPr>
          <w:rFonts w:cs="Tahoma"/>
        </w:rPr>
        <w:t xml:space="preserve">he </w:t>
      </w:r>
      <w:r w:rsidR="00A70F2F" w:rsidRPr="0024633A">
        <w:rPr>
          <w:rFonts w:cs="Tahoma"/>
        </w:rPr>
        <w:t xml:space="preserve">Data </w:t>
      </w:r>
      <w:r w:rsidR="00140BD4" w:rsidRPr="0024633A">
        <w:rPr>
          <w:rFonts w:cs="Tahoma"/>
        </w:rPr>
        <w:t>R</w:t>
      </w:r>
      <w:r w:rsidR="00FB00D8" w:rsidRPr="0024633A">
        <w:rPr>
          <w:rFonts w:cs="Tahoma"/>
        </w:rPr>
        <w:t xml:space="preserve">egistry </w:t>
      </w:r>
      <w:r w:rsidR="00692405" w:rsidRPr="0024633A">
        <w:rPr>
          <w:rFonts w:cs="Tahoma"/>
        </w:rPr>
        <w:t xml:space="preserve">transmits a call to the </w:t>
      </w:r>
      <w:r w:rsidR="00A8071B" w:rsidRPr="0024633A">
        <w:rPr>
          <w:rFonts w:cs="Tahoma"/>
        </w:rPr>
        <w:t>RG</w:t>
      </w:r>
      <w:r w:rsidR="00692405" w:rsidRPr="0024633A">
        <w:rPr>
          <w:rFonts w:cs="Tahoma"/>
        </w:rPr>
        <w:t xml:space="preserve"> that includes all required </w:t>
      </w:r>
      <w:r w:rsidR="00101540" w:rsidRPr="0024633A">
        <w:rPr>
          <w:rFonts w:cs="Tahoma"/>
        </w:rPr>
        <w:t xml:space="preserve">XML </w:t>
      </w:r>
      <w:r w:rsidR="00692405" w:rsidRPr="0024633A">
        <w:rPr>
          <w:rFonts w:cs="Tahoma"/>
        </w:rPr>
        <w:t>data to complete the document</w:t>
      </w:r>
      <w:r w:rsidR="00FB00D8" w:rsidRPr="0024633A">
        <w:rPr>
          <w:rFonts w:cs="Tahoma"/>
        </w:rPr>
        <w:t>. T</w:t>
      </w:r>
      <w:r w:rsidR="00692405" w:rsidRPr="0024633A">
        <w:rPr>
          <w:rFonts w:cs="Tahoma"/>
        </w:rPr>
        <w:t xml:space="preserve">he </w:t>
      </w:r>
      <w:r w:rsidR="00A8071B" w:rsidRPr="0024633A">
        <w:rPr>
          <w:rFonts w:cs="Tahoma"/>
        </w:rPr>
        <w:t>RG</w:t>
      </w:r>
      <w:r w:rsidR="00692405" w:rsidRPr="0024633A">
        <w:rPr>
          <w:rFonts w:cs="Tahoma"/>
        </w:rPr>
        <w:t xml:space="preserve"> validates that data against the schema for that document and returns a </w:t>
      </w:r>
      <w:r w:rsidR="00101540" w:rsidRPr="0024633A">
        <w:rPr>
          <w:rFonts w:cs="Tahoma"/>
        </w:rPr>
        <w:t>PDF</w:t>
      </w:r>
      <w:r w:rsidR="00692405" w:rsidRPr="0024633A">
        <w:rPr>
          <w:rFonts w:cs="Tahoma"/>
        </w:rPr>
        <w:t xml:space="preserve"> to the Data Registry.</w:t>
      </w:r>
      <w:r w:rsidR="005479DF" w:rsidRPr="0024633A">
        <w:rPr>
          <w:rFonts w:cs="Tahoma"/>
        </w:rPr>
        <w:t xml:space="preserve"> </w:t>
      </w:r>
    </w:p>
    <w:p w14:paraId="5BEE1FE7" w14:textId="3B3A7B6D" w:rsidR="005138F6" w:rsidRPr="0024633A" w:rsidRDefault="007E0F7B" w:rsidP="00EB6FD4">
      <w:pPr>
        <w:pStyle w:val="ListParagraph"/>
        <w:numPr>
          <w:ilvl w:val="0"/>
          <w:numId w:val="34"/>
        </w:numPr>
        <w:spacing w:before="120" w:after="240"/>
        <w:ind w:left="720"/>
        <w:contextualSpacing w:val="0"/>
        <w:rPr>
          <w:rFonts w:cs="Tahoma"/>
        </w:rPr>
      </w:pPr>
      <w:r w:rsidRPr="0024633A">
        <w:rPr>
          <w:rFonts w:cs="Tahoma"/>
        </w:rPr>
        <w:t>T</w:t>
      </w:r>
      <w:r w:rsidR="00A31971" w:rsidRPr="0024633A">
        <w:rPr>
          <w:rFonts w:cs="Tahoma"/>
        </w:rPr>
        <w:t xml:space="preserve">he </w:t>
      </w:r>
      <w:r w:rsidR="00A8071B" w:rsidRPr="0024633A">
        <w:rPr>
          <w:rFonts w:cs="Tahoma"/>
        </w:rPr>
        <w:t>RG</w:t>
      </w:r>
      <w:r w:rsidR="00692405" w:rsidRPr="0024633A">
        <w:rPr>
          <w:rFonts w:cs="Tahoma"/>
        </w:rPr>
        <w:t xml:space="preserve"> does not regist</w:t>
      </w:r>
      <w:r w:rsidR="00FB00D8" w:rsidRPr="0024633A">
        <w:rPr>
          <w:rFonts w:cs="Tahoma"/>
        </w:rPr>
        <w:t>e</w:t>
      </w:r>
      <w:r w:rsidR="00692405" w:rsidRPr="0024633A">
        <w:rPr>
          <w:rFonts w:cs="Tahoma"/>
        </w:rPr>
        <w:t>r the document.</w:t>
      </w:r>
      <w:r w:rsidR="005479DF" w:rsidRPr="0024633A">
        <w:rPr>
          <w:rFonts w:cs="Tahoma"/>
        </w:rPr>
        <w:t xml:space="preserve"> </w:t>
      </w:r>
      <w:r w:rsidR="00692405" w:rsidRPr="0024633A">
        <w:rPr>
          <w:rFonts w:cs="Tahoma"/>
        </w:rPr>
        <w:t>Registration procedures are conducted by the Data Registry by incorporating</w:t>
      </w:r>
      <w:r w:rsidR="00B84FA8" w:rsidRPr="0024633A">
        <w:rPr>
          <w:rFonts w:cs="Tahoma"/>
        </w:rPr>
        <w:t xml:space="preserve"> or </w:t>
      </w:r>
      <w:r w:rsidR="00692405" w:rsidRPr="0024633A">
        <w:rPr>
          <w:rFonts w:cs="Tahoma"/>
        </w:rPr>
        <w:t>appending signatures, registration numbers</w:t>
      </w:r>
      <w:r w:rsidR="005E4DDD" w:rsidRPr="0024633A">
        <w:rPr>
          <w:rFonts w:cs="Tahoma"/>
        </w:rPr>
        <w:t>,</w:t>
      </w:r>
      <w:r w:rsidR="00692405" w:rsidRPr="0024633A">
        <w:rPr>
          <w:rFonts w:cs="Tahoma"/>
        </w:rPr>
        <w:t xml:space="preserve"> date/time stamps, etc.</w:t>
      </w:r>
      <w:r w:rsidR="005E4DDD" w:rsidRPr="0024633A">
        <w:rPr>
          <w:rFonts w:cs="Tahoma"/>
        </w:rPr>
        <w:t>,</w:t>
      </w:r>
      <w:r w:rsidRPr="0024633A">
        <w:rPr>
          <w:rFonts w:cs="Tahoma"/>
        </w:rPr>
        <w:t xml:space="preserve"> to the completed and validated </w:t>
      </w:r>
      <w:r w:rsidR="00101540" w:rsidRPr="0024633A">
        <w:rPr>
          <w:rFonts w:cs="Tahoma"/>
        </w:rPr>
        <w:t>PDF</w:t>
      </w:r>
      <w:r w:rsidRPr="0024633A">
        <w:rPr>
          <w:rFonts w:cs="Tahoma"/>
        </w:rPr>
        <w:t xml:space="preserve"> received from the RG</w:t>
      </w:r>
      <w:r w:rsidR="00692405" w:rsidRPr="0024633A">
        <w:rPr>
          <w:rFonts w:cs="Tahoma"/>
        </w:rPr>
        <w:t>.</w:t>
      </w:r>
      <w:r w:rsidR="005479DF" w:rsidRPr="0024633A">
        <w:rPr>
          <w:rFonts w:cs="Tahoma"/>
        </w:rPr>
        <w:t xml:space="preserve"> </w:t>
      </w:r>
    </w:p>
    <w:p w14:paraId="594AD462" w14:textId="77777777" w:rsidR="005138F6" w:rsidRPr="0024633A" w:rsidRDefault="00692405" w:rsidP="00EB6FD4">
      <w:pPr>
        <w:pStyle w:val="ListParagraph"/>
        <w:numPr>
          <w:ilvl w:val="0"/>
          <w:numId w:val="34"/>
        </w:numPr>
        <w:spacing w:before="120" w:after="240"/>
        <w:ind w:left="720"/>
        <w:contextualSpacing w:val="0"/>
        <w:rPr>
          <w:rFonts w:cs="Tahoma"/>
        </w:rPr>
      </w:pPr>
      <w:r w:rsidRPr="0024633A">
        <w:rPr>
          <w:rFonts w:cs="Tahoma"/>
        </w:rPr>
        <w:t xml:space="preserve">The signing actions </w:t>
      </w:r>
      <w:r w:rsidR="00A624E7" w:rsidRPr="0024633A">
        <w:rPr>
          <w:rFonts w:cs="Tahoma"/>
        </w:rPr>
        <w:t>of</w:t>
      </w:r>
      <w:r w:rsidR="007E0F7B" w:rsidRPr="0024633A">
        <w:rPr>
          <w:rFonts w:cs="Tahoma"/>
        </w:rPr>
        <w:t xml:space="preserve"> </w:t>
      </w:r>
      <w:r w:rsidR="00A624E7" w:rsidRPr="0024633A">
        <w:rPr>
          <w:rFonts w:cs="Tahoma"/>
        </w:rPr>
        <w:t xml:space="preserve">responsible persons, documentation authors, or field technicians </w:t>
      </w:r>
      <w:r w:rsidRPr="0024633A">
        <w:rPr>
          <w:rFonts w:cs="Tahoma"/>
        </w:rPr>
        <w:t xml:space="preserve">are not required to occur at the same point in </w:t>
      </w:r>
      <w:r w:rsidR="000200C4" w:rsidRPr="0024633A">
        <w:rPr>
          <w:rFonts w:cs="Tahoma"/>
        </w:rPr>
        <w:t>time</w:t>
      </w:r>
      <w:r w:rsidR="00A624E7" w:rsidRPr="0024633A">
        <w:rPr>
          <w:rFonts w:cs="Tahoma"/>
        </w:rPr>
        <w:t xml:space="preserve"> or at the same time</w:t>
      </w:r>
      <w:r w:rsidRPr="0024633A">
        <w:rPr>
          <w:rFonts w:cs="Tahoma"/>
        </w:rPr>
        <w:t xml:space="preserve"> as the data input.</w:t>
      </w:r>
      <w:r w:rsidR="005479DF" w:rsidRPr="0024633A">
        <w:rPr>
          <w:rFonts w:cs="Tahoma"/>
        </w:rPr>
        <w:t xml:space="preserve"> </w:t>
      </w:r>
    </w:p>
    <w:p w14:paraId="26C289EC" w14:textId="77777777" w:rsidR="005138F6" w:rsidRPr="0024633A" w:rsidRDefault="00692405" w:rsidP="00EB6FD4">
      <w:pPr>
        <w:pStyle w:val="ListParagraph"/>
        <w:numPr>
          <w:ilvl w:val="0"/>
          <w:numId w:val="34"/>
        </w:numPr>
        <w:spacing w:before="120" w:after="240"/>
        <w:ind w:left="720"/>
        <w:contextualSpacing w:val="0"/>
        <w:rPr>
          <w:rFonts w:cs="Tahoma"/>
        </w:rPr>
      </w:pPr>
      <w:r w:rsidRPr="0024633A">
        <w:rPr>
          <w:rFonts w:cs="Tahoma"/>
        </w:rPr>
        <w:t xml:space="preserve">The identity of a responsible person </w:t>
      </w:r>
      <w:r w:rsidR="00A624E7" w:rsidRPr="0024633A">
        <w:rPr>
          <w:rFonts w:cs="Tahoma"/>
        </w:rPr>
        <w:t>signer is</w:t>
      </w:r>
      <w:r w:rsidRPr="0024633A">
        <w:rPr>
          <w:rFonts w:cs="Tahoma"/>
        </w:rPr>
        <w:t xml:space="preserve"> not required to</w:t>
      </w:r>
      <w:r w:rsidR="007E0F7B" w:rsidRPr="0024633A">
        <w:rPr>
          <w:rFonts w:cs="Tahoma"/>
        </w:rPr>
        <w:t xml:space="preserve"> be</w:t>
      </w:r>
      <w:r w:rsidRPr="0024633A">
        <w:rPr>
          <w:rFonts w:cs="Tahoma"/>
        </w:rPr>
        <w:t xml:space="preserve"> known to the documentation author</w:t>
      </w:r>
      <w:r w:rsidR="005E4DDD" w:rsidRPr="0024633A">
        <w:rPr>
          <w:rFonts w:cs="Tahoma"/>
        </w:rPr>
        <w:t>.</w:t>
      </w:r>
      <w:r w:rsidR="005479DF" w:rsidRPr="0024633A">
        <w:rPr>
          <w:rFonts w:cs="Tahoma"/>
        </w:rPr>
        <w:t xml:space="preserve"> </w:t>
      </w:r>
    </w:p>
    <w:p w14:paraId="1031DFCE" w14:textId="77777777" w:rsidR="005138F6" w:rsidRPr="0024633A" w:rsidRDefault="009C7503" w:rsidP="00EB6FD4">
      <w:pPr>
        <w:pStyle w:val="ListParagraph"/>
        <w:numPr>
          <w:ilvl w:val="0"/>
          <w:numId w:val="34"/>
        </w:numPr>
        <w:spacing w:before="120" w:after="240"/>
        <w:ind w:left="720"/>
        <w:contextualSpacing w:val="0"/>
        <w:rPr>
          <w:rFonts w:cs="Tahoma"/>
        </w:rPr>
      </w:pPr>
      <w:r w:rsidRPr="0024633A">
        <w:rPr>
          <w:rFonts w:cs="Tahoma"/>
        </w:rPr>
        <w:t>As required by JA7.6.3.2.3.4 when an authorized user sign</w:t>
      </w:r>
      <w:r w:rsidR="005E4DDD" w:rsidRPr="0024633A">
        <w:rPr>
          <w:rFonts w:cs="Tahoma"/>
        </w:rPr>
        <w:t>s</w:t>
      </w:r>
      <w:r w:rsidRPr="0024633A">
        <w:rPr>
          <w:rFonts w:cs="Tahoma"/>
        </w:rPr>
        <w:t xml:space="preserve"> a document,</w:t>
      </w:r>
      <w:r w:rsidR="00FA7AC3" w:rsidRPr="0024633A">
        <w:rPr>
          <w:rFonts w:cs="Tahoma"/>
        </w:rPr>
        <w:t xml:space="preserve"> the </w:t>
      </w:r>
      <w:r w:rsidR="00140BD4" w:rsidRPr="0024633A">
        <w:rPr>
          <w:rFonts w:cs="Tahoma"/>
        </w:rPr>
        <w:t>R</w:t>
      </w:r>
      <w:r w:rsidR="005E4DDD" w:rsidRPr="0024633A">
        <w:rPr>
          <w:rFonts w:cs="Tahoma"/>
        </w:rPr>
        <w:t>e</w:t>
      </w:r>
      <w:r w:rsidR="00FA7AC3" w:rsidRPr="0024633A">
        <w:rPr>
          <w:rFonts w:cs="Tahoma"/>
        </w:rPr>
        <w:t>gistry must provide</w:t>
      </w:r>
      <w:r w:rsidRPr="0024633A">
        <w:rPr>
          <w:rFonts w:cs="Tahoma"/>
        </w:rPr>
        <w:t xml:space="preserve"> a display of the compliance document that allows the user </w:t>
      </w:r>
      <w:r w:rsidR="005E4DDD" w:rsidRPr="0024633A">
        <w:rPr>
          <w:rFonts w:cs="Tahoma"/>
        </w:rPr>
        <w:t xml:space="preserve">to </w:t>
      </w:r>
      <w:r w:rsidRPr="0024633A">
        <w:rPr>
          <w:rFonts w:cs="Tahoma"/>
        </w:rPr>
        <w:t xml:space="preserve">access any part of the compliance document information for review, </w:t>
      </w:r>
      <w:r w:rsidR="000200C4" w:rsidRPr="0024633A">
        <w:rPr>
          <w:rFonts w:cs="Tahoma"/>
        </w:rPr>
        <w:t xml:space="preserve">including </w:t>
      </w:r>
      <w:r w:rsidRPr="0024633A">
        <w:rPr>
          <w:rFonts w:cs="Tahoma"/>
        </w:rPr>
        <w:t>a display of the document declaration statement.</w:t>
      </w:r>
    </w:p>
    <w:p w14:paraId="646396BC" w14:textId="4D9DCACE" w:rsidR="005138F6" w:rsidRPr="0024633A" w:rsidRDefault="00E37100" w:rsidP="00EB6FD4">
      <w:pPr>
        <w:pStyle w:val="ListParagraph"/>
        <w:numPr>
          <w:ilvl w:val="0"/>
          <w:numId w:val="34"/>
        </w:numPr>
        <w:spacing w:before="120" w:after="240"/>
        <w:ind w:left="720"/>
        <w:contextualSpacing w:val="0"/>
        <w:rPr>
          <w:rFonts w:cs="Tahoma"/>
        </w:rPr>
      </w:pPr>
      <w:r w:rsidRPr="0024633A">
        <w:rPr>
          <w:rFonts w:cs="Tahoma"/>
        </w:rPr>
        <w:t xml:space="preserve">The </w:t>
      </w:r>
      <w:r w:rsidR="005E4DDD" w:rsidRPr="0024633A">
        <w:rPr>
          <w:rFonts w:cs="Tahoma"/>
        </w:rPr>
        <w:t xml:space="preserve">documentation author </w:t>
      </w:r>
      <w:r w:rsidR="00130E75" w:rsidRPr="0024633A">
        <w:rPr>
          <w:rFonts w:cs="Tahoma"/>
        </w:rPr>
        <w:t>must review the</w:t>
      </w:r>
      <w:r w:rsidR="00B722FB" w:rsidRPr="0024633A">
        <w:rPr>
          <w:rFonts w:cs="Tahoma"/>
        </w:rPr>
        <w:t xml:space="preserve"> </w:t>
      </w:r>
      <w:r w:rsidR="00101540" w:rsidRPr="0024633A">
        <w:rPr>
          <w:rFonts w:cs="Tahoma"/>
        </w:rPr>
        <w:t>PDF</w:t>
      </w:r>
      <w:r w:rsidR="00B722FB" w:rsidRPr="0024633A">
        <w:rPr>
          <w:rFonts w:cs="Tahoma"/>
        </w:rPr>
        <w:t xml:space="preserve"> </w:t>
      </w:r>
      <w:r w:rsidR="00130E75" w:rsidRPr="0024633A">
        <w:rPr>
          <w:rFonts w:cs="Tahoma"/>
        </w:rPr>
        <w:t xml:space="preserve">file received </w:t>
      </w:r>
      <w:r w:rsidR="00B722FB" w:rsidRPr="0024633A">
        <w:rPr>
          <w:rFonts w:cs="Tahoma"/>
        </w:rPr>
        <w:t xml:space="preserve">from the </w:t>
      </w:r>
      <w:r w:rsidR="00A8071B" w:rsidRPr="0024633A">
        <w:rPr>
          <w:rFonts w:cs="Tahoma"/>
        </w:rPr>
        <w:t>RG</w:t>
      </w:r>
      <w:r w:rsidRPr="0024633A">
        <w:rPr>
          <w:rFonts w:cs="Tahoma"/>
        </w:rPr>
        <w:t xml:space="preserve"> and</w:t>
      </w:r>
      <w:r w:rsidR="00B722FB" w:rsidRPr="0024633A">
        <w:rPr>
          <w:rFonts w:cs="Tahoma"/>
        </w:rPr>
        <w:t xml:space="preserve"> </w:t>
      </w:r>
      <w:r w:rsidR="00F26BF9" w:rsidRPr="0024633A">
        <w:rPr>
          <w:rFonts w:cs="Tahoma"/>
        </w:rPr>
        <w:t xml:space="preserve">then by </w:t>
      </w:r>
      <w:r w:rsidR="008B5D94" w:rsidRPr="0024633A">
        <w:rPr>
          <w:rFonts w:cs="Tahoma"/>
        </w:rPr>
        <w:t xml:space="preserve">performing a </w:t>
      </w:r>
      <w:r w:rsidR="00F26BF9" w:rsidRPr="0024633A">
        <w:rPr>
          <w:rFonts w:cs="Tahoma"/>
        </w:rPr>
        <w:t xml:space="preserve">signing action, </w:t>
      </w:r>
      <w:r w:rsidR="002D3874" w:rsidRPr="0024633A">
        <w:rPr>
          <w:rFonts w:cs="Tahoma"/>
        </w:rPr>
        <w:t>certify compliance with the declaration statements on the document</w:t>
      </w:r>
      <w:r w:rsidR="00F26BF9" w:rsidRPr="0024633A">
        <w:rPr>
          <w:rFonts w:cs="Tahoma"/>
        </w:rPr>
        <w:t xml:space="preserve">. </w:t>
      </w:r>
    </w:p>
    <w:p w14:paraId="5B9A8D47" w14:textId="1D808376" w:rsidR="005138F6" w:rsidRPr="0024633A" w:rsidRDefault="00E00361" w:rsidP="00EB6FD4">
      <w:pPr>
        <w:pStyle w:val="ListParagraph"/>
        <w:numPr>
          <w:ilvl w:val="0"/>
          <w:numId w:val="34"/>
        </w:numPr>
        <w:spacing w:before="120" w:after="240"/>
        <w:ind w:left="720"/>
        <w:contextualSpacing w:val="0"/>
        <w:rPr>
          <w:rFonts w:cs="Tahoma"/>
        </w:rPr>
      </w:pPr>
      <w:r w:rsidRPr="0024633A">
        <w:rPr>
          <w:rFonts w:cs="Tahoma"/>
        </w:rPr>
        <w:lastRenderedPageBreak/>
        <w:t>When the d</w:t>
      </w:r>
      <w:r w:rsidR="002D3874" w:rsidRPr="0024633A">
        <w:rPr>
          <w:rFonts w:cs="Tahoma"/>
        </w:rPr>
        <w:t xml:space="preserve">ocumentation author signs the document, the </w:t>
      </w:r>
      <w:r w:rsidR="00B722FB" w:rsidRPr="0024633A">
        <w:rPr>
          <w:rFonts w:cs="Tahoma"/>
        </w:rPr>
        <w:t xml:space="preserve">Data Registry </w:t>
      </w:r>
      <w:r w:rsidR="002D3874" w:rsidRPr="0024633A">
        <w:rPr>
          <w:rFonts w:cs="Tahoma"/>
        </w:rPr>
        <w:t xml:space="preserve">automatically </w:t>
      </w:r>
      <w:r w:rsidR="00B722FB" w:rsidRPr="0024633A">
        <w:rPr>
          <w:rFonts w:cs="Tahoma"/>
        </w:rPr>
        <w:t>append</w:t>
      </w:r>
      <w:r w:rsidR="008A2748" w:rsidRPr="0024633A">
        <w:rPr>
          <w:rFonts w:cs="Tahoma"/>
        </w:rPr>
        <w:t>s</w:t>
      </w:r>
      <w:r w:rsidR="00B722FB" w:rsidRPr="0024633A">
        <w:rPr>
          <w:rFonts w:cs="Tahoma"/>
        </w:rPr>
        <w:t xml:space="preserve"> the documentation author's signature block information into the document </w:t>
      </w:r>
      <w:r w:rsidR="00101540" w:rsidRPr="0024633A">
        <w:rPr>
          <w:rFonts w:cs="Tahoma"/>
        </w:rPr>
        <w:t xml:space="preserve">XML </w:t>
      </w:r>
      <w:r w:rsidR="00B722FB" w:rsidRPr="0024633A">
        <w:rPr>
          <w:rFonts w:cs="Tahoma"/>
        </w:rPr>
        <w:t xml:space="preserve">data </w:t>
      </w:r>
      <w:r w:rsidR="00970332" w:rsidRPr="0024633A">
        <w:rPr>
          <w:rFonts w:cs="Tahoma"/>
        </w:rPr>
        <w:t xml:space="preserve">portion of the </w:t>
      </w:r>
      <w:r w:rsidR="00CF3F48" w:rsidRPr="0024633A">
        <w:rPr>
          <w:rFonts w:cs="Tahoma"/>
        </w:rPr>
        <w:t xml:space="preserve">registration </w:t>
      </w:r>
      <w:r w:rsidR="005E4DDD" w:rsidRPr="0024633A">
        <w:rPr>
          <w:rFonts w:cs="Tahoma"/>
        </w:rPr>
        <w:t xml:space="preserve">package </w:t>
      </w:r>
      <w:r w:rsidR="00970332" w:rsidRPr="0024633A">
        <w:rPr>
          <w:rFonts w:cs="Tahoma"/>
        </w:rPr>
        <w:t>rece</w:t>
      </w:r>
      <w:r w:rsidR="00376009" w:rsidRPr="0024633A">
        <w:rPr>
          <w:rFonts w:cs="Tahoma"/>
        </w:rPr>
        <w:t xml:space="preserve">ived from the </w:t>
      </w:r>
      <w:r w:rsidR="00A8071B" w:rsidRPr="0024633A">
        <w:rPr>
          <w:rFonts w:cs="Tahoma"/>
        </w:rPr>
        <w:t>RG</w:t>
      </w:r>
      <w:r w:rsidRPr="0024633A">
        <w:rPr>
          <w:rFonts w:cs="Tahoma"/>
        </w:rPr>
        <w:t xml:space="preserve">, and </w:t>
      </w:r>
      <w:r w:rsidR="00B722FB" w:rsidRPr="0024633A">
        <w:rPr>
          <w:rFonts w:cs="Tahoma"/>
        </w:rPr>
        <w:t>overlay</w:t>
      </w:r>
      <w:r w:rsidR="00376009" w:rsidRPr="0024633A">
        <w:rPr>
          <w:rFonts w:cs="Tahoma"/>
        </w:rPr>
        <w:t>s</w:t>
      </w:r>
      <w:r w:rsidR="00B722FB" w:rsidRPr="0024633A">
        <w:rPr>
          <w:rFonts w:cs="Tahoma"/>
        </w:rPr>
        <w:t xml:space="preserve"> the </w:t>
      </w:r>
      <w:r w:rsidR="00376009" w:rsidRPr="0024633A">
        <w:rPr>
          <w:rFonts w:cs="Tahoma"/>
        </w:rPr>
        <w:t xml:space="preserve">documentation author's </w:t>
      </w:r>
      <w:r w:rsidR="00B722FB" w:rsidRPr="0024633A">
        <w:rPr>
          <w:rFonts w:cs="Tahoma"/>
        </w:rPr>
        <w:t>signature image</w:t>
      </w:r>
      <w:r w:rsidR="0032093F" w:rsidRPr="0024633A">
        <w:rPr>
          <w:rFonts w:cs="Tahoma"/>
        </w:rPr>
        <w:t>,</w:t>
      </w:r>
      <w:r w:rsidR="00B722FB" w:rsidRPr="0024633A">
        <w:rPr>
          <w:rFonts w:cs="Tahoma"/>
        </w:rPr>
        <w:t xml:space="preserve"> and </w:t>
      </w:r>
      <w:r w:rsidR="0032093F" w:rsidRPr="0024633A">
        <w:rPr>
          <w:rFonts w:cs="Tahoma"/>
        </w:rPr>
        <w:t xml:space="preserve">the documentation author's </w:t>
      </w:r>
      <w:r w:rsidR="00B722FB" w:rsidRPr="0024633A">
        <w:rPr>
          <w:rFonts w:cs="Tahoma"/>
        </w:rPr>
        <w:t xml:space="preserve">signature block information onto the </w:t>
      </w:r>
      <w:r w:rsidR="00376009" w:rsidRPr="0024633A">
        <w:rPr>
          <w:rFonts w:cs="Tahoma"/>
        </w:rPr>
        <w:t xml:space="preserve">documentation author portion of the </w:t>
      </w:r>
      <w:r w:rsidR="00B722FB" w:rsidRPr="0024633A">
        <w:rPr>
          <w:rFonts w:cs="Tahoma"/>
        </w:rPr>
        <w:t xml:space="preserve">signature block in the </w:t>
      </w:r>
      <w:r w:rsidR="00101540" w:rsidRPr="0024633A">
        <w:rPr>
          <w:rFonts w:cs="Tahoma"/>
        </w:rPr>
        <w:t>PDF</w:t>
      </w:r>
      <w:r w:rsidR="005E4DDD" w:rsidRPr="0024633A">
        <w:rPr>
          <w:rFonts w:cs="Tahoma"/>
        </w:rPr>
        <w:t>.</w:t>
      </w:r>
    </w:p>
    <w:p w14:paraId="532AB49C" w14:textId="77777777" w:rsidR="005138F6" w:rsidRPr="0024633A" w:rsidRDefault="005E4DDD" w:rsidP="00EB6FD4">
      <w:pPr>
        <w:pStyle w:val="ListParagraph"/>
        <w:numPr>
          <w:ilvl w:val="0"/>
          <w:numId w:val="34"/>
        </w:numPr>
        <w:spacing w:before="120" w:after="240"/>
        <w:ind w:left="720"/>
        <w:contextualSpacing w:val="0"/>
        <w:rPr>
          <w:rFonts w:cs="Tahoma"/>
        </w:rPr>
      </w:pPr>
      <w:r w:rsidRPr="0024633A">
        <w:rPr>
          <w:rFonts w:cs="Tahoma"/>
        </w:rPr>
        <w:t xml:space="preserve">The </w:t>
      </w:r>
      <w:r w:rsidR="00140BD4" w:rsidRPr="0024633A">
        <w:rPr>
          <w:rFonts w:cs="Tahoma"/>
        </w:rPr>
        <w:t>D</w:t>
      </w:r>
      <w:r w:rsidR="00DE6C30" w:rsidRPr="0024633A">
        <w:rPr>
          <w:rFonts w:cs="Tahoma"/>
        </w:rPr>
        <w:t xml:space="preserve">ata </w:t>
      </w:r>
      <w:r w:rsidR="00140BD4" w:rsidRPr="0024633A">
        <w:rPr>
          <w:rFonts w:cs="Tahoma"/>
        </w:rPr>
        <w:t>R</w:t>
      </w:r>
      <w:r w:rsidRPr="0024633A">
        <w:rPr>
          <w:rFonts w:cs="Tahoma"/>
        </w:rPr>
        <w:t xml:space="preserve">egistry </w:t>
      </w:r>
      <w:r w:rsidR="00DE6C30" w:rsidRPr="0024633A">
        <w:rPr>
          <w:rFonts w:cs="Tahoma"/>
        </w:rPr>
        <w:t>makes</w:t>
      </w:r>
      <w:r w:rsidR="00B722FB" w:rsidRPr="0024633A">
        <w:rPr>
          <w:rFonts w:cs="Tahoma"/>
        </w:rPr>
        <w:t xml:space="preserve"> available to the responsible person</w:t>
      </w:r>
      <w:r w:rsidR="00C42BFC" w:rsidRPr="0024633A">
        <w:rPr>
          <w:rFonts w:cs="Tahoma"/>
        </w:rPr>
        <w:t xml:space="preserve"> the ability</w:t>
      </w:r>
      <w:r w:rsidR="00B722FB" w:rsidRPr="0024633A">
        <w:rPr>
          <w:rFonts w:cs="Tahoma"/>
        </w:rPr>
        <w:t xml:space="preserve"> </w:t>
      </w:r>
      <w:r w:rsidR="00DE6C30" w:rsidRPr="0024633A">
        <w:rPr>
          <w:rFonts w:cs="Tahoma"/>
        </w:rPr>
        <w:t>to view</w:t>
      </w:r>
      <w:r w:rsidR="00A70F2F" w:rsidRPr="0024633A">
        <w:rPr>
          <w:rFonts w:cs="Tahoma"/>
        </w:rPr>
        <w:t>,</w:t>
      </w:r>
      <w:r w:rsidR="00DE6C30" w:rsidRPr="0024633A">
        <w:rPr>
          <w:rFonts w:cs="Tahoma"/>
        </w:rPr>
        <w:t xml:space="preserve"> prior to signing, a copy of the completed </w:t>
      </w:r>
      <w:r w:rsidR="00101540" w:rsidRPr="0024633A">
        <w:rPr>
          <w:rFonts w:cs="Tahoma"/>
        </w:rPr>
        <w:t>PDF</w:t>
      </w:r>
      <w:r w:rsidR="00DE6C30" w:rsidRPr="0024633A">
        <w:rPr>
          <w:rFonts w:cs="Tahoma"/>
        </w:rPr>
        <w:t xml:space="preserve"> that was signed by the documentation author</w:t>
      </w:r>
      <w:r w:rsidRPr="0024633A">
        <w:rPr>
          <w:rFonts w:cs="Tahoma"/>
        </w:rPr>
        <w:t xml:space="preserve">. </w:t>
      </w:r>
    </w:p>
    <w:p w14:paraId="285F9A04" w14:textId="663FFEA9" w:rsidR="005138F6" w:rsidRPr="0024633A" w:rsidRDefault="005B5ED8" w:rsidP="00EB6FD4">
      <w:pPr>
        <w:pStyle w:val="ListParagraph"/>
        <w:numPr>
          <w:ilvl w:val="0"/>
          <w:numId w:val="34"/>
        </w:numPr>
        <w:spacing w:before="120" w:after="240"/>
        <w:ind w:left="720"/>
        <w:contextualSpacing w:val="0"/>
        <w:rPr>
          <w:rFonts w:cs="Tahoma"/>
        </w:rPr>
      </w:pPr>
      <w:r w:rsidRPr="0024633A">
        <w:rPr>
          <w:rFonts w:cs="Tahoma"/>
        </w:rPr>
        <w:t xml:space="preserve">The responsible person must review the </w:t>
      </w:r>
      <w:r w:rsidR="00101540" w:rsidRPr="0024633A">
        <w:rPr>
          <w:rFonts w:cs="Tahoma"/>
        </w:rPr>
        <w:t>PDF</w:t>
      </w:r>
      <w:r w:rsidRPr="0024633A">
        <w:rPr>
          <w:rFonts w:cs="Tahoma"/>
        </w:rPr>
        <w:t xml:space="preserve"> file received from the </w:t>
      </w:r>
      <w:r w:rsidR="00A8071B" w:rsidRPr="0024633A">
        <w:rPr>
          <w:rFonts w:cs="Tahoma"/>
        </w:rPr>
        <w:t>RG</w:t>
      </w:r>
      <w:r w:rsidRPr="0024633A">
        <w:rPr>
          <w:rFonts w:cs="Tahoma"/>
        </w:rPr>
        <w:t xml:space="preserve"> and then by signing, certify </w:t>
      </w:r>
      <w:r w:rsidR="00A70F2F" w:rsidRPr="0024633A">
        <w:rPr>
          <w:rFonts w:cs="Tahoma"/>
        </w:rPr>
        <w:t xml:space="preserve">they </w:t>
      </w:r>
      <w:proofErr w:type="gramStart"/>
      <w:r w:rsidR="00A70F2F" w:rsidRPr="0024633A">
        <w:rPr>
          <w:rFonts w:cs="Tahoma"/>
        </w:rPr>
        <w:t xml:space="preserve">are in </w:t>
      </w:r>
      <w:r w:rsidRPr="0024633A">
        <w:rPr>
          <w:rFonts w:cs="Tahoma"/>
        </w:rPr>
        <w:t>compliance with</w:t>
      </w:r>
      <w:proofErr w:type="gramEnd"/>
      <w:r w:rsidRPr="0024633A">
        <w:rPr>
          <w:rFonts w:cs="Tahoma"/>
        </w:rPr>
        <w:t xml:space="preserve"> the declaration statements on the document</w:t>
      </w:r>
      <w:r w:rsidR="005E4DDD" w:rsidRPr="0024633A">
        <w:rPr>
          <w:rFonts w:cs="Tahoma"/>
        </w:rPr>
        <w:t>.</w:t>
      </w:r>
    </w:p>
    <w:p w14:paraId="76A46105" w14:textId="2F54A935" w:rsidR="005138F6" w:rsidRPr="0024633A" w:rsidRDefault="00E00361" w:rsidP="00EB6FD4">
      <w:pPr>
        <w:pStyle w:val="ListParagraph"/>
        <w:numPr>
          <w:ilvl w:val="0"/>
          <w:numId w:val="34"/>
        </w:numPr>
        <w:spacing w:before="120" w:after="240"/>
        <w:ind w:left="720"/>
        <w:contextualSpacing w:val="0"/>
        <w:rPr>
          <w:rFonts w:cs="Tahoma"/>
        </w:rPr>
      </w:pPr>
      <w:r w:rsidRPr="0024633A">
        <w:rPr>
          <w:rFonts w:cs="Tahoma"/>
        </w:rPr>
        <w:t>When the responsible person</w:t>
      </w:r>
      <w:r w:rsidR="001738CC" w:rsidRPr="0024633A">
        <w:rPr>
          <w:rFonts w:cs="Tahoma"/>
        </w:rPr>
        <w:t xml:space="preserve"> (or authorized representative)</w:t>
      </w:r>
      <w:r w:rsidRPr="0024633A">
        <w:rPr>
          <w:rFonts w:cs="Tahoma"/>
        </w:rPr>
        <w:t xml:space="preserve"> signs the document, the </w:t>
      </w:r>
      <w:r w:rsidR="0003166C" w:rsidRPr="0024633A">
        <w:rPr>
          <w:rFonts w:cs="Tahoma"/>
        </w:rPr>
        <w:t xml:space="preserve">Data Registry appends the responsible person's signature block information into the document </w:t>
      </w:r>
      <w:r w:rsidR="00101540" w:rsidRPr="0024633A">
        <w:rPr>
          <w:rFonts w:cs="Tahoma"/>
        </w:rPr>
        <w:t>XML</w:t>
      </w:r>
      <w:r w:rsidR="0003166C" w:rsidRPr="0024633A">
        <w:rPr>
          <w:rFonts w:cs="Tahoma"/>
        </w:rPr>
        <w:t xml:space="preserve"> data portion of the </w:t>
      </w:r>
      <w:r w:rsidR="00CF3F48" w:rsidRPr="0024633A">
        <w:rPr>
          <w:rFonts w:cs="Tahoma"/>
        </w:rPr>
        <w:t xml:space="preserve">registration </w:t>
      </w:r>
      <w:r w:rsidR="005E4DDD" w:rsidRPr="0024633A">
        <w:rPr>
          <w:rFonts w:cs="Tahoma"/>
        </w:rPr>
        <w:t>package</w:t>
      </w:r>
      <w:r w:rsidR="009D0160" w:rsidRPr="0024633A">
        <w:rPr>
          <w:rFonts w:cs="Tahoma"/>
        </w:rPr>
        <w:t xml:space="preserve"> </w:t>
      </w:r>
      <w:r w:rsidR="0003166C" w:rsidRPr="0024633A">
        <w:rPr>
          <w:rFonts w:cs="Tahoma"/>
        </w:rPr>
        <w:t xml:space="preserve">received from the </w:t>
      </w:r>
      <w:r w:rsidR="00A8071B" w:rsidRPr="0024633A">
        <w:rPr>
          <w:rFonts w:cs="Tahoma"/>
        </w:rPr>
        <w:t>RG</w:t>
      </w:r>
      <w:r w:rsidRPr="0024633A">
        <w:rPr>
          <w:rFonts w:cs="Tahoma"/>
        </w:rPr>
        <w:t>, and</w:t>
      </w:r>
      <w:r w:rsidR="0003166C" w:rsidRPr="0024633A">
        <w:rPr>
          <w:rFonts w:cs="Tahoma"/>
        </w:rPr>
        <w:t xml:space="preserve"> overlays the responsible person's signature image, and signature block information onto the responsible person's portion of the signature block in the </w:t>
      </w:r>
      <w:r w:rsidR="00101540" w:rsidRPr="0024633A">
        <w:rPr>
          <w:rFonts w:cs="Tahoma"/>
        </w:rPr>
        <w:t>PDF</w:t>
      </w:r>
      <w:r w:rsidR="007A643A" w:rsidRPr="0024633A">
        <w:rPr>
          <w:rFonts w:cs="Tahoma"/>
        </w:rPr>
        <w:t xml:space="preserve"> (</w:t>
      </w:r>
      <w:r w:rsidR="005E4DDD" w:rsidRPr="0024633A">
        <w:rPr>
          <w:rFonts w:cs="Tahoma"/>
        </w:rPr>
        <w:t>see</w:t>
      </w:r>
      <w:r w:rsidR="007A643A" w:rsidRPr="0024633A">
        <w:rPr>
          <w:rFonts w:cs="Tahoma"/>
        </w:rPr>
        <w:t xml:space="preserve"> Section 4.5.2 for additional information </w:t>
      </w:r>
      <w:r w:rsidR="005E4DDD" w:rsidRPr="0024633A">
        <w:rPr>
          <w:rFonts w:cs="Tahoma"/>
        </w:rPr>
        <w:t>on</w:t>
      </w:r>
      <w:r w:rsidR="007A643A" w:rsidRPr="0024633A">
        <w:rPr>
          <w:rFonts w:cs="Tahoma"/>
        </w:rPr>
        <w:t xml:space="preserve"> signatures given by authorized representatives of the responsible person on Certificates of Installation</w:t>
      </w:r>
      <w:r w:rsidR="005E4DDD" w:rsidRPr="0024633A">
        <w:rPr>
          <w:rFonts w:cs="Tahoma"/>
        </w:rPr>
        <w:t>).</w:t>
      </w:r>
    </w:p>
    <w:p w14:paraId="1B2AE74B" w14:textId="5DEC18B7" w:rsidR="005138F6" w:rsidRPr="0024633A" w:rsidRDefault="00B722FB" w:rsidP="00EB6FD4">
      <w:pPr>
        <w:pStyle w:val="ListParagraph"/>
        <w:numPr>
          <w:ilvl w:val="0"/>
          <w:numId w:val="34"/>
        </w:numPr>
        <w:spacing w:before="120" w:after="240"/>
        <w:ind w:left="720"/>
        <w:contextualSpacing w:val="0"/>
        <w:rPr>
          <w:rFonts w:cs="Tahoma"/>
        </w:rPr>
      </w:pPr>
      <w:r w:rsidRPr="0024633A">
        <w:rPr>
          <w:rFonts w:cs="Tahoma"/>
        </w:rPr>
        <w:t xml:space="preserve">The responsible person's signing action should also trigger the digital signing (by the </w:t>
      </w:r>
      <w:r w:rsidR="00140BD4" w:rsidRPr="0024633A">
        <w:rPr>
          <w:rFonts w:cs="Tahoma"/>
        </w:rPr>
        <w:t>Data R</w:t>
      </w:r>
      <w:r w:rsidR="005E4DDD" w:rsidRPr="0024633A">
        <w:rPr>
          <w:rFonts w:cs="Tahoma"/>
        </w:rPr>
        <w:t>egistry</w:t>
      </w:r>
      <w:r w:rsidRPr="0024633A">
        <w:rPr>
          <w:rFonts w:cs="Tahoma"/>
        </w:rPr>
        <w:t xml:space="preserve">) of the completed document </w:t>
      </w:r>
      <w:r w:rsidR="00101540" w:rsidRPr="0024633A">
        <w:rPr>
          <w:rFonts w:cs="Tahoma"/>
        </w:rPr>
        <w:t>PDF</w:t>
      </w:r>
      <w:r w:rsidRPr="0024633A">
        <w:rPr>
          <w:rFonts w:cs="Tahoma"/>
        </w:rPr>
        <w:t xml:space="preserve"> file </w:t>
      </w:r>
      <w:proofErr w:type="gramStart"/>
      <w:r w:rsidRPr="0024633A">
        <w:rPr>
          <w:rFonts w:cs="Tahoma"/>
        </w:rPr>
        <w:t>and also</w:t>
      </w:r>
      <w:proofErr w:type="gramEnd"/>
      <w:r w:rsidRPr="0024633A">
        <w:rPr>
          <w:rFonts w:cs="Tahoma"/>
        </w:rPr>
        <w:t xml:space="preserve"> the digital signing of the </w:t>
      </w:r>
      <w:r w:rsidR="00101540" w:rsidRPr="0024633A">
        <w:rPr>
          <w:rFonts w:cs="Tahoma"/>
        </w:rPr>
        <w:t>XML</w:t>
      </w:r>
      <w:r w:rsidRPr="0024633A">
        <w:rPr>
          <w:rFonts w:cs="Tahoma"/>
        </w:rPr>
        <w:t xml:space="preserve"> data as described in </w:t>
      </w:r>
      <w:r w:rsidR="0003166C" w:rsidRPr="0024633A">
        <w:rPr>
          <w:rFonts w:cs="Tahoma"/>
        </w:rPr>
        <w:t>Section 5</w:t>
      </w:r>
      <w:r w:rsidRPr="0024633A">
        <w:rPr>
          <w:rFonts w:cs="Tahoma"/>
        </w:rPr>
        <w:t xml:space="preserve"> to complete the registration process. The completed </w:t>
      </w:r>
      <w:r w:rsidR="00CF3F48" w:rsidRPr="0024633A">
        <w:rPr>
          <w:rFonts w:cs="Tahoma"/>
        </w:rPr>
        <w:t xml:space="preserve">registration </w:t>
      </w:r>
      <w:r w:rsidRPr="0024633A">
        <w:rPr>
          <w:rFonts w:cs="Tahoma"/>
        </w:rPr>
        <w:t xml:space="preserve">package should be a single file containing an embedded digitally signed </w:t>
      </w:r>
      <w:r w:rsidR="00101540" w:rsidRPr="0024633A">
        <w:rPr>
          <w:rFonts w:cs="Tahoma"/>
        </w:rPr>
        <w:t>PDF</w:t>
      </w:r>
      <w:r w:rsidRPr="0024633A">
        <w:rPr>
          <w:rFonts w:cs="Tahoma"/>
        </w:rPr>
        <w:t xml:space="preserve"> document file </w:t>
      </w:r>
      <w:proofErr w:type="gramStart"/>
      <w:r w:rsidRPr="0024633A">
        <w:rPr>
          <w:rFonts w:cs="Tahoma"/>
        </w:rPr>
        <w:t xml:space="preserve">and </w:t>
      </w:r>
      <w:r w:rsidR="00E00361" w:rsidRPr="0024633A">
        <w:rPr>
          <w:rFonts w:cs="Tahoma"/>
        </w:rPr>
        <w:t>also</w:t>
      </w:r>
      <w:proofErr w:type="gramEnd"/>
      <w:r w:rsidR="00E00361" w:rsidRPr="0024633A">
        <w:rPr>
          <w:rFonts w:cs="Tahoma"/>
        </w:rPr>
        <w:t xml:space="preserve"> </w:t>
      </w:r>
      <w:r w:rsidRPr="0024633A">
        <w:rPr>
          <w:rFonts w:cs="Tahoma"/>
        </w:rPr>
        <w:t xml:space="preserve">digitally signed </w:t>
      </w:r>
      <w:r w:rsidR="00E00361" w:rsidRPr="0024633A">
        <w:rPr>
          <w:rFonts w:cs="Tahoma"/>
        </w:rPr>
        <w:t xml:space="preserve">XML </w:t>
      </w:r>
      <w:r w:rsidRPr="0024633A">
        <w:rPr>
          <w:rFonts w:cs="Tahoma"/>
        </w:rPr>
        <w:t xml:space="preserve">data. </w:t>
      </w:r>
    </w:p>
    <w:p w14:paraId="57F7E011" w14:textId="457D02BE" w:rsidR="00B722FB" w:rsidRPr="0024633A" w:rsidRDefault="0003166C" w:rsidP="00EB6FD4">
      <w:pPr>
        <w:spacing w:before="120" w:after="240"/>
        <w:rPr>
          <w:rFonts w:cs="Tahoma"/>
        </w:rPr>
      </w:pPr>
      <w:r w:rsidRPr="0024633A">
        <w:rPr>
          <w:rFonts w:cs="Tahoma"/>
        </w:rPr>
        <w:t>This</w:t>
      </w:r>
      <w:r w:rsidR="00B722FB" w:rsidRPr="0024633A">
        <w:rPr>
          <w:rFonts w:cs="Tahoma"/>
        </w:rPr>
        <w:t xml:space="preserve"> process flow</w:t>
      </w:r>
      <w:r w:rsidRPr="0024633A">
        <w:rPr>
          <w:rFonts w:cs="Tahoma"/>
        </w:rPr>
        <w:t xml:space="preserve"> for electronically signing compliance documents</w:t>
      </w:r>
      <w:r w:rsidR="00B722FB" w:rsidRPr="0024633A">
        <w:rPr>
          <w:rFonts w:cs="Tahoma"/>
        </w:rPr>
        <w:t xml:space="preserve"> </w:t>
      </w:r>
      <w:r w:rsidRPr="0024633A">
        <w:rPr>
          <w:rFonts w:cs="Tahoma"/>
        </w:rPr>
        <w:t xml:space="preserve">is recommended </w:t>
      </w:r>
      <w:r w:rsidR="00B722FB" w:rsidRPr="0024633A">
        <w:rPr>
          <w:rFonts w:cs="Tahoma"/>
        </w:rPr>
        <w:t xml:space="preserve">to avoid sending </w:t>
      </w:r>
      <w:r w:rsidR="00101540" w:rsidRPr="0024633A">
        <w:rPr>
          <w:rFonts w:cs="Tahoma"/>
        </w:rPr>
        <w:t>XML</w:t>
      </w:r>
      <w:r w:rsidR="00203DED" w:rsidRPr="0024633A">
        <w:rPr>
          <w:rFonts w:cs="Tahoma"/>
        </w:rPr>
        <w:t xml:space="preserve"> </w:t>
      </w:r>
      <w:r w:rsidR="00B722FB" w:rsidRPr="0024633A">
        <w:rPr>
          <w:rFonts w:cs="Tahoma"/>
        </w:rPr>
        <w:t xml:space="preserve">data to the </w:t>
      </w:r>
      <w:r w:rsidR="00A8071B" w:rsidRPr="0024633A">
        <w:rPr>
          <w:rFonts w:cs="Tahoma"/>
        </w:rPr>
        <w:t>RG</w:t>
      </w:r>
      <w:r w:rsidR="00B722FB" w:rsidRPr="0024633A">
        <w:rPr>
          <w:rFonts w:cs="Tahoma"/>
        </w:rPr>
        <w:t xml:space="preserve"> multiple times for each document to populate the signature block fields </w:t>
      </w:r>
      <w:r w:rsidR="005E4DDD" w:rsidRPr="0024633A">
        <w:rPr>
          <w:rFonts w:cs="Tahoma"/>
        </w:rPr>
        <w:t xml:space="preserve">for </w:t>
      </w:r>
      <w:r w:rsidR="00B722FB" w:rsidRPr="0024633A">
        <w:rPr>
          <w:rFonts w:cs="Tahoma"/>
        </w:rPr>
        <w:t>each signing action.</w:t>
      </w:r>
      <w:r w:rsidR="005479DF" w:rsidRPr="0024633A">
        <w:rPr>
          <w:rFonts w:cs="Tahoma"/>
        </w:rPr>
        <w:t xml:space="preserve"> </w:t>
      </w:r>
    </w:p>
    <w:p w14:paraId="5B5BD260" w14:textId="0FED4D6D" w:rsidR="00B722FB" w:rsidRDefault="00203DED" w:rsidP="00EB6FD4">
      <w:pPr>
        <w:spacing w:before="120" w:after="240"/>
        <w:rPr>
          <w:rFonts w:cs="Tahoma"/>
        </w:rPr>
      </w:pPr>
      <w:r w:rsidRPr="0024633A">
        <w:rPr>
          <w:rFonts w:cs="Tahoma"/>
        </w:rPr>
        <w:t>T</w:t>
      </w:r>
      <w:r w:rsidR="00B722FB" w:rsidRPr="0024633A">
        <w:rPr>
          <w:rFonts w:cs="Tahoma"/>
        </w:rPr>
        <w:t>ransport</w:t>
      </w:r>
      <w:r w:rsidRPr="0024633A">
        <w:rPr>
          <w:rFonts w:cs="Tahoma"/>
        </w:rPr>
        <w:t>ing</w:t>
      </w:r>
      <w:r w:rsidR="00B722FB" w:rsidRPr="0024633A">
        <w:rPr>
          <w:rFonts w:cs="Tahoma"/>
        </w:rPr>
        <w:t xml:space="preserve"> bitmap </w:t>
      </w:r>
      <w:r w:rsidR="00263A56" w:rsidRPr="0024633A">
        <w:rPr>
          <w:rFonts w:cs="Tahoma"/>
        </w:rPr>
        <w:t xml:space="preserve">or graphical </w:t>
      </w:r>
      <w:r w:rsidR="00B722FB" w:rsidRPr="0024633A">
        <w:rPr>
          <w:rFonts w:cs="Tahoma"/>
        </w:rPr>
        <w:t xml:space="preserve">images </w:t>
      </w:r>
      <w:r w:rsidRPr="0024633A">
        <w:rPr>
          <w:rFonts w:cs="Tahoma"/>
        </w:rPr>
        <w:t xml:space="preserve">of signatures </w:t>
      </w:r>
      <w:r w:rsidR="00B722FB" w:rsidRPr="0024633A">
        <w:rPr>
          <w:rFonts w:cs="Tahoma"/>
        </w:rPr>
        <w:t xml:space="preserve">to and from the </w:t>
      </w:r>
      <w:r w:rsidR="00A8071B" w:rsidRPr="0024633A">
        <w:rPr>
          <w:rFonts w:cs="Tahoma"/>
        </w:rPr>
        <w:t>RG</w:t>
      </w:r>
      <w:r w:rsidRPr="0024633A">
        <w:rPr>
          <w:rFonts w:cs="Tahoma"/>
        </w:rPr>
        <w:t xml:space="preserve"> is not supported.</w:t>
      </w:r>
      <w:r w:rsidR="005479DF" w:rsidRPr="0024633A">
        <w:rPr>
          <w:rFonts w:cs="Tahoma"/>
        </w:rPr>
        <w:t xml:space="preserve"> </w:t>
      </w:r>
      <w:r w:rsidRPr="0024633A">
        <w:rPr>
          <w:rFonts w:cs="Tahoma"/>
        </w:rPr>
        <w:t>The</w:t>
      </w:r>
      <w:r w:rsidR="00B722FB" w:rsidRPr="0024633A">
        <w:rPr>
          <w:rFonts w:cs="Tahoma"/>
        </w:rPr>
        <w:t xml:space="preserve"> user</w:t>
      </w:r>
      <w:r w:rsidR="005E4DDD" w:rsidRPr="0024633A">
        <w:rPr>
          <w:rFonts w:cs="Tahoma"/>
        </w:rPr>
        <w:t>’</w:t>
      </w:r>
      <w:r w:rsidR="00B722FB" w:rsidRPr="0024633A">
        <w:rPr>
          <w:rFonts w:cs="Tahoma"/>
        </w:rPr>
        <w:t xml:space="preserve">s signature </w:t>
      </w:r>
      <w:r w:rsidR="0053200C" w:rsidRPr="0024633A">
        <w:rPr>
          <w:rFonts w:cs="Tahoma"/>
        </w:rPr>
        <w:t xml:space="preserve">image </w:t>
      </w:r>
      <w:r w:rsidR="00B722FB" w:rsidRPr="0024633A">
        <w:rPr>
          <w:rFonts w:cs="Tahoma"/>
        </w:rPr>
        <w:t>in the signature block</w:t>
      </w:r>
      <w:r w:rsidR="005E4DDD" w:rsidRPr="0024633A">
        <w:rPr>
          <w:rFonts w:cs="Tahoma"/>
        </w:rPr>
        <w:t xml:space="preserve"> </w:t>
      </w:r>
      <w:r w:rsidR="00B722FB" w:rsidRPr="0024633A">
        <w:rPr>
          <w:rFonts w:cs="Tahoma"/>
        </w:rPr>
        <w:t xml:space="preserve">on completed </w:t>
      </w:r>
      <w:r w:rsidRPr="0024633A">
        <w:rPr>
          <w:rFonts w:cs="Tahoma"/>
        </w:rPr>
        <w:t>compliance documents is</w:t>
      </w:r>
      <w:r w:rsidR="00E00361" w:rsidRPr="0024633A">
        <w:rPr>
          <w:rFonts w:cs="Tahoma"/>
        </w:rPr>
        <w:t xml:space="preserve"> expected</w:t>
      </w:r>
      <w:r w:rsidR="00B722FB" w:rsidRPr="0024633A">
        <w:rPr>
          <w:rFonts w:cs="Tahoma"/>
        </w:rPr>
        <w:t xml:space="preserve"> to be </w:t>
      </w:r>
      <w:r w:rsidRPr="0024633A">
        <w:rPr>
          <w:rFonts w:cs="Tahoma"/>
        </w:rPr>
        <w:t xml:space="preserve">overlaid on the </w:t>
      </w:r>
      <w:r w:rsidR="00101540" w:rsidRPr="0024633A">
        <w:rPr>
          <w:rFonts w:cs="Tahoma"/>
        </w:rPr>
        <w:t>PDF</w:t>
      </w:r>
      <w:r w:rsidRPr="0024633A">
        <w:rPr>
          <w:rFonts w:cs="Tahoma"/>
        </w:rPr>
        <w:t xml:space="preserve"> document signature block</w:t>
      </w:r>
      <w:r w:rsidR="009D0160" w:rsidRPr="0024633A">
        <w:rPr>
          <w:rFonts w:cs="Tahoma"/>
        </w:rPr>
        <w:t xml:space="preserve"> by the </w:t>
      </w:r>
      <w:r w:rsidR="003E3A6A" w:rsidRPr="0024633A">
        <w:rPr>
          <w:rFonts w:cs="Tahoma"/>
        </w:rPr>
        <w:t>D</w:t>
      </w:r>
      <w:r w:rsidR="009D0160" w:rsidRPr="0024633A">
        <w:rPr>
          <w:rFonts w:cs="Tahoma"/>
        </w:rPr>
        <w:t xml:space="preserve">ata </w:t>
      </w:r>
      <w:r w:rsidR="003E3A6A" w:rsidRPr="0024633A">
        <w:rPr>
          <w:rFonts w:cs="Tahoma"/>
        </w:rPr>
        <w:t>R</w:t>
      </w:r>
      <w:r w:rsidR="009D0160" w:rsidRPr="0024633A">
        <w:rPr>
          <w:rFonts w:cs="Tahoma"/>
        </w:rPr>
        <w:t>egistry</w:t>
      </w:r>
      <w:r w:rsidR="00B722FB" w:rsidRPr="0024633A">
        <w:rPr>
          <w:rFonts w:cs="Tahoma"/>
        </w:rPr>
        <w:t xml:space="preserve"> </w:t>
      </w:r>
      <w:r w:rsidR="00C81E2A" w:rsidRPr="0024633A">
        <w:rPr>
          <w:rFonts w:cs="Tahoma"/>
        </w:rPr>
        <w:t>when</w:t>
      </w:r>
      <w:r w:rsidRPr="0024633A">
        <w:rPr>
          <w:rFonts w:cs="Tahoma"/>
        </w:rPr>
        <w:t xml:space="preserve"> the user provides the signing action</w:t>
      </w:r>
      <w:r w:rsidR="009D0160" w:rsidRPr="0024633A">
        <w:rPr>
          <w:rFonts w:cs="Tahoma"/>
        </w:rPr>
        <w:t xml:space="preserve"> </w:t>
      </w:r>
      <w:r w:rsidR="00B459B2" w:rsidRPr="0024633A">
        <w:rPr>
          <w:rFonts w:cs="Tahoma"/>
        </w:rPr>
        <w:t>during</w:t>
      </w:r>
      <w:r w:rsidRPr="0024633A">
        <w:rPr>
          <w:rFonts w:cs="Tahoma"/>
        </w:rPr>
        <w:t xml:space="preserve"> registration of the </w:t>
      </w:r>
      <w:r w:rsidR="00101540" w:rsidRPr="0024633A">
        <w:rPr>
          <w:rFonts w:cs="Tahoma"/>
        </w:rPr>
        <w:t>PDF</w:t>
      </w:r>
      <w:r w:rsidRPr="0024633A">
        <w:rPr>
          <w:rFonts w:cs="Tahoma"/>
        </w:rPr>
        <w:t xml:space="preserve"> document.</w:t>
      </w:r>
      <w:r w:rsidR="005479DF" w:rsidRPr="0024633A">
        <w:rPr>
          <w:rFonts w:cs="Tahoma"/>
        </w:rPr>
        <w:t xml:space="preserve"> </w:t>
      </w:r>
    </w:p>
    <w:p w14:paraId="1DC009DE" w14:textId="77777777" w:rsidR="007A7FB2" w:rsidRPr="0024633A" w:rsidRDefault="007A7FB2" w:rsidP="00EB6FD4">
      <w:pPr>
        <w:spacing w:before="120" w:after="240"/>
        <w:rPr>
          <w:rFonts w:cs="Tahoma"/>
        </w:rPr>
      </w:pPr>
    </w:p>
    <w:p w14:paraId="6CA2A3C9" w14:textId="77777777" w:rsidR="00D7524C" w:rsidRPr="0024633A" w:rsidRDefault="00F01791" w:rsidP="00EB6FD4">
      <w:pPr>
        <w:pStyle w:val="Heading2"/>
        <w:spacing w:after="240"/>
        <w:ind w:left="720" w:hanging="720"/>
        <w:rPr>
          <w:rFonts w:ascii="Tahoma" w:hAnsi="Tahoma" w:cs="Tahoma"/>
          <w:sz w:val="28"/>
          <w:szCs w:val="28"/>
        </w:rPr>
      </w:pPr>
      <w:bookmarkStart w:id="3777" w:name="_Toc418094507"/>
      <w:bookmarkStart w:id="3778" w:name="_Toc96009539"/>
      <w:r w:rsidRPr="0024633A">
        <w:rPr>
          <w:rFonts w:ascii="Tahoma" w:hAnsi="Tahoma" w:cs="Tahoma"/>
          <w:sz w:val="28"/>
          <w:szCs w:val="28"/>
        </w:rPr>
        <w:lastRenderedPageBreak/>
        <w:t xml:space="preserve">Delegated Signatures </w:t>
      </w:r>
      <w:r w:rsidR="00941255" w:rsidRPr="0024633A">
        <w:rPr>
          <w:rFonts w:ascii="Tahoma" w:hAnsi="Tahoma" w:cs="Tahoma"/>
          <w:sz w:val="28"/>
          <w:szCs w:val="28"/>
        </w:rPr>
        <w:t>and</w:t>
      </w:r>
      <w:r w:rsidRPr="0024633A">
        <w:rPr>
          <w:rFonts w:ascii="Tahoma" w:hAnsi="Tahoma" w:cs="Tahoma"/>
          <w:sz w:val="28"/>
          <w:szCs w:val="28"/>
        </w:rPr>
        <w:t xml:space="preserve"> </w:t>
      </w:r>
      <w:r w:rsidR="006200B7" w:rsidRPr="0024633A">
        <w:rPr>
          <w:rFonts w:ascii="Tahoma" w:hAnsi="Tahoma" w:cs="Tahoma"/>
          <w:sz w:val="28"/>
          <w:szCs w:val="28"/>
        </w:rPr>
        <w:t>Authorized Representatives</w:t>
      </w:r>
      <w:bookmarkEnd w:id="3777"/>
      <w:bookmarkEnd w:id="3778"/>
    </w:p>
    <w:p w14:paraId="367239FA" w14:textId="77777777" w:rsidR="0048411E" w:rsidRPr="0024633A" w:rsidRDefault="004D0988" w:rsidP="00EB6FD4">
      <w:pPr>
        <w:pStyle w:val="Heading3"/>
        <w:tabs>
          <w:tab w:val="clear" w:pos="900"/>
          <w:tab w:val="left" w:pos="720"/>
        </w:tabs>
        <w:spacing w:after="240"/>
        <w:rPr>
          <w:rFonts w:ascii="Tahoma" w:hAnsi="Tahoma" w:cs="Tahoma"/>
          <w:b/>
          <w:i w:val="0"/>
          <w:sz w:val="24"/>
        </w:rPr>
      </w:pPr>
      <w:bookmarkStart w:id="3779" w:name="_Toc418094508"/>
      <w:bookmarkStart w:id="3780" w:name="_Toc96009540"/>
      <w:r w:rsidRPr="0024633A">
        <w:rPr>
          <w:rFonts w:ascii="Tahoma" w:hAnsi="Tahoma" w:cs="Tahoma"/>
          <w:b/>
          <w:i w:val="0"/>
          <w:sz w:val="24"/>
        </w:rPr>
        <w:t xml:space="preserve">Delegation of </w:t>
      </w:r>
      <w:r w:rsidR="0048411E" w:rsidRPr="0024633A">
        <w:rPr>
          <w:rFonts w:ascii="Tahoma" w:hAnsi="Tahoma" w:cs="Tahoma"/>
          <w:b/>
          <w:i w:val="0"/>
          <w:sz w:val="24"/>
        </w:rPr>
        <w:t>Signature Authority</w:t>
      </w:r>
      <w:bookmarkEnd w:id="3779"/>
      <w:r w:rsidRPr="0024633A">
        <w:rPr>
          <w:rFonts w:ascii="Tahoma" w:hAnsi="Tahoma" w:cs="Tahoma"/>
          <w:b/>
          <w:i w:val="0"/>
          <w:sz w:val="24"/>
        </w:rPr>
        <w:t xml:space="preserve"> for Certificates of Installation</w:t>
      </w:r>
      <w:bookmarkEnd w:id="3780"/>
    </w:p>
    <w:p w14:paraId="5726EB49" w14:textId="55A984CF" w:rsidR="00DA4C41" w:rsidRPr="0024633A" w:rsidRDefault="0053200C" w:rsidP="00EB6FD4">
      <w:pPr>
        <w:autoSpaceDE w:val="0"/>
        <w:autoSpaceDN w:val="0"/>
        <w:adjustRightInd w:val="0"/>
        <w:spacing w:after="240" w:line="240" w:lineRule="auto"/>
        <w:rPr>
          <w:rFonts w:cs="Tahoma"/>
          <w:color w:val="auto"/>
        </w:rPr>
      </w:pPr>
      <w:r w:rsidRPr="0024633A">
        <w:rPr>
          <w:rFonts w:cs="Tahoma"/>
          <w:color w:val="auto"/>
        </w:rPr>
        <w:tab/>
      </w:r>
      <w:r w:rsidR="008D5E5E" w:rsidRPr="0024633A">
        <w:rPr>
          <w:rFonts w:cs="Tahoma"/>
          <w:color w:val="auto"/>
        </w:rPr>
        <w:t>Section RA 2.5</w:t>
      </w:r>
      <w:r w:rsidR="007F44B1" w:rsidRPr="0024633A">
        <w:rPr>
          <w:rFonts w:cs="Tahoma"/>
          <w:color w:val="auto"/>
        </w:rPr>
        <w:t>.1</w:t>
      </w:r>
      <w:r w:rsidR="008D5E5E" w:rsidRPr="0024633A">
        <w:rPr>
          <w:rFonts w:cs="Tahoma"/>
          <w:color w:val="auto"/>
        </w:rPr>
        <w:t xml:space="preserve"> of </w:t>
      </w:r>
      <w:r w:rsidR="00C17446" w:rsidRPr="0024633A">
        <w:rPr>
          <w:rFonts w:cs="Tahoma"/>
          <w:color w:val="auto"/>
        </w:rPr>
        <w:t xml:space="preserve">the </w:t>
      </w:r>
      <w:r w:rsidR="00507E8E" w:rsidRPr="0024633A">
        <w:rPr>
          <w:rFonts w:cs="Tahoma"/>
          <w:color w:val="auto"/>
        </w:rPr>
        <w:t>20</w:t>
      </w:r>
      <w:ins w:id="3781" w:author="Author">
        <w:r w:rsidR="00353104">
          <w:rPr>
            <w:rFonts w:cs="Tahoma"/>
            <w:color w:val="auto"/>
          </w:rPr>
          <w:t>22</w:t>
        </w:r>
      </w:ins>
      <w:del w:id="3782" w:author="Author">
        <w:r w:rsidR="00507E8E" w:rsidRPr="0024633A" w:rsidDel="00353104">
          <w:rPr>
            <w:rFonts w:cs="Tahoma"/>
            <w:color w:val="auto"/>
          </w:rPr>
          <w:delText>19</w:delText>
        </w:r>
      </w:del>
      <w:r w:rsidR="00C17446" w:rsidRPr="0024633A">
        <w:rPr>
          <w:rFonts w:cs="Tahoma"/>
          <w:color w:val="auto"/>
        </w:rPr>
        <w:t xml:space="preserve"> </w:t>
      </w:r>
      <w:r w:rsidR="008D5E5E" w:rsidRPr="0024633A">
        <w:rPr>
          <w:rFonts w:cs="Tahoma"/>
          <w:color w:val="auto"/>
        </w:rPr>
        <w:t>Reference</w:t>
      </w:r>
      <w:r w:rsidR="00C17446" w:rsidRPr="0024633A">
        <w:rPr>
          <w:rFonts w:cs="Tahoma"/>
          <w:color w:val="auto"/>
        </w:rPr>
        <w:t xml:space="preserve"> Residential </w:t>
      </w:r>
      <w:r w:rsidR="008D5E5E" w:rsidRPr="0024633A">
        <w:rPr>
          <w:rFonts w:cs="Tahoma"/>
          <w:color w:val="auto"/>
        </w:rPr>
        <w:t>Appendices states</w:t>
      </w:r>
      <w:r w:rsidR="00A507A3" w:rsidRPr="0024633A">
        <w:rPr>
          <w:rFonts w:cs="Tahoma"/>
          <w:color w:val="auto"/>
        </w:rPr>
        <w:t>:</w:t>
      </w:r>
      <w:r w:rsidR="008D5E5E" w:rsidRPr="0024633A">
        <w:rPr>
          <w:rFonts w:cs="Tahoma"/>
          <w:color w:val="auto"/>
        </w:rPr>
        <w:t xml:space="preserve"> </w:t>
      </w:r>
    </w:p>
    <w:p w14:paraId="0B1D2398" w14:textId="77777777" w:rsidR="000F2942" w:rsidRPr="0024633A" w:rsidRDefault="0005288D" w:rsidP="00EB6FD4">
      <w:pPr>
        <w:pStyle w:val="ListParagraph"/>
        <w:numPr>
          <w:ilvl w:val="0"/>
          <w:numId w:val="40"/>
        </w:numPr>
        <w:autoSpaceDE w:val="0"/>
        <w:autoSpaceDN w:val="0"/>
        <w:adjustRightInd w:val="0"/>
        <w:spacing w:after="240"/>
        <w:rPr>
          <w:rFonts w:cs="Tahoma"/>
          <w:i/>
          <w:szCs w:val="20"/>
        </w:rPr>
      </w:pPr>
      <w:r w:rsidRPr="0024633A">
        <w:rPr>
          <w:rFonts w:cs="Tahoma"/>
          <w:color w:val="auto"/>
        </w:rPr>
        <w:t>The builder or subcontractor who is eligible under Division 3 of the Business and Professions Code to take responsibility for the construction or installation, or their authorized representative</w:t>
      </w:r>
      <w:r w:rsidR="007F44B1" w:rsidRPr="0024633A">
        <w:rPr>
          <w:rFonts w:cs="Tahoma"/>
        </w:rPr>
        <w:t xml:space="preserve"> </w:t>
      </w:r>
      <w:r w:rsidR="007F44B1" w:rsidRPr="0024633A">
        <w:rPr>
          <w:rFonts w:cs="Tahoma"/>
          <w:color w:val="auto"/>
        </w:rPr>
        <w:t>as specified in Standards Section 10-103(a)3A</w:t>
      </w:r>
      <w:r w:rsidRPr="0024633A">
        <w:rPr>
          <w:rFonts w:cs="Tahoma"/>
          <w:color w:val="auto"/>
        </w:rPr>
        <w:t>, shall provide an electronic signature to register the Certificate of Installation, to certify the information</w:t>
      </w:r>
      <w:r w:rsidR="00AC1E65" w:rsidRPr="0024633A">
        <w:rPr>
          <w:rFonts w:cs="Tahoma"/>
          <w:color w:val="auto"/>
        </w:rPr>
        <w:t xml:space="preserve"> </w:t>
      </w:r>
      <w:r w:rsidRPr="0024633A">
        <w:rPr>
          <w:rFonts w:cs="Tahoma"/>
          <w:color w:val="auto"/>
        </w:rPr>
        <w:t>provided on the Certificate is true and correct, and confirm that the construction or installation</w:t>
      </w:r>
      <w:r w:rsidR="003446CB" w:rsidRPr="0024633A">
        <w:rPr>
          <w:rFonts w:cs="Tahoma"/>
          <w:color w:val="auto"/>
        </w:rPr>
        <w:t xml:space="preserve"> </w:t>
      </w:r>
      <w:r w:rsidR="0053200C" w:rsidRPr="0024633A">
        <w:rPr>
          <w:rFonts w:cs="Tahoma"/>
          <w:color w:val="auto"/>
        </w:rPr>
        <w:tab/>
      </w:r>
      <w:r w:rsidRPr="0024633A">
        <w:rPr>
          <w:rFonts w:cs="Tahoma"/>
          <w:color w:val="auto"/>
        </w:rPr>
        <w:t>complies with the requirements shown on the dwelling unit</w:t>
      </w:r>
      <w:r w:rsidR="007F44B1" w:rsidRPr="0024633A">
        <w:rPr>
          <w:rFonts w:cs="Tahoma"/>
          <w:color w:val="auto"/>
        </w:rPr>
        <w:t>'s</w:t>
      </w:r>
      <w:r w:rsidRPr="0024633A">
        <w:rPr>
          <w:rFonts w:cs="Tahoma"/>
          <w:color w:val="auto"/>
        </w:rPr>
        <w:t xml:space="preserve"> Certificate of Compliance that was</w:t>
      </w:r>
      <w:r w:rsidR="0053200C" w:rsidRPr="0024633A">
        <w:rPr>
          <w:rFonts w:cs="Tahoma"/>
          <w:color w:val="auto"/>
        </w:rPr>
        <w:tab/>
      </w:r>
      <w:r w:rsidR="00AC1E65" w:rsidRPr="0024633A">
        <w:rPr>
          <w:rFonts w:cs="Tahoma"/>
          <w:color w:val="auto"/>
        </w:rPr>
        <w:t xml:space="preserve"> </w:t>
      </w:r>
      <w:r w:rsidRPr="0024633A">
        <w:rPr>
          <w:rFonts w:cs="Tahoma"/>
          <w:color w:val="auto"/>
        </w:rPr>
        <w:t>approved by the enforcement agency.</w:t>
      </w:r>
    </w:p>
    <w:p w14:paraId="77EB2A0C" w14:textId="77777777" w:rsidR="008D5E5E" w:rsidRPr="0024633A" w:rsidRDefault="008D5E5E" w:rsidP="00EB6FD4">
      <w:pPr>
        <w:autoSpaceDE w:val="0"/>
        <w:autoSpaceDN w:val="0"/>
        <w:adjustRightInd w:val="0"/>
        <w:spacing w:after="240" w:line="240" w:lineRule="auto"/>
        <w:rPr>
          <w:rFonts w:cs="Tahoma"/>
          <w:color w:val="auto"/>
        </w:rPr>
      </w:pPr>
      <w:r w:rsidRPr="0024633A">
        <w:rPr>
          <w:rFonts w:cs="Tahoma"/>
          <w:color w:val="auto"/>
        </w:rPr>
        <w:t>The phrase “builder or subcontractor” in this context mean</w:t>
      </w:r>
      <w:r w:rsidR="00C226F0" w:rsidRPr="0024633A">
        <w:rPr>
          <w:rFonts w:cs="Tahoma"/>
          <w:color w:val="auto"/>
        </w:rPr>
        <w:t>s</w:t>
      </w:r>
      <w:r w:rsidRPr="0024633A">
        <w:rPr>
          <w:rFonts w:cs="Tahoma"/>
          <w:color w:val="auto"/>
        </w:rPr>
        <w:t xml:space="preserve"> contractors and subcontractors, including contractors holding various license classifications such as Class C-20-Warm-Air Heating, Ventilating, and Air-Conditioning</w:t>
      </w:r>
      <w:r w:rsidR="00EE65A7" w:rsidRPr="0024633A">
        <w:rPr>
          <w:rFonts w:cs="Tahoma"/>
          <w:color w:val="auto"/>
        </w:rPr>
        <w:t xml:space="preserve"> (Responsible Person)</w:t>
      </w:r>
      <w:r w:rsidR="0053200C" w:rsidRPr="0024633A">
        <w:rPr>
          <w:rFonts w:cs="Tahoma"/>
          <w:color w:val="auto"/>
        </w:rPr>
        <w:t>.</w:t>
      </w:r>
    </w:p>
    <w:p w14:paraId="13B91888" w14:textId="62B60C04" w:rsidR="004D0988" w:rsidRPr="0024633A" w:rsidRDefault="004D0988" w:rsidP="00EB6FD4">
      <w:pPr>
        <w:widowControl w:val="0"/>
        <w:autoSpaceDE w:val="0"/>
        <w:autoSpaceDN w:val="0"/>
        <w:adjustRightInd w:val="0"/>
        <w:spacing w:after="240" w:line="240" w:lineRule="auto"/>
        <w:rPr>
          <w:rFonts w:cs="Tahoma"/>
          <w:color w:val="auto"/>
        </w:rPr>
      </w:pPr>
      <w:r w:rsidRPr="0024633A">
        <w:rPr>
          <w:rFonts w:cs="Tahoma"/>
          <w:color w:val="auto"/>
        </w:rPr>
        <w:t>Section 10-103(a)3</w:t>
      </w:r>
      <w:r w:rsidR="0088637F" w:rsidRPr="0024633A">
        <w:rPr>
          <w:rFonts w:cs="Tahoma"/>
          <w:color w:val="auto"/>
        </w:rPr>
        <w:t>A</w:t>
      </w:r>
      <w:r w:rsidRPr="0024633A">
        <w:rPr>
          <w:rFonts w:cs="Tahoma"/>
          <w:color w:val="auto"/>
        </w:rPr>
        <w:t xml:space="preserve"> of the </w:t>
      </w:r>
      <w:r w:rsidR="00507E8E" w:rsidRPr="0024633A">
        <w:rPr>
          <w:rFonts w:cs="Tahoma"/>
          <w:color w:val="auto"/>
        </w:rPr>
        <w:t>20</w:t>
      </w:r>
      <w:ins w:id="3783" w:author="Author">
        <w:r w:rsidR="00353104">
          <w:rPr>
            <w:rFonts w:cs="Tahoma"/>
            <w:color w:val="auto"/>
          </w:rPr>
          <w:t>22</w:t>
        </w:r>
      </w:ins>
      <w:del w:id="3784" w:author="Author">
        <w:r w:rsidR="00507E8E" w:rsidRPr="0024633A" w:rsidDel="00353104">
          <w:rPr>
            <w:rFonts w:cs="Tahoma"/>
            <w:color w:val="auto"/>
          </w:rPr>
          <w:delText>19</w:delText>
        </w:r>
      </w:del>
      <w:r w:rsidR="00207F9B" w:rsidRPr="0024633A">
        <w:rPr>
          <w:rFonts w:cs="Tahoma"/>
          <w:color w:val="auto"/>
        </w:rPr>
        <w:t xml:space="preserve"> </w:t>
      </w:r>
      <w:r w:rsidR="003672E9" w:rsidRPr="0024633A">
        <w:rPr>
          <w:rFonts w:cs="Tahoma"/>
          <w:color w:val="auto"/>
        </w:rPr>
        <w:t xml:space="preserve">Energy </w:t>
      </w:r>
      <w:r w:rsidRPr="0024633A">
        <w:rPr>
          <w:rFonts w:cs="Tahoma"/>
          <w:color w:val="auto"/>
        </w:rPr>
        <w:t>Standards states:</w:t>
      </w:r>
    </w:p>
    <w:p w14:paraId="3EEECAC9" w14:textId="77777777" w:rsidR="004D0988" w:rsidRPr="0024633A" w:rsidRDefault="004D0988" w:rsidP="00EB6FD4">
      <w:pPr>
        <w:pStyle w:val="BulletB1Number"/>
        <w:widowControl w:val="0"/>
        <w:numPr>
          <w:ilvl w:val="0"/>
          <w:numId w:val="40"/>
        </w:numPr>
        <w:spacing w:after="240"/>
        <w:rPr>
          <w:rFonts w:ascii="Tahoma" w:hAnsi="Tahoma" w:cs="Tahoma"/>
          <w:sz w:val="24"/>
          <w:szCs w:val="22"/>
          <w:u w:val="single"/>
        </w:rPr>
      </w:pPr>
      <w:r w:rsidRPr="0024633A">
        <w:rPr>
          <w:rFonts w:ascii="Tahoma" w:hAnsi="Tahoma" w:cs="Tahoma"/>
          <w:b/>
          <w:sz w:val="24"/>
          <w:szCs w:val="22"/>
        </w:rPr>
        <w:t>Delegation of Signature Authority.</w:t>
      </w:r>
      <w:r w:rsidRPr="0024633A">
        <w:rPr>
          <w:rFonts w:ascii="Tahoma" w:hAnsi="Tahoma" w:cs="Tahoma"/>
          <w:sz w:val="24"/>
          <w:szCs w:val="22"/>
        </w:rPr>
        <w:t xml:space="preserve">  Except where prohibited by law, including but not limited to any requirements under Division 3 of the Business and Professions Code, the </w:t>
      </w:r>
      <w:r w:rsidRPr="0024633A">
        <w:rPr>
          <w:rFonts w:ascii="Tahoma" w:hAnsi="Tahoma" w:cs="Tahoma"/>
          <w:iCs/>
          <w:sz w:val="24"/>
          <w:szCs w:val="22"/>
        </w:rPr>
        <w:t>Responsible Person</w:t>
      </w:r>
      <w:r w:rsidRPr="0024633A">
        <w:rPr>
          <w:rFonts w:ascii="Tahoma" w:hAnsi="Tahoma" w:cs="Tahoma"/>
          <w:sz w:val="24"/>
          <w:szCs w:val="22"/>
        </w:rPr>
        <w:t xml:space="preserve"> may delegate signature authority to third parties (</w:t>
      </w:r>
      <w:r w:rsidRPr="0024633A">
        <w:rPr>
          <w:rFonts w:ascii="Tahoma" w:hAnsi="Tahoma" w:cs="Tahoma"/>
          <w:iCs/>
          <w:sz w:val="24"/>
          <w:szCs w:val="22"/>
        </w:rPr>
        <w:t>Authorized Representatives</w:t>
      </w:r>
      <w:r w:rsidRPr="0024633A">
        <w:rPr>
          <w:rFonts w:ascii="Tahoma" w:hAnsi="Tahoma" w:cs="Tahoma"/>
          <w:sz w:val="24"/>
          <w:szCs w:val="22"/>
        </w:rPr>
        <w:t xml:space="preserve">) </w:t>
      </w:r>
      <w:proofErr w:type="gramStart"/>
      <w:r w:rsidRPr="0024633A">
        <w:rPr>
          <w:rFonts w:ascii="Tahoma" w:hAnsi="Tahoma" w:cs="Tahoma"/>
          <w:sz w:val="24"/>
          <w:szCs w:val="22"/>
        </w:rPr>
        <w:t>provided that</w:t>
      </w:r>
      <w:proofErr w:type="gramEnd"/>
      <w:r w:rsidRPr="0024633A">
        <w:rPr>
          <w:rFonts w:ascii="Tahoma" w:hAnsi="Tahoma" w:cs="Tahoma"/>
          <w:sz w:val="24"/>
          <w:szCs w:val="22"/>
        </w:rPr>
        <w:t xml:space="preserve"> there is a written agreement:</w:t>
      </w:r>
    </w:p>
    <w:p w14:paraId="69E64F64" w14:textId="77777777" w:rsidR="004D0988" w:rsidRPr="0024633A" w:rsidRDefault="004D0988" w:rsidP="00EB6FD4">
      <w:pPr>
        <w:pStyle w:val="BulletB1Number"/>
        <w:widowControl w:val="0"/>
        <w:numPr>
          <w:ilvl w:val="0"/>
          <w:numId w:val="41"/>
        </w:numPr>
        <w:suppressAutoHyphens w:val="0"/>
        <w:spacing w:after="240"/>
        <w:rPr>
          <w:rFonts w:ascii="Tahoma" w:hAnsi="Tahoma" w:cs="Tahoma"/>
          <w:sz w:val="24"/>
          <w:szCs w:val="22"/>
        </w:rPr>
      </w:pPr>
      <w:r w:rsidRPr="0024633A">
        <w:rPr>
          <w:rFonts w:ascii="Tahoma" w:hAnsi="Tahoma" w:cs="Tahoma"/>
          <w:sz w:val="24"/>
          <w:szCs w:val="22"/>
        </w:rPr>
        <w:t xml:space="preserve">Between the </w:t>
      </w:r>
      <w:r w:rsidRPr="0024633A">
        <w:rPr>
          <w:rFonts w:ascii="Tahoma" w:hAnsi="Tahoma" w:cs="Tahoma"/>
          <w:iCs/>
          <w:sz w:val="24"/>
          <w:szCs w:val="22"/>
        </w:rPr>
        <w:t>Responsible Person</w:t>
      </w:r>
      <w:r w:rsidRPr="0024633A">
        <w:rPr>
          <w:rFonts w:ascii="Tahoma" w:hAnsi="Tahoma" w:cs="Tahoma"/>
          <w:sz w:val="24"/>
          <w:szCs w:val="22"/>
        </w:rPr>
        <w:t xml:space="preserve"> and the person to be designated as the </w:t>
      </w:r>
      <w:r w:rsidRPr="0024633A">
        <w:rPr>
          <w:rFonts w:ascii="Tahoma" w:hAnsi="Tahoma" w:cs="Tahoma"/>
          <w:iCs/>
          <w:sz w:val="24"/>
          <w:szCs w:val="22"/>
        </w:rPr>
        <w:t>Authorized Representative</w:t>
      </w:r>
      <w:r w:rsidRPr="0024633A">
        <w:rPr>
          <w:rFonts w:ascii="Tahoma" w:hAnsi="Tahoma" w:cs="Tahoma"/>
          <w:sz w:val="24"/>
          <w:szCs w:val="22"/>
        </w:rPr>
        <w:t>.</w:t>
      </w:r>
    </w:p>
    <w:p w14:paraId="4380AF61" w14:textId="77777777" w:rsidR="004D0988" w:rsidRPr="0024633A" w:rsidRDefault="004D0988" w:rsidP="00EB6FD4">
      <w:pPr>
        <w:pStyle w:val="BulletB1Number"/>
        <w:widowControl w:val="0"/>
        <w:numPr>
          <w:ilvl w:val="0"/>
          <w:numId w:val="41"/>
        </w:numPr>
        <w:suppressAutoHyphens w:val="0"/>
        <w:spacing w:after="240"/>
        <w:rPr>
          <w:rFonts w:ascii="Tahoma" w:hAnsi="Tahoma" w:cs="Tahoma"/>
          <w:sz w:val="24"/>
          <w:szCs w:val="22"/>
        </w:rPr>
      </w:pPr>
      <w:r w:rsidRPr="0024633A">
        <w:rPr>
          <w:rFonts w:ascii="Tahoma" w:hAnsi="Tahoma" w:cs="Tahoma"/>
          <w:sz w:val="24"/>
          <w:szCs w:val="22"/>
        </w:rPr>
        <w:t xml:space="preserve">Specifying that the </w:t>
      </w:r>
      <w:r w:rsidRPr="0024633A">
        <w:rPr>
          <w:rFonts w:ascii="Tahoma" w:hAnsi="Tahoma" w:cs="Tahoma"/>
          <w:iCs/>
          <w:sz w:val="24"/>
          <w:szCs w:val="22"/>
        </w:rPr>
        <w:t>Authorized Representative</w:t>
      </w:r>
      <w:r w:rsidRPr="0024633A">
        <w:rPr>
          <w:rFonts w:ascii="Tahoma" w:hAnsi="Tahoma" w:cs="Tahoma"/>
          <w:sz w:val="24"/>
          <w:szCs w:val="22"/>
        </w:rPr>
        <w:t xml:space="preserve"> may sign Certificates of Installation on behalf of the </w:t>
      </w:r>
      <w:r w:rsidRPr="0024633A">
        <w:rPr>
          <w:rFonts w:ascii="Tahoma" w:hAnsi="Tahoma" w:cs="Tahoma"/>
          <w:iCs/>
          <w:sz w:val="24"/>
          <w:szCs w:val="22"/>
        </w:rPr>
        <w:t>Responsible Person</w:t>
      </w:r>
      <w:r w:rsidRPr="0024633A">
        <w:rPr>
          <w:rFonts w:ascii="Tahoma" w:hAnsi="Tahoma" w:cs="Tahoma"/>
          <w:sz w:val="24"/>
          <w:szCs w:val="22"/>
        </w:rPr>
        <w:t>.</w:t>
      </w:r>
    </w:p>
    <w:p w14:paraId="3AD50656" w14:textId="77777777" w:rsidR="004D0988" w:rsidRPr="0024633A" w:rsidRDefault="004D0988" w:rsidP="00EB6FD4">
      <w:pPr>
        <w:pStyle w:val="BulletB1Number"/>
        <w:widowControl w:val="0"/>
        <w:numPr>
          <w:ilvl w:val="0"/>
          <w:numId w:val="41"/>
        </w:numPr>
        <w:suppressAutoHyphens w:val="0"/>
        <w:spacing w:after="240"/>
        <w:rPr>
          <w:rFonts w:ascii="Tahoma" w:hAnsi="Tahoma" w:cs="Tahoma"/>
          <w:sz w:val="24"/>
          <w:szCs w:val="22"/>
        </w:rPr>
      </w:pPr>
      <w:r w:rsidRPr="0024633A">
        <w:rPr>
          <w:rFonts w:ascii="Tahoma" w:hAnsi="Tahoma" w:cs="Tahoma"/>
          <w:sz w:val="24"/>
          <w:szCs w:val="22"/>
        </w:rPr>
        <w:t>Specifying that the legal responsibility for construction or installation in the applicable classification for the scope of work specified on the Certificate of Installation document(s) remains with the Responsible Person</w:t>
      </w:r>
      <w:r w:rsidRPr="0024633A">
        <w:rPr>
          <w:rFonts w:ascii="Tahoma" w:hAnsi="Tahoma" w:cs="Tahoma"/>
          <w:iCs/>
          <w:sz w:val="24"/>
          <w:szCs w:val="22"/>
        </w:rPr>
        <w:t>.</w:t>
      </w:r>
      <w:r w:rsidRPr="0024633A">
        <w:rPr>
          <w:rFonts w:ascii="Tahoma" w:hAnsi="Tahoma" w:cs="Tahoma"/>
          <w:sz w:val="24"/>
          <w:szCs w:val="22"/>
        </w:rPr>
        <w:t xml:space="preserve"> </w:t>
      </w:r>
    </w:p>
    <w:p w14:paraId="1960F2E0" w14:textId="77777777" w:rsidR="004D0988" w:rsidRPr="0024633A" w:rsidRDefault="004D0988" w:rsidP="00EB6FD4">
      <w:pPr>
        <w:pStyle w:val="BulletB1Number"/>
        <w:widowControl w:val="0"/>
        <w:numPr>
          <w:ilvl w:val="0"/>
          <w:numId w:val="41"/>
        </w:numPr>
        <w:suppressAutoHyphens w:val="0"/>
        <w:spacing w:after="240"/>
        <w:rPr>
          <w:rFonts w:ascii="Tahoma" w:hAnsi="Tahoma" w:cs="Tahoma"/>
          <w:sz w:val="24"/>
          <w:szCs w:val="22"/>
        </w:rPr>
      </w:pPr>
      <w:r w:rsidRPr="0024633A">
        <w:rPr>
          <w:rFonts w:ascii="Tahoma" w:hAnsi="Tahoma" w:cs="Tahoma"/>
          <w:sz w:val="24"/>
          <w:szCs w:val="22"/>
        </w:rPr>
        <w:t xml:space="preserve">That is signed by both the </w:t>
      </w:r>
      <w:r w:rsidRPr="0024633A">
        <w:rPr>
          <w:rFonts w:ascii="Tahoma" w:hAnsi="Tahoma" w:cs="Tahoma"/>
          <w:iCs/>
          <w:sz w:val="24"/>
          <w:szCs w:val="22"/>
        </w:rPr>
        <w:t>Responsible Person</w:t>
      </w:r>
      <w:r w:rsidRPr="0024633A">
        <w:rPr>
          <w:rFonts w:ascii="Tahoma" w:hAnsi="Tahoma" w:cs="Tahoma"/>
          <w:sz w:val="24"/>
          <w:szCs w:val="22"/>
        </w:rPr>
        <w:t xml:space="preserve"> and the </w:t>
      </w:r>
      <w:r w:rsidRPr="0024633A">
        <w:rPr>
          <w:rFonts w:ascii="Tahoma" w:hAnsi="Tahoma" w:cs="Tahoma"/>
          <w:iCs/>
          <w:sz w:val="24"/>
          <w:szCs w:val="22"/>
        </w:rPr>
        <w:t xml:space="preserve">Authorized Representative.  </w:t>
      </w:r>
    </w:p>
    <w:p w14:paraId="375248DA" w14:textId="77777777" w:rsidR="004D0988" w:rsidRPr="0024633A" w:rsidRDefault="004D0988" w:rsidP="00EB6FD4">
      <w:pPr>
        <w:pStyle w:val="BulletB1Number"/>
        <w:widowControl w:val="0"/>
        <w:numPr>
          <w:ilvl w:val="0"/>
          <w:numId w:val="41"/>
        </w:numPr>
        <w:suppressAutoHyphens w:val="0"/>
        <w:spacing w:after="240"/>
        <w:rPr>
          <w:rFonts w:ascii="Tahoma" w:hAnsi="Tahoma" w:cs="Tahoma"/>
          <w:sz w:val="24"/>
          <w:szCs w:val="22"/>
        </w:rPr>
      </w:pPr>
      <w:r w:rsidRPr="0024633A">
        <w:rPr>
          <w:rFonts w:ascii="Tahoma" w:hAnsi="Tahoma" w:cs="Tahoma"/>
          <w:iCs/>
          <w:sz w:val="24"/>
          <w:szCs w:val="22"/>
        </w:rPr>
        <w:t>That is retained by the HERS Provider to which all compliance documents are submitted for the building to which the Certificate of Installation documentation pertains</w:t>
      </w:r>
      <w:r w:rsidRPr="0024633A">
        <w:rPr>
          <w:rFonts w:ascii="Tahoma" w:hAnsi="Tahoma" w:cs="Tahoma"/>
          <w:sz w:val="24"/>
          <w:szCs w:val="22"/>
        </w:rPr>
        <w:t xml:space="preserve">. </w:t>
      </w:r>
    </w:p>
    <w:p w14:paraId="2209D01A" w14:textId="513081B7" w:rsidR="004D0988" w:rsidRPr="00EB6FD4" w:rsidRDefault="004D0988" w:rsidP="00EB6FD4">
      <w:pPr>
        <w:pStyle w:val="BulletB1Number"/>
        <w:widowControl w:val="0"/>
        <w:numPr>
          <w:ilvl w:val="0"/>
          <w:numId w:val="41"/>
        </w:numPr>
        <w:suppressAutoHyphens w:val="0"/>
        <w:spacing w:after="240"/>
        <w:rPr>
          <w:rFonts w:ascii="Tahoma" w:hAnsi="Tahoma" w:cs="Tahoma"/>
          <w:iCs/>
          <w:sz w:val="22"/>
          <w:u w:val="single"/>
        </w:rPr>
      </w:pPr>
      <w:r w:rsidRPr="0024633A">
        <w:rPr>
          <w:rFonts w:ascii="Tahoma" w:hAnsi="Tahoma" w:cs="Tahoma"/>
          <w:sz w:val="24"/>
          <w:szCs w:val="22"/>
        </w:rPr>
        <w:t xml:space="preserve">That is maintained in the HERS Provider Data Registry such that it is accessible for verification by, included but not limited to, the Energy Commission and enforcement </w:t>
      </w:r>
      <w:r w:rsidRPr="0024633A">
        <w:rPr>
          <w:rFonts w:ascii="Tahoma" w:hAnsi="Tahoma" w:cs="Tahoma"/>
          <w:iCs/>
          <w:sz w:val="24"/>
          <w:szCs w:val="22"/>
        </w:rPr>
        <w:t xml:space="preserve">agencies. </w:t>
      </w:r>
    </w:p>
    <w:p w14:paraId="6D812C37" w14:textId="2262D8F8" w:rsidR="005205D5" w:rsidRDefault="00CB1F25" w:rsidP="00EB6FD4">
      <w:pPr>
        <w:autoSpaceDE w:val="0"/>
        <w:autoSpaceDN w:val="0"/>
        <w:adjustRightInd w:val="0"/>
        <w:spacing w:after="240" w:line="240" w:lineRule="auto"/>
        <w:rPr>
          <w:ins w:id="3785" w:author="Haider Alhabibi" w:date="2022-01-30T12:01:00Z"/>
          <w:rFonts w:cs="Tahoma"/>
          <w:color w:val="auto"/>
        </w:rPr>
      </w:pPr>
      <w:r w:rsidRPr="0024633A">
        <w:rPr>
          <w:rFonts w:cs="Tahoma"/>
          <w:color w:val="auto"/>
        </w:rPr>
        <w:lastRenderedPageBreak/>
        <w:t xml:space="preserve">When the </w:t>
      </w:r>
      <w:r w:rsidR="003672E9" w:rsidRPr="0024633A">
        <w:rPr>
          <w:rFonts w:cs="Tahoma"/>
          <w:color w:val="auto"/>
        </w:rPr>
        <w:t xml:space="preserve">Energy </w:t>
      </w:r>
      <w:r w:rsidRPr="0024633A">
        <w:rPr>
          <w:rFonts w:cs="Tahoma"/>
          <w:color w:val="auto"/>
        </w:rPr>
        <w:t>Standards require the Certificate of Installation to be registered, the responsible person must become an aut</w:t>
      </w:r>
      <w:r w:rsidR="00264D31" w:rsidRPr="0024633A">
        <w:rPr>
          <w:rFonts w:cs="Tahoma"/>
          <w:color w:val="auto"/>
        </w:rPr>
        <w:t xml:space="preserve">horized user of the applicable </w:t>
      </w:r>
      <w:r w:rsidR="003E3A6A" w:rsidRPr="0024633A">
        <w:rPr>
          <w:rFonts w:cs="Tahoma"/>
          <w:color w:val="auto"/>
        </w:rPr>
        <w:t>D</w:t>
      </w:r>
      <w:r w:rsidR="00264D31" w:rsidRPr="0024633A">
        <w:rPr>
          <w:rFonts w:cs="Tahoma"/>
          <w:color w:val="auto"/>
        </w:rPr>
        <w:t xml:space="preserve">ata </w:t>
      </w:r>
      <w:r w:rsidR="003E3A6A" w:rsidRPr="0024633A">
        <w:rPr>
          <w:rFonts w:cs="Tahoma"/>
          <w:color w:val="auto"/>
        </w:rPr>
        <w:t>R</w:t>
      </w:r>
      <w:r w:rsidRPr="0024633A">
        <w:rPr>
          <w:rFonts w:cs="Tahoma"/>
          <w:color w:val="auto"/>
        </w:rPr>
        <w:t>egistry and must establish the applicable required sig</w:t>
      </w:r>
      <w:r w:rsidR="00264D31" w:rsidRPr="0024633A">
        <w:rPr>
          <w:rFonts w:cs="Tahoma"/>
          <w:color w:val="auto"/>
        </w:rPr>
        <w:t xml:space="preserve">nature authority with the </w:t>
      </w:r>
      <w:r w:rsidR="003E3A6A" w:rsidRPr="0024633A">
        <w:rPr>
          <w:rFonts w:cs="Tahoma"/>
          <w:color w:val="auto"/>
        </w:rPr>
        <w:t>D</w:t>
      </w:r>
      <w:r w:rsidR="00264D31" w:rsidRPr="0024633A">
        <w:rPr>
          <w:rFonts w:cs="Tahoma"/>
          <w:color w:val="auto"/>
        </w:rPr>
        <w:t xml:space="preserve">ata </w:t>
      </w:r>
      <w:r w:rsidR="003E3A6A" w:rsidRPr="0024633A">
        <w:rPr>
          <w:rFonts w:cs="Tahoma"/>
          <w:color w:val="auto"/>
        </w:rPr>
        <w:t>R</w:t>
      </w:r>
      <w:r w:rsidRPr="0024633A">
        <w:rPr>
          <w:rFonts w:cs="Tahoma"/>
          <w:color w:val="auto"/>
        </w:rPr>
        <w:t xml:space="preserve">egistry. </w:t>
      </w:r>
      <w:proofErr w:type="gramStart"/>
      <w:r w:rsidR="0088637F" w:rsidRPr="0024633A">
        <w:rPr>
          <w:rFonts w:cs="Tahoma"/>
          <w:color w:val="auto"/>
        </w:rPr>
        <w:t>In order for</w:t>
      </w:r>
      <w:proofErr w:type="gramEnd"/>
      <w:r w:rsidR="0088637F" w:rsidRPr="0024633A">
        <w:rPr>
          <w:rFonts w:cs="Tahoma"/>
          <w:color w:val="auto"/>
        </w:rPr>
        <w:t xml:space="preserve"> a responsible person to delegate signature authority to another person, in accordance with Section 10-103(a)3A, a document that that identifies the responsible person's designated authorized representative(s), must be submitted to the Data Registry Provider as prerequisite to granting authorized representatives signature authority.</w:t>
      </w:r>
      <w:r w:rsidRPr="0024633A">
        <w:rPr>
          <w:rFonts w:cs="Tahoma"/>
          <w:color w:val="auto"/>
        </w:rPr>
        <w:t xml:space="preserve">  Authorized Representatives must a</w:t>
      </w:r>
      <w:r w:rsidR="00264D31" w:rsidRPr="0024633A">
        <w:rPr>
          <w:rFonts w:cs="Tahoma"/>
          <w:color w:val="auto"/>
        </w:rPr>
        <w:t xml:space="preserve">lso be authorized users of the </w:t>
      </w:r>
      <w:r w:rsidR="003E3A6A" w:rsidRPr="0024633A">
        <w:rPr>
          <w:rFonts w:cs="Tahoma"/>
          <w:color w:val="auto"/>
        </w:rPr>
        <w:t>D</w:t>
      </w:r>
      <w:r w:rsidR="00264D31" w:rsidRPr="0024633A">
        <w:rPr>
          <w:rFonts w:cs="Tahoma"/>
          <w:color w:val="auto"/>
        </w:rPr>
        <w:t xml:space="preserve">ata </w:t>
      </w:r>
      <w:r w:rsidR="003E3A6A" w:rsidRPr="0024633A">
        <w:rPr>
          <w:rFonts w:cs="Tahoma"/>
          <w:color w:val="auto"/>
        </w:rPr>
        <w:t>R</w:t>
      </w:r>
      <w:r w:rsidRPr="0024633A">
        <w:rPr>
          <w:rFonts w:cs="Tahoma"/>
          <w:color w:val="auto"/>
        </w:rPr>
        <w:t>egistry.</w:t>
      </w:r>
      <w:r w:rsidR="00EF7644" w:rsidRPr="0024633A">
        <w:rPr>
          <w:rFonts w:cs="Tahoma"/>
          <w:color w:val="auto"/>
        </w:rPr>
        <w:t xml:space="preserve"> </w:t>
      </w:r>
    </w:p>
    <w:p w14:paraId="452A563E" w14:textId="6E94F7EB" w:rsidR="00BF6633" w:rsidRDefault="00BF6633" w:rsidP="00EB6FD4">
      <w:pPr>
        <w:autoSpaceDE w:val="0"/>
        <w:autoSpaceDN w:val="0"/>
        <w:adjustRightInd w:val="0"/>
        <w:spacing w:after="240" w:line="240" w:lineRule="auto"/>
        <w:rPr>
          <w:ins w:id="3786" w:author="Haider Alhabibi" w:date="2022-01-30T12:04:00Z"/>
          <w:rFonts w:cs="Tahoma"/>
          <w:color w:val="auto"/>
        </w:rPr>
      </w:pPr>
      <w:ins w:id="3787" w:author="Haider Alhabibi" w:date="2022-01-30T12:01:00Z">
        <w:r>
          <w:rPr>
            <w:rFonts w:cs="Tahoma"/>
            <w:color w:val="auto"/>
          </w:rPr>
          <w:t xml:space="preserve">Delegation of signature authority is prohibited when the builder utilizes group sampling. HERS raters may provide documentation support but may not test on behalf in the installer. All certificates of installation required for HERS measures must report the installer’s self-tested results. Any measures that are rater-tested will be </w:t>
        </w:r>
        <w:proofErr w:type="spellStart"/>
        <w:r>
          <w:rPr>
            <w:rFonts w:cs="Tahoma"/>
            <w:color w:val="auto"/>
          </w:rPr>
          <w:t>disqualified</w:t>
        </w:r>
      </w:ins>
      <w:ins w:id="3788" w:author="Armando Ramirez" w:date="2022-02-09T12:20:00Z">
        <w:r w:rsidR="00091C73">
          <w:rPr>
            <w:rFonts w:cs="Tahoma"/>
            <w:color w:val="auto"/>
          </w:rPr>
          <w:t>precluded</w:t>
        </w:r>
      </w:ins>
      <w:proofErr w:type="spellEnd"/>
      <w:ins w:id="3789" w:author="Haider Alhabibi" w:date="2022-01-30T12:01:00Z">
        <w:r>
          <w:rPr>
            <w:rFonts w:cs="Tahoma"/>
            <w:color w:val="auto"/>
          </w:rPr>
          <w:t xml:space="preserve"> from group sampling.</w:t>
        </w:r>
      </w:ins>
      <w:ins w:id="3790" w:author="Haider Alhabibi" w:date="2022-01-30T12:04:00Z">
        <w:r w:rsidR="00B70A13" w:rsidRPr="00B70A13">
          <w:rPr>
            <w:rFonts w:cs="Tahoma"/>
            <w:color w:val="auto"/>
          </w:rPr>
          <w:t xml:space="preserve"> </w:t>
        </w:r>
        <w:r w:rsidR="00B70A13">
          <w:rPr>
            <w:rFonts w:cs="Tahoma"/>
            <w:color w:val="auto"/>
          </w:rPr>
          <w:t>[insert reference]</w:t>
        </w:r>
      </w:ins>
    </w:p>
    <w:p w14:paraId="0F8A31B8" w14:textId="77777777" w:rsidR="00CB1F25" w:rsidRPr="0024633A" w:rsidRDefault="00E244E1" w:rsidP="00EB6FD4">
      <w:pPr>
        <w:autoSpaceDE w:val="0"/>
        <w:autoSpaceDN w:val="0"/>
        <w:adjustRightInd w:val="0"/>
        <w:spacing w:after="240" w:line="240" w:lineRule="auto"/>
        <w:rPr>
          <w:rFonts w:cs="Tahoma"/>
          <w:color w:val="auto"/>
        </w:rPr>
      </w:pPr>
      <w:r w:rsidRPr="0024633A">
        <w:rPr>
          <w:rFonts w:cs="Tahoma"/>
          <w:color w:val="auto"/>
        </w:rPr>
        <w:t xml:space="preserve">Data </w:t>
      </w:r>
      <w:r w:rsidR="003E3A6A" w:rsidRPr="0024633A">
        <w:rPr>
          <w:rFonts w:cs="Tahoma"/>
          <w:color w:val="auto"/>
        </w:rPr>
        <w:t>R</w:t>
      </w:r>
      <w:r w:rsidRPr="0024633A">
        <w:rPr>
          <w:rFonts w:cs="Tahoma"/>
          <w:color w:val="auto"/>
        </w:rPr>
        <w:t xml:space="preserve">egistries </w:t>
      </w:r>
      <w:r w:rsidR="007444EC" w:rsidRPr="0024633A">
        <w:rPr>
          <w:rFonts w:cs="Tahoma"/>
          <w:color w:val="auto"/>
        </w:rPr>
        <w:t>must</w:t>
      </w:r>
      <w:r w:rsidR="00EF7644" w:rsidRPr="0024633A">
        <w:rPr>
          <w:rFonts w:cs="Tahoma"/>
          <w:color w:val="auto"/>
        </w:rPr>
        <w:t xml:space="preserve"> provide</w:t>
      </w:r>
      <w:r w:rsidR="00173535" w:rsidRPr="0024633A">
        <w:rPr>
          <w:rFonts w:cs="Tahoma"/>
          <w:color w:val="auto"/>
        </w:rPr>
        <w:t xml:space="preserve"> </w:t>
      </w:r>
      <w:r w:rsidRPr="0024633A">
        <w:rPr>
          <w:rFonts w:cs="Tahoma"/>
          <w:color w:val="auto"/>
        </w:rPr>
        <w:t>Energy Commission staff and enforcement agencies</w:t>
      </w:r>
      <w:r w:rsidR="001138B1" w:rsidRPr="0024633A">
        <w:rPr>
          <w:rFonts w:cs="Tahoma"/>
          <w:color w:val="auto"/>
        </w:rPr>
        <w:t xml:space="preserve"> a user interface</w:t>
      </w:r>
      <w:r w:rsidR="00173535" w:rsidRPr="0024633A">
        <w:rPr>
          <w:rFonts w:cs="Tahoma"/>
          <w:color w:val="auto"/>
        </w:rPr>
        <w:t xml:space="preserve"> capability</w:t>
      </w:r>
      <w:r w:rsidR="00EF7644" w:rsidRPr="0024633A">
        <w:rPr>
          <w:rFonts w:cs="Tahoma"/>
          <w:color w:val="auto"/>
        </w:rPr>
        <w:t xml:space="preserve"> </w:t>
      </w:r>
      <w:r w:rsidR="001138B1" w:rsidRPr="0024633A">
        <w:rPr>
          <w:rFonts w:cs="Tahoma"/>
          <w:color w:val="auto"/>
        </w:rPr>
        <w:t>to</w:t>
      </w:r>
      <w:r w:rsidR="00173535" w:rsidRPr="0024633A">
        <w:rPr>
          <w:rFonts w:cs="Tahoma"/>
          <w:color w:val="auto"/>
        </w:rPr>
        <w:t xml:space="preserve"> </w:t>
      </w:r>
      <w:r w:rsidR="00EF7644" w:rsidRPr="0024633A">
        <w:rPr>
          <w:rFonts w:cs="Tahoma"/>
          <w:color w:val="auto"/>
        </w:rPr>
        <w:t xml:space="preserve">generate reports </w:t>
      </w:r>
      <w:r w:rsidR="00173535" w:rsidRPr="0024633A">
        <w:rPr>
          <w:rFonts w:cs="Tahoma"/>
          <w:color w:val="auto"/>
        </w:rPr>
        <w:t xml:space="preserve">that </w:t>
      </w:r>
      <w:r w:rsidR="001138B1" w:rsidRPr="0024633A">
        <w:rPr>
          <w:rFonts w:cs="Tahoma"/>
          <w:color w:val="auto"/>
        </w:rPr>
        <w:t>disclose</w:t>
      </w:r>
      <w:r w:rsidR="00EF7644" w:rsidRPr="0024633A">
        <w:rPr>
          <w:rFonts w:cs="Tahoma"/>
          <w:color w:val="auto"/>
        </w:rPr>
        <w:t xml:space="preserve"> the status of authorized representatives</w:t>
      </w:r>
      <w:r w:rsidR="00E644E6" w:rsidRPr="0024633A">
        <w:rPr>
          <w:rFonts w:cs="Tahoma"/>
          <w:color w:val="auto"/>
        </w:rPr>
        <w:t xml:space="preserve"> of responsible person users</w:t>
      </w:r>
      <w:r w:rsidR="007444EC" w:rsidRPr="0024633A">
        <w:rPr>
          <w:rFonts w:cs="Tahoma"/>
          <w:color w:val="auto"/>
        </w:rPr>
        <w:t xml:space="preserve"> as required by </w:t>
      </w:r>
      <w:r w:rsidR="003672E9" w:rsidRPr="0024633A">
        <w:rPr>
          <w:rFonts w:cs="Tahoma"/>
          <w:color w:val="auto"/>
        </w:rPr>
        <w:t xml:space="preserve">Energy </w:t>
      </w:r>
      <w:r w:rsidR="007444EC" w:rsidRPr="0024633A">
        <w:rPr>
          <w:rFonts w:cs="Tahoma"/>
          <w:color w:val="auto"/>
        </w:rPr>
        <w:t>Standards Section 10-103(a)3</w:t>
      </w:r>
      <w:r w:rsidR="0088637F" w:rsidRPr="0024633A">
        <w:rPr>
          <w:rFonts w:cs="Tahoma"/>
          <w:color w:val="auto"/>
        </w:rPr>
        <w:t>A</w:t>
      </w:r>
      <w:r w:rsidR="007444EC" w:rsidRPr="0024633A">
        <w:rPr>
          <w:rFonts w:cs="Tahoma"/>
          <w:color w:val="auto"/>
        </w:rPr>
        <w:t>vi</w:t>
      </w:r>
      <w:r w:rsidR="00EF7644" w:rsidRPr="0024633A">
        <w:rPr>
          <w:rFonts w:cs="Tahoma"/>
          <w:color w:val="auto"/>
        </w:rPr>
        <w:t>.</w:t>
      </w:r>
    </w:p>
    <w:p w14:paraId="43A21D83" w14:textId="77777777" w:rsidR="00C226F0" w:rsidRPr="0024633A" w:rsidRDefault="00C226F0" w:rsidP="00EB6FD4">
      <w:pPr>
        <w:pStyle w:val="Heading3"/>
        <w:tabs>
          <w:tab w:val="clear" w:pos="900"/>
          <w:tab w:val="left" w:pos="720"/>
        </w:tabs>
        <w:spacing w:after="240"/>
        <w:rPr>
          <w:rFonts w:ascii="Tahoma" w:hAnsi="Tahoma" w:cs="Tahoma"/>
          <w:b/>
          <w:i w:val="0"/>
          <w:sz w:val="24"/>
        </w:rPr>
      </w:pPr>
      <w:bookmarkStart w:id="3791" w:name="_Toc421799087"/>
      <w:bookmarkStart w:id="3792" w:name="_Toc422147399"/>
      <w:bookmarkStart w:id="3793" w:name="_Toc422324700"/>
      <w:bookmarkStart w:id="3794" w:name="_Toc431320043"/>
      <w:bookmarkStart w:id="3795" w:name="_Toc421799088"/>
      <w:bookmarkStart w:id="3796" w:name="_Toc422147400"/>
      <w:bookmarkStart w:id="3797" w:name="_Toc422324701"/>
      <w:bookmarkStart w:id="3798" w:name="_Toc431320044"/>
      <w:bookmarkStart w:id="3799" w:name="_Toc421799089"/>
      <w:bookmarkStart w:id="3800" w:name="_Toc422147401"/>
      <w:bookmarkStart w:id="3801" w:name="_Toc422324702"/>
      <w:bookmarkStart w:id="3802" w:name="_Toc431320045"/>
      <w:bookmarkStart w:id="3803" w:name="_Toc421799090"/>
      <w:bookmarkStart w:id="3804" w:name="_Toc422147402"/>
      <w:bookmarkStart w:id="3805" w:name="_Toc422324703"/>
      <w:bookmarkStart w:id="3806" w:name="_Toc431320046"/>
      <w:bookmarkStart w:id="3807" w:name="_Toc421799091"/>
      <w:bookmarkStart w:id="3808" w:name="_Toc422147403"/>
      <w:bookmarkStart w:id="3809" w:name="_Toc422324704"/>
      <w:bookmarkStart w:id="3810" w:name="_Toc431320047"/>
      <w:bookmarkStart w:id="3811" w:name="_Toc421799092"/>
      <w:bookmarkStart w:id="3812" w:name="_Toc422147404"/>
      <w:bookmarkStart w:id="3813" w:name="_Toc422324705"/>
      <w:bookmarkStart w:id="3814" w:name="_Toc431320048"/>
      <w:bookmarkStart w:id="3815" w:name="_Toc421799093"/>
      <w:bookmarkStart w:id="3816" w:name="_Toc422147405"/>
      <w:bookmarkStart w:id="3817" w:name="_Toc422324706"/>
      <w:bookmarkStart w:id="3818" w:name="_Toc431320049"/>
      <w:bookmarkStart w:id="3819" w:name="_Toc421799094"/>
      <w:bookmarkStart w:id="3820" w:name="_Toc422147406"/>
      <w:bookmarkStart w:id="3821" w:name="_Toc422324707"/>
      <w:bookmarkStart w:id="3822" w:name="_Toc431320050"/>
      <w:bookmarkStart w:id="3823" w:name="_Toc421799095"/>
      <w:bookmarkStart w:id="3824" w:name="_Toc422147407"/>
      <w:bookmarkStart w:id="3825" w:name="_Toc422324708"/>
      <w:bookmarkStart w:id="3826" w:name="_Toc431320051"/>
      <w:bookmarkStart w:id="3827" w:name="_Toc421799096"/>
      <w:bookmarkStart w:id="3828" w:name="_Toc422147408"/>
      <w:bookmarkStart w:id="3829" w:name="_Toc422324709"/>
      <w:bookmarkStart w:id="3830" w:name="_Toc431320052"/>
      <w:bookmarkStart w:id="3831" w:name="_Toc418094509"/>
      <w:bookmarkStart w:id="3832" w:name="_Toc96009541"/>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r w:rsidRPr="0024633A">
        <w:rPr>
          <w:rFonts w:ascii="Tahoma" w:hAnsi="Tahoma" w:cs="Tahoma"/>
          <w:b/>
          <w:i w:val="0"/>
          <w:sz w:val="24"/>
        </w:rPr>
        <w:t xml:space="preserve">Signature Block Data for Delegated </w:t>
      </w:r>
      <w:r w:rsidR="001C30AB" w:rsidRPr="0024633A">
        <w:rPr>
          <w:rFonts w:ascii="Tahoma" w:hAnsi="Tahoma" w:cs="Tahoma"/>
          <w:b/>
          <w:i w:val="0"/>
          <w:sz w:val="24"/>
        </w:rPr>
        <w:t>Signatures</w:t>
      </w:r>
      <w:bookmarkEnd w:id="3831"/>
      <w:bookmarkEnd w:id="3832"/>
    </w:p>
    <w:p w14:paraId="3D52F0E0" w14:textId="60D4D422" w:rsidR="00C226F0" w:rsidRPr="0024633A" w:rsidRDefault="001C30AB" w:rsidP="00EB6FD4">
      <w:pPr>
        <w:spacing w:after="240"/>
        <w:rPr>
          <w:rFonts w:cs="Tahoma"/>
        </w:rPr>
      </w:pPr>
      <w:r w:rsidRPr="0024633A">
        <w:rPr>
          <w:rFonts w:cs="Tahoma"/>
        </w:rPr>
        <w:t xml:space="preserve">When a responsible person's signing action on a Certificate of Installation is performed by </w:t>
      </w:r>
      <w:r w:rsidR="000C6EB8" w:rsidRPr="0024633A">
        <w:rPr>
          <w:rFonts w:cs="Tahoma"/>
        </w:rPr>
        <w:t>an</w:t>
      </w:r>
      <w:r w:rsidRPr="0024633A">
        <w:rPr>
          <w:rFonts w:cs="Tahoma"/>
        </w:rPr>
        <w:t xml:space="preserve"> authorized representative of the responsible person, the information appended to the </w:t>
      </w:r>
      <w:r w:rsidR="000C6EB8" w:rsidRPr="0024633A">
        <w:rPr>
          <w:rFonts w:cs="Tahoma"/>
        </w:rPr>
        <w:t xml:space="preserve">signature block </w:t>
      </w:r>
      <w:r w:rsidR="00101540" w:rsidRPr="0024633A">
        <w:rPr>
          <w:rFonts w:cs="Tahoma"/>
        </w:rPr>
        <w:t>XML</w:t>
      </w:r>
      <w:r w:rsidRPr="0024633A">
        <w:rPr>
          <w:rFonts w:cs="Tahoma"/>
        </w:rPr>
        <w:t xml:space="preserve"> data portion of the </w:t>
      </w:r>
      <w:r w:rsidR="00CF3F48" w:rsidRPr="0024633A">
        <w:rPr>
          <w:rFonts w:cs="Tahoma"/>
        </w:rPr>
        <w:t xml:space="preserve">registration </w:t>
      </w:r>
      <w:del w:id="3833" w:author="Haider Alhabibi" w:date="2022-01-30T12:05:00Z">
        <w:r w:rsidR="00A242E5" w:rsidRPr="0024633A" w:rsidDel="0059562A">
          <w:rPr>
            <w:rFonts w:cs="Tahoma"/>
          </w:rPr>
          <w:delText>p</w:delText>
        </w:r>
        <w:r w:rsidRPr="0024633A" w:rsidDel="0059562A">
          <w:rPr>
            <w:rFonts w:cs="Tahoma"/>
          </w:rPr>
          <w:delText>ackage</w:delText>
        </w:r>
        <w:r w:rsidR="00525FA6" w:rsidRPr="0024633A" w:rsidDel="0059562A">
          <w:rPr>
            <w:rFonts w:cs="Tahoma"/>
          </w:rPr>
          <w:delText>,</w:delText>
        </w:r>
        <w:r w:rsidRPr="0024633A" w:rsidDel="0059562A">
          <w:rPr>
            <w:rFonts w:cs="Tahoma"/>
          </w:rPr>
          <w:delText xml:space="preserve"> and </w:delText>
        </w:r>
      </w:del>
      <w:ins w:id="3834" w:author="Haider Alhabibi" w:date="2022-01-30T12:05:00Z">
        <w:r w:rsidR="0059562A" w:rsidRPr="0024633A">
          <w:rPr>
            <w:rFonts w:cs="Tahoma"/>
          </w:rPr>
          <w:t xml:space="preserve">package and </w:t>
        </w:r>
      </w:ins>
      <w:r w:rsidR="002F25DA" w:rsidRPr="0024633A">
        <w:rPr>
          <w:rFonts w:cs="Tahoma"/>
        </w:rPr>
        <w:t>overlaid on</w:t>
      </w:r>
      <w:r w:rsidRPr="0024633A">
        <w:rPr>
          <w:rFonts w:cs="Tahoma"/>
        </w:rPr>
        <w:t xml:space="preserve"> the responsible person's signature </w:t>
      </w:r>
      <w:r w:rsidR="000C6EB8" w:rsidRPr="0024633A">
        <w:rPr>
          <w:rFonts w:cs="Tahoma"/>
        </w:rPr>
        <w:t xml:space="preserve">block </w:t>
      </w:r>
      <w:r w:rsidR="00983BB7" w:rsidRPr="0024633A">
        <w:rPr>
          <w:rFonts w:cs="Tahoma"/>
        </w:rPr>
        <w:t>on the PDF (see S</w:t>
      </w:r>
      <w:r w:rsidR="00E72540" w:rsidRPr="0024633A">
        <w:rPr>
          <w:rFonts w:cs="Tahoma"/>
        </w:rPr>
        <w:t xml:space="preserve">ection </w:t>
      </w:r>
      <w:r w:rsidR="00860C9D" w:rsidRPr="0024633A">
        <w:rPr>
          <w:rFonts w:cs="Tahoma"/>
        </w:rPr>
        <w:t>4.4</w:t>
      </w:r>
      <w:r w:rsidR="00983BB7" w:rsidRPr="0024633A">
        <w:rPr>
          <w:rFonts w:cs="Tahoma"/>
        </w:rPr>
        <w:t xml:space="preserve"> </w:t>
      </w:r>
      <w:r w:rsidR="00E72540" w:rsidRPr="0024633A">
        <w:rPr>
          <w:rFonts w:cs="Tahoma"/>
        </w:rPr>
        <w:t>j)</w:t>
      </w:r>
      <w:r w:rsidR="00860C9D" w:rsidRPr="0024633A">
        <w:rPr>
          <w:rFonts w:cs="Tahoma"/>
        </w:rPr>
        <w:t xml:space="preserve"> </w:t>
      </w:r>
      <w:r w:rsidR="000C6EB8" w:rsidRPr="0024633A">
        <w:rPr>
          <w:rFonts w:cs="Tahoma"/>
        </w:rPr>
        <w:t xml:space="preserve">should be the </w:t>
      </w:r>
      <w:r w:rsidR="00525FA6" w:rsidRPr="0024633A">
        <w:rPr>
          <w:rFonts w:cs="Tahoma"/>
        </w:rPr>
        <w:t xml:space="preserve">responsible person's </w:t>
      </w:r>
      <w:r w:rsidR="000C6EB8" w:rsidRPr="0024633A">
        <w:rPr>
          <w:rFonts w:cs="Tahoma"/>
        </w:rPr>
        <w:t>professional information – not the authorized representative's professional information.</w:t>
      </w:r>
      <w:r w:rsidR="005479DF" w:rsidRPr="0024633A">
        <w:rPr>
          <w:rFonts w:cs="Tahoma"/>
        </w:rPr>
        <w:t xml:space="preserve"> </w:t>
      </w:r>
      <w:r w:rsidR="002F25DA" w:rsidRPr="0024633A">
        <w:rPr>
          <w:rFonts w:cs="Tahoma"/>
        </w:rPr>
        <w:t>Additionally, t</w:t>
      </w:r>
      <w:r w:rsidR="000C6EB8" w:rsidRPr="0024633A">
        <w:rPr>
          <w:rFonts w:cs="Tahoma"/>
        </w:rPr>
        <w:t>he</w:t>
      </w:r>
      <w:r w:rsidR="007A643A" w:rsidRPr="0024633A">
        <w:rPr>
          <w:rFonts w:cs="Tahoma"/>
        </w:rPr>
        <w:t xml:space="preserve"> electronic</w:t>
      </w:r>
      <w:r w:rsidR="000C6EB8" w:rsidRPr="0024633A">
        <w:rPr>
          <w:rFonts w:cs="Tahoma"/>
        </w:rPr>
        <w:t xml:space="preserve"> signature appearance </w:t>
      </w:r>
      <w:r w:rsidR="002F25DA" w:rsidRPr="0024633A">
        <w:rPr>
          <w:rFonts w:cs="Tahoma"/>
        </w:rPr>
        <w:t xml:space="preserve">on the document </w:t>
      </w:r>
      <w:r w:rsidR="000C6EB8" w:rsidRPr="0024633A">
        <w:rPr>
          <w:rFonts w:cs="Tahoma"/>
        </w:rPr>
        <w:t xml:space="preserve">should </w:t>
      </w:r>
      <w:r w:rsidR="00E244E1" w:rsidRPr="0024633A">
        <w:rPr>
          <w:rFonts w:cs="Tahoma"/>
        </w:rPr>
        <w:t xml:space="preserve">include a statement to the effect that </w:t>
      </w:r>
      <w:r w:rsidR="000C6EB8" w:rsidRPr="0024633A">
        <w:rPr>
          <w:rFonts w:cs="Tahoma"/>
        </w:rPr>
        <w:t>the authorized representative</w:t>
      </w:r>
      <w:r w:rsidR="00860C9D" w:rsidRPr="0024633A">
        <w:rPr>
          <w:rFonts w:cs="Tahoma"/>
        </w:rPr>
        <w:t xml:space="preserve">'s </w:t>
      </w:r>
      <w:r w:rsidR="000C6EB8" w:rsidRPr="0024633A">
        <w:rPr>
          <w:rFonts w:cs="Tahoma"/>
        </w:rPr>
        <w:t>sig</w:t>
      </w:r>
      <w:r w:rsidR="002F25DA" w:rsidRPr="0024633A">
        <w:rPr>
          <w:rFonts w:cs="Tahoma"/>
        </w:rPr>
        <w:t xml:space="preserve">nature is provided </w:t>
      </w:r>
      <w:r w:rsidR="00135252" w:rsidRPr="0024633A">
        <w:rPr>
          <w:rFonts w:cs="Tahoma"/>
        </w:rPr>
        <w:t xml:space="preserve">on </w:t>
      </w:r>
      <w:r w:rsidR="002F25DA" w:rsidRPr="0024633A">
        <w:rPr>
          <w:rFonts w:cs="Tahoma"/>
        </w:rPr>
        <w:t xml:space="preserve">behalf of the </w:t>
      </w:r>
      <w:r w:rsidR="00A242E5" w:rsidRPr="0024633A">
        <w:rPr>
          <w:rFonts w:cs="Tahoma"/>
        </w:rPr>
        <w:t>responsible person</w:t>
      </w:r>
      <w:r w:rsidR="002F25DA" w:rsidRPr="0024633A">
        <w:rPr>
          <w:rFonts w:cs="Tahoma"/>
        </w:rPr>
        <w:t>.</w:t>
      </w:r>
    </w:p>
    <w:p w14:paraId="31EF8363" w14:textId="33E44829" w:rsidR="00580D93" w:rsidRPr="0024633A" w:rsidRDefault="007A643A" w:rsidP="00EB6FD4">
      <w:pPr>
        <w:spacing w:after="240"/>
        <w:rPr>
          <w:rFonts w:cs="Tahoma"/>
        </w:rPr>
      </w:pPr>
      <w:r w:rsidRPr="0024633A">
        <w:rPr>
          <w:rFonts w:cs="Tahoma"/>
        </w:rPr>
        <w:t>The Data Registry</w:t>
      </w:r>
      <w:r w:rsidR="00E644E6" w:rsidRPr="0024633A">
        <w:rPr>
          <w:rFonts w:cs="Tahoma"/>
        </w:rPr>
        <w:t xml:space="preserve"> should </w:t>
      </w:r>
      <w:r w:rsidRPr="0024633A">
        <w:rPr>
          <w:rFonts w:cs="Tahoma"/>
        </w:rPr>
        <w:t xml:space="preserve">limit </w:t>
      </w:r>
      <w:r w:rsidR="00EE50BF" w:rsidRPr="0024633A">
        <w:rPr>
          <w:rFonts w:cs="Tahoma"/>
        </w:rPr>
        <w:t xml:space="preserve">the availability of </w:t>
      </w:r>
      <w:r w:rsidRPr="0024633A">
        <w:rPr>
          <w:rFonts w:cs="Tahoma"/>
        </w:rPr>
        <w:t>delegated signature</w:t>
      </w:r>
      <w:r w:rsidR="00EE50BF" w:rsidRPr="0024633A">
        <w:rPr>
          <w:rFonts w:cs="Tahoma"/>
        </w:rPr>
        <w:t xml:space="preserve"> functionality to only those users who have been designated</w:t>
      </w:r>
      <w:r w:rsidR="00DB4089" w:rsidRPr="0024633A">
        <w:rPr>
          <w:rFonts w:cs="Tahoma"/>
        </w:rPr>
        <w:t xml:space="preserve"> as authorized representatives </w:t>
      </w:r>
      <w:r w:rsidR="00EE50BF" w:rsidRPr="0024633A">
        <w:rPr>
          <w:rFonts w:cs="Tahoma"/>
        </w:rPr>
        <w:t>as</w:t>
      </w:r>
      <w:r w:rsidR="00506424" w:rsidRPr="0024633A">
        <w:rPr>
          <w:rFonts w:cs="Tahoma"/>
        </w:rPr>
        <w:t xml:space="preserve"> </w:t>
      </w:r>
      <w:r w:rsidR="00EE50BF" w:rsidRPr="0024633A">
        <w:rPr>
          <w:rFonts w:cs="Tahoma"/>
        </w:rPr>
        <w:t>described in Section 4.5.1.</w:t>
      </w:r>
    </w:p>
    <w:p w14:paraId="4C9047C7" w14:textId="77777777" w:rsidR="00936471" w:rsidRPr="0024633A" w:rsidRDefault="00936471" w:rsidP="002632A7">
      <w:pPr>
        <w:rPr>
          <w:rFonts w:cs="Tahoma"/>
        </w:rPr>
        <w:sectPr w:rsidR="00936471" w:rsidRPr="0024633A">
          <w:headerReference w:type="default" r:id="rId28"/>
          <w:pgSz w:w="12240" w:h="15840" w:code="1"/>
          <w:pgMar w:top="1440" w:right="1152" w:bottom="1008" w:left="1152" w:header="720" w:footer="720" w:gutter="0"/>
          <w:cols w:space="720"/>
          <w:docGrid w:linePitch="360"/>
        </w:sectPr>
      </w:pPr>
    </w:p>
    <w:p w14:paraId="561E7CD3" w14:textId="77777777" w:rsidR="005F47BD" w:rsidRPr="0024633A" w:rsidRDefault="005F47BD" w:rsidP="004278BA">
      <w:pPr>
        <w:pStyle w:val="Heading1"/>
        <w:tabs>
          <w:tab w:val="clear" w:pos="450"/>
          <w:tab w:val="left" w:pos="540"/>
        </w:tabs>
        <w:spacing w:after="240"/>
        <w:ind w:left="540" w:hanging="530"/>
        <w:rPr>
          <w:rFonts w:ascii="Tahoma" w:hAnsi="Tahoma" w:cs="Tahoma"/>
        </w:rPr>
      </w:pPr>
      <w:bookmarkStart w:id="3837" w:name="_Toc418094510"/>
      <w:bookmarkStart w:id="3838" w:name="_Toc96009542"/>
      <w:r w:rsidRPr="0024633A">
        <w:rPr>
          <w:rFonts w:ascii="Tahoma" w:hAnsi="Tahoma" w:cs="Tahoma"/>
        </w:rPr>
        <w:lastRenderedPageBreak/>
        <w:t>Digital Signatures and Certificate Authorities</w:t>
      </w:r>
      <w:bookmarkEnd w:id="3837"/>
      <w:bookmarkEnd w:id="3838"/>
    </w:p>
    <w:p w14:paraId="6AA79B31" w14:textId="77777777" w:rsidR="00D7524C" w:rsidRPr="0024633A" w:rsidRDefault="005F47BD" w:rsidP="004278BA">
      <w:pPr>
        <w:pStyle w:val="Heading2"/>
        <w:spacing w:after="240"/>
        <w:ind w:left="720" w:hanging="720"/>
        <w:rPr>
          <w:rFonts w:ascii="Tahoma" w:hAnsi="Tahoma" w:cs="Tahoma"/>
          <w:sz w:val="28"/>
          <w:szCs w:val="28"/>
        </w:rPr>
      </w:pPr>
      <w:bookmarkStart w:id="3839" w:name="_Toc418094511"/>
      <w:bookmarkStart w:id="3840" w:name="_Toc96009543"/>
      <w:r w:rsidRPr="0024633A">
        <w:rPr>
          <w:rFonts w:ascii="Tahoma" w:hAnsi="Tahoma" w:cs="Tahoma"/>
          <w:sz w:val="28"/>
          <w:szCs w:val="28"/>
        </w:rPr>
        <w:t>Overview</w:t>
      </w:r>
      <w:bookmarkEnd w:id="3839"/>
      <w:bookmarkEnd w:id="3840"/>
    </w:p>
    <w:p w14:paraId="3AF9A043" w14:textId="77777777" w:rsidR="001E42D2" w:rsidRPr="0024633A" w:rsidRDefault="00CA4F1F" w:rsidP="004278BA">
      <w:pPr>
        <w:spacing w:after="240"/>
        <w:rPr>
          <w:rFonts w:cs="Tahoma"/>
        </w:rPr>
      </w:pPr>
      <w:r w:rsidRPr="0024633A">
        <w:rPr>
          <w:rFonts w:cs="Tahoma"/>
        </w:rPr>
        <w:t>Digital signatures are used to certify the authenticity of a document</w:t>
      </w:r>
      <w:r w:rsidR="00216525" w:rsidRPr="0024633A">
        <w:rPr>
          <w:rFonts w:cs="Tahoma"/>
        </w:rPr>
        <w:t xml:space="preserve"> </w:t>
      </w:r>
      <w:proofErr w:type="gramStart"/>
      <w:r w:rsidRPr="0024633A">
        <w:rPr>
          <w:rFonts w:cs="Tahoma"/>
        </w:rPr>
        <w:t xml:space="preserve">and </w:t>
      </w:r>
      <w:r w:rsidR="003F3C8E" w:rsidRPr="0024633A">
        <w:rPr>
          <w:rFonts w:cs="Tahoma"/>
        </w:rPr>
        <w:t>also</w:t>
      </w:r>
      <w:proofErr w:type="gramEnd"/>
      <w:r w:rsidR="00154457" w:rsidRPr="0024633A">
        <w:rPr>
          <w:rFonts w:cs="Tahoma"/>
        </w:rPr>
        <w:tab/>
        <w:t xml:space="preserve"> </w:t>
      </w:r>
      <w:r w:rsidRPr="0024633A">
        <w:rPr>
          <w:rFonts w:cs="Tahoma"/>
        </w:rPr>
        <w:t xml:space="preserve">to verify the authenticity and identity of document signers. Digital signatures also </w:t>
      </w:r>
      <w:r w:rsidR="00B62AAA" w:rsidRPr="0024633A">
        <w:rPr>
          <w:rFonts w:cs="Tahoma"/>
        </w:rPr>
        <w:t xml:space="preserve">establish </w:t>
      </w:r>
      <w:r w:rsidRPr="0024633A">
        <w:rPr>
          <w:rFonts w:cs="Tahoma"/>
        </w:rPr>
        <w:t xml:space="preserve">the state of the document at the time it was signed and </w:t>
      </w:r>
      <w:r w:rsidR="00B62AAA" w:rsidRPr="0024633A">
        <w:rPr>
          <w:rFonts w:cs="Tahoma"/>
        </w:rPr>
        <w:t xml:space="preserve">make it possible to provide </w:t>
      </w:r>
      <w:r w:rsidRPr="0024633A">
        <w:rPr>
          <w:rFonts w:cs="Tahoma"/>
        </w:rPr>
        <w:t>alert</w:t>
      </w:r>
      <w:r w:rsidR="00B62AAA" w:rsidRPr="0024633A">
        <w:rPr>
          <w:rFonts w:cs="Tahoma"/>
        </w:rPr>
        <w:t>s</w:t>
      </w:r>
      <w:r w:rsidRPr="0024633A">
        <w:rPr>
          <w:rFonts w:cs="Tahoma"/>
        </w:rPr>
        <w:t xml:space="preserve"> </w:t>
      </w:r>
      <w:r w:rsidR="00B62AAA" w:rsidRPr="0024633A">
        <w:rPr>
          <w:rFonts w:cs="Tahoma"/>
        </w:rPr>
        <w:t xml:space="preserve">to document </w:t>
      </w:r>
      <w:r w:rsidRPr="0024633A">
        <w:rPr>
          <w:rFonts w:cs="Tahoma"/>
        </w:rPr>
        <w:t xml:space="preserve">recipients </w:t>
      </w:r>
      <w:r w:rsidR="00B62AAA" w:rsidRPr="0024633A">
        <w:rPr>
          <w:rFonts w:cs="Tahoma"/>
        </w:rPr>
        <w:t xml:space="preserve">indicating </w:t>
      </w:r>
      <w:proofErr w:type="gramStart"/>
      <w:r w:rsidRPr="0024633A">
        <w:rPr>
          <w:rFonts w:cs="Tahoma"/>
        </w:rPr>
        <w:t>whether or not</w:t>
      </w:r>
      <w:proofErr w:type="gramEnd"/>
      <w:r w:rsidRPr="0024633A">
        <w:rPr>
          <w:rFonts w:cs="Tahoma"/>
        </w:rPr>
        <w:t xml:space="preserve"> the document has been changed since being signed.</w:t>
      </w:r>
      <w:r w:rsidR="005479DF" w:rsidRPr="0024633A">
        <w:rPr>
          <w:rFonts w:cs="Tahoma"/>
        </w:rPr>
        <w:t xml:space="preserve"> </w:t>
      </w:r>
      <w:r w:rsidR="003000CC" w:rsidRPr="0024633A">
        <w:rPr>
          <w:rFonts w:cs="Tahoma"/>
        </w:rPr>
        <w:t xml:space="preserve">A digital signature </w:t>
      </w:r>
      <w:r w:rsidR="001E42D2" w:rsidRPr="0024633A">
        <w:rPr>
          <w:rFonts w:cs="Tahoma"/>
        </w:rPr>
        <w:t xml:space="preserve">is </w:t>
      </w:r>
      <w:r w:rsidR="003000CC" w:rsidRPr="0024633A">
        <w:rPr>
          <w:rFonts w:cs="Tahoma"/>
        </w:rPr>
        <w:t>an electronic signature that incorporates cryptographic methods of originator authentication,</w:t>
      </w:r>
      <w:r w:rsidR="001E42D2" w:rsidRPr="0024633A">
        <w:rPr>
          <w:rFonts w:cs="Tahoma"/>
        </w:rPr>
        <w:t xml:space="preserve"> </w:t>
      </w:r>
      <w:r w:rsidR="003000CC" w:rsidRPr="0024633A">
        <w:rPr>
          <w:rFonts w:cs="Tahoma"/>
        </w:rPr>
        <w:t>allowing the identity of the signer and the integrity of the data to be verified. The regulations adopted by the</w:t>
      </w:r>
      <w:r w:rsidR="001E42D2" w:rsidRPr="0024633A">
        <w:rPr>
          <w:rFonts w:cs="Tahoma"/>
        </w:rPr>
        <w:t xml:space="preserve"> </w:t>
      </w:r>
      <w:r w:rsidR="003000CC" w:rsidRPr="0024633A">
        <w:rPr>
          <w:rFonts w:cs="Tahoma"/>
        </w:rPr>
        <w:t xml:space="preserve">Secretary of State that govern the use of </w:t>
      </w:r>
      <w:r w:rsidR="00580D93" w:rsidRPr="0024633A">
        <w:rPr>
          <w:rFonts w:cs="Tahoma"/>
        </w:rPr>
        <w:t xml:space="preserve">digital signatures </w:t>
      </w:r>
      <w:r w:rsidR="003000CC" w:rsidRPr="0024633A">
        <w:rPr>
          <w:rFonts w:cs="Tahoma"/>
        </w:rPr>
        <w:t>for use by public entities in California are found in</w:t>
      </w:r>
      <w:r w:rsidR="001E42D2" w:rsidRPr="0024633A">
        <w:rPr>
          <w:rFonts w:cs="Tahoma"/>
        </w:rPr>
        <w:t xml:space="preserve"> </w:t>
      </w:r>
      <w:r w:rsidR="003000CC" w:rsidRPr="0024633A">
        <w:rPr>
          <w:rFonts w:cs="Tahoma"/>
        </w:rPr>
        <w:t>the California Code of Regulations, Title 2, Division 7, Chapter 10 Digital Signatures</w:t>
      </w:r>
      <w:r w:rsidR="00575A1D" w:rsidRPr="0024633A">
        <w:rPr>
          <w:rFonts w:cs="Tahoma"/>
        </w:rPr>
        <w:t>,</w:t>
      </w:r>
      <w:r w:rsidR="00684E38" w:rsidRPr="0024633A">
        <w:rPr>
          <w:rFonts w:cs="Tahoma"/>
        </w:rPr>
        <w:t xml:space="preserve"> </w:t>
      </w:r>
      <w:r w:rsidR="001C75A7" w:rsidRPr="0024633A">
        <w:rPr>
          <w:rFonts w:cs="Tahoma"/>
        </w:rPr>
        <w:t xml:space="preserve">accessible </w:t>
      </w:r>
      <w:r w:rsidR="00575A1D" w:rsidRPr="0024633A">
        <w:rPr>
          <w:rFonts w:cs="Tahoma"/>
        </w:rPr>
        <w:t>using</w:t>
      </w:r>
      <w:r w:rsidR="001C75A7" w:rsidRPr="0024633A">
        <w:rPr>
          <w:rFonts w:cs="Tahoma"/>
        </w:rPr>
        <w:t xml:space="preserve"> the following URL:</w:t>
      </w:r>
    </w:p>
    <w:p w14:paraId="1585EEAD" w14:textId="49E7F74C" w:rsidR="009401B6" w:rsidRDefault="008F1862" w:rsidP="004278BA">
      <w:pPr>
        <w:spacing w:after="240"/>
        <w:rPr>
          <w:rStyle w:val="Hyperlink"/>
          <w:rFonts w:cs="Tahoma"/>
        </w:rPr>
      </w:pPr>
      <w:del w:id="3841" w:author="Haider Alhabibi" w:date="2022-01-30T12:06:00Z">
        <w:r w:rsidDel="00212B3F">
          <w:rPr>
            <w:rFonts w:ascii="Calibri" w:hAnsi="Calibri"/>
            <w:sz w:val="22"/>
          </w:rPr>
          <w:fldChar w:fldCharType="begin"/>
        </w:r>
        <w:r w:rsidDel="00212B3F">
          <w:delInstrText xml:space="preserve"> HYPERLINK "http://www.sos.ca.gov/administration/regulations/current-regulations/technology/digital-signatures/" </w:delInstrText>
        </w:r>
        <w:r w:rsidDel="00212B3F">
          <w:rPr>
            <w:rFonts w:ascii="Calibri" w:hAnsi="Calibri"/>
            <w:sz w:val="22"/>
          </w:rPr>
          <w:fldChar w:fldCharType="separate"/>
        </w:r>
        <w:r w:rsidR="0017272F" w:rsidRPr="0024633A" w:rsidDel="00212B3F">
          <w:rPr>
            <w:rStyle w:val="Hyperlink"/>
            <w:rFonts w:cs="Tahoma"/>
          </w:rPr>
          <w:delText>http://www.sos.ca.gov/administration/regulations/current-regulations/technology/digital-signatures/</w:delText>
        </w:r>
        <w:r w:rsidDel="00212B3F">
          <w:rPr>
            <w:rStyle w:val="Hyperlink"/>
            <w:rFonts w:cs="Tahoma"/>
          </w:rPr>
          <w:fldChar w:fldCharType="end"/>
        </w:r>
      </w:del>
    </w:p>
    <w:p w14:paraId="0197AFF5" w14:textId="6B2940BB" w:rsidR="00084140" w:rsidDel="006F148D" w:rsidRDefault="00D769D5" w:rsidP="004278BA">
      <w:pPr>
        <w:spacing w:after="240"/>
        <w:rPr>
          <w:del w:id="3842" w:author="Haider Alhabibi" w:date="2022-01-30T12:22:00Z"/>
          <w:rFonts w:cs="Tahoma"/>
        </w:rPr>
      </w:pPr>
      <w:ins w:id="3843" w:author="Haider Alhabibi" w:date="2022-01-30T12:26:00Z">
        <w:r w:rsidRPr="00D769D5">
          <w:rPr>
            <w:rFonts w:cs="Tahoma"/>
          </w:rPr>
          <w:t>https://www.sos.ca.gov/administration/regulations/current-regulations/technology/digital-signatures</w:t>
        </w:r>
      </w:ins>
    </w:p>
    <w:p w14:paraId="4E222F80" w14:textId="12838D37" w:rsidR="006C3252" w:rsidRPr="0024633A" w:rsidRDefault="00F46287" w:rsidP="004278BA">
      <w:pPr>
        <w:spacing w:after="240"/>
        <w:rPr>
          <w:rFonts w:cs="Tahoma"/>
        </w:rPr>
      </w:pPr>
      <w:r w:rsidRPr="0024633A">
        <w:rPr>
          <w:rFonts w:cs="Tahoma"/>
        </w:rPr>
        <w:t xml:space="preserve">As required by </w:t>
      </w:r>
      <w:r w:rsidRPr="0024633A">
        <w:rPr>
          <w:rFonts w:cs="Tahoma"/>
          <w:i/>
        </w:rPr>
        <w:t xml:space="preserve">Reference Joint Appendix </w:t>
      </w:r>
      <w:r w:rsidRPr="0024633A">
        <w:rPr>
          <w:rFonts w:cs="Tahoma"/>
        </w:rPr>
        <w:t>JA7.6.2.2.4</w:t>
      </w:r>
      <w:r w:rsidR="00FF344A" w:rsidRPr="0024633A">
        <w:rPr>
          <w:rFonts w:cs="Tahoma"/>
        </w:rPr>
        <w:t xml:space="preserve">, </w:t>
      </w:r>
      <w:r w:rsidR="002E014A" w:rsidRPr="0024633A">
        <w:rPr>
          <w:rFonts w:cs="Tahoma"/>
        </w:rPr>
        <w:t>JA7.6.3.2.4,</w:t>
      </w:r>
      <w:r w:rsidR="00FF344A" w:rsidRPr="0024633A">
        <w:rPr>
          <w:rFonts w:cs="Tahoma"/>
        </w:rPr>
        <w:t xml:space="preserve"> and JA7.7.1.4,</w:t>
      </w:r>
      <w:r w:rsidR="002E014A" w:rsidRPr="0024633A">
        <w:rPr>
          <w:rFonts w:cs="Tahoma"/>
        </w:rPr>
        <w:t xml:space="preserve"> </w:t>
      </w:r>
      <w:r w:rsidRPr="0024633A">
        <w:rPr>
          <w:rFonts w:cs="Tahoma"/>
        </w:rPr>
        <w:t>w</w:t>
      </w:r>
      <w:r w:rsidR="00767BEE" w:rsidRPr="0024633A">
        <w:rPr>
          <w:rFonts w:cs="Tahoma"/>
        </w:rPr>
        <w:t>hen concluding the document registration procedure,</w:t>
      </w:r>
      <w:r w:rsidR="00767BEE" w:rsidRPr="0024633A">
        <w:rPr>
          <w:rFonts w:cs="Tahoma"/>
          <w:i/>
        </w:rPr>
        <w:t xml:space="preserve"> </w:t>
      </w:r>
      <w:r w:rsidR="00BC6BC7" w:rsidRPr="0024633A">
        <w:rPr>
          <w:rFonts w:cs="Tahoma"/>
        </w:rPr>
        <w:t xml:space="preserve">the Data Registry </w:t>
      </w:r>
      <w:r w:rsidRPr="0024633A">
        <w:rPr>
          <w:rFonts w:cs="Tahoma"/>
        </w:rPr>
        <w:t>must</w:t>
      </w:r>
      <w:r w:rsidR="00BC6BC7" w:rsidRPr="0024633A">
        <w:rPr>
          <w:rFonts w:cs="Tahoma"/>
        </w:rPr>
        <w:t xml:space="preserve"> apply a </w:t>
      </w:r>
      <w:r w:rsidR="00767BEE" w:rsidRPr="0024633A">
        <w:rPr>
          <w:rFonts w:cs="Tahoma"/>
        </w:rPr>
        <w:t>d</w:t>
      </w:r>
      <w:r w:rsidR="00BC6BC7" w:rsidRPr="0024633A">
        <w:rPr>
          <w:rFonts w:cs="Tahoma"/>
        </w:rPr>
        <w:t xml:space="preserve">igital </w:t>
      </w:r>
      <w:r w:rsidR="00767BEE" w:rsidRPr="0024633A">
        <w:rPr>
          <w:rFonts w:cs="Tahoma"/>
        </w:rPr>
        <w:t>s</w:t>
      </w:r>
      <w:r w:rsidR="00BC6BC7" w:rsidRPr="0024633A">
        <w:rPr>
          <w:rFonts w:cs="Tahoma"/>
        </w:rPr>
        <w:t xml:space="preserve">ignature </w:t>
      </w:r>
      <w:r w:rsidR="00767BEE" w:rsidRPr="0024633A">
        <w:rPr>
          <w:rFonts w:cs="Tahoma"/>
        </w:rPr>
        <w:t xml:space="preserve">to the </w:t>
      </w:r>
      <w:r w:rsidRPr="0024633A">
        <w:rPr>
          <w:rFonts w:cs="Tahoma"/>
        </w:rPr>
        <w:t xml:space="preserve">electronically signed compliance document </w:t>
      </w:r>
      <w:r w:rsidR="00586DFD" w:rsidRPr="0024633A">
        <w:rPr>
          <w:rFonts w:cs="Tahoma"/>
        </w:rPr>
        <w:t>(</w:t>
      </w:r>
      <w:r w:rsidRPr="0024633A">
        <w:rPr>
          <w:rFonts w:cs="Tahoma"/>
        </w:rPr>
        <w:t>PDF</w:t>
      </w:r>
      <w:r w:rsidR="00586DFD" w:rsidRPr="0024633A">
        <w:rPr>
          <w:rFonts w:cs="Tahoma"/>
        </w:rPr>
        <w:t>)</w:t>
      </w:r>
      <w:r w:rsidR="00767BEE" w:rsidRPr="0024633A">
        <w:rPr>
          <w:rFonts w:cs="Tahoma"/>
        </w:rPr>
        <w:t xml:space="preserve"> using the Data Registry Provider's digital certificate issued by a certificate authority approved by the California Secretary of State</w:t>
      </w:r>
      <w:r w:rsidR="00AC4CBB" w:rsidRPr="0024633A">
        <w:rPr>
          <w:rFonts w:cs="Tahoma"/>
        </w:rPr>
        <w:t xml:space="preserve">. </w:t>
      </w:r>
    </w:p>
    <w:p w14:paraId="10851460" w14:textId="4F635093" w:rsidR="001C54F4" w:rsidRPr="0024633A" w:rsidRDefault="00322C87" w:rsidP="004278BA">
      <w:pPr>
        <w:spacing w:after="240"/>
        <w:rPr>
          <w:rFonts w:cs="Tahoma"/>
        </w:rPr>
      </w:pPr>
      <w:r w:rsidRPr="0024633A">
        <w:rPr>
          <w:rFonts w:cs="Tahoma"/>
        </w:rPr>
        <w:t>Th</w:t>
      </w:r>
      <w:r w:rsidR="00EA7298" w:rsidRPr="0024633A">
        <w:rPr>
          <w:rFonts w:cs="Tahoma"/>
        </w:rPr>
        <w:t xml:space="preserve">e </w:t>
      </w:r>
      <w:r w:rsidR="00D0587A" w:rsidRPr="0024633A">
        <w:rPr>
          <w:rFonts w:cs="Tahoma"/>
        </w:rPr>
        <w:t xml:space="preserve">registration </w:t>
      </w:r>
      <w:r w:rsidR="00EA7298" w:rsidRPr="0024633A">
        <w:rPr>
          <w:rFonts w:cs="Tahoma"/>
        </w:rPr>
        <w:t>package</w:t>
      </w:r>
      <w:r w:rsidR="00AC4CBB" w:rsidRPr="0024633A">
        <w:rPr>
          <w:rFonts w:cs="Tahoma"/>
        </w:rPr>
        <w:t xml:space="preserve"> for the registered</w:t>
      </w:r>
      <w:r w:rsidR="002D19BD" w:rsidRPr="0024633A">
        <w:rPr>
          <w:rFonts w:cs="Tahoma"/>
        </w:rPr>
        <w:t xml:space="preserve"> compliance document</w:t>
      </w:r>
      <w:r w:rsidR="00282E7E" w:rsidRPr="0024633A">
        <w:rPr>
          <w:rFonts w:cs="Tahoma"/>
        </w:rPr>
        <w:t xml:space="preserve"> </w:t>
      </w:r>
      <w:r w:rsidR="00276C6E" w:rsidRPr="0024633A">
        <w:rPr>
          <w:rFonts w:cs="Tahoma"/>
        </w:rPr>
        <w:t>which contains</w:t>
      </w:r>
      <w:r w:rsidR="00CB1C0D" w:rsidRPr="0024633A">
        <w:rPr>
          <w:rFonts w:cs="Tahoma"/>
        </w:rPr>
        <w:t xml:space="preserve"> </w:t>
      </w:r>
      <w:r w:rsidR="00EA7298" w:rsidRPr="0024633A">
        <w:rPr>
          <w:rFonts w:cs="Tahoma"/>
        </w:rPr>
        <w:t xml:space="preserve">the </w:t>
      </w:r>
      <w:r w:rsidR="00E44BC4" w:rsidRPr="0024633A">
        <w:rPr>
          <w:rFonts w:cs="Tahoma"/>
        </w:rPr>
        <w:t>XML</w:t>
      </w:r>
      <w:r w:rsidR="00EA7298" w:rsidRPr="0024633A">
        <w:rPr>
          <w:rFonts w:cs="Tahoma"/>
        </w:rPr>
        <w:t xml:space="preserve"> </w:t>
      </w:r>
      <w:r w:rsidR="00BC6BC7" w:rsidRPr="0024633A">
        <w:rPr>
          <w:rFonts w:cs="Tahoma"/>
        </w:rPr>
        <w:t xml:space="preserve">data </w:t>
      </w:r>
      <w:r w:rsidR="00A048D5" w:rsidRPr="0024633A">
        <w:rPr>
          <w:rFonts w:cs="Tahoma"/>
        </w:rPr>
        <w:t>corresponding to</w:t>
      </w:r>
      <w:r w:rsidR="007620A0" w:rsidRPr="0024633A">
        <w:rPr>
          <w:rFonts w:cs="Tahoma"/>
        </w:rPr>
        <w:t xml:space="preserve"> the</w:t>
      </w:r>
      <w:r w:rsidR="00CB1C0D" w:rsidRPr="0024633A">
        <w:rPr>
          <w:rFonts w:cs="Tahoma"/>
        </w:rPr>
        <w:t xml:space="preserve"> </w:t>
      </w:r>
      <w:r w:rsidR="00BC6BC7" w:rsidRPr="0024633A">
        <w:rPr>
          <w:rFonts w:cs="Tahoma"/>
        </w:rPr>
        <w:t xml:space="preserve">information reported on the </w:t>
      </w:r>
      <w:r w:rsidR="006C3252" w:rsidRPr="0024633A">
        <w:rPr>
          <w:rFonts w:cs="Tahoma"/>
        </w:rPr>
        <w:t xml:space="preserve">compliance document </w:t>
      </w:r>
      <w:r w:rsidR="00EA7298" w:rsidRPr="0024633A">
        <w:rPr>
          <w:rFonts w:cs="Tahoma"/>
        </w:rPr>
        <w:t>PDF</w:t>
      </w:r>
      <w:r w:rsidR="00BC6BC7" w:rsidRPr="0024633A">
        <w:rPr>
          <w:rFonts w:cs="Tahoma"/>
        </w:rPr>
        <w:t xml:space="preserve"> must also be </w:t>
      </w:r>
      <w:r w:rsidR="00EA7298" w:rsidRPr="0024633A">
        <w:rPr>
          <w:rFonts w:cs="Tahoma"/>
        </w:rPr>
        <w:t xml:space="preserve">digitally </w:t>
      </w:r>
      <w:proofErr w:type="gramStart"/>
      <w:r w:rsidR="00EA7298" w:rsidRPr="0024633A">
        <w:rPr>
          <w:rFonts w:cs="Tahoma"/>
        </w:rPr>
        <w:t>signed</w:t>
      </w:r>
      <w:r w:rsidR="00BC6BC7" w:rsidRPr="0024633A">
        <w:rPr>
          <w:rFonts w:cs="Tahoma"/>
        </w:rPr>
        <w:t>, but</w:t>
      </w:r>
      <w:proofErr w:type="gramEnd"/>
      <w:r w:rsidR="00BC6BC7" w:rsidRPr="0024633A">
        <w:rPr>
          <w:rFonts w:cs="Tahoma"/>
        </w:rPr>
        <w:t xml:space="preserve"> use of a certificate authority approved by the California Secretary of State </w:t>
      </w:r>
      <w:r w:rsidR="00EA7298" w:rsidRPr="0024633A">
        <w:rPr>
          <w:rFonts w:cs="Tahoma"/>
        </w:rPr>
        <w:t>is not</w:t>
      </w:r>
      <w:r w:rsidR="00BC6BC7" w:rsidRPr="0024633A">
        <w:rPr>
          <w:rFonts w:cs="Tahoma"/>
        </w:rPr>
        <w:t xml:space="preserve"> required</w:t>
      </w:r>
      <w:r w:rsidR="00E44BC4" w:rsidRPr="0024633A">
        <w:rPr>
          <w:rFonts w:cs="Tahoma"/>
        </w:rPr>
        <w:t xml:space="preserve"> for</w:t>
      </w:r>
      <w:r w:rsidR="00CB1C0D" w:rsidRPr="0024633A">
        <w:rPr>
          <w:rFonts w:cs="Tahoma"/>
        </w:rPr>
        <w:t xml:space="preserve"> digitally signing</w:t>
      </w:r>
      <w:r w:rsidR="00E44BC4" w:rsidRPr="0024633A">
        <w:rPr>
          <w:rFonts w:cs="Tahoma"/>
        </w:rPr>
        <w:t xml:space="preserve"> </w:t>
      </w:r>
      <w:r w:rsidR="006F6108" w:rsidRPr="0024633A">
        <w:rPr>
          <w:rFonts w:cs="Tahoma"/>
        </w:rPr>
        <w:t xml:space="preserve">the </w:t>
      </w:r>
      <w:r w:rsidR="00D0587A" w:rsidRPr="0024633A">
        <w:rPr>
          <w:rFonts w:cs="Tahoma"/>
        </w:rPr>
        <w:t xml:space="preserve">registration </w:t>
      </w:r>
      <w:r w:rsidR="006F6108" w:rsidRPr="0024633A">
        <w:rPr>
          <w:rFonts w:cs="Tahoma"/>
        </w:rPr>
        <w:t>packag</w:t>
      </w:r>
      <w:r w:rsidR="00A048D5" w:rsidRPr="0024633A">
        <w:rPr>
          <w:rFonts w:cs="Tahoma"/>
        </w:rPr>
        <w:t>e</w:t>
      </w:r>
      <w:r w:rsidR="00767BEE" w:rsidRPr="0024633A">
        <w:rPr>
          <w:rFonts w:cs="Tahoma"/>
        </w:rPr>
        <w:t xml:space="preserve"> data</w:t>
      </w:r>
      <w:r w:rsidR="00BC6BC7" w:rsidRPr="0024633A">
        <w:rPr>
          <w:rFonts w:cs="Tahoma"/>
        </w:rPr>
        <w:t>.</w:t>
      </w:r>
    </w:p>
    <w:p w14:paraId="5C6B564E" w14:textId="77777777" w:rsidR="00CA4F1F" w:rsidRPr="0024633A" w:rsidRDefault="00CA4F1F" w:rsidP="004278BA">
      <w:pPr>
        <w:spacing w:after="240"/>
        <w:rPr>
          <w:rFonts w:cs="Tahoma"/>
        </w:rPr>
      </w:pPr>
      <w:r w:rsidRPr="0024633A">
        <w:rPr>
          <w:rFonts w:cs="Tahoma"/>
        </w:rPr>
        <w:t xml:space="preserve">Digital signatures for </w:t>
      </w:r>
      <w:r w:rsidR="003000CC" w:rsidRPr="0024633A">
        <w:rPr>
          <w:rFonts w:cs="Tahoma"/>
        </w:rPr>
        <w:t>Title 24,</w:t>
      </w:r>
      <w:r w:rsidR="00CF7915" w:rsidRPr="0024633A">
        <w:rPr>
          <w:rFonts w:cs="Tahoma"/>
        </w:rPr>
        <w:t xml:space="preserve"> Part 6 </w:t>
      </w:r>
      <w:r w:rsidR="001C75A7" w:rsidRPr="0024633A">
        <w:rPr>
          <w:rFonts w:cs="Tahoma"/>
        </w:rPr>
        <w:t>electronic compliance d</w:t>
      </w:r>
      <w:r w:rsidR="00CA5002" w:rsidRPr="0024633A">
        <w:rPr>
          <w:rFonts w:cs="Tahoma"/>
        </w:rPr>
        <w:t xml:space="preserve">ocuments </w:t>
      </w:r>
      <w:r w:rsidR="007167F6" w:rsidRPr="0024633A">
        <w:rPr>
          <w:rFonts w:cs="Tahoma"/>
        </w:rPr>
        <w:t xml:space="preserve">and data </w:t>
      </w:r>
      <w:r w:rsidR="00CA5002" w:rsidRPr="0024633A">
        <w:rPr>
          <w:rFonts w:cs="Tahoma"/>
        </w:rPr>
        <w:t xml:space="preserve">should </w:t>
      </w:r>
      <w:r w:rsidR="007A511B" w:rsidRPr="0024633A">
        <w:rPr>
          <w:rFonts w:cs="Tahoma"/>
        </w:rPr>
        <w:t xml:space="preserve">conform to the </w:t>
      </w:r>
      <w:r w:rsidR="007167F6" w:rsidRPr="0024633A">
        <w:rPr>
          <w:rFonts w:cs="Tahoma"/>
        </w:rPr>
        <w:t xml:space="preserve">applicable </w:t>
      </w:r>
      <w:r w:rsidR="007A511B" w:rsidRPr="0024633A">
        <w:rPr>
          <w:rFonts w:cs="Tahoma"/>
        </w:rPr>
        <w:t>conventions</w:t>
      </w:r>
      <w:r w:rsidR="00AF7814" w:rsidRPr="0024633A">
        <w:rPr>
          <w:rFonts w:cs="Tahoma"/>
        </w:rPr>
        <w:t xml:space="preserve"> described in</w:t>
      </w:r>
      <w:r w:rsidR="001C75A7" w:rsidRPr="0024633A">
        <w:rPr>
          <w:rFonts w:cs="Tahoma"/>
        </w:rPr>
        <w:t xml:space="preserve"> Sections 5.2, 5.3, 5.4, 5.5, and 5.6 below.</w:t>
      </w:r>
    </w:p>
    <w:p w14:paraId="1CDAC75A" w14:textId="77777777" w:rsidR="00D7524C" w:rsidRPr="0024633A" w:rsidRDefault="00CA4F1F" w:rsidP="004278BA">
      <w:pPr>
        <w:pStyle w:val="Heading2"/>
        <w:spacing w:after="240"/>
        <w:ind w:left="720" w:hanging="720"/>
        <w:rPr>
          <w:rFonts w:ascii="Tahoma" w:hAnsi="Tahoma" w:cs="Tahoma"/>
          <w:sz w:val="28"/>
          <w:szCs w:val="28"/>
        </w:rPr>
      </w:pPr>
      <w:bookmarkStart w:id="3844" w:name="_Toc418094512"/>
      <w:bookmarkStart w:id="3845" w:name="_Toc96009544"/>
      <w:r w:rsidRPr="0024633A">
        <w:rPr>
          <w:rFonts w:ascii="Tahoma" w:hAnsi="Tahoma" w:cs="Tahoma"/>
          <w:sz w:val="28"/>
          <w:szCs w:val="28"/>
        </w:rPr>
        <w:t>Digital Certificates and Certificate Authorities</w:t>
      </w:r>
      <w:bookmarkEnd w:id="3844"/>
      <w:bookmarkEnd w:id="3845"/>
    </w:p>
    <w:p w14:paraId="101E9972" w14:textId="77777777" w:rsidR="00CA4F1F" w:rsidRPr="0024633A" w:rsidRDefault="00CA4F1F" w:rsidP="004278BA">
      <w:pPr>
        <w:spacing w:after="240"/>
        <w:rPr>
          <w:rFonts w:cs="Tahoma"/>
        </w:rPr>
      </w:pPr>
      <w:r w:rsidRPr="0024633A">
        <w:rPr>
          <w:rFonts w:cs="Tahoma"/>
        </w:rPr>
        <w:t>Digital certificates protect against impersonation, certifying that a public key belongs to a specified entity. They are issued by a Certificate Authority.</w:t>
      </w:r>
      <w:r w:rsidR="00580D93" w:rsidRPr="0024633A">
        <w:rPr>
          <w:rFonts w:cs="Tahoma"/>
        </w:rPr>
        <w:t xml:space="preserve"> A</w:t>
      </w:r>
      <w:r w:rsidRPr="0024633A">
        <w:rPr>
          <w:rFonts w:cs="Tahoma"/>
        </w:rPr>
        <w:t xml:space="preserve"> digital certificate binds a public key to its owner, whether that owner is an individual, a software application, or some other entity. Digital certificates are also known as public key </w:t>
      </w:r>
      <w:proofErr w:type="gramStart"/>
      <w:r w:rsidRPr="0024633A">
        <w:rPr>
          <w:rFonts w:cs="Tahoma"/>
        </w:rPr>
        <w:t>certificates, because</w:t>
      </w:r>
      <w:proofErr w:type="gramEnd"/>
      <w:r w:rsidRPr="0024633A">
        <w:rPr>
          <w:rFonts w:cs="Tahoma"/>
        </w:rPr>
        <w:t xml:space="preserve"> they give </w:t>
      </w:r>
      <w:r w:rsidRPr="0024633A">
        <w:rPr>
          <w:rFonts w:cs="Tahoma"/>
        </w:rPr>
        <w:lastRenderedPageBreak/>
        <w:t>assurances about the ownership of a public key when an asymmetric key scheme is used. A digital certificate contains the public key for an entity and is a statement that the public key belongs to that entity</w:t>
      </w:r>
      <w:r w:rsidR="00580D93" w:rsidRPr="0024633A">
        <w:rPr>
          <w:rFonts w:cs="Tahoma"/>
        </w:rPr>
        <w:t>.</w:t>
      </w:r>
    </w:p>
    <w:p w14:paraId="00F1646A" w14:textId="735E76EC" w:rsidR="00283763" w:rsidRPr="0024633A" w:rsidRDefault="00CA4F1F" w:rsidP="004278BA">
      <w:pPr>
        <w:spacing w:after="240"/>
        <w:rPr>
          <w:rFonts w:cs="Tahoma"/>
        </w:rPr>
      </w:pPr>
      <w:r w:rsidRPr="0024633A">
        <w:rPr>
          <w:rFonts w:cs="Tahoma"/>
        </w:rPr>
        <w:t xml:space="preserve">If public keys are sent directly by their owner to another entity, there is a risk that the message could be </w:t>
      </w:r>
      <w:r w:rsidR="00574EDC" w:rsidRPr="0024633A">
        <w:rPr>
          <w:rFonts w:cs="Tahoma"/>
        </w:rPr>
        <w:t>intercepted,</w:t>
      </w:r>
      <w:r w:rsidRPr="0024633A">
        <w:rPr>
          <w:rFonts w:cs="Tahoma"/>
        </w:rPr>
        <w:t xml:space="preserve"> and the public key substituted </w:t>
      </w:r>
      <w:r w:rsidR="00001359" w:rsidRPr="0024633A">
        <w:rPr>
          <w:rFonts w:cs="Tahoma"/>
        </w:rPr>
        <w:t>with a different key</w:t>
      </w:r>
      <w:r w:rsidRPr="0024633A">
        <w:rPr>
          <w:rFonts w:cs="Tahoma"/>
        </w:rPr>
        <w:t xml:space="preserve">. This is known as a </w:t>
      </w:r>
      <w:r w:rsidR="00580D93" w:rsidRPr="0024633A">
        <w:rPr>
          <w:rFonts w:cs="Tahoma"/>
        </w:rPr>
        <w:t>“M</w:t>
      </w:r>
      <w:r w:rsidRPr="0024633A">
        <w:rPr>
          <w:rFonts w:cs="Tahoma"/>
        </w:rPr>
        <w:t xml:space="preserve">an in the </w:t>
      </w:r>
      <w:r w:rsidR="00580D93" w:rsidRPr="0024633A">
        <w:rPr>
          <w:rFonts w:cs="Tahoma"/>
        </w:rPr>
        <w:t>Middle Attack”</w:t>
      </w:r>
      <w:r w:rsidRPr="0024633A">
        <w:rPr>
          <w:rFonts w:cs="Tahoma"/>
        </w:rPr>
        <w:t xml:space="preserve">. The solution to this </w:t>
      </w:r>
      <w:r w:rsidR="00001359" w:rsidRPr="0024633A">
        <w:rPr>
          <w:rFonts w:cs="Tahoma"/>
        </w:rPr>
        <w:t xml:space="preserve">vulnerability </w:t>
      </w:r>
      <w:r w:rsidRPr="0024633A">
        <w:rPr>
          <w:rFonts w:cs="Tahoma"/>
        </w:rPr>
        <w:t>is to exchange public keys through a trusted third</w:t>
      </w:r>
      <w:r w:rsidR="00EC4486" w:rsidRPr="0024633A">
        <w:rPr>
          <w:rFonts w:cs="Tahoma"/>
        </w:rPr>
        <w:t>-</w:t>
      </w:r>
      <w:r w:rsidRPr="0024633A">
        <w:rPr>
          <w:rFonts w:cs="Tahoma"/>
        </w:rPr>
        <w:t xml:space="preserve">party, </w:t>
      </w:r>
      <w:r w:rsidR="00881ED4" w:rsidRPr="0024633A">
        <w:rPr>
          <w:rFonts w:cs="Tahoma"/>
        </w:rPr>
        <w:t xml:space="preserve">thus </w:t>
      </w:r>
      <w:r w:rsidR="00580D93" w:rsidRPr="0024633A">
        <w:rPr>
          <w:rFonts w:cs="Tahoma"/>
        </w:rPr>
        <w:t>the user has</w:t>
      </w:r>
      <w:r w:rsidRPr="0024633A">
        <w:rPr>
          <w:rFonts w:cs="Tahoma"/>
        </w:rPr>
        <w:t xml:space="preserve"> a strong assurance that the public key </w:t>
      </w:r>
      <w:r w:rsidR="00580D93" w:rsidRPr="0024633A">
        <w:rPr>
          <w:rFonts w:cs="Tahoma"/>
        </w:rPr>
        <w:t>is authentic</w:t>
      </w:r>
      <w:r w:rsidRPr="0024633A">
        <w:rPr>
          <w:rFonts w:cs="Tahoma"/>
        </w:rPr>
        <w:t xml:space="preserve">. </w:t>
      </w:r>
      <w:r w:rsidR="00580D93" w:rsidRPr="0024633A">
        <w:rPr>
          <w:rFonts w:cs="Tahoma"/>
        </w:rPr>
        <w:t>T</w:t>
      </w:r>
      <w:r w:rsidRPr="0024633A">
        <w:rPr>
          <w:rFonts w:cs="Tahoma"/>
        </w:rPr>
        <w:t>he trusted third</w:t>
      </w:r>
      <w:r w:rsidR="00EC4486" w:rsidRPr="0024633A">
        <w:rPr>
          <w:rFonts w:cs="Tahoma"/>
        </w:rPr>
        <w:t>-</w:t>
      </w:r>
      <w:r w:rsidRPr="0024633A">
        <w:rPr>
          <w:rFonts w:cs="Tahoma"/>
        </w:rPr>
        <w:t>party</w:t>
      </w:r>
      <w:r w:rsidR="00491623" w:rsidRPr="0024633A">
        <w:rPr>
          <w:rFonts w:cs="Tahoma"/>
        </w:rPr>
        <w:t>,</w:t>
      </w:r>
      <w:r w:rsidRPr="0024633A">
        <w:rPr>
          <w:rFonts w:cs="Tahoma"/>
        </w:rPr>
        <w:t xml:space="preserve"> </w:t>
      </w:r>
      <w:r w:rsidR="00491623" w:rsidRPr="0024633A">
        <w:rPr>
          <w:rFonts w:cs="Tahoma"/>
        </w:rPr>
        <w:t>called a Certificate Authority (CA)</w:t>
      </w:r>
      <w:r w:rsidR="00EC4486" w:rsidRPr="0024633A">
        <w:rPr>
          <w:rFonts w:cs="Tahoma"/>
        </w:rPr>
        <w:t xml:space="preserve"> </w:t>
      </w:r>
      <w:r w:rsidRPr="0024633A">
        <w:rPr>
          <w:rFonts w:cs="Tahoma"/>
        </w:rPr>
        <w:t>incorporate</w:t>
      </w:r>
      <w:r w:rsidR="00580D93" w:rsidRPr="0024633A">
        <w:rPr>
          <w:rFonts w:cs="Tahoma"/>
        </w:rPr>
        <w:t>s</w:t>
      </w:r>
      <w:r w:rsidRPr="0024633A">
        <w:rPr>
          <w:rFonts w:cs="Tahoma"/>
        </w:rPr>
        <w:t xml:space="preserve"> </w:t>
      </w:r>
      <w:r w:rsidR="00580D93" w:rsidRPr="0024633A">
        <w:rPr>
          <w:rFonts w:cs="Tahoma"/>
        </w:rPr>
        <w:t xml:space="preserve">the key </w:t>
      </w:r>
      <w:r w:rsidRPr="0024633A">
        <w:rPr>
          <w:rFonts w:cs="Tahoma"/>
        </w:rPr>
        <w:t xml:space="preserve">into a digital certificate. </w:t>
      </w:r>
    </w:p>
    <w:p w14:paraId="0B688B8E" w14:textId="77777777" w:rsidR="003F0C2F" w:rsidRPr="0024633A" w:rsidRDefault="003F0C2F" w:rsidP="003F0C2F">
      <w:pPr>
        <w:spacing w:after="240"/>
        <w:rPr>
          <w:rFonts w:cs="Tahoma"/>
        </w:rPr>
      </w:pPr>
      <w:r w:rsidRPr="0024633A">
        <w:rPr>
          <w:rFonts w:cs="Tahoma"/>
        </w:rPr>
        <w:t xml:space="preserve">Data Registry digital signatures for registering California Title 24, Part 6 compliance document PDF's must use a CA approved by the State of California. A list of approved digital signature certification authorities can be accessed using the following URL: </w:t>
      </w:r>
    </w:p>
    <w:p w14:paraId="44BE76EA" w14:textId="77777777" w:rsidR="003F0C2F" w:rsidRPr="0024633A" w:rsidDel="00363FEB" w:rsidRDefault="003F0C2F" w:rsidP="003F0C2F">
      <w:pPr>
        <w:spacing w:after="240"/>
        <w:rPr>
          <w:del w:id="3846" w:author="Armando Ramirez" w:date="2021-10-15T16:53:00Z"/>
          <w:rStyle w:val="Hyperlink"/>
          <w:rFonts w:cs="Tahoma"/>
          <w:u w:val="none"/>
        </w:rPr>
      </w:pPr>
      <w:del w:id="3847" w:author="Armando Ramirez" w:date="2021-10-15T16:53:00Z">
        <w:r w:rsidDel="00363FEB">
          <w:rPr>
            <w:rFonts w:ascii="Calibri" w:hAnsi="Calibri"/>
            <w:sz w:val="22"/>
          </w:rPr>
          <w:fldChar w:fldCharType="begin"/>
        </w:r>
        <w:r w:rsidDel="00363FEB">
          <w:delInstrText xml:space="preserve"> HYPERLINK "http://www.sos.ca.gov/administration/regulations/current-regulations/technology/digital-signatures/approved-certification-authorities" </w:delInstrText>
        </w:r>
        <w:r w:rsidDel="00363FEB">
          <w:rPr>
            <w:rFonts w:ascii="Calibri" w:hAnsi="Calibri"/>
            <w:sz w:val="22"/>
          </w:rPr>
          <w:fldChar w:fldCharType="separate"/>
        </w:r>
        <w:r w:rsidRPr="0024633A" w:rsidDel="00363FEB">
          <w:rPr>
            <w:rStyle w:val="Hyperlink"/>
            <w:rFonts w:cs="Tahoma"/>
            <w:u w:val="none"/>
          </w:rPr>
          <w:delText>http://www.sos.ca.gov/administration/regulations/current-regulations/technology/digital-signatures/approved-certification-authorities</w:delText>
        </w:r>
        <w:r w:rsidDel="00363FEB">
          <w:rPr>
            <w:rStyle w:val="Hyperlink"/>
            <w:rFonts w:cs="Tahoma"/>
            <w:u w:val="none"/>
          </w:rPr>
          <w:fldChar w:fldCharType="end"/>
        </w:r>
      </w:del>
    </w:p>
    <w:p w14:paraId="59E4CEEA" w14:textId="77777777" w:rsidR="003F0C2F" w:rsidRDefault="003F0C2F" w:rsidP="003F0C2F">
      <w:pPr>
        <w:spacing w:after="240"/>
        <w:rPr>
          <w:ins w:id="3848" w:author="Armando Ramirez" w:date="2021-10-15T16:53:00Z"/>
          <w:rFonts w:cs="Tahoma"/>
        </w:rPr>
      </w:pPr>
      <w:ins w:id="3849" w:author="Armando Ramirez" w:date="2021-10-15T16:53:00Z">
        <w:r>
          <w:rPr>
            <w:rFonts w:cs="Tahoma"/>
          </w:rPr>
          <w:fldChar w:fldCharType="begin"/>
        </w:r>
        <w:r>
          <w:rPr>
            <w:rFonts w:cs="Tahoma"/>
          </w:rPr>
          <w:instrText xml:space="preserve"> HYPERLINK "</w:instrText>
        </w:r>
        <w:r w:rsidRPr="00363FEB">
          <w:rPr>
            <w:rFonts w:cs="Tahoma"/>
          </w:rPr>
          <w:instrText>https://www.sos.ca.gov/administration/regulations/current-regulations/technology/digital-signatures/approved-certification-authorities</w:instrText>
        </w:r>
        <w:r>
          <w:rPr>
            <w:rFonts w:cs="Tahoma"/>
          </w:rPr>
          <w:instrText xml:space="preserve">" </w:instrText>
        </w:r>
        <w:r>
          <w:rPr>
            <w:rFonts w:cs="Tahoma"/>
          </w:rPr>
          <w:fldChar w:fldCharType="separate"/>
        </w:r>
        <w:r w:rsidRPr="004A122D">
          <w:rPr>
            <w:rStyle w:val="Hyperlink"/>
            <w:rFonts w:cs="Tahoma"/>
          </w:rPr>
          <w:t>https://www.sos.ca.gov/administration/regulations/current-regulations/technology/digital-signatures/approved-certification-authorities</w:t>
        </w:r>
        <w:r>
          <w:rPr>
            <w:rFonts w:cs="Tahoma"/>
          </w:rPr>
          <w:fldChar w:fldCharType="end"/>
        </w:r>
      </w:ins>
    </w:p>
    <w:p w14:paraId="0C7F0E26" w14:textId="77777777" w:rsidR="00C91714" w:rsidRDefault="00C91714" w:rsidP="00C91714">
      <w:pPr>
        <w:spacing w:after="240"/>
        <w:rPr>
          <w:ins w:id="3850" w:author="Armando Ramirez" w:date="2021-10-15T16:54:00Z"/>
          <w:rFonts w:cs="Tahoma"/>
        </w:rPr>
      </w:pPr>
      <w:bookmarkStart w:id="3851" w:name="_Toc418094513"/>
      <w:r w:rsidRPr="0024633A">
        <w:rPr>
          <w:rFonts w:cs="Tahoma"/>
        </w:rPr>
        <w:t>The</w:t>
      </w:r>
      <w:r w:rsidRPr="0024633A">
        <w:rPr>
          <w:rStyle w:val="Hyperlink"/>
          <w:rFonts w:cs="Tahoma"/>
          <w:color w:val="auto"/>
          <w:u w:val="none"/>
        </w:rPr>
        <w:t xml:space="preserve"> list of CA's approved by the State of California may change over time, thus if the CA used by a Data Registry for registering compliance documents is dropped from the list of CA's approved by the State of California, the Data Registry must revise their digital document signing process to utilize one of the </w:t>
      </w:r>
      <w:proofErr w:type="gramStart"/>
      <w:r w:rsidRPr="0024633A">
        <w:rPr>
          <w:rStyle w:val="Hyperlink"/>
          <w:rFonts w:cs="Tahoma"/>
          <w:color w:val="auto"/>
          <w:u w:val="none"/>
        </w:rPr>
        <w:t>CA's</w:t>
      </w:r>
      <w:proofErr w:type="gramEnd"/>
      <w:r w:rsidRPr="0024633A">
        <w:rPr>
          <w:rStyle w:val="Hyperlink"/>
          <w:rFonts w:cs="Tahoma"/>
          <w:color w:val="auto"/>
          <w:u w:val="none"/>
        </w:rPr>
        <w:t xml:space="preserve"> from the current list of approved CA's.</w:t>
      </w:r>
      <w:r w:rsidRPr="0024633A" w:rsidDel="00A879ED">
        <w:rPr>
          <w:rFonts w:cs="Tahoma"/>
        </w:rPr>
        <w:t xml:space="preserve"> </w:t>
      </w:r>
      <w:r w:rsidRPr="0024633A">
        <w:rPr>
          <w:rFonts w:cs="Tahoma"/>
        </w:rPr>
        <w:t xml:space="preserve">If the Data Registry must change the CA used in their approval, they should notify the Energy Commission of this change.  </w:t>
      </w:r>
    </w:p>
    <w:p w14:paraId="014E9210" w14:textId="77777777" w:rsidR="00C91714" w:rsidRPr="0024633A" w:rsidRDefault="00C91714" w:rsidP="00C91714">
      <w:pPr>
        <w:spacing w:after="240"/>
        <w:rPr>
          <w:rFonts w:cs="Tahoma"/>
        </w:rPr>
      </w:pPr>
      <w:ins w:id="3852" w:author="Armando Ramirez" w:date="2021-10-15T16:54:00Z">
        <w:r>
          <w:rPr>
            <w:rFonts w:cs="Tahoma"/>
          </w:rPr>
          <w:t xml:space="preserve">In 2020 the Secretary of State suspended </w:t>
        </w:r>
      </w:ins>
      <w:ins w:id="3853" w:author="Armando Ramirez" w:date="2021-10-15T16:55:00Z">
        <w:r>
          <w:rPr>
            <w:rFonts w:cs="Tahoma"/>
          </w:rPr>
          <w:t xml:space="preserve">the requirement to list of authorized CA’s. This does not suspend </w:t>
        </w:r>
      </w:ins>
      <w:ins w:id="3854" w:author="Armando Ramirez" w:date="2021-10-15T16:56:00Z">
        <w:r>
          <w:rPr>
            <w:rFonts w:cs="Tahoma"/>
          </w:rPr>
          <w:t xml:space="preserve">digital signatures requirements. </w:t>
        </w:r>
      </w:ins>
      <w:ins w:id="3855" w:author="Armando Ramirez" w:date="2021-10-15T16:58:00Z">
        <w:r>
          <w:rPr>
            <w:rFonts w:cs="Tahoma"/>
          </w:rPr>
          <w:t>Each active</w:t>
        </w:r>
      </w:ins>
      <w:ins w:id="3856" w:author="Armando Ramirez" w:date="2021-10-15T16:56:00Z">
        <w:r>
          <w:rPr>
            <w:rFonts w:cs="Tahoma"/>
          </w:rPr>
          <w:t xml:space="preserve"> provi</w:t>
        </w:r>
      </w:ins>
      <w:ins w:id="3857" w:author="Armando Ramirez" w:date="2021-10-15T16:57:00Z">
        <w:r>
          <w:rPr>
            <w:rFonts w:cs="Tahoma"/>
          </w:rPr>
          <w:t>der will continue to sign all compliance documents</w:t>
        </w:r>
      </w:ins>
      <w:ins w:id="3858" w:author="Armando Ramirez" w:date="2021-10-15T16:58:00Z">
        <w:r>
          <w:rPr>
            <w:rFonts w:cs="Tahoma"/>
          </w:rPr>
          <w:t xml:space="preserve"> using its CA</w:t>
        </w:r>
      </w:ins>
      <w:ins w:id="3859" w:author="Armando Ramirez" w:date="2021-10-15T16:57:00Z">
        <w:r>
          <w:rPr>
            <w:rFonts w:cs="Tahoma"/>
          </w:rPr>
          <w:t>.</w:t>
        </w:r>
      </w:ins>
    </w:p>
    <w:p w14:paraId="5309AF27" w14:textId="11DF391C" w:rsidR="00D7524C" w:rsidRPr="0024633A" w:rsidRDefault="00CA4F1F" w:rsidP="004278BA">
      <w:pPr>
        <w:pStyle w:val="Heading2"/>
        <w:spacing w:after="240"/>
        <w:rPr>
          <w:rFonts w:ascii="Tahoma" w:hAnsi="Tahoma" w:cs="Tahoma"/>
          <w:sz w:val="28"/>
          <w:szCs w:val="28"/>
        </w:rPr>
      </w:pPr>
      <w:bookmarkStart w:id="3860" w:name="_Toc96009545"/>
      <w:r w:rsidRPr="0024633A">
        <w:rPr>
          <w:rFonts w:ascii="Tahoma" w:hAnsi="Tahoma" w:cs="Tahoma"/>
          <w:sz w:val="28"/>
          <w:szCs w:val="28"/>
        </w:rPr>
        <w:t>Document Components That Must Be Digitally Signed</w:t>
      </w:r>
      <w:bookmarkEnd w:id="3851"/>
      <w:bookmarkEnd w:id="3860"/>
      <w:r w:rsidR="005479DF" w:rsidRPr="0024633A">
        <w:rPr>
          <w:rFonts w:ascii="Tahoma" w:hAnsi="Tahoma" w:cs="Tahoma"/>
          <w:sz w:val="28"/>
          <w:szCs w:val="28"/>
        </w:rPr>
        <w:t xml:space="preserve"> </w:t>
      </w:r>
    </w:p>
    <w:p w14:paraId="35915737" w14:textId="36C76C2A" w:rsidR="00646FA2" w:rsidRPr="0024633A" w:rsidRDefault="00CC6FC5" w:rsidP="004278BA">
      <w:pPr>
        <w:spacing w:after="240"/>
        <w:rPr>
          <w:rFonts w:cs="Tahoma"/>
          <w:i/>
        </w:rPr>
      </w:pPr>
      <w:r w:rsidRPr="0024633A">
        <w:rPr>
          <w:rFonts w:cs="Tahoma"/>
        </w:rPr>
        <w:t xml:space="preserve">At the conclusion of the document registration procedure, the compliance document PDF, </w:t>
      </w:r>
      <w:proofErr w:type="gramStart"/>
      <w:r w:rsidRPr="0024633A">
        <w:rPr>
          <w:rFonts w:cs="Tahoma"/>
        </w:rPr>
        <w:t>and also</w:t>
      </w:r>
      <w:proofErr w:type="gramEnd"/>
      <w:r w:rsidRPr="0024633A">
        <w:rPr>
          <w:rFonts w:cs="Tahoma"/>
        </w:rPr>
        <w:t xml:space="preserve"> the XML data corresponding to the information reported on the PDF are expected to be contained in a </w:t>
      </w:r>
      <w:r w:rsidR="00D0587A" w:rsidRPr="0024633A">
        <w:rPr>
          <w:rFonts w:cs="Tahoma"/>
        </w:rPr>
        <w:t xml:space="preserve">registration </w:t>
      </w:r>
      <w:r w:rsidRPr="0024633A">
        <w:rPr>
          <w:rFonts w:cs="Tahoma"/>
        </w:rPr>
        <w:t xml:space="preserve">package as described in Section 4.4. </w:t>
      </w:r>
      <w:proofErr w:type="gramStart"/>
      <w:r w:rsidRPr="0024633A">
        <w:rPr>
          <w:rFonts w:cs="Tahoma"/>
        </w:rPr>
        <w:t>At such time as</w:t>
      </w:r>
      <w:proofErr w:type="gramEnd"/>
      <w:r w:rsidRPr="0024633A">
        <w:rPr>
          <w:rFonts w:cs="Tahoma"/>
        </w:rPr>
        <w:t xml:space="preserve"> the Energy Commission may approve a documen</w:t>
      </w:r>
      <w:r w:rsidR="009D4ACD" w:rsidRPr="0024633A">
        <w:rPr>
          <w:rFonts w:cs="Tahoma"/>
        </w:rPr>
        <w:t>t repository, then a copy of th</w:t>
      </w:r>
      <w:r w:rsidR="00277551" w:rsidRPr="0024633A">
        <w:rPr>
          <w:rFonts w:cs="Tahoma"/>
        </w:rPr>
        <w:t>e</w:t>
      </w:r>
      <w:r w:rsidRPr="0024633A">
        <w:rPr>
          <w:rFonts w:cs="Tahoma"/>
        </w:rPr>
        <w:t xml:space="preserve"> completed </w:t>
      </w:r>
      <w:r w:rsidR="00D0587A" w:rsidRPr="0024633A">
        <w:rPr>
          <w:rFonts w:cs="Tahoma"/>
        </w:rPr>
        <w:t xml:space="preserve">registration </w:t>
      </w:r>
      <w:r w:rsidRPr="0024633A">
        <w:rPr>
          <w:rFonts w:cs="Tahoma"/>
        </w:rPr>
        <w:t>package is expected to be exp</w:t>
      </w:r>
      <w:r w:rsidR="00277551" w:rsidRPr="0024633A">
        <w:rPr>
          <w:rFonts w:cs="Tahoma"/>
        </w:rPr>
        <w:t>orted to the Energy Commission D</w:t>
      </w:r>
      <w:r w:rsidRPr="0024633A">
        <w:rPr>
          <w:rFonts w:cs="Tahoma"/>
        </w:rPr>
        <w:t xml:space="preserve">ocument Repository as described in Section 3.1 and </w:t>
      </w:r>
      <w:r w:rsidRPr="0024633A">
        <w:rPr>
          <w:rFonts w:cs="Tahoma"/>
          <w:i/>
        </w:rPr>
        <w:t>Reference Joint Appendix JA7.7.1.4.</w:t>
      </w:r>
      <w:r w:rsidR="00F310B0" w:rsidRPr="0024633A">
        <w:rPr>
          <w:rFonts w:cs="Tahoma"/>
          <w:i/>
        </w:rPr>
        <w:t xml:space="preserve"> </w:t>
      </w:r>
    </w:p>
    <w:p w14:paraId="23CBAFF9" w14:textId="77777777" w:rsidR="00646FA2" w:rsidRPr="0024633A" w:rsidRDefault="00D0587A" w:rsidP="004278BA">
      <w:pPr>
        <w:pStyle w:val="ListParagraph"/>
        <w:numPr>
          <w:ilvl w:val="0"/>
          <w:numId w:val="40"/>
        </w:numPr>
        <w:spacing w:after="240"/>
        <w:rPr>
          <w:rFonts w:cs="Tahoma"/>
        </w:rPr>
      </w:pPr>
      <w:r w:rsidRPr="0024633A">
        <w:rPr>
          <w:rFonts w:cs="Tahoma"/>
        </w:rPr>
        <w:t xml:space="preserve">The completed registration package exported to the </w:t>
      </w:r>
      <w:r w:rsidR="00646FA2" w:rsidRPr="0024633A">
        <w:rPr>
          <w:rFonts w:cs="Tahoma"/>
        </w:rPr>
        <w:t xml:space="preserve">Energy Commission </w:t>
      </w:r>
      <w:r w:rsidRPr="0024633A">
        <w:rPr>
          <w:rFonts w:cs="Tahoma"/>
        </w:rPr>
        <w:t xml:space="preserve">Document Repository is referred to as a </w:t>
      </w:r>
      <w:r w:rsidRPr="0024633A">
        <w:rPr>
          <w:rFonts w:cs="Tahoma"/>
          <w:i/>
        </w:rPr>
        <w:t>transmission</w:t>
      </w:r>
      <w:r w:rsidRPr="0024633A">
        <w:rPr>
          <w:rFonts w:cs="Tahoma"/>
        </w:rPr>
        <w:t xml:space="preserve"> package in Section</w:t>
      </w:r>
      <w:r w:rsidR="00AB0E5F" w:rsidRPr="0024633A">
        <w:rPr>
          <w:rFonts w:cs="Tahoma"/>
        </w:rPr>
        <w:t xml:space="preserve"> JA7.7.1.4.</w:t>
      </w:r>
      <w:r w:rsidR="00646FA2" w:rsidRPr="0024633A">
        <w:rPr>
          <w:rFonts w:cs="Tahoma"/>
        </w:rPr>
        <w:t xml:space="preserve"> </w:t>
      </w:r>
    </w:p>
    <w:p w14:paraId="582AB8E0" w14:textId="77777777" w:rsidR="00CC6FC5" w:rsidRPr="0024633A" w:rsidRDefault="009D4ACD" w:rsidP="004278BA">
      <w:pPr>
        <w:spacing w:after="240"/>
        <w:rPr>
          <w:rFonts w:cs="Tahoma"/>
        </w:rPr>
      </w:pPr>
      <w:r w:rsidRPr="0024633A">
        <w:rPr>
          <w:rFonts w:cs="Tahoma"/>
        </w:rPr>
        <w:lastRenderedPageBreak/>
        <w:t xml:space="preserve">A copy of the completed </w:t>
      </w:r>
      <w:r w:rsidR="00D0587A" w:rsidRPr="0024633A">
        <w:rPr>
          <w:rFonts w:cs="Tahoma"/>
        </w:rPr>
        <w:t>registration/</w:t>
      </w:r>
      <w:r w:rsidRPr="0024633A">
        <w:rPr>
          <w:rFonts w:cs="Tahoma"/>
        </w:rPr>
        <w:t>transmission package is expected to be retained by the Data Registry.</w:t>
      </w:r>
    </w:p>
    <w:p w14:paraId="7A0345E9" w14:textId="77777777" w:rsidR="00CA4F1F" w:rsidRPr="0024633A" w:rsidRDefault="00F310B0" w:rsidP="004278BA">
      <w:pPr>
        <w:spacing w:after="240"/>
        <w:rPr>
          <w:rFonts w:cs="Tahoma"/>
          <w:b/>
        </w:rPr>
      </w:pPr>
      <w:r w:rsidRPr="0024633A">
        <w:rPr>
          <w:rFonts w:cs="Tahoma"/>
        </w:rPr>
        <w:t xml:space="preserve">When exporting the registered compliance document PDF </w:t>
      </w:r>
      <w:r w:rsidR="00DD2A58" w:rsidRPr="0024633A">
        <w:rPr>
          <w:rFonts w:cs="Tahoma"/>
        </w:rPr>
        <w:t>or</w:t>
      </w:r>
      <w:r w:rsidRPr="0024633A">
        <w:rPr>
          <w:rFonts w:cs="Tahoma"/>
        </w:rPr>
        <w:t xml:space="preserve"> data, </w:t>
      </w:r>
      <w:r w:rsidR="00DD2A58" w:rsidRPr="0024633A">
        <w:rPr>
          <w:rFonts w:cs="Tahoma"/>
        </w:rPr>
        <w:t>t</w:t>
      </w:r>
      <w:r w:rsidR="00CA4F1F" w:rsidRPr="0024633A">
        <w:rPr>
          <w:rFonts w:cs="Tahoma"/>
        </w:rPr>
        <w:t>here are two digital signature use cases to consider.</w:t>
      </w:r>
    </w:p>
    <w:p w14:paraId="6A9DE1FF" w14:textId="77777777" w:rsidR="00CA4F1F" w:rsidRPr="0024633A" w:rsidRDefault="00CA4F1F" w:rsidP="004278BA">
      <w:pPr>
        <w:spacing w:after="240"/>
        <w:rPr>
          <w:rFonts w:cs="Tahoma"/>
        </w:rPr>
      </w:pPr>
      <w:r w:rsidRPr="0024633A">
        <w:rPr>
          <w:rFonts w:cs="Tahoma"/>
        </w:rPr>
        <w:t>Use Case 1:</w:t>
      </w:r>
      <w:r w:rsidR="005479DF" w:rsidRPr="0024633A">
        <w:rPr>
          <w:rFonts w:cs="Tahoma"/>
        </w:rPr>
        <w:t xml:space="preserve"> </w:t>
      </w:r>
      <w:r w:rsidRPr="0024633A">
        <w:rPr>
          <w:rFonts w:cs="Tahoma"/>
        </w:rPr>
        <w:t xml:space="preserve">An authorized user of the </w:t>
      </w:r>
      <w:r w:rsidR="00ED1E6D" w:rsidRPr="0024633A">
        <w:rPr>
          <w:rFonts w:cs="Tahoma"/>
        </w:rPr>
        <w:t>D</w:t>
      </w:r>
      <w:r w:rsidR="00491623" w:rsidRPr="0024633A">
        <w:rPr>
          <w:rFonts w:cs="Tahoma"/>
        </w:rPr>
        <w:t xml:space="preserve">ata </w:t>
      </w:r>
      <w:r w:rsidR="00ED1E6D" w:rsidRPr="0024633A">
        <w:rPr>
          <w:rFonts w:cs="Tahoma"/>
        </w:rPr>
        <w:t>R</w:t>
      </w:r>
      <w:r w:rsidR="00491623" w:rsidRPr="0024633A">
        <w:rPr>
          <w:rFonts w:cs="Tahoma"/>
        </w:rPr>
        <w:t xml:space="preserve">egistry </w:t>
      </w:r>
      <w:r w:rsidRPr="0024633A">
        <w:rPr>
          <w:rFonts w:cs="Tahoma"/>
        </w:rPr>
        <w:t xml:space="preserve">downloads a copy of a registered compliance document </w:t>
      </w:r>
      <w:r w:rsidR="007B040B" w:rsidRPr="0024633A">
        <w:rPr>
          <w:rFonts w:cs="Tahoma"/>
        </w:rPr>
        <w:t>PDF</w:t>
      </w:r>
      <w:r w:rsidR="00FF344A" w:rsidRPr="0024633A">
        <w:rPr>
          <w:rFonts w:cs="Tahoma"/>
        </w:rPr>
        <w:t xml:space="preserve"> </w:t>
      </w:r>
      <w:r w:rsidRPr="0024633A">
        <w:rPr>
          <w:rFonts w:cs="Tahoma"/>
        </w:rPr>
        <w:t xml:space="preserve">and must verify the </w:t>
      </w:r>
      <w:r w:rsidR="005D00AD" w:rsidRPr="0024633A">
        <w:rPr>
          <w:rFonts w:cs="Tahoma"/>
        </w:rPr>
        <w:t>P</w:t>
      </w:r>
      <w:r w:rsidRPr="0024633A">
        <w:rPr>
          <w:rFonts w:cs="Tahoma"/>
        </w:rPr>
        <w:t xml:space="preserve">rovider’s digital signature once </w:t>
      </w:r>
      <w:r w:rsidR="00D62F5B" w:rsidRPr="0024633A">
        <w:rPr>
          <w:rFonts w:cs="Tahoma"/>
        </w:rPr>
        <w:t xml:space="preserve">the PDF </w:t>
      </w:r>
      <w:r w:rsidRPr="0024633A">
        <w:rPr>
          <w:rFonts w:cs="Tahoma"/>
        </w:rPr>
        <w:t>is downloaded to the authorized user's computer.</w:t>
      </w:r>
      <w:r w:rsidR="005479DF" w:rsidRPr="0024633A">
        <w:rPr>
          <w:rFonts w:cs="Tahoma"/>
        </w:rPr>
        <w:t xml:space="preserve"> </w:t>
      </w:r>
      <w:r w:rsidR="00491623" w:rsidRPr="0024633A">
        <w:rPr>
          <w:rFonts w:cs="Tahoma"/>
        </w:rPr>
        <w:t xml:space="preserve">The </w:t>
      </w:r>
      <w:r w:rsidRPr="0024633A">
        <w:rPr>
          <w:rFonts w:cs="Tahoma"/>
        </w:rPr>
        <w:t>user may also transmit the</w:t>
      </w:r>
      <w:r w:rsidR="007B040B" w:rsidRPr="0024633A">
        <w:rPr>
          <w:rFonts w:cs="Tahoma"/>
        </w:rPr>
        <w:t xml:space="preserve"> PDF</w:t>
      </w:r>
      <w:r w:rsidRPr="0024633A">
        <w:rPr>
          <w:rFonts w:cs="Tahoma"/>
        </w:rPr>
        <w:t xml:space="preserve"> file to others who </w:t>
      </w:r>
      <w:r w:rsidR="00D62F5B" w:rsidRPr="0024633A">
        <w:rPr>
          <w:rFonts w:cs="Tahoma"/>
        </w:rPr>
        <w:t xml:space="preserve">will need to </w:t>
      </w:r>
      <w:r w:rsidRPr="0024633A">
        <w:rPr>
          <w:rFonts w:cs="Tahoma"/>
        </w:rPr>
        <w:t xml:space="preserve">verify the </w:t>
      </w:r>
      <w:r w:rsidR="003E3A6A" w:rsidRPr="0024633A">
        <w:rPr>
          <w:rFonts w:cs="Tahoma"/>
        </w:rPr>
        <w:t>D</w:t>
      </w:r>
      <w:r w:rsidR="00FC6803" w:rsidRPr="0024633A">
        <w:rPr>
          <w:rFonts w:cs="Tahoma"/>
        </w:rPr>
        <w:t xml:space="preserve">ata </w:t>
      </w:r>
      <w:r w:rsidR="003E3A6A" w:rsidRPr="0024633A">
        <w:rPr>
          <w:rFonts w:cs="Tahoma"/>
        </w:rPr>
        <w:t>R</w:t>
      </w:r>
      <w:r w:rsidR="00491623" w:rsidRPr="0024633A">
        <w:rPr>
          <w:rFonts w:cs="Tahoma"/>
        </w:rPr>
        <w:t xml:space="preserve">egistry </w:t>
      </w:r>
      <w:r w:rsidR="003E3A6A" w:rsidRPr="0024633A">
        <w:rPr>
          <w:rFonts w:cs="Tahoma"/>
        </w:rPr>
        <w:t>P</w:t>
      </w:r>
      <w:r w:rsidR="00491623" w:rsidRPr="0024633A">
        <w:rPr>
          <w:rFonts w:cs="Tahoma"/>
        </w:rPr>
        <w:t xml:space="preserve">rovider's </w:t>
      </w:r>
      <w:r w:rsidRPr="0024633A">
        <w:rPr>
          <w:rFonts w:cs="Tahoma"/>
        </w:rPr>
        <w:t>digital signature.</w:t>
      </w:r>
      <w:r w:rsidR="005479DF" w:rsidRPr="0024633A">
        <w:rPr>
          <w:rFonts w:cs="Tahoma"/>
        </w:rPr>
        <w:t xml:space="preserve"> </w:t>
      </w:r>
      <w:r w:rsidRPr="0024633A">
        <w:rPr>
          <w:rFonts w:cs="Tahoma"/>
        </w:rPr>
        <w:t xml:space="preserve">These users do not want or need the XML data </w:t>
      </w:r>
      <w:r w:rsidR="000134D4" w:rsidRPr="0024633A">
        <w:rPr>
          <w:rFonts w:cs="Tahoma"/>
        </w:rPr>
        <w:t xml:space="preserve">corresponding to the information reported </w:t>
      </w:r>
      <w:r w:rsidRPr="0024633A">
        <w:rPr>
          <w:rFonts w:cs="Tahoma"/>
        </w:rPr>
        <w:t>for that compliance document.</w:t>
      </w:r>
      <w:r w:rsidR="005479DF" w:rsidRPr="0024633A">
        <w:rPr>
          <w:rFonts w:cs="Tahoma"/>
        </w:rPr>
        <w:t xml:space="preserve"> </w:t>
      </w:r>
    </w:p>
    <w:p w14:paraId="45F3D245" w14:textId="77777777" w:rsidR="00CA4F1F" w:rsidRPr="0024633A" w:rsidRDefault="00CA4F1F" w:rsidP="004278BA">
      <w:pPr>
        <w:spacing w:after="240"/>
        <w:rPr>
          <w:rFonts w:cs="Tahoma"/>
          <w:b/>
        </w:rPr>
      </w:pPr>
      <w:r w:rsidRPr="0024633A">
        <w:rPr>
          <w:rFonts w:cs="Tahoma"/>
        </w:rPr>
        <w:t>Use Case 2:</w:t>
      </w:r>
      <w:r w:rsidR="005479DF" w:rsidRPr="0024633A">
        <w:rPr>
          <w:rFonts w:cs="Tahoma"/>
        </w:rPr>
        <w:t xml:space="preserve"> </w:t>
      </w:r>
      <w:r w:rsidR="00491623" w:rsidRPr="0024633A">
        <w:rPr>
          <w:rFonts w:cs="Tahoma"/>
        </w:rPr>
        <w:t xml:space="preserve">The </w:t>
      </w:r>
      <w:r w:rsidR="003E3A6A" w:rsidRPr="0024633A">
        <w:rPr>
          <w:rFonts w:cs="Tahoma"/>
        </w:rPr>
        <w:t>D</w:t>
      </w:r>
      <w:r w:rsidR="00491623" w:rsidRPr="0024633A">
        <w:rPr>
          <w:rFonts w:cs="Tahoma"/>
        </w:rPr>
        <w:t xml:space="preserve">ata </w:t>
      </w:r>
      <w:r w:rsidR="003E3A6A" w:rsidRPr="0024633A">
        <w:rPr>
          <w:rFonts w:cs="Tahoma"/>
        </w:rPr>
        <w:t>R</w:t>
      </w:r>
      <w:r w:rsidR="00491623" w:rsidRPr="0024633A">
        <w:rPr>
          <w:rFonts w:cs="Tahoma"/>
        </w:rPr>
        <w:t xml:space="preserve">egistry </w:t>
      </w:r>
      <w:r w:rsidR="003E3A6A" w:rsidRPr="0024633A">
        <w:rPr>
          <w:rFonts w:cs="Tahoma"/>
        </w:rPr>
        <w:t>P</w:t>
      </w:r>
      <w:r w:rsidRPr="0024633A">
        <w:rPr>
          <w:rFonts w:cs="Tahoma"/>
        </w:rPr>
        <w:t xml:space="preserve">rovider </w:t>
      </w:r>
      <w:r w:rsidR="000134D4" w:rsidRPr="0024633A">
        <w:rPr>
          <w:rFonts w:cs="Tahoma"/>
        </w:rPr>
        <w:t xml:space="preserve">exports </w:t>
      </w:r>
      <w:r w:rsidRPr="0024633A">
        <w:rPr>
          <w:rFonts w:cs="Tahoma"/>
        </w:rPr>
        <w:t xml:space="preserve">a completed </w:t>
      </w:r>
      <w:r w:rsidR="00FF344A" w:rsidRPr="0024633A">
        <w:rPr>
          <w:rFonts w:cs="Tahoma"/>
        </w:rPr>
        <w:t xml:space="preserve">transmission </w:t>
      </w:r>
      <w:r w:rsidRPr="0024633A">
        <w:rPr>
          <w:rFonts w:cs="Tahoma"/>
        </w:rPr>
        <w:t xml:space="preserve">package </w:t>
      </w:r>
      <w:r w:rsidR="005B19BA" w:rsidRPr="0024633A">
        <w:rPr>
          <w:rFonts w:cs="Tahoma"/>
        </w:rPr>
        <w:t xml:space="preserve">to a document repository or </w:t>
      </w:r>
      <w:r w:rsidRPr="0024633A">
        <w:rPr>
          <w:rFonts w:cs="Tahoma"/>
        </w:rPr>
        <w:t xml:space="preserve">to someone who requested both the registered </w:t>
      </w:r>
      <w:r w:rsidR="00CE7C99" w:rsidRPr="0024633A">
        <w:rPr>
          <w:rFonts w:cs="Tahoma"/>
        </w:rPr>
        <w:t xml:space="preserve">compliance document </w:t>
      </w:r>
      <w:r w:rsidRPr="0024633A">
        <w:rPr>
          <w:rFonts w:cs="Tahoma"/>
        </w:rPr>
        <w:t xml:space="preserve">PDF and the </w:t>
      </w:r>
      <w:r w:rsidR="00974680" w:rsidRPr="0024633A">
        <w:rPr>
          <w:rFonts w:cs="Tahoma"/>
        </w:rPr>
        <w:t xml:space="preserve">XML </w:t>
      </w:r>
      <w:r w:rsidRPr="0024633A">
        <w:rPr>
          <w:rFonts w:cs="Tahoma"/>
        </w:rPr>
        <w:t>data</w:t>
      </w:r>
      <w:r w:rsidR="00537FC8" w:rsidRPr="0024633A">
        <w:rPr>
          <w:rFonts w:cs="Tahoma"/>
        </w:rPr>
        <w:t xml:space="preserve"> corresponding to the information reported on the PDF</w:t>
      </w:r>
      <w:r w:rsidRPr="0024633A">
        <w:rPr>
          <w:rFonts w:cs="Tahoma"/>
        </w:rPr>
        <w:t>.</w:t>
      </w:r>
      <w:r w:rsidR="005479DF" w:rsidRPr="0024633A">
        <w:rPr>
          <w:rFonts w:cs="Tahoma"/>
        </w:rPr>
        <w:t xml:space="preserve"> </w:t>
      </w:r>
      <w:r w:rsidRPr="0024633A">
        <w:rPr>
          <w:rFonts w:cs="Tahoma"/>
        </w:rPr>
        <w:t xml:space="preserve">Once received, the requestor will need to verify the authenticity of both the registered compliance document </w:t>
      </w:r>
      <w:r w:rsidR="00101540" w:rsidRPr="0024633A">
        <w:rPr>
          <w:rFonts w:cs="Tahoma"/>
        </w:rPr>
        <w:t>PDF</w:t>
      </w:r>
      <w:r w:rsidRPr="0024633A">
        <w:rPr>
          <w:rFonts w:cs="Tahoma"/>
        </w:rPr>
        <w:t xml:space="preserve"> </w:t>
      </w:r>
      <w:proofErr w:type="gramStart"/>
      <w:r w:rsidRPr="0024633A">
        <w:rPr>
          <w:rFonts w:cs="Tahoma"/>
        </w:rPr>
        <w:t>and also</w:t>
      </w:r>
      <w:proofErr w:type="gramEnd"/>
      <w:r w:rsidRPr="0024633A">
        <w:rPr>
          <w:rFonts w:cs="Tahoma"/>
        </w:rPr>
        <w:t xml:space="preserve"> the XML data contained in the completed transmission package.</w:t>
      </w:r>
    </w:p>
    <w:p w14:paraId="35D68AB7" w14:textId="77777777" w:rsidR="00D7524C" w:rsidRPr="0024633A" w:rsidRDefault="00CA4F1F" w:rsidP="004278BA">
      <w:pPr>
        <w:pStyle w:val="Heading3"/>
        <w:tabs>
          <w:tab w:val="clear" w:pos="900"/>
          <w:tab w:val="left" w:pos="720"/>
        </w:tabs>
        <w:spacing w:after="240"/>
        <w:rPr>
          <w:rFonts w:ascii="Tahoma" w:hAnsi="Tahoma" w:cs="Tahoma"/>
          <w:b/>
          <w:i w:val="0"/>
          <w:sz w:val="24"/>
        </w:rPr>
      </w:pPr>
      <w:r w:rsidRPr="0024633A">
        <w:rPr>
          <w:rFonts w:ascii="Tahoma" w:hAnsi="Tahoma" w:cs="Tahoma"/>
          <w:b/>
          <w:i w:val="0"/>
          <w:sz w:val="24"/>
        </w:rPr>
        <w:tab/>
      </w:r>
      <w:bookmarkStart w:id="3861" w:name="_Toc418094514"/>
      <w:bookmarkStart w:id="3862" w:name="_Toc96009546"/>
      <w:r w:rsidR="00A507A3" w:rsidRPr="0024633A">
        <w:rPr>
          <w:rFonts w:ascii="Tahoma" w:hAnsi="Tahoma" w:cs="Tahoma"/>
          <w:b/>
          <w:i w:val="0"/>
          <w:sz w:val="24"/>
        </w:rPr>
        <w:t>Digital S</w:t>
      </w:r>
      <w:r w:rsidRPr="0024633A">
        <w:rPr>
          <w:rFonts w:ascii="Tahoma" w:hAnsi="Tahoma" w:cs="Tahoma"/>
          <w:b/>
          <w:i w:val="0"/>
          <w:sz w:val="24"/>
        </w:rPr>
        <w:t xml:space="preserve">igning </w:t>
      </w:r>
      <w:r w:rsidR="0055788A" w:rsidRPr="0024633A">
        <w:rPr>
          <w:rFonts w:ascii="Tahoma" w:hAnsi="Tahoma" w:cs="Tahoma"/>
          <w:b/>
          <w:i w:val="0"/>
          <w:sz w:val="24"/>
        </w:rPr>
        <w:t xml:space="preserve">Requirements for the Registered </w:t>
      </w:r>
      <w:r w:rsidR="00A507A3" w:rsidRPr="0024633A">
        <w:rPr>
          <w:rFonts w:ascii="Tahoma" w:hAnsi="Tahoma" w:cs="Tahoma"/>
          <w:b/>
          <w:i w:val="0"/>
          <w:sz w:val="24"/>
        </w:rPr>
        <w:t>C</w:t>
      </w:r>
      <w:r w:rsidRPr="0024633A">
        <w:rPr>
          <w:rFonts w:ascii="Tahoma" w:hAnsi="Tahoma" w:cs="Tahoma"/>
          <w:b/>
          <w:i w:val="0"/>
          <w:sz w:val="24"/>
        </w:rPr>
        <w:t xml:space="preserve">ompliance </w:t>
      </w:r>
      <w:r w:rsidR="00A507A3" w:rsidRPr="0024633A">
        <w:rPr>
          <w:rFonts w:ascii="Tahoma" w:hAnsi="Tahoma" w:cs="Tahoma"/>
          <w:b/>
          <w:i w:val="0"/>
          <w:sz w:val="24"/>
        </w:rPr>
        <w:t>D</w:t>
      </w:r>
      <w:r w:rsidRPr="0024633A">
        <w:rPr>
          <w:rFonts w:ascii="Tahoma" w:hAnsi="Tahoma" w:cs="Tahoma"/>
          <w:b/>
          <w:i w:val="0"/>
          <w:sz w:val="24"/>
        </w:rPr>
        <w:t xml:space="preserve">ocument </w:t>
      </w:r>
      <w:r w:rsidR="00101540" w:rsidRPr="0024633A">
        <w:rPr>
          <w:rFonts w:ascii="Tahoma" w:hAnsi="Tahoma" w:cs="Tahoma"/>
          <w:b/>
          <w:i w:val="0"/>
          <w:sz w:val="24"/>
        </w:rPr>
        <w:t>PDF</w:t>
      </w:r>
      <w:bookmarkEnd w:id="3861"/>
      <w:bookmarkEnd w:id="3862"/>
    </w:p>
    <w:p w14:paraId="02946CAB" w14:textId="77777777" w:rsidR="00AE52D4" w:rsidRPr="0024633A" w:rsidRDefault="00AE52D4" w:rsidP="00806688">
      <w:pPr>
        <w:pStyle w:val="ListParagraph"/>
        <w:numPr>
          <w:ilvl w:val="0"/>
          <w:numId w:val="46"/>
        </w:numPr>
        <w:spacing w:after="240"/>
        <w:contextualSpacing w:val="0"/>
        <w:rPr>
          <w:rFonts w:cs="Tahoma"/>
        </w:rPr>
      </w:pPr>
      <w:r w:rsidRPr="0024633A">
        <w:rPr>
          <w:rFonts w:cs="Tahoma"/>
        </w:rPr>
        <w:t>The registered compliance document PDF must be digitally signed at the time the document is registered using the Data Registry Provider's digital certificate issued by a certificate authority approved by the California Secretary of State.</w:t>
      </w:r>
    </w:p>
    <w:p w14:paraId="13199BF7" w14:textId="1B8D5795" w:rsidR="004074AE" w:rsidRPr="0024633A" w:rsidRDefault="00DD2A58" w:rsidP="00806688">
      <w:pPr>
        <w:pStyle w:val="ListParagraph"/>
        <w:numPr>
          <w:ilvl w:val="0"/>
          <w:numId w:val="46"/>
        </w:numPr>
        <w:spacing w:after="240"/>
        <w:contextualSpacing w:val="0"/>
        <w:rPr>
          <w:rFonts w:cs="Tahoma"/>
        </w:rPr>
      </w:pPr>
      <w:r w:rsidRPr="0024633A">
        <w:rPr>
          <w:rFonts w:cs="Tahoma"/>
        </w:rPr>
        <w:t xml:space="preserve">Data </w:t>
      </w:r>
      <w:r w:rsidR="003E3A6A" w:rsidRPr="0024633A">
        <w:rPr>
          <w:rFonts w:cs="Tahoma"/>
        </w:rPr>
        <w:t>R</w:t>
      </w:r>
      <w:r w:rsidRPr="0024633A">
        <w:rPr>
          <w:rFonts w:cs="Tahoma"/>
        </w:rPr>
        <w:t xml:space="preserve">egistries should extract the </w:t>
      </w:r>
      <w:r w:rsidR="004074AE" w:rsidRPr="0024633A">
        <w:rPr>
          <w:rFonts w:cs="Tahoma"/>
        </w:rPr>
        <w:t xml:space="preserve">digitally </w:t>
      </w:r>
      <w:r w:rsidRPr="0024633A">
        <w:rPr>
          <w:rFonts w:cs="Tahoma"/>
        </w:rPr>
        <w:t>signed</w:t>
      </w:r>
      <w:r w:rsidR="00770C3F" w:rsidRPr="0024633A">
        <w:rPr>
          <w:rFonts w:cs="Tahoma"/>
        </w:rPr>
        <w:t xml:space="preserve"> compliance document</w:t>
      </w:r>
      <w:r w:rsidRPr="0024633A">
        <w:rPr>
          <w:rFonts w:cs="Tahoma"/>
        </w:rPr>
        <w:t xml:space="preserve"> PDF</w:t>
      </w:r>
      <w:r w:rsidR="00AE52D4" w:rsidRPr="0024633A">
        <w:rPr>
          <w:rFonts w:cs="Tahoma"/>
        </w:rPr>
        <w:t xml:space="preserve"> from the transmission package</w:t>
      </w:r>
      <w:r w:rsidRPr="0024633A">
        <w:rPr>
          <w:rFonts w:cs="Tahoma"/>
        </w:rPr>
        <w:t xml:space="preserve"> for </w:t>
      </w:r>
      <w:r w:rsidR="008F0A2B" w:rsidRPr="0024633A">
        <w:rPr>
          <w:rFonts w:cs="Tahoma"/>
        </w:rPr>
        <w:t xml:space="preserve">export </w:t>
      </w:r>
      <w:r w:rsidRPr="0024633A">
        <w:rPr>
          <w:rFonts w:cs="Tahoma"/>
        </w:rPr>
        <w:t>to a user when only the PDF is required by the user.</w:t>
      </w:r>
      <w:r w:rsidR="00770C3F" w:rsidRPr="0024633A">
        <w:rPr>
          <w:rFonts w:cs="Tahoma"/>
        </w:rPr>
        <w:t xml:space="preserve"> It must be possible for the user to verify the PDF digital signature by opening it with freeware such as Adobe Acrobat Reader</w:t>
      </w:r>
      <w:r w:rsidR="009A1389" w:rsidRPr="0024633A">
        <w:rPr>
          <w:rFonts w:cs="Tahoma"/>
        </w:rPr>
        <w:t xml:space="preserve">.  </w:t>
      </w:r>
      <w:r w:rsidR="00FC5D14" w:rsidRPr="0024633A">
        <w:rPr>
          <w:rFonts w:cs="Tahoma"/>
        </w:rPr>
        <w:t xml:space="preserve">In order to ensure that PDF </w:t>
      </w:r>
      <w:r w:rsidR="00150FA4" w:rsidRPr="0024633A">
        <w:rPr>
          <w:rFonts w:cs="Tahoma"/>
        </w:rPr>
        <w:t xml:space="preserve">reader </w:t>
      </w:r>
      <w:r w:rsidR="00FC5D14" w:rsidRPr="0024633A">
        <w:rPr>
          <w:rFonts w:cs="Tahoma"/>
        </w:rPr>
        <w:t xml:space="preserve">freeware can verify the authenticity of the registered </w:t>
      </w:r>
      <w:r w:rsidR="004E471C" w:rsidRPr="0024633A">
        <w:rPr>
          <w:rFonts w:cs="Tahoma"/>
        </w:rPr>
        <w:t>PDF</w:t>
      </w:r>
      <w:r w:rsidR="00FC5D14" w:rsidRPr="0024633A">
        <w:rPr>
          <w:rFonts w:cs="Tahoma"/>
        </w:rPr>
        <w:t xml:space="preserve">, </w:t>
      </w:r>
      <w:r w:rsidR="009A1389" w:rsidRPr="0024633A">
        <w:rPr>
          <w:rFonts w:cs="Tahoma"/>
        </w:rPr>
        <w:t xml:space="preserve">Data Registries </w:t>
      </w:r>
      <w:r w:rsidR="001F6D6E" w:rsidRPr="0024633A">
        <w:rPr>
          <w:rFonts w:cs="Tahoma"/>
        </w:rPr>
        <w:t xml:space="preserve">must provide a </w:t>
      </w:r>
      <w:r w:rsidR="005B629D" w:rsidRPr="0024633A">
        <w:rPr>
          <w:rFonts w:cs="Tahoma"/>
        </w:rPr>
        <w:t xml:space="preserve">secure </w:t>
      </w:r>
      <w:r w:rsidR="009A1389" w:rsidRPr="0024633A">
        <w:rPr>
          <w:rFonts w:cs="Tahoma"/>
        </w:rPr>
        <w:t xml:space="preserve">method </w:t>
      </w:r>
      <w:r w:rsidR="001F6D6E" w:rsidRPr="0024633A">
        <w:rPr>
          <w:rFonts w:cs="Tahoma"/>
        </w:rPr>
        <w:t xml:space="preserve">for users to acquire the </w:t>
      </w:r>
      <w:r w:rsidR="00FC5D14" w:rsidRPr="0024633A">
        <w:rPr>
          <w:rFonts w:cs="Tahoma"/>
        </w:rPr>
        <w:t xml:space="preserve">certificate </w:t>
      </w:r>
      <w:r w:rsidR="00F263CA" w:rsidRPr="0024633A">
        <w:rPr>
          <w:rFonts w:cs="Tahoma"/>
        </w:rPr>
        <w:t>issued by</w:t>
      </w:r>
      <w:r w:rsidR="00FC5D14" w:rsidRPr="0024633A">
        <w:rPr>
          <w:rFonts w:cs="Tahoma"/>
        </w:rPr>
        <w:t xml:space="preserve"> </w:t>
      </w:r>
      <w:r w:rsidR="00F263CA" w:rsidRPr="0024633A">
        <w:rPr>
          <w:rFonts w:cs="Tahoma"/>
        </w:rPr>
        <w:t>the Data Registry's</w:t>
      </w:r>
      <w:r w:rsidR="00FC5D14" w:rsidRPr="0024633A">
        <w:rPr>
          <w:rFonts w:cs="Tahoma"/>
        </w:rPr>
        <w:t xml:space="preserve"> </w:t>
      </w:r>
      <w:r w:rsidR="001F6D6E" w:rsidRPr="0024633A">
        <w:rPr>
          <w:rFonts w:cs="Tahoma"/>
        </w:rPr>
        <w:t xml:space="preserve">approved CA </w:t>
      </w:r>
      <w:r w:rsidR="00AD6A99" w:rsidRPr="0024633A">
        <w:rPr>
          <w:rFonts w:cs="Tahoma"/>
        </w:rPr>
        <w:t>that</w:t>
      </w:r>
      <w:r w:rsidR="00FA17D2" w:rsidRPr="0024633A">
        <w:rPr>
          <w:rFonts w:cs="Tahoma"/>
        </w:rPr>
        <w:t xml:space="preserve"> will</w:t>
      </w:r>
      <w:r w:rsidR="001F6D6E" w:rsidRPr="0024633A">
        <w:rPr>
          <w:rFonts w:cs="Tahoma"/>
        </w:rPr>
        <w:t xml:space="preserve"> add </w:t>
      </w:r>
      <w:r w:rsidR="00F263CA" w:rsidRPr="0024633A">
        <w:rPr>
          <w:rFonts w:cs="Tahoma"/>
        </w:rPr>
        <w:t>the certificate</w:t>
      </w:r>
      <w:r w:rsidR="00FC5D14" w:rsidRPr="0024633A">
        <w:rPr>
          <w:rFonts w:cs="Tahoma"/>
        </w:rPr>
        <w:t xml:space="preserve"> to </w:t>
      </w:r>
      <w:r w:rsidR="00F263CA" w:rsidRPr="0024633A">
        <w:rPr>
          <w:rFonts w:cs="Tahoma"/>
        </w:rPr>
        <w:t>the user's local</w:t>
      </w:r>
      <w:r w:rsidR="00FC5D14" w:rsidRPr="0024633A">
        <w:rPr>
          <w:rFonts w:cs="Tahoma"/>
        </w:rPr>
        <w:t xml:space="preserve"> root certificate store</w:t>
      </w:r>
      <w:r w:rsidR="00F263CA" w:rsidRPr="0024633A">
        <w:rPr>
          <w:rFonts w:cs="Tahoma"/>
        </w:rPr>
        <w:t xml:space="preserve"> if </w:t>
      </w:r>
      <w:proofErr w:type="gramStart"/>
      <w:r w:rsidR="00F263CA" w:rsidRPr="0024633A">
        <w:rPr>
          <w:rFonts w:cs="Tahoma"/>
        </w:rPr>
        <w:t>necessary</w:t>
      </w:r>
      <w:proofErr w:type="gramEnd"/>
      <w:r w:rsidR="001F6D6E" w:rsidRPr="0024633A">
        <w:rPr>
          <w:rFonts w:cs="Tahoma"/>
        </w:rPr>
        <w:t xml:space="preserve"> as described in </w:t>
      </w:r>
      <w:r w:rsidR="001B7527" w:rsidRPr="0024633A">
        <w:rPr>
          <w:rFonts w:cs="Tahoma"/>
        </w:rPr>
        <w:t>S</w:t>
      </w:r>
      <w:r w:rsidR="001F6D6E" w:rsidRPr="0024633A">
        <w:rPr>
          <w:rFonts w:cs="Tahoma"/>
        </w:rPr>
        <w:t>ection</w:t>
      </w:r>
      <w:r w:rsidR="004E471C" w:rsidRPr="0024633A">
        <w:rPr>
          <w:rFonts w:cs="Tahoma"/>
        </w:rPr>
        <w:t xml:space="preserve"> 5.5.</w:t>
      </w:r>
    </w:p>
    <w:p w14:paraId="5880FCEB" w14:textId="77777777" w:rsidR="005138F6" w:rsidRPr="0024633A" w:rsidRDefault="000B2A5A" w:rsidP="00806688">
      <w:pPr>
        <w:pStyle w:val="ListParagraph"/>
        <w:numPr>
          <w:ilvl w:val="0"/>
          <w:numId w:val="46"/>
        </w:numPr>
        <w:spacing w:after="240"/>
        <w:contextualSpacing w:val="0"/>
        <w:rPr>
          <w:rFonts w:cs="Tahoma"/>
        </w:rPr>
      </w:pPr>
      <w:r w:rsidRPr="0024633A">
        <w:rPr>
          <w:rFonts w:cs="Tahoma"/>
        </w:rPr>
        <w:t>If a</w:t>
      </w:r>
      <w:r w:rsidR="004074AE" w:rsidRPr="0024633A">
        <w:rPr>
          <w:rFonts w:cs="Tahoma"/>
        </w:rPr>
        <w:t xml:space="preserve">n export </w:t>
      </w:r>
      <w:r w:rsidR="008F0A2B" w:rsidRPr="0024633A">
        <w:rPr>
          <w:rFonts w:cs="Tahoma"/>
        </w:rPr>
        <w:t xml:space="preserve">to a user </w:t>
      </w:r>
      <w:r w:rsidR="004074AE" w:rsidRPr="0024633A">
        <w:rPr>
          <w:rFonts w:cs="Tahoma"/>
        </w:rPr>
        <w:t>of the</w:t>
      </w:r>
      <w:r w:rsidR="00F7121F" w:rsidRPr="0024633A">
        <w:rPr>
          <w:rFonts w:cs="Tahoma"/>
        </w:rPr>
        <w:t xml:space="preserve"> registered compliance document PDF</w:t>
      </w:r>
      <w:r w:rsidRPr="0024633A">
        <w:rPr>
          <w:rFonts w:cs="Tahoma"/>
        </w:rPr>
        <w:t xml:space="preserve"> is</w:t>
      </w:r>
      <w:r w:rsidR="00F7121F" w:rsidRPr="0024633A">
        <w:rPr>
          <w:rFonts w:cs="Tahoma"/>
        </w:rPr>
        <w:t xml:space="preserve"> contained in a </w:t>
      </w:r>
      <w:r w:rsidR="00CA4F1F" w:rsidRPr="0024633A">
        <w:rPr>
          <w:rFonts w:cs="Tahoma"/>
        </w:rPr>
        <w:t>transmission package</w:t>
      </w:r>
      <w:r w:rsidRPr="0024633A">
        <w:rPr>
          <w:rFonts w:cs="Tahoma"/>
        </w:rPr>
        <w:t>, it must be</w:t>
      </w:r>
      <w:r w:rsidR="00CA4F1F" w:rsidRPr="0024633A">
        <w:rPr>
          <w:rFonts w:cs="Tahoma"/>
        </w:rPr>
        <w:t xml:space="preserve"> </w:t>
      </w:r>
      <w:r w:rsidRPr="0024633A">
        <w:rPr>
          <w:rFonts w:cs="Tahoma"/>
        </w:rPr>
        <w:t xml:space="preserve">possible for </w:t>
      </w:r>
      <w:r w:rsidR="00CA4F1F" w:rsidRPr="0024633A">
        <w:rPr>
          <w:rFonts w:cs="Tahoma"/>
        </w:rPr>
        <w:t xml:space="preserve">the user to </w:t>
      </w:r>
      <w:r w:rsidRPr="0024633A">
        <w:rPr>
          <w:rFonts w:cs="Tahoma"/>
        </w:rPr>
        <w:t xml:space="preserve">extract the digitally signed PDF and </w:t>
      </w:r>
      <w:r w:rsidR="00CA4F1F" w:rsidRPr="0024633A">
        <w:rPr>
          <w:rFonts w:cs="Tahoma"/>
        </w:rPr>
        <w:t xml:space="preserve">verify the </w:t>
      </w:r>
      <w:r w:rsidR="006201AF" w:rsidRPr="0024633A">
        <w:rPr>
          <w:rFonts w:cs="Tahoma"/>
        </w:rPr>
        <w:t xml:space="preserve">PDF's </w:t>
      </w:r>
      <w:r w:rsidRPr="0024633A">
        <w:rPr>
          <w:rFonts w:cs="Tahoma"/>
        </w:rPr>
        <w:t xml:space="preserve">digital </w:t>
      </w:r>
      <w:r w:rsidR="00CA4F1F" w:rsidRPr="0024633A">
        <w:rPr>
          <w:rFonts w:cs="Tahoma"/>
        </w:rPr>
        <w:t>signature by opening it with freeware such as Adobe Acrobat Reader.</w:t>
      </w:r>
    </w:p>
    <w:p w14:paraId="677397F7" w14:textId="77777777" w:rsidR="00D7524C" w:rsidRPr="0024633A" w:rsidRDefault="00A507A3" w:rsidP="004278BA">
      <w:pPr>
        <w:pStyle w:val="Heading3"/>
        <w:tabs>
          <w:tab w:val="clear" w:pos="900"/>
          <w:tab w:val="left" w:pos="720"/>
        </w:tabs>
        <w:spacing w:after="240"/>
        <w:rPr>
          <w:rFonts w:ascii="Tahoma" w:hAnsi="Tahoma" w:cs="Tahoma"/>
          <w:b/>
          <w:i w:val="0"/>
          <w:sz w:val="24"/>
        </w:rPr>
      </w:pPr>
      <w:bookmarkStart w:id="3863" w:name="_Toc418094515"/>
      <w:bookmarkStart w:id="3864" w:name="_Toc96009547"/>
      <w:r w:rsidRPr="0024633A">
        <w:rPr>
          <w:rFonts w:ascii="Tahoma" w:hAnsi="Tahoma" w:cs="Tahoma"/>
          <w:b/>
          <w:i w:val="0"/>
          <w:sz w:val="24"/>
        </w:rPr>
        <w:lastRenderedPageBreak/>
        <w:t>D</w:t>
      </w:r>
      <w:r w:rsidR="00CA4F1F" w:rsidRPr="0024633A">
        <w:rPr>
          <w:rFonts w:ascii="Tahoma" w:hAnsi="Tahoma" w:cs="Tahoma"/>
          <w:b/>
          <w:i w:val="0"/>
          <w:sz w:val="24"/>
        </w:rPr>
        <w:t xml:space="preserve">igital </w:t>
      </w:r>
      <w:r w:rsidRPr="0024633A">
        <w:rPr>
          <w:rFonts w:ascii="Tahoma" w:hAnsi="Tahoma" w:cs="Tahoma"/>
          <w:b/>
          <w:i w:val="0"/>
          <w:sz w:val="24"/>
        </w:rPr>
        <w:t>S</w:t>
      </w:r>
      <w:r w:rsidR="00CA4F1F" w:rsidRPr="0024633A">
        <w:rPr>
          <w:rFonts w:ascii="Tahoma" w:hAnsi="Tahoma" w:cs="Tahoma"/>
          <w:b/>
          <w:i w:val="0"/>
          <w:sz w:val="24"/>
        </w:rPr>
        <w:t xml:space="preserve">igning </w:t>
      </w:r>
      <w:r w:rsidR="00113CBF" w:rsidRPr="0024633A">
        <w:rPr>
          <w:rFonts w:ascii="Tahoma" w:hAnsi="Tahoma" w:cs="Tahoma"/>
          <w:b/>
          <w:i w:val="0"/>
          <w:sz w:val="24"/>
        </w:rPr>
        <w:t>R</w:t>
      </w:r>
      <w:r w:rsidR="006B7EF4" w:rsidRPr="0024633A">
        <w:rPr>
          <w:rFonts w:ascii="Tahoma" w:hAnsi="Tahoma" w:cs="Tahoma"/>
          <w:b/>
          <w:i w:val="0"/>
          <w:sz w:val="24"/>
        </w:rPr>
        <w:t xml:space="preserve">equirements for </w:t>
      </w:r>
      <w:r w:rsidR="00CA4F1F" w:rsidRPr="0024633A">
        <w:rPr>
          <w:rFonts w:ascii="Tahoma" w:hAnsi="Tahoma" w:cs="Tahoma"/>
          <w:b/>
          <w:i w:val="0"/>
          <w:sz w:val="24"/>
        </w:rPr>
        <w:t xml:space="preserve">the </w:t>
      </w:r>
      <w:r w:rsidRPr="0024633A">
        <w:rPr>
          <w:rFonts w:ascii="Tahoma" w:hAnsi="Tahoma" w:cs="Tahoma"/>
          <w:b/>
          <w:i w:val="0"/>
          <w:sz w:val="24"/>
        </w:rPr>
        <w:t>T</w:t>
      </w:r>
      <w:r w:rsidR="00CA4F1F" w:rsidRPr="0024633A">
        <w:rPr>
          <w:rFonts w:ascii="Tahoma" w:hAnsi="Tahoma" w:cs="Tahoma"/>
          <w:b/>
          <w:i w:val="0"/>
          <w:sz w:val="24"/>
        </w:rPr>
        <w:t xml:space="preserve">ransmission </w:t>
      </w:r>
      <w:r w:rsidRPr="0024633A">
        <w:rPr>
          <w:rFonts w:ascii="Tahoma" w:hAnsi="Tahoma" w:cs="Tahoma"/>
          <w:b/>
          <w:i w:val="0"/>
          <w:sz w:val="24"/>
        </w:rPr>
        <w:t>P</w:t>
      </w:r>
      <w:r w:rsidR="00CA4F1F" w:rsidRPr="0024633A">
        <w:rPr>
          <w:rFonts w:ascii="Tahoma" w:hAnsi="Tahoma" w:cs="Tahoma"/>
          <w:b/>
          <w:i w:val="0"/>
          <w:sz w:val="24"/>
        </w:rPr>
        <w:t>ackage</w:t>
      </w:r>
      <w:bookmarkEnd w:id="3863"/>
      <w:bookmarkEnd w:id="3864"/>
    </w:p>
    <w:p w14:paraId="5899BB57" w14:textId="77777777" w:rsidR="00E945EF" w:rsidRPr="0024633A" w:rsidRDefault="00334299" w:rsidP="00806688">
      <w:pPr>
        <w:pStyle w:val="ListParagraph"/>
        <w:numPr>
          <w:ilvl w:val="0"/>
          <w:numId w:val="57"/>
        </w:numPr>
        <w:spacing w:after="240"/>
        <w:contextualSpacing w:val="0"/>
        <w:rPr>
          <w:rFonts w:cs="Tahoma"/>
        </w:rPr>
      </w:pPr>
      <w:r w:rsidRPr="0024633A">
        <w:rPr>
          <w:rFonts w:cs="Tahoma"/>
        </w:rPr>
        <w:t xml:space="preserve">The </w:t>
      </w:r>
      <w:r w:rsidR="00A1040D" w:rsidRPr="0024633A">
        <w:rPr>
          <w:rFonts w:cs="Tahoma"/>
        </w:rPr>
        <w:t xml:space="preserve">transmission package must contain the </w:t>
      </w:r>
      <w:r w:rsidRPr="0024633A">
        <w:rPr>
          <w:rFonts w:cs="Tahoma"/>
        </w:rPr>
        <w:t xml:space="preserve">compliance document PDF file </w:t>
      </w:r>
      <w:r w:rsidR="00A1040D" w:rsidRPr="0024633A">
        <w:rPr>
          <w:rFonts w:cs="Tahoma"/>
        </w:rPr>
        <w:t xml:space="preserve">that was </w:t>
      </w:r>
      <w:r w:rsidRPr="0024633A">
        <w:rPr>
          <w:rFonts w:cs="Tahoma"/>
        </w:rPr>
        <w:t xml:space="preserve">digitally signed at the time the document </w:t>
      </w:r>
      <w:r w:rsidR="00CB23B4" w:rsidRPr="0024633A">
        <w:rPr>
          <w:rFonts w:cs="Tahoma"/>
        </w:rPr>
        <w:t>was</w:t>
      </w:r>
      <w:r w:rsidRPr="0024633A">
        <w:rPr>
          <w:rFonts w:cs="Tahoma"/>
        </w:rPr>
        <w:t xml:space="preserve"> registered using the Data Registry Provider's digital certificate issued by a certificate authority approved by the California Secretary of State</w:t>
      </w:r>
      <w:r w:rsidR="00A1040D" w:rsidRPr="0024633A">
        <w:rPr>
          <w:rFonts w:cs="Tahoma"/>
        </w:rPr>
        <w:t>.</w:t>
      </w:r>
      <w:r w:rsidR="00EE63F4" w:rsidRPr="0024633A">
        <w:rPr>
          <w:rFonts w:cs="Tahoma"/>
        </w:rPr>
        <w:t xml:space="preserve"> I</w:t>
      </w:r>
      <w:r w:rsidR="00EF0F64" w:rsidRPr="0024633A">
        <w:rPr>
          <w:rFonts w:cs="Tahoma"/>
        </w:rPr>
        <w:t>f the transmission package is exported to a user, i</w:t>
      </w:r>
      <w:r w:rsidR="00EE63F4" w:rsidRPr="0024633A">
        <w:rPr>
          <w:rFonts w:cs="Tahoma"/>
        </w:rPr>
        <w:t>t must be possible for the user to extract the digitally signed PDF from the transmission package and verify the PDF digital signature by opening it with freeware such as Adobe Acrobat Reader.</w:t>
      </w:r>
      <w:r w:rsidR="00D43B65" w:rsidRPr="0024633A">
        <w:rPr>
          <w:rFonts w:cs="Tahoma"/>
        </w:rPr>
        <w:t xml:space="preserve">  In order to ensure that PDF reader freeware can verify the authenticity of the registered PDF, Data Registries must provide a </w:t>
      </w:r>
      <w:r w:rsidR="005B629D" w:rsidRPr="0024633A">
        <w:rPr>
          <w:rFonts w:cs="Tahoma"/>
        </w:rPr>
        <w:t xml:space="preserve">secure </w:t>
      </w:r>
      <w:r w:rsidR="00D43B65" w:rsidRPr="0024633A">
        <w:rPr>
          <w:rFonts w:cs="Tahoma"/>
        </w:rPr>
        <w:t xml:space="preserve">method for users to acquire the certificate issued by the Data Registry's approved CA that will add the certificate to the user's local root certificate store if </w:t>
      </w:r>
      <w:proofErr w:type="gramStart"/>
      <w:r w:rsidR="00D43B65" w:rsidRPr="0024633A">
        <w:rPr>
          <w:rFonts w:cs="Tahoma"/>
        </w:rPr>
        <w:t>necessary</w:t>
      </w:r>
      <w:proofErr w:type="gramEnd"/>
      <w:r w:rsidR="00D43B65" w:rsidRPr="0024633A">
        <w:rPr>
          <w:rFonts w:cs="Tahoma"/>
        </w:rPr>
        <w:t xml:space="preserve"> as described in </w:t>
      </w:r>
      <w:r w:rsidR="001B7527" w:rsidRPr="0024633A">
        <w:rPr>
          <w:rFonts w:cs="Tahoma"/>
        </w:rPr>
        <w:t>S</w:t>
      </w:r>
      <w:r w:rsidR="00D43B65" w:rsidRPr="0024633A">
        <w:rPr>
          <w:rFonts w:cs="Tahoma"/>
        </w:rPr>
        <w:t>ection 5.5.</w:t>
      </w:r>
    </w:p>
    <w:p w14:paraId="1CB4E5EE" w14:textId="77777777" w:rsidR="00AE25BA" w:rsidRPr="0024633A" w:rsidRDefault="00CA4F1F" w:rsidP="00806688">
      <w:pPr>
        <w:pStyle w:val="ListParagraph"/>
        <w:numPr>
          <w:ilvl w:val="0"/>
          <w:numId w:val="57"/>
        </w:numPr>
        <w:spacing w:after="240"/>
        <w:contextualSpacing w:val="0"/>
        <w:rPr>
          <w:rFonts w:cs="Tahoma"/>
        </w:rPr>
      </w:pPr>
      <w:r w:rsidRPr="0024633A">
        <w:rPr>
          <w:rFonts w:cs="Tahoma"/>
        </w:rPr>
        <w:t xml:space="preserve">The </w:t>
      </w:r>
      <w:r w:rsidR="00C50962" w:rsidRPr="0024633A">
        <w:rPr>
          <w:rFonts w:cs="Tahoma"/>
        </w:rPr>
        <w:t>transmission package</w:t>
      </w:r>
      <w:r w:rsidR="00A1040D" w:rsidRPr="0024633A">
        <w:rPr>
          <w:rFonts w:cs="Tahoma"/>
        </w:rPr>
        <w:t xml:space="preserve"> must contain the </w:t>
      </w:r>
      <w:r w:rsidR="00334299" w:rsidRPr="0024633A">
        <w:rPr>
          <w:rFonts w:cs="Tahoma"/>
        </w:rPr>
        <w:t>XML data corresponding to the information reported on the registered compliance document PDF.</w:t>
      </w:r>
    </w:p>
    <w:p w14:paraId="62E58F76" w14:textId="3EA6CB3F" w:rsidR="005138F6" w:rsidRPr="0024633A" w:rsidRDefault="00803A57" w:rsidP="00806688">
      <w:pPr>
        <w:pStyle w:val="ListParagraph"/>
        <w:numPr>
          <w:ilvl w:val="0"/>
          <w:numId w:val="57"/>
        </w:numPr>
        <w:spacing w:after="240"/>
        <w:contextualSpacing w:val="0"/>
        <w:rPr>
          <w:rFonts w:cs="Tahoma"/>
        </w:rPr>
      </w:pPr>
      <w:r w:rsidRPr="0024633A">
        <w:rPr>
          <w:rFonts w:cs="Tahoma"/>
        </w:rPr>
        <w:t xml:space="preserve">For performance Certificate of Compliance documents, the </w:t>
      </w:r>
      <w:r w:rsidR="00AE25BA" w:rsidRPr="0024633A">
        <w:rPr>
          <w:rFonts w:cs="Tahoma"/>
        </w:rPr>
        <w:t xml:space="preserve">transmission package </w:t>
      </w:r>
      <w:r w:rsidRPr="0024633A">
        <w:rPr>
          <w:rFonts w:cs="Tahoma"/>
        </w:rPr>
        <w:t xml:space="preserve">must </w:t>
      </w:r>
      <w:r w:rsidR="00C74D25" w:rsidRPr="0024633A">
        <w:rPr>
          <w:rFonts w:cs="Tahoma"/>
        </w:rPr>
        <w:t xml:space="preserve">contain </w:t>
      </w:r>
      <w:r w:rsidR="00975740" w:rsidRPr="0024633A">
        <w:rPr>
          <w:rFonts w:cs="Tahoma"/>
        </w:rPr>
        <w:t xml:space="preserve">the </w:t>
      </w:r>
      <w:r w:rsidR="00C74D25" w:rsidRPr="0024633A">
        <w:rPr>
          <w:rFonts w:cs="Tahoma"/>
        </w:rPr>
        <w:t xml:space="preserve">data </w:t>
      </w:r>
      <w:r w:rsidR="00E65026" w:rsidRPr="0024633A">
        <w:rPr>
          <w:rFonts w:cs="Tahoma"/>
        </w:rPr>
        <w:t xml:space="preserve">used </w:t>
      </w:r>
      <w:r w:rsidR="00B95A7C" w:rsidRPr="0024633A">
        <w:rPr>
          <w:rFonts w:cs="Tahoma"/>
        </w:rPr>
        <w:t>to provide</w:t>
      </w:r>
      <w:r w:rsidR="00975740" w:rsidRPr="0024633A">
        <w:rPr>
          <w:rFonts w:cs="Tahoma"/>
        </w:rPr>
        <w:t xml:space="preserve"> the</w:t>
      </w:r>
      <w:r w:rsidR="00E65026" w:rsidRPr="0024633A">
        <w:rPr>
          <w:rFonts w:cs="Tahoma"/>
        </w:rPr>
        <w:t xml:space="preserve"> input to </w:t>
      </w:r>
      <w:r w:rsidR="008803D4" w:rsidRPr="0024633A">
        <w:rPr>
          <w:rFonts w:cs="Tahoma"/>
        </w:rPr>
        <w:t>the</w:t>
      </w:r>
      <w:r w:rsidR="00975740" w:rsidRPr="0024633A">
        <w:rPr>
          <w:rFonts w:cs="Tahoma"/>
        </w:rPr>
        <w:t xml:space="preserve"> </w:t>
      </w:r>
      <w:r w:rsidR="00B95A7C" w:rsidRPr="0024633A">
        <w:rPr>
          <w:rFonts w:cs="Tahoma"/>
        </w:rPr>
        <w:t xml:space="preserve">Title 24, Part 6 </w:t>
      </w:r>
      <w:r w:rsidR="00E65026" w:rsidRPr="0024633A">
        <w:rPr>
          <w:rFonts w:cs="Tahoma"/>
        </w:rPr>
        <w:t xml:space="preserve">compliance software </w:t>
      </w:r>
      <w:r w:rsidR="00975740" w:rsidRPr="0024633A">
        <w:rPr>
          <w:rFonts w:cs="Tahoma"/>
        </w:rPr>
        <w:t xml:space="preserve">tool </w:t>
      </w:r>
      <w:r w:rsidR="00B95A7C" w:rsidRPr="0024633A">
        <w:rPr>
          <w:rFonts w:cs="Tahoma"/>
        </w:rPr>
        <w:t xml:space="preserve">used to generate </w:t>
      </w:r>
      <w:r w:rsidRPr="0024633A">
        <w:rPr>
          <w:rFonts w:cs="Tahoma"/>
        </w:rPr>
        <w:t>the</w:t>
      </w:r>
      <w:r w:rsidR="00E65026" w:rsidRPr="0024633A">
        <w:rPr>
          <w:rFonts w:cs="Tahoma"/>
        </w:rPr>
        <w:t xml:space="preserve"> </w:t>
      </w:r>
      <w:r w:rsidR="00932C68" w:rsidRPr="0024633A">
        <w:rPr>
          <w:rFonts w:cs="Tahoma"/>
        </w:rPr>
        <w:t xml:space="preserve">registered </w:t>
      </w:r>
      <w:r w:rsidR="00E65026" w:rsidRPr="0024633A">
        <w:rPr>
          <w:rFonts w:cs="Tahoma"/>
        </w:rPr>
        <w:t>performance Certificate of Compliance</w:t>
      </w:r>
      <w:r w:rsidR="00932C68" w:rsidRPr="0024633A">
        <w:rPr>
          <w:rFonts w:cs="Tahoma"/>
        </w:rPr>
        <w:t xml:space="preserve"> PDF</w:t>
      </w:r>
      <w:r w:rsidR="008D0EE0" w:rsidRPr="0024633A">
        <w:rPr>
          <w:rFonts w:cs="Tahoma"/>
        </w:rPr>
        <w:t xml:space="preserve"> </w:t>
      </w:r>
      <w:r w:rsidR="00EC5AF7" w:rsidRPr="0024633A">
        <w:rPr>
          <w:rFonts w:cs="Tahoma"/>
        </w:rPr>
        <w:t>contained in the transmission package</w:t>
      </w:r>
      <w:r w:rsidR="00E65026" w:rsidRPr="0024633A">
        <w:rPr>
          <w:rFonts w:cs="Tahoma"/>
        </w:rPr>
        <w:t>.</w:t>
      </w:r>
    </w:p>
    <w:p w14:paraId="1BBD7DF5" w14:textId="062F740F" w:rsidR="005138F6" w:rsidRPr="0024633A" w:rsidRDefault="00334299" w:rsidP="00806688">
      <w:pPr>
        <w:pStyle w:val="ListParagraph"/>
        <w:numPr>
          <w:ilvl w:val="0"/>
          <w:numId w:val="57"/>
        </w:numPr>
        <w:spacing w:after="240"/>
        <w:contextualSpacing w:val="0"/>
        <w:rPr>
          <w:rFonts w:cs="Tahoma"/>
        </w:rPr>
      </w:pPr>
      <w:r w:rsidRPr="0024633A">
        <w:rPr>
          <w:rFonts w:cs="Tahoma"/>
        </w:rPr>
        <w:t xml:space="preserve">The </w:t>
      </w:r>
      <w:r w:rsidR="00A1040D" w:rsidRPr="0024633A">
        <w:rPr>
          <w:rFonts w:cs="Tahoma"/>
        </w:rPr>
        <w:t xml:space="preserve">entire </w:t>
      </w:r>
      <w:r w:rsidR="00AF2DDE" w:rsidRPr="0024633A">
        <w:rPr>
          <w:rFonts w:cs="Tahoma"/>
        </w:rPr>
        <w:t xml:space="preserve">contents of the </w:t>
      </w:r>
      <w:r w:rsidR="00DF0DA9" w:rsidRPr="0024633A">
        <w:rPr>
          <w:rFonts w:cs="Tahoma"/>
        </w:rPr>
        <w:t>registration/</w:t>
      </w:r>
      <w:r w:rsidR="00AF2DDE" w:rsidRPr="0024633A">
        <w:rPr>
          <w:rFonts w:cs="Tahoma"/>
        </w:rPr>
        <w:t xml:space="preserve">transmission package must be digitally signed </w:t>
      </w:r>
      <w:r w:rsidR="00CB23B4" w:rsidRPr="0024633A">
        <w:rPr>
          <w:rFonts w:cs="Tahoma"/>
        </w:rPr>
        <w:t xml:space="preserve">at the conclusion of the registration </w:t>
      </w:r>
      <w:r w:rsidR="00574EDC" w:rsidRPr="0024633A">
        <w:rPr>
          <w:rFonts w:cs="Tahoma"/>
        </w:rPr>
        <w:t>procedure and</w:t>
      </w:r>
      <w:r w:rsidR="00CB23B4" w:rsidRPr="0024633A">
        <w:rPr>
          <w:rFonts w:cs="Tahoma"/>
        </w:rPr>
        <w:t xml:space="preserve"> </w:t>
      </w:r>
      <w:r w:rsidR="00FE2BC8" w:rsidRPr="0024633A">
        <w:rPr>
          <w:rFonts w:cs="Tahoma"/>
        </w:rPr>
        <w:t xml:space="preserve">signed </w:t>
      </w:r>
      <w:r w:rsidR="00AF2DDE" w:rsidRPr="0024633A">
        <w:rPr>
          <w:rFonts w:cs="Tahoma"/>
        </w:rPr>
        <w:t>independently of the digital signing of the compliance document PD</w:t>
      </w:r>
      <w:r w:rsidR="00875A07" w:rsidRPr="0024633A">
        <w:rPr>
          <w:rFonts w:cs="Tahoma"/>
        </w:rPr>
        <w:t>F</w:t>
      </w:r>
      <w:r w:rsidR="00CA4F1F" w:rsidRPr="0024633A">
        <w:rPr>
          <w:rFonts w:cs="Tahoma"/>
        </w:rPr>
        <w:t>.</w:t>
      </w:r>
      <w:r w:rsidR="00AE25BA" w:rsidRPr="0024633A">
        <w:rPr>
          <w:rFonts w:cs="Tahoma"/>
        </w:rPr>
        <w:t xml:space="preserve"> The</w:t>
      </w:r>
      <w:r w:rsidR="00A1040D" w:rsidRPr="0024633A">
        <w:rPr>
          <w:rFonts w:cs="Tahoma"/>
        </w:rPr>
        <w:t xml:space="preserve"> digital </w:t>
      </w:r>
      <w:r w:rsidR="00A0080B" w:rsidRPr="0024633A">
        <w:rPr>
          <w:rFonts w:cs="Tahoma"/>
        </w:rPr>
        <w:t xml:space="preserve">signing of the </w:t>
      </w:r>
      <w:r w:rsidR="00803A57" w:rsidRPr="0024633A">
        <w:rPr>
          <w:rFonts w:cs="Tahoma"/>
        </w:rPr>
        <w:t>registration</w:t>
      </w:r>
      <w:r w:rsidR="00DF0DA9" w:rsidRPr="0024633A">
        <w:rPr>
          <w:rFonts w:cs="Tahoma"/>
        </w:rPr>
        <w:t>/</w:t>
      </w:r>
      <w:r w:rsidR="00A0080B" w:rsidRPr="0024633A">
        <w:rPr>
          <w:rFonts w:cs="Tahoma"/>
        </w:rPr>
        <w:t>transmission package</w:t>
      </w:r>
      <w:r w:rsidR="00A1040D" w:rsidRPr="0024633A">
        <w:rPr>
          <w:rFonts w:cs="Tahoma"/>
        </w:rPr>
        <w:t xml:space="preserve"> is not required to use a digital certificate issued by a certificate authority approved by the California Secretary of State</w:t>
      </w:r>
    </w:p>
    <w:p w14:paraId="4F95DC8C" w14:textId="77777777" w:rsidR="00CA4F1F" w:rsidRPr="0024633A" w:rsidRDefault="00E945EF" w:rsidP="00806688">
      <w:pPr>
        <w:pStyle w:val="ListParagraph"/>
        <w:numPr>
          <w:ilvl w:val="0"/>
          <w:numId w:val="57"/>
        </w:numPr>
        <w:spacing w:after="240"/>
        <w:contextualSpacing w:val="0"/>
        <w:rPr>
          <w:rFonts w:cs="Tahoma"/>
        </w:rPr>
      </w:pPr>
      <w:r w:rsidRPr="0024633A">
        <w:rPr>
          <w:rFonts w:cs="Tahoma"/>
        </w:rPr>
        <w:t xml:space="preserve">To keep the XML data and the </w:t>
      </w:r>
      <w:r w:rsidR="00EC7135" w:rsidRPr="0024633A">
        <w:rPr>
          <w:rFonts w:cs="Tahoma"/>
        </w:rPr>
        <w:t>PDF report linked, the Data R</w:t>
      </w:r>
      <w:r w:rsidRPr="0024633A">
        <w:rPr>
          <w:rFonts w:cs="Tahoma"/>
        </w:rPr>
        <w:t xml:space="preserve">egistries must retain the entire </w:t>
      </w:r>
      <w:r w:rsidR="00AE5D50" w:rsidRPr="0024633A">
        <w:rPr>
          <w:rFonts w:cs="Tahoma"/>
        </w:rPr>
        <w:t xml:space="preserve">digitally signed </w:t>
      </w:r>
      <w:r w:rsidR="00803A57" w:rsidRPr="0024633A">
        <w:rPr>
          <w:rFonts w:cs="Tahoma"/>
        </w:rPr>
        <w:t>registration/</w:t>
      </w:r>
      <w:r w:rsidRPr="0024633A">
        <w:rPr>
          <w:rFonts w:cs="Tahoma"/>
        </w:rPr>
        <w:t>transmission package.</w:t>
      </w:r>
    </w:p>
    <w:p w14:paraId="433AB7B5" w14:textId="65CABE5A" w:rsidR="00392A43" w:rsidRPr="0024633A" w:rsidRDefault="00CA4F1F" w:rsidP="004278BA">
      <w:pPr>
        <w:pStyle w:val="Heading3"/>
        <w:tabs>
          <w:tab w:val="clear" w:pos="900"/>
          <w:tab w:val="left" w:pos="720"/>
        </w:tabs>
        <w:spacing w:after="240"/>
        <w:rPr>
          <w:rFonts w:ascii="Tahoma" w:hAnsi="Tahoma" w:cs="Tahoma"/>
          <w:b/>
          <w:i w:val="0"/>
          <w:sz w:val="24"/>
        </w:rPr>
      </w:pPr>
      <w:bookmarkStart w:id="3865" w:name="_Toc418094516"/>
      <w:bookmarkStart w:id="3866" w:name="_Toc96009548"/>
      <w:r w:rsidRPr="0024633A">
        <w:rPr>
          <w:rFonts w:ascii="Tahoma" w:hAnsi="Tahoma" w:cs="Tahoma"/>
          <w:b/>
          <w:i w:val="0"/>
          <w:sz w:val="24"/>
        </w:rPr>
        <w:t xml:space="preserve">Digital </w:t>
      </w:r>
      <w:r w:rsidR="00A507A3" w:rsidRPr="0024633A">
        <w:rPr>
          <w:rFonts w:ascii="Tahoma" w:hAnsi="Tahoma" w:cs="Tahoma"/>
          <w:b/>
          <w:i w:val="0"/>
          <w:sz w:val="24"/>
        </w:rPr>
        <w:t>S</w:t>
      </w:r>
      <w:r w:rsidRPr="0024633A">
        <w:rPr>
          <w:rFonts w:ascii="Tahoma" w:hAnsi="Tahoma" w:cs="Tahoma"/>
          <w:b/>
          <w:i w:val="0"/>
          <w:sz w:val="24"/>
        </w:rPr>
        <w:t xml:space="preserve">ignature </w:t>
      </w:r>
      <w:r w:rsidR="00A507A3" w:rsidRPr="0024633A">
        <w:rPr>
          <w:rFonts w:ascii="Tahoma" w:hAnsi="Tahoma" w:cs="Tahoma"/>
          <w:b/>
          <w:i w:val="0"/>
          <w:sz w:val="24"/>
        </w:rPr>
        <w:t>A</w:t>
      </w:r>
      <w:r w:rsidRPr="0024633A">
        <w:rPr>
          <w:rFonts w:ascii="Tahoma" w:hAnsi="Tahoma" w:cs="Tahoma"/>
          <w:b/>
          <w:i w:val="0"/>
          <w:sz w:val="24"/>
        </w:rPr>
        <w:t>ppearance</w:t>
      </w:r>
      <w:bookmarkEnd w:id="3865"/>
      <w:bookmarkEnd w:id="3866"/>
      <w:r w:rsidRPr="0024633A">
        <w:rPr>
          <w:rFonts w:ascii="Tahoma" w:hAnsi="Tahoma" w:cs="Tahoma"/>
          <w:b/>
          <w:i w:val="0"/>
          <w:sz w:val="24"/>
        </w:rPr>
        <w:t xml:space="preserve"> </w:t>
      </w:r>
    </w:p>
    <w:p w14:paraId="3EA67438" w14:textId="0A378013" w:rsidR="00CA4F1F" w:rsidRPr="0024633A" w:rsidRDefault="00CA4F1F" w:rsidP="004278BA">
      <w:pPr>
        <w:spacing w:after="240"/>
        <w:rPr>
          <w:rFonts w:cs="Tahoma"/>
        </w:rPr>
      </w:pPr>
      <w:r w:rsidRPr="0024633A">
        <w:rPr>
          <w:rFonts w:cs="Tahoma"/>
        </w:rPr>
        <w:t xml:space="preserve">The signature appearance is how the signature is displayed to the user on the completed </w:t>
      </w:r>
      <w:r w:rsidR="004B4291" w:rsidRPr="0024633A">
        <w:rPr>
          <w:rFonts w:cs="Tahoma"/>
        </w:rPr>
        <w:t xml:space="preserve">compliance document </w:t>
      </w:r>
      <w:r w:rsidR="0058239B" w:rsidRPr="0024633A">
        <w:rPr>
          <w:rFonts w:cs="Tahoma"/>
        </w:rPr>
        <w:t xml:space="preserve">PDF. </w:t>
      </w:r>
      <w:r w:rsidRPr="0024633A">
        <w:rPr>
          <w:rFonts w:cs="Tahoma"/>
        </w:rPr>
        <w:t xml:space="preserve">When the </w:t>
      </w:r>
      <w:r w:rsidR="004B4291" w:rsidRPr="0024633A">
        <w:rPr>
          <w:rFonts w:cs="Tahoma"/>
        </w:rPr>
        <w:t xml:space="preserve">compliance document </w:t>
      </w:r>
      <w:r w:rsidRPr="0024633A">
        <w:rPr>
          <w:rFonts w:cs="Tahoma"/>
        </w:rPr>
        <w:t>PDF is signed, the signature appearance becomes part of the signed document. It is not part of the signature.</w:t>
      </w:r>
      <w:r w:rsidR="005479DF" w:rsidRPr="0024633A">
        <w:rPr>
          <w:rFonts w:cs="Tahoma"/>
        </w:rPr>
        <w:t xml:space="preserve"> </w:t>
      </w:r>
    </w:p>
    <w:p w14:paraId="12C55D8A" w14:textId="77777777" w:rsidR="00CA4F1F" w:rsidRPr="0024633A" w:rsidRDefault="00CA4F1F" w:rsidP="004278BA">
      <w:pPr>
        <w:pStyle w:val="Heading4"/>
        <w:spacing w:after="240"/>
        <w:ind w:hanging="900"/>
        <w:rPr>
          <w:rFonts w:ascii="Tahoma" w:hAnsi="Tahoma" w:cs="Tahoma"/>
          <w:b/>
        </w:rPr>
      </w:pPr>
      <w:bookmarkStart w:id="3867" w:name="_Toc418094517"/>
      <w:bookmarkStart w:id="3868" w:name="_Toc96009549"/>
      <w:r w:rsidRPr="0024633A">
        <w:rPr>
          <w:rFonts w:ascii="Tahoma" w:hAnsi="Tahoma" w:cs="Tahoma"/>
          <w:b/>
        </w:rPr>
        <w:t xml:space="preserve">The </w:t>
      </w:r>
      <w:r w:rsidR="00A507A3" w:rsidRPr="0024633A">
        <w:rPr>
          <w:rFonts w:ascii="Tahoma" w:hAnsi="Tahoma" w:cs="Tahoma"/>
          <w:b/>
        </w:rPr>
        <w:t>C</w:t>
      </w:r>
      <w:r w:rsidRPr="0024633A">
        <w:rPr>
          <w:rFonts w:ascii="Tahoma" w:hAnsi="Tahoma" w:cs="Tahoma"/>
          <w:b/>
        </w:rPr>
        <w:t xml:space="preserve">ontent of the </w:t>
      </w:r>
      <w:r w:rsidR="00A507A3" w:rsidRPr="0024633A">
        <w:rPr>
          <w:rFonts w:ascii="Tahoma" w:hAnsi="Tahoma" w:cs="Tahoma"/>
          <w:b/>
        </w:rPr>
        <w:t>D</w:t>
      </w:r>
      <w:r w:rsidRPr="0024633A">
        <w:rPr>
          <w:rFonts w:ascii="Tahoma" w:hAnsi="Tahoma" w:cs="Tahoma"/>
          <w:b/>
        </w:rPr>
        <w:t xml:space="preserve">igital </w:t>
      </w:r>
      <w:r w:rsidR="00A507A3" w:rsidRPr="0024633A">
        <w:rPr>
          <w:rFonts w:ascii="Tahoma" w:hAnsi="Tahoma" w:cs="Tahoma"/>
          <w:b/>
        </w:rPr>
        <w:t>S</w:t>
      </w:r>
      <w:r w:rsidRPr="0024633A">
        <w:rPr>
          <w:rFonts w:ascii="Tahoma" w:hAnsi="Tahoma" w:cs="Tahoma"/>
          <w:b/>
        </w:rPr>
        <w:t xml:space="preserve">ignature </w:t>
      </w:r>
      <w:r w:rsidR="00A507A3" w:rsidRPr="0024633A">
        <w:rPr>
          <w:rFonts w:ascii="Tahoma" w:hAnsi="Tahoma" w:cs="Tahoma"/>
          <w:b/>
        </w:rPr>
        <w:t>A</w:t>
      </w:r>
      <w:r w:rsidRPr="0024633A">
        <w:rPr>
          <w:rFonts w:ascii="Tahoma" w:hAnsi="Tahoma" w:cs="Tahoma"/>
          <w:b/>
        </w:rPr>
        <w:t>ppearance</w:t>
      </w:r>
      <w:bookmarkEnd w:id="3867"/>
      <w:bookmarkEnd w:id="3868"/>
      <w:r w:rsidR="00277616" w:rsidRPr="0024633A">
        <w:rPr>
          <w:rFonts w:ascii="Tahoma" w:hAnsi="Tahoma" w:cs="Tahoma"/>
          <w:b/>
        </w:rPr>
        <w:t xml:space="preserve"> </w:t>
      </w:r>
    </w:p>
    <w:p w14:paraId="38A23EC4" w14:textId="77777777" w:rsidR="00CA4F1F" w:rsidRPr="0024633A" w:rsidRDefault="00CA4F1F" w:rsidP="004278BA">
      <w:pPr>
        <w:spacing w:after="240"/>
        <w:rPr>
          <w:rFonts w:cs="Tahoma"/>
        </w:rPr>
      </w:pPr>
      <w:r w:rsidRPr="0024633A">
        <w:rPr>
          <w:rFonts w:cs="Tahoma"/>
        </w:rPr>
        <w:t xml:space="preserve">Provide </w:t>
      </w:r>
      <w:r w:rsidR="000C358F" w:rsidRPr="0024633A">
        <w:rPr>
          <w:rFonts w:cs="Tahoma"/>
        </w:rPr>
        <w:t xml:space="preserve">the following </w:t>
      </w:r>
      <w:r w:rsidRPr="0024633A">
        <w:rPr>
          <w:rFonts w:cs="Tahoma"/>
        </w:rPr>
        <w:t>text in the digit</w:t>
      </w:r>
      <w:r w:rsidR="000C358F" w:rsidRPr="0024633A">
        <w:rPr>
          <w:rFonts w:cs="Tahoma"/>
        </w:rPr>
        <w:t>al signature appearance:</w:t>
      </w:r>
    </w:p>
    <w:p w14:paraId="434EB18E" w14:textId="77777777" w:rsidR="00CA4F1F" w:rsidRPr="0024633A" w:rsidRDefault="00CA4F1F" w:rsidP="004278BA">
      <w:pPr>
        <w:spacing w:after="240"/>
        <w:rPr>
          <w:rFonts w:cs="Tahoma"/>
        </w:rPr>
      </w:pPr>
      <w:r w:rsidRPr="0024633A">
        <w:rPr>
          <w:rFonts w:cs="Tahoma"/>
        </w:rPr>
        <w:t>“Digitally signed by [</w:t>
      </w:r>
      <w:r w:rsidR="00EC7135" w:rsidRPr="0024633A">
        <w:rPr>
          <w:rFonts w:cs="Tahoma"/>
        </w:rPr>
        <w:t>D</w:t>
      </w:r>
      <w:r w:rsidRPr="0024633A">
        <w:rPr>
          <w:rFonts w:cs="Tahoma"/>
        </w:rPr>
        <w:t xml:space="preserve">ata </w:t>
      </w:r>
      <w:r w:rsidR="00EC7135" w:rsidRPr="0024633A">
        <w:rPr>
          <w:rFonts w:cs="Tahoma"/>
        </w:rPr>
        <w:t>R</w:t>
      </w:r>
      <w:r w:rsidRPr="0024633A">
        <w:rPr>
          <w:rFonts w:cs="Tahoma"/>
        </w:rPr>
        <w:t xml:space="preserve">egistry </w:t>
      </w:r>
      <w:r w:rsidR="00EC7135" w:rsidRPr="0024633A">
        <w:rPr>
          <w:rFonts w:cs="Tahoma"/>
        </w:rPr>
        <w:t>P</w:t>
      </w:r>
      <w:r w:rsidRPr="0024633A">
        <w:rPr>
          <w:rFonts w:cs="Tahoma"/>
        </w:rPr>
        <w:t>rovider’s name].</w:t>
      </w:r>
      <w:r w:rsidR="005479DF" w:rsidRPr="0024633A">
        <w:rPr>
          <w:rFonts w:cs="Tahoma"/>
        </w:rPr>
        <w:t xml:space="preserve"> </w:t>
      </w:r>
      <w:r w:rsidRPr="0024633A">
        <w:rPr>
          <w:rFonts w:cs="Tahoma"/>
        </w:rPr>
        <w:t>This digital signature is provided</w:t>
      </w:r>
      <w:r w:rsidR="009D19F8" w:rsidRPr="0024633A">
        <w:rPr>
          <w:rFonts w:cs="Tahoma"/>
        </w:rPr>
        <w:t xml:space="preserve"> </w:t>
      </w:r>
      <w:proofErr w:type="gramStart"/>
      <w:r w:rsidR="009D19F8" w:rsidRPr="0024633A">
        <w:rPr>
          <w:rFonts w:cs="Tahoma"/>
        </w:rPr>
        <w:t>in order</w:t>
      </w:r>
      <w:r w:rsidRPr="0024633A">
        <w:rPr>
          <w:rFonts w:cs="Tahoma"/>
        </w:rPr>
        <w:t xml:space="preserve"> to</w:t>
      </w:r>
      <w:proofErr w:type="gramEnd"/>
      <w:r w:rsidRPr="0024633A">
        <w:rPr>
          <w:rFonts w:cs="Tahoma"/>
        </w:rPr>
        <w:t xml:space="preserve"> secure the content of this registered document, and in no way implies Registration Provider responsibility for the</w:t>
      </w:r>
      <w:r w:rsidR="000C358F" w:rsidRPr="0024633A">
        <w:rPr>
          <w:rFonts w:cs="Tahoma"/>
        </w:rPr>
        <w:t xml:space="preserve"> accuracy of the information</w:t>
      </w:r>
      <w:r w:rsidR="00216525" w:rsidRPr="0024633A">
        <w:rPr>
          <w:rFonts w:cs="Tahoma"/>
        </w:rPr>
        <w:t>.”</w:t>
      </w:r>
    </w:p>
    <w:p w14:paraId="3CFE71F2" w14:textId="77777777" w:rsidR="00CA4F1F" w:rsidRPr="0024633A" w:rsidRDefault="00CA4F1F" w:rsidP="004278BA">
      <w:pPr>
        <w:spacing w:after="240"/>
        <w:rPr>
          <w:rFonts w:cs="Tahoma"/>
        </w:rPr>
      </w:pPr>
      <w:r w:rsidRPr="0024633A">
        <w:rPr>
          <w:rFonts w:cs="Tahoma"/>
        </w:rPr>
        <w:lastRenderedPageBreak/>
        <w:t>Do not include any other information such as graphic(s), watermark(s), date</w:t>
      </w:r>
      <w:r w:rsidR="003C2EAA" w:rsidRPr="0024633A">
        <w:rPr>
          <w:rFonts w:cs="Tahoma"/>
        </w:rPr>
        <w:t>,</w:t>
      </w:r>
      <w:r w:rsidRPr="0024633A">
        <w:rPr>
          <w:rFonts w:cs="Tahoma"/>
        </w:rPr>
        <w:t xml:space="preserve"> or time stamps with the</w:t>
      </w:r>
      <w:r w:rsidR="000C358F" w:rsidRPr="0024633A">
        <w:rPr>
          <w:rFonts w:cs="Tahoma"/>
        </w:rPr>
        <w:t xml:space="preserve"> digital signature appearance.</w:t>
      </w:r>
    </w:p>
    <w:p w14:paraId="08663732" w14:textId="77777777" w:rsidR="00CA4F1F" w:rsidRPr="0024633A" w:rsidRDefault="00CA4F1F" w:rsidP="004278BA">
      <w:pPr>
        <w:pStyle w:val="Heading4"/>
        <w:spacing w:after="240"/>
        <w:ind w:hanging="900"/>
        <w:rPr>
          <w:rFonts w:ascii="Tahoma" w:hAnsi="Tahoma" w:cs="Tahoma"/>
          <w:b/>
        </w:rPr>
      </w:pPr>
      <w:bookmarkStart w:id="3869" w:name="_Toc418094518"/>
      <w:bookmarkStart w:id="3870" w:name="_Toc96009550"/>
      <w:r w:rsidRPr="0024633A">
        <w:rPr>
          <w:rFonts w:ascii="Tahoma" w:hAnsi="Tahoma" w:cs="Tahoma"/>
          <w:b/>
        </w:rPr>
        <w:t>Placement of</w:t>
      </w:r>
      <w:r w:rsidR="000C358F" w:rsidRPr="0024633A">
        <w:rPr>
          <w:rFonts w:ascii="Tahoma" w:hAnsi="Tahoma" w:cs="Tahoma"/>
          <w:b/>
        </w:rPr>
        <w:t xml:space="preserve"> </w:t>
      </w:r>
      <w:r w:rsidR="00A507A3" w:rsidRPr="0024633A">
        <w:rPr>
          <w:rFonts w:ascii="Tahoma" w:hAnsi="Tahoma" w:cs="Tahoma"/>
          <w:b/>
        </w:rPr>
        <w:t>D</w:t>
      </w:r>
      <w:r w:rsidR="000C358F" w:rsidRPr="0024633A">
        <w:rPr>
          <w:rFonts w:ascii="Tahoma" w:hAnsi="Tahoma" w:cs="Tahoma"/>
          <w:b/>
        </w:rPr>
        <w:t xml:space="preserve">igital </w:t>
      </w:r>
      <w:r w:rsidR="00A507A3" w:rsidRPr="0024633A">
        <w:rPr>
          <w:rFonts w:ascii="Tahoma" w:hAnsi="Tahoma" w:cs="Tahoma"/>
          <w:b/>
        </w:rPr>
        <w:t>S</w:t>
      </w:r>
      <w:r w:rsidR="000C358F" w:rsidRPr="0024633A">
        <w:rPr>
          <w:rFonts w:ascii="Tahoma" w:hAnsi="Tahoma" w:cs="Tahoma"/>
          <w:b/>
        </w:rPr>
        <w:t xml:space="preserve">ignature </w:t>
      </w:r>
      <w:r w:rsidR="00A507A3" w:rsidRPr="0024633A">
        <w:rPr>
          <w:rFonts w:ascii="Tahoma" w:hAnsi="Tahoma" w:cs="Tahoma"/>
          <w:b/>
        </w:rPr>
        <w:t>A</w:t>
      </w:r>
      <w:r w:rsidR="000C358F" w:rsidRPr="0024633A">
        <w:rPr>
          <w:rFonts w:ascii="Tahoma" w:hAnsi="Tahoma" w:cs="Tahoma"/>
          <w:b/>
        </w:rPr>
        <w:t>ppearance</w:t>
      </w:r>
      <w:bookmarkEnd w:id="3869"/>
      <w:bookmarkEnd w:id="3870"/>
    </w:p>
    <w:p w14:paraId="54602A51" w14:textId="77777777" w:rsidR="00CA4F1F" w:rsidRPr="0024633A" w:rsidRDefault="00CA4F1F" w:rsidP="004278BA">
      <w:pPr>
        <w:spacing w:after="240"/>
        <w:rPr>
          <w:rFonts w:cs="Tahoma"/>
        </w:rPr>
      </w:pPr>
      <w:r w:rsidRPr="0024633A">
        <w:rPr>
          <w:rFonts w:cs="Tahoma"/>
        </w:rPr>
        <w:t xml:space="preserve">Place the digital signature appearance once at the end of the compliance document, in a location </w:t>
      </w:r>
      <w:r w:rsidR="006C13C3" w:rsidRPr="0024633A">
        <w:rPr>
          <w:rFonts w:cs="Tahoma"/>
        </w:rPr>
        <w:t xml:space="preserve">that follows </w:t>
      </w:r>
      <w:r w:rsidRPr="0024633A">
        <w:rPr>
          <w:rFonts w:cs="Tahoma"/>
        </w:rPr>
        <w:t xml:space="preserve">the </w:t>
      </w:r>
      <w:r w:rsidR="006C13C3" w:rsidRPr="0024633A">
        <w:rPr>
          <w:rFonts w:cs="Tahoma"/>
        </w:rPr>
        <w:t xml:space="preserve">responsible person’s </w:t>
      </w:r>
      <w:r w:rsidRPr="0024633A">
        <w:rPr>
          <w:rFonts w:cs="Tahoma"/>
        </w:rPr>
        <w:t>signature block</w:t>
      </w:r>
      <w:r w:rsidR="000C358F" w:rsidRPr="0024633A">
        <w:rPr>
          <w:rFonts w:cs="Tahoma"/>
        </w:rPr>
        <w:t>.</w:t>
      </w:r>
    </w:p>
    <w:p w14:paraId="3E21DB08" w14:textId="46014F08" w:rsidR="003C2EAA" w:rsidRPr="0024633A" w:rsidRDefault="00CA4F1F" w:rsidP="004278BA">
      <w:pPr>
        <w:spacing w:after="240"/>
        <w:rPr>
          <w:rFonts w:cs="Tahoma"/>
        </w:rPr>
      </w:pPr>
      <w:r w:rsidRPr="0024633A">
        <w:rPr>
          <w:rFonts w:cs="Tahoma"/>
        </w:rPr>
        <w:t xml:space="preserve">Figure </w:t>
      </w:r>
      <w:r w:rsidR="00836124" w:rsidRPr="0024633A">
        <w:rPr>
          <w:rFonts w:cs="Tahoma"/>
        </w:rPr>
        <w:t>5-</w:t>
      </w:r>
      <w:r w:rsidRPr="0024633A">
        <w:rPr>
          <w:rFonts w:cs="Tahoma"/>
        </w:rPr>
        <w:t>1 describes the steps in the digital signing process and the digital verification process</w:t>
      </w:r>
      <w:r w:rsidR="003C2EAA" w:rsidRPr="0024633A">
        <w:rPr>
          <w:rFonts w:cs="Tahoma"/>
        </w:rPr>
        <w:t xml:space="preserve"> which involves generating a hash and then applying the encryption key</w:t>
      </w:r>
      <w:r w:rsidRPr="0024633A">
        <w:rPr>
          <w:rFonts w:cs="Tahoma"/>
        </w:rPr>
        <w:t>.</w:t>
      </w:r>
    </w:p>
    <w:p w14:paraId="33DC8485" w14:textId="19EDF2DE" w:rsidR="00CA4F1F" w:rsidRPr="0024633A" w:rsidRDefault="00CA4F1F" w:rsidP="004278BA">
      <w:pPr>
        <w:pStyle w:val="FigureTitleStyle"/>
        <w:spacing w:after="240"/>
        <w:rPr>
          <w:rFonts w:ascii="Tahoma" w:hAnsi="Tahoma" w:cs="Tahoma"/>
          <w:sz w:val="24"/>
        </w:rPr>
      </w:pPr>
      <w:r w:rsidRPr="0024633A">
        <w:rPr>
          <w:rFonts w:ascii="Tahoma" w:hAnsi="Tahoma" w:cs="Tahoma"/>
          <w:sz w:val="24"/>
        </w:rPr>
        <w:t xml:space="preserve">Figure </w:t>
      </w:r>
      <w:r w:rsidR="00836124" w:rsidRPr="0024633A">
        <w:rPr>
          <w:rFonts w:ascii="Tahoma" w:hAnsi="Tahoma" w:cs="Tahoma"/>
          <w:sz w:val="24"/>
        </w:rPr>
        <w:t>5-</w:t>
      </w:r>
      <w:r w:rsidRPr="0024633A">
        <w:rPr>
          <w:rFonts w:ascii="Tahoma" w:hAnsi="Tahoma" w:cs="Tahoma"/>
          <w:sz w:val="24"/>
        </w:rPr>
        <w:t xml:space="preserve">1. Process </w:t>
      </w:r>
      <w:r w:rsidR="002716B0" w:rsidRPr="0024633A">
        <w:rPr>
          <w:rFonts w:ascii="Tahoma" w:hAnsi="Tahoma" w:cs="Tahoma"/>
          <w:sz w:val="24"/>
        </w:rPr>
        <w:t>F</w:t>
      </w:r>
      <w:r w:rsidRPr="0024633A">
        <w:rPr>
          <w:rFonts w:ascii="Tahoma" w:hAnsi="Tahoma" w:cs="Tahoma"/>
          <w:sz w:val="24"/>
        </w:rPr>
        <w:t xml:space="preserve">low </w:t>
      </w:r>
      <w:r w:rsidR="002716B0" w:rsidRPr="0024633A">
        <w:rPr>
          <w:rFonts w:ascii="Tahoma" w:hAnsi="Tahoma" w:cs="Tahoma"/>
          <w:sz w:val="24"/>
        </w:rPr>
        <w:t>D</w:t>
      </w:r>
      <w:r w:rsidRPr="0024633A">
        <w:rPr>
          <w:rFonts w:ascii="Tahoma" w:hAnsi="Tahoma" w:cs="Tahoma"/>
          <w:sz w:val="24"/>
        </w:rPr>
        <w:t xml:space="preserve">iagram for </w:t>
      </w:r>
      <w:r w:rsidR="002716B0" w:rsidRPr="0024633A">
        <w:rPr>
          <w:rFonts w:ascii="Tahoma" w:hAnsi="Tahoma" w:cs="Tahoma"/>
          <w:sz w:val="24"/>
        </w:rPr>
        <w:t>D</w:t>
      </w:r>
      <w:r w:rsidRPr="0024633A">
        <w:rPr>
          <w:rFonts w:ascii="Tahoma" w:hAnsi="Tahoma" w:cs="Tahoma"/>
          <w:sz w:val="24"/>
        </w:rPr>
        <w:t xml:space="preserve">igitally </w:t>
      </w:r>
      <w:r w:rsidR="002716B0" w:rsidRPr="0024633A">
        <w:rPr>
          <w:rFonts w:ascii="Tahoma" w:hAnsi="Tahoma" w:cs="Tahoma"/>
          <w:sz w:val="24"/>
        </w:rPr>
        <w:t>S</w:t>
      </w:r>
      <w:r w:rsidRPr="0024633A">
        <w:rPr>
          <w:rFonts w:ascii="Tahoma" w:hAnsi="Tahoma" w:cs="Tahoma"/>
          <w:sz w:val="24"/>
        </w:rPr>
        <w:t xml:space="preserve">igning a </w:t>
      </w:r>
      <w:r w:rsidR="002716B0" w:rsidRPr="0024633A">
        <w:rPr>
          <w:rFonts w:ascii="Tahoma" w:hAnsi="Tahoma" w:cs="Tahoma"/>
          <w:sz w:val="24"/>
        </w:rPr>
        <w:t>D</w:t>
      </w:r>
      <w:r w:rsidRPr="0024633A">
        <w:rPr>
          <w:rFonts w:ascii="Tahoma" w:hAnsi="Tahoma" w:cs="Tahoma"/>
          <w:sz w:val="24"/>
        </w:rPr>
        <w:t xml:space="preserve">ocument, </w:t>
      </w:r>
      <w:r w:rsidR="008979A6" w:rsidRPr="0024633A">
        <w:rPr>
          <w:rFonts w:ascii="Tahoma" w:hAnsi="Tahoma" w:cs="Tahoma"/>
          <w:sz w:val="24"/>
        </w:rPr>
        <w:br/>
      </w:r>
      <w:r w:rsidRPr="0024633A">
        <w:rPr>
          <w:rFonts w:ascii="Tahoma" w:hAnsi="Tahoma" w:cs="Tahoma"/>
          <w:sz w:val="24"/>
        </w:rPr>
        <w:t xml:space="preserve">and </w:t>
      </w:r>
      <w:r w:rsidR="002716B0" w:rsidRPr="0024633A">
        <w:rPr>
          <w:rFonts w:ascii="Tahoma" w:hAnsi="Tahoma" w:cs="Tahoma"/>
          <w:sz w:val="24"/>
        </w:rPr>
        <w:t>V</w:t>
      </w:r>
      <w:r w:rsidRPr="0024633A">
        <w:rPr>
          <w:rFonts w:ascii="Tahoma" w:hAnsi="Tahoma" w:cs="Tahoma"/>
          <w:sz w:val="24"/>
        </w:rPr>
        <w:t xml:space="preserve">erifying the </w:t>
      </w:r>
      <w:r w:rsidR="002716B0" w:rsidRPr="0024633A">
        <w:rPr>
          <w:rFonts w:ascii="Tahoma" w:hAnsi="Tahoma" w:cs="Tahoma"/>
          <w:sz w:val="24"/>
        </w:rPr>
        <w:t>D</w:t>
      </w:r>
      <w:r w:rsidRPr="0024633A">
        <w:rPr>
          <w:rFonts w:ascii="Tahoma" w:hAnsi="Tahoma" w:cs="Tahoma"/>
          <w:sz w:val="24"/>
        </w:rPr>
        <w:t xml:space="preserve">igital </w:t>
      </w:r>
      <w:r w:rsidR="00967131" w:rsidRPr="0024633A">
        <w:rPr>
          <w:rFonts w:ascii="Tahoma" w:hAnsi="Tahoma" w:cs="Tahoma"/>
          <w:sz w:val="24"/>
        </w:rPr>
        <w:t>S</w:t>
      </w:r>
      <w:r w:rsidRPr="0024633A">
        <w:rPr>
          <w:rFonts w:ascii="Tahoma" w:hAnsi="Tahoma" w:cs="Tahoma"/>
          <w:sz w:val="24"/>
        </w:rPr>
        <w:t>ignature</w:t>
      </w:r>
    </w:p>
    <w:p w14:paraId="2DD4A827" w14:textId="77777777" w:rsidR="00CA4F1F" w:rsidRPr="0024633A" w:rsidRDefault="00CA4F1F" w:rsidP="002632A7">
      <w:pPr>
        <w:rPr>
          <w:rFonts w:cs="Tahoma"/>
        </w:rPr>
      </w:pPr>
      <w:r w:rsidRPr="0024633A">
        <w:rPr>
          <w:rFonts w:cs="Tahoma"/>
          <w:noProof/>
        </w:rPr>
        <w:drawing>
          <wp:inline distT="0" distB="0" distL="0" distR="0" wp14:anchorId="7AA58842" wp14:editId="0F93551D">
            <wp:extent cx="6268395" cy="4855487"/>
            <wp:effectExtent l="19050" t="19050" r="18105" b="21313"/>
            <wp:docPr id="2" name="Picture 1" descr="Process flow diagram for digitally signing a compliance document and verifying the digital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srcRect/>
                    <a:stretch>
                      <a:fillRect/>
                    </a:stretch>
                  </pic:blipFill>
                  <pic:spPr bwMode="auto">
                    <a:xfrm>
                      <a:off x="0" y="0"/>
                      <a:ext cx="6271663" cy="4858018"/>
                    </a:xfrm>
                    <a:prstGeom prst="rect">
                      <a:avLst/>
                    </a:prstGeom>
                    <a:noFill/>
                    <a:ln w="9525">
                      <a:solidFill>
                        <a:schemeClr val="tx1"/>
                      </a:solidFill>
                      <a:miter lim="800000"/>
                      <a:headEnd/>
                      <a:tailEnd/>
                    </a:ln>
                  </pic:spPr>
                </pic:pic>
              </a:graphicData>
            </a:graphic>
          </wp:inline>
        </w:drawing>
      </w:r>
    </w:p>
    <w:p w14:paraId="52439EBB" w14:textId="77777777" w:rsidR="00D7524C" w:rsidRPr="0024633A" w:rsidRDefault="003B60BE" w:rsidP="004278BA">
      <w:pPr>
        <w:pStyle w:val="Heading2"/>
        <w:spacing w:after="240"/>
        <w:ind w:left="720" w:hanging="720"/>
        <w:rPr>
          <w:rFonts w:ascii="Tahoma" w:hAnsi="Tahoma" w:cs="Tahoma"/>
          <w:sz w:val="28"/>
          <w:szCs w:val="28"/>
        </w:rPr>
      </w:pPr>
      <w:bookmarkStart w:id="3871" w:name="_Toc421626266"/>
      <w:bookmarkStart w:id="3872" w:name="_Toc421639359"/>
      <w:bookmarkStart w:id="3873" w:name="_Toc421799107"/>
      <w:bookmarkStart w:id="3874" w:name="_Toc422147419"/>
      <w:bookmarkStart w:id="3875" w:name="_Toc422324720"/>
      <w:bookmarkStart w:id="3876" w:name="_Toc431320063"/>
      <w:bookmarkStart w:id="3877" w:name="_Toc418094519"/>
      <w:bookmarkStart w:id="3878" w:name="_Toc96009551"/>
      <w:bookmarkEnd w:id="3871"/>
      <w:bookmarkEnd w:id="3872"/>
      <w:bookmarkEnd w:id="3873"/>
      <w:bookmarkEnd w:id="3874"/>
      <w:bookmarkEnd w:id="3875"/>
      <w:bookmarkEnd w:id="3876"/>
      <w:r w:rsidRPr="0024633A">
        <w:rPr>
          <w:rFonts w:ascii="Tahoma" w:hAnsi="Tahoma" w:cs="Tahoma"/>
          <w:sz w:val="28"/>
          <w:szCs w:val="28"/>
        </w:rPr>
        <w:lastRenderedPageBreak/>
        <w:t>Considerations for Data Registry Digital Certificate Solutions</w:t>
      </w:r>
      <w:bookmarkEnd w:id="3877"/>
      <w:bookmarkEnd w:id="3878"/>
    </w:p>
    <w:p w14:paraId="072D5F7A" w14:textId="40EAA724" w:rsidR="00D7524C" w:rsidRPr="0024633A" w:rsidRDefault="00C94757" w:rsidP="004278BA">
      <w:pPr>
        <w:pStyle w:val="Heading3"/>
        <w:tabs>
          <w:tab w:val="clear" w:pos="900"/>
          <w:tab w:val="left" w:pos="720"/>
        </w:tabs>
        <w:spacing w:after="240"/>
        <w:rPr>
          <w:rFonts w:ascii="Tahoma" w:hAnsi="Tahoma" w:cs="Tahoma"/>
          <w:b/>
          <w:i w:val="0"/>
          <w:sz w:val="24"/>
        </w:rPr>
      </w:pPr>
      <w:bookmarkStart w:id="3879" w:name="_Toc96009552"/>
      <w:bookmarkStart w:id="3880" w:name="_Toc418094520"/>
      <w:r w:rsidRPr="0024633A">
        <w:rPr>
          <w:rFonts w:ascii="Tahoma" w:hAnsi="Tahoma" w:cs="Tahoma"/>
          <w:b/>
          <w:i w:val="0"/>
          <w:sz w:val="24"/>
        </w:rPr>
        <w:t>Approved Certificate Authorities</w:t>
      </w:r>
      <w:bookmarkEnd w:id="3879"/>
      <w:r w:rsidRPr="0024633A" w:rsidDel="00C94757">
        <w:rPr>
          <w:rFonts w:ascii="Tahoma" w:hAnsi="Tahoma" w:cs="Tahoma"/>
          <w:b/>
          <w:i w:val="0"/>
          <w:sz w:val="24"/>
        </w:rPr>
        <w:t xml:space="preserve"> </w:t>
      </w:r>
      <w:bookmarkEnd w:id="3880"/>
    </w:p>
    <w:p w14:paraId="72B4823D" w14:textId="77777777" w:rsidR="003B60BE" w:rsidRPr="0024633A" w:rsidRDefault="003B60BE" w:rsidP="004278BA">
      <w:pPr>
        <w:spacing w:after="240"/>
        <w:rPr>
          <w:rFonts w:cs="Tahoma"/>
        </w:rPr>
      </w:pPr>
      <w:r w:rsidRPr="0024633A">
        <w:rPr>
          <w:rFonts w:cs="Tahoma"/>
        </w:rPr>
        <w:t xml:space="preserve">A digital certificate is attached to </w:t>
      </w:r>
      <w:r w:rsidR="000B441D" w:rsidRPr="0024633A">
        <w:rPr>
          <w:rFonts w:cs="Tahoma"/>
        </w:rPr>
        <w:t xml:space="preserve">an </w:t>
      </w:r>
      <w:r w:rsidRPr="0024633A">
        <w:rPr>
          <w:rFonts w:cs="Tahoma"/>
        </w:rPr>
        <w:t>electronic document to signify the sender’s approval with their digital signature, a hash of the contents</w:t>
      </w:r>
      <w:r w:rsidR="000B441D" w:rsidRPr="0024633A">
        <w:rPr>
          <w:rFonts w:cs="Tahoma"/>
        </w:rPr>
        <w:t>,</w:t>
      </w:r>
      <w:r w:rsidRPr="0024633A">
        <w:rPr>
          <w:rFonts w:cs="Tahoma"/>
        </w:rPr>
        <w:t xml:space="preserve"> and their public key for validation.</w:t>
      </w:r>
      <w:r w:rsidR="005479DF" w:rsidRPr="0024633A">
        <w:rPr>
          <w:rFonts w:cs="Tahoma"/>
        </w:rPr>
        <w:t xml:space="preserve"> </w:t>
      </w:r>
      <w:r w:rsidRPr="0024633A">
        <w:rPr>
          <w:rFonts w:cs="Tahoma"/>
        </w:rPr>
        <w:t xml:space="preserve">A digital certificate also contains information such as the sender’s name, the period </w:t>
      </w:r>
      <w:r w:rsidR="00FF3227" w:rsidRPr="0024633A">
        <w:rPr>
          <w:rFonts w:cs="Tahoma"/>
        </w:rPr>
        <w:t xml:space="preserve">for which </w:t>
      </w:r>
      <w:r w:rsidRPr="0024633A">
        <w:rPr>
          <w:rFonts w:cs="Tahoma"/>
        </w:rPr>
        <w:t>the digital signature is valid</w:t>
      </w:r>
      <w:r w:rsidR="000B441D" w:rsidRPr="0024633A">
        <w:rPr>
          <w:rFonts w:cs="Tahoma"/>
        </w:rPr>
        <w:t>,</w:t>
      </w:r>
      <w:r w:rsidRPr="0024633A">
        <w:rPr>
          <w:rFonts w:cs="Tahoma"/>
        </w:rPr>
        <w:t xml:space="preserve"> and the Certificate Authority </w:t>
      </w:r>
      <w:r w:rsidR="002468CD" w:rsidRPr="0024633A">
        <w:rPr>
          <w:rFonts w:cs="Tahoma"/>
        </w:rPr>
        <w:t xml:space="preserve">(CA) </w:t>
      </w:r>
      <w:r w:rsidRPr="0024633A">
        <w:rPr>
          <w:rFonts w:cs="Tahoma"/>
        </w:rPr>
        <w:t>that issued the digital certificate.</w:t>
      </w:r>
      <w:r w:rsidR="005479DF" w:rsidRPr="0024633A">
        <w:rPr>
          <w:rFonts w:cs="Tahoma"/>
        </w:rPr>
        <w:t xml:space="preserve"> </w:t>
      </w:r>
    </w:p>
    <w:p w14:paraId="12F2A96F" w14:textId="77777777" w:rsidR="006E1451" w:rsidRPr="0024633A" w:rsidRDefault="006E1451" w:rsidP="006E1451">
      <w:pPr>
        <w:spacing w:after="240"/>
        <w:rPr>
          <w:rFonts w:cs="Tahoma"/>
        </w:rPr>
      </w:pPr>
      <w:r w:rsidRPr="0024633A">
        <w:rPr>
          <w:rFonts w:cs="Tahoma"/>
        </w:rPr>
        <w:t>A CA issues digital certificates to a person or organization after verifying the information on their application. Since the initial development of digital signatures and digital certificates, companies and government agencies have implemented digital signature policies and published lists of approved CAs. California’s Secretary of State publishes a list of approved CAs on their website accessible at:</w:t>
      </w:r>
    </w:p>
    <w:p w14:paraId="025AB6D5" w14:textId="77777777" w:rsidR="006E1451" w:rsidRPr="0024633A" w:rsidDel="00155AC2" w:rsidRDefault="006E1451" w:rsidP="006E1451">
      <w:pPr>
        <w:spacing w:after="240"/>
        <w:rPr>
          <w:del w:id="3881" w:author="Armando Ramirez" w:date="2021-10-15T16:59:00Z"/>
          <w:rFonts w:cs="Tahoma"/>
        </w:rPr>
      </w:pPr>
      <w:del w:id="3882" w:author="Armando Ramirez" w:date="2021-10-15T16:59:00Z">
        <w:r w:rsidDel="00155AC2">
          <w:rPr>
            <w:rFonts w:ascii="Calibri" w:hAnsi="Calibri"/>
            <w:sz w:val="22"/>
          </w:rPr>
          <w:fldChar w:fldCharType="begin"/>
        </w:r>
        <w:r w:rsidDel="00155AC2">
          <w:delInstrText xml:space="preserve"> HYPERLINK "http://www.sos.ca.gov/administration/regulations/current-regulations/technology/digital-signatures/approved-certification-authorities" </w:delInstrText>
        </w:r>
        <w:r w:rsidDel="00155AC2">
          <w:rPr>
            <w:rFonts w:ascii="Calibri" w:hAnsi="Calibri"/>
            <w:sz w:val="22"/>
          </w:rPr>
          <w:fldChar w:fldCharType="separate"/>
        </w:r>
        <w:r w:rsidRPr="0024633A" w:rsidDel="00155AC2">
          <w:rPr>
            <w:rStyle w:val="Hyperlink"/>
            <w:rFonts w:cs="Tahoma"/>
            <w:u w:val="none"/>
          </w:rPr>
          <w:delText>http://www.sos.ca.gov/administration/regulations/current-regulations/technology/digital-signatures/approved-certification-authorities</w:delText>
        </w:r>
        <w:r w:rsidDel="00155AC2">
          <w:rPr>
            <w:rStyle w:val="Hyperlink"/>
            <w:rFonts w:cs="Tahoma"/>
            <w:u w:val="none"/>
          </w:rPr>
          <w:fldChar w:fldCharType="end"/>
        </w:r>
      </w:del>
    </w:p>
    <w:p w14:paraId="6D24C2FF" w14:textId="77777777" w:rsidR="006E1451" w:rsidRDefault="006E1451" w:rsidP="006E1451">
      <w:pPr>
        <w:spacing w:after="240"/>
        <w:rPr>
          <w:ins w:id="3883" w:author="Armando Ramirez" w:date="2021-10-15T16:59:00Z"/>
          <w:rFonts w:cs="Tahoma"/>
        </w:rPr>
      </w:pPr>
      <w:ins w:id="3884" w:author="Armando Ramirez" w:date="2021-10-15T16:59:00Z">
        <w:r>
          <w:rPr>
            <w:rFonts w:cs="Tahoma"/>
          </w:rPr>
          <w:fldChar w:fldCharType="begin"/>
        </w:r>
        <w:r>
          <w:rPr>
            <w:rFonts w:cs="Tahoma"/>
          </w:rPr>
          <w:instrText xml:space="preserve"> HYPERLINK "</w:instrText>
        </w:r>
        <w:r w:rsidRPr="00155AC2">
          <w:rPr>
            <w:rFonts w:cs="Tahoma"/>
          </w:rPr>
          <w:instrText>https://www.sos.ca.gov/administration/regulations/current-regulations/technology/digital-signatures/approved-certification-authorities</w:instrText>
        </w:r>
        <w:r>
          <w:rPr>
            <w:rFonts w:cs="Tahoma"/>
          </w:rPr>
          <w:instrText xml:space="preserve">" </w:instrText>
        </w:r>
        <w:r>
          <w:rPr>
            <w:rFonts w:cs="Tahoma"/>
          </w:rPr>
          <w:fldChar w:fldCharType="separate"/>
        </w:r>
        <w:r w:rsidRPr="004A122D">
          <w:rPr>
            <w:rStyle w:val="Hyperlink"/>
            <w:rFonts w:cs="Tahoma"/>
          </w:rPr>
          <w:t>https://www.sos.ca.gov/administration/regulations/current-regulations/technology/digital-signatures/approved-certification-authorities</w:t>
        </w:r>
        <w:r>
          <w:rPr>
            <w:rFonts w:cs="Tahoma"/>
          </w:rPr>
          <w:fldChar w:fldCharType="end"/>
        </w:r>
      </w:ins>
    </w:p>
    <w:p w14:paraId="2B786F24" w14:textId="6C535401" w:rsidR="004479F5" w:rsidRPr="0024633A" w:rsidDel="00FF35B7" w:rsidRDefault="004479F5" w:rsidP="004278BA">
      <w:pPr>
        <w:spacing w:after="240"/>
        <w:rPr>
          <w:ins w:id="3885" w:author="Haider Alhabibi" w:date="2022-01-30T12:08:00Z"/>
          <w:del w:id="3886" w:author="Armando Ramirez" w:date="2022-02-14T14:27:00Z"/>
          <w:rFonts w:cs="Tahoma"/>
        </w:rPr>
      </w:pPr>
    </w:p>
    <w:p w14:paraId="409D7EE9" w14:textId="77777777" w:rsidR="008B33A2" w:rsidRPr="0024633A" w:rsidRDefault="003B60BE" w:rsidP="004278BA">
      <w:pPr>
        <w:spacing w:after="240"/>
        <w:rPr>
          <w:rFonts w:cs="Tahoma"/>
        </w:rPr>
      </w:pPr>
      <w:r w:rsidRPr="0024633A">
        <w:rPr>
          <w:rFonts w:cs="Tahoma"/>
        </w:rPr>
        <w:t xml:space="preserve">Data </w:t>
      </w:r>
      <w:r w:rsidR="00EC7135" w:rsidRPr="0024633A">
        <w:rPr>
          <w:rFonts w:cs="Tahoma"/>
        </w:rPr>
        <w:t>R</w:t>
      </w:r>
      <w:r w:rsidR="00413426" w:rsidRPr="0024633A">
        <w:rPr>
          <w:rFonts w:cs="Tahoma"/>
        </w:rPr>
        <w:t xml:space="preserve">egistry </w:t>
      </w:r>
      <w:r w:rsidR="00B640FA" w:rsidRPr="0024633A">
        <w:rPr>
          <w:rFonts w:cs="Tahoma"/>
        </w:rPr>
        <w:t>P</w:t>
      </w:r>
      <w:r w:rsidRPr="0024633A">
        <w:rPr>
          <w:rFonts w:cs="Tahoma"/>
        </w:rPr>
        <w:t>roviders are required to assign their digital signature to registere</w:t>
      </w:r>
      <w:r w:rsidR="00FE2BC8" w:rsidRPr="0024633A">
        <w:rPr>
          <w:rFonts w:cs="Tahoma"/>
        </w:rPr>
        <w:t>d compliance documents (PDF</w:t>
      </w:r>
      <w:r w:rsidR="008E05C3" w:rsidRPr="0024633A">
        <w:rPr>
          <w:rFonts w:cs="Tahoma"/>
        </w:rPr>
        <w:t xml:space="preserve"> format documents</w:t>
      </w:r>
      <w:r w:rsidR="00FE2BC8" w:rsidRPr="0024633A">
        <w:rPr>
          <w:rFonts w:cs="Tahoma"/>
        </w:rPr>
        <w:t>)</w:t>
      </w:r>
      <w:r w:rsidRPr="0024633A">
        <w:rPr>
          <w:rFonts w:cs="Tahoma"/>
        </w:rPr>
        <w:t xml:space="preserve"> using a digital certificate issued by a </w:t>
      </w:r>
      <w:r w:rsidR="00413426" w:rsidRPr="0024633A">
        <w:rPr>
          <w:rFonts w:cs="Tahoma"/>
        </w:rPr>
        <w:t>CA</w:t>
      </w:r>
      <w:r w:rsidRPr="0024633A">
        <w:rPr>
          <w:rFonts w:cs="Tahoma"/>
        </w:rPr>
        <w:t xml:space="preserve"> approved by </w:t>
      </w:r>
      <w:r w:rsidR="00FF3227" w:rsidRPr="0024633A">
        <w:rPr>
          <w:rFonts w:cs="Tahoma"/>
        </w:rPr>
        <w:t xml:space="preserve">the </w:t>
      </w:r>
      <w:r w:rsidRPr="0024633A">
        <w:rPr>
          <w:rFonts w:cs="Tahoma"/>
        </w:rPr>
        <w:t>Secretary of State.</w:t>
      </w:r>
      <w:r w:rsidR="005479DF" w:rsidRPr="0024633A">
        <w:rPr>
          <w:rFonts w:cs="Tahoma"/>
        </w:rPr>
        <w:t xml:space="preserve"> </w:t>
      </w:r>
      <w:r w:rsidR="008B33A2" w:rsidRPr="0024633A">
        <w:rPr>
          <w:rFonts w:cs="Tahoma"/>
        </w:rPr>
        <w:t xml:space="preserve"> The digital certificate must </w:t>
      </w:r>
      <w:r w:rsidR="00A23E92" w:rsidRPr="0024633A">
        <w:rPr>
          <w:rFonts w:cs="Tahoma"/>
        </w:rPr>
        <w:t xml:space="preserve">be issued to </w:t>
      </w:r>
      <w:r w:rsidR="00257943" w:rsidRPr="0024633A">
        <w:rPr>
          <w:rFonts w:cs="Tahoma"/>
        </w:rPr>
        <w:t xml:space="preserve">the </w:t>
      </w:r>
      <w:r w:rsidR="00A23E92" w:rsidRPr="0024633A">
        <w:rPr>
          <w:rFonts w:cs="Tahoma"/>
        </w:rPr>
        <w:t xml:space="preserve">Data Registry organization, </w:t>
      </w:r>
      <w:r w:rsidR="001030FC" w:rsidRPr="0024633A">
        <w:rPr>
          <w:rFonts w:cs="Tahoma"/>
        </w:rPr>
        <w:t xml:space="preserve">and </w:t>
      </w:r>
      <w:r w:rsidR="008B33A2" w:rsidRPr="0024633A">
        <w:rPr>
          <w:rFonts w:cs="Tahoma"/>
        </w:rPr>
        <w:t>not to an individual</w:t>
      </w:r>
      <w:r w:rsidR="00A23E92" w:rsidRPr="0024633A">
        <w:rPr>
          <w:rFonts w:cs="Tahoma"/>
        </w:rPr>
        <w:t>.</w:t>
      </w:r>
      <w:r w:rsidR="00257943" w:rsidRPr="0024633A">
        <w:rPr>
          <w:rFonts w:cs="Tahoma"/>
        </w:rPr>
        <w:t xml:space="preserve"> Digital signatures for registered compliance documents </w:t>
      </w:r>
      <w:r w:rsidR="001030FC" w:rsidRPr="0024633A">
        <w:rPr>
          <w:rFonts w:cs="Tahoma"/>
        </w:rPr>
        <w:t>must</w:t>
      </w:r>
      <w:r w:rsidR="00257943" w:rsidRPr="0024633A">
        <w:rPr>
          <w:rFonts w:cs="Tahoma"/>
        </w:rPr>
        <w:t xml:space="preserve"> </w:t>
      </w:r>
      <w:r w:rsidR="00E46945" w:rsidRPr="0024633A">
        <w:rPr>
          <w:rFonts w:cs="Tahoma"/>
        </w:rPr>
        <w:t>clearly identify the</w:t>
      </w:r>
      <w:r w:rsidR="00257943" w:rsidRPr="0024633A">
        <w:rPr>
          <w:rFonts w:cs="Tahoma"/>
        </w:rPr>
        <w:t xml:space="preserve"> Data Registry </w:t>
      </w:r>
      <w:r w:rsidR="00E46945" w:rsidRPr="0024633A">
        <w:rPr>
          <w:rFonts w:cs="Tahoma"/>
        </w:rPr>
        <w:t>Provider as the owner of the digital signature certificate</w:t>
      </w:r>
      <w:r w:rsidR="00257943" w:rsidRPr="0024633A">
        <w:rPr>
          <w:rFonts w:cs="Tahoma"/>
        </w:rPr>
        <w:t>.</w:t>
      </w:r>
    </w:p>
    <w:p w14:paraId="751A9A37" w14:textId="77777777" w:rsidR="00401E07" w:rsidRPr="0024633A" w:rsidRDefault="00322346" w:rsidP="004278BA">
      <w:pPr>
        <w:pStyle w:val="Heading3"/>
        <w:tabs>
          <w:tab w:val="clear" w:pos="900"/>
          <w:tab w:val="left" w:pos="720"/>
        </w:tabs>
        <w:spacing w:after="240"/>
        <w:rPr>
          <w:rFonts w:ascii="Tahoma" w:hAnsi="Tahoma" w:cs="Tahoma"/>
          <w:b/>
          <w:i w:val="0"/>
          <w:sz w:val="24"/>
        </w:rPr>
      </w:pPr>
      <w:bookmarkStart w:id="3887" w:name="_Toc96009553"/>
      <w:r w:rsidRPr="0024633A">
        <w:rPr>
          <w:rFonts w:ascii="Tahoma" w:hAnsi="Tahoma" w:cs="Tahoma"/>
          <w:b/>
          <w:i w:val="0"/>
          <w:sz w:val="24"/>
        </w:rPr>
        <w:t xml:space="preserve">Digital </w:t>
      </w:r>
      <w:r w:rsidR="0092010F" w:rsidRPr="0024633A">
        <w:rPr>
          <w:rFonts w:ascii="Tahoma" w:hAnsi="Tahoma" w:cs="Tahoma"/>
          <w:b/>
          <w:i w:val="0"/>
          <w:sz w:val="24"/>
        </w:rPr>
        <w:t xml:space="preserve">Certificate </w:t>
      </w:r>
      <w:r w:rsidRPr="0024633A">
        <w:rPr>
          <w:rFonts w:ascii="Tahoma" w:hAnsi="Tahoma" w:cs="Tahoma"/>
          <w:b/>
          <w:i w:val="0"/>
          <w:sz w:val="24"/>
        </w:rPr>
        <w:t xml:space="preserve">Use </w:t>
      </w:r>
      <w:r w:rsidR="0092010F" w:rsidRPr="0024633A">
        <w:rPr>
          <w:rFonts w:ascii="Tahoma" w:hAnsi="Tahoma" w:cs="Tahoma"/>
          <w:b/>
          <w:i w:val="0"/>
          <w:sz w:val="24"/>
        </w:rPr>
        <w:t>Types</w:t>
      </w:r>
      <w:bookmarkEnd w:id="3887"/>
    </w:p>
    <w:p w14:paraId="189B2D90" w14:textId="77777777" w:rsidR="00967102" w:rsidRPr="0024633A" w:rsidRDefault="00967102" w:rsidP="004278BA">
      <w:pPr>
        <w:spacing w:after="240"/>
        <w:rPr>
          <w:rFonts w:cs="Tahoma"/>
        </w:rPr>
      </w:pPr>
      <w:r w:rsidRPr="0024633A">
        <w:rPr>
          <w:rFonts w:cs="Tahoma"/>
        </w:rPr>
        <w:t xml:space="preserve">There are three different types of </w:t>
      </w:r>
      <w:r w:rsidR="00616339" w:rsidRPr="0024633A">
        <w:rPr>
          <w:rFonts w:cs="Tahoma"/>
        </w:rPr>
        <w:t>digital certificates that the Provider may use.</w:t>
      </w:r>
    </w:p>
    <w:p w14:paraId="142FB147" w14:textId="77777777" w:rsidR="0092010F" w:rsidRPr="0024633A" w:rsidRDefault="00BD2D56" w:rsidP="004278BA">
      <w:pPr>
        <w:pStyle w:val="Heading4"/>
        <w:spacing w:after="240"/>
        <w:rPr>
          <w:rFonts w:ascii="Tahoma" w:hAnsi="Tahoma" w:cs="Tahoma"/>
          <w:b/>
        </w:rPr>
      </w:pPr>
      <w:bookmarkStart w:id="3888" w:name="_Toc96009554"/>
      <w:r w:rsidRPr="0024633A">
        <w:rPr>
          <w:rFonts w:ascii="Tahoma" w:hAnsi="Tahoma" w:cs="Tahoma"/>
          <w:b/>
        </w:rPr>
        <w:t>Digital Certificates for Document Signing</w:t>
      </w:r>
      <w:bookmarkEnd w:id="3888"/>
    </w:p>
    <w:p w14:paraId="04B09A9B" w14:textId="77777777" w:rsidR="00962692" w:rsidRPr="0024633A" w:rsidRDefault="00962692" w:rsidP="004278BA">
      <w:pPr>
        <w:pStyle w:val="ListParagraph"/>
        <w:numPr>
          <w:ilvl w:val="0"/>
          <w:numId w:val="40"/>
        </w:numPr>
        <w:spacing w:after="240"/>
        <w:rPr>
          <w:rFonts w:cs="Tahoma"/>
        </w:rPr>
      </w:pPr>
      <w:r w:rsidRPr="0024633A">
        <w:rPr>
          <w:rFonts w:cs="Tahoma"/>
        </w:rPr>
        <w:t>Advantages</w:t>
      </w:r>
    </w:p>
    <w:p w14:paraId="0627ED6D" w14:textId="77777777" w:rsidR="00962692" w:rsidRPr="0024633A" w:rsidRDefault="00962692" w:rsidP="004278BA">
      <w:pPr>
        <w:pStyle w:val="ListParagraph"/>
        <w:numPr>
          <w:ilvl w:val="1"/>
          <w:numId w:val="40"/>
        </w:numPr>
        <w:spacing w:after="240"/>
        <w:rPr>
          <w:rFonts w:cs="Tahoma"/>
        </w:rPr>
      </w:pPr>
      <w:r w:rsidRPr="0024633A">
        <w:rPr>
          <w:rFonts w:cs="Tahoma"/>
        </w:rPr>
        <w:t>Certificate satisfies the requirement to validate that the document hasn’t changed since signing.</w:t>
      </w:r>
    </w:p>
    <w:p w14:paraId="44CC1C27" w14:textId="77777777" w:rsidR="00962692" w:rsidRPr="0024633A" w:rsidRDefault="00962692" w:rsidP="004278BA">
      <w:pPr>
        <w:pStyle w:val="ListParagraph"/>
        <w:numPr>
          <w:ilvl w:val="1"/>
          <w:numId w:val="40"/>
        </w:numPr>
        <w:spacing w:after="240"/>
        <w:rPr>
          <w:rFonts w:cs="Tahoma"/>
        </w:rPr>
      </w:pPr>
      <w:r w:rsidRPr="0024633A">
        <w:rPr>
          <w:rFonts w:cs="Tahoma"/>
        </w:rPr>
        <w:t xml:space="preserve">End User doesn’t have </w:t>
      </w:r>
      <w:r w:rsidR="00DF68D9" w:rsidRPr="0024633A">
        <w:rPr>
          <w:rFonts w:cs="Tahoma"/>
        </w:rPr>
        <w:t>to perform additional actions to have the capability to verify authenticity of signed documents</w:t>
      </w:r>
      <w:r w:rsidR="003764FA" w:rsidRPr="0024633A">
        <w:rPr>
          <w:rFonts w:cs="Tahoma"/>
        </w:rPr>
        <w:t xml:space="preserve"> because the approved</w:t>
      </w:r>
      <w:r w:rsidRPr="0024633A">
        <w:rPr>
          <w:rFonts w:cs="Tahoma"/>
        </w:rPr>
        <w:t xml:space="preserve"> CA’s certificate come</w:t>
      </w:r>
      <w:r w:rsidR="003764FA" w:rsidRPr="0024633A">
        <w:rPr>
          <w:rFonts w:cs="Tahoma"/>
        </w:rPr>
        <w:t>s</w:t>
      </w:r>
      <w:r w:rsidRPr="0024633A">
        <w:rPr>
          <w:rFonts w:cs="Tahoma"/>
        </w:rPr>
        <w:t xml:space="preserve"> with the</w:t>
      </w:r>
      <w:r w:rsidR="00DF68D9" w:rsidRPr="0024633A">
        <w:rPr>
          <w:rFonts w:cs="Tahoma"/>
        </w:rPr>
        <w:t>ir computer's</w:t>
      </w:r>
      <w:r w:rsidRPr="0024633A">
        <w:rPr>
          <w:rFonts w:cs="Tahoma"/>
        </w:rPr>
        <w:t xml:space="preserve"> </w:t>
      </w:r>
      <w:r w:rsidR="00DF68D9" w:rsidRPr="0024633A">
        <w:rPr>
          <w:rFonts w:cs="Tahoma"/>
        </w:rPr>
        <w:t>operating system</w:t>
      </w:r>
      <w:r w:rsidRPr="0024633A">
        <w:rPr>
          <w:rFonts w:cs="Tahoma"/>
        </w:rPr>
        <w:t>.</w:t>
      </w:r>
    </w:p>
    <w:p w14:paraId="6560EECA" w14:textId="77777777" w:rsidR="00962692" w:rsidRPr="0024633A" w:rsidRDefault="00962692" w:rsidP="004278BA">
      <w:pPr>
        <w:pStyle w:val="ListParagraph"/>
        <w:numPr>
          <w:ilvl w:val="1"/>
          <w:numId w:val="40"/>
        </w:numPr>
        <w:spacing w:after="240"/>
        <w:rPr>
          <w:rFonts w:cs="Tahoma"/>
        </w:rPr>
      </w:pPr>
      <w:r w:rsidRPr="0024633A">
        <w:rPr>
          <w:rFonts w:cs="Tahoma"/>
        </w:rPr>
        <w:t>There are some automated solutions for</w:t>
      </w:r>
      <w:r w:rsidR="003764FA" w:rsidRPr="0024633A">
        <w:rPr>
          <w:rFonts w:cs="Tahoma"/>
        </w:rPr>
        <w:t xml:space="preserve"> organizations with high volume</w:t>
      </w:r>
      <w:r w:rsidR="00356197" w:rsidRPr="0024633A">
        <w:rPr>
          <w:rFonts w:cs="Tahoma"/>
        </w:rPr>
        <w:t>.</w:t>
      </w:r>
    </w:p>
    <w:p w14:paraId="52B5A76E" w14:textId="77777777" w:rsidR="003764FA" w:rsidRPr="0024633A" w:rsidRDefault="003764FA" w:rsidP="004278BA">
      <w:pPr>
        <w:pStyle w:val="ListParagraph"/>
        <w:numPr>
          <w:ilvl w:val="0"/>
          <w:numId w:val="40"/>
        </w:numPr>
        <w:spacing w:after="240"/>
        <w:rPr>
          <w:rFonts w:cs="Tahoma"/>
        </w:rPr>
      </w:pPr>
      <w:r w:rsidRPr="0024633A">
        <w:rPr>
          <w:rFonts w:cs="Tahoma"/>
        </w:rPr>
        <w:t>Disadvantages</w:t>
      </w:r>
    </w:p>
    <w:p w14:paraId="1DE4FDF5" w14:textId="77777777" w:rsidR="003764FA" w:rsidRPr="0024633A" w:rsidRDefault="006B4464" w:rsidP="004278BA">
      <w:pPr>
        <w:pStyle w:val="ListParagraph"/>
        <w:numPr>
          <w:ilvl w:val="1"/>
          <w:numId w:val="40"/>
        </w:numPr>
        <w:spacing w:after="240"/>
        <w:rPr>
          <w:rFonts w:cs="Tahoma"/>
        </w:rPr>
      </w:pPr>
      <w:r w:rsidRPr="0024633A">
        <w:rPr>
          <w:rFonts w:cs="Tahoma"/>
        </w:rPr>
        <w:t xml:space="preserve">The organization is not listed as the owner in most offerings. </w:t>
      </w:r>
      <w:r w:rsidR="00DF68D9" w:rsidRPr="0024633A">
        <w:rPr>
          <w:rFonts w:cs="Tahoma"/>
        </w:rPr>
        <w:t>T</w:t>
      </w:r>
      <w:r w:rsidR="003764FA" w:rsidRPr="0024633A">
        <w:rPr>
          <w:rFonts w:cs="Tahoma"/>
        </w:rPr>
        <w:t xml:space="preserve">he identity on the certificate is an employee name or a department in the organization.  </w:t>
      </w:r>
    </w:p>
    <w:p w14:paraId="74EF4F0E" w14:textId="77777777" w:rsidR="003764FA" w:rsidRPr="0024633A" w:rsidRDefault="003764FA" w:rsidP="004278BA">
      <w:pPr>
        <w:pStyle w:val="ListParagraph"/>
        <w:numPr>
          <w:ilvl w:val="1"/>
          <w:numId w:val="40"/>
        </w:numPr>
        <w:spacing w:after="240"/>
        <w:rPr>
          <w:rFonts w:cs="Tahoma"/>
        </w:rPr>
      </w:pPr>
      <w:r w:rsidRPr="0024633A">
        <w:rPr>
          <w:rFonts w:cs="Tahoma"/>
        </w:rPr>
        <w:t>Cost for high volume solutions that require a Hardware Security Module (HSM) is expensive compar</w:t>
      </w:r>
      <w:r w:rsidR="00356197" w:rsidRPr="0024633A">
        <w:rPr>
          <w:rFonts w:cs="Tahoma"/>
        </w:rPr>
        <w:t>ed to all other solutions.</w:t>
      </w:r>
    </w:p>
    <w:p w14:paraId="1BB8CEFD" w14:textId="77777777" w:rsidR="00401E07" w:rsidRPr="0024633A" w:rsidRDefault="003764FA" w:rsidP="004278BA">
      <w:pPr>
        <w:pStyle w:val="ListParagraph"/>
        <w:numPr>
          <w:ilvl w:val="1"/>
          <w:numId w:val="40"/>
        </w:numPr>
        <w:spacing w:after="240"/>
        <w:rPr>
          <w:rFonts w:cs="Tahoma"/>
        </w:rPr>
      </w:pPr>
      <w:r w:rsidRPr="0024633A">
        <w:rPr>
          <w:rFonts w:cs="Tahoma"/>
        </w:rPr>
        <w:lastRenderedPageBreak/>
        <w:t>Not offered by largest CA’s</w:t>
      </w:r>
      <w:r w:rsidR="00356197" w:rsidRPr="0024633A">
        <w:rPr>
          <w:rFonts w:cs="Tahoma"/>
        </w:rPr>
        <w:t>.</w:t>
      </w:r>
    </w:p>
    <w:p w14:paraId="1BE97FFA" w14:textId="77777777" w:rsidR="0092010F" w:rsidRPr="0024633A" w:rsidRDefault="006B4464" w:rsidP="004278BA">
      <w:pPr>
        <w:pStyle w:val="Heading4"/>
        <w:spacing w:after="240"/>
        <w:rPr>
          <w:rFonts w:ascii="Tahoma" w:hAnsi="Tahoma" w:cs="Tahoma"/>
          <w:b/>
        </w:rPr>
      </w:pPr>
      <w:bookmarkStart w:id="3889" w:name="_Toc96009555"/>
      <w:r w:rsidRPr="0024633A">
        <w:rPr>
          <w:rFonts w:ascii="Tahoma" w:hAnsi="Tahoma" w:cs="Tahoma"/>
          <w:b/>
        </w:rPr>
        <w:t>Digital Certificates for Code Signing</w:t>
      </w:r>
      <w:bookmarkEnd w:id="3889"/>
    </w:p>
    <w:p w14:paraId="67DF58E8" w14:textId="77777777" w:rsidR="006B4464" w:rsidRPr="0024633A" w:rsidRDefault="006B4464" w:rsidP="004278BA">
      <w:pPr>
        <w:pStyle w:val="ListParagraph"/>
        <w:numPr>
          <w:ilvl w:val="0"/>
          <w:numId w:val="40"/>
        </w:numPr>
        <w:spacing w:after="240"/>
        <w:rPr>
          <w:rFonts w:cs="Tahoma"/>
        </w:rPr>
      </w:pPr>
      <w:r w:rsidRPr="0024633A">
        <w:rPr>
          <w:rFonts w:cs="Tahoma"/>
        </w:rPr>
        <w:t>Advantages</w:t>
      </w:r>
    </w:p>
    <w:p w14:paraId="7E62BA3B" w14:textId="77777777" w:rsidR="00470744" w:rsidRPr="0024633A" w:rsidRDefault="00470744" w:rsidP="004278BA">
      <w:pPr>
        <w:pStyle w:val="ListParagraph"/>
        <w:numPr>
          <w:ilvl w:val="1"/>
          <w:numId w:val="40"/>
        </w:numPr>
        <w:spacing w:after="240"/>
        <w:rPr>
          <w:rFonts w:cs="Tahoma"/>
        </w:rPr>
      </w:pPr>
      <w:r w:rsidRPr="0024633A">
        <w:rPr>
          <w:rFonts w:cs="Tahoma"/>
        </w:rPr>
        <w:t xml:space="preserve">Digital certificate authenticates the </w:t>
      </w:r>
      <w:r w:rsidR="00C378E5" w:rsidRPr="0024633A">
        <w:rPr>
          <w:rFonts w:cs="Tahoma"/>
        </w:rPr>
        <w:t xml:space="preserve">data registry </w:t>
      </w:r>
      <w:r w:rsidRPr="0024633A">
        <w:rPr>
          <w:rFonts w:cs="Tahoma"/>
        </w:rPr>
        <w:t xml:space="preserve">provider as </w:t>
      </w:r>
      <w:r w:rsidR="00C378E5" w:rsidRPr="0024633A">
        <w:rPr>
          <w:rFonts w:cs="Tahoma"/>
        </w:rPr>
        <w:t xml:space="preserve">the </w:t>
      </w:r>
      <w:r w:rsidRPr="0024633A">
        <w:rPr>
          <w:rFonts w:cs="Tahoma"/>
        </w:rPr>
        <w:t>owner and validates that the document hasn’t changed since signing.</w:t>
      </w:r>
    </w:p>
    <w:p w14:paraId="2C8F769A" w14:textId="77777777" w:rsidR="00470744" w:rsidRPr="0024633A" w:rsidRDefault="00470744" w:rsidP="004278BA">
      <w:pPr>
        <w:pStyle w:val="ListParagraph"/>
        <w:numPr>
          <w:ilvl w:val="1"/>
          <w:numId w:val="40"/>
        </w:numPr>
        <w:spacing w:after="240"/>
        <w:rPr>
          <w:rFonts w:cs="Tahoma"/>
        </w:rPr>
      </w:pPr>
      <w:r w:rsidRPr="0024633A">
        <w:rPr>
          <w:rFonts w:cs="Tahoma"/>
        </w:rPr>
        <w:t xml:space="preserve">Times </w:t>
      </w:r>
      <w:r w:rsidR="00D566E3" w:rsidRPr="0024633A">
        <w:rPr>
          <w:rFonts w:cs="Tahoma"/>
        </w:rPr>
        <w:t>s</w:t>
      </w:r>
      <w:r w:rsidRPr="0024633A">
        <w:rPr>
          <w:rFonts w:cs="Tahoma"/>
        </w:rPr>
        <w:t xml:space="preserve">tamping avoids errors when </w:t>
      </w:r>
      <w:r w:rsidR="00C378E5" w:rsidRPr="0024633A">
        <w:rPr>
          <w:rFonts w:cs="Tahoma"/>
        </w:rPr>
        <w:t xml:space="preserve">a digital </w:t>
      </w:r>
      <w:r w:rsidRPr="0024633A">
        <w:rPr>
          <w:rFonts w:cs="Tahoma"/>
        </w:rPr>
        <w:t>certificate expires</w:t>
      </w:r>
      <w:r w:rsidR="00C378E5" w:rsidRPr="0024633A">
        <w:rPr>
          <w:rFonts w:cs="Tahoma"/>
        </w:rPr>
        <w:t xml:space="preserve"> after the document was signed,</w:t>
      </w:r>
      <w:r w:rsidRPr="0024633A">
        <w:rPr>
          <w:rFonts w:cs="Tahoma"/>
        </w:rPr>
        <w:t xml:space="preserve"> </w:t>
      </w:r>
      <w:r w:rsidR="00C378E5" w:rsidRPr="0024633A">
        <w:rPr>
          <w:rFonts w:cs="Tahoma"/>
        </w:rPr>
        <w:t>by indicating</w:t>
      </w:r>
      <w:r w:rsidRPr="0024633A">
        <w:rPr>
          <w:rFonts w:cs="Tahoma"/>
        </w:rPr>
        <w:t xml:space="preserve"> </w:t>
      </w:r>
      <w:r w:rsidR="00C378E5" w:rsidRPr="0024633A">
        <w:rPr>
          <w:rFonts w:cs="Tahoma"/>
        </w:rPr>
        <w:t xml:space="preserve">the </w:t>
      </w:r>
      <w:r w:rsidR="00F852C1" w:rsidRPr="0024633A">
        <w:rPr>
          <w:rFonts w:cs="Tahoma"/>
        </w:rPr>
        <w:t>PDF</w:t>
      </w:r>
      <w:r w:rsidRPr="0024633A">
        <w:rPr>
          <w:rFonts w:cs="Tahoma"/>
        </w:rPr>
        <w:t xml:space="preserve"> w</w:t>
      </w:r>
      <w:r w:rsidR="00581EA8" w:rsidRPr="0024633A">
        <w:rPr>
          <w:rFonts w:cs="Tahoma"/>
        </w:rPr>
        <w:t xml:space="preserve">as signed while </w:t>
      </w:r>
      <w:r w:rsidR="00C378E5" w:rsidRPr="0024633A">
        <w:rPr>
          <w:rFonts w:cs="Tahoma"/>
        </w:rPr>
        <w:t>the certificate</w:t>
      </w:r>
      <w:r w:rsidR="00581EA8" w:rsidRPr="0024633A">
        <w:rPr>
          <w:rFonts w:cs="Tahoma"/>
        </w:rPr>
        <w:t xml:space="preserve"> was valid.</w:t>
      </w:r>
    </w:p>
    <w:p w14:paraId="16C5AD84" w14:textId="77777777" w:rsidR="006B4464" w:rsidRPr="0024633A" w:rsidRDefault="00581EA8" w:rsidP="004278BA">
      <w:pPr>
        <w:pStyle w:val="ListParagraph"/>
        <w:numPr>
          <w:ilvl w:val="1"/>
          <w:numId w:val="40"/>
        </w:numPr>
        <w:spacing w:after="240"/>
        <w:rPr>
          <w:rFonts w:cs="Tahoma"/>
        </w:rPr>
      </w:pPr>
      <w:r w:rsidRPr="0024633A">
        <w:rPr>
          <w:rFonts w:cs="Tahoma"/>
        </w:rPr>
        <w:t>Price is reasonable. T</w:t>
      </w:r>
      <w:r w:rsidR="00470744" w:rsidRPr="0024633A">
        <w:rPr>
          <w:rFonts w:cs="Tahoma"/>
        </w:rPr>
        <w:t xml:space="preserve">his solution </w:t>
      </w:r>
      <w:r w:rsidRPr="0024633A">
        <w:rPr>
          <w:rFonts w:cs="Tahoma"/>
        </w:rPr>
        <w:t>must</w:t>
      </w:r>
      <w:r w:rsidR="00470744" w:rsidRPr="0024633A">
        <w:rPr>
          <w:rFonts w:cs="Tahoma"/>
        </w:rPr>
        <w:t xml:space="preserve"> be incorporated into the </w:t>
      </w:r>
      <w:r w:rsidR="00937204" w:rsidRPr="0024633A">
        <w:rPr>
          <w:rFonts w:cs="Tahoma"/>
        </w:rPr>
        <w:t xml:space="preserve">data registry software </w:t>
      </w:r>
      <w:r w:rsidR="00470744" w:rsidRPr="0024633A">
        <w:rPr>
          <w:rFonts w:cs="Tahoma"/>
        </w:rPr>
        <w:t>development which makes it automatic and not manual.</w:t>
      </w:r>
    </w:p>
    <w:p w14:paraId="389E63F1" w14:textId="77777777" w:rsidR="00470744" w:rsidRPr="0024633A" w:rsidRDefault="00470744" w:rsidP="004278BA">
      <w:pPr>
        <w:pStyle w:val="ListParagraph"/>
        <w:keepNext/>
        <w:keepLines/>
        <w:numPr>
          <w:ilvl w:val="0"/>
          <w:numId w:val="40"/>
        </w:numPr>
        <w:spacing w:after="240"/>
        <w:rPr>
          <w:rFonts w:cs="Tahoma"/>
        </w:rPr>
      </w:pPr>
      <w:r w:rsidRPr="0024633A">
        <w:rPr>
          <w:rFonts w:cs="Tahoma"/>
        </w:rPr>
        <w:t>Disadvantages</w:t>
      </w:r>
    </w:p>
    <w:p w14:paraId="2F6CD6DD" w14:textId="77777777" w:rsidR="006B4464" w:rsidRPr="0024633A" w:rsidRDefault="00D566E3" w:rsidP="004278BA">
      <w:pPr>
        <w:pStyle w:val="ListParagraph"/>
        <w:keepNext/>
        <w:keepLines/>
        <w:numPr>
          <w:ilvl w:val="1"/>
          <w:numId w:val="40"/>
        </w:numPr>
        <w:spacing w:after="240"/>
        <w:rPr>
          <w:rFonts w:cs="Tahoma"/>
        </w:rPr>
      </w:pPr>
      <w:r w:rsidRPr="0024633A">
        <w:rPr>
          <w:rFonts w:cs="Tahoma"/>
        </w:rPr>
        <w:t xml:space="preserve">The CA’s digital certificate for this type is not automatically provided with the computer’s </w:t>
      </w:r>
      <w:r w:rsidR="00581EA8" w:rsidRPr="0024633A">
        <w:rPr>
          <w:rFonts w:cs="Tahoma"/>
        </w:rPr>
        <w:t>operating system</w:t>
      </w:r>
      <w:r w:rsidRPr="0024633A">
        <w:rPr>
          <w:rFonts w:cs="Tahoma"/>
        </w:rPr>
        <w:t xml:space="preserve">, so the end user </w:t>
      </w:r>
      <w:proofErr w:type="gramStart"/>
      <w:r w:rsidRPr="0024633A">
        <w:rPr>
          <w:rFonts w:cs="Tahoma"/>
        </w:rPr>
        <w:t>has to</w:t>
      </w:r>
      <w:proofErr w:type="gramEnd"/>
      <w:r w:rsidRPr="0024633A">
        <w:rPr>
          <w:rFonts w:cs="Tahoma"/>
        </w:rPr>
        <w:t xml:space="preserve"> </w:t>
      </w:r>
      <w:r w:rsidR="00936309" w:rsidRPr="0024633A">
        <w:rPr>
          <w:rFonts w:cs="Tahoma"/>
        </w:rPr>
        <w:t>perform actions to get the</w:t>
      </w:r>
      <w:r w:rsidRPr="0024633A">
        <w:rPr>
          <w:rFonts w:cs="Tahoma"/>
        </w:rPr>
        <w:t xml:space="preserve"> CA’s certificate </w:t>
      </w:r>
      <w:r w:rsidR="00936309" w:rsidRPr="0024633A">
        <w:rPr>
          <w:rFonts w:cs="Tahoma"/>
        </w:rPr>
        <w:t>added to their root certificates.</w:t>
      </w:r>
    </w:p>
    <w:p w14:paraId="7D7BAC9B" w14:textId="77777777" w:rsidR="0092010F" w:rsidRPr="0024633A" w:rsidRDefault="006B4464" w:rsidP="004278BA">
      <w:pPr>
        <w:pStyle w:val="Heading4"/>
        <w:spacing w:after="240"/>
        <w:rPr>
          <w:rFonts w:ascii="Tahoma" w:hAnsi="Tahoma" w:cs="Tahoma"/>
          <w:b/>
        </w:rPr>
      </w:pPr>
      <w:bookmarkStart w:id="3890" w:name="_Toc96009556"/>
      <w:r w:rsidRPr="0024633A">
        <w:rPr>
          <w:rFonts w:ascii="Tahoma" w:hAnsi="Tahoma" w:cs="Tahoma"/>
          <w:b/>
        </w:rPr>
        <w:t>SSL Certificates with d</w:t>
      </w:r>
      <w:r w:rsidR="001030FC" w:rsidRPr="0024633A">
        <w:rPr>
          <w:rFonts w:ascii="Tahoma" w:hAnsi="Tahoma" w:cs="Tahoma"/>
          <w:b/>
        </w:rPr>
        <w:t>igital signing of documents</w:t>
      </w:r>
      <w:bookmarkEnd w:id="3890"/>
    </w:p>
    <w:p w14:paraId="0C99ABBA" w14:textId="4E432019" w:rsidR="00C95805" w:rsidRPr="0024633A" w:rsidRDefault="006B4464" w:rsidP="004278BA">
      <w:pPr>
        <w:pStyle w:val="ListParagraph"/>
        <w:numPr>
          <w:ilvl w:val="0"/>
          <w:numId w:val="40"/>
        </w:numPr>
        <w:spacing w:after="240"/>
        <w:rPr>
          <w:rFonts w:cs="Tahoma"/>
        </w:rPr>
      </w:pPr>
      <w:r w:rsidRPr="0024633A">
        <w:rPr>
          <w:rFonts w:cs="Tahoma"/>
        </w:rPr>
        <w:t>Advantages</w:t>
      </w:r>
    </w:p>
    <w:p w14:paraId="7E5DA3F5" w14:textId="77777777" w:rsidR="00936309" w:rsidRPr="0024633A" w:rsidRDefault="00936309" w:rsidP="004278BA">
      <w:pPr>
        <w:pStyle w:val="ListParagraph"/>
        <w:numPr>
          <w:ilvl w:val="1"/>
          <w:numId w:val="40"/>
        </w:numPr>
        <w:spacing w:after="240"/>
        <w:rPr>
          <w:rFonts w:cs="Tahoma"/>
        </w:rPr>
      </w:pPr>
      <w:r w:rsidRPr="0024633A">
        <w:rPr>
          <w:rFonts w:cs="Tahoma"/>
        </w:rPr>
        <w:t xml:space="preserve">SSL certificate provides validation of the </w:t>
      </w:r>
      <w:r w:rsidR="00937204" w:rsidRPr="0024633A">
        <w:rPr>
          <w:rFonts w:cs="Tahoma"/>
        </w:rPr>
        <w:t xml:space="preserve">data registry </w:t>
      </w:r>
      <w:r w:rsidRPr="0024633A">
        <w:rPr>
          <w:rFonts w:cs="Tahoma"/>
        </w:rPr>
        <w:t xml:space="preserve">provider and their data registry website </w:t>
      </w:r>
    </w:p>
    <w:p w14:paraId="6967E058" w14:textId="77777777" w:rsidR="00470744" w:rsidRPr="0024633A" w:rsidRDefault="00936309" w:rsidP="004278BA">
      <w:pPr>
        <w:pStyle w:val="ListParagraph"/>
        <w:numPr>
          <w:ilvl w:val="1"/>
          <w:numId w:val="40"/>
        </w:numPr>
        <w:spacing w:after="240"/>
        <w:rPr>
          <w:rFonts w:cs="Tahoma"/>
        </w:rPr>
      </w:pPr>
      <w:r w:rsidRPr="0024633A">
        <w:rPr>
          <w:rFonts w:cs="Tahoma"/>
        </w:rPr>
        <w:t xml:space="preserve">End user rarely </w:t>
      </w:r>
      <w:proofErr w:type="gramStart"/>
      <w:r w:rsidRPr="0024633A">
        <w:rPr>
          <w:rFonts w:cs="Tahoma"/>
        </w:rPr>
        <w:t>has to</w:t>
      </w:r>
      <w:proofErr w:type="gramEnd"/>
      <w:r w:rsidRPr="0024633A">
        <w:rPr>
          <w:rFonts w:cs="Tahoma"/>
        </w:rPr>
        <w:t xml:space="preserve"> do anything because the CA’s root certificate </w:t>
      </w:r>
      <w:r w:rsidR="001030FC" w:rsidRPr="0024633A">
        <w:rPr>
          <w:rFonts w:cs="Tahoma"/>
        </w:rPr>
        <w:t>is usually shipped with the end-user</w:t>
      </w:r>
      <w:r w:rsidR="00937204" w:rsidRPr="0024633A">
        <w:rPr>
          <w:rFonts w:cs="Tahoma"/>
        </w:rPr>
        <w:t>'</w:t>
      </w:r>
      <w:r w:rsidR="001030FC" w:rsidRPr="0024633A">
        <w:rPr>
          <w:rFonts w:cs="Tahoma"/>
        </w:rPr>
        <w:t>s operating system.</w:t>
      </w:r>
    </w:p>
    <w:p w14:paraId="51167100" w14:textId="77777777" w:rsidR="00470744" w:rsidRPr="0024633A" w:rsidRDefault="00470744" w:rsidP="004278BA">
      <w:pPr>
        <w:pStyle w:val="ListParagraph"/>
        <w:numPr>
          <w:ilvl w:val="0"/>
          <w:numId w:val="40"/>
        </w:numPr>
        <w:spacing w:after="240"/>
        <w:rPr>
          <w:rFonts w:cs="Tahoma"/>
        </w:rPr>
      </w:pPr>
      <w:r w:rsidRPr="0024633A">
        <w:rPr>
          <w:rFonts w:cs="Tahoma"/>
        </w:rPr>
        <w:t>Disadvantages</w:t>
      </w:r>
    </w:p>
    <w:p w14:paraId="64F9EF74" w14:textId="77777777" w:rsidR="00470744" w:rsidRPr="0024633A" w:rsidRDefault="00936309" w:rsidP="004278BA">
      <w:pPr>
        <w:pStyle w:val="ListParagraph"/>
        <w:numPr>
          <w:ilvl w:val="1"/>
          <w:numId w:val="40"/>
        </w:numPr>
        <w:spacing w:after="240"/>
        <w:rPr>
          <w:rFonts w:cs="Tahoma"/>
        </w:rPr>
      </w:pPr>
      <w:r w:rsidRPr="0024633A">
        <w:rPr>
          <w:rFonts w:cs="Tahoma"/>
        </w:rPr>
        <w:t xml:space="preserve">May not be available with SSL certificates from most approved CA’s.  </w:t>
      </w:r>
    </w:p>
    <w:p w14:paraId="636428E7" w14:textId="77777777" w:rsidR="00C95805" w:rsidRPr="0024633A" w:rsidRDefault="00322346" w:rsidP="004278BA">
      <w:pPr>
        <w:pStyle w:val="Heading3"/>
        <w:tabs>
          <w:tab w:val="clear" w:pos="900"/>
          <w:tab w:val="left" w:pos="720"/>
        </w:tabs>
        <w:spacing w:after="240"/>
        <w:rPr>
          <w:rFonts w:ascii="Tahoma" w:hAnsi="Tahoma" w:cs="Tahoma"/>
          <w:b/>
          <w:i w:val="0"/>
          <w:sz w:val="24"/>
        </w:rPr>
      </w:pPr>
      <w:bookmarkStart w:id="3891" w:name="_Toc96009557"/>
      <w:r w:rsidRPr="0024633A">
        <w:rPr>
          <w:rFonts w:ascii="Tahoma" w:hAnsi="Tahoma" w:cs="Tahoma"/>
          <w:b/>
          <w:i w:val="0"/>
          <w:sz w:val="24"/>
        </w:rPr>
        <w:t>Digital Certificate Solution O</w:t>
      </w:r>
      <w:r w:rsidR="00C95805" w:rsidRPr="0024633A">
        <w:rPr>
          <w:rFonts w:ascii="Tahoma" w:hAnsi="Tahoma" w:cs="Tahoma"/>
          <w:b/>
          <w:i w:val="0"/>
          <w:sz w:val="24"/>
        </w:rPr>
        <w:t>ptions</w:t>
      </w:r>
      <w:bookmarkEnd w:id="3891"/>
    </w:p>
    <w:p w14:paraId="1482181D" w14:textId="77777777" w:rsidR="00A17363" w:rsidRPr="0024633A" w:rsidRDefault="003B60BE" w:rsidP="004278BA">
      <w:pPr>
        <w:spacing w:after="240"/>
        <w:rPr>
          <w:rFonts w:cs="Tahoma"/>
        </w:rPr>
      </w:pPr>
      <w:r w:rsidRPr="0024633A">
        <w:rPr>
          <w:rFonts w:cs="Tahoma"/>
        </w:rPr>
        <w:t>Digital certificate solution</w:t>
      </w:r>
      <w:r w:rsidR="00FF3227" w:rsidRPr="0024633A">
        <w:rPr>
          <w:rFonts w:cs="Tahoma"/>
        </w:rPr>
        <w:t xml:space="preserve"> options</w:t>
      </w:r>
      <w:r w:rsidRPr="0024633A">
        <w:rPr>
          <w:rFonts w:cs="Tahoma"/>
        </w:rPr>
        <w:t xml:space="preserve"> vary with the volume of digital signatures assigned annually.</w:t>
      </w:r>
      <w:r w:rsidR="005479DF" w:rsidRPr="0024633A">
        <w:rPr>
          <w:rFonts w:cs="Tahoma"/>
        </w:rPr>
        <w:t xml:space="preserve"> </w:t>
      </w:r>
      <w:r w:rsidRPr="0024633A">
        <w:rPr>
          <w:rFonts w:cs="Tahoma"/>
        </w:rPr>
        <w:t xml:space="preserve">The following are examples of different digital certificate products from </w:t>
      </w:r>
      <w:r w:rsidR="00413426" w:rsidRPr="0024633A">
        <w:rPr>
          <w:rFonts w:cs="Tahoma"/>
        </w:rPr>
        <w:t>approved CAs</w:t>
      </w:r>
      <w:r w:rsidRPr="0024633A">
        <w:rPr>
          <w:rFonts w:cs="Tahoma"/>
        </w:rPr>
        <w:t xml:space="preserve">. </w:t>
      </w:r>
    </w:p>
    <w:p w14:paraId="5DE3BD1E" w14:textId="750ECC72" w:rsidR="00937204" w:rsidRPr="0024633A" w:rsidRDefault="00937204" w:rsidP="004278BA">
      <w:pPr>
        <w:spacing w:after="240"/>
        <w:rPr>
          <w:rFonts w:cs="Tahoma"/>
        </w:rPr>
      </w:pPr>
      <w:r w:rsidRPr="0024633A">
        <w:rPr>
          <w:rFonts w:cs="Tahoma"/>
        </w:rPr>
        <w:t xml:space="preserve">Note: the price estimates provided in this section were acquired in </w:t>
      </w:r>
      <w:r w:rsidR="009E3BAD" w:rsidRPr="0024633A">
        <w:rPr>
          <w:rFonts w:cs="Tahoma"/>
        </w:rPr>
        <w:t>2014</w:t>
      </w:r>
      <w:r w:rsidR="008A66D0" w:rsidRPr="0024633A">
        <w:rPr>
          <w:rFonts w:cs="Tahoma"/>
        </w:rPr>
        <w:t>, thus may not reflect current market pricing</w:t>
      </w:r>
      <w:r w:rsidR="0031270F" w:rsidRPr="0024633A">
        <w:rPr>
          <w:rFonts w:cs="Tahoma"/>
        </w:rPr>
        <w:t xml:space="preserve"> and are provided for information only</w:t>
      </w:r>
      <w:r w:rsidR="008A66D0" w:rsidRPr="0024633A">
        <w:rPr>
          <w:rFonts w:cs="Tahoma"/>
        </w:rPr>
        <w:t>.</w:t>
      </w:r>
      <w:r w:rsidR="002576CC" w:rsidRPr="0024633A">
        <w:rPr>
          <w:rFonts w:cs="Tahoma"/>
        </w:rPr>
        <w:t xml:space="preserve">  However, the price estimates</w:t>
      </w:r>
      <w:r w:rsidR="008A66D0" w:rsidRPr="0024633A">
        <w:rPr>
          <w:rFonts w:cs="Tahoma"/>
        </w:rPr>
        <w:t xml:space="preserve"> may still provide </w:t>
      </w:r>
      <w:r w:rsidR="002576CC" w:rsidRPr="0024633A">
        <w:rPr>
          <w:rFonts w:cs="Tahoma"/>
        </w:rPr>
        <w:t xml:space="preserve">useful </w:t>
      </w:r>
      <w:r w:rsidR="008A66D0" w:rsidRPr="0024633A">
        <w:rPr>
          <w:rFonts w:cs="Tahoma"/>
        </w:rPr>
        <w:t>relative cost comparisons for the</w:t>
      </w:r>
      <w:r w:rsidR="002576CC" w:rsidRPr="0024633A">
        <w:rPr>
          <w:rFonts w:cs="Tahoma"/>
        </w:rPr>
        <w:t>se</w:t>
      </w:r>
      <w:r w:rsidR="008A66D0" w:rsidRPr="0024633A">
        <w:rPr>
          <w:rFonts w:cs="Tahoma"/>
        </w:rPr>
        <w:t xml:space="preserve"> digital certificate solution options.</w:t>
      </w:r>
    </w:p>
    <w:p w14:paraId="216A3FCB" w14:textId="77777777" w:rsidR="001A1724" w:rsidRPr="00EE089F" w:rsidRDefault="001A1724" w:rsidP="00EE089F">
      <w:pPr>
        <w:pStyle w:val="Heading4"/>
        <w:spacing w:after="240"/>
        <w:rPr>
          <w:rFonts w:ascii="Tahoma" w:hAnsi="Tahoma" w:cs="Tahoma"/>
          <w:b/>
        </w:rPr>
      </w:pPr>
      <w:bookmarkStart w:id="3892" w:name="_Toc418094521"/>
      <w:bookmarkStart w:id="3893" w:name="_Toc96009558"/>
      <w:bookmarkStart w:id="3894" w:name="_Toc418094522"/>
      <w:r w:rsidRPr="00EE089F">
        <w:rPr>
          <w:rFonts w:ascii="Tahoma" w:hAnsi="Tahoma" w:cs="Tahoma"/>
          <w:b/>
        </w:rPr>
        <w:t>Manual Signing</w:t>
      </w:r>
      <w:bookmarkEnd w:id="3892"/>
      <w:bookmarkEnd w:id="3893"/>
    </w:p>
    <w:p w14:paraId="041E237E" w14:textId="77777777" w:rsidR="001A1724" w:rsidRPr="0024633A" w:rsidRDefault="001A1724" w:rsidP="001A1724">
      <w:pPr>
        <w:spacing w:after="240"/>
        <w:rPr>
          <w:rFonts w:cs="Tahoma"/>
        </w:rPr>
      </w:pPr>
      <w:r w:rsidRPr="0024633A">
        <w:rPr>
          <w:rFonts w:cs="Tahoma"/>
        </w:rPr>
        <w:t xml:space="preserve">Most CAs offer solutions that require manual signing of digital certificates. Some have limits on the number of signatures (up to 5,000 annually) and prices range from $400 to $700 per year. These systems come with a </w:t>
      </w:r>
      <w:del w:id="3895" w:author="Armando Ramirez" w:date="2021-10-18T14:53:00Z">
        <w:r w:rsidRPr="0024633A" w:rsidDel="00953540">
          <w:rPr>
            <w:rFonts w:cs="Tahoma"/>
          </w:rPr>
          <w:delText>USB stick</w:delText>
        </w:r>
      </w:del>
      <w:ins w:id="3896" w:author="Armando Ramirez" w:date="2021-10-18T14:53:00Z">
        <w:r>
          <w:rPr>
            <w:rFonts w:cs="Tahoma"/>
          </w:rPr>
          <w:t>hardware key</w:t>
        </w:r>
      </w:ins>
      <w:r w:rsidRPr="0024633A">
        <w:rPr>
          <w:rFonts w:cs="Tahoma"/>
        </w:rPr>
        <w:t xml:space="preserve"> that contains the digital certificate and processing software that </w:t>
      </w:r>
      <w:del w:id="3897" w:author="Armando Ramirez" w:date="2021-10-20T08:14:00Z">
        <w:r w:rsidRPr="0024633A" w:rsidDel="001F327B">
          <w:rPr>
            <w:rFonts w:cs="Tahoma"/>
          </w:rPr>
          <w:delText>includes time stamping</w:delText>
        </w:r>
      </w:del>
      <w:ins w:id="3898" w:author="Armando Ramirez" w:date="2021-10-20T08:14:00Z">
        <w:r>
          <w:rPr>
            <w:rFonts w:cs="Tahoma"/>
          </w:rPr>
          <w:t>time stamps every</w:t>
        </w:r>
      </w:ins>
      <w:r w:rsidRPr="0024633A">
        <w:rPr>
          <w:rFonts w:cs="Tahoma"/>
        </w:rPr>
        <w:t xml:space="preserve"> </w:t>
      </w:r>
      <w:del w:id="3899" w:author="Armando Ramirez" w:date="2021-10-20T08:14:00Z">
        <w:r w:rsidRPr="0024633A" w:rsidDel="006B0EB9">
          <w:rPr>
            <w:rFonts w:cs="Tahoma"/>
          </w:rPr>
          <w:delText xml:space="preserve">each </w:delText>
        </w:r>
      </w:del>
      <w:r w:rsidRPr="0024633A">
        <w:rPr>
          <w:rFonts w:cs="Tahoma"/>
        </w:rPr>
        <w:t>digital signature</w:t>
      </w:r>
      <w:del w:id="3900" w:author="Armando Ramirez" w:date="2021-10-20T08:14:00Z">
        <w:r w:rsidRPr="0024633A" w:rsidDel="006B0EB9">
          <w:rPr>
            <w:rFonts w:cs="Tahoma"/>
          </w:rPr>
          <w:delText>,</w:delText>
        </w:r>
      </w:del>
      <w:r w:rsidRPr="0024633A">
        <w:rPr>
          <w:rFonts w:cs="Tahoma"/>
        </w:rPr>
        <w:t xml:space="preserve"> so it will be valid even after the </w:t>
      </w:r>
      <w:r w:rsidRPr="0024633A">
        <w:rPr>
          <w:rFonts w:cs="Tahoma"/>
        </w:rPr>
        <w:lastRenderedPageBreak/>
        <w:t xml:space="preserve">digital certificate expires. Companies with a limited number of signatures per year may sign each certificate manually; however, for Data Registry Providers with 20,000 </w:t>
      </w:r>
      <w:del w:id="3901" w:author="Armando Ramirez" w:date="2021-10-25T16:28:00Z">
        <w:r w:rsidRPr="0024633A" w:rsidDel="00D06B73">
          <w:rPr>
            <w:rFonts w:cs="Tahoma"/>
          </w:rPr>
          <w:delText xml:space="preserve">to 200,000 </w:delText>
        </w:r>
      </w:del>
      <w:del w:id="3902" w:author="Armando Ramirez" w:date="2021-10-18T14:53:00Z">
        <w:r w:rsidRPr="0024633A" w:rsidDel="00953540">
          <w:rPr>
            <w:rFonts w:cs="Tahoma"/>
          </w:rPr>
          <w:delText xml:space="preserve">plus </w:delText>
        </w:r>
      </w:del>
      <w:ins w:id="3903" w:author="Armando Ramirez" w:date="2021-10-25T16:27:00Z">
        <w:r>
          <w:rPr>
            <w:rFonts w:cs="Tahoma"/>
          </w:rPr>
          <w:t xml:space="preserve">or more </w:t>
        </w:r>
      </w:ins>
      <w:r w:rsidRPr="0024633A">
        <w:rPr>
          <w:rFonts w:cs="Tahoma"/>
        </w:rPr>
        <w:t xml:space="preserve">signatures per year, manual signing is not a practical solution. </w:t>
      </w:r>
    </w:p>
    <w:p w14:paraId="1FCE9502" w14:textId="77777777" w:rsidR="00A17363" w:rsidRPr="0024633A" w:rsidRDefault="003B60BE" w:rsidP="004278BA">
      <w:pPr>
        <w:pStyle w:val="Heading4"/>
        <w:spacing w:after="240"/>
        <w:rPr>
          <w:rFonts w:ascii="Tahoma" w:hAnsi="Tahoma" w:cs="Tahoma"/>
          <w:b/>
        </w:rPr>
      </w:pPr>
      <w:bookmarkStart w:id="3904" w:name="_Toc96009559"/>
      <w:r w:rsidRPr="0024633A">
        <w:rPr>
          <w:rFonts w:ascii="Tahoma" w:hAnsi="Tahoma" w:cs="Tahoma"/>
          <w:b/>
        </w:rPr>
        <w:t>Automatic Signing</w:t>
      </w:r>
      <w:bookmarkEnd w:id="3894"/>
      <w:bookmarkEnd w:id="3904"/>
    </w:p>
    <w:p w14:paraId="53372433" w14:textId="278AEA6A" w:rsidR="00A17363" w:rsidRPr="0024633A" w:rsidRDefault="003B60BE" w:rsidP="004278BA">
      <w:pPr>
        <w:spacing w:after="240"/>
        <w:rPr>
          <w:rFonts w:cs="Tahoma"/>
        </w:rPr>
      </w:pPr>
      <w:r w:rsidRPr="0024633A">
        <w:rPr>
          <w:rFonts w:cs="Tahoma"/>
        </w:rPr>
        <w:t>C</w:t>
      </w:r>
      <w:r w:rsidR="00D81364" w:rsidRPr="0024633A">
        <w:rPr>
          <w:rFonts w:cs="Tahoma"/>
        </w:rPr>
        <w:t>A</w:t>
      </w:r>
      <w:r w:rsidRPr="0024633A">
        <w:rPr>
          <w:rFonts w:cs="Tahoma"/>
        </w:rPr>
        <w:t>s offer automated solutions</w:t>
      </w:r>
      <w:r w:rsidR="007A367B" w:rsidRPr="0024633A">
        <w:rPr>
          <w:rFonts w:cs="Tahoma"/>
        </w:rPr>
        <w:t>,</w:t>
      </w:r>
      <w:r w:rsidRPr="0024633A">
        <w:rPr>
          <w:rFonts w:cs="Tahoma"/>
        </w:rPr>
        <w:t xml:space="preserve"> usually with unlimited signatures</w:t>
      </w:r>
      <w:r w:rsidR="007A367B" w:rsidRPr="0024633A">
        <w:rPr>
          <w:rFonts w:cs="Tahoma"/>
        </w:rPr>
        <w:t>,</w:t>
      </w:r>
      <w:r w:rsidRPr="0024633A">
        <w:rPr>
          <w:rFonts w:cs="Tahoma"/>
        </w:rPr>
        <w:t xml:space="preserve"> for an annual fee plus </w:t>
      </w:r>
      <w:r w:rsidR="007A367B" w:rsidRPr="0024633A">
        <w:rPr>
          <w:rFonts w:cs="Tahoma"/>
        </w:rPr>
        <w:t xml:space="preserve">the </w:t>
      </w:r>
      <w:r w:rsidRPr="0024633A">
        <w:rPr>
          <w:rFonts w:cs="Tahoma"/>
        </w:rPr>
        <w:t xml:space="preserve">purchase of </w:t>
      </w:r>
      <w:r w:rsidR="007A367B" w:rsidRPr="0024633A">
        <w:rPr>
          <w:rFonts w:cs="Tahoma"/>
        </w:rPr>
        <w:t xml:space="preserve">computer </w:t>
      </w:r>
      <w:r w:rsidRPr="0024633A">
        <w:rPr>
          <w:rFonts w:cs="Tahoma"/>
        </w:rPr>
        <w:t>hardware that contains the digital certificate and processes digital signature requests including the time stamping.</w:t>
      </w:r>
      <w:r w:rsidR="005479DF" w:rsidRPr="0024633A">
        <w:rPr>
          <w:rFonts w:cs="Tahoma"/>
        </w:rPr>
        <w:t xml:space="preserve"> </w:t>
      </w:r>
      <w:r w:rsidRPr="0024633A">
        <w:rPr>
          <w:rFonts w:cs="Tahoma"/>
        </w:rPr>
        <w:t>CAs who are partner</w:t>
      </w:r>
      <w:r w:rsidR="007A367B" w:rsidRPr="0024633A">
        <w:rPr>
          <w:rFonts w:cs="Tahoma"/>
        </w:rPr>
        <w:t>s</w:t>
      </w:r>
      <w:r w:rsidRPr="0024633A">
        <w:rPr>
          <w:rFonts w:cs="Tahoma"/>
        </w:rPr>
        <w:t xml:space="preserve"> of Adobe’s Certified Document Services (CDS) program are required to use hardware that is compliant with the</w:t>
      </w:r>
      <w:r w:rsidR="0085561C" w:rsidRPr="0024633A">
        <w:rPr>
          <w:rFonts w:cs="Tahoma"/>
        </w:rPr>
        <w:t xml:space="preserve"> National Institute of Standards and Technology</w:t>
      </w:r>
      <w:r w:rsidRPr="0024633A">
        <w:rPr>
          <w:rFonts w:cs="Tahoma"/>
        </w:rPr>
        <w:t xml:space="preserve"> </w:t>
      </w:r>
      <w:r w:rsidR="0085561C" w:rsidRPr="0024633A">
        <w:rPr>
          <w:rFonts w:cs="Tahoma"/>
        </w:rPr>
        <w:t>(</w:t>
      </w:r>
      <w:r w:rsidRPr="0024633A">
        <w:rPr>
          <w:rFonts w:cs="Tahoma"/>
        </w:rPr>
        <w:t>NIST</w:t>
      </w:r>
      <w:r w:rsidR="0085561C" w:rsidRPr="0024633A">
        <w:rPr>
          <w:rFonts w:cs="Tahoma"/>
        </w:rPr>
        <w:t>)</w:t>
      </w:r>
      <w:r w:rsidRPr="0024633A">
        <w:rPr>
          <w:rFonts w:cs="Tahoma"/>
        </w:rPr>
        <w:t xml:space="preserve"> </w:t>
      </w:r>
      <w:r w:rsidR="0085561C" w:rsidRPr="0024633A">
        <w:rPr>
          <w:rFonts w:cs="Tahoma"/>
        </w:rPr>
        <w:t>Federal Information Processing Standard, (</w:t>
      </w:r>
      <w:r w:rsidRPr="0024633A">
        <w:rPr>
          <w:rFonts w:cs="Tahoma"/>
        </w:rPr>
        <w:t>FIPS</w:t>
      </w:r>
      <w:r w:rsidR="0085561C" w:rsidRPr="0024633A">
        <w:rPr>
          <w:rFonts w:cs="Tahoma"/>
        </w:rPr>
        <w:t>)</w:t>
      </w:r>
      <w:r w:rsidRPr="0024633A">
        <w:rPr>
          <w:rFonts w:cs="Tahoma"/>
        </w:rPr>
        <w:t xml:space="preserve"> </w:t>
      </w:r>
      <w:r w:rsidR="0085561C" w:rsidRPr="0024633A">
        <w:rPr>
          <w:rFonts w:cs="Tahoma"/>
        </w:rPr>
        <w:t xml:space="preserve">Publication </w:t>
      </w:r>
      <w:r w:rsidRPr="0024633A">
        <w:rPr>
          <w:rFonts w:cs="Tahoma"/>
        </w:rPr>
        <w:t>140-2</w:t>
      </w:r>
      <w:r w:rsidR="0085561C" w:rsidRPr="0024633A">
        <w:rPr>
          <w:rFonts w:cs="Tahoma"/>
        </w:rPr>
        <w:t xml:space="preserve"> Security Requirements </w:t>
      </w:r>
      <w:r w:rsidR="0058239B" w:rsidRPr="0024633A">
        <w:rPr>
          <w:rFonts w:cs="Tahoma"/>
        </w:rPr>
        <w:t>for</w:t>
      </w:r>
      <w:r w:rsidR="0085561C" w:rsidRPr="0024633A">
        <w:rPr>
          <w:rFonts w:cs="Tahoma"/>
        </w:rPr>
        <w:t xml:space="preserve"> Cryptographic Modules</w:t>
      </w:r>
      <w:r w:rsidRPr="0024633A">
        <w:rPr>
          <w:rFonts w:cs="Tahoma"/>
        </w:rPr>
        <w:t>.</w:t>
      </w:r>
      <w:r w:rsidR="005479DF" w:rsidRPr="0024633A">
        <w:rPr>
          <w:rFonts w:cs="Tahoma"/>
        </w:rPr>
        <w:t xml:space="preserve"> </w:t>
      </w:r>
      <w:r w:rsidRPr="0024633A">
        <w:rPr>
          <w:rFonts w:cs="Tahoma"/>
        </w:rPr>
        <w:t xml:space="preserve">This is usually referred to as the Hardware Security Module </w:t>
      </w:r>
      <w:r w:rsidR="007A367B" w:rsidRPr="0024633A">
        <w:rPr>
          <w:rFonts w:cs="Tahoma"/>
        </w:rPr>
        <w:t>(</w:t>
      </w:r>
      <w:r w:rsidRPr="0024633A">
        <w:rPr>
          <w:rFonts w:cs="Tahoma"/>
        </w:rPr>
        <w:t>HSM</w:t>
      </w:r>
      <w:r w:rsidR="007A367B" w:rsidRPr="0024633A">
        <w:rPr>
          <w:rFonts w:cs="Tahoma"/>
        </w:rPr>
        <w:t>)</w:t>
      </w:r>
      <w:r w:rsidRPr="0024633A">
        <w:rPr>
          <w:rFonts w:cs="Tahoma"/>
        </w:rPr>
        <w:t xml:space="preserve"> and comes in two forms.</w:t>
      </w:r>
      <w:r w:rsidR="005479DF" w:rsidRPr="0024633A">
        <w:rPr>
          <w:rFonts w:cs="Tahoma"/>
        </w:rPr>
        <w:t xml:space="preserve"> </w:t>
      </w:r>
      <w:r w:rsidRPr="0024633A">
        <w:rPr>
          <w:rFonts w:cs="Tahoma"/>
        </w:rPr>
        <w:t xml:space="preserve">For systems that </w:t>
      </w:r>
      <w:r w:rsidR="00664C63" w:rsidRPr="0024633A">
        <w:rPr>
          <w:rFonts w:cs="Tahoma"/>
        </w:rPr>
        <w:t xml:space="preserve">have </w:t>
      </w:r>
      <w:del w:id="3905" w:author="Armando Ramirez" w:date="2021-10-18T14:55:00Z">
        <w:r w:rsidR="00664C63" w:rsidRPr="0024633A" w:rsidDel="00E6737F">
          <w:rPr>
            <w:rFonts w:cs="Tahoma"/>
          </w:rPr>
          <w:delText xml:space="preserve">just </w:delText>
        </w:r>
        <w:r w:rsidR="00664C63" w:rsidRPr="0024633A" w:rsidDel="004D4F8C">
          <w:rPr>
            <w:rFonts w:cs="Tahoma"/>
          </w:rPr>
          <w:delText xml:space="preserve">one </w:delText>
        </w:r>
      </w:del>
      <w:ins w:id="3906" w:author="Armando Ramirez" w:date="2021-10-18T14:55:00Z">
        <w:r w:rsidR="00664C63">
          <w:rPr>
            <w:rFonts w:cs="Tahoma"/>
          </w:rPr>
          <w:t>a single</w:t>
        </w:r>
      </w:ins>
      <w:r w:rsidRPr="0024633A">
        <w:rPr>
          <w:rFonts w:cs="Tahoma"/>
        </w:rPr>
        <w:t xml:space="preserve"> server, an internal </w:t>
      </w:r>
      <w:r w:rsidR="0085561C" w:rsidRPr="0024633A">
        <w:rPr>
          <w:rFonts w:cs="Tahoma"/>
        </w:rPr>
        <w:t>Peripheral Component Interconnect (</w:t>
      </w:r>
      <w:r w:rsidRPr="0024633A">
        <w:rPr>
          <w:rFonts w:cs="Tahoma"/>
        </w:rPr>
        <w:t>PCI</w:t>
      </w:r>
      <w:r w:rsidR="0085561C" w:rsidRPr="0024633A">
        <w:rPr>
          <w:rFonts w:cs="Tahoma"/>
        </w:rPr>
        <w:t>)</w:t>
      </w:r>
      <w:r w:rsidRPr="0024633A">
        <w:rPr>
          <w:rFonts w:cs="Tahoma"/>
        </w:rPr>
        <w:t xml:space="preserve"> card is the hardware solution.</w:t>
      </w:r>
      <w:r w:rsidR="005479DF" w:rsidRPr="0024633A">
        <w:rPr>
          <w:rFonts w:cs="Tahoma"/>
        </w:rPr>
        <w:t xml:space="preserve"> </w:t>
      </w:r>
      <w:r w:rsidRPr="0024633A">
        <w:rPr>
          <w:rFonts w:cs="Tahoma"/>
        </w:rPr>
        <w:t xml:space="preserve">For systems that have multiple application servers, the HSM is an external appliance. </w:t>
      </w:r>
    </w:p>
    <w:p w14:paraId="05749465" w14:textId="77777777" w:rsidR="00A17363" w:rsidRPr="0024633A" w:rsidRDefault="003B60BE" w:rsidP="004278BA">
      <w:pPr>
        <w:pStyle w:val="Heading4"/>
        <w:spacing w:after="240"/>
        <w:rPr>
          <w:rFonts w:ascii="Tahoma" w:hAnsi="Tahoma" w:cs="Tahoma"/>
          <w:b/>
        </w:rPr>
      </w:pPr>
      <w:bookmarkStart w:id="3907" w:name="_Toc418094523"/>
      <w:bookmarkStart w:id="3908" w:name="_Toc96009560"/>
      <w:r w:rsidRPr="0024633A">
        <w:rPr>
          <w:rFonts w:ascii="Tahoma" w:hAnsi="Tahoma" w:cs="Tahoma"/>
          <w:b/>
        </w:rPr>
        <w:t>Typical Vendor Pricing</w:t>
      </w:r>
      <w:bookmarkEnd w:id="3907"/>
      <w:bookmarkEnd w:id="3908"/>
    </w:p>
    <w:p w14:paraId="646D8E54" w14:textId="77777777" w:rsidR="003B60BE" w:rsidRPr="0024633A" w:rsidRDefault="003B60BE" w:rsidP="004278BA">
      <w:pPr>
        <w:spacing w:after="240"/>
        <w:rPr>
          <w:rFonts w:cs="Tahoma"/>
        </w:rPr>
      </w:pPr>
      <w:r w:rsidRPr="0024633A">
        <w:rPr>
          <w:rFonts w:cs="Tahoma"/>
        </w:rPr>
        <w:t xml:space="preserve">Because the registered and signed compliance documents are in </w:t>
      </w:r>
      <w:r w:rsidR="00101540" w:rsidRPr="0024633A">
        <w:rPr>
          <w:rFonts w:cs="Tahoma"/>
        </w:rPr>
        <w:t>PDF</w:t>
      </w:r>
      <w:r w:rsidRPr="0024633A">
        <w:rPr>
          <w:rFonts w:cs="Tahoma"/>
        </w:rPr>
        <w:t xml:space="preserve"> format</w:t>
      </w:r>
      <w:r w:rsidR="00C160E1" w:rsidRPr="0024633A">
        <w:rPr>
          <w:rFonts w:cs="Tahoma"/>
        </w:rPr>
        <w:t>,</w:t>
      </w:r>
      <w:r w:rsidRPr="0024633A">
        <w:rPr>
          <w:rFonts w:cs="Tahoma"/>
        </w:rPr>
        <w:t xml:space="preserve"> and the digital signature must be verifiable using freeware</w:t>
      </w:r>
      <w:r w:rsidR="0011680D" w:rsidRPr="0024633A">
        <w:rPr>
          <w:rFonts w:cs="Tahoma"/>
        </w:rPr>
        <w:t xml:space="preserve"> such as</w:t>
      </w:r>
      <w:r w:rsidRPr="0024633A">
        <w:rPr>
          <w:rFonts w:cs="Tahoma"/>
        </w:rPr>
        <w:t xml:space="preserve"> </w:t>
      </w:r>
      <w:r w:rsidR="0011680D" w:rsidRPr="0024633A">
        <w:rPr>
          <w:rFonts w:cs="Tahoma"/>
        </w:rPr>
        <w:t xml:space="preserve">Adobe </w:t>
      </w:r>
      <w:r w:rsidRPr="0024633A">
        <w:rPr>
          <w:rFonts w:cs="Tahoma"/>
        </w:rPr>
        <w:t xml:space="preserve">Acrobat Reader, CAs who are on </w:t>
      </w:r>
      <w:r w:rsidR="002468CD" w:rsidRPr="0024633A">
        <w:rPr>
          <w:rFonts w:cs="Tahoma"/>
        </w:rPr>
        <w:t xml:space="preserve">the </w:t>
      </w:r>
      <w:r w:rsidRPr="0024633A">
        <w:rPr>
          <w:rFonts w:cs="Tahoma"/>
        </w:rPr>
        <w:t xml:space="preserve">Adobe Approved Trust List (AATL) are likely candidates for </w:t>
      </w:r>
      <w:r w:rsidR="00EC7135" w:rsidRPr="0024633A">
        <w:rPr>
          <w:rFonts w:cs="Tahoma"/>
        </w:rPr>
        <w:t>D</w:t>
      </w:r>
      <w:r w:rsidRPr="0024633A">
        <w:rPr>
          <w:rFonts w:cs="Tahoma"/>
        </w:rPr>
        <w:t xml:space="preserve">ata </w:t>
      </w:r>
      <w:r w:rsidR="00EC7135" w:rsidRPr="0024633A">
        <w:rPr>
          <w:rFonts w:cs="Tahoma"/>
        </w:rPr>
        <w:t>R</w:t>
      </w:r>
      <w:r w:rsidRPr="0024633A">
        <w:rPr>
          <w:rFonts w:cs="Tahoma"/>
        </w:rPr>
        <w:t xml:space="preserve">egistry </w:t>
      </w:r>
      <w:r w:rsidR="00B640FA" w:rsidRPr="0024633A">
        <w:rPr>
          <w:rFonts w:cs="Tahoma"/>
        </w:rPr>
        <w:t>P</w:t>
      </w:r>
      <w:r w:rsidRPr="0024633A">
        <w:rPr>
          <w:rFonts w:cs="Tahoma"/>
        </w:rPr>
        <w:t>roviders to consider</w:t>
      </w:r>
      <w:r w:rsidR="007A367B" w:rsidRPr="0024633A">
        <w:rPr>
          <w:rFonts w:cs="Tahoma"/>
        </w:rPr>
        <w:t>; however,</w:t>
      </w:r>
      <w:r w:rsidR="005479DF" w:rsidRPr="0024633A">
        <w:rPr>
          <w:rFonts w:cs="Tahoma"/>
        </w:rPr>
        <w:t xml:space="preserve"> </w:t>
      </w:r>
      <w:r w:rsidRPr="0024633A">
        <w:rPr>
          <w:rFonts w:cs="Tahoma"/>
        </w:rPr>
        <w:t xml:space="preserve">the candidate must also be on </w:t>
      </w:r>
      <w:r w:rsidR="007A367B" w:rsidRPr="0024633A">
        <w:rPr>
          <w:rFonts w:cs="Tahoma"/>
        </w:rPr>
        <w:t xml:space="preserve">the </w:t>
      </w:r>
      <w:r w:rsidRPr="0024633A">
        <w:rPr>
          <w:rFonts w:cs="Tahoma"/>
        </w:rPr>
        <w:t>Secretary of State’s list of approved CAs.</w:t>
      </w:r>
      <w:r w:rsidR="005479DF" w:rsidRPr="0024633A">
        <w:rPr>
          <w:rFonts w:cs="Tahoma"/>
        </w:rPr>
        <w:t xml:space="preserve"> </w:t>
      </w:r>
      <w:r w:rsidR="007A367B" w:rsidRPr="0024633A">
        <w:rPr>
          <w:rFonts w:cs="Tahoma"/>
        </w:rPr>
        <w:t xml:space="preserve">The Energy Commission does not </w:t>
      </w:r>
      <w:r w:rsidRPr="0024633A">
        <w:rPr>
          <w:rFonts w:cs="Tahoma"/>
        </w:rPr>
        <w:t xml:space="preserve">recommend </w:t>
      </w:r>
      <w:r w:rsidR="007A367B" w:rsidRPr="0024633A">
        <w:rPr>
          <w:rFonts w:cs="Tahoma"/>
        </w:rPr>
        <w:t xml:space="preserve">or endorse any CA, but </w:t>
      </w:r>
      <w:proofErr w:type="gramStart"/>
      <w:r w:rsidR="00592DD1" w:rsidRPr="0024633A">
        <w:rPr>
          <w:rFonts w:cs="Tahoma"/>
        </w:rPr>
        <w:t>in order</w:t>
      </w:r>
      <w:r w:rsidR="007A367B" w:rsidRPr="0024633A">
        <w:rPr>
          <w:rFonts w:cs="Tahoma"/>
        </w:rPr>
        <w:t xml:space="preserve"> to</w:t>
      </w:r>
      <w:proofErr w:type="gramEnd"/>
      <w:r w:rsidR="007A367B" w:rsidRPr="0024633A">
        <w:rPr>
          <w:rFonts w:cs="Tahoma"/>
        </w:rPr>
        <w:t xml:space="preserve"> demonstrate a</w:t>
      </w:r>
      <w:r w:rsidRPr="0024633A">
        <w:rPr>
          <w:rFonts w:cs="Tahoma"/>
        </w:rPr>
        <w:t xml:space="preserve"> </w:t>
      </w:r>
      <w:r w:rsidR="007A367B" w:rsidRPr="0024633A">
        <w:rPr>
          <w:rFonts w:cs="Tahoma"/>
        </w:rPr>
        <w:t>pricing example for</w:t>
      </w:r>
      <w:r w:rsidRPr="0024633A">
        <w:rPr>
          <w:rFonts w:cs="Tahoma"/>
        </w:rPr>
        <w:t xml:space="preserve"> digital signature</w:t>
      </w:r>
      <w:r w:rsidR="007A367B" w:rsidRPr="0024633A">
        <w:rPr>
          <w:rFonts w:cs="Tahoma"/>
        </w:rPr>
        <w:t>s</w:t>
      </w:r>
      <w:r w:rsidR="00592DD1" w:rsidRPr="0024633A">
        <w:rPr>
          <w:rFonts w:cs="Tahoma"/>
        </w:rPr>
        <w:t>, the following information is provided</w:t>
      </w:r>
      <w:r w:rsidR="00EB3B06" w:rsidRPr="0024633A">
        <w:rPr>
          <w:rFonts w:cs="Tahoma"/>
        </w:rPr>
        <w:t>.</w:t>
      </w:r>
      <w:r w:rsidR="005479DF" w:rsidRPr="0024633A">
        <w:rPr>
          <w:rFonts w:cs="Tahoma"/>
        </w:rPr>
        <w:t xml:space="preserve"> </w:t>
      </w:r>
    </w:p>
    <w:p w14:paraId="59FA09BA" w14:textId="2BF560C2" w:rsidR="00A17363" w:rsidRPr="0024633A" w:rsidRDefault="00945C2B" w:rsidP="004278BA">
      <w:pPr>
        <w:spacing w:after="240"/>
        <w:rPr>
          <w:rFonts w:cs="Tahoma"/>
        </w:rPr>
      </w:pPr>
      <w:r w:rsidRPr="0024633A">
        <w:rPr>
          <w:rFonts w:cs="Tahoma"/>
        </w:rPr>
        <w:t>One</w:t>
      </w:r>
      <w:r w:rsidR="00592DD1" w:rsidRPr="0024633A">
        <w:rPr>
          <w:rFonts w:cs="Tahoma"/>
        </w:rPr>
        <w:t xml:space="preserve"> CA </w:t>
      </w:r>
      <w:r w:rsidR="003B60BE" w:rsidRPr="0024633A">
        <w:rPr>
          <w:rFonts w:cs="Tahoma"/>
        </w:rPr>
        <w:t>offers an automated solution that provides unlimited digital signatures for $15,000</w:t>
      </w:r>
      <w:r w:rsidR="007A367B" w:rsidRPr="0024633A">
        <w:rPr>
          <w:rFonts w:cs="Tahoma"/>
        </w:rPr>
        <w:t xml:space="preserve"> per year</w:t>
      </w:r>
      <w:r w:rsidR="003B60BE" w:rsidRPr="0024633A">
        <w:rPr>
          <w:rFonts w:cs="Tahoma"/>
        </w:rPr>
        <w:t>.</w:t>
      </w:r>
      <w:r w:rsidR="005479DF" w:rsidRPr="0024633A">
        <w:rPr>
          <w:rFonts w:cs="Tahoma"/>
        </w:rPr>
        <w:t xml:space="preserve"> </w:t>
      </w:r>
      <w:r w:rsidR="003B60BE" w:rsidRPr="0024633A">
        <w:rPr>
          <w:rFonts w:cs="Tahoma"/>
        </w:rPr>
        <w:t>Their single server PCI card based HSM ranges from $5,000 to</w:t>
      </w:r>
      <w:r w:rsidR="00D81364" w:rsidRPr="0024633A">
        <w:rPr>
          <w:rFonts w:cs="Tahoma"/>
        </w:rPr>
        <w:t xml:space="preserve"> </w:t>
      </w:r>
      <w:r w:rsidR="003B60BE" w:rsidRPr="0024633A">
        <w:rPr>
          <w:rFonts w:cs="Tahoma"/>
        </w:rPr>
        <w:t>$7,000.</w:t>
      </w:r>
      <w:r w:rsidR="005479DF" w:rsidRPr="0024633A">
        <w:rPr>
          <w:rFonts w:cs="Tahoma"/>
        </w:rPr>
        <w:t xml:space="preserve"> </w:t>
      </w:r>
      <w:r w:rsidR="003B60BE" w:rsidRPr="0024633A">
        <w:rPr>
          <w:rFonts w:cs="Tahoma"/>
        </w:rPr>
        <w:t xml:space="preserve">The multiple server external </w:t>
      </w:r>
      <w:r w:rsidR="00574EDC" w:rsidRPr="0024633A">
        <w:rPr>
          <w:rFonts w:cs="Tahoma"/>
        </w:rPr>
        <w:t>appliance based</w:t>
      </w:r>
      <w:r w:rsidR="003B60BE" w:rsidRPr="0024633A">
        <w:rPr>
          <w:rFonts w:cs="Tahoma"/>
        </w:rPr>
        <w:t xml:space="preserve"> HSM ranges from $12,000 to $15,000.</w:t>
      </w:r>
      <w:r w:rsidR="005479DF" w:rsidRPr="0024633A">
        <w:rPr>
          <w:rFonts w:cs="Tahoma"/>
        </w:rPr>
        <w:t xml:space="preserve"> </w:t>
      </w:r>
      <w:r w:rsidR="003B60BE" w:rsidRPr="0024633A">
        <w:rPr>
          <w:rFonts w:cs="Tahoma"/>
        </w:rPr>
        <w:t>Applying th</w:t>
      </w:r>
      <w:r w:rsidR="00592DD1" w:rsidRPr="0024633A">
        <w:rPr>
          <w:rFonts w:cs="Tahoma"/>
        </w:rPr>
        <w:t xml:space="preserve">is </w:t>
      </w:r>
      <w:r w:rsidR="003B60BE" w:rsidRPr="0024633A">
        <w:rPr>
          <w:rFonts w:cs="Tahoma"/>
        </w:rPr>
        <w:t xml:space="preserve">pricing to a </w:t>
      </w:r>
      <w:r w:rsidR="00C56DEE" w:rsidRPr="0024633A">
        <w:rPr>
          <w:rFonts w:cs="Tahoma"/>
        </w:rPr>
        <w:t>full-service</w:t>
      </w:r>
      <w:r w:rsidR="003B60BE" w:rsidRPr="0024633A">
        <w:rPr>
          <w:rFonts w:cs="Tahoma"/>
        </w:rPr>
        <w:t xml:space="preserve"> </w:t>
      </w:r>
      <w:r w:rsidR="00EC7135" w:rsidRPr="0024633A">
        <w:rPr>
          <w:rFonts w:cs="Tahoma"/>
        </w:rPr>
        <w:t>D</w:t>
      </w:r>
      <w:r w:rsidR="003B60BE" w:rsidRPr="0024633A">
        <w:rPr>
          <w:rFonts w:cs="Tahoma"/>
        </w:rPr>
        <w:t xml:space="preserve">ata </w:t>
      </w:r>
      <w:r w:rsidR="00EC7135" w:rsidRPr="0024633A">
        <w:rPr>
          <w:rFonts w:cs="Tahoma"/>
        </w:rPr>
        <w:t>R</w:t>
      </w:r>
      <w:r w:rsidR="003B60BE" w:rsidRPr="0024633A">
        <w:rPr>
          <w:rFonts w:cs="Tahoma"/>
        </w:rPr>
        <w:t>egistry with approximately 200,000 signatures per year,</w:t>
      </w:r>
      <w:r w:rsidR="005479DF" w:rsidRPr="0024633A">
        <w:rPr>
          <w:rFonts w:cs="Tahoma"/>
        </w:rPr>
        <w:t xml:space="preserve"> </w:t>
      </w:r>
      <w:r w:rsidR="003B60BE" w:rsidRPr="0024633A">
        <w:rPr>
          <w:rFonts w:cs="Tahoma"/>
        </w:rPr>
        <w:t>the cost per registered compliance document would be $0.15 the first year, and $0.075 each year after that.</w:t>
      </w:r>
      <w:r w:rsidR="005479DF" w:rsidRPr="0024633A">
        <w:rPr>
          <w:rFonts w:cs="Tahoma"/>
        </w:rPr>
        <w:t xml:space="preserve"> </w:t>
      </w:r>
    </w:p>
    <w:p w14:paraId="6853FCE9" w14:textId="77777777" w:rsidR="00A17363" w:rsidRPr="0024633A" w:rsidRDefault="003B60BE" w:rsidP="004278BA">
      <w:pPr>
        <w:pStyle w:val="Heading4"/>
        <w:spacing w:after="240"/>
        <w:rPr>
          <w:rFonts w:ascii="Tahoma" w:hAnsi="Tahoma" w:cs="Tahoma"/>
          <w:b/>
        </w:rPr>
      </w:pPr>
      <w:bookmarkStart w:id="3909" w:name="_Toc418094524"/>
      <w:bookmarkStart w:id="3910" w:name="_Toc96009561"/>
      <w:r w:rsidRPr="0024633A">
        <w:rPr>
          <w:rFonts w:ascii="Tahoma" w:hAnsi="Tahoma" w:cs="Tahoma"/>
          <w:b/>
        </w:rPr>
        <w:t xml:space="preserve">California Secretary of State </w:t>
      </w:r>
      <w:r w:rsidR="002468CD" w:rsidRPr="0024633A">
        <w:rPr>
          <w:rFonts w:ascii="Tahoma" w:hAnsi="Tahoma" w:cs="Tahoma"/>
          <w:b/>
        </w:rPr>
        <w:t xml:space="preserve">Approved </w:t>
      </w:r>
      <w:r w:rsidRPr="0024633A">
        <w:rPr>
          <w:rFonts w:ascii="Tahoma" w:hAnsi="Tahoma" w:cs="Tahoma"/>
          <w:b/>
        </w:rPr>
        <w:t>CAs and Adobe’s Approved Trust List</w:t>
      </w:r>
      <w:r w:rsidR="007A367B" w:rsidRPr="0024633A">
        <w:rPr>
          <w:rFonts w:ascii="Tahoma" w:hAnsi="Tahoma" w:cs="Tahoma"/>
          <w:b/>
        </w:rPr>
        <w:t xml:space="preserve"> </w:t>
      </w:r>
      <w:r w:rsidRPr="0024633A">
        <w:rPr>
          <w:rFonts w:ascii="Tahoma" w:hAnsi="Tahoma" w:cs="Tahoma"/>
          <w:b/>
        </w:rPr>
        <w:t>of CAs</w:t>
      </w:r>
      <w:bookmarkEnd w:id="3909"/>
      <w:bookmarkEnd w:id="3910"/>
    </w:p>
    <w:p w14:paraId="791A5666" w14:textId="77777777" w:rsidR="00EF1CDA" w:rsidRPr="0024633A" w:rsidRDefault="003B60BE" w:rsidP="004278BA">
      <w:pPr>
        <w:spacing w:after="240"/>
        <w:rPr>
          <w:rFonts w:cs="Tahoma"/>
        </w:rPr>
      </w:pPr>
      <w:r w:rsidRPr="0024633A">
        <w:rPr>
          <w:rFonts w:cs="Tahoma"/>
        </w:rPr>
        <w:t>CAs on the California Secretary of State list</w:t>
      </w:r>
      <w:r w:rsidR="00764FE3" w:rsidRPr="0024633A">
        <w:rPr>
          <w:rFonts w:cs="Tahoma"/>
        </w:rPr>
        <w:t xml:space="preserve"> offer various services</w:t>
      </w:r>
      <w:r w:rsidR="00AF154E" w:rsidRPr="0024633A">
        <w:rPr>
          <w:rFonts w:cs="Tahoma"/>
        </w:rPr>
        <w:t>,</w:t>
      </w:r>
      <w:r w:rsidRPr="0024633A">
        <w:rPr>
          <w:rFonts w:cs="Tahoma"/>
        </w:rPr>
        <w:t xml:space="preserve"> and some specialize in providing services to government agencies.</w:t>
      </w:r>
      <w:r w:rsidR="005479DF" w:rsidRPr="0024633A">
        <w:rPr>
          <w:rFonts w:cs="Tahoma"/>
        </w:rPr>
        <w:t xml:space="preserve"> </w:t>
      </w:r>
      <w:r w:rsidR="00F8366F" w:rsidRPr="0024633A">
        <w:rPr>
          <w:rFonts w:cs="Tahoma"/>
        </w:rPr>
        <w:t xml:space="preserve">Refer to Table 5-1 below for a comparison of approved CA's. </w:t>
      </w:r>
      <w:r w:rsidRPr="0024633A">
        <w:rPr>
          <w:rFonts w:cs="Tahoma"/>
        </w:rPr>
        <w:t xml:space="preserve">Those CAs who are also on Adobe’s Approved Trust List (AATL) of organizations </w:t>
      </w:r>
      <w:r w:rsidR="00A31463" w:rsidRPr="0024633A">
        <w:rPr>
          <w:rFonts w:cs="Tahoma"/>
        </w:rPr>
        <w:t xml:space="preserve">are identified in the second column. Adobe states the AATL members </w:t>
      </w:r>
      <w:r w:rsidRPr="0024633A">
        <w:rPr>
          <w:rFonts w:cs="Tahoma"/>
        </w:rPr>
        <w:t xml:space="preserve">provide </w:t>
      </w:r>
      <w:r w:rsidRPr="0024633A">
        <w:rPr>
          <w:rFonts w:cs="Tahoma"/>
        </w:rPr>
        <w:lastRenderedPageBreak/>
        <w:t>certificates that enable creation of trusted digital signatures whenever the signed document is opened in Adobe Reader or Acrobat.</w:t>
      </w:r>
      <w:r w:rsidR="005479DF" w:rsidRPr="0024633A">
        <w:rPr>
          <w:rFonts w:cs="Tahoma"/>
        </w:rPr>
        <w:t xml:space="preserve"> </w:t>
      </w:r>
    </w:p>
    <w:p w14:paraId="02718C82" w14:textId="5E806A1D" w:rsidR="003B60BE" w:rsidRPr="0024633A" w:rsidRDefault="00475878" w:rsidP="004278BA">
      <w:pPr>
        <w:spacing w:after="240"/>
        <w:rPr>
          <w:rFonts w:cs="Tahoma"/>
        </w:rPr>
      </w:pPr>
      <w:r w:rsidRPr="0024633A">
        <w:rPr>
          <w:rFonts w:cs="Tahoma"/>
        </w:rPr>
        <w:t xml:space="preserve">The information in Table 5-1 is </w:t>
      </w:r>
      <w:r w:rsidR="003B60BE" w:rsidRPr="0024633A">
        <w:rPr>
          <w:rFonts w:cs="Tahoma"/>
        </w:rPr>
        <w:t xml:space="preserve">current as of </w:t>
      </w:r>
      <w:r w:rsidR="00C56DEE" w:rsidRPr="0024633A">
        <w:rPr>
          <w:rFonts w:cs="Tahoma"/>
        </w:rPr>
        <w:t>September</w:t>
      </w:r>
      <w:r w:rsidR="0083015C" w:rsidRPr="0024633A">
        <w:rPr>
          <w:rFonts w:cs="Tahoma"/>
        </w:rPr>
        <w:t xml:space="preserve"> </w:t>
      </w:r>
      <w:r w:rsidR="00AF6DF7" w:rsidRPr="0024633A">
        <w:rPr>
          <w:rFonts w:cs="Tahoma"/>
        </w:rPr>
        <w:t>201</w:t>
      </w:r>
      <w:r w:rsidR="006C487C" w:rsidRPr="0024633A">
        <w:rPr>
          <w:rFonts w:cs="Tahoma"/>
        </w:rPr>
        <w:t>8</w:t>
      </w:r>
      <w:r w:rsidR="00EF1CDA" w:rsidRPr="0024633A">
        <w:rPr>
          <w:rFonts w:cs="Tahoma"/>
        </w:rPr>
        <w:t xml:space="preserve"> but is subject to </w:t>
      </w:r>
      <w:r w:rsidR="004C306D" w:rsidRPr="0024633A">
        <w:rPr>
          <w:rFonts w:cs="Tahoma"/>
        </w:rPr>
        <w:t>change</w:t>
      </w:r>
      <w:del w:id="3911" w:author="Armando Ramirez" w:date="2021-10-25T16:31:00Z">
        <w:r w:rsidR="004C306D" w:rsidRPr="0024633A" w:rsidDel="005D703F">
          <w:rPr>
            <w:rFonts w:cs="Tahoma"/>
          </w:rPr>
          <w:delText>, so is for information only</w:delText>
        </w:r>
      </w:del>
      <w:r w:rsidR="004C306D" w:rsidRPr="0024633A">
        <w:rPr>
          <w:rFonts w:cs="Tahoma"/>
        </w:rPr>
        <w:t xml:space="preserve">. </w:t>
      </w:r>
      <w:r w:rsidR="00970094" w:rsidRPr="0024633A">
        <w:rPr>
          <w:rFonts w:cs="Tahoma"/>
        </w:rPr>
        <w:t>Refer to the</w:t>
      </w:r>
      <w:r w:rsidR="00A866E1" w:rsidRPr="0024633A">
        <w:rPr>
          <w:rFonts w:cs="Tahoma"/>
        </w:rPr>
        <w:t xml:space="preserve"> most current listings on the </w:t>
      </w:r>
      <w:r w:rsidR="00970094" w:rsidRPr="0024633A">
        <w:rPr>
          <w:rFonts w:cs="Tahoma"/>
        </w:rPr>
        <w:t>California Secretary of State</w:t>
      </w:r>
      <w:r w:rsidR="00A866E1" w:rsidRPr="0024633A">
        <w:rPr>
          <w:rFonts w:cs="Tahoma"/>
        </w:rPr>
        <w:t xml:space="preserve"> list and </w:t>
      </w:r>
      <w:r w:rsidR="00970094" w:rsidRPr="0024633A">
        <w:rPr>
          <w:rFonts w:cs="Tahoma"/>
        </w:rPr>
        <w:t>Adobe’s Approved Trust</w:t>
      </w:r>
      <w:r w:rsidR="00A866E1" w:rsidRPr="0024633A">
        <w:rPr>
          <w:rFonts w:cs="Tahoma"/>
        </w:rPr>
        <w:t xml:space="preserve"> list when determining compliance with the Data Registry requirements</w:t>
      </w:r>
      <w:r w:rsidR="00970094" w:rsidRPr="0024633A">
        <w:rPr>
          <w:rFonts w:cs="Tahoma"/>
        </w:rPr>
        <w:t>.</w:t>
      </w:r>
    </w:p>
    <w:p w14:paraId="5927F7AB" w14:textId="3037CBBD" w:rsidR="003B60BE" w:rsidRPr="0024633A" w:rsidRDefault="008A7B83" w:rsidP="004278BA">
      <w:pPr>
        <w:pStyle w:val="FigureTitleStyle"/>
        <w:spacing w:after="240"/>
        <w:rPr>
          <w:rFonts w:ascii="Tahoma" w:hAnsi="Tahoma" w:cs="Tahoma"/>
          <w:sz w:val="24"/>
        </w:rPr>
      </w:pPr>
      <w:r w:rsidRPr="0024633A">
        <w:rPr>
          <w:rFonts w:ascii="Tahoma" w:hAnsi="Tahoma" w:cs="Tahoma"/>
          <w:sz w:val="24"/>
        </w:rPr>
        <w:t xml:space="preserve">Table 5-1 </w:t>
      </w:r>
      <w:r w:rsidRPr="0024633A">
        <w:rPr>
          <w:rFonts w:ascii="Tahoma" w:hAnsi="Tahoma" w:cs="Tahoma"/>
          <w:sz w:val="24"/>
        </w:rPr>
        <w:tab/>
        <w:t xml:space="preserve">California Secretary of State </w:t>
      </w:r>
      <w:r w:rsidR="002468CD" w:rsidRPr="0024633A">
        <w:rPr>
          <w:rFonts w:ascii="Tahoma" w:hAnsi="Tahoma" w:cs="Tahoma"/>
          <w:sz w:val="24"/>
        </w:rPr>
        <w:t>L</w:t>
      </w:r>
      <w:r w:rsidRPr="0024633A">
        <w:rPr>
          <w:rFonts w:ascii="Tahoma" w:hAnsi="Tahoma" w:cs="Tahoma"/>
          <w:sz w:val="24"/>
        </w:rPr>
        <w:t xml:space="preserve">ist of </w:t>
      </w:r>
      <w:r w:rsidR="00517137" w:rsidRPr="0024633A">
        <w:rPr>
          <w:rFonts w:ascii="Tahoma" w:hAnsi="Tahoma" w:cs="Tahoma"/>
          <w:sz w:val="24"/>
        </w:rPr>
        <w:t>A</w:t>
      </w:r>
      <w:r w:rsidRPr="0024633A">
        <w:rPr>
          <w:rFonts w:ascii="Tahoma" w:hAnsi="Tahoma" w:cs="Tahoma"/>
          <w:sz w:val="24"/>
        </w:rPr>
        <w:t xml:space="preserve">pproved </w:t>
      </w:r>
      <w:r w:rsidR="00517137" w:rsidRPr="0024633A">
        <w:rPr>
          <w:rFonts w:ascii="Tahoma" w:hAnsi="Tahoma" w:cs="Tahoma"/>
          <w:sz w:val="24"/>
        </w:rPr>
        <w:t>Certificate Authorities</w:t>
      </w:r>
    </w:p>
    <w:tbl>
      <w:tblPr>
        <w:tblStyle w:val="TableGrid"/>
        <w:tblW w:w="5000" w:type="pct"/>
        <w:tblLayout w:type="fixed"/>
        <w:tblCellMar>
          <w:left w:w="115" w:type="dxa"/>
          <w:right w:w="115" w:type="dxa"/>
        </w:tblCellMar>
        <w:tblLook w:val="04A0" w:firstRow="1" w:lastRow="0" w:firstColumn="1" w:lastColumn="0" w:noHBand="0" w:noVBand="1"/>
      </w:tblPr>
      <w:tblGrid>
        <w:gridCol w:w="4963"/>
        <w:gridCol w:w="4963"/>
      </w:tblGrid>
      <w:tr w:rsidR="003B60BE" w:rsidRPr="0024633A" w14:paraId="453F8D50" w14:textId="77777777" w:rsidTr="00C83ED1">
        <w:tc>
          <w:tcPr>
            <w:tcW w:w="4963" w:type="dxa"/>
          </w:tcPr>
          <w:p w14:paraId="6D554DE9" w14:textId="77777777" w:rsidR="00AC0CE8" w:rsidRPr="0024633A" w:rsidRDefault="003B60BE" w:rsidP="00AB49A2">
            <w:pPr>
              <w:pStyle w:val="NoSpacing"/>
              <w:keepNext/>
              <w:rPr>
                <w:rFonts w:ascii="Tahoma" w:eastAsia="Calibri" w:hAnsi="Tahoma" w:cs="Tahoma"/>
                <w:b/>
                <w:color w:val="000000"/>
                <w:sz w:val="24"/>
              </w:rPr>
            </w:pPr>
            <w:r w:rsidRPr="0024633A">
              <w:rPr>
                <w:rFonts w:ascii="Tahoma" w:hAnsi="Tahoma" w:cs="Tahoma"/>
                <w:b/>
                <w:sz w:val="24"/>
              </w:rPr>
              <w:t>California Secretary of State list of Approved CAs</w:t>
            </w:r>
            <w:r w:rsidR="005479DF" w:rsidRPr="0024633A">
              <w:rPr>
                <w:rFonts w:ascii="Tahoma" w:hAnsi="Tahoma" w:cs="Tahoma"/>
                <w:b/>
                <w:sz w:val="24"/>
              </w:rPr>
              <w:t xml:space="preserve"> </w:t>
            </w:r>
          </w:p>
          <w:p w14:paraId="7C9ADEF9" w14:textId="447E4280" w:rsidR="003B60BE" w:rsidRPr="0024633A" w:rsidRDefault="008F1862" w:rsidP="00AA75ED">
            <w:pPr>
              <w:spacing w:after="240"/>
              <w:rPr>
                <w:rFonts w:cs="Tahoma"/>
              </w:rPr>
            </w:pPr>
            <w:del w:id="3912" w:author="Haider Alhabibi" w:date="2022-01-30T12:40:00Z">
              <w:r w:rsidDel="00AA75ED">
                <w:rPr>
                  <w:rFonts w:ascii="Calibri" w:hAnsi="Calibri"/>
                  <w:sz w:val="22"/>
                </w:rPr>
                <w:fldChar w:fldCharType="begin"/>
              </w:r>
              <w:r w:rsidDel="00AA75ED">
                <w:delInstrText xml:space="preserve"> HYPERLINK "http://www.sos.ca.gov/administration/regulations/current-regulations/technology/digital-signatures/approved-certification-authorities" </w:delInstrText>
              </w:r>
              <w:r w:rsidDel="00AA75ED">
                <w:rPr>
                  <w:rFonts w:ascii="Calibri" w:hAnsi="Calibri"/>
                  <w:sz w:val="22"/>
                </w:rPr>
                <w:fldChar w:fldCharType="separate"/>
              </w:r>
              <w:r w:rsidR="00777249" w:rsidRPr="0024633A" w:rsidDel="00AA75ED">
                <w:rPr>
                  <w:rStyle w:val="Hyperlink"/>
                  <w:rFonts w:cs="Tahoma"/>
                  <w:u w:val="none"/>
                </w:rPr>
                <w:delText>http://www.sos.ca.gov/administration/regulations/current-regulations/technology/digital-signatures/approved-certification-authorities</w:delText>
              </w:r>
              <w:r w:rsidDel="00AA75ED">
                <w:rPr>
                  <w:rStyle w:val="Hyperlink"/>
                  <w:rFonts w:cs="Tahoma"/>
                  <w:u w:val="none"/>
                </w:rPr>
                <w:fldChar w:fldCharType="end"/>
              </w:r>
            </w:del>
            <w:ins w:id="3913" w:author="Haider Alhabibi" w:date="2022-01-30T12:40:00Z">
              <w:r w:rsidR="00AA75ED">
                <w:rPr>
                  <w:rStyle w:val="Hyperlink"/>
                  <w:rFonts w:cs="Tahoma"/>
                  <w:u w:val="none"/>
                </w:rPr>
                <w:t xml:space="preserve"> </w:t>
              </w:r>
              <w:r w:rsidR="00AA75ED">
                <w:rPr>
                  <w:rFonts w:cs="Tahoma"/>
                </w:rPr>
                <w:fldChar w:fldCharType="begin"/>
              </w:r>
              <w:r w:rsidR="00AA75ED">
                <w:rPr>
                  <w:rFonts w:cs="Tahoma"/>
                </w:rPr>
                <w:instrText xml:space="preserve"> HYPERLINK "</w:instrText>
              </w:r>
              <w:r w:rsidR="00AA75ED" w:rsidRPr="00155AC2">
                <w:rPr>
                  <w:rFonts w:cs="Tahoma"/>
                </w:rPr>
                <w:instrText>https://www.sos.ca.gov/administration/regulations/current-regulations/technology/digital-signatures/approved-certification-authorities</w:instrText>
              </w:r>
              <w:r w:rsidR="00AA75ED">
                <w:rPr>
                  <w:rFonts w:cs="Tahoma"/>
                </w:rPr>
                <w:instrText xml:space="preserve">" </w:instrText>
              </w:r>
              <w:r w:rsidR="00AA75ED">
                <w:rPr>
                  <w:rFonts w:cs="Tahoma"/>
                </w:rPr>
                <w:fldChar w:fldCharType="separate"/>
              </w:r>
              <w:r w:rsidR="00AA75ED" w:rsidRPr="004A122D">
                <w:rPr>
                  <w:rStyle w:val="Hyperlink"/>
                  <w:rFonts w:cs="Tahoma"/>
                </w:rPr>
                <w:t>https://www.sos.ca.gov/administration/regulations/current-regulations/technology/digital-signatures/approved-certification-authorities</w:t>
              </w:r>
              <w:r w:rsidR="00AA75ED">
                <w:rPr>
                  <w:rFonts w:cs="Tahoma"/>
                </w:rPr>
                <w:fldChar w:fldCharType="end"/>
              </w:r>
            </w:ins>
          </w:p>
        </w:tc>
        <w:tc>
          <w:tcPr>
            <w:tcW w:w="4963" w:type="dxa"/>
          </w:tcPr>
          <w:p w14:paraId="5C68F60F" w14:textId="77777777" w:rsidR="003B60BE" w:rsidRPr="0024633A" w:rsidRDefault="003B60BE" w:rsidP="00AB49A2">
            <w:pPr>
              <w:pStyle w:val="NoSpacing"/>
              <w:keepNext/>
              <w:rPr>
                <w:rFonts w:ascii="Tahoma" w:hAnsi="Tahoma" w:cs="Tahoma"/>
                <w:b/>
                <w:sz w:val="24"/>
              </w:rPr>
            </w:pPr>
            <w:r w:rsidRPr="0024633A">
              <w:rPr>
                <w:rFonts w:ascii="Tahoma" w:hAnsi="Tahoma" w:cs="Tahoma"/>
                <w:b/>
                <w:sz w:val="24"/>
              </w:rPr>
              <w:t>CAs also on Adobe Approved Trust List (AATL)</w:t>
            </w:r>
          </w:p>
          <w:p w14:paraId="18913BBD" w14:textId="0A212730" w:rsidR="003B60BE" w:rsidRDefault="008F1862" w:rsidP="00AB49A2">
            <w:pPr>
              <w:pStyle w:val="NoSpacing"/>
              <w:keepNext/>
              <w:rPr>
                <w:ins w:id="3914" w:author="Haider Alhabibi" w:date="2022-01-30T12:41:00Z"/>
                <w:rStyle w:val="Hyperlink"/>
                <w:rFonts w:ascii="Tahoma" w:hAnsi="Tahoma" w:cs="Tahoma"/>
                <w:sz w:val="24"/>
                <w:u w:val="none"/>
              </w:rPr>
            </w:pPr>
            <w:del w:id="3915" w:author="Haider Alhabibi" w:date="2022-01-30T12:40:00Z">
              <w:r w:rsidDel="003C167A">
                <w:fldChar w:fldCharType="begin"/>
              </w:r>
              <w:r w:rsidDel="003C167A">
                <w:delInstrText xml:space="preserve"> HYPERLINK "https://helpx.adobe.com/acrobat/kb/approved-trust-list1.html" </w:delInstrText>
              </w:r>
              <w:r w:rsidDel="003C167A">
                <w:fldChar w:fldCharType="separate"/>
              </w:r>
              <w:r w:rsidR="00475878" w:rsidRPr="0024633A" w:rsidDel="003C167A">
                <w:rPr>
                  <w:rStyle w:val="Hyperlink"/>
                  <w:rFonts w:ascii="Tahoma" w:hAnsi="Tahoma" w:cs="Tahoma"/>
                  <w:sz w:val="24"/>
                  <w:u w:val="none"/>
                </w:rPr>
                <w:delText>https://helpx.adobe.com/acrobat/kb/approved-trust-list1.html</w:delText>
              </w:r>
              <w:r w:rsidDel="003C167A">
                <w:rPr>
                  <w:rStyle w:val="Hyperlink"/>
                  <w:rFonts w:ascii="Tahoma" w:hAnsi="Tahoma" w:cs="Tahoma"/>
                  <w:sz w:val="24"/>
                  <w:u w:val="none"/>
                </w:rPr>
                <w:fldChar w:fldCharType="end"/>
              </w:r>
            </w:del>
          </w:p>
          <w:p w14:paraId="34E90AE5" w14:textId="7BA86F7A" w:rsidR="003C167A" w:rsidRDefault="00842817" w:rsidP="00AB49A2">
            <w:pPr>
              <w:pStyle w:val="NoSpacing"/>
              <w:keepNext/>
              <w:rPr>
                <w:ins w:id="3916" w:author="Haider Alhabibi" w:date="2022-01-30T12:40:00Z"/>
                <w:rStyle w:val="Hyperlink"/>
                <w:rFonts w:ascii="Tahoma" w:hAnsi="Tahoma" w:cs="Tahoma"/>
                <w:sz w:val="24"/>
                <w:u w:val="none"/>
              </w:rPr>
            </w:pPr>
            <w:ins w:id="3917" w:author="Haider Alhabibi" w:date="2022-01-30T12:41:00Z">
              <w:r w:rsidRPr="00842817">
                <w:rPr>
                  <w:rStyle w:val="Hyperlink"/>
                  <w:rFonts w:ascii="Tahoma" w:hAnsi="Tahoma" w:cs="Tahoma"/>
                  <w:sz w:val="24"/>
                  <w:u w:val="none"/>
                </w:rPr>
                <w:t>https://helpx.adobe.com/acrobat/kb/approved-trust-list1.html</w:t>
              </w:r>
            </w:ins>
          </w:p>
          <w:p w14:paraId="41B4842D" w14:textId="358A5FFD" w:rsidR="003C167A" w:rsidRPr="0024633A" w:rsidRDefault="003C167A" w:rsidP="00AB49A2">
            <w:pPr>
              <w:pStyle w:val="NoSpacing"/>
              <w:keepNext/>
              <w:rPr>
                <w:rFonts w:ascii="Tahoma" w:hAnsi="Tahoma" w:cs="Tahoma"/>
                <w:b/>
                <w:sz w:val="24"/>
              </w:rPr>
            </w:pPr>
          </w:p>
        </w:tc>
      </w:tr>
      <w:tr w:rsidR="003B60BE" w:rsidRPr="0024633A" w14:paraId="5C15FB40" w14:textId="77777777" w:rsidTr="00C83ED1">
        <w:trPr>
          <w:trHeight w:hRule="exact" w:val="432"/>
        </w:trPr>
        <w:tc>
          <w:tcPr>
            <w:tcW w:w="4963" w:type="dxa"/>
            <w:tcMar>
              <w:top w:w="29" w:type="dxa"/>
              <w:left w:w="115" w:type="dxa"/>
              <w:bottom w:w="29" w:type="dxa"/>
              <w:right w:w="115" w:type="dxa"/>
            </w:tcMar>
            <w:vAlign w:val="center"/>
          </w:tcPr>
          <w:p w14:paraId="3C09B06C" w14:textId="408EAE2B" w:rsidR="00D7524C" w:rsidRPr="0024633A" w:rsidRDefault="003B60BE" w:rsidP="00AB49A2">
            <w:pPr>
              <w:keepNext/>
              <w:rPr>
                <w:rFonts w:cs="Tahoma"/>
              </w:rPr>
            </w:pPr>
            <w:r w:rsidRPr="0024633A">
              <w:rPr>
                <w:rFonts w:cs="Tahoma"/>
              </w:rPr>
              <w:t>DigiCert</w:t>
            </w:r>
          </w:p>
        </w:tc>
        <w:tc>
          <w:tcPr>
            <w:tcW w:w="4963" w:type="dxa"/>
            <w:tcMar>
              <w:top w:w="29" w:type="dxa"/>
              <w:left w:w="115" w:type="dxa"/>
              <w:bottom w:w="29" w:type="dxa"/>
              <w:right w:w="115" w:type="dxa"/>
            </w:tcMar>
            <w:vAlign w:val="center"/>
          </w:tcPr>
          <w:p w14:paraId="5AC1E90A" w14:textId="3CBC8C40" w:rsidR="00A17363" w:rsidRPr="0024633A" w:rsidRDefault="003B60BE" w:rsidP="00842AD2">
            <w:pPr>
              <w:keepNext/>
              <w:rPr>
                <w:rFonts w:cs="Tahoma"/>
              </w:rPr>
            </w:pPr>
            <w:r w:rsidRPr="0024633A">
              <w:rPr>
                <w:rFonts w:cs="Tahoma"/>
              </w:rPr>
              <w:t>DigiCert</w:t>
            </w:r>
          </w:p>
        </w:tc>
      </w:tr>
      <w:tr w:rsidR="003B60BE" w:rsidRPr="0024633A" w14:paraId="2D53433F" w14:textId="77777777" w:rsidTr="00C83ED1">
        <w:trPr>
          <w:trHeight w:hRule="exact" w:val="432"/>
        </w:trPr>
        <w:tc>
          <w:tcPr>
            <w:tcW w:w="4963" w:type="dxa"/>
            <w:tcMar>
              <w:top w:w="29" w:type="dxa"/>
              <w:left w:w="115" w:type="dxa"/>
              <w:bottom w:w="29" w:type="dxa"/>
              <w:right w:w="115" w:type="dxa"/>
            </w:tcMar>
            <w:vAlign w:val="center"/>
          </w:tcPr>
          <w:p w14:paraId="52549F30" w14:textId="77777777" w:rsidR="00A17363" w:rsidRPr="0024633A" w:rsidRDefault="003B60BE" w:rsidP="00AB49A2">
            <w:pPr>
              <w:keepNext/>
              <w:rPr>
                <w:rFonts w:cs="Tahoma"/>
              </w:rPr>
            </w:pPr>
            <w:r w:rsidRPr="0024633A">
              <w:rPr>
                <w:rFonts w:cs="Tahoma"/>
              </w:rPr>
              <w:t>DocuSign, Corporation</w:t>
            </w:r>
          </w:p>
        </w:tc>
        <w:tc>
          <w:tcPr>
            <w:tcW w:w="4963" w:type="dxa"/>
            <w:tcMar>
              <w:top w:w="29" w:type="dxa"/>
              <w:left w:w="115" w:type="dxa"/>
              <w:bottom w:w="29" w:type="dxa"/>
              <w:right w:w="115" w:type="dxa"/>
            </w:tcMar>
            <w:vAlign w:val="center"/>
          </w:tcPr>
          <w:p w14:paraId="136BE595" w14:textId="285D4AEB" w:rsidR="00A17363" w:rsidRPr="0024633A" w:rsidRDefault="00A17363" w:rsidP="00AB49A2">
            <w:pPr>
              <w:keepNext/>
              <w:rPr>
                <w:rFonts w:cs="Tahoma"/>
              </w:rPr>
            </w:pPr>
          </w:p>
        </w:tc>
      </w:tr>
      <w:tr w:rsidR="003B60BE" w:rsidRPr="0024633A" w14:paraId="7D1BEB7E" w14:textId="77777777" w:rsidTr="00C83ED1">
        <w:trPr>
          <w:trHeight w:hRule="exact" w:val="432"/>
        </w:trPr>
        <w:tc>
          <w:tcPr>
            <w:tcW w:w="4963" w:type="dxa"/>
            <w:tcMar>
              <w:top w:w="29" w:type="dxa"/>
              <w:left w:w="115" w:type="dxa"/>
              <w:bottom w:w="29" w:type="dxa"/>
              <w:right w:w="115" w:type="dxa"/>
            </w:tcMar>
            <w:vAlign w:val="center"/>
          </w:tcPr>
          <w:p w14:paraId="6E47919D" w14:textId="42899F2B" w:rsidR="00D7524C" w:rsidRPr="0024633A" w:rsidRDefault="003B60BE" w:rsidP="00842AD2">
            <w:pPr>
              <w:keepNext/>
              <w:rPr>
                <w:rFonts w:cs="Tahoma"/>
              </w:rPr>
            </w:pPr>
            <w:r w:rsidRPr="0024633A">
              <w:rPr>
                <w:rFonts w:cs="Tahoma"/>
              </w:rPr>
              <w:t>Entrust</w:t>
            </w:r>
            <w:r w:rsidR="00842AD2" w:rsidRPr="0024633A">
              <w:rPr>
                <w:rFonts w:cs="Tahoma"/>
              </w:rPr>
              <w:t xml:space="preserve"> </w:t>
            </w:r>
            <w:proofErr w:type="spellStart"/>
            <w:r w:rsidR="00842AD2" w:rsidRPr="0024633A">
              <w:rPr>
                <w:rFonts w:cs="Tahoma"/>
              </w:rPr>
              <w:t>Datacard</w:t>
            </w:r>
            <w:proofErr w:type="spellEnd"/>
            <w:r w:rsidR="00842AD2" w:rsidRPr="0024633A">
              <w:rPr>
                <w:rFonts w:cs="Tahoma"/>
              </w:rPr>
              <w:t xml:space="preserve"> Limited</w:t>
            </w:r>
          </w:p>
        </w:tc>
        <w:tc>
          <w:tcPr>
            <w:tcW w:w="4963" w:type="dxa"/>
            <w:tcMar>
              <w:top w:w="29" w:type="dxa"/>
              <w:left w:w="115" w:type="dxa"/>
              <w:bottom w:w="29" w:type="dxa"/>
              <w:right w:w="115" w:type="dxa"/>
            </w:tcMar>
            <w:vAlign w:val="center"/>
          </w:tcPr>
          <w:p w14:paraId="4AAA2A0C" w14:textId="4965A303" w:rsidR="00A17363" w:rsidRPr="0024633A" w:rsidRDefault="003B60BE" w:rsidP="00842AD2">
            <w:pPr>
              <w:keepNext/>
              <w:rPr>
                <w:rFonts w:cs="Tahoma"/>
              </w:rPr>
            </w:pPr>
            <w:r w:rsidRPr="0024633A">
              <w:rPr>
                <w:rFonts w:cs="Tahoma"/>
              </w:rPr>
              <w:t>Entrust</w:t>
            </w:r>
            <w:r w:rsidR="00842AD2" w:rsidRPr="0024633A">
              <w:rPr>
                <w:rFonts w:cs="Tahoma"/>
              </w:rPr>
              <w:t xml:space="preserve"> </w:t>
            </w:r>
            <w:proofErr w:type="spellStart"/>
            <w:r w:rsidR="00842AD2" w:rsidRPr="0024633A">
              <w:rPr>
                <w:rFonts w:cs="Tahoma"/>
              </w:rPr>
              <w:t>Datacard</w:t>
            </w:r>
            <w:proofErr w:type="spellEnd"/>
            <w:r w:rsidR="00842AD2" w:rsidRPr="0024633A">
              <w:rPr>
                <w:rFonts w:cs="Tahoma"/>
              </w:rPr>
              <w:t xml:space="preserve"> Limited</w:t>
            </w:r>
          </w:p>
        </w:tc>
      </w:tr>
      <w:tr w:rsidR="003B60BE" w:rsidRPr="0024633A" w14:paraId="0B8ABAA2" w14:textId="77777777" w:rsidTr="00C83ED1">
        <w:trPr>
          <w:trHeight w:hRule="exact" w:val="432"/>
        </w:trPr>
        <w:tc>
          <w:tcPr>
            <w:tcW w:w="4963" w:type="dxa"/>
            <w:tcMar>
              <w:top w:w="29" w:type="dxa"/>
              <w:left w:w="115" w:type="dxa"/>
              <w:bottom w:w="29" w:type="dxa"/>
              <w:right w:w="115" w:type="dxa"/>
            </w:tcMar>
            <w:vAlign w:val="center"/>
          </w:tcPr>
          <w:p w14:paraId="669B3D5A" w14:textId="77777777" w:rsidR="00A17363" w:rsidRPr="0024633A" w:rsidRDefault="003B60BE" w:rsidP="00AB49A2">
            <w:pPr>
              <w:keepNext/>
              <w:rPr>
                <w:rFonts w:cs="Tahoma"/>
              </w:rPr>
            </w:pPr>
            <w:proofErr w:type="spellStart"/>
            <w:r w:rsidRPr="0024633A">
              <w:rPr>
                <w:rFonts w:cs="Tahoma"/>
              </w:rPr>
              <w:t>GeoTrust</w:t>
            </w:r>
            <w:proofErr w:type="spellEnd"/>
            <w:r w:rsidRPr="0024633A">
              <w:rPr>
                <w:rFonts w:cs="Tahoma"/>
              </w:rPr>
              <w:t>, Inc.</w:t>
            </w:r>
          </w:p>
        </w:tc>
        <w:tc>
          <w:tcPr>
            <w:tcW w:w="4963" w:type="dxa"/>
            <w:tcMar>
              <w:top w:w="29" w:type="dxa"/>
              <w:left w:w="115" w:type="dxa"/>
              <w:bottom w:w="29" w:type="dxa"/>
              <w:right w:w="115" w:type="dxa"/>
            </w:tcMar>
            <w:vAlign w:val="center"/>
          </w:tcPr>
          <w:p w14:paraId="6C8D8095" w14:textId="2E1B0286" w:rsidR="00A17363" w:rsidRPr="0024633A" w:rsidRDefault="00A17363" w:rsidP="00AB49A2">
            <w:pPr>
              <w:keepNext/>
              <w:rPr>
                <w:rFonts w:cs="Tahoma"/>
              </w:rPr>
            </w:pPr>
          </w:p>
        </w:tc>
      </w:tr>
      <w:tr w:rsidR="00842AD2" w:rsidRPr="0024633A" w14:paraId="189553B7" w14:textId="77777777" w:rsidTr="00C83ED1">
        <w:trPr>
          <w:trHeight w:hRule="exact" w:val="432"/>
        </w:trPr>
        <w:tc>
          <w:tcPr>
            <w:tcW w:w="4963" w:type="dxa"/>
            <w:tcMar>
              <w:top w:w="29" w:type="dxa"/>
              <w:left w:w="115" w:type="dxa"/>
              <w:bottom w:w="29" w:type="dxa"/>
              <w:right w:w="115" w:type="dxa"/>
            </w:tcMar>
            <w:vAlign w:val="center"/>
          </w:tcPr>
          <w:p w14:paraId="64269EE8" w14:textId="77777777" w:rsidR="00842AD2" w:rsidRPr="0024633A" w:rsidRDefault="00842AD2" w:rsidP="00AB49A2">
            <w:pPr>
              <w:keepNext/>
              <w:rPr>
                <w:rFonts w:cs="Tahoma"/>
              </w:rPr>
            </w:pPr>
            <w:r w:rsidRPr="0024633A">
              <w:rPr>
                <w:rFonts w:cs="Tahoma"/>
              </w:rPr>
              <w:t>GMO GlobalSign, Inc.</w:t>
            </w:r>
          </w:p>
        </w:tc>
        <w:tc>
          <w:tcPr>
            <w:tcW w:w="4963" w:type="dxa"/>
            <w:tcMar>
              <w:top w:w="29" w:type="dxa"/>
              <w:left w:w="115" w:type="dxa"/>
              <w:bottom w:w="29" w:type="dxa"/>
              <w:right w:w="115" w:type="dxa"/>
            </w:tcMar>
            <w:vAlign w:val="center"/>
          </w:tcPr>
          <w:p w14:paraId="38AB241E" w14:textId="40A2189D" w:rsidR="00842AD2" w:rsidRPr="0024633A" w:rsidRDefault="001822BF" w:rsidP="00AB49A2">
            <w:pPr>
              <w:keepNext/>
              <w:rPr>
                <w:rFonts w:cs="Tahoma"/>
              </w:rPr>
            </w:pPr>
            <w:r w:rsidRPr="0024633A">
              <w:rPr>
                <w:rFonts w:cs="Tahoma"/>
              </w:rPr>
              <w:t>GMO GlobalSign, Inc</w:t>
            </w:r>
          </w:p>
        </w:tc>
      </w:tr>
      <w:tr w:rsidR="003B60BE" w:rsidRPr="0024633A" w14:paraId="478122B9" w14:textId="77777777" w:rsidTr="00C83ED1">
        <w:trPr>
          <w:trHeight w:hRule="exact" w:val="432"/>
        </w:trPr>
        <w:tc>
          <w:tcPr>
            <w:tcW w:w="4963" w:type="dxa"/>
            <w:tcMar>
              <w:top w:w="29" w:type="dxa"/>
              <w:left w:w="115" w:type="dxa"/>
              <w:bottom w:w="29" w:type="dxa"/>
              <w:right w:w="115" w:type="dxa"/>
            </w:tcMar>
            <w:vAlign w:val="center"/>
          </w:tcPr>
          <w:p w14:paraId="2AEAFF16" w14:textId="77777777" w:rsidR="00A17363" w:rsidRPr="0024633A" w:rsidRDefault="003B60BE" w:rsidP="00AB49A2">
            <w:pPr>
              <w:keepNext/>
              <w:rPr>
                <w:rFonts w:cs="Tahoma"/>
              </w:rPr>
            </w:pPr>
            <w:r w:rsidRPr="0024633A">
              <w:rPr>
                <w:rFonts w:cs="Tahoma"/>
              </w:rPr>
              <w:t>Thawte, Inc.</w:t>
            </w:r>
          </w:p>
        </w:tc>
        <w:tc>
          <w:tcPr>
            <w:tcW w:w="4963" w:type="dxa"/>
            <w:tcMar>
              <w:top w:w="29" w:type="dxa"/>
              <w:left w:w="115" w:type="dxa"/>
              <w:bottom w:w="29" w:type="dxa"/>
              <w:right w:w="115" w:type="dxa"/>
            </w:tcMar>
            <w:vAlign w:val="center"/>
          </w:tcPr>
          <w:p w14:paraId="1448CA2F" w14:textId="77777777" w:rsidR="00A17363" w:rsidRPr="0024633A" w:rsidRDefault="00A17363" w:rsidP="00AB49A2">
            <w:pPr>
              <w:keepNext/>
              <w:rPr>
                <w:rFonts w:cs="Tahoma"/>
              </w:rPr>
            </w:pPr>
          </w:p>
        </w:tc>
      </w:tr>
      <w:tr w:rsidR="003B60BE" w:rsidRPr="0024633A" w14:paraId="6CFD1C3B" w14:textId="77777777" w:rsidTr="00C83ED1">
        <w:trPr>
          <w:trHeight w:hRule="exact" w:val="432"/>
        </w:trPr>
        <w:tc>
          <w:tcPr>
            <w:tcW w:w="4963" w:type="dxa"/>
            <w:tcMar>
              <w:top w:w="29" w:type="dxa"/>
              <w:left w:w="115" w:type="dxa"/>
              <w:bottom w:w="29" w:type="dxa"/>
              <w:right w:w="115" w:type="dxa"/>
            </w:tcMar>
            <w:vAlign w:val="center"/>
          </w:tcPr>
          <w:p w14:paraId="401DEF25" w14:textId="77777777" w:rsidR="00D7524C" w:rsidRPr="0024633A" w:rsidRDefault="003B60BE" w:rsidP="00AB49A2">
            <w:pPr>
              <w:keepNext/>
              <w:rPr>
                <w:rFonts w:cs="Tahoma"/>
              </w:rPr>
            </w:pPr>
            <w:r w:rsidRPr="0024633A">
              <w:rPr>
                <w:rFonts w:cs="Tahoma"/>
              </w:rPr>
              <w:t>Symantec Corporation</w:t>
            </w:r>
            <w:r w:rsidR="00E958A5" w:rsidRPr="0024633A">
              <w:rPr>
                <w:rFonts w:cs="Tahoma"/>
              </w:rPr>
              <w:t xml:space="preserve"> </w:t>
            </w:r>
          </w:p>
        </w:tc>
        <w:tc>
          <w:tcPr>
            <w:tcW w:w="4963" w:type="dxa"/>
            <w:tcMar>
              <w:top w:w="29" w:type="dxa"/>
              <w:left w:w="115" w:type="dxa"/>
              <w:bottom w:w="29" w:type="dxa"/>
              <w:right w:w="115" w:type="dxa"/>
            </w:tcMar>
            <w:vAlign w:val="center"/>
          </w:tcPr>
          <w:p w14:paraId="576C3369" w14:textId="3C3DBAD0" w:rsidR="00A17363" w:rsidRPr="0024633A" w:rsidRDefault="00A17363" w:rsidP="00AB49A2">
            <w:pPr>
              <w:keepNext/>
              <w:rPr>
                <w:rFonts w:cs="Tahoma"/>
              </w:rPr>
            </w:pPr>
          </w:p>
        </w:tc>
      </w:tr>
      <w:tr w:rsidR="000B5BCB" w:rsidRPr="0024633A" w14:paraId="487C8A7F" w14:textId="77777777" w:rsidTr="00C83ED1">
        <w:trPr>
          <w:trHeight w:hRule="exact" w:val="432"/>
        </w:trPr>
        <w:tc>
          <w:tcPr>
            <w:tcW w:w="4963" w:type="dxa"/>
            <w:tcMar>
              <w:top w:w="29" w:type="dxa"/>
              <w:left w:w="115" w:type="dxa"/>
              <w:bottom w:w="29" w:type="dxa"/>
              <w:right w:w="115" w:type="dxa"/>
            </w:tcMar>
            <w:vAlign w:val="center"/>
          </w:tcPr>
          <w:p w14:paraId="45310283" w14:textId="77777777" w:rsidR="000B5BCB" w:rsidRPr="0024633A" w:rsidRDefault="000B5BCB" w:rsidP="00AB49A2">
            <w:pPr>
              <w:keepNext/>
              <w:rPr>
                <w:rFonts w:cs="Tahoma"/>
              </w:rPr>
            </w:pPr>
            <w:proofErr w:type="spellStart"/>
            <w:r w:rsidRPr="0024633A">
              <w:rPr>
                <w:rFonts w:cs="Tahoma"/>
              </w:rPr>
              <w:t>MaxMD</w:t>
            </w:r>
            <w:proofErr w:type="spellEnd"/>
            <w:r w:rsidRPr="0024633A">
              <w:rPr>
                <w:rFonts w:cs="Tahoma"/>
              </w:rPr>
              <w:t>/Park Avenue Capital, LLC</w:t>
            </w:r>
          </w:p>
        </w:tc>
        <w:tc>
          <w:tcPr>
            <w:tcW w:w="4963" w:type="dxa"/>
            <w:tcMar>
              <w:top w:w="29" w:type="dxa"/>
              <w:left w:w="115" w:type="dxa"/>
              <w:bottom w:w="29" w:type="dxa"/>
              <w:right w:w="115" w:type="dxa"/>
            </w:tcMar>
            <w:vAlign w:val="center"/>
          </w:tcPr>
          <w:p w14:paraId="043A37D5" w14:textId="77777777" w:rsidR="000B5BCB" w:rsidRPr="0024633A" w:rsidRDefault="000B5BCB" w:rsidP="00AB49A2">
            <w:pPr>
              <w:keepNext/>
              <w:rPr>
                <w:rFonts w:cs="Tahoma"/>
              </w:rPr>
            </w:pPr>
          </w:p>
        </w:tc>
      </w:tr>
    </w:tbl>
    <w:p w14:paraId="6CD9F2BD" w14:textId="77777777" w:rsidR="003B60BE" w:rsidRPr="0024633A" w:rsidRDefault="003B60BE" w:rsidP="002632A7">
      <w:pPr>
        <w:rPr>
          <w:rFonts w:cs="Tahoma"/>
        </w:rPr>
      </w:pPr>
    </w:p>
    <w:p w14:paraId="00423D3E" w14:textId="77777777" w:rsidR="00FC5D14" w:rsidRPr="0024633A" w:rsidRDefault="00356197" w:rsidP="004278BA">
      <w:pPr>
        <w:pStyle w:val="Heading2"/>
        <w:spacing w:after="240"/>
        <w:rPr>
          <w:rFonts w:ascii="Tahoma" w:hAnsi="Tahoma" w:cs="Tahoma"/>
          <w:sz w:val="28"/>
          <w:szCs w:val="28"/>
        </w:rPr>
      </w:pPr>
      <w:bookmarkStart w:id="3918" w:name="_Toc96009562"/>
      <w:r w:rsidRPr="0024633A">
        <w:rPr>
          <w:rFonts w:ascii="Tahoma" w:hAnsi="Tahoma" w:cs="Tahoma"/>
          <w:sz w:val="28"/>
          <w:szCs w:val="28"/>
        </w:rPr>
        <w:t xml:space="preserve">Root Certificates for </w:t>
      </w:r>
      <w:r w:rsidR="00FC5D14" w:rsidRPr="0024633A">
        <w:rPr>
          <w:rFonts w:ascii="Tahoma" w:hAnsi="Tahoma" w:cs="Tahoma"/>
          <w:sz w:val="28"/>
          <w:szCs w:val="28"/>
        </w:rPr>
        <w:t>Validation of Document Authenticity</w:t>
      </w:r>
      <w:bookmarkEnd w:id="3918"/>
    </w:p>
    <w:p w14:paraId="08341B50" w14:textId="6600BA68" w:rsidR="00FC5D14" w:rsidRPr="0024633A" w:rsidRDefault="000B0826" w:rsidP="004278BA">
      <w:pPr>
        <w:spacing w:after="240"/>
        <w:rPr>
          <w:rFonts w:cs="Tahoma"/>
        </w:rPr>
      </w:pPr>
      <w:proofErr w:type="gramStart"/>
      <w:r w:rsidRPr="0024633A">
        <w:rPr>
          <w:rFonts w:cs="Tahoma"/>
        </w:rPr>
        <w:t>In order to</w:t>
      </w:r>
      <w:proofErr w:type="gramEnd"/>
      <w:r w:rsidRPr="0024633A">
        <w:rPr>
          <w:rFonts w:cs="Tahoma"/>
        </w:rPr>
        <w:t xml:space="preserve"> ensure that PDF </w:t>
      </w:r>
      <w:r w:rsidR="00150FA4" w:rsidRPr="0024633A">
        <w:rPr>
          <w:rFonts w:cs="Tahoma"/>
        </w:rPr>
        <w:t xml:space="preserve">reader </w:t>
      </w:r>
      <w:r w:rsidRPr="0024633A">
        <w:rPr>
          <w:rFonts w:cs="Tahoma"/>
        </w:rPr>
        <w:t>freeware can verify the authenticity of the registered PDF</w:t>
      </w:r>
      <w:r w:rsidR="00F00C7D" w:rsidRPr="0024633A">
        <w:rPr>
          <w:rFonts w:cs="Tahoma"/>
        </w:rPr>
        <w:t xml:space="preserve"> documents</w:t>
      </w:r>
      <w:r w:rsidRPr="0024633A">
        <w:rPr>
          <w:rFonts w:cs="Tahoma"/>
        </w:rPr>
        <w:t xml:space="preserve">, Data Registries must provide a method for users to acquire the certificate issued by the Data Registry's approved </w:t>
      </w:r>
      <w:r w:rsidR="0058239B" w:rsidRPr="0024633A">
        <w:rPr>
          <w:rFonts w:cs="Tahoma"/>
        </w:rPr>
        <w:t>CA, which</w:t>
      </w:r>
      <w:r w:rsidRPr="0024633A">
        <w:rPr>
          <w:rFonts w:cs="Tahoma"/>
        </w:rPr>
        <w:t xml:space="preserve"> will add the certificate to the user's local root certificate store if necessary</w:t>
      </w:r>
      <w:r w:rsidR="00356197" w:rsidRPr="0024633A">
        <w:rPr>
          <w:rFonts w:cs="Tahoma"/>
        </w:rPr>
        <w:t>.</w:t>
      </w:r>
      <w:r w:rsidR="00AD6A99" w:rsidRPr="0024633A">
        <w:rPr>
          <w:rFonts w:cs="Tahoma"/>
        </w:rPr>
        <w:t xml:space="preserve">  </w:t>
      </w:r>
      <w:r w:rsidR="00150FA4" w:rsidRPr="0024633A">
        <w:rPr>
          <w:rFonts w:cs="Tahoma"/>
        </w:rPr>
        <w:t xml:space="preserve">The suggested method is described in </w:t>
      </w:r>
      <w:r w:rsidR="001B7527" w:rsidRPr="0024633A">
        <w:rPr>
          <w:rFonts w:cs="Tahoma"/>
        </w:rPr>
        <w:t>S</w:t>
      </w:r>
      <w:r w:rsidR="00150FA4" w:rsidRPr="0024633A">
        <w:rPr>
          <w:rFonts w:cs="Tahoma"/>
        </w:rPr>
        <w:t>ubsection 5.5.1</w:t>
      </w:r>
      <w:r w:rsidR="00C83ED1" w:rsidRPr="0024633A">
        <w:rPr>
          <w:rFonts w:cs="Tahoma"/>
        </w:rPr>
        <w:t xml:space="preserve"> below</w:t>
      </w:r>
      <w:r w:rsidR="00150FA4" w:rsidRPr="0024633A">
        <w:rPr>
          <w:rFonts w:cs="Tahoma"/>
        </w:rPr>
        <w:t>.</w:t>
      </w:r>
    </w:p>
    <w:p w14:paraId="520890D9" w14:textId="77777777" w:rsidR="00AD6A99" w:rsidRPr="0024633A" w:rsidRDefault="00D81DF4" w:rsidP="004278BA">
      <w:pPr>
        <w:pStyle w:val="Heading3"/>
        <w:tabs>
          <w:tab w:val="clear" w:pos="900"/>
          <w:tab w:val="left" w:pos="720"/>
        </w:tabs>
        <w:spacing w:after="240"/>
        <w:rPr>
          <w:rFonts w:ascii="Tahoma" w:hAnsi="Tahoma" w:cs="Tahoma"/>
          <w:b/>
          <w:i w:val="0"/>
          <w:sz w:val="24"/>
        </w:rPr>
      </w:pPr>
      <w:bookmarkStart w:id="3919" w:name="_Toc96009563"/>
      <w:r w:rsidRPr="0024633A">
        <w:rPr>
          <w:rFonts w:ascii="Tahoma" w:hAnsi="Tahoma" w:cs="Tahoma"/>
          <w:b/>
          <w:i w:val="0"/>
          <w:sz w:val="24"/>
        </w:rPr>
        <w:lastRenderedPageBreak/>
        <w:t xml:space="preserve">Data Registry </w:t>
      </w:r>
      <w:r w:rsidR="008B51AE" w:rsidRPr="0024633A">
        <w:rPr>
          <w:rFonts w:ascii="Tahoma" w:hAnsi="Tahoma" w:cs="Tahoma"/>
          <w:b/>
          <w:i w:val="0"/>
          <w:sz w:val="24"/>
        </w:rPr>
        <w:t>Trusted-</w:t>
      </w:r>
      <w:r w:rsidRPr="0024633A">
        <w:rPr>
          <w:rFonts w:ascii="Tahoma" w:hAnsi="Tahoma" w:cs="Tahoma"/>
          <w:b/>
          <w:i w:val="0"/>
          <w:sz w:val="24"/>
        </w:rPr>
        <w:t>Source PDF Method</w:t>
      </w:r>
      <w:bookmarkEnd w:id="3919"/>
    </w:p>
    <w:p w14:paraId="2DA9B34F" w14:textId="77777777" w:rsidR="00D81DF4" w:rsidRPr="0024633A" w:rsidRDefault="00D81DF4" w:rsidP="00806688">
      <w:pPr>
        <w:pStyle w:val="ListParagraph"/>
        <w:numPr>
          <w:ilvl w:val="0"/>
          <w:numId w:val="65"/>
        </w:numPr>
        <w:spacing w:after="240"/>
        <w:contextualSpacing w:val="0"/>
        <w:rPr>
          <w:rFonts w:cs="Tahoma"/>
        </w:rPr>
      </w:pPr>
      <w:r w:rsidRPr="0024633A">
        <w:rPr>
          <w:rFonts w:cs="Tahoma"/>
        </w:rPr>
        <w:t>Each Data Registry must provide a link on one of their SSL-secured web pages that makes available a</w:t>
      </w:r>
      <w:r w:rsidR="00EA4915" w:rsidRPr="0024633A">
        <w:rPr>
          <w:rFonts w:cs="Tahoma"/>
        </w:rPr>
        <w:t xml:space="preserve"> </w:t>
      </w:r>
      <w:r w:rsidR="00F852C1" w:rsidRPr="0024633A">
        <w:rPr>
          <w:rFonts w:cs="Tahoma"/>
        </w:rPr>
        <w:t xml:space="preserve">PDF </w:t>
      </w:r>
      <w:r w:rsidR="00EA4915" w:rsidRPr="0024633A">
        <w:rPr>
          <w:rFonts w:cs="Tahoma"/>
        </w:rPr>
        <w:t>file digitally signed</w:t>
      </w:r>
      <w:r w:rsidRPr="0024633A">
        <w:rPr>
          <w:rFonts w:cs="Tahoma"/>
        </w:rPr>
        <w:t xml:space="preserve"> </w:t>
      </w:r>
      <w:r w:rsidR="00EA4915" w:rsidRPr="0024633A">
        <w:rPr>
          <w:rFonts w:cs="Tahoma"/>
        </w:rPr>
        <w:t>by the data registry</w:t>
      </w:r>
      <w:r w:rsidRPr="0024633A">
        <w:rPr>
          <w:rFonts w:cs="Tahoma"/>
        </w:rPr>
        <w:t xml:space="preserve"> that the user can open</w:t>
      </w:r>
      <w:r w:rsidR="008B51AE" w:rsidRPr="0024633A">
        <w:rPr>
          <w:rFonts w:cs="Tahoma"/>
        </w:rPr>
        <w:t xml:space="preserve"> (trusted-source </w:t>
      </w:r>
      <w:r w:rsidR="00F852C1" w:rsidRPr="0024633A">
        <w:rPr>
          <w:rFonts w:cs="Tahoma"/>
        </w:rPr>
        <w:t>PDF</w:t>
      </w:r>
      <w:r w:rsidR="008B51AE" w:rsidRPr="0024633A">
        <w:rPr>
          <w:rFonts w:cs="Tahoma"/>
        </w:rPr>
        <w:t>)</w:t>
      </w:r>
      <w:r w:rsidRPr="0024633A">
        <w:rPr>
          <w:rFonts w:cs="Tahoma"/>
        </w:rPr>
        <w:t xml:space="preserve">. </w:t>
      </w:r>
      <w:r w:rsidR="00974495" w:rsidRPr="0024633A">
        <w:rPr>
          <w:rFonts w:cs="Tahoma"/>
        </w:rPr>
        <w:t xml:space="preserve">It should not be necessary to </w:t>
      </w:r>
      <w:r w:rsidR="00EA4915" w:rsidRPr="0024633A">
        <w:rPr>
          <w:rFonts w:cs="Tahoma"/>
        </w:rPr>
        <w:t>log in</w:t>
      </w:r>
      <w:r w:rsidR="00857BD1" w:rsidRPr="0024633A">
        <w:rPr>
          <w:rFonts w:cs="Tahoma"/>
        </w:rPr>
        <w:t xml:space="preserve"> </w:t>
      </w:r>
      <w:r w:rsidR="00EA4915" w:rsidRPr="0024633A">
        <w:rPr>
          <w:rFonts w:cs="Tahoma"/>
        </w:rPr>
        <w:t>to the</w:t>
      </w:r>
      <w:r w:rsidR="00974495" w:rsidRPr="0024633A">
        <w:rPr>
          <w:rFonts w:cs="Tahoma"/>
        </w:rPr>
        <w:t xml:space="preserve"> Data Registry </w:t>
      </w:r>
      <w:proofErr w:type="gramStart"/>
      <w:r w:rsidR="00974495" w:rsidRPr="0024633A">
        <w:rPr>
          <w:rFonts w:cs="Tahoma"/>
        </w:rPr>
        <w:t>in order to</w:t>
      </w:r>
      <w:proofErr w:type="gramEnd"/>
      <w:r w:rsidR="00974495" w:rsidRPr="0024633A">
        <w:rPr>
          <w:rFonts w:cs="Tahoma"/>
        </w:rPr>
        <w:t xml:space="preserve"> navigate to this </w:t>
      </w:r>
      <w:r w:rsidR="009C725F" w:rsidRPr="0024633A">
        <w:rPr>
          <w:rFonts w:cs="Tahoma"/>
        </w:rPr>
        <w:t xml:space="preserve">secure </w:t>
      </w:r>
      <w:r w:rsidR="00974495" w:rsidRPr="0024633A">
        <w:rPr>
          <w:rFonts w:cs="Tahoma"/>
        </w:rPr>
        <w:t>web page.</w:t>
      </w:r>
    </w:p>
    <w:p w14:paraId="6250AA20" w14:textId="77777777" w:rsidR="00EA4915" w:rsidRPr="0024633A" w:rsidRDefault="00974495" w:rsidP="00806688">
      <w:pPr>
        <w:pStyle w:val="ListParagraph"/>
        <w:numPr>
          <w:ilvl w:val="0"/>
          <w:numId w:val="65"/>
        </w:numPr>
        <w:spacing w:after="240"/>
        <w:contextualSpacing w:val="0"/>
        <w:rPr>
          <w:rFonts w:cs="Tahoma"/>
        </w:rPr>
      </w:pPr>
      <w:r w:rsidRPr="0024633A">
        <w:rPr>
          <w:rFonts w:cs="Tahoma"/>
        </w:rPr>
        <w:t xml:space="preserve">The </w:t>
      </w:r>
      <w:r w:rsidR="005C0F37" w:rsidRPr="0024633A">
        <w:rPr>
          <w:rFonts w:cs="Tahoma"/>
        </w:rPr>
        <w:t>D</w:t>
      </w:r>
      <w:r w:rsidRPr="0024633A">
        <w:rPr>
          <w:rFonts w:cs="Tahoma"/>
        </w:rPr>
        <w:t xml:space="preserve">ata Registry </w:t>
      </w:r>
      <w:r w:rsidR="008C173B" w:rsidRPr="0024633A">
        <w:rPr>
          <w:rFonts w:cs="Tahoma"/>
        </w:rPr>
        <w:t>must</w:t>
      </w:r>
      <w:r w:rsidRPr="0024633A">
        <w:rPr>
          <w:rFonts w:cs="Tahoma"/>
        </w:rPr>
        <w:t xml:space="preserve"> provide help instructions to the user to describe the method(s) needed to view the status of the digital signature</w:t>
      </w:r>
      <w:r w:rsidR="00EA4915" w:rsidRPr="0024633A">
        <w:rPr>
          <w:rFonts w:cs="Tahoma"/>
        </w:rPr>
        <w:t xml:space="preserve"> in this </w:t>
      </w:r>
      <w:r w:rsidR="001C2CFD" w:rsidRPr="0024633A">
        <w:rPr>
          <w:rFonts w:cs="Tahoma"/>
        </w:rPr>
        <w:t xml:space="preserve">trusted-source </w:t>
      </w:r>
      <w:r w:rsidR="00F852C1" w:rsidRPr="0024633A">
        <w:rPr>
          <w:rFonts w:cs="Tahoma"/>
        </w:rPr>
        <w:t>PDF</w:t>
      </w:r>
      <w:r w:rsidR="00EA4915" w:rsidRPr="0024633A">
        <w:rPr>
          <w:rFonts w:cs="Tahoma"/>
        </w:rPr>
        <w:t xml:space="preserve"> file.</w:t>
      </w:r>
    </w:p>
    <w:p w14:paraId="4B9B71F4" w14:textId="77777777" w:rsidR="00AD6A99" w:rsidRPr="0024633A" w:rsidRDefault="00EA4915" w:rsidP="00806688">
      <w:pPr>
        <w:pStyle w:val="ListParagraph"/>
        <w:numPr>
          <w:ilvl w:val="0"/>
          <w:numId w:val="65"/>
        </w:numPr>
        <w:spacing w:after="240"/>
        <w:contextualSpacing w:val="0"/>
        <w:rPr>
          <w:rFonts w:cs="Tahoma"/>
        </w:rPr>
      </w:pPr>
      <w:r w:rsidRPr="0024633A">
        <w:rPr>
          <w:rFonts w:cs="Tahoma"/>
        </w:rPr>
        <w:t xml:space="preserve">The Data Registry </w:t>
      </w:r>
      <w:r w:rsidR="008C173B" w:rsidRPr="0024633A">
        <w:rPr>
          <w:rFonts w:cs="Tahoma"/>
        </w:rPr>
        <w:t>must</w:t>
      </w:r>
      <w:r w:rsidRPr="0024633A">
        <w:rPr>
          <w:rFonts w:cs="Tahoma"/>
        </w:rPr>
        <w:t xml:space="preserve"> provide</w:t>
      </w:r>
      <w:r w:rsidR="00110565" w:rsidRPr="0024633A">
        <w:rPr>
          <w:rFonts w:cs="Tahoma"/>
        </w:rPr>
        <w:t xml:space="preserve"> help</w:t>
      </w:r>
      <w:r w:rsidRPr="0024633A">
        <w:rPr>
          <w:rFonts w:cs="Tahoma"/>
        </w:rPr>
        <w:t xml:space="preserve"> instructions to the user to describe the actions necessary </w:t>
      </w:r>
      <w:r w:rsidR="00312413" w:rsidRPr="0024633A">
        <w:rPr>
          <w:rFonts w:cs="Tahoma"/>
        </w:rPr>
        <w:t xml:space="preserve">to </w:t>
      </w:r>
      <w:r w:rsidRPr="0024633A">
        <w:rPr>
          <w:rFonts w:cs="Tahoma"/>
        </w:rPr>
        <w:t xml:space="preserve">"trust" this </w:t>
      </w:r>
      <w:r w:rsidR="008B51AE" w:rsidRPr="0024633A">
        <w:rPr>
          <w:rFonts w:cs="Tahoma"/>
        </w:rPr>
        <w:t xml:space="preserve">trusted-source </w:t>
      </w:r>
      <w:r w:rsidR="00F852C1" w:rsidRPr="0024633A">
        <w:rPr>
          <w:rFonts w:cs="Tahoma"/>
        </w:rPr>
        <w:t>PDF</w:t>
      </w:r>
      <w:r w:rsidRPr="0024633A">
        <w:rPr>
          <w:rFonts w:cs="Tahoma"/>
        </w:rPr>
        <w:t xml:space="preserve"> file which should </w:t>
      </w:r>
      <w:r w:rsidR="005C0F37" w:rsidRPr="0024633A">
        <w:rPr>
          <w:rFonts w:cs="Tahoma"/>
        </w:rPr>
        <w:t xml:space="preserve">result </w:t>
      </w:r>
      <w:r w:rsidR="00EA7332" w:rsidRPr="0024633A">
        <w:rPr>
          <w:rFonts w:cs="Tahoma"/>
        </w:rPr>
        <w:t>in</w:t>
      </w:r>
      <w:r w:rsidR="00312413" w:rsidRPr="0024633A">
        <w:rPr>
          <w:rFonts w:cs="Tahoma"/>
        </w:rPr>
        <w:t xml:space="preserve"> the</w:t>
      </w:r>
      <w:r w:rsidRPr="0024633A">
        <w:rPr>
          <w:rFonts w:cs="Tahoma"/>
        </w:rPr>
        <w:t xml:space="preserve"> Data Registry's digital certificate</w:t>
      </w:r>
      <w:r w:rsidR="00312413" w:rsidRPr="0024633A">
        <w:rPr>
          <w:rFonts w:cs="Tahoma"/>
        </w:rPr>
        <w:t xml:space="preserve"> </w:t>
      </w:r>
      <w:r w:rsidR="00EA7332" w:rsidRPr="0024633A">
        <w:rPr>
          <w:rFonts w:cs="Tahoma"/>
        </w:rPr>
        <w:t>being</w:t>
      </w:r>
      <w:r w:rsidR="00312413" w:rsidRPr="0024633A">
        <w:rPr>
          <w:rFonts w:cs="Tahoma"/>
        </w:rPr>
        <w:t xml:space="preserve"> added</w:t>
      </w:r>
      <w:r w:rsidRPr="0024633A">
        <w:rPr>
          <w:rFonts w:cs="Tahoma"/>
        </w:rPr>
        <w:t xml:space="preserve"> to the certificate store </w:t>
      </w:r>
      <w:r w:rsidR="00EA7332" w:rsidRPr="0024633A">
        <w:rPr>
          <w:rFonts w:cs="Tahoma"/>
        </w:rPr>
        <w:t>of</w:t>
      </w:r>
      <w:r w:rsidRPr="0024633A">
        <w:rPr>
          <w:rFonts w:cs="Tahoma"/>
        </w:rPr>
        <w:t xml:space="preserve"> the user's</w:t>
      </w:r>
      <w:r w:rsidR="00110565" w:rsidRPr="0024633A">
        <w:rPr>
          <w:rFonts w:cs="Tahoma"/>
        </w:rPr>
        <w:t xml:space="preserve"> local </w:t>
      </w:r>
      <w:r w:rsidR="00312413" w:rsidRPr="0024633A">
        <w:rPr>
          <w:rFonts w:cs="Tahoma"/>
        </w:rPr>
        <w:t xml:space="preserve">personal computing device's </w:t>
      </w:r>
      <w:r w:rsidR="00110565" w:rsidRPr="0024633A">
        <w:rPr>
          <w:rFonts w:cs="Tahoma"/>
        </w:rPr>
        <w:t>operating system.</w:t>
      </w:r>
    </w:p>
    <w:p w14:paraId="256F7FCC" w14:textId="77777777" w:rsidR="00110565" w:rsidRPr="0024633A" w:rsidRDefault="00110565" w:rsidP="00806688">
      <w:pPr>
        <w:pStyle w:val="ListParagraph"/>
        <w:numPr>
          <w:ilvl w:val="0"/>
          <w:numId w:val="65"/>
        </w:numPr>
        <w:spacing w:after="240"/>
        <w:contextualSpacing w:val="0"/>
        <w:rPr>
          <w:rFonts w:cs="Tahoma"/>
        </w:rPr>
      </w:pPr>
      <w:r w:rsidRPr="0024633A">
        <w:rPr>
          <w:rFonts w:cs="Tahoma"/>
        </w:rPr>
        <w:t xml:space="preserve">The Data Registry </w:t>
      </w:r>
      <w:r w:rsidR="008C173B" w:rsidRPr="0024633A">
        <w:rPr>
          <w:rFonts w:cs="Tahoma"/>
        </w:rPr>
        <w:t>must</w:t>
      </w:r>
      <w:r w:rsidRPr="0024633A">
        <w:rPr>
          <w:rFonts w:cs="Tahoma"/>
        </w:rPr>
        <w:t xml:space="preserve"> provide help instructions to the user to describe the method(s) needed to </w:t>
      </w:r>
      <w:r w:rsidR="009C725F" w:rsidRPr="0024633A">
        <w:rPr>
          <w:rFonts w:cs="Tahoma"/>
        </w:rPr>
        <w:t>re</w:t>
      </w:r>
      <w:r w:rsidRPr="0024633A">
        <w:rPr>
          <w:rFonts w:cs="Tahoma"/>
        </w:rPr>
        <w:t xml:space="preserve">view the status of the digital signature in this </w:t>
      </w:r>
      <w:r w:rsidR="008B51AE" w:rsidRPr="0024633A">
        <w:rPr>
          <w:rFonts w:cs="Tahoma"/>
        </w:rPr>
        <w:t xml:space="preserve">trusted-source </w:t>
      </w:r>
      <w:r w:rsidR="00F852C1" w:rsidRPr="0024633A">
        <w:rPr>
          <w:rFonts w:cs="Tahoma"/>
        </w:rPr>
        <w:t>PDF</w:t>
      </w:r>
      <w:r w:rsidRPr="0024633A">
        <w:rPr>
          <w:rFonts w:cs="Tahoma"/>
        </w:rPr>
        <w:t xml:space="preserve"> file to confirm</w:t>
      </w:r>
      <w:r w:rsidR="009C725F" w:rsidRPr="0024633A">
        <w:rPr>
          <w:rFonts w:cs="Tahoma"/>
        </w:rPr>
        <w:t xml:space="preserve"> the status of the digital signature which should indicate the signature is valid</w:t>
      </w:r>
      <w:r w:rsidR="00EA7332" w:rsidRPr="0024633A">
        <w:rPr>
          <w:rFonts w:cs="Tahoma"/>
        </w:rPr>
        <w:t xml:space="preserve"> after adding the Registry's digital certificate to the certificate store of the user's local personal computing device's operating system.</w:t>
      </w:r>
      <w:r w:rsidR="009C725F" w:rsidRPr="0024633A">
        <w:rPr>
          <w:rFonts w:cs="Tahoma"/>
        </w:rPr>
        <w:t xml:space="preserve">  </w:t>
      </w:r>
    </w:p>
    <w:p w14:paraId="41868D00" w14:textId="77777777" w:rsidR="00674E13" w:rsidRPr="0024633A" w:rsidRDefault="008B51AE" w:rsidP="00806688">
      <w:pPr>
        <w:pStyle w:val="ListParagraph"/>
        <w:numPr>
          <w:ilvl w:val="0"/>
          <w:numId w:val="65"/>
        </w:numPr>
        <w:spacing w:after="240"/>
        <w:contextualSpacing w:val="0"/>
        <w:rPr>
          <w:rFonts w:cs="Tahoma"/>
        </w:rPr>
      </w:pPr>
      <w:r w:rsidRPr="0024633A">
        <w:rPr>
          <w:rFonts w:cs="Tahoma"/>
        </w:rPr>
        <w:t>I</w:t>
      </w:r>
      <w:r w:rsidR="008C173B" w:rsidRPr="0024633A">
        <w:rPr>
          <w:rFonts w:cs="Tahoma"/>
        </w:rPr>
        <w:t xml:space="preserve">f </w:t>
      </w:r>
      <w:r w:rsidR="00857BD1" w:rsidRPr="0024633A">
        <w:rPr>
          <w:rFonts w:cs="Tahoma"/>
        </w:rPr>
        <w:t>the digital s</w:t>
      </w:r>
      <w:r w:rsidR="008C173B" w:rsidRPr="0024633A">
        <w:rPr>
          <w:rFonts w:cs="Tahoma"/>
        </w:rPr>
        <w:t>ignature</w:t>
      </w:r>
      <w:r w:rsidR="00EA7332" w:rsidRPr="0024633A">
        <w:rPr>
          <w:rFonts w:cs="Tahoma"/>
        </w:rPr>
        <w:t xml:space="preserve"> in the trusted-source PDF file</w:t>
      </w:r>
      <w:r w:rsidR="008C173B" w:rsidRPr="0024633A">
        <w:rPr>
          <w:rFonts w:cs="Tahoma"/>
        </w:rPr>
        <w:t xml:space="preserve"> is not displayed as valid</w:t>
      </w:r>
      <w:r w:rsidR="00674E13" w:rsidRPr="0024633A">
        <w:rPr>
          <w:rFonts w:cs="Tahoma"/>
        </w:rPr>
        <w:t xml:space="preserve"> after performing the actions above</w:t>
      </w:r>
      <w:r w:rsidR="008C173B" w:rsidRPr="0024633A">
        <w:rPr>
          <w:rFonts w:cs="Tahoma"/>
        </w:rPr>
        <w:t xml:space="preserve">, the Data Registry should provide further instructions for acquiring the certificate issued by the Data Registry's approved CA, that will add the certificate to the user's local root certificate store if necessary.  </w:t>
      </w:r>
    </w:p>
    <w:p w14:paraId="61DC154F" w14:textId="77777777" w:rsidR="008C173B" w:rsidRPr="0024633A" w:rsidRDefault="008C173B" w:rsidP="00806688">
      <w:pPr>
        <w:pStyle w:val="ListParagraph"/>
        <w:numPr>
          <w:ilvl w:val="0"/>
          <w:numId w:val="65"/>
        </w:numPr>
        <w:spacing w:after="240"/>
        <w:contextualSpacing w:val="0"/>
        <w:rPr>
          <w:rFonts w:cs="Tahoma"/>
        </w:rPr>
      </w:pPr>
      <w:r w:rsidRPr="0024633A">
        <w:rPr>
          <w:rFonts w:cs="Tahoma"/>
        </w:rPr>
        <w:t xml:space="preserve">It may be necessary for the Data Registry to </w:t>
      </w:r>
      <w:r w:rsidR="00746A1D" w:rsidRPr="0024633A">
        <w:rPr>
          <w:rFonts w:cs="Tahoma"/>
        </w:rPr>
        <w:t>make available</w:t>
      </w:r>
      <w:r w:rsidRPr="0024633A">
        <w:rPr>
          <w:rFonts w:cs="Tahoma"/>
        </w:rPr>
        <w:t xml:space="preserve"> </w:t>
      </w:r>
      <w:r w:rsidR="00674E13" w:rsidRPr="0024633A">
        <w:rPr>
          <w:rFonts w:cs="Tahoma"/>
        </w:rPr>
        <w:t>more than one version of a</w:t>
      </w:r>
      <w:r w:rsidRPr="0024633A">
        <w:rPr>
          <w:rFonts w:cs="Tahoma"/>
        </w:rPr>
        <w:t xml:space="preserve"> </w:t>
      </w:r>
      <w:r w:rsidR="00746A1D" w:rsidRPr="0024633A">
        <w:rPr>
          <w:rFonts w:cs="Tahoma"/>
        </w:rPr>
        <w:t xml:space="preserve">trusted-source </w:t>
      </w:r>
      <w:r w:rsidR="00F852C1" w:rsidRPr="0024633A">
        <w:rPr>
          <w:rFonts w:cs="Tahoma"/>
        </w:rPr>
        <w:t>PDF file</w:t>
      </w:r>
      <w:r w:rsidR="00674E13" w:rsidRPr="0024633A">
        <w:rPr>
          <w:rFonts w:cs="Tahoma"/>
        </w:rPr>
        <w:t xml:space="preserve"> type </w:t>
      </w:r>
      <w:proofErr w:type="gramStart"/>
      <w:r w:rsidR="00674E13" w:rsidRPr="0024633A">
        <w:rPr>
          <w:rFonts w:cs="Tahoma"/>
        </w:rPr>
        <w:t>in order to</w:t>
      </w:r>
      <w:proofErr w:type="gramEnd"/>
      <w:r w:rsidR="00674E13" w:rsidRPr="0024633A">
        <w:rPr>
          <w:rFonts w:cs="Tahoma"/>
        </w:rPr>
        <w:t xml:space="preserve"> make it possible for</w:t>
      </w:r>
      <w:r w:rsidR="00F852C1" w:rsidRPr="0024633A">
        <w:rPr>
          <w:rFonts w:cs="Tahoma"/>
        </w:rPr>
        <w:t xml:space="preserve"> </w:t>
      </w:r>
      <w:r w:rsidR="00CC2F25" w:rsidRPr="0024633A">
        <w:rPr>
          <w:rFonts w:cs="Tahoma"/>
        </w:rPr>
        <w:t xml:space="preserve">various </w:t>
      </w:r>
      <w:r w:rsidR="00674E13" w:rsidRPr="0024633A">
        <w:rPr>
          <w:rFonts w:cs="Tahoma"/>
        </w:rPr>
        <w:t>types of</w:t>
      </w:r>
      <w:r w:rsidR="00746A1D" w:rsidRPr="0024633A">
        <w:rPr>
          <w:rFonts w:cs="Tahoma"/>
        </w:rPr>
        <w:t xml:space="preserve"> </w:t>
      </w:r>
      <w:r w:rsidR="00F852C1" w:rsidRPr="0024633A">
        <w:rPr>
          <w:rFonts w:cs="Tahoma"/>
        </w:rPr>
        <w:t>PDF</w:t>
      </w:r>
      <w:r w:rsidR="00CC2F25" w:rsidRPr="0024633A">
        <w:rPr>
          <w:rFonts w:cs="Tahoma"/>
        </w:rPr>
        <w:t xml:space="preserve"> reader freeware</w:t>
      </w:r>
      <w:r w:rsidR="00746A1D" w:rsidRPr="0024633A">
        <w:rPr>
          <w:rFonts w:cs="Tahoma"/>
        </w:rPr>
        <w:t xml:space="preserve"> applications</w:t>
      </w:r>
      <w:r w:rsidR="00674E13" w:rsidRPr="0024633A">
        <w:rPr>
          <w:rFonts w:cs="Tahoma"/>
        </w:rPr>
        <w:t xml:space="preserve"> to be used to validate registered</w:t>
      </w:r>
      <w:r w:rsidR="00CC2F25" w:rsidRPr="0024633A">
        <w:rPr>
          <w:rFonts w:cs="Tahoma"/>
        </w:rPr>
        <w:t xml:space="preserve"> compliance documents</w:t>
      </w:r>
      <w:r w:rsidR="00746A1D" w:rsidRPr="0024633A">
        <w:rPr>
          <w:rFonts w:cs="Tahoma"/>
        </w:rPr>
        <w:t>.</w:t>
      </w:r>
      <w:r w:rsidR="00895788" w:rsidRPr="0024633A">
        <w:rPr>
          <w:rFonts w:cs="Tahoma"/>
        </w:rPr>
        <w:t xml:space="preserve"> </w:t>
      </w:r>
      <w:r w:rsidR="00CC2F25" w:rsidRPr="0024633A">
        <w:rPr>
          <w:rFonts w:cs="Tahoma"/>
        </w:rPr>
        <w:t>The data Registry must provide help instruction to the user to assist in selecting the correct trusted-source file for use with their PDF reader.</w:t>
      </w:r>
    </w:p>
    <w:p w14:paraId="532A6F82" w14:textId="77777777" w:rsidR="008E52EF" w:rsidRPr="0024633A" w:rsidRDefault="008E52EF" w:rsidP="004278BA">
      <w:pPr>
        <w:pStyle w:val="Heading2"/>
        <w:spacing w:after="240"/>
        <w:ind w:left="720" w:hanging="720"/>
        <w:rPr>
          <w:rFonts w:ascii="Tahoma" w:hAnsi="Tahoma" w:cs="Tahoma"/>
          <w:sz w:val="28"/>
          <w:szCs w:val="28"/>
        </w:rPr>
      </w:pPr>
      <w:bookmarkStart w:id="3920" w:name="_Toc418094525"/>
      <w:bookmarkStart w:id="3921" w:name="_Toc96009564"/>
      <w:r w:rsidRPr="0024633A">
        <w:rPr>
          <w:rFonts w:ascii="Tahoma" w:hAnsi="Tahoma" w:cs="Tahoma"/>
          <w:sz w:val="28"/>
          <w:szCs w:val="28"/>
        </w:rPr>
        <w:t xml:space="preserve">CBECC </w:t>
      </w:r>
      <w:r w:rsidR="0083015C" w:rsidRPr="0024633A">
        <w:rPr>
          <w:rFonts w:ascii="Tahoma" w:hAnsi="Tahoma" w:cs="Tahoma"/>
          <w:sz w:val="28"/>
          <w:szCs w:val="28"/>
        </w:rPr>
        <w:t>S</w:t>
      </w:r>
      <w:r w:rsidRPr="0024633A">
        <w:rPr>
          <w:rFonts w:ascii="Tahoma" w:hAnsi="Tahoma" w:cs="Tahoma"/>
          <w:sz w:val="28"/>
          <w:szCs w:val="28"/>
        </w:rPr>
        <w:t xml:space="preserve">oftware </w:t>
      </w:r>
      <w:r w:rsidR="0083015C" w:rsidRPr="0024633A">
        <w:rPr>
          <w:rFonts w:ascii="Tahoma" w:hAnsi="Tahoma" w:cs="Tahoma"/>
          <w:sz w:val="28"/>
          <w:szCs w:val="28"/>
        </w:rPr>
        <w:t>O</w:t>
      </w:r>
      <w:r w:rsidRPr="0024633A">
        <w:rPr>
          <w:rFonts w:ascii="Tahoma" w:hAnsi="Tahoma" w:cs="Tahoma"/>
          <w:sz w:val="28"/>
          <w:szCs w:val="28"/>
        </w:rPr>
        <w:t xml:space="preserve">utput </w:t>
      </w:r>
      <w:r w:rsidR="005D26E7" w:rsidRPr="0024633A">
        <w:rPr>
          <w:rFonts w:ascii="Tahoma" w:hAnsi="Tahoma" w:cs="Tahoma"/>
          <w:sz w:val="28"/>
          <w:szCs w:val="28"/>
        </w:rPr>
        <w:t>D</w:t>
      </w:r>
      <w:r w:rsidRPr="0024633A">
        <w:rPr>
          <w:rFonts w:ascii="Tahoma" w:hAnsi="Tahoma" w:cs="Tahoma"/>
          <w:sz w:val="28"/>
          <w:szCs w:val="28"/>
        </w:rPr>
        <w:t xml:space="preserve">ata </w:t>
      </w:r>
      <w:r w:rsidR="005D26E7" w:rsidRPr="0024633A">
        <w:rPr>
          <w:rFonts w:ascii="Tahoma" w:hAnsi="Tahoma" w:cs="Tahoma"/>
          <w:sz w:val="28"/>
          <w:szCs w:val="28"/>
        </w:rPr>
        <w:t>S</w:t>
      </w:r>
      <w:r w:rsidR="005F47BD" w:rsidRPr="0024633A">
        <w:rPr>
          <w:rFonts w:ascii="Tahoma" w:hAnsi="Tahoma" w:cs="Tahoma"/>
          <w:sz w:val="28"/>
          <w:szCs w:val="28"/>
        </w:rPr>
        <w:t>ecurity</w:t>
      </w:r>
      <w:r w:rsidRPr="0024633A">
        <w:rPr>
          <w:rFonts w:ascii="Tahoma" w:hAnsi="Tahoma" w:cs="Tahoma"/>
          <w:sz w:val="28"/>
          <w:szCs w:val="28"/>
        </w:rPr>
        <w:t xml:space="preserve"> and </w:t>
      </w:r>
      <w:r w:rsidR="005D26E7" w:rsidRPr="0024633A">
        <w:rPr>
          <w:rFonts w:ascii="Tahoma" w:hAnsi="Tahoma" w:cs="Tahoma"/>
          <w:sz w:val="28"/>
          <w:szCs w:val="28"/>
        </w:rPr>
        <w:t>A</w:t>
      </w:r>
      <w:r w:rsidR="005F47BD" w:rsidRPr="0024633A">
        <w:rPr>
          <w:rFonts w:ascii="Tahoma" w:hAnsi="Tahoma" w:cs="Tahoma"/>
          <w:sz w:val="28"/>
          <w:szCs w:val="28"/>
        </w:rPr>
        <w:t>uthentication</w:t>
      </w:r>
      <w:r w:rsidR="00280D9E" w:rsidRPr="0024633A">
        <w:rPr>
          <w:rFonts w:ascii="Tahoma" w:hAnsi="Tahoma" w:cs="Tahoma"/>
          <w:sz w:val="28"/>
          <w:szCs w:val="28"/>
        </w:rPr>
        <w:t xml:space="preserve"> for</w:t>
      </w:r>
      <w:r w:rsidR="00CB11DA" w:rsidRPr="0024633A">
        <w:rPr>
          <w:rFonts w:ascii="Tahoma" w:hAnsi="Tahoma" w:cs="Tahoma"/>
          <w:sz w:val="28"/>
          <w:szCs w:val="28"/>
        </w:rPr>
        <w:t xml:space="preserve"> </w:t>
      </w:r>
      <w:r w:rsidR="006A06E7" w:rsidRPr="0024633A">
        <w:rPr>
          <w:rFonts w:ascii="Tahoma" w:hAnsi="Tahoma" w:cs="Tahoma"/>
          <w:sz w:val="28"/>
          <w:szCs w:val="28"/>
        </w:rPr>
        <w:t xml:space="preserve">the </w:t>
      </w:r>
      <w:r w:rsidR="00CB11DA" w:rsidRPr="0024633A">
        <w:rPr>
          <w:rFonts w:ascii="Tahoma" w:hAnsi="Tahoma" w:cs="Tahoma"/>
          <w:sz w:val="28"/>
          <w:szCs w:val="28"/>
        </w:rPr>
        <w:t>Performance Certificate of Compliance</w:t>
      </w:r>
      <w:bookmarkEnd w:id="3920"/>
      <w:bookmarkEnd w:id="3921"/>
    </w:p>
    <w:p w14:paraId="1E04B914" w14:textId="3E5977D9" w:rsidR="00D26D25" w:rsidRPr="0024633A" w:rsidRDefault="00877D94" w:rsidP="004278BA">
      <w:pPr>
        <w:spacing w:after="240"/>
        <w:rPr>
          <w:rFonts w:cs="Tahoma"/>
        </w:rPr>
      </w:pPr>
      <w:r w:rsidRPr="0024633A">
        <w:rPr>
          <w:rFonts w:cs="Tahoma"/>
        </w:rPr>
        <w:t xml:space="preserve">The Residential and Nonresidential </w:t>
      </w:r>
      <w:r w:rsidR="00D26D25" w:rsidRPr="0024633A">
        <w:rPr>
          <w:rFonts w:cs="Tahoma"/>
        </w:rPr>
        <w:t>CBECC Compliance Manager-based software (</w:t>
      </w:r>
      <w:r w:rsidR="00FB528B" w:rsidRPr="0024633A">
        <w:rPr>
          <w:rFonts w:cs="Tahoma"/>
        </w:rPr>
        <w:t>compliance software</w:t>
      </w:r>
      <w:r w:rsidR="00D26D25" w:rsidRPr="0024633A">
        <w:rPr>
          <w:rFonts w:cs="Tahoma"/>
        </w:rPr>
        <w:t xml:space="preserve">) </w:t>
      </w:r>
      <w:r w:rsidRPr="0024633A">
        <w:rPr>
          <w:rFonts w:cs="Tahoma"/>
        </w:rPr>
        <w:t>uses</w:t>
      </w:r>
      <w:r w:rsidR="00D26D25" w:rsidRPr="0024633A">
        <w:rPr>
          <w:rFonts w:cs="Tahoma"/>
        </w:rPr>
        <w:t xml:space="preserve"> digital signing w</w:t>
      </w:r>
      <w:r w:rsidR="00D7490E" w:rsidRPr="0024633A">
        <w:rPr>
          <w:rFonts w:cs="Tahoma"/>
        </w:rPr>
        <w:t>hen generating analysis data for</w:t>
      </w:r>
      <w:r w:rsidR="00D26D25" w:rsidRPr="0024633A">
        <w:rPr>
          <w:rFonts w:cs="Tahoma"/>
        </w:rPr>
        <w:t xml:space="preserve"> submission to the </w:t>
      </w:r>
      <w:r w:rsidR="00A8071B" w:rsidRPr="0024633A">
        <w:rPr>
          <w:rFonts w:cs="Tahoma"/>
        </w:rPr>
        <w:t>RG</w:t>
      </w:r>
      <w:r w:rsidR="00D7490E" w:rsidRPr="0024633A">
        <w:rPr>
          <w:rFonts w:cs="Tahoma"/>
        </w:rPr>
        <w:t xml:space="preserve"> for creating the Certificate of Compliance</w:t>
      </w:r>
      <w:r w:rsidR="00D26D25" w:rsidRPr="0024633A">
        <w:rPr>
          <w:rFonts w:cs="Tahoma"/>
        </w:rPr>
        <w:t>.</w:t>
      </w:r>
      <w:r w:rsidR="005479DF" w:rsidRPr="0024633A">
        <w:rPr>
          <w:rFonts w:cs="Tahoma"/>
        </w:rPr>
        <w:t xml:space="preserve"> </w:t>
      </w:r>
      <w:r w:rsidR="00D26D25" w:rsidRPr="0024633A">
        <w:rPr>
          <w:rFonts w:cs="Tahoma"/>
        </w:rPr>
        <w:t xml:space="preserve">Each version of </w:t>
      </w:r>
      <w:r w:rsidR="00CF4A29" w:rsidRPr="0024633A">
        <w:rPr>
          <w:rFonts w:cs="Tahoma"/>
        </w:rPr>
        <w:t xml:space="preserve">the </w:t>
      </w:r>
      <w:r w:rsidR="00FB528B" w:rsidRPr="0024633A">
        <w:rPr>
          <w:rFonts w:cs="Tahoma"/>
        </w:rPr>
        <w:t xml:space="preserve">compliance software </w:t>
      </w:r>
      <w:r w:rsidR="00341F84" w:rsidRPr="0024633A">
        <w:rPr>
          <w:rFonts w:cs="Tahoma"/>
        </w:rPr>
        <w:t>employs a unique</w:t>
      </w:r>
      <w:r w:rsidR="0062225B" w:rsidRPr="0024633A">
        <w:rPr>
          <w:rFonts w:cs="Tahoma"/>
        </w:rPr>
        <w:t xml:space="preserve"> Rivest–Shamir–Adleman</w:t>
      </w:r>
      <w:r w:rsidR="00341F84" w:rsidRPr="0024633A">
        <w:rPr>
          <w:rFonts w:cs="Tahoma"/>
        </w:rPr>
        <w:t xml:space="preserve"> </w:t>
      </w:r>
      <w:r w:rsidR="0062225B" w:rsidRPr="0024633A">
        <w:rPr>
          <w:rFonts w:cs="Tahoma"/>
        </w:rPr>
        <w:t>(</w:t>
      </w:r>
      <w:r w:rsidR="00341F84" w:rsidRPr="0024633A">
        <w:rPr>
          <w:rFonts w:cs="Tahoma"/>
        </w:rPr>
        <w:t>RSA</w:t>
      </w:r>
      <w:r w:rsidR="0062225B" w:rsidRPr="0024633A">
        <w:rPr>
          <w:rFonts w:cs="Tahoma"/>
        </w:rPr>
        <w:t>)</w:t>
      </w:r>
      <w:r w:rsidR="00341F84" w:rsidRPr="0024633A">
        <w:rPr>
          <w:rFonts w:cs="Tahoma"/>
        </w:rPr>
        <w:t xml:space="preserve"> algorithm-</w:t>
      </w:r>
      <w:r w:rsidR="00D26D25" w:rsidRPr="0024633A">
        <w:rPr>
          <w:rFonts w:cs="Tahoma"/>
        </w:rPr>
        <w:t>based public/private key pair to sign the data prior to sending</w:t>
      </w:r>
      <w:r w:rsidRPr="0024633A">
        <w:rPr>
          <w:rFonts w:cs="Tahoma"/>
        </w:rPr>
        <w:t xml:space="preserve"> it</w:t>
      </w:r>
      <w:r w:rsidR="00D26D25" w:rsidRPr="0024633A">
        <w:rPr>
          <w:rFonts w:cs="Tahoma"/>
        </w:rPr>
        <w:t xml:space="preserve"> to the </w:t>
      </w:r>
      <w:r w:rsidR="00A8071B" w:rsidRPr="0024633A">
        <w:rPr>
          <w:rFonts w:cs="Tahoma"/>
        </w:rPr>
        <w:t>RG</w:t>
      </w:r>
      <w:r w:rsidR="00D26D25" w:rsidRPr="0024633A">
        <w:rPr>
          <w:rFonts w:cs="Tahoma"/>
        </w:rPr>
        <w:t>.</w:t>
      </w:r>
    </w:p>
    <w:p w14:paraId="363CE87E" w14:textId="77777777" w:rsidR="00B43BB3" w:rsidRPr="0024633A" w:rsidRDefault="00D26D25" w:rsidP="004278BA">
      <w:pPr>
        <w:spacing w:after="240"/>
        <w:rPr>
          <w:rFonts w:cs="Tahoma"/>
        </w:rPr>
      </w:pPr>
      <w:r w:rsidRPr="0024633A">
        <w:rPr>
          <w:rFonts w:cs="Tahoma"/>
        </w:rPr>
        <w:lastRenderedPageBreak/>
        <w:t xml:space="preserve">When transmitting data to the </w:t>
      </w:r>
      <w:r w:rsidR="00FB528B" w:rsidRPr="0024633A">
        <w:rPr>
          <w:rFonts w:cs="Tahoma"/>
        </w:rPr>
        <w:t>RG</w:t>
      </w:r>
      <w:r w:rsidRPr="0024633A">
        <w:rPr>
          <w:rFonts w:cs="Tahoma"/>
        </w:rPr>
        <w:t xml:space="preserve">, the </w:t>
      </w:r>
      <w:r w:rsidR="00FB528B" w:rsidRPr="0024633A">
        <w:rPr>
          <w:rFonts w:cs="Tahoma"/>
        </w:rPr>
        <w:t xml:space="preserve">compliance software </w:t>
      </w:r>
      <w:r w:rsidR="00341F84" w:rsidRPr="0024633A">
        <w:rPr>
          <w:rFonts w:cs="Tahoma"/>
        </w:rPr>
        <w:t>communicates using</w:t>
      </w:r>
      <w:r w:rsidRPr="0024633A">
        <w:rPr>
          <w:rFonts w:cs="Tahoma"/>
        </w:rPr>
        <w:t xml:space="preserve"> SSL (Secure Sockets Layer-HTTPS)</w:t>
      </w:r>
      <w:r w:rsidR="00341F84" w:rsidRPr="0024633A">
        <w:rPr>
          <w:rFonts w:cs="Tahoma"/>
        </w:rPr>
        <w:t xml:space="preserve"> </w:t>
      </w:r>
      <w:r w:rsidRPr="0024633A">
        <w:rPr>
          <w:rFonts w:cs="Tahoma"/>
        </w:rPr>
        <w:t>security technology to encrypt the communication.</w:t>
      </w:r>
      <w:r w:rsidR="005479DF" w:rsidRPr="0024633A">
        <w:rPr>
          <w:rFonts w:cs="Tahoma"/>
        </w:rPr>
        <w:t xml:space="preserve"> </w:t>
      </w:r>
      <w:r w:rsidRPr="0024633A">
        <w:rPr>
          <w:rFonts w:cs="Tahoma"/>
        </w:rPr>
        <w:t xml:space="preserve">The </w:t>
      </w:r>
      <w:r w:rsidR="00FB528B" w:rsidRPr="0024633A">
        <w:rPr>
          <w:rFonts w:cs="Tahoma"/>
        </w:rPr>
        <w:t>RG</w:t>
      </w:r>
      <w:r w:rsidRPr="0024633A">
        <w:rPr>
          <w:rFonts w:cs="Tahoma"/>
        </w:rPr>
        <w:t xml:space="preserve"> will only accept HTTPS requests.</w:t>
      </w:r>
      <w:r w:rsidR="005479DF" w:rsidRPr="0024633A">
        <w:rPr>
          <w:rFonts w:cs="Tahoma"/>
        </w:rPr>
        <w:t xml:space="preserve"> </w:t>
      </w:r>
    </w:p>
    <w:p w14:paraId="59AFF467" w14:textId="324A914C" w:rsidR="008E52EF" w:rsidRPr="0024633A" w:rsidRDefault="00B43BB3" w:rsidP="004278BA">
      <w:pPr>
        <w:spacing w:after="240"/>
        <w:rPr>
          <w:rFonts w:cs="Tahoma"/>
        </w:rPr>
      </w:pPr>
      <w:r w:rsidRPr="0024633A">
        <w:rPr>
          <w:rFonts w:cs="Tahoma"/>
        </w:rPr>
        <w:t>In addition to</w:t>
      </w:r>
      <w:r w:rsidR="00877D94" w:rsidRPr="0024633A">
        <w:rPr>
          <w:rFonts w:cs="Tahoma"/>
        </w:rPr>
        <w:t xml:space="preserve"> </w:t>
      </w:r>
      <w:r w:rsidR="00FB528B" w:rsidRPr="0024633A">
        <w:rPr>
          <w:rFonts w:cs="Tahoma"/>
        </w:rPr>
        <w:t xml:space="preserve">this </w:t>
      </w:r>
      <w:r w:rsidR="00D26D25" w:rsidRPr="0024633A">
        <w:rPr>
          <w:rFonts w:cs="Tahoma"/>
        </w:rPr>
        <w:t>basic authentication, the signed data is</w:t>
      </w:r>
      <w:r w:rsidR="00877D94" w:rsidRPr="0024633A">
        <w:rPr>
          <w:rFonts w:cs="Tahoma"/>
        </w:rPr>
        <w:t xml:space="preserve"> utilized</w:t>
      </w:r>
      <w:r w:rsidR="00D26D25" w:rsidRPr="0024633A">
        <w:rPr>
          <w:rFonts w:cs="Tahoma"/>
        </w:rPr>
        <w:t xml:space="preserve"> to determine </w:t>
      </w:r>
      <w:r w:rsidR="00877D94" w:rsidRPr="0024633A">
        <w:rPr>
          <w:rFonts w:cs="Tahoma"/>
        </w:rPr>
        <w:t>a</w:t>
      </w:r>
      <w:r w:rsidR="00D26D25" w:rsidRPr="0024633A">
        <w:rPr>
          <w:rFonts w:cs="Tahoma"/>
        </w:rPr>
        <w:t xml:space="preserve"> watermarking status</w:t>
      </w:r>
      <w:r w:rsidR="00877D94" w:rsidRPr="0024633A">
        <w:rPr>
          <w:rFonts w:cs="Tahoma"/>
        </w:rPr>
        <w:t xml:space="preserve"> </w:t>
      </w:r>
      <w:r w:rsidR="00D7490E" w:rsidRPr="0024633A">
        <w:rPr>
          <w:rFonts w:cs="Tahoma"/>
        </w:rPr>
        <w:t>for</w:t>
      </w:r>
      <w:r w:rsidR="00D26D25" w:rsidRPr="0024633A">
        <w:rPr>
          <w:rFonts w:cs="Tahoma"/>
        </w:rPr>
        <w:t xml:space="preserve"> compliance document</w:t>
      </w:r>
      <w:r w:rsidR="00FB528B" w:rsidRPr="0024633A">
        <w:rPr>
          <w:rFonts w:cs="Tahoma"/>
        </w:rPr>
        <w:t>s</w:t>
      </w:r>
      <w:r w:rsidR="00D26D25" w:rsidRPr="0024633A">
        <w:rPr>
          <w:rFonts w:cs="Tahoma"/>
        </w:rPr>
        <w:t>.</w:t>
      </w:r>
      <w:r w:rsidR="005479DF" w:rsidRPr="0024633A">
        <w:rPr>
          <w:rFonts w:cs="Tahoma"/>
        </w:rPr>
        <w:t xml:space="preserve"> </w:t>
      </w:r>
      <w:r w:rsidR="00303EDB" w:rsidRPr="0024633A">
        <w:rPr>
          <w:rFonts w:cs="Tahoma"/>
        </w:rPr>
        <w:t>Thus, i</w:t>
      </w:r>
      <w:r w:rsidR="00D26D25" w:rsidRPr="0024633A">
        <w:rPr>
          <w:rFonts w:cs="Tahoma"/>
        </w:rPr>
        <w:t xml:space="preserve">n addition to the </w:t>
      </w:r>
      <w:r w:rsidR="00877D94" w:rsidRPr="0024633A">
        <w:rPr>
          <w:rFonts w:cs="Tahoma"/>
        </w:rPr>
        <w:t xml:space="preserve">signed </w:t>
      </w:r>
      <w:r w:rsidR="00D26D25" w:rsidRPr="0024633A">
        <w:rPr>
          <w:rFonts w:cs="Tahoma"/>
        </w:rPr>
        <w:t xml:space="preserve">analysis </w:t>
      </w:r>
      <w:r w:rsidR="006A06E7" w:rsidRPr="0024633A">
        <w:rPr>
          <w:rFonts w:cs="Tahoma"/>
        </w:rPr>
        <w:t xml:space="preserve">output </w:t>
      </w:r>
      <w:r w:rsidR="00D26D25" w:rsidRPr="0024633A">
        <w:rPr>
          <w:rFonts w:cs="Tahoma"/>
        </w:rPr>
        <w:t xml:space="preserve">data, the </w:t>
      </w:r>
      <w:r w:rsidR="00FB528B" w:rsidRPr="0024633A">
        <w:rPr>
          <w:rFonts w:cs="Tahoma"/>
        </w:rPr>
        <w:t>c</w:t>
      </w:r>
      <w:r w:rsidR="00D26D25" w:rsidRPr="0024633A">
        <w:rPr>
          <w:rFonts w:cs="Tahoma"/>
        </w:rPr>
        <w:t xml:space="preserve">ompliance </w:t>
      </w:r>
      <w:r w:rsidR="00FB528B" w:rsidRPr="0024633A">
        <w:rPr>
          <w:rFonts w:cs="Tahoma"/>
        </w:rPr>
        <w:t>s</w:t>
      </w:r>
      <w:r w:rsidR="00D26D25" w:rsidRPr="0024633A">
        <w:rPr>
          <w:rFonts w:cs="Tahoma"/>
        </w:rPr>
        <w:t xml:space="preserve">oftware sends parameters that the </w:t>
      </w:r>
      <w:r w:rsidR="00FB528B" w:rsidRPr="0024633A">
        <w:rPr>
          <w:rFonts w:cs="Tahoma"/>
        </w:rPr>
        <w:t>RG</w:t>
      </w:r>
      <w:r w:rsidR="00D26D25" w:rsidRPr="0024633A">
        <w:rPr>
          <w:rFonts w:cs="Tahoma"/>
        </w:rPr>
        <w:t xml:space="preserve"> uses </w:t>
      </w:r>
      <w:r w:rsidR="00341F84" w:rsidRPr="0024633A">
        <w:rPr>
          <w:rFonts w:cs="Tahoma"/>
        </w:rPr>
        <w:t>to</w:t>
      </w:r>
      <w:r w:rsidR="00D26D25" w:rsidRPr="0024633A">
        <w:rPr>
          <w:rFonts w:cs="Tahoma"/>
        </w:rPr>
        <w:t xml:space="preserve"> determine how to process a request.</w:t>
      </w:r>
      <w:r w:rsidR="005479DF" w:rsidRPr="0024633A">
        <w:rPr>
          <w:rFonts w:cs="Tahoma"/>
        </w:rPr>
        <w:t xml:space="preserve"> </w:t>
      </w:r>
      <w:r w:rsidR="00D26D25" w:rsidRPr="0024633A">
        <w:rPr>
          <w:rFonts w:cs="Tahoma"/>
        </w:rPr>
        <w:t>These</w:t>
      </w:r>
      <w:r w:rsidR="00877D94" w:rsidRPr="0024633A">
        <w:rPr>
          <w:rFonts w:cs="Tahoma"/>
        </w:rPr>
        <w:t xml:space="preserve"> parameters</w:t>
      </w:r>
      <w:r w:rsidR="00D26D25" w:rsidRPr="0024633A">
        <w:rPr>
          <w:rFonts w:cs="Tahoma"/>
        </w:rPr>
        <w:t xml:space="preserve"> include a "hash digest" or fixed length of arbitrary data that is based on the specific content of the analysis data</w:t>
      </w:r>
      <w:r w:rsidRPr="0024633A">
        <w:rPr>
          <w:rFonts w:cs="Tahoma"/>
        </w:rPr>
        <w:t xml:space="preserve">; </w:t>
      </w:r>
      <w:r w:rsidR="00C56DEE" w:rsidRPr="0024633A">
        <w:rPr>
          <w:rFonts w:cs="Tahoma"/>
        </w:rPr>
        <w:t>also,</w:t>
      </w:r>
      <w:r w:rsidR="00350CB5" w:rsidRPr="0024633A">
        <w:rPr>
          <w:rFonts w:cs="Tahoma"/>
        </w:rPr>
        <w:t xml:space="preserve"> </w:t>
      </w:r>
      <w:r w:rsidR="00D26D25" w:rsidRPr="0024633A">
        <w:rPr>
          <w:rFonts w:cs="Tahoma"/>
        </w:rPr>
        <w:t xml:space="preserve">the </w:t>
      </w:r>
      <w:r w:rsidR="00FB528B" w:rsidRPr="0024633A">
        <w:rPr>
          <w:rFonts w:cs="Tahoma"/>
        </w:rPr>
        <w:t xml:space="preserve">public key </w:t>
      </w:r>
      <w:r w:rsidR="00D26D25" w:rsidRPr="0024633A">
        <w:rPr>
          <w:rFonts w:cs="Tahoma"/>
        </w:rPr>
        <w:t>for the signature</w:t>
      </w:r>
      <w:r w:rsidRPr="0024633A">
        <w:rPr>
          <w:rFonts w:cs="Tahoma"/>
        </w:rPr>
        <w:t>;</w:t>
      </w:r>
      <w:r w:rsidR="00D26D25" w:rsidRPr="0024633A">
        <w:rPr>
          <w:rFonts w:cs="Tahoma"/>
        </w:rPr>
        <w:t xml:space="preserve"> </w:t>
      </w:r>
      <w:proofErr w:type="gramStart"/>
      <w:r w:rsidR="00D26D25" w:rsidRPr="0024633A">
        <w:rPr>
          <w:rFonts w:cs="Tahoma"/>
        </w:rPr>
        <w:t>plus</w:t>
      </w:r>
      <w:proofErr w:type="gramEnd"/>
      <w:r w:rsidR="00D26D25" w:rsidRPr="0024633A">
        <w:rPr>
          <w:rFonts w:cs="Tahoma"/>
        </w:rPr>
        <w:t xml:space="preserve"> a number of additional tokens.</w:t>
      </w:r>
      <w:r w:rsidR="005479DF" w:rsidRPr="0024633A">
        <w:rPr>
          <w:rFonts w:cs="Tahoma"/>
        </w:rPr>
        <w:t xml:space="preserve"> </w:t>
      </w:r>
      <w:r w:rsidR="00D26D25" w:rsidRPr="0024633A">
        <w:rPr>
          <w:rFonts w:cs="Tahoma"/>
        </w:rPr>
        <w:t xml:space="preserve">The </w:t>
      </w:r>
      <w:r w:rsidR="00FB528B" w:rsidRPr="0024633A">
        <w:rPr>
          <w:rFonts w:cs="Tahoma"/>
        </w:rPr>
        <w:t>RG</w:t>
      </w:r>
      <w:r w:rsidR="00D26D25" w:rsidRPr="0024633A">
        <w:rPr>
          <w:rFonts w:cs="Tahoma"/>
        </w:rPr>
        <w:t xml:space="preserve"> reads the </w:t>
      </w:r>
      <w:r w:rsidR="00FB528B" w:rsidRPr="0024633A">
        <w:rPr>
          <w:rFonts w:cs="Tahoma"/>
        </w:rPr>
        <w:t>public key</w:t>
      </w:r>
      <w:r w:rsidR="00D26D25" w:rsidRPr="0024633A">
        <w:rPr>
          <w:rFonts w:cs="Tahoma"/>
        </w:rPr>
        <w:t xml:space="preserve"> and compares </w:t>
      </w:r>
      <w:r w:rsidR="00027CB3" w:rsidRPr="0024633A">
        <w:rPr>
          <w:rFonts w:cs="Tahoma"/>
        </w:rPr>
        <w:t xml:space="preserve">the </w:t>
      </w:r>
      <w:r w:rsidR="00D26D25" w:rsidRPr="0024633A">
        <w:rPr>
          <w:rFonts w:cs="Tahoma"/>
        </w:rPr>
        <w:t>additional tokens</w:t>
      </w:r>
      <w:r w:rsidR="00027CB3" w:rsidRPr="0024633A">
        <w:rPr>
          <w:rFonts w:cs="Tahoma"/>
        </w:rPr>
        <w:t xml:space="preserve"> </w:t>
      </w:r>
      <w:r w:rsidR="00D26D25" w:rsidRPr="0024633A">
        <w:rPr>
          <w:rFonts w:cs="Tahoma"/>
        </w:rPr>
        <w:t>to authenticate the connection</w:t>
      </w:r>
      <w:r w:rsidR="00350CB5" w:rsidRPr="0024633A">
        <w:rPr>
          <w:rFonts w:cs="Tahoma"/>
        </w:rPr>
        <w:t xml:space="preserve"> made</w:t>
      </w:r>
      <w:r w:rsidR="00D26D25" w:rsidRPr="0024633A">
        <w:rPr>
          <w:rFonts w:cs="Tahoma"/>
        </w:rPr>
        <w:t xml:space="preserve"> by the software.</w:t>
      </w:r>
      <w:r w:rsidR="005479DF" w:rsidRPr="0024633A">
        <w:rPr>
          <w:rFonts w:cs="Tahoma"/>
        </w:rPr>
        <w:t xml:space="preserve"> </w:t>
      </w:r>
      <w:r w:rsidR="00D26D25" w:rsidRPr="0024633A">
        <w:rPr>
          <w:rFonts w:cs="Tahoma"/>
        </w:rPr>
        <w:t xml:space="preserve">Once authenticated, the </w:t>
      </w:r>
      <w:r w:rsidR="00FB528B" w:rsidRPr="0024633A">
        <w:rPr>
          <w:rFonts w:cs="Tahoma"/>
        </w:rPr>
        <w:t>RG</w:t>
      </w:r>
      <w:r w:rsidR="00D26D25" w:rsidRPr="0024633A">
        <w:rPr>
          <w:rFonts w:cs="Tahoma"/>
        </w:rPr>
        <w:t xml:space="preserve"> </w:t>
      </w:r>
      <w:r w:rsidR="00FB528B" w:rsidRPr="0024633A">
        <w:rPr>
          <w:rFonts w:cs="Tahoma"/>
        </w:rPr>
        <w:t xml:space="preserve">verifies the signature, </w:t>
      </w:r>
      <w:r w:rsidR="00D26D25" w:rsidRPr="0024633A">
        <w:rPr>
          <w:rFonts w:cs="Tahoma"/>
        </w:rPr>
        <w:t>processes the data</w:t>
      </w:r>
      <w:r w:rsidR="00FB528B" w:rsidRPr="0024633A">
        <w:rPr>
          <w:rFonts w:cs="Tahoma"/>
        </w:rPr>
        <w:t xml:space="preserve">, </w:t>
      </w:r>
      <w:r w:rsidR="00027CB3" w:rsidRPr="0024633A">
        <w:rPr>
          <w:rFonts w:cs="Tahoma"/>
        </w:rPr>
        <w:t xml:space="preserve">and </w:t>
      </w:r>
      <w:r w:rsidR="005C16B1" w:rsidRPr="0024633A">
        <w:rPr>
          <w:rFonts w:cs="Tahoma"/>
        </w:rPr>
        <w:t>may apply a</w:t>
      </w:r>
      <w:r w:rsidR="00FB528B" w:rsidRPr="0024633A">
        <w:rPr>
          <w:rFonts w:cs="Tahoma"/>
        </w:rPr>
        <w:t xml:space="preserve"> </w:t>
      </w:r>
      <w:r w:rsidR="00D26D25" w:rsidRPr="0024633A">
        <w:rPr>
          <w:rFonts w:cs="Tahoma"/>
        </w:rPr>
        <w:t xml:space="preserve">watermark </w:t>
      </w:r>
      <w:r w:rsidR="0062225B" w:rsidRPr="0024633A">
        <w:rPr>
          <w:rFonts w:cs="Tahoma"/>
        </w:rPr>
        <w:t xml:space="preserve">to the </w:t>
      </w:r>
      <w:r w:rsidR="002A77A7" w:rsidRPr="0024633A">
        <w:rPr>
          <w:rFonts w:cs="Tahoma"/>
        </w:rPr>
        <w:t xml:space="preserve">PDF report output </w:t>
      </w:r>
      <w:r w:rsidR="00D26D25" w:rsidRPr="0024633A">
        <w:rPr>
          <w:rFonts w:cs="Tahoma"/>
        </w:rPr>
        <w:t>depending on the results of the verification.</w:t>
      </w:r>
    </w:p>
    <w:p w14:paraId="4E3FE9F6" w14:textId="09578FEF" w:rsidR="00D7524C" w:rsidRPr="0024633A" w:rsidRDefault="00A8071B" w:rsidP="004278BA">
      <w:pPr>
        <w:pStyle w:val="Heading2"/>
        <w:spacing w:after="240"/>
        <w:ind w:left="720" w:hanging="720"/>
        <w:rPr>
          <w:rFonts w:ascii="Tahoma" w:hAnsi="Tahoma" w:cs="Tahoma"/>
          <w:sz w:val="28"/>
          <w:szCs w:val="28"/>
        </w:rPr>
      </w:pPr>
      <w:bookmarkStart w:id="3922" w:name="_Toc418094526"/>
      <w:bookmarkStart w:id="3923" w:name="_Toc96009565"/>
      <w:r w:rsidRPr="0024633A">
        <w:rPr>
          <w:rFonts w:ascii="Tahoma" w:hAnsi="Tahoma" w:cs="Tahoma"/>
          <w:sz w:val="28"/>
          <w:szCs w:val="28"/>
        </w:rPr>
        <w:t>RG</w:t>
      </w:r>
      <w:r w:rsidR="002A77A7" w:rsidRPr="0024633A">
        <w:rPr>
          <w:rFonts w:ascii="Tahoma" w:hAnsi="Tahoma" w:cs="Tahoma"/>
          <w:sz w:val="28"/>
          <w:szCs w:val="28"/>
        </w:rPr>
        <w:t xml:space="preserve"> </w:t>
      </w:r>
      <w:r w:rsidR="005D26E7" w:rsidRPr="0024633A">
        <w:rPr>
          <w:rFonts w:ascii="Tahoma" w:hAnsi="Tahoma" w:cs="Tahoma"/>
          <w:sz w:val="28"/>
          <w:szCs w:val="28"/>
        </w:rPr>
        <w:t>O</w:t>
      </w:r>
      <w:r w:rsidR="008E52EF" w:rsidRPr="0024633A">
        <w:rPr>
          <w:rFonts w:ascii="Tahoma" w:hAnsi="Tahoma" w:cs="Tahoma"/>
          <w:sz w:val="28"/>
          <w:szCs w:val="28"/>
        </w:rPr>
        <w:t xml:space="preserve">utput </w:t>
      </w:r>
      <w:r w:rsidR="005D26E7" w:rsidRPr="0024633A">
        <w:rPr>
          <w:rFonts w:ascii="Tahoma" w:hAnsi="Tahoma" w:cs="Tahoma"/>
          <w:sz w:val="28"/>
          <w:szCs w:val="28"/>
        </w:rPr>
        <w:t>D</w:t>
      </w:r>
      <w:r w:rsidR="008E52EF" w:rsidRPr="0024633A">
        <w:rPr>
          <w:rFonts w:ascii="Tahoma" w:hAnsi="Tahoma" w:cs="Tahoma"/>
          <w:sz w:val="28"/>
          <w:szCs w:val="28"/>
        </w:rPr>
        <w:t xml:space="preserve">ata </w:t>
      </w:r>
      <w:r w:rsidR="005D26E7" w:rsidRPr="0024633A">
        <w:rPr>
          <w:rFonts w:ascii="Tahoma" w:hAnsi="Tahoma" w:cs="Tahoma"/>
          <w:sz w:val="28"/>
          <w:szCs w:val="28"/>
        </w:rPr>
        <w:t>S</w:t>
      </w:r>
      <w:r w:rsidR="008E52EF" w:rsidRPr="0024633A">
        <w:rPr>
          <w:rFonts w:ascii="Tahoma" w:hAnsi="Tahoma" w:cs="Tahoma"/>
          <w:sz w:val="28"/>
          <w:szCs w:val="28"/>
        </w:rPr>
        <w:t xml:space="preserve">ecurity and </w:t>
      </w:r>
      <w:r w:rsidR="005D26E7" w:rsidRPr="0024633A">
        <w:rPr>
          <w:rFonts w:ascii="Tahoma" w:hAnsi="Tahoma" w:cs="Tahoma"/>
          <w:sz w:val="28"/>
          <w:szCs w:val="28"/>
        </w:rPr>
        <w:t>A</w:t>
      </w:r>
      <w:r w:rsidR="008E52EF" w:rsidRPr="0024633A">
        <w:rPr>
          <w:rFonts w:ascii="Tahoma" w:hAnsi="Tahoma" w:cs="Tahoma"/>
          <w:sz w:val="28"/>
          <w:szCs w:val="28"/>
        </w:rPr>
        <w:t>uthentication</w:t>
      </w:r>
      <w:r w:rsidR="00CB11DA" w:rsidRPr="0024633A">
        <w:rPr>
          <w:rFonts w:ascii="Tahoma" w:hAnsi="Tahoma" w:cs="Tahoma"/>
          <w:sz w:val="28"/>
          <w:szCs w:val="28"/>
        </w:rPr>
        <w:t xml:space="preserve"> </w:t>
      </w:r>
      <w:r w:rsidR="00280D9E" w:rsidRPr="0024633A">
        <w:rPr>
          <w:rFonts w:ascii="Tahoma" w:hAnsi="Tahoma" w:cs="Tahoma"/>
          <w:sz w:val="28"/>
          <w:szCs w:val="28"/>
        </w:rPr>
        <w:t>for</w:t>
      </w:r>
      <w:r w:rsidR="00C52BE6" w:rsidRPr="0024633A">
        <w:rPr>
          <w:rFonts w:ascii="Tahoma" w:hAnsi="Tahoma" w:cs="Tahoma"/>
          <w:sz w:val="28"/>
          <w:szCs w:val="28"/>
        </w:rPr>
        <w:t xml:space="preserve"> </w:t>
      </w:r>
      <w:r w:rsidR="006A06E7" w:rsidRPr="0024633A">
        <w:rPr>
          <w:rFonts w:ascii="Tahoma" w:hAnsi="Tahoma" w:cs="Tahoma"/>
          <w:sz w:val="28"/>
          <w:szCs w:val="28"/>
        </w:rPr>
        <w:t xml:space="preserve">the </w:t>
      </w:r>
      <w:r w:rsidR="00C52BE6" w:rsidRPr="0024633A">
        <w:rPr>
          <w:rFonts w:ascii="Tahoma" w:hAnsi="Tahoma" w:cs="Tahoma"/>
          <w:sz w:val="28"/>
          <w:szCs w:val="28"/>
        </w:rPr>
        <w:t xml:space="preserve">Performance </w:t>
      </w:r>
      <w:r w:rsidR="00CB11DA" w:rsidRPr="0024633A">
        <w:rPr>
          <w:rFonts w:ascii="Tahoma" w:hAnsi="Tahoma" w:cs="Tahoma"/>
          <w:sz w:val="28"/>
          <w:szCs w:val="28"/>
        </w:rPr>
        <w:t>Certificate of Compliance</w:t>
      </w:r>
      <w:bookmarkEnd w:id="3922"/>
      <w:bookmarkEnd w:id="3923"/>
    </w:p>
    <w:p w14:paraId="04FF5458" w14:textId="77777777" w:rsidR="00341F84" w:rsidRPr="0024633A" w:rsidRDefault="00341F84" w:rsidP="004278BA">
      <w:pPr>
        <w:spacing w:after="240"/>
        <w:rPr>
          <w:rFonts w:cs="Tahoma"/>
        </w:rPr>
      </w:pPr>
      <w:r w:rsidRPr="0024633A">
        <w:rPr>
          <w:rFonts w:cs="Tahoma"/>
        </w:rPr>
        <w:t xml:space="preserve">The </w:t>
      </w:r>
      <w:r w:rsidR="00FB528B" w:rsidRPr="0024633A">
        <w:rPr>
          <w:rFonts w:cs="Tahoma"/>
        </w:rPr>
        <w:t>RG</w:t>
      </w:r>
      <w:r w:rsidRPr="0024633A">
        <w:rPr>
          <w:rFonts w:cs="Tahoma"/>
        </w:rPr>
        <w:t xml:space="preserve"> employs XML digital signatures </w:t>
      </w:r>
      <w:r w:rsidR="00C52BE6" w:rsidRPr="0024633A">
        <w:rPr>
          <w:rFonts w:cs="Tahoma"/>
        </w:rPr>
        <w:t>so</w:t>
      </w:r>
      <w:r w:rsidRPr="0024633A">
        <w:rPr>
          <w:rFonts w:cs="Tahoma"/>
        </w:rPr>
        <w:t xml:space="preserve"> that the </w:t>
      </w:r>
      <w:r w:rsidR="00350CB5" w:rsidRPr="0024633A">
        <w:rPr>
          <w:rFonts w:cs="Tahoma"/>
        </w:rPr>
        <w:t xml:space="preserve">Certificate of Compliance </w:t>
      </w:r>
      <w:r w:rsidR="00E17C1A" w:rsidRPr="0024633A">
        <w:rPr>
          <w:rFonts w:cs="Tahoma"/>
        </w:rPr>
        <w:t>Registration P</w:t>
      </w:r>
      <w:r w:rsidR="00350CB5" w:rsidRPr="0024633A">
        <w:rPr>
          <w:rFonts w:cs="Tahoma"/>
        </w:rPr>
        <w:t>ackage</w:t>
      </w:r>
      <w:r w:rsidR="00E17C1A" w:rsidRPr="0024633A">
        <w:rPr>
          <w:rFonts w:cs="Tahoma"/>
        </w:rPr>
        <w:t xml:space="preserve"> produced</w:t>
      </w:r>
      <w:r w:rsidRPr="0024633A">
        <w:rPr>
          <w:rFonts w:cs="Tahoma"/>
        </w:rPr>
        <w:t xml:space="preserve"> by the </w:t>
      </w:r>
      <w:r w:rsidR="00FB528B" w:rsidRPr="0024633A">
        <w:rPr>
          <w:rFonts w:cs="Tahoma"/>
        </w:rPr>
        <w:t>RG</w:t>
      </w:r>
      <w:r w:rsidR="00E17C1A" w:rsidRPr="0024633A">
        <w:rPr>
          <w:rFonts w:cs="Tahoma"/>
        </w:rPr>
        <w:t xml:space="preserve"> </w:t>
      </w:r>
      <w:r w:rsidRPr="0024633A">
        <w:rPr>
          <w:rFonts w:cs="Tahoma"/>
        </w:rPr>
        <w:t>can be verified</w:t>
      </w:r>
      <w:r w:rsidR="00E17C1A" w:rsidRPr="0024633A">
        <w:rPr>
          <w:rFonts w:cs="Tahoma"/>
        </w:rPr>
        <w:t xml:space="preserve"> by an approved </w:t>
      </w:r>
      <w:r w:rsidR="00932D5A" w:rsidRPr="0024633A">
        <w:rPr>
          <w:rFonts w:cs="Tahoma"/>
        </w:rPr>
        <w:t>D</w:t>
      </w:r>
      <w:r w:rsidR="00FB528B" w:rsidRPr="0024633A">
        <w:rPr>
          <w:rFonts w:cs="Tahoma"/>
        </w:rPr>
        <w:t xml:space="preserve">ata </w:t>
      </w:r>
      <w:r w:rsidR="00932D5A" w:rsidRPr="0024633A">
        <w:rPr>
          <w:rFonts w:cs="Tahoma"/>
        </w:rPr>
        <w:t>R</w:t>
      </w:r>
      <w:r w:rsidR="00FB528B" w:rsidRPr="0024633A">
        <w:rPr>
          <w:rFonts w:cs="Tahoma"/>
        </w:rPr>
        <w:t>egistry</w:t>
      </w:r>
      <w:r w:rsidR="00E17C1A" w:rsidRPr="0024633A">
        <w:rPr>
          <w:rFonts w:cs="Tahoma"/>
        </w:rPr>
        <w:t>, thus</w:t>
      </w:r>
      <w:r w:rsidRPr="0024633A">
        <w:rPr>
          <w:rFonts w:cs="Tahoma"/>
        </w:rPr>
        <w:t xml:space="preserve"> </w:t>
      </w:r>
      <w:r w:rsidR="00C52BE6" w:rsidRPr="0024633A">
        <w:rPr>
          <w:rFonts w:cs="Tahoma"/>
        </w:rPr>
        <w:t xml:space="preserve">the </w:t>
      </w:r>
      <w:r w:rsidR="00932D5A" w:rsidRPr="0024633A">
        <w:rPr>
          <w:rFonts w:cs="Tahoma"/>
        </w:rPr>
        <w:t>D</w:t>
      </w:r>
      <w:r w:rsidR="00FB528B" w:rsidRPr="0024633A">
        <w:rPr>
          <w:rFonts w:cs="Tahoma"/>
        </w:rPr>
        <w:t xml:space="preserve">ata </w:t>
      </w:r>
      <w:r w:rsidR="00932D5A" w:rsidRPr="0024633A">
        <w:rPr>
          <w:rFonts w:cs="Tahoma"/>
        </w:rPr>
        <w:t>R</w:t>
      </w:r>
      <w:r w:rsidR="00FB528B" w:rsidRPr="0024633A">
        <w:rPr>
          <w:rFonts w:cs="Tahoma"/>
        </w:rPr>
        <w:t xml:space="preserve">egistries </w:t>
      </w:r>
      <w:r w:rsidR="00A52D04" w:rsidRPr="0024633A">
        <w:rPr>
          <w:rFonts w:cs="Tahoma"/>
        </w:rPr>
        <w:t>must</w:t>
      </w:r>
      <w:r w:rsidR="00C52BE6" w:rsidRPr="0024633A">
        <w:rPr>
          <w:rFonts w:cs="Tahoma"/>
        </w:rPr>
        <w:t xml:space="preserve"> </w:t>
      </w:r>
      <w:r w:rsidR="00E17C1A" w:rsidRPr="0024633A">
        <w:rPr>
          <w:rFonts w:cs="Tahoma"/>
        </w:rPr>
        <w:t>ensur</w:t>
      </w:r>
      <w:r w:rsidR="00C52BE6" w:rsidRPr="0024633A">
        <w:rPr>
          <w:rFonts w:cs="Tahoma"/>
        </w:rPr>
        <w:t>e</w:t>
      </w:r>
      <w:r w:rsidRPr="0024633A">
        <w:rPr>
          <w:rFonts w:cs="Tahoma"/>
        </w:rPr>
        <w:t xml:space="preserve"> that </w:t>
      </w:r>
      <w:r w:rsidR="006A06E7" w:rsidRPr="0024633A">
        <w:rPr>
          <w:rFonts w:cs="Tahoma"/>
        </w:rPr>
        <w:t xml:space="preserve">both the </w:t>
      </w:r>
      <w:r w:rsidR="00212428" w:rsidRPr="0024633A">
        <w:rPr>
          <w:rFonts w:cs="Tahoma"/>
        </w:rPr>
        <w:t>data and PDF</w:t>
      </w:r>
      <w:r w:rsidR="00356EE3" w:rsidRPr="0024633A">
        <w:rPr>
          <w:rFonts w:cs="Tahoma"/>
        </w:rPr>
        <w:t xml:space="preserve"> </w:t>
      </w:r>
      <w:r w:rsidR="00C52BE6" w:rsidRPr="0024633A">
        <w:rPr>
          <w:rFonts w:cs="Tahoma"/>
        </w:rPr>
        <w:t>documents used for registration</w:t>
      </w:r>
      <w:r w:rsidRPr="0024633A">
        <w:rPr>
          <w:rFonts w:cs="Tahoma"/>
        </w:rPr>
        <w:t xml:space="preserve"> </w:t>
      </w:r>
      <w:r w:rsidR="00C52BE6" w:rsidRPr="0024633A">
        <w:rPr>
          <w:rFonts w:cs="Tahoma"/>
        </w:rPr>
        <w:t>have</w:t>
      </w:r>
      <w:r w:rsidRPr="0024633A">
        <w:rPr>
          <w:rFonts w:cs="Tahoma"/>
        </w:rPr>
        <w:t xml:space="preserve"> not been tampered with prior to submission </w:t>
      </w:r>
      <w:r w:rsidR="00E17C1A" w:rsidRPr="0024633A">
        <w:rPr>
          <w:rFonts w:cs="Tahoma"/>
        </w:rPr>
        <w:t>to the</w:t>
      </w:r>
      <w:r w:rsidRPr="0024633A">
        <w:rPr>
          <w:rFonts w:cs="Tahoma"/>
        </w:rPr>
        <w:t xml:space="preserve"> Data Registry.</w:t>
      </w:r>
      <w:r w:rsidR="005479DF" w:rsidRPr="0024633A">
        <w:rPr>
          <w:rFonts w:cs="Tahoma"/>
        </w:rPr>
        <w:t xml:space="preserve"> </w:t>
      </w:r>
      <w:r w:rsidRPr="0024633A">
        <w:rPr>
          <w:rFonts w:cs="Tahoma"/>
        </w:rPr>
        <w:t>This</w:t>
      </w:r>
      <w:r w:rsidR="00A52D04" w:rsidRPr="0024633A">
        <w:rPr>
          <w:rFonts w:cs="Tahoma"/>
        </w:rPr>
        <w:t xml:space="preserve"> verification</w:t>
      </w:r>
      <w:r w:rsidRPr="0024633A">
        <w:rPr>
          <w:rFonts w:cs="Tahoma"/>
        </w:rPr>
        <w:t xml:space="preserve"> is accomplished using </w:t>
      </w:r>
      <w:r w:rsidR="00212428" w:rsidRPr="0024633A">
        <w:rPr>
          <w:rFonts w:cs="Tahoma"/>
        </w:rPr>
        <w:t>Public Key Infrastructure (PKI)</w:t>
      </w:r>
      <w:r w:rsidRPr="0024633A">
        <w:rPr>
          <w:rFonts w:cs="Tahoma"/>
        </w:rPr>
        <w:t xml:space="preserve"> that employs a pai</w:t>
      </w:r>
      <w:r w:rsidR="002C582D" w:rsidRPr="0024633A">
        <w:rPr>
          <w:rFonts w:cs="Tahoma"/>
        </w:rPr>
        <w:t>r of public/private keys.</w:t>
      </w:r>
    </w:p>
    <w:p w14:paraId="52535C81" w14:textId="77777777" w:rsidR="00341F84" w:rsidRPr="0024633A" w:rsidRDefault="00341F84" w:rsidP="004278BA">
      <w:pPr>
        <w:spacing w:after="240"/>
        <w:rPr>
          <w:rFonts w:cs="Tahoma"/>
        </w:rPr>
      </w:pPr>
      <w:r w:rsidRPr="0024633A">
        <w:rPr>
          <w:rFonts w:cs="Tahoma"/>
        </w:rPr>
        <w:t xml:space="preserve">The </w:t>
      </w:r>
      <w:r w:rsidR="00FB528B" w:rsidRPr="0024633A">
        <w:rPr>
          <w:rFonts w:cs="Tahoma"/>
        </w:rPr>
        <w:t>RG</w:t>
      </w:r>
      <w:r w:rsidRPr="0024633A">
        <w:rPr>
          <w:rFonts w:cs="Tahoma"/>
        </w:rPr>
        <w:t xml:space="preserve">, using a secure </w:t>
      </w:r>
      <w:r w:rsidR="00FB528B" w:rsidRPr="0024633A">
        <w:rPr>
          <w:rFonts w:cs="Tahoma"/>
        </w:rPr>
        <w:t>private key</w:t>
      </w:r>
      <w:r w:rsidRPr="0024633A">
        <w:rPr>
          <w:rFonts w:cs="Tahoma"/>
        </w:rPr>
        <w:t>, creates a hash, or fixed length of arbitrary data</w:t>
      </w:r>
      <w:r w:rsidR="00FB528B" w:rsidRPr="0024633A">
        <w:rPr>
          <w:rFonts w:cs="Tahoma"/>
        </w:rPr>
        <w:t>,</w:t>
      </w:r>
      <w:r w:rsidRPr="0024633A">
        <w:rPr>
          <w:rFonts w:cs="Tahoma"/>
        </w:rPr>
        <w:t xml:space="preserve"> that is based on the specific content of the data that has been processed.</w:t>
      </w:r>
      <w:r w:rsidR="005479DF" w:rsidRPr="0024633A">
        <w:rPr>
          <w:rFonts w:cs="Tahoma"/>
        </w:rPr>
        <w:t xml:space="preserve"> </w:t>
      </w:r>
      <w:r w:rsidRPr="0024633A">
        <w:rPr>
          <w:rFonts w:cs="Tahoma"/>
        </w:rPr>
        <w:t xml:space="preserve">Any change made to the data being signed would result in a different hash value if that changed data were to be signed again using the same </w:t>
      </w:r>
      <w:r w:rsidR="00FB528B" w:rsidRPr="0024633A">
        <w:rPr>
          <w:rFonts w:cs="Tahoma"/>
        </w:rPr>
        <w:t>private key</w:t>
      </w:r>
      <w:r w:rsidR="00C52BE6" w:rsidRPr="0024633A">
        <w:rPr>
          <w:rFonts w:cs="Tahoma"/>
        </w:rPr>
        <w:t>.</w:t>
      </w:r>
      <w:r w:rsidR="005479DF" w:rsidRPr="0024633A">
        <w:rPr>
          <w:rFonts w:cs="Tahoma"/>
        </w:rPr>
        <w:t xml:space="preserve"> </w:t>
      </w:r>
      <w:r w:rsidR="00C52BE6" w:rsidRPr="0024633A">
        <w:rPr>
          <w:rFonts w:cs="Tahoma"/>
        </w:rPr>
        <w:t>This hash is the</w:t>
      </w:r>
      <w:r w:rsidRPr="0024633A">
        <w:rPr>
          <w:rFonts w:cs="Tahoma"/>
        </w:rPr>
        <w:t xml:space="preserve"> signature for that data.</w:t>
      </w:r>
    </w:p>
    <w:p w14:paraId="6310A4F7" w14:textId="77777777" w:rsidR="00341F84" w:rsidRPr="0024633A" w:rsidRDefault="00341F84" w:rsidP="004278BA">
      <w:pPr>
        <w:spacing w:after="240"/>
        <w:rPr>
          <w:rFonts w:cs="Tahoma"/>
        </w:rPr>
      </w:pPr>
      <w:r w:rsidRPr="0024633A">
        <w:rPr>
          <w:rFonts w:cs="Tahoma"/>
        </w:rPr>
        <w:t xml:space="preserve">The signed data can be verified by using the </w:t>
      </w:r>
      <w:r w:rsidR="00FB528B" w:rsidRPr="0024633A">
        <w:rPr>
          <w:rFonts w:cs="Tahoma"/>
        </w:rPr>
        <w:t xml:space="preserve">public key </w:t>
      </w:r>
      <w:r w:rsidRPr="0024633A">
        <w:rPr>
          <w:rFonts w:cs="Tahoma"/>
        </w:rPr>
        <w:t>associated with the signature.</w:t>
      </w:r>
      <w:r w:rsidR="005479DF" w:rsidRPr="0024633A">
        <w:rPr>
          <w:rFonts w:cs="Tahoma"/>
        </w:rPr>
        <w:t xml:space="preserve"> </w:t>
      </w:r>
      <w:r w:rsidRPr="0024633A">
        <w:rPr>
          <w:rFonts w:cs="Tahoma"/>
        </w:rPr>
        <w:t xml:space="preserve">Because the </w:t>
      </w:r>
      <w:r w:rsidR="00FB528B" w:rsidRPr="0024633A">
        <w:rPr>
          <w:rFonts w:cs="Tahoma"/>
        </w:rPr>
        <w:t xml:space="preserve">private key </w:t>
      </w:r>
      <w:r w:rsidRPr="0024633A">
        <w:rPr>
          <w:rFonts w:cs="Tahoma"/>
        </w:rPr>
        <w:t xml:space="preserve">used to sign the data is secret, PKI uses the </w:t>
      </w:r>
      <w:r w:rsidR="00FB528B" w:rsidRPr="0024633A">
        <w:rPr>
          <w:rFonts w:cs="Tahoma"/>
        </w:rPr>
        <w:t xml:space="preserve">public key </w:t>
      </w:r>
      <w:r w:rsidRPr="0024633A">
        <w:rPr>
          <w:rFonts w:cs="Tahoma"/>
        </w:rPr>
        <w:t>to verify that the data matches the signature provided.</w:t>
      </w:r>
      <w:r w:rsidR="005479DF" w:rsidRPr="0024633A">
        <w:rPr>
          <w:rFonts w:cs="Tahoma"/>
        </w:rPr>
        <w:t xml:space="preserve"> </w:t>
      </w:r>
      <w:r w:rsidRPr="0024633A">
        <w:rPr>
          <w:rFonts w:cs="Tahoma"/>
        </w:rPr>
        <w:t xml:space="preserve">Data </w:t>
      </w:r>
      <w:r w:rsidR="007D2BFA" w:rsidRPr="0024633A">
        <w:rPr>
          <w:rFonts w:cs="Tahoma"/>
        </w:rPr>
        <w:t>R</w:t>
      </w:r>
      <w:r w:rsidR="007A579C" w:rsidRPr="0024633A">
        <w:rPr>
          <w:rFonts w:cs="Tahoma"/>
        </w:rPr>
        <w:t xml:space="preserve">egistry </w:t>
      </w:r>
      <w:r w:rsidR="00B640FA" w:rsidRPr="0024633A">
        <w:rPr>
          <w:rFonts w:cs="Tahoma"/>
        </w:rPr>
        <w:t>P</w:t>
      </w:r>
      <w:r w:rsidR="007A579C" w:rsidRPr="0024633A">
        <w:rPr>
          <w:rFonts w:cs="Tahoma"/>
        </w:rPr>
        <w:t xml:space="preserve">roviders </w:t>
      </w:r>
      <w:r w:rsidRPr="0024633A">
        <w:rPr>
          <w:rFonts w:cs="Tahoma"/>
        </w:rPr>
        <w:t xml:space="preserve">are </w:t>
      </w:r>
      <w:r w:rsidR="007A579C" w:rsidRPr="0024633A">
        <w:rPr>
          <w:rFonts w:cs="Tahoma"/>
        </w:rPr>
        <w:t xml:space="preserve">given </w:t>
      </w:r>
      <w:r w:rsidRPr="0024633A">
        <w:rPr>
          <w:rFonts w:cs="Tahoma"/>
        </w:rPr>
        <w:t>the public key that can be used to verify signed data.</w:t>
      </w:r>
    </w:p>
    <w:p w14:paraId="10958B59" w14:textId="77777777" w:rsidR="001B70E5" w:rsidRPr="0024633A" w:rsidRDefault="00341F84" w:rsidP="004278BA">
      <w:pPr>
        <w:spacing w:after="240"/>
        <w:rPr>
          <w:rFonts w:cs="Tahoma"/>
        </w:rPr>
      </w:pPr>
      <w:r w:rsidRPr="0024633A">
        <w:rPr>
          <w:rFonts w:cs="Tahoma"/>
        </w:rPr>
        <w:t>The XML signing uses an "enveloped" signature, meaning that the signature is included in an XML element inside the data itself.</w:t>
      </w:r>
    </w:p>
    <w:p w14:paraId="540F9339" w14:textId="77777777" w:rsidR="00AB0E5F" w:rsidRPr="0024633A" w:rsidRDefault="00FF1EA6" w:rsidP="004278BA">
      <w:pPr>
        <w:pStyle w:val="Heading2"/>
        <w:spacing w:after="240"/>
        <w:ind w:left="720" w:hanging="720"/>
        <w:rPr>
          <w:rFonts w:ascii="Tahoma" w:hAnsi="Tahoma" w:cs="Tahoma"/>
          <w:sz w:val="28"/>
          <w:szCs w:val="28"/>
        </w:rPr>
      </w:pPr>
      <w:bookmarkStart w:id="3924" w:name="_Toc96009566"/>
      <w:r w:rsidRPr="0024633A">
        <w:rPr>
          <w:rFonts w:ascii="Tahoma" w:hAnsi="Tahoma" w:cs="Tahoma"/>
          <w:sz w:val="28"/>
          <w:szCs w:val="28"/>
        </w:rPr>
        <w:lastRenderedPageBreak/>
        <w:t xml:space="preserve">Data Exchanges Between </w:t>
      </w:r>
      <w:r w:rsidR="00AB0E5F" w:rsidRPr="0024633A">
        <w:rPr>
          <w:rFonts w:ascii="Tahoma" w:hAnsi="Tahoma" w:cs="Tahoma"/>
          <w:sz w:val="28"/>
          <w:szCs w:val="28"/>
        </w:rPr>
        <w:t>External Digital Data Sources</w:t>
      </w:r>
      <w:r w:rsidR="003C7BFA" w:rsidRPr="0024633A">
        <w:rPr>
          <w:rFonts w:ascii="Tahoma" w:hAnsi="Tahoma" w:cs="Tahoma"/>
          <w:sz w:val="28"/>
          <w:szCs w:val="28"/>
        </w:rPr>
        <w:t xml:space="preserve"> (EDDS)</w:t>
      </w:r>
      <w:bookmarkEnd w:id="3924"/>
    </w:p>
    <w:p w14:paraId="748FCCE4" w14:textId="77777777" w:rsidR="00CF3946" w:rsidRPr="0024633A" w:rsidRDefault="001D0DE6" w:rsidP="004278BA">
      <w:pPr>
        <w:spacing w:after="240"/>
        <w:rPr>
          <w:rFonts w:cs="Tahoma"/>
        </w:rPr>
      </w:pPr>
      <w:r w:rsidRPr="0024633A">
        <w:rPr>
          <w:rFonts w:cs="Tahoma"/>
        </w:rPr>
        <w:t xml:space="preserve">As an alternative to keyed-in data input </w:t>
      </w:r>
      <w:r w:rsidR="00A849DB" w:rsidRPr="0024633A">
        <w:rPr>
          <w:rFonts w:cs="Tahoma"/>
        </w:rPr>
        <w:t xml:space="preserve">for use in compliance document registration processes, </w:t>
      </w:r>
      <w:r w:rsidRPr="0024633A">
        <w:rPr>
          <w:rFonts w:cs="Tahoma"/>
        </w:rPr>
        <w:t>t</w:t>
      </w:r>
      <w:r w:rsidR="00FF1EA6" w:rsidRPr="0024633A">
        <w:rPr>
          <w:rFonts w:cs="Tahoma"/>
        </w:rPr>
        <w:t xml:space="preserve">he Data Registry may receive data transfers directly </w:t>
      </w:r>
      <w:r w:rsidR="00CF3946" w:rsidRPr="0024633A">
        <w:rPr>
          <w:rFonts w:cs="Tahoma"/>
        </w:rPr>
        <w:t xml:space="preserve">from external digital data sources </w:t>
      </w:r>
      <w:r w:rsidR="003C7BFA" w:rsidRPr="0024633A">
        <w:rPr>
          <w:rFonts w:cs="Tahoma"/>
        </w:rPr>
        <w:t xml:space="preserve">as </w:t>
      </w:r>
      <w:r w:rsidR="00A849DB" w:rsidRPr="0024633A">
        <w:rPr>
          <w:rFonts w:cs="Tahoma"/>
        </w:rPr>
        <w:t>specified</w:t>
      </w:r>
      <w:r w:rsidR="00CF3946" w:rsidRPr="0024633A">
        <w:rPr>
          <w:rFonts w:cs="Tahoma"/>
        </w:rPr>
        <w:t xml:space="preserve"> in </w:t>
      </w:r>
      <w:r w:rsidR="003C7BFA" w:rsidRPr="0024633A">
        <w:rPr>
          <w:rFonts w:cs="Tahoma"/>
        </w:rPr>
        <w:t xml:space="preserve">Joint Appendix </w:t>
      </w:r>
      <w:r w:rsidR="00CF3946" w:rsidRPr="0024633A">
        <w:rPr>
          <w:rFonts w:cs="Tahoma"/>
        </w:rPr>
        <w:t xml:space="preserve">Section </w:t>
      </w:r>
      <w:r w:rsidR="003C7BFA" w:rsidRPr="0024633A">
        <w:rPr>
          <w:rFonts w:cs="Tahoma"/>
        </w:rPr>
        <w:t>JA7.7.1.2</w:t>
      </w:r>
      <w:r w:rsidR="001D1132" w:rsidRPr="0024633A">
        <w:rPr>
          <w:rFonts w:cs="Tahoma"/>
        </w:rPr>
        <w:t>,</w:t>
      </w:r>
      <w:r w:rsidR="00A849DB" w:rsidRPr="0024633A">
        <w:rPr>
          <w:rFonts w:cs="Tahoma"/>
        </w:rPr>
        <w:t xml:space="preserve"> but</w:t>
      </w:r>
      <w:r w:rsidR="00CF3946" w:rsidRPr="0024633A">
        <w:rPr>
          <w:rFonts w:cs="Tahoma"/>
        </w:rPr>
        <w:t xml:space="preserve"> </w:t>
      </w:r>
      <w:r w:rsidR="003C7BFA" w:rsidRPr="0024633A">
        <w:rPr>
          <w:rFonts w:cs="Tahoma"/>
        </w:rPr>
        <w:t>only if</w:t>
      </w:r>
      <w:r w:rsidR="00CF3946" w:rsidRPr="0024633A">
        <w:rPr>
          <w:rFonts w:cs="Tahoma"/>
        </w:rPr>
        <w:t xml:space="preserve"> </w:t>
      </w:r>
      <w:r w:rsidR="003C7BFA" w:rsidRPr="0024633A">
        <w:rPr>
          <w:rFonts w:cs="Tahoma"/>
        </w:rPr>
        <w:t xml:space="preserve">the </w:t>
      </w:r>
      <w:r w:rsidR="001D1132" w:rsidRPr="0024633A">
        <w:rPr>
          <w:rFonts w:cs="Tahoma"/>
        </w:rPr>
        <w:t xml:space="preserve">working </w:t>
      </w:r>
      <w:r w:rsidR="003C7BFA" w:rsidRPr="0024633A">
        <w:rPr>
          <w:rFonts w:cs="Tahoma"/>
        </w:rPr>
        <w:t xml:space="preserve">relationship between the Data Registry and </w:t>
      </w:r>
      <w:r w:rsidR="001D1132" w:rsidRPr="0024633A">
        <w:rPr>
          <w:rFonts w:cs="Tahoma"/>
        </w:rPr>
        <w:t>the</w:t>
      </w:r>
      <w:r w:rsidR="003C7BFA" w:rsidRPr="0024633A">
        <w:rPr>
          <w:rFonts w:cs="Tahoma"/>
        </w:rPr>
        <w:t xml:space="preserve"> EDDS has been </w:t>
      </w:r>
      <w:r w:rsidR="00CF3946" w:rsidRPr="0024633A">
        <w:rPr>
          <w:rFonts w:cs="Tahoma"/>
        </w:rPr>
        <w:t xml:space="preserve">approved in accordance with the requirements in </w:t>
      </w:r>
      <w:r w:rsidR="001D1132" w:rsidRPr="0024633A">
        <w:rPr>
          <w:rFonts w:cs="Tahoma"/>
        </w:rPr>
        <w:t xml:space="preserve">Joint Appendix </w:t>
      </w:r>
      <w:r w:rsidR="00CF3946" w:rsidRPr="0024633A">
        <w:rPr>
          <w:rFonts w:cs="Tahoma"/>
        </w:rPr>
        <w:t>Section JA7.8.</w:t>
      </w:r>
    </w:p>
    <w:p w14:paraId="4BB44934" w14:textId="77777777" w:rsidR="00624C69" w:rsidRPr="0024633A" w:rsidRDefault="00624C69" w:rsidP="004278BA">
      <w:pPr>
        <w:spacing w:after="240"/>
        <w:rPr>
          <w:rFonts w:cs="Tahoma"/>
        </w:rPr>
      </w:pPr>
      <w:r w:rsidRPr="0024633A">
        <w:rPr>
          <w:rFonts w:cs="Tahoma"/>
        </w:rPr>
        <w:t>Section 5.8.1, 5.8.2, 5.8.3</w:t>
      </w:r>
      <w:r w:rsidR="00D00B0A" w:rsidRPr="0024633A">
        <w:rPr>
          <w:rFonts w:cs="Tahoma"/>
        </w:rPr>
        <w:t>, and 5.8.4</w:t>
      </w:r>
      <w:r w:rsidRPr="0024633A">
        <w:rPr>
          <w:rFonts w:cs="Tahoma"/>
        </w:rPr>
        <w:t xml:space="preserve"> </w:t>
      </w:r>
      <w:r w:rsidR="007F44B1" w:rsidRPr="0024633A">
        <w:rPr>
          <w:rFonts w:cs="Tahoma"/>
        </w:rPr>
        <w:t xml:space="preserve">below </w:t>
      </w:r>
      <w:r w:rsidRPr="0024633A">
        <w:rPr>
          <w:rFonts w:cs="Tahoma"/>
        </w:rPr>
        <w:t>summarize the requirements for use of EDDS given in Joint Appendix JA7.  Refer to JA7 for additional detail.</w:t>
      </w:r>
    </w:p>
    <w:p w14:paraId="5E692BD3" w14:textId="77777777" w:rsidR="00D93A3C" w:rsidRPr="0024633A" w:rsidRDefault="00D93A3C" w:rsidP="004278BA">
      <w:pPr>
        <w:pStyle w:val="Heading3"/>
        <w:tabs>
          <w:tab w:val="clear" w:pos="900"/>
          <w:tab w:val="left" w:pos="720"/>
        </w:tabs>
        <w:spacing w:after="240"/>
        <w:rPr>
          <w:rFonts w:ascii="Tahoma" w:hAnsi="Tahoma" w:cs="Tahoma"/>
          <w:b/>
          <w:i w:val="0"/>
          <w:sz w:val="24"/>
        </w:rPr>
      </w:pPr>
      <w:bookmarkStart w:id="3925" w:name="_Toc96009567"/>
      <w:r w:rsidRPr="0024633A">
        <w:rPr>
          <w:rFonts w:ascii="Tahoma" w:hAnsi="Tahoma" w:cs="Tahoma"/>
          <w:b/>
          <w:i w:val="0"/>
          <w:sz w:val="24"/>
        </w:rPr>
        <w:t>EDDS Types</w:t>
      </w:r>
      <w:bookmarkEnd w:id="3925"/>
    </w:p>
    <w:p w14:paraId="03C338FD" w14:textId="77777777" w:rsidR="00D93A3C" w:rsidRPr="0024633A" w:rsidRDefault="00180C89" w:rsidP="004278BA">
      <w:pPr>
        <w:spacing w:after="240"/>
        <w:rPr>
          <w:rFonts w:cs="Tahoma"/>
        </w:rPr>
      </w:pPr>
      <w:r w:rsidRPr="0024633A">
        <w:rPr>
          <w:rFonts w:cs="Tahoma"/>
        </w:rPr>
        <w:t xml:space="preserve">As specified in JA7.7.1.2.2, </w:t>
      </w:r>
      <w:r w:rsidR="00D93A3C" w:rsidRPr="0024633A">
        <w:rPr>
          <w:rFonts w:cs="Tahoma"/>
        </w:rPr>
        <w:t>EDDS types may include but are not limited to:</w:t>
      </w:r>
    </w:p>
    <w:p w14:paraId="736DF4A2" w14:textId="77777777" w:rsidR="00D93A3C" w:rsidRPr="0024633A" w:rsidRDefault="00D93A3C" w:rsidP="00806688">
      <w:pPr>
        <w:pStyle w:val="ListParagraph"/>
        <w:numPr>
          <w:ilvl w:val="0"/>
          <w:numId w:val="63"/>
        </w:numPr>
        <w:spacing w:after="240"/>
        <w:contextualSpacing w:val="0"/>
        <w:rPr>
          <w:rFonts w:cs="Tahoma"/>
        </w:rPr>
      </w:pPr>
      <w:r w:rsidRPr="0024633A">
        <w:rPr>
          <w:rFonts w:cs="Tahoma"/>
        </w:rPr>
        <w:t>Diagnostic instrument manufacturer services that incorpo</w:t>
      </w:r>
      <w:r w:rsidR="00875D0B" w:rsidRPr="0024633A">
        <w:rPr>
          <w:rFonts w:cs="Tahoma"/>
        </w:rPr>
        <w:t>rate wireless or web-based data-</w:t>
      </w:r>
      <w:r w:rsidRPr="0024633A">
        <w:rPr>
          <w:rFonts w:cs="Tahoma"/>
        </w:rPr>
        <w:t xml:space="preserve">logging capabilities into their products, capture and store relevant information from field diagnostic testing procedures, and provide digital access to the stored data to </w:t>
      </w:r>
      <w:r w:rsidR="00875D0B" w:rsidRPr="0024633A">
        <w:rPr>
          <w:rFonts w:cs="Tahoma"/>
        </w:rPr>
        <w:t xml:space="preserve">the </w:t>
      </w:r>
      <w:r w:rsidRPr="0024633A">
        <w:rPr>
          <w:rFonts w:cs="Tahoma"/>
        </w:rPr>
        <w:t>diagnostic tool owners and other parties to the field verification procedure.</w:t>
      </w:r>
    </w:p>
    <w:p w14:paraId="5C4EE9EE" w14:textId="77777777" w:rsidR="00D93A3C" w:rsidRPr="0024633A" w:rsidRDefault="00D93A3C" w:rsidP="00806688">
      <w:pPr>
        <w:pStyle w:val="ListParagraph"/>
        <w:numPr>
          <w:ilvl w:val="0"/>
          <w:numId w:val="63"/>
        </w:numPr>
        <w:spacing w:after="240"/>
        <w:contextualSpacing w:val="0"/>
        <w:rPr>
          <w:rFonts w:cs="Tahoma"/>
        </w:rPr>
      </w:pPr>
      <w:r w:rsidRPr="0024633A">
        <w:rPr>
          <w:rFonts w:cs="Tahoma"/>
        </w:rPr>
        <w:t xml:space="preserve">Third party quality control programs (TPQCP) that verify the work of participating installers, </w:t>
      </w:r>
      <w:proofErr w:type="gramStart"/>
      <w:r w:rsidRPr="0024633A">
        <w:rPr>
          <w:rFonts w:cs="Tahoma"/>
        </w:rPr>
        <w:t>collect</w:t>
      </w:r>
      <w:proofErr w:type="gramEnd"/>
      <w:r w:rsidRPr="0024633A">
        <w:rPr>
          <w:rFonts w:cs="Tahoma"/>
        </w:rPr>
        <w:t xml:space="preserve"> and evaluate more detailed data than necessary for compliance, identify in real-time during the installation invalid and inaccurate installer testing and noncompliant installations, and enable corrected testing with the goal of bringing installations into compliance before the installer leaves the job site. TPQCP descriptions and requirements are specified in Appendix RA2.7.</w:t>
      </w:r>
    </w:p>
    <w:p w14:paraId="1560A0C1" w14:textId="77777777" w:rsidR="00832436" w:rsidRPr="0024633A" w:rsidRDefault="00832436" w:rsidP="00806688">
      <w:pPr>
        <w:pStyle w:val="ListParagraph"/>
        <w:numPr>
          <w:ilvl w:val="0"/>
          <w:numId w:val="66"/>
        </w:numPr>
        <w:spacing w:after="240"/>
        <w:contextualSpacing w:val="0"/>
        <w:rPr>
          <w:rFonts w:cs="Tahoma"/>
        </w:rPr>
      </w:pPr>
      <w:bookmarkStart w:id="3926" w:name="_Toc366747472"/>
      <w:r w:rsidRPr="0024633A">
        <w:rPr>
          <w:rFonts w:cs="Tahoma"/>
        </w:rPr>
        <w:t>Internet-based datastore</w:t>
      </w:r>
      <w:del w:id="3927" w:author="Wong, Daniel@Energy" w:date="2021-10-20T13:21:00Z">
        <w:r w:rsidRPr="0024633A" w:rsidDel="00CB50ED">
          <w:rPr>
            <w:rFonts w:cs="Tahoma"/>
          </w:rPr>
          <w:delText>s</w:delText>
        </w:r>
      </w:del>
      <w:r w:rsidRPr="0024633A">
        <w:rPr>
          <w:rFonts w:cs="Tahoma"/>
        </w:rPr>
        <w:t xml:space="preserve"> </w:t>
      </w:r>
      <w:ins w:id="3928" w:author="Wong, Daniel@Energy" w:date="2021-10-20T13:21:00Z">
        <w:r>
          <w:rPr>
            <w:rFonts w:cs="Tahoma"/>
          </w:rPr>
          <w:t xml:space="preserve">services </w:t>
        </w:r>
      </w:ins>
      <w:r w:rsidRPr="0024633A">
        <w:rPr>
          <w:rFonts w:cs="Tahoma"/>
        </w:rPr>
        <w:t xml:space="preserve">that are administered by an EDDS </w:t>
      </w:r>
      <w:del w:id="3929" w:author="Wong, Daniel@Energy" w:date="2021-10-20T13:21:00Z">
        <w:r w:rsidRPr="0024633A" w:rsidDel="00CB50ED">
          <w:rPr>
            <w:rFonts w:cs="Tahoma"/>
          </w:rPr>
          <w:delText>services provider</w:delText>
        </w:r>
      </w:del>
      <w:ins w:id="3930" w:author="Wong, Daniel@Energy" w:date="2021-10-20T13:21:00Z">
        <w:r>
          <w:rPr>
            <w:rFonts w:cs="Tahoma"/>
          </w:rPr>
          <w:t>provider who</w:t>
        </w:r>
      </w:ins>
      <w:del w:id="3931" w:author="Wong, Daniel@Energy" w:date="2021-10-20T13:21:00Z">
        <w:r w:rsidRPr="0024633A" w:rsidDel="00BB21F8">
          <w:rPr>
            <w:rFonts w:cs="Tahoma"/>
          </w:rPr>
          <w:delText>, to</w:delText>
        </w:r>
      </w:del>
      <w:r w:rsidRPr="0024633A">
        <w:rPr>
          <w:rFonts w:cs="Tahoma"/>
        </w:rPr>
        <w:t xml:space="preserve"> ensure</w:t>
      </w:r>
      <w:ins w:id="3932" w:author="Wong, Daniel@Energy" w:date="2021-10-20T13:21:00Z">
        <w:r>
          <w:rPr>
            <w:rFonts w:cs="Tahoma"/>
          </w:rPr>
          <w:t>s</w:t>
        </w:r>
      </w:ins>
      <w:r w:rsidRPr="0024633A">
        <w:rPr>
          <w:rFonts w:cs="Tahoma"/>
        </w:rPr>
        <w:t xml:space="preserve"> the security and integrity of data input to the datastore </w:t>
      </w:r>
      <w:ins w:id="3933" w:author="Wong, Daniel@Energy" w:date="2021-10-20T13:21:00Z">
        <w:r>
          <w:rPr>
            <w:rFonts w:cs="Tahoma"/>
          </w:rPr>
          <w:t>service</w:t>
        </w:r>
      </w:ins>
      <w:ins w:id="3934" w:author="Wong, Daniel@Energy" w:date="2021-10-20T13:22:00Z">
        <w:r>
          <w:rPr>
            <w:rFonts w:cs="Tahoma"/>
          </w:rPr>
          <w:t xml:space="preserve">. </w:t>
        </w:r>
      </w:ins>
      <w:del w:id="3935" w:author="Wong, Daniel@Energy" w:date="2021-10-20T13:22:00Z">
        <w:r w:rsidRPr="0024633A" w:rsidDel="00BB21F8">
          <w:rPr>
            <w:rFonts w:cs="Tahoma"/>
          </w:rPr>
          <w:delText>by a</w:delText>
        </w:r>
      </w:del>
      <w:ins w:id="3936" w:author="Wong, Daniel@Energy" w:date="2021-10-20T13:22:00Z">
        <w:r>
          <w:rPr>
            <w:rFonts w:cs="Tahoma"/>
          </w:rPr>
          <w:t>A</w:t>
        </w:r>
      </w:ins>
      <w:r w:rsidRPr="0024633A">
        <w:rPr>
          <w:rFonts w:cs="Tahoma"/>
        </w:rPr>
        <w:t>uthorized users of Title 24, Part 6 Data Registries</w:t>
      </w:r>
      <w:ins w:id="3937" w:author="Wong, Daniel@Energy" w:date="2021-10-20T13:22:00Z">
        <w:r>
          <w:rPr>
            <w:rFonts w:cs="Tahoma"/>
          </w:rPr>
          <w:t xml:space="preserve"> may elect to use EDDS datastore services for data input</w:t>
        </w:r>
      </w:ins>
      <w:r w:rsidRPr="0024633A">
        <w:rPr>
          <w:rFonts w:cs="Tahoma"/>
        </w:rPr>
        <w:t xml:space="preserve">, </w:t>
      </w:r>
      <w:del w:id="3938" w:author="Wong, Daniel@Energy" w:date="2021-10-20T13:22:00Z">
        <w:r w:rsidRPr="0024633A" w:rsidDel="00FC0816">
          <w:rPr>
            <w:rFonts w:cs="Tahoma"/>
          </w:rPr>
          <w:delText xml:space="preserve">who </w:delText>
        </w:r>
      </w:del>
      <w:ins w:id="3939" w:author="Wong, Daniel@Energy" w:date="2021-10-20T13:22:00Z">
        <w:r>
          <w:rPr>
            <w:rFonts w:cs="Tahoma"/>
          </w:rPr>
          <w:t>and</w:t>
        </w:r>
        <w:r w:rsidRPr="0024633A">
          <w:rPr>
            <w:rFonts w:cs="Tahoma"/>
          </w:rPr>
          <w:t xml:space="preserve"> </w:t>
        </w:r>
      </w:ins>
      <w:r w:rsidRPr="0024633A">
        <w:rPr>
          <w:rFonts w:cs="Tahoma"/>
        </w:rPr>
        <w:t>subsequently transmit the stored data to a Title 24, Part 6 Data Registry while logged-in to the Data Registry during Title 24, Part 6 document registration procedures.</w:t>
      </w:r>
    </w:p>
    <w:p w14:paraId="42A63C82" w14:textId="77777777" w:rsidR="00D67ABD" w:rsidRPr="0024633A" w:rsidRDefault="00180C89" w:rsidP="004278BA">
      <w:pPr>
        <w:pStyle w:val="Heading3"/>
        <w:tabs>
          <w:tab w:val="clear" w:pos="900"/>
          <w:tab w:val="left" w:pos="720"/>
        </w:tabs>
        <w:spacing w:after="240"/>
        <w:rPr>
          <w:rFonts w:ascii="Tahoma" w:hAnsi="Tahoma" w:cs="Tahoma"/>
          <w:b/>
          <w:i w:val="0"/>
          <w:sz w:val="24"/>
        </w:rPr>
      </w:pPr>
      <w:bookmarkStart w:id="3940" w:name="_Toc96009568"/>
      <w:r w:rsidRPr="0024633A">
        <w:rPr>
          <w:rFonts w:ascii="Tahoma" w:hAnsi="Tahoma" w:cs="Tahoma"/>
          <w:b/>
          <w:i w:val="0"/>
          <w:sz w:val="24"/>
        </w:rPr>
        <w:t>EDDS Requirements</w:t>
      </w:r>
      <w:bookmarkEnd w:id="3940"/>
      <w:r w:rsidRPr="0024633A">
        <w:rPr>
          <w:rFonts w:ascii="Tahoma" w:hAnsi="Tahoma" w:cs="Tahoma"/>
          <w:b/>
          <w:i w:val="0"/>
          <w:sz w:val="24"/>
        </w:rPr>
        <w:t xml:space="preserve"> </w:t>
      </w:r>
      <w:bookmarkEnd w:id="3926"/>
    </w:p>
    <w:p w14:paraId="355DF18E" w14:textId="77777777" w:rsidR="00533F17" w:rsidRPr="0024633A" w:rsidRDefault="00533F17" w:rsidP="00533F17">
      <w:pPr>
        <w:spacing w:after="240"/>
        <w:rPr>
          <w:rFonts w:cs="Tahoma"/>
        </w:rPr>
      </w:pPr>
      <w:r w:rsidRPr="0024633A">
        <w:rPr>
          <w:rFonts w:cs="Tahoma"/>
        </w:rPr>
        <w:t xml:space="preserve">As specified in JA7.7.1.2, </w:t>
      </w:r>
      <w:del w:id="3941" w:author="Wong, Daniel@Energy" w:date="2021-10-20T13:23:00Z">
        <w:r w:rsidRPr="0024633A" w:rsidDel="008B4949">
          <w:rPr>
            <w:rFonts w:cs="Tahoma"/>
          </w:rPr>
          <w:delText xml:space="preserve">Digital Data Sources External to a Data Registry, </w:delText>
        </w:r>
      </w:del>
      <w:r w:rsidRPr="0024633A">
        <w:rPr>
          <w:rFonts w:cs="Tahoma"/>
        </w:rPr>
        <w:t>the data uploads to an EDDS, and the data exchange between a Data Registry and an EDDS</w:t>
      </w:r>
      <w:ins w:id="3942" w:author="Wong, Daniel@Energy" w:date="2021-10-20T13:25:00Z">
        <w:r>
          <w:rPr>
            <w:rFonts w:cs="Tahoma"/>
          </w:rPr>
          <w:t>, including data upload and data exchange that is facilitated by an API</w:t>
        </w:r>
      </w:ins>
      <w:r w:rsidRPr="0024633A">
        <w:rPr>
          <w:rFonts w:cs="Tahoma"/>
        </w:rPr>
        <w:t xml:space="preserve"> shall conform to the following:</w:t>
      </w:r>
    </w:p>
    <w:p w14:paraId="12A83898" w14:textId="77777777" w:rsidR="00D67ABD" w:rsidRPr="0024633A" w:rsidRDefault="00D67ABD" w:rsidP="00806688">
      <w:pPr>
        <w:pStyle w:val="ListParagraph"/>
        <w:numPr>
          <w:ilvl w:val="0"/>
          <w:numId w:val="64"/>
        </w:numPr>
        <w:spacing w:after="240"/>
        <w:contextualSpacing w:val="0"/>
        <w:rPr>
          <w:rFonts w:cs="Tahoma"/>
        </w:rPr>
      </w:pPr>
      <w:r w:rsidRPr="0024633A">
        <w:rPr>
          <w:rFonts w:cs="Tahoma"/>
        </w:rPr>
        <w:t xml:space="preserve">The data exchange from an EDDS to a Data Registry shall be initiated only by an authorized user of the Data Registry; only while the user is logged into his Title 24, </w:t>
      </w:r>
      <w:r w:rsidRPr="0024633A">
        <w:rPr>
          <w:rFonts w:cs="Tahoma"/>
        </w:rPr>
        <w:lastRenderedPageBreak/>
        <w:t xml:space="preserve">Part 6 Data Registry user account; and only by use of a data exchange feature managed and made available to the user by the Data Registry user interface. </w:t>
      </w:r>
    </w:p>
    <w:p w14:paraId="5A8FED5E" w14:textId="77777777" w:rsidR="00D67ABD" w:rsidRPr="0024633A" w:rsidRDefault="00D67ABD" w:rsidP="00806688">
      <w:pPr>
        <w:pStyle w:val="ListParagraph"/>
        <w:numPr>
          <w:ilvl w:val="0"/>
          <w:numId w:val="64"/>
        </w:numPr>
        <w:spacing w:after="240"/>
        <w:contextualSpacing w:val="0"/>
        <w:rPr>
          <w:rFonts w:cs="Tahoma"/>
        </w:rPr>
      </w:pPr>
      <w:r w:rsidRPr="0024633A">
        <w:rPr>
          <w:rFonts w:cs="Tahoma"/>
        </w:rPr>
        <w:t>The data exchange from an EDDS to a Data Registry shall not be an unattended automatic electronic data exchange transaction.</w:t>
      </w:r>
    </w:p>
    <w:p w14:paraId="5E921A4B" w14:textId="77777777" w:rsidR="00D67ABD" w:rsidRPr="0024633A" w:rsidRDefault="00D67ABD" w:rsidP="00806688">
      <w:pPr>
        <w:pStyle w:val="ListParagraph"/>
        <w:numPr>
          <w:ilvl w:val="0"/>
          <w:numId w:val="64"/>
        </w:numPr>
        <w:spacing w:after="240"/>
        <w:contextualSpacing w:val="0"/>
        <w:rPr>
          <w:rFonts w:cs="Tahoma"/>
        </w:rPr>
      </w:pPr>
      <w:r w:rsidRPr="0024633A">
        <w:rPr>
          <w:rFonts w:cs="Tahoma"/>
        </w:rPr>
        <w:t xml:space="preserve">The Registration Provider shall ensure the authorized user </w:t>
      </w:r>
      <w:proofErr w:type="gramStart"/>
      <w:r w:rsidRPr="0024633A">
        <w:rPr>
          <w:rFonts w:cs="Tahoma"/>
        </w:rPr>
        <w:t>has the opportunity to</w:t>
      </w:r>
      <w:proofErr w:type="gramEnd"/>
      <w:r w:rsidRPr="0024633A">
        <w:rPr>
          <w:rFonts w:cs="Tahoma"/>
        </w:rPr>
        <w:t xml:space="preserve"> review and revise the information transmitted to the data registry by use of an EDDS prior to making electronic signature controls available to the user.</w:t>
      </w:r>
    </w:p>
    <w:p w14:paraId="2607A5B6" w14:textId="77777777" w:rsidR="00D67ABD" w:rsidRPr="0024633A" w:rsidRDefault="00D67ABD" w:rsidP="00806688">
      <w:pPr>
        <w:pStyle w:val="ListParagraph"/>
        <w:numPr>
          <w:ilvl w:val="0"/>
          <w:numId w:val="64"/>
        </w:numPr>
        <w:spacing w:after="240"/>
        <w:contextualSpacing w:val="0"/>
        <w:rPr>
          <w:rFonts w:cs="Tahoma"/>
        </w:rPr>
      </w:pPr>
      <w:r w:rsidRPr="0024633A">
        <w:rPr>
          <w:rFonts w:cs="Tahoma"/>
        </w:rPr>
        <w:t>The Registration Provider shall be responsible for managing the security and integrity of the data exchange with the EDDS.</w:t>
      </w:r>
    </w:p>
    <w:p w14:paraId="0E6CF144" w14:textId="77777777" w:rsidR="00D67ABD" w:rsidRPr="0024633A" w:rsidRDefault="00D67ABD" w:rsidP="00806688">
      <w:pPr>
        <w:pStyle w:val="ListParagraph"/>
        <w:numPr>
          <w:ilvl w:val="0"/>
          <w:numId w:val="64"/>
        </w:numPr>
        <w:spacing w:after="240"/>
        <w:contextualSpacing w:val="0"/>
        <w:rPr>
          <w:rFonts w:cs="Tahoma"/>
        </w:rPr>
      </w:pPr>
      <w:r w:rsidRPr="0024633A">
        <w:rPr>
          <w:rFonts w:cs="Tahoma"/>
        </w:rPr>
        <w:t>The Registration Provider shall ensure that user data uploads to the EDDS, and subsequent storage and maintenance of compliance data in the EDDS are done using best practices for secure data exchange and secure data storage.</w:t>
      </w:r>
    </w:p>
    <w:p w14:paraId="04706F62" w14:textId="77777777" w:rsidR="00D67ABD" w:rsidRPr="0024633A" w:rsidRDefault="00D67ABD" w:rsidP="00806688">
      <w:pPr>
        <w:pStyle w:val="ListParagraph"/>
        <w:numPr>
          <w:ilvl w:val="0"/>
          <w:numId w:val="64"/>
        </w:numPr>
        <w:spacing w:after="240"/>
        <w:contextualSpacing w:val="0"/>
        <w:rPr>
          <w:rFonts w:cs="Tahoma"/>
        </w:rPr>
      </w:pPr>
      <w:r w:rsidRPr="0024633A">
        <w:rPr>
          <w:rFonts w:cs="Tahoma"/>
        </w:rPr>
        <w:t>The Registration Provider shall ensure that the data exchange processes that import data into the Data Registry from the EDDS are performed using best practices for secure data exchange.</w:t>
      </w:r>
    </w:p>
    <w:p w14:paraId="686DC67C" w14:textId="77777777" w:rsidR="00D67ABD" w:rsidRPr="0024633A" w:rsidRDefault="00D67ABD" w:rsidP="00806688">
      <w:pPr>
        <w:pStyle w:val="ListParagraph"/>
        <w:numPr>
          <w:ilvl w:val="0"/>
          <w:numId w:val="64"/>
        </w:numPr>
        <w:spacing w:after="240"/>
        <w:contextualSpacing w:val="0"/>
        <w:rPr>
          <w:rFonts w:cs="Tahoma"/>
        </w:rPr>
      </w:pPr>
      <w:r w:rsidRPr="0024633A">
        <w:rPr>
          <w:rFonts w:cs="Tahoma"/>
        </w:rPr>
        <w:t>The user's compliance data may be uploaded automatically to an EDDS datastore, such as by network-connected diagnostic field verification instruments, or it may be keyed in by the user using an EDDS services software user interface.</w:t>
      </w:r>
    </w:p>
    <w:p w14:paraId="5664729D" w14:textId="77777777" w:rsidR="00D67ABD" w:rsidRPr="0024633A" w:rsidRDefault="00D67ABD" w:rsidP="00806688">
      <w:pPr>
        <w:pStyle w:val="ListParagraph"/>
        <w:numPr>
          <w:ilvl w:val="0"/>
          <w:numId w:val="64"/>
        </w:numPr>
        <w:spacing w:after="240"/>
        <w:contextualSpacing w:val="0"/>
        <w:rPr>
          <w:rFonts w:cs="Tahoma"/>
        </w:rPr>
      </w:pPr>
      <w:r w:rsidRPr="0024633A">
        <w:rPr>
          <w:rFonts w:cs="Tahoma"/>
        </w:rPr>
        <w:t>The data transmitted from an EDDS to a Data Registry shall conform to the XML schema for each respective Title 24, Part 6 compliance document for which the data is to be used. All data provided to complete compliance documents shall be subjected to data validation by the Data Registry software after the data is transmitted to the Data Registry.</w:t>
      </w:r>
    </w:p>
    <w:p w14:paraId="668DDCA1" w14:textId="70A5034C" w:rsidR="00D67ABD" w:rsidRPr="0024633A" w:rsidRDefault="00D67ABD" w:rsidP="00806688">
      <w:pPr>
        <w:pStyle w:val="ListParagraph"/>
        <w:numPr>
          <w:ilvl w:val="0"/>
          <w:numId w:val="64"/>
        </w:numPr>
        <w:spacing w:after="240"/>
        <w:contextualSpacing w:val="0"/>
        <w:rPr>
          <w:rFonts w:cs="Tahoma"/>
        </w:rPr>
      </w:pPr>
      <w:r w:rsidRPr="0024633A">
        <w:rPr>
          <w:rFonts w:cs="Tahoma"/>
        </w:rPr>
        <w:t xml:space="preserve">The current compliance document schemas approved by the Energy Commission shall be made available to the EDDS services providers as needed </w:t>
      </w:r>
      <w:proofErr w:type="gramStart"/>
      <w:r w:rsidRPr="0024633A">
        <w:rPr>
          <w:rFonts w:cs="Tahoma"/>
        </w:rPr>
        <w:t>in order to</w:t>
      </w:r>
      <w:proofErr w:type="gramEnd"/>
      <w:r w:rsidRPr="0024633A">
        <w:rPr>
          <w:rFonts w:cs="Tahoma"/>
        </w:rPr>
        <w:t xml:space="preserve"> clarify the Title 24 Part 6 compliance document data requirements.</w:t>
      </w:r>
    </w:p>
    <w:p w14:paraId="52772E5A" w14:textId="77777777" w:rsidR="003532C1" w:rsidRPr="003532C1" w:rsidRDefault="003532C1" w:rsidP="003532C1">
      <w:pPr>
        <w:keepNext/>
        <w:numPr>
          <w:ilvl w:val="2"/>
          <w:numId w:val="18"/>
        </w:numPr>
        <w:tabs>
          <w:tab w:val="num" w:pos="360"/>
          <w:tab w:val="left" w:pos="720"/>
        </w:tabs>
        <w:spacing w:before="360" w:after="240"/>
        <w:ind w:left="0" w:firstLine="0"/>
        <w:outlineLvl w:val="2"/>
        <w:rPr>
          <w:rFonts w:cs="Tahoma"/>
          <w:b/>
          <w:szCs w:val="20"/>
        </w:rPr>
      </w:pPr>
      <w:bookmarkStart w:id="3943" w:name="_Toc96009569"/>
      <w:bookmarkStart w:id="3944" w:name="_Toc418094527"/>
      <w:r w:rsidRPr="003532C1">
        <w:rPr>
          <w:rFonts w:cs="Tahoma"/>
          <w:b/>
          <w:szCs w:val="20"/>
        </w:rPr>
        <w:t>EDDS Approval</w:t>
      </w:r>
      <w:bookmarkEnd w:id="3943"/>
      <w:r w:rsidRPr="003532C1">
        <w:rPr>
          <w:rFonts w:cs="Tahoma"/>
          <w:b/>
          <w:szCs w:val="20"/>
        </w:rPr>
        <w:t xml:space="preserve"> </w:t>
      </w:r>
    </w:p>
    <w:p w14:paraId="413A069E" w14:textId="77777777" w:rsidR="003532C1" w:rsidRPr="003532C1" w:rsidRDefault="003532C1" w:rsidP="003532C1">
      <w:pPr>
        <w:keepNext/>
        <w:numPr>
          <w:ilvl w:val="3"/>
          <w:numId w:val="18"/>
        </w:numPr>
        <w:tabs>
          <w:tab w:val="num" w:pos="360"/>
          <w:tab w:val="left" w:pos="900"/>
        </w:tabs>
        <w:spacing w:before="240" w:after="60"/>
        <w:ind w:left="0" w:firstLine="0"/>
        <w:outlineLvl w:val="3"/>
        <w:rPr>
          <w:ins w:id="3945" w:author="Wong, Daniel@Energy" w:date="2021-10-22T09:57:00Z"/>
          <w:rFonts w:cs="Tahoma"/>
          <w:b/>
          <w:bCs/>
          <w:i/>
          <w:szCs w:val="24"/>
        </w:rPr>
      </w:pPr>
      <w:bookmarkStart w:id="3946" w:name="_Toc96009570"/>
      <w:ins w:id="3947" w:author="Wong, Daniel@Energy" w:date="2021-10-22T10:12:00Z">
        <w:r w:rsidRPr="003532C1">
          <w:rPr>
            <w:rFonts w:cs="Tahoma"/>
            <w:b/>
            <w:bCs/>
            <w:i/>
            <w:szCs w:val="24"/>
          </w:rPr>
          <w:t>EDDS Application</w:t>
        </w:r>
      </w:ins>
      <w:bookmarkEnd w:id="3946"/>
    </w:p>
    <w:p w14:paraId="6A1C9FA8" w14:textId="77777777" w:rsidR="003532C1" w:rsidRPr="003532C1" w:rsidRDefault="003532C1" w:rsidP="003532C1">
      <w:pPr>
        <w:spacing w:after="240"/>
        <w:rPr>
          <w:ins w:id="3948" w:author="Wong, Daniel@Energy" w:date="2021-10-22T10:13:00Z"/>
          <w:rFonts w:cs="Tahoma"/>
        </w:rPr>
      </w:pPr>
      <w:ins w:id="3949" w:author="Wong, Daniel@Energy" w:date="2021-10-22T09:57:00Z">
        <w:r w:rsidRPr="003532C1">
          <w:rPr>
            <w:rFonts w:cs="Tahoma"/>
          </w:rPr>
          <w:t>JA7.8 outline</w:t>
        </w:r>
      </w:ins>
      <w:ins w:id="3950" w:author="Armando Ramirez" w:date="2021-10-25T16:39:00Z">
        <w:r w:rsidRPr="003532C1">
          <w:rPr>
            <w:rFonts w:cs="Tahoma"/>
          </w:rPr>
          <w:t>s</w:t>
        </w:r>
      </w:ins>
      <w:ins w:id="3951" w:author="Wong, Daniel@Energy" w:date="2021-10-22T09:57:00Z">
        <w:r w:rsidRPr="003532C1">
          <w:rPr>
            <w:rFonts w:cs="Tahoma"/>
          </w:rPr>
          <w:t xml:space="preserve"> the minimum content required for a Registration Provider EDDS application.</w:t>
        </w:r>
      </w:ins>
      <w:ins w:id="3952" w:author="Wong, Daniel@Energy" w:date="2021-10-22T10:13:00Z">
        <w:r w:rsidRPr="003532C1">
          <w:rPr>
            <w:rFonts w:cs="Tahoma"/>
          </w:rPr>
          <w:t xml:space="preserve"> The application must </w:t>
        </w:r>
      </w:ins>
      <w:ins w:id="3953" w:author="Wong, Daniel@Energy" w:date="2021-10-22T10:25:00Z">
        <w:r w:rsidRPr="003532C1">
          <w:rPr>
            <w:rFonts w:cs="Tahoma"/>
          </w:rPr>
          <w:t xml:space="preserve">include detailed </w:t>
        </w:r>
      </w:ins>
      <w:ins w:id="3954" w:author="Wong, Daniel@Energy" w:date="2021-10-22T10:26:00Z">
        <w:r w:rsidRPr="003532C1">
          <w:rPr>
            <w:rFonts w:cs="Tahoma"/>
          </w:rPr>
          <w:t xml:space="preserve">descriptions and </w:t>
        </w:r>
      </w:ins>
      <w:ins w:id="3955" w:author="Wong, Daniel@Energy" w:date="2021-10-22T10:25:00Z">
        <w:r w:rsidRPr="003532C1">
          <w:rPr>
            <w:rFonts w:cs="Tahoma"/>
          </w:rPr>
          <w:t>specifications of the proposed EDDS.</w:t>
        </w:r>
      </w:ins>
      <w:ins w:id="3956" w:author="Wong, Daniel@Energy" w:date="2021-10-22T10:37:00Z">
        <w:r w:rsidRPr="003532C1">
          <w:rPr>
            <w:rFonts w:cs="Tahoma"/>
          </w:rPr>
          <w:t xml:space="preserve"> </w:t>
        </w:r>
      </w:ins>
      <w:ins w:id="3957" w:author="Wong, Daniel@Energy" w:date="2021-10-22T10:25:00Z">
        <w:r w:rsidRPr="003532C1">
          <w:rPr>
            <w:rFonts w:cs="Tahoma"/>
          </w:rPr>
          <w:t>This</w:t>
        </w:r>
      </w:ins>
      <w:ins w:id="3958" w:author="Wong, Daniel@Energy" w:date="2021-10-22T10:26:00Z">
        <w:r w:rsidRPr="003532C1">
          <w:rPr>
            <w:rFonts w:cs="Tahoma"/>
          </w:rPr>
          <w:t xml:space="preserve"> will </w:t>
        </w:r>
      </w:ins>
      <w:ins w:id="3959" w:author="Wong, Daniel@Energy" w:date="2021-10-22T10:13:00Z">
        <w:r w:rsidRPr="003532C1">
          <w:rPr>
            <w:rFonts w:cs="Tahoma"/>
          </w:rPr>
          <w:t xml:space="preserve">provide </w:t>
        </w:r>
      </w:ins>
      <w:ins w:id="3960" w:author="Wong, Daniel@Energy" w:date="2021-10-22T10:14:00Z">
        <w:r w:rsidRPr="003532C1">
          <w:rPr>
            <w:rFonts w:cs="Tahoma"/>
          </w:rPr>
          <w:t>the Energy Commission</w:t>
        </w:r>
      </w:ins>
      <w:ins w:id="3961" w:author="Wong, Daniel@Energy" w:date="2021-10-22T10:13:00Z">
        <w:r w:rsidRPr="003532C1">
          <w:rPr>
            <w:rFonts w:cs="Tahoma"/>
          </w:rPr>
          <w:t xml:space="preserve"> with the means to evaluate the </w:t>
        </w:r>
      </w:ins>
      <w:ins w:id="3962" w:author="Wong, Daniel@Energy" w:date="2021-10-22T10:47:00Z">
        <w:r w:rsidRPr="003532C1">
          <w:rPr>
            <w:rFonts w:cs="Tahoma"/>
          </w:rPr>
          <w:t>EDDS</w:t>
        </w:r>
      </w:ins>
      <w:ins w:id="3963" w:author="Wong, Daniel@Energy" w:date="2021-10-22T10:48:00Z">
        <w:r w:rsidRPr="003532C1">
          <w:rPr>
            <w:rFonts w:cs="Tahoma"/>
          </w:rPr>
          <w:t xml:space="preserve"> application </w:t>
        </w:r>
      </w:ins>
      <w:ins w:id="3964" w:author="Wong, Daniel@Energy" w:date="2021-10-22T10:13:00Z">
        <w:r w:rsidRPr="003532C1">
          <w:rPr>
            <w:rFonts w:cs="Tahoma"/>
          </w:rPr>
          <w:t xml:space="preserve">and the ability of the </w:t>
        </w:r>
      </w:ins>
      <w:ins w:id="3965" w:author="Wong, Daniel@Energy" w:date="2021-10-22T10:14:00Z">
        <w:r w:rsidRPr="003532C1">
          <w:rPr>
            <w:rFonts w:cs="Tahoma"/>
          </w:rPr>
          <w:t>R</w:t>
        </w:r>
      </w:ins>
      <w:ins w:id="3966" w:author="Wong, Daniel@Energy" w:date="2021-10-22T10:13:00Z">
        <w:r w:rsidRPr="003532C1">
          <w:rPr>
            <w:rFonts w:cs="Tahoma"/>
          </w:rPr>
          <w:t xml:space="preserve">egistration </w:t>
        </w:r>
      </w:ins>
      <w:ins w:id="3967" w:author="Wong, Daniel@Energy" w:date="2021-10-22T10:14:00Z">
        <w:r w:rsidRPr="003532C1">
          <w:rPr>
            <w:rFonts w:cs="Tahoma"/>
          </w:rPr>
          <w:t>P</w:t>
        </w:r>
      </w:ins>
      <w:ins w:id="3968" w:author="Wong, Daniel@Energy" w:date="2021-10-22T10:13:00Z">
        <w:r w:rsidRPr="003532C1">
          <w:rPr>
            <w:rFonts w:cs="Tahoma"/>
          </w:rPr>
          <w:t xml:space="preserve">rovider to </w:t>
        </w:r>
      </w:ins>
      <w:ins w:id="3969" w:author="Wong, Daniel@Energy" w:date="2021-10-22T10:34:00Z">
        <w:r w:rsidRPr="003532C1">
          <w:rPr>
            <w:rFonts w:cs="Tahoma"/>
          </w:rPr>
          <w:t xml:space="preserve">show </w:t>
        </w:r>
      </w:ins>
      <w:ins w:id="3970" w:author="Wong, Daniel@Energy" w:date="2021-10-22T10:18:00Z">
        <w:r w:rsidRPr="003532C1">
          <w:rPr>
            <w:rFonts w:cs="Tahoma"/>
          </w:rPr>
          <w:t>compliance with</w:t>
        </w:r>
      </w:ins>
      <w:ins w:id="3971" w:author="Wong, Daniel@Energy" w:date="2021-10-22T10:13:00Z">
        <w:r w:rsidRPr="003532C1">
          <w:rPr>
            <w:rFonts w:cs="Tahoma"/>
          </w:rPr>
          <w:t xml:space="preserve"> the regulatory requirements. </w:t>
        </w:r>
      </w:ins>
      <w:ins w:id="3972" w:author="Wong, Daniel@Energy" w:date="2021-10-22T10:14:00Z">
        <w:r w:rsidRPr="003532C1">
          <w:rPr>
            <w:rFonts w:cs="Tahoma"/>
          </w:rPr>
          <w:t xml:space="preserve">The Energy Commission will </w:t>
        </w:r>
      </w:ins>
      <w:ins w:id="3973" w:author="Wong, Daniel@Energy" w:date="2021-10-22T10:13:00Z">
        <w:r w:rsidRPr="003532C1">
          <w:rPr>
            <w:rFonts w:cs="Tahoma"/>
          </w:rPr>
          <w:t xml:space="preserve">evaluate the </w:t>
        </w:r>
      </w:ins>
      <w:ins w:id="3974" w:author="Wong, Daniel@Energy" w:date="2021-10-22T10:36:00Z">
        <w:r w:rsidRPr="003532C1">
          <w:rPr>
            <w:rFonts w:cs="Tahoma"/>
          </w:rPr>
          <w:t>applications</w:t>
        </w:r>
      </w:ins>
      <w:ins w:id="3975" w:author="Wong, Daniel@Energy" w:date="2021-10-22T10:13:00Z">
        <w:r w:rsidRPr="003532C1">
          <w:rPr>
            <w:rFonts w:cs="Tahoma"/>
          </w:rPr>
          <w:t xml:space="preserve"> based on the</w:t>
        </w:r>
      </w:ins>
      <w:ins w:id="3976" w:author="Wong, Daniel@Energy" w:date="2021-10-22T10:38:00Z">
        <w:r w:rsidRPr="003532C1">
          <w:rPr>
            <w:rFonts w:cs="Tahoma"/>
          </w:rPr>
          <w:t xml:space="preserve"> requirements </w:t>
        </w:r>
      </w:ins>
      <w:ins w:id="3977" w:author="Wong, Daniel@Energy" w:date="2021-10-22T10:39:00Z">
        <w:r w:rsidRPr="003532C1">
          <w:rPr>
            <w:rFonts w:cs="Tahoma"/>
          </w:rPr>
          <w:t>i</w:t>
        </w:r>
      </w:ins>
      <w:ins w:id="3978" w:author="Wong, Daniel@Energy" w:date="2021-10-22T10:38:00Z">
        <w:r w:rsidRPr="003532C1">
          <w:rPr>
            <w:rFonts w:cs="Tahoma"/>
          </w:rPr>
          <w:t>n JA7.7</w:t>
        </w:r>
      </w:ins>
      <w:ins w:id="3979" w:author="Wong, Daniel@Energy" w:date="2021-10-22T10:13:00Z">
        <w:r w:rsidRPr="003532C1">
          <w:rPr>
            <w:rFonts w:cs="Tahoma"/>
          </w:rPr>
          <w:t>.</w:t>
        </w:r>
      </w:ins>
    </w:p>
    <w:p w14:paraId="6725DC13" w14:textId="77777777" w:rsidR="003532C1" w:rsidRPr="003532C1" w:rsidRDefault="003532C1" w:rsidP="003532C1">
      <w:pPr>
        <w:spacing w:after="240"/>
        <w:rPr>
          <w:ins w:id="3980" w:author="Wong, Daniel@Energy" w:date="2021-10-22T09:57:00Z"/>
          <w:rFonts w:cs="Tahoma"/>
        </w:rPr>
      </w:pPr>
      <w:ins w:id="3981" w:author="Wong, Daniel@Energy" w:date="2021-10-22T09:57:00Z">
        <w:r w:rsidRPr="003532C1">
          <w:rPr>
            <w:rFonts w:cs="Tahoma"/>
          </w:rPr>
          <w:lastRenderedPageBreak/>
          <w:t>To facilitate the review by the Energy Commission, the following four sections are recommended to be included in the application:</w:t>
        </w:r>
      </w:ins>
    </w:p>
    <w:p w14:paraId="3278C242" w14:textId="77777777" w:rsidR="003532C1" w:rsidRPr="003532C1" w:rsidRDefault="003532C1" w:rsidP="00806688">
      <w:pPr>
        <w:numPr>
          <w:ilvl w:val="0"/>
          <w:numId w:val="67"/>
        </w:numPr>
        <w:spacing w:after="240"/>
        <w:rPr>
          <w:ins w:id="3982" w:author="Wong, Daniel@Energy" w:date="2021-10-22T09:57:00Z"/>
          <w:rFonts w:cs="Tahoma"/>
        </w:rPr>
      </w:pPr>
      <w:ins w:id="3983" w:author="Wong, Daniel@Energy" w:date="2021-10-22T09:57:00Z">
        <w:r w:rsidRPr="003532C1">
          <w:rPr>
            <w:rFonts w:cs="Tahoma"/>
          </w:rPr>
          <w:t xml:space="preserve">Introduction </w:t>
        </w:r>
      </w:ins>
    </w:p>
    <w:p w14:paraId="5DC13365" w14:textId="77777777" w:rsidR="003532C1" w:rsidRPr="003532C1" w:rsidRDefault="003532C1" w:rsidP="00806688">
      <w:pPr>
        <w:numPr>
          <w:ilvl w:val="0"/>
          <w:numId w:val="67"/>
        </w:numPr>
        <w:spacing w:after="240"/>
        <w:rPr>
          <w:ins w:id="3984" w:author="Wong, Daniel@Energy" w:date="2021-10-22T09:57:00Z"/>
          <w:rFonts w:cs="Tahoma"/>
        </w:rPr>
      </w:pPr>
      <w:ins w:id="3985" w:author="Wong, Daniel@Energy" w:date="2021-10-22T09:57:00Z">
        <w:r w:rsidRPr="003532C1">
          <w:rPr>
            <w:rFonts w:cs="Tahoma"/>
          </w:rPr>
          <w:t>Detailed description of the EDDS specifications and functionality</w:t>
        </w:r>
      </w:ins>
      <w:ins w:id="3986" w:author="Wong, Daniel@Energy" w:date="2021-10-22T10:05:00Z">
        <w:r w:rsidRPr="003532C1">
          <w:rPr>
            <w:rFonts w:cs="Tahoma"/>
          </w:rPr>
          <w:t xml:space="preserve">. </w:t>
        </w:r>
      </w:ins>
      <w:ins w:id="3987" w:author="Wong, Daniel@Energy" w:date="2021-10-22T10:15:00Z">
        <w:r w:rsidRPr="003532C1">
          <w:rPr>
            <w:rFonts w:cs="Tahoma"/>
          </w:rPr>
          <w:t xml:space="preserve">This includes the </w:t>
        </w:r>
      </w:ins>
      <w:ins w:id="3988" w:author="Wong, Daniel@Energy" w:date="2021-10-22T10:21:00Z">
        <w:r w:rsidRPr="003532C1">
          <w:rPr>
            <w:rFonts w:cs="Tahoma"/>
          </w:rPr>
          <w:t xml:space="preserve">full </w:t>
        </w:r>
      </w:ins>
      <w:ins w:id="3989" w:author="Wong, Daniel@Energy" w:date="2021-10-22T10:15:00Z">
        <w:r w:rsidRPr="003532C1">
          <w:rPr>
            <w:rFonts w:cs="Tahoma"/>
          </w:rPr>
          <w:t xml:space="preserve">procedure for </w:t>
        </w:r>
      </w:ins>
      <w:ins w:id="3990" w:author="Wong, Daniel@Energy" w:date="2021-10-22T10:21:00Z">
        <w:r w:rsidRPr="003532C1">
          <w:rPr>
            <w:rFonts w:cs="Tahoma"/>
          </w:rPr>
          <w:t>data collection, storage, mainten</w:t>
        </w:r>
      </w:ins>
      <w:ins w:id="3991" w:author="Wong, Daniel@Energy" w:date="2021-10-22T10:22:00Z">
        <w:r w:rsidRPr="003532C1">
          <w:rPr>
            <w:rFonts w:cs="Tahoma"/>
          </w:rPr>
          <w:t xml:space="preserve">ance, and </w:t>
        </w:r>
      </w:ins>
      <w:ins w:id="3992" w:author="Wong, Daniel@Energy" w:date="2021-10-22T10:15:00Z">
        <w:r w:rsidRPr="003532C1">
          <w:rPr>
            <w:rFonts w:cs="Tahoma"/>
          </w:rPr>
          <w:t>data excha</w:t>
        </w:r>
      </w:ins>
      <w:ins w:id="3993" w:author="Wong, Daniel@Energy" w:date="2021-10-22T10:16:00Z">
        <w:r w:rsidRPr="003532C1">
          <w:rPr>
            <w:rFonts w:cs="Tahoma"/>
          </w:rPr>
          <w:t>n</w:t>
        </w:r>
      </w:ins>
      <w:ins w:id="3994" w:author="Wong, Daniel@Energy" w:date="2021-10-22T10:15:00Z">
        <w:r w:rsidRPr="003532C1">
          <w:rPr>
            <w:rFonts w:cs="Tahoma"/>
          </w:rPr>
          <w:t xml:space="preserve">ge </w:t>
        </w:r>
      </w:ins>
      <w:ins w:id="3995" w:author="Wong, Daniel@Energy" w:date="2021-10-22T10:19:00Z">
        <w:r w:rsidRPr="003532C1">
          <w:rPr>
            <w:rFonts w:cs="Tahoma"/>
          </w:rPr>
          <w:t>and how requirements in JA7.7.1.2.1 will be met.</w:t>
        </w:r>
      </w:ins>
    </w:p>
    <w:p w14:paraId="57DD863A" w14:textId="77777777" w:rsidR="003532C1" w:rsidRPr="003532C1" w:rsidRDefault="003532C1" w:rsidP="00806688">
      <w:pPr>
        <w:numPr>
          <w:ilvl w:val="0"/>
          <w:numId w:val="67"/>
        </w:numPr>
        <w:spacing w:after="240"/>
        <w:rPr>
          <w:ins w:id="3996" w:author="Wong, Daniel@Energy" w:date="2021-10-22T09:57:00Z"/>
          <w:rFonts w:cs="Tahoma"/>
        </w:rPr>
      </w:pPr>
      <w:ins w:id="3997" w:author="Wong, Daniel@Energy" w:date="2021-10-22T09:57:00Z">
        <w:r w:rsidRPr="003532C1">
          <w:rPr>
            <w:rFonts w:cs="Tahoma"/>
          </w:rPr>
          <w:t>Demonstration of the EDDS service successfully and securely gather, storing, and transferring compliance data to the Data Registry.</w:t>
        </w:r>
      </w:ins>
    </w:p>
    <w:p w14:paraId="6873456C" w14:textId="77777777" w:rsidR="003532C1" w:rsidRPr="003532C1" w:rsidRDefault="003532C1" w:rsidP="00806688">
      <w:pPr>
        <w:numPr>
          <w:ilvl w:val="0"/>
          <w:numId w:val="67"/>
        </w:numPr>
        <w:spacing w:after="240"/>
        <w:rPr>
          <w:ins w:id="3998" w:author="Wong, Daniel@Energy" w:date="2021-10-22T09:57:00Z"/>
          <w:rFonts w:cs="Tahoma"/>
        </w:rPr>
      </w:pPr>
      <w:ins w:id="3999" w:author="Wong, Daniel@Energy" w:date="2021-10-22T09:57:00Z">
        <w:r w:rsidRPr="003532C1">
          <w:rPr>
            <w:rFonts w:cs="Tahoma"/>
          </w:rPr>
          <w:t>Appendices, such as:</w:t>
        </w:r>
      </w:ins>
    </w:p>
    <w:p w14:paraId="293B1EB8" w14:textId="77777777" w:rsidR="003532C1" w:rsidRPr="003532C1" w:rsidRDefault="003532C1" w:rsidP="00806688">
      <w:pPr>
        <w:numPr>
          <w:ilvl w:val="1"/>
          <w:numId w:val="67"/>
        </w:numPr>
        <w:spacing w:after="240"/>
        <w:rPr>
          <w:ins w:id="4000" w:author="Wong, Daniel@Energy" w:date="2021-10-22T09:57:00Z"/>
          <w:rFonts w:cs="Tahoma"/>
        </w:rPr>
      </w:pPr>
      <w:ins w:id="4001" w:author="Wong, Daniel@Energy" w:date="2021-10-22T09:57:00Z">
        <w:r w:rsidRPr="003532C1">
          <w:rPr>
            <w:rFonts w:cs="Tahoma"/>
          </w:rPr>
          <w:t>Self-test results (by the Registration Provider) of the transmission of compliance data between the EDDS and the Data Registry (JA7.8.2).</w:t>
        </w:r>
      </w:ins>
    </w:p>
    <w:p w14:paraId="5C16548E" w14:textId="77777777" w:rsidR="003532C1" w:rsidRPr="003532C1" w:rsidRDefault="003532C1" w:rsidP="00806688">
      <w:pPr>
        <w:numPr>
          <w:ilvl w:val="1"/>
          <w:numId w:val="67"/>
        </w:numPr>
        <w:spacing w:after="240"/>
        <w:rPr>
          <w:ins w:id="4002" w:author="Wong, Daniel@Energy" w:date="2021-10-22T09:57:00Z"/>
          <w:rFonts w:cs="Tahoma"/>
        </w:rPr>
      </w:pPr>
      <w:ins w:id="4003" w:author="Wong, Daniel@Energy" w:date="2021-10-22T09:57:00Z">
        <w:r w:rsidRPr="003532C1">
          <w:rPr>
            <w:rFonts w:cs="Tahoma"/>
          </w:rPr>
          <w:t>Details of contractual agreements with the EDDS service provider (JA7.8.2.6).</w:t>
        </w:r>
      </w:ins>
    </w:p>
    <w:p w14:paraId="5FB6B203" w14:textId="77777777" w:rsidR="003532C1" w:rsidRPr="003532C1" w:rsidRDefault="003532C1" w:rsidP="00806688">
      <w:pPr>
        <w:numPr>
          <w:ilvl w:val="1"/>
          <w:numId w:val="67"/>
        </w:numPr>
        <w:spacing w:after="240"/>
        <w:rPr>
          <w:ins w:id="4004" w:author="Wong, Daniel@Energy" w:date="2021-10-22T09:57:00Z"/>
          <w:rFonts w:cs="Tahoma"/>
        </w:rPr>
      </w:pPr>
      <w:ins w:id="4005" w:author="Wong, Daniel@Energy" w:date="2021-10-22T09:57:00Z">
        <w:r w:rsidRPr="003532C1">
          <w:rPr>
            <w:rFonts w:cs="Tahoma"/>
          </w:rPr>
          <w:t>User manuals for the Data Registry and for the EDDS service software, features, and data registry process (JA7.8).</w:t>
        </w:r>
      </w:ins>
    </w:p>
    <w:p w14:paraId="7ED8028A" w14:textId="77777777" w:rsidR="003532C1" w:rsidRPr="003532C1" w:rsidRDefault="003532C1" w:rsidP="00806688">
      <w:pPr>
        <w:numPr>
          <w:ilvl w:val="1"/>
          <w:numId w:val="67"/>
        </w:numPr>
        <w:spacing w:after="240"/>
        <w:rPr>
          <w:ins w:id="4006" w:author="Wong, Daniel@Energy" w:date="2021-10-22T09:57:00Z"/>
          <w:rFonts w:cs="Tahoma"/>
        </w:rPr>
      </w:pPr>
      <w:ins w:id="4007" w:author="Wong, Daniel@Energy" w:date="2021-10-22T10:41:00Z">
        <w:r w:rsidRPr="003532C1">
          <w:rPr>
            <w:rFonts w:cs="Tahoma"/>
          </w:rPr>
          <w:t xml:space="preserve">Application </w:t>
        </w:r>
      </w:ins>
      <w:ins w:id="4008" w:author="Wong, Daniel@Energy" w:date="2021-10-22T09:57:00Z">
        <w:r w:rsidRPr="003532C1">
          <w:rPr>
            <w:rFonts w:cs="Tahoma"/>
          </w:rPr>
          <w:t xml:space="preserve">checklist of requirements from </w:t>
        </w:r>
      </w:ins>
      <w:ins w:id="4009" w:author="Wong, Daniel@Energy" w:date="2021-10-22T10:39:00Z">
        <w:r w:rsidRPr="003532C1">
          <w:rPr>
            <w:rFonts w:cs="Tahoma"/>
          </w:rPr>
          <w:t>JA</w:t>
        </w:r>
      </w:ins>
      <w:ins w:id="4010" w:author="Wong, Daniel@Energy" w:date="2021-10-22T09:57:00Z">
        <w:r w:rsidRPr="003532C1">
          <w:rPr>
            <w:rFonts w:cs="Tahoma"/>
          </w:rPr>
          <w:t>7</w:t>
        </w:r>
      </w:ins>
      <w:ins w:id="4011" w:author="Wong, Daniel@Energy" w:date="2021-10-22T10:41:00Z">
        <w:r w:rsidRPr="003532C1">
          <w:rPr>
            <w:rFonts w:cs="Tahoma"/>
          </w:rPr>
          <w:t>.8.2</w:t>
        </w:r>
      </w:ins>
      <w:ins w:id="4012" w:author="Wong, Daniel@Energy" w:date="2021-10-22T09:57:00Z">
        <w:r w:rsidRPr="003532C1">
          <w:rPr>
            <w:rFonts w:cs="Tahoma"/>
          </w:rPr>
          <w:t xml:space="preserve"> and the HERS Regulations. </w:t>
        </w:r>
      </w:ins>
    </w:p>
    <w:p w14:paraId="3FE66616" w14:textId="77777777" w:rsidR="003532C1" w:rsidRPr="003532C1" w:rsidRDefault="003532C1" w:rsidP="00806688">
      <w:pPr>
        <w:numPr>
          <w:ilvl w:val="1"/>
          <w:numId w:val="67"/>
        </w:numPr>
        <w:spacing w:after="240"/>
        <w:rPr>
          <w:ins w:id="4013" w:author="Wong, Daniel@Energy" w:date="2021-10-22T10:22:00Z"/>
          <w:rFonts w:cs="Tahoma"/>
        </w:rPr>
      </w:pPr>
      <w:ins w:id="4014" w:author="Wong, Daniel@Energy" w:date="2021-10-22T09:57:00Z">
        <w:r w:rsidRPr="003532C1">
          <w:rPr>
            <w:rFonts w:cs="Tahoma"/>
          </w:rPr>
          <w:t>Other information at the discretion of the Registration Provider, such as a list of the compliance documents and data fields for which the EDDS will exchange compliance data.</w:t>
        </w:r>
      </w:ins>
    </w:p>
    <w:p w14:paraId="04E740DF" w14:textId="16034817" w:rsidR="003532C1" w:rsidRPr="003532C1" w:rsidRDefault="003532C1" w:rsidP="003532C1">
      <w:pPr>
        <w:spacing w:after="240"/>
        <w:rPr>
          <w:ins w:id="4015" w:author="Wong, Daniel@Energy" w:date="2021-10-22T09:57:00Z"/>
          <w:rFonts w:cs="Tahoma"/>
        </w:rPr>
      </w:pPr>
      <w:bookmarkStart w:id="4016" w:name="_Hlk94440699"/>
      <w:ins w:id="4017" w:author="Wong, Daniel@Energy" w:date="2021-10-22T10:22:00Z">
        <w:r w:rsidRPr="003532C1">
          <w:rPr>
            <w:rFonts w:cs="Tahoma"/>
          </w:rPr>
          <w:t xml:space="preserve">Additional guidance on the application and approval process </w:t>
        </w:r>
        <w:bookmarkEnd w:id="4016"/>
        <w:r w:rsidRPr="003532C1">
          <w:rPr>
            <w:rFonts w:cs="Tahoma"/>
          </w:rPr>
          <w:t xml:space="preserve">may be </w:t>
        </w:r>
      </w:ins>
      <w:ins w:id="4018" w:author="Wong, Daniel@Energy" w:date="2021-10-22T10:23:00Z">
        <w:r w:rsidRPr="003532C1">
          <w:rPr>
            <w:rFonts w:cs="Tahoma"/>
          </w:rPr>
          <w:t>published by the Energy Commission.</w:t>
        </w:r>
      </w:ins>
      <w:bookmarkStart w:id="4019" w:name="_Hlk94441551"/>
      <w:ins w:id="4020" w:author="Haider Alhabibi" w:date="2022-01-30T13:12:00Z">
        <w:r w:rsidR="004A4098">
          <w:rPr>
            <w:rStyle w:val="FootnoteReference"/>
            <w:rFonts w:cs="Tahoma"/>
          </w:rPr>
          <w:footnoteReference w:id="2"/>
        </w:r>
      </w:ins>
      <w:bookmarkEnd w:id="4019"/>
    </w:p>
    <w:p w14:paraId="36B06D8D" w14:textId="77777777" w:rsidR="003532C1" w:rsidRPr="003532C1" w:rsidRDefault="003532C1" w:rsidP="003532C1">
      <w:pPr>
        <w:keepNext/>
        <w:numPr>
          <w:ilvl w:val="3"/>
          <w:numId w:val="18"/>
        </w:numPr>
        <w:tabs>
          <w:tab w:val="num" w:pos="360"/>
          <w:tab w:val="left" w:pos="900"/>
        </w:tabs>
        <w:spacing w:before="240" w:after="60"/>
        <w:ind w:left="0" w:firstLine="0"/>
        <w:outlineLvl w:val="3"/>
        <w:rPr>
          <w:ins w:id="4031" w:author="Wong, Daniel@Energy" w:date="2021-10-22T09:49:00Z"/>
          <w:rFonts w:cs="Tahoma"/>
          <w:b/>
          <w:bCs/>
          <w:i/>
          <w:szCs w:val="24"/>
        </w:rPr>
      </w:pPr>
      <w:bookmarkStart w:id="4032" w:name="_Toc96009571"/>
      <w:ins w:id="4033" w:author="Wong, Daniel@Energy" w:date="2021-10-22T09:53:00Z">
        <w:r w:rsidRPr="003532C1">
          <w:rPr>
            <w:rFonts w:cs="Tahoma"/>
            <w:b/>
            <w:bCs/>
            <w:i/>
            <w:szCs w:val="24"/>
          </w:rPr>
          <w:t>EDDS Acceptance Testing</w:t>
        </w:r>
      </w:ins>
      <w:bookmarkEnd w:id="4032"/>
    </w:p>
    <w:p w14:paraId="29677917" w14:textId="77777777" w:rsidR="003532C1" w:rsidRPr="003532C1" w:rsidRDefault="003532C1" w:rsidP="003532C1">
      <w:pPr>
        <w:spacing w:after="240"/>
        <w:rPr>
          <w:ins w:id="4034" w:author="Wong, Daniel@Energy" w:date="2021-10-21T16:18:00Z"/>
          <w:rFonts w:cs="Tahoma"/>
        </w:rPr>
      </w:pPr>
      <w:r w:rsidRPr="003532C1">
        <w:rPr>
          <w:rFonts w:cs="Tahoma"/>
        </w:rPr>
        <w:t xml:space="preserve">Joint Appendix Section JA7.8 </w:t>
      </w:r>
      <w:r w:rsidRPr="003532C1">
        <w:rPr>
          <w:rFonts w:cs="Tahoma"/>
        </w:rPr>
        <w:tab/>
        <w:t>requires that when an application for a Data Registry approval includes use of EDDS, the Energy Commission shall perform acceptance testing of the EDDS proposed to be used for data input by authorized users of the Data Registry.</w:t>
      </w:r>
    </w:p>
    <w:p w14:paraId="019D2A0C" w14:textId="77777777" w:rsidR="003532C1" w:rsidRPr="003532C1" w:rsidRDefault="003532C1" w:rsidP="003532C1">
      <w:pPr>
        <w:spacing w:after="240"/>
        <w:rPr>
          <w:ins w:id="4035" w:author="Wong, Daniel@Energy" w:date="2021-10-22T08:51:00Z"/>
          <w:rFonts w:cs="Tahoma"/>
        </w:rPr>
      </w:pPr>
      <w:ins w:id="4036" w:author="Wong, Daniel@Energy" w:date="2021-10-21T16:18:00Z">
        <w:r w:rsidRPr="003532C1">
          <w:rPr>
            <w:rFonts w:cs="Tahoma"/>
          </w:rPr>
          <w:lastRenderedPageBreak/>
          <w:t>Acceptance testi</w:t>
        </w:r>
      </w:ins>
      <w:ins w:id="4037" w:author="Wong, Daniel@Energy" w:date="2021-10-22T07:48:00Z">
        <w:r w:rsidRPr="003532C1">
          <w:rPr>
            <w:rFonts w:cs="Tahoma"/>
          </w:rPr>
          <w:t xml:space="preserve">ng </w:t>
        </w:r>
      </w:ins>
      <w:ins w:id="4038" w:author="Wong, Daniel@Energy" w:date="2021-10-22T07:50:00Z">
        <w:r w:rsidRPr="003532C1">
          <w:rPr>
            <w:rFonts w:cs="Tahoma"/>
          </w:rPr>
          <w:t xml:space="preserve">is necessary </w:t>
        </w:r>
      </w:ins>
      <w:ins w:id="4039" w:author="Wong, Daniel@Energy" w:date="2021-10-22T07:53:00Z">
        <w:r w:rsidRPr="003532C1">
          <w:rPr>
            <w:rFonts w:cs="Tahoma"/>
          </w:rPr>
          <w:t xml:space="preserve">to </w:t>
        </w:r>
      </w:ins>
      <w:ins w:id="4040" w:author="Wong, Daniel@Energy" w:date="2021-10-22T07:50:00Z">
        <w:r w:rsidRPr="003532C1">
          <w:rPr>
            <w:rFonts w:cs="Tahoma"/>
          </w:rPr>
          <w:t>verify that the</w:t>
        </w:r>
      </w:ins>
      <w:ins w:id="4041" w:author="Wong, Daniel@Energy" w:date="2021-10-22T07:48:00Z">
        <w:r w:rsidRPr="003532C1">
          <w:rPr>
            <w:rFonts w:cs="Tahoma"/>
          </w:rPr>
          <w:t xml:space="preserve"> </w:t>
        </w:r>
      </w:ins>
      <w:ins w:id="4042" w:author="Wong, Daniel@Energy" w:date="2021-10-22T07:51:00Z">
        <w:r w:rsidRPr="003532C1">
          <w:rPr>
            <w:rFonts w:cs="Tahoma"/>
          </w:rPr>
          <w:t xml:space="preserve">proposed </w:t>
        </w:r>
      </w:ins>
      <w:ins w:id="4043" w:author="Wong, Daniel@Energy" w:date="2021-10-22T07:48:00Z">
        <w:r w:rsidRPr="003532C1">
          <w:rPr>
            <w:rFonts w:cs="Tahoma"/>
          </w:rPr>
          <w:t>EDDS</w:t>
        </w:r>
      </w:ins>
      <w:ins w:id="4044" w:author="Wong, Daniel@Energy" w:date="2021-10-22T08:02:00Z">
        <w:r w:rsidRPr="003532C1">
          <w:rPr>
            <w:rFonts w:cs="Tahoma"/>
          </w:rPr>
          <w:t xml:space="preserve"> and D</w:t>
        </w:r>
      </w:ins>
      <w:ins w:id="4045" w:author="Wong, Daniel@Energy" w:date="2021-10-22T08:03:00Z">
        <w:r w:rsidRPr="003532C1">
          <w:rPr>
            <w:rFonts w:cs="Tahoma"/>
          </w:rPr>
          <w:t xml:space="preserve">ata Registry </w:t>
        </w:r>
      </w:ins>
      <w:ins w:id="4046" w:author="Wong, Daniel@Energy" w:date="2021-10-22T07:49:00Z">
        <w:r w:rsidRPr="003532C1">
          <w:rPr>
            <w:rFonts w:cs="Tahoma"/>
          </w:rPr>
          <w:t>meet</w:t>
        </w:r>
      </w:ins>
      <w:ins w:id="4047" w:author="Wong, Daniel@Energy" w:date="2021-10-22T07:50:00Z">
        <w:r w:rsidRPr="003532C1">
          <w:rPr>
            <w:rFonts w:cs="Tahoma"/>
          </w:rPr>
          <w:t xml:space="preserve"> the requirements of JA7.7</w:t>
        </w:r>
      </w:ins>
      <w:ins w:id="4048" w:author="Wong, Daniel@Energy" w:date="2021-10-22T09:18:00Z">
        <w:r w:rsidRPr="003532C1">
          <w:rPr>
            <w:rFonts w:cs="Tahoma"/>
          </w:rPr>
          <w:t xml:space="preserve">, </w:t>
        </w:r>
      </w:ins>
      <w:ins w:id="4049" w:author="Wong, Daniel@Energy" w:date="2021-10-22T07:52:00Z">
        <w:r w:rsidRPr="003532C1">
          <w:rPr>
            <w:rFonts w:cs="Tahoma"/>
          </w:rPr>
          <w:t>conform to the specifications</w:t>
        </w:r>
      </w:ins>
      <w:ins w:id="4050" w:author="Wong, Daniel@Energy" w:date="2021-10-22T07:55:00Z">
        <w:r w:rsidRPr="003532C1">
          <w:rPr>
            <w:rFonts w:cs="Tahoma"/>
          </w:rPr>
          <w:t xml:space="preserve"> and features</w:t>
        </w:r>
      </w:ins>
      <w:ins w:id="4051" w:author="Wong, Daniel@Energy" w:date="2021-10-22T07:52:00Z">
        <w:r w:rsidRPr="003532C1">
          <w:rPr>
            <w:rFonts w:cs="Tahoma"/>
          </w:rPr>
          <w:t xml:space="preserve"> </w:t>
        </w:r>
      </w:ins>
      <w:ins w:id="4052" w:author="Wong, Daniel@Energy" w:date="2021-10-22T07:55:00Z">
        <w:r w:rsidRPr="003532C1">
          <w:rPr>
            <w:rFonts w:cs="Tahoma"/>
          </w:rPr>
          <w:t xml:space="preserve">identified </w:t>
        </w:r>
      </w:ins>
      <w:ins w:id="4053" w:author="Wong, Daniel@Energy" w:date="2021-10-22T07:52:00Z">
        <w:r w:rsidRPr="003532C1">
          <w:rPr>
            <w:rFonts w:cs="Tahoma"/>
          </w:rPr>
          <w:t>in the application</w:t>
        </w:r>
      </w:ins>
      <w:ins w:id="4054" w:author="Wong, Daniel@Energy" w:date="2021-10-22T09:18:00Z">
        <w:r w:rsidRPr="003532C1">
          <w:rPr>
            <w:rFonts w:cs="Tahoma"/>
          </w:rPr>
          <w:t>, and is suitable for use for providing compliance document registration functionality required by the Energy Code</w:t>
        </w:r>
      </w:ins>
      <w:ins w:id="4055" w:author="Wong, Daniel@Energy" w:date="2021-10-22T07:52:00Z">
        <w:r w:rsidRPr="003532C1">
          <w:rPr>
            <w:rFonts w:cs="Tahoma"/>
          </w:rPr>
          <w:t>.</w:t>
        </w:r>
      </w:ins>
      <w:ins w:id="4056" w:author="Wong, Daniel@Energy" w:date="2021-10-22T07:53:00Z">
        <w:r w:rsidRPr="003532C1">
          <w:rPr>
            <w:rFonts w:cs="Tahoma"/>
          </w:rPr>
          <w:t xml:space="preserve"> </w:t>
        </w:r>
      </w:ins>
      <w:ins w:id="4057" w:author="Wong, Daniel@Energy" w:date="2021-10-22T08:49:00Z">
        <w:r w:rsidRPr="003532C1">
          <w:rPr>
            <w:rFonts w:cs="Tahoma"/>
          </w:rPr>
          <w:t>T</w:t>
        </w:r>
      </w:ins>
      <w:ins w:id="4058" w:author="Wong, Daniel@Energy" w:date="2021-10-22T08:41:00Z">
        <w:r w:rsidRPr="003532C1">
          <w:rPr>
            <w:rFonts w:cs="Tahoma"/>
          </w:rPr>
          <w:t>he</w:t>
        </w:r>
      </w:ins>
      <w:ins w:id="4059" w:author="Wong, Daniel@Energy" w:date="2021-10-22T08:49:00Z">
        <w:r w:rsidRPr="003532C1">
          <w:rPr>
            <w:rFonts w:cs="Tahoma"/>
          </w:rPr>
          <w:t xml:space="preserve"> recommended approach to satisfying the acceptance testing requirements is for the</w:t>
        </w:r>
      </w:ins>
      <w:ins w:id="4060" w:author="Wong, Daniel@Energy" w:date="2021-10-22T08:41:00Z">
        <w:r w:rsidRPr="003532C1">
          <w:rPr>
            <w:rFonts w:cs="Tahoma"/>
          </w:rPr>
          <w:t xml:space="preserve"> Registration Provider </w:t>
        </w:r>
      </w:ins>
      <w:ins w:id="4061" w:author="Wong, Daniel@Energy" w:date="2021-10-22T08:49:00Z">
        <w:r w:rsidRPr="003532C1">
          <w:rPr>
            <w:rFonts w:cs="Tahoma"/>
          </w:rPr>
          <w:t>to</w:t>
        </w:r>
      </w:ins>
      <w:ins w:id="4062" w:author="Wong, Daniel@Energy" w:date="2021-10-22T08:41:00Z">
        <w:r w:rsidRPr="003532C1">
          <w:rPr>
            <w:rFonts w:cs="Tahoma"/>
          </w:rPr>
          <w:t xml:space="preserve"> perform a</w:t>
        </w:r>
      </w:ins>
      <w:ins w:id="4063" w:author="Wong, Daniel@Energy" w:date="2021-10-22T08:00:00Z">
        <w:r w:rsidRPr="003532C1">
          <w:rPr>
            <w:rFonts w:cs="Tahoma"/>
          </w:rPr>
          <w:t xml:space="preserve"> </w:t>
        </w:r>
      </w:ins>
      <w:ins w:id="4064" w:author="Wong, Daniel@Energy" w:date="2021-10-22T07:55:00Z">
        <w:r w:rsidRPr="003532C1">
          <w:rPr>
            <w:rFonts w:cs="Tahoma"/>
          </w:rPr>
          <w:t>live demonstration</w:t>
        </w:r>
      </w:ins>
      <w:ins w:id="4065" w:author="Wong, Daniel@Energy" w:date="2021-10-22T08:12:00Z">
        <w:r w:rsidRPr="003532C1">
          <w:rPr>
            <w:rFonts w:cs="Tahoma"/>
          </w:rPr>
          <w:t xml:space="preserve"> </w:t>
        </w:r>
      </w:ins>
      <w:ins w:id="4066" w:author="Wong, Daniel@Energy" w:date="2021-10-22T08:41:00Z">
        <w:r w:rsidRPr="003532C1">
          <w:rPr>
            <w:rFonts w:cs="Tahoma"/>
          </w:rPr>
          <w:t xml:space="preserve">of the </w:t>
        </w:r>
      </w:ins>
      <w:ins w:id="4067" w:author="Wong, Daniel@Energy" w:date="2021-10-22T08:42:00Z">
        <w:r w:rsidRPr="003532C1">
          <w:rPr>
            <w:rFonts w:cs="Tahoma"/>
          </w:rPr>
          <w:t>EDDS</w:t>
        </w:r>
      </w:ins>
      <w:ins w:id="4068" w:author="Wong, Daniel@Energy" w:date="2021-10-22T08:43:00Z">
        <w:r w:rsidRPr="003532C1">
          <w:rPr>
            <w:rFonts w:cs="Tahoma"/>
          </w:rPr>
          <w:t>. The demonstration</w:t>
        </w:r>
      </w:ins>
      <w:ins w:id="4069" w:author="Wong, Daniel@Energy" w:date="2021-10-22T08:05:00Z">
        <w:r w:rsidRPr="003532C1">
          <w:rPr>
            <w:rFonts w:cs="Tahoma"/>
          </w:rPr>
          <w:t xml:space="preserve"> include</w:t>
        </w:r>
      </w:ins>
      <w:ins w:id="4070" w:author="Wong, Daniel@Energy" w:date="2021-10-22T08:43:00Z">
        <w:r w:rsidRPr="003532C1">
          <w:rPr>
            <w:rFonts w:cs="Tahoma"/>
          </w:rPr>
          <w:t>s</w:t>
        </w:r>
      </w:ins>
      <w:ins w:id="4071" w:author="Wong, Daniel@Energy" w:date="2021-10-22T08:05:00Z">
        <w:r w:rsidRPr="003532C1">
          <w:rPr>
            <w:rFonts w:cs="Tahoma"/>
          </w:rPr>
          <w:t xml:space="preserve"> use of the EDDS and Data Registry to securely gather</w:t>
        </w:r>
      </w:ins>
      <w:ins w:id="4072" w:author="Wong, Daniel@Energy" w:date="2021-10-22T08:06:00Z">
        <w:r w:rsidRPr="003532C1">
          <w:rPr>
            <w:rFonts w:cs="Tahoma"/>
          </w:rPr>
          <w:t>,</w:t>
        </w:r>
      </w:ins>
      <w:ins w:id="4073" w:author="Wong, Daniel@Energy" w:date="2021-10-22T08:05:00Z">
        <w:r w:rsidRPr="003532C1">
          <w:rPr>
            <w:rFonts w:cs="Tahoma"/>
          </w:rPr>
          <w:t xml:space="preserve"> store</w:t>
        </w:r>
      </w:ins>
      <w:ins w:id="4074" w:author="Wong, Daniel@Energy" w:date="2021-10-22T08:06:00Z">
        <w:r w:rsidRPr="003532C1">
          <w:rPr>
            <w:rFonts w:cs="Tahoma"/>
          </w:rPr>
          <w:t xml:space="preserve">, and </w:t>
        </w:r>
      </w:ins>
      <w:ins w:id="4075" w:author="Wong, Daniel@Energy" w:date="2021-10-22T08:05:00Z">
        <w:r w:rsidRPr="003532C1">
          <w:rPr>
            <w:rFonts w:cs="Tahoma"/>
          </w:rPr>
          <w:t xml:space="preserve">transfer compliance data to the </w:t>
        </w:r>
      </w:ins>
      <w:ins w:id="4076" w:author="Wong, Daniel@Energy" w:date="2021-10-22T08:06:00Z">
        <w:r w:rsidRPr="003532C1">
          <w:rPr>
            <w:rFonts w:cs="Tahoma"/>
          </w:rPr>
          <w:t>D</w:t>
        </w:r>
      </w:ins>
      <w:ins w:id="4077" w:author="Wong, Daniel@Energy" w:date="2021-10-22T08:05:00Z">
        <w:r w:rsidRPr="003532C1">
          <w:rPr>
            <w:rFonts w:cs="Tahoma"/>
          </w:rPr>
          <w:t xml:space="preserve">ata </w:t>
        </w:r>
      </w:ins>
      <w:ins w:id="4078" w:author="Wong, Daniel@Energy" w:date="2021-10-22T08:06:00Z">
        <w:r w:rsidRPr="003532C1">
          <w:rPr>
            <w:rFonts w:cs="Tahoma"/>
          </w:rPr>
          <w:t>R</w:t>
        </w:r>
      </w:ins>
      <w:ins w:id="4079" w:author="Wong, Daniel@Energy" w:date="2021-10-22T08:05:00Z">
        <w:r w:rsidRPr="003532C1">
          <w:rPr>
            <w:rFonts w:cs="Tahoma"/>
          </w:rPr>
          <w:t>egistry</w:t>
        </w:r>
      </w:ins>
      <w:ins w:id="4080" w:author="Wong, Daniel@Energy" w:date="2021-10-22T08:14:00Z">
        <w:r w:rsidRPr="003532C1">
          <w:rPr>
            <w:rFonts w:cs="Tahoma"/>
          </w:rPr>
          <w:t xml:space="preserve"> and produce a valid compliance document using the transferred </w:t>
        </w:r>
      </w:ins>
      <w:ins w:id="4081" w:author="Wong, Daniel@Energy" w:date="2021-10-22T08:15:00Z">
        <w:r w:rsidRPr="003532C1">
          <w:rPr>
            <w:rFonts w:cs="Tahoma"/>
          </w:rPr>
          <w:t xml:space="preserve">compliance </w:t>
        </w:r>
      </w:ins>
      <w:ins w:id="4082" w:author="Wong, Daniel@Energy" w:date="2021-10-22T08:14:00Z">
        <w:r w:rsidRPr="003532C1">
          <w:rPr>
            <w:rFonts w:cs="Tahoma"/>
          </w:rPr>
          <w:t>data</w:t>
        </w:r>
      </w:ins>
      <w:ins w:id="4083" w:author="Wong, Daniel@Energy" w:date="2021-10-22T08:05:00Z">
        <w:r w:rsidRPr="003532C1">
          <w:rPr>
            <w:rFonts w:cs="Tahoma"/>
          </w:rPr>
          <w:t>.</w:t>
        </w:r>
      </w:ins>
      <w:ins w:id="4084" w:author="Wong, Daniel@Energy" w:date="2021-10-22T07:55:00Z">
        <w:r w:rsidRPr="003532C1">
          <w:rPr>
            <w:rFonts w:cs="Tahoma"/>
          </w:rPr>
          <w:t xml:space="preserve"> </w:t>
        </w:r>
      </w:ins>
      <w:ins w:id="4085" w:author="Wong, Daniel@Energy" w:date="2021-10-22T08:09:00Z">
        <w:r w:rsidRPr="003532C1">
          <w:rPr>
            <w:rFonts w:cs="Tahoma"/>
          </w:rPr>
          <w:t xml:space="preserve">Each </w:t>
        </w:r>
      </w:ins>
      <w:ins w:id="4086" w:author="Wong, Daniel@Energy" w:date="2021-10-22T08:13:00Z">
        <w:r w:rsidRPr="003532C1">
          <w:rPr>
            <w:rFonts w:cs="Tahoma"/>
          </w:rPr>
          <w:t xml:space="preserve">compliance document that </w:t>
        </w:r>
      </w:ins>
      <w:ins w:id="4087" w:author="Wong, Daniel@Energy" w:date="2021-10-22T08:09:00Z">
        <w:r w:rsidRPr="003532C1">
          <w:rPr>
            <w:rFonts w:cs="Tahoma"/>
          </w:rPr>
          <w:t xml:space="preserve">receives data from the EDDS </w:t>
        </w:r>
      </w:ins>
      <w:ins w:id="4088" w:author="Wong, Daniel@Energy" w:date="2021-10-22T08:45:00Z">
        <w:r w:rsidRPr="003532C1">
          <w:rPr>
            <w:rFonts w:cs="Tahoma"/>
          </w:rPr>
          <w:t>will be</w:t>
        </w:r>
      </w:ins>
      <w:ins w:id="4089" w:author="Wong, Daniel@Energy" w:date="2021-10-22T08:15:00Z">
        <w:r w:rsidRPr="003532C1">
          <w:rPr>
            <w:rFonts w:cs="Tahoma"/>
          </w:rPr>
          <w:t xml:space="preserve"> inc</w:t>
        </w:r>
      </w:ins>
      <w:ins w:id="4090" w:author="Wong, Daniel@Energy" w:date="2021-10-22T08:16:00Z">
        <w:r w:rsidRPr="003532C1">
          <w:rPr>
            <w:rFonts w:cs="Tahoma"/>
          </w:rPr>
          <w:t>luded in the</w:t>
        </w:r>
      </w:ins>
      <w:ins w:id="4091" w:author="Wong, Daniel@Energy" w:date="2021-10-22T08:09:00Z">
        <w:r w:rsidRPr="003532C1">
          <w:rPr>
            <w:rFonts w:cs="Tahoma"/>
          </w:rPr>
          <w:t xml:space="preserve"> </w:t>
        </w:r>
      </w:ins>
      <w:ins w:id="4092" w:author="Wong, Daniel@Energy" w:date="2021-10-22T08:16:00Z">
        <w:r w:rsidRPr="003532C1">
          <w:rPr>
            <w:rFonts w:cs="Tahoma"/>
          </w:rPr>
          <w:t xml:space="preserve">demonstration. </w:t>
        </w:r>
      </w:ins>
      <w:ins w:id="4093" w:author="Wong, Daniel@Energy" w:date="2021-10-22T08:02:00Z">
        <w:r w:rsidRPr="003532C1">
          <w:rPr>
            <w:rFonts w:cs="Tahoma"/>
          </w:rPr>
          <w:t xml:space="preserve">The Energy Commission will </w:t>
        </w:r>
      </w:ins>
      <w:ins w:id="4094" w:author="Wong, Daniel@Energy" w:date="2021-10-22T08:16:00Z">
        <w:r w:rsidRPr="003532C1">
          <w:rPr>
            <w:rFonts w:cs="Tahoma"/>
          </w:rPr>
          <w:t xml:space="preserve">observe the demonstration and </w:t>
        </w:r>
      </w:ins>
      <w:ins w:id="4095" w:author="Wong, Daniel@Energy" w:date="2021-10-22T07:55:00Z">
        <w:r w:rsidRPr="003532C1">
          <w:rPr>
            <w:rFonts w:cs="Tahoma"/>
          </w:rPr>
          <w:t xml:space="preserve">evaluate EDDS and </w:t>
        </w:r>
      </w:ins>
      <w:ins w:id="4096" w:author="Wong, Daniel@Energy" w:date="2021-10-22T08:17:00Z">
        <w:r w:rsidRPr="003532C1">
          <w:rPr>
            <w:rFonts w:cs="Tahoma"/>
          </w:rPr>
          <w:t>D</w:t>
        </w:r>
      </w:ins>
      <w:ins w:id="4097" w:author="Wong, Daniel@Energy" w:date="2021-10-22T07:55:00Z">
        <w:r w:rsidRPr="003532C1">
          <w:rPr>
            <w:rFonts w:cs="Tahoma"/>
          </w:rPr>
          <w:t xml:space="preserve">ata </w:t>
        </w:r>
      </w:ins>
      <w:ins w:id="4098" w:author="Wong, Daniel@Energy" w:date="2021-10-22T08:17:00Z">
        <w:r w:rsidRPr="003532C1">
          <w:rPr>
            <w:rFonts w:cs="Tahoma"/>
          </w:rPr>
          <w:t>R</w:t>
        </w:r>
      </w:ins>
      <w:ins w:id="4099" w:author="Wong, Daniel@Energy" w:date="2021-10-22T07:55:00Z">
        <w:r w:rsidRPr="003532C1">
          <w:rPr>
            <w:rFonts w:cs="Tahoma"/>
          </w:rPr>
          <w:t>egistry functionality</w:t>
        </w:r>
      </w:ins>
      <w:ins w:id="4100" w:author="Wong, Daniel@Energy" w:date="2021-10-22T08:17:00Z">
        <w:r w:rsidRPr="003532C1">
          <w:rPr>
            <w:rFonts w:cs="Tahoma"/>
          </w:rPr>
          <w:t xml:space="preserve"> for conformance to the req</w:t>
        </w:r>
      </w:ins>
      <w:ins w:id="4101" w:author="Wong, Daniel@Energy" w:date="2021-10-22T08:18:00Z">
        <w:r w:rsidRPr="003532C1">
          <w:rPr>
            <w:rFonts w:cs="Tahoma"/>
          </w:rPr>
          <w:t>uirements of JA7.7</w:t>
        </w:r>
      </w:ins>
      <w:ins w:id="4102" w:author="Wong, Daniel@Energy" w:date="2021-10-22T08:21:00Z">
        <w:r w:rsidRPr="003532C1">
          <w:rPr>
            <w:rFonts w:cs="Tahoma"/>
          </w:rPr>
          <w:t xml:space="preserve"> and specifications identified in the applicat</w:t>
        </w:r>
      </w:ins>
      <w:ins w:id="4103" w:author="Wong, Daniel@Energy" w:date="2021-10-22T08:22:00Z">
        <w:r w:rsidRPr="003532C1">
          <w:rPr>
            <w:rFonts w:cs="Tahoma"/>
          </w:rPr>
          <w:t>ion</w:t>
        </w:r>
      </w:ins>
      <w:ins w:id="4104" w:author="Wong, Daniel@Energy" w:date="2021-10-22T08:18:00Z">
        <w:r w:rsidRPr="003532C1">
          <w:rPr>
            <w:rFonts w:cs="Tahoma"/>
          </w:rPr>
          <w:t>.</w:t>
        </w:r>
      </w:ins>
      <w:ins w:id="4105" w:author="Wong, Daniel@Energy" w:date="2021-10-22T08:22:00Z">
        <w:r w:rsidRPr="003532C1">
          <w:rPr>
            <w:rFonts w:cs="Tahoma"/>
          </w:rPr>
          <w:t xml:space="preserve"> </w:t>
        </w:r>
      </w:ins>
    </w:p>
    <w:p w14:paraId="0562B4CD" w14:textId="77777777" w:rsidR="003532C1" w:rsidRPr="003532C1" w:rsidDel="002F0A1A" w:rsidRDefault="003532C1" w:rsidP="003532C1">
      <w:pPr>
        <w:spacing w:after="240"/>
        <w:ind w:left="1134" w:hanging="864"/>
        <w:rPr>
          <w:del w:id="4106" w:author="Wong, Daniel@Energy" w:date="2021-10-22T09:45:00Z"/>
        </w:rPr>
      </w:pPr>
    </w:p>
    <w:p w14:paraId="36BED6EB" w14:textId="77777777" w:rsidR="003532C1" w:rsidRPr="003532C1" w:rsidRDefault="003532C1" w:rsidP="003532C1">
      <w:pPr>
        <w:keepNext/>
        <w:numPr>
          <w:ilvl w:val="3"/>
          <w:numId w:val="18"/>
        </w:numPr>
        <w:tabs>
          <w:tab w:val="num" w:pos="360"/>
          <w:tab w:val="left" w:pos="900"/>
        </w:tabs>
        <w:spacing w:before="240" w:after="60"/>
        <w:ind w:left="0" w:firstLine="0"/>
        <w:outlineLvl w:val="3"/>
        <w:rPr>
          <w:ins w:id="4107" w:author="Wong, Daniel@Energy" w:date="2021-10-22T09:56:00Z"/>
          <w:rFonts w:cs="Tahoma"/>
          <w:b/>
          <w:bCs/>
          <w:i/>
          <w:szCs w:val="24"/>
        </w:rPr>
      </w:pPr>
      <w:bookmarkStart w:id="4108" w:name="_Toc96009572"/>
      <w:ins w:id="4109" w:author="Wong, Daniel@Energy" w:date="2021-10-22T09:56:00Z">
        <w:r w:rsidRPr="003532C1">
          <w:rPr>
            <w:rFonts w:cs="Tahoma"/>
            <w:b/>
            <w:bCs/>
            <w:i/>
            <w:szCs w:val="24"/>
          </w:rPr>
          <w:t>Contractual Agreements Between</w:t>
        </w:r>
      </w:ins>
      <w:ins w:id="4110" w:author="Wong, Daniel@Energy" w:date="2021-10-22T10:44:00Z">
        <w:r w:rsidRPr="003532C1">
          <w:rPr>
            <w:rFonts w:cs="Tahoma"/>
            <w:b/>
            <w:bCs/>
            <w:i/>
            <w:szCs w:val="24"/>
          </w:rPr>
          <w:t xml:space="preserve"> </w:t>
        </w:r>
      </w:ins>
      <w:ins w:id="4111" w:author="Wong, Daniel@Energy" w:date="2021-10-22T09:56:00Z">
        <w:r w:rsidRPr="003532C1">
          <w:rPr>
            <w:rFonts w:cs="Tahoma"/>
            <w:b/>
            <w:bCs/>
            <w:i/>
            <w:szCs w:val="24"/>
          </w:rPr>
          <w:t>Registry Provider and EDDS</w:t>
        </w:r>
      </w:ins>
      <w:ins w:id="4112" w:author="Wong, Daniel@Energy" w:date="2021-10-22T10:43:00Z">
        <w:r w:rsidRPr="003532C1">
          <w:rPr>
            <w:rFonts w:cs="Tahoma"/>
            <w:b/>
            <w:bCs/>
            <w:i/>
            <w:szCs w:val="24"/>
          </w:rPr>
          <w:t xml:space="preserve"> </w:t>
        </w:r>
      </w:ins>
      <w:ins w:id="4113" w:author="Wong, Daniel@Energy" w:date="2021-10-22T10:44:00Z">
        <w:r w:rsidRPr="003532C1">
          <w:rPr>
            <w:rFonts w:cs="Tahoma"/>
            <w:b/>
            <w:bCs/>
            <w:i/>
            <w:szCs w:val="24"/>
          </w:rPr>
          <w:t>S</w:t>
        </w:r>
      </w:ins>
      <w:ins w:id="4114" w:author="Wong, Daniel@Energy" w:date="2021-10-22T10:43:00Z">
        <w:r w:rsidRPr="003532C1">
          <w:rPr>
            <w:rFonts w:cs="Tahoma"/>
            <w:b/>
            <w:bCs/>
            <w:i/>
            <w:szCs w:val="24"/>
          </w:rPr>
          <w:t xml:space="preserve">ervices </w:t>
        </w:r>
      </w:ins>
      <w:ins w:id="4115" w:author="Wong, Daniel@Energy" w:date="2021-10-22T10:44:00Z">
        <w:r w:rsidRPr="003532C1">
          <w:rPr>
            <w:rFonts w:cs="Tahoma"/>
            <w:b/>
            <w:bCs/>
            <w:i/>
            <w:szCs w:val="24"/>
          </w:rPr>
          <w:t>P</w:t>
        </w:r>
      </w:ins>
      <w:ins w:id="4116" w:author="Wong, Daniel@Energy" w:date="2021-10-22T10:43:00Z">
        <w:r w:rsidRPr="003532C1">
          <w:rPr>
            <w:rFonts w:cs="Tahoma"/>
            <w:b/>
            <w:bCs/>
            <w:i/>
            <w:szCs w:val="24"/>
          </w:rPr>
          <w:t>rovider</w:t>
        </w:r>
      </w:ins>
      <w:bookmarkEnd w:id="4108"/>
    </w:p>
    <w:p w14:paraId="5247CE6B" w14:textId="77777777" w:rsidR="003532C1" w:rsidRPr="003532C1" w:rsidRDefault="003532C1" w:rsidP="003532C1">
      <w:pPr>
        <w:spacing w:after="240"/>
        <w:rPr>
          <w:rFonts w:cs="Tahoma"/>
        </w:rPr>
      </w:pPr>
      <w:r w:rsidRPr="003532C1">
        <w:rPr>
          <w:rFonts w:cs="Tahoma"/>
        </w:rPr>
        <w:t>JA7.8.2.6</w:t>
      </w:r>
      <w:r w:rsidRPr="003532C1">
        <w:rPr>
          <w:rFonts w:cs="Tahoma"/>
        </w:rPr>
        <w:tab/>
        <w:t xml:space="preserve"> requires applications for approval of Data Registry use of EDDS services to include documentation to disclose the details of the working agreement(s) or contract(s) between the Registration Provider and EDDS services entity. This documentation must include descriptions of the parties involved, and the technologies used for the data exchanges between the EDDS and the Data Registry.</w:t>
      </w:r>
    </w:p>
    <w:p w14:paraId="27C6BFAE" w14:textId="77777777" w:rsidR="003532C1" w:rsidRPr="003532C1" w:rsidRDefault="003532C1" w:rsidP="003532C1">
      <w:pPr>
        <w:spacing w:after="240"/>
        <w:rPr>
          <w:rFonts w:cs="Tahoma"/>
        </w:rPr>
      </w:pPr>
      <w:r w:rsidRPr="003532C1">
        <w:rPr>
          <w:rFonts w:cs="Tahoma"/>
        </w:rPr>
        <w:t xml:space="preserve">The contract executed between a Registration Provider and an External Digital Data Source (EDDS) services provider is prerequisite to approval of the EDDS for use for transmittal of data to the Data Registry for Title 24, Part 6 document registration. The agreement is required to describe the specifications of any Internet-based EDDS services or EDDS software utilized to store the compliance document data on behalf of authorized users of the Data Registry, including description of any Internet-based data gateway interfaces used for sharing the compliance data with third parties. </w:t>
      </w:r>
    </w:p>
    <w:p w14:paraId="0EB443C4" w14:textId="77777777" w:rsidR="003532C1" w:rsidRPr="003532C1" w:rsidRDefault="003532C1" w:rsidP="003532C1">
      <w:pPr>
        <w:spacing w:after="240"/>
        <w:rPr>
          <w:ins w:id="4117" w:author="Wong, Daniel@Energy" w:date="2021-10-22T09:44:00Z"/>
          <w:rFonts w:cs="Tahoma"/>
        </w:rPr>
      </w:pPr>
      <w:r w:rsidRPr="003532C1">
        <w:rPr>
          <w:rFonts w:cs="Tahoma"/>
        </w:rPr>
        <w:t xml:space="preserve">A separate agreement is required for each working relationship between a Data Registry and an EDDS. </w:t>
      </w:r>
      <w:del w:id="4118" w:author="Wong, Daniel@Energy" w:date="2021-10-21T16:17:00Z">
        <w:r w:rsidRPr="003532C1" w:rsidDel="00B2623E">
          <w:rPr>
            <w:rFonts w:cs="Tahoma"/>
          </w:rPr>
          <w:delText xml:space="preserve"> </w:delText>
        </w:r>
      </w:del>
      <w:r w:rsidRPr="003532C1">
        <w:rPr>
          <w:rFonts w:cs="Tahoma"/>
        </w:rPr>
        <w:t>EDDS services providers may be approved to provide services to any number of approved Registration Providers. Registration Providers may be approved for use of any number of EDDS services providers.</w:t>
      </w:r>
    </w:p>
    <w:p w14:paraId="3498699B" w14:textId="77777777" w:rsidR="003532C1" w:rsidRPr="003532C1" w:rsidRDefault="003532C1" w:rsidP="003532C1">
      <w:pPr>
        <w:keepNext/>
        <w:numPr>
          <w:ilvl w:val="3"/>
          <w:numId w:val="18"/>
        </w:numPr>
        <w:tabs>
          <w:tab w:val="num" w:pos="360"/>
          <w:tab w:val="left" w:pos="900"/>
        </w:tabs>
        <w:spacing w:before="240" w:after="60"/>
        <w:ind w:left="0" w:firstLine="0"/>
        <w:outlineLvl w:val="3"/>
        <w:rPr>
          <w:ins w:id="4119" w:author="Wong, Daniel@Energy" w:date="2021-10-22T09:48:00Z"/>
          <w:rFonts w:cs="Tahoma"/>
          <w:b/>
          <w:bCs/>
          <w:i/>
          <w:szCs w:val="24"/>
        </w:rPr>
      </w:pPr>
      <w:bookmarkStart w:id="4120" w:name="_Toc96009573"/>
      <w:ins w:id="4121" w:author="Wong, Daniel@Energy" w:date="2021-10-22T09:51:00Z">
        <w:r w:rsidRPr="003532C1">
          <w:rPr>
            <w:rFonts w:cs="Tahoma"/>
            <w:b/>
            <w:bCs/>
            <w:i/>
            <w:szCs w:val="24"/>
          </w:rPr>
          <w:lastRenderedPageBreak/>
          <w:t xml:space="preserve">EDDS </w:t>
        </w:r>
      </w:ins>
      <w:ins w:id="4122" w:author="Wong, Daniel@Energy" w:date="2021-10-22T09:48:00Z">
        <w:r w:rsidRPr="003532C1">
          <w:rPr>
            <w:rFonts w:cs="Tahoma"/>
            <w:b/>
            <w:bCs/>
            <w:i/>
            <w:szCs w:val="24"/>
          </w:rPr>
          <w:t>Evaluation Criteria</w:t>
        </w:r>
        <w:bookmarkEnd w:id="4120"/>
      </w:ins>
    </w:p>
    <w:p w14:paraId="56182A03" w14:textId="74C29B18" w:rsidR="003532C1" w:rsidRPr="003532C1" w:rsidRDefault="003532C1" w:rsidP="003532C1">
      <w:pPr>
        <w:spacing w:after="240"/>
        <w:rPr>
          <w:rFonts w:cs="Tahoma"/>
        </w:rPr>
      </w:pPr>
      <w:ins w:id="4123" w:author="Wong, Daniel@Energy" w:date="2021-10-22T09:48:00Z">
        <w:r w:rsidRPr="003532C1">
          <w:rPr>
            <w:rFonts w:cs="Tahoma"/>
          </w:rPr>
          <w:t>The Energy Commission will evaluate any application or amendment submitted using the evaluation criteria included in the EDDS Service Application Checklist</w:t>
        </w:r>
      </w:ins>
      <w:ins w:id="4124" w:author="Haider Alhabibi" w:date="2022-01-30T13:22:00Z">
        <w:r w:rsidR="00D52807">
          <w:rPr>
            <w:rStyle w:val="FootnoteReference"/>
            <w:rFonts w:cs="Tahoma"/>
          </w:rPr>
          <w:footnoteReference w:id="3"/>
        </w:r>
      </w:ins>
      <w:ins w:id="4130" w:author="Wong, Daniel@Energy" w:date="2021-10-22T09:59:00Z">
        <w:r w:rsidRPr="003532C1">
          <w:rPr>
            <w:rFonts w:cs="Tahoma"/>
          </w:rPr>
          <w:t xml:space="preserve">. </w:t>
        </w:r>
      </w:ins>
      <w:ins w:id="4131" w:author="Wong, Daniel@Energy" w:date="2021-10-22T09:48:00Z">
        <w:r w:rsidRPr="003532C1">
          <w:rPr>
            <w:rFonts w:cs="Tahoma"/>
          </w:rPr>
          <w:t xml:space="preserve">This checklist </w:t>
        </w:r>
      </w:ins>
      <w:ins w:id="4132" w:author="Wong, Daniel@Energy" w:date="2021-10-22T10:00:00Z">
        <w:r w:rsidRPr="003532C1">
          <w:rPr>
            <w:rFonts w:cs="Tahoma"/>
          </w:rPr>
          <w:t>is</w:t>
        </w:r>
      </w:ins>
      <w:ins w:id="4133" w:author="Wong, Daniel@Energy" w:date="2021-10-22T09:59:00Z">
        <w:r w:rsidRPr="003532C1">
          <w:rPr>
            <w:rFonts w:cs="Tahoma"/>
          </w:rPr>
          <w:t xml:space="preserve"> published by the </w:t>
        </w:r>
        <w:proofErr w:type="gramStart"/>
        <w:r w:rsidRPr="003532C1">
          <w:rPr>
            <w:rFonts w:cs="Tahoma"/>
          </w:rPr>
          <w:t>CEC</w:t>
        </w:r>
        <w:proofErr w:type="gramEnd"/>
        <w:r w:rsidRPr="003532C1">
          <w:rPr>
            <w:rFonts w:cs="Tahoma"/>
          </w:rPr>
          <w:t xml:space="preserve"> and it </w:t>
        </w:r>
      </w:ins>
      <w:ins w:id="4134" w:author="Wong, Daniel@Energy" w:date="2021-10-22T09:48:00Z">
        <w:r w:rsidRPr="003532C1">
          <w:rPr>
            <w:rFonts w:cs="Tahoma"/>
          </w:rPr>
          <w:t xml:space="preserve">provides the specific evaluation criteria for each requirement and includes suggestions of where in the application they should be addressed. </w:t>
        </w:r>
      </w:ins>
      <w:ins w:id="4135" w:author="Wong, Daniel@Energy" w:date="2021-10-22T10:00:00Z">
        <w:r w:rsidRPr="003532C1">
          <w:rPr>
            <w:rFonts w:cs="Tahoma"/>
          </w:rPr>
          <w:t>The e</w:t>
        </w:r>
      </w:ins>
      <w:ins w:id="4136" w:author="Wong, Daniel@Energy" w:date="2021-10-22T09:48:00Z">
        <w:r w:rsidRPr="003532C1">
          <w:rPr>
            <w:rFonts w:cs="Tahoma"/>
          </w:rPr>
          <w:t xml:space="preserve">valuation criteria are guided by the wording and intent of </w:t>
        </w:r>
      </w:ins>
      <w:ins w:id="4137" w:author="Wong, Daniel@Energy" w:date="2021-10-22T10:46:00Z">
        <w:r w:rsidRPr="003532C1">
          <w:rPr>
            <w:rFonts w:cs="Tahoma"/>
          </w:rPr>
          <w:t>JA7, Title 24 Parts 1 and 6, and the</w:t>
        </w:r>
      </w:ins>
      <w:ins w:id="4138" w:author="Wong, Daniel@Energy" w:date="2021-10-22T09:48:00Z">
        <w:r w:rsidRPr="003532C1">
          <w:rPr>
            <w:rFonts w:cs="Tahoma"/>
          </w:rPr>
          <w:t xml:space="preserve"> HERS Regulations (Title 20, Section 1670</w:t>
        </w:r>
      </w:ins>
      <w:ins w:id="4139" w:author="Wong, Daniel@Energy" w:date="2021-10-22T10:10:00Z">
        <w:r w:rsidRPr="003532C1">
          <w:rPr>
            <w:rFonts w:cs="Tahoma"/>
          </w:rPr>
          <w:t>)</w:t>
        </w:r>
      </w:ins>
      <w:ins w:id="4140" w:author="Wong, Daniel@Energy" w:date="2021-10-22T09:48:00Z">
        <w:r w:rsidRPr="003532C1">
          <w:rPr>
            <w:rFonts w:cs="Tahoma"/>
          </w:rPr>
          <w:t>.</w:t>
        </w:r>
      </w:ins>
    </w:p>
    <w:p w14:paraId="78109299" w14:textId="77777777" w:rsidR="003532C1" w:rsidRPr="003532C1" w:rsidRDefault="003532C1" w:rsidP="003532C1">
      <w:pPr>
        <w:keepNext/>
        <w:numPr>
          <w:ilvl w:val="2"/>
          <w:numId w:val="18"/>
        </w:numPr>
        <w:tabs>
          <w:tab w:val="num" w:pos="360"/>
          <w:tab w:val="left" w:pos="720"/>
        </w:tabs>
        <w:spacing w:before="360" w:after="240"/>
        <w:ind w:left="0" w:firstLine="0"/>
        <w:outlineLvl w:val="2"/>
        <w:rPr>
          <w:rFonts w:cs="Tahoma"/>
          <w:b/>
          <w:szCs w:val="20"/>
        </w:rPr>
      </w:pPr>
      <w:bookmarkStart w:id="4141" w:name="_Toc96009574"/>
      <w:r w:rsidRPr="003532C1">
        <w:rPr>
          <w:rFonts w:cs="Tahoma"/>
          <w:b/>
          <w:szCs w:val="20"/>
        </w:rPr>
        <w:t>EDDS User Instructions</w:t>
      </w:r>
      <w:bookmarkEnd w:id="4141"/>
    </w:p>
    <w:p w14:paraId="2ED4EBCC" w14:textId="77777777" w:rsidR="003532C1" w:rsidRPr="003532C1" w:rsidRDefault="003532C1" w:rsidP="003532C1">
      <w:pPr>
        <w:rPr>
          <w:rFonts w:cs="Tahoma"/>
        </w:rPr>
        <w:sectPr w:rsidR="003532C1" w:rsidRPr="003532C1">
          <w:headerReference w:type="default" r:id="rId30"/>
          <w:pgSz w:w="12240" w:h="15840" w:code="1"/>
          <w:pgMar w:top="1440" w:right="1152" w:bottom="1008" w:left="1152" w:header="720" w:footer="720" w:gutter="0"/>
          <w:cols w:space="720"/>
          <w:docGrid w:linePitch="360"/>
        </w:sectPr>
      </w:pPr>
      <w:r w:rsidRPr="003532C1">
        <w:rPr>
          <w:rFonts w:cs="Tahoma"/>
        </w:rPr>
        <w:t>JA7.8.5.</w:t>
      </w:r>
      <w:ins w:id="4142" w:author="Wong, Daniel@Energy" w:date="2021-10-20T13:51:00Z">
        <w:r w:rsidRPr="003532C1">
          <w:rPr>
            <w:rFonts w:cs="Tahoma"/>
          </w:rPr>
          <w:t>5</w:t>
        </w:r>
      </w:ins>
      <w:del w:id="4143" w:author="Wong, Daniel@Energy" w:date="2021-10-20T13:51:00Z">
        <w:r w:rsidRPr="003532C1" w:rsidDel="00D7738B">
          <w:rPr>
            <w:rFonts w:cs="Tahoma"/>
          </w:rPr>
          <w:delText>6</w:delText>
        </w:r>
      </w:del>
      <w:r w:rsidRPr="003532C1">
        <w:rPr>
          <w:rFonts w:cs="Tahoma"/>
        </w:rPr>
        <w:tab/>
        <w:t xml:space="preserve"> requires that when a Data Registry is approved to make available use of EDDS features to authorized users of the Data Registry for data input during document registration procedures, the Data Registry user manual shall include instructions for use of those features. The instructions shall describe use of the Data Registry user interface for EDDS data input procedures. Additionally, if the EDDS services provider has a user interface or software application that the user is expected to access and operate that is independent of the Data Registry user interface, a copy of the EDDS service or software user instructions shall be included in the Data Registry User Manual.</w:t>
      </w:r>
      <w:ins w:id="4144" w:author="Wong, Daniel@Energy" w:date="2021-10-21T16:15:00Z">
        <w:r w:rsidRPr="003532C1">
          <w:rPr>
            <w:rFonts w:cs="Tahoma"/>
          </w:rPr>
          <w:t xml:space="preserve"> If the EDDS service or software user instructions contain proprietary information or intellectual property, the EDDS service or software user instructions do not need to be included in the Data Registry User Manual. However, the EDDS service or software user instructions must be made available to all authorized users that use the EDDS service or software.</w:t>
        </w:r>
      </w:ins>
    </w:p>
    <w:p w14:paraId="7A06E103" w14:textId="015E7ED9" w:rsidR="0055282D" w:rsidRPr="0024633A" w:rsidRDefault="0055282D" w:rsidP="00E8066F">
      <w:pPr>
        <w:pStyle w:val="Heading1"/>
        <w:tabs>
          <w:tab w:val="clear" w:pos="450"/>
          <w:tab w:val="left" w:pos="540"/>
        </w:tabs>
        <w:spacing w:after="240"/>
        <w:ind w:left="540" w:hanging="530"/>
        <w:rPr>
          <w:rFonts w:ascii="Tahoma" w:hAnsi="Tahoma" w:cs="Tahoma"/>
        </w:rPr>
      </w:pPr>
      <w:bookmarkStart w:id="4145" w:name="_Toc96009575"/>
      <w:r w:rsidRPr="0024633A">
        <w:rPr>
          <w:rFonts w:ascii="Tahoma" w:hAnsi="Tahoma" w:cs="Tahoma"/>
        </w:rPr>
        <w:lastRenderedPageBreak/>
        <w:t>Document Configuration Rules</w:t>
      </w:r>
      <w:bookmarkEnd w:id="3944"/>
      <w:bookmarkEnd w:id="4145"/>
    </w:p>
    <w:p w14:paraId="74F31983" w14:textId="77777777" w:rsidR="00D7524C" w:rsidRPr="0024633A" w:rsidRDefault="0055282D" w:rsidP="00E8066F">
      <w:pPr>
        <w:pStyle w:val="Heading2"/>
        <w:spacing w:after="240"/>
        <w:ind w:left="720" w:hanging="720"/>
        <w:rPr>
          <w:rFonts w:ascii="Tahoma" w:hAnsi="Tahoma" w:cs="Tahoma"/>
          <w:sz w:val="28"/>
          <w:szCs w:val="28"/>
        </w:rPr>
      </w:pPr>
      <w:bookmarkStart w:id="4146" w:name="_Toc418094528"/>
      <w:bookmarkStart w:id="4147" w:name="_Toc96009576"/>
      <w:r w:rsidRPr="0024633A">
        <w:rPr>
          <w:rFonts w:ascii="Tahoma" w:hAnsi="Tahoma" w:cs="Tahoma"/>
          <w:sz w:val="28"/>
          <w:szCs w:val="28"/>
        </w:rPr>
        <w:t>Overview</w:t>
      </w:r>
      <w:bookmarkEnd w:id="4146"/>
      <w:bookmarkEnd w:id="4147"/>
    </w:p>
    <w:p w14:paraId="2D26A64F" w14:textId="12AAB134" w:rsidR="00E47CC9" w:rsidRPr="0024633A" w:rsidRDefault="00720D25" w:rsidP="00E8066F">
      <w:pPr>
        <w:spacing w:after="240"/>
        <w:rPr>
          <w:rFonts w:cs="Tahoma"/>
        </w:rPr>
      </w:pPr>
      <w:r w:rsidRPr="0024633A">
        <w:rPr>
          <w:rFonts w:cs="Tahoma"/>
        </w:rPr>
        <w:t>High level d</w:t>
      </w:r>
      <w:r w:rsidR="00D97CE2" w:rsidRPr="0024633A">
        <w:rPr>
          <w:rFonts w:cs="Tahoma"/>
        </w:rPr>
        <w:t xml:space="preserve">ocument configuration requirements are specified </w:t>
      </w:r>
      <w:r w:rsidRPr="0024633A">
        <w:rPr>
          <w:rFonts w:cs="Tahoma"/>
        </w:rPr>
        <w:t xml:space="preserve">in </w:t>
      </w:r>
      <w:r w:rsidR="00507E8E" w:rsidRPr="0024633A">
        <w:rPr>
          <w:rFonts w:cs="Tahoma"/>
          <w:i/>
        </w:rPr>
        <w:t>20</w:t>
      </w:r>
      <w:ins w:id="4148" w:author="Author">
        <w:r w:rsidR="00353104">
          <w:rPr>
            <w:rFonts w:cs="Tahoma"/>
            <w:i/>
          </w:rPr>
          <w:t>22</w:t>
        </w:r>
      </w:ins>
      <w:del w:id="4149" w:author="Author">
        <w:r w:rsidR="00507E8E" w:rsidRPr="0024633A" w:rsidDel="00353104">
          <w:rPr>
            <w:rFonts w:cs="Tahoma"/>
            <w:i/>
          </w:rPr>
          <w:delText>19</w:delText>
        </w:r>
      </w:del>
      <w:r w:rsidR="00D97CE2" w:rsidRPr="0024633A">
        <w:rPr>
          <w:rFonts w:cs="Tahoma"/>
          <w:i/>
        </w:rPr>
        <w:t xml:space="preserve"> Reference Joint Appendix JA7</w:t>
      </w:r>
      <w:r w:rsidR="00D97CE2" w:rsidRPr="0024633A">
        <w:rPr>
          <w:rFonts w:cs="Tahoma"/>
        </w:rPr>
        <w:t>.</w:t>
      </w:r>
      <w:r w:rsidR="005479DF" w:rsidRPr="0024633A">
        <w:rPr>
          <w:rFonts w:cs="Tahoma"/>
        </w:rPr>
        <w:t xml:space="preserve"> </w:t>
      </w:r>
      <w:r w:rsidR="00D97CE2" w:rsidRPr="0024633A">
        <w:rPr>
          <w:rFonts w:cs="Tahoma"/>
        </w:rPr>
        <w:t xml:space="preserve">Section JA7.5.6 </w:t>
      </w:r>
      <w:r w:rsidR="00E55DFD" w:rsidRPr="0024633A">
        <w:rPr>
          <w:rFonts w:cs="Tahoma"/>
        </w:rPr>
        <w:t>requires that</w:t>
      </w:r>
      <w:r w:rsidR="00D97CE2" w:rsidRPr="0024633A">
        <w:rPr>
          <w:rFonts w:cs="Tahoma"/>
        </w:rPr>
        <w:t xml:space="preserve"> </w:t>
      </w:r>
      <w:r w:rsidR="00EC7135" w:rsidRPr="0024633A">
        <w:rPr>
          <w:rFonts w:cs="Tahoma"/>
        </w:rPr>
        <w:t>D</w:t>
      </w:r>
      <w:r w:rsidR="007A579C" w:rsidRPr="0024633A">
        <w:rPr>
          <w:rFonts w:cs="Tahoma"/>
        </w:rPr>
        <w:t xml:space="preserve">ata </w:t>
      </w:r>
      <w:r w:rsidR="00EC7135" w:rsidRPr="0024633A">
        <w:rPr>
          <w:rFonts w:cs="Tahoma"/>
        </w:rPr>
        <w:t>R</w:t>
      </w:r>
      <w:r w:rsidR="007A579C" w:rsidRPr="0024633A">
        <w:rPr>
          <w:rFonts w:cs="Tahoma"/>
        </w:rPr>
        <w:t xml:space="preserve">egistries </w:t>
      </w:r>
      <w:r w:rsidR="00D97CE2" w:rsidRPr="0024633A">
        <w:rPr>
          <w:rFonts w:cs="Tahoma"/>
        </w:rPr>
        <w:t>shall be capable of tracking all compliance documentation and maintaining the correct associations between related documents, including revisions and completion statuses for all documents within a building project.</w:t>
      </w:r>
      <w:r w:rsidR="005479DF" w:rsidRPr="0024633A">
        <w:rPr>
          <w:rFonts w:cs="Tahoma"/>
        </w:rPr>
        <w:t xml:space="preserve"> </w:t>
      </w:r>
      <w:r w:rsidR="00D97CE2" w:rsidRPr="0024633A">
        <w:rPr>
          <w:rFonts w:cs="Tahoma"/>
        </w:rPr>
        <w:t xml:space="preserve">Section JA7.5.6.1 from </w:t>
      </w:r>
      <w:r w:rsidR="00507E8E" w:rsidRPr="0024633A">
        <w:rPr>
          <w:rFonts w:cs="Tahoma"/>
          <w:i/>
        </w:rPr>
        <w:t>20</w:t>
      </w:r>
      <w:ins w:id="4150" w:author="Author">
        <w:r w:rsidR="00353104">
          <w:rPr>
            <w:rFonts w:cs="Tahoma"/>
            <w:i/>
          </w:rPr>
          <w:t>22</w:t>
        </w:r>
      </w:ins>
      <w:del w:id="4151" w:author="Author">
        <w:r w:rsidR="00507E8E" w:rsidRPr="0024633A" w:rsidDel="00353104">
          <w:rPr>
            <w:rFonts w:cs="Tahoma"/>
            <w:i/>
          </w:rPr>
          <w:delText>19</w:delText>
        </w:r>
      </w:del>
      <w:r w:rsidR="00D97CE2" w:rsidRPr="0024633A">
        <w:rPr>
          <w:rFonts w:cs="Tahoma"/>
          <w:i/>
        </w:rPr>
        <w:t xml:space="preserve"> Reference Joint Appendix JA7</w:t>
      </w:r>
      <w:r w:rsidR="00D97CE2" w:rsidRPr="0024633A">
        <w:rPr>
          <w:rFonts w:cs="Tahoma"/>
        </w:rPr>
        <w:t xml:space="preserve"> is copied into Section 6.2.1 below.</w:t>
      </w:r>
      <w:r w:rsidR="005479DF" w:rsidRPr="0024633A">
        <w:rPr>
          <w:rFonts w:cs="Tahoma"/>
        </w:rPr>
        <w:t xml:space="preserve"> </w:t>
      </w:r>
      <w:r w:rsidR="00D97CE2" w:rsidRPr="0024633A">
        <w:rPr>
          <w:rFonts w:cs="Tahoma"/>
        </w:rPr>
        <w:t>Additional guidance for completion of the Project Status Report is given in Section 6.2.2.</w:t>
      </w:r>
    </w:p>
    <w:p w14:paraId="3EC6F7F2" w14:textId="77777777" w:rsidR="00D7524C" w:rsidRPr="0024633A" w:rsidRDefault="00B91FCA" w:rsidP="00E8066F">
      <w:pPr>
        <w:pStyle w:val="Heading2"/>
        <w:spacing w:after="240"/>
        <w:ind w:left="720" w:hanging="720"/>
        <w:rPr>
          <w:rFonts w:ascii="Tahoma" w:hAnsi="Tahoma" w:cs="Tahoma"/>
          <w:sz w:val="28"/>
          <w:szCs w:val="28"/>
        </w:rPr>
      </w:pPr>
      <w:bookmarkStart w:id="4152" w:name="_Toc418094529"/>
      <w:bookmarkStart w:id="4153" w:name="_Toc96009577"/>
      <w:r w:rsidRPr="0024633A">
        <w:rPr>
          <w:rFonts w:ascii="Tahoma" w:hAnsi="Tahoma" w:cs="Tahoma"/>
          <w:sz w:val="28"/>
          <w:szCs w:val="28"/>
        </w:rPr>
        <w:t xml:space="preserve">Project </w:t>
      </w:r>
      <w:r w:rsidR="00D97CE2" w:rsidRPr="0024633A">
        <w:rPr>
          <w:rFonts w:ascii="Tahoma" w:hAnsi="Tahoma" w:cs="Tahoma"/>
          <w:sz w:val="28"/>
          <w:szCs w:val="28"/>
        </w:rPr>
        <w:t>Status Report</w:t>
      </w:r>
      <w:r w:rsidR="00383E62" w:rsidRPr="0024633A">
        <w:rPr>
          <w:rFonts w:ascii="Tahoma" w:hAnsi="Tahoma" w:cs="Tahoma"/>
          <w:sz w:val="28"/>
          <w:szCs w:val="28"/>
        </w:rPr>
        <w:t>s</w:t>
      </w:r>
      <w:bookmarkEnd w:id="4152"/>
      <w:bookmarkEnd w:id="4153"/>
    </w:p>
    <w:p w14:paraId="7222D12F" w14:textId="396B35E1" w:rsidR="00A044BC" w:rsidRPr="0024633A" w:rsidRDefault="00D97CE2" w:rsidP="00E8066F">
      <w:pPr>
        <w:pStyle w:val="Heading3"/>
        <w:tabs>
          <w:tab w:val="clear" w:pos="900"/>
          <w:tab w:val="left" w:pos="720"/>
        </w:tabs>
        <w:spacing w:after="240"/>
        <w:rPr>
          <w:rFonts w:ascii="Tahoma" w:hAnsi="Tahoma" w:cs="Tahoma"/>
          <w:b/>
          <w:i w:val="0"/>
          <w:sz w:val="24"/>
        </w:rPr>
      </w:pPr>
      <w:bookmarkStart w:id="4154" w:name="_Toc418094530"/>
      <w:bookmarkStart w:id="4155" w:name="_Toc96009578"/>
      <w:r w:rsidRPr="0024633A">
        <w:rPr>
          <w:rFonts w:ascii="Tahoma" w:hAnsi="Tahoma" w:cs="Tahoma"/>
          <w:b/>
          <w:i w:val="0"/>
          <w:sz w:val="24"/>
        </w:rPr>
        <w:t xml:space="preserve">Project Status Report Requirements specified in </w:t>
      </w:r>
      <w:r w:rsidR="00507E8E" w:rsidRPr="0024633A">
        <w:rPr>
          <w:rFonts w:ascii="Tahoma" w:hAnsi="Tahoma" w:cs="Tahoma"/>
          <w:b/>
          <w:i w:val="0"/>
          <w:sz w:val="24"/>
        </w:rPr>
        <w:t>20</w:t>
      </w:r>
      <w:ins w:id="4156" w:author="Author">
        <w:r w:rsidR="00353104">
          <w:rPr>
            <w:rFonts w:ascii="Tahoma" w:hAnsi="Tahoma" w:cs="Tahoma"/>
            <w:b/>
            <w:i w:val="0"/>
            <w:sz w:val="24"/>
          </w:rPr>
          <w:t>22</w:t>
        </w:r>
      </w:ins>
      <w:del w:id="4157" w:author="Author">
        <w:r w:rsidR="00507E8E" w:rsidRPr="0024633A" w:rsidDel="00353104">
          <w:rPr>
            <w:rFonts w:ascii="Tahoma" w:hAnsi="Tahoma" w:cs="Tahoma"/>
            <w:b/>
            <w:i w:val="0"/>
            <w:sz w:val="24"/>
          </w:rPr>
          <w:delText>19</w:delText>
        </w:r>
      </w:del>
      <w:r w:rsidRPr="0024633A">
        <w:rPr>
          <w:rFonts w:ascii="Tahoma" w:hAnsi="Tahoma" w:cs="Tahoma"/>
          <w:b/>
          <w:i w:val="0"/>
          <w:sz w:val="24"/>
        </w:rPr>
        <w:t xml:space="preserve"> Reference Joint Appendix JA7</w:t>
      </w:r>
      <w:bookmarkEnd w:id="4154"/>
      <w:bookmarkEnd w:id="4155"/>
    </w:p>
    <w:p w14:paraId="3CBFE2D9" w14:textId="77777777" w:rsidR="00D97CE2" w:rsidRPr="0024633A" w:rsidRDefault="00D97CE2" w:rsidP="00E8066F">
      <w:pPr>
        <w:pStyle w:val="Heading4"/>
        <w:spacing w:after="240"/>
        <w:ind w:hanging="900"/>
        <w:rPr>
          <w:rFonts w:ascii="Tahoma" w:hAnsi="Tahoma" w:cs="Tahoma"/>
          <w:b/>
        </w:rPr>
      </w:pPr>
      <w:bookmarkStart w:id="4158" w:name="_Toc309384735"/>
      <w:bookmarkStart w:id="4159" w:name="_Toc309384778"/>
      <w:bookmarkStart w:id="4160" w:name="_Toc418094531"/>
      <w:bookmarkStart w:id="4161" w:name="_Toc96009579"/>
      <w:r w:rsidRPr="0024633A">
        <w:rPr>
          <w:rFonts w:ascii="Tahoma" w:hAnsi="Tahoma" w:cs="Tahoma"/>
          <w:b/>
        </w:rPr>
        <w:t>Project Status Reports</w:t>
      </w:r>
      <w:bookmarkEnd w:id="4158"/>
      <w:bookmarkEnd w:id="4159"/>
      <w:r w:rsidRPr="0024633A">
        <w:rPr>
          <w:rFonts w:ascii="Tahoma" w:hAnsi="Tahoma" w:cs="Tahoma"/>
          <w:b/>
        </w:rPr>
        <w:t xml:space="preserve"> (from JA7.5.6.1)</w:t>
      </w:r>
      <w:bookmarkEnd w:id="4160"/>
      <w:bookmarkEnd w:id="4161"/>
    </w:p>
    <w:p w14:paraId="286E7287" w14:textId="77777777" w:rsidR="00D97CE2" w:rsidRPr="0024633A" w:rsidRDefault="00D97CE2" w:rsidP="00E8066F">
      <w:pPr>
        <w:spacing w:after="240"/>
        <w:rPr>
          <w:rFonts w:cs="Tahoma"/>
        </w:rPr>
      </w:pPr>
      <w:r w:rsidRPr="0024633A">
        <w:rPr>
          <w:rFonts w:cs="Tahoma"/>
        </w:rPr>
        <w:t>The status of completion of a project shall be reported by the Data Registry.</w:t>
      </w:r>
      <w:r w:rsidR="005479DF" w:rsidRPr="0024633A">
        <w:rPr>
          <w:rFonts w:cs="Tahoma"/>
        </w:rPr>
        <w:t xml:space="preserve"> </w:t>
      </w:r>
    </w:p>
    <w:p w14:paraId="302C7AC3" w14:textId="77777777" w:rsidR="00D97CE2" w:rsidRPr="0024633A" w:rsidRDefault="00D97CE2" w:rsidP="00E8066F">
      <w:pPr>
        <w:spacing w:after="240"/>
        <w:rPr>
          <w:rFonts w:cs="Tahoma"/>
        </w:rPr>
      </w:pPr>
      <w:r w:rsidRPr="0024633A">
        <w:rPr>
          <w:rFonts w:cs="Tahoma"/>
        </w:rPr>
        <w:t xml:space="preserve">The Data Registry shall determine the documents required for a project based on the Certificate of Compliance and maintain a summary that reflects the </w:t>
      </w:r>
      <w:proofErr w:type="gramStart"/>
      <w:r w:rsidRPr="0024633A">
        <w:rPr>
          <w:rFonts w:cs="Tahoma"/>
        </w:rPr>
        <w:t>current status</w:t>
      </w:r>
      <w:proofErr w:type="gramEnd"/>
      <w:r w:rsidRPr="0024633A">
        <w:rPr>
          <w:rFonts w:cs="Tahoma"/>
        </w:rPr>
        <w:t xml:space="preserve"> of completion of the required documents and shall be readily accessible to authorized users of the Data Registry. Access to the report shall be facilitated by use of search parameters relevant to the project as listed in Sections JA7.5.6.1.1 and JA7.5.6.1.2.</w:t>
      </w:r>
    </w:p>
    <w:p w14:paraId="356E5CE3" w14:textId="77777777" w:rsidR="00D97CE2" w:rsidRPr="0024633A" w:rsidRDefault="00D97CE2" w:rsidP="00E8066F">
      <w:pPr>
        <w:spacing w:after="240"/>
        <w:rPr>
          <w:rFonts w:cs="Tahoma"/>
        </w:rPr>
      </w:pPr>
      <w:r w:rsidRPr="0024633A">
        <w:rPr>
          <w:rFonts w:cs="Tahoma"/>
        </w:rPr>
        <w:t xml:space="preserve">Enforcement Agencies may be authorized to enter notations into project records in </w:t>
      </w:r>
      <w:r w:rsidR="00EC7135" w:rsidRPr="0024633A">
        <w:rPr>
          <w:rFonts w:cs="Tahoma"/>
        </w:rPr>
        <w:t>D</w:t>
      </w:r>
      <w:r w:rsidRPr="0024633A">
        <w:rPr>
          <w:rFonts w:cs="Tahoma"/>
        </w:rPr>
        <w:t xml:space="preserve">ata </w:t>
      </w:r>
      <w:r w:rsidR="00EC7135" w:rsidRPr="0024633A">
        <w:rPr>
          <w:rFonts w:cs="Tahoma"/>
        </w:rPr>
        <w:t>R</w:t>
      </w:r>
      <w:r w:rsidRPr="0024633A">
        <w:rPr>
          <w:rFonts w:cs="Tahoma"/>
        </w:rPr>
        <w:t xml:space="preserve">egistries to communicate plan check and field inspection information to builders, designers, </w:t>
      </w:r>
      <w:proofErr w:type="gramStart"/>
      <w:r w:rsidRPr="0024633A">
        <w:rPr>
          <w:rFonts w:cs="Tahoma"/>
        </w:rPr>
        <w:t>installers</w:t>
      </w:r>
      <w:proofErr w:type="gramEnd"/>
      <w:r w:rsidRPr="0024633A">
        <w:rPr>
          <w:rFonts w:cs="Tahoma"/>
        </w:rPr>
        <w:t xml:space="preserve"> and raters.</w:t>
      </w:r>
    </w:p>
    <w:p w14:paraId="65EE4655" w14:textId="77777777" w:rsidR="00D97CE2" w:rsidRPr="0024633A" w:rsidRDefault="00D97CE2" w:rsidP="00E8066F">
      <w:pPr>
        <w:spacing w:after="240"/>
        <w:rPr>
          <w:rFonts w:cs="Tahoma"/>
        </w:rPr>
      </w:pPr>
      <w:r w:rsidRPr="0024633A">
        <w:rPr>
          <w:rFonts w:cs="Tahoma"/>
        </w:rPr>
        <w:t>The project status report shall be made available in a printable format.</w:t>
      </w:r>
    </w:p>
    <w:p w14:paraId="010D0ADE" w14:textId="77777777" w:rsidR="00D97CE2" w:rsidRPr="0024633A" w:rsidRDefault="00D97CE2" w:rsidP="00E8066F">
      <w:pPr>
        <w:spacing w:after="240"/>
        <w:rPr>
          <w:rFonts w:cs="Tahoma"/>
        </w:rPr>
      </w:pPr>
      <w:r w:rsidRPr="0024633A">
        <w:rPr>
          <w:rFonts w:cs="Tahoma"/>
        </w:rPr>
        <w:t>Minimum information requirements for the project status report shall include the following:</w:t>
      </w:r>
    </w:p>
    <w:p w14:paraId="6C668DE9" w14:textId="219082D4" w:rsidR="00D97CE2" w:rsidRPr="0024633A" w:rsidRDefault="00D97CE2" w:rsidP="00E8066F">
      <w:pPr>
        <w:pStyle w:val="Heading4"/>
        <w:spacing w:after="240"/>
        <w:ind w:hanging="900"/>
        <w:rPr>
          <w:rFonts w:ascii="Tahoma" w:hAnsi="Tahoma" w:cs="Tahoma"/>
          <w:b/>
        </w:rPr>
      </w:pPr>
      <w:bookmarkStart w:id="4162" w:name="_Toc418094532"/>
      <w:bookmarkStart w:id="4163" w:name="_Toc96009580"/>
      <w:r w:rsidRPr="0024633A">
        <w:rPr>
          <w:rFonts w:ascii="Tahoma" w:hAnsi="Tahoma" w:cs="Tahoma"/>
          <w:b/>
        </w:rPr>
        <w:t xml:space="preserve">Project Status Report Information for </w:t>
      </w:r>
      <w:ins w:id="4164" w:author="Author">
        <w:r w:rsidR="00075AC6">
          <w:rPr>
            <w:rFonts w:ascii="Tahoma" w:hAnsi="Tahoma" w:cs="Tahoma"/>
            <w:b/>
          </w:rPr>
          <w:t xml:space="preserve">Low-Rise Multifamily and </w:t>
        </w:r>
        <w:proofErr w:type="gramStart"/>
        <w:r w:rsidR="00075AC6">
          <w:rPr>
            <w:rFonts w:ascii="Tahoma" w:hAnsi="Tahoma" w:cs="Tahoma"/>
            <w:b/>
          </w:rPr>
          <w:t>Single Family</w:t>
        </w:r>
        <w:proofErr w:type="gramEnd"/>
        <w:r w:rsidR="00075AC6">
          <w:rPr>
            <w:rFonts w:ascii="Tahoma" w:hAnsi="Tahoma" w:cs="Tahoma"/>
            <w:b/>
          </w:rPr>
          <w:t xml:space="preserve"> </w:t>
        </w:r>
      </w:ins>
      <w:r w:rsidRPr="0024633A">
        <w:rPr>
          <w:rFonts w:ascii="Tahoma" w:hAnsi="Tahoma" w:cs="Tahoma"/>
          <w:b/>
        </w:rPr>
        <w:t>Residential Projects</w:t>
      </w:r>
      <w:r w:rsidR="00383E62" w:rsidRPr="0024633A">
        <w:rPr>
          <w:rFonts w:ascii="Tahoma" w:hAnsi="Tahoma" w:cs="Tahoma"/>
          <w:b/>
        </w:rPr>
        <w:t xml:space="preserve"> (from JA7.5.6.1.1)</w:t>
      </w:r>
      <w:bookmarkEnd w:id="4162"/>
      <w:bookmarkEnd w:id="4163"/>
    </w:p>
    <w:p w14:paraId="355F0461" w14:textId="77777777" w:rsidR="00D97CE2" w:rsidRPr="0024633A" w:rsidRDefault="00D97CE2" w:rsidP="00E8066F">
      <w:pPr>
        <w:numPr>
          <w:ilvl w:val="0"/>
          <w:numId w:val="19"/>
        </w:numPr>
        <w:tabs>
          <w:tab w:val="clear" w:pos="360"/>
          <w:tab w:val="num" w:pos="720"/>
        </w:tabs>
        <w:spacing w:after="240" w:line="240" w:lineRule="auto"/>
        <w:ind w:left="720"/>
        <w:rPr>
          <w:rFonts w:cs="Tahoma"/>
        </w:rPr>
      </w:pPr>
      <w:r w:rsidRPr="0024633A">
        <w:rPr>
          <w:rFonts w:cs="Tahoma"/>
        </w:rPr>
        <w:t>Project name</w:t>
      </w:r>
      <w:r w:rsidR="006354FC" w:rsidRPr="0024633A">
        <w:rPr>
          <w:rFonts w:cs="Tahoma"/>
        </w:rPr>
        <w:t>.</w:t>
      </w:r>
    </w:p>
    <w:p w14:paraId="1937CF70" w14:textId="77777777" w:rsidR="00D97CE2" w:rsidRPr="0024633A" w:rsidRDefault="00D97CE2" w:rsidP="00E8066F">
      <w:pPr>
        <w:numPr>
          <w:ilvl w:val="0"/>
          <w:numId w:val="19"/>
        </w:numPr>
        <w:tabs>
          <w:tab w:val="clear" w:pos="360"/>
          <w:tab w:val="num" w:pos="720"/>
        </w:tabs>
        <w:spacing w:after="240" w:line="240" w:lineRule="auto"/>
        <w:ind w:left="720"/>
        <w:rPr>
          <w:rFonts w:cs="Tahoma"/>
        </w:rPr>
      </w:pPr>
      <w:r w:rsidRPr="0024633A">
        <w:rPr>
          <w:rFonts w:cs="Tahoma"/>
        </w:rPr>
        <w:lastRenderedPageBreak/>
        <w:t>Project location (or address)</w:t>
      </w:r>
      <w:r w:rsidR="006354FC" w:rsidRPr="0024633A">
        <w:rPr>
          <w:rFonts w:cs="Tahoma"/>
        </w:rPr>
        <w:t>.</w:t>
      </w:r>
    </w:p>
    <w:p w14:paraId="0D1DB922" w14:textId="77777777" w:rsidR="00D97CE2" w:rsidRPr="0024633A" w:rsidRDefault="00D97CE2" w:rsidP="00E8066F">
      <w:pPr>
        <w:numPr>
          <w:ilvl w:val="0"/>
          <w:numId w:val="19"/>
        </w:numPr>
        <w:tabs>
          <w:tab w:val="clear" w:pos="360"/>
          <w:tab w:val="num" w:pos="720"/>
        </w:tabs>
        <w:spacing w:after="240" w:line="240" w:lineRule="auto"/>
        <w:ind w:left="720"/>
        <w:rPr>
          <w:rFonts w:cs="Tahoma"/>
        </w:rPr>
      </w:pPr>
      <w:r w:rsidRPr="0024633A">
        <w:rPr>
          <w:rFonts w:cs="Tahoma"/>
        </w:rPr>
        <w:t>Listing of the Certificate of Compliance documents required; date registered (or indicate not complete if the document record has been started but is not yet registered); registration number</w:t>
      </w:r>
      <w:r w:rsidR="006354FC" w:rsidRPr="0024633A">
        <w:rPr>
          <w:rFonts w:cs="Tahoma"/>
        </w:rPr>
        <w:t>.</w:t>
      </w:r>
    </w:p>
    <w:p w14:paraId="4853FEBB" w14:textId="704B085B" w:rsidR="00D97CE2" w:rsidRDefault="00D97CE2" w:rsidP="00E8066F">
      <w:pPr>
        <w:numPr>
          <w:ilvl w:val="0"/>
          <w:numId w:val="19"/>
        </w:numPr>
        <w:tabs>
          <w:tab w:val="clear" w:pos="360"/>
          <w:tab w:val="num" w:pos="720"/>
        </w:tabs>
        <w:spacing w:after="240" w:line="240" w:lineRule="auto"/>
        <w:ind w:left="720"/>
        <w:rPr>
          <w:ins w:id="4165" w:author="Author"/>
          <w:rFonts w:cs="Tahoma"/>
        </w:rPr>
      </w:pPr>
      <w:r w:rsidRPr="0024633A">
        <w:rPr>
          <w:rFonts w:cs="Tahoma"/>
        </w:rPr>
        <w:t>Listing of the Certificate of Installation documents required; date registered (or indicate not complete if the document record has been started but is not yet registered); registration number</w:t>
      </w:r>
      <w:r w:rsidR="006354FC" w:rsidRPr="0024633A">
        <w:rPr>
          <w:rFonts w:cs="Tahoma"/>
        </w:rPr>
        <w:t>.</w:t>
      </w:r>
    </w:p>
    <w:p w14:paraId="6DA533A8" w14:textId="66C8213D" w:rsidR="00C43FC0" w:rsidRPr="0024633A" w:rsidRDefault="00C43FC0" w:rsidP="00C43FC0">
      <w:pPr>
        <w:numPr>
          <w:ilvl w:val="0"/>
          <w:numId w:val="19"/>
        </w:numPr>
        <w:tabs>
          <w:tab w:val="clear" w:pos="360"/>
          <w:tab w:val="num" w:pos="720"/>
        </w:tabs>
        <w:spacing w:after="240" w:line="240" w:lineRule="auto"/>
        <w:ind w:left="720"/>
        <w:rPr>
          <w:rFonts w:cs="Tahoma"/>
        </w:rPr>
      </w:pPr>
      <w:r>
        <w:rPr>
          <w:rFonts w:cs="Tahoma"/>
        </w:rPr>
        <w:t>Listing of the Certificate of Acceptance documents is not required</w:t>
      </w:r>
      <w:ins w:id="4166" w:author="Author">
        <w:r>
          <w:rPr>
            <w:rFonts w:cs="Tahoma"/>
          </w:rPr>
          <w:t>,</w:t>
        </w:r>
      </w:ins>
      <w:r>
        <w:rPr>
          <w:rFonts w:cs="Tahoma"/>
        </w:rPr>
        <w:t xml:space="preserve"> which must be communicated on the PSR</w:t>
      </w:r>
      <w:ins w:id="4167" w:author="Author">
        <w:r>
          <w:rPr>
            <w:rFonts w:cs="Tahoma"/>
          </w:rPr>
          <w:t>.</w:t>
        </w:r>
      </w:ins>
    </w:p>
    <w:p w14:paraId="59601A4F" w14:textId="022AB325" w:rsidR="00D97CE2" w:rsidRDefault="00D97CE2" w:rsidP="00E8066F">
      <w:pPr>
        <w:numPr>
          <w:ilvl w:val="0"/>
          <w:numId w:val="19"/>
        </w:numPr>
        <w:tabs>
          <w:tab w:val="clear" w:pos="360"/>
          <w:tab w:val="num" w:pos="720"/>
        </w:tabs>
        <w:spacing w:after="240" w:line="240" w:lineRule="auto"/>
        <w:ind w:left="720"/>
        <w:rPr>
          <w:ins w:id="4168" w:author="Author"/>
          <w:rFonts w:cs="Tahoma"/>
        </w:rPr>
      </w:pPr>
      <w:r w:rsidRPr="0024633A">
        <w:rPr>
          <w:rFonts w:cs="Tahoma"/>
        </w:rPr>
        <w:t>Listing of the Certificate of Verification documents required; date registered or indicate not complete if the document record has been started but is not yet registered); registration number</w:t>
      </w:r>
      <w:r w:rsidR="006354FC" w:rsidRPr="0024633A">
        <w:rPr>
          <w:rFonts w:cs="Tahoma"/>
        </w:rPr>
        <w:t>.</w:t>
      </w:r>
    </w:p>
    <w:p w14:paraId="56DE2263" w14:textId="77777777" w:rsidR="00D97CE2" w:rsidRPr="0024633A" w:rsidRDefault="00D97CE2" w:rsidP="00E8066F">
      <w:pPr>
        <w:numPr>
          <w:ilvl w:val="0"/>
          <w:numId w:val="19"/>
        </w:numPr>
        <w:tabs>
          <w:tab w:val="clear" w:pos="360"/>
          <w:tab w:val="num" w:pos="720"/>
        </w:tabs>
        <w:spacing w:after="240" w:line="240" w:lineRule="auto"/>
        <w:ind w:left="720"/>
        <w:rPr>
          <w:rFonts w:cs="Tahoma"/>
        </w:rPr>
      </w:pPr>
      <w:r w:rsidRPr="0024633A">
        <w:rPr>
          <w:rFonts w:cs="Tahoma"/>
        </w:rPr>
        <w:t>Listing of the mandatory measure options required; options selected (refers to the Certificate of Installation and Certificate of Verification documentation).</w:t>
      </w:r>
    </w:p>
    <w:p w14:paraId="22DA1A11" w14:textId="3C41F79C" w:rsidR="00D97CE2" w:rsidRPr="0024633A" w:rsidRDefault="00D97CE2" w:rsidP="00E8066F">
      <w:pPr>
        <w:pStyle w:val="Heading4"/>
        <w:spacing w:after="240"/>
        <w:ind w:hanging="900"/>
        <w:rPr>
          <w:rFonts w:ascii="Tahoma" w:hAnsi="Tahoma" w:cs="Tahoma"/>
          <w:b/>
        </w:rPr>
      </w:pPr>
      <w:bookmarkStart w:id="4169" w:name="_Toc418094533"/>
      <w:bookmarkStart w:id="4170" w:name="_Toc96009581"/>
      <w:r w:rsidRPr="0024633A">
        <w:rPr>
          <w:rFonts w:ascii="Tahoma" w:hAnsi="Tahoma" w:cs="Tahoma"/>
          <w:b/>
        </w:rPr>
        <w:t xml:space="preserve">Project Status Report Information for </w:t>
      </w:r>
      <w:ins w:id="4171" w:author="Author">
        <w:r w:rsidR="00075AC6">
          <w:rPr>
            <w:rFonts w:ascii="Tahoma" w:hAnsi="Tahoma" w:cs="Tahoma"/>
            <w:b/>
          </w:rPr>
          <w:t xml:space="preserve">High-Rise Multifamily and </w:t>
        </w:r>
      </w:ins>
      <w:r w:rsidRPr="0024633A">
        <w:rPr>
          <w:rFonts w:ascii="Tahoma" w:hAnsi="Tahoma" w:cs="Tahoma"/>
          <w:b/>
        </w:rPr>
        <w:t>Nonresidential Projects</w:t>
      </w:r>
      <w:r w:rsidR="00383E62" w:rsidRPr="0024633A">
        <w:rPr>
          <w:rFonts w:ascii="Tahoma" w:hAnsi="Tahoma" w:cs="Tahoma"/>
          <w:b/>
        </w:rPr>
        <w:t xml:space="preserve"> (from JA7.5.6.1.2)</w:t>
      </w:r>
      <w:bookmarkEnd w:id="4169"/>
      <w:bookmarkEnd w:id="4170"/>
    </w:p>
    <w:p w14:paraId="2426B972" w14:textId="77777777" w:rsidR="00D97CE2" w:rsidRPr="0024633A" w:rsidRDefault="00D97CE2" w:rsidP="00E8066F">
      <w:pPr>
        <w:spacing w:after="240"/>
        <w:rPr>
          <w:rFonts w:cs="Tahoma"/>
        </w:rPr>
      </w:pPr>
      <w:r w:rsidRPr="0024633A">
        <w:rPr>
          <w:rFonts w:cs="Tahoma"/>
        </w:rPr>
        <w:t xml:space="preserve">Note: Nonresidential Document registration is contingent upon approval of a nonresidential </w:t>
      </w:r>
      <w:r w:rsidR="00383E62" w:rsidRPr="0024633A">
        <w:rPr>
          <w:rFonts w:cs="Tahoma"/>
        </w:rPr>
        <w:t>Data Registry by the Commission.</w:t>
      </w:r>
    </w:p>
    <w:p w14:paraId="7CA517E3" w14:textId="77777777" w:rsidR="00D97CE2" w:rsidRPr="0024633A" w:rsidRDefault="00D97CE2" w:rsidP="00E8066F">
      <w:pPr>
        <w:numPr>
          <w:ilvl w:val="0"/>
          <w:numId w:val="20"/>
        </w:numPr>
        <w:tabs>
          <w:tab w:val="num" w:pos="720"/>
        </w:tabs>
        <w:spacing w:after="240" w:line="240" w:lineRule="auto"/>
        <w:rPr>
          <w:rFonts w:cs="Tahoma"/>
        </w:rPr>
      </w:pPr>
      <w:r w:rsidRPr="0024633A">
        <w:rPr>
          <w:rFonts w:cs="Tahoma"/>
        </w:rPr>
        <w:t>Project name</w:t>
      </w:r>
      <w:r w:rsidR="006354FC" w:rsidRPr="0024633A">
        <w:rPr>
          <w:rFonts w:cs="Tahoma"/>
        </w:rPr>
        <w:t>.</w:t>
      </w:r>
    </w:p>
    <w:p w14:paraId="6492589F" w14:textId="77777777" w:rsidR="00D97CE2" w:rsidRPr="0024633A" w:rsidRDefault="00D97CE2" w:rsidP="00E8066F">
      <w:pPr>
        <w:numPr>
          <w:ilvl w:val="0"/>
          <w:numId w:val="20"/>
        </w:numPr>
        <w:tabs>
          <w:tab w:val="num" w:pos="720"/>
        </w:tabs>
        <w:spacing w:after="240" w:line="240" w:lineRule="auto"/>
        <w:rPr>
          <w:rFonts w:cs="Tahoma"/>
        </w:rPr>
      </w:pPr>
      <w:r w:rsidRPr="0024633A">
        <w:rPr>
          <w:rFonts w:cs="Tahoma"/>
        </w:rPr>
        <w:t>Project location (or address)</w:t>
      </w:r>
      <w:r w:rsidR="006354FC" w:rsidRPr="0024633A">
        <w:rPr>
          <w:rFonts w:cs="Tahoma"/>
        </w:rPr>
        <w:t>.</w:t>
      </w:r>
    </w:p>
    <w:p w14:paraId="5D5EC106" w14:textId="77777777" w:rsidR="00D97CE2" w:rsidRPr="0024633A" w:rsidRDefault="00D97CE2" w:rsidP="00E8066F">
      <w:pPr>
        <w:numPr>
          <w:ilvl w:val="0"/>
          <w:numId w:val="20"/>
        </w:numPr>
        <w:tabs>
          <w:tab w:val="num" w:pos="720"/>
        </w:tabs>
        <w:spacing w:after="240" w:line="240" w:lineRule="auto"/>
        <w:rPr>
          <w:rFonts w:cs="Tahoma"/>
        </w:rPr>
      </w:pPr>
      <w:r w:rsidRPr="0024633A">
        <w:rPr>
          <w:rFonts w:cs="Tahoma"/>
        </w:rPr>
        <w:t>Listing of the Certificate of Compliance documents required; date registered (or indicate not complete if the document record has been started but is not yet registered); registration number</w:t>
      </w:r>
      <w:r w:rsidR="006354FC" w:rsidRPr="0024633A">
        <w:rPr>
          <w:rFonts w:cs="Tahoma"/>
        </w:rPr>
        <w:t>.</w:t>
      </w:r>
    </w:p>
    <w:p w14:paraId="171FE749" w14:textId="77777777" w:rsidR="00D97CE2" w:rsidRPr="0024633A" w:rsidRDefault="00D97CE2" w:rsidP="00E8066F">
      <w:pPr>
        <w:numPr>
          <w:ilvl w:val="0"/>
          <w:numId w:val="20"/>
        </w:numPr>
        <w:tabs>
          <w:tab w:val="num" w:pos="720"/>
        </w:tabs>
        <w:spacing w:after="240" w:line="240" w:lineRule="auto"/>
        <w:rPr>
          <w:rFonts w:cs="Tahoma"/>
        </w:rPr>
      </w:pPr>
      <w:r w:rsidRPr="0024633A">
        <w:rPr>
          <w:rFonts w:cs="Tahoma"/>
        </w:rPr>
        <w:t>Listing of the Certificate of Installation documents required; date registered (or indicate not complete if the document record has been started but is not yet registered); registration number</w:t>
      </w:r>
      <w:r w:rsidR="006354FC" w:rsidRPr="0024633A">
        <w:rPr>
          <w:rFonts w:cs="Tahoma"/>
        </w:rPr>
        <w:t>.</w:t>
      </w:r>
    </w:p>
    <w:p w14:paraId="3DF8A8C5" w14:textId="77777777" w:rsidR="00D97CE2" w:rsidRPr="0024633A" w:rsidRDefault="00D97CE2" w:rsidP="00E8066F">
      <w:pPr>
        <w:numPr>
          <w:ilvl w:val="0"/>
          <w:numId w:val="20"/>
        </w:numPr>
        <w:tabs>
          <w:tab w:val="num" w:pos="720"/>
        </w:tabs>
        <w:spacing w:after="240" w:line="240" w:lineRule="auto"/>
        <w:rPr>
          <w:rFonts w:cs="Tahoma"/>
        </w:rPr>
      </w:pPr>
      <w:r w:rsidRPr="0024633A">
        <w:rPr>
          <w:rFonts w:cs="Tahoma"/>
        </w:rPr>
        <w:t>Listing of the Certificate of Acceptance documents required; date registered (or indicate not complete if the document record has been started but is not yet registered); registration number</w:t>
      </w:r>
      <w:r w:rsidR="006354FC" w:rsidRPr="0024633A">
        <w:rPr>
          <w:rFonts w:cs="Tahoma"/>
        </w:rPr>
        <w:t>.</w:t>
      </w:r>
    </w:p>
    <w:p w14:paraId="076F71D3" w14:textId="77777777" w:rsidR="00A044BC" w:rsidRPr="0024633A" w:rsidRDefault="00D97CE2" w:rsidP="00E8066F">
      <w:pPr>
        <w:numPr>
          <w:ilvl w:val="0"/>
          <w:numId w:val="20"/>
        </w:numPr>
        <w:tabs>
          <w:tab w:val="num" w:pos="720"/>
        </w:tabs>
        <w:spacing w:after="240" w:line="240" w:lineRule="auto"/>
        <w:rPr>
          <w:rFonts w:cs="Tahoma"/>
        </w:rPr>
      </w:pPr>
      <w:r w:rsidRPr="0024633A">
        <w:rPr>
          <w:rFonts w:cs="Tahoma"/>
        </w:rPr>
        <w:t>Listing of the Certificate of Verification documents required; date registered (or indicate not complete if the document record has been started but is not yet registered); registration number.</w:t>
      </w:r>
    </w:p>
    <w:p w14:paraId="596E607A" w14:textId="77777777" w:rsidR="00A044BC" w:rsidRPr="0024633A" w:rsidRDefault="00383E62" w:rsidP="00E8066F">
      <w:pPr>
        <w:pStyle w:val="Heading3"/>
        <w:tabs>
          <w:tab w:val="clear" w:pos="900"/>
          <w:tab w:val="left" w:pos="720"/>
        </w:tabs>
        <w:spacing w:after="240"/>
        <w:rPr>
          <w:rFonts w:ascii="Tahoma" w:hAnsi="Tahoma" w:cs="Tahoma"/>
          <w:b/>
          <w:i w:val="0"/>
          <w:sz w:val="24"/>
        </w:rPr>
      </w:pPr>
      <w:r w:rsidRPr="0024633A">
        <w:rPr>
          <w:rFonts w:ascii="Tahoma" w:hAnsi="Tahoma" w:cs="Tahoma"/>
          <w:b/>
          <w:i w:val="0"/>
          <w:sz w:val="24"/>
        </w:rPr>
        <w:lastRenderedPageBreak/>
        <w:tab/>
      </w:r>
      <w:bookmarkStart w:id="4172" w:name="_Toc418094534"/>
      <w:bookmarkStart w:id="4173" w:name="_Toc96009582"/>
      <w:r w:rsidRPr="0024633A">
        <w:rPr>
          <w:rFonts w:ascii="Tahoma" w:hAnsi="Tahoma" w:cs="Tahoma"/>
          <w:b/>
          <w:i w:val="0"/>
          <w:sz w:val="24"/>
        </w:rPr>
        <w:t xml:space="preserve">Additional Guidance for </w:t>
      </w:r>
      <w:r w:rsidR="003F036E" w:rsidRPr="0024633A">
        <w:rPr>
          <w:rFonts w:ascii="Tahoma" w:hAnsi="Tahoma" w:cs="Tahoma"/>
          <w:b/>
          <w:i w:val="0"/>
          <w:sz w:val="24"/>
        </w:rPr>
        <w:t>Producing</w:t>
      </w:r>
      <w:r w:rsidRPr="0024633A">
        <w:rPr>
          <w:rFonts w:ascii="Tahoma" w:hAnsi="Tahoma" w:cs="Tahoma"/>
          <w:b/>
          <w:i w:val="0"/>
          <w:sz w:val="24"/>
        </w:rPr>
        <w:t xml:space="preserve"> </w:t>
      </w:r>
      <w:r w:rsidR="00690413" w:rsidRPr="0024633A">
        <w:rPr>
          <w:rFonts w:ascii="Tahoma" w:hAnsi="Tahoma" w:cs="Tahoma"/>
          <w:b/>
          <w:i w:val="0"/>
          <w:sz w:val="24"/>
        </w:rPr>
        <w:t xml:space="preserve">Residential </w:t>
      </w:r>
      <w:r w:rsidRPr="0024633A">
        <w:rPr>
          <w:rFonts w:ascii="Tahoma" w:hAnsi="Tahoma" w:cs="Tahoma"/>
          <w:b/>
          <w:i w:val="0"/>
          <w:sz w:val="24"/>
        </w:rPr>
        <w:t>Project Status Reports</w:t>
      </w:r>
      <w:bookmarkEnd w:id="4172"/>
      <w:bookmarkEnd w:id="4173"/>
    </w:p>
    <w:p w14:paraId="7A780454" w14:textId="77777777" w:rsidR="00D25022" w:rsidRPr="0024633A" w:rsidRDefault="00125622" w:rsidP="00E8066F">
      <w:pPr>
        <w:pStyle w:val="Heading4"/>
        <w:spacing w:after="240"/>
        <w:ind w:hanging="900"/>
        <w:rPr>
          <w:rFonts w:ascii="Tahoma" w:hAnsi="Tahoma" w:cs="Tahoma"/>
          <w:b/>
        </w:rPr>
      </w:pPr>
      <w:bookmarkStart w:id="4174" w:name="_Toc96009583"/>
      <w:bookmarkStart w:id="4175" w:name="_Toc418094535"/>
      <w:r w:rsidRPr="0024633A">
        <w:rPr>
          <w:rFonts w:ascii="Tahoma" w:hAnsi="Tahoma" w:cs="Tahoma"/>
          <w:b/>
        </w:rPr>
        <w:t>M</w:t>
      </w:r>
      <w:r w:rsidR="00B03F57" w:rsidRPr="0024633A">
        <w:rPr>
          <w:rFonts w:ascii="Tahoma" w:hAnsi="Tahoma" w:cs="Tahoma"/>
          <w:b/>
        </w:rPr>
        <w:t xml:space="preserve">andatory </w:t>
      </w:r>
      <w:r w:rsidR="00A507A3" w:rsidRPr="0024633A">
        <w:rPr>
          <w:rFonts w:ascii="Tahoma" w:hAnsi="Tahoma" w:cs="Tahoma"/>
          <w:b/>
        </w:rPr>
        <w:t>M</w:t>
      </w:r>
      <w:r w:rsidR="00B03F57" w:rsidRPr="0024633A">
        <w:rPr>
          <w:rFonts w:ascii="Tahoma" w:hAnsi="Tahoma" w:cs="Tahoma"/>
          <w:b/>
        </w:rPr>
        <w:t xml:space="preserve">easure </w:t>
      </w:r>
      <w:r w:rsidR="00A507A3" w:rsidRPr="0024633A">
        <w:rPr>
          <w:rFonts w:ascii="Tahoma" w:hAnsi="Tahoma" w:cs="Tahoma"/>
          <w:b/>
        </w:rPr>
        <w:t>C</w:t>
      </w:r>
      <w:r w:rsidR="009561E0" w:rsidRPr="0024633A">
        <w:rPr>
          <w:rFonts w:ascii="Tahoma" w:hAnsi="Tahoma" w:cs="Tahoma"/>
          <w:b/>
        </w:rPr>
        <w:t>ompliance</w:t>
      </w:r>
      <w:r w:rsidR="00942F88" w:rsidRPr="0024633A">
        <w:rPr>
          <w:rFonts w:ascii="Tahoma" w:hAnsi="Tahoma" w:cs="Tahoma"/>
          <w:b/>
        </w:rPr>
        <w:t xml:space="preserve"> </w:t>
      </w:r>
      <w:r w:rsidR="00A507A3" w:rsidRPr="0024633A">
        <w:rPr>
          <w:rFonts w:ascii="Tahoma" w:hAnsi="Tahoma" w:cs="Tahoma"/>
          <w:b/>
        </w:rPr>
        <w:t>A</w:t>
      </w:r>
      <w:r w:rsidRPr="0024633A">
        <w:rPr>
          <w:rFonts w:ascii="Tahoma" w:hAnsi="Tahoma" w:cs="Tahoma"/>
          <w:b/>
        </w:rPr>
        <w:t xml:space="preserve">lternatives </w:t>
      </w:r>
      <w:r w:rsidR="00A507A3" w:rsidRPr="0024633A">
        <w:rPr>
          <w:rFonts w:ascii="Tahoma" w:hAnsi="Tahoma" w:cs="Tahoma"/>
          <w:b/>
        </w:rPr>
        <w:t>D</w:t>
      </w:r>
      <w:r w:rsidR="00942F88" w:rsidRPr="0024633A">
        <w:rPr>
          <w:rFonts w:ascii="Tahoma" w:hAnsi="Tahoma" w:cs="Tahoma"/>
          <w:b/>
        </w:rPr>
        <w:t xml:space="preserve">etermined at </w:t>
      </w:r>
      <w:r w:rsidR="00A507A3" w:rsidRPr="0024633A">
        <w:rPr>
          <w:rFonts w:ascii="Tahoma" w:hAnsi="Tahoma" w:cs="Tahoma"/>
          <w:b/>
        </w:rPr>
        <w:t>I</w:t>
      </w:r>
      <w:r w:rsidR="00942F88" w:rsidRPr="0024633A">
        <w:rPr>
          <w:rFonts w:ascii="Tahoma" w:hAnsi="Tahoma" w:cs="Tahoma"/>
          <w:b/>
        </w:rPr>
        <w:t xml:space="preserve">nstallation </w:t>
      </w:r>
      <w:r w:rsidR="00A507A3" w:rsidRPr="0024633A">
        <w:rPr>
          <w:rFonts w:ascii="Tahoma" w:hAnsi="Tahoma" w:cs="Tahoma"/>
          <w:b/>
        </w:rPr>
        <w:t>P</w:t>
      </w:r>
      <w:r w:rsidR="00942F88" w:rsidRPr="0024633A">
        <w:rPr>
          <w:rFonts w:ascii="Tahoma" w:hAnsi="Tahoma" w:cs="Tahoma"/>
          <w:b/>
        </w:rPr>
        <w:t>hase</w:t>
      </w:r>
      <w:bookmarkEnd w:id="4174"/>
      <w:r w:rsidR="009561E0" w:rsidRPr="0024633A">
        <w:rPr>
          <w:rFonts w:ascii="Tahoma" w:hAnsi="Tahoma" w:cs="Tahoma"/>
          <w:b/>
        </w:rPr>
        <w:t xml:space="preserve"> </w:t>
      </w:r>
    </w:p>
    <w:p w14:paraId="694B0CD0" w14:textId="4E9BE94C" w:rsidR="00E55DFD" w:rsidRPr="0024633A" w:rsidRDefault="00D25022" w:rsidP="00E8066F">
      <w:pPr>
        <w:spacing w:after="240"/>
        <w:rPr>
          <w:rFonts w:cs="Tahoma"/>
        </w:rPr>
      </w:pPr>
      <w:r w:rsidRPr="0024633A">
        <w:rPr>
          <w:rFonts w:cs="Tahoma"/>
        </w:rPr>
        <w:t xml:space="preserve">This section </w:t>
      </w:r>
      <w:r w:rsidR="003A01E2" w:rsidRPr="0024633A">
        <w:rPr>
          <w:rFonts w:cs="Tahoma"/>
        </w:rPr>
        <w:t>provides</w:t>
      </w:r>
      <w:r w:rsidRPr="0024633A">
        <w:rPr>
          <w:rFonts w:cs="Tahoma"/>
        </w:rPr>
        <w:t xml:space="preserve"> </w:t>
      </w:r>
      <w:r w:rsidR="003A01E2" w:rsidRPr="0024633A">
        <w:rPr>
          <w:rFonts w:cs="Tahoma"/>
        </w:rPr>
        <w:t>additional</w:t>
      </w:r>
      <w:r w:rsidRPr="0024633A">
        <w:rPr>
          <w:rFonts w:cs="Tahoma"/>
        </w:rPr>
        <w:t xml:space="preserve"> guidance for the topic identified in </w:t>
      </w:r>
      <w:r w:rsidR="001B7527" w:rsidRPr="0024633A">
        <w:rPr>
          <w:rFonts w:cs="Tahoma"/>
        </w:rPr>
        <w:t xml:space="preserve">Section </w:t>
      </w:r>
      <w:r w:rsidR="009561E0" w:rsidRPr="0024633A">
        <w:rPr>
          <w:rFonts w:cs="Tahoma"/>
        </w:rPr>
        <w:t>6.2.1.</w:t>
      </w:r>
      <w:r w:rsidR="003A01E2" w:rsidRPr="0024633A">
        <w:rPr>
          <w:rFonts w:cs="Tahoma"/>
        </w:rPr>
        <w:t>2</w:t>
      </w:r>
      <w:r w:rsidR="009561E0" w:rsidRPr="0024633A">
        <w:rPr>
          <w:rFonts w:cs="Tahoma"/>
        </w:rPr>
        <w:t xml:space="preserve"> </w:t>
      </w:r>
      <w:r w:rsidR="006354FC" w:rsidRPr="0024633A">
        <w:rPr>
          <w:rFonts w:cs="Tahoma"/>
        </w:rPr>
        <w:t>f</w:t>
      </w:r>
      <w:r w:rsidR="009561E0" w:rsidRPr="0024633A">
        <w:rPr>
          <w:rFonts w:cs="Tahoma"/>
        </w:rPr>
        <w:t xml:space="preserve"> above</w:t>
      </w:r>
      <w:r w:rsidRPr="0024633A">
        <w:rPr>
          <w:rFonts w:cs="Tahoma"/>
        </w:rPr>
        <w:t>.</w:t>
      </w:r>
      <w:bookmarkEnd w:id="4175"/>
    </w:p>
    <w:p w14:paraId="7F3782F7" w14:textId="77777777" w:rsidR="00125622" w:rsidRPr="0024633A" w:rsidRDefault="00B03F57" w:rsidP="00E8066F">
      <w:pPr>
        <w:spacing w:after="240"/>
        <w:rPr>
          <w:rFonts w:cs="Tahoma"/>
        </w:rPr>
      </w:pPr>
      <w:r w:rsidRPr="0024633A">
        <w:rPr>
          <w:rFonts w:cs="Tahoma"/>
        </w:rPr>
        <w:t xml:space="preserve">When </w:t>
      </w:r>
      <w:r w:rsidR="0048699C" w:rsidRPr="0024633A">
        <w:rPr>
          <w:rFonts w:cs="Tahoma"/>
        </w:rPr>
        <w:t>a mandatory requirement allows for compliance alternatives to be determined at the time of installation by the installing contractor, the Project Status Report cannot determine which compliance documents will be required for those features</w:t>
      </w:r>
      <w:r w:rsidR="002329A3" w:rsidRPr="0024633A">
        <w:rPr>
          <w:rFonts w:cs="Tahoma"/>
        </w:rPr>
        <w:t>,</w:t>
      </w:r>
      <w:r w:rsidR="0048699C" w:rsidRPr="0024633A">
        <w:rPr>
          <w:rFonts w:cs="Tahoma"/>
        </w:rPr>
        <w:t xml:space="preserve"> </w:t>
      </w:r>
      <w:r w:rsidR="002329A3" w:rsidRPr="0024633A">
        <w:rPr>
          <w:rFonts w:cs="Tahoma"/>
        </w:rPr>
        <w:t xml:space="preserve">if </w:t>
      </w:r>
      <w:r w:rsidR="0048699C" w:rsidRPr="0024633A">
        <w:rPr>
          <w:rFonts w:cs="Tahoma"/>
        </w:rPr>
        <w:t>based only on the information given on the Certificate of Compliance.</w:t>
      </w:r>
      <w:r w:rsidR="005479DF" w:rsidRPr="0024633A">
        <w:rPr>
          <w:rFonts w:cs="Tahoma"/>
        </w:rPr>
        <w:t xml:space="preserve"> </w:t>
      </w:r>
    </w:p>
    <w:p w14:paraId="0FA84428" w14:textId="77777777" w:rsidR="00D21D71" w:rsidRPr="0024633A" w:rsidRDefault="00EB027B" w:rsidP="00E8066F">
      <w:pPr>
        <w:spacing w:after="240"/>
        <w:rPr>
          <w:rFonts w:cs="Tahoma"/>
        </w:rPr>
      </w:pPr>
      <w:r w:rsidRPr="0024633A">
        <w:rPr>
          <w:rFonts w:cs="Tahoma"/>
        </w:rPr>
        <w:t>Example Use Case</w:t>
      </w:r>
      <w:r w:rsidR="00890C28" w:rsidRPr="0024633A">
        <w:rPr>
          <w:rFonts w:cs="Tahoma"/>
        </w:rPr>
        <w:t xml:space="preserve"> - Compliance with </w:t>
      </w:r>
      <w:r w:rsidR="003672E9" w:rsidRPr="0024633A">
        <w:rPr>
          <w:rFonts w:cs="Tahoma"/>
        </w:rPr>
        <w:t xml:space="preserve">Energy </w:t>
      </w:r>
      <w:r w:rsidR="00890C28" w:rsidRPr="0024633A">
        <w:rPr>
          <w:rFonts w:cs="Tahoma"/>
        </w:rPr>
        <w:t>Standards Section 150.0(m)13</w:t>
      </w:r>
      <w:r w:rsidR="00D21D71" w:rsidRPr="0024633A">
        <w:rPr>
          <w:rFonts w:cs="Tahoma"/>
        </w:rPr>
        <w:t>:</w:t>
      </w:r>
      <w:r w:rsidR="005479DF" w:rsidRPr="0024633A">
        <w:rPr>
          <w:rFonts w:cs="Tahoma"/>
        </w:rPr>
        <w:t xml:space="preserve"> </w:t>
      </w:r>
    </w:p>
    <w:p w14:paraId="454B60E9" w14:textId="27348EF0" w:rsidR="006546E4" w:rsidRPr="00542CC8" w:rsidRDefault="00D21D71" w:rsidP="006E133E">
      <w:pPr>
        <w:ind w:left="360"/>
      </w:pPr>
      <w:r w:rsidRPr="00542CC8">
        <w:t>T</w:t>
      </w:r>
      <w:r w:rsidR="0048699C" w:rsidRPr="00542CC8">
        <w:t xml:space="preserve">he mandatory requirements in Section 150.0(m)13 for verification of ducted cooling system airflow rate and fan efficacy </w:t>
      </w:r>
      <w:r w:rsidR="00BE163E" w:rsidRPr="00542CC8">
        <w:t xml:space="preserve">provides </w:t>
      </w:r>
      <w:r w:rsidR="00A73D89" w:rsidRPr="00542CC8">
        <w:t>an</w:t>
      </w:r>
      <w:r w:rsidR="00BE163E" w:rsidRPr="00542CC8">
        <w:t xml:space="preserve"> exception </w:t>
      </w:r>
      <w:r w:rsidR="00A73D89" w:rsidRPr="00542CC8">
        <w:t xml:space="preserve">which </w:t>
      </w:r>
      <w:r w:rsidR="0048699C" w:rsidRPr="00542CC8">
        <w:t xml:space="preserve">allows </w:t>
      </w:r>
      <w:r w:rsidR="00BE163E" w:rsidRPr="00542CC8">
        <w:t xml:space="preserve">for </w:t>
      </w:r>
      <w:r w:rsidR="0048699C" w:rsidRPr="00542CC8">
        <w:t xml:space="preserve">use of </w:t>
      </w:r>
      <w:r w:rsidR="009561E0" w:rsidRPr="00542CC8">
        <w:t>an alternat</w:t>
      </w:r>
      <w:r w:rsidR="00A024A3" w:rsidRPr="00542CC8">
        <w:t>ive</w:t>
      </w:r>
      <w:r w:rsidR="009561E0" w:rsidRPr="00542CC8">
        <w:t xml:space="preserve"> compliance method</w:t>
      </w:r>
      <w:r w:rsidRPr="00542CC8">
        <w:t xml:space="preserve"> when</w:t>
      </w:r>
      <w:r w:rsidR="00BB1A6B" w:rsidRPr="00542CC8">
        <w:t xml:space="preserve"> installation of a duct design that conforms to</w:t>
      </w:r>
      <w:r w:rsidR="009561E0" w:rsidRPr="00542CC8">
        <w:t xml:space="preserve"> </w:t>
      </w:r>
      <w:r w:rsidR="0048699C" w:rsidRPr="00542CC8">
        <w:t>Table 150.0-</w:t>
      </w:r>
      <w:r w:rsidR="00A73D89" w:rsidRPr="00542CC8">
        <w:t>B</w:t>
      </w:r>
      <w:r w:rsidR="009561E0" w:rsidRPr="00542CC8">
        <w:t xml:space="preserve"> or Table 150.0-</w:t>
      </w:r>
      <w:r w:rsidR="00A73D89" w:rsidRPr="00542CC8">
        <w:t>C</w:t>
      </w:r>
      <w:r w:rsidRPr="00542CC8">
        <w:t xml:space="preserve"> was used</w:t>
      </w:r>
      <w:r w:rsidR="009561E0" w:rsidRPr="00542CC8">
        <w:t>.</w:t>
      </w:r>
      <w:r w:rsidR="005479DF" w:rsidRPr="00542CC8">
        <w:t xml:space="preserve"> </w:t>
      </w:r>
      <w:proofErr w:type="gramStart"/>
      <w:r w:rsidR="009561E0" w:rsidRPr="00542CC8">
        <w:t>Thus</w:t>
      </w:r>
      <w:proofErr w:type="gramEnd"/>
      <w:r w:rsidR="009561E0" w:rsidRPr="00542CC8">
        <w:t xml:space="preserve"> </w:t>
      </w:r>
      <w:r w:rsidR="00F0629E" w:rsidRPr="00542CC8">
        <w:t xml:space="preserve">at the </w:t>
      </w:r>
      <w:r w:rsidR="00111253" w:rsidRPr="00542CC8">
        <w:t>time</w:t>
      </w:r>
      <w:r w:rsidR="00F0629E" w:rsidRPr="00542CC8">
        <w:t xml:space="preserve"> of installation of the </w:t>
      </w:r>
      <w:r w:rsidR="00111253" w:rsidRPr="00542CC8">
        <w:t xml:space="preserve">space conditioning </w:t>
      </w:r>
      <w:r w:rsidR="00F0629E" w:rsidRPr="00542CC8">
        <w:t>system, the</w:t>
      </w:r>
      <w:r w:rsidR="00055740" w:rsidRPr="00542CC8">
        <w:t xml:space="preserve"> </w:t>
      </w:r>
      <w:r w:rsidR="00F0629E" w:rsidRPr="00542CC8">
        <w:t xml:space="preserve">installer must select one of these options for compliance. </w:t>
      </w:r>
      <w:r w:rsidR="00111253" w:rsidRPr="00542CC8">
        <w:t xml:space="preserve">Until the </w:t>
      </w:r>
      <w:r w:rsidR="006354FC" w:rsidRPr="00542CC8">
        <w:t xml:space="preserve">installing contractor </w:t>
      </w:r>
      <w:r w:rsidR="00111253" w:rsidRPr="00542CC8">
        <w:t>selects an option for compliance and registers the applicable Installation Certificate (CF2R-MCH-01), t</w:t>
      </w:r>
      <w:r w:rsidR="00125622" w:rsidRPr="00542CC8">
        <w:t xml:space="preserve">he </w:t>
      </w:r>
      <w:r w:rsidR="00F625F8" w:rsidRPr="00542CC8">
        <w:t>D</w:t>
      </w:r>
      <w:r w:rsidR="006354FC" w:rsidRPr="00542CC8">
        <w:t xml:space="preserve">ata </w:t>
      </w:r>
      <w:r w:rsidR="00F625F8" w:rsidRPr="00542CC8">
        <w:t>R</w:t>
      </w:r>
      <w:r w:rsidR="006354FC" w:rsidRPr="00542CC8">
        <w:t xml:space="preserve">egistry </w:t>
      </w:r>
      <w:r w:rsidR="004C0D43" w:rsidRPr="00542CC8">
        <w:t>will be</w:t>
      </w:r>
      <w:r w:rsidR="00111253" w:rsidRPr="00542CC8">
        <w:t xml:space="preserve"> unable to</w:t>
      </w:r>
      <w:r w:rsidR="00125622" w:rsidRPr="00542CC8">
        <w:t xml:space="preserve"> determine whether </w:t>
      </w:r>
      <w:proofErr w:type="gramStart"/>
      <w:r w:rsidR="00125622" w:rsidRPr="00542CC8">
        <w:t>a</w:t>
      </w:r>
      <w:proofErr w:type="gramEnd"/>
      <w:r w:rsidR="00125622" w:rsidRPr="00542CC8">
        <w:t xml:space="preserve"> MCH-22 and MCH-23 will be required to document the </w:t>
      </w:r>
      <w:r w:rsidR="006354FC" w:rsidRPr="00542CC8">
        <w:t xml:space="preserve">airflow </w:t>
      </w:r>
      <w:r w:rsidR="00125622" w:rsidRPr="00542CC8">
        <w:t xml:space="preserve">rate and </w:t>
      </w:r>
      <w:r w:rsidR="006354FC" w:rsidRPr="00542CC8">
        <w:t xml:space="preserve">fan efficacy </w:t>
      </w:r>
      <w:r w:rsidR="00125622" w:rsidRPr="00542CC8">
        <w:t xml:space="preserve">measurements, or otherwise whether a MCH-28 will be required to document the </w:t>
      </w:r>
      <w:r w:rsidR="004C0D43" w:rsidRPr="00542CC8">
        <w:t xml:space="preserve">alternative </w:t>
      </w:r>
      <w:r w:rsidR="00125622" w:rsidRPr="00542CC8">
        <w:t xml:space="preserve">duct design </w:t>
      </w:r>
      <w:r w:rsidR="004C0D43" w:rsidRPr="00542CC8">
        <w:t xml:space="preserve">compliance option </w:t>
      </w:r>
      <w:r w:rsidR="00125622" w:rsidRPr="00542CC8">
        <w:t>specified by Table 150.0-</w:t>
      </w:r>
      <w:r w:rsidR="00A73D89" w:rsidRPr="00542CC8">
        <w:t>B or C</w:t>
      </w:r>
      <w:r w:rsidR="00BB1A6B" w:rsidRPr="00542CC8">
        <w:t>.</w:t>
      </w:r>
    </w:p>
    <w:p w14:paraId="77D1B531" w14:textId="77777777" w:rsidR="003F6E94" w:rsidRPr="0024633A" w:rsidRDefault="004C0D43" w:rsidP="00E8066F">
      <w:pPr>
        <w:spacing w:after="240"/>
        <w:rPr>
          <w:rFonts w:cs="Tahoma"/>
        </w:rPr>
      </w:pPr>
      <w:r w:rsidRPr="0024633A">
        <w:rPr>
          <w:rFonts w:cs="Tahoma"/>
        </w:rPr>
        <w:t xml:space="preserve">Generally: </w:t>
      </w:r>
      <w:r w:rsidR="005138F6" w:rsidRPr="0024633A">
        <w:rPr>
          <w:rFonts w:cs="Tahoma"/>
        </w:rPr>
        <w:t xml:space="preserve">When </w:t>
      </w:r>
      <w:r w:rsidR="006546E4" w:rsidRPr="0024633A">
        <w:rPr>
          <w:rFonts w:cs="Tahoma"/>
        </w:rPr>
        <w:t xml:space="preserve">a Certificate of Compliance is registered for a </w:t>
      </w:r>
      <w:r w:rsidR="00EC019A" w:rsidRPr="0024633A">
        <w:rPr>
          <w:rFonts w:cs="Tahoma"/>
        </w:rPr>
        <w:t>project</w:t>
      </w:r>
      <w:r w:rsidR="006546E4" w:rsidRPr="0024633A">
        <w:rPr>
          <w:rFonts w:cs="Tahoma"/>
        </w:rPr>
        <w:t xml:space="preserve"> and the </w:t>
      </w:r>
      <w:r w:rsidR="001930E0" w:rsidRPr="0024633A">
        <w:rPr>
          <w:rFonts w:cs="Tahoma"/>
        </w:rPr>
        <w:t xml:space="preserve">subsequent </w:t>
      </w:r>
      <w:r w:rsidR="00055740" w:rsidRPr="0024633A">
        <w:rPr>
          <w:rFonts w:cs="Tahoma"/>
        </w:rPr>
        <w:t xml:space="preserve">Certificate of Installation and Certificate of </w:t>
      </w:r>
      <w:r w:rsidR="00C86FFA" w:rsidRPr="0024633A">
        <w:rPr>
          <w:rFonts w:cs="Tahoma"/>
        </w:rPr>
        <w:t>V</w:t>
      </w:r>
      <w:r w:rsidR="00055740" w:rsidRPr="0024633A">
        <w:rPr>
          <w:rFonts w:cs="Tahoma"/>
        </w:rPr>
        <w:t xml:space="preserve">erification </w:t>
      </w:r>
      <w:r w:rsidR="00C65591" w:rsidRPr="0024633A">
        <w:rPr>
          <w:rFonts w:cs="Tahoma"/>
        </w:rPr>
        <w:t xml:space="preserve">compliance documents </w:t>
      </w:r>
      <w:r w:rsidR="006546E4" w:rsidRPr="0024633A">
        <w:rPr>
          <w:rFonts w:cs="Tahoma"/>
        </w:rPr>
        <w:t>for a feature cannot be determined until after installation</w:t>
      </w:r>
      <w:r w:rsidR="0018760B" w:rsidRPr="0024633A">
        <w:rPr>
          <w:rFonts w:cs="Tahoma"/>
        </w:rPr>
        <w:t xml:space="preserve"> </w:t>
      </w:r>
      <w:r w:rsidR="006546E4" w:rsidRPr="0024633A">
        <w:rPr>
          <w:rFonts w:cs="Tahoma"/>
        </w:rPr>
        <w:t>of the feature, the P</w:t>
      </w:r>
      <w:r w:rsidR="00BB1A6B" w:rsidRPr="0024633A">
        <w:rPr>
          <w:rFonts w:cs="Tahoma"/>
        </w:rPr>
        <w:t xml:space="preserve">roject Status Report should </w:t>
      </w:r>
      <w:r w:rsidR="001930E0" w:rsidRPr="0024633A">
        <w:rPr>
          <w:rFonts w:cs="Tahoma"/>
        </w:rPr>
        <w:t>disclose</w:t>
      </w:r>
      <w:r w:rsidR="006546E4" w:rsidRPr="0024633A">
        <w:rPr>
          <w:rFonts w:cs="Tahoma"/>
        </w:rPr>
        <w:t xml:space="preserve"> the </w:t>
      </w:r>
      <w:r w:rsidRPr="0024633A">
        <w:rPr>
          <w:rFonts w:cs="Tahoma"/>
        </w:rPr>
        <w:t>option</w:t>
      </w:r>
      <w:r w:rsidR="00BC2610" w:rsidRPr="0024633A">
        <w:rPr>
          <w:rFonts w:cs="Tahoma"/>
        </w:rPr>
        <w:t>al</w:t>
      </w:r>
      <w:r w:rsidRPr="0024633A">
        <w:rPr>
          <w:rFonts w:cs="Tahoma"/>
        </w:rPr>
        <w:t xml:space="preserve"> </w:t>
      </w:r>
      <w:r w:rsidR="00BC2610" w:rsidRPr="0024633A">
        <w:rPr>
          <w:rFonts w:cs="Tahoma"/>
        </w:rPr>
        <w:t xml:space="preserve">compliance </w:t>
      </w:r>
      <w:r w:rsidR="006546E4" w:rsidRPr="0024633A">
        <w:rPr>
          <w:rFonts w:cs="Tahoma"/>
        </w:rPr>
        <w:t>choice</w:t>
      </w:r>
      <w:r w:rsidRPr="0024633A">
        <w:rPr>
          <w:rFonts w:cs="Tahoma"/>
        </w:rPr>
        <w:t>(s)</w:t>
      </w:r>
      <w:r w:rsidR="006546E4" w:rsidRPr="0024633A">
        <w:rPr>
          <w:rFonts w:cs="Tahoma"/>
        </w:rPr>
        <w:t xml:space="preserve"> that must be </w:t>
      </w:r>
      <w:r w:rsidR="00FF0DC5" w:rsidRPr="0024633A">
        <w:rPr>
          <w:rFonts w:cs="Tahoma"/>
        </w:rPr>
        <w:t xml:space="preserve">determined </w:t>
      </w:r>
      <w:r w:rsidRPr="0024633A">
        <w:rPr>
          <w:rFonts w:cs="Tahoma"/>
        </w:rPr>
        <w:t xml:space="preserve">by the installer </w:t>
      </w:r>
      <w:r w:rsidR="006546E4" w:rsidRPr="0024633A">
        <w:rPr>
          <w:rFonts w:cs="Tahoma"/>
        </w:rPr>
        <w:t>at installation.</w:t>
      </w:r>
      <w:r w:rsidR="005479DF" w:rsidRPr="0024633A">
        <w:rPr>
          <w:rFonts w:cs="Tahoma"/>
        </w:rPr>
        <w:t xml:space="preserve"> </w:t>
      </w:r>
      <w:r w:rsidR="00C65591" w:rsidRPr="0024633A">
        <w:rPr>
          <w:rFonts w:cs="Tahoma"/>
        </w:rPr>
        <w:t>A</w:t>
      </w:r>
      <w:r w:rsidR="003F6E94" w:rsidRPr="0024633A">
        <w:rPr>
          <w:rFonts w:cs="Tahoma"/>
        </w:rPr>
        <w:t xml:space="preserve">fter the installer determines the method of compliance and registers the applicable Certificate of Installation, the Project Status Report should </w:t>
      </w:r>
      <w:r w:rsidR="00890C28" w:rsidRPr="0024633A">
        <w:rPr>
          <w:rFonts w:cs="Tahoma"/>
        </w:rPr>
        <w:t xml:space="preserve">be updated to </w:t>
      </w:r>
      <w:r w:rsidR="003F6E94" w:rsidRPr="0024633A">
        <w:rPr>
          <w:rFonts w:cs="Tahoma"/>
        </w:rPr>
        <w:t>report the</w:t>
      </w:r>
      <w:r w:rsidR="00C86FFA" w:rsidRPr="0024633A">
        <w:rPr>
          <w:rFonts w:cs="Tahoma"/>
        </w:rPr>
        <w:t xml:space="preserve"> </w:t>
      </w:r>
      <w:r w:rsidR="00BC2610" w:rsidRPr="0024633A">
        <w:rPr>
          <w:rFonts w:cs="Tahoma"/>
        </w:rPr>
        <w:t>project's</w:t>
      </w:r>
      <w:r w:rsidR="003F6E94" w:rsidRPr="0024633A">
        <w:rPr>
          <w:rFonts w:cs="Tahoma"/>
        </w:rPr>
        <w:t xml:space="preserve"> </w:t>
      </w:r>
      <w:r w:rsidR="00BC2610" w:rsidRPr="0024633A">
        <w:rPr>
          <w:rFonts w:cs="Tahoma"/>
        </w:rPr>
        <w:t xml:space="preserve">full set of </w:t>
      </w:r>
      <w:r w:rsidR="006354FC" w:rsidRPr="0024633A">
        <w:rPr>
          <w:rFonts w:cs="Tahoma"/>
        </w:rPr>
        <w:t xml:space="preserve">compliance </w:t>
      </w:r>
      <w:r w:rsidR="00C65591" w:rsidRPr="0024633A">
        <w:rPr>
          <w:rFonts w:cs="Tahoma"/>
        </w:rPr>
        <w:t>d</w:t>
      </w:r>
      <w:r w:rsidR="006354FC" w:rsidRPr="0024633A">
        <w:rPr>
          <w:rFonts w:cs="Tahoma"/>
        </w:rPr>
        <w:t>ocument</w:t>
      </w:r>
      <w:r w:rsidR="00BC2610" w:rsidRPr="0024633A">
        <w:rPr>
          <w:rFonts w:cs="Tahoma"/>
        </w:rPr>
        <w:t xml:space="preserve"> requirements </w:t>
      </w:r>
      <w:r w:rsidR="00925AF4" w:rsidRPr="0024633A">
        <w:rPr>
          <w:rFonts w:cs="Tahoma"/>
        </w:rPr>
        <w:t xml:space="preserve">consistent with </w:t>
      </w:r>
      <w:r w:rsidR="003F6E94" w:rsidRPr="0024633A">
        <w:rPr>
          <w:rFonts w:cs="Tahoma"/>
        </w:rPr>
        <w:t xml:space="preserve">the </w:t>
      </w:r>
      <w:r w:rsidR="001930E0" w:rsidRPr="0024633A">
        <w:rPr>
          <w:rFonts w:cs="Tahoma"/>
        </w:rPr>
        <w:t>installer's</w:t>
      </w:r>
      <w:r w:rsidR="003F6E94" w:rsidRPr="0024633A">
        <w:rPr>
          <w:rFonts w:cs="Tahoma"/>
        </w:rPr>
        <w:t xml:space="preserve"> </w:t>
      </w:r>
      <w:r w:rsidR="00125622" w:rsidRPr="0024633A">
        <w:rPr>
          <w:rFonts w:cs="Tahoma"/>
        </w:rPr>
        <w:t xml:space="preserve">compliance </w:t>
      </w:r>
      <w:r w:rsidR="00890C28" w:rsidRPr="0024633A">
        <w:rPr>
          <w:rFonts w:cs="Tahoma"/>
        </w:rPr>
        <w:t xml:space="preserve">option </w:t>
      </w:r>
      <w:r w:rsidR="003F6E94" w:rsidRPr="0024633A">
        <w:rPr>
          <w:rFonts w:cs="Tahoma"/>
        </w:rPr>
        <w:t>choice.</w:t>
      </w:r>
    </w:p>
    <w:p w14:paraId="4320FDE1" w14:textId="265C4AB5" w:rsidR="00925AF4" w:rsidRPr="0024633A" w:rsidRDefault="00890C28" w:rsidP="00E8066F">
      <w:pPr>
        <w:spacing w:after="240"/>
        <w:rPr>
          <w:rFonts w:cs="Tahoma"/>
        </w:rPr>
      </w:pPr>
      <w:r w:rsidRPr="0024633A">
        <w:rPr>
          <w:rFonts w:cs="Tahoma"/>
        </w:rPr>
        <w:t>Continuation of</w:t>
      </w:r>
      <w:r w:rsidR="006546E4" w:rsidRPr="0024633A">
        <w:rPr>
          <w:rFonts w:cs="Tahoma"/>
        </w:rPr>
        <w:t xml:space="preserve"> the </w:t>
      </w:r>
      <w:r w:rsidR="00925AF4" w:rsidRPr="0024633A">
        <w:rPr>
          <w:rFonts w:cs="Tahoma"/>
        </w:rPr>
        <w:t xml:space="preserve">150.0(m)13 </w:t>
      </w:r>
      <w:r w:rsidRPr="0024633A">
        <w:rPr>
          <w:rFonts w:cs="Tahoma"/>
        </w:rPr>
        <w:t xml:space="preserve">Example </w:t>
      </w:r>
      <w:r w:rsidR="00F0629E" w:rsidRPr="0024633A">
        <w:rPr>
          <w:rFonts w:cs="Tahoma"/>
        </w:rPr>
        <w:t>Use Case</w:t>
      </w:r>
      <w:r w:rsidR="00925AF4" w:rsidRPr="0024633A">
        <w:rPr>
          <w:rFonts w:cs="Tahoma"/>
        </w:rPr>
        <w:t>:</w:t>
      </w:r>
      <w:r w:rsidR="006546E4" w:rsidRPr="0024633A">
        <w:rPr>
          <w:rFonts w:cs="Tahoma"/>
        </w:rPr>
        <w:t xml:space="preserve"> </w:t>
      </w:r>
    </w:p>
    <w:p w14:paraId="63B87BED" w14:textId="77777777" w:rsidR="005138F6" w:rsidRPr="0024633A" w:rsidRDefault="00553743" w:rsidP="00E8066F">
      <w:pPr>
        <w:pStyle w:val="ListParagraph"/>
        <w:numPr>
          <w:ilvl w:val="0"/>
          <w:numId w:val="43"/>
        </w:numPr>
        <w:spacing w:after="240"/>
        <w:ind w:hanging="360"/>
        <w:rPr>
          <w:rFonts w:cs="Tahoma"/>
        </w:rPr>
      </w:pPr>
      <w:r w:rsidRPr="0024633A">
        <w:rPr>
          <w:rFonts w:cs="Tahoma"/>
        </w:rPr>
        <w:t>After</w:t>
      </w:r>
      <w:r w:rsidR="00925AF4" w:rsidRPr="0024633A">
        <w:rPr>
          <w:rFonts w:cs="Tahoma"/>
        </w:rPr>
        <w:t xml:space="preserve"> a Certificate of Compliance</w:t>
      </w:r>
      <w:r w:rsidR="00FD058E" w:rsidRPr="0024633A">
        <w:rPr>
          <w:rFonts w:cs="Tahoma"/>
        </w:rPr>
        <w:t xml:space="preserve"> for the project</w:t>
      </w:r>
      <w:r w:rsidR="00925AF4" w:rsidRPr="0024633A">
        <w:rPr>
          <w:rFonts w:cs="Tahoma"/>
        </w:rPr>
        <w:t xml:space="preserve"> is registered</w:t>
      </w:r>
      <w:r w:rsidR="00C65591" w:rsidRPr="0024633A">
        <w:rPr>
          <w:rFonts w:cs="Tahoma"/>
        </w:rPr>
        <w:t xml:space="preserve">, </w:t>
      </w:r>
      <w:r w:rsidRPr="0024633A">
        <w:rPr>
          <w:rFonts w:cs="Tahoma"/>
        </w:rPr>
        <w:t xml:space="preserve">but prior to registration of a CF2R-MCH-01 Certificate of Installation, </w:t>
      </w:r>
      <w:r w:rsidR="006546E4" w:rsidRPr="0024633A">
        <w:rPr>
          <w:rFonts w:cs="Tahoma"/>
        </w:rPr>
        <w:t xml:space="preserve">the Project Status Report should </w:t>
      </w:r>
      <w:r w:rsidRPr="0024633A">
        <w:rPr>
          <w:rFonts w:cs="Tahoma"/>
        </w:rPr>
        <w:t>indicate</w:t>
      </w:r>
      <w:r w:rsidR="006546E4" w:rsidRPr="0024633A">
        <w:rPr>
          <w:rFonts w:cs="Tahoma"/>
        </w:rPr>
        <w:t xml:space="preserve"> </w:t>
      </w:r>
      <w:r w:rsidR="00FD058E" w:rsidRPr="0024633A">
        <w:rPr>
          <w:rFonts w:cs="Tahoma"/>
        </w:rPr>
        <w:t>two options are available for compliance for the system</w:t>
      </w:r>
      <w:r w:rsidR="00C65591" w:rsidRPr="0024633A">
        <w:rPr>
          <w:rFonts w:cs="Tahoma"/>
        </w:rPr>
        <w:t xml:space="preserve">; </w:t>
      </w:r>
      <w:r w:rsidR="00FD058E" w:rsidRPr="0024633A">
        <w:rPr>
          <w:rFonts w:cs="Tahoma"/>
        </w:rPr>
        <w:t xml:space="preserve">either </w:t>
      </w:r>
      <w:proofErr w:type="gramStart"/>
      <w:r w:rsidR="006546E4" w:rsidRPr="0024633A">
        <w:rPr>
          <w:rFonts w:cs="Tahoma"/>
        </w:rPr>
        <w:t>a</w:t>
      </w:r>
      <w:proofErr w:type="gramEnd"/>
      <w:r w:rsidR="006546E4" w:rsidRPr="0024633A">
        <w:rPr>
          <w:rFonts w:cs="Tahoma"/>
        </w:rPr>
        <w:t xml:space="preserve"> MCH-22 and MCH-23 will be required or</w:t>
      </w:r>
      <w:r w:rsidR="00C65591" w:rsidRPr="0024633A">
        <w:rPr>
          <w:rFonts w:cs="Tahoma"/>
        </w:rPr>
        <w:t>,</w:t>
      </w:r>
      <w:r w:rsidR="009036AB" w:rsidRPr="0024633A">
        <w:rPr>
          <w:rFonts w:cs="Tahoma"/>
        </w:rPr>
        <w:t xml:space="preserve"> </w:t>
      </w:r>
      <w:r w:rsidR="006546E4" w:rsidRPr="0024633A">
        <w:rPr>
          <w:rFonts w:cs="Tahoma"/>
        </w:rPr>
        <w:t>alternatively</w:t>
      </w:r>
      <w:r w:rsidR="00C65591" w:rsidRPr="0024633A">
        <w:rPr>
          <w:rFonts w:cs="Tahoma"/>
        </w:rPr>
        <w:t>,</w:t>
      </w:r>
      <w:r w:rsidR="006546E4" w:rsidRPr="0024633A">
        <w:rPr>
          <w:rFonts w:cs="Tahoma"/>
        </w:rPr>
        <w:t xml:space="preserve"> a MCH-28 will be required.</w:t>
      </w:r>
    </w:p>
    <w:p w14:paraId="37770F1C" w14:textId="77777777" w:rsidR="005138F6" w:rsidRPr="0024633A" w:rsidRDefault="00553743" w:rsidP="00E8066F">
      <w:pPr>
        <w:pStyle w:val="ListParagraph"/>
        <w:numPr>
          <w:ilvl w:val="0"/>
          <w:numId w:val="43"/>
        </w:numPr>
        <w:spacing w:after="240"/>
        <w:ind w:hanging="360"/>
        <w:rPr>
          <w:rFonts w:cs="Tahoma"/>
        </w:rPr>
      </w:pPr>
      <w:r w:rsidRPr="0024633A">
        <w:rPr>
          <w:rFonts w:cs="Tahoma"/>
        </w:rPr>
        <w:t xml:space="preserve">After a CF2R-MCH-01 </w:t>
      </w:r>
      <w:r w:rsidR="00FD058E" w:rsidRPr="0024633A">
        <w:rPr>
          <w:rFonts w:cs="Tahoma"/>
        </w:rPr>
        <w:t xml:space="preserve">for the dwelling </w:t>
      </w:r>
      <w:r w:rsidRPr="0024633A">
        <w:rPr>
          <w:rFonts w:cs="Tahoma"/>
        </w:rPr>
        <w:t>is registered, if the MCH-01 determines airflow rate and fan efficacy verification will be documented</w:t>
      </w:r>
      <w:r w:rsidR="00FD058E" w:rsidRPr="0024633A">
        <w:rPr>
          <w:rFonts w:cs="Tahoma"/>
        </w:rPr>
        <w:t xml:space="preserve"> for the system</w:t>
      </w:r>
      <w:r w:rsidRPr="0024633A">
        <w:rPr>
          <w:rFonts w:cs="Tahoma"/>
        </w:rPr>
        <w:t xml:space="preserve">, the Project Status </w:t>
      </w:r>
      <w:r w:rsidRPr="0024633A">
        <w:rPr>
          <w:rFonts w:cs="Tahoma"/>
        </w:rPr>
        <w:lastRenderedPageBreak/>
        <w:t xml:space="preserve">Report should indicate </w:t>
      </w:r>
      <w:proofErr w:type="gramStart"/>
      <w:r w:rsidRPr="0024633A">
        <w:rPr>
          <w:rFonts w:cs="Tahoma"/>
        </w:rPr>
        <w:t>a</w:t>
      </w:r>
      <w:proofErr w:type="gramEnd"/>
      <w:r w:rsidRPr="0024633A">
        <w:rPr>
          <w:rFonts w:cs="Tahoma"/>
        </w:rPr>
        <w:t xml:space="preserve"> MCH-22 and MCH-23 will be required.</w:t>
      </w:r>
      <w:r w:rsidR="005479DF" w:rsidRPr="0024633A">
        <w:rPr>
          <w:rFonts w:cs="Tahoma"/>
        </w:rPr>
        <w:t xml:space="preserve"> </w:t>
      </w:r>
      <w:r w:rsidR="0054033C" w:rsidRPr="0024633A">
        <w:rPr>
          <w:rFonts w:cs="Tahoma"/>
        </w:rPr>
        <w:t>Otherwise, if the MCH-01 determines that the alternat</w:t>
      </w:r>
      <w:r w:rsidR="004731AA" w:rsidRPr="0024633A">
        <w:rPr>
          <w:rFonts w:cs="Tahoma"/>
        </w:rPr>
        <w:t>ive</w:t>
      </w:r>
      <w:r w:rsidR="0054033C" w:rsidRPr="0024633A">
        <w:rPr>
          <w:rFonts w:cs="Tahoma"/>
        </w:rPr>
        <w:t xml:space="preserve"> compliance method </w:t>
      </w:r>
      <w:r w:rsidR="00D52E45" w:rsidRPr="0024633A">
        <w:rPr>
          <w:rFonts w:cs="Tahoma"/>
        </w:rPr>
        <w:t xml:space="preserve">using the </w:t>
      </w:r>
      <w:r w:rsidR="0054033C" w:rsidRPr="0024633A">
        <w:rPr>
          <w:rFonts w:cs="Tahoma"/>
        </w:rPr>
        <w:t>Table 150.0-</w:t>
      </w:r>
      <w:r w:rsidR="00FF0DC5" w:rsidRPr="0024633A">
        <w:rPr>
          <w:rFonts w:cs="Tahoma"/>
        </w:rPr>
        <w:t>B</w:t>
      </w:r>
      <w:r w:rsidR="0054033C" w:rsidRPr="0024633A">
        <w:rPr>
          <w:rFonts w:cs="Tahoma"/>
        </w:rPr>
        <w:t xml:space="preserve"> or Table 150.0-</w:t>
      </w:r>
      <w:r w:rsidR="00FF0DC5" w:rsidRPr="0024633A">
        <w:rPr>
          <w:rFonts w:cs="Tahoma"/>
        </w:rPr>
        <w:t>C</w:t>
      </w:r>
      <w:r w:rsidR="0054033C" w:rsidRPr="0024633A">
        <w:rPr>
          <w:rFonts w:cs="Tahoma"/>
        </w:rPr>
        <w:t xml:space="preserve"> </w:t>
      </w:r>
      <w:r w:rsidR="00D52E45" w:rsidRPr="0024633A">
        <w:rPr>
          <w:rFonts w:cs="Tahoma"/>
        </w:rPr>
        <w:t xml:space="preserve">duct design </w:t>
      </w:r>
      <w:r w:rsidR="0054033C" w:rsidRPr="0024633A">
        <w:rPr>
          <w:rFonts w:cs="Tahoma"/>
        </w:rPr>
        <w:t xml:space="preserve">was used, then the Project Status Report should indicate </w:t>
      </w:r>
      <w:proofErr w:type="gramStart"/>
      <w:r w:rsidR="0054033C" w:rsidRPr="0024633A">
        <w:rPr>
          <w:rFonts w:cs="Tahoma"/>
        </w:rPr>
        <w:t>a</w:t>
      </w:r>
      <w:proofErr w:type="gramEnd"/>
      <w:r w:rsidR="0054033C" w:rsidRPr="0024633A">
        <w:rPr>
          <w:rFonts w:cs="Tahoma"/>
        </w:rPr>
        <w:t xml:space="preserve"> MCH-28 will be required.</w:t>
      </w:r>
    </w:p>
    <w:p w14:paraId="6D8B811B" w14:textId="77777777" w:rsidR="00D7524C" w:rsidRPr="0024633A" w:rsidRDefault="00011119" w:rsidP="00E8066F">
      <w:pPr>
        <w:pStyle w:val="Heading4"/>
        <w:spacing w:after="240"/>
        <w:ind w:hanging="900"/>
        <w:rPr>
          <w:rFonts w:ascii="Tahoma" w:hAnsi="Tahoma" w:cs="Tahoma"/>
          <w:b/>
        </w:rPr>
      </w:pPr>
      <w:r w:rsidRPr="0024633A">
        <w:rPr>
          <w:rFonts w:ascii="Tahoma" w:hAnsi="Tahoma" w:cs="Tahoma"/>
          <w:b/>
        </w:rPr>
        <w:t xml:space="preserve"> </w:t>
      </w:r>
      <w:bookmarkStart w:id="4176" w:name="_Toc418094536"/>
      <w:bookmarkStart w:id="4177" w:name="_Toc96009584"/>
      <w:r w:rsidR="00092909" w:rsidRPr="0024633A">
        <w:rPr>
          <w:rFonts w:ascii="Tahoma" w:hAnsi="Tahoma" w:cs="Tahoma"/>
          <w:b/>
        </w:rPr>
        <w:t>Reporting</w:t>
      </w:r>
      <w:r w:rsidR="00B91FCA" w:rsidRPr="0024633A">
        <w:rPr>
          <w:rFonts w:ascii="Tahoma" w:hAnsi="Tahoma" w:cs="Tahoma"/>
          <w:b/>
        </w:rPr>
        <w:t xml:space="preserve"> </w:t>
      </w:r>
      <w:r w:rsidR="001930E0" w:rsidRPr="0024633A">
        <w:rPr>
          <w:rFonts w:ascii="Tahoma" w:hAnsi="Tahoma" w:cs="Tahoma"/>
          <w:b/>
        </w:rPr>
        <w:t>N</w:t>
      </w:r>
      <w:r w:rsidR="00B91FCA" w:rsidRPr="0024633A">
        <w:rPr>
          <w:rFonts w:ascii="Tahoma" w:hAnsi="Tahoma" w:cs="Tahoma"/>
          <w:b/>
        </w:rPr>
        <w:t xml:space="preserve">on-default </w:t>
      </w:r>
      <w:r w:rsidR="001930E0" w:rsidRPr="0024633A">
        <w:rPr>
          <w:rFonts w:ascii="Tahoma" w:hAnsi="Tahoma" w:cs="Tahoma"/>
          <w:b/>
        </w:rPr>
        <w:t>Data Inputs</w:t>
      </w:r>
      <w:bookmarkEnd w:id="4176"/>
      <w:bookmarkEnd w:id="4177"/>
    </w:p>
    <w:p w14:paraId="1BE4E425" w14:textId="77777777" w:rsidR="004F53A4" w:rsidRPr="0024633A" w:rsidRDefault="00C65591" w:rsidP="00E8066F">
      <w:pPr>
        <w:spacing w:after="240"/>
        <w:rPr>
          <w:rFonts w:cs="Tahoma"/>
        </w:rPr>
      </w:pPr>
      <w:r w:rsidRPr="0024633A">
        <w:rPr>
          <w:rFonts w:cs="Tahoma"/>
        </w:rPr>
        <w:t>T</w:t>
      </w:r>
      <w:r w:rsidR="004F53A4" w:rsidRPr="0024633A">
        <w:rPr>
          <w:rFonts w:cs="Tahoma"/>
        </w:rPr>
        <w:t xml:space="preserve">o </w:t>
      </w:r>
      <w:r w:rsidRPr="0024633A">
        <w:rPr>
          <w:rFonts w:cs="Tahoma"/>
        </w:rPr>
        <w:t>streamline</w:t>
      </w:r>
      <w:r w:rsidR="004F53A4" w:rsidRPr="0024633A">
        <w:rPr>
          <w:rFonts w:cs="Tahoma"/>
        </w:rPr>
        <w:t xml:space="preserve"> data entry for project compliance documents, many data fields have specified a default value that is expected to be correct for most project documentation situations.</w:t>
      </w:r>
      <w:r w:rsidR="005479DF" w:rsidRPr="0024633A">
        <w:rPr>
          <w:rFonts w:cs="Tahoma"/>
        </w:rPr>
        <w:t xml:space="preserve"> </w:t>
      </w:r>
      <w:r w:rsidR="004F53A4" w:rsidRPr="0024633A">
        <w:rPr>
          <w:rFonts w:cs="Tahoma"/>
        </w:rPr>
        <w:t xml:space="preserve">The user may leave the default value unchanged if it is correct, thus the </w:t>
      </w:r>
      <w:r w:rsidR="003F6E94" w:rsidRPr="0024633A">
        <w:rPr>
          <w:rFonts w:cs="Tahoma"/>
        </w:rPr>
        <w:t>user should not have</w:t>
      </w:r>
      <w:r w:rsidR="004F53A4" w:rsidRPr="0024633A">
        <w:rPr>
          <w:rFonts w:cs="Tahoma"/>
        </w:rPr>
        <w:t xml:space="preserve"> to </w:t>
      </w:r>
      <w:r w:rsidR="001D501F" w:rsidRPr="0024633A">
        <w:rPr>
          <w:rFonts w:cs="Tahoma"/>
        </w:rPr>
        <w:t>perform any data entry actions</w:t>
      </w:r>
      <w:r w:rsidR="004F53A4" w:rsidRPr="0024633A">
        <w:rPr>
          <w:rFonts w:cs="Tahoma"/>
        </w:rPr>
        <w:t xml:space="preserve"> for these fields</w:t>
      </w:r>
      <w:r w:rsidR="001D501F" w:rsidRPr="0024633A">
        <w:rPr>
          <w:rFonts w:cs="Tahoma"/>
        </w:rPr>
        <w:t xml:space="preserve"> if the default value is correct</w:t>
      </w:r>
      <w:r w:rsidR="004F53A4" w:rsidRPr="0024633A">
        <w:rPr>
          <w:rFonts w:cs="Tahoma"/>
        </w:rPr>
        <w:t>.</w:t>
      </w:r>
      <w:r w:rsidR="005479DF" w:rsidRPr="0024633A">
        <w:rPr>
          <w:rFonts w:cs="Tahoma"/>
        </w:rPr>
        <w:t xml:space="preserve"> </w:t>
      </w:r>
    </w:p>
    <w:p w14:paraId="37111252" w14:textId="77777777" w:rsidR="001D501F" w:rsidRPr="0024633A" w:rsidRDefault="00EC019A" w:rsidP="00E8066F">
      <w:pPr>
        <w:spacing w:after="240"/>
        <w:rPr>
          <w:rFonts w:cs="Tahoma"/>
        </w:rPr>
      </w:pPr>
      <w:r w:rsidRPr="0024633A">
        <w:rPr>
          <w:rFonts w:cs="Tahoma"/>
        </w:rPr>
        <w:t xml:space="preserve">When </w:t>
      </w:r>
      <w:r w:rsidR="00600B14" w:rsidRPr="0024633A">
        <w:rPr>
          <w:rFonts w:cs="Tahoma"/>
        </w:rPr>
        <w:t xml:space="preserve">Compliance Document </w:t>
      </w:r>
      <w:r w:rsidRPr="0024633A">
        <w:rPr>
          <w:rFonts w:cs="Tahoma"/>
        </w:rPr>
        <w:t>data</w:t>
      </w:r>
      <w:r w:rsidR="00600B14" w:rsidRPr="0024633A">
        <w:rPr>
          <w:rFonts w:cs="Tahoma"/>
        </w:rPr>
        <w:t xml:space="preserve"> field</w:t>
      </w:r>
      <w:r w:rsidRPr="0024633A">
        <w:rPr>
          <w:rFonts w:cs="Tahoma"/>
        </w:rPr>
        <w:t xml:space="preserve"> rules allow</w:t>
      </w:r>
      <w:r w:rsidR="00E50EB4" w:rsidRPr="0024633A">
        <w:rPr>
          <w:rFonts w:cs="Tahoma"/>
        </w:rPr>
        <w:t xml:space="preserve"> overriding a default value,</w:t>
      </w:r>
      <w:r w:rsidR="001D501F" w:rsidRPr="0024633A">
        <w:rPr>
          <w:rFonts w:cs="Tahoma"/>
        </w:rPr>
        <w:t xml:space="preserve"> and</w:t>
      </w:r>
      <w:r w:rsidRPr="0024633A">
        <w:rPr>
          <w:rFonts w:cs="Tahoma"/>
        </w:rPr>
        <w:t xml:space="preserve"> </w:t>
      </w:r>
      <w:r w:rsidR="00E50EB4" w:rsidRPr="0024633A">
        <w:rPr>
          <w:rFonts w:cs="Tahoma"/>
        </w:rPr>
        <w:t xml:space="preserve">when </w:t>
      </w:r>
      <w:r w:rsidRPr="0024633A">
        <w:rPr>
          <w:rFonts w:cs="Tahoma"/>
        </w:rPr>
        <w:t xml:space="preserve">the user </w:t>
      </w:r>
      <w:r w:rsidR="001D501F" w:rsidRPr="0024633A">
        <w:rPr>
          <w:rFonts w:cs="Tahoma"/>
        </w:rPr>
        <w:t>elects to</w:t>
      </w:r>
      <w:r w:rsidR="001E7906" w:rsidRPr="0024633A">
        <w:rPr>
          <w:rFonts w:cs="Tahoma"/>
        </w:rPr>
        <w:t xml:space="preserve"> override that</w:t>
      </w:r>
      <w:r w:rsidRPr="0024633A">
        <w:rPr>
          <w:rFonts w:cs="Tahoma"/>
        </w:rPr>
        <w:t xml:space="preserve"> default value, the Project Status Report should include</w:t>
      </w:r>
      <w:r w:rsidR="001E7906" w:rsidRPr="0024633A">
        <w:rPr>
          <w:rFonts w:cs="Tahoma"/>
        </w:rPr>
        <w:t xml:space="preserve"> an advisory message describing</w:t>
      </w:r>
      <w:r w:rsidR="00600B14" w:rsidRPr="0024633A">
        <w:rPr>
          <w:rFonts w:cs="Tahoma"/>
        </w:rPr>
        <w:t xml:space="preserve"> the</w:t>
      </w:r>
      <w:r w:rsidR="001E7906" w:rsidRPr="0024633A">
        <w:rPr>
          <w:rFonts w:cs="Tahoma"/>
        </w:rPr>
        <w:t>:</w:t>
      </w:r>
    </w:p>
    <w:p w14:paraId="24F89414" w14:textId="77777777" w:rsidR="005138F6" w:rsidRPr="0024633A" w:rsidRDefault="00600B14" w:rsidP="00E8066F">
      <w:pPr>
        <w:pStyle w:val="ListParagraph"/>
        <w:numPr>
          <w:ilvl w:val="0"/>
          <w:numId w:val="22"/>
        </w:numPr>
        <w:spacing w:after="240"/>
        <w:ind w:left="720"/>
        <w:rPr>
          <w:rFonts w:cs="Tahoma"/>
        </w:rPr>
      </w:pPr>
      <w:r w:rsidRPr="0024633A">
        <w:rPr>
          <w:rFonts w:cs="Tahoma"/>
        </w:rPr>
        <w:t>D</w:t>
      </w:r>
      <w:r w:rsidR="001D501F" w:rsidRPr="0024633A">
        <w:rPr>
          <w:rFonts w:cs="Tahoma"/>
        </w:rPr>
        <w:t xml:space="preserve">ata field </w:t>
      </w:r>
      <w:r w:rsidR="00027241" w:rsidRPr="0024633A">
        <w:rPr>
          <w:rFonts w:cs="Tahoma"/>
        </w:rPr>
        <w:t>name/</w:t>
      </w:r>
      <w:r w:rsidR="001D501F" w:rsidRPr="0024633A">
        <w:rPr>
          <w:rFonts w:cs="Tahoma"/>
        </w:rPr>
        <w:t>identification for the overridden data</w:t>
      </w:r>
      <w:r w:rsidR="00C65591" w:rsidRPr="0024633A">
        <w:rPr>
          <w:rFonts w:cs="Tahoma"/>
        </w:rPr>
        <w:t>.</w:t>
      </w:r>
    </w:p>
    <w:p w14:paraId="6F559742" w14:textId="77777777" w:rsidR="005138F6" w:rsidRPr="0024633A" w:rsidRDefault="00600B14" w:rsidP="00E8066F">
      <w:pPr>
        <w:pStyle w:val="ListParagraph"/>
        <w:numPr>
          <w:ilvl w:val="0"/>
          <w:numId w:val="22"/>
        </w:numPr>
        <w:spacing w:after="240"/>
        <w:ind w:left="720"/>
        <w:rPr>
          <w:rFonts w:cs="Tahoma"/>
        </w:rPr>
      </w:pPr>
      <w:r w:rsidRPr="0024633A">
        <w:rPr>
          <w:rFonts w:cs="Tahoma"/>
        </w:rPr>
        <w:t>D</w:t>
      </w:r>
      <w:r w:rsidR="001D501F" w:rsidRPr="0024633A">
        <w:rPr>
          <w:rFonts w:cs="Tahoma"/>
        </w:rPr>
        <w:t xml:space="preserve">efault value for the </w:t>
      </w:r>
      <w:r w:rsidR="00E50EB4" w:rsidRPr="0024633A">
        <w:rPr>
          <w:rFonts w:cs="Tahoma"/>
        </w:rPr>
        <w:t xml:space="preserve">data </w:t>
      </w:r>
      <w:r w:rsidR="001D501F" w:rsidRPr="0024633A">
        <w:rPr>
          <w:rFonts w:cs="Tahoma"/>
        </w:rPr>
        <w:t>field</w:t>
      </w:r>
      <w:r w:rsidR="00C65591" w:rsidRPr="0024633A">
        <w:rPr>
          <w:rFonts w:cs="Tahoma"/>
        </w:rPr>
        <w:t>.</w:t>
      </w:r>
    </w:p>
    <w:p w14:paraId="4198B091" w14:textId="77777777" w:rsidR="005138F6" w:rsidRPr="0024633A" w:rsidRDefault="00600B14" w:rsidP="00E8066F">
      <w:pPr>
        <w:pStyle w:val="ListParagraph"/>
        <w:numPr>
          <w:ilvl w:val="0"/>
          <w:numId w:val="22"/>
        </w:numPr>
        <w:spacing w:after="240"/>
        <w:ind w:left="720"/>
        <w:rPr>
          <w:rFonts w:cs="Tahoma"/>
        </w:rPr>
      </w:pPr>
      <w:r w:rsidRPr="0024633A">
        <w:rPr>
          <w:rFonts w:cs="Tahoma"/>
        </w:rPr>
        <w:t>N</w:t>
      </w:r>
      <w:r w:rsidR="001D501F" w:rsidRPr="0024633A">
        <w:rPr>
          <w:rFonts w:cs="Tahoma"/>
        </w:rPr>
        <w:t>ew value that</w:t>
      </w:r>
      <w:r w:rsidR="00EC019A" w:rsidRPr="0024633A">
        <w:rPr>
          <w:rFonts w:cs="Tahoma"/>
        </w:rPr>
        <w:t xml:space="preserve"> was input as an alternative to the default value</w:t>
      </w:r>
      <w:r w:rsidRPr="0024633A">
        <w:rPr>
          <w:rFonts w:cs="Tahoma"/>
        </w:rPr>
        <w:t xml:space="preserve"> for the data field</w:t>
      </w:r>
      <w:r w:rsidR="00EC019A" w:rsidRPr="0024633A">
        <w:rPr>
          <w:rFonts w:cs="Tahoma"/>
        </w:rPr>
        <w:t>.</w:t>
      </w:r>
      <w:r w:rsidR="005479DF" w:rsidRPr="0024633A">
        <w:rPr>
          <w:rFonts w:cs="Tahoma"/>
        </w:rPr>
        <w:t xml:space="preserve"> </w:t>
      </w:r>
    </w:p>
    <w:p w14:paraId="19BA929B" w14:textId="759392C5" w:rsidR="008E4502" w:rsidRPr="0024633A" w:rsidRDefault="008E4502" w:rsidP="00E8066F">
      <w:pPr>
        <w:spacing w:after="240"/>
        <w:rPr>
          <w:rFonts w:cs="Tahoma"/>
        </w:rPr>
      </w:pPr>
      <w:r w:rsidRPr="0024633A">
        <w:rPr>
          <w:rFonts w:cs="Tahoma"/>
        </w:rPr>
        <w:t xml:space="preserve">Allowing a user to override a default value may simplify the completion of project </w:t>
      </w:r>
      <w:r w:rsidR="00EE1ACD" w:rsidRPr="0024633A">
        <w:rPr>
          <w:rFonts w:cs="Tahoma"/>
        </w:rPr>
        <w:t xml:space="preserve">compliance documents </w:t>
      </w:r>
      <w:r w:rsidRPr="0024633A">
        <w:rPr>
          <w:rFonts w:cs="Tahoma"/>
        </w:rPr>
        <w:t xml:space="preserve">by </w:t>
      </w:r>
      <w:r w:rsidR="009E4602" w:rsidRPr="0024633A">
        <w:rPr>
          <w:rFonts w:cs="Tahoma"/>
        </w:rPr>
        <w:t>allowing the users the flexibility</w:t>
      </w:r>
      <w:r w:rsidRPr="0024633A">
        <w:rPr>
          <w:rFonts w:cs="Tahoma"/>
        </w:rPr>
        <w:t xml:space="preserve"> to avoid having to </w:t>
      </w:r>
      <w:proofErr w:type="gramStart"/>
      <w:r w:rsidRPr="0024633A">
        <w:rPr>
          <w:rFonts w:cs="Tahoma"/>
        </w:rPr>
        <w:t>make revisions to</w:t>
      </w:r>
      <w:proofErr w:type="gramEnd"/>
      <w:r w:rsidRPr="0024633A">
        <w:rPr>
          <w:rFonts w:cs="Tahoma"/>
        </w:rPr>
        <w:t xml:space="preserve"> parent documents </w:t>
      </w:r>
      <w:r w:rsidR="009E4602" w:rsidRPr="0024633A">
        <w:rPr>
          <w:rFonts w:cs="Tahoma"/>
        </w:rPr>
        <w:t>when</w:t>
      </w:r>
      <w:r w:rsidRPr="0024633A">
        <w:rPr>
          <w:rFonts w:cs="Tahoma"/>
        </w:rPr>
        <w:t xml:space="preserve"> reporting features that are </w:t>
      </w:r>
      <w:r w:rsidR="00EE1ACD" w:rsidRPr="0024633A">
        <w:rPr>
          <w:rFonts w:cs="Tahoma"/>
        </w:rPr>
        <w:t>in</w:t>
      </w:r>
      <w:r w:rsidRPr="0024633A">
        <w:rPr>
          <w:rFonts w:cs="Tahoma"/>
        </w:rPr>
        <w:t>consistent with spe</w:t>
      </w:r>
      <w:r w:rsidR="009E4602" w:rsidRPr="0024633A">
        <w:rPr>
          <w:rFonts w:cs="Tahoma"/>
        </w:rPr>
        <w:t xml:space="preserve">cifications on parent </w:t>
      </w:r>
      <w:del w:id="4178" w:author="Armando Ramirez" w:date="2022-02-14T14:28:00Z">
        <w:r w:rsidR="009E4602" w:rsidRPr="0024633A" w:rsidDel="003D034F">
          <w:rPr>
            <w:rFonts w:cs="Tahoma"/>
          </w:rPr>
          <w:delText>documents, but</w:delText>
        </w:r>
      </w:del>
      <w:ins w:id="4179" w:author="Armando Ramirez" w:date="2022-02-14T14:28:00Z">
        <w:r w:rsidR="003D034F" w:rsidRPr="0024633A">
          <w:rPr>
            <w:rFonts w:cs="Tahoma"/>
          </w:rPr>
          <w:t>documents but</w:t>
        </w:r>
      </w:ins>
      <w:r w:rsidR="009E4602" w:rsidRPr="0024633A">
        <w:rPr>
          <w:rFonts w:cs="Tahoma"/>
        </w:rPr>
        <w:t xml:space="preserve"> are nonetheless still in compliance with the </w:t>
      </w:r>
      <w:r w:rsidR="003672E9" w:rsidRPr="0024633A">
        <w:rPr>
          <w:rFonts w:cs="Tahoma"/>
        </w:rPr>
        <w:t xml:space="preserve">Energy </w:t>
      </w:r>
      <w:r w:rsidR="009E4602" w:rsidRPr="0024633A">
        <w:rPr>
          <w:rFonts w:cs="Tahoma"/>
        </w:rPr>
        <w:t>Standards</w:t>
      </w:r>
      <w:r w:rsidRPr="0024633A">
        <w:rPr>
          <w:rFonts w:cs="Tahoma"/>
        </w:rPr>
        <w:t>.</w:t>
      </w:r>
    </w:p>
    <w:p w14:paraId="2596F550" w14:textId="77777777" w:rsidR="00E442A2" w:rsidRPr="0024633A" w:rsidRDefault="006058D8" w:rsidP="00E8066F">
      <w:pPr>
        <w:spacing w:after="240"/>
        <w:rPr>
          <w:rFonts w:cs="Tahoma"/>
        </w:rPr>
      </w:pPr>
      <w:r w:rsidRPr="0024633A">
        <w:rPr>
          <w:rFonts w:cs="Tahoma"/>
        </w:rPr>
        <w:t xml:space="preserve">Data </w:t>
      </w:r>
      <w:r w:rsidR="00F625F8" w:rsidRPr="0024633A">
        <w:rPr>
          <w:rFonts w:cs="Tahoma"/>
        </w:rPr>
        <w:t>R</w:t>
      </w:r>
      <w:r w:rsidR="00EE1ACD" w:rsidRPr="0024633A">
        <w:rPr>
          <w:rFonts w:cs="Tahoma"/>
        </w:rPr>
        <w:t xml:space="preserve">egistry </w:t>
      </w:r>
      <w:r w:rsidRPr="0024633A">
        <w:rPr>
          <w:rFonts w:cs="Tahoma"/>
        </w:rPr>
        <w:t xml:space="preserve">staff should not be required to </w:t>
      </w:r>
      <w:r w:rsidR="00EE1ACD" w:rsidRPr="0024633A">
        <w:rPr>
          <w:rFonts w:cs="Tahoma"/>
        </w:rPr>
        <w:t xml:space="preserve">determine </w:t>
      </w:r>
      <w:r w:rsidRPr="0024633A">
        <w:rPr>
          <w:rFonts w:cs="Tahoma"/>
        </w:rPr>
        <w:t xml:space="preserve">whether the overridden/new data value complies with the </w:t>
      </w:r>
      <w:r w:rsidR="003672E9" w:rsidRPr="0024633A">
        <w:rPr>
          <w:rFonts w:cs="Tahoma"/>
        </w:rPr>
        <w:t xml:space="preserve">Energy </w:t>
      </w:r>
      <w:r w:rsidRPr="0024633A">
        <w:rPr>
          <w:rFonts w:cs="Tahoma"/>
        </w:rPr>
        <w:t xml:space="preserve">Standards as part of the </w:t>
      </w:r>
      <w:r w:rsidR="00B20CA3" w:rsidRPr="0024633A">
        <w:rPr>
          <w:rFonts w:cs="Tahoma"/>
        </w:rPr>
        <w:t xml:space="preserve">document </w:t>
      </w:r>
      <w:r w:rsidRPr="0024633A">
        <w:rPr>
          <w:rFonts w:cs="Tahoma"/>
        </w:rPr>
        <w:t>registration process.</w:t>
      </w:r>
      <w:r w:rsidR="005479DF" w:rsidRPr="0024633A">
        <w:rPr>
          <w:rFonts w:cs="Tahoma"/>
        </w:rPr>
        <w:t xml:space="preserve"> </w:t>
      </w:r>
      <w:r w:rsidR="00EE1ACD" w:rsidRPr="0024633A">
        <w:rPr>
          <w:rFonts w:cs="Tahoma"/>
        </w:rPr>
        <w:t>Th</w:t>
      </w:r>
      <w:r w:rsidR="00027241" w:rsidRPr="0024633A">
        <w:rPr>
          <w:rFonts w:cs="Tahoma"/>
        </w:rPr>
        <w:t>e</w:t>
      </w:r>
      <w:r w:rsidRPr="0024633A">
        <w:rPr>
          <w:rFonts w:cs="Tahoma"/>
        </w:rPr>
        <w:t xml:space="preserve"> </w:t>
      </w:r>
      <w:r w:rsidR="00600B14" w:rsidRPr="0024633A">
        <w:rPr>
          <w:rFonts w:cs="Tahoma"/>
        </w:rPr>
        <w:t>enforcement agency review of the project documentation</w:t>
      </w:r>
      <w:r w:rsidR="008E4502" w:rsidRPr="0024633A">
        <w:rPr>
          <w:rFonts w:cs="Tahoma"/>
        </w:rPr>
        <w:t xml:space="preserve"> </w:t>
      </w:r>
      <w:r w:rsidR="00027241" w:rsidRPr="0024633A">
        <w:rPr>
          <w:rFonts w:cs="Tahoma"/>
        </w:rPr>
        <w:t>at</w:t>
      </w:r>
      <w:r w:rsidR="008E4502" w:rsidRPr="0024633A">
        <w:rPr>
          <w:rFonts w:cs="Tahoma"/>
        </w:rPr>
        <w:t xml:space="preserve"> final inspection</w:t>
      </w:r>
      <w:r w:rsidR="00AD1918" w:rsidRPr="0024633A">
        <w:rPr>
          <w:rFonts w:cs="Tahoma"/>
        </w:rPr>
        <w:t>,</w:t>
      </w:r>
      <w:r w:rsidR="00600B14" w:rsidRPr="0024633A">
        <w:rPr>
          <w:rFonts w:cs="Tahoma"/>
        </w:rPr>
        <w:t xml:space="preserve"> </w:t>
      </w:r>
      <w:r w:rsidR="00AD1918" w:rsidRPr="0024633A">
        <w:rPr>
          <w:rFonts w:cs="Tahoma"/>
        </w:rPr>
        <w:t xml:space="preserve">or HERS </w:t>
      </w:r>
      <w:r w:rsidR="00192873" w:rsidRPr="0024633A">
        <w:rPr>
          <w:rFonts w:cs="Tahoma"/>
        </w:rPr>
        <w:t>quality assurance</w:t>
      </w:r>
      <w:r w:rsidR="00AD1918" w:rsidRPr="0024633A">
        <w:rPr>
          <w:rFonts w:cs="Tahoma"/>
        </w:rPr>
        <w:t xml:space="preserve"> procedures</w:t>
      </w:r>
      <w:r w:rsidRPr="0024633A">
        <w:rPr>
          <w:rFonts w:cs="Tahoma"/>
        </w:rPr>
        <w:t>,</w:t>
      </w:r>
      <w:r w:rsidR="00AD1918" w:rsidRPr="0024633A">
        <w:rPr>
          <w:rFonts w:cs="Tahoma"/>
        </w:rPr>
        <w:t xml:space="preserve"> </w:t>
      </w:r>
      <w:r w:rsidRPr="0024633A">
        <w:rPr>
          <w:rFonts w:cs="Tahoma"/>
        </w:rPr>
        <w:t>may</w:t>
      </w:r>
      <w:r w:rsidR="00027241" w:rsidRPr="0024633A">
        <w:rPr>
          <w:rFonts w:cs="Tahoma"/>
        </w:rPr>
        <w:t xml:space="preserve"> (or may not)</w:t>
      </w:r>
      <w:r w:rsidR="00600B14" w:rsidRPr="0024633A">
        <w:rPr>
          <w:rFonts w:cs="Tahoma"/>
        </w:rPr>
        <w:t xml:space="preserve"> result in </w:t>
      </w:r>
      <w:r w:rsidR="00027241" w:rsidRPr="0024633A">
        <w:rPr>
          <w:rFonts w:cs="Tahoma"/>
        </w:rPr>
        <w:t>determinations/</w:t>
      </w:r>
      <w:r w:rsidR="00AD1918" w:rsidRPr="0024633A">
        <w:rPr>
          <w:rFonts w:cs="Tahoma"/>
        </w:rPr>
        <w:t xml:space="preserve">directives to revise </w:t>
      </w:r>
      <w:r w:rsidR="00024126" w:rsidRPr="0024633A">
        <w:rPr>
          <w:rFonts w:cs="Tahoma"/>
        </w:rPr>
        <w:t xml:space="preserve">one or more of </w:t>
      </w:r>
      <w:r w:rsidR="00AD1918" w:rsidRPr="0024633A">
        <w:rPr>
          <w:rFonts w:cs="Tahoma"/>
        </w:rPr>
        <w:t xml:space="preserve">the </w:t>
      </w:r>
      <w:r w:rsidR="00024126" w:rsidRPr="0024633A">
        <w:rPr>
          <w:rFonts w:cs="Tahoma"/>
        </w:rPr>
        <w:t>affected</w:t>
      </w:r>
      <w:r w:rsidR="00CF3BF9" w:rsidRPr="0024633A">
        <w:rPr>
          <w:rFonts w:cs="Tahoma"/>
        </w:rPr>
        <w:t xml:space="preserve"> </w:t>
      </w:r>
      <w:r w:rsidR="00EE1ACD" w:rsidRPr="0024633A">
        <w:rPr>
          <w:rFonts w:cs="Tahoma"/>
        </w:rPr>
        <w:t>compliance document</w:t>
      </w:r>
      <w:r w:rsidR="009036AB" w:rsidRPr="0024633A">
        <w:rPr>
          <w:rFonts w:cs="Tahoma"/>
        </w:rPr>
        <w:t>s</w:t>
      </w:r>
      <w:r w:rsidR="00EE1ACD" w:rsidRPr="0024633A">
        <w:rPr>
          <w:rFonts w:cs="Tahoma"/>
        </w:rPr>
        <w:t xml:space="preserve"> </w:t>
      </w:r>
      <w:r w:rsidR="00027241" w:rsidRPr="0024633A">
        <w:rPr>
          <w:rFonts w:cs="Tahoma"/>
        </w:rPr>
        <w:t xml:space="preserve">or make changes to the </w:t>
      </w:r>
      <w:r w:rsidR="00AD1918" w:rsidRPr="0024633A">
        <w:rPr>
          <w:rFonts w:cs="Tahoma"/>
        </w:rPr>
        <w:t>feature(s) that were installed.</w:t>
      </w:r>
    </w:p>
    <w:p w14:paraId="2B4DCFF6" w14:textId="77777777" w:rsidR="004C12BB" w:rsidRPr="0024633A" w:rsidRDefault="004C12BB" w:rsidP="00E8066F">
      <w:pPr>
        <w:keepNext/>
        <w:spacing w:after="240"/>
        <w:rPr>
          <w:rFonts w:cs="Tahoma"/>
        </w:rPr>
      </w:pPr>
      <w:r w:rsidRPr="0024633A">
        <w:rPr>
          <w:rFonts w:cs="Tahoma"/>
        </w:rPr>
        <w:t>Example Use C</w:t>
      </w:r>
      <w:r w:rsidR="00F01764" w:rsidRPr="0024633A">
        <w:rPr>
          <w:rFonts w:cs="Tahoma"/>
        </w:rPr>
        <w:t>ase</w:t>
      </w:r>
      <w:r w:rsidR="007E69DA" w:rsidRPr="0024633A">
        <w:rPr>
          <w:rFonts w:cs="Tahoma"/>
        </w:rPr>
        <w:t>:</w:t>
      </w:r>
      <w:r w:rsidR="005479DF" w:rsidRPr="0024633A">
        <w:rPr>
          <w:rFonts w:cs="Tahoma"/>
        </w:rPr>
        <w:t xml:space="preserve"> </w:t>
      </w:r>
    </w:p>
    <w:p w14:paraId="632FD84C" w14:textId="77777777" w:rsidR="004C12BB" w:rsidRPr="0024633A" w:rsidRDefault="007E69DA" w:rsidP="00806688">
      <w:pPr>
        <w:pStyle w:val="ListParagraph"/>
        <w:numPr>
          <w:ilvl w:val="0"/>
          <w:numId w:val="45"/>
        </w:numPr>
        <w:spacing w:after="240"/>
        <w:rPr>
          <w:rFonts w:cs="Tahoma"/>
        </w:rPr>
      </w:pPr>
      <w:r w:rsidRPr="0024633A">
        <w:rPr>
          <w:rFonts w:cs="Tahoma"/>
        </w:rPr>
        <w:t xml:space="preserve">The </w:t>
      </w:r>
      <w:r w:rsidR="00E10CED" w:rsidRPr="0024633A">
        <w:rPr>
          <w:rFonts w:cs="Tahoma"/>
        </w:rPr>
        <w:t>CF1R</w:t>
      </w:r>
      <w:r w:rsidR="00D84EB0" w:rsidRPr="0024633A">
        <w:rPr>
          <w:rFonts w:cs="Tahoma"/>
        </w:rPr>
        <w:t>-PRF-01</w:t>
      </w:r>
      <w:r w:rsidRPr="0024633A">
        <w:rPr>
          <w:rFonts w:cs="Tahoma"/>
        </w:rPr>
        <w:t xml:space="preserve"> specifies a single</w:t>
      </w:r>
      <w:r w:rsidR="009036AB" w:rsidRPr="0024633A">
        <w:rPr>
          <w:rFonts w:cs="Tahoma"/>
        </w:rPr>
        <w:t>-</w:t>
      </w:r>
      <w:r w:rsidRPr="0024633A">
        <w:rPr>
          <w:rFonts w:cs="Tahoma"/>
        </w:rPr>
        <w:t>zone ducted space cooling system with a single</w:t>
      </w:r>
      <w:r w:rsidR="009036AB" w:rsidRPr="0024633A">
        <w:rPr>
          <w:rFonts w:cs="Tahoma"/>
        </w:rPr>
        <w:t>-</w:t>
      </w:r>
      <w:r w:rsidRPr="0024633A">
        <w:rPr>
          <w:rFonts w:cs="Tahoma"/>
        </w:rPr>
        <w:t xml:space="preserve">speed condensing unit; the builder upgrades the dwelling </w:t>
      </w:r>
      <w:r w:rsidR="00E10CED" w:rsidRPr="0024633A">
        <w:rPr>
          <w:rFonts w:cs="Tahoma"/>
        </w:rPr>
        <w:t>to install a multi-</w:t>
      </w:r>
      <w:r w:rsidRPr="0024633A">
        <w:rPr>
          <w:rFonts w:cs="Tahoma"/>
        </w:rPr>
        <w:t>zone</w:t>
      </w:r>
      <w:r w:rsidR="00E10CED" w:rsidRPr="0024633A">
        <w:rPr>
          <w:rFonts w:cs="Tahoma"/>
        </w:rPr>
        <w:t xml:space="preserve"> ducted space cooling system with no bypass duct and a multi-speed compressor</w:t>
      </w:r>
      <w:r w:rsidR="004C12BB" w:rsidRPr="0024633A">
        <w:rPr>
          <w:rFonts w:cs="Tahoma"/>
        </w:rPr>
        <w:t xml:space="preserve">. </w:t>
      </w:r>
    </w:p>
    <w:p w14:paraId="3D89C3D6" w14:textId="77777777" w:rsidR="009C02DD" w:rsidRPr="0024633A" w:rsidRDefault="009C02DD" w:rsidP="00806688">
      <w:pPr>
        <w:pStyle w:val="ListParagraph"/>
        <w:numPr>
          <w:ilvl w:val="0"/>
          <w:numId w:val="45"/>
        </w:numPr>
        <w:spacing w:after="240"/>
        <w:rPr>
          <w:rFonts w:cs="Tahoma"/>
        </w:rPr>
      </w:pPr>
      <w:r w:rsidRPr="0024633A">
        <w:rPr>
          <w:rFonts w:cs="Tahoma"/>
        </w:rPr>
        <w:t>On the CF2R-MCH-01 for the dwelling, the values in D09 and D10 must be overridden to accurately report the space conditioning system i</w:t>
      </w:r>
      <w:r w:rsidR="0074690A" w:rsidRPr="0024633A">
        <w:rPr>
          <w:rFonts w:cs="Tahoma"/>
        </w:rPr>
        <w:t xml:space="preserve">nstalled </w:t>
      </w:r>
      <w:r w:rsidR="00141B4C" w:rsidRPr="0024633A">
        <w:rPr>
          <w:rFonts w:cs="Tahoma"/>
        </w:rPr>
        <w:t>is</w:t>
      </w:r>
      <w:r w:rsidR="0074690A" w:rsidRPr="0024633A">
        <w:rPr>
          <w:rFonts w:cs="Tahoma"/>
        </w:rPr>
        <w:t xml:space="preserve"> Zonally Controlled</w:t>
      </w:r>
      <w:r w:rsidRPr="0024633A">
        <w:rPr>
          <w:rFonts w:cs="Tahoma"/>
        </w:rPr>
        <w:t xml:space="preserve"> and the Condenser is </w:t>
      </w:r>
      <w:proofErr w:type="gramStart"/>
      <w:r w:rsidRPr="0024633A">
        <w:rPr>
          <w:rFonts w:cs="Tahoma"/>
        </w:rPr>
        <w:t>Multi-Speed</w:t>
      </w:r>
      <w:proofErr w:type="gramEnd"/>
      <w:r w:rsidRPr="0024633A">
        <w:rPr>
          <w:rFonts w:cs="Tahoma"/>
        </w:rPr>
        <w:t>.</w:t>
      </w:r>
    </w:p>
    <w:p w14:paraId="692AB59E" w14:textId="77777777" w:rsidR="009C02DD" w:rsidRPr="0024633A" w:rsidRDefault="009C02DD" w:rsidP="00806688">
      <w:pPr>
        <w:pStyle w:val="ListParagraph"/>
        <w:numPr>
          <w:ilvl w:val="0"/>
          <w:numId w:val="45"/>
        </w:numPr>
        <w:spacing w:after="240"/>
        <w:contextualSpacing w:val="0"/>
        <w:rPr>
          <w:rFonts w:cs="Tahoma"/>
        </w:rPr>
      </w:pPr>
      <w:r w:rsidRPr="0024633A">
        <w:rPr>
          <w:rFonts w:cs="Tahoma"/>
        </w:rPr>
        <w:t xml:space="preserve">On the project Summary Report </w:t>
      </w:r>
      <w:r w:rsidR="0074690A" w:rsidRPr="0024633A">
        <w:rPr>
          <w:rFonts w:cs="Tahoma"/>
        </w:rPr>
        <w:t>for the CF2R-MCH-01</w:t>
      </w:r>
      <w:r w:rsidR="005C288B" w:rsidRPr="0024633A">
        <w:rPr>
          <w:rFonts w:cs="Tahoma"/>
        </w:rPr>
        <w:t xml:space="preserve"> the following messages must be reported</w:t>
      </w:r>
      <w:r w:rsidR="0074690A" w:rsidRPr="0024633A">
        <w:rPr>
          <w:rFonts w:cs="Tahoma"/>
        </w:rPr>
        <w:t>:</w:t>
      </w:r>
    </w:p>
    <w:p w14:paraId="2686562D" w14:textId="77777777" w:rsidR="0074690A" w:rsidRPr="0024633A" w:rsidRDefault="0074690A" w:rsidP="00E8066F">
      <w:pPr>
        <w:pStyle w:val="ListParagraph"/>
        <w:spacing w:after="240"/>
        <w:rPr>
          <w:rFonts w:cs="Tahoma"/>
        </w:rPr>
      </w:pPr>
      <w:r w:rsidRPr="0024633A">
        <w:rPr>
          <w:rFonts w:cs="Tahoma"/>
        </w:rPr>
        <w:lastRenderedPageBreak/>
        <w:t>Section D Field 09 Default Value Overridden:</w:t>
      </w:r>
    </w:p>
    <w:p w14:paraId="0AA4C5C8" w14:textId="77777777" w:rsidR="0074690A" w:rsidRPr="0024633A" w:rsidRDefault="0074690A" w:rsidP="00E8066F">
      <w:pPr>
        <w:pStyle w:val="ListParagraph"/>
        <w:numPr>
          <w:ilvl w:val="0"/>
          <w:numId w:val="21"/>
        </w:numPr>
        <w:spacing w:after="240"/>
        <w:rPr>
          <w:rFonts w:cs="Tahoma"/>
        </w:rPr>
      </w:pPr>
      <w:r w:rsidRPr="0024633A">
        <w:rPr>
          <w:rFonts w:cs="Tahoma"/>
        </w:rPr>
        <w:t>Default Value</w:t>
      </w:r>
      <w:r w:rsidR="0060310B" w:rsidRPr="0024633A">
        <w:rPr>
          <w:rFonts w:cs="Tahoma"/>
        </w:rPr>
        <w:t xml:space="preserve"> </w:t>
      </w:r>
      <w:r w:rsidRPr="0024633A">
        <w:rPr>
          <w:rFonts w:cs="Tahoma"/>
        </w:rPr>
        <w:t>=</w:t>
      </w:r>
      <w:r w:rsidR="0060310B" w:rsidRPr="0024633A">
        <w:rPr>
          <w:rFonts w:cs="Tahoma"/>
        </w:rPr>
        <w:t xml:space="preserve"> </w:t>
      </w:r>
      <w:r w:rsidRPr="0024633A">
        <w:rPr>
          <w:rFonts w:cs="Tahoma"/>
        </w:rPr>
        <w:t>Not</w:t>
      </w:r>
      <w:r w:rsidR="008C3AB4" w:rsidRPr="0024633A">
        <w:rPr>
          <w:rFonts w:cs="Tahoma"/>
        </w:rPr>
        <w:t xml:space="preserve"> </w:t>
      </w:r>
      <w:r w:rsidRPr="0024633A">
        <w:rPr>
          <w:rFonts w:cs="Tahoma"/>
        </w:rPr>
        <w:t>Zonal</w:t>
      </w:r>
    </w:p>
    <w:p w14:paraId="6E443D6E" w14:textId="77777777" w:rsidR="0074690A" w:rsidRPr="0024633A" w:rsidRDefault="0074690A" w:rsidP="00E8066F">
      <w:pPr>
        <w:pStyle w:val="ListParagraph"/>
        <w:numPr>
          <w:ilvl w:val="0"/>
          <w:numId w:val="21"/>
        </w:numPr>
        <w:spacing w:after="240"/>
        <w:contextualSpacing w:val="0"/>
        <w:rPr>
          <w:rFonts w:cs="Tahoma"/>
        </w:rPr>
      </w:pPr>
      <w:r w:rsidRPr="0024633A">
        <w:rPr>
          <w:rFonts w:cs="Tahoma"/>
        </w:rPr>
        <w:t>Entered Value</w:t>
      </w:r>
      <w:r w:rsidR="0060310B" w:rsidRPr="0024633A">
        <w:rPr>
          <w:rFonts w:cs="Tahoma"/>
        </w:rPr>
        <w:t xml:space="preserve"> </w:t>
      </w:r>
      <w:r w:rsidRPr="0024633A">
        <w:rPr>
          <w:rFonts w:cs="Tahoma"/>
        </w:rPr>
        <w:t>=</w:t>
      </w:r>
      <w:r w:rsidR="0060310B" w:rsidRPr="0024633A">
        <w:rPr>
          <w:rFonts w:cs="Tahoma"/>
        </w:rPr>
        <w:t xml:space="preserve"> </w:t>
      </w:r>
      <w:r w:rsidRPr="0024633A">
        <w:rPr>
          <w:rFonts w:cs="Tahoma"/>
        </w:rPr>
        <w:t xml:space="preserve">Zonally Controlled </w:t>
      </w:r>
    </w:p>
    <w:p w14:paraId="4AF59281" w14:textId="77777777" w:rsidR="005C288B" w:rsidRPr="0024633A" w:rsidRDefault="005C288B" w:rsidP="00E8066F">
      <w:pPr>
        <w:pStyle w:val="ListParagraph"/>
        <w:spacing w:after="240"/>
        <w:rPr>
          <w:rFonts w:cs="Tahoma"/>
        </w:rPr>
      </w:pPr>
      <w:r w:rsidRPr="0024633A">
        <w:rPr>
          <w:rFonts w:cs="Tahoma"/>
        </w:rPr>
        <w:t>Section D Field 10 Default Value Overridden:</w:t>
      </w:r>
    </w:p>
    <w:p w14:paraId="4A024E48" w14:textId="77777777" w:rsidR="005C288B" w:rsidRPr="0024633A" w:rsidRDefault="005C288B" w:rsidP="00E8066F">
      <w:pPr>
        <w:pStyle w:val="ListParagraph"/>
        <w:numPr>
          <w:ilvl w:val="0"/>
          <w:numId w:val="21"/>
        </w:numPr>
        <w:spacing w:after="240"/>
        <w:rPr>
          <w:rFonts w:cs="Tahoma"/>
        </w:rPr>
      </w:pPr>
      <w:r w:rsidRPr="0024633A">
        <w:rPr>
          <w:rFonts w:cs="Tahoma"/>
        </w:rPr>
        <w:t>Default Value</w:t>
      </w:r>
      <w:r w:rsidR="0060310B" w:rsidRPr="0024633A">
        <w:rPr>
          <w:rFonts w:cs="Tahoma"/>
        </w:rPr>
        <w:t xml:space="preserve"> </w:t>
      </w:r>
      <w:r w:rsidRPr="0024633A">
        <w:rPr>
          <w:rFonts w:cs="Tahoma"/>
        </w:rPr>
        <w:t>=</w:t>
      </w:r>
      <w:r w:rsidR="0060310B" w:rsidRPr="0024633A">
        <w:rPr>
          <w:rFonts w:cs="Tahoma"/>
        </w:rPr>
        <w:t xml:space="preserve"> </w:t>
      </w:r>
      <w:r w:rsidRPr="0024633A">
        <w:rPr>
          <w:rFonts w:cs="Tahoma"/>
        </w:rPr>
        <w:t>Single</w:t>
      </w:r>
      <w:r w:rsidR="008C3AB4" w:rsidRPr="0024633A">
        <w:rPr>
          <w:rFonts w:cs="Tahoma"/>
        </w:rPr>
        <w:t>-</w:t>
      </w:r>
      <w:r w:rsidRPr="0024633A">
        <w:rPr>
          <w:rFonts w:cs="Tahoma"/>
        </w:rPr>
        <w:t>Speed</w:t>
      </w:r>
    </w:p>
    <w:p w14:paraId="5581FDD1" w14:textId="77777777" w:rsidR="005C288B" w:rsidRPr="0024633A" w:rsidRDefault="005C288B" w:rsidP="00E8066F">
      <w:pPr>
        <w:pStyle w:val="ListParagraph"/>
        <w:numPr>
          <w:ilvl w:val="0"/>
          <w:numId w:val="21"/>
        </w:numPr>
        <w:spacing w:after="240"/>
        <w:contextualSpacing w:val="0"/>
        <w:rPr>
          <w:rFonts w:cs="Tahoma"/>
        </w:rPr>
      </w:pPr>
      <w:r w:rsidRPr="0024633A">
        <w:rPr>
          <w:rFonts w:cs="Tahoma"/>
        </w:rPr>
        <w:t>Entered Value</w:t>
      </w:r>
      <w:r w:rsidR="0060310B" w:rsidRPr="0024633A">
        <w:rPr>
          <w:rFonts w:cs="Tahoma"/>
        </w:rPr>
        <w:t xml:space="preserve"> </w:t>
      </w:r>
      <w:r w:rsidRPr="0024633A">
        <w:rPr>
          <w:rFonts w:cs="Tahoma"/>
        </w:rPr>
        <w:t>=</w:t>
      </w:r>
      <w:r w:rsidR="0060310B" w:rsidRPr="0024633A">
        <w:rPr>
          <w:rFonts w:cs="Tahoma"/>
        </w:rPr>
        <w:t xml:space="preserve"> </w:t>
      </w:r>
      <w:proofErr w:type="gramStart"/>
      <w:r w:rsidRPr="0024633A">
        <w:rPr>
          <w:rFonts w:cs="Tahoma"/>
        </w:rPr>
        <w:t>Multi-Speed</w:t>
      </w:r>
      <w:proofErr w:type="gramEnd"/>
      <w:r w:rsidRPr="0024633A">
        <w:rPr>
          <w:rFonts w:cs="Tahoma"/>
        </w:rPr>
        <w:t xml:space="preserve"> </w:t>
      </w:r>
    </w:p>
    <w:p w14:paraId="76F316B6" w14:textId="77777777" w:rsidR="005C288B" w:rsidRPr="0024633A" w:rsidRDefault="00C57176" w:rsidP="00806688">
      <w:pPr>
        <w:pStyle w:val="ListParagraph"/>
        <w:numPr>
          <w:ilvl w:val="0"/>
          <w:numId w:val="45"/>
        </w:numPr>
        <w:spacing w:after="240"/>
        <w:rPr>
          <w:rFonts w:cs="Tahoma"/>
        </w:rPr>
      </w:pPr>
      <w:r w:rsidRPr="0024633A">
        <w:rPr>
          <w:rFonts w:cs="Tahoma"/>
        </w:rPr>
        <w:t>An</w:t>
      </w:r>
      <w:r w:rsidR="005C288B" w:rsidRPr="0024633A">
        <w:rPr>
          <w:rFonts w:cs="Tahoma"/>
        </w:rPr>
        <w:t xml:space="preserve"> enforcement agency or HERS </w:t>
      </w:r>
      <w:r w:rsidR="0060310B" w:rsidRPr="0024633A">
        <w:rPr>
          <w:rFonts w:cs="Tahoma"/>
        </w:rPr>
        <w:t xml:space="preserve">rater </w:t>
      </w:r>
      <w:r w:rsidR="005C288B" w:rsidRPr="0024633A">
        <w:rPr>
          <w:rFonts w:cs="Tahoma"/>
        </w:rPr>
        <w:t>review</w:t>
      </w:r>
      <w:r w:rsidR="00141B4C" w:rsidRPr="0024633A">
        <w:rPr>
          <w:rFonts w:cs="Tahoma"/>
        </w:rPr>
        <w:t xml:space="preserve"> of the overridden data</w:t>
      </w:r>
      <w:r w:rsidR="005C288B" w:rsidRPr="0024633A">
        <w:rPr>
          <w:rFonts w:cs="Tahoma"/>
        </w:rPr>
        <w:t xml:space="preserve"> find</w:t>
      </w:r>
      <w:r w:rsidR="00141B4C" w:rsidRPr="0024633A">
        <w:rPr>
          <w:rFonts w:cs="Tahoma"/>
        </w:rPr>
        <w:t>s</w:t>
      </w:r>
      <w:r w:rsidR="005C288B" w:rsidRPr="0024633A">
        <w:rPr>
          <w:rFonts w:cs="Tahoma"/>
        </w:rPr>
        <w:t xml:space="preserve"> that the compliance requirements for the Zonally Controlled system are the same as the requirements for the Not Zonal system.</w:t>
      </w:r>
      <w:r w:rsidR="005479DF" w:rsidRPr="0024633A">
        <w:rPr>
          <w:rFonts w:cs="Tahoma"/>
        </w:rPr>
        <w:t xml:space="preserve"> </w:t>
      </w:r>
      <w:r w:rsidR="005C288B" w:rsidRPr="0024633A">
        <w:rPr>
          <w:rFonts w:cs="Tahoma"/>
        </w:rPr>
        <w:t>Since the compliance requirements</w:t>
      </w:r>
      <w:r w:rsidRPr="0024633A">
        <w:rPr>
          <w:rFonts w:cs="Tahoma"/>
        </w:rPr>
        <w:t xml:space="preserve"> are </w:t>
      </w:r>
      <w:r w:rsidR="00141B4C" w:rsidRPr="0024633A">
        <w:rPr>
          <w:rFonts w:cs="Tahoma"/>
        </w:rPr>
        <w:t xml:space="preserve">the same </w:t>
      </w:r>
      <w:r w:rsidR="00F01764" w:rsidRPr="0024633A">
        <w:rPr>
          <w:rFonts w:cs="Tahoma"/>
        </w:rPr>
        <w:t xml:space="preserve">for the substitution, </w:t>
      </w:r>
      <w:r w:rsidRPr="0024633A">
        <w:rPr>
          <w:rFonts w:cs="Tahoma"/>
        </w:rPr>
        <w:t>there is no need to revise the CF1R</w:t>
      </w:r>
      <w:r w:rsidR="00D84EB0" w:rsidRPr="0024633A">
        <w:rPr>
          <w:rFonts w:cs="Tahoma"/>
        </w:rPr>
        <w:t>-PRF-01</w:t>
      </w:r>
      <w:r w:rsidR="00141B4C" w:rsidRPr="0024633A">
        <w:rPr>
          <w:rFonts w:cs="Tahoma"/>
        </w:rPr>
        <w:t>.</w:t>
      </w:r>
    </w:p>
    <w:p w14:paraId="66BB3183" w14:textId="77777777" w:rsidR="00383F0D" w:rsidRPr="0024633A" w:rsidRDefault="00383F0D" w:rsidP="00E8066F">
      <w:pPr>
        <w:pStyle w:val="ListParagraph"/>
        <w:spacing w:after="240"/>
        <w:rPr>
          <w:rFonts w:cs="Tahoma"/>
        </w:rPr>
      </w:pPr>
    </w:p>
    <w:p w14:paraId="36674FEC" w14:textId="77777777" w:rsidR="00C948DA" w:rsidRPr="0024633A" w:rsidRDefault="00011119" w:rsidP="00E8066F">
      <w:pPr>
        <w:pStyle w:val="Heading4"/>
        <w:spacing w:after="240"/>
        <w:ind w:hanging="900"/>
        <w:rPr>
          <w:rFonts w:ascii="Tahoma" w:hAnsi="Tahoma" w:cs="Tahoma"/>
          <w:b/>
        </w:rPr>
      </w:pPr>
      <w:bookmarkStart w:id="4180" w:name="_Toc418094537"/>
      <w:bookmarkStart w:id="4181" w:name="_Toc96009585"/>
      <w:r w:rsidRPr="0024633A">
        <w:rPr>
          <w:rFonts w:ascii="Tahoma" w:hAnsi="Tahoma" w:cs="Tahoma"/>
          <w:b/>
        </w:rPr>
        <w:t>Delayed HERS Verification of Refrigerant Charge</w:t>
      </w:r>
      <w:bookmarkEnd w:id="4180"/>
      <w:bookmarkEnd w:id="4181"/>
    </w:p>
    <w:p w14:paraId="3471E8B4" w14:textId="77777777" w:rsidR="00496971" w:rsidRPr="0024633A" w:rsidRDefault="00F35318" w:rsidP="00E8066F">
      <w:pPr>
        <w:pStyle w:val="ListParagraph"/>
        <w:numPr>
          <w:ilvl w:val="0"/>
          <w:numId w:val="23"/>
        </w:numPr>
        <w:autoSpaceDE w:val="0"/>
        <w:autoSpaceDN w:val="0"/>
        <w:adjustRightInd w:val="0"/>
        <w:spacing w:after="240"/>
        <w:rPr>
          <w:rFonts w:eastAsia="Times New Roman" w:cs="Tahoma"/>
          <w:color w:val="auto"/>
        </w:rPr>
      </w:pPr>
      <w:r w:rsidRPr="0024633A">
        <w:rPr>
          <w:rFonts w:eastAsia="Times New Roman" w:cs="Tahoma"/>
          <w:color w:val="auto"/>
        </w:rPr>
        <w:t>Excerpt f</w:t>
      </w:r>
      <w:r w:rsidR="00C948DA" w:rsidRPr="0024633A">
        <w:rPr>
          <w:rFonts w:eastAsia="Times New Roman" w:cs="Tahoma"/>
          <w:color w:val="auto"/>
        </w:rPr>
        <w:t xml:space="preserve">rom RA2.4.4: </w:t>
      </w:r>
    </w:p>
    <w:p w14:paraId="10F8FE4F" w14:textId="77777777" w:rsidR="007478D6" w:rsidRPr="0024633A" w:rsidRDefault="007478D6" w:rsidP="00E8066F">
      <w:pPr>
        <w:pStyle w:val="ListParagraph"/>
        <w:autoSpaceDE w:val="0"/>
        <w:autoSpaceDN w:val="0"/>
        <w:adjustRightInd w:val="0"/>
        <w:spacing w:after="240"/>
        <w:rPr>
          <w:rFonts w:eastAsia="Times New Roman" w:cs="Tahoma"/>
          <w:color w:val="auto"/>
        </w:rPr>
      </w:pPr>
    </w:p>
    <w:p w14:paraId="3B40EA07" w14:textId="77777777" w:rsidR="007478D6" w:rsidRPr="0024633A" w:rsidRDefault="0060310B" w:rsidP="00E8066F">
      <w:pPr>
        <w:pStyle w:val="ListParagraph"/>
        <w:spacing w:after="240"/>
        <w:rPr>
          <w:rFonts w:eastAsia="Times New Roman" w:cs="Tahoma"/>
          <w:color w:val="auto"/>
        </w:rPr>
      </w:pPr>
      <w:r w:rsidRPr="0024633A">
        <w:rPr>
          <w:rFonts w:eastAsia="Times New Roman" w:cs="Tahoma"/>
          <w:color w:val="auto"/>
        </w:rPr>
        <w:t>“</w:t>
      </w:r>
      <w:r w:rsidR="00C948DA" w:rsidRPr="0024633A">
        <w:rPr>
          <w:rFonts w:eastAsia="Times New Roman" w:cs="Tahoma"/>
          <w:color w:val="auto"/>
        </w:rPr>
        <w:t xml:space="preserve">If necessary to avoid delay of approval of dwelling units completed when outside temperatures are below 55°F, the enforcement agency may approve compliance with the refrigerant charge verification requirements when installers have used the Weigh-in Charging Method described in Reference Residential Appendix RA3, Section RA3.2.3.1 and have not used the Section RA3.2.3.2 option for HERS verification compliance. This approval will be on the condition that installers submit to the enforcement agency a registered Certificate of Installation that includes a signed declaration indicating agreement to return to correct refrigerant charge if a HERS Rater determines </w:t>
      </w:r>
      <w:proofErr w:type="gramStart"/>
      <w:r w:rsidR="00C948DA" w:rsidRPr="0024633A">
        <w:rPr>
          <w:rFonts w:eastAsia="Times New Roman" w:cs="Tahoma"/>
          <w:color w:val="auto"/>
        </w:rPr>
        <w:t>at a later time</w:t>
      </w:r>
      <w:proofErr w:type="gramEnd"/>
      <w:r w:rsidR="00C948DA" w:rsidRPr="0024633A">
        <w:rPr>
          <w:rFonts w:eastAsia="Times New Roman" w:cs="Tahoma"/>
          <w:color w:val="auto"/>
        </w:rPr>
        <w:t xml:space="preserve"> when the outside temperature is 55°F or above, that correction is necessary.</w:t>
      </w:r>
      <w:r w:rsidR="0096431B" w:rsidRPr="0024633A">
        <w:rPr>
          <w:rFonts w:eastAsia="Times New Roman" w:cs="Tahoma"/>
          <w:color w:val="auto"/>
        </w:rPr>
        <w:t xml:space="preserve"> Installers must also notify homeowners that their systems have not had their charge verified.</w:t>
      </w:r>
      <w:r w:rsidR="000D59D4" w:rsidRPr="0024633A">
        <w:rPr>
          <w:rFonts w:eastAsia="Times New Roman" w:cs="Tahoma"/>
          <w:color w:val="auto"/>
        </w:rPr>
        <w:t xml:space="preserve"> </w:t>
      </w:r>
      <w:r w:rsidR="00C948DA" w:rsidRPr="0024633A">
        <w:rPr>
          <w:rFonts w:eastAsia="Times New Roman" w:cs="Tahoma"/>
          <w:color w:val="auto"/>
        </w:rPr>
        <w:t>The HERS Provider shall track these projects to ensure a HERS Rater conducts the required refrigerant charge verification for all such systems.</w:t>
      </w:r>
      <w:r w:rsidR="0096431B" w:rsidRPr="0024633A">
        <w:rPr>
          <w:rFonts w:eastAsia="Times New Roman" w:cs="Tahoma"/>
          <w:color w:val="auto"/>
        </w:rPr>
        <w:t>"</w:t>
      </w:r>
    </w:p>
    <w:p w14:paraId="445ED367" w14:textId="77777777" w:rsidR="000D59D4" w:rsidRPr="0024633A" w:rsidRDefault="000D59D4" w:rsidP="00E8066F">
      <w:pPr>
        <w:pStyle w:val="ListParagraph"/>
        <w:spacing w:after="240"/>
        <w:rPr>
          <w:rFonts w:cs="Tahoma"/>
        </w:rPr>
      </w:pPr>
    </w:p>
    <w:p w14:paraId="04E0ED7D" w14:textId="77777777" w:rsidR="00496971" w:rsidRPr="0024633A" w:rsidRDefault="007478D6" w:rsidP="00E8066F">
      <w:pPr>
        <w:pStyle w:val="ListParagraph"/>
        <w:numPr>
          <w:ilvl w:val="0"/>
          <w:numId w:val="23"/>
        </w:numPr>
        <w:autoSpaceDE w:val="0"/>
        <w:autoSpaceDN w:val="0"/>
        <w:adjustRightInd w:val="0"/>
        <w:spacing w:after="240"/>
        <w:rPr>
          <w:rFonts w:cs="Tahoma"/>
        </w:rPr>
      </w:pPr>
      <w:r w:rsidRPr="0024633A">
        <w:rPr>
          <w:rFonts w:cs="Tahoma"/>
        </w:rPr>
        <w:t>Excerpt from Certificate of Installation CF2R-MCH-25c for the Weigh-in Charging Procedure; Reference: Section F - Additional Requirements; field 04:</w:t>
      </w:r>
    </w:p>
    <w:p w14:paraId="44038A6F" w14:textId="77777777" w:rsidR="005A2079" w:rsidRPr="0024633A" w:rsidRDefault="005A2079" w:rsidP="00E8066F">
      <w:pPr>
        <w:pStyle w:val="ListParagraph"/>
        <w:autoSpaceDE w:val="0"/>
        <w:autoSpaceDN w:val="0"/>
        <w:adjustRightInd w:val="0"/>
        <w:spacing w:after="240"/>
        <w:rPr>
          <w:rFonts w:cs="Tahoma"/>
        </w:rPr>
      </w:pPr>
    </w:p>
    <w:p w14:paraId="56E29CBD" w14:textId="77777777" w:rsidR="007478D6" w:rsidRPr="0024633A" w:rsidRDefault="0060310B" w:rsidP="00E8066F">
      <w:pPr>
        <w:pStyle w:val="ListParagraph"/>
        <w:autoSpaceDE w:val="0"/>
        <w:autoSpaceDN w:val="0"/>
        <w:adjustRightInd w:val="0"/>
        <w:spacing w:after="240"/>
        <w:rPr>
          <w:rFonts w:cs="Tahoma"/>
        </w:rPr>
      </w:pPr>
      <w:r w:rsidRPr="0024633A">
        <w:rPr>
          <w:rFonts w:cs="Tahoma"/>
        </w:rPr>
        <w:t>“</w:t>
      </w:r>
      <w:r w:rsidR="007478D6" w:rsidRPr="0024633A">
        <w:rPr>
          <w:rFonts w:cs="Tahoma"/>
        </w:rPr>
        <w:t>When applicable and if necessary to avoid delay of approval of dwelling units completed when outside temperatures are below 55°F, the enforcement agency may approve compliance with the refrigerant charge verification requirements based on registration of this CF2R-MCH-25, documenting use of the RA3.2.3.1 HVAC Installer Weigh-In Charging Procedure when the optional Section RA3.2.3.2 HERS Rater Observation of Weigh-In Charging Procedure is not used.</w:t>
      </w:r>
      <w:r w:rsidR="0057102B" w:rsidRPr="0024633A">
        <w:rPr>
          <w:rFonts w:cs="Tahoma"/>
        </w:rPr>
        <w:t xml:space="preserve"> </w:t>
      </w:r>
      <w:r w:rsidR="007478D6" w:rsidRPr="0024633A">
        <w:rPr>
          <w:rFonts w:cs="Tahoma"/>
        </w:rPr>
        <w:t xml:space="preserve">As condition for such enforcement agency approval, the responsible person's signature on this compliance document affirms the installer agrees to return to correct refrigerant charge if a HERS Rater determines </w:t>
      </w:r>
      <w:proofErr w:type="gramStart"/>
      <w:r w:rsidR="007478D6" w:rsidRPr="0024633A">
        <w:rPr>
          <w:rFonts w:cs="Tahoma"/>
        </w:rPr>
        <w:t>at a later time</w:t>
      </w:r>
      <w:proofErr w:type="gramEnd"/>
      <w:r w:rsidR="007478D6" w:rsidRPr="0024633A">
        <w:rPr>
          <w:rFonts w:cs="Tahoma"/>
        </w:rPr>
        <w:t>, when the outside temperature is 55°F or greater, that refrigerant charge correction is necessary.</w:t>
      </w:r>
      <w:r w:rsidRPr="0024633A">
        <w:rPr>
          <w:rFonts w:cs="Tahoma"/>
        </w:rPr>
        <w:t>”</w:t>
      </w:r>
    </w:p>
    <w:p w14:paraId="4EA3E563" w14:textId="77777777" w:rsidR="00AF3F2B" w:rsidRPr="0024633A" w:rsidRDefault="00AF3F2B" w:rsidP="00E8066F">
      <w:pPr>
        <w:pStyle w:val="ListParagraph"/>
        <w:autoSpaceDE w:val="0"/>
        <w:autoSpaceDN w:val="0"/>
        <w:adjustRightInd w:val="0"/>
        <w:spacing w:after="240"/>
        <w:rPr>
          <w:rFonts w:cs="Tahoma"/>
        </w:rPr>
      </w:pPr>
    </w:p>
    <w:p w14:paraId="00A3E1EF" w14:textId="77777777" w:rsidR="007043C4" w:rsidRPr="0024633A" w:rsidRDefault="00D52E45" w:rsidP="00E8066F">
      <w:pPr>
        <w:pStyle w:val="ListParagraph"/>
        <w:numPr>
          <w:ilvl w:val="0"/>
          <w:numId w:val="23"/>
        </w:numPr>
        <w:autoSpaceDE w:val="0"/>
        <w:autoSpaceDN w:val="0"/>
        <w:adjustRightInd w:val="0"/>
        <w:spacing w:after="240"/>
        <w:rPr>
          <w:rFonts w:cs="Tahoma"/>
        </w:rPr>
      </w:pPr>
      <w:r w:rsidRPr="0024633A">
        <w:rPr>
          <w:rFonts w:cs="Tahoma"/>
        </w:rPr>
        <w:t xml:space="preserve">Additional guidance for </w:t>
      </w:r>
      <w:r w:rsidR="007043C4" w:rsidRPr="0024633A">
        <w:rPr>
          <w:rFonts w:cs="Tahoma"/>
        </w:rPr>
        <w:t xml:space="preserve">HERS Provider </w:t>
      </w:r>
      <w:r w:rsidRPr="0024633A">
        <w:rPr>
          <w:rFonts w:cs="Tahoma"/>
        </w:rPr>
        <w:t>t</w:t>
      </w:r>
      <w:r w:rsidR="001124F9" w:rsidRPr="0024633A">
        <w:rPr>
          <w:rFonts w:cs="Tahoma"/>
        </w:rPr>
        <w:t xml:space="preserve">racking and </w:t>
      </w:r>
      <w:r w:rsidRPr="0024633A">
        <w:rPr>
          <w:rFonts w:cs="Tahoma"/>
        </w:rPr>
        <w:t>f</w:t>
      </w:r>
      <w:r w:rsidR="007043C4" w:rsidRPr="0024633A">
        <w:rPr>
          <w:rFonts w:cs="Tahoma"/>
        </w:rPr>
        <w:t>ollow</w:t>
      </w:r>
      <w:r w:rsidRPr="0024633A">
        <w:rPr>
          <w:rFonts w:cs="Tahoma"/>
        </w:rPr>
        <w:t>-</w:t>
      </w:r>
      <w:r w:rsidR="007043C4" w:rsidRPr="0024633A">
        <w:rPr>
          <w:rFonts w:cs="Tahoma"/>
        </w:rPr>
        <w:t>up</w:t>
      </w:r>
      <w:r w:rsidR="004802E9" w:rsidRPr="0024633A">
        <w:rPr>
          <w:rFonts w:cs="Tahoma"/>
        </w:rPr>
        <w:t xml:space="preserve"> communications</w:t>
      </w:r>
      <w:r w:rsidRPr="0024633A">
        <w:rPr>
          <w:rFonts w:cs="Tahoma"/>
        </w:rPr>
        <w:t>:</w:t>
      </w:r>
      <w:r w:rsidR="005479DF" w:rsidRPr="0024633A">
        <w:rPr>
          <w:rFonts w:cs="Tahoma"/>
        </w:rPr>
        <w:t xml:space="preserve"> </w:t>
      </w:r>
    </w:p>
    <w:p w14:paraId="2A1F2E92" w14:textId="77777777" w:rsidR="007043C4" w:rsidRPr="0024633A" w:rsidRDefault="007043C4" w:rsidP="00E8066F">
      <w:pPr>
        <w:pStyle w:val="ListParagraph"/>
        <w:autoSpaceDE w:val="0"/>
        <w:autoSpaceDN w:val="0"/>
        <w:adjustRightInd w:val="0"/>
        <w:spacing w:after="240"/>
        <w:rPr>
          <w:rFonts w:cs="Tahoma"/>
        </w:rPr>
      </w:pPr>
    </w:p>
    <w:p w14:paraId="094A58FB" w14:textId="77777777" w:rsidR="00400D2C" w:rsidRPr="0024633A" w:rsidRDefault="009E0F06" w:rsidP="00E8066F">
      <w:pPr>
        <w:pStyle w:val="ListParagraph"/>
        <w:autoSpaceDE w:val="0"/>
        <w:autoSpaceDN w:val="0"/>
        <w:adjustRightInd w:val="0"/>
        <w:spacing w:after="240"/>
        <w:rPr>
          <w:rFonts w:eastAsia="Times New Roman" w:cs="Tahoma"/>
          <w:color w:val="auto"/>
        </w:rPr>
      </w:pPr>
      <w:r w:rsidRPr="0024633A">
        <w:rPr>
          <w:rFonts w:cs="Tahoma"/>
        </w:rPr>
        <w:t xml:space="preserve">In order for the HERS Provider </w:t>
      </w:r>
      <w:r w:rsidR="00400D2C" w:rsidRPr="0024633A">
        <w:rPr>
          <w:rFonts w:cs="Tahoma"/>
        </w:rPr>
        <w:t xml:space="preserve">Data Registry </w:t>
      </w:r>
      <w:r w:rsidRPr="0024633A">
        <w:rPr>
          <w:rFonts w:cs="Tahoma"/>
        </w:rPr>
        <w:t>to track</w:t>
      </w:r>
      <w:r w:rsidRPr="0024633A">
        <w:rPr>
          <w:rFonts w:eastAsia="Times New Roman" w:cs="Tahoma"/>
          <w:color w:val="auto"/>
        </w:rPr>
        <w:t xml:space="preserve"> these</w:t>
      </w:r>
      <w:r w:rsidR="00400D2C" w:rsidRPr="0024633A">
        <w:rPr>
          <w:rFonts w:eastAsia="Times New Roman" w:cs="Tahoma"/>
          <w:color w:val="auto"/>
        </w:rPr>
        <w:t xml:space="preserve"> conditionally approved cold weather</w:t>
      </w:r>
      <w:r w:rsidRPr="0024633A">
        <w:rPr>
          <w:rFonts w:eastAsia="Times New Roman" w:cs="Tahoma"/>
          <w:color w:val="auto"/>
        </w:rPr>
        <w:t xml:space="preserve"> </w:t>
      </w:r>
      <w:r w:rsidR="00400D2C" w:rsidRPr="0024633A">
        <w:rPr>
          <w:rFonts w:eastAsia="Times New Roman" w:cs="Tahoma"/>
          <w:color w:val="auto"/>
        </w:rPr>
        <w:t>refrigerant charge verification</w:t>
      </w:r>
      <w:r w:rsidR="00952E6D" w:rsidRPr="0024633A">
        <w:rPr>
          <w:rFonts w:eastAsia="Times New Roman" w:cs="Tahoma"/>
          <w:color w:val="auto"/>
        </w:rPr>
        <w:t>s</w:t>
      </w:r>
      <w:r w:rsidR="00D52E45" w:rsidRPr="0024633A">
        <w:rPr>
          <w:rFonts w:eastAsia="Times New Roman" w:cs="Tahoma"/>
          <w:color w:val="auto"/>
        </w:rPr>
        <w:t>, and</w:t>
      </w:r>
      <w:r w:rsidRPr="0024633A">
        <w:rPr>
          <w:rFonts w:eastAsia="Times New Roman" w:cs="Tahoma"/>
          <w:color w:val="auto"/>
        </w:rPr>
        <w:t xml:space="preserve"> to ensure a HERS Rater conducts the required refrigerant charge verification when the outdoor air temperature is warmer, the </w:t>
      </w:r>
      <w:r w:rsidR="00B640FA" w:rsidRPr="0024633A">
        <w:rPr>
          <w:rFonts w:eastAsia="Times New Roman" w:cs="Tahoma"/>
          <w:color w:val="auto"/>
        </w:rPr>
        <w:t>P</w:t>
      </w:r>
      <w:r w:rsidR="0060310B" w:rsidRPr="0024633A">
        <w:rPr>
          <w:rFonts w:eastAsia="Times New Roman" w:cs="Tahoma"/>
          <w:color w:val="auto"/>
        </w:rPr>
        <w:t xml:space="preserve">rovider </w:t>
      </w:r>
      <w:r w:rsidRPr="0024633A">
        <w:rPr>
          <w:rFonts w:eastAsia="Times New Roman" w:cs="Tahoma"/>
          <w:color w:val="auto"/>
        </w:rPr>
        <w:t>must be informed that the dwelling was approved at final inspection</w:t>
      </w:r>
      <w:r w:rsidR="003F3587" w:rsidRPr="0024633A">
        <w:rPr>
          <w:rFonts w:cs="Tahoma"/>
        </w:rPr>
        <w:t xml:space="preserve"> </w:t>
      </w:r>
      <w:r w:rsidR="003F3587" w:rsidRPr="0024633A">
        <w:rPr>
          <w:rFonts w:eastAsia="Times New Roman" w:cs="Tahoma"/>
          <w:color w:val="auto"/>
        </w:rPr>
        <w:t>based on registration of only a CF2R-MCH-25, documenting use of the RA3.2.3.1 installer weigh-in charging procedure</w:t>
      </w:r>
      <w:r w:rsidR="00BE5FE1" w:rsidRPr="0024633A">
        <w:rPr>
          <w:rFonts w:eastAsia="Times New Roman" w:cs="Tahoma"/>
          <w:color w:val="auto"/>
        </w:rPr>
        <w:t xml:space="preserve"> </w:t>
      </w:r>
      <w:r w:rsidR="003F3587" w:rsidRPr="0024633A">
        <w:rPr>
          <w:rFonts w:eastAsia="Times New Roman" w:cs="Tahoma"/>
          <w:color w:val="auto"/>
        </w:rPr>
        <w:t>as allowed by</w:t>
      </w:r>
      <w:r w:rsidRPr="0024633A">
        <w:rPr>
          <w:rFonts w:eastAsia="Times New Roman" w:cs="Tahoma"/>
          <w:color w:val="auto"/>
        </w:rPr>
        <w:t xml:space="preserve"> RA2.4.4</w:t>
      </w:r>
      <w:r w:rsidR="00BE5FE1" w:rsidRPr="0024633A">
        <w:rPr>
          <w:rFonts w:eastAsia="Times New Roman" w:cs="Tahoma"/>
          <w:color w:val="auto"/>
        </w:rPr>
        <w:t>.</w:t>
      </w:r>
      <w:r w:rsidR="005479DF" w:rsidRPr="0024633A">
        <w:rPr>
          <w:rFonts w:eastAsia="Times New Roman" w:cs="Tahoma"/>
          <w:color w:val="auto"/>
        </w:rPr>
        <w:t xml:space="preserve"> </w:t>
      </w:r>
    </w:p>
    <w:p w14:paraId="04444E2C" w14:textId="77777777" w:rsidR="005A2079" w:rsidRPr="0024633A" w:rsidRDefault="005A2079" w:rsidP="00E8066F">
      <w:pPr>
        <w:pStyle w:val="ListParagraph"/>
        <w:autoSpaceDE w:val="0"/>
        <w:autoSpaceDN w:val="0"/>
        <w:adjustRightInd w:val="0"/>
        <w:spacing w:after="240"/>
        <w:rPr>
          <w:rFonts w:eastAsia="Times New Roman" w:cs="Tahoma"/>
          <w:color w:val="auto"/>
        </w:rPr>
      </w:pPr>
    </w:p>
    <w:p w14:paraId="4B77938F" w14:textId="3DAABA1A" w:rsidR="007043C4" w:rsidRPr="0024633A" w:rsidRDefault="00400D2C" w:rsidP="00E8066F">
      <w:pPr>
        <w:pStyle w:val="ListParagraph"/>
        <w:autoSpaceDE w:val="0"/>
        <w:autoSpaceDN w:val="0"/>
        <w:adjustRightInd w:val="0"/>
        <w:spacing w:after="240"/>
        <w:rPr>
          <w:rFonts w:eastAsia="Times New Roman" w:cs="Tahoma"/>
          <w:color w:val="auto"/>
        </w:rPr>
      </w:pPr>
      <w:r w:rsidRPr="0024633A">
        <w:rPr>
          <w:rFonts w:eastAsia="Times New Roman" w:cs="Tahoma"/>
          <w:color w:val="auto"/>
        </w:rPr>
        <w:t>Note:</w:t>
      </w:r>
      <w:r w:rsidR="005479DF" w:rsidRPr="0024633A">
        <w:rPr>
          <w:rFonts w:eastAsia="Times New Roman" w:cs="Tahoma"/>
          <w:color w:val="auto"/>
        </w:rPr>
        <w:t xml:space="preserve"> </w:t>
      </w:r>
      <w:r w:rsidR="00BC5D97" w:rsidRPr="0024633A">
        <w:rPr>
          <w:rFonts w:eastAsia="Times New Roman" w:cs="Tahoma"/>
          <w:color w:val="auto"/>
        </w:rPr>
        <w:t>T</w:t>
      </w:r>
      <w:r w:rsidR="001041AF" w:rsidRPr="0024633A">
        <w:rPr>
          <w:rFonts w:eastAsia="Times New Roman" w:cs="Tahoma"/>
          <w:color w:val="auto"/>
        </w:rPr>
        <w:t xml:space="preserve">here are no explicit requirements in the </w:t>
      </w:r>
      <w:r w:rsidR="003672E9" w:rsidRPr="0024633A">
        <w:rPr>
          <w:rFonts w:eastAsia="Times New Roman" w:cs="Tahoma"/>
          <w:color w:val="auto"/>
        </w:rPr>
        <w:t xml:space="preserve">Energy </w:t>
      </w:r>
      <w:r w:rsidR="001041AF" w:rsidRPr="0024633A">
        <w:rPr>
          <w:rFonts w:eastAsia="Times New Roman" w:cs="Tahoma"/>
          <w:color w:val="auto"/>
        </w:rPr>
        <w:t xml:space="preserve">Standards or in the Reference Appendices that direct the enforcement agency to </w:t>
      </w:r>
      <w:r w:rsidR="00727A24" w:rsidRPr="0024633A">
        <w:rPr>
          <w:rFonts w:eastAsia="Times New Roman" w:cs="Tahoma"/>
          <w:color w:val="auto"/>
        </w:rPr>
        <w:t>disclose</w:t>
      </w:r>
      <w:r w:rsidR="001041AF" w:rsidRPr="0024633A">
        <w:rPr>
          <w:rFonts w:eastAsia="Times New Roman" w:cs="Tahoma"/>
          <w:color w:val="auto"/>
        </w:rPr>
        <w:t xml:space="preserve"> </w:t>
      </w:r>
      <w:r w:rsidR="00727A24" w:rsidRPr="0024633A">
        <w:rPr>
          <w:rFonts w:eastAsia="Times New Roman" w:cs="Tahoma"/>
          <w:color w:val="auto"/>
        </w:rPr>
        <w:t xml:space="preserve">to the HERS Provider Data Registry any </w:t>
      </w:r>
      <w:r w:rsidR="001041AF" w:rsidRPr="0024633A">
        <w:rPr>
          <w:rFonts w:eastAsia="Times New Roman" w:cs="Tahoma"/>
          <w:color w:val="auto"/>
        </w:rPr>
        <w:t>information</w:t>
      </w:r>
      <w:r w:rsidR="00727A24" w:rsidRPr="0024633A">
        <w:rPr>
          <w:rFonts w:eastAsia="Times New Roman" w:cs="Tahoma"/>
          <w:color w:val="auto"/>
        </w:rPr>
        <w:t xml:space="preserve"> about</w:t>
      </w:r>
      <w:r w:rsidR="001A0258" w:rsidRPr="0024633A">
        <w:rPr>
          <w:rFonts w:eastAsia="Times New Roman" w:cs="Tahoma"/>
          <w:color w:val="auto"/>
        </w:rPr>
        <w:t xml:space="preserve"> a</w:t>
      </w:r>
      <w:r w:rsidR="00727A24" w:rsidRPr="0024633A">
        <w:rPr>
          <w:rFonts w:eastAsia="Times New Roman" w:cs="Tahoma"/>
          <w:color w:val="auto"/>
        </w:rPr>
        <w:t xml:space="preserve"> project</w:t>
      </w:r>
      <w:r w:rsidR="001A0258" w:rsidRPr="0024633A">
        <w:rPr>
          <w:rFonts w:eastAsia="Times New Roman" w:cs="Tahoma"/>
          <w:color w:val="auto"/>
        </w:rPr>
        <w:t>'s</w:t>
      </w:r>
      <w:r w:rsidR="00727A24" w:rsidRPr="0024633A">
        <w:rPr>
          <w:rFonts w:eastAsia="Times New Roman" w:cs="Tahoma"/>
          <w:color w:val="auto"/>
        </w:rPr>
        <w:t xml:space="preserve"> building permit status, or </w:t>
      </w:r>
      <w:r w:rsidR="001A0258" w:rsidRPr="0024633A">
        <w:rPr>
          <w:rFonts w:eastAsia="Times New Roman" w:cs="Tahoma"/>
          <w:color w:val="auto"/>
        </w:rPr>
        <w:t xml:space="preserve">the </w:t>
      </w:r>
      <w:r w:rsidR="00727A24" w:rsidRPr="0024633A">
        <w:rPr>
          <w:rFonts w:eastAsia="Times New Roman" w:cs="Tahoma"/>
          <w:color w:val="auto"/>
        </w:rPr>
        <w:t xml:space="preserve">status of </w:t>
      </w:r>
      <w:r w:rsidR="001A0258" w:rsidRPr="0024633A">
        <w:rPr>
          <w:rFonts w:eastAsia="Times New Roman" w:cs="Tahoma"/>
          <w:color w:val="auto"/>
        </w:rPr>
        <w:t xml:space="preserve">a required </w:t>
      </w:r>
      <w:r w:rsidR="005C7956" w:rsidRPr="0024633A">
        <w:rPr>
          <w:rFonts w:eastAsia="Times New Roman" w:cs="Tahoma"/>
          <w:color w:val="auto"/>
        </w:rPr>
        <w:t>refrigerant charge</w:t>
      </w:r>
      <w:r w:rsidR="00727A24" w:rsidRPr="0024633A">
        <w:rPr>
          <w:rFonts w:eastAsia="Times New Roman" w:cs="Tahoma"/>
          <w:color w:val="auto"/>
        </w:rPr>
        <w:t xml:space="preserve"> </w:t>
      </w:r>
      <w:r w:rsidR="00AA6BF4" w:rsidRPr="0024633A">
        <w:rPr>
          <w:rFonts w:eastAsia="Times New Roman" w:cs="Tahoma"/>
          <w:color w:val="auto"/>
        </w:rPr>
        <w:t>verification</w:t>
      </w:r>
      <w:r w:rsidR="001041AF" w:rsidRPr="0024633A">
        <w:rPr>
          <w:rFonts w:eastAsia="Times New Roman" w:cs="Tahoma"/>
          <w:color w:val="auto"/>
        </w:rPr>
        <w:t>.</w:t>
      </w:r>
      <w:r w:rsidR="005479DF" w:rsidRPr="0024633A">
        <w:rPr>
          <w:rFonts w:eastAsia="Times New Roman" w:cs="Tahoma"/>
          <w:color w:val="auto"/>
        </w:rPr>
        <w:t xml:space="preserve"> </w:t>
      </w:r>
      <w:r w:rsidR="001041AF" w:rsidRPr="0024633A">
        <w:rPr>
          <w:rFonts w:eastAsia="Times New Roman" w:cs="Tahoma"/>
          <w:color w:val="auto"/>
        </w:rPr>
        <w:t xml:space="preserve">Therefore </w:t>
      </w:r>
      <w:r w:rsidR="00E03640" w:rsidRPr="0024633A">
        <w:rPr>
          <w:rFonts w:eastAsia="Times New Roman" w:cs="Tahoma"/>
          <w:color w:val="auto"/>
        </w:rPr>
        <w:t xml:space="preserve">if the enforcement agency </w:t>
      </w:r>
      <w:r w:rsidR="001A0258" w:rsidRPr="0024633A">
        <w:rPr>
          <w:rFonts w:eastAsia="Times New Roman" w:cs="Tahoma"/>
          <w:color w:val="auto"/>
        </w:rPr>
        <w:t>does not</w:t>
      </w:r>
      <w:r w:rsidR="001F07A5" w:rsidRPr="0024633A">
        <w:rPr>
          <w:rFonts w:eastAsia="Times New Roman" w:cs="Tahoma"/>
          <w:color w:val="auto"/>
        </w:rPr>
        <w:t xml:space="preserve"> </w:t>
      </w:r>
      <w:r w:rsidR="007F38B7" w:rsidRPr="0024633A">
        <w:rPr>
          <w:rFonts w:eastAsia="Times New Roman" w:cs="Tahoma"/>
          <w:color w:val="auto"/>
        </w:rPr>
        <w:t>notify the Data Registry that a building was approved</w:t>
      </w:r>
      <w:r w:rsidR="000B17A1" w:rsidRPr="0024633A">
        <w:rPr>
          <w:rFonts w:eastAsia="Times New Roman" w:cs="Tahoma"/>
          <w:color w:val="auto"/>
        </w:rPr>
        <w:t xml:space="preserve"> based on registration of only </w:t>
      </w:r>
      <w:r w:rsidR="001A0258" w:rsidRPr="0024633A">
        <w:rPr>
          <w:rFonts w:eastAsia="Times New Roman" w:cs="Tahoma"/>
          <w:color w:val="auto"/>
        </w:rPr>
        <w:t>the</w:t>
      </w:r>
      <w:r w:rsidR="000B17A1" w:rsidRPr="0024633A">
        <w:rPr>
          <w:rFonts w:eastAsia="Times New Roman" w:cs="Tahoma"/>
          <w:color w:val="auto"/>
        </w:rPr>
        <w:t xml:space="preserve"> CF2R-MCH-25</w:t>
      </w:r>
      <w:r w:rsidR="00E03640" w:rsidRPr="0024633A">
        <w:rPr>
          <w:rFonts w:eastAsia="Times New Roman" w:cs="Tahoma"/>
          <w:color w:val="auto"/>
        </w:rPr>
        <w:t>,</w:t>
      </w:r>
      <w:r w:rsidR="007F38B7" w:rsidRPr="0024633A">
        <w:rPr>
          <w:rFonts w:eastAsia="Times New Roman" w:cs="Tahoma"/>
          <w:color w:val="auto"/>
        </w:rPr>
        <w:t xml:space="preserve"> and</w:t>
      </w:r>
      <w:r w:rsidR="00727A24" w:rsidRPr="0024633A">
        <w:rPr>
          <w:rFonts w:eastAsia="Times New Roman" w:cs="Tahoma"/>
          <w:color w:val="auto"/>
        </w:rPr>
        <w:t xml:space="preserve"> if</w:t>
      </w:r>
      <w:r w:rsidR="007F38B7" w:rsidRPr="0024633A">
        <w:rPr>
          <w:rFonts w:eastAsia="Times New Roman" w:cs="Tahoma"/>
          <w:color w:val="auto"/>
        </w:rPr>
        <w:t xml:space="preserve"> the required </w:t>
      </w:r>
      <w:r w:rsidR="000B17A1" w:rsidRPr="0024633A">
        <w:rPr>
          <w:rFonts w:eastAsia="Times New Roman" w:cs="Tahoma"/>
          <w:color w:val="auto"/>
        </w:rPr>
        <w:t>CF3R-</w:t>
      </w:r>
      <w:r w:rsidR="007F38B7" w:rsidRPr="0024633A">
        <w:rPr>
          <w:rFonts w:eastAsia="Times New Roman" w:cs="Tahoma"/>
          <w:color w:val="auto"/>
        </w:rPr>
        <w:t xml:space="preserve">MCH-25 </w:t>
      </w:r>
      <w:r w:rsidR="001A0258" w:rsidRPr="0024633A">
        <w:rPr>
          <w:rFonts w:eastAsia="Times New Roman" w:cs="Tahoma"/>
          <w:color w:val="auto"/>
        </w:rPr>
        <w:t xml:space="preserve">has </w:t>
      </w:r>
      <w:r w:rsidR="007F38B7" w:rsidRPr="0024633A">
        <w:rPr>
          <w:rFonts w:eastAsia="Times New Roman" w:cs="Tahoma"/>
          <w:color w:val="auto"/>
        </w:rPr>
        <w:t xml:space="preserve">not been </w:t>
      </w:r>
      <w:r w:rsidRPr="0024633A">
        <w:rPr>
          <w:rFonts w:eastAsia="Times New Roman" w:cs="Tahoma"/>
          <w:color w:val="auto"/>
        </w:rPr>
        <w:t>registered</w:t>
      </w:r>
      <w:r w:rsidR="007F38B7" w:rsidRPr="0024633A">
        <w:rPr>
          <w:rFonts w:eastAsia="Times New Roman" w:cs="Tahoma"/>
          <w:color w:val="auto"/>
        </w:rPr>
        <w:t xml:space="preserve"> to complete</w:t>
      </w:r>
      <w:r w:rsidR="00727A24" w:rsidRPr="0024633A">
        <w:rPr>
          <w:rFonts w:eastAsia="Times New Roman" w:cs="Tahoma"/>
          <w:color w:val="auto"/>
        </w:rPr>
        <w:t xml:space="preserve"> the full set of</w:t>
      </w:r>
      <w:r w:rsidR="007F38B7" w:rsidRPr="0024633A">
        <w:rPr>
          <w:rFonts w:eastAsia="Times New Roman" w:cs="Tahoma"/>
          <w:color w:val="auto"/>
        </w:rPr>
        <w:t xml:space="preserve"> </w:t>
      </w:r>
      <w:r w:rsidR="00727A24" w:rsidRPr="0024633A">
        <w:rPr>
          <w:rFonts w:eastAsia="Times New Roman" w:cs="Tahoma"/>
          <w:color w:val="auto"/>
        </w:rPr>
        <w:t>required</w:t>
      </w:r>
      <w:r w:rsidR="007F38B7" w:rsidRPr="0024633A">
        <w:rPr>
          <w:rFonts w:eastAsia="Times New Roman" w:cs="Tahoma"/>
          <w:color w:val="auto"/>
        </w:rPr>
        <w:t xml:space="preserve"> project</w:t>
      </w:r>
      <w:r w:rsidR="00727A24" w:rsidRPr="0024633A">
        <w:rPr>
          <w:rFonts w:eastAsia="Times New Roman" w:cs="Tahoma"/>
          <w:color w:val="auto"/>
        </w:rPr>
        <w:t xml:space="preserve"> documentation</w:t>
      </w:r>
      <w:r w:rsidR="007F38B7" w:rsidRPr="0024633A">
        <w:rPr>
          <w:rFonts w:eastAsia="Times New Roman" w:cs="Tahoma"/>
          <w:color w:val="auto"/>
        </w:rPr>
        <w:t>,</w:t>
      </w:r>
      <w:r w:rsidR="00E03640" w:rsidRPr="0024633A">
        <w:rPr>
          <w:rFonts w:eastAsia="Times New Roman" w:cs="Tahoma"/>
          <w:color w:val="auto"/>
        </w:rPr>
        <w:t xml:space="preserve"> </w:t>
      </w:r>
      <w:r w:rsidR="001124F9" w:rsidRPr="0024633A">
        <w:rPr>
          <w:rFonts w:eastAsia="Times New Roman" w:cs="Tahoma"/>
          <w:color w:val="auto"/>
        </w:rPr>
        <w:t xml:space="preserve">it may be necessary for </w:t>
      </w:r>
      <w:r w:rsidR="001041AF" w:rsidRPr="0024633A">
        <w:rPr>
          <w:rFonts w:eastAsia="Times New Roman" w:cs="Tahoma"/>
          <w:color w:val="auto"/>
        </w:rPr>
        <w:t xml:space="preserve">the </w:t>
      </w:r>
      <w:r w:rsidR="000B17A1" w:rsidRPr="0024633A">
        <w:rPr>
          <w:rFonts w:eastAsia="Times New Roman" w:cs="Tahoma"/>
          <w:color w:val="auto"/>
        </w:rPr>
        <w:t>Data R</w:t>
      </w:r>
      <w:r w:rsidR="0060310B" w:rsidRPr="0024633A">
        <w:rPr>
          <w:rFonts w:eastAsia="Times New Roman" w:cs="Tahoma"/>
          <w:color w:val="auto"/>
        </w:rPr>
        <w:t xml:space="preserve">egistry </w:t>
      </w:r>
      <w:r w:rsidR="001041AF" w:rsidRPr="0024633A">
        <w:rPr>
          <w:rFonts w:eastAsia="Times New Roman" w:cs="Tahoma"/>
          <w:color w:val="auto"/>
        </w:rPr>
        <w:t>staff to follow up with the enforcement agency</w:t>
      </w:r>
      <w:r w:rsidR="00AF3F2B" w:rsidRPr="0024633A">
        <w:rPr>
          <w:rFonts w:eastAsia="Times New Roman" w:cs="Tahoma"/>
          <w:color w:val="auto"/>
        </w:rPr>
        <w:t xml:space="preserve"> to determine the status</w:t>
      </w:r>
      <w:r w:rsidR="007F38B7" w:rsidRPr="0024633A">
        <w:rPr>
          <w:rFonts w:eastAsia="Times New Roman" w:cs="Tahoma"/>
          <w:color w:val="auto"/>
        </w:rPr>
        <w:t xml:space="preserve"> of the building permit</w:t>
      </w:r>
      <w:r w:rsidR="00FF5882" w:rsidRPr="0024633A">
        <w:rPr>
          <w:rFonts w:eastAsia="Times New Roman" w:cs="Tahoma"/>
          <w:color w:val="auto"/>
        </w:rPr>
        <w:t>,</w:t>
      </w:r>
      <w:r w:rsidR="00AF3F2B" w:rsidRPr="0024633A">
        <w:rPr>
          <w:rFonts w:eastAsia="Times New Roman" w:cs="Tahoma"/>
          <w:color w:val="auto"/>
        </w:rPr>
        <w:t xml:space="preserve"> </w:t>
      </w:r>
      <w:r w:rsidR="007F38B7" w:rsidRPr="0024633A">
        <w:rPr>
          <w:rFonts w:eastAsia="Times New Roman" w:cs="Tahoma"/>
          <w:color w:val="auto"/>
        </w:rPr>
        <w:t>and</w:t>
      </w:r>
      <w:r w:rsidR="00AF3F2B" w:rsidRPr="0024633A">
        <w:rPr>
          <w:rFonts w:eastAsia="Times New Roman" w:cs="Tahoma"/>
          <w:color w:val="auto"/>
        </w:rPr>
        <w:t xml:space="preserve"> the </w:t>
      </w:r>
      <w:r w:rsidR="00727A24" w:rsidRPr="0024633A">
        <w:rPr>
          <w:rFonts w:eastAsia="Times New Roman" w:cs="Tahoma"/>
          <w:color w:val="auto"/>
        </w:rPr>
        <w:t xml:space="preserve">status of the </w:t>
      </w:r>
      <w:r w:rsidR="003F293F" w:rsidRPr="0024633A">
        <w:rPr>
          <w:rFonts w:eastAsia="Times New Roman" w:cs="Tahoma"/>
          <w:color w:val="auto"/>
        </w:rPr>
        <w:t>refrigerant charge verification</w:t>
      </w:r>
      <w:r w:rsidR="007F38B7" w:rsidRPr="0024633A">
        <w:rPr>
          <w:rFonts w:eastAsia="Times New Roman" w:cs="Tahoma"/>
          <w:color w:val="auto"/>
        </w:rPr>
        <w:t xml:space="preserve"> for the building</w:t>
      </w:r>
      <w:r w:rsidR="003F293F" w:rsidRPr="0024633A">
        <w:rPr>
          <w:rFonts w:eastAsia="Times New Roman" w:cs="Tahoma"/>
          <w:color w:val="auto"/>
        </w:rPr>
        <w:t xml:space="preserve"> to determine whether </w:t>
      </w:r>
      <w:r w:rsidR="007F38B7" w:rsidRPr="0024633A">
        <w:rPr>
          <w:rFonts w:eastAsia="Times New Roman" w:cs="Tahoma"/>
          <w:color w:val="auto"/>
        </w:rPr>
        <w:t xml:space="preserve">refrigerant charge verification </w:t>
      </w:r>
      <w:r w:rsidR="003F293F" w:rsidRPr="0024633A">
        <w:rPr>
          <w:rFonts w:eastAsia="Times New Roman" w:cs="Tahoma"/>
          <w:color w:val="auto"/>
        </w:rPr>
        <w:t xml:space="preserve">tracking is needed. </w:t>
      </w:r>
    </w:p>
    <w:p w14:paraId="4564C587" w14:textId="77777777" w:rsidR="007043C4" w:rsidRPr="0024633A" w:rsidRDefault="007043C4" w:rsidP="00542CC8">
      <w:pPr>
        <w:pStyle w:val="ListParagraph"/>
        <w:autoSpaceDE w:val="0"/>
        <w:autoSpaceDN w:val="0"/>
        <w:adjustRightInd w:val="0"/>
        <w:spacing w:after="240"/>
        <w:ind w:left="1440"/>
        <w:rPr>
          <w:rFonts w:eastAsia="Times New Roman" w:cs="Tahoma"/>
          <w:color w:val="auto"/>
        </w:rPr>
      </w:pPr>
    </w:p>
    <w:p w14:paraId="45FAB5D7" w14:textId="77777777" w:rsidR="004802E9" w:rsidRPr="0024633A" w:rsidRDefault="001F07A5" w:rsidP="00E8066F">
      <w:pPr>
        <w:pStyle w:val="ListParagraph"/>
        <w:numPr>
          <w:ilvl w:val="0"/>
          <w:numId w:val="23"/>
        </w:numPr>
        <w:autoSpaceDE w:val="0"/>
        <w:autoSpaceDN w:val="0"/>
        <w:adjustRightInd w:val="0"/>
        <w:spacing w:after="240"/>
        <w:rPr>
          <w:rFonts w:cs="Tahoma"/>
        </w:rPr>
      </w:pPr>
      <w:r w:rsidRPr="0024633A">
        <w:rPr>
          <w:rFonts w:cs="Tahoma"/>
        </w:rPr>
        <w:t xml:space="preserve">Additional guidance for </w:t>
      </w:r>
      <w:r w:rsidR="004802E9" w:rsidRPr="0024633A">
        <w:rPr>
          <w:rFonts w:eastAsia="Times New Roman" w:cs="Tahoma"/>
          <w:color w:val="auto"/>
        </w:rPr>
        <w:t>Data Registry Project Status Reporting</w:t>
      </w:r>
      <w:r w:rsidR="006E6FFE" w:rsidRPr="0024633A">
        <w:rPr>
          <w:rFonts w:eastAsia="Times New Roman" w:cs="Tahoma"/>
          <w:color w:val="auto"/>
        </w:rPr>
        <w:t xml:space="preserve"> for the</w:t>
      </w:r>
      <w:r w:rsidR="00633306" w:rsidRPr="0024633A">
        <w:rPr>
          <w:rFonts w:eastAsia="Times New Roman" w:cs="Tahoma"/>
          <w:color w:val="auto"/>
        </w:rPr>
        <w:t xml:space="preserve"> necessary</w:t>
      </w:r>
      <w:r w:rsidR="006E6FFE" w:rsidRPr="0024633A">
        <w:rPr>
          <w:rFonts w:eastAsia="Times New Roman" w:cs="Tahoma"/>
          <w:color w:val="auto"/>
        </w:rPr>
        <w:t xml:space="preserve"> RA2.4.4 follow</w:t>
      </w:r>
      <w:r w:rsidR="00633306" w:rsidRPr="0024633A">
        <w:rPr>
          <w:rFonts w:eastAsia="Times New Roman" w:cs="Tahoma"/>
          <w:color w:val="auto"/>
        </w:rPr>
        <w:t>-</w:t>
      </w:r>
      <w:r w:rsidR="006E6FFE" w:rsidRPr="0024633A">
        <w:rPr>
          <w:rFonts w:eastAsia="Times New Roman" w:cs="Tahoma"/>
          <w:color w:val="auto"/>
        </w:rPr>
        <w:t>up</w:t>
      </w:r>
      <w:r w:rsidR="00633306" w:rsidRPr="0024633A">
        <w:rPr>
          <w:rFonts w:eastAsia="Times New Roman" w:cs="Tahoma"/>
          <w:color w:val="auto"/>
        </w:rPr>
        <w:t>:</w:t>
      </w:r>
    </w:p>
    <w:p w14:paraId="3E1EE53A" w14:textId="77777777" w:rsidR="004802E9" w:rsidRPr="0024633A" w:rsidRDefault="004802E9" w:rsidP="00542CC8">
      <w:pPr>
        <w:pStyle w:val="ListParagraph"/>
        <w:autoSpaceDE w:val="0"/>
        <w:autoSpaceDN w:val="0"/>
        <w:adjustRightInd w:val="0"/>
        <w:spacing w:after="240"/>
        <w:ind w:left="1440"/>
        <w:rPr>
          <w:rFonts w:eastAsia="Times New Roman" w:cs="Tahoma"/>
          <w:color w:val="auto"/>
        </w:rPr>
      </w:pPr>
    </w:p>
    <w:p w14:paraId="424CC008" w14:textId="77777777" w:rsidR="007043C4" w:rsidRPr="0024633A" w:rsidRDefault="00E03640" w:rsidP="00E8066F">
      <w:pPr>
        <w:pStyle w:val="ListParagraph"/>
        <w:autoSpaceDE w:val="0"/>
        <w:autoSpaceDN w:val="0"/>
        <w:adjustRightInd w:val="0"/>
        <w:spacing w:after="240"/>
        <w:rPr>
          <w:rFonts w:cs="Tahoma"/>
        </w:rPr>
      </w:pPr>
      <w:r w:rsidRPr="0024633A">
        <w:rPr>
          <w:rFonts w:eastAsia="Times New Roman" w:cs="Tahoma"/>
          <w:color w:val="auto"/>
        </w:rPr>
        <w:t xml:space="preserve">The </w:t>
      </w:r>
      <w:r w:rsidR="00B819BE" w:rsidRPr="0024633A">
        <w:rPr>
          <w:rFonts w:eastAsia="Times New Roman" w:cs="Tahoma"/>
          <w:color w:val="auto"/>
        </w:rPr>
        <w:t>D</w:t>
      </w:r>
      <w:r w:rsidRPr="0024633A">
        <w:rPr>
          <w:rFonts w:eastAsia="Times New Roman" w:cs="Tahoma"/>
          <w:color w:val="auto"/>
        </w:rPr>
        <w:t xml:space="preserve">ata </w:t>
      </w:r>
      <w:r w:rsidR="00B819BE" w:rsidRPr="0024633A">
        <w:rPr>
          <w:rFonts w:eastAsia="Times New Roman" w:cs="Tahoma"/>
          <w:color w:val="auto"/>
        </w:rPr>
        <w:t>R</w:t>
      </w:r>
      <w:r w:rsidRPr="0024633A">
        <w:rPr>
          <w:rFonts w:eastAsia="Times New Roman" w:cs="Tahoma"/>
          <w:color w:val="auto"/>
        </w:rPr>
        <w:t xml:space="preserve">egistry requirements in </w:t>
      </w:r>
      <w:r w:rsidRPr="0024633A">
        <w:rPr>
          <w:rFonts w:eastAsia="Times New Roman" w:cs="Tahoma"/>
          <w:i/>
          <w:color w:val="auto"/>
        </w:rPr>
        <w:t>Reference Joint Appendix</w:t>
      </w:r>
      <w:r w:rsidRPr="0024633A">
        <w:rPr>
          <w:rFonts w:eastAsia="Times New Roman" w:cs="Tahoma"/>
          <w:color w:val="auto"/>
        </w:rPr>
        <w:t xml:space="preserve"> JA7.5.6.1 </w:t>
      </w:r>
      <w:r w:rsidR="0060310B" w:rsidRPr="0024633A">
        <w:rPr>
          <w:rFonts w:eastAsia="Times New Roman" w:cs="Tahoma"/>
          <w:color w:val="auto"/>
        </w:rPr>
        <w:t>state</w:t>
      </w:r>
      <w:r w:rsidRPr="0024633A">
        <w:rPr>
          <w:rFonts w:eastAsia="Times New Roman" w:cs="Tahoma"/>
          <w:color w:val="auto"/>
        </w:rPr>
        <w:t>:</w:t>
      </w:r>
      <w:r w:rsidR="005479DF" w:rsidRPr="0024633A">
        <w:rPr>
          <w:rFonts w:eastAsia="Times New Roman" w:cs="Tahoma"/>
          <w:color w:val="auto"/>
        </w:rPr>
        <w:t xml:space="preserve"> </w:t>
      </w:r>
      <w:r w:rsidR="00C52DF3" w:rsidRPr="0024633A">
        <w:rPr>
          <w:rFonts w:eastAsia="Times New Roman" w:cs="Tahoma"/>
          <w:color w:val="auto"/>
        </w:rPr>
        <w:t>"</w:t>
      </w:r>
      <w:r w:rsidRPr="0024633A">
        <w:rPr>
          <w:rFonts w:eastAsia="Times New Roman" w:cs="Tahoma"/>
          <w:color w:val="auto"/>
        </w:rPr>
        <w:t>enforcement agencies may be authorized to enter notations into project records in data registries to communicate plan check and field inspection information to builders, designers, installers</w:t>
      </w:r>
      <w:r w:rsidR="0060310B" w:rsidRPr="0024633A">
        <w:rPr>
          <w:rFonts w:eastAsia="Times New Roman" w:cs="Tahoma"/>
          <w:color w:val="auto"/>
        </w:rPr>
        <w:t>,</w:t>
      </w:r>
      <w:r w:rsidRPr="0024633A">
        <w:rPr>
          <w:rFonts w:eastAsia="Times New Roman" w:cs="Tahoma"/>
          <w:color w:val="auto"/>
        </w:rPr>
        <w:t xml:space="preserve"> and raters.</w:t>
      </w:r>
      <w:r w:rsidR="00C158DD" w:rsidRPr="0024633A">
        <w:rPr>
          <w:rFonts w:eastAsia="Times New Roman" w:cs="Tahoma"/>
          <w:color w:val="auto"/>
        </w:rPr>
        <w:t>"</w:t>
      </w:r>
      <w:r w:rsidR="005479DF" w:rsidRPr="0024633A">
        <w:rPr>
          <w:rFonts w:eastAsia="Times New Roman" w:cs="Tahoma"/>
          <w:color w:val="auto"/>
        </w:rPr>
        <w:t xml:space="preserve"> </w:t>
      </w:r>
    </w:p>
    <w:p w14:paraId="156FC435" w14:textId="77777777" w:rsidR="007043C4" w:rsidRPr="0024633A" w:rsidRDefault="007043C4" w:rsidP="00542CC8">
      <w:pPr>
        <w:pStyle w:val="ListParagraph"/>
        <w:autoSpaceDE w:val="0"/>
        <w:autoSpaceDN w:val="0"/>
        <w:adjustRightInd w:val="0"/>
        <w:spacing w:after="240"/>
        <w:ind w:left="1440"/>
        <w:rPr>
          <w:rFonts w:cs="Tahoma"/>
        </w:rPr>
      </w:pPr>
    </w:p>
    <w:p w14:paraId="7BC6DBCC" w14:textId="3972DE3C" w:rsidR="006E6FFE" w:rsidRPr="0024633A" w:rsidRDefault="007043C4" w:rsidP="00E8066F">
      <w:pPr>
        <w:pStyle w:val="ListParagraph"/>
        <w:autoSpaceDE w:val="0"/>
        <w:autoSpaceDN w:val="0"/>
        <w:adjustRightInd w:val="0"/>
        <w:spacing w:after="240"/>
        <w:rPr>
          <w:rFonts w:eastAsia="Times New Roman" w:cs="Tahoma"/>
          <w:color w:val="auto"/>
        </w:rPr>
      </w:pPr>
      <w:del w:id="4182" w:author="Armando Ramirez" w:date="2022-02-14T14:28:00Z">
        <w:r w:rsidRPr="0024633A" w:rsidDel="003D034F">
          <w:rPr>
            <w:rFonts w:eastAsia="Times New Roman" w:cs="Tahoma"/>
            <w:color w:val="auto"/>
          </w:rPr>
          <w:delText>T</w:delText>
        </w:r>
        <w:r w:rsidR="004802E9" w:rsidRPr="0024633A" w:rsidDel="003D034F">
          <w:rPr>
            <w:rFonts w:eastAsia="Times New Roman" w:cs="Tahoma"/>
            <w:color w:val="auto"/>
          </w:rPr>
          <w:delText>hus</w:delText>
        </w:r>
      </w:del>
      <w:ins w:id="4183" w:author="Armando Ramirez" w:date="2022-02-14T14:28:00Z">
        <w:r w:rsidR="003D034F" w:rsidRPr="0024633A">
          <w:rPr>
            <w:rFonts w:eastAsia="Times New Roman" w:cs="Tahoma"/>
            <w:color w:val="auto"/>
          </w:rPr>
          <w:t>Thus,</w:t>
        </w:r>
      </w:ins>
      <w:r w:rsidR="004802E9" w:rsidRPr="0024633A">
        <w:rPr>
          <w:rFonts w:eastAsia="Times New Roman" w:cs="Tahoma"/>
          <w:color w:val="auto"/>
        </w:rPr>
        <w:t xml:space="preserve"> t</w:t>
      </w:r>
      <w:r w:rsidRPr="0024633A">
        <w:rPr>
          <w:rFonts w:eastAsia="Times New Roman" w:cs="Tahoma"/>
          <w:color w:val="auto"/>
        </w:rPr>
        <w:t>he Data Registry should make available</w:t>
      </w:r>
      <w:r w:rsidR="00633306" w:rsidRPr="0024633A">
        <w:rPr>
          <w:rFonts w:eastAsia="Times New Roman" w:cs="Tahoma"/>
          <w:color w:val="auto"/>
        </w:rPr>
        <w:t xml:space="preserve"> </w:t>
      </w:r>
      <w:r w:rsidR="001F07A5" w:rsidRPr="0024633A">
        <w:rPr>
          <w:rFonts w:eastAsia="Times New Roman" w:cs="Tahoma"/>
          <w:color w:val="auto"/>
        </w:rPr>
        <w:t>data field</w:t>
      </w:r>
      <w:r w:rsidR="00633306" w:rsidRPr="0024633A">
        <w:rPr>
          <w:rFonts w:eastAsia="Times New Roman" w:cs="Tahoma"/>
          <w:color w:val="auto"/>
        </w:rPr>
        <w:t>s</w:t>
      </w:r>
      <w:r w:rsidR="001F07A5" w:rsidRPr="0024633A">
        <w:rPr>
          <w:rFonts w:eastAsia="Times New Roman" w:cs="Tahoma"/>
          <w:color w:val="auto"/>
        </w:rPr>
        <w:t xml:space="preserve"> in the Project Status Report </w:t>
      </w:r>
      <w:r w:rsidR="00633306" w:rsidRPr="0024633A">
        <w:rPr>
          <w:rFonts w:eastAsia="Times New Roman" w:cs="Tahoma"/>
          <w:color w:val="auto"/>
        </w:rPr>
        <w:t>that</w:t>
      </w:r>
      <w:r w:rsidR="001F07A5" w:rsidRPr="0024633A">
        <w:rPr>
          <w:rFonts w:eastAsia="Times New Roman" w:cs="Tahoma"/>
          <w:color w:val="auto"/>
        </w:rPr>
        <w:t xml:space="preserve"> enable</w:t>
      </w:r>
      <w:r w:rsidRPr="0024633A">
        <w:rPr>
          <w:rFonts w:eastAsia="Times New Roman" w:cs="Tahoma"/>
          <w:color w:val="auto"/>
        </w:rPr>
        <w:t xml:space="preserve"> enforcement agency persons, or HERS Raters, or Data Registry staff to </w:t>
      </w:r>
      <w:r w:rsidR="00633306" w:rsidRPr="0024633A">
        <w:rPr>
          <w:rFonts w:eastAsia="Times New Roman" w:cs="Tahoma"/>
          <w:color w:val="auto"/>
        </w:rPr>
        <w:t>flag</w:t>
      </w:r>
      <w:r w:rsidRPr="0024633A">
        <w:rPr>
          <w:rFonts w:eastAsia="Times New Roman" w:cs="Tahoma"/>
          <w:color w:val="auto"/>
        </w:rPr>
        <w:t xml:space="preserve"> </w:t>
      </w:r>
      <w:r w:rsidR="001F07A5" w:rsidRPr="0024633A">
        <w:rPr>
          <w:rFonts w:eastAsia="Times New Roman" w:cs="Tahoma"/>
          <w:color w:val="auto"/>
        </w:rPr>
        <w:t>a</w:t>
      </w:r>
      <w:r w:rsidRPr="0024633A">
        <w:rPr>
          <w:rFonts w:eastAsia="Times New Roman" w:cs="Tahoma"/>
          <w:color w:val="auto"/>
        </w:rPr>
        <w:t xml:space="preserve"> CF2R-MCH-25c </w:t>
      </w:r>
      <w:r w:rsidR="0059007A" w:rsidRPr="0024633A">
        <w:rPr>
          <w:rFonts w:eastAsia="Times New Roman" w:cs="Tahoma"/>
          <w:color w:val="auto"/>
        </w:rPr>
        <w:t xml:space="preserve">for the project </w:t>
      </w:r>
      <w:r w:rsidRPr="0024633A">
        <w:rPr>
          <w:rFonts w:eastAsia="Times New Roman" w:cs="Tahoma"/>
          <w:color w:val="auto"/>
        </w:rPr>
        <w:t xml:space="preserve">as requiring HERS verification </w:t>
      </w:r>
      <w:proofErr w:type="gramStart"/>
      <w:r w:rsidRPr="0024633A">
        <w:rPr>
          <w:rFonts w:eastAsia="Times New Roman" w:cs="Tahoma"/>
          <w:color w:val="auto"/>
        </w:rPr>
        <w:t>at a later time</w:t>
      </w:r>
      <w:proofErr w:type="gramEnd"/>
      <w:r w:rsidR="006E6FFE" w:rsidRPr="0024633A">
        <w:rPr>
          <w:rFonts w:eastAsia="Times New Roman" w:cs="Tahoma"/>
          <w:color w:val="auto"/>
        </w:rPr>
        <w:t xml:space="preserve"> when</w:t>
      </w:r>
      <w:r w:rsidR="00633306" w:rsidRPr="0024633A">
        <w:rPr>
          <w:rFonts w:eastAsia="Times New Roman" w:cs="Tahoma"/>
          <w:color w:val="auto"/>
        </w:rPr>
        <w:t xml:space="preserve"> the weather is warmer</w:t>
      </w:r>
      <w:r w:rsidR="00C158DD" w:rsidRPr="0024633A">
        <w:rPr>
          <w:rFonts w:eastAsia="Times New Roman" w:cs="Tahoma"/>
          <w:color w:val="auto"/>
        </w:rPr>
        <w:t>,</w:t>
      </w:r>
      <w:r w:rsidR="00633306" w:rsidRPr="0024633A">
        <w:rPr>
          <w:rFonts w:eastAsia="Times New Roman" w:cs="Tahoma"/>
          <w:color w:val="auto"/>
        </w:rPr>
        <w:t xml:space="preserve"> when</w:t>
      </w:r>
      <w:r w:rsidR="006E6FFE" w:rsidRPr="0024633A">
        <w:rPr>
          <w:rFonts w:eastAsia="Times New Roman" w:cs="Tahoma"/>
          <w:color w:val="auto"/>
        </w:rPr>
        <w:t xml:space="preserve"> the enforcement agency has</w:t>
      </w:r>
      <w:r w:rsidR="008C0907" w:rsidRPr="0024633A">
        <w:rPr>
          <w:rFonts w:eastAsia="Times New Roman" w:cs="Tahoma"/>
          <w:color w:val="auto"/>
        </w:rPr>
        <w:t xml:space="preserve"> approved the dwelling</w:t>
      </w:r>
      <w:r w:rsidR="008C0907" w:rsidRPr="0024633A">
        <w:rPr>
          <w:rFonts w:cs="Tahoma"/>
        </w:rPr>
        <w:t xml:space="preserve"> </w:t>
      </w:r>
      <w:r w:rsidR="008C0907" w:rsidRPr="0024633A">
        <w:rPr>
          <w:rFonts w:eastAsia="Times New Roman" w:cs="Tahoma"/>
          <w:color w:val="auto"/>
        </w:rPr>
        <w:t>based on registration of only a CF2R-MCH-25</w:t>
      </w:r>
      <w:r w:rsidR="006E6FFE" w:rsidRPr="0024633A">
        <w:rPr>
          <w:rFonts w:eastAsia="Times New Roman" w:cs="Tahoma"/>
          <w:color w:val="auto"/>
        </w:rPr>
        <w:t>.</w:t>
      </w:r>
      <w:r w:rsidR="005479DF" w:rsidRPr="0024633A">
        <w:rPr>
          <w:rFonts w:eastAsia="Times New Roman" w:cs="Tahoma"/>
          <w:color w:val="auto"/>
        </w:rPr>
        <w:t xml:space="preserve"> </w:t>
      </w:r>
      <w:r w:rsidR="001124F9" w:rsidRPr="0024633A">
        <w:rPr>
          <w:rFonts w:eastAsia="Times New Roman" w:cs="Tahoma"/>
          <w:color w:val="auto"/>
        </w:rPr>
        <w:t>T</w:t>
      </w:r>
      <w:r w:rsidR="004802E9" w:rsidRPr="0024633A">
        <w:rPr>
          <w:rFonts w:eastAsia="Times New Roman" w:cs="Tahoma"/>
          <w:color w:val="auto"/>
        </w:rPr>
        <w:t xml:space="preserve">he Data Registry </w:t>
      </w:r>
      <w:r w:rsidR="00633306" w:rsidRPr="0024633A">
        <w:rPr>
          <w:rFonts w:eastAsia="Times New Roman" w:cs="Tahoma"/>
          <w:color w:val="auto"/>
        </w:rPr>
        <w:t>should</w:t>
      </w:r>
      <w:r w:rsidR="004802E9" w:rsidRPr="0024633A">
        <w:rPr>
          <w:rFonts w:eastAsia="Times New Roman" w:cs="Tahoma"/>
          <w:color w:val="auto"/>
        </w:rPr>
        <w:t xml:space="preserve"> also make available the capability </w:t>
      </w:r>
      <w:r w:rsidR="00282368" w:rsidRPr="0024633A">
        <w:rPr>
          <w:rFonts w:eastAsia="Times New Roman" w:cs="Tahoma"/>
          <w:color w:val="auto"/>
        </w:rPr>
        <w:t xml:space="preserve">for users </w:t>
      </w:r>
      <w:r w:rsidR="004802E9" w:rsidRPr="0024633A">
        <w:rPr>
          <w:rFonts w:eastAsia="Times New Roman" w:cs="Tahoma"/>
          <w:color w:val="auto"/>
        </w:rPr>
        <w:t xml:space="preserve">to enter notes that provide additional </w:t>
      </w:r>
      <w:r w:rsidR="00282368" w:rsidRPr="0024633A">
        <w:rPr>
          <w:rFonts w:eastAsia="Times New Roman" w:cs="Tahoma"/>
          <w:color w:val="auto"/>
        </w:rPr>
        <w:t>information useful for</w:t>
      </w:r>
      <w:r w:rsidR="004802E9" w:rsidRPr="0024633A">
        <w:rPr>
          <w:rFonts w:eastAsia="Times New Roman" w:cs="Tahoma"/>
          <w:color w:val="auto"/>
        </w:rPr>
        <w:t xml:space="preserve"> determining how</w:t>
      </w:r>
      <w:r w:rsidR="006E6FFE" w:rsidRPr="0024633A">
        <w:rPr>
          <w:rFonts w:eastAsia="Times New Roman" w:cs="Tahoma"/>
          <w:color w:val="auto"/>
        </w:rPr>
        <w:t xml:space="preserve"> and when</w:t>
      </w:r>
      <w:r w:rsidR="004802E9" w:rsidRPr="0024633A">
        <w:rPr>
          <w:rFonts w:eastAsia="Times New Roman" w:cs="Tahoma"/>
          <w:color w:val="auto"/>
        </w:rPr>
        <w:t xml:space="preserve"> </w:t>
      </w:r>
      <w:r w:rsidR="006E6FFE" w:rsidRPr="0024633A">
        <w:rPr>
          <w:rFonts w:eastAsia="Times New Roman" w:cs="Tahoma"/>
          <w:color w:val="auto"/>
        </w:rPr>
        <w:t xml:space="preserve">the needed </w:t>
      </w:r>
      <w:r w:rsidR="00A83601" w:rsidRPr="0024633A">
        <w:rPr>
          <w:rFonts w:eastAsia="Times New Roman" w:cs="Tahoma"/>
          <w:color w:val="auto"/>
        </w:rPr>
        <w:t xml:space="preserve">follow-up </w:t>
      </w:r>
      <w:r w:rsidR="006E6FFE" w:rsidRPr="0024633A">
        <w:rPr>
          <w:rFonts w:eastAsia="Times New Roman" w:cs="Tahoma"/>
          <w:color w:val="auto"/>
        </w:rPr>
        <w:t>HERS verification</w:t>
      </w:r>
      <w:r w:rsidR="00633306" w:rsidRPr="0024633A">
        <w:rPr>
          <w:rFonts w:eastAsia="Times New Roman" w:cs="Tahoma"/>
          <w:color w:val="auto"/>
        </w:rPr>
        <w:t xml:space="preserve"> should be conducted</w:t>
      </w:r>
      <w:r w:rsidR="006E6FFE" w:rsidRPr="0024633A">
        <w:rPr>
          <w:rFonts w:eastAsia="Times New Roman" w:cs="Tahoma"/>
          <w:color w:val="auto"/>
        </w:rPr>
        <w:t xml:space="preserve">, </w:t>
      </w:r>
      <w:r w:rsidR="00633306" w:rsidRPr="0024633A">
        <w:rPr>
          <w:rFonts w:eastAsia="Times New Roman" w:cs="Tahoma"/>
          <w:color w:val="auto"/>
        </w:rPr>
        <w:t>and if applicable,</w:t>
      </w:r>
      <w:r w:rsidR="006E6FFE" w:rsidRPr="0024633A">
        <w:rPr>
          <w:rFonts w:eastAsia="Times New Roman" w:cs="Tahoma"/>
          <w:color w:val="auto"/>
        </w:rPr>
        <w:t xml:space="preserve"> who should be contacted to perform the </w:t>
      </w:r>
      <w:r w:rsidR="00A83601" w:rsidRPr="0024633A">
        <w:rPr>
          <w:rFonts w:eastAsia="Times New Roman" w:cs="Tahoma"/>
          <w:color w:val="auto"/>
        </w:rPr>
        <w:t xml:space="preserve">follow-up </w:t>
      </w:r>
      <w:r w:rsidR="006E6FFE" w:rsidRPr="0024633A">
        <w:rPr>
          <w:rFonts w:eastAsia="Times New Roman" w:cs="Tahoma"/>
          <w:color w:val="auto"/>
        </w:rPr>
        <w:t>HERS verification.</w:t>
      </w:r>
      <w:r w:rsidR="005479DF" w:rsidRPr="0024633A">
        <w:rPr>
          <w:rFonts w:eastAsia="Times New Roman" w:cs="Tahoma"/>
          <w:color w:val="auto"/>
        </w:rPr>
        <w:t xml:space="preserve"> </w:t>
      </w:r>
    </w:p>
    <w:p w14:paraId="16EB2A4E" w14:textId="77777777" w:rsidR="0060310B" w:rsidRPr="0024633A" w:rsidRDefault="0060310B" w:rsidP="00542CC8">
      <w:pPr>
        <w:pStyle w:val="ListParagraph"/>
        <w:autoSpaceDE w:val="0"/>
        <w:autoSpaceDN w:val="0"/>
        <w:adjustRightInd w:val="0"/>
        <w:spacing w:after="240"/>
        <w:ind w:left="1440"/>
        <w:rPr>
          <w:rFonts w:eastAsia="Times New Roman" w:cs="Tahoma"/>
          <w:color w:val="auto"/>
        </w:rPr>
      </w:pPr>
    </w:p>
    <w:p w14:paraId="56C2BC4A" w14:textId="77777777" w:rsidR="006E6FFE" w:rsidRPr="0024633A" w:rsidRDefault="00EB027B" w:rsidP="00E8066F">
      <w:pPr>
        <w:pStyle w:val="ListParagraph"/>
        <w:numPr>
          <w:ilvl w:val="0"/>
          <w:numId w:val="23"/>
        </w:numPr>
        <w:autoSpaceDE w:val="0"/>
        <w:autoSpaceDN w:val="0"/>
        <w:adjustRightInd w:val="0"/>
        <w:spacing w:after="240"/>
        <w:rPr>
          <w:rFonts w:cs="Tahoma"/>
        </w:rPr>
      </w:pPr>
      <w:r w:rsidRPr="0024633A">
        <w:rPr>
          <w:rFonts w:eastAsia="Times New Roman" w:cs="Tahoma"/>
          <w:color w:val="auto"/>
        </w:rPr>
        <w:t>Additional Guidance</w:t>
      </w:r>
      <w:r w:rsidR="0059007A" w:rsidRPr="0024633A">
        <w:rPr>
          <w:rFonts w:eastAsia="Times New Roman" w:cs="Tahoma"/>
          <w:color w:val="auto"/>
        </w:rPr>
        <w:t xml:space="preserve"> for </w:t>
      </w:r>
      <w:r w:rsidR="006E6FFE" w:rsidRPr="0024633A">
        <w:rPr>
          <w:rFonts w:eastAsia="Times New Roman" w:cs="Tahoma"/>
          <w:color w:val="auto"/>
        </w:rPr>
        <w:t xml:space="preserve">Data Registry </w:t>
      </w:r>
      <w:r w:rsidR="00B751D4" w:rsidRPr="0024633A">
        <w:rPr>
          <w:rFonts w:eastAsia="Times New Roman" w:cs="Tahoma"/>
          <w:color w:val="auto"/>
        </w:rPr>
        <w:t>f</w:t>
      </w:r>
      <w:r w:rsidR="006E6FFE" w:rsidRPr="0024633A">
        <w:rPr>
          <w:rFonts w:eastAsia="Times New Roman" w:cs="Tahoma"/>
          <w:color w:val="auto"/>
        </w:rPr>
        <w:t xml:space="preserve">ollow-up communications </w:t>
      </w:r>
      <w:r w:rsidRPr="0024633A">
        <w:rPr>
          <w:rFonts w:eastAsia="Times New Roman" w:cs="Tahoma"/>
          <w:color w:val="auto"/>
        </w:rPr>
        <w:t>for</w:t>
      </w:r>
      <w:r w:rsidR="006E6FFE" w:rsidRPr="0024633A">
        <w:rPr>
          <w:rFonts w:eastAsia="Times New Roman" w:cs="Tahoma"/>
          <w:color w:val="auto"/>
        </w:rPr>
        <w:t xml:space="preserve"> prompt</w:t>
      </w:r>
      <w:r w:rsidRPr="0024633A">
        <w:rPr>
          <w:rFonts w:eastAsia="Times New Roman" w:cs="Tahoma"/>
          <w:color w:val="auto"/>
        </w:rPr>
        <w:t>ing</w:t>
      </w:r>
      <w:r w:rsidR="006E6FFE" w:rsidRPr="0024633A">
        <w:rPr>
          <w:rFonts w:eastAsia="Times New Roman" w:cs="Tahoma"/>
          <w:color w:val="auto"/>
        </w:rPr>
        <w:t xml:space="preserve"> for HERS verification according to RA2.4.4</w:t>
      </w:r>
      <w:r w:rsidR="0060310B" w:rsidRPr="0024633A">
        <w:rPr>
          <w:rFonts w:eastAsia="Times New Roman" w:cs="Tahoma"/>
          <w:color w:val="auto"/>
        </w:rPr>
        <w:t>:</w:t>
      </w:r>
    </w:p>
    <w:p w14:paraId="07BE4771" w14:textId="77777777" w:rsidR="006E6FFE" w:rsidRPr="0024633A" w:rsidRDefault="006E6FFE" w:rsidP="00E8066F">
      <w:pPr>
        <w:pStyle w:val="ListParagraph"/>
        <w:autoSpaceDE w:val="0"/>
        <w:autoSpaceDN w:val="0"/>
        <w:adjustRightInd w:val="0"/>
        <w:spacing w:after="240"/>
        <w:rPr>
          <w:rFonts w:eastAsia="Times New Roman" w:cs="Tahoma"/>
          <w:color w:val="auto"/>
        </w:rPr>
      </w:pPr>
    </w:p>
    <w:p w14:paraId="6162F57E" w14:textId="2B2CA8CC" w:rsidR="007043C4" w:rsidRDefault="00FF2272" w:rsidP="00E8066F">
      <w:pPr>
        <w:pStyle w:val="ListParagraph"/>
        <w:autoSpaceDE w:val="0"/>
        <w:autoSpaceDN w:val="0"/>
        <w:adjustRightInd w:val="0"/>
        <w:spacing w:after="240"/>
        <w:rPr>
          <w:ins w:id="4184" w:author="Haider Alhabibi" w:date="2022-02-11T15:37:00Z"/>
          <w:rFonts w:eastAsia="Times New Roman" w:cs="Tahoma"/>
          <w:color w:val="auto"/>
        </w:rPr>
      </w:pPr>
      <w:r w:rsidRPr="0024633A">
        <w:rPr>
          <w:rFonts w:eastAsia="Times New Roman" w:cs="Tahoma"/>
          <w:color w:val="auto"/>
        </w:rPr>
        <w:t>Once</w:t>
      </w:r>
      <w:r w:rsidR="00EB0A7E" w:rsidRPr="0024633A">
        <w:rPr>
          <w:rFonts w:eastAsia="Times New Roman" w:cs="Tahoma"/>
          <w:color w:val="auto"/>
        </w:rPr>
        <w:t xml:space="preserve"> the </w:t>
      </w:r>
      <w:r w:rsidR="000F0A80" w:rsidRPr="0024633A">
        <w:rPr>
          <w:rFonts w:eastAsia="Times New Roman" w:cs="Tahoma"/>
          <w:color w:val="auto"/>
        </w:rPr>
        <w:t>D</w:t>
      </w:r>
      <w:r w:rsidR="0060310B" w:rsidRPr="0024633A">
        <w:rPr>
          <w:rFonts w:eastAsia="Times New Roman" w:cs="Tahoma"/>
          <w:color w:val="auto"/>
        </w:rPr>
        <w:t xml:space="preserve">ata </w:t>
      </w:r>
      <w:r w:rsidR="000F0A80" w:rsidRPr="0024633A">
        <w:rPr>
          <w:rFonts w:eastAsia="Times New Roman" w:cs="Tahoma"/>
          <w:color w:val="auto"/>
        </w:rPr>
        <w:t>R</w:t>
      </w:r>
      <w:r w:rsidR="0060310B" w:rsidRPr="0024633A">
        <w:rPr>
          <w:rFonts w:eastAsia="Times New Roman" w:cs="Tahoma"/>
          <w:color w:val="auto"/>
        </w:rPr>
        <w:t xml:space="preserve">egistry </w:t>
      </w:r>
      <w:r w:rsidR="00EB0A7E" w:rsidRPr="0024633A">
        <w:rPr>
          <w:rFonts w:eastAsia="Times New Roman" w:cs="Tahoma"/>
          <w:color w:val="auto"/>
        </w:rPr>
        <w:t>has set</w:t>
      </w:r>
      <w:r w:rsidRPr="0024633A">
        <w:rPr>
          <w:rFonts w:eastAsia="Times New Roman" w:cs="Tahoma"/>
          <w:color w:val="auto"/>
        </w:rPr>
        <w:t xml:space="preserve"> a flag </w:t>
      </w:r>
      <w:r w:rsidR="00EB0A7E" w:rsidRPr="0024633A">
        <w:rPr>
          <w:rFonts w:eastAsia="Times New Roman" w:cs="Tahoma"/>
          <w:color w:val="auto"/>
        </w:rPr>
        <w:t>to indicate that a</w:t>
      </w:r>
      <w:r w:rsidRPr="0024633A">
        <w:rPr>
          <w:rFonts w:eastAsia="Times New Roman" w:cs="Tahoma"/>
          <w:color w:val="auto"/>
        </w:rPr>
        <w:t xml:space="preserve"> follow-up</w:t>
      </w:r>
      <w:r w:rsidR="00D83CD3" w:rsidRPr="0024633A">
        <w:rPr>
          <w:rFonts w:eastAsia="Times New Roman" w:cs="Tahoma"/>
          <w:color w:val="auto"/>
        </w:rPr>
        <w:t xml:space="preserve"> HERS verification</w:t>
      </w:r>
      <w:r w:rsidR="00EB0A7E" w:rsidRPr="0024633A">
        <w:rPr>
          <w:rFonts w:eastAsia="Times New Roman" w:cs="Tahoma"/>
          <w:color w:val="auto"/>
        </w:rPr>
        <w:t xml:space="preserve"> is required</w:t>
      </w:r>
      <w:r w:rsidRPr="0024633A">
        <w:rPr>
          <w:rFonts w:eastAsia="Times New Roman" w:cs="Tahoma"/>
          <w:color w:val="auto"/>
        </w:rPr>
        <w:t xml:space="preserve">, the </w:t>
      </w:r>
      <w:r w:rsidR="00B819BE" w:rsidRPr="0024633A">
        <w:rPr>
          <w:rFonts w:eastAsia="Times New Roman" w:cs="Tahoma"/>
          <w:color w:val="auto"/>
        </w:rPr>
        <w:t>D</w:t>
      </w:r>
      <w:r w:rsidRPr="0024633A">
        <w:rPr>
          <w:rFonts w:eastAsia="Times New Roman" w:cs="Tahoma"/>
          <w:color w:val="auto"/>
        </w:rPr>
        <w:t xml:space="preserve">ata </w:t>
      </w:r>
      <w:r w:rsidR="00B819BE" w:rsidRPr="0024633A">
        <w:rPr>
          <w:rFonts w:eastAsia="Times New Roman" w:cs="Tahoma"/>
          <w:color w:val="auto"/>
        </w:rPr>
        <w:t>R</w:t>
      </w:r>
      <w:r w:rsidRPr="0024633A">
        <w:rPr>
          <w:rFonts w:eastAsia="Times New Roman" w:cs="Tahoma"/>
          <w:color w:val="auto"/>
        </w:rPr>
        <w:t xml:space="preserve">egistry can be configured to </w:t>
      </w:r>
      <w:r w:rsidR="000D26F8" w:rsidRPr="0024633A">
        <w:rPr>
          <w:rFonts w:eastAsia="Times New Roman" w:cs="Tahoma"/>
          <w:color w:val="auto"/>
        </w:rPr>
        <w:t xml:space="preserve">automatically </w:t>
      </w:r>
      <w:r w:rsidRPr="0024633A">
        <w:rPr>
          <w:rFonts w:eastAsia="Times New Roman" w:cs="Tahoma"/>
          <w:color w:val="auto"/>
        </w:rPr>
        <w:t xml:space="preserve">distribute reminder communications to </w:t>
      </w:r>
      <w:r w:rsidR="00EB0A7E" w:rsidRPr="0024633A">
        <w:rPr>
          <w:rFonts w:eastAsia="Times New Roman" w:cs="Tahoma"/>
          <w:color w:val="auto"/>
        </w:rPr>
        <w:t xml:space="preserve">the </w:t>
      </w:r>
      <w:r w:rsidRPr="0024633A">
        <w:rPr>
          <w:rFonts w:eastAsia="Times New Roman" w:cs="Tahoma"/>
          <w:color w:val="auto"/>
        </w:rPr>
        <w:t xml:space="preserve">appropriate persons at </w:t>
      </w:r>
      <w:r w:rsidR="00EB0A7E" w:rsidRPr="0024633A">
        <w:rPr>
          <w:rFonts w:eastAsia="Times New Roman" w:cs="Tahoma"/>
          <w:color w:val="auto"/>
        </w:rPr>
        <w:t>predetermined</w:t>
      </w:r>
      <w:r w:rsidRPr="0024633A">
        <w:rPr>
          <w:rFonts w:eastAsia="Times New Roman" w:cs="Tahoma"/>
          <w:color w:val="auto"/>
        </w:rPr>
        <w:t xml:space="preserve"> time(s)</w:t>
      </w:r>
      <w:r w:rsidR="00EB0A7E" w:rsidRPr="0024633A">
        <w:rPr>
          <w:rFonts w:eastAsia="Times New Roman" w:cs="Tahoma"/>
          <w:color w:val="auto"/>
        </w:rPr>
        <w:t xml:space="preserve"> or when predetermined conditions</w:t>
      </w:r>
      <w:r w:rsidR="00C56DEE">
        <w:rPr>
          <w:rFonts w:eastAsia="Times New Roman" w:cs="Tahoma"/>
          <w:color w:val="auto"/>
        </w:rPr>
        <w:t>,</w:t>
      </w:r>
      <w:r w:rsidR="00C158DD" w:rsidRPr="0024633A">
        <w:rPr>
          <w:rFonts w:eastAsia="Times New Roman" w:cs="Tahoma"/>
          <w:color w:val="auto"/>
        </w:rPr>
        <w:t xml:space="preserve"> such as warmer weather</w:t>
      </w:r>
      <w:r w:rsidR="00C56DEE">
        <w:rPr>
          <w:rFonts w:eastAsia="Times New Roman" w:cs="Tahoma"/>
          <w:color w:val="auto"/>
        </w:rPr>
        <w:t>,</w:t>
      </w:r>
      <w:r w:rsidR="00EB0A7E" w:rsidRPr="0024633A">
        <w:rPr>
          <w:rFonts w:eastAsia="Times New Roman" w:cs="Tahoma"/>
          <w:color w:val="auto"/>
        </w:rPr>
        <w:t xml:space="preserve"> are met.</w:t>
      </w:r>
    </w:p>
    <w:p w14:paraId="6B54652F" w14:textId="1FBABC6E" w:rsidR="00342FCE" w:rsidRDefault="00342FCE" w:rsidP="00E8066F">
      <w:pPr>
        <w:pStyle w:val="ListParagraph"/>
        <w:autoSpaceDE w:val="0"/>
        <w:autoSpaceDN w:val="0"/>
        <w:adjustRightInd w:val="0"/>
        <w:spacing w:after="240"/>
        <w:rPr>
          <w:ins w:id="4185" w:author="Haider Alhabibi" w:date="2022-02-11T15:37:00Z"/>
          <w:rFonts w:eastAsia="Times New Roman" w:cs="Tahoma"/>
          <w:color w:val="auto"/>
        </w:rPr>
      </w:pPr>
    </w:p>
    <w:p w14:paraId="475CAAD7" w14:textId="37E7BB13" w:rsidR="00D7524C" w:rsidRPr="008839BA" w:rsidRDefault="002632A7" w:rsidP="00E36219">
      <w:pPr>
        <w:pStyle w:val="ListParagraph"/>
        <w:numPr>
          <w:ilvl w:val="1"/>
          <w:numId w:val="18"/>
        </w:numPr>
        <w:autoSpaceDE w:val="0"/>
        <w:autoSpaceDN w:val="0"/>
        <w:adjustRightInd w:val="0"/>
        <w:spacing w:after="240"/>
        <w:ind w:left="630" w:hanging="630"/>
        <w:rPr>
          <w:rFonts w:cs="Tahoma"/>
          <w:b/>
          <w:bCs/>
          <w:sz w:val="28"/>
        </w:rPr>
      </w:pPr>
      <w:r w:rsidRPr="00342FCE">
        <w:rPr>
          <w:b/>
          <w:sz w:val="28"/>
          <w:szCs w:val="28"/>
        </w:rPr>
        <w:lastRenderedPageBreak/>
        <w:t xml:space="preserve">General </w:t>
      </w:r>
      <w:r w:rsidRPr="008839BA">
        <w:rPr>
          <w:rFonts w:cs="Tahoma"/>
          <w:b/>
          <w:bCs/>
          <w:sz w:val="28"/>
        </w:rPr>
        <w:t>Configuration Rules</w:t>
      </w:r>
    </w:p>
    <w:p w14:paraId="2F8505B8" w14:textId="77777777" w:rsidR="0002006F" w:rsidRDefault="0002006F" w:rsidP="00F7537F">
      <w:pPr>
        <w:pStyle w:val="ListParagraph"/>
        <w:autoSpaceDE w:val="0"/>
        <w:autoSpaceDN w:val="0"/>
        <w:adjustRightInd w:val="0"/>
        <w:jc w:val="center"/>
        <w:rPr>
          <w:b/>
          <w:bCs/>
        </w:rPr>
      </w:pPr>
    </w:p>
    <w:p w14:paraId="38F67E84" w14:textId="2150637A" w:rsidR="00342FCE" w:rsidRDefault="00342FCE" w:rsidP="00F7537F">
      <w:pPr>
        <w:pStyle w:val="ListParagraph"/>
        <w:autoSpaceDE w:val="0"/>
        <w:autoSpaceDN w:val="0"/>
        <w:adjustRightInd w:val="0"/>
        <w:jc w:val="center"/>
        <w:rPr>
          <w:b/>
          <w:bCs/>
        </w:rPr>
      </w:pPr>
      <w:r w:rsidRPr="00342FCE">
        <w:rPr>
          <w:b/>
          <w:bCs/>
        </w:rPr>
        <w:t>Table 6-1</w:t>
      </w:r>
      <w:r w:rsidR="002274EC">
        <w:rPr>
          <w:b/>
          <w:bCs/>
        </w:rPr>
        <w:t>a</w:t>
      </w:r>
      <w:r w:rsidRPr="00342FCE">
        <w:rPr>
          <w:b/>
          <w:bCs/>
        </w:rPr>
        <w:t xml:space="preserve">. Document Configuration Rules Applicable to </w:t>
      </w:r>
      <w:r w:rsidRPr="00342FCE">
        <w:rPr>
          <w:b/>
          <w:bCs/>
        </w:rPr>
        <w:br/>
        <w:t>20</w:t>
      </w:r>
      <w:ins w:id="4186" w:author="Haider Alhabibi" w:date="2022-02-11T15:50:00Z">
        <w:r w:rsidR="001C3F03">
          <w:rPr>
            <w:b/>
            <w:bCs/>
          </w:rPr>
          <w:t>22</w:t>
        </w:r>
      </w:ins>
      <w:del w:id="4187" w:author="Haider Alhabibi" w:date="2022-02-11T15:50:00Z">
        <w:r w:rsidRPr="00342FCE" w:rsidDel="001C3F03">
          <w:rPr>
            <w:b/>
            <w:bCs/>
          </w:rPr>
          <w:delText>19</w:delText>
        </w:r>
      </w:del>
      <w:ins w:id="4188" w:author="Haider Alhabibi" w:date="2022-02-11T15:50:00Z">
        <w:r w:rsidR="001C3F03">
          <w:rPr>
            <w:b/>
            <w:bCs/>
          </w:rPr>
          <w:t xml:space="preserve"> Single Family</w:t>
        </w:r>
      </w:ins>
      <w:r w:rsidRPr="00342FCE">
        <w:rPr>
          <w:b/>
          <w:bCs/>
        </w:rPr>
        <w:t xml:space="preserve"> Compliance Documents and HERS Features</w:t>
      </w:r>
    </w:p>
    <w:p w14:paraId="220CA14A" w14:textId="77777777" w:rsidR="00E97734" w:rsidRPr="00342FCE" w:rsidRDefault="00E97734" w:rsidP="00F7537F">
      <w:pPr>
        <w:pStyle w:val="ListParagraph"/>
        <w:autoSpaceDE w:val="0"/>
        <w:autoSpaceDN w:val="0"/>
        <w:adjustRightInd w:val="0"/>
        <w:jc w:val="center"/>
        <w:rPr>
          <w:b/>
          <w:bCs/>
        </w:rPr>
      </w:pPr>
    </w:p>
    <w:tbl>
      <w:tblPr>
        <w:tblStyle w:val="TableGrid"/>
        <w:tblW w:w="0" w:type="auto"/>
        <w:tblLook w:val="04A0" w:firstRow="1" w:lastRow="0" w:firstColumn="1" w:lastColumn="0" w:noHBand="0" w:noVBand="1"/>
      </w:tblPr>
      <w:tblGrid>
        <w:gridCol w:w="2100"/>
        <w:gridCol w:w="2658"/>
        <w:gridCol w:w="2272"/>
        <w:gridCol w:w="2320"/>
      </w:tblGrid>
      <w:tr w:rsidR="00342FCE" w:rsidRPr="00342FCE" w14:paraId="3D343214" w14:textId="77777777" w:rsidTr="003176E8">
        <w:trPr>
          <w:trHeight w:val="1187"/>
          <w:tblHeader/>
        </w:trPr>
        <w:tc>
          <w:tcPr>
            <w:tcW w:w="2100" w:type="dxa"/>
            <w:vAlign w:val="center"/>
          </w:tcPr>
          <w:p w14:paraId="636062D8" w14:textId="77777777" w:rsidR="00342FCE" w:rsidRPr="00342FCE" w:rsidRDefault="00342FCE" w:rsidP="00D96CB1">
            <w:pPr>
              <w:pStyle w:val="ListParagraph"/>
              <w:autoSpaceDE w:val="0"/>
              <w:autoSpaceDN w:val="0"/>
              <w:adjustRightInd w:val="0"/>
              <w:spacing w:after="240"/>
              <w:jc w:val="center"/>
              <w:rPr>
                <w:b/>
              </w:rPr>
            </w:pPr>
            <w:r w:rsidRPr="00342FCE">
              <w:rPr>
                <w:b/>
              </w:rPr>
              <w:t>Document Number</w:t>
            </w:r>
          </w:p>
        </w:tc>
        <w:tc>
          <w:tcPr>
            <w:tcW w:w="2658" w:type="dxa"/>
            <w:vAlign w:val="center"/>
          </w:tcPr>
          <w:p w14:paraId="03BCF0F5" w14:textId="77777777" w:rsidR="00342FCE" w:rsidRPr="00342FCE" w:rsidRDefault="00342FCE" w:rsidP="00D96CB1">
            <w:pPr>
              <w:pStyle w:val="ListParagraph"/>
              <w:autoSpaceDE w:val="0"/>
              <w:autoSpaceDN w:val="0"/>
              <w:adjustRightInd w:val="0"/>
              <w:spacing w:after="240"/>
              <w:jc w:val="center"/>
              <w:rPr>
                <w:b/>
              </w:rPr>
            </w:pPr>
            <w:r w:rsidRPr="00342FCE">
              <w:rPr>
                <w:b/>
              </w:rPr>
              <w:t>Document Type</w:t>
            </w:r>
          </w:p>
        </w:tc>
        <w:tc>
          <w:tcPr>
            <w:tcW w:w="2272" w:type="dxa"/>
            <w:vAlign w:val="center"/>
          </w:tcPr>
          <w:p w14:paraId="02749D7B" w14:textId="77777777" w:rsidR="00342FCE" w:rsidRPr="00342FCE" w:rsidRDefault="00342FCE" w:rsidP="00D96CB1">
            <w:pPr>
              <w:pStyle w:val="ListParagraph"/>
              <w:autoSpaceDE w:val="0"/>
              <w:autoSpaceDN w:val="0"/>
              <w:adjustRightInd w:val="0"/>
              <w:spacing w:after="240"/>
              <w:jc w:val="center"/>
              <w:rPr>
                <w:b/>
              </w:rPr>
            </w:pPr>
            <w:r w:rsidRPr="00342FCE">
              <w:rPr>
                <w:b/>
              </w:rPr>
              <w:t>Document Description</w:t>
            </w:r>
          </w:p>
        </w:tc>
        <w:tc>
          <w:tcPr>
            <w:tcW w:w="2320" w:type="dxa"/>
            <w:vAlign w:val="center"/>
          </w:tcPr>
          <w:p w14:paraId="4ECA2D2F" w14:textId="4823062C" w:rsidR="00342FCE" w:rsidRPr="00342FCE" w:rsidRDefault="00B81149" w:rsidP="00D96CB1">
            <w:pPr>
              <w:pStyle w:val="ListParagraph"/>
              <w:autoSpaceDE w:val="0"/>
              <w:autoSpaceDN w:val="0"/>
              <w:adjustRightInd w:val="0"/>
              <w:spacing w:after="240"/>
              <w:jc w:val="center"/>
              <w:rPr>
                <w:b/>
              </w:rPr>
            </w:pPr>
            <w:ins w:id="4189" w:author="Haider Alhabibi" w:date="2022-02-11T15:51:00Z">
              <w:r w:rsidRPr="00B81149">
                <w:rPr>
                  <w:b/>
                </w:rPr>
                <w:t xml:space="preserve">Single-Family </w:t>
              </w:r>
            </w:ins>
            <w:r w:rsidR="00342FCE" w:rsidRPr="00342FCE">
              <w:rPr>
                <w:b/>
              </w:rPr>
              <w:t>Document Configuration Rules</w:t>
            </w:r>
          </w:p>
        </w:tc>
      </w:tr>
      <w:tr w:rsidR="00342FCE" w:rsidRPr="00342FCE" w14:paraId="270219B4" w14:textId="77777777" w:rsidTr="00E36219">
        <w:tc>
          <w:tcPr>
            <w:tcW w:w="2100" w:type="dxa"/>
          </w:tcPr>
          <w:p w14:paraId="1671F71E" w14:textId="77777777" w:rsidR="00342FCE" w:rsidRPr="00342FCE" w:rsidRDefault="00342FCE" w:rsidP="00342FCE">
            <w:pPr>
              <w:pStyle w:val="ListParagraph"/>
              <w:autoSpaceDE w:val="0"/>
              <w:autoSpaceDN w:val="0"/>
              <w:adjustRightInd w:val="0"/>
              <w:spacing w:after="240"/>
            </w:pPr>
            <w:r w:rsidRPr="00342FCE">
              <w:t>CF1R-NCB-01-E</w:t>
            </w:r>
          </w:p>
        </w:tc>
        <w:tc>
          <w:tcPr>
            <w:tcW w:w="2658" w:type="dxa"/>
          </w:tcPr>
          <w:p w14:paraId="2D22092D" w14:textId="77777777" w:rsidR="00342FCE" w:rsidRPr="00342FCE" w:rsidRDefault="00342FCE" w:rsidP="00342FCE">
            <w:pPr>
              <w:pStyle w:val="ListParagraph"/>
              <w:autoSpaceDE w:val="0"/>
              <w:autoSpaceDN w:val="0"/>
              <w:adjustRightInd w:val="0"/>
              <w:spacing w:after="240"/>
            </w:pPr>
            <w:r w:rsidRPr="00342FCE">
              <w:t>Prescriptive Certificate of Compliance</w:t>
            </w:r>
          </w:p>
        </w:tc>
        <w:tc>
          <w:tcPr>
            <w:tcW w:w="2272" w:type="dxa"/>
          </w:tcPr>
          <w:p w14:paraId="0DC6BD92" w14:textId="77777777" w:rsidR="00342FCE" w:rsidRPr="00342FCE" w:rsidRDefault="00342FCE" w:rsidP="00342FCE">
            <w:pPr>
              <w:pStyle w:val="ListParagraph"/>
              <w:autoSpaceDE w:val="0"/>
              <w:autoSpaceDN w:val="0"/>
              <w:adjustRightInd w:val="0"/>
              <w:spacing w:after="240"/>
            </w:pPr>
            <w:r w:rsidRPr="00342FCE">
              <w:t>Residential Newly Constructed Buildings, and Additions Greater Than 1,000 ft</w:t>
            </w:r>
            <w:r w:rsidRPr="00342FCE">
              <w:rPr>
                <w:vertAlign w:val="superscript"/>
              </w:rPr>
              <w:t>2</w:t>
            </w:r>
            <w:r w:rsidRPr="00342FCE">
              <w:t xml:space="preserve"> (Prescriptive)</w:t>
            </w:r>
          </w:p>
        </w:tc>
        <w:tc>
          <w:tcPr>
            <w:tcW w:w="2320" w:type="dxa"/>
          </w:tcPr>
          <w:p w14:paraId="1C6342B0" w14:textId="2AB584D1" w:rsidR="00342FCE" w:rsidRPr="00342FCE" w:rsidRDefault="00342FCE" w:rsidP="00342FCE">
            <w:pPr>
              <w:pStyle w:val="ListParagraph"/>
              <w:autoSpaceDE w:val="0"/>
              <w:autoSpaceDN w:val="0"/>
              <w:adjustRightInd w:val="0"/>
              <w:spacing w:after="240"/>
            </w:pPr>
            <w:r w:rsidRPr="00342FCE">
              <w:t>Prompt user to select compliance method and project scope.</w:t>
            </w:r>
            <w:r w:rsidRPr="00342FCE">
              <w:br/>
            </w:r>
            <w:r w:rsidRPr="00342FCE">
              <w:br/>
              <w:t>If compliance method is prescriptive and project scope if newly constructed building, or prescriptive newly constructed addition greater than 1,000 ft</w:t>
            </w:r>
            <w:r w:rsidRPr="00342FCE">
              <w:rPr>
                <w:vertAlign w:val="superscript"/>
              </w:rPr>
              <w:t>2</w:t>
            </w:r>
            <w:r w:rsidRPr="00342FCE">
              <w:t>, then require one CF1R-NCB-01 for the building.</w:t>
            </w:r>
            <w:r w:rsidRPr="00342FCE">
              <w:br/>
            </w:r>
            <w:r w:rsidRPr="00342FCE">
              <w:br/>
            </w:r>
            <w:del w:id="4190" w:author="Haider Alhabibi" w:date="2022-02-11T15:52:00Z">
              <w:r w:rsidRPr="00342FCE" w:rsidDel="0072448B">
                <w:delText>The CF1R-NCB-01 is applicable to single family and multifamily buildings.</w:delText>
              </w:r>
            </w:del>
          </w:p>
        </w:tc>
      </w:tr>
      <w:tr w:rsidR="00342FCE" w:rsidRPr="00342FCE" w14:paraId="65AB14CB" w14:textId="77777777" w:rsidTr="00E36219">
        <w:tc>
          <w:tcPr>
            <w:tcW w:w="2100" w:type="dxa"/>
          </w:tcPr>
          <w:p w14:paraId="16A0D7F9" w14:textId="77777777" w:rsidR="00342FCE" w:rsidRPr="00342FCE" w:rsidRDefault="00342FCE" w:rsidP="00342FCE">
            <w:pPr>
              <w:pStyle w:val="ListParagraph"/>
              <w:autoSpaceDE w:val="0"/>
              <w:autoSpaceDN w:val="0"/>
              <w:adjustRightInd w:val="0"/>
              <w:spacing w:after="240"/>
            </w:pPr>
            <w:r w:rsidRPr="00342FCE">
              <w:t>CF1R-ADD-01-E</w:t>
            </w:r>
          </w:p>
        </w:tc>
        <w:tc>
          <w:tcPr>
            <w:tcW w:w="2658" w:type="dxa"/>
          </w:tcPr>
          <w:p w14:paraId="338A2D2C" w14:textId="77777777" w:rsidR="00342FCE" w:rsidRPr="00342FCE" w:rsidRDefault="00342FCE" w:rsidP="00342FCE">
            <w:pPr>
              <w:pStyle w:val="ListParagraph"/>
              <w:autoSpaceDE w:val="0"/>
              <w:autoSpaceDN w:val="0"/>
              <w:adjustRightInd w:val="0"/>
              <w:spacing w:after="240"/>
            </w:pPr>
            <w:r w:rsidRPr="00342FCE">
              <w:t>Prescriptive Certificate of Compliance</w:t>
            </w:r>
          </w:p>
        </w:tc>
        <w:tc>
          <w:tcPr>
            <w:tcW w:w="2272" w:type="dxa"/>
          </w:tcPr>
          <w:p w14:paraId="56F3AFEC" w14:textId="77777777" w:rsidR="00342FCE" w:rsidRPr="00342FCE" w:rsidRDefault="00342FCE" w:rsidP="00342FCE">
            <w:pPr>
              <w:pStyle w:val="ListParagraph"/>
              <w:autoSpaceDE w:val="0"/>
              <w:autoSpaceDN w:val="0"/>
              <w:adjustRightInd w:val="0"/>
              <w:spacing w:after="240"/>
            </w:pPr>
            <w:r w:rsidRPr="00342FCE">
              <w:t>Residential Building Additions Less Than or Equal To 1,000 ft</w:t>
            </w:r>
            <w:r w:rsidRPr="00342FCE">
              <w:rPr>
                <w:vertAlign w:val="superscript"/>
              </w:rPr>
              <w:t>2</w:t>
            </w:r>
            <w:r w:rsidRPr="00342FCE">
              <w:t xml:space="preserve"> (Prescriptive)</w:t>
            </w:r>
          </w:p>
        </w:tc>
        <w:tc>
          <w:tcPr>
            <w:tcW w:w="2320" w:type="dxa"/>
          </w:tcPr>
          <w:p w14:paraId="5DB0E0C0" w14:textId="0DF28680" w:rsidR="00342FCE" w:rsidRPr="00342FCE" w:rsidRDefault="00342FCE" w:rsidP="00342FCE">
            <w:pPr>
              <w:pStyle w:val="ListParagraph"/>
              <w:autoSpaceDE w:val="0"/>
              <w:autoSpaceDN w:val="0"/>
              <w:adjustRightInd w:val="0"/>
              <w:spacing w:after="240"/>
            </w:pPr>
            <w:r w:rsidRPr="00342FCE">
              <w:t>Prompt user to select compliance method and project scope.</w:t>
            </w:r>
            <w:r w:rsidRPr="00342FCE">
              <w:br/>
            </w:r>
            <w:r w:rsidRPr="00342FCE">
              <w:br/>
              <w:t>If compliance method is prescriptive and project scope is newly constructed addition less than or equal to 1,000 ft</w:t>
            </w:r>
            <w:r w:rsidRPr="00342FCE">
              <w:rPr>
                <w:vertAlign w:val="superscript"/>
              </w:rPr>
              <w:t>2</w:t>
            </w:r>
            <w:r w:rsidRPr="00342FCE">
              <w:t xml:space="preserve"> (including </w:t>
            </w:r>
            <w:r w:rsidRPr="00342FCE">
              <w:lastRenderedPageBreak/>
              <w:t>ADUs), then require one CF1R-ADD-01 for the building.</w:t>
            </w:r>
            <w:r w:rsidRPr="00342FCE">
              <w:br/>
            </w:r>
            <w:r w:rsidRPr="00342FCE">
              <w:br/>
            </w:r>
            <w:del w:id="4191" w:author="Haider Alhabibi" w:date="2022-02-11T15:52:00Z">
              <w:r w:rsidRPr="00342FCE" w:rsidDel="0072448B">
                <w:delText>The CF1R-ADD-01 is applicable to single family and multifamily buildings.</w:delText>
              </w:r>
            </w:del>
          </w:p>
        </w:tc>
      </w:tr>
      <w:tr w:rsidR="00342FCE" w:rsidRPr="00342FCE" w14:paraId="290E4E31" w14:textId="77777777" w:rsidTr="00E36219">
        <w:tc>
          <w:tcPr>
            <w:tcW w:w="2100" w:type="dxa"/>
          </w:tcPr>
          <w:p w14:paraId="6F4990ED" w14:textId="77777777" w:rsidR="00342FCE" w:rsidRPr="00342FCE" w:rsidRDefault="00342FCE" w:rsidP="00342FCE">
            <w:pPr>
              <w:pStyle w:val="ListParagraph"/>
              <w:autoSpaceDE w:val="0"/>
              <w:autoSpaceDN w:val="0"/>
              <w:adjustRightInd w:val="0"/>
              <w:spacing w:after="240"/>
            </w:pPr>
            <w:r w:rsidRPr="00342FCE">
              <w:lastRenderedPageBreak/>
              <w:t>CF1R-ALT-01-E</w:t>
            </w:r>
          </w:p>
        </w:tc>
        <w:tc>
          <w:tcPr>
            <w:tcW w:w="2658" w:type="dxa"/>
          </w:tcPr>
          <w:p w14:paraId="7449C47D" w14:textId="77777777" w:rsidR="00342FCE" w:rsidRPr="00342FCE" w:rsidRDefault="00342FCE" w:rsidP="00342FCE">
            <w:pPr>
              <w:pStyle w:val="ListParagraph"/>
              <w:autoSpaceDE w:val="0"/>
              <w:autoSpaceDN w:val="0"/>
              <w:adjustRightInd w:val="0"/>
              <w:spacing w:after="240"/>
            </w:pPr>
            <w:r w:rsidRPr="00342FCE">
              <w:t>Prescriptive Certificate of Compliance</w:t>
            </w:r>
          </w:p>
        </w:tc>
        <w:tc>
          <w:tcPr>
            <w:tcW w:w="2272" w:type="dxa"/>
          </w:tcPr>
          <w:p w14:paraId="4D03DAEF" w14:textId="77777777" w:rsidR="00342FCE" w:rsidRPr="00342FCE" w:rsidRDefault="00342FCE" w:rsidP="00342FCE">
            <w:pPr>
              <w:pStyle w:val="ListParagraph"/>
              <w:autoSpaceDE w:val="0"/>
              <w:autoSpaceDN w:val="0"/>
              <w:adjustRightInd w:val="0"/>
              <w:spacing w:after="240"/>
            </w:pPr>
            <w:r w:rsidRPr="00342FCE">
              <w:t>Residential Building Alterations (Prescriptive)</w:t>
            </w:r>
          </w:p>
        </w:tc>
        <w:tc>
          <w:tcPr>
            <w:tcW w:w="2320" w:type="dxa"/>
          </w:tcPr>
          <w:p w14:paraId="27F2CF7A" w14:textId="06C472B3" w:rsidR="00342FCE" w:rsidRPr="00342FCE" w:rsidRDefault="00342FCE" w:rsidP="00342FCE">
            <w:pPr>
              <w:pStyle w:val="ListParagraph"/>
              <w:autoSpaceDE w:val="0"/>
              <w:autoSpaceDN w:val="0"/>
              <w:adjustRightInd w:val="0"/>
              <w:spacing w:after="240"/>
            </w:pPr>
            <w:r w:rsidRPr="00342FCE">
              <w:t>Prompt user to select compliance method and project scope.</w:t>
            </w:r>
            <w:r w:rsidRPr="00342FCE">
              <w:br/>
            </w:r>
            <w:r w:rsidRPr="00342FCE">
              <w:br/>
              <w:t>If compliance method is prescriptive and project scope is alteration to one or more building components, including an alteration to a space conditioning systems, then require on CF1R-ALT-01 for the building.</w:t>
            </w:r>
            <w:r w:rsidRPr="00342FCE">
              <w:br/>
            </w:r>
            <w:r w:rsidRPr="00342FCE">
              <w:br/>
            </w:r>
            <w:del w:id="4192" w:author="Haider Alhabibi" w:date="2022-02-11T15:52:00Z">
              <w:r w:rsidRPr="00342FCE" w:rsidDel="0072448B">
                <w:delText>The CF1R-ALT-01 is applicable to single family and multifamily buildings.</w:delText>
              </w:r>
              <w:r w:rsidRPr="00342FCE" w:rsidDel="0072448B">
                <w:br/>
              </w:r>
            </w:del>
            <w:del w:id="4193" w:author="Armando Ramirez" w:date="2022-02-14T14:28:00Z">
              <w:r w:rsidRPr="00342FCE" w:rsidDel="003D034F">
                <w:br/>
              </w:r>
            </w:del>
            <w:r w:rsidRPr="00342FCE">
              <w:t>If the alteration is limited to only space conditioning system(s), then instead require use of the CF1R-ALT-02, which is applicable to only space conditioning system alterations.</w:t>
            </w:r>
          </w:p>
        </w:tc>
      </w:tr>
      <w:tr w:rsidR="00342FCE" w:rsidRPr="00342FCE" w14:paraId="63E57988" w14:textId="77777777" w:rsidTr="00E36219">
        <w:tc>
          <w:tcPr>
            <w:tcW w:w="2100" w:type="dxa"/>
          </w:tcPr>
          <w:p w14:paraId="24DA8398" w14:textId="77777777" w:rsidR="00342FCE" w:rsidRPr="00342FCE" w:rsidRDefault="00342FCE" w:rsidP="00342FCE">
            <w:pPr>
              <w:pStyle w:val="ListParagraph"/>
              <w:autoSpaceDE w:val="0"/>
              <w:autoSpaceDN w:val="0"/>
              <w:adjustRightInd w:val="0"/>
              <w:spacing w:after="240"/>
            </w:pPr>
            <w:r w:rsidRPr="00342FCE">
              <w:t>CF1R-ALT-02-E</w:t>
            </w:r>
          </w:p>
        </w:tc>
        <w:tc>
          <w:tcPr>
            <w:tcW w:w="2658" w:type="dxa"/>
          </w:tcPr>
          <w:p w14:paraId="6DF7373B" w14:textId="77777777" w:rsidR="00342FCE" w:rsidRPr="00342FCE" w:rsidRDefault="00342FCE" w:rsidP="00342FCE">
            <w:pPr>
              <w:pStyle w:val="ListParagraph"/>
              <w:autoSpaceDE w:val="0"/>
              <w:autoSpaceDN w:val="0"/>
              <w:adjustRightInd w:val="0"/>
              <w:spacing w:after="240"/>
            </w:pPr>
            <w:r w:rsidRPr="00342FCE">
              <w:t>Prescriptive Certificate of Compliance</w:t>
            </w:r>
          </w:p>
        </w:tc>
        <w:tc>
          <w:tcPr>
            <w:tcW w:w="2272" w:type="dxa"/>
          </w:tcPr>
          <w:p w14:paraId="400ECA8B" w14:textId="77777777" w:rsidR="00342FCE" w:rsidRPr="00342FCE" w:rsidRDefault="00342FCE" w:rsidP="00342FCE">
            <w:pPr>
              <w:pStyle w:val="ListParagraph"/>
              <w:autoSpaceDE w:val="0"/>
              <w:autoSpaceDN w:val="0"/>
              <w:adjustRightInd w:val="0"/>
              <w:spacing w:after="240"/>
            </w:pPr>
            <w:r w:rsidRPr="00342FCE">
              <w:t xml:space="preserve">Space Conditioning System(s) </w:t>
            </w:r>
            <w:r w:rsidRPr="00342FCE">
              <w:lastRenderedPageBreak/>
              <w:t>Alterations (Prescriptive)</w:t>
            </w:r>
          </w:p>
        </w:tc>
        <w:tc>
          <w:tcPr>
            <w:tcW w:w="2320" w:type="dxa"/>
          </w:tcPr>
          <w:p w14:paraId="127D16EF" w14:textId="3970FAC5" w:rsidR="00342FCE" w:rsidRPr="00342FCE" w:rsidRDefault="00342FCE" w:rsidP="00342FCE">
            <w:pPr>
              <w:pStyle w:val="ListParagraph"/>
              <w:autoSpaceDE w:val="0"/>
              <w:autoSpaceDN w:val="0"/>
              <w:adjustRightInd w:val="0"/>
              <w:spacing w:after="240"/>
            </w:pPr>
            <w:r w:rsidRPr="00342FCE">
              <w:lastRenderedPageBreak/>
              <w:t xml:space="preserve">Prompt user to select compliance </w:t>
            </w:r>
            <w:r w:rsidRPr="00342FCE">
              <w:lastRenderedPageBreak/>
              <w:t>method and project scope.</w:t>
            </w:r>
            <w:r w:rsidRPr="00342FCE">
              <w:br/>
            </w:r>
            <w:r w:rsidRPr="00342FCE">
              <w:br/>
              <w:t>If compliance method is prescriptive and project scope is limited to alterations to space conditioning systems contained in a single family dwelling unit (heating systems, cooling systems, duct systems), then require one CF1R-ALT-02 for the single family dwelling unit.</w:t>
            </w:r>
            <w:r w:rsidRPr="00342FCE">
              <w:br/>
            </w:r>
            <w:r w:rsidRPr="00342FCE">
              <w:br/>
              <w:t xml:space="preserve">Else if compliance method is prescriptive, and a CF1R-ALT-01 or CF1R-ADD-01 are used for the project, and the building type is single family, then require one CF1R-ALT-02 for the single family dwelling unit identified on the CF1R that requires installation or alteration of a space conditioning </w:t>
            </w:r>
            <w:r w:rsidRPr="00342FCE">
              <w:lastRenderedPageBreak/>
              <w:t>system.</w:t>
            </w:r>
            <w:r w:rsidRPr="00342FCE">
              <w:br/>
            </w:r>
            <w:del w:id="4194" w:author="Armando Ramirez" w:date="2022-02-14T14:28:00Z">
              <w:r w:rsidRPr="00342FCE" w:rsidDel="003D034F">
                <w:br/>
              </w:r>
            </w:del>
            <w:del w:id="4195" w:author="Haider Alhabibi" w:date="2022-02-11T15:52:00Z">
              <w:r w:rsidRPr="00342FCE" w:rsidDel="0072448B">
                <w:delText>Else if compliance method is prescriptive, and a CF1R-ALT-01 or CF1R-ADD-01 are used for the project, and the building type is multifamily, then require one CF1R-ALT-02 for each dwelling unit in the multifamily building identified on the CF1R that requires installation or alteration of a space conditioning system.</w:delText>
              </w:r>
            </w:del>
          </w:p>
        </w:tc>
      </w:tr>
      <w:tr w:rsidR="00342FCE" w:rsidRPr="00342FCE" w14:paraId="6B1F8E3C" w14:textId="77777777" w:rsidTr="00E36219">
        <w:tc>
          <w:tcPr>
            <w:tcW w:w="2100" w:type="dxa"/>
          </w:tcPr>
          <w:p w14:paraId="757444C6" w14:textId="77777777" w:rsidR="00342FCE" w:rsidRPr="00342FCE" w:rsidRDefault="00342FCE" w:rsidP="00342FCE">
            <w:pPr>
              <w:pStyle w:val="ListParagraph"/>
              <w:autoSpaceDE w:val="0"/>
              <w:autoSpaceDN w:val="0"/>
              <w:adjustRightInd w:val="0"/>
              <w:spacing w:after="240"/>
            </w:pPr>
            <w:r w:rsidRPr="00342FCE">
              <w:lastRenderedPageBreak/>
              <w:t>CF1R-ENV-02-E</w:t>
            </w:r>
          </w:p>
        </w:tc>
        <w:tc>
          <w:tcPr>
            <w:tcW w:w="2658" w:type="dxa"/>
          </w:tcPr>
          <w:p w14:paraId="087F4F21" w14:textId="77777777" w:rsidR="00342FCE" w:rsidRPr="00342FCE" w:rsidRDefault="00342FCE" w:rsidP="00342FCE">
            <w:pPr>
              <w:pStyle w:val="ListParagraph"/>
              <w:autoSpaceDE w:val="0"/>
              <w:autoSpaceDN w:val="0"/>
              <w:adjustRightInd w:val="0"/>
              <w:spacing w:after="240"/>
            </w:pPr>
            <w:r w:rsidRPr="00342FCE">
              <w:t>Prescriptive Certificate of Compliance</w:t>
            </w:r>
          </w:p>
        </w:tc>
        <w:tc>
          <w:tcPr>
            <w:tcW w:w="2272" w:type="dxa"/>
          </w:tcPr>
          <w:p w14:paraId="170B4762" w14:textId="77777777" w:rsidR="00342FCE" w:rsidRPr="00342FCE" w:rsidRDefault="00342FCE" w:rsidP="00342FCE">
            <w:pPr>
              <w:pStyle w:val="ListParagraph"/>
              <w:autoSpaceDE w:val="0"/>
              <w:autoSpaceDN w:val="0"/>
              <w:adjustRightInd w:val="0"/>
              <w:spacing w:after="240"/>
            </w:pPr>
            <w:r w:rsidRPr="00342FCE">
              <w:t>Area Weighted Average Calculation Worksheet</w:t>
            </w:r>
          </w:p>
        </w:tc>
        <w:tc>
          <w:tcPr>
            <w:tcW w:w="2320" w:type="dxa"/>
          </w:tcPr>
          <w:p w14:paraId="26BE3C64" w14:textId="77777777" w:rsidR="00342FCE" w:rsidRPr="00342FCE" w:rsidRDefault="00342FCE" w:rsidP="00342FCE">
            <w:pPr>
              <w:pStyle w:val="ListParagraph"/>
              <w:autoSpaceDE w:val="0"/>
              <w:autoSpaceDN w:val="0"/>
              <w:adjustRightInd w:val="0"/>
              <w:spacing w:after="240"/>
            </w:pPr>
            <w:r w:rsidRPr="00342FCE">
              <w:t>Prompt user to declare whether they need to use an area weighted average to meet any of the prescriptive U-values or SHGC values.</w:t>
            </w:r>
            <w:r w:rsidRPr="00342FCE">
              <w:br/>
            </w:r>
            <w:r w:rsidRPr="00342FCE">
              <w:br/>
              <w:t>User elects to register a CF1R-ENV-02 when an area weighted average value is required to be calculated to demonstrate overall envelope compliance when a non-compliant value for an envelope feature is entered on the CF1R for the project. Require one CF1R-ENV-02 for each feature being area-weighted.</w:t>
            </w:r>
            <w:r w:rsidRPr="00342FCE">
              <w:br/>
            </w:r>
            <w:r w:rsidRPr="00342FCE">
              <w:br/>
              <w:t xml:space="preserve">When a CF1R-ENV-02 is required for compliance, registration of the CF1R-ENV-02 is a prerequisite to </w:t>
            </w:r>
            <w:r w:rsidRPr="00342FCE">
              <w:lastRenderedPageBreak/>
              <w:t>allowing registration of the parent CF1R (ALT-01, ADD-01, NCB-01).</w:t>
            </w:r>
            <w:r w:rsidRPr="00342FCE">
              <w:br/>
            </w:r>
            <w:r w:rsidRPr="00342FCE">
              <w:br/>
              <w:t>This worksheet is used to calculate the area-weighted average U-factors for building envelope features such as opaque exterior doors, walls, roofs, ceilings, floors, mass, and fenestration/glazing U-factors or Solar Heat gain Coefficients (SHGC) values for prescriptive compliance.</w:t>
            </w:r>
          </w:p>
        </w:tc>
      </w:tr>
      <w:tr w:rsidR="00342FCE" w:rsidRPr="00342FCE" w14:paraId="2EB525B4" w14:textId="77777777" w:rsidTr="00E36219">
        <w:tc>
          <w:tcPr>
            <w:tcW w:w="2100" w:type="dxa"/>
          </w:tcPr>
          <w:p w14:paraId="34A07FB2" w14:textId="77777777" w:rsidR="00342FCE" w:rsidRPr="00342FCE" w:rsidRDefault="00342FCE" w:rsidP="00342FCE">
            <w:pPr>
              <w:pStyle w:val="ListParagraph"/>
              <w:autoSpaceDE w:val="0"/>
              <w:autoSpaceDN w:val="0"/>
              <w:adjustRightInd w:val="0"/>
              <w:spacing w:after="240"/>
            </w:pPr>
            <w:r w:rsidRPr="00342FCE">
              <w:lastRenderedPageBreak/>
              <w:t>CF1R-ENV-03-E</w:t>
            </w:r>
          </w:p>
        </w:tc>
        <w:tc>
          <w:tcPr>
            <w:tcW w:w="2658" w:type="dxa"/>
          </w:tcPr>
          <w:p w14:paraId="0C4F98B9" w14:textId="77777777" w:rsidR="00342FCE" w:rsidRPr="00342FCE" w:rsidRDefault="00342FCE" w:rsidP="00342FCE">
            <w:pPr>
              <w:pStyle w:val="ListParagraph"/>
              <w:autoSpaceDE w:val="0"/>
              <w:autoSpaceDN w:val="0"/>
              <w:adjustRightInd w:val="0"/>
              <w:spacing w:after="240"/>
            </w:pPr>
            <w:r w:rsidRPr="00342FCE">
              <w:t>Prescriptive Certificate of Compliance</w:t>
            </w:r>
          </w:p>
        </w:tc>
        <w:tc>
          <w:tcPr>
            <w:tcW w:w="2272" w:type="dxa"/>
          </w:tcPr>
          <w:p w14:paraId="64A2A881" w14:textId="77777777" w:rsidR="00342FCE" w:rsidRPr="00342FCE" w:rsidRDefault="00342FCE" w:rsidP="00342FCE">
            <w:pPr>
              <w:pStyle w:val="ListParagraph"/>
              <w:autoSpaceDE w:val="0"/>
              <w:autoSpaceDN w:val="0"/>
              <w:adjustRightInd w:val="0"/>
              <w:spacing w:after="240"/>
            </w:pPr>
            <w:r w:rsidRPr="00342FCE">
              <w:t>Solar Heat Gain Coefficient (SHGC) Worksheet (Prescriptive)</w:t>
            </w:r>
          </w:p>
        </w:tc>
        <w:tc>
          <w:tcPr>
            <w:tcW w:w="2320" w:type="dxa"/>
          </w:tcPr>
          <w:p w14:paraId="4F2738A6" w14:textId="77777777" w:rsidR="00342FCE" w:rsidRPr="00342FCE" w:rsidRDefault="00342FCE" w:rsidP="00342FCE">
            <w:pPr>
              <w:pStyle w:val="ListParagraph"/>
              <w:autoSpaceDE w:val="0"/>
              <w:autoSpaceDN w:val="0"/>
              <w:adjustRightInd w:val="0"/>
              <w:spacing w:after="240"/>
            </w:pPr>
            <w:r w:rsidRPr="00342FCE">
              <w:t xml:space="preserve">If the CF1R for the project is one of the following prescriptive CF1R types: </w:t>
            </w:r>
            <w:r w:rsidRPr="00342FCE">
              <w:br/>
              <w:t>CF1R-NCB-01,</w:t>
            </w:r>
            <w:r w:rsidRPr="00342FCE">
              <w:br/>
              <w:t>CF1R-ALT-01, or</w:t>
            </w:r>
            <w:r w:rsidRPr="00342FCE">
              <w:br/>
              <w:t>CF1R-ADD-01,</w:t>
            </w:r>
            <w:r w:rsidRPr="00342FCE">
              <w:br/>
              <w:t>and the value for Exterior Shading Device does not equal “None”, then require one CF1R-ENV-03 for the project.</w:t>
            </w:r>
            <w:r w:rsidRPr="00342FCE">
              <w:br/>
            </w:r>
            <w:r w:rsidRPr="00342FCE">
              <w:lastRenderedPageBreak/>
              <w:br/>
              <w:t>When a CF1R-ENV-03 is required for compliance, registration of the CF1R-ENV-03 document is a prerequisite to allowing registration of the parent CF1R (ALT-01, ADD-01, NCB-01).</w:t>
            </w:r>
          </w:p>
        </w:tc>
      </w:tr>
      <w:tr w:rsidR="00342FCE" w:rsidRPr="00342FCE" w14:paraId="7B45F79E" w14:textId="77777777" w:rsidTr="00E36219">
        <w:tc>
          <w:tcPr>
            <w:tcW w:w="2100" w:type="dxa"/>
          </w:tcPr>
          <w:p w14:paraId="7674255B" w14:textId="77777777" w:rsidR="00342FCE" w:rsidRPr="00342FCE" w:rsidRDefault="00342FCE" w:rsidP="00342FCE">
            <w:pPr>
              <w:pStyle w:val="ListParagraph"/>
              <w:autoSpaceDE w:val="0"/>
              <w:autoSpaceDN w:val="0"/>
              <w:adjustRightInd w:val="0"/>
              <w:spacing w:after="240"/>
            </w:pPr>
            <w:r w:rsidRPr="00342FCE">
              <w:lastRenderedPageBreak/>
              <w:t>CF1R-ENV-04-E</w:t>
            </w:r>
          </w:p>
        </w:tc>
        <w:tc>
          <w:tcPr>
            <w:tcW w:w="2658" w:type="dxa"/>
          </w:tcPr>
          <w:p w14:paraId="60CA1263" w14:textId="77777777" w:rsidR="00342FCE" w:rsidRPr="00342FCE" w:rsidRDefault="00342FCE" w:rsidP="00342FCE">
            <w:pPr>
              <w:pStyle w:val="ListParagraph"/>
              <w:autoSpaceDE w:val="0"/>
              <w:autoSpaceDN w:val="0"/>
              <w:adjustRightInd w:val="0"/>
              <w:spacing w:after="240"/>
            </w:pPr>
            <w:r w:rsidRPr="00342FCE">
              <w:t>Prescriptive Certificate of Compliance</w:t>
            </w:r>
          </w:p>
        </w:tc>
        <w:tc>
          <w:tcPr>
            <w:tcW w:w="2272" w:type="dxa"/>
          </w:tcPr>
          <w:p w14:paraId="43304365" w14:textId="77777777" w:rsidR="00342FCE" w:rsidRPr="00342FCE" w:rsidRDefault="00342FCE" w:rsidP="00342FCE">
            <w:pPr>
              <w:pStyle w:val="ListParagraph"/>
              <w:autoSpaceDE w:val="0"/>
              <w:autoSpaceDN w:val="0"/>
              <w:adjustRightInd w:val="0"/>
              <w:spacing w:after="240"/>
            </w:pPr>
            <w:r w:rsidRPr="00342FCE">
              <w:t>Cool Roof and Solar Reflectance Index (SRI) Worksheet (Prescriptive)</w:t>
            </w:r>
          </w:p>
        </w:tc>
        <w:tc>
          <w:tcPr>
            <w:tcW w:w="2320" w:type="dxa"/>
          </w:tcPr>
          <w:p w14:paraId="2D9654F5" w14:textId="77777777" w:rsidR="00342FCE" w:rsidRPr="00342FCE" w:rsidRDefault="00342FCE" w:rsidP="00342FCE">
            <w:pPr>
              <w:pStyle w:val="ListParagraph"/>
              <w:autoSpaceDE w:val="0"/>
              <w:autoSpaceDN w:val="0"/>
              <w:adjustRightInd w:val="0"/>
              <w:spacing w:after="240"/>
            </w:pPr>
            <w:r w:rsidRPr="00342FCE">
              <w:t>If the CF1R for the project is one of the following prescriptive CF1R types:</w:t>
            </w:r>
            <w:r w:rsidRPr="00342FCE">
              <w:br/>
              <w:t>CF1R-NCB-01,</w:t>
            </w:r>
            <w:r w:rsidRPr="00342FCE">
              <w:br/>
              <w:t>CF1R-ALT-01, or</w:t>
            </w:r>
            <w:r w:rsidRPr="00342FCE">
              <w:br/>
              <w:t>CF1R-ADD-01,</w:t>
            </w:r>
            <w:r w:rsidRPr="00342FCE">
              <w:br/>
              <w:t>require one CF1R-ENV-04 for each roofing feature listed on the C1R that lists a value for Proposed SRI.</w:t>
            </w:r>
            <w:r w:rsidRPr="00342FCE">
              <w:br/>
            </w:r>
            <w:r w:rsidRPr="00342FCE">
              <w:br/>
              <w:t>When a CF1R-ENV-04 is required for compliance, registration of all applicable CF1R-ENV-04 documents is a prerequisite to allowing registration of the parent CF1R (ALT-</w:t>
            </w:r>
            <w:r w:rsidRPr="00342FCE">
              <w:lastRenderedPageBreak/>
              <w:t>01, ADD-01, NCB-01).</w:t>
            </w:r>
          </w:p>
        </w:tc>
      </w:tr>
      <w:tr w:rsidR="00342FCE" w:rsidRPr="00342FCE" w14:paraId="2B91F377" w14:textId="77777777" w:rsidTr="00E36219">
        <w:tc>
          <w:tcPr>
            <w:tcW w:w="2100" w:type="dxa"/>
          </w:tcPr>
          <w:p w14:paraId="46396694" w14:textId="77777777" w:rsidR="00342FCE" w:rsidRPr="00342FCE" w:rsidRDefault="00342FCE" w:rsidP="00342FCE">
            <w:pPr>
              <w:pStyle w:val="ListParagraph"/>
              <w:autoSpaceDE w:val="0"/>
              <w:autoSpaceDN w:val="0"/>
              <w:adjustRightInd w:val="0"/>
              <w:spacing w:after="240"/>
            </w:pPr>
            <w:r w:rsidRPr="00342FCE">
              <w:lastRenderedPageBreak/>
              <w:t>CF1R-ENV-05-E</w:t>
            </w:r>
          </w:p>
        </w:tc>
        <w:tc>
          <w:tcPr>
            <w:tcW w:w="2658" w:type="dxa"/>
          </w:tcPr>
          <w:p w14:paraId="2321111C" w14:textId="77777777" w:rsidR="00342FCE" w:rsidRPr="00342FCE" w:rsidRDefault="00342FCE" w:rsidP="00342FCE">
            <w:pPr>
              <w:pStyle w:val="ListParagraph"/>
              <w:autoSpaceDE w:val="0"/>
              <w:autoSpaceDN w:val="0"/>
              <w:adjustRightInd w:val="0"/>
              <w:spacing w:after="240"/>
            </w:pPr>
            <w:r w:rsidRPr="00342FCE">
              <w:t>Certificate of Compliance</w:t>
            </w:r>
          </w:p>
        </w:tc>
        <w:tc>
          <w:tcPr>
            <w:tcW w:w="2272" w:type="dxa"/>
          </w:tcPr>
          <w:p w14:paraId="469A34BD" w14:textId="77777777" w:rsidR="00342FCE" w:rsidRPr="00342FCE" w:rsidRDefault="00342FCE" w:rsidP="00342FCE">
            <w:pPr>
              <w:pStyle w:val="ListParagraph"/>
              <w:autoSpaceDE w:val="0"/>
              <w:autoSpaceDN w:val="0"/>
              <w:adjustRightInd w:val="0"/>
              <w:spacing w:after="240"/>
            </w:pPr>
            <w:r w:rsidRPr="00342FCE">
              <w:t>Alternative Default Fenestration Procedure (NA6) Worksheet</w:t>
            </w:r>
          </w:p>
        </w:tc>
        <w:tc>
          <w:tcPr>
            <w:tcW w:w="2320" w:type="dxa"/>
          </w:tcPr>
          <w:p w14:paraId="24E62123" w14:textId="77777777" w:rsidR="00342FCE" w:rsidRPr="00342FCE" w:rsidRDefault="00342FCE" w:rsidP="00342FCE">
            <w:pPr>
              <w:pStyle w:val="ListParagraph"/>
              <w:autoSpaceDE w:val="0"/>
              <w:autoSpaceDN w:val="0"/>
              <w:adjustRightInd w:val="0"/>
              <w:spacing w:after="240"/>
            </w:pPr>
            <w:r w:rsidRPr="00342FCE">
              <w:t>If the CF1R for the project is one of the following types:</w:t>
            </w:r>
            <w:r w:rsidRPr="00342FCE">
              <w:br/>
              <w:t>CF1R-PRF-01,</w:t>
            </w:r>
            <w:r w:rsidRPr="00342FCE">
              <w:br/>
              <w:t>CF1R-NCB-01,</w:t>
            </w:r>
            <w:r w:rsidRPr="00342FCE">
              <w:br/>
              <w:t>CF1R-ALT-01, or</w:t>
            </w:r>
            <w:r w:rsidRPr="00342FCE">
              <w:br/>
              <w:t>CF1R-ADD-01,</w:t>
            </w:r>
            <w:r w:rsidRPr="00342FCE">
              <w:br/>
              <w:t>and the value for Fenestration U-factor and/or SHGC Source is ‘ADFP’ or ‘NA6 Equations’, then require one CF1R-ENV-05 for the project.</w:t>
            </w:r>
            <w:r w:rsidRPr="00342FCE">
              <w:br/>
            </w:r>
            <w:r w:rsidRPr="00342FCE">
              <w:br/>
              <w:t>When a CF1R-ENV-05 is required for compliance, registration of the CF1R-ENV-05 document is a prerequisite to allowing registration of the parent CF1R (ALT-01, ADD-01, NCB-01, PRF-01).</w:t>
            </w:r>
          </w:p>
        </w:tc>
      </w:tr>
      <w:tr w:rsidR="00342FCE" w:rsidRPr="00342FCE" w14:paraId="0231470A" w14:textId="77777777" w:rsidTr="00E36219">
        <w:tc>
          <w:tcPr>
            <w:tcW w:w="2100" w:type="dxa"/>
          </w:tcPr>
          <w:p w14:paraId="1935D51B" w14:textId="77777777" w:rsidR="00342FCE" w:rsidRPr="00342FCE" w:rsidRDefault="00342FCE" w:rsidP="00342FCE">
            <w:pPr>
              <w:pStyle w:val="ListParagraph"/>
              <w:autoSpaceDE w:val="0"/>
              <w:autoSpaceDN w:val="0"/>
              <w:adjustRightInd w:val="0"/>
              <w:spacing w:after="240"/>
            </w:pPr>
            <w:r w:rsidRPr="00342FCE">
              <w:t>CF1R-ENV-06-E</w:t>
            </w:r>
          </w:p>
        </w:tc>
        <w:tc>
          <w:tcPr>
            <w:tcW w:w="2658" w:type="dxa"/>
          </w:tcPr>
          <w:p w14:paraId="413D1B1D" w14:textId="77777777" w:rsidR="00342FCE" w:rsidRPr="00342FCE" w:rsidRDefault="00342FCE" w:rsidP="00342FCE">
            <w:pPr>
              <w:pStyle w:val="ListParagraph"/>
              <w:autoSpaceDE w:val="0"/>
              <w:autoSpaceDN w:val="0"/>
              <w:adjustRightInd w:val="0"/>
              <w:spacing w:after="240"/>
            </w:pPr>
            <w:r w:rsidRPr="00342FCE">
              <w:t>Prescriptive Certificate of Compliance</w:t>
            </w:r>
          </w:p>
        </w:tc>
        <w:tc>
          <w:tcPr>
            <w:tcW w:w="2272" w:type="dxa"/>
          </w:tcPr>
          <w:p w14:paraId="60460B1D" w14:textId="77777777" w:rsidR="00342FCE" w:rsidRPr="00342FCE" w:rsidRDefault="00342FCE" w:rsidP="00342FCE">
            <w:pPr>
              <w:pStyle w:val="ListParagraph"/>
              <w:autoSpaceDE w:val="0"/>
              <w:autoSpaceDN w:val="0"/>
              <w:adjustRightInd w:val="0"/>
              <w:spacing w:after="240"/>
            </w:pPr>
            <w:r w:rsidRPr="00342FCE">
              <w:t>Interior and Exterior Insulation Layers Worksheet (Prescriptive)</w:t>
            </w:r>
          </w:p>
        </w:tc>
        <w:tc>
          <w:tcPr>
            <w:tcW w:w="2320" w:type="dxa"/>
          </w:tcPr>
          <w:p w14:paraId="7A2540BB" w14:textId="77777777" w:rsidR="00342FCE" w:rsidRPr="00342FCE" w:rsidRDefault="00342FCE" w:rsidP="00342FCE">
            <w:pPr>
              <w:pStyle w:val="ListParagraph"/>
              <w:autoSpaceDE w:val="0"/>
              <w:autoSpaceDN w:val="0"/>
              <w:adjustRightInd w:val="0"/>
              <w:spacing w:after="240"/>
            </w:pPr>
            <w:r w:rsidRPr="00342FCE">
              <w:t xml:space="preserve">If the CF1R for the project is one of the following prescriptive CF1R types: </w:t>
            </w:r>
            <w:r w:rsidRPr="00342FCE">
              <w:br/>
              <w:t>CF1R-NCB-01,</w:t>
            </w:r>
            <w:r w:rsidRPr="00342FCE">
              <w:br/>
              <w:t>CF1R-ALT-01, or</w:t>
            </w:r>
            <w:r w:rsidRPr="00342FCE">
              <w:br/>
              <w:t>CF1R-ADD-01,</w:t>
            </w:r>
            <w:r w:rsidRPr="00342FCE">
              <w:br/>
            </w:r>
            <w:r w:rsidRPr="00342FCE">
              <w:lastRenderedPageBreak/>
              <w:t>require one CF1R-ENV-06 for each mass wall listed on the CF1R that has a value for Interior and/or Exterior Insulation.</w:t>
            </w:r>
            <w:r w:rsidRPr="00342FCE">
              <w:br/>
            </w:r>
            <w:r w:rsidRPr="00342FCE">
              <w:br/>
              <w:t>When a CF1R-ENV-06 is required for compliance, registration of the CF1R-ENV-06 document is a prerequisite to allowing registration of the parent CF1R (ALT-01, ADD-01, NCB-01).</w:t>
            </w:r>
          </w:p>
        </w:tc>
      </w:tr>
      <w:tr w:rsidR="00342FCE" w:rsidRPr="00342FCE" w14:paraId="4D228E16" w14:textId="77777777" w:rsidTr="00E36219">
        <w:tc>
          <w:tcPr>
            <w:tcW w:w="2100" w:type="dxa"/>
          </w:tcPr>
          <w:p w14:paraId="377EFCE9" w14:textId="77777777" w:rsidR="00342FCE" w:rsidRPr="00342FCE" w:rsidRDefault="00342FCE" w:rsidP="00342FCE">
            <w:pPr>
              <w:pStyle w:val="ListParagraph"/>
              <w:autoSpaceDE w:val="0"/>
              <w:autoSpaceDN w:val="0"/>
              <w:adjustRightInd w:val="0"/>
              <w:spacing w:after="240"/>
            </w:pPr>
            <w:r w:rsidRPr="00342FCE">
              <w:lastRenderedPageBreak/>
              <w:t>CF1R-PLB-01-E</w:t>
            </w:r>
          </w:p>
        </w:tc>
        <w:tc>
          <w:tcPr>
            <w:tcW w:w="2658" w:type="dxa"/>
          </w:tcPr>
          <w:p w14:paraId="1DB94BEB" w14:textId="77777777" w:rsidR="00342FCE" w:rsidRPr="00342FCE" w:rsidRDefault="00342FCE" w:rsidP="00342FCE">
            <w:pPr>
              <w:pStyle w:val="ListParagraph"/>
              <w:autoSpaceDE w:val="0"/>
              <w:autoSpaceDN w:val="0"/>
              <w:adjustRightInd w:val="0"/>
              <w:spacing w:after="240"/>
            </w:pPr>
            <w:r w:rsidRPr="00342FCE">
              <w:t>Prescriptive Certificate of Compliance</w:t>
            </w:r>
          </w:p>
        </w:tc>
        <w:tc>
          <w:tcPr>
            <w:tcW w:w="2272" w:type="dxa"/>
          </w:tcPr>
          <w:p w14:paraId="68A2359C" w14:textId="77777777" w:rsidR="00342FCE" w:rsidRPr="00342FCE" w:rsidRDefault="00342FCE" w:rsidP="00342FCE">
            <w:pPr>
              <w:pStyle w:val="ListParagraph"/>
              <w:autoSpaceDE w:val="0"/>
              <w:autoSpaceDN w:val="0"/>
              <w:adjustRightInd w:val="0"/>
              <w:spacing w:after="240"/>
            </w:pPr>
            <w:r w:rsidRPr="00342FCE">
              <w:t>Hydronic Heating System(s) Worksheet (Prescriptive)</w:t>
            </w:r>
          </w:p>
        </w:tc>
        <w:tc>
          <w:tcPr>
            <w:tcW w:w="2320" w:type="dxa"/>
          </w:tcPr>
          <w:p w14:paraId="31EF8733" w14:textId="77777777" w:rsidR="00342FCE" w:rsidRPr="00342FCE" w:rsidRDefault="00342FCE" w:rsidP="00342FCE">
            <w:pPr>
              <w:pStyle w:val="ListParagraph"/>
              <w:autoSpaceDE w:val="0"/>
              <w:autoSpaceDN w:val="0"/>
              <w:adjustRightInd w:val="0"/>
              <w:spacing w:after="240"/>
            </w:pPr>
            <w:r w:rsidRPr="00342FCE">
              <w:t>If the CF1R for the project is one of the following prescriptive CF1R types:</w:t>
            </w:r>
            <w:r w:rsidRPr="00342FCE">
              <w:br/>
              <w:t>CF1R-NCB-01,</w:t>
            </w:r>
            <w:r w:rsidRPr="00342FCE">
              <w:br/>
              <w:t>CF1R-ALT-01,</w:t>
            </w:r>
            <w:r w:rsidRPr="00342FCE">
              <w:br/>
              <w:t>CF1R-ADD-01, or</w:t>
            </w:r>
            <w:r w:rsidRPr="00342FCE">
              <w:br/>
              <w:t>CF1R-ALT-02,</w:t>
            </w:r>
            <w:r w:rsidRPr="00342FCE">
              <w:br/>
              <w:t>and the space conditioning heating system type identified on the CF1R is one of the following types:</w:t>
            </w:r>
            <w:r w:rsidRPr="00342FCE">
              <w:br/>
              <w:t>Hydronic,</w:t>
            </w:r>
            <w:r w:rsidRPr="00342FCE">
              <w:br/>
              <w:t>Combined Hydronic,</w:t>
            </w:r>
            <w:r w:rsidRPr="00342FCE">
              <w:br/>
              <w:t xml:space="preserve">Hydronic + Forced </w:t>
            </w:r>
            <w:r w:rsidRPr="00342FCE">
              <w:lastRenderedPageBreak/>
              <w:t xml:space="preserve">Air, or Combined Hydronic + forced Air, </w:t>
            </w:r>
            <w:r w:rsidRPr="00342FCE">
              <w:br/>
              <w:t>then require one CF1R-PLB-01 for each of the hydronic heating systems listed on the CF1R.</w:t>
            </w:r>
            <w:r w:rsidRPr="00342FCE">
              <w:br/>
            </w:r>
            <w:r w:rsidRPr="00342FCE">
              <w:br/>
              <w:t>When a CF1R-PLB-01 is required for compliance, registration of all applicable CF1R-PLB-01 documents is a prerequisite to allowing registration of the parent CF1R (ALT-01, ADD-01, NCB-01, ALT-02).</w:t>
            </w:r>
          </w:p>
        </w:tc>
      </w:tr>
      <w:tr w:rsidR="00342FCE" w:rsidRPr="00342FCE" w:rsidDel="00F009E6" w14:paraId="3044A023" w14:textId="5AC2C767" w:rsidTr="00E36219">
        <w:trPr>
          <w:del w:id="4196" w:author="Alhabibi, Haider@Energy" w:date="2022-03-18T14:35:00Z"/>
        </w:trPr>
        <w:tc>
          <w:tcPr>
            <w:tcW w:w="2100" w:type="dxa"/>
          </w:tcPr>
          <w:p w14:paraId="41B1C4AC" w14:textId="1699D852" w:rsidR="00342FCE" w:rsidRPr="00342FCE" w:rsidDel="00F009E6" w:rsidRDefault="00342FCE" w:rsidP="00342FCE">
            <w:pPr>
              <w:pStyle w:val="ListParagraph"/>
              <w:autoSpaceDE w:val="0"/>
              <w:autoSpaceDN w:val="0"/>
              <w:adjustRightInd w:val="0"/>
              <w:spacing w:after="240"/>
              <w:rPr>
                <w:del w:id="4197" w:author="Alhabibi, Haider@Energy" w:date="2022-03-18T14:35:00Z"/>
              </w:rPr>
            </w:pPr>
            <w:del w:id="4198" w:author="Alhabibi, Haider@Energy" w:date="2022-03-18T14:35:00Z">
              <w:r w:rsidRPr="00342FCE" w:rsidDel="00F009E6">
                <w:lastRenderedPageBreak/>
                <w:delText>CF1R-STH-01-E</w:delText>
              </w:r>
            </w:del>
          </w:p>
        </w:tc>
        <w:tc>
          <w:tcPr>
            <w:tcW w:w="2658" w:type="dxa"/>
          </w:tcPr>
          <w:p w14:paraId="5BD2DCCA" w14:textId="76899206" w:rsidR="00342FCE" w:rsidRPr="00342FCE" w:rsidDel="00F009E6" w:rsidRDefault="00342FCE" w:rsidP="00342FCE">
            <w:pPr>
              <w:pStyle w:val="ListParagraph"/>
              <w:autoSpaceDE w:val="0"/>
              <w:autoSpaceDN w:val="0"/>
              <w:adjustRightInd w:val="0"/>
              <w:spacing w:after="240"/>
              <w:rPr>
                <w:del w:id="4199" w:author="Alhabibi, Haider@Energy" w:date="2022-03-18T14:35:00Z"/>
              </w:rPr>
            </w:pPr>
            <w:del w:id="4200" w:author="Alhabibi, Haider@Energy" w:date="2022-03-18T14:35:00Z">
              <w:r w:rsidRPr="00342FCE" w:rsidDel="00F009E6">
                <w:delText>Certificate of Compliance</w:delText>
              </w:r>
            </w:del>
          </w:p>
        </w:tc>
        <w:tc>
          <w:tcPr>
            <w:tcW w:w="2272" w:type="dxa"/>
          </w:tcPr>
          <w:p w14:paraId="436D1736" w14:textId="0E2E2764" w:rsidR="00342FCE" w:rsidRPr="00342FCE" w:rsidDel="00F009E6" w:rsidRDefault="00342FCE" w:rsidP="00342FCE">
            <w:pPr>
              <w:pStyle w:val="ListParagraph"/>
              <w:autoSpaceDE w:val="0"/>
              <w:autoSpaceDN w:val="0"/>
              <w:adjustRightInd w:val="0"/>
              <w:spacing w:after="240"/>
              <w:rPr>
                <w:del w:id="4201" w:author="Alhabibi, Haider@Energy" w:date="2022-03-18T14:35:00Z"/>
              </w:rPr>
            </w:pPr>
            <w:del w:id="4202" w:author="Alhabibi, Haider@Energy" w:date="2022-03-18T14:35:00Z">
              <w:r w:rsidRPr="00342FCE" w:rsidDel="00F009E6">
                <w:delText>OG 100 (California F-Chart) Solar Water Heating System(s) Worksheet</w:delText>
              </w:r>
            </w:del>
          </w:p>
        </w:tc>
        <w:tc>
          <w:tcPr>
            <w:tcW w:w="2320" w:type="dxa"/>
          </w:tcPr>
          <w:p w14:paraId="4B2046B0" w14:textId="6EC6C6BA" w:rsidR="00342FCE" w:rsidRPr="00342FCE" w:rsidDel="00F009E6" w:rsidRDefault="00342FCE" w:rsidP="00342FCE">
            <w:pPr>
              <w:pStyle w:val="ListParagraph"/>
              <w:autoSpaceDE w:val="0"/>
              <w:autoSpaceDN w:val="0"/>
              <w:adjustRightInd w:val="0"/>
              <w:spacing w:after="240"/>
              <w:rPr>
                <w:del w:id="4203" w:author="Alhabibi, Haider@Energy" w:date="2022-03-18T14:35:00Z"/>
              </w:rPr>
            </w:pPr>
            <w:del w:id="4204" w:author="Alhabibi, Haider@Energy" w:date="2022-03-18T14:35:00Z">
              <w:r w:rsidRPr="00342FCE" w:rsidDel="00F009E6">
                <w:delText>When the CF1R-NCB-01 indicates requirement for Solar Heated Domestic Hot Water Heating query the user to provide the rating methodology from Solar Rating and Certification Corporation (SRCC) either OG300 or OG100.</w:delText>
              </w:r>
              <w:r w:rsidRPr="00342FCE" w:rsidDel="00F009E6">
                <w:br/>
              </w:r>
              <w:r w:rsidRPr="00342FCE" w:rsidDel="00F009E6">
                <w:br/>
                <w:delText>If the user selects OG100 compliance shall require use of on CF1R-STH-01 for each solar water heating system installed.</w:delText>
              </w:r>
              <w:r w:rsidRPr="00342FCE" w:rsidDel="00F009E6">
                <w:br/>
              </w:r>
              <w:r w:rsidRPr="00342FCE" w:rsidDel="00F009E6">
                <w:br/>
                <w:delText>When a CF1R-STH-01 is required for compliance, registration of all applicable CF1R-STH-01 documents is a prerequisite to allowing registration of the CF2R and CF3R documents.</w:delText>
              </w:r>
            </w:del>
          </w:p>
        </w:tc>
      </w:tr>
      <w:tr w:rsidR="00872177" w:rsidRPr="00342FCE" w14:paraId="21992F11" w14:textId="77777777" w:rsidTr="00E36219">
        <w:trPr>
          <w:ins w:id="4205" w:author="Alhabibi, Haider@Energy" w:date="2022-03-18T14:45:00Z"/>
        </w:trPr>
        <w:tc>
          <w:tcPr>
            <w:tcW w:w="2100" w:type="dxa"/>
          </w:tcPr>
          <w:p w14:paraId="22A4C0DE" w14:textId="36517D66" w:rsidR="00872177" w:rsidRPr="00342FCE" w:rsidRDefault="00DC6223" w:rsidP="00342FCE">
            <w:pPr>
              <w:pStyle w:val="ListParagraph"/>
              <w:autoSpaceDE w:val="0"/>
              <w:autoSpaceDN w:val="0"/>
              <w:adjustRightInd w:val="0"/>
              <w:spacing w:after="240"/>
              <w:rPr>
                <w:ins w:id="4206" w:author="Alhabibi, Haider@Energy" w:date="2022-03-18T14:45:00Z"/>
              </w:rPr>
            </w:pPr>
            <w:ins w:id="4207" w:author="Alhabibi, Haider@Energy" w:date="2022-03-18T14:45:00Z">
              <w:r>
                <w:t>CF2R-ELC-01-E</w:t>
              </w:r>
            </w:ins>
          </w:p>
        </w:tc>
        <w:tc>
          <w:tcPr>
            <w:tcW w:w="2658" w:type="dxa"/>
          </w:tcPr>
          <w:p w14:paraId="2587D9B2" w14:textId="650FCF2F" w:rsidR="00872177" w:rsidRPr="00342FCE" w:rsidRDefault="00DC6223" w:rsidP="00342FCE">
            <w:pPr>
              <w:pStyle w:val="ListParagraph"/>
              <w:autoSpaceDE w:val="0"/>
              <w:autoSpaceDN w:val="0"/>
              <w:adjustRightInd w:val="0"/>
              <w:spacing w:after="240"/>
              <w:rPr>
                <w:ins w:id="4208" w:author="Alhabibi, Haider@Energy" w:date="2022-03-18T14:45:00Z"/>
              </w:rPr>
            </w:pPr>
            <w:ins w:id="4209" w:author="Alhabibi, Haider@Energy" w:date="2022-03-18T14:46:00Z">
              <w:r w:rsidRPr="00342FCE">
                <w:t>Certificate of Installation</w:t>
              </w:r>
            </w:ins>
          </w:p>
        </w:tc>
        <w:tc>
          <w:tcPr>
            <w:tcW w:w="2272" w:type="dxa"/>
          </w:tcPr>
          <w:p w14:paraId="67B73B5B" w14:textId="618A9098" w:rsidR="00872177" w:rsidRPr="00342FCE" w:rsidRDefault="00601F67" w:rsidP="00342FCE">
            <w:pPr>
              <w:pStyle w:val="ListParagraph"/>
              <w:autoSpaceDE w:val="0"/>
              <w:autoSpaceDN w:val="0"/>
              <w:adjustRightInd w:val="0"/>
              <w:spacing w:after="240"/>
              <w:rPr>
                <w:ins w:id="4210" w:author="Alhabibi, Haider@Energy" w:date="2022-03-18T14:45:00Z"/>
              </w:rPr>
            </w:pPr>
            <w:ins w:id="4211" w:author="Alhabibi, Haider@Energy" w:date="2022-03-18T15:06:00Z">
              <w:r w:rsidRPr="000C5867">
                <w:t>Electric Ready Requirements</w:t>
              </w:r>
            </w:ins>
          </w:p>
        </w:tc>
        <w:tc>
          <w:tcPr>
            <w:tcW w:w="2320" w:type="dxa"/>
          </w:tcPr>
          <w:p w14:paraId="7B6D0D03" w14:textId="2BC656C7" w:rsidR="00872177" w:rsidRPr="00342FCE" w:rsidRDefault="00A6561C" w:rsidP="00342FCE">
            <w:pPr>
              <w:pStyle w:val="ListParagraph"/>
              <w:autoSpaceDE w:val="0"/>
              <w:autoSpaceDN w:val="0"/>
              <w:adjustRightInd w:val="0"/>
              <w:spacing w:after="240"/>
              <w:rPr>
                <w:ins w:id="4212" w:author="Alhabibi, Haider@Energy" w:date="2022-03-18T14:45:00Z"/>
              </w:rPr>
            </w:pPr>
            <w:ins w:id="4213" w:author="Alhabibi, Haider@Energy" w:date="2022-03-23T13:48:00Z">
              <w:r w:rsidRPr="0051558B">
                <w:t>If the CF1R is a CF1R-NCB, or if the CF1R is a CF1R-PRF and the Project Scope is a Newly Constructed Building, then required one CF2R-ELC-01 per dwelling unit.</w:t>
              </w:r>
            </w:ins>
          </w:p>
        </w:tc>
      </w:tr>
      <w:tr w:rsidR="00342FCE" w:rsidRPr="00342FCE" w14:paraId="2FA4C3C8" w14:textId="77777777" w:rsidTr="00E36219">
        <w:tc>
          <w:tcPr>
            <w:tcW w:w="2100" w:type="dxa"/>
          </w:tcPr>
          <w:p w14:paraId="53C01C28" w14:textId="77777777" w:rsidR="00342FCE" w:rsidRPr="00342FCE" w:rsidRDefault="00342FCE" w:rsidP="00342FCE">
            <w:pPr>
              <w:pStyle w:val="ListParagraph"/>
              <w:autoSpaceDE w:val="0"/>
              <w:autoSpaceDN w:val="0"/>
              <w:adjustRightInd w:val="0"/>
              <w:spacing w:after="240"/>
            </w:pPr>
            <w:r w:rsidRPr="00342FCE">
              <w:t>CF2R-ENV-01-E</w:t>
            </w:r>
          </w:p>
        </w:tc>
        <w:tc>
          <w:tcPr>
            <w:tcW w:w="2658" w:type="dxa"/>
          </w:tcPr>
          <w:p w14:paraId="0C050247"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373505CE" w14:textId="77777777" w:rsidR="00342FCE" w:rsidRPr="00342FCE" w:rsidRDefault="00342FCE" w:rsidP="00342FCE">
            <w:pPr>
              <w:pStyle w:val="ListParagraph"/>
              <w:autoSpaceDE w:val="0"/>
              <w:autoSpaceDN w:val="0"/>
              <w:adjustRightInd w:val="0"/>
              <w:spacing w:after="240"/>
            </w:pPr>
            <w:r w:rsidRPr="00342FCE">
              <w:t>Fenestration Installation</w:t>
            </w:r>
          </w:p>
        </w:tc>
        <w:tc>
          <w:tcPr>
            <w:tcW w:w="2320" w:type="dxa"/>
          </w:tcPr>
          <w:p w14:paraId="082C8987" w14:textId="77777777" w:rsidR="00342FCE" w:rsidRPr="00342FCE" w:rsidRDefault="00342FCE" w:rsidP="00342FCE">
            <w:pPr>
              <w:pStyle w:val="ListParagraph"/>
              <w:autoSpaceDE w:val="0"/>
              <w:autoSpaceDN w:val="0"/>
              <w:adjustRightInd w:val="0"/>
              <w:spacing w:after="240"/>
            </w:pPr>
            <w:r w:rsidRPr="00342FCE">
              <w:t>If the CF1R specifies fenestration features, require one CF2R-ENV-01 for each CF1R.</w:t>
            </w:r>
            <w:r w:rsidRPr="00342FCE">
              <w:br/>
            </w:r>
            <w:r w:rsidRPr="00342FCE">
              <w:lastRenderedPageBreak/>
              <w:br/>
              <w:t>Else if the CF1R does not specify fenestration features, a CF2R-ENV-01 is not required.</w:t>
            </w:r>
          </w:p>
        </w:tc>
      </w:tr>
      <w:tr w:rsidR="00342FCE" w:rsidRPr="00342FCE" w14:paraId="14C089D6" w14:textId="77777777" w:rsidTr="00E36219">
        <w:tc>
          <w:tcPr>
            <w:tcW w:w="2100" w:type="dxa"/>
          </w:tcPr>
          <w:p w14:paraId="5EF78AEC" w14:textId="77777777" w:rsidR="00342FCE" w:rsidRPr="00342FCE" w:rsidRDefault="00342FCE" w:rsidP="00342FCE">
            <w:pPr>
              <w:pStyle w:val="ListParagraph"/>
              <w:autoSpaceDE w:val="0"/>
              <w:autoSpaceDN w:val="0"/>
              <w:adjustRightInd w:val="0"/>
              <w:spacing w:after="240"/>
            </w:pPr>
            <w:r w:rsidRPr="00342FCE">
              <w:lastRenderedPageBreak/>
              <w:t>CF2R-ENV-03-E</w:t>
            </w:r>
          </w:p>
        </w:tc>
        <w:tc>
          <w:tcPr>
            <w:tcW w:w="2658" w:type="dxa"/>
          </w:tcPr>
          <w:p w14:paraId="59997393"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6EF3A132" w14:textId="77777777" w:rsidR="00342FCE" w:rsidRPr="00342FCE" w:rsidRDefault="00342FCE" w:rsidP="00342FCE">
            <w:pPr>
              <w:pStyle w:val="ListParagraph"/>
              <w:autoSpaceDE w:val="0"/>
              <w:autoSpaceDN w:val="0"/>
              <w:adjustRightInd w:val="0"/>
              <w:spacing w:after="240"/>
            </w:pPr>
            <w:r w:rsidRPr="00342FCE">
              <w:t>Insulation Installation</w:t>
            </w:r>
          </w:p>
        </w:tc>
        <w:tc>
          <w:tcPr>
            <w:tcW w:w="2320" w:type="dxa"/>
          </w:tcPr>
          <w:p w14:paraId="137BF05B" w14:textId="77777777" w:rsidR="00342FCE" w:rsidRPr="00342FCE" w:rsidRDefault="00342FCE" w:rsidP="00342FCE">
            <w:pPr>
              <w:pStyle w:val="ListParagraph"/>
              <w:autoSpaceDE w:val="0"/>
              <w:autoSpaceDN w:val="0"/>
              <w:adjustRightInd w:val="0"/>
              <w:spacing w:after="240"/>
            </w:pPr>
            <w:r w:rsidRPr="00342FCE">
              <w:t>If the CF1R specifies insulation features, require one CF2R-ENV-03 for each CF1R.</w:t>
            </w:r>
            <w:r w:rsidRPr="00342FCE">
              <w:br/>
            </w:r>
            <w:r w:rsidRPr="00342FCE">
              <w:br/>
              <w:t>Else if the CF1R does not specify insulation features, a CF2R-ENV-03 is not required.</w:t>
            </w:r>
          </w:p>
        </w:tc>
      </w:tr>
      <w:tr w:rsidR="00342FCE" w:rsidRPr="00342FCE" w14:paraId="22169DB9" w14:textId="77777777" w:rsidTr="00E36219">
        <w:tc>
          <w:tcPr>
            <w:tcW w:w="2100" w:type="dxa"/>
          </w:tcPr>
          <w:p w14:paraId="397481C0" w14:textId="77777777" w:rsidR="00342FCE" w:rsidRPr="00342FCE" w:rsidRDefault="00342FCE" w:rsidP="00342FCE">
            <w:pPr>
              <w:pStyle w:val="ListParagraph"/>
              <w:autoSpaceDE w:val="0"/>
              <w:autoSpaceDN w:val="0"/>
              <w:adjustRightInd w:val="0"/>
              <w:spacing w:after="240"/>
            </w:pPr>
            <w:r w:rsidRPr="00342FCE">
              <w:t>CF2R-ENV-04-E</w:t>
            </w:r>
          </w:p>
        </w:tc>
        <w:tc>
          <w:tcPr>
            <w:tcW w:w="2658" w:type="dxa"/>
          </w:tcPr>
          <w:p w14:paraId="45A286A1"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0713AD34" w14:textId="77777777" w:rsidR="00342FCE" w:rsidRPr="00342FCE" w:rsidRDefault="00342FCE" w:rsidP="00342FCE">
            <w:pPr>
              <w:pStyle w:val="ListParagraph"/>
              <w:autoSpaceDE w:val="0"/>
              <w:autoSpaceDN w:val="0"/>
              <w:adjustRightInd w:val="0"/>
              <w:spacing w:after="240"/>
            </w:pPr>
            <w:r w:rsidRPr="00342FCE">
              <w:t>Roofing; Ventilation; Cool Roofs</w:t>
            </w:r>
          </w:p>
        </w:tc>
        <w:tc>
          <w:tcPr>
            <w:tcW w:w="2320" w:type="dxa"/>
          </w:tcPr>
          <w:p w14:paraId="18E847C9" w14:textId="77777777" w:rsidR="00342FCE" w:rsidRPr="00342FCE" w:rsidRDefault="00342FCE" w:rsidP="00342FCE">
            <w:pPr>
              <w:pStyle w:val="ListParagraph"/>
              <w:autoSpaceDE w:val="0"/>
              <w:autoSpaceDN w:val="0"/>
              <w:adjustRightInd w:val="0"/>
              <w:spacing w:after="240"/>
            </w:pPr>
            <w:r w:rsidRPr="00342FCE">
              <w:t>If the CF1R specifies Radiant Barrier or Cool Roof features, require one CF2R-ENV-04 for each CF1R.</w:t>
            </w:r>
            <w:r w:rsidRPr="00342FCE">
              <w:br/>
            </w:r>
            <w:r w:rsidRPr="00342FCE">
              <w:br/>
              <w:t>Else if the CF1R does not specify Radiant Barrier or Cool Roof features, a CF2R-ENV-04 is not required.</w:t>
            </w:r>
          </w:p>
        </w:tc>
      </w:tr>
      <w:tr w:rsidR="00342FCE" w:rsidRPr="00342FCE" w14:paraId="2C79D073" w14:textId="77777777" w:rsidTr="00E36219">
        <w:tc>
          <w:tcPr>
            <w:tcW w:w="2100" w:type="dxa"/>
          </w:tcPr>
          <w:p w14:paraId="58AD826B" w14:textId="77777777" w:rsidR="00342FCE" w:rsidRPr="00342FCE" w:rsidRDefault="00342FCE" w:rsidP="00342FCE">
            <w:pPr>
              <w:pStyle w:val="ListParagraph"/>
              <w:autoSpaceDE w:val="0"/>
              <w:autoSpaceDN w:val="0"/>
              <w:adjustRightInd w:val="0"/>
              <w:spacing w:after="240"/>
            </w:pPr>
            <w:r w:rsidRPr="00342FCE">
              <w:t>CF2R/CF3R-ENV-20a-H</w:t>
            </w:r>
          </w:p>
        </w:tc>
        <w:tc>
          <w:tcPr>
            <w:tcW w:w="2658" w:type="dxa"/>
          </w:tcPr>
          <w:p w14:paraId="13713644"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793B77B0" w14:textId="77777777" w:rsidR="00342FCE" w:rsidRPr="00342FCE" w:rsidRDefault="00342FCE" w:rsidP="00342FCE">
            <w:pPr>
              <w:pStyle w:val="ListParagraph"/>
              <w:autoSpaceDE w:val="0"/>
              <w:autoSpaceDN w:val="0"/>
              <w:adjustRightInd w:val="0"/>
              <w:spacing w:after="240"/>
            </w:pPr>
            <w:r w:rsidRPr="00342FCE">
              <w:t>Enclosure Air Leakage Diagnostic Test – Single Point Air Tightness Test with Manual Meter</w:t>
            </w:r>
          </w:p>
        </w:tc>
        <w:tc>
          <w:tcPr>
            <w:tcW w:w="2320" w:type="dxa"/>
          </w:tcPr>
          <w:p w14:paraId="796B827C" w14:textId="77777777" w:rsidR="00342FCE" w:rsidRPr="00342FCE" w:rsidRDefault="00342FCE" w:rsidP="00342FCE">
            <w:pPr>
              <w:pStyle w:val="ListParagraph"/>
              <w:autoSpaceDE w:val="0"/>
              <w:autoSpaceDN w:val="0"/>
              <w:adjustRightInd w:val="0"/>
              <w:spacing w:after="240"/>
            </w:pPr>
            <w:r w:rsidRPr="00342FCE">
              <w:t xml:space="preserve">When the CF1R indicates requirement for Envelope Leakage HERS verification for the dwelling, </w:t>
            </w:r>
            <w:r w:rsidRPr="00342FCE">
              <w:lastRenderedPageBreak/>
              <w:t>require one ENV-20 per building.</w:t>
            </w:r>
          </w:p>
        </w:tc>
      </w:tr>
      <w:tr w:rsidR="00342FCE" w:rsidRPr="00342FCE" w14:paraId="28DBB900" w14:textId="77777777" w:rsidTr="00E36219">
        <w:tc>
          <w:tcPr>
            <w:tcW w:w="2100" w:type="dxa"/>
          </w:tcPr>
          <w:p w14:paraId="583E99ED" w14:textId="77777777" w:rsidR="00342FCE" w:rsidRPr="00342FCE" w:rsidRDefault="00342FCE" w:rsidP="00342FCE">
            <w:pPr>
              <w:pStyle w:val="ListParagraph"/>
              <w:autoSpaceDE w:val="0"/>
              <w:autoSpaceDN w:val="0"/>
              <w:adjustRightInd w:val="0"/>
              <w:spacing w:after="240"/>
            </w:pPr>
            <w:r w:rsidRPr="00342FCE">
              <w:lastRenderedPageBreak/>
              <w:t>CF2R/CF3R-ENV-20b-H</w:t>
            </w:r>
          </w:p>
        </w:tc>
        <w:tc>
          <w:tcPr>
            <w:tcW w:w="2658" w:type="dxa"/>
          </w:tcPr>
          <w:p w14:paraId="74A4043E"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5343B4FC" w14:textId="77777777" w:rsidR="00342FCE" w:rsidRPr="00342FCE" w:rsidRDefault="00342FCE" w:rsidP="00342FCE">
            <w:pPr>
              <w:pStyle w:val="ListParagraph"/>
              <w:autoSpaceDE w:val="0"/>
              <w:autoSpaceDN w:val="0"/>
              <w:adjustRightInd w:val="0"/>
              <w:spacing w:after="240"/>
            </w:pPr>
            <w:r w:rsidRPr="00342FCE">
              <w:t>Enclosure Air Leakage Diagnostic Test – Single Point Air Tightness Test with Automatic Meter</w:t>
            </w:r>
          </w:p>
        </w:tc>
        <w:tc>
          <w:tcPr>
            <w:tcW w:w="2320" w:type="dxa"/>
          </w:tcPr>
          <w:p w14:paraId="67830821" w14:textId="77777777" w:rsidR="00342FCE" w:rsidRPr="00342FCE" w:rsidRDefault="00342FCE" w:rsidP="00342FCE">
            <w:pPr>
              <w:pStyle w:val="ListParagraph"/>
              <w:autoSpaceDE w:val="0"/>
              <w:autoSpaceDN w:val="0"/>
              <w:adjustRightInd w:val="0"/>
              <w:spacing w:after="240"/>
            </w:pPr>
            <w:r w:rsidRPr="00342FCE">
              <w:t>When the CF1R indicates requirement for Envelope Leakage HERS verification for the dwelling, require one ENV-20 per building.</w:t>
            </w:r>
          </w:p>
        </w:tc>
      </w:tr>
      <w:tr w:rsidR="00342FCE" w:rsidRPr="00342FCE" w14:paraId="1A7928D1" w14:textId="77777777" w:rsidTr="00E36219">
        <w:tc>
          <w:tcPr>
            <w:tcW w:w="2100" w:type="dxa"/>
          </w:tcPr>
          <w:p w14:paraId="1054F4C4" w14:textId="77777777" w:rsidR="00342FCE" w:rsidRPr="00342FCE" w:rsidRDefault="00342FCE" w:rsidP="00342FCE">
            <w:pPr>
              <w:pStyle w:val="ListParagraph"/>
              <w:autoSpaceDE w:val="0"/>
              <w:autoSpaceDN w:val="0"/>
              <w:adjustRightInd w:val="0"/>
              <w:spacing w:after="240"/>
            </w:pPr>
            <w:r w:rsidRPr="00342FCE">
              <w:t>CF2R/CF3R-ENV-21-H</w:t>
            </w:r>
          </w:p>
        </w:tc>
        <w:tc>
          <w:tcPr>
            <w:tcW w:w="2658" w:type="dxa"/>
          </w:tcPr>
          <w:p w14:paraId="263ECCC9"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5242FCBB" w14:textId="77777777" w:rsidR="00342FCE" w:rsidRPr="00342FCE" w:rsidRDefault="00342FCE" w:rsidP="00342FCE">
            <w:pPr>
              <w:pStyle w:val="ListParagraph"/>
              <w:autoSpaceDE w:val="0"/>
              <w:autoSpaceDN w:val="0"/>
              <w:adjustRightInd w:val="0"/>
              <w:spacing w:after="240"/>
            </w:pPr>
            <w:r w:rsidRPr="00342FCE">
              <w:t>Quality Insulation Installation (QII) – Air Infiltration Sealing (Framing Stage)</w:t>
            </w:r>
          </w:p>
        </w:tc>
        <w:tc>
          <w:tcPr>
            <w:tcW w:w="2320" w:type="dxa"/>
          </w:tcPr>
          <w:p w14:paraId="6EE6773C" w14:textId="77777777" w:rsidR="00342FCE" w:rsidRPr="00342FCE" w:rsidRDefault="00342FCE" w:rsidP="00342FCE">
            <w:pPr>
              <w:pStyle w:val="ListParagraph"/>
              <w:autoSpaceDE w:val="0"/>
              <w:autoSpaceDN w:val="0"/>
              <w:adjustRightInd w:val="0"/>
              <w:spacing w:after="240"/>
            </w:pPr>
            <w:r w:rsidRPr="00342FCE">
              <w:t>When the CF1R indicates requirement for QII HERS verification for the dwelling, compliance shall be demonstrated using all the QII HERS verification compliance documents (ENV-21 &amp; ENV-22). Require one ENV-21 per building.</w:t>
            </w:r>
          </w:p>
        </w:tc>
      </w:tr>
      <w:tr w:rsidR="00342FCE" w:rsidRPr="00342FCE" w14:paraId="13CA1D96" w14:textId="77777777" w:rsidTr="00E36219">
        <w:tc>
          <w:tcPr>
            <w:tcW w:w="2100" w:type="dxa"/>
          </w:tcPr>
          <w:p w14:paraId="351FA2AF" w14:textId="77777777" w:rsidR="00342FCE" w:rsidRPr="00342FCE" w:rsidRDefault="00342FCE" w:rsidP="00342FCE">
            <w:pPr>
              <w:pStyle w:val="ListParagraph"/>
              <w:autoSpaceDE w:val="0"/>
              <w:autoSpaceDN w:val="0"/>
              <w:adjustRightInd w:val="0"/>
              <w:spacing w:after="240"/>
            </w:pPr>
            <w:r w:rsidRPr="00342FCE">
              <w:t>CF2R/CF3R-ENV-22-H</w:t>
            </w:r>
          </w:p>
        </w:tc>
        <w:tc>
          <w:tcPr>
            <w:tcW w:w="2658" w:type="dxa"/>
          </w:tcPr>
          <w:p w14:paraId="19B0D55D"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2FF616B2" w14:textId="77777777" w:rsidR="00342FCE" w:rsidRPr="00342FCE" w:rsidRDefault="00342FCE" w:rsidP="00342FCE">
            <w:pPr>
              <w:pStyle w:val="ListParagraph"/>
              <w:autoSpaceDE w:val="0"/>
              <w:autoSpaceDN w:val="0"/>
              <w:adjustRightInd w:val="0"/>
              <w:spacing w:after="240"/>
            </w:pPr>
            <w:r w:rsidRPr="00342FCE">
              <w:t>Quality Insulation Installation (QII) – Insulation Installation</w:t>
            </w:r>
          </w:p>
        </w:tc>
        <w:tc>
          <w:tcPr>
            <w:tcW w:w="2320" w:type="dxa"/>
          </w:tcPr>
          <w:p w14:paraId="0ED17033" w14:textId="77777777" w:rsidR="00342FCE" w:rsidRPr="00342FCE" w:rsidRDefault="00342FCE" w:rsidP="00342FCE">
            <w:pPr>
              <w:pStyle w:val="ListParagraph"/>
              <w:autoSpaceDE w:val="0"/>
              <w:autoSpaceDN w:val="0"/>
              <w:adjustRightInd w:val="0"/>
              <w:spacing w:after="240"/>
            </w:pPr>
            <w:r w:rsidRPr="00342FCE">
              <w:t>If the CF1R-PRF-01 indicates compliance credit for Nondefault SPF R-value, then require one ENV-22 per building.</w:t>
            </w:r>
            <w:r w:rsidRPr="00342FCE">
              <w:br/>
            </w:r>
            <w:r w:rsidRPr="00342FCE">
              <w:br/>
              <w:t>Else, if ENV-21 is required, then require one ENV-22 per building.</w:t>
            </w:r>
          </w:p>
        </w:tc>
      </w:tr>
      <w:tr w:rsidR="00342FCE" w:rsidRPr="00342FCE" w14:paraId="31FF5EFD" w14:textId="77777777" w:rsidTr="00E36219">
        <w:tc>
          <w:tcPr>
            <w:tcW w:w="2100" w:type="dxa"/>
          </w:tcPr>
          <w:p w14:paraId="4BDDBACA" w14:textId="77777777" w:rsidR="00342FCE" w:rsidRPr="00342FCE" w:rsidRDefault="00342FCE" w:rsidP="00342FCE">
            <w:pPr>
              <w:pStyle w:val="ListParagraph"/>
              <w:autoSpaceDE w:val="0"/>
              <w:autoSpaceDN w:val="0"/>
              <w:adjustRightInd w:val="0"/>
              <w:spacing w:after="240"/>
            </w:pPr>
            <w:r w:rsidRPr="00342FCE">
              <w:lastRenderedPageBreak/>
              <w:t>CF3R-EXC-20-H</w:t>
            </w:r>
          </w:p>
        </w:tc>
        <w:tc>
          <w:tcPr>
            <w:tcW w:w="2658" w:type="dxa"/>
          </w:tcPr>
          <w:p w14:paraId="1453B32C" w14:textId="77777777" w:rsidR="00342FCE" w:rsidRPr="00342FCE" w:rsidRDefault="00342FCE" w:rsidP="00342FCE">
            <w:pPr>
              <w:pStyle w:val="ListParagraph"/>
              <w:autoSpaceDE w:val="0"/>
              <w:autoSpaceDN w:val="0"/>
              <w:adjustRightInd w:val="0"/>
              <w:spacing w:after="240"/>
            </w:pPr>
            <w:r w:rsidRPr="00342FCE">
              <w:t>Certificate of Verification</w:t>
            </w:r>
          </w:p>
        </w:tc>
        <w:tc>
          <w:tcPr>
            <w:tcW w:w="2272" w:type="dxa"/>
          </w:tcPr>
          <w:p w14:paraId="6A0D6604" w14:textId="77777777" w:rsidR="00342FCE" w:rsidRPr="00342FCE" w:rsidRDefault="00342FCE" w:rsidP="00342FCE">
            <w:pPr>
              <w:pStyle w:val="ListParagraph"/>
              <w:autoSpaceDE w:val="0"/>
              <w:autoSpaceDN w:val="0"/>
              <w:adjustRightInd w:val="0"/>
              <w:spacing w:after="240"/>
            </w:pPr>
            <w:r w:rsidRPr="00342FCE">
              <w:t>HERS Verification for Existing Conditions for Performance Compliance for Alterations</w:t>
            </w:r>
          </w:p>
        </w:tc>
        <w:tc>
          <w:tcPr>
            <w:tcW w:w="2320" w:type="dxa"/>
          </w:tcPr>
          <w:p w14:paraId="1F0F88CA" w14:textId="77777777" w:rsidR="00342FCE" w:rsidRPr="00342FCE" w:rsidRDefault="00342FCE" w:rsidP="00342FCE">
            <w:pPr>
              <w:pStyle w:val="ListParagraph"/>
              <w:autoSpaceDE w:val="0"/>
              <w:autoSpaceDN w:val="0"/>
              <w:adjustRightInd w:val="0"/>
              <w:spacing w:after="240"/>
            </w:pPr>
            <w:r w:rsidRPr="00342FCE">
              <w:t>When credit for existing conditions is used on the CF1R, as a condition for CF1R registration, an EXC-20 that verifies the existing condition claimed on the CF1R shall first be registered.</w:t>
            </w:r>
            <w:r w:rsidRPr="00342FCE">
              <w:br/>
            </w:r>
            <w:r w:rsidRPr="00342FCE">
              <w:br/>
              <w:t>Required as a prerequisite to registration of a CF1R-PRF for an altered dwelling.</w:t>
            </w:r>
          </w:p>
        </w:tc>
      </w:tr>
      <w:tr w:rsidR="00342FCE" w:rsidRPr="00342FCE" w14:paraId="517887E3" w14:textId="77777777" w:rsidTr="00E36219">
        <w:tc>
          <w:tcPr>
            <w:tcW w:w="2100" w:type="dxa"/>
          </w:tcPr>
          <w:p w14:paraId="2CEBCCD4" w14:textId="77777777" w:rsidR="00342FCE" w:rsidRPr="00342FCE" w:rsidRDefault="00342FCE" w:rsidP="00342FCE">
            <w:pPr>
              <w:pStyle w:val="ListParagraph"/>
              <w:autoSpaceDE w:val="0"/>
              <w:autoSpaceDN w:val="0"/>
              <w:adjustRightInd w:val="0"/>
              <w:spacing w:after="240"/>
            </w:pPr>
            <w:r w:rsidRPr="00342FCE">
              <w:t>CF2R-LTG-01-E</w:t>
            </w:r>
          </w:p>
        </w:tc>
        <w:tc>
          <w:tcPr>
            <w:tcW w:w="2658" w:type="dxa"/>
          </w:tcPr>
          <w:p w14:paraId="6D1DAE57"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26B62AD4" w14:textId="77777777" w:rsidR="00342FCE" w:rsidRPr="00342FCE" w:rsidRDefault="00342FCE" w:rsidP="00342FCE">
            <w:pPr>
              <w:pStyle w:val="ListParagraph"/>
              <w:autoSpaceDE w:val="0"/>
              <w:autoSpaceDN w:val="0"/>
              <w:adjustRightInd w:val="0"/>
              <w:spacing w:after="240"/>
            </w:pPr>
            <w:r w:rsidRPr="00342FCE">
              <w:t>Lighting – Single Family Dwellings</w:t>
            </w:r>
          </w:p>
        </w:tc>
        <w:tc>
          <w:tcPr>
            <w:tcW w:w="2320" w:type="dxa"/>
          </w:tcPr>
          <w:p w14:paraId="3595DE28" w14:textId="77777777" w:rsidR="00342FCE" w:rsidRPr="00342FCE" w:rsidRDefault="00342FCE" w:rsidP="00342FCE">
            <w:pPr>
              <w:pStyle w:val="ListParagraph"/>
              <w:autoSpaceDE w:val="0"/>
              <w:autoSpaceDN w:val="0"/>
              <w:adjustRightInd w:val="0"/>
              <w:spacing w:after="240"/>
            </w:pPr>
            <w:r w:rsidRPr="00342FCE">
              <w:t>If the building type on the CF1R is single family and the scope of the project is a Newly Constructed Building, then require one CF2R-LTG-01 per dwelling unit.</w:t>
            </w:r>
            <w:r w:rsidRPr="00342FCE">
              <w:br/>
            </w:r>
            <w:r w:rsidRPr="00342FCE">
              <w:br/>
              <w:t>Else prompt the user to declare whether the scope of the project includes lighting. If the scope includes lighting, then require one CF2R-LTG-01 per dwelling unit.</w:t>
            </w:r>
            <w:r w:rsidRPr="00342FCE">
              <w:br/>
            </w:r>
            <w:r w:rsidRPr="00342FCE">
              <w:br/>
            </w:r>
            <w:r w:rsidRPr="00342FCE">
              <w:lastRenderedPageBreak/>
              <w:t>Else CF2R-LTG-01 is not required.</w:t>
            </w:r>
          </w:p>
        </w:tc>
      </w:tr>
      <w:tr w:rsidR="00342FCE" w:rsidRPr="00342FCE" w:rsidDel="00AB5115" w14:paraId="3503E813" w14:textId="0C3FBF25" w:rsidTr="00E36219">
        <w:trPr>
          <w:del w:id="4214" w:author="Haider Alhabibi" w:date="2022-02-11T15:53:00Z"/>
        </w:trPr>
        <w:tc>
          <w:tcPr>
            <w:tcW w:w="2100" w:type="dxa"/>
          </w:tcPr>
          <w:p w14:paraId="1801E3C3" w14:textId="562CF670" w:rsidR="00342FCE" w:rsidRPr="00342FCE" w:rsidDel="00AB5115" w:rsidRDefault="00342FCE" w:rsidP="00342FCE">
            <w:pPr>
              <w:pStyle w:val="ListParagraph"/>
              <w:autoSpaceDE w:val="0"/>
              <w:autoSpaceDN w:val="0"/>
              <w:adjustRightInd w:val="0"/>
              <w:spacing w:after="240"/>
              <w:rPr>
                <w:del w:id="4215" w:author="Haider Alhabibi" w:date="2022-02-11T15:53:00Z"/>
              </w:rPr>
            </w:pPr>
            <w:del w:id="4216" w:author="Haider Alhabibi" w:date="2022-02-11T15:53:00Z">
              <w:r w:rsidRPr="00342FCE" w:rsidDel="00AB5115">
                <w:lastRenderedPageBreak/>
                <w:delText>CF2R-LTG-02-E</w:delText>
              </w:r>
            </w:del>
          </w:p>
        </w:tc>
        <w:tc>
          <w:tcPr>
            <w:tcW w:w="2658" w:type="dxa"/>
          </w:tcPr>
          <w:p w14:paraId="1B8B7095" w14:textId="15F6FDE8" w:rsidR="00342FCE" w:rsidRPr="00342FCE" w:rsidDel="00AB5115" w:rsidRDefault="00342FCE" w:rsidP="00342FCE">
            <w:pPr>
              <w:pStyle w:val="ListParagraph"/>
              <w:autoSpaceDE w:val="0"/>
              <w:autoSpaceDN w:val="0"/>
              <w:adjustRightInd w:val="0"/>
              <w:spacing w:after="240"/>
              <w:rPr>
                <w:del w:id="4217" w:author="Haider Alhabibi" w:date="2022-02-11T15:53:00Z"/>
              </w:rPr>
            </w:pPr>
            <w:del w:id="4218" w:author="Haider Alhabibi" w:date="2022-02-11T15:53:00Z">
              <w:r w:rsidRPr="00342FCE" w:rsidDel="00AB5115">
                <w:delText>Certificate of Installation</w:delText>
              </w:r>
            </w:del>
          </w:p>
        </w:tc>
        <w:tc>
          <w:tcPr>
            <w:tcW w:w="2272" w:type="dxa"/>
          </w:tcPr>
          <w:p w14:paraId="4F6AB535" w14:textId="3F77713E" w:rsidR="00342FCE" w:rsidRPr="00342FCE" w:rsidDel="00AB5115" w:rsidRDefault="00342FCE" w:rsidP="00342FCE">
            <w:pPr>
              <w:pStyle w:val="ListParagraph"/>
              <w:autoSpaceDE w:val="0"/>
              <w:autoSpaceDN w:val="0"/>
              <w:adjustRightInd w:val="0"/>
              <w:spacing w:after="240"/>
              <w:rPr>
                <w:del w:id="4219" w:author="Haider Alhabibi" w:date="2022-02-11T15:53:00Z"/>
              </w:rPr>
            </w:pPr>
            <w:del w:id="4220" w:author="Haider Alhabibi" w:date="2022-02-11T15:53:00Z">
              <w:r w:rsidRPr="00342FCE" w:rsidDel="00AB5115">
                <w:delText>Lighting – Multifamily Dwellings</w:delText>
              </w:r>
            </w:del>
          </w:p>
        </w:tc>
        <w:tc>
          <w:tcPr>
            <w:tcW w:w="2320" w:type="dxa"/>
          </w:tcPr>
          <w:p w14:paraId="4BB68B1E" w14:textId="644027B2" w:rsidR="00342FCE" w:rsidRPr="00342FCE" w:rsidDel="00AB5115" w:rsidRDefault="00342FCE" w:rsidP="00342FCE">
            <w:pPr>
              <w:pStyle w:val="ListParagraph"/>
              <w:autoSpaceDE w:val="0"/>
              <w:autoSpaceDN w:val="0"/>
              <w:adjustRightInd w:val="0"/>
              <w:spacing w:after="240"/>
              <w:rPr>
                <w:del w:id="4221" w:author="Haider Alhabibi" w:date="2022-02-11T15:53:00Z"/>
              </w:rPr>
            </w:pPr>
            <w:del w:id="4222" w:author="Haider Alhabibi" w:date="2022-02-11T15:53:00Z">
              <w:r w:rsidRPr="00342FCE" w:rsidDel="00AB5115">
                <w:delText>If the building type on the CF1R is multifamily and the scope of the project is a Newly Constructed Building, then require one CF2R-LTG-02 for each dwelling unit.</w:delText>
              </w:r>
              <w:r w:rsidRPr="00342FCE" w:rsidDel="00AB5115">
                <w:br/>
              </w:r>
              <w:r w:rsidRPr="00342FCE" w:rsidDel="00AB5115">
                <w:br/>
                <w:delText>Else prompt user to declare whether the scope of the project includes lighting. If the scope includes lighting, then require one CF2R-LTG-02 for each dwelling unit.</w:delText>
              </w:r>
              <w:r w:rsidRPr="00342FCE" w:rsidDel="00AB5115">
                <w:br/>
              </w:r>
              <w:r w:rsidRPr="00342FCE" w:rsidDel="00AB5115">
                <w:br/>
                <w:delText>Else CF2R-LTG-02 is not required.</w:delText>
              </w:r>
            </w:del>
          </w:p>
        </w:tc>
      </w:tr>
      <w:tr w:rsidR="00342FCE" w:rsidRPr="00342FCE" w14:paraId="792ADE78" w14:textId="77777777" w:rsidTr="00E36219">
        <w:tc>
          <w:tcPr>
            <w:tcW w:w="2100" w:type="dxa"/>
          </w:tcPr>
          <w:p w14:paraId="71EAE323" w14:textId="77777777" w:rsidR="00342FCE" w:rsidRPr="00342FCE" w:rsidRDefault="00342FCE" w:rsidP="00342FCE">
            <w:pPr>
              <w:pStyle w:val="ListParagraph"/>
              <w:autoSpaceDE w:val="0"/>
              <w:autoSpaceDN w:val="0"/>
              <w:adjustRightInd w:val="0"/>
              <w:spacing w:after="240"/>
            </w:pPr>
            <w:r w:rsidRPr="00342FCE">
              <w:t>CF2R-MCH-01a-E</w:t>
            </w:r>
          </w:p>
        </w:tc>
        <w:tc>
          <w:tcPr>
            <w:tcW w:w="2658" w:type="dxa"/>
          </w:tcPr>
          <w:p w14:paraId="5B18A56E"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5B8F6691" w14:textId="77777777" w:rsidR="00342FCE" w:rsidRPr="00342FCE" w:rsidRDefault="00342FCE" w:rsidP="00342FCE">
            <w:pPr>
              <w:pStyle w:val="ListParagraph"/>
              <w:autoSpaceDE w:val="0"/>
              <w:autoSpaceDN w:val="0"/>
              <w:adjustRightInd w:val="0"/>
              <w:spacing w:after="240"/>
            </w:pPr>
            <w:r w:rsidRPr="00342FCE">
              <w:t>Space Conditioning Systems, Ducts and Fans – for Performance Compliance for Newly Constructed Buildings</w:t>
            </w:r>
          </w:p>
        </w:tc>
        <w:tc>
          <w:tcPr>
            <w:tcW w:w="2320" w:type="dxa"/>
          </w:tcPr>
          <w:p w14:paraId="275EC150" w14:textId="77777777" w:rsidR="00342FCE" w:rsidRPr="00342FCE" w:rsidRDefault="00342FCE" w:rsidP="00342FCE">
            <w:pPr>
              <w:pStyle w:val="ListParagraph"/>
              <w:autoSpaceDE w:val="0"/>
              <w:autoSpaceDN w:val="0"/>
              <w:adjustRightInd w:val="0"/>
              <w:spacing w:after="240"/>
            </w:pPr>
            <w:r w:rsidRPr="00342FCE">
              <w:t>If the CF1R type is a CF1R-PRF-01 and the project scope is Newly Constructed Building, then require one CF2R-MCH-01a for each dwelling unit for which there are HVAC system compliance requirements given on the CF1R.</w:t>
            </w:r>
          </w:p>
        </w:tc>
      </w:tr>
      <w:tr w:rsidR="00342FCE" w:rsidRPr="00342FCE" w14:paraId="0F49F075" w14:textId="77777777" w:rsidTr="00E36219">
        <w:tc>
          <w:tcPr>
            <w:tcW w:w="2100" w:type="dxa"/>
          </w:tcPr>
          <w:p w14:paraId="7CA59B93" w14:textId="77777777" w:rsidR="00342FCE" w:rsidRPr="00342FCE" w:rsidRDefault="00342FCE" w:rsidP="00342FCE">
            <w:pPr>
              <w:pStyle w:val="ListParagraph"/>
              <w:autoSpaceDE w:val="0"/>
              <w:autoSpaceDN w:val="0"/>
              <w:adjustRightInd w:val="0"/>
              <w:spacing w:after="240"/>
            </w:pPr>
            <w:r w:rsidRPr="00342FCE">
              <w:t>CF2R-MCH-01b-E</w:t>
            </w:r>
          </w:p>
        </w:tc>
        <w:tc>
          <w:tcPr>
            <w:tcW w:w="2658" w:type="dxa"/>
          </w:tcPr>
          <w:p w14:paraId="784E4B83"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6EB3DD31" w14:textId="77777777" w:rsidR="00342FCE" w:rsidRPr="00342FCE" w:rsidRDefault="00342FCE" w:rsidP="00342FCE">
            <w:pPr>
              <w:pStyle w:val="ListParagraph"/>
              <w:autoSpaceDE w:val="0"/>
              <w:autoSpaceDN w:val="0"/>
              <w:adjustRightInd w:val="0"/>
              <w:spacing w:after="240"/>
            </w:pPr>
            <w:r w:rsidRPr="00342FCE">
              <w:t>Space Conditioning Systems, Ducts and Fans – for Prescriptive Alterations</w:t>
            </w:r>
          </w:p>
        </w:tc>
        <w:tc>
          <w:tcPr>
            <w:tcW w:w="2320" w:type="dxa"/>
          </w:tcPr>
          <w:p w14:paraId="0539A3B4" w14:textId="77777777" w:rsidR="00342FCE" w:rsidRPr="00342FCE" w:rsidRDefault="00342FCE" w:rsidP="00342FCE">
            <w:pPr>
              <w:pStyle w:val="ListParagraph"/>
              <w:autoSpaceDE w:val="0"/>
              <w:autoSpaceDN w:val="0"/>
              <w:adjustRightInd w:val="0"/>
              <w:spacing w:after="240"/>
            </w:pPr>
            <w:r w:rsidRPr="00342FCE">
              <w:t xml:space="preserve">If the CF1R type is a CF1R-ALT-02, then require one CF2R-MCH-01b for each dwelling unit for which there are HVAC system compliance requirements given on the CF1R-ALT-02. </w:t>
            </w:r>
            <w:r w:rsidRPr="00342FCE">
              <w:br/>
            </w:r>
            <w:r w:rsidRPr="00342FCE">
              <w:br/>
              <w:t>Note: Refer also to the rules for configuration of the CF1R-ALT-02 above.</w:t>
            </w:r>
          </w:p>
        </w:tc>
      </w:tr>
      <w:tr w:rsidR="00342FCE" w:rsidRPr="00342FCE" w14:paraId="0A1AD9D0" w14:textId="77777777" w:rsidTr="00E36219">
        <w:tc>
          <w:tcPr>
            <w:tcW w:w="2100" w:type="dxa"/>
          </w:tcPr>
          <w:p w14:paraId="229A7798" w14:textId="77777777" w:rsidR="00342FCE" w:rsidRPr="00342FCE" w:rsidRDefault="00342FCE" w:rsidP="00342FCE">
            <w:pPr>
              <w:pStyle w:val="ListParagraph"/>
              <w:autoSpaceDE w:val="0"/>
              <w:autoSpaceDN w:val="0"/>
              <w:adjustRightInd w:val="0"/>
              <w:spacing w:after="240"/>
            </w:pPr>
            <w:r w:rsidRPr="00342FCE">
              <w:t>CF2R-MCH-01c-E</w:t>
            </w:r>
          </w:p>
        </w:tc>
        <w:tc>
          <w:tcPr>
            <w:tcW w:w="2658" w:type="dxa"/>
          </w:tcPr>
          <w:p w14:paraId="1AEAD9D0"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3EB2C100" w14:textId="77777777" w:rsidR="00342FCE" w:rsidRPr="00342FCE" w:rsidRDefault="00342FCE" w:rsidP="00342FCE">
            <w:pPr>
              <w:pStyle w:val="ListParagraph"/>
              <w:autoSpaceDE w:val="0"/>
              <w:autoSpaceDN w:val="0"/>
              <w:adjustRightInd w:val="0"/>
              <w:spacing w:after="240"/>
            </w:pPr>
            <w:r w:rsidRPr="00342FCE">
              <w:t xml:space="preserve">Space Conditioning Systems, Ducts and Fans – for Prescriptive Newly </w:t>
            </w:r>
            <w:r w:rsidRPr="00342FCE">
              <w:lastRenderedPageBreak/>
              <w:t>Constructed Buildings</w:t>
            </w:r>
          </w:p>
        </w:tc>
        <w:tc>
          <w:tcPr>
            <w:tcW w:w="2320" w:type="dxa"/>
          </w:tcPr>
          <w:p w14:paraId="6AA2FEEE" w14:textId="77777777" w:rsidR="00342FCE" w:rsidRPr="00342FCE" w:rsidRDefault="00342FCE" w:rsidP="00342FCE">
            <w:pPr>
              <w:pStyle w:val="ListParagraph"/>
              <w:autoSpaceDE w:val="0"/>
              <w:autoSpaceDN w:val="0"/>
              <w:adjustRightInd w:val="0"/>
              <w:spacing w:after="240"/>
            </w:pPr>
            <w:r w:rsidRPr="00342FCE">
              <w:lastRenderedPageBreak/>
              <w:t xml:space="preserve">If the CF1R type is a CF1R-NCB-01, then require one CF2R-MCH-01c for each dwelling unit </w:t>
            </w:r>
            <w:r w:rsidRPr="00342FCE">
              <w:lastRenderedPageBreak/>
              <w:t>for which there are HVAC system compliance requirements given on the CF1R.</w:t>
            </w:r>
          </w:p>
        </w:tc>
      </w:tr>
      <w:tr w:rsidR="00342FCE" w:rsidRPr="00342FCE" w14:paraId="7CBFE412" w14:textId="77777777" w:rsidTr="00E36219">
        <w:tc>
          <w:tcPr>
            <w:tcW w:w="2100" w:type="dxa"/>
          </w:tcPr>
          <w:p w14:paraId="4322C2E0" w14:textId="77777777" w:rsidR="00342FCE" w:rsidRPr="00342FCE" w:rsidRDefault="00342FCE" w:rsidP="00342FCE">
            <w:pPr>
              <w:pStyle w:val="ListParagraph"/>
              <w:autoSpaceDE w:val="0"/>
              <w:autoSpaceDN w:val="0"/>
              <w:adjustRightInd w:val="0"/>
              <w:spacing w:after="240"/>
            </w:pPr>
            <w:r w:rsidRPr="00342FCE">
              <w:lastRenderedPageBreak/>
              <w:t>CF2R-MCH-01d-E</w:t>
            </w:r>
          </w:p>
        </w:tc>
        <w:tc>
          <w:tcPr>
            <w:tcW w:w="2658" w:type="dxa"/>
          </w:tcPr>
          <w:p w14:paraId="279ADBB3"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7AEB3113" w14:textId="77777777" w:rsidR="00342FCE" w:rsidRPr="00342FCE" w:rsidRDefault="00342FCE" w:rsidP="00342FCE">
            <w:pPr>
              <w:pStyle w:val="ListParagraph"/>
              <w:autoSpaceDE w:val="0"/>
              <w:autoSpaceDN w:val="0"/>
              <w:adjustRightInd w:val="0"/>
              <w:spacing w:after="240"/>
            </w:pPr>
            <w:r w:rsidRPr="00342FCE">
              <w:t>Space Conditioning Systems, Ducts and Fans – for Performance Compliance for Additions and Alterations, or Addition Alone</w:t>
            </w:r>
          </w:p>
        </w:tc>
        <w:tc>
          <w:tcPr>
            <w:tcW w:w="2320" w:type="dxa"/>
          </w:tcPr>
          <w:p w14:paraId="2BC697F2" w14:textId="77777777" w:rsidR="00342FCE" w:rsidRPr="00342FCE" w:rsidRDefault="00342FCE" w:rsidP="00342FCE">
            <w:pPr>
              <w:pStyle w:val="ListParagraph"/>
              <w:autoSpaceDE w:val="0"/>
              <w:autoSpaceDN w:val="0"/>
              <w:adjustRightInd w:val="0"/>
              <w:spacing w:after="240"/>
            </w:pPr>
            <w:r w:rsidRPr="00342FCE">
              <w:t>If the CF1R type is a CF1R-PRF-01 and the project scope is one of the following two types: (1) Addition and/or alteration; or (2) Newly Constructed – Addition Alone, then require one CF2R-MCH-01d for each dwelling unit for which there are HVAC compliance requirements given on the CF1R.</w:t>
            </w:r>
          </w:p>
        </w:tc>
      </w:tr>
      <w:tr w:rsidR="00342FCE" w:rsidRPr="00342FCE" w14:paraId="624F39A6" w14:textId="77777777" w:rsidTr="00E36219">
        <w:tc>
          <w:tcPr>
            <w:tcW w:w="2100" w:type="dxa"/>
          </w:tcPr>
          <w:p w14:paraId="689D797A" w14:textId="77777777" w:rsidR="00342FCE" w:rsidRPr="00342FCE" w:rsidRDefault="00342FCE" w:rsidP="00342FCE">
            <w:pPr>
              <w:pStyle w:val="ListParagraph"/>
              <w:autoSpaceDE w:val="0"/>
              <w:autoSpaceDN w:val="0"/>
              <w:adjustRightInd w:val="0"/>
              <w:spacing w:after="240"/>
            </w:pPr>
            <w:r w:rsidRPr="00342FCE">
              <w:t>CF2R-MCH-02-E</w:t>
            </w:r>
          </w:p>
        </w:tc>
        <w:tc>
          <w:tcPr>
            <w:tcW w:w="2658" w:type="dxa"/>
          </w:tcPr>
          <w:p w14:paraId="7C4A2FBC"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45162726" w14:textId="77777777" w:rsidR="00342FCE" w:rsidRPr="00342FCE" w:rsidRDefault="00342FCE" w:rsidP="00342FCE">
            <w:pPr>
              <w:pStyle w:val="ListParagraph"/>
              <w:autoSpaceDE w:val="0"/>
              <w:autoSpaceDN w:val="0"/>
              <w:adjustRightInd w:val="0"/>
              <w:spacing w:after="240"/>
            </w:pPr>
            <w:r w:rsidRPr="00342FCE">
              <w:t>Whole House Fan</w:t>
            </w:r>
          </w:p>
        </w:tc>
        <w:tc>
          <w:tcPr>
            <w:tcW w:w="2320" w:type="dxa"/>
          </w:tcPr>
          <w:p w14:paraId="7DE8AD59" w14:textId="77777777" w:rsidR="00342FCE" w:rsidRPr="00342FCE" w:rsidRDefault="00342FCE" w:rsidP="00342FCE">
            <w:pPr>
              <w:pStyle w:val="ListParagraph"/>
              <w:autoSpaceDE w:val="0"/>
              <w:autoSpaceDN w:val="0"/>
              <w:adjustRightInd w:val="0"/>
              <w:spacing w:after="240"/>
            </w:pPr>
            <w:r w:rsidRPr="00342FCE">
              <w:t>For single family projects in climate zones 8-14; if certificate of compliance type is prescriptive new construction (NCB), then require one CF2R-MCH-02 for the dwelling.</w:t>
            </w:r>
            <w:r w:rsidRPr="00342FCE">
              <w:br/>
            </w:r>
            <w:r w:rsidRPr="00342FCE">
              <w:br/>
              <w:t xml:space="preserve">Else, if the certificate of compliance type is prescriptive addition or </w:t>
            </w:r>
            <w:r w:rsidRPr="00342FCE">
              <w:lastRenderedPageBreak/>
              <w:t>alteration, then prompt user to declare whether a MCH-02 is needed.</w:t>
            </w:r>
            <w:r w:rsidRPr="00342FCE">
              <w:br/>
            </w:r>
            <w:r w:rsidRPr="00342FCE">
              <w:br/>
              <w:t>If the certificate of compliance type is performance (PRF), then if ventilation cooling system type from the CF1R is whole house fan and the field verification status is no, then require one CF2R-MCH-02 for the dwelling.</w:t>
            </w:r>
            <w:r w:rsidRPr="00342FCE">
              <w:br/>
            </w:r>
            <w:r w:rsidRPr="00342FCE">
              <w:br/>
              <w:t>Else, CF2R-MCH-02 is not required for the dwelling.</w:t>
            </w:r>
            <w:r w:rsidRPr="00342FCE">
              <w:br/>
            </w:r>
            <w:r w:rsidRPr="00342FCE">
              <w:br/>
              <w:t>Note: The whole house fan requirements are not applicable to multifamily buildings, thus CF2R-MCH-02 docs are not applicable to multifamily dwellings.</w:t>
            </w:r>
          </w:p>
        </w:tc>
      </w:tr>
      <w:tr w:rsidR="00342FCE" w:rsidRPr="00342FCE" w14:paraId="5AE089F1" w14:textId="77777777" w:rsidTr="00E36219">
        <w:tc>
          <w:tcPr>
            <w:tcW w:w="2100" w:type="dxa"/>
          </w:tcPr>
          <w:p w14:paraId="14637B23" w14:textId="77777777" w:rsidR="00342FCE" w:rsidRPr="00342FCE" w:rsidRDefault="00342FCE" w:rsidP="00342FCE">
            <w:pPr>
              <w:pStyle w:val="ListParagraph"/>
              <w:autoSpaceDE w:val="0"/>
              <w:autoSpaceDN w:val="0"/>
              <w:adjustRightInd w:val="0"/>
              <w:spacing w:after="240"/>
            </w:pPr>
            <w:r w:rsidRPr="00342FCE">
              <w:lastRenderedPageBreak/>
              <w:t>CF2R-MCH-04-E</w:t>
            </w:r>
          </w:p>
        </w:tc>
        <w:tc>
          <w:tcPr>
            <w:tcW w:w="2658" w:type="dxa"/>
          </w:tcPr>
          <w:p w14:paraId="47779B6C"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5292506E" w14:textId="77777777" w:rsidR="00342FCE" w:rsidRPr="00342FCE" w:rsidRDefault="00342FCE" w:rsidP="00342FCE">
            <w:pPr>
              <w:pStyle w:val="ListParagraph"/>
              <w:autoSpaceDE w:val="0"/>
              <w:autoSpaceDN w:val="0"/>
              <w:adjustRightInd w:val="0"/>
              <w:spacing w:after="240"/>
            </w:pPr>
            <w:r w:rsidRPr="00342FCE">
              <w:t>Evaporative Coolers</w:t>
            </w:r>
          </w:p>
        </w:tc>
        <w:tc>
          <w:tcPr>
            <w:tcW w:w="2320" w:type="dxa"/>
          </w:tcPr>
          <w:p w14:paraId="52246FC4" w14:textId="77777777" w:rsidR="00342FCE" w:rsidRPr="00342FCE" w:rsidRDefault="00342FCE" w:rsidP="00342FCE">
            <w:pPr>
              <w:pStyle w:val="ListParagraph"/>
              <w:autoSpaceDE w:val="0"/>
              <w:autoSpaceDN w:val="0"/>
              <w:adjustRightInd w:val="0"/>
              <w:spacing w:after="240"/>
            </w:pPr>
            <w:r w:rsidRPr="00342FCE">
              <w:t xml:space="preserve">Require one CF2R-MCH-04 for each evaporative cooling system installed in a dwelling unit when the cooling system type given </w:t>
            </w:r>
            <w:r w:rsidRPr="00342FCE">
              <w:lastRenderedPageBreak/>
              <w:t>on the CF2R-MCH-01 is one of the following types:</w:t>
            </w:r>
            <w:r w:rsidRPr="00342FCE">
              <w:br/>
              <w:t>*evaporative – direct,</w:t>
            </w:r>
            <w:r w:rsidRPr="00342FCE">
              <w:br/>
              <w:t>*evaporative – indirect</w:t>
            </w:r>
            <w:r w:rsidRPr="00342FCE">
              <w:br/>
              <w:t>*evaporative – indirect-direct</w:t>
            </w:r>
          </w:p>
        </w:tc>
      </w:tr>
      <w:tr w:rsidR="00342FCE" w:rsidRPr="00342FCE" w14:paraId="63A6C7B2" w14:textId="77777777" w:rsidTr="00E36219">
        <w:tc>
          <w:tcPr>
            <w:tcW w:w="2100" w:type="dxa"/>
          </w:tcPr>
          <w:p w14:paraId="7318D749" w14:textId="77777777" w:rsidR="00342FCE" w:rsidRPr="00342FCE" w:rsidRDefault="00342FCE" w:rsidP="00342FCE">
            <w:pPr>
              <w:pStyle w:val="ListParagraph"/>
              <w:autoSpaceDE w:val="0"/>
              <w:autoSpaceDN w:val="0"/>
              <w:adjustRightInd w:val="0"/>
              <w:spacing w:after="240"/>
            </w:pPr>
            <w:r w:rsidRPr="00342FCE">
              <w:lastRenderedPageBreak/>
              <w:t>CF2R/CF3R-MCH-20a-H</w:t>
            </w:r>
          </w:p>
        </w:tc>
        <w:tc>
          <w:tcPr>
            <w:tcW w:w="2658" w:type="dxa"/>
          </w:tcPr>
          <w:p w14:paraId="1B080B93"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1EB0CA37" w14:textId="77777777" w:rsidR="00342FCE" w:rsidRPr="00342FCE" w:rsidRDefault="00342FCE" w:rsidP="00342FCE">
            <w:pPr>
              <w:pStyle w:val="ListParagraph"/>
              <w:autoSpaceDE w:val="0"/>
              <w:autoSpaceDN w:val="0"/>
              <w:adjustRightInd w:val="0"/>
              <w:spacing w:after="240"/>
            </w:pPr>
            <w:r w:rsidRPr="00342FCE">
              <w:t xml:space="preserve">Duct Leakage Measurement – Completely New Duct System </w:t>
            </w:r>
          </w:p>
        </w:tc>
        <w:tc>
          <w:tcPr>
            <w:tcW w:w="2320" w:type="dxa"/>
          </w:tcPr>
          <w:p w14:paraId="7F4A6237"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MCH-20 is required for a ducted indoor unit, then provide one MCH-20 for the ducted indoor unit.</w:t>
            </w:r>
            <w:r w:rsidRPr="00342FCE">
              <w:br/>
            </w:r>
            <w:r w:rsidRPr="00342FCE">
              <w:br/>
              <w:t>Each ducted indoor unit that requires verification must have its own MCH-20.</w:t>
            </w:r>
          </w:p>
        </w:tc>
      </w:tr>
      <w:tr w:rsidR="00342FCE" w:rsidRPr="00342FCE" w14:paraId="5345F478" w14:textId="77777777" w:rsidTr="00E36219">
        <w:tc>
          <w:tcPr>
            <w:tcW w:w="2100" w:type="dxa"/>
          </w:tcPr>
          <w:p w14:paraId="1047F147" w14:textId="77777777" w:rsidR="00342FCE" w:rsidRPr="00342FCE" w:rsidRDefault="00342FCE" w:rsidP="00342FCE">
            <w:pPr>
              <w:pStyle w:val="ListParagraph"/>
              <w:autoSpaceDE w:val="0"/>
              <w:autoSpaceDN w:val="0"/>
              <w:adjustRightInd w:val="0"/>
              <w:spacing w:after="240"/>
            </w:pPr>
            <w:r w:rsidRPr="00342FCE">
              <w:t>CF2R/CF3R-MCH-20b-H</w:t>
            </w:r>
          </w:p>
        </w:tc>
        <w:tc>
          <w:tcPr>
            <w:tcW w:w="2658" w:type="dxa"/>
          </w:tcPr>
          <w:p w14:paraId="32FFDCB4"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1CC2A9CD" w14:textId="77777777" w:rsidR="00342FCE" w:rsidRPr="00342FCE" w:rsidRDefault="00342FCE" w:rsidP="00342FCE">
            <w:pPr>
              <w:pStyle w:val="ListParagraph"/>
              <w:autoSpaceDE w:val="0"/>
              <w:autoSpaceDN w:val="0"/>
              <w:adjustRightInd w:val="0"/>
              <w:spacing w:after="240"/>
            </w:pPr>
            <w:r w:rsidRPr="00342FCE">
              <w:t>Duct Leakage Measurement – Low Leakage Ducts in Conditioned Space</w:t>
            </w:r>
          </w:p>
        </w:tc>
        <w:tc>
          <w:tcPr>
            <w:tcW w:w="2320" w:type="dxa"/>
          </w:tcPr>
          <w:p w14:paraId="72F8F117"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MCH-20 is required for a ducted indoor unit, then provide one MCH-20 for the ducted indoor unit.</w:t>
            </w:r>
            <w:r w:rsidRPr="00342FCE">
              <w:br/>
            </w:r>
            <w:r w:rsidRPr="00342FCE">
              <w:br/>
              <w:t>Each ducted indoor unit that requires verification must have its own MCH-20.</w:t>
            </w:r>
          </w:p>
        </w:tc>
      </w:tr>
      <w:tr w:rsidR="00342FCE" w:rsidRPr="00342FCE" w14:paraId="0A8AB99D" w14:textId="77777777" w:rsidTr="00E36219">
        <w:tc>
          <w:tcPr>
            <w:tcW w:w="2100" w:type="dxa"/>
          </w:tcPr>
          <w:p w14:paraId="3DC075D6" w14:textId="77777777" w:rsidR="00342FCE" w:rsidRPr="00342FCE" w:rsidRDefault="00342FCE" w:rsidP="00342FCE">
            <w:pPr>
              <w:pStyle w:val="ListParagraph"/>
              <w:autoSpaceDE w:val="0"/>
              <w:autoSpaceDN w:val="0"/>
              <w:adjustRightInd w:val="0"/>
              <w:spacing w:after="240"/>
            </w:pPr>
            <w:r w:rsidRPr="00342FCE">
              <w:lastRenderedPageBreak/>
              <w:t>CF2R/CF3R-MCH-20c-H</w:t>
            </w:r>
          </w:p>
        </w:tc>
        <w:tc>
          <w:tcPr>
            <w:tcW w:w="2658" w:type="dxa"/>
          </w:tcPr>
          <w:p w14:paraId="1B756F35"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0337FD47" w14:textId="77777777" w:rsidR="00342FCE" w:rsidRPr="00342FCE" w:rsidRDefault="00342FCE" w:rsidP="00342FCE">
            <w:pPr>
              <w:pStyle w:val="ListParagraph"/>
              <w:autoSpaceDE w:val="0"/>
              <w:autoSpaceDN w:val="0"/>
              <w:adjustRightInd w:val="0"/>
              <w:spacing w:after="240"/>
            </w:pPr>
            <w:r w:rsidRPr="00342FCE">
              <w:t>Duct Leakage Measurement – Low Leakage Air Handling Unit</w:t>
            </w:r>
          </w:p>
        </w:tc>
        <w:tc>
          <w:tcPr>
            <w:tcW w:w="2320" w:type="dxa"/>
          </w:tcPr>
          <w:p w14:paraId="15FC490A"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MCH-20 is required for a ducted indoor unit, then provide one MCH-20 for the ducted indoor unit.</w:t>
            </w:r>
            <w:r w:rsidRPr="00342FCE">
              <w:br/>
            </w:r>
            <w:r w:rsidRPr="00342FCE">
              <w:br/>
              <w:t>Each ducted indoor unit that requires verification must have its own MCH-20.</w:t>
            </w:r>
          </w:p>
        </w:tc>
      </w:tr>
      <w:tr w:rsidR="00342FCE" w:rsidRPr="00342FCE" w14:paraId="58E4777C" w14:textId="77777777" w:rsidTr="00E36219">
        <w:tc>
          <w:tcPr>
            <w:tcW w:w="2100" w:type="dxa"/>
          </w:tcPr>
          <w:p w14:paraId="06FF7044" w14:textId="77777777" w:rsidR="00342FCE" w:rsidRPr="00342FCE" w:rsidRDefault="00342FCE" w:rsidP="00342FCE">
            <w:pPr>
              <w:pStyle w:val="ListParagraph"/>
              <w:autoSpaceDE w:val="0"/>
              <w:autoSpaceDN w:val="0"/>
              <w:adjustRightInd w:val="0"/>
              <w:spacing w:after="240"/>
            </w:pPr>
            <w:r w:rsidRPr="00342FCE">
              <w:t>CF2R/CF3R-MCH-20d-H</w:t>
            </w:r>
          </w:p>
        </w:tc>
        <w:tc>
          <w:tcPr>
            <w:tcW w:w="2658" w:type="dxa"/>
          </w:tcPr>
          <w:p w14:paraId="108284F9"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7A33F4A2" w14:textId="77777777" w:rsidR="00342FCE" w:rsidRPr="00342FCE" w:rsidRDefault="00342FCE" w:rsidP="00342FCE">
            <w:pPr>
              <w:pStyle w:val="ListParagraph"/>
              <w:autoSpaceDE w:val="0"/>
              <w:autoSpaceDN w:val="0"/>
              <w:adjustRightInd w:val="0"/>
              <w:spacing w:after="240"/>
            </w:pPr>
            <w:r w:rsidRPr="00342FCE">
              <w:t>Duct Leakage Measurement – Complete Replacement or Altered Duct System</w:t>
            </w:r>
          </w:p>
        </w:tc>
        <w:tc>
          <w:tcPr>
            <w:tcW w:w="2320" w:type="dxa"/>
          </w:tcPr>
          <w:p w14:paraId="363CE330"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MCH-20 is required for a ducted indoor unit, then provide one MCH-20 for the ducted indoor unit.</w:t>
            </w:r>
            <w:r w:rsidRPr="00342FCE">
              <w:br/>
            </w:r>
            <w:r w:rsidRPr="00342FCE">
              <w:br/>
              <w:t>Each ducted indoor unit that requires verification must have its own MCH-20.</w:t>
            </w:r>
          </w:p>
        </w:tc>
      </w:tr>
      <w:tr w:rsidR="00342FCE" w:rsidRPr="00342FCE" w14:paraId="52511248" w14:textId="77777777" w:rsidTr="00E36219">
        <w:tc>
          <w:tcPr>
            <w:tcW w:w="2100" w:type="dxa"/>
          </w:tcPr>
          <w:p w14:paraId="4FC8C216" w14:textId="77777777" w:rsidR="00342FCE" w:rsidRPr="00342FCE" w:rsidRDefault="00342FCE" w:rsidP="00342FCE">
            <w:pPr>
              <w:pStyle w:val="ListParagraph"/>
              <w:autoSpaceDE w:val="0"/>
              <w:autoSpaceDN w:val="0"/>
              <w:adjustRightInd w:val="0"/>
              <w:spacing w:after="240"/>
            </w:pPr>
            <w:r w:rsidRPr="00342FCE">
              <w:t>CF2R/CF3R-MCH-20e-H</w:t>
            </w:r>
          </w:p>
        </w:tc>
        <w:tc>
          <w:tcPr>
            <w:tcW w:w="2658" w:type="dxa"/>
          </w:tcPr>
          <w:p w14:paraId="63CAB15D"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720321C9" w14:textId="77777777" w:rsidR="00342FCE" w:rsidRPr="00342FCE" w:rsidRDefault="00342FCE" w:rsidP="00342FCE">
            <w:pPr>
              <w:pStyle w:val="ListParagraph"/>
              <w:autoSpaceDE w:val="0"/>
              <w:autoSpaceDN w:val="0"/>
              <w:adjustRightInd w:val="0"/>
              <w:spacing w:after="240"/>
            </w:pPr>
            <w:r w:rsidRPr="00342FCE">
              <w:t>Duct Leakage Measurement – Sealing of All Accessible Leaks Using Smoke Test</w:t>
            </w:r>
          </w:p>
        </w:tc>
        <w:tc>
          <w:tcPr>
            <w:tcW w:w="2320" w:type="dxa"/>
          </w:tcPr>
          <w:p w14:paraId="7D341686"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MCH-20 is required for a ducted indoor unit, then provide one MCH-20 for the ducted indoor unit.</w:t>
            </w:r>
            <w:r w:rsidRPr="00342FCE">
              <w:br/>
            </w:r>
            <w:r w:rsidRPr="00342FCE">
              <w:br/>
              <w:t xml:space="preserve">Each ducted indoor unit that requires verification must </w:t>
            </w:r>
            <w:r w:rsidRPr="00342FCE">
              <w:lastRenderedPageBreak/>
              <w:t>have its own MCH-20.</w:t>
            </w:r>
          </w:p>
        </w:tc>
      </w:tr>
      <w:tr w:rsidR="00342FCE" w:rsidRPr="00342FCE" w14:paraId="1753285A" w14:textId="77777777" w:rsidTr="00E36219">
        <w:tc>
          <w:tcPr>
            <w:tcW w:w="2100" w:type="dxa"/>
          </w:tcPr>
          <w:p w14:paraId="0B373AE3" w14:textId="77777777" w:rsidR="00342FCE" w:rsidRPr="00342FCE" w:rsidRDefault="00342FCE" w:rsidP="00342FCE">
            <w:pPr>
              <w:pStyle w:val="ListParagraph"/>
              <w:autoSpaceDE w:val="0"/>
              <w:autoSpaceDN w:val="0"/>
              <w:adjustRightInd w:val="0"/>
              <w:spacing w:after="240"/>
            </w:pPr>
            <w:r w:rsidRPr="00342FCE">
              <w:lastRenderedPageBreak/>
              <w:t>CF2R/CF3R-MCH-21-H</w:t>
            </w:r>
          </w:p>
        </w:tc>
        <w:tc>
          <w:tcPr>
            <w:tcW w:w="2658" w:type="dxa"/>
          </w:tcPr>
          <w:p w14:paraId="60DACB10"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44AD1248" w14:textId="77777777" w:rsidR="00342FCE" w:rsidRPr="00342FCE" w:rsidRDefault="00342FCE" w:rsidP="00342FCE">
            <w:pPr>
              <w:pStyle w:val="ListParagraph"/>
              <w:autoSpaceDE w:val="0"/>
              <w:autoSpaceDN w:val="0"/>
              <w:adjustRightInd w:val="0"/>
              <w:spacing w:after="240"/>
            </w:pPr>
            <w:r w:rsidRPr="00342FCE">
              <w:t>Duct Location Verification</w:t>
            </w:r>
          </w:p>
        </w:tc>
        <w:tc>
          <w:tcPr>
            <w:tcW w:w="2320" w:type="dxa"/>
          </w:tcPr>
          <w:p w14:paraId="3EA33C75"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MCH-21 is required for a ducted indoor unit, then provide one CF2R-MCH-21 for the ducted indoor unit.</w:t>
            </w:r>
            <w:r w:rsidRPr="00342FCE">
              <w:br/>
            </w:r>
            <w:r w:rsidRPr="00342FCE">
              <w:br/>
              <w:t>Each ducted indoor unit that requires verification must have its own MCH-21.</w:t>
            </w:r>
          </w:p>
        </w:tc>
      </w:tr>
      <w:tr w:rsidR="00342FCE" w:rsidRPr="00342FCE" w14:paraId="3187FDDA" w14:textId="77777777" w:rsidTr="00E36219">
        <w:tc>
          <w:tcPr>
            <w:tcW w:w="2100" w:type="dxa"/>
          </w:tcPr>
          <w:p w14:paraId="6C3FC1FC" w14:textId="77777777" w:rsidR="00342FCE" w:rsidRPr="00342FCE" w:rsidRDefault="00342FCE" w:rsidP="00342FCE">
            <w:pPr>
              <w:pStyle w:val="ListParagraph"/>
              <w:autoSpaceDE w:val="0"/>
              <w:autoSpaceDN w:val="0"/>
              <w:adjustRightInd w:val="0"/>
              <w:spacing w:after="240"/>
            </w:pPr>
            <w:r w:rsidRPr="00342FCE">
              <w:t>CF2R/CF3R-MCH-22a-H</w:t>
            </w:r>
          </w:p>
        </w:tc>
        <w:tc>
          <w:tcPr>
            <w:tcW w:w="2658" w:type="dxa"/>
          </w:tcPr>
          <w:p w14:paraId="6501D0B6"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11B0D32D" w14:textId="77777777" w:rsidR="00342FCE" w:rsidRPr="00342FCE" w:rsidRDefault="00342FCE" w:rsidP="00342FCE">
            <w:pPr>
              <w:pStyle w:val="ListParagraph"/>
              <w:autoSpaceDE w:val="0"/>
              <w:autoSpaceDN w:val="0"/>
              <w:adjustRightInd w:val="0"/>
              <w:spacing w:after="240"/>
            </w:pPr>
            <w:r w:rsidRPr="00342FCE">
              <w:t>Forced Air System Fan Efficacy (Watt/cfm) – Newly Installed Non-Zoned Systems or Zoned Multi-Speed Compressor Systems</w:t>
            </w:r>
          </w:p>
        </w:tc>
        <w:tc>
          <w:tcPr>
            <w:tcW w:w="2320" w:type="dxa"/>
          </w:tcPr>
          <w:p w14:paraId="47A21EE4"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MCH-22 is required for a ducted indoor unit, then provide one MCH-22 for each ducted indoor unit.</w:t>
            </w:r>
            <w:r w:rsidRPr="00342FCE">
              <w:br/>
            </w:r>
            <w:r w:rsidRPr="00342FCE">
              <w:br/>
              <w:t>Note: Each ducted indoor unit that requires verification must have its own MCH-22.</w:t>
            </w:r>
          </w:p>
        </w:tc>
      </w:tr>
      <w:tr w:rsidR="00342FCE" w:rsidRPr="00342FCE" w14:paraId="5A02B15C" w14:textId="77777777" w:rsidTr="00E36219">
        <w:tc>
          <w:tcPr>
            <w:tcW w:w="2100" w:type="dxa"/>
          </w:tcPr>
          <w:p w14:paraId="492252AF" w14:textId="77777777" w:rsidR="00342FCE" w:rsidRPr="00342FCE" w:rsidRDefault="00342FCE" w:rsidP="00342FCE">
            <w:pPr>
              <w:pStyle w:val="ListParagraph"/>
              <w:autoSpaceDE w:val="0"/>
              <w:autoSpaceDN w:val="0"/>
              <w:adjustRightInd w:val="0"/>
              <w:spacing w:after="240"/>
            </w:pPr>
            <w:r w:rsidRPr="00342FCE">
              <w:t>CF2R/CF3R-MCH-22b-H</w:t>
            </w:r>
          </w:p>
        </w:tc>
        <w:tc>
          <w:tcPr>
            <w:tcW w:w="2658" w:type="dxa"/>
          </w:tcPr>
          <w:p w14:paraId="44CAF025"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386B9CD9" w14:textId="77777777" w:rsidR="00342FCE" w:rsidRPr="00342FCE" w:rsidRDefault="00342FCE" w:rsidP="00342FCE">
            <w:pPr>
              <w:pStyle w:val="ListParagraph"/>
              <w:autoSpaceDE w:val="0"/>
              <w:autoSpaceDN w:val="0"/>
              <w:adjustRightInd w:val="0"/>
              <w:spacing w:after="240"/>
            </w:pPr>
            <w:r w:rsidRPr="00342FCE">
              <w:t>Forced Air System Fan Efficacy (Watt/cfm) – Newly Installed Zoned Single Speed Compressor System</w:t>
            </w:r>
          </w:p>
        </w:tc>
        <w:tc>
          <w:tcPr>
            <w:tcW w:w="2320" w:type="dxa"/>
          </w:tcPr>
          <w:p w14:paraId="136D0FC5"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MCH-22 is required for a ducted indoor unit, then provide one MCH-22 for each ducted indoor unit.</w:t>
            </w:r>
            <w:r w:rsidRPr="00342FCE">
              <w:br/>
            </w:r>
            <w:r w:rsidRPr="00342FCE">
              <w:br/>
            </w:r>
            <w:r w:rsidRPr="00342FCE">
              <w:lastRenderedPageBreak/>
              <w:t>Note: Each ducted indoor unit that requires verification must have its own MCH-22.</w:t>
            </w:r>
          </w:p>
        </w:tc>
      </w:tr>
      <w:tr w:rsidR="00342FCE" w:rsidRPr="00342FCE" w14:paraId="7703DD8B" w14:textId="77777777" w:rsidTr="00E36219">
        <w:tc>
          <w:tcPr>
            <w:tcW w:w="2100" w:type="dxa"/>
          </w:tcPr>
          <w:p w14:paraId="345B0A7D" w14:textId="77777777" w:rsidR="00342FCE" w:rsidRPr="00342FCE" w:rsidRDefault="00342FCE" w:rsidP="00342FCE">
            <w:pPr>
              <w:pStyle w:val="ListParagraph"/>
              <w:autoSpaceDE w:val="0"/>
              <w:autoSpaceDN w:val="0"/>
              <w:adjustRightInd w:val="0"/>
              <w:spacing w:after="240"/>
            </w:pPr>
            <w:r w:rsidRPr="00342FCE">
              <w:lastRenderedPageBreak/>
              <w:t>CF2R/CF3R-MCH-22c-H</w:t>
            </w:r>
          </w:p>
        </w:tc>
        <w:tc>
          <w:tcPr>
            <w:tcW w:w="2658" w:type="dxa"/>
          </w:tcPr>
          <w:p w14:paraId="23AE1EC0"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69DE6E36" w14:textId="77777777" w:rsidR="00342FCE" w:rsidRPr="00342FCE" w:rsidRDefault="00342FCE" w:rsidP="00342FCE">
            <w:pPr>
              <w:pStyle w:val="ListParagraph"/>
              <w:autoSpaceDE w:val="0"/>
              <w:autoSpaceDN w:val="0"/>
              <w:adjustRightInd w:val="0"/>
              <w:spacing w:after="240"/>
            </w:pPr>
            <w:r w:rsidRPr="00342FCE">
              <w:t>Forced Air System Fan Efficacy (Watt/cfm) – newly Installed Non-Zoned or Zoned Multi-Speed Compressor Systems with Central Fan Ventilation Cooling</w:t>
            </w:r>
          </w:p>
        </w:tc>
        <w:tc>
          <w:tcPr>
            <w:tcW w:w="2320" w:type="dxa"/>
          </w:tcPr>
          <w:p w14:paraId="1536EBE1"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MCH-22 is required for a ducted indoor unit, then provide one MCH-22 for each ducted indoor unit.</w:t>
            </w:r>
            <w:r w:rsidRPr="00342FCE">
              <w:br/>
            </w:r>
            <w:r w:rsidRPr="00342FCE">
              <w:br/>
              <w:t>Note: Each ducted indoor unit that requires verification must have its own MCH-22.</w:t>
            </w:r>
          </w:p>
        </w:tc>
      </w:tr>
      <w:tr w:rsidR="00342FCE" w:rsidRPr="00342FCE" w14:paraId="33CFFBC9" w14:textId="77777777" w:rsidTr="00E36219">
        <w:tc>
          <w:tcPr>
            <w:tcW w:w="2100" w:type="dxa"/>
          </w:tcPr>
          <w:p w14:paraId="6A571049" w14:textId="77777777" w:rsidR="00342FCE" w:rsidRPr="00342FCE" w:rsidRDefault="00342FCE" w:rsidP="00342FCE">
            <w:pPr>
              <w:pStyle w:val="ListParagraph"/>
              <w:autoSpaceDE w:val="0"/>
              <w:autoSpaceDN w:val="0"/>
              <w:adjustRightInd w:val="0"/>
              <w:spacing w:after="240"/>
            </w:pPr>
            <w:r w:rsidRPr="00342FCE">
              <w:t>CF2R/CF3R-MCH-22d-H</w:t>
            </w:r>
          </w:p>
        </w:tc>
        <w:tc>
          <w:tcPr>
            <w:tcW w:w="2658" w:type="dxa"/>
          </w:tcPr>
          <w:p w14:paraId="2918A4DA"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3178FAFD" w14:textId="77777777" w:rsidR="00342FCE" w:rsidRPr="00342FCE" w:rsidRDefault="00342FCE" w:rsidP="00342FCE">
            <w:pPr>
              <w:pStyle w:val="ListParagraph"/>
              <w:autoSpaceDE w:val="0"/>
              <w:autoSpaceDN w:val="0"/>
              <w:adjustRightInd w:val="0"/>
              <w:spacing w:after="240"/>
            </w:pPr>
            <w:r w:rsidRPr="00342FCE">
              <w:t>Forced Air System Fan Efficacy (Watt/cfm) – Newly Installed Zoned Single Speed Compressor Systems with Central Fan Ventilation Cooling</w:t>
            </w:r>
          </w:p>
        </w:tc>
        <w:tc>
          <w:tcPr>
            <w:tcW w:w="2320" w:type="dxa"/>
          </w:tcPr>
          <w:p w14:paraId="094193CE"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MCH-22 is required for a ducted indoor unit, then provide one MCH-22 for each ducted indoor unit.</w:t>
            </w:r>
            <w:r w:rsidRPr="00342FCE">
              <w:br/>
            </w:r>
            <w:r w:rsidRPr="00342FCE">
              <w:br/>
              <w:t>Note: Each ducted indoor unit that requires verification must have its own MCH-22.</w:t>
            </w:r>
          </w:p>
        </w:tc>
      </w:tr>
      <w:tr w:rsidR="00342FCE" w:rsidRPr="00342FCE" w14:paraId="298B23FB" w14:textId="77777777" w:rsidTr="00E36219">
        <w:tc>
          <w:tcPr>
            <w:tcW w:w="2100" w:type="dxa"/>
          </w:tcPr>
          <w:p w14:paraId="4CFB1F77" w14:textId="77777777" w:rsidR="00342FCE" w:rsidRPr="00342FCE" w:rsidRDefault="00342FCE" w:rsidP="00342FCE">
            <w:pPr>
              <w:pStyle w:val="ListParagraph"/>
              <w:autoSpaceDE w:val="0"/>
              <w:autoSpaceDN w:val="0"/>
              <w:adjustRightInd w:val="0"/>
              <w:spacing w:after="240"/>
            </w:pPr>
            <w:r w:rsidRPr="00342FCE">
              <w:t>CF2R/CF3R-MCH-23a-H</w:t>
            </w:r>
          </w:p>
        </w:tc>
        <w:tc>
          <w:tcPr>
            <w:tcW w:w="2658" w:type="dxa"/>
          </w:tcPr>
          <w:p w14:paraId="58F30314"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7DC9F0DA" w14:textId="77777777" w:rsidR="00342FCE" w:rsidRPr="00342FCE" w:rsidRDefault="00342FCE" w:rsidP="00342FCE">
            <w:pPr>
              <w:pStyle w:val="ListParagraph"/>
              <w:autoSpaceDE w:val="0"/>
              <w:autoSpaceDN w:val="0"/>
              <w:adjustRightInd w:val="0"/>
              <w:spacing w:after="240"/>
            </w:pPr>
            <w:r w:rsidRPr="00342FCE">
              <w:t xml:space="preserve">Forced Air System Airflow Rate (cfm/ton) – Newly Installed non-Zoned Systems or Zoned Multi-Speed </w:t>
            </w:r>
            <w:r w:rsidRPr="00342FCE">
              <w:lastRenderedPageBreak/>
              <w:t>Compressor Systems</w:t>
            </w:r>
          </w:p>
        </w:tc>
        <w:tc>
          <w:tcPr>
            <w:tcW w:w="2320" w:type="dxa"/>
          </w:tcPr>
          <w:p w14:paraId="4729CC30" w14:textId="77777777" w:rsidR="00342FCE" w:rsidRPr="00342FCE" w:rsidRDefault="00342FCE" w:rsidP="00342FCE">
            <w:pPr>
              <w:pStyle w:val="ListParagraph"/>
              <w:autoSpaceDE w:val="0"/>
              <w:autoSpaceDN w:val="0"/>
              <w:adjustRightInd w:val="0"/>
              <w:spacing w:after="240"/>
            </w:pPr>
            <w:r w:rsidRPr="00342FCE">
              <w:lastRenderedPageBreak/>
              <w:t xml:space="preserve">If the MCH-01 specifies </w:t>
            </w:r>
            <w:proofErr w:type="gramStart"/>
            <w:r w:rsidRPr="00342FCE">
              <w:t>a</w:t>
            </w:r>
            <w:proofErr w:type="gramEnd"/>
            <w:r w:rsidRPr="00342FCE">
              <w:t xml:space="preserve"> MCH-23 is required for a ducted indoor unit, then provide one MCH-23 for each </w:t>
            </w:r>
            <w:r w:rsidRPr="00342FCE">
              <w:lastRenderedPageBreak/>
              <w:t>ducted indoor unit.</w:t>
            </w:r>
            <w:r w:rsidRPr="00342FCE">
              <w:br/>
            </w:r>
            <w:r w:rsidRPr="00342FCE">
              <w:br/>
              <w:t>Note: Each ducted indoor unit that requires verification must have its own MCH-23.</w:t>
            </w:r>
          </w:p>
        </w:tc>
      </w:tr>
      <w:tr w:rsidR="00342FCE" w:rsidRPr="00342FCE" w14:paraId="4BB5F5ED" w14:textId="77777777" w:rsidTr="00E36219">
        <w:tc>
          <w:tcPr>
            <w:tcW w:w="2100" w:type="dxa"/>
          </w:tcPr>
          <w:p w14:paraId="59F02627" w14:textId="77777777" w:rsidR="00342FCE" w:rsidRPr="00342FCE" w:rsidRDefault="00342FCE" w:rsidP="00342FCE">
            <w:pPr>
              <w:pStyle w:val="ListParagraph"/>
              <w:autoSpaceDE w:val="0"/>
              <w:autoSpaceDN w:val="0"/>
              <w:adjustRightInd w:val="0"/>
              <w:spacing w:after="240"/>
            </w:pPr>
            <w:r w:rsidRPr="00342FCE">
              <w:lastRenderedPageBreak/>
              <w:t>CF2R/CF3R-MCH-23b-H</w:t>
            </w:r>
          </w:p>
        </w:tc>
        <w:tc>
          <w:tcPr>
            <w:tcW w:w="2658" w:type="dxa"/>
          </w:tcPr>
          <w:p w14:paraId="6CF49B6E"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7EFBAF10" w14:textId="77777777" w:rsidR="00342FCE" w:rsidRPr="00342FCE" w:rsidRDefault="00342FCE" w:rsidP="00342FCE">
            <w:pPr>
              <w:pStyle w:val="ListParagraph"/>
              <w:autoSpaceDE w:val="0"/>
              <w:autoSpaceDN w:val="0"/>
              <w:adjustRightInd w:val="0"/>
              <w:spacing w:after="240"/>
            </w:pPr>
            <w:r w:rsidRPr="00342FCE">
              <w:t>Forced Air System Airflow Rate (cfm/ton) – Newly Installed Zoned Single Speed Compressor Systems</w:t>
            </w:r>
          </w:p>
        </w:tc>
        <w:tc>
          <w:tcPr>
            <w:tcW w:w="2320" w:type="dxa"/>
          </w:tcPr>
          <w:p w14:paraId="1877EC6E"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MCH-23 is required for a ducted indoor unit, then provide one MCH-23 for each ducted indoor unit.</w:t>
            </w:r>
            <w:r w:rsidRPr="00342FCE">
              <w:br/>
            </w:r>
            <w:r w:rsidRPr="00342FCE">
              <w:br/>
              <w:t>Note: Each ducted indoor unit that requires verification must have its own MCH-23.</w:t>
            </w:r>
          </w:p>
        </w:tc>
      </w:tr>
      <w:tr w:rsidR="00342FCE" w:rsidRPr="00342FCE" w14:paraId="1BB9C299" w14:textId="77777777" w:rsidTr="00E36219">
        <w:tc>
          <w:tcPr>
            <w:tcW w:w="2100" w:type="dxa"/>
          </w:tcPr>
          <w:p w14:paraId="1EA86742" w14:textId="77777777" w:rsidR="00342FCE" w:rsidRPr="00342FCE" w:rsidRDefault="00342FCE" w:rsidP="00342FCE">
            <w:pPr>
              <w:pStyle w:val="ListParagraph"/>
              <w:autoSpaceDE w:val="0"/>
              <w:autoSpaceDN w:val="0"/>
              <w:adjustRightInd w:val="0"/>
              <w:spacing w:after="240"/>
            </w:pPr>
            <w:r w:rsidRPr="00342FCE">
              <w:t>CF2R/CF3R-MCH-23c-H</w:t>
            </w:r>
          </w:p>
        </w:tc>
        <w:tc>
          <w:tcPr>
            <w:tcW w:w="2658" w:type="dxa"/>
          </w:tcPr>
          <w:p w14:paraId="3D8E0081"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0BB6312E" w14:textId="77777777" w:rsidR="00342FCE" w:rsidRPr="00342FCE" w:rsidRDefault="00342FCE" w:rsidP="00342FCE">
            <w:pPr>
              <w:pStyle w:val="ListParagraph"/>
              <w:autoSpaceDE w:val="0"/>
              <w:autoSpaceDN w:val="0"/>
              <w:adjustRightInd w:val="0"/>
              <w:spacing w:after="240"/>
            </w:pPr>
            <w:r w:rsidRPr="00342FCE">
              <w:t>Forced Air System Airflow Rate (cfm/ton) – Alternative to Compliance with Minimum System Airflow Requirement for Altered Systems (Best That I Can Do)</w:t>
            </w:r>
          </w:p>
        </w:tc>
        <w:tc>
          <w:tcPr>
            <w:tcW w:w="2320" w:type="dxa"/>
          </w:tcPr>
          <w:p w14:paraId="67895CCB"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MCH-23 is required for a ducted indoor unit, then provide one MCH-23 for each ducted indoor unit.</w:t>
            </w:r>
            <w:r w:rsidRPr="00342FCE">
              <w:br/>
            </w:r>
            <w:r w:rsidRPr="00342FCE">
              <w:br/>
              <w:t>Note: Each ducted indoor unit that requires verification must have its own MCH-23.</w:t>
            </w:r>
          </w:p>
        </w:tc>
      </w:tr>
      <w:tr w:rsidR="00342FCE" w:rsidRPr="00342FCE" w14:paraId="6350D8A2" w14:textId="77777777" w:rsidTr="00E36219">
        <w:tc>
          <w:tcPr>
            <w:tcW w:w="2100" w:type="dxa"/>
          </w:tcPr>
          <w:p w14:paraId="406B1BCF" w14:textId="77777777" w:rsidR="00342FCE" w:rsidRPr="00342FCE" w:rsidRDefault="00342FCE" w:rsidP="00342FCE">
            <w:pPr>
              <w:pStyle w:val="ListParagraph"/>
              <w:autoSpaceDE w:val="0"/>
              <w:autoSpaceDN w:val="0"/>
              <w:adjustRightInd w:val="0"/>
              <w:spacing w:after="240"/>
            </w:pPr>
            <w:r w:rsidRPr="00342FCE">
              <w:t>CF2R/CF3R-MCH-23d-H</w:t>
            </w:r>
          </w:p>
        </w:tc>
        <w:tc>
          <w:tcPr>
            <w:tcW w:w="2658" w:type="dxa"/>
          </w:tcPr>
          <w:p w14:paraId="68169ED3"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46D8018F" w14:textId="77777777" w:rsidR="00342FCE" w:rsidRPr="00342FCE" w:rsidRDefault="00342FCE" w:rsidP="00342FCE">
            <w:pPr>
              <w:pStyle w:val="ListParagraph"/>
              <w:autoSpaceDE w:val="0"/>
              <w:autoSpaceDN w:val="0"/>
              <w:adjustRightInd w:val="0"/>
              <w:spacing w:after="240"/>
            </w:pPr>
            <w:r w:rsidRPr="00342FCE">
              <w:t xml:space="preserve">Forced Air System Airflow Rate (cfm/ton) – Newly Installed Heating </w:t>
            </w:r>
            <w:r w:rsidRPr="00342FCE">
              <w:lastRenderedPageBreak/>
              <w:t>Only Non-Zoned Systems (Measurement Only)</w:t>
            </w:r>
          </w:p>
        </w:tc>
        <w:tc>
          <w:tcPr>
            <w:tcW w:w="2320" w:type="dxa"/>
          </w:tcPr>
          <w:p w14:paraId="67C09CEB" w14:textId="77777777" w:rsidR="00342FCE" w:rsidRPr="00342FCE" w:rsidRDefault="00342FCE" w:rsidP="00342FCE">
            <w:pPr>
              <w:pStyle w:val="ListParagraph"/>
              <w:autoSpaceDE w:val="0"/>
              <w:autoSpaceDN w:val="0"/>
              <w:adjustRightInd w:val="0"/>
              <w:spacing w:after="240"/>
            </w:pPr>
            <w:r w:rsidRPr="00342FCE">
              <w:lastRenderedPageBreak/>
              <w:t xml:space="preserve">If the MCH-01 specifies </w:t>
            </w:r>
            <w:proofErr w:type="gramStart"/>
            <w:r w:rsidRPr="00342FCE">
              <w:t>a</w:t>
            </w:r>
            <w:proofErr w:type="gramEnd"/>
            <w:r w:rsidRPr="00342FCE">
              <w:t xml:space="preserve"> MCH-23 is required for a ducted indoor unit, </w:t>
            </w:r>
            <w:r w:rsidRPr="00342FCE">
              <w:lastRenderedPageBreak/>
              <w:t>then provide one MCH-23 for each ducted indoor unit.</w:t>
            </w:r>
            <w:r w:rsidRPr="00342FCE">
              <w:br/>
            </w:r>
            <w:r w:rsidRPr="00342FCE">
              <w:br/>
              <w:t>Note: Each ducted indoor unit that requires verification must have its own MCH-23.</w:t>
            </w:r>
          </w:p>
        </w:tc>
      </w:tr>
      <w:tr w:rsidR="00342FCE" w:rsidRPr="00342FCE" w14:paraId="6CF66FC0" w14:textId="77777777" w:rsidTr="00E36219">
        <w:tc>
          <w:tcPr>
            <w:tcW w:w="2100" w:type="dxa"/>
          </w:tcPr>
          <w:p w14:paraId="2F93A2F5" w14:textId="77777777" w:rsidR="00342FCE" w:rsidRPr="00342FCE" w:rsidRDefault="00342FCE" w:rsidP="00342FCE">
            <w:pPr>
              <w:pStyle w:val="ListParagraph"/>
              <w:autoSpaceDE w:val="0"/>
              <w:autoSpaceDN w:val="0"/>
              <w:adjustRightInd w:val="0"/>
              <w:spacing w:after="240"/>
            </w:pPr>
            <w:r w:rsidRPr="00342FCE">
              <w:lastRenderedPageBreak/>
              <w:t>CF2R/CF3R-MCH-23e-H</w:t>
            </w:r>
          </w:p>
        </w:tc>
        <w:tc>
          <w:tcPr>
            <w:tcW w:w="2658" w:type="dxa"/>
          </w:tcPr>
          <w:p w14:paraId="4DDF5E41"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0D2FC7DF" w14:textId="77777777" w:rsidR="00342FCE" w:rsidRPr="00342FCE" w:rsidRDefault="00342FCE" w:rsidP="00342FCE">
            <w:pPr>
              <w:pStyle w:val="ListParagraph"/>
              <w:autoSpaceDE w:val="0"/>
              <w:autoSpaceDN w:val="0"/>
              <w:adjustRightInd w:val="0"/>
              <w:spacing w:after="240"/>
            </w:pPr>
            <w:r w:rsidRPr="00342FCE">
              <w:t>Forced Air System Airflow Rate (cfm/ton) – Newly Installed Non-Zoned Systems or Zoned Multi-Speed Compressor with Central Fan Ventilation Cooling</w:t>
            </w:r>
          </w:p>
        </w:tc>
        <w:tc>
          <w:tcPr>
            <w:tcW w:w="2320" w:type="dxa"/>
          </w:tcPr>
          <w:p w14:paraId="7D136AD5"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MCH-23 is required for a ducted indoor unit, then provide one MCH-23 for each ducted indoor unit.</w:t>
            </w:r>
            <w:r w:rsidRPr="00342FCE">
              <w:br/>
            </w:r>
            <w:r w:rsidRPr="00342FCE">
              <w:br/>
              <w:t>Note: Each ducted indoor unit that requires verification must have its own MCH-23.</w:t>
            </w:r>
          </w:p>
        </w:tc>
      </w:tr>
      <w:tr w:rsidR="00342FCE" w:rsidRPr="00342FCE" w14:paraId="3D26782D" w14:textId="77777777" w:rsidTr="00E36219">
        <w:tc>
          <w:tcPr>
            <w:tcW w:w="2100" w:type="dxa"/>
          </w:tcPr>
          <w:p w14:paraId="452A1B0D" w14:textId="77777777" w:rsidR="00342FCE" w:rsidRPr="00342FCE" w:rsidRDefault="00342FCE" w:rsidP="00342FCE">
            <w:pPr>
              <w:pStyle w:val="ListParagraph"/>
              <w:autoSpaceDE w:val="0"/>
              <w:autoSpaceDN w:val="0"/>
              <w:adjustRightInd w:val="0"/>
              <w:spacing w:after="240"/>
            </w:pPr>
            <w:r w:rsidRPr="00342FCE">
              <w:t>CF2R/CF3R-MCH-23f-H</w:t>
            </w:r>
          </w:p>
        </w:tc>
        <w:tc>
          <w:tcPr>
            <w:tcW w:w="2658" w:type="dxa"/>
          </w:tcPr>
          <w:p w14:paraId="7B5C96C3"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2A10BD43" w14:textId="77777777" w:rsidR="00342FCE" w:rsidRPr="00342FCE" w:rsidRDefault="00342FCE" w:rsidP="00342FCE">
            <w:pPr>
              <w:pStyle w:val="ListParagraph"/>
              <w:autoSpaceDE w:val="0"/>
              <w:autoSpaceDN w:val="0"/>
              <w:adjustRightInd w:val="0"/>
              <w:spacing w:after="240"/>
            </w:pPr>
            <w:r w:rsidRPr="00342FCE">
              <w:t>Forced Air System Airflow Rate (cfm/ton) – Newly Installed Zoned Single Speed Compressor Systems with Central Fan Ventilation Cooling</w:t>
            </w:r>
          </w:p>
        </w:tc>
        <w:tc>
          <w:tcPr>
            <w:tcW w:w="2320" w:type="dxa"/>
          </w:tcPr>
          <w:p w14:paraId="5F398815"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MCH-23 is required for a ducted indoor unit, then provide one MCH-23 for each ducted indoor unit.</w:t>
            </w:r>
            <w:r w:rsidRPr="00342FCE">
              <w:br/>
            </w:r>
            <w:r w:rsidRPr="00342FCE">
              <w:br/>
              <w:t>Note: Each ducted indoor unit that requires verification must have its own MCH-23.</w:t>
            </w:r>
          </w:p>
        </w:tc>
      </w:tr>
      <w:tr w:rsidR="00342FCE" w:rsidRPr="00342FCE" w:rsidDel="00AB5115" w14:paraId="0A8A273D" w14:textId="6DB59EF1" w:rsidTr="00E36219">
        <w:trPr>
          <w:del w:id="4223" w:author="Haider Alhabibi" w:date="2022-02-11T15:54:00Z"/>
        </w:trPr>
        <w:tc>
          <w:tcPr>
            <w:tcW w:w="2100" w:type="dxa"/>
          </w:tcPr>
          <w:p w14:paraId="07DD3B6E" w14:textId="54317042" w:rsidR="00342FCE" w:rsidRPr="00342FCE" w:rsidDel="00AB5115" w:rsidRDefault="00342FCE" w:rsidP="00342FCE">
            <w:pPr>
              <w:pStyle w:val="ListParagraph"/>
              <w:autoSpaceDE w:val="0"/>
              <w:autoSpaceDN w:val="0"/>
              <w:adjustRightInd w:val="0"/>
              <w:spacing w:after="240"/>
              <w:rPr>
                <w:del w:id="4224" w:author="Haider Alhabibi" w:date="2022-02-11T15:54:00Z"/>
              </w:rPr>
            </w:pPr>
            <w:del w:id="4225" w:author="Haider Alhabibi" w:date="2022-02-11T15:54:00Z">
              <w:r w:rsidRPr="00342FCE" w:rsidDel="00AB5115">
                <w:delText>CF2R/CF3R-MCH-24a-H</w:delText>
              </w:r>
            </w:del>
          </w:p>
        </w:tc>
        <w:tc>
          <w:tcPr>
            <w:tcW w:w="2658" w:type="dxa"/>
          </w:tcPr>
          <w:p w14:paraId="4D3D9FB6" w14:textId="7FB83D2B" w:rsidR="00342FCE" w:rsidRPr="00342FCE" w:rsidDel="00AB5115" w:rsidRDefault="00342FCE" w:rsidP="00342FCE">
            <w:pPr>
              <w:pStyle w:val="ListParagraph"/>
              <w:autoSpaceDE w:val="0"/>
              <w:autoSpaceDN w:val="0"/>
              <w:adjustRightInd w:val="0"/>
              <w:spacing w:after="240"/>
              <w:rPr>
                <w:del w:id="4226" w:author="Haider Alhabibi" w:date="2022-02-11T15:54:00Z"/>
              </w:rPr>
            </w:pPr>
            <w:del w:id="4227" w:author="Haider Alhabibi" w:date="2022-02-11T15:54:00Z">
              <w:r w:rsidRPr="00342FCE" w:rsidDel="00AB5115">
                <w:delText>Certificate of Installation/Verification</w:delText>
              </w:r>
            </w:del>
          </w:p>
        </w:tc>
        <w:tc>
          <w:tcPr>
            <w:tcW w:w="2272" w:type="dxa"/>
          </w:tcPr>
          <w:p w14:paraId="5024DE29" w14:textId="2309C9F5" w:rsidR="00342FCE" w:rsidRPr="00342FCE" w:rsidDel="00AB5115" w:rsidRDefault="00342FCE" w:rsidP="00342FCE">
            <w:pPr>
              <w:pStyle w:val="ListParagraph"/>
              <w:autoSpaceDE w:val="0"/>
              <w:autoSpaceDN w:val="0"/>
              <w:adjustRightInd w:val="0"/>
              <w:spacing w:after="240"/>
              <w:rPr>
                <w:del w:id="4228" w:author="Haider Alhabibi" w:date="2022-02-11T15:54:00Z"/>
              </w:rPr>
            </w:pPr>
            <w:del w:id="4229" w:author="Haider Alhabibi" w:date="2022-02-11T15:54:00Z">
              <w:r w:rsidRPr="00342FCE" w:rsidDel="00AB5115">
                <w:delText>Enclosure Air Leakage Worksheet – Single Point Air Tightness Test with Manual Meter</w:delText>
              </w:r>
            </w:del>
          </w:p>
        </w:tc>
        <w:tc>
          <w:tcPr>
            <w:tcW w:w="2320" w:type="dxa"/>
          </w:tcPr>
          <w:p w14:paraId="316BAAF4" w14:textId="75E5031E" w:rsidR="00342FCE" w:rsidRPr="00342FCE" w:rsidDel="00AB5115" w:rsidRDefault="00342FCE" w:rsidP="00342FCE">
            <w:pPr>
              <w:pStyle w:val="ListParagraph"/>
              <w:autoSpaceDE w:val="0"/>
              <w:autoSpaceDN w:val="0"/>
              <w:adjustRightInd w:val="0"/>
              <w:spacing w:after="240"/>
              <w:rPr>
                <w:del w:id="4230" w:author="Haider Alhabibi" w:date="2022-02-11T15:54:00Z"/>
              </w:rPr>
            </w:pPr>
            <w:del w:id="4231" w:author="Haider Alhabibi" w:date="2022-02-11T15:54:00Z">
              <w:r w:rsidRPr="00342FCE" w:rsidDel="00AB5115">
                <w:delText>If the building type is multifamily, and the IAQ ventilation system type for the dwelling units in the building as specified on the CF1R-PRF-01 or CF1R-NCB-01 are one of the following types:</w:delText>
              </w:r>
              <w:r w:rsidRPr="00342FCE" w:rsidDel="00AB5115">
                <w:br/>
                <w:delText>*Supply,</w:delText>
              </w:r>
              <w:r w:rsidRPr="00342FCE" w:rsidDel="00AB5115">
                <w:br/>
                <w:delText>*Exhaust,</w:delText>
              </w:r>
              <w:r w:rsidRPr="00342FCE" w:rsidDel="00AB5115">
                <w:br/>
                <w:delText>*Central Ventilation System – Supply, or</w:delText>
              </w:r>
              <w:r w:rsidRPr="00342FCE" w:rsidDel="00AB5115">
                <w:br/>
                <w:delText>*Central Ventilation System – Exhaust,</w:delText>
              </w:r>
              <w:r w:rsidRPr="00342FCE" w:rsidDel="00AB5115">
                <w:br/>
                <w:delText>then require one MCH-24 for each such dwelling unit in the building.</w:delText>
              </w:r>
              <w:r w:rsidRPr="00342FCE" w:rsidDel="00AB5115">
                <w:br/>
              </w:r>
              <w:r w:rsidRPr="00342FCE" w:rsidDel="00AB5115">
                <w:br/>
                <w:delText>Else, MCH-24 doc only used if called for by MCH-27 docs.</w:delText>
              </w:r>
            </w:del>
          </w:p>
        </w:tc>
      </w:tr>
      <w:tr w:rsidR="00342FCE" w:rsidRPr="00342FCE" w:rsidDel="00AB5115" w14:paraId="30DB9551" w14:textId="54EBB089" w:rsidTr="00E36219">
        <w:trPr>
          <w:del w:id="4232" w:author="Haider Alhabibi" w:date="2022-02-11T15:54:00Z"/>
        </w:trPr>
        <w:tc>
          <w:tcPr>
            <w:tcW w:w="2100" w:type="dxa"/>
          </w:tcPr>
          <w:p w14:paraId="71100568" w14:textId="5D164855" w:rsidR="00342FCE" w:rsidRPr="00342FCE" w:rsidDel="00AB5115" w:rsidRDefault="00342FCE" w:rsidP="00342FCE">
            <w:pPr>
              <w:pStyle w:val="ListParagraph"/>
              <w:autoSpaceDE w:val="0"/>
              <w:autoSpaceDN w:val="0"/>
              <w:adjustRightInd w:val="0"/>
              <w:spacing w:after="240"/>
              <w:rPr>
                <w:del w:id="4233" w:author="Haider Alhabibi" w:date="2022-02-11T15:54:00Z"/>
              </w:rPr>
            </w:pPr>
            <w:del w:id="4234" w:author="Haider Alhabibi" w:date="2022-02-11T15:54:00Z">
              <w:r w:rsidRPr="00342FCE" w:rsidDel="00AB5115">
                <w:delText>CF2R/CF3R-MCH-24b-H</w:delText>
              </w:r>
            </w:del>
          </w:p>
        </w:tc>
        <w:tc>
          <w:tcPr>
            <w:tcW w:w="2658" w:type="dxa"/>
          </w:tcPr>
          <w:p w14:paraId="0EAC541B" w14:textId="00F12F6F" w:rsidR="00342FCE" w:rsidRPr="00342FCE" w:rsidDel="00AB5115" w:rsidRDefault="00342FCE" w:rsidP="00342FCE">
            <w:pPr>
              <w:pStyle w:val="ListParagraph"/>
              <w:autoSpaceDE w:val="0"/>
              <w:autoSpaceDN w:val="0"/>
              <w:adjustRightInd w:val="0"/>
              <w:spacing w:after="240"/>
              <w:rPr>
                <w:del w:id="4235" w:author="Haider Alhabibi" w:date="2022-02-11T15:54:00Z"/>
              </w:rPr>
            </w:pPr>
            <w:del w:id="4236" w:author="Haider Alhabibi" w:date="2022-02-11T15:54:00Z">
              <w:r w:rsidRPr="00342FCE" w:rsidDel="00AB5115">
                <w:delText>Certificate of Installation/Verification</w:delText>
              </w:r>
            </w:del>
          </w:p>
        </w:tc>
        <w:tc>
          <w:tcPr>
            <w:tcW w:w="2272" w:type="dxa"/>
          </w:tcPr>
          <w:p w14:paraId="042343E3" w14:textId="7D7D1E5B" w:rsidR="00342FCE" w:rsidRPr="00342FCE" w:rsidDel="00AB5115" w:rsidRDefault="00342FCE" w:rsidP="00342FCE">
            <w:pPr>
              <w:pStyle w:val="ListParagraph"/>
              <w:autoSpaceDE w:val="0"/>
              <w:autoSpaceDN w:val="0"/>
              <w:adjustRightInd w:val="0"/>
              <w:spacing w:after="240"/>
              <w:rPr>
                <w:del w:id="4237" w:author="Haider Alhabibi" w:date="2022-02-11T15:54:00Z"/>
              </w:rPr>
            </w:pPr>
            <w:del w:id="4238" w:author="Haider Alhabibi" w:date="2022-02-11T15:54:00Z">
              <w:r w:rsidRPr="00342FCE" w:rsidDel="00AB5115">
                <w:delText>Enclosure Air Leakage Worksheet – Single Point Air Tightness Test with Automatic Meter</w:delText>
              </w:r>
            </w:del>
          </w:p>
        </w:tc>
        <w:tc>
          <w:tcPr>
            <w:tcW w:w="2320" w:type="dxa"/>
          </w:tcPr>
          <w:p w14:paraId="57F01828" w14:textId="2147A758" w:rsidR="00342FCE" w:rsidRPr="00342FCE" w:rsidDel="00AB5115" w:rsidRDefault="00342FCE" w:rsidP="00342FCE">
            <w:pPr>
              <w:pStyle w:val="ListParagraph"/>
              <w:autoSpaceDE w:val="0"/>
              <w:autoSpaceDN w:val="0"/>
              <w:adjustRightInd w:val="0"/>
              <w:spacing w:after="240"/>
              <w:rPr>
                <w:del w:id="4239" w:author="Haider Alhabibi" w:date="2022-02-11T15:54:00Z"/>
              </w:rPr>
            </w:pPr>
            <w:del w:id="4240" w:author="Haider Alhabibi" w:date="2022-02-11T15:54:00Z">
              <w:r w:rsidRPr="00342FCE" w:rsidDel="00AB5115">
                <w:delText>If the building type is multifamily, and the IAQ ventilation system type for the dwelling units in the building as specified on the CF1R-PRF-01 or CF1R-NCB-01 are one of the following types:</w:delText>
              </w:r>
              <w:r w:rsidRPr="00342FCE" w:rsidDel="00AB5115">
                <w:br/>
                <w:delText>*Supply,</w:delText>
              </w:r>
              <w:r w:rsidRPr="00342FCE" w:rsidDel="00AB5115">
                <w:br/>
                <w:delText>*Exhaust,</w:delText>
              </w:r>
              <w:r w:rsidRPr="00342FCE" w:rsidDel="00AB5115">
                <w:br/>
                <w:delText>*Central Ventilation System – Supply, or</w:delText>
              </w:r>
              <w:r w:rsidRPr="00342FCE" w:rsidDel="00AB5115">
                <w:br/>
                <w:delText>*Central Ventilation System – Exhaust,</w:delText>
              </w:r>
              <w:r w:rsidRPr="00342FCE" w:rsidDel="00AB5115">
                <w:br/>
                <w:delText>then require one MCH-24 for each such dwelling unit in the building.</w:delText>
              </w:r>
              <w:r w:rsidRPr="00342FCE" w:rsidDel="00AB5115">
                <w:br/>
              </w:r>
              <w:r w:rsidRPr="00342FCE" w:rsidDel="00AB5115">
                <w:br/>
                <w:delText>Else, MCH-24 doc only used if called for by MCH-27 docs.</w:delText>
              </w:r>
            </w:del>
          </w:p>
        </w:tc>
      </w:tr>
      <w:tr w:rsidR="00342FCE" w:rsidRPr="00342FCE" w14:paraId="2EDC0AAC" w14:textId="77777777" w:rsidTr="00E36219">
        <w:tc>
          <w:tcPr>
            <w:tcW w:w="2100" w:type="dxa"/>
          </w:tcPr>
          <w:p w14:paraId="72FC15A5" w14:textId="77777777" w:rsidR="00342FCE" w:rsidRPr="00342FCE" w:rsidRDefault="00342FCE" w:rsidP="00342FCE">
            <w:pPr>
              <w:pStyle w:val="ListParagraph"/>
              <w:autoSpaceDE w:val="0"/>
              <w:autoSpaceDN w:val="0"/>
              <w:adjustRightInd w:val="0"/>
              <w:spacing w:after="240"/>
            </w:pPr>
            <w:r w:rsidRPr="00342FCE">
              <w:t>CF2R/CF3R-MCH-25a-H</w:t>
            </w:r>
          </w:p>
        </w:tc>
        <w:tc>
          <w:tcPr>
            <w:tcW w:w="2658" w:type="dxa"/>
          </w:tcPr>
          <w:p w14:paraId="4BD7573F"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1F3AF2EA" w14:textId="77777777" w:rsidR="00342FCE" w:rsidRPr="00342FCE" w:rsidRDefault="00342FCE" w:rsidP="00342FCE">
            <w:pPr>
              <w:pStyle w:val="ListParagraph"/>
              <w:autoSpaceDE w:val="0"/>
              <w:autoSpaceDN w:val="0"/>
              <w:adjustRightInd w:val="0"/>
              <w:spacing w:after="240"/>
            </w:pPr>
            <w:r w:rsidRPr="00342FCE">
              <w:t xml:space="preserve">Refrigerant Charge Verification – </w:t>
            </w:r>
            <w:r w:rsidRPr="00342FCE">
              <w:lastRenderedPageBreak/>
              <w:t>Superheat Method (Standard Charge Procedure)</w:t>
            </w:r>
          </w:p>
        </w:tc>
        <w:tc>
          <w:tcPr>
            <w:tcW w:w="2320" w:type="dxa"/>
          </w:tcPr>
          <w:p w14:paraId="3385CB7B" w14:textId="77777777" w:rsidR="00342FCE" w:rsidRPr="00342FCE" w:rsidRDefault="00342FCE" w:rsidP="00342FCE">
            <w:pPr>
              <w:pStyle w:val="ListParagraph"/>
              <w:autoSpaceDE w:val="0"/>
              <w:autoSpaceDN w:val="0"/>
              <w:adjustRightInd w:val="0"/>
              <w:spacing w:after="240"/>
            </w:pPr>
            <w:r w:rsidRPr="00342FCE">
              <w:lastRenderedPageBreak/>
              <w:t xml:space="preserve">If the MCH-01 specifies </w:t>
            </w:r>
            <w:proofErr w:type="gramStart"/>
            <w:r w:rsidRPr="00342FCE">
              <w:t>a</w:t>
            </w:r>
            <w:proofErr w:type="gramEnd"/>
            <w:r w:rsidRPr="00342FCE">
              <w:t xml:space="preserve"> MCH-25 </w:t>
            </w:r>
            <w:r w:rsidRPr="00342FCE">
              <w:lastRenderedPageBreak/>
              <w:t>is required, then provide one MCH-25 for each space conditioning system.</w:t>
            </w:r>
          </w:p>
        </w:tc>
      </w:tr>
      <w:tr w:rsidR="00342FCE" w:rsidRPr="00342FCE" w14:paraId="58704E21" w14:textId="77777777" w:rsidTr="00E36219">
        <w:tc>
          <w:tcPr>
            <w:tcW w:w="2100" w:type="dxa"/>
          </w:tcPr>
          <w:p w14:paraId="4A922BEB" w14:textId="77777777" w:rsidR="00342FCE" w:rsidRPr="00342FCE" w:rsidRDefault="00342FCE" w:rsidP="00342FCE">
            <w:pPr>
              <w:pStyle w:val="ListParagraph"/>
              <w:autoSpaceDE w:val="0"/>
              <w:autoSpaceDN w:val="0"/>
              <w:adjustRightInd w:val="0"/>
              <w:spacing w:after="240"/>
            </w:pPr>
            <w:r w:rsidRPr="00342FCE">
              <w:lastRenderedPageBreak/>
              <w:t>CF2R/CF3R-MCH-25b-H</w:t>
            </w:r>
          </w:p>
        </w:tc>
        <w:tc>
          <w:tcPr>
            <w:tcW w:w="2658" w:type="dxa"/>
          </w:tcPr>
          <w:p w14:paraId="64ABC27E"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2C5139BC" w14:textId="77777777" w:rsidR="00342FCE" w:rsidRPr="00342FCE" w:rsidRDefault="00342FCE" w:rsidP="00342FCE">
            <w:pPr>
              <w:pStyle w:val="ListParagraph"/>
              <w:autoSpaceDE w:val="0"/>
              <w:autoSpaceDN w:val="0"/>
              <w:adjustRightInd w:val="0"/>
              <w:spacing w:after="240"/>
            </w:pPr>
            <w:r w:rsidRPr="00342FCE">
              <w:t>Refrigerant Charge Verification – Sub-cooling Method (Standard Charge Procedure)</w:t>
            </w:r>
          </w:p>
        </w:tc>
        <w:tc>
          <w:tcPr>
            <w:tcW w:w="2320" w:type="dxa"/>
          </w:tcPr>
          <w:p w14:paraId="4320B298"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MCH-25 is required, then provide one MCH-25 for each space conditioning system.</w:t>
            </w:r>
          </w:p>
        </w:tc>
      </w:tr>
      <w:tr w:rsidR="00342FCE" w:rsidRPr="00342FCE" w14:paraId="20032D0F" w14:textId="77777777" w:rsidTr="00E36219">
        <w:tc>
          <w:tcPr>
            <w:tcW w:w="2100" w:type="dxa"/>
          </w:tcPr>
          <w:p w14:paraId="67722AD1" w14:textId="77777777" w:rsidR="00342FCE" w:rsidRPr="00342FCE" w:rsidRDefault="00342FCE" w:rsidP="00342FCE">
            <w:pPr>
              <w:pStyle w:val="ListParagraph"/>
              <w:autoSpaceDE w:val="0"/>
              <w:autoSpaceDN w:val="0"/>
              <w:adjustRightInd w:val="0"/>
              <w:spacing w:after="240"/>
            </w:pPr>
            <w:r w:rsidRPr="00342FCE">
              <w:t>CF2R/CF3R-MCH-25c-H</w:t>
            </w:r>
          </w:p>
        </w:tc>
        <w:tc>
          <w:tcPr>
            <w:tcW w:w="2658" w:type="dxa"/>
          </w:tcPr>
          <w:p w14:paraId="21E1842C"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63984334" w14:textId="77777777" w:rsidR="00342FCE" w:rsidRPr="00342FCE" w:rsidRDefault="00342FCE" w:rsidP="00342FCE">
            <w:pPr>
              <w:pStyle w:val="ListParagraph"/>
              <w:autoSpaceDE w:val="0"/>
              <w:autoSpaceDN w:val="0"/>
              <w:adjustRightInd w:val="0"/>
              <w:spacing w:after="240"/>
            </w:pPr>
            <w:r w:rsidRPr="00342FCE">
              <w:t>Refrigerant Charge Verification – Weigh-in Charging Procedure</w:t>
            </w:r>
          </w:p>
        </w:tc>
        <w:tc>
          <w:tcPr>
            <w:tcW w:w="2320" w:type="dxa"/>
          </w:tcPr>
          <w:p w14:paraId="63571D12"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MCH-25 is required, then provide one MCH-25 for each space conditioning system.</w:t>
            </w:r>
          </w:p>
        </w:tc>
      </w:tr>
      <w:tr w:rsidR="00342FCE" w:rsidRPr="00342FCE" w14:paraId="4B12923E" w14:textId="77777777" w:rsidTr="00E36219">
        <w:tc>
          <w:tcPr>
            <w:tcW w:w="2100" w:type="dxa"/>
          </w:tcPr>
          <w:p w14:paraId="34E4530B" w14:textId="77777777" w:rsidR="00342FCE" w:rsidRPr="00342FCE" w:rsidRDefault="00342FCE" w:rsidP="00342FCE">
            <w:pPr>
              <w:pStyle w:val="ListParagraph"/>
              <w:autoSpaceDE w:val="0"/>
              <w:autoSpaceDN w:val="0"/>
              <w:adjustRightInd w:val="0"/>
              <w:spacing w:after="240"/>
            </w:pPr>
            <w:r w:rsidRPr="00342FCE">
              <w:t>CF2R/CF3R-MCH-25d-H</w:t>
            </w:r>
          </w:p>
        </w:tc>
        <w:tc>
          <w:tcPr>
            <w:tcW w:w="2658" w:type="dxa"/>
          </w:tcPr>
          <w:p w14:paraId="3652A87C"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1C166E92" w14:textId="77777777" w:rsidR="00342FCE" w:rsidRPr="00342FCE" w:rsidRDefault="00342FCE" w:rsidP="00342FCE">
            <w:pPr>
              <w:pStyle w:val="ListParagraph"/>
              <w:autoSpaceDE w:val="0"/>
              <w:autoSpaceDN w:val="0"/>
              <w:adjustRightInd w:val="0"/>
              <w:spacing w:after="240"/>
            </w:pPr>
            <w:r w:rsidRPr="00342FCE">
              <w:t>Refrigerant Charge Verification – Fault Indicator Display (FID) (embedded in the CF2R-MCH-25</w:t>
            </w:r>
            <w:proofErr w:type="gramStart"/>
            <w:r w:rsidRPr="00342FCE">
              <w:t>a,b</w:t>
            </w:r>
            <w:proofErr w:type="gramEnd"/>
            <w:r w:rsidRPr="00342FCE">
              <w:t>,c,e and standalone CF3R-MCH-25d)</w:t>
            </w:r>
          </w:p>
        </w:tc>
        <w:tc>
          <w:tcPr>
            <w:tcW w:w="2320" w:type="dxa"/>
          </w:tcPr>
          <w:p w14:paraId="239CA27E"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MCH-25 is required, then provide one MCH-25 for each space conditioning system.</w:t>
            </w:r>
          </w:p>
        </w:tc>
      </w:tr>
      <w:tr w:rsidR="00342FCE" w:rsidRPr="00342FCE" w14:paraId="572C0090" w14:textId="77777777" w:rsidTr="00E36219">
        <w:tc>
          <w:tcPr>
            <w:tcW w:w="2100" w:type="dxa"/>
          </w:tcPr>
          <w:p w14:paraId="22811F87" w14:textId="77777777" w:rsidR="00342FCE" w:rsidRPr="00342FCE" w:rsidRDefault="00342FCE" w:rsidP="00342FCE">
            <w:pPr>
              <w:pStyle w:val="ListParagraph"/>
              <w:autoSpaceDE w:val="0"/>
              <w:autoSpaceDN w:val="0"/>
              <w:adjustRightInd w:val="0"/>
              <w:spacing w:after="240"/>
            </w:pPr>
            <w:r w:rsidRPr="00342FCE">
              <w:t>CF2R/CF3R-MCH-25e-H</w:t>
            </w:r>
          </w:p>
        </w:tc>
        <w:tc>
          <w:tcPr>
            <w:tcW w:w="2658" w:type="dxa"/>
          </w:tcPr>
          <w:p w14:paraId="4EA35110"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6A69B68A" w14:textId="77777777" w:rsidR="00342FCE" w:rsidRPr="00342FCE" w:rsidRDefault="00342FCE" w:rsidP="00342FCE">
            <w:pPr>
              <w:pStyle w:val="ListParagraph"/>
              <w:autoSpaceDE w:val="0"/>
              <w:autoSpaceDN w:val="0"/>
              <w:adjustRightInd w:val="0"/>
              <w:spacing w:after="240"/>
            </w:pPr>
            <w:r w:rsidRPr="00342FCE">
              <w:t>Refrigerant Charge Verification – Winter Setup</w:t>
            </w:r>
          </w:p>
        </w:tc>
        <w:tc>
          <w:tcPr>
            <w:tcW w:w="2320" w:type="dxa"/>
          </w:tcPr>
          <w:p w14:paraId="748CC344" w14:textId="77777777" w:rsidR="00342FCE" w:rsidRPr="00342FCE" w:rsidRDefault="00342FCE" w:rsidP="00342FCE">
            <w:pPr>
              <w:pStyle w:val="ListParagraph"/>
              <w:autoSpaceDE w:val="0"/>
              <w:autoSpaceDN w:val="0"/>
              <w:adjustRightInd w:val="0"/>
              <w:spacing w:after="240"/>
            </w:pPr>
            <w:r w:rsidRPr="00342FCE">
              <w:t xml:space="preserve">If the MCH-01 specifies </w:t>
            </w:r>
            <w:proofErr w:type="gramStart"/>
            <w:r w:rsidRPr="00342FCE">
              <w:t>a</w:t>
            </w:r>
            <w:proofErr w:type="gramEnd"/>
            <w:r w:rsidRPr="00342FCE">
              <w:t xml:space="preserve"> MCH-25 is required, then provide one MCH-25 for each space conditioning system.</w:t>
            </w:r>
          </w:p>
        </w:tc>
      </w:tr>
      <w:tr w:rsidR="00342FCE" w:rsidRPr="00342FCE" w14:paraId="7E18EFB5" w14:textId="77777777" w:rsidTr="00E36219">
        <w:tc>
          <w:tcPr>
            <w:tcW w:w="2100" w:type="dxa"/>
          </w:tcPr>
          <w:p w14:paraId="4E1E6DB4" w14:textId="77777777" w:rsidR="00342FCE" w:rsidRPr="00342FCE" w:rsidRDefault="00342FCE" w:rsidP="00342FCE">
            <w:pPr>
              <w:pStyle w:val="ListParagraph"/>
              <w:autoSpaceDE w:val="0"/>
              <w:autoSpaceDN w:val="0"/>
              <w:adjustRightInd w:val="0"/>
              <w:spacing w:after="240"/>
            </w:pPr>
            <w:r w:rsidRPr="00342FCE">
              <w:t>CF2R-MCH-25f-E</w:t>
            </w:r>
          </w:p>
        </w:tc>
        <w:tc>
          <w:tcPr>
            <w:tcW w:w="2658" w:type="dxa"/>
          </w:tcPr>
          <w:p w14:paraId="0063609F"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7F7E5926" w14:textId="77777777" w:rsidR="00342FCE" w:rsidRPr="00342FCE" w:rsidRDefault="00342FCE" w:rsidP="00342FCE">
            <w:pPr>
              <w:pStyle w:val="ListParagraph"/>
              <w:autoSpaceDE w:val="0"/>
              <w:autoSpaceDN w:val="0"/>
              <w:adjustRightInd w:val="0"/>
              <w:spacing w:after="240"/>
            </w:pPr>
            <w:r w:rsidRPr="00342FCE">
              <w:t xml:space="preserve">Refrigerant Charge Verification – </w:t>
            </w:r>
            <w:r w:rsidRPr="00342FCE">
              <w:lastRenderedPageBreak/>
              <w:t>Packaged System Manufacturer Refrigerant Charge Certification (CF2R only for the ‘f’ variant)</w:t>
            </w:r>
          </w:p>
        </w:tc>
        <w:tc>
          <w:tcPr>
            <w:tcW w:w="2320" w:type="dxa"/>
          </w:tcPr>
          <w:p w14:paraId="2D2EF926" w14:textId="77777777" w:rsidR="00342FCE" w:rsidRPr="00342FCE" w:rsidRDefault="00342FCE" w:rsidP="00342FCE">
            <w:pPr>
              <w:pStyle w:val="ListParagraph"/>
              <w:autoSpaceDE w:val="0"/>
              <w:autoSpaceDN w:val="0"/>
              <w:adjustRightInd w:val="0"/>
              <w:spacing w:after="240"/>
            </w:pPr>
            <w:r w:rsidRPr="00342FCE">
              <w:lastRenderedPageBreak/>
              <w:t xml:space="preserve">If the MCH-01 specifies </w:t>
            </w:r>
            <w:proofErr w:type="gramStart"/>
            <w:r w:rsidRPr="00342FCE">
              <w:t>a</w:t>
            </w:r>
            <w:proofErr w:type="gramEnd"/>
            <w:r w:rsidRPr="00342FCE">
              <w:t xml:space="preserve"> MCH-25 </w:t>
            </w:r>
            <w:r w:rsidRPr="00342FCE">
              <w:lastRenderedPageBreak/>
              <w:t>is required, then provide one MCH-25 for each space conditioning system.</w:t>
            </w:r>
          </w:p>
        </w:tc>
      </w:tr>
      <w:tr w:rsidR="00342FCE" w:rsidRPr="00342FCE" w14:paraId="61D9A8E7" w14:textId="77777777" w:rsidTr="00E36219">
        <w:tc>
          <w:tcPr>
            <w:tcW w:w="2100" w:type="dxa"/>
          </w:tcPr>
          <w:p w14:paraId="1DB0E8D8" w14:textId="77777777" w:rsidR="00342FCE" w:rsidRPr="00342FCE" w:rsidRDefault="00342FCE" w:rsidP="00342FCE">
            <w:pPr>
              <w:pStyle w:val="ListParagraph"/>
              <w:autoSpaceDE w:val="0"/>
              <w:autoSpaceDN w:val="0"/>
              <w:adjustRightInd w:val="0"/>
              <w:spacing w:after="240"/>
            </w:pPr>
            <w:r w:rsidRPr="00342FCE">
              <w:lastRenderedPageBreak/>
              <w:t>CF2R/CF3R-MCH-26-H</w:t>
            </w:r>
          </w:p>
        </w:tc>
        <w:tc>
          <w:tcPr>
            <w:tcW w:w="2658" w:type="dxa"/>
          </w:tcPr>
          <w:p w14:paraId="26E16423"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2FCB5900" w14:textId="77777777" w:rsidR="00342FCE" w:rsidRPr="00342FCE" w:rsidRDefault="00342FCE" w:rsidP="00342FCE">
            <w:pPr>
              <w:pStyle w:val="ListParagraph"/>
              <w:autoSpaceDE w:val="0"/>
              <w:autoSpaceDN w:val="0"/>
              <w:adjustRightInd w:val="0"/>
              <w:spacing w:after="240"/>
            </w:pPr>
            <w:r w:rsidRPr="00342FCE">
              <w:t>Rated Space Conditioning System Equipment Verification</w:t>
            </w:r>
          </w:p>
        </w:tc>
        <w:tc>
          <w:tcPr>
            <w:tcW w:w="2320" w:type="dxa"/>
          </w:tcPr>
          <w:p w14:paraId="27221703" w14:textId="77777777" w:rsidR="00342FCE" w:rsidRPr="00342FCE" w:rsidRDefault="00342FCE" w:rsidP="00342FCE">
            <w:pPr>
              <w:pStyle w:val="ListParagraph"/>
              <w:autoSpaceDE w:val="0"/>
              <w:autoSpaceDN w:val="0"/>
              <w:adjustRightInd w:val="0"/>
              <w:spacing w:after="240"/>
            </w:pPr>
            <w:r w:rsidRPr="00342FCE">
              <w:t>When MCH-26 is required by the MCH-01, provide one MCH-26 for each space conditioning system according to the MCH-01.</w:t>
            </w:r>
          </w:p>
        </w:tc>
      </w:tr>
      <w:tr w:rsidR="00342FCE" w:rsidRPr="00342FCE" w14:paraId="66B16DE7" w14:textId="77777777" w:rsidTr="00E36219">
        <w:tc>
          <w:tcPr>
            <w:tcW w:w="2100" w:type="dxa"/>
          </w:tcPr>
          <w:p w14:paraId="76318573" w14:textId="77777777" w:rsidR="00342FCE" w:rsidRPr="00342FCE" w:rsidRDefault="00342FCE" w:rsidP="00342FCE">
            <w:pPr>
              <w:pStyle w:val="ListParagraph"/>
              <w:autoSpaceDE w:val="0"/>
              <w:autoSpaceDN w:val="0"/>
              <w:adjustRightInd w:val="0"/>
              <w:spacing w:after="240"/>
            </w:pPr>
            <w:r w:rsidRPr="00342FCE">
              <w:t>CF2R/CF3R-MCH-27a-H</w:t>
            </w:r>
          </w:p>
        </w:tc>
        <w:tc>
          <w:tcPr>
            <w:tcW w:w="2658" w:type="dxa"/>
          </w:tcPr>
          <w:p w14:paraId="64D97D51"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06A9860A" w14:textId="319F6319" w:rsidR="00342FCE" w:rsidRPr="00342FCE" w:rsidRDefault="00342FCE" w:rsidP="00342FCE">
            <w:pPr>
              <w:pStyle w:val="ListParagraph"/>
              <w:autoSpaceDE w:val="0"/>
              <w:autoSpaceDN w:val="0"/>
              <w:adjustRightInd w:val="0"/>
              <w:spacing w:after="240"/>
            </w:pPr>
            <w:r w:rsidRPr="00342FCE">
              <w:t>IAQ and Mechanical Ventilation – Single Family Attached/Detached Ventilation</w:t>
            </w:r>
            <w:ins w:id="4241" w:author="Haider Alhabibi" w:date="2022-02-14T17:28:00Z">
              <w:r w:rsidR="00DA768F">
                <w:t xml:space="preserve"> </w:t>
              </w:r>
              <w:r w:rsidR="00DA768F" w:rsidRPr="009978D3">
                <w:rPr>
                  <w:rFonts w:cs="Tahoma"/>
                  <w:szCs w:val="24"/>
                </w:rPr>
                <w:t>–</w:t>
              </w:r>
              <w:r w:rsidR="00DA768F">
                <w:rPr>
                  <w:rFonts w:cs="Tahoma"/>
                  <w:szCs w:val="24"/>
                </w:rPr>
                <w:t xml:space="preserve"> HRV or ERV </w:t>
              </w:r>
              <w:r w:rsidR="00DA768F" w:rsidRPr="00717221">
                <w:rPr>
                  <w:rFonts w:cs="Tahoma"/>
                  <w:szCs w:val="24"/>
                </w:rPr>
                <w:t>Fan Efficacy Performance Rating</w:t>
              </w:r>
              <w:r w:rsidR="00DA768F">
                <w:rPr>
                  <w:rFonts w:cs="Tahoma"/>
                  <w:szCs w:val="24"/>
                </w:rPr>
                <w:t xml:space="preserve"> </w:t>
              </w:r>
              <w:r w:rsidR="00DA768F" w:rsidRPr="009108E3">
                <w:rPr>
                  <w:rFonts w:cs="Tahoma"/>
                  <w:szCs w:val="24"/>
                </w:rPr>
                <w:t>(W/CFM)</w:t>
              </w:r>
            </w:ins>
          </w:p>
        </w:tc>
        <w:tc>
          <w:tcPr>
            <w:tcW w:w="2320" w:type="dxa"/>
          </w:tcPr>
          <w:p w14:paraId="3087D98B" w14:textId="77777777" w:rsidR="00342FCE" w:rsidRPr="00342FCE" w:rsidRDefault="00342FCE" w:rsidP="00342FCE">
            <w:pPr>
              <w:pStyle w:val="ListParagraph"/>
              <w:autoSpaceDE w:val="0"/>
              <w:autoSpaceDN w:val="0"/>
              <w:adjustRightInd w:val="0"/>
              <w:spacing w:after="240"/>
            </w:pPr>
            <w:r w:rsidRPr="00342FCE">
              <w:t>If the CF1R type is a CF1R-NCB-01, then require one MCH-27 for each dwelling unit.</w:t>
            </w:r>
            <w:r w:rsidRPr="00342FCE">
              <w:br/>
            </w:r>
            <w:r w:rsidRPr="00342FCE">
              <w:br/>
              <w:t>If the CF1R type is a CF1R-ADD-01, and the project scope is one of the following:</w:t>
            </w:r>
            <w:r w:rsidRPr="00342FCE">
              <w:br/>
              <w:t>*ADU Addition ≤ 300 ft</w:t>
            </w:r>
            <w:r w:rsidRPr="00342FCE">
              <w:rPr>
                <w:vertAlign w:val="superscript"/>
              </w:rPr>
              <w:t>2</w:t>
            </w:r>
            <w:r w:rsidRPr="00342FCE">
              <w:t>,</w:t>
            </w:r>
            <w:r w:rsidRPr="00342FCE">
              <w:br/>
              <w:t>*ADU Addition &gt; 300 to ≤ 400 ft</w:t>
            </w:r>
            <w:r w:rsidRPr="00342FCE">
              <w:rPr>
                <w:vertAlign w:val="superscript"/>
              </w:rPr>
              <w:t>2</w:t>
            </w:r>
            <w:r w:rsidRPr="00342FCE">
              <w:t>,</w:t>
            </w:r>
            <w:r w:rsidRPr="00342FCE">
              <w:br/>
              <w:t>*ADU Addition &gt; 400 to ≤ 700 ft</w:t>
            </w:r>
            <w:r w:rsidRPr="00342FCE">
              <w:rPr>
                <w:vertAlign w:val="superscript"/>
              </w:rPr>
              <w:t>2</w:t>
            </w:r>
            <w:r w:rsidRPr="00342FCE">
              <w:t xml:space="preserve">, or </w:t>
            </w:r>
            <w:r w:rsidRPr="00342FCE">
              <w:br/>
              <w:t>*ADU Addition &gt; 700 to ≤ 1,000 ft</w:t>
            </w:r>
            <w:r w:rsidRPr="00342FCE">
              <w:rPr>
                <w:vertAlign w:val="superscript"/>
              </w:rPr>
              <w:t>2</w:t>
            </w:r>
            <w:r w:rsidRPr="00342FCE">
              <w:t>,</w:t>
            </w:r>
            <w:r w:rsidRPr="00342FCE">
              <w:br/>
              <w:t>then require one MCH-27 for each dwelling unit.</w:t>
            </w:r>
            <w:r w:rsidRPr="00342FCE">
              <w:br/>
            </w:r>
            <w:r w:rsidRPr="00342FCE">
              <w:br/>
              <w:t xml:space="preserve">If the CF1R type is a CF1R-PRF-01 and </w:t>
            </w:r>
            <w:r w:rsidRPr="00342FCE">
              <w:lastRenderedPageBreak/>
              <w:t>indicates requirement for IAQ HERS Verification, then require one MCH-27 for each dwelling unit.</w:t>
            </w:r>
            <w:r w:rsidRPr="00342FCE">
              <w:br/>
            </w:r>
            <w:r w:rsidRPr="00342FCE">
              <w:br/>
              <w:t>Else, the MCH-27 is not required for the dwelling.</w:t>
            </w:r>
            <w:r w:rsidRPr="00342FCE">
              <w:br/>
            </w:r>
            <w:r w:rsidRPr="00342FCE">
              <w:br/>
              <w:t>Note: Non-dwelling units are exempt from the indoor air quality ventilation requirements and shall use the MCH-27d to document.</w:t>
            </w:r>
          </w:p>
        </w:tc>
      </w:tr>
      <w:tr w:rsidR="00342FCE" w:rsidRPr="00342FCE" w14:paraId="0460B420" w14:textId="77777777" w:rsidTr="00E36219">
        <w:trPr>
          <w:del w:id="4242" w:author="Haider Alhabibi" w:date="2022-02-14T17:28:00Z"/>
        </w:trPr>
        <w:tc>
          <w:tcPr>
            <w:tcW w:w="2100" w:type="dxa"/>
          </w:tcPr>
          <w:p w14:paraId="3FD230E7" w14:textId="77777777" w:rsidR="00342FCE" w:rsidRPr="00342FCE" w:rsidRDefault="00342FCE" w:rsidP="00342FCE">
            <w:pPr>
              <w:pStyle w:val="ListParagraph"/>
              <w:autoSpaceDE w:val="0"/>
              <w:autoSpaceDN w:val="0"/>
              <w:adjustRightInd w:val="0"/>
              <w:spacing w:after="240"/>
              <w:rPr>
                <w:del w:id="4243" w:author="Haider Alhabibi" w:date="2022-02-14T17:28:00Z"/>
              </w:rPr>
            </w:pPr>
            <w:del w:id="4244" w:author="Haider Alhabibi" w:date="2022-02-14T17:28:00Z">
              <w:r w:rsidRPr="00342FCE">
                <w:lastRenderedPageBreak/>
                <w:delText>CF2R/CF3R-MCH-27b-H</w:delText>
              </w:r>
            </w:del>
          </w:p>
        </w:tc>
        <w:tc>
          <w:tcPr>
            <w:tcW w:w="2658" w:type="dxa"/>
          </w:tcPr>
          <w:p w14:paraId="7DAADCAA" w14:textId="77777777" w:rsidR="00342FCE" w:rsidRPr="00342FCE" w:rsidRDefault="00342FCE" w:rsidP="00342FCE">
            <w:pPr>
              <w:pStyle w:val="ListParagraph"/>
              <w:autoSpaceDE w:val="0"/>
              <w:autoSpaceDN w:val="0"/>
              <w:adjustRightInd w:val="0"/>
              <w:spacing w:after="240"/>
              <w:rPr>
                <w:del w:id="4245" w:author="Haider Alhabibi" w:date="2022-02-14T17:28:00Z"/>
              </w:rPr>
            </w:pPr>
            <w:del w:id="4246" w:author="Haider Alhabibi" w:date="2022-02-14T17:28:00Z">
              <w:r w:rsidRPr="00342FCE">
                <w:delText>Certificate of Installation/Verification</w:delText>
              </w:r>
            </w:del>
          </w:p>
        </w:tc>
        <w:tc>
          <w:tcPr>
            <w:tcW w:w="2272" w:type="dxa"/>
          </w:tcPr>
          <w:p w14:paraId="1EE0624A" w14:textId="77777777" w:rsidR="00342FCE" w:rsidRPr="00342FCE" w:rsidRDefault="00342FCE" w:rsidP="00342FCE">
            <w:pPr>
              <w:pStyle w:val="ListParagraph"/>
              <w:autoSpaceDE w:val="0"/>
              <w:autoSpaceDN w:val="0"/>
              <w:adjustRightInd w:val="0"/>
              <w:spacing w:after="240"/>
              <w:rPr>
                <w:del w:id="4247" w:author="Haider Alhabibi" w:date="2022-02-14T17:28:00Z"/>
              </w:rPr>
            </w:pPr>
            <w:del w:id="4248" w:author="Haider Alhabibi" w:date="2022-02-14T17:28:00Z">
              <w:r w:rsidRPr="00342FCE">
                <w:delText>IAQ and Mechanical Ventilation – Multifamily Ventilation</w:delText>
              </w:r>
            </w:del>
          </w:p>
        </w:tc>
        <w:tc>
          <w:tcPr>
            <w:tcW w:w="2320" w:type="dxa"/>
          </w:tcPr>
          <w:p w14:paraId="21278687" w14:textId="77777777" w:rsidR="00342FCE" w:rsidRPr="00342FCE" w:rsidRDefault="00342FCE" w:rsidP="00342FCE">
            <w:pPr>
              <w:pStyle w:val="ListParagraph"/>
              <w:autoSpaceDE w:val="0"/>
              <w:autoSpaceDN w:val="0"/>
              <w:adjustRightInd w:val="0"/>
              <w:spacing w:after="240"/>
              <w:rPr>
                <w:del w:id="4249" w:author="Haider Alhabibi" w:date="2022-02-14T17:28:00Z"/>
              </w:rPr>
            </w:pPr>
            <w:del w:id="4250" w:author="Haider Alhabibi" w:date="2022-02-14T17:28:00Z">
              <w:r w:rsidRPr="00342FCE">
                <w:delText>If the CF1R type is a CF1R-NCB-01, then require one MCH-27 for each dwelling unit.</w:delText>
              </w:r>
              <w:r w:rsidRPr="00342FCE">
                <w:br/>
              </w:r>
              <w:r w:rsidRPr="00342FCE">
                <w:br/>
                <w:delText>If the CF1R type is a CF1R-ADD-01, and the project scope is one of the following:</w:delText>
              </w:r>
              <w:r w:rsidRPr="00342FCE">
                <w:br/>
                <w:delText>*ADU Addition ≤ 300 ft</w:delText>
              </w:r>
              <w:r w:rsidRPr="00342FCE">
                <w:rPr>
                  <w:vertAlign w:val="superscript"/>
                </w:rPr>
                <w:delText>2</w:delText>
              </w:r>
              <w:r w:rsidRPr="00342FCE">
                <w:delText>,</w:delText>
              </w:r>
              <w:r w:rsidRPr="00342FCE">
                <w:br/>
                <w:delText>*ADU Addition &gt; 300 to ≤ 400 ft</w:delText>
              </w:r>
              <w:r w:rsidRPr="00342FCE">
                <w:rPr>
                  <w:vertAlign w:val="superscript"/>
                </w:rPr>
                <w:delText>2</w:delText>
              </w:r>
              <w:r w:rsidRPr="00342FCE">
                <w:delText>,</w:delText>
              </w:r>
              <w:r w:rsidRPr="00342FCE">
                <w:br/>
                <w:delText>*ADU Addition &gt; 400 to ≤ 700 ft</w:delText>
              </w:r>
              <w:r w:rsidRPr="00342FCE">
                <w:rPr>
                  <w:vertAlign w:val="superscript"/>
                </w:rPr>
                <w:delText>2</w:delText>
              </w:r>
              <w:r w:rsidRPr="00342FCE">
                <w:delText xml:space="preserve">, or </w:delText>
              </w:r>
              <w:r w:rsidRPr="00342FCE">
                <w:br/>
                <w:delText>*ADU Addition &gt; 700 to ≤ 1,000 ft</w:delText>
              </w:r>
              <w:r w:rsidRPr="00342FCE">
                <w:rPr>
                  <w:vertAlign w:val="superscript"/>
                </w:rPr>
                <w:delText>2</w:delText>
              </w:r>
              <w:r w:rsidRPr="00342FCE">
                <w:delText>,</w:delText>
              </w:r>
              <w:r w:rsidRPr="00342FCE">
                <w:br/>
                <w:delText>then require one MCH-27 for each dwelling unit.</w:delText>
              </w:r>
              <w:r w:rsidRPr="00342FCE">
                <w:br/>
              </w:r>
              <w:r w:rsidRPr="00342FCE">
                <w:br/>
                <w:delText>If the CF1R type is a CF1R-PRF-01 and indicates requirement for IAQ HERS Verification, then require one MCH-27 for each dwelling unit.</w:delText>
              </w:r>
              <w:r w:rsidRPr="00342FCE">
                <w:br/>
              </w:r>
              <w:r w:rsidRPr="00342FCE">
                <w:br/>
                <w:delText>Else, the MCH-27 is not required for the dwelling.</w:delText>
              </w:r>
              <w:r w:rsidRPr="00342FCE">
                <w:br/>
              </w:r>
              <w:r w:rsidRPr="00342FCE">
                <w:br/>
                <w:delText>Note: Non-dwelling units are exempt from the indoor air quality ventilation requirements and shall use the MCH-27d to document.</w:delText>
              </w:r>
            </w:del>
          </w:p>
        </w:tc>
      </w:tr>
      <w:tr w:rsidR="00342FCE" w:rsidRPr="00342FCE" w14:paraId="1AF8DBAA" w14:textId="77777777" w:rsidTr="00E36219">
        <w:tc>
          <w:tcPr>
            <w:tcW w:w="2100" w:type="dxa"/>
          </w:tcPr>
          <w:p w14:paraId="0CEAE341" w14:textId="77777777" w:rsidR="00342FCE" w:rsidRPr="00342FCE" w:rsidRDefault="00342FCE" w:rsidP="00342FCE">
            <w:pPr>
              <w:pStyle w:val="ListParagraph"/>
              <w:autoSpaceDE w:val="0"/>
              <w:autoSpaceDN w:val="0"/>
              <w:adjustRightInd w:val="0"/>
              <w:spacing w:after="240"/>
            </w:pPr>
            <w:r w:rsidRPr="00342FCE">
              <w:t>CF2R/CF3R-MCH-27c-H</w:t>
            </w:r>
          </w:p>
        </w:tc>
        <w:tc>
          <w:tcPr>
            <w:tcW w:w="2658" w:type="dxa"/>
          </w:tcPr>
          <w:p w14:paraId="2A1CEDDC"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32DDE212" w14:textId="6E556016" w:rsidR="00342FCE" w:rsidRPr="00342FCE" w:rsidRDefault="00342FCE" w:rsidP="00342FCE">
            <w:pPr>
              <w:pStyle w:val="ListParagraph"/>
              <w:autoSpaceDE w:val="0"/>
              <w:autoSpaceDN w:val="0"/>
              <w:adjustRightInd w:val="0"/>
              <w:spacing w:after="240"/>
            </w:pPr>
            <w:r w:rsidRPr="00342FCE">
              <w:t xml:space="preserve">IAQ and Mechanical Ventilation – Single Family </w:t>
            </w:r>
            <w:del w:id="4251" w:author="Alhabibi, Haider@Energy" w:date="2022-03-18T15:47:00Z">
              <w:r w:rsidRPr="00342FCE" w:rsidDel="00B3303A">
                <w:delText xml:space="preserve">and Multifamily – </w:delText>
              </w:r>
            </w:del>
            <w:r w:rsidRPr="00342FCE">
              <w:t>Scheduled and Real-Time Control</w:t>
            </w:r>
            <w:ins w:id="4252" w:author="Haider Alhabibi" w:date="2022-02-14T17:29:00Z">
              <w:r w:rsidR="00076161">
                <w:t xml:space="preserve"> </w:t>
              </w:r>
              <w:r w:rsidR="00076161" w:rsidRPr="00342FCE">
                <w:t>–</w:t>
              </w:r>
              <w:r w:rsidR="00356E5B">
                <w:t xml:space="preserve"> </w:t>
              </w:r>
              <w:r w:rsidR="00356E5B" w:rsidRPr="00CA6C9B">
                <w:rPr>
                  <w:rFonts w:cs="Tahoma"/>
                  <w:szCs w:val="24"/>
                </w:rPr>
                <w:t xml:space="preserve">HRV or ERV </w:t>
              </w:r>
              <w:r w:rsidR="00356E5B" w:rsidRPr="009108E3">
                <w:rPr>
                  <w:rFonts w:cs="Tahoma"/>
                  <w:szCs w:val="24"/>
                </w:rPr>
                <w:t>Fan Efficacy Performance Rating (W/CFM)</w:t>
              </w:r>
            </w:ins>
          </w:p>
        </w:tc>
        <w:tc>
          <w:tcPr>
            <w:tcW w:w="2320" w:type="dxa"/>
          </w:tcPr>
          <w:p w14:paraId="05369B84" w14:textId="77777777" w:rsidR="00342FCE" w:rsidRPr="00342FCE" w:rsidRDefault="00342FCE" w:rsidP="00342FCE">
            <w:pPr>
              <w:pStyle w:val="ListParagraph"/>
              <w:autoSpaceDE w:val="0"/>
              <w:autoSpaceDN w:val="0"/>
              <w:adjustRightInd w:val="0"/>
              <w:spacing w:after="240"/>
            </w:pPr>
            <w:r w:rsidRPr="00342FCE">
              <w:t>If the CF1R type is a CF1R-NCB-01, then require one MCH-27 for each dwelling unit.</w:t>
            </w:r>
            <w:r w:rsidRPr="00342FCE">
              <w:br/>
            </w:r>
            <w:r w:rsidRPr="00342FCE">
              <w:br/>
              <w:t>If the CF1R type is a CF1R-ADD-01, and the project scope is one of the following:</w:t>
            </w:r>
            <w:r w:rsidRPr="00342FCE">
              <w:br/>
              <w:t>*ADU Addition ≤ 300 ft</w:t>
            </w:r>
            <w:r w:rsidRPr="00342FCE">
              <w:rPr>
                <w:vertAlign w:val="superscript"/>
              </w:rPr>
              <w:t>2</w:t>
            </w:r>
            <w:r w:rsidRPr="00342FCE">
              <w:t>,</w:t>
            </w:r>
            <w:r w:rsidRPr="00342FCE">
              <w:br/>
              <w:t>*ADU Addition &gt; 300 to ≤ 400 ft</w:t>
            </w:r>
            <w:r w:rsidRPr="00342FCE">
              <w:rPr>
                <w:vertAlign w:val="superscript"/>
              </w:rPr>
              <w:t>2</w:t>
            </w:r>
            <w:r w:rsidRPr="00342FCE">
              <w:t>,</w:t>
            </w:r>
            <w:r w:rsidRPr="00342FCE">
              <w:br/>
              <w:t>*ADU Addition &gt; 400 to ≤ 700 ft</w:t>
            </w:r>
            <w:r w:rsidRPr="00342FCE">
              <w:rPr>
                <w:vertAlign w:val="superscript"/>
              </w:rPr>
              <w:t>2</w:t>
            </w:r>
            <w:r w:rsidRPr="00342FCE">
              <w:t xml:space="preserve">, or </w:t>
            </w:r>
            <w:r w:rsidRPr="00342FCE">
              <w:br/>
              <w:t>*ADU Addition &gt; 700 to ≤ 1,000 ft</w:t>
            </w:r>
            <w:r w:rsidRPr="00342FCE">
              <w:rPr>
                <w:vertAlign w:val="superscript"/>
              </w:rPr>
              <w:t>2</w:t>
            </w:r>
            <w:r w:rsidRPr="00342FCE">
              <w:t>,</w:t>
            </w:r>
            <w:r w:rsidRPr="00342FCE">
              <w:br/>
              <w:t xml:space="preserve">then require one </w:t>
            </w:r>
            <w:r w:rsidRPr="00342FCE">
              <w:lastRenderedPageBreak/>
              <w:t>MCH-27 for each dwelling unit.</w:t>
            </w:r>
            <w:r w:rsidRPr="00342FCE">
              <w:br/>
            </w:r>
            <w:r w:rsidRPr="00342FCE">
              <w:br/>
              <w:t>If the CF1R type is a CF1R-PRF-01 and indicates requirement for IAQ HERS Verification, then require one MCH-27 for each dwelling unit.</w:t>
            </w:r>
            <w:r w:rsidRPr="00342FCE">
              <w:br/>
            </w:r>
            <w:r w:rsidRPr="00342FCE">
              <w:br/>
              <w:t>Else, the MCH-27 is not required for the dwelling.</w:t>
            </w:r>
            <w:r w:rsidRPr="00342FCE">
              <w:br/>
            </w:r>
            <w:r w:rsidRPr="00342FCE">
              <w:br/>
              <w:t>Note: Non-dwelling units are exempt from the indoor air quality ventilation requirements and shall use the MCH-27d to document.</w:t>
            </w:r>
          </w:p>
        </w:tc>
      </w:tr>
      <w:tr w:rsidR="00342FCE" w:rsidRPr="00342FCE" w14:paraId="1B020111" w14:textId="77777777" w:rsidTr="00E36219">
        <w:tc>
          <w:tcPr>
            <w:tcW w:w="2100" w:type="dxa"/>
          </w:tcPr>
          <w:p w14:paraId="580FD1E3" w14:textId="77777777" w:rsidR="00342FCE" w:rsidRPr="00342FCE" w:rsidRDefault="00342FCE" w:rsidP="00342FCE">
            <w:pPr>
              <w:pStyle w:val="ListParagraph"/>
              <w:autoSpaceDE w:val="0"/>
              <w:autoSpaceDN w:val="0"/>
              <w:adjustRightInd w:val="0"/>
              <w:spacing w:after="240"/>
            </w:pPr>
            <w:r w:rsidRPr="00342FCE">
              <w:lastRenderedPageBreak/>
              <w:t>CF2R-MCH-27d-E</w:t>
            </w:r>
          </w:p>
        </w:tc>
        <w:tc>
          <w:tcPr>
            <w:tcW w:w="2658" w:type="dxa"/>
          </w:tcPr>
          <w:p w14:paraId="71F3D617"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32692E63" w14:textId="4003B12E" w:rsidR="00342FCE" w:rsidRPr="00342FCE" w:rsidRDefault="00342FCE" w:rsidP="00342FCE">
            <w:pPr>
              <w:pStyle w:val="ListParagraph"/>
              <w:autoSpaceDE w:val="0"/>
              <w:autoSpaceDN w:val="0"/>
              <w:adjustRightInd w:val="0"/>
              <w:spacing w:after="240"/>
            </w:pPr>
            <w:r w:rsidRPr="00342FCE">
              <w:t>IAQ and Mechanical Ventilation – Non-Dwelling Unit</w:t>
            </w:r>
            <w:ins w:id="4253" w:author="Haider Alhabibi" w:date="2022-02-14T17:29:00Z">
              <w:r w:rsidR="00076161">
                <w:t xml:space="preserve"> </w:t>
              </w:r>
              <w:r w:rsidR="00076161" w:rsidRPr="00342FCE">
                <w:t>–</w:t>
              </w:r>
              <w:r w:rsidR="00076161">
                <w:t xml:space="preserve"> </w:t>
              </w:r>
              <w:r w:rsidR="00076161" w:rsidRPr="00CA6C9B">
                <w:rPr>
                  <w:rFonts w:cs="Tahoma"/>
                  <w:szCs w:val="24"/>
                </w:rPr>
                <w:t xml:space="preserve">HRV or ERV </w:t>
              </w:r>
              <w:r w:rsidR="00076161" w:rsidRPr="009108E3">
                <w:rPr>
                  <w:rFonts w:cs="Tahoma"/>
                  <w:szCs w:val="24"/>
                </w:rPr>
                <w:t>Fan Efficacy Performance Rating (W/CFM)</w:t>
              </w:r>
            </w:ins>
          </w:p>
        </w:tc>
        <w:tc>
          <w:tcPr>
            <w:tcW w:w="2320" w:type="dxa"/>
          </w:tcPr>
          <w:p w14:paraId="08255386" w14:textId="77777777" w:rsidR="00342FCE" w:rsidRPr="00342FCE" w:rsidRDefault="00342FCE" w:rsidP="00342FCE">
            <w:pPr>
              <w:pStyle w:val="ListParagraph"/>
              <w:autoSpaceDE w:val="0"/>
              <w:autoSpaceDN w:val="0"/>
              <w:adjustRightInd w:val="0"/>
              <w:spacing w:after="240"/>
            </w:pPr>
            <w:r w:rsidRPr="00342FCE">
              <w:t>If the CF1R type is a CF1R-NCB-01, then require one MCH-27 for each dwelling unit.</w:t>
            </w:r>
            <w:r w:rsidRPr="00342FCE">
              <w:br/>
            </w:r>
            <w:r w:rsidRPr="00342FCE">
              <w:br/>
              <w:t>If the CF1R type is a CF1R-ADD-01, and the project scope is one of the following:</w:t>
            </w:r>
            <w:r w:rsidRPr="00342FCE">
              <w:br/>
              <w:t>*ADU Addition ≤ 300 ft</w:t>
            </w:r>
            <w:r w:rsidRPr="00342FCE">
              <w:rPr>
                <w:vertAlign w:val="superscript"/>
              </w:rPr>
              <w:t>2</w:t>
            </w:r>
            <w:r w:rsidRPr="00342FCE">
              <w:t>,</w:t>
            </w:r>
            <w:r w:rsidRPr="00342FCE">
              <w:br/>
              <w:t>*ADU Addition &gt; 300 to ≤ 400 ft</w:t>
            </w:r>
            <w:r w:rsidRPr="00342FCE">
              <w:rPr>
                <w:vertAlign w:val="superscript"/>
              </w:rPr>
              <w:t>2</w:t>
            </w:r>
            <w:r w:rsidRPr="00342FCE">
              <w:t>,</w:t>
            </w:r>
            <w:r w:rsidRPr="00342FCE">
              <w:br/>
            </w:r>
            <w:r w:rsidRPr="00342FCE">
              <w:lastRenderedPageBreak/>
              <w:t>*ADU Addition &gt; 400 to ≤ 700 ft</w:t>
            </w:r>
            <w:r w:rsidRPr="00342FCE">
              <w:rPr>
                <w:vertAlign w:val="superscript"/>
              </w:rPr>
              <w:t>2</w:t>
            </w:r>
            <w:r w:rsidRPr="00342FCE">
              <w:t xml:space="preserve">, or </w:t>
            </w:r>
            <w:r w:rsidRPr="00342FCE">
              <w:br/>
              <w:t>*ADU Addition &gt; 700 to ≤ 1,000 ft</w:t>
            </w:r>
            <w:r w:rsidRPr="00342FCE">
              <w:rPr>
                <w:vertAlign w:val="superscript"/>
              </w:rPr>
              <w:t>2</w:t>
            </w:r>
            <w:r w:rsidRPr="00342FCE">
              <w:t>,</w:t>
            </w:r>
            <w:r w:rsidRPr="00342FCE">
              <w:br/>
              <w:t>then require one MCH-27 for each dwelling unit.</w:t>
            </w:r>
            <w:r w:rsidRPr="00342FCE">
              <w:br/>
            </w:r>
            <w:r w:rsidRPr="00342FCE">
              <w:br/>
              <w:t>If the CF1R type is a CF1R-PRF-01 and indicates requirement for IAQ HERS Verification, then require one MCH-27 for each dwelling unit.</w:t>
            </w:r>
            <w:r w:rsidRPr="00342FCE">
              <w:br/>
            </w:r>
            <w:r w:rsidRPr="00342FCE">
              <w:br/>
              <w:t>Else, the MCH-27 is not required for the dwelling.</w:t>
            </w:r>
            <w:r w:rsidRPr="00342FCE">
              <w:br/>
            </w:r>
            <w:r w:rsidRPr="00342FCE">
              <w:br/>
              <w:t>Note: Non-dwelling units are exempt from the indoor air quality ventilation requirements and shall use the MCH-27d to document.</w:t>
            </w:r>
          </w:p>
        </w:tc>
      </w:tr>
      <w:tr w:rsidR="00342FCE" w:rsidRPr="00342FCE" w14:paraId="167033D4" w14:textId="77777777" w:rsidTr="00E36219">
        <w:tc>
          <w:tcPr>
            <w:tcW w:w="2100" w:type="dxa"/>
          </w:tcPr>
          <w:p w14:paraId="36EFA44C" w14:textId="77777777" w:rsidR="00342FCE" w:rsidRPr="00342FCE" w:rsidRDefault="00342FCE" w:rsidP="00342FCE">
            <w:pPr>
              <w:pStyle w:val="ListParagraph"/>
              <w:autoSpaceDE w:val="0"/>
              <w:autoSpaceDN w:val="0"/>
              <w:adjustRightInd w:val="0"/>
              <w:spacing w:after="240"/>
            </w:pPr>
            <w:r w:rsidRPr="00342FCE">
              <w:lastRenderedPageBreak/>
              <w:t>CF2R/CF3R-MCH-28-H</w:t>
            </w:r>
          </w:p>
        </w:tc>
        <w:tc>
          <w:tcPr>
            <w:tcW w:w="2658" w:type="dxa"/>
          </w:tcPr>
          <w:p w14:paraId="227EB727"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724507D7" w14:textId="77777777" w:rsidR="00342FCE" w:rsidRPr="00342FCE" w:rsidRDefault="00342FCE" w:rsidP="00342FCE">
            <w:pPr>
              <w:pStyle w:val="ListParagraph"/>
              <w:autoSpaceDE w:val="0"/>
              <w:autoSpaceDN w:val="0"/>
              <w:adjustRightInd w:val="0"/>
              <w:spacing w:after="240"/>
            </w:pPr>
            <w:r w:rsidRPr="00342FCE">
              <w:t>Return Duct and Filter Grille Design According to Tables 150.0-B or C</w:t>
            </w:r>
          </w:p>
        </w:tc>
        <w:tc>
          <w:tcPr>
            <w:tcW w:w="2320" w:type="dxa"/>
          </w:tcPr>
          <w:p w14:paraId="5D4AB78B" w14:textId="77777777" w:rsidR="00342FCE" w:rsidRPr="00342FCE" w:rsidRDefault="00342FCE" w:rsidP="00342FCE">
            <w:pPr>
              <w:pStyle w:val="ListParagraph"/>
              <w:autoSpaceDE w:val="0"/>
              <w:autoSpaceDN w:val="0"/>
              <w:adjustRightInd w:val="0"/>
              <w:spacing w:after="240"/>
            </w:pPr>
            <w:r w:rsidRPr="00342FCE">
              <w:t>When MCH-28 is required by MCH-01, provide one MCH-28 for each space conditioning system according to the MCH-01.</w:t>
            </w:r>
          </w:p>
        </w:tc>
      </w:tr>
      <w:tr w:rsidR="00342FCE" w:rsidRPr="00342FCE" w14:paraId="07EDF887" w14:textId="77777777" w:rsidTr="00E36219">
        <w:tc>
          <w:tcPr>
            <w:tcW w:w="2100" w:type="dxa"/>
          </w:tcPr>
          <w:p w14:paraId="698107CE" w14:textId="77777777" w:rsidR="00342FCE" w:rsidRPr="00342FCE" w:rsidRDefault="00342FCE" w:rsidP="00342FCE">
            <w:pPr>
              <w:pStyle w:val="ListParagraph"/>
              <w:autoSpaceDE w:val="0"/>
              <w:autoSpaceDN w:val="0"/>
              <w:adjustRightInd w:val="0"/>
              <w:spacing w:after="240"/>
            </w:pPr>
            <w:r w:rsidRPr="00342FCE">
              <w:lastRenderedPageBreak/>
              <w:t>CF2R/CF3R-MCH-29-H</w:t>
            </w:r>
          </w:p>
        </w:tc>
        <w:tc>
          <w:tcPr>
            <w:tcW w:w="2658" w:type="dxa"/>
          </w:tcPr>
          <w:p w14:paraId="16156818"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4E4716AB" w14:textId="77777777" w:rsidR="00342FCE" w:rsidRPr="00342FCE" w:rsidRDefault="00342FCE" w:rsidP="00342FCE">
            <w:pPr>
              <w:pStyle w:val="ListParagraph"/>
              <w:autoSpaceDE w:val="0"/>
              <w:autoSpaceDN w:val="0"/>
              <w:adjustRightInd w:val="0"/>
              <w:spacing w:after="240"/>
            </w:pPr>
            <w:r w:rsidRPr="00342FCE">
              <w:t>Supply Duct Surface Area and R-value; Buried Ducts; Deeply Buried Ducts</w:t>
            </w:r>
          </w:p>
        </w:tc>
        <w:tc>
          <w:tcPr>
            <w:tcW w:w="2320" w:type="dxa"/>
          </w:tcPr>
          <w:p w14:paraId="183D6F92" w14:textId="77777777" w:rsidR="00342FCE" w:rsidRPr="00342FCE" w:rsidRDefault="00342FCE" w:rsidP="00342FCE">
            <w:pPr>
              <w:pStyle w:val="ListParagraph"/>
              <w:autoSpaceDE w:val="0"/>
              <w:autoSpaceDN w:val="0"/>
              <w:adjustRightInd w:val="0"/>
              <w:spacing w:after="240"/>
            </w:pPr>
            <w:r w:rsidRPr="00342FCE">
              <w:t>When MCH-29 is required by MCH-01, provide one MCH-29 for each space conditioning system according to the MCH-01.</w:t>
            </w:r>
          </w:p>
        </w:tc>
      </w:tr>
      <w:tr w:rsidR="00342FCE" w:rsidRPr="00342FCE" w14:paraId="7D058DF7" w14:textId="77777777" w:rsidTr="00E36219">
        <w:tc>
          <w:tcPr>
            <w:tcW w:w="2100" w:type="dxa"/>
          </w:tcPr>
          <w:p w14:paraId="4F640744" w14:textId="77777777" w:rsidR="00342FCE" w:rsidRPr="00342FCE" w:rsidRDefault="00342FCE" w:rsidP="00342FCE">
            <w:pPr>
              <w:pStyle w:val="ListParagraph"/>
              <w:autoSpaceDE w:val="0"/>
              <w:autoSpaceDN w:val="0"/>
              <w:adjustRightInd w:val="0"/>
              <w:spacing w:after="240"/>
            </w:pPr>
            <w:r w:rsidRPr="00342FCE">
              <w:t>CF2R/CF3R-MCH-30-H</w:t>
            </w:r>
          </w:p>
        </w:tc>
        <w:tc>
          <w:tcPr>
            <w:tcW w:w="2658" w:type="dxa"/>
          </w:tcPr>
          <w:p w14:paraId="4B77ACB2"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4928FF35" w14:textId="77777777" w:rsidR="00342FCE" w:rsidRPr="00342FCE" w:rsidRDefault="00342FCE" w:rsidP="00342FCE">
            <w:pPr>
              <w:pStyle w:val="ListParagraph"/>
              <w:autoSpaceDE w:val="0"/>
              <w:autoSpaceDN w:val="0"/>
              <w:adjustRightInd w:val="0"/>
              <w:spacing w:after="240"/>
            </w:pPr>
            <w:r w:rsidRPr="00342FCE">
              <w:t>Central Fan Ventilation Cooling Systems (CFVCS)</w:t>
            </w:r>
          </w:p>
        </w:tc>
        <w:tc>
          <w:tcPr>
            <w:tcW w:w="2320" w:type="dxa"/>
          </w:tcPr>
          <w:p w14:paraId="44D3663A" w14:textId="77777777" w:rsidR="00342FCE" w:rsidRPr="00342FCE" w:rsidRDefault="00342FCE" w:rsidP="00342FCE">
            <w:pPr>
              <w:pStyle w:val="ListParagraph"/>
              <w:autoSpaceDE w:val="0"/>
              <w:autoSpaceDN w:val="0"/>
              <w:adjustRightInd w:val="0"/>
              <w:spacing w:after="240"/>
            </w:pPr>
            <w:r w:rsidRPr="00342FCE">
              <w:t>When the CF1R-PRF-01 indicates Central Fan Ventilation Cooling System (VCS) was used, require one MCH-30 for each Central Fan VCS installed in the dwelling.</w:t>
            </w:r>
          </w:p>
        </w:tc>
      </w:tr>
      <w:tr w:rsidR="00342FCE" w:rsidRPr="00342FCE" w14:paraId="04E17860" w14:textId="77777777" w:rsidTr="00E36219">
        <w:tc>
          <w:tcPr>
            <w:tcW w:w="2100" w:type="dxa"/>
          </w:tcPr>
          <w:p w14:paraId="59244732" w14:textId="77777777" w:rsidR="00342FCE" w:rsidRPr="00342FCE" w:rsidRDefault="00342FCE" w:rsidP="00342FCE">
            <w:pPr>
              <w:pStyle w:val="ListParagraph"/>
              <w:autoSpaceDE w:val="0"/>
              <w:autoSpaceDN w:val="0"/>
              <w:adjustRightInd w:val="0"/>
              <w:spacing w:after="240"/>
            </w:pPr>
            <w:r w:rsidRPr="00342FCE">
              <w:t>CF2R/CF3R-MCH-31a-H</w:t>
            </w:r>
          </w:p>
        </w:tc>
        <w:tc>
          <w:tcPr>
            <w:tcW w:w="2658" w:type="dxa"/>
          </w:tcPr>
          <w:p w14:paraId="5FCC3CC7"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3944828C" w14:textId="77777777" w:rsidR="00342FCE" w:rsidRPr="00342FCE" w:rsidRDefault="00342FCE" w:rsidP="00342FCE">
            <w:pPr>
              <w:pStyle w:val="ListParagraph"/>
              <w:autoSpaceDE w:val="0"/>
              <w:autoSpaceDN w:val="0"/>
              <w:adjustRightInd w:val="0"/>
              <w:spacing w:after="240"/>
            </w:pPr>
            <w:r w:rsidRPr="00342FCE">
              <w:t>Whole House Fan Airflow and Fan Efficacy – Individual CFM and Watts Collection</w:t>
            </w:r>
          </w:p>
        </w:tc>
        <w:tc>
          <w:tcPr>
            <w:tcW w:w="2320" w:type="dxa"/>
          </w:tcPr>
          <w:p w14:paraId="1451100D" w14:textId="77777777" w:rsidR="00342FCE" w:rsidRPr="00342FCE" w:rsidRDefault="00342FCE" w:rsidP="00342FCE">
            <w:pPr>
              <w:pStyle w:val="ListParagraph"/>
              <w:autoSpaceDE w:val="0"/>
              <w:autoSpaceDN w:val="0"/>
              <w:adjustRightInd w:val="0"/>
              <w:spacing w:after="240"/>
            </w:pPr>
            <w:r w:rsidRPr="00342FCE">
              <w:t>When the CF1R-PRF-01 indicates compliance credit for HERS Cool Vent Verification, then require one MCH-31 for each dwelling unit.</w:t>
            </w:r>
          </w:p>
        </w:tc>
      </w:tr>
      <w:tr w:rsidR="00342FCE" w:rsidRPr="00342FCE" w14:paraId="72236A81" w14:textId="77777777" w:rsidTr="00E36219">
        <w:tc>
          <w:tcPr>
            <w:tcW w:w="2100" w:type="dxa"/>
          </w:tcPr>
          <w:p w14:paraId="58D3B073" w14:textId="77777777" w:rsidR="00342FCE" w:rsidRPr="00342FCE" w:rsidRDefault="00342FCE" w:rsidP="00342FCE">
            <w:pPr>
              <w:pStyle w:val="ListParagraph"/>
              <w:autoSpaceDE w:val="0"/>
              <w:autoSpaceDN w:val="0"/>
              <w:adjustRightInd w:val="0"/>
              <w:spacing w:after="240"/>
            </w:pPr>
            <w:r w:rsidRPr="00342FCE">
              <w:t>CF2R/CF3R-MCH-31b-H</w:t>
            </w:r>
          </w:p>
        </w:tc>
        <w:tc>
          <w:tcPr>
            <w:tcW w:w="2658" w:type="dxa"/>
          </w:tcPr>
          <w:p w14:paraId="4C2500BF"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429A787A" w14:textId="77777777" w:rsidR="00342FCE" w:rsidRPr="00342FCE" w:rsidRDefault="00342FCE" w:rsidP="00342FCE">
            <w:pPr>
              <w:pStyle w:val="ListParagraph"/>
              <w:autoSpaceDE w:val="0"/>
              <w:autoSpaceDN w:val="0"/>
              <w:adjustRightInd w:val="0"/>
              <w:spacing w:after="240"/>
            </w:pPr>
            <w:r w:rsidRPr="00342FCE">
              <w:t>Whole House Fan Airflow and Fan Efficacy – Individual CFM and Total Watts Collection</w:t>
            </w:r>
          </w:p>
        </w:tc>
        <w:tc>
          <w:tcPr>
            <w:tcW w:w="2320" w:type="dxa"/>
          </w:tcPr>
          <w:p w14:paraId="3B0CB909" w14:textId="77777777" w:rsidR="00342FCE" w:rsidRPr="00342FCE" w:rsidRDefault="00342FCE" w:rsidP="00342FCE">
            <w:pPr>
              <w:pStyle w:val="ListParagraph"/>
              <w:autoSpaceDE w:val="0"/>
              <w:autoSpaceDN w:val="0"/>
              <w:adjustRightInd w:val="0"/>
              <w:spacing w:after="240"/>
            </w:pPr>
            <w:r w:rsidRPr="00342FCE">
              <w:t>When the CF1R-PRF-01 indicates compliance credit for HERS Cool Vent Verification, then require one MCH-31 for each dwelling unit.</w:t>
            </w:r>
          </w:p>
        </w:tc>
      </w:tr>
      <w:tr w:rsidR="00342FCE" w:rsidRPr="00342FCE" w14:paraId="7B00E456" w14:textId="77777777" w:rsidTr="00E36219">
        <w:trPr>
          <w:del w:id="4254" w:author="Haider Alhabibi" w:date="2022-02-14T17:30:00Z"/>
        </w:trPr>
        <w:tc>
          <w:tcPr>
            <w:tcW w:w="2100" w:type="dxa"/>
          </w:tcPr>
          <w:p w14:paraId="53B9C7B4" w14:textId="77777777" w:rsidR="00342FCE" w:rsidRPr="00342FCE" w:rsidRDefault="00342FCE" w:rsidP="00342FCE">
            <w:pPr>
              <w:pStyle w:val="ListParagraph"/>
              <w:autoSpaceDE w:val="0"/>
              <w:autoSpaceDN w:val="0"/>
              <w:adjustRightInd w:val="0"/>
              <w:spacing w:after="240"/>
              <w:rPr>
                <w:del w:id="4255" w:author="Haider Alhabibi" w:date="2022-02-14T17:30:00Z"/>
              </w:rPr>
            </w:pPr>
            <w:del w:id="4256" w:author="Haider Alhabibi" w:date="2022-02-14T17:30:00Z">
              <w:r w:rsidRPr="00342FCE">
                <w:delText>CF2R/CF3R-MCH-31c-H</w:delText>
              </w:r>
            </w:del>
          </w:p>
        </w:tc>
        <w:tc>
          <w:tcPr>
            <w:tcW w:w="2658" w:type="dxa"/>
          </w:tcPr>
          <w:p w14:paraId="192F3383" w14:textId="77777777" w:rsidR="00342FCE" w:rsidRPr="00342FCE" w:rsidRDefault="00342FCE" w:rsidP="00342FCE">
            <w:pPr>
              <w:pStyle w:val="ListParagraph"/>
              <w:autoSpaceDE w:val="0"/>
              <w:autoSpaceDN w:val="0"/>
              <w:adjustRightInd w:val="0"/>
              <w:spacing w:after="240"/>
              <w:rPr>
                <w:del w:id="4257" w:author="Haider Alhabibi" w:date="2022-02-14T17:30:00Z"/>
              </w:rPr>
            </w:pPr>
            <w:del w:id="4258" w:author="Haider Alhabibi" w:date="2022-02-14T17:30:00Z">
              <w:r w:rsidRPr="00342FCE">
                <w:delText>Certificate of Installation/Verification</w:delText>
              </w:r>
            </w:del>
          </w:p>
        </w:tc>
        <w:tc>
          <w:tcPr>
            <w:tcW w:w="2272" w:type="dxa"/>
          </w:tcPr>
          <w:p w14:paraId="42D7EA61" w14:textId="77777777" w:rsidR="00342FCE" w:rsidRPr="00342FCE" w:rsidRDefault="00342FCE" w:rsidP="00342FCE">
            <w:pPr>
              <w:pStyle w:val="ListParagraph"/>
              <w:autoSpaceDE w:val="0"/>
              <w:autoSpaceDN w:val="0"/>
              <w:adjustRightInd w:val="0"/>
              <w:spacing w:after="240"/>
              <w:rPr>
                <w:del w:id="4259" w:author="Haider Alhabibi" w:date="2022-02-14T17:30:00Z"/>
              </w:rPr>
            </w:pPr>
            <w:del w:id="4260" w:author="Haider Alhabibi" w:date="2022-02-14T17:30:00Z">
              <w:r w:rsidRPr="00342FCE">
                <w:delText>Whole House Fan Airflow and Fan Efficacy – Total CFM and Individual Watts Collection</w:delText>
              </w:r>
            </w:del>
          </w:p>
        </w:tc>
        <w:tc>
          <w:tcPr>
            <w:tcW w:w="2320" w:type="dxa"/>
          </w:tcPr>
          <w:p w14:paraId="70475125" w14:textId="77777777" w:rsidR="00342FCE" w:rsidRPr="00342FCE" w:rsidRDefault="00342FCE" w:rsidP="00342FCE">
            <w:pPr>
              <w:pStyle w:val="ListParagraph"/>
              <w:autoSpaceDE w:val="0"/>
              <w:autoSpaceDN w:val="0"/>
              <w:adjustRightInd w:val="0"/>
              <w:spacing w:after="240"/>
              <w:rPr>
                <w:del w:id="4261" w:author="Haider Alhabibi" w:date="2022-02-14T17:30:00Z"/>
              </w:rPr>
            </w:pPr>
            <w:del w:id="4262" w:author="Haider Alhabibi" w:date="2022-02-14T17:30:00Z">
              <w:r w:rsidRPr="00342FCE">
                <w:delText>When the CF1R-PRF-01 indicates compliance credit for HERS Cool Vent Verification, then require one MCH-31 for each dwelling unit.</w:delText>
              </w:r>
            </w:del>
          </w:p>
        </w:tc>
      </w:tr>
      <w:tr w:rsidR="00342FCE" w:rsidRPr="00342FCE" w14:paraId="26533835" w14:textId="77777777" w:rsidTr="00E36219">
        <w:trPr>
          <w:del w:id="4263" w:author="Haider Alhabibi" w:date="2022-02-14T17:30:00Z"/>
        </w:trPr>
        <w:tc>
          <w:tcPr>
            <w:tcW w:w="2100" w:type="dxa"/>
          </w:tcPr>
          <w:p w14:paraId="6C44A6A8" w14:textId="77777777" w:rsidR="00342FCE" w:rsidRPr="00342FCE" w:rsidRDefault="00342FCE" w:rsidP="00342FCE">
            <w:pPr>
              <w:pStyle w:val="ListParagraph"/>
              <w:autoSpaceDE w:val="0"/>
              <w:autoSpaceDN w:val="0"/>
              <w:adjustRightInd w:val="0"/>
              <w:spacing w:after="240"/>
              <w:rPr>
                <w:del w:id="4264" w:author="Haider Alhabibi" w:date="2022-02-14T17:30:00Z"/>
              </w:rPr>
            </w:pPr>
            <w:del w:id="4265" w:author="Haider Alhabibi" w:date="2022-02-14T17:30:00Z">
              <w:r w:rsidRPr="00342FCE">
                <w:delText>CF2R/CF3R-MCH-31d-H</w:delText>
              </w:r>
            </w:del>
          </w:p>
        </w:tc>
        <w:tc>
          <w:tcPr>
            <w:tcW w:w="2658" w:type="dxa"/>
          </w:tcPr>
          <w:p w14:paraId="20BA7F22" w14:textId="77777777" w:rsidR="00342FCE" w:rsidRPr="00342FCE" w:rsidRDefault="00342FCE" w:rsidP="00342FCE">
            <w:pPr>
              <w:pStyle w:val="ListParagraph"/>
              <w:autoSpaceDE w:val="0"/>
              <w:autoSpaceDN w:val="0"/>
              <w:adjustRightInd w:val="0"/>
              <w:spacing w:after="240"/>
              <w:rPr>
                <w:del w:id="4266" w:author="Haider Alhabibi" w:date="2022-02-14T17:30:00Z"/>
              </w:rPr>
            </w:pPr>
            <w:del w:id="4267" w:author="Haider Alhabibi" w:date="2022-02-14T17:30:00Z">
              <w:r w:rsidRPr="00342FCE">
                <w:delText>Certificate of Installation/Verification</w:delText>
              </w:r>
            </w:del>
          </w:p>
        </w:tc>
        <w:tc>
          <w:tcPr>
            <w:tcW w:w="2272" w:type="dxa"/>
          </w:tcPr>
          <w:p w14:paraId="2DABF7D2" w14:textId="77777777" w:rsidR="00342FCE" w:rsidRPr="00342FCE" w:rsidRDefault="00342FCE" w:rsidP="00342FCE">
            <w:pPr>
              <w:pStyle w:val="ListParagraph"/>
              <w:autoSpaceDE w:val="0"/>
              <w:autoSpaceDN w:val="0"/>
              <w:adjustRightInd w:val="0"/>
              <w:spacing w:after="240"/>
              <w:rPr>
                <w:del w:id="4268" w:author="Haider Alhabibi" w:date="2022-02-14T17:30:00Z"/>
              </w:rPr>
            </w:pPr>
            <w:del w:id="4269" w:author="Haider Alhabibi" w:date="2022-02-14T17:30:00Z">
              <w:r w:rsidRPr="00342FCE">
                <w:delText>Whole House Fan Airflow and Fan Efficacy – Total CFM and Watts Collection</w:delText>
              </w:r>
            </w:del>
          </w:p>
        </w:tc>
        <w:tc>
          <w:tcPr>
            <w:tcW w:w="2320" w:type="dxa"/>
          </w:tcPr>
          <w:p w14:paraId="394EFD2B" w14:textId="77777777" w:rsidR="00342FCE" w:rsidRPr="00342FCE" w:rsidRDefault="00342FCE" w:rsidP="00342FCE">
            <w:pPr>
              <w:pStyle w:val="ListParagraph"/>
              <w:autoSpaceDE w:val="0"/>
              <w:autoSpaceDN w:val="0"/>
              <w:adjustRightInd w:val="0"/>
              <w:spacing w:after="240"/>
              <w:rPr>
                <w:del w:id="4270" w:author="Haider Alhabibi" w:date="2022-02-14T17:30:00Z"/>
              </w:rPr>
            </w:pPr>
            <w:del w:id="4271" w:author="Haider Alhabibi" w:date="2022-02-14T17:30:00Z">
              <w:r w:rsidRPr="00342FCE">
                <w:delText>When the CF1R-PRF-01 indicates compliance credit for HERS Cool Vent Verification, then require one MCH-31 for each dwelling unit.</w:delText>
              </w:r>
            </w:del>
          </w:p>
        </w:tc>
      </w:tr>
      <w:tr w:rsidR="00342FCE" w:rsidRPr="00342FCE" w14:paraId="35173F92" w14:textId="77777777" w:rsidTr="00E36219">
        <w:tc>
          <w:tcPr>
            <w:tcW w:w="2100" w:type="dxa"/>
          </w:tcPr>
          <w:p w14:paraId="61A01E12" w14:textId="77777777" w:rsidR="00342FCE" w:rsidRPr="00342FCE" w:rsidRDefault="00342FCE" w:rsidP="00342FCE">
            <w:pPr>
              <w:pStyle w:val="ListParagraph"/>
              <w:autoSpaceDE w:val="0"/>
              <w:autoSpaceDN w:val="0"/>
              <w:adjustRightInd w:val="0"/>
              <w:spacing w:after="240"/>
            </w:pPr>
            <w:r w:rsidRPr="00342FCE">
              <w:t>CF2R/CF3R-MCH-32-H</w:t>
            </w:r>
          </w:p>
        </w:tc>
        <w:tc>
          <w:tcPr>
            <w:tcW w:w="2658" w:type="dxa"/>
          </w:tcPr>
          <w:p w14:paraId="56AE8A0E"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00F31C0C" w14:textId="001DF906" w:rsidR="00342FCE" w:rsidRPr="00342FCE" w:rsidRDefault="00342FCE" w:rsidP="00342FCE">
            <w:pPr>
              <w:pStyle w:val="ListParagraph"/>
              <w:autoSpaceDE w:val="0"/>
              <w:autoSpaceDN w:val="0"/>
              <w:adjustRightInd w:val="0"/>
              <w:spacing w:after="240"/>
            </w:pPr>
            <w:r w:rsidRPr="00342FCE">
              <w:t>Local Mechanical Exhaust – Kitchen Range Hood</w:t>
            </w:r>
            <w:ins w:id="4272" w:author="Haider Alhabibi" w:date="2022-02-14T17:30:00Z">
              <w:r w:rsidR="001558D2">
                <w:t xml:space="preserve"> </w:t>
              </w:r>
              <w:r w:rsidR="001558D2">
                <w:rPr>
                  <w:rFonts w:cs="Tahoma"/>
                  <w:szCs w:val="24"/>
                </w:rPr>
                <w:t xml:space="preserve">or </w:t>
              </w:r>
              <w:r w:rsidR="001558D2">
                <w:rPr>
                  <w:rFonts w:cs="Tahoma"/>
                  <w:szCs w:val="24"/>
                </w:rPr>
                <w:lastRenderedPageBreak/>
                <w:t>Other Vented Fan –</w:t>
              </w:r>
              <w:r w:rsidR="001558D2" w:rsidRPr="0024633A">
                <w:rPr>
                  <w:rFonts w:cs="Tahoma"/>
                  <w:szCs w:val="24"/>
                </w:rPr>
                <w:t xml:space="preserve"> </w:t>
              </w:r>
              <w:r w:rsidR="001558D2">
                <w:rPr>
                  <w:rFonts w:cs="Tahoma"/>
                  <w:szCs w:val="24"/>
                </w:rPr>
                <w:t>Airflow Rate or Capture Efficiency</w:t>
              </w:r>
            </w:ins>
          </w:p>
        </w:tc>
        <w:tc>
          <w:tcPr>
            <w:tcW w:w="2320" w:type="dxa"/>
          </w:tcPr>
          <w:p w14:paraId="0987AD7D" w14:textId="77777777" w:rsidR="00342FCE" w:rsidRPr="00342FCE" w:rsidRDefault="00342FCE" w:rsidP="00342FCE">
            <w:pPr>
              <w:pStyle w:val="ListParagraph"/>
              <w:autoSpaceDE w:val="0"/>
              <w:autoSpaceDN w:val="0"/>
              <w:adjustRightInd w:val="0"/>
              <w:spacing w:after="240"/>
            </w:pPr>
            <w:r w:rsidRPr="00342FCE">
              <w:lastRenderedPageBreak/>
              <w:t xml:space="preserve">When the CF1R indicates requirement for </w:t>
            </w:r>
            <w:r w:rsidRPr="00342FCE">
              <w:lastRenderedPageBreak/>
              <w:t>Kitchen Ventilation HERS verification for the dwelling, require one MCH-32 per kitchen.</w:t>
            </w:r>
            <w:r w:rsidRPr="00342FCE">
              <w:br/>
            </w:r>
            <w:r w:rsidRPr="00342FCE">
              <w:br/>
              <w:t>Note: CBECC currently does not have the ability to model kitchens therefore HERS registry should query the user as to how many kitchens are contained within the dwelling. Value must be greater than or equal to 1.</w:t>
            </w:r>
          </w:p>
        </w:tc>
      </w:tr>
      <w:tr w:rsidR="00342FCE" w:rsidRPr="00342FCE" w14:paraId="79FAE17A" w14:textId="77777777" w:rsidTr="00E36219">
        <w:tc>
          <w:tcPr>
            <w:tcW w:w="2100" w:type="dxa"/>
          </w:tcPr>
          <w:p w14:paraId="57EE9AFE" w14:textId="77777777" w:rsidR="00342FCE" w:rsidRPr="00342FCE" w:rsidRDefault="00342FCE" w:rsidP="00342FCE">
            <w:pPr>
              <w:pStyle w:val="ListParagraph"/>
              <w:autoSpaceDE w:val="0"/>
              <w:autoSpaceDN w:val="0"/>
              <w:adjustRightInd w:val="0"/>
              <w:spacing w:after="240"/>
            </w:pPr>
            <w:r w:rsidRPr="00342FCE">
              <w:lastRenderedPageBreak/>
              <w:t>CF2R/CF3R-MCH-33-H</w:t>
            </w:r>
          </w:p>
        </w:tc>
        <w:tc>
          <w:tcPr>
            <w:tcW w:w="2658" w:type="dxa"/>
          </w:tcPr>
          <w:p w14:paraId="77BCE763"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2505B2B5" w14:textId="77777777" w:rsidR="00342FCE" w:rsidRPr="00342FCE" w:rsidRDefault="00342FCE" w:rsidP="00342FCE">
            <w:pPr>
              <w:pStyle w:val="ListParagraph"/>
              <w:autoSpaceDE w:val="0"/>
              <w:autoSpaceDN w:val="0"/>
              <w:adjustRightInd w:val="0"/>
              <w:spacing w:after="240"/>
            </w:pPr>
            <w:r w:rsidRPr="00342FCE">
              <w:t>VCHP Compliance Credit</w:t>
            </w:r>
          </w:p>
        </w:tc>
        <w:tc>
          <w:tcPr>
            <w:tcW w:w="2320" w:type="dxa"/>
          </w:tcPr>
          <w:p w14:paraId="66A59967" w14:textId="77777777" w:rsidR="00342FCE" w:rsidRPr="00342FCE" w:rsidRDefault="00342FCE" w:rsidP="00342FCE">
            <w:pPr>
              <w:pStyle w:val="ListParagraph"/>
              <w:autoSpaceDE w:val="0"/>
              <w:autoSpaceDN w:val="0"/>
              <w:adjustRightInd w:val="0"/>
              <w:spacing w:after="240"/>
            </w:pPr>
            <w:r w:rsidRPr="00342FCE">
              <w:t>When the MCH-33 is required by the MCH-01, provide one MCH-33 for each VCHP system installed.</w:t>
            </w:r>
          </w:p>
        </w:tc>
      </w:tr>
      <w:tr w:rsidR="00342FCE" w:rsidRPr="00342FCE" w14:paraId="0529BD4A" w14:textId="77777777" w:rsidTr="00E36219">
        <w:tc>
          <w:tcPr>
            <w:tcW w:w="2100" w:type="dxa"/>
          </w:tcPr>
          <w:p w14:paraId="28A8F617" w14:textId="77777777" w:rsidR="00342FCE" w:rsidRPr="00342FCE" w:rsidRDefault="00342FCE" w:rsidP="00342FCE">
            <w:pPr>
              <w:pStyle w:val="ListParagraph"/>
              <w:autoSpaceDE w:val="0"/>
              <w:autoSpaceDN w:val="0"/>
              <w:adjustRightInd w:val="0"/>
              <w:spacing w:after="240"/>
            </w:pPr>
            <w:r w:rsidRPr="00342FCE">
              <w:t>CF2R-MCH-34-E</w:t>
            </w:r>
          </w:p>
        </w:tc>
        <w:tc>
          <w:tcPr>
            <w:tcW w:w="2658" w:type="dxa"/>
          </w:tcPr>
          <w:p w14:paraId="74F59211"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0BF17B7B" w14:textId="77777777" w:rsidR="00342FCE" w:rsidRPr="00342FCE" w:rsidRDefault="00342FCE" w:rsidP="00342FCE">
            <w:pPr>
              <w:pStyle w:val="ListParagraph"/>
              <w:autoSpaceDE w:val="0"/>
              <w:autoSpaceDN w:val="0"/>
              <w:adjustRightInd w:val="0"/>
              <w:spacing w:after="240"/>
            </w:pPr>
            <w:r w:rsidRPr="00342FCE">
              <w:t>Pre-Cooling Compliance Credit</w:t>
            </w:r>
          </w:p>
        </w:tc>
        <w:tc>
          <w:tcPr>
            <w:tcW w:w="2320" w:type="dxa"/>
          </w:tcPr>
          <w:p w14:paraId="4A1AE756" w14:textId="77777777" w:rsidR="00342FCE" w:rsidRPr="00342FCE" w:rsidRDefault="00342FCE" w:rsidP="00342FCE">
            <w:pPr>
              <w:pStyle w:val="ListParagraph"/>
              <w:autoSpaceDE w:val="0"/>
              <w:autoSpaceDN w:val="0"/>
              <w:adjustRightInd w:val="0"/>
              <w:spacing w:after="240"/>
            </w:pPr>
            <w:r w:rsidRPr="00342FCE">
              <w:t>When the CF1R-PRF indicates compliance credit for Pre-Cooling, require one MCH-34 per dwelling unit.</w:t>
            </w:r>
          </w:p>
        </w:tc>
      </w:tr>
      <w:tr w:rsidR="00342FCE" w:rsidRPr="00342FCE" w14:paraId="58ADF2F8" w14:textId="77777777" w:rsidTr="00E36219">
        <w:trPr>
          <w:del w:id="4273" w:author="Haider Alhabibi" w:date="2022-02-14T17:30:00Z"/>
        </w:trPr>
        <w:tc>
          <w:tcPr>
            <w:tcW w:w="2100" w:type="dxa"/>
          </w:tcPr>
          <w:p w14:paraId="2D4F7AB4" w14:textId="39C48388" w:rsidR="00342FCE" w:rsidRPr="00342FCE" w:rsidRDefault="00342FCE" w:rsidP="00342FCE">
            <w:pPr>
              <w:pStyle w:val="ListParagraph"/>
              <w:autoSpaceDE w:val="0"/>
              <w:autoSpaceDN w:val="0"/>
              <w:adjustRightInd w:val="0"/>
              <w:spacing w:after="240"/>
              <w:rPr>
                <w:del w:id="4274" w:author="Haider Alhabibi" w:date="2022-02-14T17:30:00Z"/>
              </w:rPr>
            </w:pPr>
            <w:del w:id="4275" w:author="Haider Alhabibi" w:date="2022-02-14T17:30:00Z">
              <w:r w:rsidRPr="00342FCE">
                <w:delText>CF2R-PLB-01a-E</w:delText>
              </w:r>
            </w:del>
          </w:p>
        </w:tc>
        <w:tc>
          <w:tcPr>
            <w:tcW w:w="2658" w:type="dxa"/>
          </w:tcPr>
          <w:p w14:paraId="5D23156B" w14:textId="1228E9D9" w:rsidR="00342FCE" w:rsidRPr="00342FCE" w:rsidRDefault="00342FCE" w:rsidP="00342FCE">
            <w:pPr>
              <w:pStyle w:val="ListParagraph"/>
              <w:autoSpaceDE w:val="0"/>
              <w:autoSpaceDN w:val="0"/>
              <w:adjustRightInd w:val="0"/>
              <w:spacing w:after="240"/>
              <w:rPr>
                <w:del w:id="4276" w:author="Haider Alhabibi" w:date="2022-02-14T17:30:00Z"/>
              </w:rPr>
            </w:pPr>
            <w:del w:id="4277" w:author="Haider Alhabibi" w:date="2022-02-14T17:30:00Z">
              <w:r w:rsidRPr="00342FCE">
                <w:delText>Certificate of Installation</w:delText>
              </w:r>
            </w:del>
          </w:p>
        </w:tc>
        <w:tc>
          <w:tcPr>
            <w:tcW w:w="2272" w:type="dxa"/>
          </w:tcPr>
          <w:p w14:paraId="25F99565" w14:textId="74FEF7E1" w:rsidR="00342FCE" w:rsidRPr="00342FCE" w:rsidRDefault="00342FCE" w:rsidP="00342FCE">
            <w:pPr>
              <w:pStyle w:val="ListParagraph"/>
              <w:autoSpaceDE w:val="0"/>
              <w:autoSpaceDN w:val="0"/>
              <w:adjustRightInd w:val="0"/>
              <w:spacing w:after="240"/>
              <w:rPr>
                <w:del w:id="4278" w:author="Haider Alhabibi" w:date="2022-02-14T17:30:00Z"/>
              </w:rPr>
            </w:pPr>
            <w:del w:id="4279" w:author="Haider Alhabibi" w:date="2022-02-14T17:30:00Z">
              <w:r w:rsidRPr="00342FCE">
                <w:delText>Multifamily Central Hot Water System Distribution (Non-HERS)</w:delText>
              </w:r>
            </w:del>
          </w:p>
        </w:tc>
        <w:tc>
          <w:tcPr>
            <w:tcW w:w="2320" w:type="dxa"/>
          </w:tcPr>
          <w:p w14:paraId="72E51044" w14:textId="61DCECE7" w:rsidR="00342FCE" w:rsidRPr="00342FCE" w:rsidRDefault="00342FCE" w:rsidP="00342FCE">
            <w:pPr>
              <w:pStyle w:val="ListParagraph"/>
              <w:autoSpaceDE w:val="0"/>
              <w:autoSpaceDN w:val="0"/>
              <w:adjustRightInd w:val="0"/>
              <w:spacing w:after="240"/>
              <w:rPr>
                <w:del w:id="4280" w:author="Haider Alhabibi" w:date="2022-02-14T17:30:00Z"/>
              </w:rPr>
            </w:pPr>
            <w:del w:id="4281" w:author="Haider Alhabibi" w:date="2022-02-14T17:30:00Z">
              <w:r w:rsidRPr="00342FCE">
                <w:delText>If the building type is multifamily, and the value for central DHW system distribution type on the CF1R is not N/A, then require one CF2R-PLB-01a for the building.</w:delText>
              </w:r>
              <w:r w:rsidRPr="00342FCE">
                <w:br/>
              </w:r>
              <w:r w:rsidRPr="00342FCE">
                <w:br/>
                <w:delText>Else, if the value for central DHW system distribution type on the CF1R is N/A, then the CF2R-PLB-01a is not required.</w:delText>
              </w:r>
              <w:r w:rsidRPr="00342FCE">
                <w:br/>
              </w:r>
              <w:r w:rsidRPr="00342FCE">
                <w:br/>
                <w:delText>Note: The CF2R-PLB-01 is not applicable to single family dwelling units.</w:delText>
              </w:r>
            </w:del>
          </w:p>
        </w:tc>
      </w:tr>
      <w:tr w:rsidR="00342FCE" w:rsidRPr="00342FCE" w14:paraId="31217D90" w14:textId="77777777" w:rsidTr="00E36219">
        <w:trPr>
          <w:del w:id="4282" w:author="Haider Alhabibi" w:date="2022-02-14T17:31:00Z"/>
        </w:trPr>
        <w:tc>
          <w:tcPr>
            <w:tcW w:w="2100" w:type="dxa"/>
          </w:tcPr>
          <w:p w14:paraId="244EEE16" w14:textId="3CFCC874" w:rsidR="00342FCE" w:rsidRPr="00342FCE" w:rsidRDefault="00342FCE" w:rsidP="00342FCE">
            <w:pPr>
              <w:pStyle w:val="ListParagraph"/>
              <w:autoSpaceDE w:val="0"/>
              <w:autoSpaceDN w:val="0"/>
              <w:adjustRightInd w:val="0"/>
              <w:spacing w:after="240"/>
              <w:rPr>
                <w:del w:id="4283" w:author="Haider Alhabibi" w:date="2022-02-14T17:31:00Z"/>
              </w:rPr>
            </w:pPr>
            <w:del w:id="4284" w:author="Haider Alhabibi" w:date="2022-02-14T17:31:00Z">
              <w:r w:rsidRPr="00342FCE">
                <w:delText>CF2R-PLB-01b-E</w:delText>
              </w:r>
            </w:del>
          </w:p>
        </w:tc>
        <w:tc>
          <w:tcPr>
            <w:tcW w:w="2658" w:type="dxa"/>
          </w:tcPr>
          <w:p w14:paraId="03107B3E" w14:textId="2A75D85A" w:rsidR="00342FCE" w:rsidRPr="00342FCE" w:rsidRDefault="00342FCE" w:rsidP="00342FCE">
            <w:pPr>
              <w:pStyle w:val="ListParagraph"/>
              <w:autoSpaceDE w:val="0"/>
              <w:autoSpaceDN w:val="0"/>
              <w:adjustRightInd w:val="0"/>
              <w:spacing w:after="240"/>
              <w:rPr>
                <w:del w:id="4285" w:author="Haider Alhabibi" w:date="2022-02-14T17:31:00Z"/>
              </w:rPr>
            </w:pPr>
            <w:del w:id="4286" w:author="Haider Alhabibi" w:date="2022-02-14T17:31:00Z">
              <w:r w:rsidRPr="00342FCE">
                <w:delText>Certificate of Installation</w:delText>
              </w:r>
            </w:del>
          </w:p>
        </w:tc>
        <w:tc>
          <w:tcPr>
            <w:tcW w:w="2272" w:type="dxa"/>
          </w:tcPr>
          <w:p w14:paraId="2A54A44F" w14:textId="48121DD9" w:rsidR="00342FCE" w:rsidRPr="00342FCE" w:rsidRDefault="00342FCE" w:rsidP="00342FCE">
            <w:pPr>
              <w:pStyle w:val="ListParagraph"/>
              <w:autoSpaceDE w:val="0"/>
              <w:autoSpaceDN w:val="0"/>
              <w:adjustRightInd w:val="0"/>
              <w:spacing w:after="240"/>
              <w:rPr>
                <w:del w:id="4287" w:author="Haider Alhabibi" w:date="2022-02-14T17:31:00Z"/>
              </w:rPr>
            </w:pPr>
            <w:del w:id="4288" w:author="Haider Alhabibi" w:date="2022-02-14T17:31:00Z">
              <w:r w:rsidRPr="00342FCE">
                <w:delText>Multifamily Central Hot Water System Distribution (Non-HERS) – NEEA Certified Heat Pump Water Heater</w:delText>
              </w:r>
            </w:del>
          </w:p>
        </w:tc>
        <w:tc>
          <w:tcPr>
            <w:tcW w:w="2320" w:type="dxa"/>
          </w:tcPr>
          <w:p w14:paraId="0C3039AE" w14:textId="5665BE24" w:rsidR="00342FCE" w:rsidRPr="00342FCE" w:rsidRDefault="00342FCE" w:rsidP="00342FCE">
            <w:pPr>
              <w:pStyle w:val="ListParagraph"/>
              <w:autoSpaceDE w:val="0"/>
              <w:autoSpaceDN w:val="0"/>
              <w:adjustRightInd w:val="0"/>
              <w:spacing w:after="240"/>
              <w:rPr>
                <w:del w:id="4289" w:author="Haider Alhabibi" w:date="2022-02-14T17:31:00Z"/>
              </w:rPr>
            </w:pPr>
            <w:del w:id="4290" w:author="Haider Alhabibi" w:date="2022-02-14T17:31:00Z">
              <w:r w:rsidRPr="00342FCE">
                <w:delText>If the building type is multifamily, and the value for central DHW system distribution type on the CF1R is not N/A and the installed water heater is a heat pump water heater, then require one CF2R-PLB-01b for the building.</w:delText>
              </w:r>
              <w:r w:rsidRPr="00342FCE">
                <w:br/>
              </w:r>
              <w:r w:rsidRPr="00342FCE">
                <w:br/>
                <w:delText>Else, if the value for central DHW system distribution type on the CF1R is N/A, then the CF2R-PLB-01b is not required.</w:delText>
              </w:r>
              <w:r w:rsidRPr="00342FCE">
                <w:br/>
              </w:r>
              <w:r w:rsidRPr="00342FCE">
                <w:br/>
                <w:delText>Note: The CF2R-PLB-01 is not applicable to single family dwelling units.</w:delText>
              </w:r>
            </w:del>
          </w:p>
        </w:tc>
      </w:tr>
      <w:tr w:rsidR="00342FCE" w:rsidRPr="00342FCE" w14:paraId="205A1389" w14:textId="77777777" w:rsidTr="00E36219">
        <w:tc>
          <w:tcPr>
            <w:tcW w:w="2100" w:type="dxa"/>
          </w:tcPr>
          <w:p w14:paraId="6CDABD60" w14:textId="5CD34A08" w:rsidR="00342FCE" w:rsidRPr="00342FCE" w:rsidRDefault="00342FCE" w:rsidP="00342FCE">
            <w:pPr>
              <w:pStyle w:val="ListParagraph"/>
              <w:autoSpaceDE w:val="0"/>
              <w:autoSpaceDN w:val="0"/>
              <w:adjustRightInd w:val="0"/>
              <w:spacing w:after="240"/>
            </w:pPr>
            <w:r w:rsidRPr="00342FCE">
              <w:t>CF2R-PLB-02</w:t>
            </w:r>
            <w:del w:id="4291" w:author="Haider Alhabibi" w:date="2022-02-14T17:31:00Z">
              <w:r w:rsidRPr="00342FCE">
                <w:delText>a</w:delText>
              </w:r>
            </w:del>
            <w:r w:rsidRPr="00342FCE">
              <w:t>-E</w:t>
            </w:r>
          </w:p>
        </w:tc>
        <w:tc>
          <w:tcPr>
            <w:tcW w:w="2658" w:type="dxa"/>
          </w:tcPr>
          <w:p w14:paraId="1E9FF155"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78F9FB41" w14:textId="6F6AA441" w:rsidR="00342FCE" w:rsidRPr="00342FCE" w:rsidRDefault="00342FCE" w:rsidP="00342FCE">
            <w:pPr>
              <w:pStyle w:val="ListParagraph"/>
              <w:autoSpaceDE w:val="0"/>
              <w:autoSpaceDN w:val="0"/>
              <w:adjustRightInd w:val="0"/>
              <w:spacing w:after="240"/>
            </w:pPr>
            <w:r w:rsidRPr="00342FCE">
              <w:t xml:space="preserve">Single Dwelling Unit Hot Water Distribution </w:t>
            </w:r>
            <w:del w:id="4292" w:author="Haider Alhabibi" w:date="2022-02-16T12:49:00Z">
              <w:r w:rsidRPr="00342FCE">
                <w:delText>(Non-HERS)</w:delText>
              </w:r>
            </w:del>
            <w:ins w:id="4293" w:author="Haider Alhabibi" w:date="2022-02-16T12:49:00Z">
              <w:r w:rsidR="004408D7">
                <w:t xml:space="preserve">and </w:t>
              </w:r>
            </w:ins>
            <w:ins w:id="4294" w:author="Haider Alhabibi" w:date="2022-02-14T17:31:00Z">
              <w:r w:rsidR="009E3C0B" w:rsidRPr="002B4454">
                <w:rPr>
                  <w:rFonts w:cs="Tahoma"/>
                  <w:szCs w:val="24"/>
                </w:rPr>
                <w:t xml:space="preserve">Heat Pump Water </w:t>
              </w:r>
              <w:r w:rsidR="009E3C0B" w:rsidRPr="002B4454">
                <w:rPr>
                  <w:rFonts w:cs="Tahoma"/>
                  <w:szCs w:val="24"/>
                </w:rPr>
                <w:lastRenderedPageBreak/>
                <w:t>Heater</w:t>
              </w:r>
            </w:ins>
            <w:ins w:id="4295" w:author="Haider Alhabibi" w:date="2022-02-16T12:49:00Z">
              <w:r w:rsidR="004408D7">
                <w:rPr>
                  <w:rFonts w:cs="Tahoma"/>
                  <w:szCs w:val="24"/>
                </w:rPr>
                <w:t xml:space="preserve"> </w:t>
              </w:r>
              <w:r w:rsidR="004408D7" w:rsidRPr="00342FCE">
                <w:t>(Non-HERS)</w:t>
              </w:r>
            </w:ins>
          </w:p>
        </w:tc>
        <w:tc>
          <w:tcPr>
            <w:tcW w:w="2320" w:type="dxa"/>
          </w:tcPr>
          <w:p w14:paraId="2928E15A" w14:textId="3E87C7B7" w:rsidR="00342FCE" w:rsidRPr="00342FCE" w:rsidRDefault="00342FCE" w:rsidP="00342FCE">
            <w:pPr>
              <w:pStyle w:val="ListParagraph"/>
              <w:autoSpaceDE w:val="0"/>
              <w:autoSpaceDN w:val="0"/>
              <w:adjustRightInd w:val="0"/>
              <w:spacing w:after="240"/>
            </w:pPr>
            <w:del w:id="4296" w:author="Alhabibi, Haider@Energy" w:date="2022-03-18T15:26:00Z">
              <w:r w:rsidRPr="00342FCE" w:rsidDel="00D64D5C">
                <w:lastRenderedPageBreak/>
                <w:delText>If the building type is multifamily, require one CF2R-PLB-02a for each dwelling unit that has a dedicated water heating system with a non-HERS-verified distribution type.</w:delText>
              </w:r>
            </w:del>
            <w:r w:rsidRPr="00342FCE">
              <w:br/>
            </w:r>
            <w:r w:rsidRPr="00342FCE">
              <w:br/>
              <w:t>If the building type is single family, require one CF2R-</w:t>
            </w:r>
            <w:r w:rsidRPr="00342FCE">
              <w:lastRenderedPageBreak/>
              <w:t>PLB-02</w:t>
            </w:r>
            <w:del w:id="4297" w:author="Haider Alhabibi" w:date="2022-02-14T17:33:00Z">
              <w:r w:rsidRPr="00342FCE">
                <w:delText>a</w:delText>
              </w:r>
            </w:del>
            <w:r w:rsidRPr="00342FCE">
              <w:t xml:space="preserve"> for the dwelling unit if the dwelling unit contains a water heating system with a non-HERS-verified distribution type</w:t>
            </w:r>
            <w:del w:id="4298" w:author="Haider Alhabibi" w:date="2022-02-14T17:32:00Z">
              <w:r w:rsidRPr="00342FCE">
                <w:delText>.</w:delText>
              </w:r>
            </w:del>
            <w:ins w:id="4299" w:author="Haider Alhabibi" w:date="2022-02-14T17:32:00Z">
              <w:r w:rsidR="00263412">
                <w:t xml:space="preserve">, </w:t>
              </w:r>
              <w:r w:rsidR="00263412" w:rsidRPr="009077AB">
                <w:rPr>
                  <w:rFonts w:cs="Tahoma"/>
                  <w:szCs w:val="24"/>
                </w:rPr>
                <w:t>and the installed heat pump water heater</w:t>
              </w:r>
            </w:ins>
            <w:r w:rsidR="009E061B">
              <w:rPr>
                <w:rFonts w:cs="Tahoma"/>
                <w:szCs w:val="24"/>
              </w:rPr>
              <w:t>.</w:t>
            </w:r>
            <w:ins w:id="4300" w:author="Haider Alhabibi" w:date="2022-02-14T17:32:00Z">
              <w:r w:rsidR="00BC434C">
                <w:t xml:space="preserve"> </w:t>
              </w:r>
            </w:ins>
            <w:r w:rsidRPr="00342FCE">
              <w:br/>
            </w:r>
            <w:r w:rsidRPr="00342FCE">
              <w:br/>
              <w:t>Else, if the dwelling unit does not have a water heating system, then a CF2R-PLB-02</w:t>
            </w:r>
            <w:del w:id="4301" w:author="Haider Alhabibi" w:date="2022-02-14T17:32:00Z">
              <w:r w:rsidRPr="00342FCE">
                <w:delText>a</w:delText>
              </w:r>
            </w:del>
            <w:r w:rsidRPr="00342FCE">
              <w:t xml:space="preserve"> is not required.</w:t>
            </w:r>
          </w:p>
        </w:tc>
      </w:tr>
      <w:tr w:rsidR="00342FCE" w:rsidRPr="00342FCE" w14:paraId="0736A6D7" w14:textId="77777777" w:rsidTr="00E36219">
        <w:trPr>
          <w:del w:id="4302" w:author="Haider Alhabibi" w:date="2022-02-14T17:36:00Z"/>
        </w:trPr>
        <w:tc>
          <w:tcPr>
            <w:tcW w:w="2100" w:type="dxa"/>
          </w:tcPr>
          <w:p w14:paraId="3AAC4071" w14:textId="61702692" w:rsidR="00342FCE" w:rsidRPr="00342FCE" w:rsidRDefault="00342FCE" w:rsidP="00342FCE">
            <w:pPr>
              <w:pStyle w:val="ListParagraph"/>
              <w:autoSpaceDE w:val="0"/>
              <w:autoSpaceDN w:val="0"/>
              <w:adjustRightInd w:val="0"/>
              <w:spacing w:after="240"/>
              <w:rPr>
                <w:del w:id="4303" w:author="Haider Alhabibi" w:date="2022-02-14T17:36:00Z"/>
              </w:rPr>
            </w:pPr>
            <w:del w:id="4304" w:author="Haider Alhabibi" w:date="2022-02-14T17:36:00Z">
              <w:r w:rsidRPr="00342FCE">
                <w:lastRenderedPageBreak/>
                <w:delText>CF2R-PLB-02b-E</w:delText>
              </w:r>
            </w:del>
          </w:p>
        </w:tc>
        <w:tc>
          <w:tcPr>
            <w:tcW w:w="2658" w:type="dxa"/>
          </w:tcPr>
          <w:p w14:paraId="7D310870" w14:textId="48F94994" w:rsidR="00342FCE" w:rsidRPr="00342FCE" w:rsidRDefault="00342FCE" w:rsidP="00342FCE">
            <w:pPr>
              <w:pStyle w:val="ListParagraph"/>
              <w:autoSpaceDE w:val="0"/>
              <w:autoSpaceDN w:val="0"/>
              <w:adjustRightInd w:val="0"/>
              <w:spacing w:after="240"/>
              <w:rPr>
                <w:del w:id="4305" w:author="Haider Alhabibi" w:date="2022-02-14T17:36:00Z"/>
              </w:rPr>
            </w:pPr>
            <w:del w:id="4306" w:author="Haider Alhabibi" w:date="2022-02-14T17:36:00Z">
              <w:r w:rsidRPr="00342FCE">
                <w:delText>Certificate of Installation</w:delText>
              </w:r>
            </w:del>
          </w:p>
        </w:tc>
        <w:tc>
          <w:tcPr>
            <w:tcW w:w="2272" w:type="dxa"/>
          </w:tcPr>
          <w:p w14:paraId="5D1DA546" w14:textId="76F72E72" w:rsidR="00342FCE" w:rsidRPr="00342FCE" w:rsidRDefault="00342FCE" w:rsidP="00342FCE">
            <w:pPr>
              <w:pStyle w:val="ListParagraph"/>
              <w:autoSpaceDE w:val="0"/>
              <w:autoSpaceDN w:val="0"/>
              <w:adjustRightInd w:val="0"/>
              <w:spacing w:after="240"/>
              <w:rPr>
                <w:del w:id="4307" w:author="Haider Alhabibi" w:date="2022-02-14T17:36:00Z"/>
              </w:rPr>
            </w:pPr>
            <w:del w:id="4308" w:author="Haider Alhabibi" w:date="2022-02-14T17:36:00Z">
              <w:r w:rsidRPr="00342FCE">
                <w:delText>Single Dwelling Unit Hot Water Distribution (Non-HERS) – NEEA Certified Heat Pump Water Heater</w:delText>
              </w:r>
            </w:del>
          </w:p>
        </w:tc>
        <w:tc>
          <w:tcPr>
            <w:tcW w:w="2320" w:type="dxa"/>
          </w:tcPr>
          <w:p w14:paraId="555A608B" w14:textId="1FAF4D12" w:rsidR="00342FCE" w:rsidRPr="00342FCE" w:rsidRDefault="00342FCE" w:rsidP="00342FCE">
            <w:pPr>
              <w:pStyle w:val="ListParagraph"/>
              <w:autoSpaceDE w:val="0"/>
              <w:autoSpaceDN w:val="0"/>
              <w:adjustRightInd w:val="0"/>
              <w:spacing w:after="240"/>
              <w:rPr>
                <w:del w:id="4309" w:author="Haider Alhabibi" w:date="2022-02-14T17:36:00Z"/>
              </w:rPr>
            </w:pPr>
            <w:del w:id="4310" w:author="Haider Alhabibi" w:date="2022-02-14T17:36:00Z">
              <w:r w:rsidRPr="00342FCE">
                <w:delText>If the building type is multifamily, require one CF2R-PLB-02b for each dwelling unit that has a dedicated water heating system with a non-HERS-verified distribution type, and the installed heat pump water heater is identified as a NEEA certified model.</w:delText>
              </w:r>
              <w:r w:rsidRPr="00342FCE">
                <w:br/>
              </w:r>
              <w:r w:rsidRPr="00342FCE">
                <w:br/>
                <w:delText>If the building type is single family, require one CF2R-PLB-02b for the dwelling unit if the dwelling unit contains a water heating system with a non-HERS-verified distribution type, and the installed heat pump water heater is identified as a NEEA certified model.</w:delText>
              </w:r>
              <w:r w:rsidRPr="00342FCE">
                <w:br/>
              </w:r>
              <w:r w:rsidRPr="00342FCE">
                <w:br/>
                <w:delText>Else, if the dwelling unit does not have a water heating system, then a CF2R-PLB-02b is not required.</w:delText>
              </w:r>
            </w:del>
          </w:p>
        </w:tc>
      </w:tr>
      <w:tr w:rsidR="00342FCE" w:rsidRPr="00342FCE" w14:paraId="2A787008" w14:textId="77777777" w:rsidTr="00E36219">
        <w:tc>
          <w:tcPr>
            <w:tcW w:w="2100" w:type="dxa"/>
          </w:tcPr>
          <w:p w14:paraId="56AB40A0" w14:textId="77777777" w:rsidR="00342FCE" w:rsidRPr="00342FCE" w:rsidRDefault="00342FCE" w:rsidP="00342FCE">
            <w:pPr>
              <w:pStyle w:val="ListParagraph"/>
              <w:autoSpaceDE w:val="0"/>
              <w:autoSpaceDN w:val="0"/>
              <w:adjustRightInd w:val="0"/>
              <w:spacing w:after="240"/>
            </w:pPr>
            <w:r w:rsidRPr="00342FCE">
              <w:t>CF2R-PLB-03-E</w:t>
            </w:r>
          </w:p>
        </w:tc>
        <w:tc>
          <w:tcPr>
            <w:tcW w:w="2658" w:type="dxa"/>
          </w:tcPr>
          <w:p w14:paraId="02DB0EA6"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28CDA596" w14:textId="77777777" w:rsidR="00342FCE" w:rsidRPr="00342FCE" w:rsidRDefault="00342FCE" w:rsidP="00342FCE">
            <w:pPr>
              <w:pStyle w:val="ListParagraph"/>
              <w:autoSpaceDE w:val="0"/>
              <w:autoSpaceDN w:val="0"/>
              <w:adjustRightInd w:val="0"/>
              <w:spacing w:after="240"/>
            </w:pPr>
            <w:r w:rsidRPr="00342FCE">
              <w:t>Pool and Spa Systems</w:t>
            </w:r>
          </w:p>
        </w:tc>
        <w:tc>
          <w:tcPr>
            <w:tcW w:w="2320" w:type="dxa"/>
          </w:tcPr>
          <w:p w14:paraId="74563692" w14:textId="77777777" w:rsidR="00342FCE" w:rsidRPr="00342FCE" w:rsidRDefault="00342FCE" w:rsidP="00342FCE">
            <w:pPr>
              <w:pStyle w:val="ListParagraph"/>
              <w:autoSpaceDE w:val="0"/>
              <w:autoSpaceDN w:val="0"/>
              <w:adjustRightInd w:val="0"/>
              <w:spacing w:after="240"/>
            </w:pPr>
            <w:r w:rsidRPr="00342FCE">
              <w:t xml:space="preserve">Prompt the user to declare whether the scope of the project includes installation of a new pool or spa, or installation of a replacement pool or spa component. </w:t>
            </w:r>
            <w:r w:rsidRPr="00342FCE">
              <w:br/>
            </w:r>
            <w:r w:rsidRPr="00342FCE">
              <w:br/>
              <w:t>If the response is yes, then require one CF2R-PLB-03.</w:t>
            </w:r>
            <w:r w:rsidRPr="00342FCE">
              <w:br/>
            </w:r>
            <w:r w:rsidRPr="00342FCE">
              <w:br/>
              <w:t>Else, if the response is no, then the CF2R-PLB-03 is not required.</w:t>
            </w:r>
          </w:p>
        </w:tc>
      </w:tr>
      <w:tr w:rsidR="00342FCE" w:rsidRPr="00342FCE" w14:paraId="7D683B64" w14:textId="77777777" w:rsidTr="00E36219">
        <w:trPr>
          <w:del w:id="4311" w:author="Haider Alhabibi" w:date="2022-02-14T17:36:00Z"/>
        </w:trPr>
        <w:tc>
          <w:tcPr>
            <w:tcW w:w="2100" w:type="dxa"/>
          </w:tcPr>
          <w:p w14:paraId="696EB972" w14:textId="6C3221C4" w:rsidR="00342FCE" w:rsidRPr="00342FCE" w:rsidRDefault="00342FCE" w:rsidP="00342FCE">
            <w:pPr>
              <w:pStyle w:val="ListParagraph"/>
              <w:autoSpaceDE w:val="0"/>
              <w:autoSpaceDN w:val="0"/>
              <w:adjustRightInd w:val="0"/>
              <w:spacing w:after="240"/>
              <w:rPr>
                <w:del w:id="4312" w:author="Haider Alhabibi" w:date="2022-02-14T17:36:00Z"/>
              </w:rPr>
            </w:pPr>
            <w:del w:id="4313" w:author="Haider Alhabibi" w:date="2022-02-14T17:36:00Z">
              <w:r w:rsidRPr="00342FCE">
                <w:delText>CF2R/CF3R-PLB-21a-H</w:delText>
              </w:r>
            </w:del>
          </w:p>
        </w:tc>
        <w:tc>
          <w:tcPr>
            <w:tcW w:w="2658" w:type="dxa"/>
          </w:tcPr>
          <w:p w14:paraId="57CD42BF" w14:textId="563D2B95" w:rsidR="00342FCE" w:rsidRPr="00342FCE" w:rsidRDefault="00342FCE" w:rsidP="00342FCE">
            <w:pPr>
              <w:pStyle w:val="ListParagraph"/>
              <w:autoSpaceDE w:val="0"/>
              <w:autoSpaceDN w:val="0"/>
              <w:adjustRightInd w:val="0"/>
              <w:spacing w:after="240"/>
              <w:rPr>
                <w:del w:id="4314" w:author="Haider Alhabibi" w:date="2022-02-14T17:36:00Z"/>
              </w:rPr>
            </w:pPr>
            <w:del w:id="4315" w:author="Haider Alhabibi" w:date="2022-02-14T17:36:00Z">
              <w:r w:rsidRPr="00342FCE">
                <w:delText>Certificate of Installation/Verification</w:delText>
              </w:r>
            </w:del>
          </w:p>
        </w:tc>
        <w:tc>
          <w:tcPr>
            <w:tcW w:w="2272" w:type="dxa"/>
          </w:tcPr>
          <w:p w14:paraId="78868EA5" w14:textId="244A6DCF" w:rsidR="00342FCE" w:rsidRPr="00342FCE" w:rsidRDefault="00342FCE" w:rsidP="00342FCE">
            <w:pPr>
              <w:pStyle w:val="ListParagraph"/>
              <w:autoSpaceDE w:val="0"/>
              <w:autoSpaceDN w:val="0"/>
              <w:adjustRightInd w:val="0"/>
              <w:spacing w:after="240"/>
              <w:rPr>
                <w:del w:id="4316" w:author="Haider Alhabibi" w:date="2022-02-14T17:36:00Z"/>
              </w:rPr>
            </w:pPr>
            <w:del w:id="4317" w:author="Haider Alhabibi" w:date="2022-02-14T17:36:00Z">
              <w:r w:rsidRPr="00342FCE">
                <w:delText>Multifamily Central Hot Water System Distribution (HERS)</w:delText>
              </w:r>
            </w:del>
          </w:p>
        </w:tc>
        <w:tc>
          <w:tcPr>
            <w:tcW w:w="2320" w:type="dxa"/>
          </w:tcPr>
          <w:p w14:paraId="5D1B5A68" w14:textId="45EAF665" w:rsidR="00342FCE" w:rsidRPr="00342FCE" w:rsidRDefault="00342FCE" w:rsidP="00342FCE">
            <w:pPr>
              <w:pStyle w:val="ListParagraph"/>
              <w:autoSpaceDE w:val="0"/>
              <w:autoSpaceDN w:val="0"/>
              <w:adjustRightInd w:val="0"/>
              <w:spacing w:after="240"/>
              <w:rPr>
                <w:del w:id="4318" w:author="Haider Alhabibi" w:date="2022-02-14T17:36:00Z"/>
              </w:rPr>
            </w:pPr>
            <w:del w:id="4319" w:author="Haider Alhabibi" w:date="2022-02-14T17:36:00Z">
              <w:r w:rsidRPr="00342FCE">
                <w:delText>If the CF1R-PRF indicates the building type is multifamily, the value on the CF1R is not N/A and the value is a HERS-verified distribution type, then require one PLB-21a for the building.</w:delText>
              </w:r>
              <w:r w:rsidRPr="00342FCE">
                <w:br/>
              </w:r>
              <w:r w:rsidRPr="00342FCE">
                <w:br/>
                <w:delText>Else, if the value for central DHW system distribution type on the CF1R is N/A, then the PLB-21a is not required.</w:delText>
              </w:r>
              <w:r w:rsidRPr="00342FCE">
                <w:br/>
              </w:r>
              <w:r w:rsidRPr="00342FCE">
                <w:br/>
                <w:delText>Note: The PLB-21a is not applicable to single family dwelling units.</w:delText>
              </w:r>
            </w:del>
          </w:p>
        </w:tc>
      </w:tr>
      <w:tr w:rsidR="00342FCE" w:rsidRPr="00342FCE" w14:paraId="7888616C" w14:textId="77777777" w:rsidTr="00E36219">
        <w:trPr>
          <w:del w:id="4320" w:author="Haider Alhabibi" w:date="2022-02-14T17:37:00Z"/>
        </w:trPr>
        <w:tc>
          <w:tcPr>
            <w:tcW w:w="2100" w:type="dxa"/>
          </w:tcPr>
          <w:p w14:paraId="22BB75F3" w14:textId="0B830AD4" w:rsidR="00342FCE" w:rsidRPr="00342FCE" w:rsidRDefault="00342FCE" w:rsidP="00342FCE">
            <w:pPr>
              <w:pStyle w:val="ListParagraph"/>
              <w:autoSpaceDE w:val="0"/>
              <w:autoSpaceDN w:val="0"/>
              <w:adjustRightInd w:val="0"/>
              <w:spacing w:after="240"/>
              <w:rPr>
                <w:del w:id="4321" w:author="Haider Alhabibi" w:date="2022-02-14T17:37:00Z"/>
              </w:rPr>
            </w:pPr>
            <w:del w:id="4322" w:author="Haider Alhabibi" w:date="2022-02-14T17:37:00Z">
              <w:r w:rsidRPr="00342FCE">
                <w:delText>CF2R/CF3R-PLB-21b-H</w:delText>
              </w:r>
            </w:del>
          </w:p>
        </w:tc>
        <w:tc>
          <w:tcPr>
            <w:tcW w:w="2658" w:type="dxa"/>
          </w:tcPr>
          <w:p w14:paraId="0CA8A041" w14:textId="54BDA105" w:rsidR="00342FCE" w:rsidRPr="00342FCE" w:rsidRDefault="00342FCE" w:rsidP="00342FCE">
            <w:pPr>
              <w:pStyle w:val="ListParagraph"/>
              <w:autoSpaceDE w:val="0"/>
              <w:autoSpaceDN w:val="0"/>
              <w:adjustRightInd w:val="0"/>
              <w:spacing w:after="240"/>
              <w:rPr>
                <w:del w:id="4323" w:author="Haider Alhabibi" w:date="2022-02-14T17:37:00Z"/>
              </w:rPr>
            </w:pPr>
            <w:del w:id="4324" w:author="Haider Alhabibi" w:date="2022-02-14T17:37:00Z">
              <w:r w:rsidRPr="00342FCE">
                <w:delText>Certificate of Installation/Verification</w:delText>
              </w:r>
            </w:del>
          </w:p>
        </w:tc>
        <w:tc>
          <w:tcPr>
            <w:tcW w:w="2272" w:type="dxa"/>
          </w:tcPr>
          <w:p w14:paraId="3C18A133" w14:textId="1EE2B64C" w:rsidR="00342FCE" w:rsidRPr="00342FCE" w:rsidRDefault="00342FCE" w:rsidP="00342FCE">
            <w:pPr>
              <w:pStyle w:val="ListParagraph"/>
              <w:autoSpaceDE w:val="0"/>
              <w:autoSpaceDN w:val="0"/>
              <w:adjustRightInd w:val="0"/>
              <w:spacing w:after="240"/>
              <w:rPr>
                <w:del w:id="4325" w:author="Haider Alhabibi" w:date="2022-02-14T17:37:00Z"/>
              </w:rPr>
            </w:pPr>
            <w:del w:id="4326" w:author="Haider Alhabibi" w:date="2022-02-14T17:37:00Z">
              <w:r w:rsidRPr="00342FCE">
                <w:delText>Multifamily Central Hot Water System Distribution (HERS) – NEEA Certified Heat Pump Water Heater</w:delText>
              </w:r>
            </w:del>
          </w:p>
        </w:tc>
        <w:tc>
          <w:tcPr>
            <w:tcW w:w="2320" w:type="dxa"/>
          </w:tcPr>
          <w:p w14:paraId="17ECF53A" w14:textId="7AF5CDB1" w:rsidR="00342FCE" w:rsidRPr="00342FCE" w:rsidRDefault="00342FCE" w:rsidP="00342FCE">
            <w:pPr>
              <w:pStyle w:val="ListParagraph"/>
              <w:autoSpaceDE w:val="0"/>
              <w:autoSpaceDN w:val="0"/>
              <w:adjustRightInd w:val="0"/>
              <w:spacing w:after="240"/>
              <w:rPr>
                <w:del w:id="4327" w:author="Haider Alhabibi" w:date="2022-02-14T17:37:00Z"/>
              </w:rPr>
            </w:pPr>
            <w:del w:id="4328" w:author="Haider Alhabibi" w:date="2022-02-14T17:37:00Z">
              <w:r w:rsidRPr="00342FCE">
                <w:delText>If the CF1R-PRF indicates the building type is multifamily, the value for central DHW system distribution type on the CF1R is not N/A and the value is a HERS-verified distribution type, and the installed heat pump water heater is identified as a NEEA certified model, then require one PLB-21b for the building.</w:delText>
              </w:r>
              <w:r w:rsidRPr="00342FCE">
                <w:br/>
              </w:r>
              <w:r w:rsidRPr="00342FCE">
                <w:br/>
                <w:delText>Else, if the value for central DHW system distribution type on the CF1R is N/A, then the PLB-21b is not required.</w:delText>
              </w:r>
              <w:r w:rsidRPr="00342FCE">
                <w:br/>
              </w:r>
              <w:r w:rsidRPr="00342FCE">
                <w:br/>
                <w:delText>Note: The PLb-21b is not applicable to single family dwelling units.</w:delText>
              </w:r>
            </w:del>
          </w:p>
        </w:tc>
      </w:tr>
      <w:tr w:rsidR="00342FCE" w:rsidRPr="00342FCE" w14:paraId="24B677B5" w14:textId="77777777" w:rsidTr="00E36219">
        <w:tc>
          <w:tcPr>
            <w:tcW w:w="2100" w:type="dxa"/>
          </w:tcPr>
          <w:p w14:paraId="230E64A5" w14:textId="4B553971" w:rsidR="00342FCE" w:rsidRPr="00342FCE" w:rsidRDefault="00342FCE" w:rsidP="00342FCE">
            <w:pPr>
              <w:pStyle w:val="ListParagraph"/>
              <w:autoSpaceDE w:val="0"/>
              <w:autoSpaceDN w:val="0"/>
              <w:adjustRightInd w:val="0"/>
              <w:spacing w:after="240"/>
            </w:pPr>
            <w:r w:rsidRPr="00342FCE">
              <w:t>CF2R/CF3R-PLB-22</w:t>
            </w:r>
            <w:del w:id="4329" w:author="Haider Alhabibi" w:date="2022-02-14T17:37:00Z">
              <w:r w:rsidRPr="00342FCE">
                <w:delText>a</w:delText>
              </w:r>
            </w:del>
            <w:r w:rsidRPr="00342FCE">
              <w:t>-H</w:t>
            </w:r>
          </w:p>
        </w:tc>
        <w:tc>
          <w:tcPr>
            <w:tcW w:w="2658" w:type="dxa"/>
          </w:tcPr>
          <w:p w14:paraId="7A37E3E2" w14:textId="77777777" w:rsidR="00342FCE" w:rsidRPr="00342FCE" w:rsidRDefault="00342FCE" w:rsidP="00342FCE">
            <w:pPr>
              <w:pStyle w:val="ListParagraph"/>
              <w:autoSpaceDE w:val="0"/>
              <w:autoSpaceDN w:val="0"/>
              <w:adjustRightInd w:val="0"/>
              <w:spacing w:after="240"/>
            </w:pPr>
            <w:r w:rsidRPr="00342FCE">
              <w:t>Certificate of Installation/Verification</w:t>
            </w:r>
          </w:p>
        </w:tc>
        <w:tc>
          <w:tcPr>
            <w:tcW w:w="2272" w:type="dxa"/>
          </w:tcPr>
          <w:p w14:paraId="4D2E3C0D" w14:textId="77777777" w:rsidR="00342FCE" w:rsidRPr="00342FCE" w:rsidRDefault="00342FCE" w:rsidP="00342FCE">
            <w:pPr>
              <w:pStyle w:val="ListParagraph"/>
              <w:autoSpaceDE w:val="0"/>
              <w:autoSpaceDN w:val="0"/>
              <w:adjustRightInd w:val="0"/>
              <w:spacing w:after="240"/>
            </w:pPr>
            <w:r w:rsidRPr="00342FCE">
              <w:t xml:space="preserve">Single Dwelling Unit Hot Water </w:t>
            </w:r>
            <w:r w:rsidRPr="00342FCE">
              <w:lastRenderedPageBreak/>
              <w:t>System Distribution (HERS)</w:t>
            </w:r>
          </w:p>
        </w:tc>
        <w:tc>
          <w:tcPr>
            <w:tcW w:w="2320" w:type="dxa"/>
          </w:tcPr>
          <w:p w14:paraId="01C2AEBF" w14:textId="7641813E" w:rsidR="00342FCE" w:rsidRPr="00342FCE" w:rsidRDefault="00342FCE" w:rsidP="00342FCE">
            <w:pPr>
              <w:pStyle w:val="ListParagraph"/>
              <w:autoSpaceDE w:val="0"/>
              <w:autoSpaceDN w:val="0"/>
              <w:adjustRightInd w:val="0"/>
              <w:spacing w:after="240"/>
            </w:pPr>
            <w:del w:id="4330" w:author="Haider Alhabibi" w:date="2022-02-14T17:37:00Z">
              <w:r w:rsidRPr="00342FCE">
                <w:lastRenderedPageBreak/>
                <w:delText>If the building type  is multifamily, require one PLB-22a for each dwelling unit that has a water heating system with a HERS-verified distribution type, drain water heat recovery, or expanded-credit compact design.</w:delText>
              </w:r>
            </w:del>
            <w:r w:rsidRPr="00342FCE">
              <w:br/>
            </w:r>
            <w:r w:rsidRPr="00342FCE">
              <w:br/>
              <w:t xml:space="preserve">If the building type </w:t>
            </w:r>
            <w:r w:rsidRPr="00342FCE">
              <w:lastRenderedPageBreak/>
              <w:t>is single family, require one PLB-22</w:t>
            </w:r>
            <w:del w:id="4331" w:author="Haider Alhabibi" w:date="2022-02-14T17:37:00Z">
              <w:r w:rsidRPr="00342FCE">
                <w:delText>a</w:delText>
              </w:r>
            </w:del>
            <w:r w:rsidRPr="00342FCE">
              <w:t xml:space="preserve"> for the dwelling unit if the dwelling unit contains </w:t>
            </w:r>
            <w:ins w:id="4332" w:author="Haider Alhabibi" w:date="2022-02-14T17:37:00Z">
              <w:r w:rsidR="00AD2A74">
                <w:rPr>
                  <w:rFonts w:cs="Tahoma"/>
                  <w:szCs w:val="24"/>
                </w:rPr>
                <w:t>one or more</w:t>
              </w:r>
            </w:ins>
            <w:del w:id="4333" w:author="Haider Alhabibi" w:date="2022-02-14T17:37:00Z">
              <w:r w:rsidRPr="00342FCE">
                <w:delText>a</w:delText>
              </w:r>
            </w:del>
            <w:r w:rsidRPr="00342FCE">
              <w:t xml:space="preserve"> water heating system</w:t>
            </w:r>
            <w:ins w:id="4334" w:author="Haider Alhabibi" w:date="2022-02-14T17:38:00Z">
              <w:r w:rsidR="00AD2A74">
                <w:t>s</w:t>
              </w:r>
            </w:ins>
            <w:r w:rsidRPr="00342FCE">
              <w:t xml:space="preserve"> with a HERS-verified distribution type, drain water heat recovery, or expanded-credit compact design</w:t>
            </w:r>
            <w:del w:id="4335" w:author="Haider Alhabibi" w:date="2022-02-14T17:38:00Z">
              <w:r w:rsidRPr="00342FCE">
                <w:delText>.</w:delText>
              </w:r>
            </w:del>
            <w:ins w:id="4336" w:author="Haider Alhabibi" w:date="2022-02-14T17:38:00Z">
              <w:r w:rsidR="00BD1015">
                <w:t xml:space="preserve">, </w:t>
              </w:r>
              <w:r w:rsidR="00BD1015" w:rsidRPr="00EB56AB">
                <w:rPr>
                  <w:rFonts w:cs="Tahoma"/>
                  <w:szCs w:val="24"/>
                </w:rPr>
                <w:t>and the installed heat pump water heater</w:t>
              </w:r>
              <w:r w:rsidR="00BD1015">
                <w:rPr>
                  <w:rFonts w:cs="Tahoma"/>
                  <w:szCs w:val="24"/>
                </w:rPr>
                <w:t>.</w:t>
              </w:r>
            </w:ins>
            <w:r w:rsidRPr="00342FCE">
              <w:br/>
            </w:r>
            <w:r w:rsidRPr="00342FCE">
              <w:br/>
              <w:t>Else, if the dwelling does not have a water heating system, then a PLB-22</w:t>
            </w:r>
            <w:del w:id="4337" w:author="Haider Alhabibi" w:date="2022-02-14T17:37:00Z">
              <w:r w:rsidRPr="00342FCE">
                <w:delText>a</w:delText>
              </w:r>
            </w:del>
            <w:r w:rsidRPr="00342FCE">
              <w:t xml:space="preserve"> is not required.</w:t>
            </w:r>
          </w:p>
        </w:tc>
      </w:tr>
      <w:tr w:rsidR="00342FCE" w:rsidRPr="00342FCE" w14:paraId="3B1B4A47" w14:textId="77777777" w:rsidTr="00E36219">
        <w:trPr>
          <w:del w:id="4338" w:author="Haider Alhabibi" w:date="2022-02-14T17:39:00Z"/>
        </w:trPr>
        <w:tc>
          <w:tcPr>
            <w:tcW w:w="2100" w:type="dxa"/>
          </w:tcPr>
          <w:p w14:paraId="071B1594" w14:textId="37308D93" w:rsidR="00342FCE" w:rsidRPr="00342FCE" w:rsidRDefault="00342FCE" w:rsidP="00342FCE">
            <w:pPr>
              <w:pStyle w:val="ListParagraph"/>
              <w:autoSpaceDE w:val="0"/>
              <w:autoSpaceDN w:val="0"/>
              <w:adjustRightInd w:val="0"/>
              <w:spacing w:after="240"/>
              <w:rPr>
                <w:del w:id="4339" w:author="Haider Alhabibi" w:date="2022-02-14T17:39:00Z"/>
              </w:rPr>
            </w:pPr>
            <w:del w:id="4340" w:author="Haider Alhabibi" w:date="2022-02-14T17:39:00Z">
              <w:r w:rsidRPr="00342FCE">
                <w:lastRenderedPageBreak/>
                <w:delText>CF2R/CF3R-PLB-22b-H</w:delText>
              </w:r>
            </w:del>
          </w:p>
        </w:tc>
        <w:tc>
          <w:tcPr>
            <w:tcW w:w="2658" w:type="dxa"/>
          </w:tcPr>
          <w:p w14:paraId="3517896F" w14:textId="03EF733E" w:rsidR="00342FCE" w:rsidRPr="00342FCE" w:rsidRDefault="00342FCE" w:rsidP="00342FCE">
            <w:pPr>
              <w:pStyle w:val="ListParagraph"/>
              <w:autoSpaceDE w:val="0"/>
              <w:autoSpaceDN w:val="0"/>
              <w:adjustRightInd w:val="0"/>
              <w:spacing w:after="240"/>
              <w:rPr>
                <w:del w:id="4341" w:author="Haider Alhabibi" w:date="2022-02-14T17:39:00Z"/>
              </w:rPr>
            </w:pPr>
            <w:del w:id="4342" w:author="Haider Alhabibi" w:date="2022-02-14T17:39:00Z">
              <w:r w:rsidRPr="00342FCE">
                <w:delText>Certificate of Installation/Verification</w:delText>
              </w:r>
            </w:del>
          </w:p>
        </w:tc>
        <w:tc>
          <w:tcPr>
            <w:tcW w:w="2272" w:type="dxa"/>
          </w:tcPr>
          <w:p w14:paraId="630049C7" w14:textId="7A2BDDEC" w:rsidR="00342FCE" w:rsidRPr="00342FCE" w:rsidRDefault="00342FCE" w:rsidP="00342FCE">
            <w:pPr>
              <w:pStyle w:val="ListParagraph"/>
              <w:autoSpaceDE w:val="0"/>
              <w:autoSpaceDN w:val="0"/>
              <w:adjustRightInd w:val="0"/>
              <w:spacing w:after="240"/>
              <w:rPr>
                <w:del w:id="4343" w:author="Haider Alhabibi" w:date="2022-02-14T17:39:00Z"/>
              </w:rPr>
            </w:pPr>
            <w:del w:id="4344" w:author="Haider Alhabibi" w:date="2022-02-14T17:39:00Z">
              <w:r w:rsidRPr="00342FCE">
                <w:delText>Single Dwelling Unit Hot Water System Distribution (HERS) – NEEA Certified Heat Pump Water Heater</w:delText>
              </w:r>
            </w:del>
          </w:p>
        </w:tc>
        <w:tc>
          <w:tcPr>
            <w:tcW w:w="2320" w:type="dxa"/>
          </w:tcPr>
          <w:p w14:paraId="1D1B4B0F" w14:textId="0B23DD11" w:rsidR="00342FCE" w:rsidRPr="00342FCE" w:rsidRDefault="00342FCE" w:rsidP="00342FCE">
            <w:pPr>
              <w:pStyle w:val="ListParagraph"/>
              <w:autoSpaceDE w:val="0"/>
              <w:autoSpaceDN w:val="0"/>
              <w:adjustRightInd w:val="0"/>
              <w:spacing w:after="240"/>
              <w:rPr>
                <w:del w:id="4345" w:author="Haider Alhabibi" w:date="2022-02-14T17:39:00Z"/>
              </w:rPr>
            </w:pPr>
            <w:del w:id="4346" w:author="Haider Alhabibi" w:date="2022-02-14T17:39:00Z">
              <w:r w:rsidRPr="00342FCE">
                <w:delText>If the building type is multifamily, require one PLB-22b for each dwelling unit that has a water heating system with a HERS-verified distribution type, drain water heat recovery, or expanded-credit compact design, and the installed heat pump water heater is identified as a NEEA certified model.</w:delText>
              </w:r>
              <w:r w:rsidRPr="00342FCE">
                <w:br/>
              </w:r>
              <w:r w:rsidRPr="00342FCE">
                <w:br/>
                <w:delText>If the building type is single family, require one PLB-22b for the dwelling unit if the dwelling unit contains a water heating system with a HERS-verified distribution type, drain water heat recovery, or expanded-credit compact design, and the installed heat pump water heater is identified as a NEEA certified model. Else, if the dwelling does not have a water heating system, a PLB-22b is not required.</w:delText>
              </w:r>
            </w:del>
          </w:p>
        </w:tc>
      </w:tr>
      <w:tr w:rsidR="00342FCE" w:rsidRPr="00342FCE" w14:paraId="141C2A03" w14:textId="77777777" w:rsidTr="00E36219">
        <w:tc>
          <w:tcPr>
            <w:tcW w:w="2100" w:type="dxa"/>
          </w:tcPr>
          <w:p w14:paraId="20FD58BE" w14:textId="77777777" w:rsidR="00342FCE" w:rsidRPr="00342FCE" w:rsidRDefault="00342FCE" w:rsidP="00342FCE">
            <w:pPr>
              <w:pStyle w:val="ListParagraph"/>
              <w:autoSpaceDE w:val="0"/>
              <w:autoSpaceDN w:val="0"/>
              <w:adjustRightInd w:val="0"/>
              <w:spacing w:after="240"/>
            </w:pPr>
            <w:r w:rsidRPr="00342FCE">
              <w:t>CF2R-PVB-01-E</w:t>
            </w:r>
          </w:p>
        </w:tc>
        <w:tc>
          <w:tcPr>
            <w:tcW w:w="2658" w:type="dxa"/>
          </w:tcPr>
          <w:p w14:paraId="3242276C"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2EEF2F21" w14:textId="77777777" w:rsidR="00342FCE" w:rsidRPr="00342FCE" w:rsidRDefault="00342FCE" w:rsidP="00342FCE">
            <w:pPr>
              <w:pStyle w:val="ListParagraph"/>
              <w:autoSpaceDE w:val="0"/>
              <w:autoSpaceDN w:val="0"/>
              <w:adjustRightInd w:val="0"/>
              <w:spacing w:after="240"/>
            </w:pPr>
            <w:r w:rsidRPr="00342FCE">
              <w:t>Photovoltaic (PV) Systems</w:t>
            </w:r>
          </w:p>
        </w:tc>
        <w:tc>
          <w:tcPr>
            <w:tcW w:w="2320" w:type="dxa"/>
          </w:tcPr>
          <w:p w14:paraId="28EFD71D" w14:textId="3BF83E3A" w:rsidR="00342FCE" w:rsidRPr="00342FCE" w:rsidRDefault="00342FCE" w:rsidP="00342FCE">
            <w:pPr>
              <w:pStyle w:val="ListParagraph"/>
              <w:autoSpaceDE w:val="0"/>
              <w:autoSpaceDN w:val="0"/>
              <w:adjustRightInd w:val="0"/>
              <w:spacing w:after="240"/>
            </w:pPr>
            <w:r w:rsidRPr="00342FCE">
              <w:t>If the CF1R project scope is Newly Constructed Building, require one PVB-01 per building.</w:t>
            </w:r>
          </w:p>
        </w:tc>
      </w:tr>
      <w:tr w:rsidR="00342FCE" w:rsidRPr="00342FCE" w14:paraId="3F16BB0A" w14:textId="77777777" w:rsidTr="00E36219">
        <w:tc>
          <w:tcPr>
            <w:tcW w:w="2100" w:type="dxa"/>
          </w:tcPr>
          <w:p w14:paraId="17846A97" w14:textId="77777777" w:rsidR="00342FCE" w:rsidRPr="00342FCE" w:rsidRDefault="00342FCE" w:rsidP="00342FCE">
            <w:pPr>
              <w:pStyle w:val="ListParagraph"/>
              <w:autoSpaceDE w:val="0"/>
              <w:autoSpaceDN w:val="0"/>
              <w:adjustRightInd w:val="0"/>
              <w:spacing w:after="240"/>
            </w:pPr>
            <w:r w:rsidRPr="00342FCE">
              <w:t>CF2R-PVB-02-E</w:t>
            </w:r>
          </w:p>
        </w:tc>
        <w:tc>
          <w:tcPr>
            <w:tcW w:w="2658" w:type="dxa"/>
          </w:tcPr>
          <w:p w14:paraId="4DF9F0DB"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0899DEC6" w14:textId="77777777" w:rsidR="00342FCE" w:rsidRPr="00342FCE" w:rsidRDefault="00342FCE" w:rsidP="00342FCE">
            <w:pPr>
              <w:pStyle w:val="ListParagraph"/>
              <w:autoSpaceDE w:val="0"/>
              <w:autoSpaceDN w:val="0"/>
              <w:adjustRightInd w:val="0"/>
              <w:spacing w:after="240"/>
            </w:pPr>
            <w:r w:rsidRPr="00342FCE">
              <w:t>Battery Storage Systems</w:t>
            </w:r>
          </w:p>
        </w:tc>
        <w:tc>
          <w:tcPr>
            <w:tcW w:w="2320" w:type="dxa"/>
          </w:tcPr>
          <w:p w14:paraId="120403E9" w14:textId="77777777" w:rsidR="00342FCE" w:rsidRPr="00342FCE" w:rsidRDefault="00342FCE" w:rsidP="00342FCE">
            <w:pPr>
              <w:pStyle w:val="ListParagraph"/>
              <w:autoSpaceDE w:val="0"/>
              <w:autoSpaceDN w:val="0"/>
              <w:adjustRightInd w:val="0"/>
              <w:spacing w:after="240"/>
            </w:pPr>
            <w:r w:rsidRPr="00342FCE">
              <w:t xml:space="preserve">If the CF1R-PRF-01 indicates compliance credit for “Battery Storage System”, or CF2R-PVB-01 indicates exception “Batter Storage”, </w:t>
            </w:r>
            <w:r w:rsidRPr="00342FCE">
              <w:lastRenderedPageBreak/>
              <w:t>require one PVB-02 per building.</w:t>
            </w:r>
          </w:p>
        </w:tc>
      </w:tr>
      <w:tr w:rsidR="00342FCE" w:rsidRPr="00342FCE" w14:paraId="44050C50" w14:textId="77777777" w:rsidTr="00E36219">
        <w:tc>
          <w:tcPr>
            <w:tcW w:w="2100" w:type="dxa"/>
          </w:tcPr>
          <w:p w14:paraId="66124DB7" w14:textId="77777777" w:rsidR="00342FCE" w:rsidRPr="00342FCE" w:rsidRDefault="00342FCE" w:rsidP="00342FCE">
            <w:pPr>
              <w:pStyle w:val="ListParagraph"/>
              <w:autoSpaceDE w:val="0"/>
              <w:autoSpaceDN w:val="0"/>
              <w:adjustRightInd w:val="0"/>
              <w:spacing w:after="240"/>
            </w:pPr>
            <w:r w:rsidRPr="00342FCE">
              <w:lastRenderedPageBreak/>
              <w:t>CF2R-SRA-01-E</w:t>
            </w:r>
          </w:p>
        </w:tc>
        <w:tc>
          <w:tcPr>
            <w:tcW w:w="2658" w:type="dxa"/>
          </w:tcPr>
          <w:p w14:paraId="673C5293"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1038BD3A" w14:textId="77777777" w:rsidR="00342FCE" w:rsidRPr="00342FCE" w:rsidRDefault="00342FCE" w:rsidP="00342FCE">
            <w:pPr>
              <w:pStyle w:val="ListParagraph"/>
              <w:autoSpaceDE w:val="0"/>
              <w:autoSpaceDN w:val="0"/>
              <w:adjustRightInd w:val="0"/>
              <w:spacing w:after="240"/>
            </w:pPr>
            <w:r w:rsidRPr="00342FCE">
              <w:t>Solar Ready Buildings</w:t>
            </w:r>
          </w:p>
        </w:tc>
        <w:tc>
          <w:tcPr>
            <w:tcW w:w="2320" w:type="dxa"/>
          </w:tcPr>
          <w:p w14:paraId="6BC01C28" w14:textId="77777777" w:rsidR="00342FCE" w:rsidRPr="00342FCE" w:rsidRDefault="00342FCE" w:rsidP="00342FCE">
            <w:pPr>
              <w:pStyle w:val="ListParagraph"/>
              <w:autoSpaceDE w:val="0"/>
              <w:autoSpaceDN w:val="0"/>
              <w:adjustRightInd w:val="0"/>
              <w:spacing w:after="240"/>
            </w:pPr>
            <w:r w:rsidRPr="00342FCE">
              <w:t>When the CF2R-PVB-01 indicates exception “No PV – limited solar access”, require one SRA-01 per building.</w:t>
            </w:r>
          </w:p>
        </w:tc>
      </w:tr>
      <w:tr w:rsidR="00342FCE" w:rsidRPr="00342FCE" w14:paraId="1DC1508F" w14:textId="77777777" w:rsidTr="00E36219">
        <w:tc>
          <w:tcPr>
            <w:tcW w:w="2100" w:type="dxa"/>
          </w:tcPr>
          <w:p w14:paraId="10B6348E" w14:textId="77777777" w:rsidR="00342FCE" w:rsidRPr="00342FCE" w:rsidRDefault="00342FCE" w:rsidP="00342FCE">
            <w:pPr>
              <w:pStyle w:val="ListParagraph"/>
              <w:autoSpaceDE w:val="0"/>
              <w:autoSpaceDN w:val="0"/>
              <w:adjustRightInd w:val="0"/>
              <w:spacing w:after="240"/>
            </w:pPr>
            <w:r w:rsidRPr="00342FCE">
              <w:t>CF2R-SRA-02-E</w:t>
            </w:r>
          </w:p>
        </w:tc>
        <w:tc>
          <w:tcPr>
            <w:tcW w:w="2658" w:type="dxa"/>
          </w:tcPr>
          <w:p w14:paraId="390AD6BF"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6FDD28D6" w14:textId="77777777" w:rsidR="00342FCE" w:rsidRPr="00342FCE" w:rsidRDefault="00342FCE" w:rsidP="00342FCE">
            <w:pPr>
              <w:pStyle w:val="ListParagraph"/>
              <w:autoSpaceDE w:val="0"/>
              <w:autoSpaceDN w:val="0"/>
              <w:adjustRightInd w:val="0"/>
              <w:spacing w:after="240"/>
            </w:pPr>
            <w:r w:rsidRPr="00342FCE">
              <w:t>Minimum Solar Zone Area Worksheet</w:t>
            </w:r>
          </w:p>
        </w:tc>
        <w:tc>
          <w:tcPr>
            <w:tcW w:w="2320" w:type="dxa"/>
          </w:tcPr>
          <w:p w14:paraId="12749693" w14:textId="77777777" w:rsidR="00342FCE" w:rsidRPr="00342FCE" w:rsidRDefault="00342FCE" w:rsidP="00342FCE">
            <w:pPr>
              <w:pStyle w:val="ListParagraph"/>
              <w:autoSpaceDE w:val="0"/>
              <w:autoSpaceDN w:val="0"/>
              <w:adjustRightInd w:val="0"/>
              <w:spacing w:after="240"/>
            </w:pPr>
            <w:r w:rsidRPr="00342FCE">
              <w:t>When CF2R-SRA-02 is required by CF2R-SRA-01, require one CF2R-SRA-02 per building.</w:t>
            </w:r>
          </w:p>
        </w:tc>
      </w:tr>
      <w:tr w:rsidR="00342FCE" w:rsidRPr="00342FCE" w14:paraId="772B6FBD" w14:textId="77777777" w:rsidTr="00E36219">
        <w:tc>
          <w:tcPr>
            <w:tcW w:w="2100" w:type="dxa"/>
          </w:tcPr>
          <w:p w14:paraId="1C3C388C" w14:textId="77777777" w:rsidR="00342FCE" w:rsidRPr="00342FCE" w:rsidRDefault="00342FCE" w:rsidP="00342FCE">
            <w:pPr>
              <w:pStyle w:val="ListParagraph"/>
              <w:autoSpaceDE w:val="0"/>
              <w:autoSpaceDN w:val="0"/>
              <w:adjustRightInd w:val="0"/>
              <w:spacing w:after="240"/>
            </w:pPr>
            <w:r w:rsidRPr="00342FCE">
              <w:t>CF2R-STH-01-E</w:t>
            </w:r>
          </w:p>
        </w:tc>
        <w:tc>
          <w:tcPr>
            <w:tcW w:w="2658" w:type="dxa"/>
          </w:tcPr>
          <w:p w14:paraId="4D5207FC" w14:textId="77777777" w:rsidR="00342FCE" w:rsidRPr="00342FCE" w:rsidRDefault="00342FCE" w:rsidP="00342FCE">
            <w:pPr>
              <w:pStyle w:val="ListParagraph"/>
              <w:autoSpaceDE w:val="0"/>
              <w:autoSpaceDN w:val="0"/>
              <w:adjustRightInd w:val="0"/>
              <w:spacing w:after="240"/>
            </w:pPr>
            <w:r w:rsidRPr="00342FCE">
              <w:t>Certificate of Installation</w:t>
            </w:r>
          </w:p>
        </w:tc>
        <w:tc>
          <w:tcPr>
            <w:tcW w:w="2272" w:type="dxa"/>
          </w:tcPr>
          <w:p w14:paraId="5F092011" w14:textId="77777777" w:rsidR="00342FCE" w:rsidRPr="00342FCE" w:rsidRDefault="00342FCE" w:rsidP="00342FCE">
            <w:pPr>
              <w:pStyle w:val="ListParagraph"/>
              <w:autoSpaceDE w:val="0"/>
              <w:autoSpaceDN w:val="0"/>
              <w:adjustRightInd w:val="0"/>
              <w:spacing w:after="240"/>
            </w:pPr>
            <w:r w:rsidRPr="00342FCE">
              <w:t>Solar Water Heating Systems</w:t>
            </w:r>
          </w:p>
        </w:tc>
        <w:tc>
          <w:tcPr>
            <w:tcW w:w="2320" w:type="dxa"/>
          </w:tcPr>
          <w:p w14:paraId="7C201DFD" w14:textId="719DF125" w:rsidR="00342FCE" w:rsidRPr="00342FCE" w:rsidRDefault="00342FCE" w:rsidP="00342FCE">
            <w:pPr>
              <w:pStyle w:val="ListParagraph"/>
              <w:autoSpaceDE w:val="0"/>
              <w:autoSpaceDN w:val="0"/>
              <w:adjustRightInd w:val="0"/>
              <w:spacing w:after="240"/>
            </w:pPr>
            <w:r w:rsidRPr="00342FCE">
              <w:t xml:space="preserve">When the CF1R indicates use of a solar </w:t>
            </w:r>
            <w:del w:id="4347" w:author="Haider Alhabibi" w:date="2022-02-14T17:40:00Z">
              <w:r w:rsidRPr="00342FCE">
                <w:delText xml:space="preserve">DHW </w:delText>
              </w:r>
            </w:del>
            <w:proofErr w:type="gramStart"/>
            <w:ins w:id="4348" w:author="Haider Alhabibi" w:date="2022-02-14T17:40:00Z">
              <w:r w:rsidR="00D761E3">
                <w:t xml:space="preserve">water </w:t>
              </w:r>
              <w:r w:rsidR="00D761E3" w:rsidRPr="00342FCE">
                <w:t xml:space="preserve"> </w:t>
              </w:r>
            </w:ins>
            <w:r w:rsidRPr="00342FCE">
              <w:t>system</w:t>
            </w:r>
            <w:proofErr w:type="gramEnd"/>
            <w:r w:rsidRPr="00342FCE">
              <w:t>, for compliance, require one CF2R-STH-01 for each solar DHW system installed in the building.</w:t>
            </w:r>
          </w:p>
        </w:tc>
      </w:tr>
    </w:tbl>
    <w:p w14:paraId="59DB8148" w14:textId="55503BD4" w:rsidR="00342FCE" w:rsidRDefault="00342FCE" w:rsidP="00E8066F">
      <w:pPr>
        <w:pStyle w:val="ListParagraph"/>
        <w:autoSpaceDE w:val="0"/>
        <w:autoSpaceDN w:val="0"/>
        <w:adjustRightInd w:val="0"/>
        <w:spacing w:after="240"/>
      </w:pPr>
    </w:p>
    <w:p w14:paraId="02141799" w14:textId="57DA0B6B" w:rsidR="00CA1400" w:rsidRDefault="00CA1400" w:rsidP="00E8066F">
      <w:pPr>
        <w:pStyle w:val="ListParagraph"/>
        <w:autoSpaceDE w:val="0"/>
        <w:autoSpaceDN w:val="0"/>
        <w:adjustRightInd w:val="0"/>
        <w:spacing w:after="240"/>
      </w:pPr>
    </w:p>
    <w:p w14:paraId="62F4E29C" w14:textId="256D9C93" w:rsidR="00CA1400" w:rsidDel="00AE416F" w:rsidRDefault="00CA1400" w:rsidP="00E8066F">
      <w:pPr>
        <w:pStyle w:val="ListParagraph"/>
        <w:autoSpaceDE w:val="0"/>
        <w:autoSpaceDN w:val="0"/>
        <w:adjustRightInd w:val="0"/>
        <w:spacing w:after="240"/>
        <w:rPr>
          <w:del w:id="4349" w:author="Haider Alhabibi" w:date="2022-02-18T11:20:00Z"/>
        </w:rPr>
      </w:pPr>
    </w:p>
    <w:p w14:paraId="764691C1" w14:textId="0C529306" w:rsidR="00CA1400" w:rsidRDefault="00CA1400" w:rsidP="00E8066F">
      <w:pPr>
        <w:pStyle w:val="ListParagraph"/>
        <w:autoSpaceDE w:val="0"/>
        <w:autoSpaceDN w:val="0"/>
        <w:adjustRightInd w:val="0"/>
        <w:spacing w:after="240"/>
      </w:pPr>
    </w:p>
    <w:p w14:paraId="56DF1509" w14:textId="4736DB87" w:rsidR="00CA1400" w:rsidRDefault="00CA1400" w:rsidP="00E8066F">
      <w:pPr>
        <w:pStyle w:val="ListParagraph"/>
        <w:autoSpaceDE w:val="0"/>
        <w:autoSpaceDN w:val="0"/>
        <w:adjustRightInd w:val="0"/>
        <w:spacing w:after="240"/>
      </w:pPr>
    </w:p>
    <w:p w14:paraId="1E909B0B" w14:textId="2C98B609" w:rsidR="00CA1400" w:rsidRDefault="00CA1400" w:rsidP="00E8066F">
      <w:pPr>
        <w:pStyle w:val="ListParagraph"/>
        <w:autoSpaceDE w:val="0"/>
        <w:autoSpaceDN w:val="0"/>
        <w:adjustRightInd w:val="0"/>
        <w:spacing w:after="240"/>
      </w:pPr>
    </w:p>
    <w:p w14:paraId="798C4438" w14:textId="15220717" w:rsidR="00CA1400" w:rsidRDefault="00CA1400" w:rsidP="00E8066F">
      <w:pPr>
        <w:pStyle w:val="ListParagraph"/>
        <w:autoSpaceDE w:val="0"/>
        <w:autoSpaceDN w:val="0"/>
        <w:adjustRightInd w:val="0"/>
        <w:spacing w:after="240"/>
      </w:pPr>
    </w:p>
    <w:p w14:paraId="5576C2D0" w14:textId="481C8E03" w:rsidR="00CA1400" w:rsidRDefault="00CA1400" w:rsidP="00E8066F">
      <w:pPr>
        <w:pStyle w:val="ListParagraph"/>
        <w:autoSpaceDE w:val="0"/>
        <w:autoSpaceDN w:val="0"/>
        <w:adjustRightInd w:val="0"/>
        <w:spacing w:after="240"/>
      </w:pPr>
    </w:p>
    <w:p w14:paraId="0A80EAE0" w14:textId="0EBF486D" w:rsidR="00CA1400" w:rsidRDefault="00CA1400" w:rsidP="00E8066F">
      <w:pPr>
        <w:pStyle w:val="ListParagraph"/>
        <w:autoSpaceDE w:val="0"/>
        <w:autoSpaceDN w:val="0"/>
        <w:adjustRightInd w:val="0"/>
        <w:spacing w:after="240"/>
      </w:pPr>
    </w:p>
    <w:p w14:paraId="5B4A4826" w14:textId="4BBECFBE" w:rsidR="00CA1400" w:rsidRDefault="00CA1400" w:rsidP="00E8066F">
      <w:pPr>
        <w:pStyle w:val="ListParagraph"/>
        <w:autoSpaceDE w:val="0"/>
        <w:autoSpaceDN w:val="0"/>
        <w:adjustRightInd w:val="0"/>
        <w:spacing w:after="240"/>
      </w:pPr>
    </w:p>
    <w:p w14:paraId="7234821D" w14:textId="6370876C" w:rsidR="00CA1400" w:rsidRDefault="00CA1400" w:rsidP="00E8066F">
      <w:pPr>
        <w:pStyle w:val="ListParagraph"/>
        <w:autoSpaceDE w:val="0"/>
        <w:autoSpaceDN w:val="0"/>
        <w:adjustRightInd w:val="0"/>
        <w:spacing w:after="240"/>
      </w:pPr>
    </w:p>
    <w:p w14:paraId="6F0821DC" w14:textId="2607D6C8" w:rsidR="00CA1400" w:rsidRDefault="00CA1400" w:rsidP="00E8066F">
      <w:pPr>
        <w:pStyle w:val="ListParagraph"/>
        <w:autoSpaceDE w:val="0"/>
        <w:autoSpaceDN w:val="0"/>
        <w:adjustRightInd w:val="0"/>
        <w:spacing w:after="240"/>
      </w:pPr>
    </w:p>
    <w:p w14:paraId="15C772D4" w14:textId="1F8CDD06" w:rsidR="00CA1400" w:rsidRDefault="00CA1400" w:rsidP="00E8066F">
      <w:pPr>
        <w:pStyle w:val="ListParagraph"/>
        <w:autoSpaceDE w:val="0"/>
        <w:autoSpaceDN w:val="0"/>
        <w:adjustRightInd w:val="0"/>
        <w:spacing w:after="240"/>
      </w:pPr>
    </w:p>
    <w:p w14:paraId="7A07F6E2" w14:textId="1E9735CA" w:rsidR="00CA1400" w:rsidRDefault="00CA1400" w:rsidP="00E8066F">
      <w:pPr>
        <w:pStyle w:val="ListParagraph"/>
        <w:autoSpaceDE w:val="0"/>
        <w:autoSpaceDN w:val="0"/>
        <w:adjustRightInd w:val="0"/>
        <w:spacing w:after="240"/>
      </w:pPr>
    </w:p>
    <w:p w14:paraId="29F73943" w14:textId="0C5C7FA2" w:rsidR="00CA1400" w:rsidRDefault="00CA1400" w:rsidP="00E8066F">
      <w:pPr>
        <w:pStyle w:val="ListParagraph"/>
        <w:autoSpaceDE w:val="0"/>
        <w:autoSpaceDN w:val="0"/>
        <w:adjustRightInd w:val="0"/>
        <w:spacing w:after="240"/>
      </w:pPr>
    </w:p>
    <w:p w14:paraId="5399177B" w14:textId="3326BB47" w:rsidR="00CA1400" w:rsidRDefault="00CA1400" w:rsidP="00E8066F">
      <w:pPr>
        <w:pStyle w:val="ListParagraph"/>
        <w:autoSpaceDE w:val="0"/>
        <w:autoSpaceDN w:val="0"/>
        <w:adjustRightInd w:val="0"/>
        <w:spacing w:after="240"/>
      </w:pPr>
    </w:p>
    <w:p w14:paraId="6FEB545A" w14:textId="77777777" w:rsidR="00CA1400" w:rsidRPr="0024633A" w:rsidRDefault="00CA1400" w:rsidP="00E8066F">
      <w:pPr>
        <w:pStyle w:val="ListParagraph"/>
        <w:autoSpaceDE w:val="0"/>
        <w:autoSpaceDN w:val="0"/>
        <w:adjustRightInd w:val="0"/>
        <w:spacing w:after="240"/>
      </w:pPr>
    </w:p>
    <w:p w14:paraId="50DAC090" w14:textId="3E5124D1" w:rsidR="001D3651" w:rsidRPr="0024633A" w:rsidDel="003D034F" w:rsidRDefault="001D3651" w:rsidP="001D3651">
      <w:pPr>
        <w:rPr>
          <w:del w:id="4350" w:author="Armando Ramirez" w:date="2022-02-14T14:29:00Z"/>
          <w:rFonts w:cs="Tahoma"/>
          <w:szCs w:val="24"/>
        </w:rPr>
      </w:pPr>
    </w:p>
    <w:p w14:paraId="22F80FD9" w14:textId="49FE4A2E" w:rsidR="00353104" w:rsidDel="003D034F" w:rsidRDefault="004225F3" w:rsidP="00FD5BEF">
      <w:pPr>
        <w:widowControl w:val="0"/>
        <w:spacing w:after="240"/>
        <w:jc w:val="center"/>
        <w:rPr>
          <w:ins w:id="4351" w:author="Author"/>
          <w:del w:id="4352" w:author="Armando Ramirez" w:date="2022-02-14T14:29:00Z"/>
          <w:rFonts w:cs="Tahoma"/>
        </w:rPr>
      </w:pPr>
      <w:ins w:id="4353" w:author="Armando Ramirez" w:date="2022-02-09T08:49:00Z">
        <w:del w:id="4354" w:author="Armando Ramirez" w:date="2022-02-10T18:55:00Z">
          <w:r w:rsidRPr="0024633A">
            <w:rPr>
              <w:rFonts w:cs="Tahoma"/>
              <w:b/>
              <w:bCs/>
            </w:rPr>
            <w:delText>Table 6-1</w:delText>
          </w:r>
        </w:del>
        <w:del w:id="4355" w:author="Armando Ramirez" w:date="2022-02-10T18:54:00Z">
          <w:r>
            <w:rPr>
              <w:rFonts w:cs="Tahoma"/>
              <w:b/>
              <w:bCs/>
            </w:rPr>
            <w:delText>b</w:delText>
          </w:r>
        </w:del>
        <w:del w:id="4356" w:author="Armando Ramirez" w:date="2022-02-10T18:55:00Z">
          <w:r w:rsidRPr="0024633A">
            <w:rPr>
              <w:rFonts w:cs="Tahoma"/>
              <w:b/>
              <w:bCs/>
            </w:rPr>
            <w:delText xml:space="preserve">. Document Configuration Rules Applicable to </w:delText>
          </w:r>
          <w:r w:rsidRPr="0024633A">
            <w:rPr>
              <w:rFonts w:cs="Tahoma"/>
              <w:b/>
              <w:bCs/>
            </w:rPr>
            <w:br/>
            <w:delText>20</w:delText>
          </w:r>
          <w:r>
            <w:rPr>
              <w:rFonts w:cs="Tahoma"/>
              <w:b/>
              <w:bCs/>
            </w:rPr>
            <w:delText>22</w:delText>
          </w:r>
          <w:r w:rsidRPr="0024633A">
            <w:rPr>
              <w:rFonts w:cs="Tahoma"/>
              <w:b/>
              <w:bCs/>
            </w:rPr>
            <w:delText xml:space="preserve"> </w:delText>
          </w:r>
          <w:r>
            <w:rPr>
              <w:rFonts w:cs="Tahoma"/>
              <w:b/>
              <w:bCs/>
            </w:rPr>
            <w:delText xml:space="preserve">Nonresidential </w:delText>
          </w:r>
          <w:r w:rsidRPr="0024633A">
            <w:rPr>
              <w:rFonts w:cs="Tahoma"/>
              <w:b/>
              <w:bCs/>
            </w:rPr>
            <w:delText>Compliance Documents and HERS Features</w:delText>
          </w:r>
        </w:del>
      </w:ins>
    </w:p>
    <w:p w14:paraId="7293DAC6" w14:textId="23F4754C" w:rsidR="00353104" w:rsidRPr="0024633A" w:rsidRDefault="00353104" w:rsidP="00353104">
      <w:pPr>
        <w:widowControl w:val="0"/>
        <w:spacing w:after="240"/>
        <w:jc w:val="center"/>
        <w:rPr>
          <w:ins w:id="4357" w:author="Author"/>
          <w:rFonts w:cs="Tahoma"/>
          <w:b/>
          <w:bCs/>
        </w:rPr>
      </w:pPr>
      <w:ins w:id="4358" w:author="Author">
        <w:r w:rsidRPr="0024633A">
          <w:rPr>
            <w:rFonts w:cs="Tahoma"/>
            <w:b/>
            <w:bCs/>
          </w:rPr>
          <w:t>Table 6-1</w:t>
        </w:r>
        <w:r>
          <w:rPr>
            <w:rFonts w:cs="Tahoma"/>
            <w:b/>
            <w:bCs/>
          </w:rPr>
          <w:t>b</w:t>
        </w:r>
        <w:r w:rsidRPr="0024633A">
          <w:rPr>
            <w:rFonts w:cs="Tahoma"/>
            <w:b/>
            <w:bCs/>
          </w:rPr>
          <w:t xml:space="preserve">. Document Configuration Rules Applicable to </w:t>
        </w:r>
        <w:r w:rsidRPr="0024633A">
          <w:rPr>
            <w:rFonts w:cs="Tahoma"/>
            <w:b/>
            <w:bCs/>
          </w:rPr>
          <w:br/>
          <w:t>20</w:t>
        </w:r>
        <w:r>
          <w:rPr>
            <w:rFonts w:cs="Tahoma"/>
            <w:b/>
            <w:bCs/>
          </w:rPr>
          <w:t>22</w:t>
        </w:r>
        <w:r w:rsidRPr="0024633A">
          <w:rPr>
            <w:rFonts w:cs="Tahoma"/>
            <w:b/>
            <w:bCs/>
          </w:rPr>
          <w:t xml:space="preserve"> </w:t>
        </w:r>
        <w:r w:rsidR="0016403A">
          <w:rPr>
            <w:rFonts w:cs="Tahoma"/>
            <w:b/>
            <w:bCs/>
          </w:rPr>
          <w:t>Low</w:t>
        </w:r>
        <w:r w:rsidR="00075AC6">
          <w:rPr>
            <w:rFonts w:cs="Tahoma"/>
            <w:b/>
            <w:bCs/>
          </w:rPr>
          <w:t>-</w:t>
        </w:r>
        <w:r w:rsidR="0016403A">
          <w:rPr>
            <w:rFonts w:cs="Tahoma"/>
            <w:b/>
            <w:bCs/>
          </w:rPr>
          <w:t xml:space="preserve">Rise Multifamily </w:t>
        </w:r>
        <w:r w:rsidRPr="0024633A">
          <w:rPr>
            <w:rFonts w:cs="Tahoma"/>
            <w:b/>
            <w:bCs/>
          </w:rPr>
          <w:t>Compliance Documents and HERS Features</w:t>
        </w:r>
      </w:ins>
    </w:p>
    <w:tbl>
      <w:tblPr>
        <w:tblStyle w:val="TableGrid"/>
        <w:tblW w:w="10165" w:type="dxa"/>
        <w:tblLook w:val="04A0" w:firstRow="1" w:lastRow="0" w:firstColumn="1" w:lastColumn="0" w:noHBand="0" w:noVBand="1"/>
      </w:tblPr>
      <w:tblGrid>
        <w:gridCol w:w="2785"/>
        <w:gridCol w:w="1620"/>
        <w:gridCol w:w="2700"/>
        <w:gridCol w:w="3060"/>
      </w:tblGrid>
      <w:tr w:rsidR="00BF66A1" w14:paraId="659194B6" w14:textId="77777777" w:rsidTr="008839BA">
        <w:trPr>
          <w:cantSplit/>
          <w:tblHeader/>
          <w:ins w:id="4359" w:author="Author"/>
        </w:trPr>
        <w:tc>
          <w:tcPr>
            <w:tcW w:w="2785" w:type="dxa"/>
            <w:vAlign w:val="bottom"/>
          </w:tcPr>
          <w:p w14:paraId="1FB8594D" w14:textId="75ADF3CC" w:rsidR="0016403A" w:rsidRDefault="0016403A" w:rsidP="0016403A">
            <w:pPr>
              <w:spacing w:before="0" w:after="0"/>
              <w:rPr>
                <w:ins w:id="4360" w:author="Author"/>
                <w:rFonts w:cs="Tahoma"/>
              </w:rPr>
            </w:pPr>
            <w:ins w:id="4361" w:author="Author">
              <w:r w:rsidRPr="0024633A">
                <w:rPr>
                  <w:rFonts w:cs="Tahoma"/>
                  <w:b/>
                  <w:szCs w:val="24"/>
                </w:rPr>
                <w:t>Document Number</w:t>
              </w:r>
            </w:ins>
          </w:p>
        </w:tc>
        <w:tc>
          <w:tcPr>
            <w:tcW w:w="1620" w:type="dxa"/>
            <w:vAlign w:val="bottom"/>
          </w:tcPr>
          <w:p w14:paraId="7E46A600" w14:textId="2D6EDBDC" w:rsidR="0016403A" w:rsidRDefault="0016403A" w:rsidP="0016403A">
            <w:pPr>
              <w:spacing w:before="0" w:after="0"/>
              <w:rPr>
                <w:ins w:id="4362" w:author="Author"/>
                <w:rFonts w:cs="Tahoma"/>
              </w:rPr>
            </w:pPr>
            <w:ins w:id="4363" w:author="Author">
              <w:r w:rsidRPr="0024633A">
                <w:rPr>
                  <w:rFonts w:cs="Tahoma"/>
                  <w:b/>
                  <w:szCs w:val="24"/>
                </w:rPr>
                <w:t>Document Type</w:t>
              </w:r>
            </w:ins>
          </w:p>
        </w:tc>
        <w:tc>
          <w:tcPr>
            <w:tcW w:w="2700" w:type="dxa"/>
            <w:vAlign w:val="bottom"/>
          </w:tcPr>
          <w:p w14:paraId="775B55B1" w14:textId="10F55F6A" w:rsidR="0016403A" w:rsidRDefault="0016403A" w:rsidP="0016403A">
            <w:pPr>
              <w:spacing w:before="0" w:after="0"/>
              <w:rPr>
                <w:ins w:id="4364" w:author="Author"/>
                <w:rFonts w:cs="Tahoma"/>
              </w:rPr>
            </w:pPr>
            <w:ins w:id="4365" w:author="Author">
              <w:r w:rsidRPr="0024633A">
                <w:rPr>
                  <w:rFonts w:cs="Tahoma"/>
                  <w:b/>
                  <w:szCs w:val="24"/>
                </w:rPr>
                <w:t>Document Description</w:t>
              </w:r>
            </w:ins>
          </w:p>
        </w:tc>
        <w:tc>
          <w:tcPr>
            <w:tcW w:w="3060" w:type="dxa"/>
            <w:vAlign w:val="bottom"/>
          </w:tcPr>
          <w:p w14:paraId="05F365B5" w14:textId="19E294BE" w:rsidR="0016403A" w:rsidRPr="00AA4832" w:rsidRDefault="00B11861" w:rsidP="0016403A">
            <w:pPr>
              <w:spacing w:before="0" w:after="0"/>
              <w:rPr>
                <w:ins w:id="4366" w:author="Author"/>
                <w:rFonts w:cs="Tahoma"/>
              </w:rPr>
            </w:pPr>
            <w:ins w:id="4367" w:author="Armando Ramirez" w:date="2022-02-10T19:57:00Z">
              <w:r>
                <w:rPr>
                  <w:rFonts w:cs="Tahoma"/>
                  <w:b/>
                  <w:bCs/>
                </w:rPr>
                <w:t xml:space="preserve">Low-Rise Multifamily </w:t>
              </w:r>
            </w:ins>
            <w:ins w:id="4368" w:author="Author">
              <w:r w:rsidR="0016403A" w:rsidRPr="00AA4832">
                <w:rPr>
                  <w:rFonts w:cs="Tahoma"/>
                  <w:b/>
                  <w:szCs w:val="24"/>
                </w:rPr>
                <w:t>Document Configuration Rules</w:t>
              </w:r>
            </w:ins>
          </w:p>
        </w:tc>
      </w:tr>
      <w:tr w:rsidR="00BF66A1" w14:paraId="552A330B" w14:textId="77777777" w:rsidTr="008839BA">
        <w:trPr>
          <w:ins w:id="4369" w:author="Author"/>
        </w:trPr>
        <w:tc>
          <w:tcPr>
            <w:tcW w:w="2785" w:type="dxa"/>
          </w:tcPr>
          <w:p w14:paraId="1D0300A8" w14:textId="30E9EACE" w:rsidR="0016403A" w:rsidRPr="0016403A" w:rsidRDefault="0016403A" w:rsidP="0016403A">
            <w:pPr>
              <w:spacing w:before="0" w:after="0"/>
              <w:rPr>
                <w:ins w:id="4370" w:author="Author"/>
                <w:rFonts w:cs="Tahoma"/>
                <w:szCs w:val="24"/>
              </w:rPr>
            </w:pPr>
            <w:ins w:id="4371" w:author="Author">
              <w:r w:rsidRPr="0016403A">
                <w:rPr>
                  <w:rFonts w:cs="Tahoma"/>
                  <w:szCs w:val="24"/>
                </w:rPr>
                <w:t>LMCC-ELC-</w:t>
              </w:r>
            </w:ins>
            <w:ins w:id="4372" w:author="Blair, Sally" w:date="2022-03-10T16:12:00Z">
              <w:r w:rsidR="007079F2">
                <w:rPr>
                  <w:rFonts w:cs="Tahoma"/>
                  <w:szCs w:val="24"/>
                </w:rPr>
                <w:t>01</w:t>
              </w:r>
            </w:ins>
            <w:ins w:id="4373" w:author="Author">
              <w:r w:rsidRPr="0016403A">
                <w:rPr>
                  <w:rFonts w:cs="Tahoma"/>
                  <w:szCs w:val="24"/>
                </w:rPr>
                <w:t>-E</w:t>
              </w:r>
            </w:ins>
          </w:p>
        </w:tc>
        <w:tc>
          <w:tcPr>
            <w:tcW w:w="1620" w:type="dxa"/>
          </w:tcPr>
          <w:p w14:paraId="173CEE26" w14:textId="55521C5C" w:rsidR="0016403A" w:rsidRPr="0016403A" w:rsidRDefault="0016403A" w:rsidP="0016403A">
            <w:pPr>
              <w:spacing w:before="0" w:after="0"/>
              <w:rPr>
                <w:ins w:id="4374" w:author="Author"/>
                <w:rFonts w:cs="Tahoma"/>
                <w:szCs w:val="24"/>
              </w:rPr>
            </w:pPr>
            <w:ins w:id="4375" w:author="Author">
              <w:r w:rsidRPr="0016403A">
                <w:rPr>
                  <w:rFonts w:cs="Tahoma"/>
                  <w:szCs w:val="24"/>
                </w:rPr>
                <w:t>Certificate of Compliance</w:t>
              </w:r>
            </w:ins>
          </w:p>
        </w:tc>
        <w:tc>
          <w:tcPr>
            <w:tcW w:w="2700" w:type="dxa"/>
          </w:tcPr>
          <w:p w14:paraId="1788D55D" w14:textId="61A8AE48" w:rsidR="0016403A" w:rsidRPr="0016403A" w:rsidRDefault="0016403A" w:rsidP="0016403A">
            <w:pPr>
              <w:spacing w:before="0" w:after="0"/>
              <w:rPr>
                <w:ins w:id="4376" w:author="Author"/>
                <w:rFonts w:cs="Tahoma"/>
                <w:szCs w:val="24"/>
              </w:rPr>
            </w:pPr>
            <w:ins w:id="4377" w:author="Author">
              <w:r w:rsidRPr="0016403A">
                <w:rPr>
                  <w:rFonts w:cs="Tahoma"/>
                  <w:szCs w:val="24"/>
                </w:rPr>
                <w:t>Low Rise Multifamily Electrical Power Distribution</w:t>
              </w:r>
              <w:r w:rsidR="001F43DE">
                <w:rPr>
                  <w:rFonts w:cs="Tahoma"/>
                  <w:szCs w:val="24"/>
                </w:rPr>
                <w:t xml:space="preserve"> and Electric Ready</w:t>
              </w:r>
            </w:ins>
          </w:p>
        </w:tc>
        <w:tc>
          <w:tcPr>
            <w:tcW w:w="3060" w:type="dxa"/>
          </w:tcPr>
          <w:p w14:paraId="1DC1B8B3" w14:textId="01DAF332" w:rsidR="0016403A" w:rsidRDefault="009376CA" w:rsidP="0016403A">
            <w:pPr>
              <w:spacing w:before="0" w:after="0"/>
              <w:rPr>
                <w:ins w:id="4378" w:author="Author"/>
                <w:rFonts w:cs="Tahoma"/>
                <w:szCs w:val="24"/>
              </w:rPr>
            </w:pPr>
            <w:ins w:id="4379" w:author="Author">
              <w:r w:rsidRPr="009376CA">
                <w:rPr>
                  <w:rFonts w:cs="Tahoma"/>
                  <w:szCs w:val="24"/>
                </w:rPr>
                <w:t xml:space="preserve">If the </w:t>
              </w:r>
              <w:r>
                <w:rPr>
                  <w:rFonts w:cs="Tahoma"/>
                  <w:szCs w:val="24"/>
                </w:rPr>
                <w:t xml:space="preserve">project includes </w:t>
              </w:r>
              <w:del w:id="4380" w:author="Alhabibi, Haider@Energy" w:date="2022-03-15T10:18:00Z">
                <w:r>
                  <w:rPr>
                    <w:rFonts w:cs="Tahoma"/>
                    <w:szCs w:val="24"/>
                  </w:rPr>
                  <w:delText xml:space="preserve">prescriptive compliance </w:delText>
                </w:r>
              </w:del>
              <w:r>
                <w:rPr>
                  <w:rFonts w:cs="Tahoma"/>
                  <w:szCs w:val="24"/>
                </w:rPr>
                <w:t>for electrical power distribution, then</w:t>
              </w:r>
              <w:r w:rsidR="00AA4832">
                <w:rPr>
                  <w:rFonts w:cs="Tahoma"/>
                  <w:szCs w:val="24"/>
                </w:rPr>
                <w:t xml:space="preserve"> require</w:t>
              </w:r>
              <w:r>
                <w:rPr>
                  <w:rFonts w:cs="Tahoma"/>
                  <w:szCs w:val="24"/>
                </w:rPr>
                <w:t xml:space="preserve"> complet</w:t>
              </w:r>
              <w:r w:rsidR="00AA4832">
                <w:rPr>
                  <w:rFonts w:cs="Tahoma"/>
                  <w:szCs w:val="24"/>
                </w:rPr>
                <w:t>ion of</w:t>
              </w:r>
              <w:r>
                <w:rPr>
                  <w:rFonts w:cs="Tahoma"/>
                  <w:szCs w:val="24"/>
                </w:rPr>
                <w:t xml:space="preserve"> the LMCC-ELC</w:t>
              </w:r>
              <w:r w:rsidR="00075AC6">
                <w:rPr>
                  <w:rFonts w:cs="Tahoma"/>
                  <w:szCs w:val="24"/>
                </w:rPr>
                <w:t>.</w:t>
              </w:r>
            </w:ins>
          </w:p>
          <w:p w14:paraId="78020D7C" w14:textId="77777777" w:rsidR="00075AC6" w:rsidRDefault="00075AC6" w:rsidP="0016403A">
            <w:pPr>
              <w:spacing w:before="0" w:after="0"/>
              <w:rPr>
                <w:ins w:id="4381" w:author="Author"/>
                <w:rFonts w:cs="Tahoma"/>
                <w:szCs w:val="24"/>
              </w:rPr>
            </w:pPr>
          </w:p>
          <w:p w14:paraId="776E150B" w14:textId="72C36282" w:rsidR="00075AC6" w:rsidRPr="009376CA" w:rsidRDefault="00075AC6" w:rsidP="0016403A">
            <w:pPr>
              <w:spacing w:before="0" w:after="0"/>
              <w:rPr>
                <w:ins w:id="4382" w:author="Author"/>
                <w:rFonts w:cs="Tahoma"/>
                <w:szCs w:val="24"/>
              </w:rPr>
            </w:pPr>
            <w:ins w:id="4383" w:author="Author">
              <w:r>
                <w:rPr>
                  <w:rFonts w:cs="Tahoma"/>
                  <w:szCs w:val="24"/>
                </w:rPr>
                <w:t xml:space="preserve">If </w:t>
              </w:r>
              <w:r w:rsidR="00C43FC0">
                <w:rPr>
                  <w:rFonts w:cs="Tahoma"/>
                  <w:szCs w:val="24"/>
                </w:rPr>
                <w:t xml:space="preserve">the </w:t>
              </w:r>
              <w:r>
                <w:rPr>
                  <w:rFonts w:cs="Tahoma"/>
                  <w:szCs w:val="24"/>
                </w:rPr>
                <w:t>LMCC was completed through</w:t>
              </w:r>
              <w:r w:rsidR="00AA4832">
                <w:rPr>
                  <w:rFonts w:cs="Tahoma"/>
                  <w:szCs w:val="24"/>
                </w:rPr>
                <w:t xml:space="preserve"> an</w:t>
              </w:r>
              <w:r>
                <w:rPr>
                  <w:rFonts w:cs="Tahoma"/>
                  <w:szCs w:val="24"/>
                </w:rPr>
                <w:t xml:space="preserve"> EDDS, then require </w:t>
              </w:r>
              <w:r w:rsidR="00AA4832">
                <w:rPr>
                  <w:rFonts w:cs="Tahoma"/>
                  <w:szCs w:val="24"/>
                </w:rPr>
                <w:t xml:space="preserve">an </w:t>
              </w:r>
              <w:r w:rsidR="0071507D">
                <w:rPr>
                  <w:rFonts w:cs="Tahoma"/>
                  <w:szCs w:val="24"/>
                </w:rPr>
                <w:t>upload of the XML.</w:t>
              </w:r>
            </w:ins>
          </w:p>
        </w:tc>
      </w:tr>
      <w:tr w:rsidR="00BF66A1" w14:paraId="1340B421" w14:textId="77777777" w:rsidTr="008839BA">
        <w:trPr>
          <w:ins w:id="4384" w:author="Author"/>
        </w:trPr>
        <w:tc>
          <w:tcPr>
            <w:tcW w:w="2785" w:type="dxa"/>
          </w:tcPr>
          <w:p w14:paraId="4EF50423" w14:textId="7D76A64A" w:rsidR="00150291" w:rsidRPr="0016403A" w:rsidRDefault="00150291" w:rsidP="00150291">
            <w:pPr>
              <w:spacing w:before="0" w:after="0"/>
              <w:rPr>
                <w:ins w:id="4385" w:author="Author"/>
                <w:rFonts w:cs="Tahoma"/>
                <w:szCs w:val="24"/>
              </w:rPr>
            </w:pPr>
            <w:ins w:id="4386" w:author="Author">
              <w:r>
                <w:rPr>
                  <w:rFonts w:cs="Tahoma"/>
                  <w:szCs w:val="24"/>
                </w:rPr>
                <w:t>LMCC-ENV</w:t>
              </w:r>
            </w:ins>
            <w:ins w:id="4387" w:author="Che Geiser" w:date="2022-03-09T14:27:00Z">
              <w:r w:rsidR="00973CC5">
                <w:rPr>
                  <w:rFonts w:cs="Tahoma"/>
                  <w:szCs w:val="24"/>
                </w:rPr>
                <w:t>-01</w:t>
              </w:r>
            </w:ins>
            <w:ins w:id="4388" w:author="Author">
              <w:r>
                <w:rPr>
                  <w:rFonts w:cs="Tahoma"/>
                  <w:szCs w:val="24"/>
                </w:rPr>
                <w:t>-E</w:t>
              </w:r>
            </w:ins>
          </w:p>
        </w:tc>
        <w:tc>
          <w:tcPr>
            <w:tcW w:w="1620" w:type="dxa"/>
          </w:tcPr>
          <w:p w14:paraId="28AC9612" w14:textId="0627F032" w:rsidR="00150291" w:rsidRPr="0016403A" w:rsidRDefault="00150291" w:rsidP="00150291">
            <w:pPr>
              <w:spacing w:before="0" w:after="0"/>
              <w:rPr>
                <w:ins w:id="4389" w:author="Author"/>
                <w:rFonts w:cs="Tahoma"/>
                <w:szCs w:val="24"/>
              </w:rPr>
            </w:pPr>
            <w:ins w:id="4390" w:author="Author">
              <w:r>
                <w:rPr>
                  <w:rFonts w:cs="Tahoma"/>
                  <w:szCs w:val="24"/>
                </w:rPr>
                <w:t>Certificate of Compliance</w:t>
              </w:r>
            </w:ins>
          </w:p>
        </w:tc>
        <w:tc>
          <w:tcPr>
            <w:tcW w:w="2700" w:type="dxa"/>
          </w:tcPr>
          <w:p w14:paraId="000604D6" w14:textId="37780A80" w:rsidR="00150291" w:rsidRPr="0016403A" w:rsidRDefault="00150291" w:rsidP="00150291">
            <w:pPr>
              <w:spacing w:before="0" w:after="0"/>
              <w:rPr>
                <w:ins w:id="4391" w:author="Author"/>
                <w:rFonts w:cs="Tahoma"/>
                <w:szCs w:val="24"/>
              </w:rPr>
            </w:pPr>
            <w:ins w:id="4392" w:author="Author">
              <w:r>
                <w:rPr>
                  <w:rFonts w:cs="Tahoma"/>
                  <w:szCs w:val="24"/>
                </w:rPr>
                <w:t>Low Rise Multifamily Envelope</w:t>
              </w:r>
            </w:ins>
          </w:p>
        </w:tc>
        <w:tc>
          <w:tcPr>
            <w:tcW w:w="3060" w:type="dxa"/>
          </w:tcPr>
          <w:p w14:paraId="20B8A307" w14:textId="18C3062D" w:rsidR="00AA4832" w:rsidRDefault="00AA4832" w:rsidP="00AA4832">
            <w:pPr>
              <w:spacing w:before="0" w:after="0"/>
              <w:rPr>
                <w:ins w:id="4393" w:author="Author"/>
                <w:rFonts w:cs="Tahoma"/>
                <w:szCs w:val="24"/>
              </w:rPr>
            </w:pPr>
            <w:ins w:id="4394" w:author="Author">
              <w:r w:rsidRPr="009376CA">
                <w:rPr>
                  <w:rFonts w:cs="Tahoma"/>
                  <w:szCs w:val="24"/>
                </w:rPr>
                <w:t xml:space="preserve">If the </w:t>
              </w:r>
              <w:r>
                <w:rPr>
                  <w:rFonts w:cs="Tahoma"/>
                  <w:szCs w:val="24"/>
                </w:rPr>
                <w:t xml:space="preserve">project includes prescriptive compliance for envelope components, then </w:t>
              </w:r>
              <w:r w:rsidR="00C43FC0">
                <w:rPr>
                  <w:rFonts w:cs="Tahoma"/>
                  <w:szCs w:val="24"/>
                </w:rPr>
                <w:t xml:space="preserve">require </w:t>
              </w:r>
              <w:r>
                <w:rPr>
                  <w:rFonts w:cs="Tahoma"/>
                  <w:szCs w:val="24"/>
                </w:rPr>
                <w:t>complet</w:t>
              </w:r>
              <w:r w:rsidR="00C43FC0">
                <w:rPr>
                  <w:rFonts w:cs="Tahoma"/>
                  <w:szCs w:val="24"/>
                </w:rPr>
                <w:t>ion of</w:t>
              </w:r>
              <w:r>
                <w:rPr>
                  <w:rFonts w:cs="Tahoma"/>
                  <w:szCs w:val="24"/>
                </w:rPr>
                <w:t xml:space="preserve"> the LMCC-ENV.</w:t>
              </w:r>
            </w:ins>
          </w:p>
          <w:p w14:paraId="66530D1F" w14:textId="77777777" w:rsidR="00AA4832" w:rsidRDefault="00AA4832" w:rsidP="00AA4832">
            <w:pPr>
              <w:spacing w:before="0" w:after="0"/>
              <w:rPr>
                <w:ins w:id="4395" w:author="Author"/>
                <w:rFonts w:cs="Tahoma"/>
                <w:szCs w:val="24"/>
              </w:rPr>
            </w:pPr>
          </w:p>
          <w:p w14:paraId="01F4467C" w14:textId="59A3723B" w:rsidR="00150291" w:rsidRPr="009376CA" w:rsidRDefault="00AA4832" w:rsidP="00AA4832">
            <w:pPr>
              <w:spacing w:before="0" w:after="0"/>
              <w:rPr>
                <w:ins w:id="4396" w:author="Author"/>
                <w:rFonts w:cs="Tahoma"/>
                <w:szCs w:val="24"/>
              </w:rPr>
            </w:pPr>
            <w:ins w:id="4397" w:author="Author">
              <w:r>
                <w:rPr>
                  <w:rFonts w:cs="Tahoma"/>
                  <w:szCs w:val="24"/>
                </w:rPr>
                <w:t xml:space="preserve">If </w:t>
              </w:r>
              <w:r w:rsidR="00C43FC0">
                <w:rPr>
                  <w:rFonts w:cs="Tahoma"/>
                  <w:szCs w:val="24"/>
                </w:rPr>
                <w:t xml:space="preserve">the </w:t>
              </w:r>
              <w:r>
                <w:rPr>
                  <w:rFonts w:cs="Tahoma"/>
                  <w:szCs w:val="24"/>
                </w:rPr>
                <w:t>LMCC was completed through an EDDS, then require an upload of the XML.</w:t>
              </w:r>
            </w:ins>
          </w:p>
        </w:tc>
      </w:tr>
      <w:tr w:rsidR="00C43FC0" w14:paraId="1B0AB295" w14:textId="77777777" w:rsidTr="008839BA">
        <w:trPr>
          <w:ins w:id="4398" w:author="Author"/>
        </w:trPr>
        <w:tc>
          <w:tcPr>
            <w:tcW w:w="2785" w:type="dxa"/>
          </w:tcPr>
          <w:p w14:paraId="344B1626" w14:textId="62FD51C5" w:rsidR="00C43FC0" w:rsidRPr="0016403A" w:rsidRDefault="00C43FC0" w:rsidP="00C43FC0">
            <w:pPr>
              <w:spacing w:before="0" w:after="0"/>
              <w:rPr>
                <w:ins w:id="4399" w:author="Author"/>
                <w:rFonts w:cs="Tahoma"/>
                <w:szCs w:val="24"/>
              </w:rPr>
            </w:pPr>
            <w:ins w:id="4400" w:author="Author">
              <w:r w:rsidRPr="0016403A">
                <w:rPr>
                  <w:rFonts w:cs="Tahoma"/>
                  <w:szCs w:val="24"/>
                </w:rPr>
                <w:t>LMCC-LTI-</w:t>
              </w:r>
            </w:ins>
            <w:ins w:id="4401" w:author="Blair, Sally" w:date="2022-03-10T16:12:00Z">
              <w:r w:rsidR="007079F2" w:rsidRPr="007B086B">
                <w:rPr>
                  <w:rFonts w:cs="Tahoma"/>
                  <w:szCs w:val="24"/>
                </w:rPr>
                <w:t>01</w:t>
              </w:r>
            </w:ins>
            <w:ins w:id="4402" w:author="Author">
              <w:r w:rsidRPr="007B086B">
                <w:rPr>
                  <w:rFonts w:cs="Tahoma"/>
                  <w:szCs w:val="24"/>
                </w:rPr>
                <w:t>-</w:t>
              </w:r>
              <w:r w:rsidRPr="0016403A">
                <w:rPr>
                  <w:rFonts w:cs="Tahoma"/>
                  <w:szCs w:val="24"/>
                </w:rPr>
                <w:t>E</w:t>
              </w:r>
            </w:ins>
          </w:p>
        </w:tc>
        <w:tc>
          <w:tcPr>
            <w:tcW w:w="1620" w:type="dxa"/>
          </w:tcPr>
          <w:p w14:paraId="3F9D6E04" w14:textId="4B88B0F7" w:rsidR="00C43FC0" w:rsidRPr="0016403A" w:rsidRDefault="00C43FC0" w:rsidP="00C43FC0">
            <w:pPr>
              <w:spacing w:before="0" w:after="0"/>
              <w:rPr>
                <w:ins w:id="4403" w:author="Author"/>
                <w:rFonts w:cs="Tahoma"/>
                <w:szCs w:val="24"/>
              </w:rPr>
            </w:pPr>
            <w:ins w:id="4404" w:author="Author">
              <w:r w:rsidRPr="0016403A">
                <w:rPr>
                  <w:rFonts w:cs="Tahoma"/>
                  <w:szCs w:val="24"/>
                </w:rPr>
                <w:t>Certificate of Compliance</w:t>
              </w:r>
            </w:ins>
          </w:p>
        </w:tc>
        <w:tc>
          <w:tcPr>
            <w:tcW w:w="2700" w:type="dxa"/>
          </w:tcPr>
          <w:p w14:paraId="15925849" w14:textId="617D1E07" w:rsidR="00C43FC0" w:rsidRPr="0016403A" w:rsidRDefault="00C43FC0" w:rsidP="00C43FC0">
            <w:pPr>
              <w:spacing w:before="0" w:after="0"/>
              <w:rPr>
                <w:ins w:id="4405" w:author="Author"/>
                <w:rFonts w:cs="Tahoma"/>
                <w:szCs w:val="24"/>
              </w:rPr>
            </w:pPr>
            <w:ins w:id="4406" w:author="Author">
              <w:r w:rsidRPr="0016403A">
                <w:rPr>
                  <w:rFonts w:cs="Tahoma"/>
                  <w:szCs w:val="24"/>
                </w:rPr>
                <w:t>Low Rise Multifamily Indoor Lighting</w:t>
              </w:r>
            </w:ins>
          </w:p>
        </w:tc>
        <w:tc>
          <w:tcPr>
            <w:tcW w:w="3060" w:type="dxa"/>
          </w:tcPr>
          <w:p w14:paraId="421BD73C" w14:textId="77A82F24" w:rsidR="00C43FC0" w:rsidRDefault="00C43FC0" w:rsidP="00C43FC0">
            <w:pPr>
              <w:spacing w:before="0" w:after="0"/>
              <w:rPr>
                <w:ins w:id="4407" w:author="Author"/>
                <w:rFonts w:cs="Tahoma"/>
                <w:szCs w:val="24"/>
              </w:rPr>
            </w:pPr>
            <w:ins w:id="4408" w:author="Author">
              <w:r w:rsidRPr="009376CA">
                <w:rPr>
                  <w:rFonts w:cs="Tahoma"/>
                  <w:szCs w:val="24"/>
                </w:rPr>
                <w:t xml:space="preserve">If the </w:t>
              </w:r>
              <w:r>
                <w:rPr>
                  <w:rFonts w:cs="Tahoma"/>
                  <w:szCs w:val="24"/>
                </w:rPr>
                <w:t>project includes prescriptive compliance for indoor lighting, then require completion of the LMCC-LTI.</w:t>
              </w:r>
            </w:ins>
          </w:p>
          <w:p w14:paraId="411CFFF9" w14:textId="77777777" w:rsidR="00C43FC0" w:rsidRDefault="00C43FC0" w:rsidP="00C43FC0">
            <w:pPr>
              <w:spacing w:before="0" w:after="0"/>
              <w:rPr>
                <w:ins w:id="4409" w:author="Author"/>
                <w:rFonts w:cs="Tahoma"/>
                <w:szCs w:val="24"/>
              </w:rPr>
            </w:pPr>
          </w:p>
          <w:p w14:paraId="2A51B147" w14:textId="1AB23E8D" w:rsidR="00C43FC0" w:rsidRPr="009376CA" w:rsidRDefault="00C43FC0" w:rsidP="00C43FC0">
            <w:pPr>
              <w:spacing w:before="0" w:after="0"/>
              <w:rPr>
                <w:ins w:id="4410" w:author="Author"/>
                <w:rFonts w:cs="Tahoma"/>
                <w:szCs w:val="24"/>
              </w:rPr>
            </w:pPr>
            <w:ins w:id="4411" w:author="Author">
              <w:r>
                <w:rPr>
                  <w:rFonts w:cs="Tahoma"/>
                  <w:szCs w:val="24"/>
                </w:rPr>
                <w:t xml:space="preserve">If the LMCC was completed through an </w:t>
              </w:r>
              <w:r>
                <w:rPr>
                  <w:rFonts w:cs="Tahoma"/>
                  <w:szCs w:val="24"/>
                </w:rPr>
                <w:lastRenderedPageBreak/>
                <w:t>EDDS, then require an upload of the XML.</w:t>
              </w:r>
            </w:ins>
          </w:p>
        </w:tc>
      </w:tr>
      <w:tr w:rsidR="00C43FC0" w14:paraId="4218DC1B" w14:textId="77777777" w:rsidTr="008839BA">
        <w:trPr>
          <w:ins w:id="4412" w:author="Author"/>
        </w:trPr>
        <w:tc>
          <w:tcPr>
            <w:tcW w:w="2785" w:type="dxa"/>
          </w:tcPr>
          <w:p w14:paraId="675E8D04" w14:textId="77E22EC2" w:rsidR="00C43FC0" w:rsidRPr="0016403A" w:rsidRDefault="00C43FC0" w:rsidP="00C43FC0">
            <w:pPr>
              <w:spacing w:before="0" w:after="0"/>
              <w:rPr>
                <w:ins w:id="4413" w:author="Author"/>
                <w:rFonts w:cs="Tahoma"/>
                <w:szCs w:val="24"/>
              </w:rPr>
            </w:pPr>
            <w:ins w:id="4414" w:author="Author">
              <w:r w:rsidRPr="0016403A">
                <w:rPr>
                  <w:rFonts w:cs="Tahoma"/>
                  <w:szCs w:val="24"/>
                </w:rPr>
                <w:lastRenderedPageBreak/>
                <w:t>LMCC-LTO-</w:t>
              </w:r>
            </w:ins>
            <w:ins w:id="4415" w:author="Blair, Sally" w:date="2022-03-10T16:12:00Z">
              <w:r w:rsidR="007079F2">
                <w:rPr>
                  <w:rFonts w:cs="Tahoma"/>
                  <w:szCs w:val="24"/>
                </w:rPr>
                <w:t>01-</w:t>
              </w:r>
            </w:ins>
            <w:ins w:id="4416" w:author="Author">
              <w:r w:rsidRPr="0016403A">
                <w:rPr>
                  <w:rFonts w:cs="Tahoma"/>
                  <w:szCs w:val="24"/>
                </w:rPr>
                <w:t>E</w:t>
              </w:r>
            </w:ins>
          </w:p>
        </w:tc>
        <w:tc>
          <w:tcPr>
            <w:tcW w:w="1620" w:type="dxa"/>
          </w:tcPr>
          <w:p w14:paraId="3154CDF0" w14:textId="55F9C2B4" w:rsidR="00C43FC0" w:rsidRPr="0016403A" w:rsidRDefault="00C43FC0" w:rsidP="00C43FC0">
            <w:pPr>
              <w:spacing w:before="0" w:after="0"/>
              <w:rPr>
                <w:ins w:id="4417" w:author="Author"/>
                <w:rFonts w:cs="Tahoma"/>
                <w:szCs w:val="24"/>
              </w:rPr>
            </w:pPr>
            <w:ins w:id="4418" w:author="Author">
              <w:r w:rsidRPr="0016403A">
                <w:rPr>
                  <w:rFonts w:cs="Tahoma"/>
                  <w:szCs w:val="24"/>
                </w:rPr>
                <w:t>Certificate of Compliance</w:t>
              </w:r>
            </w:ins>
          </w:p>
        </w:tc>
        <w:tc>
          <w:tcPr>
            <w:tcW w:w="2700" w:type="dxa"/>
          </w:tcPr>
          <w:p w14:paraId="1D6D30DA" w14:textId="4654CA50" w:rsidR="00C43FC0" w:rsidRPr="0016403A" w:rsidRDefault="00C43FC0" w:rsidP="00C43FC0">
            <w:pPr>
              <w:spacing w:before="0" w:after="0"/>
              <w:rPr>
                <w:ins w:id="4419" w:author="Author"/>
                <w:rFonts w:cs="Tahoma"/>
                <w:szCs w:val="24"/>
              </w:rPr>
            </w:pPr>
            <w:ins w:id="4420" w:author="Author">
              <w:r w:rsidRPr="0016403A">
                <w:rPr>
                  <w:rFonts w:cs="Tahoma"/>
                  <w:szCs w:val="24"/>
                </w:rPr>
                <w:t>Low Rise Multifamily Outdoor Lighting</w:t>
              </w:r>
            </w:ins>
          </w:p>
        </w:tc>
        <w:tc>
          <w:tcPr>
            <w:tcW w:w="3060" w:type="dxa"/>
          </w:tcPr>
          <w:p w14:paraId="49FBFE94" w14:textId="2D94090E" w:rsidR="00C43FC0" w:rsidRDefault="00C43FC0" w:rsidP="00C43FC0">
            <w:pPr>
              <w:spacing w:before="0" w:after="0"/>
              <w:rPr>
                <w:ins w:id="4421" w:author="Author"/>
                <w:rFonts w:cs="Tahoma"/>
                <w:szCs w:val="24"/>
              </w:rPr>
            </w:pPr>
            <w:ins w:id="4422" w:author="Author">
              <w:r w:rsidRPr="009376CA">
                <w:rPr>
                  <w:rFonts w:cs="Tahoma"/>
                  <w:szCs w:val="24"/>
                </w:rPr>
                <w:t xml:space="preserve">If the </w:t>
              </w:r>
              <w:r>
                <w:rPr>
                  <w:rFonts w:cs="Tahoma"/>
                  <w:szCs w:val="24"/>
                </w:rPr>
                <w:t xml:space="preserve">project includes </w:t>
              </w:r>
              <w:del w:id="4423" w:author="Alhabibi, Haider@Energy" w:date="2022-03-15T10:19:00Z">
                <w:r>
                  <w:rPr>
                    <w:rFonts w:cs="Tahoma"/>
                    <w:szCs w:val="24"/>
                  </w:rPr>
                  <w:delText xml:space="preserve">prescriptive compliance for </w:delText>
                </w:r>
              </w:del>
              <w:r>
                <w:rPr>
                  <w:rFonts w:cs="Tahoma"/>
                  <w:szCs w:val="24"/>
                </w:rPr>
                <w:t>outdoor lighting, then require completion of the LMCC-LTO.</w:t>
              </w:r>
            </w:ins>
          </w:p>
          <w:p w14:paraId="63624656" w14:textId="77777777" w:rsidR="00C43FC0" w:rsidRDefault="00C43FC0" w:rsidP="00C43FC0">
            <w:pPr>
              <w:spacing w:before="0" w:after="0"/>
              <w:rPr>
                <w:ins w:id="4424" w:author="Author"/>
                <w:rFonts w:cs="Tahoma"/>
                <w:szCs w:val="24"/>
              </w:rPr>
            </w:pPr>
          </w:p>
          <w:p w14:paraId="00F7EBAC" w14:textId="4C313186" w:rsidR="00C43FC0" w:rsidRPr="009376CA" w:rsidRDefault="00C43FC0" w:rsidP="00C43FC0">
            <w:pPr>
              <w:spacing w:before="0" w:after="0"/>
              <w:rPr>
                <w:ins w:id="4425" w:author="Author"/>
                <w:rFonts w:cs="Tahoma"/>
                <w:szCs w:val="24"/>
              </w:rPr>
            </w:pPr>
            <w:ins w:id="4426" w:author="Author">
              <w:r>
                <w:rPr>
                  <w:rFonts w:cs="Tahoma"/>
                  <w:szCs w:val="24"/>
                </w:rPr>
                <w:t>If the LMCC was completed through an EDDS, then require an upload of the XML.</w:t>
              </w:r>
            </w:ins>
          </w:p>
        </w:tc>
      </w:tr>
      <w:tr w:rsidR="00C43FC0" w14:paraId="51D3E8BB" w14:textId="77777777" w:rsidTr="008839BA">
        <w:trPr>
          <w:ins w:id="4427" w:author="Author"/>
        </w:trPr>
        <w:tc>
          <w:tcPr>
            <w:tcW w:w="2785" w:type="dxa"/>
          </w:tcPr>
          <w:p w14:paraId="144861FE" w14:textId="3ED4DC68" w:rsidR="00C43FC0" w:rsidRPr="0016403A" w:rsidRDefault="00C43FC0" w:rsidP="00C43FC0">
            <w:pPr>
              <w:spacing w:before="0" w:after="0"/>
              <w:rPr>
                <w:ins w:id="4428" w:author="Author"/>
                <w:rFonts w:cs="Tahoma"/>
                <w:szCs w:val="24"/>
              </w:rPr>
            </w:pPr>
            <w:ins w:id="4429" w:author="Author">
              <w:r w:rsidRPr="0016403A">
                <w:rPr>
                  <w:rFonts w:cs="Tahoma"/>
                  <w:szCs w:val="24"/>
                </w:rPr>
                <w:t>LMCC-LTS-</w:t>
              </w:r>
            </w:ins>
            <w:ins w:id="4430" w:author="Blair, Sally" w:date="2022-03-10T16:12:00Z">
              <w:r w:rsidR="007079F2">
                <w:rPr>
                  <w:rFonts w:cs="Tahoma"/>
                  <w:szCs w:val="24"/>
                </w:rPr>
                <w:t>01-</w:t>
              </w:r>
            </w:ins>
            <w:ins w:id="4431" w:author="Author">
              <w:r w:rsidRPr="0016403A">
                <w:rPr>
                  <w:rFonts w:cs="Tahoma"/>
                  <w:szCs w:val="24"/>
                </w:rPr>
                <w:t>E</w:t>
              </w:r>
            </w:ins>
          </w:p>
        </w:tc>
        <w:tc>
          <w:tcPr>
            <w:tcW w:w="1620" w:type="dxa"/>
          </w:tcPr>
          <w:p w14:paraId="37E415F4" w14:textId="69AF5E76" w:rsidR="00C43FC0" w:rsidRPr="0016403A" w:rsidRDefault="00C43FC0" w:rsidP="00C43FC0">
            <w:pPr>
              <w:spacing w:before="0" w:after="0"/>
              <w:rPr>
                <w:ins w:id="4432" w:author="Author"/>
                <w:rFonts w:cs="Tahoma"/>
                <w:szCs w:val="24"/>
              </w:rPr>
            </w:pPr>
            <w:ins w:id="4433" w:author="Author">
              <w:r w:rsidRPr="0016403A">
                <w:rPr>
                  <w:rFonts w:cs="Tahoma"/>
                  <w:szCs w:val="24"/>
                </w:rPr>
                <w:t>Certificate of Compliance</w:t>
              </w:r>
            </w:ins>
          </w:p>
        </w:tc>
        <w:tc>
          <w:tcPr>
            <w:tcW w:w="2700" w:type="dxa"/>
          </w:tcPr>
          <w:p w14:paraId="442B12D3" w14:textId="3AFAE309" w:rsidR="00C43FC0" w:rsidRPr="0016403A" w:rsidRDefault="00C43FC0" w:rsidP="00C43FC0">
            <w:pPr>
              <w:spacing w:before="0" w:after="0"/>
              <w:rPr>
                <w:ins w:id="4434" w:author="Author"/>
                <w:rFonts w:cs="Tahoma"/>
                <w:szCs w:val="24"/>
              </w:rPr>
            </w:pPr>
            <w:ins w:id="4435" w:author="Author">
              <w:r w:rsidRPr="0016403A">
                <w:rPr>
                  <w:rFonts w:cs="Tahoma"/>
                  <w:szCs w:val="24"/>
                </w:rPr>
                <w:t>Low Rise Multifamily Sign Lighting</w:t>
              </w:r>
            </w:ins>
          </w:p>
        </w:tc>
        <w:tc>
          <w:tcPr>
            <w:tcW w:w="3060" w:type="dxa"/>
          </w:tcPr>
          <w:p w14:paraId="0190DBD5" w14:textId="5DBA4DC4" w:rsidR="00C43FC0" w:rsidRDefault="00C43FC0" w:rsidP="00C43FC0">
            <w:pPr>
              <w:spacing w:before="0" w:after="0"/>
              <w:rPr>
                <w:ins w:id="4436" w:author="Author"/>
                <w:rFonts w:cs="Tahoma"/>
                <w:szCs w:val="24"/>
              </w:rPr>
            </w:pPr>
            <w:ins w:id="4437" w:author="Author">
              <w:r w:rsidRPr="009376CA">
                <w:rPr>
                  <w:rFonts w:cs="Tahoma"/>
                  <w:szCs w:val="24"/>
                </w:rPr>
                <w:t xml:space="preserve">If the </w:t>
              </w:r>
              <w:r>
                <w:rPr>
                  <w:rFonts w:cs="Tahoma"/>
                  <w:szCs w:val="24"/>
                </w:rPr>
                <w:t xml:space="preserve">project includes </w:t>
              </w:r>
              <w:del w:id="4438" w:author="Alhabibi, Haider@Energy" w:date="2022-03-15T10:20:00Z">
                <w:r>
                  <w:rPr>
                    <w:rFonts w:cs="Tahoma"/>
                    <w:szCs w:val="24"/>
                  </w:rPr>
                  <w:delText xml:space="preserve">prescriptive compliance for </w:delText>
                </w:r>
              </w:del>
              <w:r>
                <w:rPr>
                  <w:rFonts w:cs="Tahoma"/>
                  <w:szCs w:val="24"/>
                </w:rPr>
                <w:t>sign lighting, then require completion of the LMCC-LTS.</w:t>
              </w:r>
            </w:ins>
          </w:p>
          <w:p w14:paraId="2D4E289C" w14:textId="77777777" w:rsidR="00C43FC0" w:rsidRDefault="00C43FC0" w:rsidP="00C43FC0">
            <w:pPr>
              <w:spacing w:before="0" w:after="0"/>
              <w:rPr>
                <w:ins w:id="4439" w:author="Author"/>
                <w:rFonts w:cs="Tahoma"/>
                <w:szCs w:val="24"/>
              </w:rPr>
            </w:pPr>
          </w:p>
          <w:p w14:paraId="437DF2AE" w14:textId="2A78C549" w:rsidR="00C43FC0" w:rsidRPr="009376CA" w:rsidRDefault="00C43FC0" w:rsidP="00C43FC0">
            <w:pPr>
              <w:spacing w:before="0" w:after="0"/>
              <w:rPr>
                <w:ins w:id="4440" w:author="Author"/>
                <w:rFonts w:cs="Tahoma"/>
                <w:szCs w:val="24"/>
              </w:rPr>
            </w:pPr>
            <w:ins w:id="4441" w:author="Author">
              <w:r>
                <w:rPr>
                  <w:rFonts w:cs="Tahoma"/>
                  <w:szCs w:val="24"/>
                </w:rPr>
                <w:t>If the LMCC was completed through an EDDS, then require an upload of the XML.</w:t>
              </w:r>
            </w:ins>
          </w:p>
        </w:tc>
      </w:tr>
      <w:tr w:rsidR="00451A89" w14:paraId="652D8E38" w14:textId="77777777" w:rsidTr="008839BA">
        <w:trPr>
          <w:ins w:id="4442" w:author="Author"/>
        </w:trPr>
        <w:tc>
          <w:tcPr>
            <w:tcW w:w="2785" w:type="dxa"/>
          </w:tcPr>
          <w:p w14:paraId="668345F5" w14:textId="54338E00" w:rsidR="00451A89" w:rsidRPr="0016403A" w:rsidRDefault="00451A89" w:rsidP="00451A89">
            <w:pPr>
              <w:spacing w:before="0" w:after="0"/>
              <w:rPr>
                <w:ins w:id="4443" w:author="Author"/>
                <w:rFonts w:cs="Tahoma"/>
                <w:szCs w:val="24"/>
              </w:rPr>
            </w:pPr>
            <w:ins w:id="4444" w:author="Author">
              <w:r w:rsidRPr="0016403A">
                <w:rPr>
                  <w:rFonts w:cs="Tahoma"/>
                  <w:szCs w:val="24"/>
                </w:rPr>
                <w:t>LMCC-MCH-</w:t>
              </w:r>
            </w:ins>
            <w:ins w:id="4445" w:author="Blair, Sally" w:date="2022-03-10T16:12:00Z">
              <w:r w:rsidR="007079F2">
                <w:rPr>
                  <w:rFonts w:cs="Tahoma"/>
                  <w:szCs w:val="24"/>
                </w:rPr>
                <w:t>01-</w:t>
              </w:r>
            </w:ins>
            <w:ins w:id="4446" w:author="Author">
              <w:r w:rsidRPr="0016403A">
                <w:rPr>
                  <w:rFonts w:cs="Tahoma"/>
                  <w:szCs w:val="24"/>
                </w:rPr>
                <w:t>E</w:t>
              </w:r>
            </w:ins>
          </w:p>
        </w:tc>
        <w:tc>
          <w:tcPr>
            <w:tcW w:w="1620" w:type="dxa"/>
          </w:tcPr>
          <w:p w14:paraId="551FBCF7" w14:textId="07C7C45D" w:rsidR="00451A89" w:rsidRPr="0016403A" w:rsidRDefault="00451A89" w:rsidP="00451A89">
            <w:pPr>
              <w:spacing w:before="0" w:after="0"/>
              <w:rPr>
                <w:ins w:id="4447" w:author="Author"/>
                <w:rFonts w:cs="Tahoma"/>
                <w:szCs w:val="24"/>
              </w:rPr>
            </w:pPr>
            <w:ins w:id="4448" w:author="Author">
              <w:r w:rsidRPr="0016403A">
                <w:rPr>
                  <w:rFonts w:cs="Tahoma"/>
                  <w:szCs w:val="24"/>
                </w:rPr>
                <w:t>Certificate of Compliance</w:t>
              </w:r>
            </w:ins>
          </w:p>
        </w:tc>
        <w:tc>
          <w:tcPr>
            <w:tcW w:w="2700" w:type="dxa"/>
          </w:tcPr>
          <w:p w14:paraId="4047D5CB" w14:textId="77777777" w:rsidR="00451A89" w:rsidRPr="0016403A" w:rsidRDefault="00451A89" w:rsidP="00451A89">
            <w:pPr>
              <w:spacing w:before="0" w:after="0"/>
              <w:rPr>
                <w:ins w:id="4449" w:author="Author"/>
                <w:rFonts w:cs="Tahoma"/>
                <w:szCs w:val="24"/>
              </w:rPr>
            </w:pPr>
            <w:ins w:id="4450" w:author="Author">
              <w:r w:rsidRPr="0016403A">
                <w:rPr>
                  <w:rFonts w:cs="Tahoma"/>
                  <w:szCs w:val="24"/>
                </w:rPr>
                <w:t>Low Rise Multifamily</w:t>
              </w:r>
            </w:ins>
          </w:p>
          <w:p w14:paraId="3DA13E53" w14:textId="74975E56" w:rsidR="00451A89" w:rsidRPr="0016403A" w:rsidRDefault="00451A89" w:rsidP="00451A89">
            <w:pPr>
              <w:spacing w:before="0" w:after="0"/>
              <w:rPr>
                <w:ins w:id="4451" w:author="Author"/>
                <w:rFonts w:cs="Tahoma"/>
                <w:szCs w:val="24"/>
              </w:rPr>
            </w:pPr>
            <w:ins w:id="4452" w:author="Author">
              <w:r w:rsidRPr="0016403A">
                <w:rPr>
                  <w:rFonts w:cs="Tahoma"/>
                  <w:szCs w:val="24"/>
                </w:rPr>
                <w:t>Mechanical Systems</w:t>
              </w:r>
            </w:ins>
          </w:p>
        </w:tc>
        <w:tc>
          <w:tcPr>
            <w:tcW w:w="3060" w:type="dxa"/>
          </w:tcPr>
          <w:p w14:paraId="2E3F7446" w14:textId="7F0B6A13" w:rsidR="00451A89" w:rsidRDefault="00451A89" w:rsidP="00451A89">
            <w:pPr>
              <w:spacing w:before="0" w:after="0"/>
              <w:rPr>
                <w:ins w:id="4453" w:author="Author"/>
                <w:rFonts w:cs="Tahoma"/>
                <w:szCs w:val="24"/>
              </w:rPr>
            </w:pPr>
            <w:ins w:id="4454" w:author="Author">
              <w:r w:rsidRPr="009376CA">
                <w:rPr>
                  <w:rFonts w:cs="Tahoma"/>
                  <w:szCs w:val="24"/>
                </w:rPr>
                <w:t xml:space="preserve">If the </w:t>
              </w:r>
              <w:r>
                <w:rPr>
                  <w:rFonts w:cs="Tahoma"/>
                  <w:szCs w:val="24"/>
                </w:rPr>
                <w:t>project includes prescriptive compliance for mechanical systems, then require completion of the LMCC-MCH.</w:t>
              </w:r>
            </w:ins>
          </w:p>
          <w:p w14:paraId="535C65FD" w14:textId="77777777" w:rsidR="00451A89" w:rsidRDefault="00451A89" w:rsidP="00451A89">
            <w:pPr>
              <w:spacing w:before="0" w:after="0"/>
              <w:rPr>
                <w:ins w:id="4455" w:author="Author"/>
                <w:rFonts w:cs="Tahoma"/>
                <w:szCs w:val="24"/>
              </w:rPr>
            </w:pPr>
          </w:p>
          <w:p w14:paraId="6DE0D3E3" w14:textId="1AC17C78" w:rsidR="00451A89" w:rsidRPr="009376CA" w:rsidRDefault="00451A89" w:rsidP="00451A89">
            <w:pPr>
              <w:spacing w:before="0" w:after="0"/>
              <w:rPr>
                <w:ins w:id="4456" w:author="Author"/>
                <w:rFonts w:cs="Tahoma"/>
                <w:szCs w:val="24"/>
              </w:rPr>
            </w:pPr>
            <w:ins w:id="4457" w:author="Author">
              <w:r>
                <w:rPr>
                  <w:rFonts w:cs="Tahoma"/>
                  <w:szCs w:val="24"/>
                </w:rPr>
                <w:t>If the LMCC was completed through an EDDS, then require an upload of the XML.</w:t>
              </w:r>
            </w:ins>
          </w:p>
        </w:tc>
      </w:tr>
      <w:tr w:rsidR="00451A89" w14:paraId="0B3E93EF" w14:textId="77777777" w:rsidTr="008839BA">
        <w:trPr>
          <w:ins w:id="4458" w:author="Author"/>
        </w:trPr>
        <w:tc>
          <w:tcPr>
            <w:tcW w:w="2785" w:type="dxa"/>
          </w:tcPr>
          <w:p w14:paraId="14346ED3" w14:textId="10E05D46" w:rsidR="00451A89" w:rsidRPr="0016403A" w:rsidRDefault="00451A89" w:rsidP="00451A89">
            <w:pPr>
              <w:spacing w:before="0" w:after="0"/>
              <w:rPr>
                <w:ins w:id="4459" w:author="Author"/>
                <w:rFonts w:cs="Tahoma"/>
                <w:szCs w:val="24"/>
              </w:rPr>
            </w:pPr>
            <w:ins w:id="4460" w:author="Author">
              <w:r w:rsidRPr="0016403A">
                <w:rPr>
                  <w:rFonts w:cs="Tahoma"/>
                  <w:szCs w:val="24"/>
                </w:rPr>
                <w:t>LMCC-PLB-</w:t>
              </w:r>
            </w:ins>
            <w:ins w:id="4461" w:author="Blair, Sally" w:date="2022-03-10T16:13:00Z">
              <w:r w:rsidR="007079F2">
                <w:rPr>
                  <w:rFonts w:cs="Tahoma"/>
                  <w:szCs w:val="24"/>
                </w:rPr>
                <w:t>01-</w:t>
              </w:r>
            </w:ins>
            <w:ins w:id="4462" w:author="Author">
              <w:r w:rsidRPr="0016403A">
                <w:rPr>
                  <w:rFonts w:cs="Tahoma"/>
                  <w:szCs w:val="24"/>
                </w:rPr>
                <w:t>E</w:t>
              </w:r>
            </w:ins>
          </w:p>
        </w:tc>
        <w:tc>
          <w:tcPr>
            <w:tcW w:w="1620" w:type="dxa"/>
          </w:tcPr>
          <w:p w14:paraId="3A8C450F" w14:textId="15C4E20E" w:rsidR="00451A89" w:rsidRPr="0016403A" w:rsidRDefault="00451A89" w:rsidP="00451A89">
            <w:pPr>
              <w:spacing w:before="0" w:after="0"/>
              <w:rPr>
                <w:ins w:id="4463" w:author="Author"/>
                <w:rFonts w:cs="Tahoma"/>
                <w:szCs w:val="24"/>
              </w:rPr>
            </w:pPr>
            <w:ins w:id="4464" w:author="Author">
              <w:r w:rsidRPr="0016403A">
                <w:rPr>
                  <w:rFonts w:cs="Tahoma"/>
                  <w:szCs w:val="24"/>
                </w:rPr>
                <w:t>Certificate of Compliance</w:t>
              </w:r>
            </w:ins>
          </w:p>
        </w:tc>
        <w:tc>
          <w:tcPr>
            <w:tcW w:w="2700" w:type="dxa"/>
          </w:tcPr>
          <w:p w14:paraId="324210F7" w14:textId="6418C3DC" w:rsidR="00451A89" w:rsidRPr="0016403A" w:rsidRDefault="00451A89" w:rsidP="00451A89">
            <w:pPr>
              <w:spacing w:before="0" w:after="0"/>
              <w:rPr>
                <w:ins w:id="4465" w:author="Author"/>
                <w:rFonts w:cs="Tahoma"/>
                <w:szCs w:val="24"/>
              </w:rPr>
            </w:pPr>
            <w:ins w:id="4466" w:author="Author">
              <w:r w:rsidRPr="0016403A">
                <w:rPr>
                  <w:rFonts w:cs="Tahoma"/>
                  <w:szCs w:val="24"/>
                </w:rPr>
                <w:t>Low Rise Multifamily Water Heating</w:t>
              </w:r>
            </w:ins>
          </w:p>
        </w:tc>
        <w:tc>
          <w:tcPr>
            <w:tcW w:w="3060" w:type="dxa"/>
          </w:tcPr>
          <w:p w14:paraId="728A0F24" w14:textId="68B942AA" w:rsidR="00451A89" w:rsidRDefault="00451A89" w:rsidP="00451A89">
            <w:pPr>
              <w:spacing w:before="0" w:after="0"/>
              <w:rPr>
                <w:ins w:id="4467" w:author="Author"/>
                <w:rFonts w:cs="Tahoma"/>
                <w:szCs w:val="24"/>
              </w:rPr>
            </w:pPr>
            <w:ins w:id="4468" w:author="Author">
              <w:r w:rsidRPr="009376CA">
                <w:rPr>
                  <w:rFonts w:cs="Tahoma"/>
                  <w:szCs w:val="24"/>
                </w:rPr>
                <w:t xml:space="preserve">If the </w:t>
              </w:r>
              <w:r>
                <w:rPr>
                  <w:rFonts w:cs="Tahoma"/>
                  <w:szCs w:val="24"/>
                </w:rPr>
                <w:t>project includes prescriptive compliance for water heating, then require completion of the LMCC-PLB.</w:t>
              </w:r>
            </w:ins>
          </w:p>
          <w:p w14:paraId="3573CC4B" w14:textId="77777777" w:rsidR="00451A89" w:rsidRDefault="00451A89" w:rsidP="00451A89">
            <w:pPr>
              <w:spacing w:before="0" w:after="0"/>
              <w:rPr>
                <w:ins w:id="4469" w:author="Author"/>
                <w:rFonts w:cs="Tahoma"/>
                <w:szCs w:val="24"/>
              </w:rPr>
            </w:pPr>
          </w:p>
          <w:p w14:paraId="2B919645" w14:textId="36712899" w:rsidR="00451A89" w:rsidRPr="009376CA" w:rsidRDefault="00451A89" w:rsidP="00451A89">
            <w:pPr>
              <w:spacing w:before="0" w:after="0"/>
              <w:rPr>
                <w:ins w:id="4470" w:author="Author"/>
                <w:rFonts w:cs="Tahoma"/>
                <w:szCs w:val="24"/>
              </w:rPr>
            </w:pPr>
            <w:ins w:id="4471" w:author="Author">
              <w:r>
                <w:rPr>
                  <w:rFonts w:cs="Tahoma"/>
                  <w:szCs w:val="24"/>
                </w:rPr>
                <w:t>If the LMCC was completed through an EDDS, then require an upload of the XML.</w:t>
              </w:r>
            </w:ins>
          </w:p>
        </w:tc>
      </w:tr>
      <w:tr w:rsidR="00451A89" w14:paraId="0D307DAA" w14:textId="77777777" w:rsidTr="008839BA">
        <w:trPr>
          <w:ins w:id="4472" w:author="Author"/>
        </w:trPr>
        <w:tc>
          <w:tcPr>
            <w:tcW w:w="2785" w:type="dxa"/>
          </w:tcPr>
          <w:p w14:paraId="00737C80" w14:textId="785AD752" w:rsidR="00451A89" w:rsidRPr="0016403A" w:rsidRDefault="00451A89" w:rsidP="00451A89">
            <w:pPr>
              <w:spacing w:before="0" w:after="0"/>
              <w:rPr>
                <w:ins w:id="4473" w:author="Author"/>
                <w:rFonts w:cs="Tahoma"/>
                <w:szCs w:val="24"/>
              </w:rPr>
            </w:pPr>
            <w:ins w:id="4474" w:author="Author">
              <w:r w:rsidRPr="0016403A">
                <w:rPr>
                  <w:rFonts w:cs="Tahoma"/>
                  <w:szCs w:val="24"/>
                </w:rPr>
                <w:lastRenderedPageBreak/>
                <w:t>LMCC-PRC-</w:t>
              </w:r>
            </w:ins>
            <w:ins w:id="4475" w:author="Blair, Sally" w:date="2022-03-10T16:13:00Z">
              <w:r w:rsidR="007079F2">
                <w:rPr>
                  <w:rFonts w:cs="Tahoma"/>
                  <w:szCs w:val="24"/>
                </w:rPr>
                <w:t>01-</w:t>
              </w:r>
            </w:ins>
            <w:ins w:id="4476" w:author="Author">
              <w:r w:rsidRPr="0016403A">
                <w:rPr>
                  <w:rFonts w:cs="Tahoma"/>
                  <w:szCs w:val="24"/>
                </w:rPr>
                <w:t>E</w:t>
              </w:r>
            </w:ins>
          </w:p>
        </w:tc>
        <w:tc>
          <w:tcPr>
            <w:tcW w:w="1620" w:type="dxa"/>
          </w:tcPr>
          <w:p w14:paraId="697BE223" w14:textId="48BC7E7C" w:rsidR="00451A89" w:rsidRPr="0016403A" w:rsidRDefault="00451A89" w:rsidP="00451A89">
            <w:pPr>
              <w:spacing w:before="0" w:after="0"/>
              <w:rPr>
                <w:ins w:id="4477" w:author="Author"/>
                <w:rFonts w:cs="Tahoma"/>
                <w:szCs w:val="24"/>
              </w:rPr>
            </w:pPr>
            <w:ins w:id="4478" w:author="Author">
              <w:r w:rsidRPr="0016403A">
                <w:rPr>
                  <w:rFonts w:cs="Tahoma"/>
                  <w:szCs w:val="24"/>
                </w:rPr>
                <w:t>Certificate of Compliance</w:t>
              </w:r>
            </w:ins>
          </w:p>
        </w:tc>
        <w:tc>
          <w:tcPr>
            <w:tcW w:w="2700" w:type="dxa"/>
          </w:tcPr>
          <w:p w14:paraId="509F35ED" w14:textId="7173E7B9" w:rsidR="00451A89" w:rsidRPr="0016403A" w:rsidRDefault="00451A89" w:rsidP="00451A89">
            <w:pPr>
              <w:spacing w:before="0" w:after="0"/>
              <w:rPr>
                <w:ins w:id="4479" w:author="Author"/>
                <w:rFonts w:cs="Tahoma"/>
                <w:szCs w:val="24"/>
              </w:rPr>
            </w:pPr>
            <w:ins w:id="4480" w:author="Author">
              <w:r w:rsidRPr="0016403A">
                <w:rPr>
                  <w:rFonts w:cs="Tahoma"/>
                  <w:szCs w:val="24"/>
                </w:rPr>
                <w:t>Low Rise Multifamily Process Systems</w:t>
              </w:r>
            </w:ins>
          </w:p>
        </w:tc>
        <w:tc>
          <w:tcPr>
            <w:tcW w:w="3060" w:type="dxa"/>
          </w:tcPr>
          <w:p w14:paraId="4CFC6CB4" w14:textId="0EDB3DD3" w:rsidR="00451A89" w:rsidRDefault="00451A89" w:rsidP="00451A89">
            <w:pPr>
              <w:spacing w:before="0" w:after="0"/>
              <w:rPr>
                <w:ins w:id="4481" w:author="Author"/>
                <w:rFonts w:cs="Tahoma"/>
                <w:szCs w:val="24"/>
              </w:rPr>
            </w:pPr>
            <w:ins w:id="4482" w:author="Author">
              <w:r w:rsidRPr="009376CA">
                <w:rPr>
                  <w:rFonts w:cs="Tahoma"/>
                  <w:szCs w:val="24"/>
                </w:rPr>
                <w:t xml:space="preserve">If the </w:t>
              </w:r>
              <w:r>
                <w:rPr>
                  <w:rFonts w:cs="Tahoma"/>
                  <w:szCs w:val="24"/>
                </w:rPr>
                <w:t xml:space="preserve">project includes </w:t>
              </w:r>
              <w:del w:id="4483" w:author="Alhabibi, Haider@Energy" w:date="2022-03-15T10:21:00Z">
                <w:r>
                  <w:rPr>
                    <w:rFonts w:cs="Tahoma"/>
                    <w:szCs w:val="24"/>
                  </w:rPr>
                  <w:delText xml:space="preserve">prescriptive </w:delText>
                </w:r>
              </w:del>
              <w:r>
                <w:rPr>
                  <w:rFonts w:cs="Tahoma"/>
                  <w:szCs w:val="24"/>
                </w:rPr>
                <w:t>compliance for covered processes, then require completion of the LMCC-PRC.</w:t>
              </w:r>
            </w:ins>
          </w:p>
          <w:p w14:paraId="0AE318AD" w14:textId="77777777" w:rsidR="00451A89" w:rsidRDefault="00451A89" w:rsidP="00451A89">
            <w:pPr>
              <w:spacing w:before="0" w:after="0"/>
              <w:rPr>
                <w:ins w:id="4484" w:author="Author"/>
                <w:rFonts w:cs="Tahoma"/>
                <w:szCs w:val="24"/>
              </w:rPr>
            </w:pPr>
          </w:p>
          <w:p w14:paraId="06E4A8E8" w14:textId="45364BCF" w:rsidR="00451A89" w:rsidRPr="009376CA" w:rsidRDefault="00451A89" w:rsidP="00451A89">
            <w:pPr>
              <w:spacing w:before="0" w:after="0"/>
              <w:rPr>
                <w:ins w:id="4485" w:author="Author"/>
                <w:rFonts w:cs="Tahoma"/>
                <w:szCs w:val="24"/>
              </w:rPr>
            </w:pPr>
            <w:ins w:id="4486" w:author="Author">
              <w:r>
                <w:rPr>
                  <w:rFonts w:cs="Tahoma"/>
                  <w:szCs w:val="24"/>
                </w:rPr>
                <w:t>If the LMCC was completed through an EDDS, then require an upload of the XML.</w:t>
              </w:r>
            </w:ins>
          </w:p>
        </w:tc>
      </w:tr>
      <w:tr w:rsidR="00451A89" w14:paraId="3E54485C" w14:textId="77777777" w:rsidTr="008839BA">
        <w:trPr>
          <w:ins w:id="4487" w:author="Author"/>
        </w:trPr>
        <w:tc>
          <w:tcPr>
            <w:tcW w:w="2785" w:type="dxa"/>
          </w:tcPr>
          <w:p w14:paraId="0FE606A4" w14:textId="009ADDDB" w:rsidR="00451A89" w:rsidRPr="0016403A" w:rsidRDefault="00451A89" w:rsidP="00451A89">
            <w:pPr>
              <w:spacing w:before="0" w:after="0"/>
              <w:rPr>
                <w:ins w:id="4488" w:author="Author"/>
                <w:rFonts w:cs="Tahoma"/>
                <w:szCs w:val="24"/>
              </w:rPr>
            </w:pPr>
            <w:ins w:id="4489" w:author="Author">
              <w:r w:rsidRPr="0016403A">
                <w:rPr>
                  <w:rFonts w:cs="Tahoma"/>
                  <w:szCs w:val="24"/>
                </w:rPr>
                <w:t>LMCC-SAB</w:t>
              </w:r>
            </w:ins>
            <w:ins w:id="4490" w:author="Alhabibi, Haider@Energy" w:date="2022-03-15T16:30:00Z">
              <w:del w:id="4491" w:author="Alhabibi, Haider@Energy" w:date="2022-03-16T14:29:00Z">
                <w:r w:rsidR="003D6271" w:rsidDel="00AD09EF">
                  <w:rPr>
                    <w:rFonts w:cs="Tahoma"/>
                    <w:szCs w:val="24"/>
                  </w:rPr>
                  <w:delText>PV</w:delText>
                </w:r>
              </w:del>
            </w:ins>
            <w:ins w:id="4492" w:author="Alhabibi, Haider@Energy" w:date="2022-03-18T15:51:00Z">
              <w:r w:rsidR="001F6B6D">
                <w:rPr>
                  <w:rFonts w:cs="Tahoma"/>
                  <w:szCs w:val="24"/>
                </w:rPr>
                <w:t>-</w:t>
              </w:r>
            </w:ins>
            <w:ins w:id="4493" w:author="Blair, Sally" w:date="2022-03-10T16:13:00Z">
              <w:r w:rsidR="007079F2">
                <w:rPr>
                  <w:rFonts w:cs="Tahoma"/>
                  <w:szCs w:val="24"/>
                </w:rPr>
                <w:t>01</w:t>
              </w:r>
            </w:ins>
            <w:ins w:id="4494" w:author="Author">
              <w:r w:rsidRPr="0016403A">
                <w:rPr>
                  <w:rFonts w:cs="Tahoma"/>
                  <w:szCs w:val="24"/>
                </w:rPr>
                <w:t>-E</w:t>
              </w:r>
            </w:ins>
          </w:p>
        </w:tc>
        <w:tc>
          <w:tcPr>
            <w:tcW w:w="1620" w:type="dxa"/>
          </w:tcPr>
          <w:p w14:paraId="0699822C" w14:textId="024D3723" w:rsidR="00451A89" w:rsidRPr="0016403A" w:rsidRDefault="00451A89" w:rsidP="00451A89">
            <w:pPr>
              <w:spacing w:before="0" w:after="0"/>
              <w:rPr>
                <w:ins w:id="4495" w:author="Author"/>
                <w:rFonts w:cs="Tahoma"/>
                <w:szCs w:val="24"/>
              </w:rPr>
            </w:pPr>
            <w:ins w:id="4496" w:author="Author">
              <w:r w:rsidRPr="0016403A">
                <w:rPr>
                  <w:rFonts w:cs="Tahoma"/>
                  <w:szCs w:val="24"/>
                </w:rPr>
                <w:t>Certificate of Compliance</w:t>
              </w:r>
            </w:ins>
          </w:p>
        </w:tc>
        <w:tc>
          <w:tcPr>
            <w:tcW w:w="2700" w:type="dxa"/>
          </w:tcPr>
          <w:p w14:paraId="4A237520" w14:textId="0F200323" w:rsidR="00451A89" w:rsidRPr="0016403A" w:rsidRDefault="00451A89" w:rsidP="00451A89">
            <w:pPr>
              <w:spacing w:before="0" w:after="0"/>
              <w:rPr>
                <w:ins w:id="4497" w:author="Author"/>
                <w:rFonts w:cs="Tahoma"/>
                <w:szCs w:val="24"/>
              </w:rPr>
            </w:pPr>
            <w:ins w:id="4498" w:author="Author">
              <w:r w:rsidRPr="0016403A">
                <w:rPr>
                  <w:rFonts w:cs="Tahoma"/>
                  <w:szCs w:val="24"/>
                </w:rPr>
                <w:t xml:space="preserve">Low Rise Multifamily Solar Ready, Photovoltaic, </w:t>
              </w:r>
              <w:r>
                <w:rPr>
                  <w:rFonts w:cs="Tahoma"/>
                  <w:szCs w:val="24"/>
                </w:rPr>
                <w:t xml:space="preserve">and </w:t>
              </w:r>
              <w:r w:rsidRPr="0016403A">
                <w:rPr>
                  <w:rFonts w:cs="Tahoma"/>
                  <w:szCs w:val="24"/>
                </w:rPr>
                <w:t xml:space="preserve">Battery Storage </w:t>
              </w:r>
            </w:ins>
          </w:p>
        </w:tc>
        <w:tc>
          <w:tcPr>
            <w:tcW w:w="3060" w:type="dxa"/>
          </w:tcPr>
          <w:p w14:paraId="075EC83A" w14:textId="125CC1F2" w:rsidR="00451A89" w:rsidRDefault="00451A89" w:rsidP="00451A89">
            <w:pPr>
              <w:spacing w:before="0" w:after="0"/>
              <w:rPr>
                <w:ins w:id="4499" w:author="Author"/>
                <w:rFonts w:cs="Tahoma"/>
                <w:szCs w:val="24"/>
              </w:rPr>
            </w:pPr>
            <w:ins w:id="4500" w:author="Author">
              <w:r w:rsidRPr="009376CA">
                <w:rPr>
                  <w:rFonts w:cs="Tahoma"/>
                  <w:szCs w:val="24"/>
                </w:rPr>
                <w:t xml:space="preserve">If the </w:t>
              </w:r>
              <w:r>
                <w:rPr>
                  <w:rFonts w:cs="Tahoma"/>
                  <w:szCs w:val="24"/>
                </w:rPr>
                <w:t xml:space="preserve">project includes </w:t>
              </w:r>
              <w:del w:id="4501" w:author="Alhabibi, Haider@Energy" w:date="2022-03-15T10:22:00Z">
                <w:r>
                  <w:rPr>
                    <w:rFonts w:cs="Tahoma"/>
                    <w:szCs w:val="24"/>
                  </w:rPr>
                  <w:delText xml:space="preserve">prescriptive </w:delText>
                </w:r>
              </w:del>
              <w:r>
                <w:rPr>
                  <w:rFonts w:cs="Tahoma"/>
                  <w:szCs w:val="24"/>
                </w:rPr>
                <w:t>compliance for solar ready, PV, and/or batter storage, then require completion of the LMCC-SAB.</w:t>
              </w:r>
            </w:ins>
          </w:p>
          <w:p w14:paraId="5A3404FA" w14:textId="77777777" w:rsidR="00451A89" w:rsidRDefault="00451A89" w:rsidP="00451A89">
            <w:pPr>
              <w:spacing w:before="0" w:after="0"/>
              <w:rPr>
                <w:ins w:id="4502" w:author="Author"/>
                <w:rFonts w:cs="Tahoma"/>
                <w:szCs w:val="24"/>
              </w:rPr>
            </w:pPr>
          </w:p>
          <w:p w14:paraId="4D512DBB" w14:textId="18AFD599" w:rsidR="00451A89" w:rsidRPr="009376CA" w:rsidRDefault="00451A89" w:rsidP="00451A89">
            <w:pPr>
              <w:spacing w:before="0" w:after="0"/>
              <w:rPr>
                <w:ins w:id="4503" w:author="Author"/>
                <w:rFonts w:cs="Tahoma"/>
                <w:szCs w:val="24"/>
              </w:rPr>
            </w:pPr>
            <w:ins w:id="4504" w:author="Author">
              <w:r>
                <w:rPr>
                  <w:rFonts w:cs="Tahoma"/>
                  <w:szCs w:val="24"/>
                </w:rPr>
                <w:t>If the LMCC was completed through an EDDS, then require an upload of the XML.</w:t>
              </w:r>
            </w:ins>
          </w:p>
        </w:tc>
      </w:tr>
      <w:tr w:rsidR="000A5E44" w14:paraId="42BAB7B9" w14:textId="77777777" w:rsidTr="00D90F6C">
        <w:trPr>
          <w:ins w:id="4505" w:author="Haider Alhabibi" w:date="2022-02-16T11:27:00Z"/>
        </w:trPr>
        <w:tc>
          <w:tcPr>
            <w:tcW w:w="2785" w:type="dxa"/>
            <w:shd w:val="clear" w:color="auto" w:fill="auto"/>
          </w:tcPr>
          <w:p w14:paraId="4718A2B0" w14:textId="3DE5BDF6" w:rsidR="000A5E44" w:rsidRPr="0016403A" w:rsidRDefault="000A5E44" w:rsidP="00451A89">
            <w:pPr>
              <w:spacing w:after="0"/>
              <w:rPr>
                <w:ins w:id="4506" w:author="Haider Alhabibi" w:date="2022-02-16T11:27:00Z"/>
                <w:rFonts w:cs="Tahoma"/>
              </w:rPr>
            </w:pPr>
            <w:ins w:id="4507" w:author="Haider Alhabibi" w:date="2022-02-16T11:27:00Z">
              <w:r w:rsidRPr="682AE7F8">
                <w:rPr>
                  <w:rFonts w:cs="Tahoma"/>
                </w:rPr>
                <w:t>LMCC-CXR-</w:t>
              </w:r>
            </w:ins>
            <w:ins w:id="4508" w:author="Blair, Sally" w:date="2022-03-10T16:13:00Z">
              <w:r w:rsidR="007079F2" w:rsidRPr="00896741">
                <w:rPr>
                  <w:rFonts w:cs="Tahoma"/>
                </w:rPr>
                <w:t>01-</w:t>
              </w:r>
            </w:ins>
            <w:ins w:id="4509" w:author="Haider Alhabibi" w:date="2022-02-16T11:27:00Z">
              <w:r w:rsidRPr="682AE7F8">
                <w:rPr>
                  <w:rFonts w:cs="Tahoma"/>
                </w:rPr>
                <w:t>E</w:t>
              </w:r>
            </w:ins>
          </w:p>
        </w:tc>
        <w:tc>
          <w:tcPr>
            <w:tcW w:w="1620" w:type="dxa"/>
            <w:shd w:val="clear" w:color="auto" w:fill="auto"/>
          </w:tcPr>
          <w:p w14:paraId="17261A26" w14:textId="411DAD1F" w:rsidR="000A5E44" w:rsidRPr="0016403A" w:rsidRDefault="008F4180" w:rsidP="00451A89">
            <w:pPr>
              <w:spacing w:after="0"/>
              <w:rPr>
                <w:ins w:id="4510" w:author="Haider Alhabibi" w:date="2022-02-16T11:27:00Z"/>
                <w:rFonts w:cs="Tahoma"/>
                <w:szCs w:val="24"/>
              </w:rPr>
            </w:pPr>
            <w:ins w:id="4511" w:author="Haider Alhabibi" w:date="2022-02-16T11:28:00Z">
              <w:r w:rsidRPr="0016403A">
                <w:rPr>
                  <w:rFonts w:cs="Tahoma"/>
                  <w:szCs w:val="24"/>
                </w:rPr>
                <w:t>Certificate of Compliance</w:t>
              </w:r>
            </w:ins>
          </w:p>
        </w:tc>
        <w:tc>
          <w:tcPr>
            <w:tcW w:w="2700" w:type="dxa"/>
            <w:shd w:val="clear" w:color="auto" w:fill="auto"/>
          </w:tcPr>
          <w:p w14:paraId="2BC5DFF9" w14:textId="145AB1CB" w:rsidR="000A5E44" w:rsidRPr="0016403A" w:rsidRDefault="00AE23BF" w:rsidP="00451A89">
            <w:pPr>
              <w:spacing w:after="0"/>
              <w:rPr>
                <w:ins w:id="4512" w:author="Haider Alhabibi" w:date="2022-02-16T11:27:00Z"/>
                <w:rFonts w:cs="Tahoma"/>
                <w:szCs w:val="24"/>
              </w:rPr>
            </w:pPr>
            <w:ins w:id="4513" w:author="Haider Alhabibi" w:date="2022-02-16T11:29:00Z">
              <w:r w:rsidRPr="00AE23BF">
                <w:rPr>
                  <w:rFonts w:cs="Tahoma"/>
                  <w:szCs w:val="24"/>
                </w:rPr>
                <w:t>Nonresidential Building Commissioning</w:t>
              </w:r>
            </w:ins>
          </w:p>
        </w:tc>
        <w:tc>
          <w:tcPr>
            <w:tcW w:w="3060" w:type="dxa"/>
          </w:tcPr>
          <w:p w14:paraId="612E27D3" w14:textId="18DFC05E" w:rsidR="000A5E44" w:rsidRPr="009376CA" w:rsidRDefault="004A0D4A" w:rsidP="00451A89">
            <w:pPr>
              <w:spacing w:after="0"/>
              <w:rPr>
                <w:ins w:id="4514" w:author="Haider Alhabibi" w:date="2022-02-16T11:27:00Z"/>
                <w:rFonts w:cs="Tahoma"/>
                <w:szCs w:val="24"/>
              </w:rPr>
            </w:pPr>
            <w:ins w:id="4515" w:author="Blair, Sally" w:date="2022-03-07T13:48:00Z">
              <w:r>
                <w:rPr>
                  <w:rFonts w:cs="Tahoma"/>
                  <w:szCs w:val="24"/>
                </w:rPr>
                <w:t>If the project is low</w:t>
              </w:r>
            </w:ins>
            <w:ins w:id="4516" w:author="Alhabibi, Haider@Energy" w:date="2022-03-10T15:33:00Z">
              <w:r w:rsidR="00896741">
                <w:rPr>
                  <w:rFonts w:cs="Tahoma"/>
                  <w:szCs w:val="24"/>
                </w:rPr>
                <w:t>-</w:t>
              </w:r>
            </w:ins>
            <w:ins w:id="4517" w:author="Blair, Sally" w:date="2022-03-07T13:48:00Z">
              <w:r>
                <w:rPr>
                  <w:rFonts w:cs="Tahoma"/>
                  <w:szCs w:val="24"/>
                </w:rPr>
                <w:t xml:space="preserve">rise mixed-use and </w:t>
              </w:r>
            </w:ins>
            <w:ins w:id="4518" w:author="Blair, Sally" w:date="2022-03-07T13:49:00Z">
              <w:r>
                <w:rPr>
                  <w:rFonts w:cs="Tahoma"/>
                  <w:szCs w:val="24"/>
                </w:rPr>
                <w:t xml:space="preserve">therefore </w:t>
              </w:r>
            </w:ins>
            <w:ins w:id="4519" w:author="Blair, Sally" w:date="2022-03-07T13:48:00Z">
              <w:r>
                <w:rPr>
                  <w:rFonts w:cs="Tahoma"/>
                  <w:szCs w:val="24"/>
                </w:rPr>
                <w:t xml:space="preserve">contains </w:t>
              </w:r>
            </w:ins>
            <w:ins w:id="4520" w:author="Blair, Sally" w:date="2022-03-07T13:49:00Z">
              <w:r>
                <w:rPr>
                  <w:rFonts w:cs="Tahoma"/>
                  <w:szCs w:val="24"/>
                </w:rPr>
                <w:t>non</w:t>
              </w:r>
            </w:ins>
            <w:ins w:id="4521" w:author="Blair, Sally" w:date="2022-03-07T13:50:00Z">
              <w:r>
                <w:rPr>
                  <w:rFonts w:cs="Tahoma"/>
                  <w:szCs w:val="24"/>
                </w:rPr>
                <w:t>residential spaces, then require completion of LMCC-CXR.</w:t>
              </w:r>
            </w:ins>
          </w:p>
        </w:tc>
      </w:tr>
      <w:tr w:rsidR="00451A89" w:rsidDel="00837660" w14:paraId="5D9ED85D" w14:textId="37FEE571" w:rsidTr="008839BA">
        <w:trPr>
          <w:ins w:id="4522" w:author="Author"/>
          <w:del w:id="4523" w:author="Alhabibi, Haider@Energy" w:date="2022-03-16T18:52:00Z"/>
        </w:trPr>
        <w:tc>
          <w:tcPr>
            <w:tcW w:w="2785" w:type="dxa"/>
          </w:tcPr>
          <w:p w14:paraId="6679E180" w14:textId="3D91EEAC" w:rsidR="00451A89" w:rsidRPr="0016403A" w:rsidDel="00837660" w:rsidRDefault="00451A89" w:rsidP="00451A89">
            <w:pPr>
              <w:spacing w:before="0" w:after="0"/>
              <w:rPr>
                <w:ins w:id="4524" w:author="Author"/>
                <w:del w:id="4525" w:author="Alhabibi, Haider@Energy" w:date="2022-03-16T18:52:00Z"/>
                <w:rFonts w:cs="Tahoma"/>
                <w:szCs w:val="24"/>
              </w:rPr>
            </w:pPr>
            <w:ins w:id="4526" w:author="Author">
              <w:del w:id="4527" w:author="Alhabibi, Haider@Energy" w:date="2022-03-16T18:52:00Z">
                <w:r w:rsidDel="00837660">
                  <w:rPr>
                    <w:rFonts w:cs="Tahoma"/>
                    <w:szCs w:val="24"/>
                  </w:rPr>
                  <w:delText>LMCI-ELC-E</w:delText>
                </w:r>
              </w:del>
            </w:ins>
          </w:p>
        </w:tc>
        <w:tc>
          <w:tcPr>
            <w:tcW w:w="1620" w:type="dxa"/>
          </w:tcPr>
          <w:p w14:paraId="6CCCDAD7" w14:textId="58651442" w:rsidR="00451A89" w:rsidRPr="0016403A" w:rsidDel="00837660" w:rsidRDefault="00451A89" w:rsidP="00451A89">
            <w:pPr>
              <w:spacing w:before="0" w:after="0"/>
              <w:rPr>
                <w:ins w:id="4528" w:author="Author"/>
                <w:del w:id="4529" w:author="Alhabibi, Haider@Energy" w:date="2022-03-16T18:52:00Z"/>
                <w:rFonts w:cs="Tahoma"/>
                <w:szCs w:val="24"/>
              </w:rPr>
            </w:pPr>
            <w:ins w:id="4530" w:author="Author">
              <w:del w:id="4531" w:author="Alhabibi, Haider@Energy" w:date="2022-03-16T18:52:00Z">
                <w:r w:rsidDel="00837660">
                  <w:rPr>
                    <w:rFonts w:cs="Tahoma"/>
                    <w:szCs w:val="24"/>
                  </w:rPr>
                  <w:delText>Certificate of Installation</w:delText>
                </w:r>
              </w:del>
            </w:ins>
          </w:p>
        </w:tc>
        <w:tc>
          <w:tcPr>
            <w:tcW w:w="2700" w:type="dxa"/>
          </w:tcPr>
          <w:p w14:paraId="09F4672A" w14:textId="28DB0129" w:rsidR="00451A89" w:rsidRPr="0016403A" w:rsidDel="00837660" w:rsidRDefault="00451A89" w:rsidP="00451A89">
            <w:pPr>
              <w:spacing w:before="0" w:after="0"/>
              <w:rPr>
                <w:ins w:id="4532" w:author="Author"/>
                <w:del w:id="4533" w:author="Alhabibi, Haider@Energy" w:date="2022-03-16T18:52:00Z"/>
                <w:rFonts w:cs="Tahoma"/>
                <w:szCs w:val="24"/>
              </w:rPr>
            </w:pPr>
            <w:ins w:id="4534" w:author="Author">
              <w:del w:id="4535" w:author="Alhabibi, Haider@Energy" w:date="2022-03-16T18:52:00Z">
                <w:r w:rsidDel="00837660">
                  <w:rPr>
                    <w:rFonts w:cs="Tahoma"/>
                    <w:szCs w:val="24"/>
                  </w:rPr>
                  <w:delText>Electrical Power Distribution and Electric Ready</w:delText>
                </w:r>
              </w:del>
            </w:ins>
          </w:p>
        </w:tc>
        <w:tc>
          <w:tcPr>
            <w:tcW w:w="3060" w:type="dxa"/>
          </w:tcPr>
          <w:p w14:paraId="00266FE2" w14:textId="42970DF2" w:rsidR="00451A89" w:rsidRPr="009376CA" w:rsidDel="00837660" w:rsidRDefault="00451A89" w:rsidP="00451A89">
            <w:pPr>
              <w:spacing w:before="0" w:after="0"/>
              <w:rPr>
                <w:ins w:id="4536" w:author="Author"/>
                <w:del w:id="4537" w:author="Alhabibi, Haider@Energy" w:date="2022-03-16T18:52:00Z"/>
                <w:rFonts w:cs="Tahoma"/>
                <w:szCs w:val="24"/>
              </w:rPr>
            </w:pPr>
            <w:ins w:id="4538" w:author="Author">
              <w:del w:id="4539" w:author="Alhabibi, Haider@Energy" w:date="2022-03-16T18:52:00Z">
                <w:r w:rsidRPr="009376CA" w:rsidDel="00837660">
                  <w:rPr>
                    <w:rFonts w:cs="Tahoma"/>
                    <w:szCs w:val="24"/>
                  </w:rPr>
                  <w:delText>If the LMCC-ELC is completed, then require one LMCI-ELC for the building.</w:delText>
                </w:r>
              </w:del>
            </w:ins>
          </w:p>
        </w:tc>
      </w:tr>
      <w:tr w:rsidR="00451A89" w:rsidDel="00837660" w14:paraId="689650AF" w14:textId="70C205F6" w:rsidTr="008839BA">
        <w:trPr>
          <w:ins w:id="4540" w:author="Author"/>
          <w:del w:id="4541" w:author="Alhabibi, Haider@Energy" w:date="2022-03-16T18:52:00Z"/>
        </w:trPr>
        <w:tc>
          <w:tcPr>
            <w:tcW w:w="2785" w:type="dxa"/>
          </w:tcPr>
          <w:p w14:paraId="0A09CF35" w14:textId="438E2D96" w:rsidR="00451A89" w:rsidRPr="0016403A" w:rsidDel="00837660" w:rsidRDefault="00451A89" w:rsidP="00451A89">
            <w:pPr>
              <w:spacing w:before="0" w:after="0"/>
              <w:rPr>
                <w:ins w:id="4542" w:author="Author"/>
                <w:del w:id="4543" w:author="Alhabibi, Haider@Energy" w:date="2022-03-16T18:52:00Z"/>
                <w:rFonts w:cs="Tahoma"/>
                <w:szCs w:val="24"/>
              </w:rPr>
            </w:pPr>
            <w:ins w:id="4544" w:author="Author">
              <w:del w:id="4545" w:author="Alhabibi, Haider@Energy" w:date="2022-03-16T18:52:00Z">
                <w:r w:rsidDel="00837660">
                  <w:rPr>
                    <w:rFonts w:cs="Tahoma"/>
                    <w:szCs w:val="24"/>
                  </w:rPr>
                  <w:delText>LMCI-ENV-E</w:delText>
                </w:r>
              </w:del>
            </w:ins>
          </w:p>
        </w:tc>
        <w:tc>
          <w:tcPr>
            <w:tcW w:w="1620" w:type="dxa"/>
          </w:tcPr>
          <w:p w14:paraId="355EC85F" w14:textId="4C5AEF5E" w:rsidR="00451A89" w:rsidRPr="0016403A" w:rsidDel="00837660" w:rsidRDefault="00451A89" w:rsidP="00451A89">
            <w:pPr>
              <w:spacing w:before="0" w:after="0"/>
              <w:rPr>
                <w:ins w:id="4546" w:author="Author"/>
                <w:del w:id="4547" w:author="Alhabibi, Haider@Energy" w:date="2022-03-16T18:52:00Z"/>
                <w:rFonts w:cs="Tahoma"/>
                <w:szCs w:val="24"/>
              </w:rPr>
            </w:pPr>
            <w:ins w:id="4548" w:author="Author">
              <w:del w:id="4549" w:author="Alhabibi, Haider@Energy" w:date="2022-03-16T18:52:00Z">
                <w:r w:rsidRPr="00960994" w:rsidDel="00837660">
                  <w:rPr>
                    <w:rFonts w:cs="Tahoma"/>
                    <w:szCs w:val="24"/>
                  </w:rPr>
                  <w:delText>Certificate of Installation</w:delText>
                </w:r>
              </w:del>
            </w:ins>
          </w:p>
        </w:tc>
        <w:tc>
          <w:tcPr>
            <w:tcW w:w="2700" w:type="dxa"/>
          </w:tcPr>
          <w:p w14:paraId="1039AD1F" w14:textId="59BB9C2D" w:rsidR="00451A89" w:rsidRPr="0016403A" w:rsidDel="00837660" w:rsidRDefault="00451A89" w:rsidP="00451A89">
            <w:pPr>
              <w:spacing w:before="0" w:after="0"/>
              <w:rPr>
                <w:ins w:id="4550" w:author="Author"/>
                <w:del w:id="4551" w:author="Alhabibi, Haider@Energy" w:date="2022-03-16T18:52:00Z"/>
                <w:rFonts w:cs="Tahoma"/>
                <w:szCs w:val="24"/>
              </w:rPr>
            </w:pPr>
            <w:ins w:id="4552" w:author="Author">
              <w:del w:id="4553" w:author="Alhabibi, Haider@Energy" w:date="2022-03-16T18:52:00Z">
                <w:r w:rsidDel="00837660">
                  <w:rPr>
                    <w:rFonts w:cs="Tahoma"/>
                    <w:szCs w:val="24"/>
                  </w:rPr>
                  <w:delText>Envelope</w:delText>
                </w:r>
              </w:del>
            </w:ins>
          </w:p>
        </w:tc>
        <w:tc>
          <w:tcPr>
            <w:tcW w:w="3060" w:type="dxa"/>
          </w:tcPr>
          <w:p w14:paraId="0FB3321E" w14:textId="373B15D9" w:rsidR="00451A89" w:rsidDel="00837660" w:rsidRDefault="00451A89" w:rsidP="00451A89">
            <w:pPr>
              <w:spacing w:before="0" w:after="0"/>
              <w:rPr>
                <w:ins w:id="4554" w:author="Author"/>
                <w:del w:id="4555" w:author="Alhabibi, Haider@Energy" w:date="2022-03-16T18:52:00Z"/>
                <w:rFonts w:cs="Tahoma"/>
              </w:rPr>
            </w:pPr>
            <w:ins w:id="4556" w:author="Author">
              <w:del w:id="4557" w:author="Alhabibi, Haider@Energy" w:date="2022-03-16T18:52:00Z">
                <w:r w:rsidDel="00837660">
                  <w:rPr>
                    <w:rFonts w:cs="Tahoma"/>
                    <w:szCs w:val="24"/>
                  </w:rPr>
                  <w:delText>If the LMCC-ENV is completed, then r</w:delText>
                </w:r>
                <w:r w:rsidRPr="0024633A" w:rsidDel="00837660">
                  <w:rPr>
                    <w:rFonts w:cs="Tahoma"/>
                    <w:szCs w:val="24"/>
                  </w:rPr>
                  <w:delText xml:space="preserve">equire one </w:delText>
                </w:r>
                <w:r w:rsidDel="00837660">
                  <w:rPr>
                    <w:rFonts w:cs="Tahoma"/>
                    <w:szCs w:val="24"/>
                  </w:rPr>
                  <w:delText>LMCI-ENV</w:delText>
                </w:r>
                <w:r w:rsidRPr="0024633A" w:rsidDel="00837660">
                  <w:rPr>
                    <w:rFonts w:cs="Tahoma"/>
                    <w:szCs w:val="24"/>
                  </w:rPr>
                  <w:delText xml:space="preserve"> </w:delText>
                </w:r>
                <w:r w:rsidDel="00837660">
                  <w:rPr>
                    <w:rFonts w:cs="Tahoma"/>
                    <w:szCs w:val="24"/>
                  </w:rPr>
                  <w:delText>for the</w:delText>
                </w:r>
                <w:r w:rsidRPr="0024633A" w:rsidDel="00837660">
                  <w:rPr>
                    <w:rFonts w:cs="Tahoma"/>
                    <w:szCs w:val="24"/>
                  </w:rPr>
                  <w:delText xml:space="preserve"> building.</w:delText>
                </w:r>
              </w:del>
            </w:ins>
          </w:p>
        </w:tc>
      </w:tr>
      <w:tr w:rsidR="009D1B19" w:rsidDel="00837660" w14:paraId="4F79DF00" w14:textId="77777777" w:rsidTr="008839BA">
        <w:trPr>
          <w:ins w:id="4558" w:author="Alhabibi, Haider@Energy" w:date="2022-03-18T15:48:00Z"/>
        </w:trPr>
        <w:tc>
          <w:tcPr>
            <w:tcW w:w="2785" w:type="dxa"/>
          </w:tcPr>
          <w:p w14:paraId="0E51A822" w14:textId="0514CD04" w:rsidR="009D1B19" w:rsidDel="00837660" w:rsidRDefault="009D1B19" w:rsidP="00451A89">
            <w:pPr>
              <w:spacing w:after="0"/>
              <w:rPr>
                <w:ins w:id="4559" w:author="Alhabibi, Haider@Energy" w:date="2022-03-18T15:48:00Z"/>
                <w:rFonts w:cs="Tahoma"/>
                <w:szCs w:val="24"/>
              </w:rPr>
            </w:pPr>
            <w:ins w:id="4560" w:author="Alhabibi, Haider@Energy" w:date="2022-03-18T15:48:00Z">
              <w:r>
                <w:rPr>
                  <w:rFonts w:cs="Tahoma"/>
                  <w:szCs w:val="24"/>
                </w:rPr>
                <w:t>LMC</w:t>
              </w:r>
            </w:ins>
            <w:ins w:id="4561" w:author="Alhabibi, Haider@Energy" w:date="2022-03-18T15:49:00Z">
              <w:r>
                <w:rPr>
                  <w:rFonts w:cs="Tahoma"/>
                  <w:szCs w:val="24"/>
                </w:rPr>
                <w:t>I-</w:t>
              </w:r>
              <w:r w:rsidR="000A3C92">
                <w:rPr>
                  <w:rFonts w:cs="Tahoma"/>
                  <w:szCs w:val="24"/>
                </w:rPr>
                <w:t>ELC-01-E</w:t>
              </w:r>
            </w:ins>
          </w:p>
        </w:tc>
        <w:tc>
          <w:tcPr>
            <w:tcW w:w="1620" w:type="dxa"/>
          </w:tcPr>
          <w:p w14:paraId="6DABDFD0" w14:textId="0BCDD92D" w:rsidR="009D1B19" w:rsidRPr="00960994" w:rsidDel="00837660" w:rsidRDefault="00425C25" w:rsidP="00451A89">
            <w:pPr>
              <w:spacing w:after="0"/>
              <w:rPr>
                <w:ins w:id="4562" w:author="Alhabibi, Haider@Energy" w:date="2022-03-18T15:48:00Z"/>
                <w:rFonts w:cs="Tahoma"/>
                <w:szCs w:val="24"/>
              </w:rPr>
            </w:pPr>
            <w:ins w:id="4563" w:author="Alhabibi, Haider@Energy" w:date="2022-03-18T15:52:00Z">
              <w:r w:rsidRPr="00960994">
                <w:rPr>
                  <w:rFonts w:cs="Tahoma"/>
                  <w:szCs w:val="24"/>
                </w:rPr>
                <w:t>Certificate of Installation</w:t>
              </w:r>
            </w:ins>
          </w:p>
        </w:tc>
        <w:tc>
          <w:tcPr>
            <w:tcW w:w="2700" w:type="dxa"/>
          </w:tcPr>
          <w:p w14:paraId="75B628FE" w14:textId="5F595574" w:rsidR="009D1B19" w:rsidDel="00837660" w:rsidRDefault="00BC49B4" w:rsidP="00451A89">
            <w:pPr>
              <w:spacing w:after="0"/>
              <w:rPr>
                <w:ins w:id="4564" w:author="Alhabibi, Haider@Energy" w:date="2022-03-18T15:48:00Z"/>
                <w:rFonts w:cs="Tahoma"/>
                <w:szCs w:val="24"/>
              </w:rPr>
            </w:pPr>
            <w:ins w:id="4565" w:author="Alhabibi, Haider@Energy" w:date="2022-03-18T15:52:00Z">
              <w:r w:rsidRPr="00BC49B4">
                <w:rPr>
                  <w:rFonts w:cs="Tahoma"/>
                  <w:szCs w:val="24"/>
                </w:rPr>
                <w:t>Electric</w:t>
              </w:r>
              <w:r>
                <w:rPr>
                  <w:rFonts w:cs="Tahoma"/>
                  <w:szCs w:val="24"/>
                </w:rPr>
                <w:t xml:space="preserve"> </w:t>
              </w:r>
              <w:r w:rsidRPr="00BC49B4">
                <w:rPr>
                  <w:rFonts w:cs="Tahoma"/>
                  <w:szCs w:val="24"/>
                </w:rPr>
                <w:t>Ready</w:t>
              </w:r>
            </w:ins>
            <w:ins w:id="4566" w:author="Alhabibi, Haider@Energy" w:date="2022-03-18T15:56:00Z">
              <w:r w:rsidR="00A36B76">
                <w:rPr>
                  <w:rFonts w:cs="Tahoma"/>
                  <w:szCs w:val="24"/>
                </w:rPr>
                <w:t xml:space="preserve"> </w:t>
              </w:r>
            </w:ins>
          </w:p>
        </w:tc>
        <w:tc>
          <w:tcPr>
            <w:tcW w:w="3060" w:type="dxa"/>
          </w:tcPr>
          <w:p w14:paraId="684F90FB" w14:textId="40091B3E" w:rsidR="009D1B19" w:rsidDel="00837660" w:rsidRDefault="00BB6126" w:rsidP="00451A89">
            <w:pPr>
              <w:spacing w:after="0"/>
              <w:rPr>
                <w:ins w:id="4567" w:author="Alhabibi, Haider@Energy" w:date="2022-03-18T15:48:00Z"/>
                <w:rFonts w:cs="Tahoma"/>
                <w:szCs w:val="24"/>
              </w:rPr>
            </w:pPr>
            <w:ins w:id="4568" w:author="Alhabibi, Haider@Energy" w:date="2022-03-18T15:57:00Z">
              <w:r w:rsidRPr="000465AB">
                <w:rPr>
                  <w:highlight w:val="yellow"/>
                </w:rPr>
                <w:t xml:space="preserve">If the LMCC project scop are Heat Pump Space Heater Ready, Electric Cooktop Ready and/or </w:t>
              </w:r>
              <w:r w:rsidRPr="000465AB">
                <w:rPr>
                  <w:highlight w:val="yellow"/>
                </w:rPr>
                <w:lastRenderedPageBreak/>
                <w:t xml:space="preserve">Electric Clothes Dryer Ready, then require one </w:t>
              </w:r>
              <w:r w:rsidR="00C37322" w:rsidRPr="000465AB">
                <w:rPr>
                  <w:highlight w:val="yellow"/>
                </w:rPr>
                <w:t>LMCI</w:t>
              </w:r>
              <w:r w:rsidRPr="000465AB">
                <w:rPr>
                  <w:highlight w:val="yellow"/>
                </w:rPr>
                <w:t>-ELC-01 per building</w:t>
              </w:r>
              <w:r>
                <w:t>.</w:t>
              </w:r>
            </w:ins>
          </w:p>
        </w:tc>
      </w:tr>
      <w:tr w:rsidR="00451A89" w14:paraId="15D424E7" w14:textId="77777777" w:rsidTr="008839BA">
        <w:trPr>
          <w:ins w:id="4569" w:author="Author"/>
        </w:trPr>
        <w:tc>
          <w:tcPr>
            <w:tcW w:w="2785" w:type="dxa"/>
          </w:tcPr>
          <w:p w14:paraId="7B99D11C" w14:textId="5FF2044D" w:rsidR="00451A89" w:rsidRDefault="00451A89" w:rsidP="00451A89">
            <w:pPr>
              <w:spacing w:before="0" w:after="0"/>
              <w:rPr>
                <w:ins w:id="4570" w:author="Author"/>
                <w:rFonts w:cs="Tahoma"/>
                <w:szCs w:val="24"/>
              </w:rPr>
            </w:pPr>
            <w:ins w:id="4571" w:author="Author">
              <w:r>
                <w:rPr>
                  <w:rFonts w:cs="Tahoma"/>
                  <w:szCs w:val="24"/>
                </w:rPr>
                <w:lastRenderedPageBreak/>
                <w:t>LMCI/LMCV-ENV-20</w:t>
              </w:r>
            </w:ins>
            <w:ins w:id="4572" w:author="Haider Alhabibi" w:date="2022-02-16T11:45:00Z">
              <w:r w:rsidR="00521D41">
                <w:rPr>
                  <w:rFonts w:cs="Tahoma"/>
                  <w:szCs w:val="24"/>
                </w:rPr>
                <w:t>a</w:t>
              </w:r>
            </w:ins>
            <w:ins w:id="4573" w:author="Author">
              <w:r>
                <w:rPr>
                  <w:rFonts w:cs="Tahoma"/>
                  <w:szCs w:val="24"/>
                </w:rPr>
                <w:t>-H</w:t>
              </w:r>
            </w:ins>
          </w:p>
        </w:tc>
        <w:tc>
          <w:tcPr>
            <w:tcW w:w="1620" w:type="dxa"/>
          </w:tcPr>
          <w:p w14:paraId="56F80AEB" w14:textId="15116F51" w:rsidR="00451A89" w:rsidRPr="00960994" w:rsidRDefault="00451A89" w:rsidP="00451A89">
            <w:pPr>
              <w:spacing w:before="0" w:after="0"/>
              <w:rPr>
                <w:ins w:id="4574" w:author="Author"/>
                <w:rFonts w:cs="Tahoma"/>
                <w:szCs w:val="24"/>
              </w:rPr>
            </w:pPr>
            <w:ins w:id="4575" w:author="Author">
              <w:r w:rsidRPr="00960994">
                <w:rPr>
                  <w:rFonts w:cs="Tahoma"/>
                  <w:szCs w:val="24"/>
                </w:rPr>
                <w:t>Certificate of Installation</w:t>
              </w:r>
              <w:r>
                <w:rPr>
                  <w:rFonts w:cs="Tahoma"/>
                  <w:szCs w:val="24"/>
                </w:rPr>
                <w:t>/ Verification</w:t>
              </w:r>
            </w:ins>
          </w:p>
        </w:tc>
        <w:tc>
          <w:tcPr>
            <w:tcW w:w="2700" w:type="dxa"/>
          </w:tcPr>
          <w:p w14:paraId="04C7BB02" w14:textId="153BB7E4" w:rsidR="00451A89" w:rsidRDefault="00DE6E57" w:rsidP="00451A89">
            <w:pPr>
              <w:spacing w:before="0" w:after="0"/>
              <w:rPr>
                <w:ins w:id="4576" w:author="Author"/>
                <w:rFonts w:cs="Tahoma"/>
                <w:szCs w:val="24"/>
              </w:rPr>
            </w:pPr>
            <w:ins w:id="4577" w:author="Haider Alhabibi" w:date="2022-02-16T18:12:00Z">
              <w:r>
                <w:rPr>
                  <w:rFonts w:cs="Tahoma"/>
                  <w:szCs w:val="24"/>
                </w:rPr>
                <w:t xml:space="preserve">HERS </w:t>
              </w:r>
            </w:ins>
            <w:ins w:id="4578" w:author="Haider Alhabibi" w:date="2022-02-16T15:50:00Z">
              <w:r w:rsidR="00D370B2" w:rsidRPr="00D370B2">
                <w:rPr>
                  <w:rFonts w:cs="Tahoma"/>
                  <w:szCs w:val="24"/>
                </w:rPr>
                <w:t>Enclosure Air Leakage Diagnostic Test – Single Point Air Tightness Test with Manual Meter</w:t>
              </w:r>
            </w:ins>
            <w:ins w:id="4579" w:author="Haider Alhabibi" w:date="2022-02-16T18:09:00Z">
              <w:r w:rsidR="004E023D">
                <w:rPr>
                  <w:rFonts w:cs="Tahoma"/>
                  <w:szCs w:val="24"/>
                </w:rPr>
                <w:t xml:space="preserve"> </w:t>
              </w:r>
            </w:ins>
            <w:ins w:id="4580" w:author="Author">
              <w:del w:id="4581" w:author="Haider Alhabibi" w:date="2022-02-16T15:50:00Z">
                <w:r w:rsidR="00451A89" w:rsidDel="00D370B2">
                  <w:rPr>
                    <w:rFonts w:cs="Tahoma"/>
                    <w:szCs w:val="24"/>
                  </w:rPr>
                  <w:delText xml:space="preserve">HERS Building Air Leakage </w:delText>
                </w:r>
              </w:del>
            </w:ins>
          </w:p>
        </w:tc>
        <w:tc>
          <w:tcPr>
            <w:tcW w:w="3060" w:type="dxa"/>
          </w:tcPr>
          <w:p w14:paraId="7D5DE2D6" w14:textId="05FA42FF" w:rsidR="00451A89" w:rsidRDefault="00451A89" w:rsidP="00451A89">
            <w:pPr>
              <w:spacing w:before="0" w:after="0"/>
              <w:rPr>
                <w:ins w:id="4582" w:author="Author"/>
                <w:rFonts w:cs="Tahoma"/>
                <w:szCs w:val="24"/>
              </w:rPr>
            </w:pPr>
            <w:ins w:id="4583" w:author="Author">
              <w:r w:rsidRPr="0024633A">
                <w:rPr>
                  <w:rFonts w:cs="Tahoma"/>
                  <w:szCs w:val="24"/>
                </w:rPr>
                <w:t xml:space="preserve">If the </w:t>
              </w:r>
              <w:r>
                <w:rPr>
                  <w:rFonts w:cs="Tahoma"/>
                  <w:szCs w:val="24"/>
                </w:rPr>
                <w:t>LMCC-</w:t>
              </w:r>
              <w:del w:id="4584" w:author="Alhabibi, Haider@Energy" w:date="2022-03-15T10:31:00Z">
                <w:r>
                  <w:rPr>
                    <w:rFonts w:cs="Tahoma"/>
                    <w:szCs w:val="24"/>
                  </w:rPr>
                  <w:delText>ENV</w:delText>
                </w:r>
              </w:del>
            </w:ins>
            <w:ins w:id="4585" w:author="Alhabibi, Haider@Energy" w:date="2022-03-15T10:31:00Z">
              <w:r w:rsidR="00787EF4">
                <w:rPr>
                  <w:rFonts w:cs="Tahoma"/>
                  <w:szCs w:val="24"/>
                </w:rPr>
                <w:t>PRF</w:t>
              </w:r>
            </w:ins>
            <w:ins w:id="4586" w:author="Author">
              <w:r>
                <w:rPr>
                  <w:rFonts w:cs="Tahoma"/>
                  <w:szCs w:val="24"/>
                </w:rPr>
                <w:t xml:space="preserve"> </w:t>
              </w:r>
              <w:r w:rsidRPr="0024633A">
                <w:rPr>
                  <w:rFonts w:cs="Tahoma"/>
                  <w:szCs w:val="24"/>
                </w:rPr>
                <w:t xml:space="preserve">specifies a </w:t>
              </w:r>
              <w:r>
                <w:rPr>
                  <w:rFonts w:cs="Tahoma"/>
                  <w:szCs w:val="24"/>
                </w:rPr>
                <w:t xml:space="preserve">LMCI-ENV-20 </w:t>
              </w:r>
              <w:r w:rsidRPr="0024633A">
                <w:rPr>
                  <w:rFonts w:cs="Tahoma"/>
                  <w:szCs w:val="24"/>
                </w:rPr>
                <w:t>is required, then</w:t>
              </w:r>
              <w:r>
                <w:rPr>
                  <w:rFonts w:cs="Tahoma"/>
                  <w:szCs w:val="24"/>
                </w:rPr>
                <w:t xml:space="preserve"> provide</w:t>
              </w:r>
              <w:r w:rsidRPr="0024633A">
                <w:rPr>
                  <w:rFonts w:cs="Tahoma"/>
                  <w:szCs w:val="24"/>
                </w:rPr>
                <w:t xml:space="preserve"> one </w:t>
              </w:r>
              <w:r>
                <w:rPr>
                  <w:rFonts w:cs="Tahoma"/>
                  <w:szCs w:val="24"/>
                </w:rPr>
                <w:t>ENV-20</w:t>
              </w:r>
              <w:r w:rsidRPr="0024633A">
                <w:rPr>
                  <w:rFonts w:cs="Tahoma"/>
                  <w:szCs w:val="24"/>
                </w:rPr>
                <w:t xml:space="preserve"> for the </w:t>
              </w:r>
              <w:r>
                <w:rPr>
                  <w:rFonts w:cs="Tahoma"/>
                  <w:szCs w:val="24"/>
                </w:rPr>
                <w:t>building.</w:t>
              </w:r>
            </w:ins>
          </w:p>
        </w:tc>
      </w:tr>
      <w:tr w:rsidR="00521D41" w14:paraId="2DB4AF5D" w14:textId="77777777" w:rsidTr="008839BA">
        <w:trPr>
          <w:ins w:id="4587" w:author="Haider Alhabibi" w:date="2022-02-16T11:45:00Z"/>
        </w:trPr>
        <w:tc>
          <w:tcPr>
            <w:tcW w:w="2785" w:type="dxa"/>
          </w:tcPr>
          <w:p w14:paraId="4295DA56" w14:textId="1716550D" w:rsidR="00521D41" w:rsidRDefault="00521D41" w:rsidP="00521D41">
            <w:pPr>
              <w:spacing w:after="0"/>
              <w:rPr>
                <w:ins w:id="4588" w:author="Haider Alhabibi" w:date="2022-02-16T11:45:00Z"/>
                <w:rFonts w:cs="Tahoma"/>
                <w:szCs w:val="24"/>
              </w:rPr>
            </w:pPr>
            <w:ins w:id="4589" w:author="Haider Alhabibi" w:date="2022-02-16T11:45:00Z">
              <w:r>
                <w:rPr>
                  <w:rFonts w:cs="Tahoma"/>
                  <w:szCs w:val="24"/>
                </w:rPr>
                <w:t>LMCI/LMCV-ENV-20</w:t>
              </w:r>
            </w:ins>
            <w:ins w:id="4590" w:author="Haider Alhabibi" w:date="2022-02-16T11:46:00Z">
              <w:r w:rsidR="008F446B">
                <w:rPr>
                  <w:rFonts w:cs="Tahoma"/>
                  <w:szCs w:val="24"/>
                </w:rPr>
                <w:t>b</w:t>
              </w:r>
            </w:ins>
            <w:ins w:id="4591" w:author="Haider Alhabibi" w:date="2022-02-16T11:45:00Z">
              <w:r>
                <w:rPr>
                  <w:rFonts w:cs="Tahoma"/>
                  <w:szCs w:val="24"/>
                </w:rPr>
                <w:t>-H</w:t>
              </w:r>
            </w:ins>
          </w:p>
        </w:tc>
        <w:tc>
          <w:tcPr>
            <w:tcW w:w="1620" w:type="dxa"/>
          </w:tcPr>
          <w:p w14:paraId="09E5DD7A" w14:textId="7FEC2B84" w:rsidR="00521D41" w:rsidRPr="00960994" w:rsidRDefault="00521D41" w:rsidP="00521D41">
            <w:pPr>
              <w:spacing w:after="0"/>
              <w:rPr>
                <w:ins w:id="4592" w:author="Haider Alhabibi" w:date="2022-02-16T11:45:00Z"/>
                <w:rFonts w:cs="Tahoma"/>
                <w:szCs w:val="24"/>
              </w:rPr>
            </w:pPr>
            <w:ins w:id="4593" w:author="Haider Alhabibi" w:date="2022-02-16T11:45:00Z">
              <w:r w:rsidRPr="00960994">
                <w:rPr>
                  <w:rFonts w:cs="Tahoma"/>
                  <w:szCs w:val="24"/>
                </w:rPr>
                <w:t>Certificate of Installation</w:t>
              </w:r>
              <w:r>
                <w:rPr>
                  <w:rFonts w:cs="Tahoma"/>
                  <w:szCs w:val="24"/>
                </w:rPr>
                <w:t>/ Verification</w:t>
              </w:r>
            </w:ins>
          </w:p>
        </w:tc>
        <w:tc>
          <w:tcPr>
            <w:tcW w:w="2700" w:type="dxa"/>
          </w:tcPr>
          <w:p w14:paraId="526E48B1" w14:textId="623C5ECC" w:rsidR="00521D41" w:rsidRDefault="00DE6B29" w:rsidP="00521D41">
            <w:pPr>
              <w:spacing w:after="0"/>
              <w:rPr>
                <w:ins w:id="4594" w:author="Haider Alhabibi" w:date="2022-02-16T11:45:00Z"/>
                <w:rFonts w:cs="Tahoma"/>
                <w:szCs w:val="24"/>
              </w:rPr>
            </w:pPr>
            <w:ins w:id="4595" w:author="Haider Alhabibi" w:date="2022-02-16T18:12:00Z">
              <w:r>
                <w:rPr>
                  <w:rFonts w:cs="Tahoma"/>
                  <w:szCs w:val="24"/>
                </w:rPr>
                <w:t xml:space="preserve">HERS </w:t>
              </w:r>
            </w:ins>
            <w:ins w:id="4596" w:author="Haider Alhabibi" w:date="2022-02-16T15:50:00Z">
              <w:r w:rsidR="00D370B2" w:rsidRPr="00D370B2">
                <w:rPr>
                  <w:rFonts w:cs="Tahoma"/>
                  <w:szCs w:val="24"/>
                </w:rPr>
                <w:t>Enclosure Air Leakage Diagnostic Test – Single Point Air Tightness Test with Automatic Meter</w:t>
              </w:r>
            </w:ins>
            <w:ins w:id="4597" w:author="Haider Alhabibi" w:date="2022-02-16T18:10:00Z">
              <w:r w:rsidR="00E6792F">
                <w:rPr>
                  <w:rFonts w:cs="Tahoma"/>
                  <w:szCs w:val="24"/>
                </w:rPr>
                <w:t xml:space="preserve"> </w:t>
              </w:r>
            </w:ins>
          </w:p>
        </w:tc>
        <w:tc>
          <w:tcPr>
            <w:tcW w:w="3060" w:type="dxa"/>
          </w:tcPr>
          <w:p w14:paraId="6BE7910E" w14:textId="23B0B95E" w:rsidR="00521D41" w:rsidRPr="0024633A" w:rsidRDefault="008F684F" w:rsidP="00521D41">
            <w:pPr>
              <w:spacing w:after="0"/>
              <w:rPr>
                <w:ins w:id="4598" w:author="Haider Alhabibi" w:date="2022-02-16T11:45:00Z"/>
                <w:rFonts w:cs="Tahoma"/>
                <w:szCs w:val="24"/>
              </w:rPr>
            </w:pPr>
            <w:ins w:id="4599" w:author="Haider Alhabibi" w:date="2022-02-16T18:08:00Z">
              <w:r>
                <w:rPr>
                  <w:rFonts w:cs="Tahoma"/>
                  <w:szCs w:val="24"/>
                </w:rPr>
                <w:t>See rules for the ENV-20a.</w:t>
              </w:r>
            </w:ins>
          </w:p>
        </w:tc>
      </w:tr>
      <w:tr w:rsidR="00451A89" w14:paraId="13338C87" w14:textId="77777777" w:rsidTr="008839BA">
        <w:trPr>
          <w:ins w:id="4600" w:author="Author"/>
        </w:trPr>
        <w:tc>
          <w:tcPr>
            <w:tcW w:w="2785" w:type="dxa"/>
          </w:tcPr>
          <w:p w14:paraId="5F3C0357" w14:textId="3EBF505E" w:rsidR="00451A89" w:rsidRDefault="00451A89" w:rsidP="00451A89">
            <w:pPr>
              <w:spacing w:before="0" w:after="0" w:line="240" w:lineRule="auto"/>
              <w:rPr>
                <w:ins w:id="4601" w:author="Author"/>
                <w:rFonts w:cs="Tahoma"/>
              </w:rPr>
            </w:pPr>
            <w:ins w:id="4602" w:author="Author">
              <w:r>
                <w:rPr>
                  <w:rFonts w:cs="Tahoma"/>
                </w:rPr>
                <w:t>LMCI/LMCV-ENV-21-H</w:t>
              </w:r>
            </w:ins>
          </w:p>
          <w:p w14:paraId="018738EB" w14:textId="77777777" w:rsidR="00451A89" w:rsidRDefault="00451A89" w:rsidP="00451A89">
            <w:pPr>
              <w:spacing w:before="0" w:after="0"/>
              <w:rPr>
                <w:ins w:id="4603" w:author="Author"/>
                <w:rFonts w:cs="Tahoma"/>
                <w:szCs w:val="24"/>
              </w:rPr>
            </w:pPr>
          </w:p>
        </w:tc>
        <w:tc>
          <w:tcPr>
            <w:tcW w:w="1620" w:type="dxa"/>
          </w:tcPr>
          <w:p w14:paraId="3B9F38CF" w14:textId="437ABDF9" w:rsidR="00451A89" w:rsidRPr="00960994" w:rsidRDefault="00451A89" w:rsidP="00451A89">
            <w:pPr>
              <w:spacing w:before="0" w:after="0"/>
              <w:rPr>
                <w:ins w:id="4604" w:author="Author"/>
                <w:rFonts w:cs="Tahoma"/>
                <w:szCs w:val="24"/>
              </w:rPr>
            </w:pPr>
            <w:ins w:id="4605" w:author="Author">
              <w:r w:rsidRPr="0016403A">
                <w:rPr>
                  <w:rFonts w:cs="Tahoma"/>
                  <w:szCs w:val="24"/>
                </w:rPr>
                <w:t xml:space="preserve">Certificate of </w:t>
              </w:r>
              <w:r>
                <w:rPr>
                  <w:rFonts w:cs="Tahoma"/>
                  <w:szCs w:val="24"/>
                </w:rPr>
                <w:t>Installation/ Verification</w:t>
              </w:r>
            </w:ins>
          </w:p>
        </w:tc>
        <w:tc>
          <w:tcPr>
            <w:tcW w:w="2700" w:type="dxa"/>
          </w:tcPr>
          <w:p w14:paraId="66532D55" w14:textId="6F38B7DB" w:rsidR="00451A89" w:rsidRDefault="00451A89" w:rsidP="00451A89">
            <w:pPr>
              <w:spacing w:before="0" w:after="0"/>
              <w:rPr>
                <w:ins w:id="4606" w:author="Author"/>
                <w:rFonts w:cs="Tahoma"/>
                <w:szCs w:val="24"/>
              </w:rPr>
            </w:pPr>
            <w:ins w:id="4607" w:author="Author">
              <w:r>
                <w:rPr>
                  <w:rFonts w:cs="Tahoma"/>
                  <w:szCs w:val="24"/>
                </w:rPr>
                <w:t xml:space="preserve">HERS </w:t>
              </w:r>
              <w:r w:rsidRPr="0024633A">
                <w:rPr>
                  <w:rFonts w:cs="Tahoma"/>
                  <w:szCs w:val="24"/>
                </w:rPr>
                <w:t>Quality Insulation Installation (QII) – Air Infiltration Sealing (Framing Stage)</w:t>
              </w:r>
            </w:ins>
          </w:p>
        </w:tc>
        <w:tc>
          <w:tcPr>
            <w:tcW w:w="3060" w:type="dxa"/>
          </w:tcPr>
          <w:p w14:paraId="1FFEF617" w14:textId="67454FDD" w:rsidR="00451A89" w:rsidRDefault="00451A89" w:rsidP="00451A89">
            <w:pPr>
              <w:spacing w:before="0" w:after="0"/>
              <w:rPr>
                <w:ins w:id="4608" w:author="Author"/>
                <w:rFonts w:cs="Tahoma"/>
              </w:rPr>
            </w:pPr>
            <w:ins w:id="4609" w:author="Author">
              <w:r w:rsidRPr="0024633A">
                <w:rPr>
                  <w:rFonts w:cs="Tahoma"/>
                  <w:szCs w:val="24"/>
                </w:rPr>
                <w:t xml:space="preserve">If the </w:t>
              </w:r>
              <w:r>
                <w:rPr>
                  <w:rFonts w:cs="Tahoma"/>
                  <w:szCs w:val="24"/>
                </w:rPr>
                <w:t xml:space="preserve">LMCC-ENV </w:t>
              </w:r>
            </w:ins>
            <w:ins w:id="4610" w:author="Alhabibi, Haider@Energy" w:date="2022-03-15T10:34:00Z">
              <w:r w:rsidR="008F66DA">
                <w:rPr>
                  <w:rFonts w:cs="Tahoma"/>
                  <w:szCs w:val="24"/>
                </w:rPr>
                <w:t>or LMCC-PRF</w:t>
              </w:r>
            </w:ins>
            <w:ins w:id="4611" w:author="Author">
              <w:r>
                <w:rPr>
                  <w:rFonts w:cs="Tahoma"/>
                  <w:szCs w:val="24"/>
                </w:rPr>
                <w:t xml:space="preserve"> </w:t>
              </w:r>
              <w:r w:rsidRPr="0024633A">
                <w:rPr>
                  <w:rFonts w:cs="Tahoma"/>
                  <w:szCs w:val="24"/>
                </w:rPr>
                <w:t xml:space="preserve">specifies a </w:t>
              </w:r>
              <w:r>
                <w:rPr>
                  <w:rFonts w:cs="Tahoma"/>
                  <w:szCs w:val="24"/>
                </w:rPr>
                <w:t xml:space="preserve">LMCI-ENV-21 </w:t>
              </w:r>
              <w:r w:rsidRPr="0024633A">
                <w:rPr>
                  <w:rFonts w:cs="Tahoma"/>
                  <w:szCs w:val="24"/>
                </w:rPr>
                <w:t>is required, then</w:t>
              </w:r>
              <w:r>
                <w:rPr>
                  <w:rFonts w:cs="Tahoma"/>
                  <w:szCs w:val="24"/>
                </w:rPr>
                <w:t xml:space="preserve"> provide</w:t>
              </w:r>
              <w:r w:rsidRPr="0024633A">
                <w:rPr>
                  <w:rFonts w:cs="Tahoma"/>
                  <w:szCs w:val="24"/>
                </w:rPr>
                <w:t xml:space="preserve"> one </w:t>
              </w:r>
              <w:r>
                <w:rPr>
                  <w:rFonts w:cs="Tahoma"/>
                  <w:szCs w:val="24"/>
                </w:rPr>
                <w:t>ENV-21</w:t>
              </w:r>
              <w:r w:rsidRPr="0024633A">
                <w:rPr>
                  <w:rFonts w:cs="Tahoma"/>
                  <w:szCs w:val="24"/>
                </w:rPr>
                <w:t xml:space="preserve"> for the </w:t>
              </w:r>
              <w:r>
                <w:rPr>
                  <w:rFonts w:cs="Tahoma"/>
                  <w:szCs w:val="24"/>
                </w:rPr>
                <w:t>building.</w:t>
              </w:r>
            </w:ins>
          </w:p>
        </w:tc>
      </w:tr>
      <w:tr w:rsidR="00451A89" w14:paraId="5332ACC1" w14:textId="77777777" w:rsidTr="008839BA">
        <w:trPr>
          <w:ins w:id="4612" w:author="Author"/>
        </w:trPr>
        <w:tc>
          <w:tcPr>
            <w:tcW w:w="2785" w:type="dxa"/>
          </w:tcPr>
          <w:p w14:paraId="2755348D" w14:textId="735DEB9B" w:rsidR="00451A89" w:rsidRPr="0016403A" w:rsidRDefault="00451A89" w:rsidP="00451A89">
            <w:pPr>
              <w:spacing w:before="0" w:after="0"/>
              <w:rPr>
                <w:ins w:id="4613" w:author="Author"/>
                <w:rFonts w:cs="Tahoma"/>
                <w:szCs w:val="24"/>
              </w:rPr>
            </w:pPr>
            <w:ins w:id="4614" w:author="Author">
              <w:r>
                <w:rPr>
                  <w:rFonts w:cs="Tahoma"/>
                </w:rPr>
                <w:t>LMCI/LMCV-ENV-22-H</w:t>
              </w:r>
            </w:ins>
          </w:p>
        </w:tc>
        <w:tc>
          <w:tcPr>
            <w:tcW w:w="1620" w:type="dxa"/>
          </w:tcPr>
          <w:p w14:paraId="08C96DC1" w14:textId="77F17161" w:rsidR="00451A89" w:rsidRDefault="00451A89" w:rsidP="00451A89">
            <w:pPr>
              <w:spacing w:before="0" w:after="0"/>
              <w:rPr>
                <w:ins w:id="4615" w:author="Author"/>
                <w:rFonts w:cs="Tahoma"/>
                <w:szCs w:val="24"/>
              </w:rPr>
            </w:pPr>
            <w:ins w:id="4616" w:author="Author">
              <w:r>
                <w:rPr>
                  <w:rFonts w:cs="Tahoma"/>
                  <w:szCs w:val="24"/>
                </w:rPr>
                <w:t>Certificate of Installation/</w:t>
              </w:r>
            </w:ins>
          </w:p>
          <w:p w14:paraId="0ACDD566" w14:textId="3FBE7634" w:rsidR="00451A89" w:rsidRPr="0016403A" w:rsidRDefault="00451A89" w:rsidP="00451A89">
            <w:pPr>
              <w:spacing w:before="0" w:after="0"/>
              <w:rPr>
                <w:ins w:id="4617" w:author="Author"/>
                <w:rFonts w:cs="Tahoma"/>
                <w:szCs w:val="24"/>
              </w:rPr>
            </w:pPr>
            <w:ins w:id="4618" w:author="Author">
              <w:r>
                <w:rPr>
                  <w:rFonts w:cs="Tahoma"/>
                  <w:szCs w:val="24"/>
                </w:rPr>
                <w:t>Verification</w:t>
              </w:r>
            </w:ins>
          </w:p>
        </w:tc>
        <w:tc>
          <w:tcPr>
            <w:tcW w:w="2700" w:type="dxa"/>
          </w:tcPr>
          <w:p w14:paraId="15806B2C" w14:textId="75F75D28" w:rsidR="00451A89" w:rsidRPr="0016403A" w:rsidRDefault="00451A89" w:rsidP="00451A89">
            <w:pPr>
              <w:spacing w:before="0" w:after="0"/>
              <w:rPr>
                <w:ins w:id="4619" w:author="Author"/>
                <w:rFonts w:cs="Tahoma"/>
                <w:szCs w:val="24"/>
              </w:rPr>
            </w:pPr>
            <w:ins w:id="4620" w:author="Author">
              <w:r>
                <w:rPr>
                  <w:rFonts w:cs="Tahoma"/>
                  <w:szCs w:val="24"/>
                </w:rPr>
                <w:t xml:space="preserve">HERS </w:t>
              </w:r>
              <w:r w:rsidRPr="0024633A">
                <w:rPr>
                  <w:rFonts w:cs="Tahoma"/>
                  <w:szCs w:val="24"/>
                </w:rPr>
                <w:t>Quality Insulation Installation (QII) – Insulation Installation</w:t>
              </w:r>
            </w:ins>
          </w:p>
        </w:tc>
        <w:tc>
          <w:tcPr>
            <w:tcW w:w="3060" w:type="dxa"/>
          </w:tcPr>
          <w:p w14:paraId="7A9C248A" w14:textId="3708A7D1" w:rsidR="00451A89" w:rsidRDefault="00451A89" w:rsidP="00451A89">
            <w:pPr>
              <w:spacing w:before="0" w:after="0"/>
              <w:rPr>
                <w:ins w:id="4621" w:author="Author"/>
                <w:rFonts w:cs="Tahoma"/>
              </w:rPr>
            </w:pPr>
            <w:ins w:id="4622" w:author="Author">
              <w:r w:rsidRPr="0024633A">
                <w:rPr>
                  <w:rFonts w:cs="Tahoma"/>
                  <w:szCs w:val="24"/>
                </w:rPr>
                <w:t xml:space="preserve">If the </w:t>
              </w:r>
              <w:r>
                <w:rPr>
                  <w:rFonts w:cs="Tahoma"/>
                  <w:szCs w:val="24"/>
                </w:rPr>
                <w:t xml:space="preserve">LMCC-ENV </w:t>
              </w:r>
            </w:ins>
            <w:ins w:id="4623" w:author="Alhabibi, Haider@Energy" w:date="2022-03-15T10:34:00Z">
              <w:r w:rsidR="008F66DA">
                <w:rPr>
                  <w:rFonts w:cs="Tahoma"/>
                  <w:szCs w:val="24"/>
                </w:rPr>
                <w:t xml:space="preserve">or LMCC-PRF </w:t>
              </w:r>
            </w:ins>
            <w:ins w:id="4624" w:author="Author">
              <w:r w:rsidRPr="0024633A">
                <w:rPr>
                  <w:rFonts w:cs="Tahoma"/>
                  <w:szCs w:val="24"/>
                </w:rPr>
                <w:t xml:space="preserve">specifies a </w:t>
              </w:r>
              <w:r>
                <w:rPr>
                  <w:rFonts w:cs="Tahoma"/>
                  <w:szCs w:val="24"/>
                </w:rPr>
                <w:t xml:space="preserve">LMCI-ENV-22 </w:t>
              </w:r>
              <w:r w:rsidRPr="0024633A">
                <w:rPr>
                  <w:rFonts w:cs="Tahoma"/>
                  <w:szCs w:val="24"/>
                </w:rPr>
                <w:t xml:space="preserve">is required, then provide one </w:t>
              </w:r>
              <w:r>
                <w:rPr>
                  <w:rFonts w:cs="Tahoma"/>
                  <w:szCs w:val="24"/>
                </w:rPr>
                <w:t>ENV-22</w:t>
              </w:r>
              <w:r w:rsidRPr="0024633A">
                <w:rPr>
                  <w:rFonts w:cs="Tahoma"/>
                  <w:szCs w:val="24"/>
                </w:rPr>
                <w:t xml:space="preserve"> for the </w:t>
              </w:r>
              <w:r>
                <w:rPr>
                  <w:rFonts w:cs="Tahoma"/>
                  <w:szCs w:val="24"/>
                </w:rPr>
                <w:t>building.</w:t>
              </w:r>
            </w:ins>
          </w:p>
        </w:tc>
      </w:tr>
      <w:tr w:rsidR="00970665" w:rsidDel="00D815BE" w14:paraId="579723C8" w14:textId="78DC9734" w:rsidTr="008839BA">
        <w:trPr>
          <w:ins w:id="4625" w:author="Haider Alhabibi" w:date="2022-02-16T17:17:00Z"/>
          <w:del w:id="4626" w:author="Alhabibi, Haider@Energy" w:date="2022-03-18T17:26:00Z"/>
        </w:trPr>
        <w:tc>
          <w:tcPr>
            <w:tcW w:w="2785" w:type="dxa"/>
          </w:tcPr>
          <w:p w14:paraId="71534479" w14:textId="425BF78F" w:rsidR="00970665" w:rsidDel="00D815BE" w:rsidRDefault="00970665" w:rsidP="00521D41">
            <w:pPr>
              <w:spacing w:after="0"/>
              <w:rPr>
                <w:ins w:id="4627" w:author="Haider Alhabibi" w:date="2022-02-16T17:17:00Z"/>
                <w:del w:id="4628" w:author="Alhabibi, Haider@Energy" w:date="2022-03-18T17:26:00Z"/>
                <w:rFonts w:cs="Tahoma"/>
              </w:rPr>
            </w:pPr>
            <w:ins w:id="4629" w:author="Haider Alhabibi" w:date="2022-02-16T17:17:00Z">
              <w:del w:id="4630" w:author="Alhabibi, Haider@Energy" w:date="2022-03-18T17:26:00Z">
                <w:r w:rsidDel="00D815BE">
                  <w:rPr>
                    <w:rFonts w:cs="Tahoma"/>
                  </w:rPr>
                  <w:delText>LMCI-LTG-</w:delText>
                </w:r>
              </w:del>
            </w:ins>
            <w:ins w:id="4631" w:author="Haider Alhabibi" w:date="2022-02-16T17:18:00Z">
              <w:del w:id="4632" w:author="Alhabibi, Haider@Energy" w:date="2022-03-18T17:26:00Z">
                <w:r w:rsidR="00141E07" w:rsidDel="00D815BE">
                  <w:rPr>
                    <w:rFonts w:cs="Tahoma"/>
                  </w:rPr>
                  <w:delText>02-E</w:delText>
                </w:r>
              </w:del>
            </w:ins>
          </w:p>
        </w:tc>
        <w:tc>
          <w:tcPr>
            <w:tcW w:w="1620" w:type="dxa"/>
          </w:tcPr>
          <w:p w14:paraId="2276CAD9" w14:textId="3206A79B" w:rsidR="00970665" w:rsidDel="00D815BE" w:rsidRDefault="00141E07" w:rsidP="00521D41">
            <w:pPr>
              <w:spacing w:after="0"/>
              <w:rPr>
                <w:ins w:id="4633" w:author="Haider Alhabibi" w:date="2022-02-16T17:17:00Z"/>
                <w:del w:id="4634" w:author="Alhabibi, Haider@Energy" w:date="2022-03-18T17:26:00Z"/>
                <w:rFonts w:cs="Tahoma"/>
                <w:szCs w:val="24"/>
              </w:rPr>
            </w:pPr>
            <w:ins w:id="4635" w:author="Haider Alhabibi" w:date="2022-02-16T17:18:00Z">
              <w:del w:id="4636" w:author="Alhabibi, Haider@Energy" w:date="2022-03-18T17:26:00Z">
                <w:r w:rsidDel="00D815BE">
                  <w:rPr>
                    <w:rFonts w:cs="Tahoma"/>
                    <w:szCs w:val="24"/>
                  </w:rPr>
                  <w:delText>Certificate of Installation</w:delText>
                </w:r>
              </w:del>
            </w:ins>
          </w:p>
        </w:tc>
        <w:tc>
          <w:tcPr>
            <w:tcW w:w="2700" w:type="dxa"/>
          </w:tcPr>
          <w:p w14:paraId="4250A818" w14:textId="18376E2F" w:rsidR="00970665" w:rsidDel="00D815BE" w:rsidRDefault="00AC5A54" w:rsidP="00521D41">
            <w:pPr>
              <w:spacing w:after="0"/>
              <w:rPr>
                <w:ins w:id="4637" w:author="Haider Alhabibi" w:date="2022-02-16T17:17:00Z"/>
                <w:del w:id="4638" w:author="Alhabibi, Haider@Energy" w:date="2022-03-18T17:26:00Z"/>
                <w:rFonts w:cs="Tahoma"/>
                <w:szCs w:val="24"/>
              </w:rPr>
            </w:pPr>
            <w:ins w:id="4639" w:author="Haider Alhabibi" w:date="2022-02-16T17:19:00Z">
              <w:del w:id="4640" w:author="Alhabibi, Haider@Energy" w:date="2022-03-18T17:26:00Z">
                <w:r w:rsidRPr="00342FCE" w:rsidDel="00D815BE">
                  <w:delText>Lighting – Multifamily Dwellings</w:delText>
                </w:r>
              </w:del>
            </w:ins>
          </w:p>
        </w:tc>
        <w:tc>
          <w:tcPr>
            <w:tcW w:w="3060" w:type="dxa"/>
          </w:tcPr>
          <w:p w14:paraId="2B4D8294" w14:textId="75BD43BD" w:rsidR="00970665" w:rsidRPr="0024633A" w:rsidDel="00D815BE" w:rsidRDefault="00AC5A54" w:rsidP="00521D41">
            <w:pPr>
              <w:spacing w:after="0"/>
              <w:rPr>
                <w:ins w:id="4641" w:author="Haider Alhabibi" w:date="2022-02-16T17:17:00Z"/>
                <w:del w:id="4642" w:author="Alhabibi, Haider@Energy" w:date="2022-03-18T17:26:00Z"/>
                <w:rFonts w:cs="Tahoma"/>
                <w:szCs w:val="24"/>
              </w:rPr>
            </w:pPr>
            <w:ins w:id="4643" w:author="Haider Alhabibi" w:date="2022-02-16T17:19:00Z">
              <w:del w:id="4644" w:author="Alhabibi, Haider@Energy" w:date="2022-03-18T17:26:00Z">
                <w:r w:rsidDel="00D815BE">
                  <w:rPr>
                    <w:rFonts w:cs="Tahoma"/>
                    <w:szCs w:val="24"/>
                  </w:rPr>
                  <w:delText>If the LMCC-</w:delText>
                </w:r>
              </w:del>
            </w:ins>
            <w:ins w:id="4645" w:author="Armando Ramirez" w:date="2022-02-17T13:44:00Z">
              <w:del w:id="4646" w:author="Alhabibi, Haider@Energy" w:date="2022-03-18T17:26:00Z">
                <w:r w:rsidR="009F27EF" w:rsidDel="00D815BE">
                  <w:rPr>
                    <w:rFonts w:cs="Tahoma"/>
                    <w:szCs w:val="24"/>
                  </w:rPr>
                  <w:delText>LTI-E includes MF dwelling interior lighting in the scope</w:delText>
                </w:r>
              </w:del>
            </w:ins>
            <w:ins w:id="4647" w:author="Haider Alhabibi" w:date="2022-02-16T17:26:00Z">
              <w:del w:id="4648" w:author="Alhabibi, Haider@Energy" w:date="2022-03-18T17:26:00Z">
                <w:r w:rsidR="0036429D" w:rsidDel="00D815BE">
                  <w:rPr>
                    <w:rFonts w:cs="Tahoma"/>
                    <w:szCs w:val="24"/>
                  </w:rPr>
                  <w:delText xml:space="preserve">    </w:delText>
                </w:r>
                <w:r w:rsidR="00E7065A" w:rsidDel="00D815BE">
                  <w:rPr>
                    <w:rFonts w:cs="Tahoma"/>
                    <w:szCs w:val="24"/>
                  </w:rPr>
                  <w:delText xml:space="preserve"> </w:delText>
                </w:r>
              </w:del>
            </w:ins>
            <w:ins w:id="4649" w:author="Haider Alhabibi" w:date="2022-02-16T17:19:00Z">
              <w:del w:id="4650" w:author="Alhabibi, Haider@Energy" w:date="2022-03-18T17:26:00Z">
                <w:r w:rsidDel="00D815BE">
                  <w:rPr>
                    <w:rFonts w:cs="Tahoma"/>
                    <w:szCs w:val="24"/>
                  </w:rPr>
                  <w:delText>is completed, then r</w:delText>
                </w:r>
                <w:r w:rsidRPr="0024633A" w:rsidDel="00D815BE">
                  <w:rPr>
                    <w:rFonts w:cs="Tahoma"/>
                    <w:szCs w:val="24"/>
                  </w:rPr>
                  <w:delText xml:space="preserve">equire one </w:delText>
                </w:r>
                <w:r w:rsidDel="00D815BE">
                  <w:rPr>
                    <w:rFonts w:cs="Tahoma"/>
                    <w:szCs w:val="24"/>
                  </w:rPr>
                  <w:delText>LMCI</w:delText>
                </w:r>
              </w:del>
            </w:ins>
            <w:ins w:id="4651" w:author="Haider Alhabibi" w:date="2022-02-16T17:20:00Z">
              <w:del w:id="4652" w:author="Alhabibi, Haider@Energy" w:date="2022-03-18T17:26:00Z">
                <w:r w:rsidR="00457CF4" w:rsidDel="00D815BE">
                  <w:rPr>
                    <w:rFonts w:cs="Tahoma"/>
                    <w:szCs w:val="24"/>
                  </w:rPr>
                  <w:delText>-LTG</w:delText>
                </w:r>
              </w:del>
            </w:ins>
            <w:ins w:id="4653" w:author="Armando Ramirez" w:date="2022-02-17T13:44:00Z">
              <w:del w:id="4654" w:author="Alhabibi, Haider@Energy" w:date="2022-03-18T17:26:00Z">
                <w:r w:rsidR="009F27EF" w:rsidDel="00D815BE">
                  <w:rPr>
                    <w:rFonts w:cs="Tahoma"/>
                    <w:szCs w:val="24"/>
                  </w:rPr>
                  <w:delText>-02 for each dwelling</w:delText>
                </w:r>
              </w:del>
            </w:ins>
            <w:ins w:id="4655" w:author="Haider Alhabibi" w:date="2022-02-16T17:19:00Z">
              <w:del w:id="4656" w:author="Alhabibi, Haider@Energy" w:date="2022-03-18T17:26:00Z">
                <w:r w:rsidRPr="0024633A" w:rsidDel="00D815BE">
                  <w:rPr>
                    <w:rFonts w:cs="Tahoma"/>
                    <w:szCs w:val="24"/>
                  </w:rPr>
                  <w:delText xml:space="preserve"> </w:delText>
                </w:r>
                <w:r w:rsidDel="00D815BE">
                  <w:rPr>
                    <w:rFonts w:cs="Tahoma"/>
                    <w:szCs w:val="24"/>
                  </w:rPr>
                  <w:delText>for the</w:delText>
                </w:r>
                <w:r w:rsidRPr="0024633A" w:rsidDel="00D815BE">
                  <w:rPr>
                    <w:rFonts w:cs="Tahoma"/>
                    <w:szCs w:val="24"/>
                  </w:rPr>
                  <w:delText xml:space="preserve"> building.</w:delText>
                </w:r>
              </w:del>
            </w:ins>
          </w:p>
        </w:tc>
      </w:tr>
      <w:tr w:rsidR="00451A89" w:rsidDel="006B6A90" w14:paraId="73AEAAEB" w14:textId="3F8A0C40" w:rsidTr="008839BA">
        <w:trPr>
          <w:ins w:id="4657" w:author="Author"/>
          <w:del w:id="4658" w:author="Alhabibi, Haider@Energy" w:date="2022-03-16T18:53:00Z"/>
        </w:trPr>
        <w:tc>
          <w:tcPr>
            <w:tcW w:w="2785" w:type="dxa"/>
          </w:tcPr>
          <w:p w14:paraId="4D6C77CF" w14:textId="5C954BD7" w:rsidR="00451A89" w:rsidDel="006B6A90" w:rsidRDefault="00451A89" w:rsidP="00451A89">
            <w:pPr>
              <w:spacing w:before="0" w:after="0"/>
              <w:rPr>
                <w:ins w:id="4659" w:author="Author"/>
                <w:del w:id="4660" w:author="Alhabibi, Haider@Energy" w:date="2022-03-16T18:53:00Z"/>
                <w:rFonts w:cs="Tahoma"/>
                <w:szCs w:val="24"/>
              </w:rPr>
            </w:pPr>
            <w:ins w:id="4661" w:author="Author">
              <w:del w:id="4662" w:author="Alhabibi, Haider@Energy" w:date="2022-03-16T18:53:00Z">
                <w:r w:rsidDel="006B6A90">
                  <w:rPr>
                    <w:rFonts w:cs="Tahoma"/>
                    <w:szCs w:val="24"/>
                  </w:rPr>
                  <w:delText>LMCI-LTI-E</w:delText>
                </w:r>
              </w:del>
            </w:ins>
          </w:p>
        </w:tc>
        <w:tc>
          <w:tcPr>
            <w:tcW w:w="1620" w:type="dxa"/>
          </w:tcPr>
          <w:p w14:paraId="553D0D26" w14:textId="0A3FBEFE" w:rsidR="00451A89" w:rsidRPr="00960994" w:rsidDel="006B6A90" w:rsidRDefault="00451A89" w:rsidP="00451A89">
            <w:pPr>
              <w:spacing w:before="0" w:after="0"/>
              <w:rPr>
                <w:ins w:id="4663" w:author="Author"/>
                <w:del w:id="4664" w:author="Alhabibi, Haider@Energy" w:date="2022-03-16T18:53:00Z"/>
                <w:rFonts w:cs="Tahoma"/>
                <w:szCs w:val="24"/>
              </w:rPr>
            </w:pPr>
            <w:ins w:id="4665" w:author="Author">
              <w:del w:id="4666" w:author="Alhabibi, Haider@Energy" w:date="2022-03-16T18:53:00Z">
                <w:r w:rsidDel="006B6A90">
                  <w:rPr>
                    <w:rFonts w:cs="Tahoma"/>
                    <w:szCs w:val="24"/>
                  </w:rPr>
                  <w:delText>Certificate of Installation</w:delText>
                </w:r>
              </w:del>
            </w:ins>
          </w:p>
        </w:tc>
        <w:tc>
          <w:tcPr>
            <w:tcW w:w="2700" w:type="dxa"/>
          </w:tcPr>
          <w:p w14:paraId="222E598D" w14:textId="7EEDAA15" w:rsidR="00451A89" w:rsidDel="006B6A90" w:rsidRDefault="00451A89" w:rsidP="00451A89">
            <w:pPr>
              <w:spacing w:before="0" w:after="0"/>
              <w:rPr>
                <w:ins w:id="4667" w:author="Author"/>
                <w:del w:id="4668" w:author="Alhabibi, Haider@Energy" w:date="2022-03-16T18:53:00Z"/>
                <w:rFonts w:cs="Tahoma"/>
                <w:szCs w:val="24"/>
              </w:rPr>
            </w:pPr>
            <w:ins w:id="4669" w:author="Author">
              <w:del w:id="4670" w:author="Alhabibi, Haider@Energy" w:date="2022-03-16T18:53:00Z">
                <w:r w:rsidDel="006B6A90">
                  <w:rPr>
                    <w:rFonts w:cs="Tahoma"/>
                    <w:szCs w:val="24"/>
                  </w:rPr>
                  <w:delText>Indoor Lighting</w:delText>
                </w:r>
              </w:del>
            </w:ins>
          </w:p>
        </w:tc>
        <w:tc>
          <w:tcPr>
            <w:tcW w:w="3060" w:type="dxa"/>
          </w:tcPr>
          <w:p w14:paraId="672E3B87" w14:textId="76FF69C8" w:rsidR="00451A89" w:rsidDel="006B6A90" w:rsidRDefault="00451A89" w:rsidP="00451A89">
            <w:pPr>
              <w:spacing w:before="0" w:after="0"/>
              <w:rPr>
                <w:ins w:id="4671" w:author="Author"/>
                <w:del w:id="4672" w:author="Alhabibi, Haider@Energy" w:date="2022-03-16T18:53:00Z"/>
                <w:rFonts w:cs="Tahoma"/>
              </w:rPr>
            </w:pPr>
            <w:ins w:id="4673" w:author="Author">
              <w:del w:id="4674" w:author="Alhabibi, Haider@Energy" w:date="2022-03-16T18:53:00Z">
                <w:r w:rsidDel="006B6A90">
                  <w:rPr>
                    <w:rFonts w:cs="Tahoma"/>
                    <w:szCs w:val="24"/>
                  </w:rPr>
                  <w:delText>If the LMCC-LTI is completed, then r</w:delText>
                </w:r>
                <w:r w:rsidRPr="0024633A" w:rsidDel="006B6A90">
                  <w:rPr>
                    <w:rFonts w:cs="Tahoma"/>
                    <w:szCs w:val="24"/>
                  </w:rPr>
                  <w:delText xml:space="preserve">equire one </w:delText>
                </w:r>
                <w:r w:rsidDel="006B6A90">
                  <w:rPr>
                    <w:rFonts w:cs="Tahoma"/>
                    <w:szCs w:val="24"/>
                  </w:rPr>
                  <w:delText>LMCI-LTI</w:delText>
                </w:r>
                <w:r w:rsidRPr="0024633A" w:rsidDel="006B6A90">
                  <w:rPr>
                    <w:rFonts w:cs="Tahoma"/>
                    <w:szCs w:val="24"/>
                  </w:rPr>
                  <w:delText xml:space="preserve"> </w:delText>
                </w:r>
                <w:r w:rsidDel="006B6A90">
                  <w:rPr>
                    <w:rFonts w:cs="Tahoma"/>
                    <w:szCs w:val="24"/>
                  </w:rPr>
                  <w:delText>for the</w:delText>
                </w:r>
                <w:r w:rsidRPr="0024633A" w:rsidDel="006B6A90">
                  <w:rPr>
                    <w:rFonts w:cs="Tahoma"/>
                    <w:szCs w:val="24"/>
                  </w:rPr>
                  <w:delText xml:space="preserve"> building.</w:delText>
                </w:r>
              </w:del>
            </w:ins>
          </w:p>
        </w:tc>
      </w:tr>
      <w:tr w:rsidR="00451A89" w:rsidDel="006B6A90" w14:paraId="7293258B" w14:textId="34DCA6D4" w:rsidTr="008839BA">
        <w:trPr>
          <w:ins w:id="4675" w:author="Author"/>
          <w:del w:id="4676" w:author="Alhabibi, Haider@Energy" w:date="2022-03-16T18:53:00Z"/>
        </w:trPr>
        <w:tc>
          <w:tcPr>
            <w:tcW w:w="2785" w:type="dxa"/>
          </w:tcPr>
          <w:p w14:paraId="2A1A98F0" w14:textId="607A113F" w:rsidR="00451A89" w:rsidRPr="0016403A" w:rsidDel="006B6A90" w:rsidRDefault="00451A89" w:rsidP="00451A89">
            <w:pPr>
              <w:spacing w:before="0" w:after="0"/>
              <w:rPr>
                <w:ins w:id="4677" w:author="Author"/>
                <w:del w:id="4678" w:author="Alhabibi, Haider@Energy" w:date="2022-03-16T18:53:00Z"/>
                <w:rFonts w:cs="Tahoma"/>
                <w:szCs w:val="24"/>
              </w:rPr>
            </w:pPr>
            <w:ins w:id="4679" w:author="Author">
              <w:del w:id="4680" w:author="Alhabibi, Haider@Energy" w:date="2022-03-16T18:53:00Z">
                <w:r w:rsidDel="006B6A90">
                  <w:rPr>
                    <w:rFonts w:cs="Tahoma"/>
                    <w:szCs w:val="24"/>
                  </w:rPr>
                  <w:delText>LMCI-LTO-E</w:delText>
                </w:r>
              </w:del>
            </w:ins>
          </w:p>
        </w:tc>
        <w:tc>
          <w:tcPr>
            <w:tcW w:w="1620" w:type="dxa"/>
          </w:tcPr>
          <w:p w14:paraId="5969F911" w14:textId="4FCFBEAA" w:rsidR="00451A89" w:rsidRPr="0016403A" w:rsidDel="006B6A90" w:rsidRDefault="00451A89" w:rsidP="00451A89">
            <w:pPr>
              <w:spacing w:before="0" w:after="0"/>
              <w:rPr>
                <w:ins w:id="4681" w:author="Author"/>
                <w:del w:id="4682" w:author="Alhabibi, Haider@Energy" w:date="2022-03-16T18:53:00Z"/>
                <w:rFonts w:cs="Tahoma"/>
                <w:szCs w:val="24"/>
              </w:rPr>
            </w:pPr>
            <w:ins w:id="4683" w:author="Author">
              <w:del w:id="4684" w:author="Alhabibi, Haider@Energy" w:date="2022-03-16T18:53:00Z">
                <w:r w:rsidRPr="00960994" w:rsidDel="006B6A90">
                  <w:rPr>
                    <w:rFonts w:cs="Tahoma"/>
                    <w:szCs w:val="24"/>
                  </w:rPr>
                  <w:delText>Certificate of Installation</w:delText>
                </w:r>
              </w:del>
            </w:ins>
          </w:p>
        </w:tc>
        <w:tc>
          <w:tcPr>
            <w:tcW w:w="2700" w:type="dxa"/>
          </w:tcPr>
          <w:p w14:paraId="5184DEC3" w14:textId="7217C785" w:rsidR="00451A89" w:rsidRPr="0016403A" w:rsidDel="006B6A90" w:rsidRDefault="00451A89" w:rsidP="00451A89">
            <w:pPr>
              <w:spacing w:before="0" w:after="0"/>
              <w:rPr>
                <w:ins w:id="4685" w:author="Author"/>
                <w:del w:id="4686" w:author="Alhabibi, Haider@Energy" w:date="2022-03-16T18:53:00Z"/>
                <w:rFonts w:cs="Tahoma"/>
                <w:szCs w:val="24"/>
              </w:rPr>
            </w:pPr>
            <w:ins w:id="4687" w:author="Author">
              <w:del w:id="4688" w:author="Alhabibi, Haider@Energy" w:date="2022-03-16T18:53:00Z">
                <w:r w:rsidDel="006B6A90">
                  <w:rPr>
                    <w:rFonts w:cs="Tahoma"/>
                    <w:szCs w:val="24"/>
                  </w:rPr>
                  <w:delText>Outdoor Lighting</w:delText>
                </w:r>
              </w:del>
            </w:ins>
          </w:p>
        </w:tc>
        <w:tc>
          <w:tcPr>
            <w:tcW w:w="3060" w:type="dxa"/>
          </w:tcPr>
          <w:p w14:paraId="7162B3A8" w14:textId="6DCEE2B8" w:rsidR="00451A89" w:rsidDel="006B6A90" w:rsidRDefault="00451A89" w:rsidP="00451A89">
            <w:pPr>
              <w:spacing w:before="0" w:after="0"/>
              <w:rPr>
                <w:ins w:id="4689" w:author="Author"/>
                <w:del w:id="4690" w:author="Alhabibi, Haider@Energy" w:date="2022-03-16T18:53:00Z"/>
                <w:rFonts w:cs="Tahoma"/>
              </w:rPr>
            </w:pPr>
            <w:ins w:id="4691" w:author="Author">
              <w:del w:id="4692" w:author="Alhabibi, Haider@Energy" w:date="2022-03-16T18:53:00Z">
                <w:r w:rsidDel="006B6A90">
                  <w:rPr>
                    <w:rFonts w:cs="Tahoma"/>
                    <w:szCs w:val="24"/>
                  </w:rPr>
                  <w:delText>If the LMCC-LTO is completed, then r</w:delText>
                </w:r>
                <w:r w:rsidRPr="0024633A" w:rsidDel="006B6A90">
                  <w:rPr>
                    <w:rFonts w:cs="Tahoma"/>
                    <w:szCs w:val="24"/>
                  </w:rPr>
                  <w:delText xml:space="preserve">equire one </w:delText>
                </w:r>
                <w:r w:rsidDel="006B6A90">
                  <w:rPr>
                    <w:rFonts w:cs="Tahoma"/>
                    <w:szCs w:val="24"/>
                  </w:rPr>
                  <w:delText>LMCI-LTO</w:delText>
                </w:r>
                <w:r w:rsidRPr="0024633A" w:rsidDel="006B6A90">
                  <w:rPr>
                    <w:rFonts w:cs="Tahoma"/>
                    <w:szCs w:val="24"/>
                  </w:rPr>
                  <w:delText xml:space="preserve"> </w:delText>
                </w:r>
                <w:r w:rsidDel="006B6A90">
                  <w:rPr>
                    <w:rFonts w:cs="Tahoma"/>
                    <w:szCs w:val="24"/>
                  </w:rPr>
                  <w:delText>for the</w:delText>
                </w:r>
                <w:r w:rsidRPr="0024633A" w:rsidDel="006B6A90">
                  <w:rPr>
                    <w:rFonts w:cs="Tahoma"/>
                    <w:szCs w:val="24"/>
                  </w:rPr>
                  <w:delText xml:space="preserve"> building.</w:delText>
                </w:r>
              </w:del>
            </w:ins>
          </w:p>
        </w:tc>
      </w:tr>
      <w:tr w:rsidR="00451A89" w:rsidDel="006B6A90" w14:paraId="23E42D88" w14:textId="40964934" w:rsidTr="008839BA">
        <w:trPr>
          <w:ins w:id="4693" w:author="Author"/>
          <w:del w:id="4694" w:author="Alhabibi, Haider@Energy" w:date="2022-03-16T18:53:00Z"/>
        </w:trPr>
        <w:tc>
          <w:tcPr>
            <w:tcW w:w="2785" w:type="dxa"/>
          </w:tcPr>
          <w:p w14:paraId="25F116E1" w14:textId="64D3FC01" w:rsidR="00451A89" w:rsidDel="006B6A90" w:rsidRDefault="00451A89" w:rsidP="00451A89">
            <w:pPr>
              <w:spacing w:before="0" w:after="0"/>
              <w:rPr>
                <w:ins w:id="4695" w:author="Author"/>
                <w:del w:id="4696" w:author="Alhabibi, Haider@Energy" w:date="2022-03-16T18:53:00Z"/>
                <w:rFonts w:cs="Tahoma"/>
                <w:szCs w:val="24"/>
              </w:rPr>
            </w:pPr>
            <w:ins w:id="4697" w:author="Author">
              <w:del w:id="4698" w:author="Alhabibi, Haider@Energy" w:date="2022-03-16T18:53:00Z">
                <w:r w:rsidDel="006B6A90">
                  <w:rPr>
                    <w:rFonts w:cs="Tahoma"/>
                    <w:szCs w:val="24"/>
                  </w:rPr>
                  <w:delText>LMCI-LTS-E</w:delText>
                </w:r>
              </w:del>
            </w:ins>
          </w:p>
        </w:tc>
        <w:tc>
          <w:tcPr>
            <w:tcW w:w="1620" w:type="dxa"/>
          </w:tcPr>
          <w:p w14:paraId="2D078B28" w14:textId="317B6199" w:rsidR="00451A89" w:rsidRPr="0016403A" w:rsidDel="006B6A90" w:rsidRDefault="00451A89" w:rsidP="00451A89">
            <w:pPr>
              <w:spacing w:before="0" w:after="0"/>
              <w:rPr>
                <w:ins w:id="4699" w:author="Author"/>
                <w:del w:id="4700" w:author="Alhabibi, Haider@Energy" w:date="2022-03-16T18:53:00Z"/>
                <w:rFonts w:cs="Tahoma"/>
                <w:szCs w:val="24"/>
              </w:rPr>
            </w:pPr>
            <w:ins w:id="4701" w:author="Author">
              <w:del w:id="4702" w:author="Alhabibi, Haider@Energy" w:date="2022-03-16T18:53:00Z">
                <w:r w:rsidRPr="00960994" w:rsidDel="006B6A90">
                  <w:rPr>
                    <w:rFonts w:cs="Tahoma"/>
                    <w:szCs w:val="24"/>
                  </w:rPr>
                  <w:delText>Certificate of Installatio</w:delText>
                </w:r>
                <w:r w:rsidDel="006B6A90">
                  <w:rPr>
                    <w:rFonts w:cs="Tahoma"/>
                    <w:szCs w:val="24"/>
                  </w:rPr>
                  <w:delText>n</w:delText>
                </w:r>
              </w:del>
            </w:ins>
          </w:p>
        </w:tc>
        <w:tc>
          <w:tcPr>
            <w:tcW w:w="2700" w:type="dxa"/>
          </w:tcPr>
          <w:p w14:paraId="15725A12" w14:textId="48DEA813" w:rsidR="00451A89" w:rsidRPr="0016403A" w:rsidDel="006B6A90" w:rsidRDefault="00451A89" w:rsidP="00451A89">
            <w:pPr>
              <w:spacing w:before="0" w:after="0"/>
              <w:rPr>
                <w:ins w:id="4703" w:author="Author"/>
                <w:del w:id="4704" w:author="Alhabibi, Haider@Energy" w:date="2022-03-16T18:53:00Z"/>
                <w:rFonts w:cs="Tahoma"/>
                <w:szCs w:val="24"/>
              </w:rPr>
            </w:pPr>
            <w:ins w:id="4705" w:author="Author">
              <w:del w:id="4706" w:author="Alhabibi, Haider@Energy" w:date="2022-03-16T18:53:00Z">
                <w:r w:rsidDel="006B6A90">
                  <w:rPr>
                    <w:rFonts w:cs="Tahoma"/>
                    <w:szCs w:val="24"/>
                  </w:rPr>
                  <w:delText>Sign Lighting</w:delText>
                </w:r>
              </w:del>
            </w:ins>
          </w:p>
        </w:tc>
        <w:tc>
          <w:tcPr>
            <w:tcW w:w="3060" w:type="dxa"/>
          </w:tcPr>
          <w:p w14:paraId="5EF62487" w14:textId="35B374D8" w:rsidR="00451A89" w:rsidDel="006B6A90" w:rsidRDefault="00451A89" w:rsidP="00451A89">
            <w:pPr>
              <w:spacing w:before="0" w:after="0"/>
              <w:rPr>
                <w:ins w:id="4707" w:author="Author"/>
                <w:del w:id="4708" w:author="Alhabibi, Haider@Energy" w:date="2022-03-16T18:53:00Z"/>
                <w:rFonts w:cs="Tahoma"/>
              </w:rPr>
            </w:pPr>
            <w:ins w:id="4709" w:author="Author">
              <w:del w:id="4710" w:author="Alhabibi, Haider@Energy" w:date="2022-03-16T18:53:00Z">
                <w:r w:rsidDel="006B6A90">
                  <w:rPr>
                    <w:rFonts w:cs="Tahoma"/>
                    <w:szCs w:val="24"/>
                  </w:rPr>
                  <w:delText>If the LMCC-LTS is completed, then r</w:delText>
                </w:r>
                <w:r w:rsidRPr="0024633A" w:rsidDel="006B6A90">
                  <w:rPr>
                    <w:rFonts w:cs="Tahoma"/>
                    <w:szCs w:val="24"/>
                  </w:rPr>
                  <w:delText xml:space="preserve">equire one </w:delText>
                </w:r>
                <w:r w:rsidDel="006B6A90">
                  <w:rPr>
                    <w:rFonts w:cs="Tahoma"/>
                    <w:szCs w:val="24"/>
                  </w:rPr>
                  <w:delText>LMCI-LTS</w:delText>
                </w:r>
                <w:r w:rsidRPr="0024633A" w:rsidDel="006B6A90">
                  <w:rPr>
                    <w:rFonts w:cs="Tahoma"/>
                    <w:szCs w:val="24"/>
                  </w:rPr>
                  <w:delText xml:space="preserve"> </w:delText>
                </w:r>
                <w:r w:rsidDel="006B6A90">
                  <w:rPr>
                    <w:rFonts w:cs="Tahoma"/>
                    <w:szCs w:val="24"/>
                  </w:rPr>
                  <w:delText>for the</w:delText>
                </w:r>
                <w:r w:rsidRPr="0024633A" w:rsidDel="006B6A90">
                  <w:rPr>
                    <w:rFonts w:cs="Tahoma"/>
                    <w:szCs w:val="24"/>
                  </w:rPr>
                  <w:delText xml:space="preserve"> building.</w:delText>
                </w:r>
              </w:del>
            </w:ins>
          </w:p>
        </w:tc>
      </w:tr>
      <w:tr w:rsidR="00282BCB" w:rsidDel="006B6A90" w14:paraId="43D68956" w14:textId="52580A20" w:rsidTr="008839BA">
        <w:trPr>
          <w:ins w:id="4711" w:author="Haider Alhabibi" w:date="2022-02-16T11:50:00Z"/>
          <w:del w:id="4712" w:author="Alhabibi, Haider@Energy" w:date="2022-03-16T18:53:00Z"/>
        </w:trPr>
        <w:tc>
          <w:tcPr>
            <w:tcW w:w="2785" w:type="dxa"/>
          </w:tcPr>
          <w:p w14:paraId="7E6A118E" w14:textId="5962ED19" w:rsidR="00282BCB" w:rsidDel="006B6A90" w:rsidRDefault="00171D44" w:rsidP="00521D41">
            <w:pPr>
              <w:spacing w:after="0"/>
              <w:rPr>
                <w:ins w:id="4713" w:author="Haider Alhabibi" w:date="2022-02-16T11:50:00Z"/>
                <w:del w:id="4714" w:author="Alhabibi, Haider@Energy" w:date="2022-03-16T18:53:00Z"/>
                <w:rFonts w:cs="Tahoma"/>
                <w:szCs w:val="24"/>
              </w:rPr>
            </w:pPr>
            <w:ins w:id="4715" w:author="Haider Alhabibi" w:date="2022-02-16T11:50:00Z">
              <w:del w:id="4716" w:author="Alhabibi, Haider@Energy" w:date="2022-03-16T18:53:00Z">
                <w:r w:rsidDel="006B6A90">
                  <w:rPr>
                    <w:rFonts w:cs="Tahoma"/>
                    <w:szCs w:val="24"/>
                  </w:rPr>
                  <w:delText>LMCI-MCH-</w:delText>
                </w:r>
                <w:r w:rsidR="00DA6662" w:rsidDel="006B6A90">
                  <w:rPr>
                    <w:rFonts w:cs="Tahoma"/>
                    <w:szCs w:val="24"/>
                  </w:rPr>
                  <w:delText>E</w:delText>
                </w:r>
              </w:del>
            </w:ins>
          </w:p>
        </w:tc>
        <w:tc>
          <w:tcPr>
            <w:tcW w:w="1620" w:type="dxa"/>
          </w:tcPr>
          <w:p w14:paraId="46306F9E" w14:textId="74E1D492" w:rsidR="00282BCB" w:rsidRPr="00960994" w:rsidDel="006B6A90" w:rsidRDefault="00C2373B" w:rsidP="00521D41">
            <w:pPr>
              <w:spacing w:after="0"/>
              <w:rPr>
                <w:ins w:id="4717" w:author="Haider Alhabibi" w:date="2022-02-16T11:50:00Z"/>
                <w:del w:id="4718" w:author="Alhabibi, Haider@Energy" w:date="2022-03-16T18:53:00Z"/>
                <w:rFonts w:cs="Tahoma"/>
                <w:szCs w:val="24"/>
              </w:rPr>
            </w:pPr>
            <w:ins w:id="4719" w:author="Haider Alhabibi" w:date="2022-02-16T11:52:00Z">
              <w:del w:id="4720" w:author="Alhabibi, Haider@Energy" w:date="2022-03-16T18:53:00Z">
                <w:r w:rsidDel="006B6A90">
                  <w:rPr>
                    <w:rFonts w:cs="Tahoma"/>
                    <w:szCs w:val="24"/>
                  </w:rPr>
                  <w:delText>Certificate of Installation</w:delText>
                </w:r>
              </w:del>
            </w:ins>
          </w:p>
        </w:tc>
        <w:tc>
          <w:tcPr>
            <w:tcW w:w="2700" w:type="dxa"/>
          </w:tcPr>
          <w:p w14:paraId="4B36E421" w14:textId="4E6B93BC" w:rsidR="00282BCB" w:rsidDel="006B6A90" w:rsidRDefault="00C2373B" w:rsidP="00521D41">
            <w:pPr>
              <w:spacing w:after="0"/>
              <w:rPr>
                <w:ins w:id="4721" w:author="Haider Alhabibi" w:date="2022-02-16T11:50:00Z"/>
                <w:del w:id="4722" w:author="Alhabibi, Haider@Energy" w:date="2022-03-16T18:53:00Z"/>
                <w:rFonts w:cs="Tahoma"/>
                <w:szCs w:val="24"/>
              </w:rPr>
            </w:pPr>
            <w:ins w:id="4723" w:author="Haider Alhabibi" w:date="2022-02-16T11:52:00Z">
              <w:del w:id="4724" w:author="Alhabibi, Haider@Energy" w:date="2022-03-16T18:53:00Z">
                <w:r w:rsidDel="006B6A90">
                  <w:rPr>
                    <w:rFonts w:cs="Tahoma"/>
                    <w:szCs w:val="24"/>
                  </w:rPr>
                  <w:delText>Mechanical</w:delText>
                </w:r>
              </w:del>
            </w:ins>
          </w:p>
        </w:tc>
        <w:tc>
          <w:tcPr>
            <w:tcW w:w="3060" w:type="dxa"/>
          </w:tcPr>
          <w:p w14:paraId="13DA96C4" w14:textId="0AA40B74" w:rsidR="00282BCB" w:rsidDel="006B6A90" w:rsidRDefault="006E52CA" w:rsidP="00521D41">
            <w:pPr>
              <w:spacing w:after="0"/>
              <w:rPr>
                <w:ins w:id="4725" w:author="Haider Alhabibi" w:date="2022-02-16T11:50:00Z"/>
                <w:del w:id="4726" w:author="Alhabibi, Haider@Energy" w:date="2022-03-16T18:53:00Z"/>
                <w:rFonts w:cs="Tahoma"/>
                <w:szCs w:val="24"/>
              </w:rPr>
            </w:pPr>
            <w:ins w:id="4727" w:author="Haider Alhabibi" w:date="2022-02-16T17:15:00Z">
              <w:del w:id="4728" w:author="Alhabibi, Haider@Energy" w:date="2022-03-16T18:53:00Z">
                <w:r w:rsidDel="006B6A90">
                  <w:rPr>
                    <w:rFonts w:cs="Tahoma"/>
                    <w:szCs w:val="24"/>
                  </w:rPr>
                  <w:delText>If the LMCC-MCH is completed, then r</w:delText>
                </w:r>
                <w:r w:rsidRPr="0024633A" w:rsidDel="006B6A90">
                  <w:rPr>
                    <w:rFonts w:cs="Tahoma"/>
                    <w:szCs w:val="24"/>
                  </w:rPr>
                  <w:delText xml:space="preserve">equire one </w:delText>
                </w:r>
                <w:r w:rsidDel="006B6A90">
                  <w:rPr>
                    <w:rFonts w:cs="Tahoma"/>
                    <w:szCs w:val="24"/>
                  </w:rPr>
                  <w:delText>LMCI-MCH</w:delText>
                </w:r>
                <w:r w:rsidRPr="0024633A" w:rsidDel="006B6A90">
                  <w:rPr>
                    <w:rFonts w:cs="Tahoma"/>
                    <w:szCs w:val="24"/>
                  </w:rPr>
                  <w:delText xml:space="preserve"> </w:delText>
                </w:r>
                <w:r w:rsidDel="006B6A90">
                  <w:rPr>
                    <w:rFonts w:cs="Tahoma"/>
                    <w:szCs w:val="24"/>
                  </w:rPr>
                  <w:delText>for the</w:delText>
                </w:r>
                <w:r w:rsidRPr="0024633A" w:rsidDel="006B6A90">
                  <w:rPr>
                    <w:rFonts w:cs="Tahoma"/>
                    <w:szCs w:val="24"/>
                  </w:rPr>
                  <w:delText xml:space="preserve"> building.</w:delText>
                </w:r>
              </w:del>
            </w:ins>
          </w:p>
        </w:tc>
      </w:tr>
      <w:tr w:rsidR="00A42301" w14:paraId="7DCD783C" w14:textId="77777777" w:rsidTr="008839BA">
        <w:trPr>
          <w:ins w:id="4729" w:author="Haider Alhabibi" w:date="2022-02-16T16:47:00Z"/>
        </w:trPr>
        <w:tc>
          <w:tcPr>
            <w:tcW w:w="2785" w:type="dxa"/>
          </w:tcPr>
          <w:p w14:paraId="2E7D0EA2" w14:textId="42D45DBE" w:rsidR="00A42301" w:rsidRDefault="00A42301" w:rsidP="00521D41">
            <w:pPr>
              <w:spacing w:after="0"/>
              <w:rPr>
                <w:ins w:id="4730" w:author="Haider Alhabibi" w:date="2022-02-16T16:47:00Z"/>
                <w:rFonts w:cs="Tahoma"/>
                <w:szCs w:val="24"/>
              </w:rPr>
            </w:pPr>
            <w:ins w:id="4731" w:author="Haider Alhabibi" w:date="2022-02-16T16:47:00Z">
              <w:r>
                <w:t>L</w:t>
              </w:r>
            </w:ins>
            <w:ins w:id="4732" w:author="Haider Alhabibi" w:date="2022-02-16T16:48:00Z">
              <w:r>
                <w:t>MCI</w:t>
              </w:r>
            </w:ins>
            <w:ins w:id="4733" w:author="Haider Alhabibi" w:date="2022-02-16T16:47:00Z">
              <w:r w:rsidRPr="00342FCE">
                <w:t>-MCH-01a-E</w:t>
              </w:r>
            </w:ins>
          </w:p>
        </w:tc>
        <w:tc>
          <w:tcPr>
            <w:tcW w:w="1620" w:type="dxa"/>
          </w:tcPr>
          <w:p w14:paraId="0EA71756" w14:textId="1FA27FC7" w:rsidR="00A42301" w:rsidRDefault="00A42301" w:rsidP="00521D41">
            <w:pPr>
              <w:spacing w:after="0"/>
              <w:rPr>
                <w:ins w:id="4734" w:author="Haider Alhabibi" w:date="2022-02-16T16:47:00Z"/>
                <w:rFonts w:cs="Tahoma"/>
                <w:szCs w:val="24"/>
              </w:rPr>
            </w:pPr>
            <w:ins w:id="4735" w:author="Haider Alhabibi" w:date="2022-02-16T16:48:00Z">
              <w:r w:rsidRPr="00342FCE">
                <w:t>Certificate of Installation</w:t>
              </w:r>
            </w:ins>
          </w:p>
        </w:tc>
        <w:tc>
          <w:tcPr>
            <w:tcW w:w="2700" w:type="dxa"/>
          </w:tcPr>
          <w:p w14:paraId="3B36FC19" w14:textId="1528A082" w:rsidR="00A42301" w:rsidRDefault="00A84879" w:rsidP="00521D41">
            <w:pPr>
              <w:spacing w:after="0"/>
              <w:rPr>
                <w:ins w:id="4736" w:author="Haider Alhabibi" w:date="2022-02-16T16:47:00Z"/>
                <w:rFonts w:cs="Tahoma"/>
                <w:szCs w:val="24"/>
              </w:rPr>
            </w:pPr>
            <w:ins w:id="4737" w:author="Haider Alhabibi" w:date="2022-02-16T16:49:00Z">
              <w:r w:rsidRPr="00342FCE">
                <w:t>Space Conditioning Systems, Ducts and Fans – for Performance Compliance for Newly Constructed Buildings</w:t>
              </w:r>
            </w:ins>
          </w:p>
        </w:tc>
        <w:tc>
          <w:tcPr>
            <w:tcW w:w="3060" w:type="dxa"/>
          </w:tcPr>
          <w:p w14:paraId="47720F9B" w14:textId="5A7F364C" w:rsidR="00A42301" w:rsidRDefault="00F64C74" w:rsidP="00521D41">
            <w:pPr>
              <w:spacing w:after="0"/>
              <w:rPr>
                <w:ins w:id="4738" w:author="Haider Alhabibi" w:date="2022-02-16T16:47:00Z"/>
                <w:rFonts w:cs="Tahoma"/>
                <w:szCs w:val="24"/>
              </w:rPr>
            </w:pPr>
            <w:ins w:id="4739" w:author="Haider Alhabibi" w:date="2022-02-16T17:41:00Z">
              <w:r>
                <w:rPr>
                  <w:rFonts w:cs="Tahoma"/>
                  <w:szCs w:val="24"/>
                </w:rPr>
                <w:t>If the LMCC-</w:t>
              </w:r>
            </w:ins>
            <w:ins w:id="4740" w:author="Alhabibi, Haider@Energy" w:date="2022-03-15T10:35:00Z">
              <w:r w:rsidR="009148B7">
                <w:rPr>
                  <w:rFonts w:cs="Tahoma"/>
                  <w:szCs w:val="24"/>
                </w:rPr>
                <w:t>PRF</w:t>
              </w:r>
            </w:ins>
            <w:ins w:id="4741" w:author="Haider Alhabibi" w:date="2022-02-16T17:41:00Z">
              <w:del w:id="4742" w:author="Alhabibi, Haider@Energy" w:date="2022-03-16T18:54:00Z">
                <w:r w:rsidDel="006B6A90">
                  <w:rPr>
                    <w:rFonts w:cs="Tahoma"/>
                    <w:szCs w:val="24"/>
                  </w:rPr>
                  <w:delText>MCH</w:delText>
                </w:r>
              </w:del>
              <w:r>
                <w:rPr>
                  <w:rFonts w:cs="Tahoma"/>
                  <w:szCs w:val="24"/>
                </w:rPr>
                <w:t xml:space="preserve"> is completed, then r</w:t>
              </w:r>
              <w:r w:rsidRPr="0024633A">
                <w:rPr>
                  <w:rFonts w:cs="Tahoma"/>
                  <w:szCs w:val="24"/>
                </w:rPr>
                <w:t xml:space="preserve">equire one </w:t>
              </w:r>
              <w:r>
                <w:rPr>
                  <w:rFonts w:cs="Tahoma"/>
                  <w:szCs w:val="24"/>
                </w:rPr>
                <w:t>LMCI-MCH-01a</w:t>
              </w:r>
              <w:r w:rsidRPr="0024633A">
                <w:rPr>
                  <w:rFonts w:cs="Tahoma"/>
                  <w:szCs w:val="24"/>
                </w:rPr>
                <w:t xml:space="preserve"> </w:t>
              </w:r>
              <w:r>
                <w:rPr>
                  <w:rFonts w:cs="Tahoma"/>
                  <w:szCs w:val="24"/>
                </w:rPr>
                <w:t>for the</w:t>
              </w:r>
              <w:r w:rsidRPr="0024633A">
                <w:rPr>
                  <w:rFonts w:cs="Tahoma"/>
                  <w:szCs w:val="24"/>
                </w:rPr>
                <w:t xml:space="preserve"> building.</w:t>
              </w:r>
            </w:ins>
          </w:p>
        </w:tc>
      </w:tr>
      <w:tr w:rsidR="00A42301" w14:paraId="38664021" w14:textId="77777777" w:rsidTr="008839BA">
        <w:trPr>
          <w:ins w:id="4743" w:author="Haider Alhabibi" w:date="2022-02-16T16:47:00Z"/>
        </w:trPr>
        <w:tc>
          <w:tcPr>
            <w:tcW w:w="2785" w:type="dxa"/>
          </w:tcPr>
          <w:p w14:paraId="01844916" w14:textId="414BCA2B" w:rsidR="00A42301" w:rsidRDefault="00A42301" w:rsidP="00521D41">
            <w:pPr>
              <w:spacing w:after="0"/>
              <w:rPr>
                <w:ins w:id="4744" w:author="Haider Alhabibi" w:date="2022-02-16T16:47:00Z"/>
                <w:rFonts w:cs="Tahoma"/>
                <w:szCs w:val="24"/>
              </w:rPr>
            </w:pPr>
            <w:ins w:id="4745" w:author="Haider Alhabibi" w:date="2022-02-16T16:48:00Z">
              <w:r>
                <w:t>LMCI</w:t>
              </w:r>
            </w:ins>
            <w:ins w:id="4746" w:author="Haider Alhabibi" w:date="2022-02-16T16:47:00Z">
              <w:r w:rsidRPr="00342FCE">
                <w:t>-MCH-</w:t>
              </w:r>
              <w:r w:rsidR="00F64C74" w:rsidRPr="00342FCE">
                <w:t>01</w:t>
              </w:r>
            </w:ins>
            <w:ins w:id="4747" w:author="Haider Alhabibi" w:date="2022-02-16T16:53:00Z">
              <w:r w:rsidR="00F64C74">
                <w:t>b</w:t>
              </w:r>
            </w:ins>
            <w:ins w:id="4748" w:author="Haider Alhabibi" w:date="2022-02-16T16:47:00Z">
              <w:r w:rsidRPr="00342FCE">
                <w:t>-E</w:t>
              </w:r>
            </w:ins>
          </w:p>
        </w:tc>
        <w:tc>
          <w:tcPr>
            <w:tcW w:w="1620" w:type="dxa"/>
          </w:tcPr>
          <w:p w14:paraId="4AF47375" w14:textId="380CC47E" w:rsidR="00A42301" w:rsidRDefault="00A42301" w:rsidP="00521D41">
            <w:pPr>
              <w:spacing w:after="0"/>
              <w:rPr>
                <w:ins w:id="4749" w:author="Haider Alhabibi" w:date="2022-02-16T16:47:00Z"/>
                <w:rFonts w:cs="Tahoma"/>
                <w:szCs w:val="24"/>
              </w:rPr>
            </w:pPr>
            <w:ins w:id="4750" w:author="Haider Alhabibi" w:date="2022-02-16T16:48:00Z">
              <w:r w:rsidRPr="00342FCE">
                <w:t>Certificate of Installation</w:t>
              </w:r>
            </w:ins>
          </w:p>
        </w:tc>
        <w:tc>
          <w:tcPr>
            <w:tcW w:w="2700" w:type="dxa"/>
          </w:tcPr>
          <w:p w14:paraId="1EFE3EA0" w14:textId="2B7648EB" w:rsidR="00A42301" w:rsidRDefault="00A84879" w:rsidP="00521D41">
            <w:pPr>
              <w:spacing w:after="0"/>
              <w:rPr>
                <w:ins w:id="4751" w:author="Haider Alhabibi" w:date="2022-02-16T16:47:00Z"/>
                <w:rFonts w:cs="Tahoma"/>
                <w:szCs w:val="24"/>
              </w:rPr>
            </w:pPr>
            <w:ins w:id="4752" w:author="Haider Alhabibi" w:date="2022-02-16T16:49:00Z">
              <w:r w:rsidRPr="00342FCE">
                <w:t>Space Conditioning Systems, Ducts and Fans – for Prescriptive Alterations</w:t>
              </w:r>
            </w:ins>
          </w:p>
        </w:tc>
        <w:tc>
          <w:tcPr>
            <w:tcW w:w="3060" w:type="dxa"/>
          </w:tcPr>
          <w:p w14:paraId="1AB54D61" w14:textId="06CCFE8D" w:rsidR="00A42301" w:rsidRDefault="00F64C74" w:rsidP="00521D41">
            <w:pPr>
              <w:spacing w:after="0"/>
              <w:rPr>
                <w:ins w:id="4753" w:author="Haider Alhabibi" w:date="2022-02-16T16:47:00Z"/>
                <w:rFonts w:cs="Tahoma"/>
                <w:szCs w:val="24"/>
              </w:rPr>
            </w:pPr>
            <w:ins w:id="4754" w:author="Haider Alhabibi" w:date="2022-02-16T17:41:00Z">
              <w:r>
                <w:rPr>
                  <w:rFonts w:cs="Tahoma"/>
                  <w:szCs w:val="24"/>
                </w:rPr>
                <w:t>If the LMCC-MCH is completed, then r</w:t>
              </w:r>
              <w:r w:rsidRPr="0024633A">
                <w:rPr>
                  <w:rFonts w:cs="Tahoma"/>
                  <w:szCs w:val="24"/>
                </w:rPr>
                <w:t xml:space="preserve">equire one </w:t>
              </w:r>
              <w:r>
                <w:rPr>
                  <w:rFonts w:cs="Tahoma"/>
                  <w:szCs w:val="24"/>
                </w:rPr>
                <w:t>LMCI-MCH-01b</w:t>
              </w:r>
              <w:r w:rsidRPr="0024633A">
                <w:rPr>
                  <w:rFonts w:cs="Tahoma"/>
                  <w:szCs w:val="24"/>
                </w:rPr>
                <w:t xml:space="preserve"> </w:t>
              </w:r>
              <w:r>
                <w:rPr>
                  <w:rFonts w:cs="Tahoma"/>
                  <w:szCs w:val="24"/>
                </w:rPr>
                <w:t>for the</w:t>
              </w:r>
              <w:r w:rsidRPr="0024633A">
                <w:rPr>
                  <w:rFonts w:cs="Tahoma"/>
                  <w:szCs w:val="24"/>
                </w:rPr>
                <w:t xml:space="preserve"> building.</w:t>
              </w:r>
            </w:ins>
          </w:p>
        </w:tc>
      </w:tr>
      <w:tr w:rsidR="00A42301" w14:paraId="212EBFA3" w14:textId="77777777" w:rsidTr="008839BA">
        <w:trPr>
          <w:ins w:id="4755" w:author="Haider Alhabibi" w:date="2022-02-16T16:47:00Z"/>
        </w:trPr>
        <w:tc>
          <w:tcPr>
            <w:tcW w:w="2785" w:type="dxa"/>
          </w:tcPr>
          <w:p w14:paraId="6C566791" w14:textId="3BBE46DC" w:rsidR="00A42301" w:rsidRDefault="00A42301" w:rsidP="00521D41">
            <w:pPr>
              <w:spacing w:after="0"/>
              <w:rPr>
                <w:ins w:id="4756" w:author="Haider Alhabibi" w:date="2022-02-16T16:47:00Z"/>
                <w:rFonts w:cs="Tahoma"/>
                <w:szCs w:val="24"/>
              </w:rPr>
            </w:pPr>
            <w:ins w:id="4757" w:author="Haider Alhabibi" w:date="2022-02-16T16:48:00Z">
              <w:r>
                <w:t>LMCI</w:t>
              </w:r>
            </w:ins>
            <w:ins w:id="4758" w:author="Haider Alhabibi" w:date="2022-02-16T16:47:00Z">
              <w:r w:rsidRPr="00342FCE">
                <w:t>-MCH-</w:t>
              </w:r>
              <w:r w:rsidR="00F64C74" w:rsidRPr="00342FCE">
                <w:t>01</w:t>
              </w:r>
            </w:ins>
            <w:ins w:id="4759" w:author="Haider Alhabibi" w:date="2022-02-16T16:53:00Z">
              <w:r w:rsidR="00F64C74">
                <w:t>c</w:t>
              </w:r>
            </w:ins>
            <w:ins w:id="4760" w:author="Haider Alhabibi" w:date="2022-02-16T16:47:00Z">
              <w:r w:rsidRPr="00342FCE">
                <w:t>-E</w:t>
              </w:r>
            </w:ins>
          </w:p>
        </w:tc>
        <w:tc>
          <w:tcPr>
            <w:tcW w:w="1620" w:type="dxa"/>
          </w:tcPr>
          <w:p w14:paraId="49D00C54" w14:textId="5CDAEF63" w:rsidR="00A42301" w:rsidRDefault="00A42301" w:rsidP="00521D41">
            <w:pPr>
              <w:spacing w:after="0"/>
              <w:rPr>
                <w:ins w:id="4761" w:author="Haider Alhabibi" w:date="2022-02-16T16:47:00Z"/>
                <w:rFonts w:cs="Tahoma"/>
                <w:szCs w:val="24"/>
              </w:rPr>
            </w:pPr>
            <w:ins w:id="4762" w:author="Haider Alhabibi" w:date="2022-02-16T16:48:00Z">
              <w:r w:rsidRPr="00342FCE">
                <w:t>Certificate of Installation</w:t>
              </w:r>
            </w:ins>
          </w:p>
        </w:tc>
        <w:tc>
          <w:tcPr>
            <w:tcW w:w="2700" w:type="dxa"/>
          </w:tcPr>
          <w:p w14:paraId="4D75C6A9" w14:textId="269D00AF" w:rsidR="00A42301" w:rsidRDefault="00A84879" w:rsidP="00521D41">
            <w:pPr>
              <w:spacing w:after="0"/>
              <w:rPr>
                <w:ins w:id="4763" w:author="Haider Alhabibi" w:date="2022-02-16T16:47:00Z"/>
                <w:rFonts w:cs="Tahoma"/>
                <w:szCs w:val="24"/>
              </w:rPr>
            </w:pPr>
            <w:ins w:id="4764" w:author="Haider Alhabibi" w:date="2022-02-16T16:49:00Z">
              <w:r w:rsidRPr="00342FCE">
                <w:t xml:space="preserve">Space Conditioning Systems, Ducts and </w:t>
              </w:r>
              <w:r w:rsidRPr="00342FCE">
                <w:lastRenderedPageBreak/>
                <w:t>Fans – for Prescriptive Newly</w:t>
              </w:r>
            </w:ins>
            <w:ins w:id="4765" w:author="Haider Alhabibi" w:date="2022-02-16T16:50:00Z">
              <w:r>
                <w:t xml:space="preserve"> </w:t>
              </w:r>
              <w:r w:rsidRPr="00342FCE">
                <w:t>Constructed Buildings</w:t>
              </w:r>
            </w:ins>
          </w:p>
        </w:tc>
        <w:tc>
          <w:tcPr>
            <w:tcW w:w="3060" w:type="dxa"/>
          </w:tcPr>
          <w:p w14:paraId="3A531A8F" w14:textId="7438728B" w:rsidR="00A42301" w:rsidRDefault="00F64C74" w:rsidP="00521D41">
            <w:pPr>
              <w:spacing w:after="0"/>
              <w:rPr>
                <w:ins w:id="4766" w:author="Haider Alhabibi" w:date="2022-02-16T16:47:00Z"/>
                <w:rFonts w:cs="Tahoma"/>
                <w:szCs w:val="24"/>
              </w:rPr>
            </w:pPr>
            <w:ins w:id="4767" w:author="Haider Alhabibi" w:date="2022-02-16T17:41:00Z">
              <w:r>
                <w:rPr>
                  <w:rFonts w:cs="Tahoma"/>
                  <w:szCs w:val="24"/>
                </w:rPr>
                <w:lastRenderedPageBreak/>
                <w:t>If the LMCC-MCH is completed, then r</w:t>
              </w:r>
              <w:r w:rsidRPr="0024633A">
                <w:rPr>
                  <w:rFonts w:cs="Tahoma"/>
                  <w:szCs w:val="24"/>
                </w:rPr>
                <w:t xml:space="preserve">equire </w:t>
              </w:r>
              <w:r w:rsidRPr="0024633A">
                <w:rPr>
                  <w:rFonts w:cs="Tahoma"/>
                  <w:szCs w:val="24"/>
                </w:rPr>
                <w:lastRenderedPageBreak/>
                <w:t xml:space="preserve">one </w:t>
              </w:r>
              <w:r>
                <w:rPr>
                  <w:rFonts w:cs="Tahoma"/>
                  <w:szCs w:val="24"/>
                </w:rPr>
                <w:t>LMCI-MCH-01c</w:t>
              </w:r>
              <w:r w:rsidRPr="0024633A">
                <w:rPr>
                  <w:rFonts w:cs="Tahoma"/>
                  <w:szCs w:val="24"/>
                </w:rPr>
                <w:t xml:space="preserve"> </w:t>
              </w:r>
              <w:r>
                <w:rPr>
                  <w:rFonts w:cs="Tahoma"/>
                  <w:szCs w:val="24"/>
                </w:rPr>
                <w:t>for the</w:t>
              </w:r>
              <w:r w:rsidRPr="0024633A">
                <w:rPr>
                  <w:rFonts w:cs="Tahoma"/>
                  <w:szCs w:val="24"/>
                </w:rPr>
                <w:t xml:space="preserve"> building.</w:t>
              </w:r>
            </w:ins>
          </w:p>
        </w:tc>
      </w:tr>
      <w:tr w:rsidR="00A42301" w14:paraId="0682AFB8" w14:textId="77777777" w:rsidTr="008839BA">
        <w:trPr>
          <w:ins w:id="4768" w:author="Haider Alhabibi" w:date="2022-02-16T16:47:00Z"/>
        </w:trPr>
        <w:tc>
          <w:tcPr>
            <w:tcW w:w="2785" w:type="dxa"/>
          </w:tcPr>
          <w:p w14:paraId="197A81F8" w14:textId="64358A05" w:rsidR="00A42301" w:rsidRDefault="00A42301" w:rsidP="00521D41">
            <w:pPr>
              <w:spacing w:after="0"/>
              <w:rPr>
                <w:ins w:id="4769" w:author="Haider Alhabibi" w:date="2022-02-16T16:47:00Z"/>
                <w:rFonts w:cs="Tahoma"/>
                <w:szCs w:val="24"/>
              </w:rPr>
            </w:pPr>
            <w:ins w:id="4770" w:author="Haider Alhabibi" w:date="2022-02-16T16:48:00Z">
              <w:r>
                <w:lastRenderedPageBreak/>
                <w:t>LMCI</w:t>
              </w:r>
            </w:ins>
            <w:ins w:id="4771" w:author="Haider Alhabibi" w:date="2022-02-16T16:47:00Z">
              <w:r w:rsidRPr="00342FCE">
                <w:t>-MCH-</w:t>
              </w:r>
              <w:r w:rsidR="00F64C74" w:rsidRPr="00342FCE">
                <w:t>01</w:t>
              </w:r>
            </w:ins>
            <w:ins w:id="4772" w:author="Haider Alhabibi" w:date="2022-02-16T16:54:00Z">
              <w:r w:rsidR="00F64C74">
                <w:t>d</w:t>
              </w:r>
            </w:ins>
            <w:ins w:id="4773" w:author="Haider Alhabibi" w:date="2022-02-16T16:47:00Z">
              <w:r w:rsidRPr="00342FCE">
                <w:t>-E</w:t>
              </w:r>
            </w:ins>
          </w:p>
        </w:tc>
        <w:tc>
          <w:tcPr>
            <w:tcW w:w="1620" w:type="dxa"/>
          </w:tcPr>
          <w:p w14:paraId="0BD8D1F3" w14:textId="561E8C18" w:rsidR="00A42301" w:rsidRDefault="00A42301" w:rsidP="00521D41">
            <w:pPr>
              <w:spacing w:after="0"/>
              <w:rPr>
                <w:ins w:id="4774" w:author="Haider Alhabibi" w:date="2022-02-16T16:47:00Z"/>
                <w:rFonts w:cs="Tahoma"/>
                <w:szCs w:val="24"/>
              </w:rPr>
            </w:pPr>
            <w:ins w:id="4775" w:author="Haider Alhabibi" w:date="2022-02-16T16:48:00Z">
              <w:r w:rsidRPr="00342FCE">
                <w:t>Certificate of Installation</w:t>
              </w:r>
            </w:ins>
          </w:p>
        </w:tc>
        <w:tc>
          <w:tcPr>
            <w:tcW w:w="2700" w:type="dxa"/>
          </w:tcPr>
          <w:p w14:paraId="17FB1C5D" w14:textId="68C7ECBD" w:rsidR="00A42301" w:rsidRDefault="00A84879" w:rsidP="00521D41">
            <w:pPr>
              <w:spacing w:after="0"/>
              <w:rPr>
                <w:ins w:id="4776" w:author="Haider Alhabibi" w:date="2022-02-16T16:47:00Z"/>
                <w:rFonts w:cs="Tahoma"/>
                <w:szCs w:val="24"/>
              </w:rPr>
            </w:pPr>
            <w:ins w:id="4777" w:author="Haider Alhabibi" w:date="2022-02-16T16:50:00Z">
              <w:r w:rsidRPr="00342FCE">
                <w:t>Space Conditioning Systems, Ducts and Fans – for Performance Compliance for Additions and Alterations, or Addition Alone</w:t>
              </w:r>
            </w:ins>
          </w:p>
        </w:tc>
        <w:tc>
          <w:tcPr>
            <w:tcW w:w="3060" w:type="dxa"/>
          </w:tcPr>
          <w:p w14:paraId="177BE165" w14:textId="7C130CF8" w:rsidR="00A42301" w:rsidRDefault="00F64C74" w:rsidP="00521D41">
            <w:pPr>
              <w:spacing w:after="0"/>
              <w:rPr>
                <w:ins w:id="4778" w:author="Haider Alhabibi" w:date="2022-02-16T16:47:00Z"/>
                <w:rFonts w:cs="Tahoma"/>
                <w:szCs w:val="24"/>
              </w:rPr>
            </w:pPr>
            <w:ins w:id="4779" w:author="Haider Alhabibi" w:date="2022-02-16T17:41:00Z">
              <w:r>
                <w:rPr>
                  <w:rFonts w:cs="Tahoma"/>
                  <w:szCs w:val="24"/>
                </w:rPr>
                <w:t>If the LMCC-</w:t>
              </w:r>
            </w:ins>
            <w:ins w:id="4780" w:author="Alhabibi, Haider@Energy" w:date="2022-03-15T10:36:00Z">
              <w:r w:rsidR="00391B97">
                <w:rPr>
                  <w:rFonts w:cs="Tahoma"/>
                  <w:szCs w:val="24"/>
                </w:rPr>
                <w:t>PRF</w:t>
              </w:r>
            </w:ins>
            <w:ins w:id="4781" w:author="Haider Alhabibi" w:date="2022-02-16T17:41:00Z">
              <w:del w:id="4782" w:author="Alhabibi, Haider@Energy" w:date="2022-03-16T18:54:00Z">
                <w:r w:rsidDel="006B6A90">
                  <w:rPr>
                    <w:rFonts w:cs="Tahoma"/>
                    <w:szCs w:val="24"/>
                  </w:rPr>
                  <w:delText>MCH</w:delText>
                </w:r>
              </w:del>
              <w:r>
                <w:rPr>
                  <w:rFonts w:cs="Tahoma"/>
                  <w:szCs w:val="24"/>
                </w:rPr>
                <w:t xml:space="preserve"> is completed, then r</w:t>
              </w:r>
              <w:r w:rsidRPr="0024633A">
                <w:rPr>
                  <w:rFonts w:cs="Tahoma"/>
                  <w:szCs w:val="24"/>
                </w:rPr>
                <w:t xml:space="preserve">equire one </w:t>
              </w:r>
              <w:r>
                <w:rPr>
                  <w:rFonts w:cs="Tahoma"/>
                  <w:szCs w:val="24"/>
                </w:rPr>
                <w:t>LMCI-MCH-01d</w:t>
              </w:r>
              <w:r w:rsidRPr="0024633A">
                <w:rPr>
                  <w:rFonts w:cs="Tahoma"/>
                  <w:szCs w:val="24"/>
                </w:rPr>
                <w:t xml:space="preserve"> </w:t>
              </w:r>
              <w:r>
                <w:rPr>
                  <w:rFonts w:cs="Tahoma"/>
                  <w:szCs w:val="24"/>
                </w:rPr>
                <w:t>for the</w:t>
              </w:r>
              <w:r w:rsidRPr="0024633A">
                <w:rPr>
                  <w:rFonts w:cs="Tahoma"/>
                  <w:szCs w:val="24"/>
                </w:rPr>
                <w:t xml:space="preserve"> building.</w:t>
              </w:r>
            </w:ins>
          </w:p>
        </w:tc>
      </w:tr>
      <w:tr w:rsidR="00451A89" w14:paraId="39E5A0DA" w14:textId="77777777" w:rsidTr="008839BA">
        <w:trPr>
          <w:ins w:id="4783" w:author="Author"/>
        </w:trPr>
        <w:tc>
          <w:tcPr>
            <w:tcW w:w="2785" w:type="dxa"/>
          </w:tcPr>
          <w:p w14:paraId="11C32290" w14:textId="734A80EC" w:rsidR="00451A89" w:rsidRDefault="00451A89" w:rsidP="00451A89">
            <w:pPr>
              <w:spacing w:before="0" w:after="0" w:line="240" w:lineRule="auto"/>
              <w:rPr>
                <w:ins w:id="4784" w:author="Author"/>
                <w:rFonts w:cs="Tahoma"/>
              </w:rPr>
            </w:pPr>
            <w:ins w:id="4785" w:author="Author">
              <w:r>
                <w:rPr>
                  <w:rFonts w:cs="Tahoma"/>
                </w:rPr>
                <w:t>LMCI/LMCV-MCH-</w:t>
              </w:r>
              <w:r w:rsidR="00521D41">
                <w:rPr>
                  <w:rFonts w:cs="Tahoma"/>
                </w:rPr>
                <w:t>20</w:t>
              </w:r>
            </w:ins>
            <w:ins w:id="4786" w:author="Haider Alhabibi" w:date="2022-02-16T14:54:00Z">
              <w:r w:rsidR="00AA3DA7">
                <w:rPr>
                  <w:rFonts w:cs="Tahoma"/>
                </w:rPr>
                <w:t>a</w:t>
              </w:r>
            </w:ins>
            <w:ins w:id="4787" w:author="Author">
              <w:r>
                <w:rPr>
                  <w:rFonts w:cs="Tahoma"/>
                </w:rPr>
                <w:t>-H</w:t>
              </w:r>
            </w:ins>
          </w:p>
          <w:p w14:paraId="602BE478" w14:textId="1F1B1A83" w:rsidR="00451A89" w:rsidRDefault="00451A89" w:rsidP="00451A89">
            <w:pPr>
              <w:spacing w:before="0" w:after="0"/>
              <w:rPr>
                <w:ins w:id="4788" w:author="Author"/>
                <w:rFonts w:cs="Tahoma"/>
                <w:szCs w:val="24"/>
              </w:rPr>
            </w:pPr>
          </w:p>
        </w:tc>
        <w:tc>
          <w:tcPr>
            <w:tcW w:w="1620" w:type="dxa"/>
          </w:tcPr>
          <w:p w14:paraId="0EE8CC34" w14:textId="13EE67B2" w:rsidR="00451A89" w:rsidRPr="00960994" w:rsidRDefault="00451A89" w:rsidP="00451A89">
            <w:pPr>
              <w:spacing w:before="0" w:after="0"/>
              <w:rPr>
                <w:ins w:id="4789" w:author="Author"/>
                <w:rFonts w:cs="Tahoma"/>
                <w:szCs w:val="24"/>
              </w:rPr>
            </w:pPr>
            <w:ins w:id="4790" w:author="Author">
              <w:r>
                <w:rPr>
                  <w:rFonts w:cs="Tahoma"/>
                  <w:szCs w:val="24"/>
                </w:rPr>
                <w:t>Certificate of Installation/ Verification</w:t>
              </w:r>
            </w:ins>
          </w:p>
        </w:tc>
        <w:tc>
          <w:tcPr>
            <w:tcW w:w="2700" w:type="dxa"/>
          </w:tcPr>
          <w:p w14:paraId="13EE9CFE" w14:textId="04736EDF" w:rsidR="00451A89" w:rsidRDefault="00042CB7" w:rsidP="00451A89">
            <w:pPr>
              <w:spacing w:before="0" w:after="0"/>
              <w:rPr>
                <w:ins w:id="4791" w:author="Author"/>
                <w:rFonts w:cs="Tahoma"/>
                <w:szCs w:val="24"/>
              </w:rPr>
            </w:pPr>
            <w:ins w:id="4792" w:author="Haider Alhabibi" w:date="2022-02-16T17:51:00Z">
              <w:r>
                <w:t>HE</w:t>
              </w:r>
              <w:r w:rsidR="007E3B9E">
                <w:t xml:space="preserve">RS </w:t>
              </w:r>
            </w:ins>
            <w:ins w:id="4793" w:author="Haider Alhabibi" w:date="2022-02-16T16:50:00Z">
              <w:r w:rsidR="00A84879" w:rsidRPr="00342FCE">
                <w:t>Duct Leakage Measurement – Completely New Duct System</w:t>
              </w:r>
            </w:ins>
            <w:ins w:id="4794" w:author="Author">
              <w:del w:id="4795" w:author="Haider Alhabibi" w:date="2022-02-16T16:50:00Z">
                <w:r w:rsidR="00521D41" w:rsidDel="00A84879">
                  <w:rPr>
                    <w:rFonts w:cs="Tahoma"/>
                    <w:szCs w:val="24"/>
                  </w:rPr>
                  <w:delText>HERS Duct Leakage</w:delText>
                </w:r>
              </w:del>
            </w:ins>
          </w:p>
        </w:tc>
        <w:tc>
          <w:tcPr>
            <w:tcW w:w="3060" w:type="dxa"/>
          </w:tcPr>
          <w:p w14:paraId="4409754B" w14:textId="77E15CCD" w:rsidR="00451A89" w:rsidRDefault="00451A89" w:rsidP="00451A89">
            <w:pPr>
              <w:spacing w:before="0" w:after="0"/>
              <w:rPr>
                <w:ins w:id="4796" w:author="Author"/>
                <w:rFonts w:cs="Tahoma"/>
              </w:rPr>
            </w:pPr>
            <w:ins w:id="4797" w:author="Author">
              <w:r w:rsidRPr="0024633A">
                <w:rPr>
                  <w:rFonts w:cs="Tahoma"/>
                  <w:szCs w:val="24"/>
                </w:rPr>
                <w:t xml:space="preserve">If the </w:t>
              </w:r>
              <w:r>
                <w:rPr>
                  <w:rFonts w:cs="Tahoma"/>
                  <w:szCs w:val="24"/>
                </w:rPr>
                <w:t>LMC</w:t>
              </w:r>
              <w:del w:id="4798" w:author="Alhabibi, Haider@Energy" w:date="2022-03-15T16:18:00Z">
                <w:r>
                  <w:rPr>
                    <w:rFonts w:cs="Tahoma"/>
                    <w:szCs w:val="24"/>
                  </w:rPr>
                  <w:delText>C</w:delText>
                </w:r>
              </w:del>
            </w:ins>
            <w:ins w:id="4799" w:author="Alhabibi, Haider@Energy" w:date="2022-03-15T16:19:00Z">
              <w:r w:rsidR="00B966F0">
                <w:rPr>
                  <w:rFonts w:cs="Tahoma"/>
                  <w:szCs w:val="24"/>
                </w:rPr>
                <w:t>I</w:t>
              </w:r>
            </w:ins>
            <w:ins w:id="4800" w:author="Author">
              <w:r>
                <w:rPr>
                  <w:rFonts w:cs="Tahoma"/>
                  <w:szCs w:val="24"/>
                </w:rPr>
                <w:t>-MCH</w:t>
              </w:r>
            </w:ins>
            <w:ins w:id="4801" w:author="Alhabibi, Haider@Energy" w:date="2022-03-15T16:19:00Z">
              <w:r w:rsidR="00B966F0">
                <w:rPr>
                  <w:rFonts w:cs="Tahoma"/>
                  <w:szCs w:val="24"/>
                </w:rPr>
                <w:t>-0</w:t>
              </w:r>
            </w:ins>
            <w:ins w:id="4802" w:author="Alhabibi, Haider@Energy" w:date="2022-03-15T16:18:00Z">
              <w:r w:rsidR="00143771">
                <w:rPr>
                  <w:rFonts w:cs="Tahoma"/>
                  <w:szCs w:val="24"/>
                </w:rPr>
                <w:t>1</w:t>
              </w:r>
            </w:ins>
            <w:ins w:id="4803" w:author="Author">
              <w:del w:id="4804" w:author="Alhabibi, Haider@Energy" w:date="2022-03-15T16:18:00Z">
                <w:r w:rsidDel="00143771">
                  <w:rPr>
                    <w:rFonts w:cs="Tahoma"/>
                    <w:szCs w:val="24"/>
                  </w:rPr>
                  <w:delText xml:space="preserve"> </w:delText>
                </w:r>
              </w:del>
              <w:r>
                <w:rPr>
                  <w:rFonts w:cs="Tahoma"/>
                  <w:szCs w:val="24"/>
                </w:rPr>
                <w:t xml:space="preserve"> </w:t>
              </w:r>
              <w:r w:rsidRPr="0024633A">
                <w:rPr>
                  <w:rFonts w:cs="Tahoma"/>
                  <w:szCs w:val="24"/>
                </w:rPr>
                <w:t xml:space="preserve">specifies a </w:t>
              </w:r>
              <w:r>
                <w:rPr>
                  <w:rFonts w:cs="Tahoma"/>
                  <w:szCs w:val="24"/>
                </w:rPr>
                <w:t xml:space="preserve">LMCI-MCH-20 </w:t>
              </w:r>
              <w:r w:rsidRPr="0024633A">
                <w:rPr>
                  <w:rFonts w:cs="Tahoma"/>
                  <w:szCs w:val="24"/>
                </w:rPr>
                <w:t xml:space="preserve">is required, then provide one </w:t>
              </w:r>
              <w:r>
                <w:rPr>
                  <w:rFonts w:cs="Tahoma"/>
                  <w:szCs w:val="24"/>
                </w:rPr>
                <w:t>MCH-20</w:t>
              </w:r>
              <w:r w:rsidRPr="0024633A">
                <w:rPr>
                  <w:rFonts w:cs="Tahoma"/>
                  <w:szCs w:val="24"/>
                </w:rPr>
                <w:t xml:space="preserve"> </w:t>
              </w:r>
              <w:r>
                <w:rPr>
                  <w:rFonts w:cs="Tahoma"/>
                  <w:szCs w:val="24"/>
                </w:rPr>
                <w:t>per ducted unit.</w:t>
              </w:r>
              <w:r w:rsidRPr="0024633A">
                <w:rPr>
                  <w:rFonts w:cs="Tahoma"/>
                  <w:szCs w:val="24"/>
                </w:rPr>
                <w:t xml:space="preserve"> </w:t>
              </w:r>
            </w:ins>
          </w:p>
        </w:tc>
      </w:tr>
      <w:tr w:rsidR="00AA3DA7" w14:paraId="7F0F5970" w14:textId="77777777" w:rsidTr="008839BA">
        <w:trPr>
          <w:ins w:id="4805" w:author="Haider Alhabibi" w:date="2022-02-16T14:53:00Z"/>
        </w:trPr>
        <w:tc>
          <w:tcPr>
            <w:tcW w:w="2785" w:type="dxa"/>
          </w:tcPr>
          <w:p w14:paraId="7DB05DE6" w14:textId="0C40D7B9" w:rsidR="00AA3DA7" w:rsidRDefault="00AA3DA7" w:rsidP="00AA3DA7">
            <w:pPr>
              <w:spacing w:before="0" w:after="0" w:line="240" w:lineRule="auto"/>
              <w:rPr>
                <w:ins w:id="4806" w:author="Haider Alhabibi" w:date="2022-02-16T14:54:00Z"/>
                <w:rFonts w:cs="Tahoma"/>
              </w:rPr>
            </w:pPr>
            <w:ins w:id="4807" w:author="Haider Alhabibi" w:date="2022-02-16T14:54:00Z">
              <w:r>
                <w:rPr>
                  <w:rFonts w:cs="Tahoma"/>
                </w:rPr>
                <w:t>LMCI/LMCV-MCH-20b-H</w:t>
              </w:r>
            </w:ins>
          </w:p>
          <w:p w14:paraId="2B0AD540" w14:textId="77777777" w:rsidR="00AA3DA7" w:rsidRDefault="00AA3DA7" w:rsidP="00AA3DA7">
            <w:pPr>
              <w:spacing w:after="0" w:line="240" w:lineRule="auto"/>
              <w:rPr>
                <w:ins w:id="4808" w:author="Haider Alhabibi" w:date="2022-02-16T14:53:00Z"/>
                <w:rFonts w:cs="Tahoma"/>
              </w:rPr>
            </w:pPr>
          </w:p>
        </w:tc>
        <w:tc>
          <w:tcPr>
            <w:tcW w:w="1620" w:type="dxa"/>
          </w:tcPr>
          <w:p w14:paraId="59A3CA72" w14:textId="4DD8285C" w:rsidR="00AA3DA7" w:rsidRDefault="00AA3DA7" w:rsidP="00AA3DA7">
            <w:pPr>
              <w:spacing w:after="0"/>
              <w:rPr>
                <w:ins w:id="4809" w:author="Haider Alhabibi" w:date="2022-02-16T14:53:00Z"/>
                <w:rFonts w:cs="Tahoma"/>
                <w:szCs w:val="24"/>
              </w:rPr>
            </w:pPr>
            <w:ins w:id="4810" w:author="Haider Alhabibi" w:date="2022-02-16T14:54:00Z">
              <w:r>
                <w:rPr>
                  <w:rFonts w:cs="Tahoma"/>
                  <w:szCs w:val="24"/>
                </w:rPr>
                <w:t>Certificate of Installation/ Verification</w:t>
              </w:r>
            </w:ins>
          </w:p>
        </w:tc>
        <w:tc>
          <w:tcPr>
            <w:tcW w:w="2700" w:type="dxa"/>
          </w:tcPr>
          <w:p w14:paraId="7B9A5B37" w14:textId="2D7F577E" w:rsidR="00AA3DA7" w:rsidRDefault="007E3B9E" w:rsidP="00AA3DA7">
            <w:pPr>
              <w:spacing w:after="0"/>
              <w:rPr>
                <w:ins w:id="4811" w:author="Haider Alhabibi" w:date="2022-02-16T14:53:00Z"/>
                <w:rFonts w:cs="Tahoma"/>
                <w:szCs w:val="24"/>
              </w:rPr>
            </w:pPr>
            <w:ins w:id="4812" w:author="Haider Alhabibi" w:date="2022-02-16T17:51:00Z">
              <w:r>
                <w:t xml:space="preserve">HERS </w:t>
              </w:r>
            </w:ins>
            <w:ins w:id="4813" w:author="Haider Alhabibi" w:date="2022-02-16T17:49:00Z">
              <w:r w:rsidR="00B965AA" w:rsidRPr="00342FCE">
                <w:t>Duct Leakage Measurement – Low Leakage Ducts in Conditioned Space</w:t>
              </w:r>
            </w:ins>
          </w:p>
        </w:tc>
        <w:tc>
          <w:tcPr>
            <w:tcW w:w="3060" w:type="dxa"/>
          </w:tcPr>
          <w:p w14:paraId="6BAA4B15" w14:textId="3C18C207" w:rsidR="00AA3DA7" w:rsidRPr="0024633A" w:rsidRDefault="00F14D59" w:rsidP="00AA3DA7">
            <w:pPr>
              <w:spacing w:after="0"/>
              <w:rPr>
                <w:ins w:id="4814" w:author="Haider Alhabibi" w:date="2022-02-16T14:53:00Z"/>
                <w:rFonts w:cs="Tahoma"/>
                <w:szCs w:val="24"/>
              </w:rPr>
            </w:pPr>
            <w:ins w:id="4815" w:author="Haider Alhabibi" w:date="2022-02-16T17:46:00Z">
              <w:r>
                <w:rPr>
                  <w:rFonts w:cs="Tahoma"/>
                  <w:szCs w:val="24"/>
                </w:rPr>
                <w:t>See rules for the MCH-</w:t>
              </w:r>
            </w:ins>
            <w:ins w:id="4816" w:author="Haider Alhabibi" w:date="2022-02-16T17:47:00Z">
              <w:r w:rsidR="0062181A">
                <w:rPr>
                  <w:rFonts w:cs="Tahoma"/>
                  <w:szCs w:val="24"/>
                </w:rPr>
                <w:t>20</w:t>
              </w:r>
            </w:ins>
            <w:ins w:id="4817" w:author="Haider Alhabibi" w:date="2022-02-16T18:07:00Z">
              <w:r w:rsidR="00162D47">
                <w:rPr>
                  <w:rFonts w:cs="Tahoma"/>
                  <w:szCs w:val="24"/>
                </w:rPr>
                <w:t>a</w:t>
              </w:r>
            </w:ins>
            <w:ins w:id="4818" w:author="Haider Alhabibi" w:date="2022-02-16T17:46:00Z">
              <w:r>
                <w:rPr>
                  <w:rFonts w:cs="Tahoma"/>
                  <w:szCs w:val="24"/>
                </w:rPr>
                <w:t>.</w:t>
              </w:r>
            </w:ins>
          </w:p>
        </w:tc>
      </w:tr>
      <w:tr w:rsidR="00AA3DA7" w14:paraId="459C7CE6" w14:textId="77777777" w:rsidTr="008839BA">
        <w:trPr>
          <w:ins w:id="4819" w:author="Haider Alhabibi" w:date="2022-02-16T14:53:00Z"/>
        </w:trPr>
        <w:tc>
          <w:tcPr>
            <w:tcW w:w="2785" w:type="dxa"/>
          </w:tcPr>
          <w:p w14:paraId="491EE2DF" w14:textId="2EA07C98" w:rsidR="00AA3DA7" w:rsidRDefault="00AA3DA7" w:rsidP="00AA3DA7">
            <w:pPr>
              <w:spacing w:before="0" w:after="0" w:line="240" w:lineRule="auto"/>
              <w:rPr>
                <w:ins w:id="4820" w:author="Haider Alhabibi" w:date="2022-02-16T14:54:00Z"/>
                <w:rFonts w:cs="Tahoma"/>
              </w:rPr>
            </w:pPr>
            <w:ins w:id="4821" w:author="Haider Alhabibi" w:date="2022-02-16T14:54:00Z">
              <w:r>
                <w:rPr>
                  <w:rFonts w:cs="Tahoma"/>
                </w:rPr>
                <w:t>LMCI/LMCV-MCH-20c-H</w:t>
              </w:r>
            </w:ins>
          </w:p>
          <w:p w14:paraId="77A427FC" w14:textId="77777777" w:rsidR="00AA3DA7" w:rsidRDefault="00AA3DA7" w:rsidP="00AA3DA7">
            <w:pPr>
              <w:spacing w:after="0" w:line="240" w:lineRule="auto"/>
              <w:rPr>
                <w:ins w:id="4822" w:author="Haider Alhabibi" w:date="2022-02-16T14:53:00Z"/>
                <w:rFonts w:cs="Tahoma"/>
              </w:rPr>
            </w:pPr>
          </w:p>
        </w:tc>
        <w:tc>
          <w:tcPr>
            <w:tcW w:w="1620" w:type="dxa"/>
          </w:tcPr>
          <w:p w14:paraId="6F9EF3D7" w14:textId="2C30AE40" w:rsidR="00AA3DA7" w:rsidRDefault="00AA3DA7" w:rsidP="00AA3DA7">
            <w:pPr>
              <w:spacing w:after="0"/>
              <w:rPr>
                <w:ins w:id="4823" w:author="Haider Alhabibi" w:date="2022-02-16T14:53:00Z"/>
                <w:rFonts w:cs="Tahoma"/>
                <w:szCs w:val="24"/>
              </w:rPr>
            </w:pPr>
            <w:ins w:id="4824" w:author="Haider Alhabibi" w:date="2022-02-16T14:54:00Z">
              <w:r>
                <w:rPr>
                  <w:rFonts w:cs="Tahoma"/>
                  <w:szCs w:val="24"/>
                </w:rPr>
                <w:t>Certificate of Installation/ Verification</w:t>
              </w:r>
            </w:ins>
          </w:p>
        </w:tc>
        <w:tc>
          <w:tcPr>
            <w:tcW w:w="2700" w:type="dxa"/>
          </w:tcPr>
          <w:p w14:paraId="3FFD84B4" w14:textId="10370ECE" w:rsidR="00AA3DA7" w:rsidRDefault="007E3B9E" w:rsidP="00AA3DA7">
            <w:pPr>
              <w:spacing w:after="0"/>
              <w:rPr>
                <w:ins w:id="4825" w:author="Haider Alhabibi" w:date="2022-02-16T14:53:00Z"/>
                <w:rFonts w:cs="Tahoma"/>
                <w:szCs w:val="24"/>
              </w:rPr>
            </w:pPr>
            <w:ins w:id="4826" w:author="Haider Alhabibi" w:date="2022-02-16T17:51:00Z">
              <w:r>
                <w:t xml:space="preserve">HERS </w:t>
              </w:r>
            </w:ins>
            <w:ins w:id="4827" w:author="Haider Alhabibi" w:date="2022-02-16T17:49:00Z">
              <w:r w:rsidR="00C62EAB" w:rsidRPr="00342FCE">
                <w:t>Duct Leakage Measurement – Low Leakage Air Handling Unit</w:t>
              </w:r>
            </w:ins>
          </w:p>
        </w:tc>
        <w:tc>
          <w:tcPr>
            <w:tcW w:w="3060" w:type="dxa"/>
          </w:tcPr>
          <w:p w14:paraId="7BD8C222" w14:textId="07B870AC" w:rsidR="00AA3DA7" w:rsidRPr="0024633A" w:rsidRDefault="0062181A" w:rsidP="00AA3DA7">
            <w:pPr>
              <w:spacing w:after="0"/>
              <w:rPr>
                <w:ins w:id="4828" w:author="Haider Alhabibi" w:date="2022-02-16T14:53:00Z"/>
                <w:rFonts w:cs="Tahoma"/>
                <w:szCs w:val="24"/>
              </w:rPr>
            </w:pPr>
            <w:ins w:id="4829" w:author="Haider Alhabibi" w:date="2022-02-16T17:47:00Z">
              <w:r>
                <w:rPr>
                  <w:rFonts w:cs="Tahoma"/>
                  <w:szCs w:val="24"/>
                </w:rPr>
                <w:t>See rules for the MCH-20a.</w:t>
              </w:r>
            </w:ins>
          </w:p>
        </w:tc>
      </w:tr>
      <w:tr w:rsidR="00AA3DA7" w14:paraId="2CC82A37" w14:textId="77777777" w:rsidTr="008839BA">
        <w:trPr>
          <w:ins w:id="4830" w:author="Haider Alhabibi" w:date="2022-02-16T14:53:00Z"/>
        </w:trPr>
        <w:tc>
          <w:tcPr>
            <w:tcW w:w="2785" w:type="dxa"/>
          </w:tcPr>
          <w:p w14:paraId="7E780973" w14:textId="5DD8A963" w:rsidR="00AA3DA7" w:rsidRDefault="00AA3DA7" w:rsidP="00AA3DA7">
            <w:pPr>
              <w:spacing w:before="0" w:after="0" w:line="240" w:lineRule="auto"/>
              <w:rPr>
                <w:ins w:id="4831" w:author="Haider Alhabibi" w:date="2022-02-16T14:54:00Z"/>
                <w:rFonts w:cs="Tahoma"/>
              </w:rPr>
            </w:pPr>
            <w:ins w:id="4832" w:author="Haider Alhabibi" w:date="2022-02-16T14:54:00Z">
              <w:r>
                <w:rPr>
                  <w:rFonts w:cs="Tahoma"/>
                </w:rPr>
                <w:t>LMCI/LMCV-MCH-20d-H</w:t>
              </w:r>
            </w:ins>
          </w:p>
          <w:p w14:paraId="4744113E" w14:textId="77777777" w:rsidR="00AA3DA7" w:rsidRDefault="00AA3DA7" w:rsidP="00AA3DA7">
            <w:pPr>
              <w:spacing w:after="0" w:line="240" w:lineRule="auto"/>
              <w:rPr>
                <w:ins w:id="4833" w:author="Haider Alhabibi" w:date="2022-02-16T14:53:00Z"/>
                <w:rFonts w:cs="Tahoma"/>
              </w:rPr>
            </w:pPr>
          </w:p>
        </w:tc>
        <w:tc>
          <w:tcPr>
            <w:tcW w:w="1620" w:type="dxa"/>
          </w:tcPr>
          <w:p w14:paraId="1956514A" w14:textId="13D9AEAD" w:rsidR="00AA3DA7" w:rsidRDefault="00AA3DA7" w:rsidP="00AA3DA7">
            <w:pPr>
              <w:spacing w:after="0"/>
              <w:rPr>
                <w:ins w:id="4834" w:author="Haider Alhabibi" w:date="2022-02-16T14:53:00Z"/>
                <w:rFonts w:cs="Tahoma"/>
                <w:szCs w:val="24"/>
              </w:rPr>
            </w:pPr>
            <w:ins w:id="4835" w:author="Haider Alhabibi" w:date="2022-02-16T14:54:00Z">
              <w:r>
                <w:rPr>
                  <w:rFonts w:cs="Tahoma"/>
                  <w:szCs w:val="24"/>
                </w:rPr>
                <w:t>Certificate of Installation/ Verification</w:t>
              </w:r>
            </w:ins>
          </w:p>
        </w:tc>
        <w:tc>
          <w:tcPr>
            <w:tcW w:w="2700" w:type="dxa"/>
          </w:tcPr>
          <w:p w14:paraId="1F794E97" w14:textId="3DFD15E3" w:rsidR="00AA3DA7" w:rsidRDefault="00963A27" w:rsidP="00AA3DA7">
            <w:pPr>
              <w:spacing w:after="0"/>
              <w:rPr>
                <w:ins w:id="4836" w:author="Haider Alhabibi" w:date="2022-02-16T14:53:00Z"/>
                <w:rFonts w:cs="Tahoma"/>
                <w:szCs w:val="24"/>
              </w:rPr>
            </w:pPr>
            <w:ins w:id="4837" w:author="Haider Alhabibi" w:date="2022-02-16T18:13:00Z">
              <w:r>
                <w:t xml:space="preserve">HERS </w:t>
              </w:r>
            </w:ins>
            <w:ins w:id="4838" w:author="Haider Alhabibi" w:date="2022-02-16T17:49:00Z">
              <w:r w:rsidR="00733284" w:rsidRPr="00342FCE">
                <w:t>Duct Leakage Measurement – Complete Replacement or Altered Duct System</w:t>
              </w:r>
            </w:ins>
          </w:p>
        </w:tc>
        <w:tc>
          <w:tcPr>
            <w:tcW w:w="3060" w:type="dxa"/>
          </w:tcPr>
          <w:p w14:paraId="0BC8AE02" w14:textId="343B0165" w:rsidR="00AA3DA7" w:rsidRPr="0024633A" w:rsidRDefault="00733284" w:rsidP="00AA3DA7">
            <w:pPr>
              <w:spacing w:after="0"/>
              <w:rPr>
                <w:ins w:id="4839" w:author="Haider Alhabibi" w:date="2022-02-16T14:53:00Z"/>
                <w:rFonts w:cs="Tahoma"/>
                <w:szCs w:val="24"/>
              </w:rPr>
            </w:pPr>
            <w:ins w:id="4840" w:author="Haider Alhabibi" w:date="2022-02-16T17:47:00Z">
              <w:r>
                <w:rPr>
                  <w:rFonts w:cs="Tahoma"/>
                  <w:szCs w:val="24"/>
                </w:rPr>
                <w:t>See rules for the MCH-20a.</w:t>
              </w:r>
            </w:ins>
          </w:p>
        </w:tc>
      </w:tr>
      <w:tr w:rsidR="00AA3DA7" w14:paraId="11EBE001" w14:textId="77777777" w:rsidTr="008839BA">
        <w:trPr>
          <w:ins w:id="4841" w:author="Haider Alhabibi" w:date="2022-02-16T14:53:00Z"/>
        </w:trPr>
        <w:tc>
          <w:tcPr>
            <w:tcW w:w="2785" w:type="dxa"/>
          </w:tcPr>
          <w:p w14:paraId="5AD863BA" w14:textId="5BE71075" w:rsidR="00AA3DA7" w:rsidRDefault="00AA3DA7" w:rsidP="00AA3DA7">
            <w:pPr>
              <w:spacing w:before="0" w:after="0" w:line="240" w:lineRule="auto"/>
              <w:rPr>
                <w:ins w:id="4842" w:author="Haider Alhabibi" w:date="2022-02-16T14:54:00Z"/>
                <w:rFonts w:cs="Tahoma"/>
              </w:rPr>
            </w:pPr>
            <w:ins w:id="4843" w:author="Haider Alhabibi" w:date="2022-02-16T14:54:00Z">
              <w:r>
                <w:rPr>
                  <w:rFonts w:cs="Tahoma"/>
                </w:rPr>
                <w:t>LMCI/LMCV-MCH-20e-H</w:t>
              </w:r>
            </w:ins>
          </w:p>
          <w:p w14:paraId="25F2821E" w14:textId="77777777" w:rsidR="00AA3DA7" w:rsidRDefault="00AA3DA7" w:rsidP="00AA3DA7">
            <w:pPr>
              <w:spacing w:after="0" w:line="240" w:lineRule="auto"/>
              <w:rPr>
                <w:ins w:id="4844" w:author="Haider Alhabibi" w:date="2022-02-16T14:53:00Z"/>
                <w:rFonts w:cs="Tahoma"/>
              </w:rPr>
            </w:pPr>
          </w:p>
        </w:tc>
        <w:tc>
          <w:tcPr>
            <w:tcW w:w="1620" w:type="dxa"/>
          </w:tcPr>
          <w:p w14:paraId="63767A9C" w14:textId="7A56EFE7" w:rsidR="00AA3DA7" w:rsidRDefault="00AA3DA7" w:rsidP="00AA3DA7">
            <w:pPr>
              <w:spacing w:after="0"/>
              <w:rPr>
                <w:ins w:id="4845" w:author="Haider Alhabibi" w:date="2022-02-16T14:53:00Z"/>
                <w:rFonts w:cs="Tahoma"/>
                <w:szCs w:val="24"/>
              </w:rPr>
            </w:pPr>
            <w:ins w:id="4846" w:author="Haider Alhabibi" w:date="2022-02-16T14:54:00Z">
              <w:r>
                <w:rPr>
                  <w:rFonts w:cs="Tahoma"/>
                  <w:szCs w:val="24"/>
                </w:rPr>
                <w:t>Certificate of Installation/ Verification</w:t>
              </w:r>
            </w:ins>
          </w:p>
        </w:tc>
        <w:tc>
          <w:tcPr>
            <w:tcW w:w="2700" w:type="dxa"/>
          </w:tcPr>
          <w:p w14:paraId="534A97F9" w14:textId="771272C1" w:rsidR="00AA3DA7" w:rsidRDefault="00963A27" w:rsidP="00AA3DA7">
            <w:pPr>
              <w:spacing w:after="0"/>
              <w:rPr>
                <w:ins w:id="4847" w:author="Haider Alhabibi" w:date="2022-02-16T14:53:00Z"/>
                <w:rFonts w:cs="Tahoma"/>
                <w:szCs w:val="24"/>
              </w:rPr>
            </w:pPr>
            <w:ins w:id="4848" w:author="Haider Alhabibi" w:date="2022-02-16T18:13:00Z">
              <w:r>
                <w:t xml:space="preserve">HERS </w:t>
              </w:r>
            </w:ins>
            <w:ins w:id="4849" w:author="Haider Alhabibi" w:date="2022-02-16T17:50:00Z">
              <w:r w:rsidR="002B5761" w:rsidRPr="00342FCE">
                <w:t>Duct Leakage Measurement – Sealing of All Accessible Leaks Using Smoke Test</w:t>
              </w:r>
            </w:ins>
          </w:p>
        </w:tc>
        <w:tc>
          <w:tcPr>
            <w:tcW w:w="3060" w:type="dxa"/>
          </w:tcPr>
          <w:p w14:paraId="6FB51B79" w14:textId="28096B7E" w:rsidR="00AA3DA7" w:rsidRPr="0024633A" w:rsidRDefault="002B5761" w:rsidP="00AA3DA7">
            <w:pPr>
              <w:spacing w:after="0"/>
              <w:rPr>
                <w:ins w:id="4850" w:author="Haider Alhabibi" w:date="2022-02-16T14:53:00Z"/>
                <w:rFonts w:cs="Tahoma"/>
                <w:szCs w:val="24"/>
              </w:rPr>
            </w:pPr>
            <w:ins w:id="4851" w:author="Haider Alhabibi" w:date="2022-02-16T17:48:00Z">
              <w:r>
                <w:rPr>
                  <w:rFonts w:cs="Tahoma"/>
                  <w:szCs w:val="24"/>
                </w:rPr>
                <w:t>See rules for the MCH-20a.</w:t>
              </w:r>
            </w:ins>
          </w:p>
        </w:tc>
      </w:tr>
      <w:tr w:rsidR="00451A89" w14:paraId="286D1B0B" w14:textId="77777777" w:rsidTr="008839BA">
        <w:trPr>
          <w:ins w:id="4852" w:author="Author"/>
        </w:trPr>
        <w:tc>
          <w:tcPr>
            <w:tcW w:w="2785" w:type="dxa"/>
          </w:tcPr>
          <w:p w14:paraId="1E4A7D6E" w14:textId="6F6892CA" w:rsidR="00451A89" w:rsidRDefault="00451A89" w:rsidP="00451A89">
            <w:pPr>
              <w:spacing w:before="0" w:after="0"/>
              <w:rPr>
                <w:ins w:id="4853" w:author="Author"/>
                <w:rFonts w:cs="Tahoma"/>
                <w:szCs w:val="24"/>
              </w:rPr>
            </w:pPr>
            <w:ins w:id="4854" w:author="Author">
              <w:r>
                <w:rPr>
                  <w:rFonts w:cs="Tahoma"/>
                </w:rPr>
                <w:lastRenderedPageBreak/>
                <w:t>LMCI/LMCV-MCH-21-H</w:t>
              </w:r>
              <w:r>
                <w:rPr>
                  <w:rFonts w:cs="Tahoma"/>
                  <w:szCs w:val="24"/>
                </w:rPr>
                <w:t xml:space="preserve"> </w:t>
              </w:r>
            </w:ins>
          </w:p>
        </w:tc>
        <w:tc>
          <w:tcPr>
            <w:tcW w:w="1620" w:type="dxa"/>
          </w:tcPr>
          <w:p w14:paraId="2ABA9478" w14:textId="01BE90E6" w:rsidR="00451A89" w:rsidRPr="00960994" w:rsidRDefault="00451A89" w:rsidP="00451A89">
            <w:pPr>
              <w:spacing w:before="0" w:after="0"/>
              <w:rPr>
                <w:ins w:id="4855" w:author="Author"/>
                <w:rFonts w:cs="Tahoma"/>
                <w:szCs w:val="24"/>
              </w:rPr>
            </w:pPr>
            <w:ins w:id="4856" w:author="Author">
              <w:r>
                <w:rPr>
                  <w:rFonts w:cs="Tahoma"/>
                  <w:szCs w:val="24"/>
                </w:rPr>
                <w:t>Certificate of Installation/ Verification</w:t>
              </w:r>
            </w:ins>
          </w:p>
        </w:tc>
        <w:tc>
          <w:tcPr>
            <w:tcW w:w="2700" w:type="dxa"/>
          </w:tcPr>
          <w:p w14:paraId="52DE7936" w14:textId="41C92685" w:rsidR="00451A89" w:rsidRDefault="00451A89" w:rsidP="00451A89">
            <w:pPr>
              <w:spacing w:before="0" w:after="0"/>
              <w:rPr>
                <w:ins w:id="4857" w:author="Author"/>
                <w:rFonts w:cs="Tahoma"/>
                <w:szCs w:val="24"/>
              </w:rPr>
            </w:pPr>
            <w:ins w:id="4858" w:author="Author">
              <w:r>
                <w:rPr>
                  <w:rFonts w:cs="Tahoma"/>
                  <w:szCs w:val="24"/>
                </w:rPr>
                <w:t>HERS Duct Location</w:t>
              </w:r>
            </w:ins>
          </w:p>
        </w:tc>
        <w:tc>
          <w:tcPr>
            <w:tcW w:w="3060" w:type="dxa"/>
          </w:tcPr>
          <w:p w14:paraId="3BDD009B" w14:textId="31363EBF" w:rsidR="00451A89" w:rsidRDefault="00451A89" w:rsidP="00451A89">
            <w:pPr>
              <w:spacing w:before="0" w:after="0"/>
              <w:rPr>
                <w:ins w:id="4859" w:author="Author"/>
                <w:rFonts w:cs="Tahoma"/>
              </w:rPr>
            </w:pPr>
            <w:ins w:id="4860" w:author="Author">
              <w:r w:rsidRPr="0024633A">
                <w:rPr>
                  <w:rFonts w:cs="Tahoma"/>
                  <w:szCs w:val="24"/>
                </w:rPr>
                <w:t xml:space="preserve">If the </w:t>
              </w:r>
            </w:ins>
            <w:ins w:id="4861" w:author="Alhabibi, Haider@Energy" w:date="2022-03-16T17:38:00Z">
              <w:r w:rsidR="00271935">
                <w:rPr>
                  <w:rFonts w:cs="Tahoma"/>
                  <w:szCs w:val="24"/>
                </w:rPr>
                <w:t>LMCI-MCH-01</w:t>
              </w:r>
            </w:ins>
            <w:ins w:id="4862" w:author="Author">
              <w:del w:id="4863" w:author="Alhabibi, Haider@Energy" w:date="2022-03-16T17:38:00Z">
                <w:r w:rsidDel="00271935">
                  <w:rPr>
                    <w:rFonts w:cs="Tahoma"/>
                    <w:szCs w:val="24"/>
                  </w:rPr>
                  <w:delText>LMCC-MCH</w:delText>
                </w:r>
                <w:r w:rsidRPr="0024633A" w:rsidDel="00271935">
                  <w:rPr>
                    <w:rFonts w:cs="Tahoma"/>
                    <w:szCs w:val="24"/>
                  </w:rPr>
                  <w:delText xml:space="preserve"> </w:delText>
                </w:r>
              </w:del>
            </w:ins>
            <w:ins w:id="4864" w:author="Alhabibi, Haider@Energy" w:date="2022-03-15T16:13:00Z">
              <w:del w:id="4865" w:author="Alhabibi, Haider@Energy" w:date="2022-03-16T17:38:00Z">
                <w:r w:rsidR="005276C4" w:rsidDel="00271935">
                  <w:rPr>
                    <w:rFonts w:cs="Tahoma"/>
                    <w:szCs w:val="24"/>
                  </w:rPr>
                  <w:delText xml:space="preserve">or </w:delText>
                </w:r>
              </w:del>
            </w:ins>
            <w:ins w:id="4866" w:author="Author">
              <w:del w:id="4867" w:author="Alhabibi, Haider@Energy" w:date="2022-03-16T17:38:00Z">
                <w:r>
                  <w:rPr>
                    <w:rFonts w:cs="Tahoma"/>
                    <w:szCs w:val="24"/>
                  </w:rPr>
                  <w:delText>LMCC-</w:delText>
                </w:r>
              </w:del>
            </w:ins>
            <w:ins w:id="4868" w:author="Alhabibi, Haider@Energy" w:date="2022-03-15T16:13:00Z">
              <w:del w:id="4869" w:author="Alhabibi, Haider@Energy" w:date="2022-03-16T17:38:00Z">
                <w:r w:rsidR="005276C4" w:rsidDel="00271935">
                  <w:rPr>
                    <w:rFonts w:cs="Tahoma"/>
                    <w:szCs w:val="24"/>
                  </w:rPr>
                  <w:delText>PRF</w:delText>
                </w:r>
              </w:del>
            </w:ins>
            <w:ins w:id="4870" w:author="Author">
              <w:r>
                <w:rPr>
                  <w:rFonts w:cs="Tahoma"/>
                  <w:szCs w:val="24"/>
                </w:rPr>
                <w:t>MCH</w:t>
              </w:r>
              <w:r w:rsidRPr="0024633A">
                <w:rPr>
                  <w:rFonts w:cs="Tahoma"/>
                  <w:szCs w:val="24"/>
                </w:rPr>
                <w:t xml:space="preserve"> specifies a </w:t>
              </w:r>
              <w:r>
                <w:rPr>
                  <w:rFonts w:cs="Tahoma"/>
                  <w:szCs w:val="24"/>
                </w:rPr>
                <w:t>LMCI-</w:t>
              </w:r>
              <w:r w:rsidRPr="0024633A">
                <w:rPr>
                  <w:rFonts w:cs="Tahoma"/>
                  <w:szCs w:val="24"/>
                </w:rPr>
                <w:t xml:space="preserve">MCH-21 is required, then provide one MCH-21 </w:t>
              </w:r>
              <w:r>
                <w:rPr>
                  <w:rFonts w:cs="Tahoma"/>
                  <w:szCs w:val="24"/>
                </w:rPr>
                <w:t>per ducted unit.</w:t>
              </w:r>
            </w:ins>
          </w:p>
        </w:tc>
      </w:tr>
      <w:tr w:rsidR="00451A89" w14:paraId="69876D06" w14:textId="77777777" w:rsidTr="008839BA">
        <w:trPr>
          <w:ins w:id="4871" w:author="Author"/>
        </w:trPr>
        <w:tc>
          <w:tcPr>
            <w:tcW w:w="2785" w:type="dxa"/>
          </w:tcPr>
          <w:p w14:paraId="336309FB" w14:textId="7362E4F2" w:rsidR="00451A89" w:rsidRDefault="00451A89" w:rsidP="00451A89">
            <w:pPr>
              <w:spacing w:before="0" w:after="0"/>
              <w:rPr>
                <w:ins w:id="4872" w:author="Author"/>
                <w:rFonts w:cs="Tahoma"/>
              </w:rPr>
            </w:pPr>
            <w:ins w:id="4873" w:author="Author">
              <w:r>
                <w:rPr>
                  <w:rFonts w:cs="Tahoma"/>
                </w:rPr>
                <w:t>LMCI/LMCV-MCH-</w:t>
              </w:r>
              <w:r w:rsidR="00AA3DA7">
                <w:rPr>
                  <w:rFonts w:cs="Tahoma"/>
                </w:rPr>
                <w:t>22</w:t>
              </w:r>
            </w:ins>
            <w:ins w:id="4874" w:author="Haider Alhabibi" w:date="2022-02-16T14:56:00Z">
              <w:r w:rsidR="00BC3429">
                <w:rPr>
                  <w:rFonts w:cs="Tahoma"/>
                </w:rPr>
                <w:t>a</w:t>
              </w:r>
            </w:ins>
            <w:ins w:id="4875" w:author="Author">
              <w:r>
                <w:rPr>
                  <w:rFonts w:cs="Tahoma"/>
                </w:rPr>
                <w:t>-H</w:t>
              </w:r>
              <w:r>
                <w:rPr>
                  <w:rFonts w:cs="Tahoma"/>
                  <w:szCs w:val="24"/>
                </w:rPr>
                <w:t xml:space="preserve"> </w:t>
              </w:r>
            </w:ins>
          </w:p>
        </w:tc>
        <w:tc>
          <w:tcPr>
            <w:tcW w:w="1620" w:type="dxa"/>
          </w:tcPr>
          <w:p w14:paraId="7982B234" w14:textId="1137CA45" w:rsidR="00451A89" w:rsidRDefault="00451A89" w:rsidP="00451A89">
            <w:pPr>
              <w:spacing w:before="0" w:after="0"/>
              <w:rPr>
                <w:ins w:id="4876" w:author="Author"/>
                <w:rFonts w:cs="Tahoma"/>
                <w:szCs w:val="24"/>
              </w:rPr>
            </w:pPr>
            <w:ins w:id="4877" w:author="Author">
              <w:r>
                <w:rPr>
                  <w:rFonts w:cs="Tahoma"/>
                  <w:szCs w:val="24"/>
                </w:rPr>
                <w:t>Certificate of Installation/ Verification</w:t>
              </w:r>
            </w:ins>
          </w:p>
        </w:tc>
        <w:tc>
          <w:tcPr>
            <w:tcW w:w="2700" w:type="dxa"/>
          </w:tcPr>
          <w:p w14:paraId="25FB74CC" w14:textId="14A1C9AA" w:rsidR="00451A89" w:rsidRDefault="00451A89" w:rsidP="00451A89">
            <w:pPr>
              <w:spacing w:before="0" w:after="0"/>
              <w:rPr>
                <w:ins w:id="4878" w:author="Author"/>
                <w:rFonts w:cs="Tahoma"/>
                <w:szCs w:val="24"/>
              </w:rPr>
            </w:pPr>
            <w:ins w:id="4879" w:author="Author">
              <w:r>
                <w:rPr>
                  <w:rFonts w:cs="Tahoma"/>
                  <w:szCs w:val="24"/>
                </w:rPr>
                <w:t>HERS Fan Efficacy</w:t>
              </w:r>
            </w:ins>
          </w:p>
        </w:tc>
        <w:tc>
          <w:tcPr>
            <w:tcW w:w="3060" w:type="dxa"/>
          </w:tcPr>
          <w:p w14:paraId="3ABC6BFC" w14:textId="3C76D271" w:rsidR="00451A89" w:rsidRPr="0024633A" w:rsidRDefault="00451A89" w:rsidP="00451A89">
            <w:pPr>
              <w:spacing w:before="0" w:after="0"/>
              <w:rPr>
                <w:ins w:id="4880" w:author="Author"/>
                <w:rFonts w:cs="Tahoma"/>
                <w:szCs w:val="24"/>
              </w:rPr>
            </w:pPr>
            <w:ins w:id="4881" w:author="Author">
              <w:r w:rsidRPr="0024633A">
                <w:rPr>
                  <w:rFonts w:cs="Tahoma"/>
                  <w:szCs w:val="24"/>
                </w:rPr>
                <w:t xml:space="preserve">If the </w:t>
              </w:r>
            </w:ins>
            <w:ins w:id="4882" w:author="Alhabibi, Haider@Energy" w:date="2022-03-16T17:38:00Z">
              <w:r w:rsidR="00271935">
                <w:rPr>
                  <w:rFonts w:cs="Tahoma"/>
                  <w:szCs w:val="24"/>
                </w:rPr>
                <w:t>LMCI-MCH-01</w:t>
              </w:r>
            </w:ins>
            <w:ins w:id="4883" w:author="Author">
              <w:del w:id="4884" w:author="Alhabibi, Haider@Energy" w:date="2022-03-16T17:38:00Z">
                <w:r w:rsidDel="00271935">
                  <w:rPr>
                    <w:rFonts w:cs="Tahoma"/>
                    <w:szCs w:val="24"/>
                  </w:rPr>
                  <w:delText>LMCC-MCH</w:delText>
                </w:r>
                <w:r w:rsidRPr="0024633A" w:rsidDel="00271935">
                  <w:rPr>
                    <w:rFonts w:cs="Tahoma"/>
                    <w:szCs w:val="24"/>
                  </w:rPr>
                  <w:delText xml:space="preserve"> </w:delText>
                </w:r>
              </w:del>
            </w:ins>
            <w:ins w:id="4885" w:author="Alhabibi, Haider@Energy" w:date="2022-03-15T16:13:00Z">
              <w:del w:id="4886" w:author="Alhabibi, Haider@Energy" w:date="2022-03-16T17:38:00Z">
                <w:r w:rsidR="005276C4" w:rsidDel="00271935">
                  <w:rPr>
                    <w:rFonts w:cs="Tahoma"/>
                    <w:szCs w:val="24"/>
                  </w:rPr>
                  <w:delText xml:space="preserve">or </w:delText>
                </w:r>
              </w:del>
            </w:ins>
            <w:ins w:id="4887" w:author="Author">
              <w:del w:id="4888" w:author="Alhabibi, Haider@Energy" w:date="2022-03-16T17:38:00Z">
                <w:r>
                  <w:rPr>
                    <w:rFonts w:cs="Tahoma"/>
                    <w:szCs w:val="24"/>
                  </w:rPr>
                  <w:delText>LMCC-</w:delText>
                </w:r>
              </w:del>
            </w:ins>
            <w:ins w:id="4889" w:author="Alhabibi, Haider@Energy" w:date="2022-03-15T16:13:00Z">
              <w:del w:id="4890" w:author="Alhabibi, Haider@Energy" w:date="2022-03-16T17:38:00Z">
                <w:r w:rsidR="005276C4" w:rsidDel="00271935">
                  <w:rPr>
                    <w:rFonts w:cs="Tahoma"/>
                    <w:szCs w:val="24"/>
                  </w:rPr>
                  <w:delText>PRF</w:delText>
                </w:r>
              </w:del>
            </w:ins>
            <w:ins w:id="4891" w:author="Author">
              <w:r>
                <w:rPr>
                  <w:rFonts w:cs="Tahoma"/>
                  <w:szCs w:val="24"/>
                </w:rPr>
                <w:t>MCH</w:t>
              </w:r>
              <w:r w:rsidRPr="0024633A">
                <w:rPr>
                  <w:rFonts w:cs="Tahoma"/>
                  <w:szCs w:val="24"/>
                </w:rPr>
                <w:t xml:space="preserve"> specifies a </w:t>
              </w:r>
              <w:r>
                <w:rPr>
                  <w:rFonts w:cs="Tahoma"/>
                  <w:szCs w:val="24"/>
                </w:rPr>
                <w:t>LMCI-</w:t>
              </w:r>
              <w:r w:rsidRPr="0024633A">
                <w:rPr>
                  <w:rFonts w:cs="Tahoma"/>
                  <w:szCs w:val="24"/>
                </w:rPr>
                <w:t>MCH-2</w:t>
              </w:r>
              <w:r>
                <w:rPr>
                  <w:rFonts w:cs="Tahoma"/>
                  <w:szCs w:val="24"/>
                </w:rPr>
                <w:t>2</w:t>
              </w:r>
              <w:r w:rsidRPr="0024633A">
                <w:rPr>
                  <w:rFonts w:cs="Tahoma"/>
                  <w:szCs w:val="24"/>
                </w:rPr>
                <w:t xml:space="preserve"> is required, then provide one MCH-2</w:t>
              </w:r>
              <w:r>
                <w:rPr>
                  <w:rFonts w:cs="Tahoma"/>
                  <w:szCs w:val="24"/>
                </w:rPr>
                <w:t>2</w:t>
              </w:r>
              <w:r w:rsidRPr="0024633A">
                <w:rPr>
                  <w:rFonts w:cs="Tahoma"/>
                  <w:szCs w:val="24"/>
                </w:rPr>
                <w:t xml:space="preserve"> </w:t>
              </w:r>
              <w:r>
                <w:rPr>
                  <w:rFonts w:cs="Tahoma"/>
                  <w:szCs w:val="24"/>
                </w:rPr>
                <w:t>per ducted unit.</w:t>
              </w:r>
            </w:ins>
          </w:p>
        </w:tc>
      </w:tr>
      <w:tr w:rsidR="004E2A3E" w14:paraId="46642409" w14:textId="77777777" w:rsidTr="008839BA">
        <w:trPr>
          <w:ins w:id="4892" w:author="Haider Alhabibi" w:date="2022-02-16T15:01:00Z"/>
        </w:trPr>
        <w:tc>
          <w:tcPr>
            <w:tcW w:w="2785" w:type="dxa"/>
          </w:tcPr>
          <w:p w14:paraId="1E1AC232" w14:textId="2461A026" w:rsidR="004E2A3E" w:rsidRDefault="004E2A3E" w:rsidP="004E2A3E">
            <w:pPr>
              <w:spacing w:after="0"/>
              <w:rPr>
                <w:ins w:id="4893" w:author="Haider Alhabibi" w:date="2022-02-16T15:01:00Z"/>
                <w:rFonts w:cs="Tahoma"/>
              </w:rPr>
            </w:pPr>
            <w:ins w:id="4894" w:author="Haider Alhabibi" w:date="2022-02-16T15:01:00Z">
              <w:r>
                <w:rPr>
                  <w:rFonts w:cs="Tahoma"/>
                </w:rPr>
                <w:t>LMCI/LMCV-MCH-22b-H</w:t>
              </w:r>
            </w:ins>
          </w:p>
        </w:tc>
        <w:tc>
          <w:tcPr>
            <w:tcW w:w="1620" w:type="dxa"/>
          </w:tcPr>
          <w:p w14:paraId="0398BCBA" w14:textId="72786B69" w:rsidR="004E2A3E" w:rsidRDefault="004E2A3E" w:rsidP="004E2A3E">
            <w:pPr>
              <w:spacing w:after="0"/>
              <w:rPr>
                <w:ins w:id="4895" w:author="Haider Alhabibi" w:date="2022-02-16T15:01:00Z"/>
                <w:rFonts w:cs="Tahoma"/>
                <w:szCs w:val="24"/>
              </w:rPr>
            </w:pPr>
            <w:ins w:id="4896" w:author="Haider Alhabibi" w:date="2022-02-16T15:02:00Z">
              <w:r>
                <w:rPr>
                  <w:rFonts w:cs="Tahoma"/>
                  <w:szCs w:val="24"/>
                </w:rPr>
                <w:t>Certificate of Installation/ Verification</w:t>
              </w:r>
            </w:ins>
          </w:p>
        </w:tc>
        <w:tc>
          <w:tcPr>
            <w:tcW w:w="2700" w:type="dxa"/>
          </w:tcPr>
          <w:p w14:paraId="158CE6C4" w14:textId="10BD9CC6" w:rsidR="004E2A3E" w:rsidRDefault="004E2A3E" w:rsidP="004E2A3E">
            <w:pPr>
              <w:spacing w:after="0"/>
              <w:rPr>
                <w:ins w:id="4897" w:author="Haider Alhabibi" w:date="2022-02-16T15:01:00Z"/>
                <w:rFonts w:cs="Tahoma"/>
                <w:szCs w:val="24"/>
              </w:rPr>
            </w:pPr>
            <w:ins w:id="4898" w:author="Haider Alhabibi" w:date="2022-02-16T15:02:00Z">
              <w:r>
                <w:rPr>
                  <w:rFonts w:cs="Tahoma"/>
                  <w:szCs w:val="24"/>
                </w:rPr>
                <w:t>HERS Fan Efficacy</w:t>
              </w:r>
            </w:ins>
          </w:p>
        </w:tc>
        <w:tc>
          <w:tcPr>
            <w:tcW w:w="3060" w:type="dxa"/>
          </w:tcPr>
          <w:p w14:paraId="597DB3B6" w14:textId="705E7A7A" w:rsidR="004E2A3E" w:rsidRPr="0024633A" w:rsidRDefault="005855E2" w:rsidP="004E2A3E">
            <w:pPr>
              <w:spacing w:after="0"/>
              <w:rPr>
                <w:ins w:id="4899" w:author="Haider Alhabibi" w:date="2022-02-16T15:01:00Z"/>
                <w:rFonts w:cs="Tahoma"/>
                <w:szCs w:val="24"/>
              </w:rPr>
            </w:pPr>
            <w:ins w:id="4900" w:author="Haider Alhabibi" w:date="2022-02-16T18:14:00Z">
              <w:r>
                <w:rPr>
                  <w:rFonts w:cs="Tahoma"/>
                  <w:szCs w:val="24"/>
                </w:rPr>
                <w:t>See rules for the MCH-22a.</w:t>
              </w:r>
            </w:ins>
          </w:p>
        </w:tc>
      </w:tr>
      <w:tr w:rsidR="004E2A3E" w14:paraId="1F5E5BAB" w14:textId="77777777" w:rsidTr="008839BA">
        <w:trPr>
          <w:ins w:id="4901" w:author="Haider Alhabibi" w:date="2022-02-16T15:01:00Z"/>
        </w:trPr>
        <w:tc>
          <w:tcPr>
            <w:tcW w:w="2785" w:type="dxa"/>
          </w:tcPr>
          <w:p w14:paraId="4B98FD21" w14:textId="33EBFA64" w:rsidR="004E2A3E" w:rsidRDefault="004E2A3E" w:rsidP="004E2A3E">
            <w:pPr>
              <w:spacing w:after="0"/>
              <w:rPr>
                <w:ins w:id="4902" w:author="Haider Alhabibi" w:date="2022-02-16T15:01:00Z"/>
                <w:rFonts w:cs="Tahoma"/>
              </w:rPr>
            </w:pPr>
            <w:ins w:id="4903" w:author="Haider Alhabibi" w:date="2022-02-16T15:01:00Z">
              <w:r>
                <w:rPr>
                  <w:rFonts w:cs="Tahoma"/>
                </w:rPr>
                <w:t>LMCI/LMCV-MCH-22c-H</w:t>
              </w:r>
            </w:ins>
          </w:p>
        </w:tc>
        <w:tc>
          <w:tcPr>
            <w:tcW w:w="1620" w:type="dxa"/>
          </w:tcPr>
          <w:p w14:paraId="4733BDAB" w14:textId="1A971283" w:rsidR="004E2A3E" w:rsidRDefault="004E2A3E" w:rsidP="004E2A3E">
            <w:pPr>
              <w:spacing w:after="0"/>
              <w:rPr>
                <w:ins w:id="4904" w:author="Haider Alhabibi" w:date="2022-02-16T15:01:00Z"/>
                <w:rFonts w:cs="Tahoma"/>
                <w:szCs w:val="24"/>
              </w:rPr>
            </w:pPr>
            <w:ins w:id="4905" w:author="Haider Alhabibi" w:date="2022-02-16T15:02:00Z">
              <w:r>
                <w:rPr>
                  <w:rFonts w:cs="Tahoma"/>
                  <w:szCs w:val="24"/>
                </w:rPr>
                <w:t>Certificate of Installation/ Verification</w:t>
              </w:r>
            </w:ins>
          </w:p>
        </w:tc>
        <w:tc>
          <w:tcPr>
            <w:tcW w:w="2700" w:type="dxa"/>
          </w:tcPr>
          <w:p w14:paraId="27002B6E" w14:textId="30ADE4E9" w:rsidR="004E2A3E" w:rsidRDefault="004E2A3E" w:rsidP="004E2A3E">
            <w:pPr>
              <w:spacing w:after="0"/>
              <w:rPr>
                <w:ins w:id="4906" w:author="Haider Alhabibi" w:date="2022-02-16T15:01:00Z"/>
                <w:rFonts w:cs="Tahoma"/>
                <w:szCs w:val="24"/>
              </w:rPr>
            </w:pPr>
            <w:ins w:id="4907" w:author="Haider Alhabibi" w:date="2022-02-16T15:02:00Z">
              <w:r>
                <w:rPr>
                  <w:rFonts w:cs="Tahoma"/>
                  <w:szCs w:val="24"/>
                </w:rPr>
                <w:t>HERS Fan Efficacy</w:t>
              </w:r>
            </w:ins>
          </w:p>
        </w:tc>
        <w:tc>
          <w:tcPr>
            <w:tcW w:w="3060" w:type="dxa"/>
          </w:tcPr>
          <w:p w14:paraId="4C8EDA6D" w14:textId="2918FD02" w:rsidR="004E2A3E" w:rsidRPr="0024633A" w:rsidRDefault="005855E2" w:rsidP="004E2A3E">
            <w:pPr>
              <w:spacing w:after="0"/>
              <w:rPr>
                <w:ins w:id="4908" w:author="Haider Alhabibi" w:date="2022-02-16T15:01:00Z"/>
                <w:rFonts w:cs="Tahoma"/>
                <w:szCs w:val="24"/>
              </w:rPr>
            </w:pPr>
            <w:ins w:id="4909" w:author="Haider Alhabibi" w:date="2022-02-16T18:14:00Z">
              <w:r>
                <w:rPr>
                  <w:rFonts w:cs="Tahoma"/>
                  <w:szCs w:val="24"/>
                </w:rPr>
                <w:t>See rules for the MCH-22a.</w:t>
              </w:r>
            </w:ins>
          </w:p>
        </w:tc>
      </w:tr>
      <w:tr w:rsidR="004E2A3E" w14:paraId="193373A0" w14:textId="77777777" w:rsidTr="008839BA">
        <w:trPr>
          <w:ins w:id="4910" w:author="Haider Alhabibi" w:date="2022-02-16T15:01:00Z"/>
        </w:trPr>
        <w:tc>
          <w:tcPr>
            <w:tcW w:w="2785" w:type="dxa"/>
          </w:tcPr>
          <w:p w14:paraId="5CB724E3" w14:textId="18574517" w:rsidR="004E2A3E" w:rsidRDefault="004E2A3E" w:rsidP="004E2A3E">
            <w:pPr>
              <w:spacing w:after="0"/>
              <w:rPr>
                <w:ins w:id="4911" w:author="Haider Alhabibi" w:date="2022-02-16T15:01:00Z"/>
                <w:rFonts w:cs="Tahoma"/>
              </w:rPr>
            </w:pPr>
            <w:ins w:id="4912" w:author="Haider Alhabibi" w:date="2022-02-16T15:01:00Z">
              <w:r>
                <w:rPr>
                  <w:rFonts w:cs="Tahoma"/>
                </w:rPr>
                <w:t>LMCI/LMCV-MCH-22d-H</w:t>
              </w:r>
            </w:ins>
          </w:p>
        </w:tc>
        <w:tc>
          <w:tcPr>
            <w:tcW w:w="1620" w:type="dxa"/>
          </w:tcPr>
          <w:p w14:paraId="790F08B4" w14:textId="4B72341E" w:rsidR="004E2A3E" w:rsidRDefault="004E2A3E" w:rsidP="004E2A3E">
            <w:pPr>
              <w:spacing w:after="0"/>
              <w:rPr>
                <w:ins w:id="4913" w:author="Haider Alhabibi" w:date="2022-02-16T15:01:00Z"/>
                <w:rFonts w:cs="Tahoma"/>
                <w:szCs w:val="24"/>
              </w:rPr>
            </w:pPr>
            <w:ins w:id="4914" w:author="Haider Alhabibi" w:date="2022-02-16T15:02:00Z">
              <w:r>
                <w:rPr>
                  <w:rFonts w:cs="Tahoma"/>
                  <w:szCs w:val="24"/>
                </w:rPr>
                <w:t>Certificate of Installation/ Verification</w:t>
              </w:r>
            </w:ins>
          </w:p>
        </w:tc>
        <w:tc>
          <w:tcPr>
            <w:tcW w:w="2700" w:type="dxa"/>
          </w:tcPr>
          <w:p w14:paraId="50CDE557" w14:textId="77463850" w:rsidR="004E2A3E" w:rsidRDefault="004E2A3E" w:rsidP="004E2A3E">
            <w:pPr>
              <w:spacing w:after="0"/>
              <w:rPr>
                <w:ins w:id="4915" w:author="Haider Alhabibi" w:date="2022-02-16T15:01:00Z"/>
                <w:rFonts w:cs="Tahoma"/>
                <w:szCs w:val="24"/>
              </w:rPr>
            </w:pPr>
            <w:ins w:id="4916" w:author="Haider Alhabibi" w:date="2022-02-16T15:02:00Z">
              <w:r>
                <w:rPr>
                  <w:rFonts w:cs="Tahoma"/>
                  <w:szCs w:val="24"/>
                </w:rPr>
                <w:t>HERS Fan Efficacy</w:t>
              </w:r>
            </w:ins>
          </w:p>
        </w:tc>
        <w:tc>
          <w:tcPr>
            <w:tcW w:w="3060" w:type="dxa"/>
          </w:tcPr>
          <w:p w14:paraId="05E40F81" w14:textId="0DF14E99" w:rsidR="004E2A3E" w:rsidRPr="0024633A" w:rsidRDefault="005855E2" w:rsidP="004E2A3E">
            <w:pPr>
              <w:spacing w:after="0"/>
              <w:rPr>
                <w:ins w:id="4917" w:author="Haider Alhabibi" w:date="2022-02-16T15:01:00Z"/>
                <w:rFonts w:cs="Tahoma"/>
                <w:szCs w:val="24"/>
              </w:rPr>
            </w:pPr>
            <w:ins w:id="4918" w:author="Haider Alhabibi" w:date="2022-02-16T18:14:00Z">
              <w:r>
                <w:rPr>
                  <w:rFonts w:cs="Tahoma"/>
                  <w:szCs w:val="24"/>
                </w:rPr>
                <w:t>See rules for the MCH-22a.</w:t>
              </w:r>
            </w:ins>
          </w:p>
        </w:tc>
      </w:tr>
      <w:tr w:rsidR="00451A89" w14:paraId="5C102EFE" w14:textId="77777777" w:rsidTr="008839BA">
        <w:trPr>
          <w:ins w:id="4919" w:author="Author"/>
        </w:trPr>
        <w:tc>
          <w:tcPr>
            <w:tcW w:w="2785" w:type="dxa"/>
          </w:tcPr>
          <w:p w14:paraId="43893CD6" w14:textId="008D4EFB" w:rsidR="00451A89" w:rsidRDefault="00451A89" w:rsidP="00451A89">
            <w:pPr>
              <w:spacing w:before="0" w:after="0"/>
              <w:rPr>
                <w:ins w:id="4920" w:author="Author"/>
                <w:rFonts w:cs="Tahoma"/>
              </w:rPr>
            </w:pPr>
            <w:ins w:id="4921" w:author="Author">
              <w:r>
                <w:rPr>
                  <w:rFonts w:cs="Tahoma"/>
                </w:rPr>
                <w:t>LMCI/LMCV-MCH-</w:t>
              </w:r>
              <w:r w:rsidR="004E2A3E">
                <w:rPr>
                  <w:rFonts w:cs="Tahoma"/>
                </w:rPr>
                <w:t>23</w:t>
              </w:r>
            </w:ins>
            <w:ins w:id="4922" w:author="Haider Alhabibi" w:date="2022-02-16T15:05:00Z">
              <w:r w:rsidR="00E801D6">
                <w:rPr>
                  <w:rFonts w:cs="Tahoma"/>
                </w:rPr>
                <w:t>a</w:t>
              </w:r>
            </w:ins>
            <w:ins w:id="4923" w:author="Author">
              <w:r>
                <w:rPr>
                  <w:rFonts w:cs="Tahoma"/>
                </w:rPr>
                <w:t>-H</w:t>
              </w:r>
              <w:r>
                <w:rPr>
                  <w:rFonts w:cs="Tahoma"/>
                  <w:szCs w:val="24"/>
                </w:rPr>
                <w:t xml:space="preserve"> </w:t>
              </w:r>
            </w:ins>
          </w:p>
        </w:tc>
        <w:tc>
          <w:tcPr>
            <w:tcW w:w="1620" w:type="dxa"/>
          </w:tcPr>
          <w:p w14:paraId="02EFBE42" w14:textId="48C8B2FA" w:rsidR="00451A89" w:rsidRDefault="00451A89" w:rsidP="00451A89">
            <w:pPr>
              <w:spacing w:before="0" w:after="0"/>
              <w:rPr>
                <w:ins w:id="4924" w:author="Author"/>
                <w:rFonts w:cs="Tahoma"/>
                <w:szCs w:val="24"/>
              </w:rPr>
            </w:pPr>
            <w:ins w:id="4925" w:author="Author">
              <w:r>
                <w:rPr>
                  <w:rFonts w:cs="Tahoma"/>
                  <w:szCs w:val="24"/>
                </w:rPr>
                <w:t>Certificate of Installation/ Verification</w:t>
              </w:r>
            </w:ins>
          </w:p>
        </w:tc>
        <w:tc>
          <w:tcPr>
            <w:tcW w:w="2700" w:type="dxa"/>
          </w:tcPr>
          <w:p w14:paraId="42628C4B" w14:textId="7D1F38B7" w:rsidR="00451A89" w:rsidRDefault="00451A89" w:rsidP="00451A89">
            <w:pPr>
              <w:spacing w:before="0" w:after="0"/>
              <w:rPr>
                <w:ins w:id="4926" w:author="Author"/>
                <w:rFonts w:cs="Tahoma"/>
                <w:szCs w:val="24"/>
              </w:rPr>
            </w:pPr>
            <w:ins w:id="4927" w:author="Author">
              <w:r>
                <w:rPr>
                  <w:rFonts w:cs="Tahoma"/>
                  <w:szCs w:val="24"/>
                </w:rPr>
                <w:t>HERS Airflow Rate</w:t>
              </w:r>
            </w:ins>
          </w:p>
        </w:tc>
        <w:tc>
          <w:tcPr>
            <w:tcW w:w="3060" w:type="dxa"/>
          </w:tcPr>
          <w:p w14:paraId="59ACFA6E" w14:textId="09CC279F" w:rsidR="00451A89" w:rsidRPr="0024633A" w:rsidRDefault="00451A89" w:rsidP="00451A89">
            <w:pPr>
              <w:spacing w:before="0" w:after="0"/>
              <w:rPr>
                <w:ins w:id="4928" w:author="Author"/>
                <w:rFonts w:cs="Tahoma"/>
                <w:szCs w:val="24"/>
              </w:rPr>
            </w:pPr>
            <w:ins w:id="4929" w:author="Author">
              <w:r w:rsidRPr="0024633A">
                <w:rPr>
                  <w:rFonts w:cs="Tahoma"/>
                  <w:szCs w:val="24"/>
                </w:rPr>
                <w:t xml:space="preserve">If the </w:t>
              </w:r>
            </w:ins>
            <w:ins w:id="4930" w:author="Alhabibi, Haider@Energy" w:date="2022-03-16T17:39:00Z">
              <w:r w:rsidR="004F712B">
                <w:rPr>
                  <w:rFonts w:cs="Tahoma"/>
                  <w:szCs w:val="24"/>
                </w:rPr>
                <w:t>LMCI-MCH-01</w:t>
              </w:r>
            </w:ins>
            <w:ins w:id="4931" w:author="Author">
              <w:del w:id="4932" w:author="Alhabibi, Haider@Energy" w:date="2022-03-16T17:39:00Z">
                <w:r w:rsidDel="004F712B">
                  <w:rPr>
                    <w:rFonts w:cs="Tahoma"/>
                    <w:szCs w:val="24"/>
                  </w:rPr>
                  <w:delText>LMCC-MCH</w:delText>
                </w:r>
              </w:del>
            </w:ins>
            <w:ins w:id="4933" w:author="Alhabibi, Haider@Energy" w:date="2022-03-15T16:13:00Z">
              <w:del w:id="4934" w:author="Alhabibi, Haider@Energy" w:date="2022-03-16T17:39:00Z">
                <w:r w:rsidR="00206D9A" w:rsidDel="004F712B">
                  <w:rPr>
                    <w:rFonts w:cs="Tahoma"/>
                    <w:szCs w:val="24"/>
                  </w:rPr>
                  <w:delText xml:space="preserve"> or </w:delText>
                </w:r>
              </w:del>
            </w:ins>
            <w:ins w:id="4935" w:author="Author">
              <w:del w:id="4936" w:author="Alhabibi, Haider@Energy" w:date="2022-03-16T17:39:00Z">
                <w:r>
                  <w:rPr>
                    <w:rFonts w:cs="Tahoma"/>
                    <w:szCs w:val="24"/>
                  </w:rPr>
                  <w:delText>LMCC-</w:delText>
                </w:r>
              </w:del>
            </w:ins>
            <w:ins w:id="4937" w:author="Alhabibi, Haider@Energy" w:date="2022-03-15T16:13:00Z">
              <w:del w:id="4938" w:author="Alhabibi, Haider@Energy" w:date="2022-03-16T17:39:00Z">
                <w:r w:rsidR="00206D9A" w:rsidDel="004F712B">
                  <w:rPr>
                    <w:rFonts w:cs="Tahoma"/>
                    <w:szCs w:val="24"/>
                  </w:rPr>
                  <w:delText>PRF</w:delText>
                </w:r>
              </w:del>
            </w:ins>
            <w:ins w:id="4939" w:author="Author">
              <w:r>
                <w:rPr>
                  <w:rFonts w:cs="Tahoma"/>
                  <w:szCs w:val="24"/>
                </w:rPr>
                <w:t>MCH</w:t>
              </w:r>
              <w:r w:rsidRPr="0024633A">
                <w:rPr>
                  <w:rFonts w:cs="Tahoma"/>
                  <w:szCs w:val="24"/>
                </w:rPr>
                <w:t xml:space="preserve"> specifies a </w:t>
              </w:r>
              <w:r>
                <w:rPr>
                  <w:rFonts w:cs="Tahoma"/>
                  <w:szCs w:val="24"/>
                </w:rPr>
                <w:t>LMCI-</w:t>
              </w:r>
              <w:r w:rsidRPr="0024633A">
                <w:rPr>
                  <w:rFonts w:cs="Tahoma"/>
                  <w:szCs w:val="24"/>
                </w:rPr>
                <w:t>MCH-2</w:t>
              </w:r>
              <w:r>
                <w:rPr>
                  <w:rFonts w:cs="Tahoma"/>
                  <w:szCs w:val="24"/>
                </w:rPr>
                <w:t>3</w:t>
              </w:r>
              <w:r w:rsidRPr="0024633A">
                <w:rPr>
                  <w:rFonts w:cs="Tahoma"/>
                  <w:szCs w:val="24"/>
                </w:rPr>
                <w:t xml:space="preserve"> is required, then provide one MCH-2</w:t>
              </w:r>
              <w:r>
                <w:rPr>
                  <w:rFonts w:cs="Tahoma"/>
                  <w:szCs w:val="24"/>
                </w:rPr>
                <w:t>3</w:t>
              </w:r>
              <w:r w:rsidRPr="0024633A">
                <w:rPr>
                  <w:rFonts w:cs="Tahoma"/>
                  <w:szCs w:val="24"/>
                </w:rPr>
                <w:t xml:space="preserve"> </w:t>
              </w:r>
              <w:r>
                <w:rPr>
                  <w:rFonts w:cs="Tahoma"/>
                  <w:szCs w:val="24"/>
                </w:rPr>
                <w:t>per ducted unit.</w:t>
              </w:r>
            </w:ins>
          </w:p>
        </w:tc>
      </w:tr>
      <w:tr w:rsidR="00E801D6" w14:paraId="30989104" w14:textId="77777777" w:rsidTr="008839BA">
        <w:trPr>
          <w:ins w:id="4940" w:author="Haider Alhabibi" w:date="2022-02-16T15:04:00Z"/>
        </w:trPr>
        <w:tc>
          <w:tcPr>
            <w:tcW w:w="2785" w:type="dxa"/>
          </w:tcPr>
          <w:p w14:paraId="6C65F4AE" w14:textId="481BB23C" w:rsidR="00E801D6" w:rsidRDefault="00E801D6" w:rsidP="00E801D6">
            <w:pPr>
              <w:spacing w:after="0"/>
              <w:rPr>
                <w:ins w:id="4941" w:author="Haider Alhabibi" w:date="2022-02-16T15:04:00Z"/>
                <w:rFonts w:cs="Tahoma"/>
              </w:rPr>
            </w:pPr>
            <w:ins w:id="4942" w:author="Haider Alhabibi" w:date="2022-02-16T15:05:00Z">
              <w:r>
                <w:rPr>
                  <w:rFonts w:cs="Tahoma"/>
                </w:rPr>
                <w:t>LMCI/LMCV-MCH-23b-H</w:t>
              </w:r>
              <w:r>
                <w:rPr>
                  <w:rFonts w:cs="Tahoma"/>
                  <w:szCs w:val="24"/>
                </w:rPr>
                <w:t xml:space="preserve"> </w:t>
              </w:r>
            </w:ins>
          </w:p>
        </w:tc>
        <w:tc>
          <w:tcPr>
            <w:tcW w:w="1620" w:type="dxa"/>
          </w:tcPr>
          <w:p w14:paraId="1E68ADFA" w14:textId="05A68F88" w:rsidR="00E801D6" w:rsidRDefault="00E801D6" w:rsidP="00E801D6">
            <w:pPr>
              <w:spacing w:after="0"/>
              <w:rPr>
                <w:ins w:id="4943" w:author="Haider Alhabibi" w:date="2022-02-16T15:04:00Z"/>
                <w:rFonts w:cs="Tahoma"/>
                <w:szCs w:val="24"/>
              </w:rPr>
            </w:pPr>
            <w:ins w:id="4944" w:author="Haider Alhabibi" w:date="2022-02-16T15:05:00Z">
              <w:r>
                <w:rPr>
                  <w:rFonts w:cs="Tahoma"/>
                  <w:szCs w:val="24"/>
                </w:rPr>
                <w:t>Certificate of Installation/ Verification</w:t>
              </w:r>
            </w:ins>
          </w:p>
        </w:tc>
        <w:tc>
          <w:tcPr>
            <w:tcW w:w="2700" w:type="dxa"/>
          </w:tcPr>
          <w:p w14:paraId="30E6FF8D" w14:textId="61DD0EEC" w:rsidR="00E801D6" w:rsidRDefault="00E801D6" w:rsidP="00E801D6">
            <w:pPr>
              <w:spacing w:after="0"/>
              <w:rPr>
                <w:ins w:id="4945" w:author="Haider Alhabibi" w:date="2022-02-16T15:04:00Z"/>
                <w:rFonts w:cs="Tahoma"/>
                <w:szCs w:val="24"/>
              </w:rPr>
            </w:pPr>
            <w:ins w:id="4946" w:author="Haider Alhabibi" w:date="2022-02-16T15:05:00Z">
              <w:r>
                <w:rPr>
                  <w:rFonts w:cs="Tahoma"/>
                  <w:szCs w:val="24"/>
                </w:rPr>
                <w:t>HERS Airflow Rate</w:t>
              </w:r>
            </w:ins>
          </w:p>
        </w:tc>
        <w:tc>
          <w:tcPr>
            <w:tcW w:w="3060" w:type="dxa"/>
          </w:tcPr>
          <w:p w14:paraId="28E692C0" w14:textId="70CA0733" w:rsidR="00E801D6" w:rsidRPr="0024633A" w:rsidRDefault="005855E2" w:rsidP="00E801D6">
            <w:pPr>
              <w:spacing w:after="0"/>
              <w:rPr>
                <w:ins w:id="4947" w:author="Haider Alhabibi" w:date="2022-02-16T15:04:00Z"/>
                <w:rFonts w:cs="Tahoma"/>
                <w:szCs w:val="24"/>
              </w:rPr>
            </w:pPr>
            <w:ins w:id="4948" w:author="Haider Alhabibi" w:date="2022-02-16T18:15:00Z">
              <w:r>
                <w:rPr>
                  <w:rFonts w:cs="Tahoma"/>
                  <w:szCs w:val="24"/>
                </w:rPr>
                <w:t>See rules for the MCH-23a.</w:t>
              </w:r>
            </w:ins>
          </w:p>
        </w:tc>
      </w:tr>
      <w:tr w:rsidR="00E801D6" w14:paraId="3579CF79" w14:textId="77777777" w:rsidTr="008839BA">
        <w:trPr>
          <w:ins w:id="4949" w:author="Haider Alhabibi" w:date="2022-02-16T15:04:00Z"/>
        </w:trPr>
        <w:tc>
          <w:tcPr>
            <w:tcW w:w="2785" w:type="dxa"/>
          </w:tcPr>
          <w:p w14:paraId="4FD8207C" w14:textId="69918F16" w:rsidR="00E801D6" w:rsidRDefault="00E801D6" w:rsidP="00E801D6">
            <w:pPr>
              <w:spacing w:after="0"/>
              <w:rPr>
                <w:ins w:id="4950" w:author="Haider Alhabibi" w:date="2022-02-16T15:04:00Z"/>
                <w:rFonts w:cs="Tahoma"/>
              </w:rPr>
            </w:pPr>
            <w:ins w:id="4951" w:author="Haider Alhabibi" w:date="2022-02-16T15:05:00Z">
              <w:r>
                <w:rPr>
                  <w:rFonts w:cs="Tahoma"/>
                </w:rPr>
                <w:t>LMCI/LMCV-MCH-23c-H</w:t>
              </w:r>
              <w:r>
                <w:rPr>
                  <w:rFonts w:cs="Tahoma"/>
                  <w:szCs w:val="24"/>
                </w:rPr>
                <w:t xml:space="preserve"> </w:t>
              </w:r>
            </w:ins>
          </w:p>
        </w:tc>
        <w:tc>
          <w:tcPr>
            <w:tcW w:w="1620" w:type="dxa"/>
          </w:tcPr>
          <w:p w14:paraId="31631555" w14:textId="24AA790B" w:rsidR="00E801D6" w:rsidRDefault="00E801D6" w:rsidP="00E801D6">
            <w:pPr>
              <w:spacing w:after="0"/>
              <w:rPr>
                <w:ins w:id="4952" w:author="Haider Alhabibi" w:date="2022-02-16T15:04:00Z"/>
                <w:rFonts w:cs="Tahoma"/>
                <w:szCs w:val="24"/>
              </w:rPr>
            </w:pPr>
            <w:ins w:id="4953" w:author="Haider Alhabibi" w:date="2022-02-16T15:05:00Z">
              <w:r>
                <w:rPr>
                  <w:rFonts w:cs="Tahoma"/>
                  <w:szCs w:val="24"/>
                </w:rPr>
                <w:t>Certificate of Installation/ Verification</w:t>
              </w:r>
            </w:ins>
          </w:p>
        </w:tc>
        <w:tc>
          <w:tcPr>
            <w:tcW w:w="2700" w:type="dxa"/>
          </w:tcPr>
          <w:p w14:paraId="41362104" w14:textId="3AF26626" w:rsidR="00E801D6" w:rsidRDefault="00E801D6" w:rsidP="00E801D6">
            <w:pPr>
              <w:spacing w:after="0"/>
              <w:rPr>
                <w:ins w:id="4954" w:author="Haider Alhabibi" w:date="2022-02-16T15:04:00Z"/>
                <w:rFonts w:cs="Tahoma"/>
                <w:szCs w:val="24"/>
              </w:rPr>
            </w:pPr>
            <w:ins w:id="4955" w:author="Haider Alhabibi" w:date="2022-02-16T15:05:00Z">
              <w:r>
                <w:rPr>
                  <w:rFonts w:cs="Tahoma"/>
                  <w:szCs w:val="24"/>
                </w:rPr>
                <w:t>HERS Airflow Rate</w:t>
              </w:r>
            </w:ins>
          </w:p>
        </w:tc>
        <w:tc>
          <w:tcPr>
            <w:tcW w:w="3060" w:type="dxa"/>
          </w:tcPr>
          <w:p w14:paraId="549D66B3" w14:textId="76F0C017" w:rsidR="00E801D6" w:rsidRPr="0024633A" w:rsidRDefault="005855E2" w:rsidP="00E801D6">
            <w:pPr>
              <w:spacing w:after="0"/>
              <w:rPr>
                <w:ins w:id="4956" w:author="Haider Alhabibi" w:date="2022-02-16T15:04:00Z"/>
                <w:rFonts w:cs="Tahoma"/>
                <w:szCs w:val="24"/>
              </w:rPr>
            </w:pPr>
            <w:ins w:id="4957" w:author="Haider Alhabibi" w:date="2022-02-16T18:15:00Z">
              <w:r>
                <w:rPr>
                  <w:rFonts w:cs="Tahoma"/>
                  <w:szCs w:val="24"/>
                </w:rPr>
                <w:t>See rules for the MCH-23a.</w:t>
              </w:r>
            </w:ins>
          </w:p>
        </w:tc>
      </w:tr>
      <w:tr w:rsidR="00E801D6" w14:paraId="317D7E1C" w14:textId="77777777" w:rsidTr="008839BA">
        <w:trPr>
          <w:ins w:id="4958" w:author="Haider Alhabibi" w:date="2022-02-16T15:04:00Z"/>
        </w:trPr>
        <w:tc>
          <w:tcPr>
            <w:tcW w:w="2785" w:type="dxa"/>
          </w:tcPr>
          <w:p w14:paraId="6B06DBF2" w14:textId="102B202D" w:rsidR="00E801D6" w:rsidRDefault="00E801D6" w:rsidP="00E801D6">
            <w:pPr>
              <w:spacing w:after="0"/>
              <w:rPr>
                <w:ins w:id="4959" w:author="Haider Alhabibi" w:date="2022-02-16T15:04:00Z"/>
                <w:rFonts w:cs="Tahoma"/>
              </w:rPr>
            </w:pPr>
            <w:ins w:id="4960" w:author="Haider Alhabibi" w:date="2022-02-16T15:05:00Z">
              <w:r>
                <w:rPr>
                  <w:rFonts w:cs="Tahoma"/>
                </w:rPr>
                <w:t>LMCI/LMCV-MCH-23d-H</w:t>
              </w:r>
              <w:r>
                <w:rPr>
                  <w:rFonts w:cs="Tahoma"/>
                  <w:szCs w:val="24"/>
                </w:rPr>
                <w:t xml:space="preserve"> </w:t>
              </w:r>
            </w:ins>
          </w:p>
        </w:tc>
        <w:tc>
          <w:tcPr>
            <w:tcW w:w="1620" w:type="dxa"/>
          </w:tcPr>
          <w:p w14:paraId="0130D239" w14:textId="0A353455" w:rsidR="00E801D6" w:rsidRDefault="00E801D6" w:rsidP="00E801D6">
            <w:pPr>
              <w:spacing w:after="0"/>
              <w:rPr>
                <w:ins w:id="4961" w:author="Haider Alhabibi" w:date="2022-02-16T15:04:00Z"/>
                <w:rFonts w:cs="Tahoma"/>
                <w:szCs w:val="24"/>
              </w:rPr>
            </w:pPr>
            <w:ins w:id="4962" w:author="Haider Alhabibi" w:date="2022-02-16T15:05:00Z">
              <w:r>
                <w:rPr>
                  <w:rFonts w:cs="Tahoma"/>
                  <w:szCs w:val="24"/>
                </w:rPr>
                <w:t>Certificate of Installation/ Verification</w:t>
              </w:r>
            </w:ins>
          </w:p>
        </w:tc>
        <w:tc>
          <w:tcPr>
            <w:tcW w:w="2700" w:type="dxa"/>
          </w:tcPr>
          <w:p w14:paraId="48FD7932" w14:textId="36254C0A" w:rsidR="00E801D6" w:rsidRDefault="00E801D6" w:rsidP="00E801D6">
            <w:pPr>
              <w:spacing w:after="0"/>
              <w:rPr>
                <w:ins w:id="4963" w:author="Haider Alhabibi" w:date="2022-02-16T15:04:00Z"/>
                <w:rFonts w:cs="Tahoma"/>
                <w:szCs w:val="24"/>
              </w:rPr>
            </w:pPr>
            <w:ins w:id="4964" w:author="Haider Alhabibi" w:date="2022-02-16T15:05:00Z">
              <w:r>
                <w:rPr>
                  <w:rFonts w:cs="Tahoma"/>
                  <w:szCs w:val="24"/>
                </w:rPr>
                <w:t>HERS Airflow Rate</w:t>
              </w:r>
            </w:ins>
          </w:p>
        </w:tc>
        <w:tc>
          <w:tcPr>
            <w:tcW w:w="3060" w:type="dxa"/>
          </w:tcPr>
          <w:p w14:paraId="3F1F5E9D" w14:textId="0D062260" w:rsidR="00E801D6" w:rsidRPr="0024633A" w:rsidRDefault="005855E2" w:rsidP="00E801D6">
            <w:pPr>
              <w:spacing w:after="0"/>
              <w:rPr>
                <w:ins w:id="4965" w:author="Haider Alhabibi" w:date="2022-02-16T15:04:00Z"/>
                <w:rFonts w:cs="Tahoma"/>
                <w:szCs w:val="24"/>
              </w:rPr>
            </w:pPr>
            <w:ins w:id="4966" w:author="Haider Alhabibi" w:date="2022-02-16T18:15:00Z">
              <w:r>
                <w:rPr>
                  <w:rFonts w:cs="Tahoma"/>
                  <w:szCs w:val="24"/>
                </w:rPr>
                <w:t>See rules for the MCH-23a.</w:t>
              </w:r>
            </w:ins>
          </w:p>
        </w:tc>
      </w:tr>
      <w:tr w:rsidR="00E801D6" w14:paraId="53249E32" w14:textId="77777777" w:rsidTr="008839BA">
        <w:trPr>
          <w:ins w:id="4967" w:author="Haider Alhabibi" w:date="2022-02-16T15:04:00Z"/>
        </w:trPr>
        <w:tc>
          <w:tcPr>
            <w:tcW w:w="2785" w:type="dxa"/>
          </w:tcPr>
          <w:p w14:paraId="365BC02E" w14:textId="617E2860" w:rsidR="00E801D6" w:rsidRDefault="00E801D6" w:rsidP="00E801D6">
            <w:pPr>
              <w:spacing w:after="0"/>
              <w:rPr>
                <w:ins w:id="4968" w:author="Haider Alhabibi" w:date="2022-02-16T15:04:00Z"/>
                <w:rFonts w:cs="Tahoma"/>
              </w:rPr>
            </w:pPr>
            <w:ins w:id="4969" w:author="Haider Alhabibi" w:date="2022-02-16T15:05:00Z">
              <w:r>
                <w:rPr>
                  <w:rFonts w:cs="Tahoma"/>
                </w:rPr>
                <w:lastRenderedPageBreak/>
                <w:t>LMCI/LMCV-MCH-23e-H</w:t>
              </w:r>
              <w:r>
                <w:rPr>
                  <w:rFonts w:cs="Tahoma"/>
                  <w:szCs w:val="24"/>
                </w:rPr>
                <w:t xml:space="preserve"> </w:t>
              </w:r>
            </w:ins>
          </w:p>
        </w:tc>
        <w:tc>
          <w:tcPr>
            <w:tcW w:w="1620" w:type="dxa"/>
          </w:tcPr>
          <w:p w14:paraId="78E86D8A" w14:textId="50EF989E" w:rsidR="00E801D6" w:rsidRDefault="00E801D6" w:rsidP="00E801D6">
            <w:pPr>
              <w:spacing w:after="0"/>
              <w:rPr>
                <w:ins w:id="4970" w:author="Haider Alhabibi" w:date="2022-02-16T15:04:00Z"/>
                <w:rFonts w:cs="Tahoma"/>
                <w:szCs w:val="24"/>
              </w:rPr>
            </w:pPr>
            <w:ins w:id="4971" w:author="Haider Alhabibi" w:date="2022-02-16T15:05:00Z">
              <w:r>
                <w:rPr>
                  <w:rFonts w:cs="Tahoma"/>
                  <w:szCs w:val="24"/>
                </w:rPr>
                <w:t>Certificate of Installation/ Verification</w:t>
              </w:r>
            </w:ins>
          </w:p>
        </w:tc>
        <w:tc>
          <w:tcPr>
            <w:tcW w:w="2700" w:type="dxa"/>
          </w:tcPr>
          <w:p w14:paraId="07BF3641" w14:textId="12BEBCB1" w:rsidR="00E801D6" w:rsidRDefault="00E801D6" w:rsidP="00E801D6">
            <w:pPr>
              <w:spacing w:after="0"/>
              <w:rPr>
                <w:ins w:id="4972" w:author="Haider Alhabibi" w:date="2022-02-16T15:04:00Z"/>
                <w:rFonts w:cs="Tahoma"/>
                <w:szCs w:val="24"/>
              </w:rPr>
            </w:pPr>
            <w:ins w:id="4973" w:author="Haider Alhabibi" w:date="2022-02-16T15:05:00Z">
              <w:r>
                <w:rPr>
                  <w:rFonts w:cs="Tahoma"/>
                  <w:szCs w:val="24"/>
                </w:rPr>
                <w:t>HERS Airflow Rate</w:t>
              </w:r>
            </w:ins>
          </w:p>
        </w:tc>
        <w:tc>
          <w:tcPr>
            <w:tcW w:w="3060" w:type="dxa"/>
          </w:tcPr>
          <w:p w14:paraId="4D911D7A" w14:textId="3F6185A1" w:rsidR="00E801D6" w:rsidRPr="0024633A" w:rsidRDefault="005855E2" w:rsidP="00E801D6">
            <w:pPr>
              <w:spacing w:after="0"/>
              <w:rPr>
                <w:ins w:id="4974" w:author="Haider Alhabibi" w:date="2022-02-16T15:04:00Z"/>
                <w:rFonts w:cs="Tahoma"/>
                <w:szCs w:val="24"/>
              </w:rPr>
            </w:pPr>
            <w:ins w:id="4975" w:author="Haider Alhabibi" w:date="2022-02-16T18:15:00Z">
              <w:r>
                <w:rPr>
                  <w:rFonts w:cs="Tahoma"/>
                  <w:szCs w:val="24"/>
                </w:rPr>
                <w:t>See rules for the MCH-23a.</w:t>
              </w:r>
            </w:ins>
          </w:p>
        </w:tc>
      </w:tr>
      <w:tr w:rsidR="00E801D6" w14:paraId="2BA01CEA" w14:textId="77777777" w:rsidTr="008839BA">
        <w:trPr>
          <w:ins w:id="4976" w:author="Haider Alhabibi" w:date="2022-02-16T15:04:00Z"/>
        </w:trPr>
        <w:tc>
          <w:tcPr>
            <w:tcW w:w="2785" w:type="dxa"/>
          </w:tcPr>
          <w:p w14:paraId="15C34F26" w14:textId="3FDFD666" w:rsidR="00E801D6" w:rsidRDefault="00E801D6" w:rsidP="00E801D6">
            <w:pPr>
              <w:spacing w:after="0"/>
              <w:rPr>
                <w:ins w:id="4977" w:author="Haider Alhabibi" w:date="2022-02-16T15:04:00Z"/>
                <w:rFonts w:cs="Tahoma"/>
              </w:rPr>
            </w:pPr>
            <w:ins w:id="4978" w:author="Haider Alhabibi" w:date="2022-02-16T15:05:00Z">
              <w:r>
                <w:rPr>
                  <w:rFonts w:cs="Tahoma"/>
                </w:rPr>
                <w:t>LMCI/LMCV-MCH-23</w:t>
              </w:r>
            </w:ins>
            <w:ins w:id="4979" w:author="Haider Alhabibi" w:date="2022-02-16T15:06:00Z">
              <w:r>
                <w:rPr>
                  <w:rFonts w:cs="Tahoma"/>
                </w:rPr>
                <w:t>f</w:t>
              </w:r>
            </w:ins>
            <w:ins w:id="4980" w:author="Haider Alhabibi" w:date="2022-02-16T15:05:00Z">
              <w:r>
                <w:rPr>
                  <w:rFonts w:cs="Tahoma"/>
                </w:rPr>
                <w:t>-H</w:t>
              </w:r>
              <w:r>
                <w:rPr>
                  <w:rFonts w:cs="Tahoma"/>
                  <w:szCs w:val="24"/>
                </w:rPr>
                <w:t xml:space="preserve"> </w:t>
              </w:r>
            </w:ins>
          </w:p>
        </w:tc>
        <w:tc>
          <w:tcPr>
            <w:tcW w:w="1620" w:type="dxa"/>
          </w:tcPr>
          <w:p w14:paraId="00C03488" w14:textId="1AF1AC7D" w:rsidR="00E801D6" w:rsidRDefault="00E801D6" w:rsidP="00E801D6">
            <w:pPr>
              <w:spacing w:after="0"/>
              <w:rPr>
                <w:ins w:id="4981" w:author="Haider Alhabibi" w:date="2022-02-16T15:04:00Z"/>
                <w:rFonts w:cs="Tahoma"/>
                <w:szCs w:val="24"/>
              </w:rPr>
            </w:pPr>
            <w:ins w:id="4982" w:author="Haider Alhabibi" w:date="2022-02-16T15:05:00Z">
              <w:r>
                <w:rPr>
                  <w:rFonts w:cs="Tahoma"/>
                  <w:szCs w:val="24"/>
                </w:rPr>
                <w:t>Certificate of Installation/ Verification</w:t>
              </w:r>
            </w:ins>
          </w:p>
        </w:tc>
        <w:tc>
          <w:tcPr>
            <w:tcW w:w="2700" w:type="dxa"/>
          </w:tcPr>
          <w:p w14:paraId="68AC0312" w14:textId="4472F8E6" w:rsidR="00E801D6" w:rsidRDefault="00E801D6" w:rsidP="00E801D6">
            <w:pPr>
              <w:spacing w:after="0"/>
              <w:rPr>
                <w:ins w:id="4983" w:author="Haider Alhabibi" w:date="2022-02-16T15:04:00Z"/>
                <w:rFonts w:cs="Tahoma"/>
                <w:szCs w:val="24"/>
              </w:rPr>
            </w:pPr>
            <w:ins w:id="4984" w:author="Haider Alhabibi" w:date="2022-02-16T15:05:00Z">
              <w:r>
                <w:rPr>
                  <w:rFonts w:cs="Tahoma"/>
                  <w:szCs w:val="24"/>
                </w:rPr>
                <w:t>HERS Airflow Rate</w:t>
              </w:r>
            </w:ins>
          </w:p>
        </w:tc>
        <w:tc>
          <w:tcPr>
            <w:tcW w:w="3060" w:type="dxa"/>
          </w:tcPr>
          <w:p w14:paraId="29FEB630" w14:textId="1B5059A4" w:rsidR="00E801D6" w:rsidRPr="0024633A" w:rsidRDefault="005855E2" w:rsidP="00E801D6">
            <w:pPr>
              <w:spacing w:after="0"/>
              <w:rPr>
                <w:ins w:id="4985" w:author="Haider Alhabibi" w:date="2022-02-16T15:04:00Z"/>
                <w:rFonts w:cs="Tahoma"/>
                <w:szCs w:val="24"/>
              </w:rPr>
            </w:pPr>
            <w:ins w:id="4986" w:author="Haider Alhabibi" w:date="2022-02-16T18:15:00Z">
              <w:r>
                <w:rPr>
                  <w:rFonts w:cs="Tahoma"/>
                  <w:szCs w:val="24"/>
                </w:rPr>
                <w:t>See rules for the MCH-23a.</w:t>
              </w:r>
            </w:ins>
          </w:p>
        </w:tc>
      </w:tr>
      <w:tr w:rsidR="00451A89" w14:paraId="5BB6C970" w14:textId="77777777" w:rsidTr="008839BA">
        <w:trPr>
          <w:ins w:id="4987" w:author="Author"/>
        </w:trPr>
        <w:tc>
          <w:tcPr>
            <w:tcW w:w="2785" w:type="dxa"/>
          </w:tcPr>
          <w:p w14:paraId="2480DAB3" w14:textId="509B8A64" w:rsidR="00451A89" w:rsidRDefault="00451A89" w:rsidP="00451A89">
            <w:pPr>
              <w:spacing w:before="0" w:after="0"/>
              <w:rPr>
                <w:ins w:id="4988" w:author="Author"/>
                <w:rFonts w:cs="Tahoma"/>
              </w:rPr>
            </w:pPr>
            <w:ins w:id="4989" w:author="Author">
              <w:r>
                <w:rPr>
                  <w:rFonts w:cs="Tahoma"/>
                </w:rPr>
                <w:t>LMCI/LMCV-MCH-</w:t>
              </w:r>
              <w:r w:rsidR="004E2A3E">
                <w:rPr>
                  <w:rFonts w:cs="Tahoma"/>
                </w:rPr>
                <w:t>24</w:t>
              </w:r>
            </w:ins>
            <w:ins w:id="4990" w:author="Haider Alhabibi" w:date="2022-02-16T15:09:00Z">
              <w:r w:rsidR="001814C6">
                <w:rPr>
                  <w:rFonts w:cs="Tahoma"/>
                </w:rPr>
                <w:t>a</w:t>
              </w:r>
            </w:ins>
            <w:ins w:id="4991" w:author="Author">
              <w:r>
                <w:rPr>
                  <w:rFonts w:cs="Tahoma"/>
                </w:rPr>
                <w:t>-H</w:t>
              </w:r>
              <w:r>
                <w:rPr>
                  <w:rFonts w:cs="Tahoma"/>
                  <w:szCs w:val="24"/>
                </w:rPr>
                <w:t xml:space="preserve"> </w:t>
              </w:r>
            </w:ins>
          </w:p>
        </w:tc>
        <w:tc>
          <w:tcPr>
            <w:tcW w:w="1620" w:type="dxa"/>
          </w:tcPr>
          <w:p w14:paraId="7E52DA4B" w14:textId="5BD38D3A" w:rsidR="00451A89" w:rsidRDefault="00451A89" w:rsidP="00451A89">
            <w:pPr>
              <w:spacing w:before="0" w:after="0"/>
              <w:rPr>
                <w:ins w:id="4992" w:author="Author"/>
                <w:rFonts w:cs="Tahoma"/>
                <w:szCs w:val="24"/>
              </w:rPr>
            </w:pPr>
            <w:ins w:id="4993" w:author="Author">
              <w:r>
                <w:rPr>
                  <w:rFonts w:cs="Tahoma"/>
                  <w:szCs w:val="24"/>
                </w:rPr>
                <w:t>Certificate of Installation/ Verification</w:t>
              </w:r>
            </w:ins>
          </w:p>
        </w:tc>
        <w:tc>
          <w:tcPr>
            <w:tcW w:w="2700" w:type="dxa"/>
          </w:tcPr>
          <w:p w14:paraId="4B8D6435" w14:textId="6138CACB" w:rsidR="00451A89" w:rsidRDefault="002B5761" w:rsidP="00451A89">
            <w:pPr>
              <w:spacing w:before="0" w:after="0"/>
              <w:rPr>
                <w:ins w:id="4994" w:author="Author"/>
                <w:rFonts w:cs="Tahoma"/>
                <w:szCs w:val="24"/>
              </w:rPr>
            </w:pPr>
            <w:ins w:id="4995" w:author="Author">
              <w:r>
                <w:rPr>
                  <w:rFonts w:cs="Tahoma"/>
                  <w:szCs w:val="24"/>
                </w:rPr>
                <w:t>HERS Enclosure Air Leakage</w:t>
              </w:r>
            </w:ins>
            <w:ins w:id="4996" w:author="Haider Alhabibi" w:date="2022-02-16T18:19:00Z">
              <w:r w:rsidR="006272E3">
                <w:rPr>
                  <w:rFonts w:cs="Tahoma"/>
                  <w:szCs w:val="24"/>
                </w:rPr>
                <w:t xml:space="preserve"> </w:t>
              </w:r>
              <w:r w:rsidR="006272E3" w:rsidRPr="00342FCE">
                <w:t>Worksheet – Single Point Air Tightness Test with Manual Meter</w:t>
              </w:r>
            </w:ins>
          </w:p>
        </w:tc>
        <w:tc>
          <w:tcPr>
            <w:tcW w:w="3060" w:type="dxa"/>
          </w:tcPr>
          <w:p w14:paraId="0A4A33ED" w14:textId="72B05FA0" w:rsidR="00451A89" w:rsidRPr="0024633A" w:rsidRDefault="00451A89" w:rsidP="00451A89">
            <w:pPr>
              <w:spacing w:before="0" w:after="0"/>
              <w:rPr>
                <w:ins w:id="4997" w:author="Author"/>
                <w:rFonts w:cs="Tahoma"/>
                <w:szCs w:val="24"/>
              </w:rPr>
            </w:pPr>
            <w:ins w:id="4998" w:author="Author">
              <w:r w:rsidRPr="0024633A">
                <w:rPr>
                  <w:rFonts w:cs="Tahoma"/>
                  <w:szCs w:val="24"/>
                </w:rPr>
                <w:t xml:space="preserve">If the </w:t>
              </w:r>
            </w:ins>
            <w:ins w:id="4999" w:author="Alhabibi, Haider@Energy" w:date="2022-03-16T17:39:00Z">
              <w:r w:rsidR="004F712B">
                <w:rPr>
                  <w:rFonts w:cs="Tahoma"/>
                  <w:szCs w:val="24"/>
                </w:rPr>
                <w:t>LMCI-MCH-01</w:t>
              </w:r>
            </w:ins>
            <w:ins w:id="5000" w:author="Author">
              <w:del w:id="5001" w:author="Alhabibi, Haider@Energy" w:date="2022-03-16T17:39:00Z">
                <w:r w:rsidDel="004F712B">
                  <w:rPr>
                    <w:rFonts w:cs="Tahoma"/>
                    <w:szCs w:val="24"/>
                  </w:rPr>
                  <w:delText>LMCC-MCH</w:delText>
                </w:r>
              </w:del>
            </w:ins>
            <w:ins w:id="5002" w:author="Alhabibi, Haider@Energy" w:date="2022-03-15T16:15:00Z">
              <w:del w:id="5003" w:author="Alhabibi, Haider@Energy" w:date="2022-03-16T17:39:00Z">
                <w:r w:rsidR="00433E8C" w:rsidDel="004F712B">
                  <w:rPr>
                    <w:rFonts w:cs="Tahoma"/>
                    <w:szCs w:val="24"/>
                  </w:rPr>
                  <w:delText xml:space="preserve"> or </w:delText>
                </w:r>
              </w:del>
            </w:ins>
            <w:ins w:id="5004" w:author="Author">
              <w:del w:id="5005" w:author="Alhabibi, Haider@Energy" w:date="2022-03-16T17:39:00Z">
                <w:r>
                  <w:rPr>
                    <w:rFonts w:cs="Tahoma"/>
                    <w:szCs w:val="24"/>
                  </w:rPr>
                  <w:delText>LMCC-</w:delText>
                </w:r>
              </w:del>
            </w:ins>
            <w:ins w:id="5006" w:author="Alhabibi, Haider@Energy" w:date="2022-03-15T16:15:00Z">
              <w:del w:id="5007" w:author="Alhabibi, Haider@Energy" w:date="2022-03-16T17:39:00Z">
                <w:r w:rsidR="00433E8C" w:rsidDel="004F712B">
                  <w:rPr>
                    <w:rFonts w:cs="Tahoma"/>
                    <w:szCs w:val="24"/>
                  </w:rPr>
                  <w:delText>PRF</w:delText>
                </w:r>
              </w:del>
            </w:ins>
            <w:ins w:id="5008" w:author="Author">
              <w:r>
                <w:rPr>
                  <w:rFonts w:cs="Tahoma"/>
                  <w:szCs w:val="24"/>
                </w:rPr>
                <w:t>MCH</w:t>
              </w:r>
              <w:r w:rsidRPr="0024633A">
                <w:rPr>
                  <w:rFonts w:cs="Tahoma"/>
                  <w:szCs w:val="24"/>
                </w:rPr>
                <w:t xml:space="preserve"> specifies a </w:t>
              </w:r>
              <w:r>
                <w:rPr>
                  <w:rFonts w:cs="Tahoma"/>
                  <w:szCs w:val="24"/>
                </w:rPr>
                <w:t>LMCI-</w:t>
              </w:r>
              <w:r w:rsidRPr="0024633A">
                <w:rPr>
                  <w:rFonts w:cs="Tahoma"/>
                  <w:szCs w:val="24"/>
                </w:rPr>
                <w:t>MCH-2</w:t>
              </w:r>
              <w:r>
                <w:rPr>
                  <w:rFonts w:cs="Tahoma"/>
                  <w:szCs w:val="24"/>
                </w:rPr>
                <w:t>4</w:t>
              </w:r>
              <w:r w:rsidRPr="0024633A">
                <w:rPr>
                  <w:rFonts w:cs="Tahoma"/>
                  <w:szCs w:val="24"/>
                </w:rPr>
                <w:t xml:space="preserve"> is required, then provide one MCH-2</w:t>
              </w:r>
              <w:r>
                <w:rPr>
                  <w:rFonts w:cs="Tahoma"/>
                  <w:szCs w:val="24"/>
                </w:rPr>
                <w:t>4</w:t>
              </w:r>
              <w:r w:rsidRPr="0024633A">
                <w:rPr>
                  <w:rFonts w:cs="Tahoma"/>
                  <w:szCs w:val="24"/>
                </w:rPr>
                <w:t xml:space="preserve"> </w:t>
              </w:r>
              <w:r>
                <w:rPr>
                  <w:rFonts w:cs="Tahoma"/>
                  <w:szCs w:val="24"/>
                </w:rPr>
                <w:t>per dwelling unit.</w:t>
              </w:r>
            </w:ins>
          </w:p>
        </w:tc>
      </w:tr>
      <w:tr w:rsidR="001814C6" w14:paraId="1130B8B2" w14:textId="77777777" w:rsidTr="008839BA">
        <w:trPr>
          <w:ins w:id="5009" w:author="Haider Alhabibi" w:date="2022-02-16T15:09:00Z"/>
        </w:trPr>
        <w:tc>
          <w:tcPr>
            <w:tcW w:w="2785" w:type="dxa"/>
          </w:tcPr>
          <w:p w14:paraId="3B00C757" w14:textId="6F133A66" w:rsidR="001814C6" w:rsidRDefault="001814C6" w:rsidP="001814C6">
            <w:pPr>
              <w:spacing w:after="0"/>
              <w:rPr>
                <w:ins w:id="5010" w:author="Haider Alhabibi" w:date="2022-02-16T15:09:00Z"/>
                <w:rFonts w:cs="Tahoma"/>
              </w:rPr>
            </w:pPr>
            <w:ins w:id="5011" w:author="Haider Alhabibi" w:date="2022-02-16T15:09:00Z">
              <w:r>
                <w:rPr>
                  <w:rFonts w:cs="Tahoma"/>
                </w:rPr>
                <w:t>LMCI/LMCV-MCH-24b-H</w:t>
              </w:r>
              <w:r>
                <w:rPr>
                  <w:rFonts w:cs="Tahoma"/>
                  <w:szCs w:val="24"/>
                </w:rPr>
                <w:t xml:space="preserve"> </w:t>
              </w:r>
            </w:ins>
          </w:p>
        </w:tc>
        <w:tc>
          <w:tcPr>
            <w:tcW w:w="1620" w:type="dxa"/>
          </w:tcPr>
          <w:p w14:paraId="27EC303F" w14:textId="6C11B03A" w:rsidR="001814C6" w:rsidRDefault="001814C6" w:rsidP="001814C6">
            <w:pPr>
              <w:spacing w:after="0"/>
              <w:rPr>
                <w:ins w:id="5012" w:author="Haider Alhabibi" w:date="2022-02-16T15:09:00Z"/>
                <w:rFonts w:cs="Tahoma"/>
                <w:szCs w:val="24"/>
              </w:rPr>
            </w:pPr>
            <w:ins w:id="5013" w:author="Haider Alhabibi" w:date="2022-02-16T15:09:00Z">
              <w:r>
                <w:rPr>
                  <w:rFonts w:cs="Tahoma"/>
                  <w:szCs w:val="24"/>
                </w:rPr>
                <w:t>Certificate of Installation/ Verification</w:t>
              </w:r>
            </w:ins>
          </w:p>
        </w:tc>
        <w:tc>
          <w:tcPr>
            <w:tcW w:w="2700" w:type="dxa"/>
          </w:tcPr>
          <w:p w14:paraId="2B0399FC" w14:textId="3843979C" w:rsidR="001814C6" w:rsidRDefault="00C5774C" w:rsidP="001814C6">
            <w:pPr>
              <w:spacing w:after="0"/>
              <w:rPr>
                <w:ins w:id="5014" w:author="Haider Alhabibi" w:date="2022-02-16T15:09:00Z"/>
                <w:rFonts w:cs="Tahoma"/>
                <w:szCs w:val="24"/>
              </w:rPr>
            </w:pPr>
            <w:ins w:id="5015" w:author="Haider Alhabibi" w:date="2022-02-16T18:19:00Z">
              <w:r>
                <w:t xml:space="preserve">HERS </w:t>
              </w:r>
              <w:r w:rsidRPr="00342FCE">
                <w:t>Enclosure Air Leakage Worksheet – Single Point Air Tightness Test with Automatic Meter</w:t>
              </w:r>
            </w:ins>
          </w:p>
        </w:tc>
        <w:tc>
          <w:tcPr>
            <w:tcW w:w="3060" w:type="dxa"/>
          </w:tcPr>
          <w:p w14:paraId="44371BC2" w14:textId="15C42AF9" w:rsidR="001814C6" w:rsidRPr="0024633A" w:rsidRDefault="00C5774C" w:rsidP="001814C6">
            <w:pPr>
              <w:spacing w:after="0"/>
              <w:rPr>
                <w:ins w:id="5016" w:author="Haider Alhabibi" w:date="2022-02-16T15:09:00Z"/>
                <w:rFonts w:cs="Tahoma"/>
                <w:szCs w:val="24"/>
              </w:rPr>
            </w:pPr>
            <w:ins w:id="5017" w:author="Haider Alhabibi" w:date="2022-02-16T18:15:00Z">
              <w:r>
                <w:rPr>
                  <w:rFonts w:cs="Tahoma"/>
                  <w:szCs w:val="24"/>
                </w:rPr>
                <w:t>See rules for the MCH-24a.</w:t>
              </w:r>
            </w:ins>
          </w:p>
        </w:tc>
      </w:tr>
      <w:tr w:rsidR="00451A89" w14:paraId="20935B43" w14:textId="77777777" w:rsidTr="008839BA">
        <w:trPr>
          <w:ins w:id="5018" w:author="Author"/>
        </w:trPr>
        <w:tc>
          <w:tcPr>
            <w:tcW w:w="2785" w:type="dxa"/>
          </w:tcPr>
          <w:p w14:paraId="56543C87" w14:textId="4A4DDB93" w:rsidR="00451A89" w:rsidRDefault="00451A89" w:rsidP="00451A89">
            <w:pPr>
              <w:spacing w:before="0" w:after="0"/>
              <w:rPr>
                <w:ins w:id="5019" w:author="Author"/>
                <w:rFonts w:cs="Tahoma"/>
              </w:rPr>
            </w:pPr>
            <w:ins w:id="5020" w:author="Author">
              <w:r>
                <w:rPr>
                  <w:rFonts w:cs="Tahoma"/>
                </w:rPr>
                <w:t>LMCI/LMCV-MCH-</w:t>
              </w:r>
              <w:r w:rsidR="001814C6">
                <w:rPr>
                  <w:rFonts w:cs="Tahoma"/>
                </w:rPr>
                <w:t>25</w:t>
              </w:r>
            </w:ins>
            <w:ins w:id="5021" w:author="Haider Alhabibi" w:date="2022-02-16T15:10:00Z">
              <w:r w:rsidR="008679EA">
                <w:rPr>
                  <w:rFonts w:cs="Tahoma"/>
                </w:rPr>
                <w:t>a</w:t>
              </w:r>
            </w:ins>
            <w:ins w:id="5022" w:author="Author">
              <w:r>
                <w:rPr>
                  <w:rFonts w:cs="Tahoma"/>
                </w:rPr>
                <w:t>-H</w:t>
              </w:r>
              <w:r>
                <w:rPr>
                  <w:rFonts w:cs="Tahoma"/>
                  <w:szCs w:val="24"/>
                </w:rPr>
                <w:t xml:space="preserve"> </w:t>
              </w:r>
            </w:ins>
          </w:p>
        </w:tc>
        <w:tc>
          <w:tcPr>
            <w:tcW w:w="1620" w:type="dxa"/>
          </w:tcPr>
          <w:p w14:paraId="78A2EAFF" w14:textId="6090DCC5" w:rsidR="00451A89" w:rsidRDefault="00451A89" w:rsidP="00451A89">
            <w:pPr>
              <w:spacing w:before="0" w:after="0"/>
              <w:rPr>
                <w:ins w:id="5023" w:author="Author"/>
                <w:rFonts w:cs="Tahoma"/>
                <w:szCs w:val="24"/>
              </w:rPr>
            </w:pPr>
            <w:ins w:id="5024" w:author="Author">
              <w:r>
                <w:rPr>
                  <w:rFonts w:cs="Tahoma"/>
                  <w:szCs w:val="24"/>
                </w:rPr>
                <w:t>Certificate of Installation/ Verification</w:t>
              </w:r>
            </w:ins>
          </w:p>
        </w:tc>
        <w:tc>
          <w:tcPr>
            <w:tcW w:w="2700" w:type="dxa"/>
          </w:tcPr>
          <w:p w14:paraId="1D1E1E51" w14:textId="763CF59A" w:rsidR="00451A89" w:rsidRDefault="00C5774C" w:rsidP="00451A89">
            <w:pPr>
              <w:spacing w:before="0" w:after="0"/>
              <w:rPr>
                <w:ins w:id="5025" w:author="Author"/>
                <w:rFonts w:cs="Tahoma"/>
                <w:szCs w:val="24"/>
              </w:rPr>
            </w:pPr>
            <w:ins w:id="5026" w:author="Author">
              <w:r>
                <w:rPr>
                  <w:rFonts w:cs="Tahoma"/>
                  <w:szCs w:val="24"/>
                </w:rPr>
                <w:t>HERS Refrigerant Charge</w:t>
              </w:r>
            </w:ins>
            <w:ins w:id="5027" w:author="Haider Alhabibi" w:date="2022-02-16T18:19:00Z">
              <w:r>
                <w:rPr>
                  <w:rFonts w:cs="Tahoma"/>
                  <w:szCs w:val="24"/>
                </w:rPr>
                <w:t xml:space="preserve"> </w:t>
              </w:r>
            </w:ins>
            <w:ins w:id="5028" w:author="Haider Alhabibi" w:date="2022-02-16T18:20:00Z">
              <w:r w:rsidR="00E71821" w:rsidRPr="00342FCE">
                <w:t>Verification – Superheat Method (Standard Charge Procedure)</w:t>
              </w:r>
            </w:ins>
          </w:p>
        </w:tc>
        <w:tc>
          <w:tcPr>
            <w:tcW w:w="3060" w:type="dxa"/>
          </w:tcPr>
          <w:p w14:paraId="277DCFA3" w14:textId="036B8E16" w:rsidR="00451A89" w:rsidRPr="0024633A" w:rsidRDefault="00451A89" w:rsidP="00451A89">
            <w:pPr>
              <w:spacing w:before="0" w:after="0"/>
              <w:rPr>
                <w:ins w:id="5029" w:author="Author"/>
                <w:rFonts w:cs="Tahoma"/>
                <w:szCs w:val="24"/>
              </w:rPr>
            </w:pPr>
            <w:ins w:id="5030" w:author="Author">
              <w:r w:rsidRPr="0024633A">
                <w:rPr>
                  <w:rFonts w:cs="Tahoma"/>
                  <w:szCs w:val="24"/>
                </w:rPr>
                <w:t xml:space="preserve">If the </w:t>
              </w:r>
            </w:ins>
            <w:ins w:id="5031" w:author="Alhabibi, Haider@Energy" w:date="2022-03-16T17:40:00Z">
              <w:r w:rsidR="004F712B">
                <w:rPr>
                  <w:rFonts w:cs="Tahoma"/>
                  <w:szCs w:val="24"/>
                </w:rPr>
                <w:t>LMCI-MCH-01</w:t>
              </w:r>
            </w:ins>
            <w:ins w:id="5032" w:author="Author">
              <w:del w:id="5033" w:author="Alhabibi, Haider@Energy" w:date="2022-03-16T17:40:00Z">
                <w:r w:rsidDel="004F712B">
                  <w:rPr>
                    <w:rFonts w:cs="Tahoma"/>
                    <w:szCs w:val="24"/>
                  </w:rPr>
                  <w:delText>LMCC-MCH</w:delText>
                </w:r>
              </w:del>
            </w:ins>
            <w:ins w:id="5034" w:author="Alhabibi, Haider@Energy" w:date="2022-03-15T16:15:00Z">
              <w:del w:id="5035" w:author="Alhabibi, Haider@Energy" w:date="2022-03-16T17:40:00Z">
                <w:r w:rsidR="00433E8C" w:rsidDel="004F712B">
                  <w:rPr>
                    <w:rFonts w:cs="Tahoma"/>
                    <w:szCs w:val="24"/>
                  </w:rPr>
                  <w:delText xml:space="preserve"> or </w:delText>
                </w:r>
              </w:del>
            </w:ins>
            <w:ins w:id="5036" w:author="Author">
              <w:del w:id="5037" w:author="Alhabibi, Haider@Energy" w:date="2022-03-16T17:40:00Z">
                <w:r>
                  <w:rPr>
                    <w:rFonts w:cs="Tahoma"/>
                    <w:szCs w:val="24"/>
                  </w:rPr>
                  <w:delText>LMCC-</w:delText>
                </w:r>
              </w:del>
            </w:ins>
            <w:ins w:id="5038" w:author="Alhabibi, Haider@Energy" w:date="2022-03-15T16:15:00Z">
              <w:del w:id="5039" w:author="Alhabibi, Haider@Energy" w:date="2022-03-16T17:40:00Z">
                <w:r w:rsidR="00433E8C" w:rsidDel="004F712B">
                  <w:rPr>
                    <w:rFonts w:cs="Tahoma"/>
                    <w:szCs w:val="24"/>
                  </w:rPr>
                  <w:delText>PRF</w:delText>
                </w:r>
              </w:del>
            </w:ins>
            <w:ins w:id="5040" w:author="Author">
              <w:r>
                <w:rPr>
                  <w:rFonts w:cs="Tahoma"/>
                  <w:szCs w:val="24"/>
                </w:rPr>
                <w:t>MCH</w:t>
              </w:r>
              <w:r w:rsidRPr="0024633A">
                <w:rPr>
                  <w:rFonts w:cs="Tahoma"/>
                  <w:szCs w:val="24"/>
                </w:rPr>
                <w:t xml:space="preserve"> specifies a </w:t>
              </w:r>
              <w:r>
                <w:rPr>
                  <w:rFonts w:cs="Tahoma"/>
                  <w:szCs w:val="24"/>
                </w:rPr>
                <w:t>LMCI-</w:t>
              </w:r>
              <w:r w:rsidRPr="0024633A">
                <w:rPr>
                  <w:rFonts w:cs="Tahoma"/>
                  <w:szCs w:val="24"/>
                </w:rPr>
                <w:t>MCH-2</w:t>
              </w:r>
              <w:r>
                <w:rPr>
                  <w:rFonts w:cs="Tahoma"/>
                  <w:szCs w:val="24"/>
                </w:rPr>
                <w:t>5</w:t>
              </w:r>
              <w:r w:rsidRPr="0024633A">
                <w:rPr>
                  <w:rFonts w:cs="Tahoma"/>
                  <w:szCs w:val="24"/>
                </w:rPr>
                <w:t xml:space="preserve"> is required, then provide one MCH-2</w:t>
              </w:r>
              <w:r>
                <w:rPr>
                  <w:rFonts w:cs="Tahoma"/>
                  <w:szCs w:val="24"/>
                </w:rPr>
                <w:t>5</w:t>
              </w:r>
              <w:r w:rsidRPr="0024633A">
                <w:rPr>
                  <w:rFonts w:cs="Tahoma"/>
                  <w:szCs w:val="24"/>
                </w:rPr>
                <w:t xml:space="preserve"> </w:t>
              </w:r>
              <w:r>
                <w:rPr>
                  <w:rFonts w:cs="Tahoma"/>
                  <w:szCs w:val="24"/>
                </w:rPr>
                <w:t>per space conditioning system.</w:t>
              </w:r>
            </w:ins>
          </w:p>
        </w:tc>
      </w:tr>
      <w:tr w:rsidR="008679EA" w14:paraId="63BFAD47" w14:textId="77777777" w:rsidTr="008839BA">
        <w:trPr>
          <w:ins w:id="5041" w:author="Haider Alhabibi" w:date="2022-02-16T15:10:00Z"/>
        </w:trPr>
        <w:tc>
          <w:tcPr>
            <w:tcW w:w="2785" w:type="dxa"/>
          </w:tcPr>
          <w:p w14:paraId="7F39BB1A" w14:textId="527DFF1A" w:rsidR="008679EA" w:rsidRDefault="008679EA" w:rsidP="008679EA">
            <w:pPr>
              <w:spacing w:after="0"/>
              <w:rPr>
                <w:ins w:id="5042" w:author="Haider Alhabibi" w:date="2022-02-16T15:10:00Z"/>
                <w:rFonts w:cs="Tahoma"/>
              </w:rPr>
            </w:pPr>
            <w:ins w:id="5043" w:author="Haider Alhabibi" w:date="2022-02-16T15:10:00Z">
              <w:r>
                <w:rPr>
                  <w:rFonts w:cs="Tahoma"/>
                </w:rPr>
                <w:t>LMCI/LMCV-MCH-25</w:t>
              </w:r>
            </w:ins>
            <w:ins w:id="5044" w:author="Haider Alhabibi" w:date="2022-02-16T15:11:00Z">
              <w:r>
                <w:rPr>
                  <w:rFonts w:cs="Tahoma"/>
                </w:rPr>
                <w:t>b</w:t>
              </w:r>
            </w:ins>
            <w:ins w:id="5045" w:author="Haider Alhabibi" w:date="2022-02-16T15:10:00Z">
              <w:r>
                <w:rPr>
                  <w:rFonts w:cs="Tahoma"/>
                </w:rPr>
                <w:t>-H</w:t>
              </w:r>
              <w:r>
                <w:rPr>
                  <w:rFonts w:cs="Tahoma"/>
                  <w:szCs w:val="24"/>
                </w:rPr>
                <w:t xml:space="preserve"> </w:t>
              </w:r>
            </w:ins>
          </w:p>
        </w:tc>
        <w:tc>
          <w:tcPr>
            <w:tcW w:w="1620" w:type="dxa"/>
          </w:tcPr>
          <w:p w14:paraId="64CBDCF6" w14:textId="56ADB14F" w:rsidR="008679EA" w:rsidRDefault="008679EA" w:rsidP="008679EA">
            <w:pPr>
              <w:spacing w:after="0"/>
              <w:rPr>
                <w:ins w:id="5046" w:author="Haider Alhabibi" w:date="2022-02-16T15:10:00Z"/>
                <w:rFonts w:cs="Tahoma"/>
                <w:szCs w:val="24"/>
              </w:rPr>
            </w:pPr>
            <w:ins w:id="5047" w:author="Haider Alhabibi" w:date="2022-02-16T15:10:00Z">
              <w:r>
                <w:rPr>
                  <w:rFonts w:cs="Tahoma"/>
                  <w:szCs w:val="24"/>
                </w:rPr>
                <w:t>Certificate of Installation/ Verification</w:t>
              </w:r>
            </w:ins>
          </w:p>
        </w:tc>
        <w:tc>
          <w:tcPr>
            <w:tcW w:w="2700" w:type="dxa"/>
          </w:tcPr>
          <w:p w14:paraId="7BE8C7C5" w14:textId="219BC6F6" w:rsidR="008679EA" w:rsidRDefault="00524F8B" w:rsidP="008679EA">
            <w:pPr>
              <w:spacing w:after="0"/>
              <w:rPr>
                <w:ins w:id="5048" w:author="Haider Alhabibi" w:date="2022-02-16T15:10:00Z"/>
                <w:rFonts w:cs="Tahoma"/>
                <w:szCs w:val="24"/>
              </w:rPr>
            </w:pPr>
            <w:ins w:id="5049" w:author="Haider Alhabibi" w:date="2022-02-16T18:21:00Z">
              <w:r>
                <w:t xml:space="preserve">HERS </w:t>
              </w:r>
              <w:r w:rsidRPr="00342FCE">
                <w:t>Refrigerant Charge Verification – Sub-cooling Method (Standard Charge Procedure)</w:t>
              </w:r>
            </w:ins>
          </w:p>
        </w:tc>
        <w:tc>
          <w:tcPr>
            <w:tcW w:w="3060" w:type="dxa"/>
          </w:tcPr>
          <w:p w14:paraId="2C44BAD1" w14:textId="28290675" w:rsidR="008679EA" w:rsidRPr="0024633A" w:rsidRDefault="00C5774C" w:rsidP="008679EA">
            <w:pPr>
              <w:spacing w:after="0"/>
              <w:rPr>
                <w:ins w:id="5050" w:author="Haider Alhabibi" w:date="2022-02-16T15:10:00Z"/>
                <w:rFonts w:cs="Tahoma"/>
                <w:szCs w:val="24"/>
              </w:rPr>
            </w:pPr>
            <w:ins w:id="5051" w:author="Haider Alhabibi" w:date="2022-02-16T18:17:00Z">
              <w:r>
                <w:rPr>
                  <w:rFonts w:cs="Tahoma"/>
                  <w:szCs w:val="24"/>
                </w:rPr>
                <w:t>See rules for the MCH-25a.</w:t>
              </w:r>
            </w:ins>
          </w:p>
        </w:tc>
      </w:tr>
      <w:tr w:rsidR="008679EA" w14:paraId="0F8B4546" w14:textId="77777777" w:rsidTr="008839BA">
        <w:trPr>
          <w:ins w:id="5052" w:author="Haider Alhabibi" w:date="2022-02-16T15:10:00Z"/>
        </w:trPr>
        <w:tc>
          <w:tcPr>
            <w:tcW w:w="2785" w:type="dxa"/>
          </w:tcPr>
          <w:p w14:paraId="0C91140B" w14:textId="774D00F9" w:rsidR="008679EA" w:rsidRDefault="008679EA" w:rsidP="008679EA">
            <w:pPr>
              <w:spacing w:after="0"/>
              <w:rPr>
                <w:ins w:id="5053" w:author="Haider Alhabibi" w:date="2022-02-16T15:10:00Z"/>
                <w:rFonts w:cs="Tahoma"/>
              </w:rPr>
            </w:pPr>
            <w:ins w:id="5054" w:author="Haider Alhabibi" w:date="2022-02-16T15:10:00Z">
              <w:r>
                <w:rPr>
                  <w:rFonts w:cs="Tahoma"/>
                </w:rPr>
                <w:t>LMCI/LMCV-MCH-25</w:t>
              </w:r>
            </w:ins>
            <w:ins w:id="5055" w:author="Haider Alhabibi" w:date="2022-02-16T15:11:00Z">
              <w:r>
                <w:rPr>
                  <w:rFonts w:cs="Tahoma"/>
                </w:rPr>
                <w:t>c</w:t>
              </w:r>
            </w:ins>
            <w:ins w:id="5056" w:author="Haider Alhabibi" w:date="2022-02-16T15:10:00Z">
              <w:r>
                <w:rPr>
                  <w:rFonts w:cs="Tahoma"/>
                </w:rPr>
                <w:t>-H</w:t>
              </w:r>
              <w:r>
                <w:rPr>
                  <w:rFonts w:cs="Tahoma"/>
                  <w:szCs w:val="24"/>
                </w:rPr>
                <w:t xml:space="preserve"> </w:t>
              </w:r>
            </w:ins>
          </w:p>
        </w:tc>
        <w:tc>
          <w:tcPr>
            <w:tcW w:w="1620" w:type="dxa"/>
          </w:tcPr>
          <w:p w14:paraId="34BAAE8E" w14:textId="3E4A3B15" w:rsidR="008679EA" w:rsidRDefault="008679EA" w:rsidP="008679EA">
            <w:pPr>
              <w:spacing w:after="0"/>
              <w:rPr>
                <w:ins w:id="5057" w:author="Haider Alhabibi" w:date="2022-02-16T15:10:00Z"/>
                <w:rFonts w:cs="Tahoma"/>
                <w:szCs w:val="24"/>
              </w:rPr>
            </w:pPr>
            <w:ins w:id="5058" w:author="Haider Alhabibi" w:date="2022-02-16T15:10:00Z">
              <w:r>
                <w:rPr>
                  <w:rFonts w:cs="Tahoma"/>
                  <w:szCs w:val="24"/>
                </w:rPr>
                <w:t>Certificate of Installation/ Verification</w:t>
              </w:r>
            </w:ins>
          </w:p>
        </w:tc>
        <w:tc>
          <w:tcPr>
            <w:tcW w:w="2700" w:type="dxa"/>
          </w:tcPr>
          <w:p w14:paraId="78C75F24" w14:textId="4D868E80" w:rsidR="008679EA" w:rsidRDefault="00E27B81" w:rsidP="008679EA">
            <w:pPr>
              <w:spacing w:after="0"/>
              <w:rPr>
                <w:ins w:id="5059" w:author="Haider Alhabibi" w:date="2022-02-16T15:10:00Z"/>
                <w:rFonts w:cs="Tahoma"/>
                <w:szCs w:val="24"/>
              </w:rPr>
            </w:pPr>
            <w:ins w:id="5060" w:author="Haider Alhabibi" w:date="2022-02-16T18:21:00Z">
              <w:r>
                <w:t xml:space="preserve">HERS </w:t>
              </w:r>
              <w:r w:rsidRPr="00342FCE">
                <w:t>Refrigerant Charge Verification – Weigh-in Charging Procedure</w:t>
              </w:r>
            </w:ins>
          </w:p>
        </w:tc>
        <w:tc>
          <w:tcPr>
            <w:tcW w:w="3060" w:type="dxa"/>
          </w:tcPr>
          <w:p w14:paraId="1399D4F4" w14:textId="23DAD683" w:rsidR="008679EA" w:rsidRPr="0024633A" w:rsidRDefault="00C5774C" w:rsidP="008679EA">
            <w:pPr>
              <w:spacing w:after="0"/>
              <w:rPr>
                <w:ins w:id="5061" w:author="Haider Alhabibi" w:date="2022-02-16T15:10:00Z"/>
                <w:rFonts w:cs="Tahoma"/>
                <w:szCs w:val="24"/>
              </w:rPr>
            </w:pPr>
            <w:ins w:id="5062" w:author="Haider Alhabibi" w:date="2022-02-16T18:17:00Z">
              <w:r>
                <w:rPr>
                  <w:rFonts w:cs="Tahoma"/>
                  <w:szCs w:val="24"/>
                </w:rPr>
                <w:t>See rules for the MCH-25a.</w:t>
              </w:r>
            </w:ins>
          </w:p>
        </w:tc>
      </w:tr>
      <w:tr w:rsidR="008679EA" w14:paraId="7E33A148" w14:textId="77777777" w:rsidTr="008839BA">
        <w:trPr>
          <w:ins w:id="5063" w:author="Haider Alhabibi" w:date="2022-02-16T15:10:00Z"/>
        </w:trPr>
        <w:tc>
          <w:tcPr>
            <w:tcW w:w="2785" w:type="dxa"/>
          </w:tcPr>
          <w:p w14:paraId="5BC03C39" w14:textId="788B9785" w:rsidR="008679EA" w:rsidRDefault="008679EA" w:rsidP="008679EA">
            <w:pPr>
              <w:spacing w:after="0"/>
              <w:rPr>
                <w:ins w:id="5064" w:author="Haider Alhabibi" w:date="2022-02-16T15:10:00Z"/>
                <w:rFonts w:cs="Tahoma"/>
              </w:rPr>
            </w:pPr>
            <w:ins w:id="5065" w:author="Haider Alhabibi" w:date="2022-02-16T15:10:00Z">
              <w:r>
                <w:rPr>
                  <w:rFonts w:cs="Tahoma"/>
                </w:rPr>
                <w:t>LMCI/LMCV-MCH-25</w:t>
              </w:r>
            </w:ins>
            <w:ins w:id="5066" w:author="Haider Alhabibi" w:date="2022-02-16T15:11:00Z">
              <w:r>
                <w:rPr>
                  <w:rFonts w:cs="Tahoma"/>
                </w:rPr>
                <w:t>d</w:t>
              </w:r>
            </w:ins>
            <w:ins w:id="5067" w:author="Haider Alhabibi" w:date="2022-02-16T15:10:00Z">
              <w:r>
                <w:rPr>
                  <w:rFonts w:cs="Tahoma"/>
                </w:rPr>
                <w:t>-H</w:t>
              </w:r>
              <w:r>
                <w:rPr>
                  <w:rFonts w:cs="Tahoma"/>
                  <w:szCs w:val="24"/>
                </w:rPr>
                <w:t xml:space="preserve"> </w:t>
              </w:r>
            </w:ins>
          </w:p>
        </w:tc>
        <w:tc>
          <w:tcPr>
            <w:tcW w:w="1620" w:type="dxa"/>
          </w:tcPr>
          <w:p w14:paraId="78D33D81" w14:textId="5345C533" w:rsidR="008679EA" w:rsidRDefault="008679EA" w:rsidP="008679EA">
            <w:pPr>
              <w:spacing w:after="0"/>
              <w:rPr>
                <w:ins w:id="5068" w:author="Haider Alhabibi" w:date="2022-02-16T15:10:00Z"/>
                <w:rFonts w:cs="Tahoma"/>
                <w:szCs w:val="24"/>
              </w:rPr>
            </w:pPr>
            <w:ins w:id="5069" w:author="Haider Alhabibi" w:date="2022-02-16T15:10:00Z">
              <w:r>
                <w:rPr>
                  <w:rFonts w:cs="Tahoma"/>
                  <w:szCs w:val="24"/>
                </w:rPr>
                <w:t>Certificate of Installation/ Verification</w:t>
              </w:r>
            </w:ins>
          </w:p>
        </w:tc>
        <w:tc>
          <w:tcPr>
            <w:tcW w:w="2700" w:type="dxa"/>
          </w:tcPr>
          <w:p w14:paraId="5AEB8628" w14:textId="07721B8C" w:rsidR="008679EA" w:rsidRDefault="00F04E2B" w:rsidP="008679EA">
            <w:pPr>
              <w:spacing w:after="0"/>
              <w:rPr>
                <w:ins w:id="5070" w:author="Haider Alhabibi" w:date="2022-02-16T15:10:00Z"/>
                <w:rFonts w:cs="Tahoma"/>
                <w:szCs w:val="24"/>
              </w:rPr>
            </w:pPr>
            <w:ins w:id="5071" w:author="Haider Alhabibi" w:date="2022-02-16T18:23:00Z">
              <w:r>
                <w:t xml:space="preserve">HERS </w:t>
              </w:r>
            </w:ins>
            <w:ins w:id="5072" w:author="Haider Alhabibi" w:date="2022-02-16T18:22:00Z">
              <w:r w:rsidR="00D16131" w:rsidRPr="00342FCE">
                <w:t xml:space="preserve">Refrigerant Charge Verification – </w:t>
              </w:r>
              <w:r w:rsidR="00D16131" w:rsidRPr="00342FCE">
                <w:lastRenderedPageBreak/>
                <w:t xml:space="preserve">Fault Indicator Display (FID) </w:t>
              </w:r>
            </w:ins>
          </w:p>
        </w:tc>
        <w:tc>
          <w:tcPr>
            <w:tcW w:w="3060" w:type="dxa"/>
          </w:tcPr>
          <w:p w14:paraId="188695F5" w14:textId="1D64225A" w:rsidR="008679EA" w:rsidRPr="0024633A" w:rsidRDefault="00D16131" w:rsidP="008679EA">
            <w:pPr>
              <w:spacing w:after="0"/>
              <w:rPr>
                <w:ins w:id="5073" w:author="Haider Alhabibi" w:date="2022-02-16T15:10:00Z"/>
                <w:rFonts w:cs="Tahoma"/>
                <w:szCs w:val="24"/>
              </w:rPr>
            </w:pPr>
            <w:ins w:id="5074" w:author="Haider Alhabibi" w:date="2022-02-16T18:17:00Z">
              <w:r>
                <w:rPr>
                  <w:rFonts w:cs="Tahoma"/>
                  <w:szCs w:val="24"/>
                </w:rPr>
                <w:lastRenderedPageBreak/>
                <w:t>See rules for the MCH-25a.</w:t>
              </w:r>
            </w:ins>
          </w:p>
        </w:tc>
      </w:tr>
      <w:tr w:rsidR="008679EA" w14:paraId="65A6C7DA" w14:textId="77777777" w:rsidTr="008839BA">
        <w:trPr>
          <w:ins w:id="5075" w:author="Haider Alhabibi" w:date="2022-02-16T15:10:00Z"/>
        </w:trPr>
        <w:tc>
          <w:tcPr>
            <w:tcW w:w="2785" w:type="dxa"/>
          </w:tcPr>
          <w:p w14:paraId="1DBF39B9" w14:textId="36AAE333" w:rsidR="008679EA" w:rsidRDefault="008679EA" w:rsidP="008679EA">
            <w:pPr>
              <w:spacing w:after="0"/>
              <w:rPr>
                <w:ins w:id="5076" w:author="Haider Alhabibi" w:date="2022-02-16T15:10:00Z"/>
                <w:rFonts w:cs="Tahoma"/>
              </w:rPr>
            </w:pPr>
            <w:ins w:id="5077" w:author="Haider Alhabibi" w:date="2022-02-16T15:10:00Z">
              <w:r>
                <w:rPr>
                  <w:rFonts w:cs="Tahoma"/>
                </w:rPr>
                <w:t>LMCI/LMCV-MCH-25</w:t>
              </w:r>
            </w:ins>
            <w:ins w:id="5078" w:author="Haider Alhabibi" w:date="2022-02-16T15:11:00Z">
              <w:r>
                <w:rPr>
                  <w:rFonts w:cs="Tahoma"/>
                </w:rPr>
                <w:t>e</w:t>
              </w:r>
            </w:ins>
            <w:ins w:id="5079" w:author="Haider Alhabibi" w:date="2022-02-16T15:10:00Z">
              <w:r>
                <w:rPr>
                  <w:rFonts w:cs="Tahoma"/>
                </w:rPr>
                <w:t>-H</w:t>
              </w:r>
              <w:r>
                <w:rPr>
                  <w:rFonts w:cs="Tahoma"/>
                  <w:szCs w:val="24"/>
                </w:rPr>
                <w:t xml:space="preserve"> </w:t>
              </w:r>
            </w:ins>
          </w:p>
        </w:tc>
        <w:tc>
          <w:tcPr>
            <w:tcW w:w="1620" w:type="dxa"/>
          </w:tcPr>
          <w:p w14:paraId="4C163DB5" w14:textId="7CDB253B" w:rsidR="008679EA" w:rsidRDefault="008679EA" w:rsidP="008679EA">
            <w:pPr>
              <w:spacing w:after="0"/>
              <w:rPr>
                <w:ins w:id="5080" w:author="Haider Alhabibi" w:date="2022-02-16T15:10:00Z"/>
                <w:rFonts w:cs="Tahoma"/>
                <w:szCs w:val="24"/>
              </w:rPr>
            </w:pPr>
            <w:ins w:id="5081" w:author="Haider Alhabibi" w:date="2022-02-16T15:10:00Z">
              <w:r>
                <w:rPr>
                  <w:rFonts w:cs="Tahoma"/>
                  <w:szCs w:val="24"/>
                </w:rPr>
                <w:t>Certificate of Installation/ Verification</w:t>
              </w:r>
            </w:ins>
          </w:p>
        </w:tc>
        <w:tc>
          <w:tcPr>
            <w:tcW w:w="2700" w:type="dxa"/>
          </w:tcPr>
          <w:p w14:paraId="0C4A17E2" w14:textId="7EB29962" w:rsidR="008679EA" w:rsidRDefault="00F04E2B" w:rsidP="008679EA">
            <w:pPr>
              <w:spacing w:after="0"/>
              <w:rPr>
                <w:ins w:id="5082" w:author="Haider Alhabibi" w:date="2022-02-16T15:10:00Z"/>
                <w:rFonts w:cs="Tahoma"/>
                <w:szCs w:val="24"/>
              </w:rPr>
            </w:pPr>
            <w:ins w:id="5083" w:author="Haider Alhabibi" w:date="2022-02-16T18:23:00Z">
              <w:r>
                <w:t xml:space="preserve">HERS </w:t>
              </w:r>
            </w:ins>
            <w:ins w:id="5084" w:author="Haider Alhabibi" w:date="2022-02-16T18:22:00Z">
              <w:r w:rsidRPr="00342FCE">
                <w:t>Refrigerant Charge Verification – Winter Setup</w:t>
              </w:r>
            </w:ins>
          </w:p>
        </w:tc>
        <w:tc>
          <w:tcPr>
            <w:tcW w:w="3060" w:type="dxa"/>
          </w:tcPr>
          <w:p w14:paraId="1182E563" w14:textId="2586AA78" w:rsidR="008679EA" w:rsidRPr="0024633A" w:rsidRDefault="00D16131" w:rsidP="008679EA">
            <w:pPr>
              <w:spacing w:after="0"/>
              <w:rPr>
                <w:ins w:id="5085" w:author="Haider Alhabibi" w:date="2022-02-16T15:10:00Z"/>
                <w:rFonts w:cs="Tahoma"/>
                <w:szCs w:val="24"/>
              </w:rPr>
            </w:pPr>
            <w:ins w:id="5086" w:author="Haider Alhabibi" w:date="2022-02-16T18:17:00Z">
              <w:r>
                <w:rPr>
                  <w:rFonts w:cs="Tahoma"/>
                  <w:szCs w:val="24"/>
                </w:rPr>
                <w:t>See rules for the MCH-25a.</w:t>
              </w:r>
            </w:ins>
          </w:p>
        </w:tc>
      </w:tr>
      <w:tr w:rsidR="00892848" w14:paraId="33F99802" w14:textId="77777777" w:rsidTr="008839BA">
        <w:trPr>
          <w:ins w:id="5087" w:author="Haider Alhabibi" w:date="2022-02-16T18:23:00Z"/>
        </w:trPr>
        <w:tc>
          <w:tcPr>
            <w:tcW w:w="2785" w:type="dxa"/>
          </w:tcPr>
          <w:p w14:paraId="44E3C386" w14:textId="2D9C3F63" w:rsidR="00892848" w:rsidRDefault="00892848" w:rsidP="00892848">
            <w:pPr>
              <w:spacing w:after="0"/>
              <w:rPr>
                <w:ins w:id="5088" w:author="Haider Alhabibi" w:date="2022-02-16T18:23:00Z"/>
                <w:rFonts w:cs="Tahoma"/>
              </w:rPr>
            </w:pPr>
            <w:ins w:id="5089" w:author="Haider Alhabibi" w:date="2022-02-16T18:23:00Z">
              <w:r>
                <w:rPr>
                  <w:rFonts w:cs="Tahoma"/>
                </w:rPr>
                <w:t>LMCI/LMCV-MCH-25f-H</w:t>
              </w:r>
              <w:r>
                <w:rPr>
                  <w:rFonts w:cs="Tahoma"/>
                  <w:szCs w:val="24"/>
                </w:rPr>
                <w:t xml:space="preserve"> </w:t>
              </w:r>
            </w:ins>
          </w:p>
        </w:tc>
        <w:tc>
          <w:tcPr>
            <w:tcW w:w="1620" w:type="dxa"/>
          </w:tcPr>
          <w:p w14:paraId="70D0B721" w14:textId="6EFFC2A3" w:rsidR="00892848" w:rsidRDefault="00892848" w:rsidP="00892848">
            <w:pPr>
              <w:spacing w:after="0"/>
              <w:rPr>
                <w:ins w:id="5090" w:author="Haider Alhabibi" w:date="2022-02-16T18:23:00Z"/>
                <w:rFonts w:cs="Tahoma"/>
                <w:szCs w:val="24"/>
              </w:rPr>
            </w:pPr>
            <w:ins w:id="5091" w:author="Haider Alhabibi" w:date="2022-02-16T18:23:00Z">
              <w:r>
                <w:rPr>
                  <w:rFonts w:cs="Tahoma"/>
                  <w:szCs w:val="24"/>
                </w:rPr>
                <w:t>Certificate of Installation/ Verification</w:t>
              </w:r>
            </w:ins>
          </w:p>
        </w:tc>
        <w:tc>
          <w:tcPr>
            <w:tcW w:w="2700" w:type="dxa"/>
          </w:tcPr>
          <w:p w14:paraId="120E69D2" w14:textId="4CC36B1A" w:rsidR="00892848" w:rsidRDefault="007D0397" w:rsidP="00892848">
            <w:pPr>
              <w:spacing w:after="0"/>
              <w:rPr>
                <w:ins w:id="5092" w:author="Haider Alhabibi" w:date="2022-02-16T18:23:00Z"/>
              </w:rPr>
            </w:pPr>
            <w:ins w:id="5093" w:author="Haider Alhabibi" w:date="2022-02-16T18:24:00Z">
              <w:r w:rsidRPr="00342FCE">
                <w:t>Refrigerant Charge Verification – Packaged System Manufacturer Refrigerant Charge Certification</w:t>
              </w:r>
            </w:ins>
            <w:ins w:id="5094" w:author="Haider Alhabibi" w:date="2022-02-16T18:25:00Z">
              <w:r w:rsidR="00DD5D39">
                <w:t xml:space="preserve"> </w:t>
              </w:r>
              <w:r w:rsidR="00DD5D39" w:rsidRPr="00342FCE">
                <w:t>(</w:t>
              </w:r>
              <w:r w:rsidR="00DD5D39">
                <w:t>LMCI</w:t>
              </w:r>
              <w:r w:rsidR="00DD5D39" w:rsidRPr="00342FCE">
                <w:t xml:space="preserve"> only for the ‘f’ variant)</w:t>
              </w:r>
            </w:ins>
          </w:p>
        </w:tc>
        <w:tc>
          <w:tcPr>
            <w:tcW w:w="3060" w:type="dxa"/>
          </w:tcPr>
          <w:p w14:paraId="4DFE6871" w14:textId="3B1B1A92" w:rsidR="00892848" w:rsidRDefault="00892848" w:rsidP="00892848">
            <w:pPr>
              <w:spacing w:after="0"/>
              <w:rPr>
                <w:ins w:id="5095" w:author="Haider Alhabibi" w:date="2022-02-16T18:23:00Z"/>
                <w:rFonts w:cs="Tahoma"/>
                <w:szCs w:val="24"/>
              </w:rPr>
            </w:pPr>
            <w:ins w:id="5096" w:author="Haider Alhabibi" w:date="2022-02-16T18:23:00Z">
              <w:r>
                <w:rPr>
                  <w:rFonts w:cs="Tahoma"/>
                  <w:szCs w:val="24"/>
                </w:rPr>
                <w:t>See rules for the MCH-25a.</w:t>
              </w:r>
            </w:ins>
          </w:p>
        </w:tc>
      </w:tr>
      <w:tr w:rsidR="00451A89" w14:paraId="4C7C00C8" w14:textId="77777777" w:rsidTr="008839BA">
        <w:trPr>
          <w:ins w:id="5097" w:author="Author"/>
        </w:trPr>
        <w:tc>
          <w:tcPr>
            <w:tcW w:w="2785" w:type="dxa"/>
          </w:tcPr>
          <w:p w14:paraId="6575FAED" w14:textId="7E98438C" w:rsidR="00451A89" w:rsidRDefault="00451A89" w:rsidP="00451A89">
            <w:pPr>
              <w:spacing w:before="0" w:after="0"/>
              <w:rPr>
                <w:ins w:id="5098" w:author="Author"/>
                <w:rFonts w:cs="Tahoma"/>
              </w:rPr>
            </w:pPr>
            <w:ins w:id="5099" w:author="Author">
              <w:r>
                <w:rPr>
                  <w:rFonts w:cs="Tahoma"/>
                </w:rPr>
                <w:t>LMCI/LMCV-MCH-26-H</w:t>
              </w:r>
              <w:r>
                <w:rPr>
                  <w:rFonts w:cs="Tahoma"/>
                  <w:szCs w:val="24"/>
                </w:rPr>
                <w:t xml:space="preserve"> </w:t>
              </w:r>
            </w:ins>
          </w:p>
        </w:tc>
        <w:tc>
          <w:tcPr>
            <w:tcW w:w="1620" w:type="dxa"/>
          </w:tcPr>
          <w:p w14:paraId="7A2849A2" w14:textId="6B014619" w:rsidR="00451A89" w:rsidRDefault="00451A89" w:rsidP="00451A89">
            <w:pPr>
              <w:spacing w:before="0" w:after="0"/>
              <w:rPr>
                <w:ins w:id="5100" w:author="Author"/>
                <w:rFonts w:cs="Tahoma"/>
                <w:szCs w:val="24"/>
              </w:rPr>
            </w:pPr>
            <w:ins w:id="5101" w:author="Author">
              <w:r>
                <w:rPr>
                  <w:rFonts w:cs="Tahoma"/>
                  <w:szCs w:val="24"/>
                </w:rPr>
                <w:t>Certificate of Installation/ Verification</w:t>
              </w:r>
            </w:ins>
          </w:p>
        </w:tc>
        <w:tc>
          <w:tcPr>
            <w:tcW w:w="2700" w:type="dxa"/>
          </w:tcPr>
          <w:p w14:paraId="769DCF7F" w14:textId="0D4D265F" w:rsidR="00451A89" w:rsidRDefault="00451A89" w:rsidP="00451A89">
            <w:pPr>
              <w:spacing w:before="0" w:after="0"/>
              <w:rPr>
                <w:ins w:id="5102" w:author="Author"/>
                <w:rFonts w:cs="Tahoma"/>
                <w:szCs w:val="24"/>
              </w:rPr>
            </w:pPr>
            <w:ins w:id="5103" w:author="Author">
              <w:r>
                <w:rPr>
                  <w:rFonts w:cs="Tahoma"/>
                  <w:szCs w:val="24"/>
                </w:rPr>
                <w:t>HERS Rated System Verification</w:t>
              </w:r>
            </w:ins>
          </w:p>
        </w:tc>
        <w:tc>
          <w:tcPr>
            <w:tcW w:w="3060" w:type="dxa"/>
          </w:tcPr>
          <w:p w14:paraId="1F2E40E3" w14:textId="5EB3B5C6" w:rsidR="00451A89" w:rsidRPr="0024633A" w:rsidRDefault="00451A89" w:rsidP="00451A89">
            <w:pPr>
              <w:spacing w:before="0" w:after="0"/>
              <w:rPr>
                <w:ins w:id="5104" w:author="Author"/>
                <w:rFonts w:cs="Tahoma"/>
                <w:szCs w:val="24"/>
              </w:rPr>
            </w:pPr>
            <w:ins w:id="5105" w:author="Author">
              <w:r w:rsidRPr="0024633A">
                <w:rPr>
                  <w:rFonts w:cs="Tahoma"/>
                  <w:szCs w:val="24"/>
                </w:rPr>
                <w:t xml:space="preserve">If the </w:t>
              </w:r>
            </w:ins>
            <w:ins w:id="5106" w:author="Alhabibi, Haider@Energy" w:date="2022-03-16T17:40:00Z">
              <w:r w:rsidR="00906E38">
                <w:rPr>
                  <w:rFonts w:cs="Tahoma"/>
                  <w:szCs w:val="24"/>
                </w:rPr>
                <w:t>LMCI-MCH-01</w:t>
              </w:r>
            </w:ins>
            <w:ins w:id="5107" w:author="Author">
              <w:del w:id="5108" w:author="Alhabibi, Haider@Energy" w:date="2022-03-16T17:40:00Z">
                <w:r w:rsidDel="00906E38">
                  <w:rPr>
                    <w:rFonts w:cs="Tahoma"/>
                    <w:szCs w:val="24"/>
                  </w:rPr>
                  <w:delText>LMCC-MCH</w:delText>
                </w:r>
                <w:r w:rsidRPr="0024633A" w:rsidDel="00906E38">
                  <w:rPr>
                    <w:rFonts w:cs="Tahoma"/>
                    <w:szCs w:val="24"/>
                  </w:rPr>
                  <w:delText xml:space="preserve"> </w:delText>
                </w:r>
              </w:del>
            </w:ins>
            <w:ins w:id="5109" w:author="Alhabibi, Haider@Energy" w:date="2022-03-15T16:16:00Z">
              <w:del w:id="5110" w:author="Alhabibi, Haider@Energy" w:date="2022-03-16T17:40:00Z">
                <w:r w:rsidR="00F75800" w:rsidDel="00906E38">
                  <w:rPr>
                    <w:rFonts w:cs="Tahoma"/>
                    <w:szCs w:val="24"/>
                  </w:rPr>
                  <w:delText xml:space="preserve">or </w:delText>
                </w:r>
              </w:del>
            </w:ins>
            <w:ins w:id="5111" w:author="Author">
              <w:del w:id="5112" w:author="Alhabibi, Haider@Energy" w:date="2022-03-16T17:40:00Z">
                <w:r>
                  <w:rPr>
                    <w:rFonts w:cs="Tahoma"/>
                    <w:szCs w:val="24"/>
                  </w:rPr>
                  <w:delText>LMCC-</w:delText>
                </w:r>
              </w:del>
            </w:ins>
            <w:ins w:id="5113" w:author="Alhabibi, Haider@Energy" w:date="2022-03-15T16:16:00Z">
              <w:del w:id="5114" w:author="Alhabibi, Haider@Energy" w:date="2022-03-16T17:40:00Z">
                <w:r w:rsidR="00F75800" w:rsidDel="00906E38">
                  <w:rPr>
                    <w:rFonts w:cs="Tahoma"/>
                    <w:szCs w:val="24"/>
                  </w:rPr>
                  <w:delText>PRF</w:delText>
                </w:r>
              </w:del>
            </w:ins>
            <w:ins w:id="5115" w:author="Author">
              <w:r>
                <w:rPr>
                  <w:rFonts w:cs="Tahoma"/>
                  <w:szCs w:val="24"/>
                </w:rPr>
                <w:t>MCH</w:t>
              </w:r>
              <w:r w:rsidRPr="0024633A">
                <w:rPr>
                  <w:rFonts w:cs="Tahoma"/>
                  <w:szCs w:val="24"/>
                </w:rPr>
                <w:t xml:space="preserve"> specifies a </w:t>
              </w:r>
              <w:r>
                <w:rPr>
                  <w:rFonts w:cs="Tahoma"/>
                  <w:szCs w:val="24"/>
                </w:rPr>
                <w:t>LMCI-</w:t>
              </w:r>
              <w:r w:rsidRPr="0024633A">
                <w:rPr>
                  <w:rFonts w:cs="Tahoma"/>
                  <w:szCs w:val="24"/>
                </w:rPr>
                <w:t>MCH-2</w:t>
              </w:r>
              <w:r>
                <w:rPr>
                  <w:rFonts w:cs="Tahoma"/>
                  <w:szCs w:val="24"/>
                </w:rPr>
                <w:t>6</w:t>
              </w:r>
              <w:r w:rsidRPr="0024633A">
                <w:rPr>
                  <w:rFonts w:cs="Tahoma"/>
                  <w:szCs w:val="24"/>
                </w:rPr>
                <w:t xml:space="preserve"> is required, then provide one MCH-2</w:t>
              </w:r>
              <w:r>
                <w:rPr>
                  <w:rFonts w:cs="Tahoma"/>
                  <w:szCs w:val="24"/>
                </w:rPr>
                <w:t>6</w:t>
              </w:r>
              <w:r w:rsidRPr="0024633A">
                <w:rPr>
                  <w:rFonts w:cs="Tahoma"/>
                  <w:szCs w:val="24"/>
                </w:rPr>
                <w:t xml:space="preserve"> </w:t>
              </w:r>
              <w:r>
                <w:rPr>
                  <w:rFonts w:cs="Tahoma"/>
                  <w:szCs w:val="24"/>
                </w:rPr>
                <w:t>per space conditioning system.</w:t>
              </w:r>
            </w:ins>
          </w:p>
        </w:tc>
      </w:tr>
      <w:tr w:rsidR="00451A89" w14:paraId="7F154342" w14:textId="77777777" w:rsidTr="008839BA">
        <w:trPr>
          <w:ins w:id="5116" w:author="Author"/>
        </w:trPr>
        <w:tc>
          <w:tcPr>
            <w:tcW w:w="2785" w:type="dxa"/>
          </w:tcPr>
          <w:p w14:paraId="4C2C11D2" w14:textId="27ECA1AC" w:rsidR="00451A89" w:rsidRDefault="00451A89" w:rsidP="00451A89">
            <w:pPr>
              <w:spacing w:before="0" w:after="0"/>
              <w:rPr>
                <w:ins w:id="5117" w:author="Author"/>
                <w:rFonts w:cs="Tahoma"/>
              </w:rPr>
            </w:pPr>
            <w:ins w:id="5118" w:author="Author">
              <w:r>
                <w:rPr>
                  <w:rFonts w:cs="Tahoma"/>
                </w:rPr>
                <w:t>LMCI/LMCV-MCH-27</w:t>
              </w:r>
            </w:ins>
            <w:ins w:id="5119" w:author="Armando Ramirez" w:date="2022-02-11T16:29:00Z">
              <w:r w:rsidR="00FE08D9">
                <w:rPr>
                  <w:rFonts w:cs="Tahoma"/>
                </w:rPr>
                <w:t>b</w:t>
              </w:r>
            </w:ins>
            <w:ins w:id="5120" w:author="Author">
              <w:r>
                <w:rPr>
                  <w:rFonts w:cs="Tahoma"/>
                </w:rPr>
                <w:t>-H</w:t>
              </w:r>
              <w:r>
                <w:rPr>
                  <w:rFonts w:cs="Tahoma"/>
                  <w:szCs w:val="24"/>
                </w:rPr>
                <w:t xml:space="preserve"> </w:t>
              </w:r>
            </w:ins>
          </w:p>
        </w:tc>
        <w:tc>
          <w:tcPr>
            <w:tcW w:w="1620" w:type="dxa"/>
          </w:tcPr>
          <w:p w14:paraId="51B474CA" w14:textId="3D65AEBA" w:rsidR="00451A89" w:rsidRDefault="00451A89" w:rsidP="00451A89">
            <w:pPr>
              <w:spacing w:before="0" w:after="0"/>
              <w:rPr>
                <w:ins w:id="5121" w:author="Author"/>
                <w:rFonts w:cs="Tahoma"/>
                <w:szCs w:val="24"/>
              </w:rPr>
            </w:pPr>
            <w:ins w:id="5122" w:author="Author">
              <w:r w:rsidRPr="002F62A7">
                <w:rPr>
                  <w:rFonts w:cs="Tahoma"/>
                  <w:szCs w:val="24"/>
                </w:rPr>
                <w:t>Certificate of Installation/ Verification</w:t>
              </w:r>
            </w:ins>
          </w:p>
        </w:tc>
        <w:tc>
          <w:tcPr>
            <w:tcW w:w="2700" w:type="dxa"/>
          </w:tcPr>
          <w:p w14:paraId="12F13883" w14:textId="28704A33" w:rsidR="00451A89" w:rsidRDefault="00451A89" w:rsidP="00451A89">
            <w:pPr>
              <w:spacing w:before="0" w:after="0"/>
              <w:rPr>
                <w:ins w:id="5123" w:author="Author"/>
                <w:rFonts w:cs="Tahoma"/>
                <w:szCs w:val="24"/>
              </w:rPr>
            </w:pPr>
            <w:ins w:id="5124" w:author="Author">
              <w:r>
                <w:rPr>
                  <w:rFonts w:cs="Tahoma"/>
                  <w:szCs w:val="24"/>
                </w:rPr>
                <w:t>HERS IAQ and Mechanical Ventilation</w:t>
              </w:r>
            </w:ins>
            <w:ins w:id="5125" w:author="Haider Alhabibi" w:date="2022-03-07T16:16:00Z">
              <w:r w:rsidR="006B2D0F">
                <w:t xml:space="preserve"> </w:t>
              </w:r>
              <w:r w:rsidR="006B2D0F" w:rsidRPr="006B2D0F">
                <w:rPr>
                  <w:rFonts w:cs="Tahoma"/>
                  <w:szCs w:val="24"/>
                </w:rPr>
                <w:t>Heat Recovery Ventilation (HRV) or Energy Recovery Ventilation (ERV) Rated Performance Verification</w:t>
              </w:r>
            </w:ins>
          </w:p>
        </w:tc>
        <w:tc>
          <w:tcPr>
            <w:tcW w:w="3060" w:type="dxa"/>
          </w:tcPr>
          <w:p w14:paraId="4B11A5DF" w14:textId="3C0308CB" w:rsidR="00451A89" w:rsidRPr="0024633A" w:rsidRDefault="00451A89" w:rsidP="00451A89">
            <w:pPr>
              <w:spacing w:before="0" w:after="0"/>
              <w:rPr>
                <w:ins w:id="5126" w:author="Author"/>
                <w:rFonts w:cs="Tahoma"/>
                <w:szCs w:val="24"/>
              </w:rPr>
            </w:pPr>
            <w:ins w:id="5127" w:author="Author">
              <w:r w:rsidRPr="0024633A">
                <w:rPr>
                  <w:rFonts w:cs="Tahoma"/>
                  <w:szCs w:val="24"/>
                </w:rPr>
                <w:t xml:space="preserve">If the </w:t>
              </w:r>
              <w:r>
                <w:rPr>
                  <w:rFonts w:cs="Tahoma"/>
                  <w:szCs w:val="24"/>
                </w:rPr>
                <w:t>LMCC-MCH</w:t>
              </w:r>
              <w:r w:rsidRPr="0024633A">
                <w:rPr>
                  <w:rFonts w:cs="Tahoma"/>
                  <w:szCs w:val="24"/>
                </w:rPr>
                <w:t xml:space="preserve"> </w:t>
              </w:r>
            </w:ins>
            <w:ins w:id="5128" w:author="Alhabibi, Haider@Energy" w:date="2022-03-15T16:16:00Z">
              <w:r w:rsidR="00F75800">
                <w:rPr>
                  <w:rFonts w:cs="Tahoma"/>
                  <w:szCs w:val="24"/>
                </w:rPr>
                <w:t>or LMCC-PRF</w:t>
              </w:r>
            </w:ins>
            <w:ins w:id="5129" w:author="Author">
              <w:r w:rsidRPr="0024633A">
                <w:rPr>
                  <w:rFonts w:cs="Tahoma"/>
                  <w:szCs w:val="24"/>
                </w:rPr>
                <w:t xml:space="preserve"> specifies a </w:t>
              </w:r>
              <w:r>
                <w:rPr>
                  <w:rFonts w:cs="Tahoma"/>
                  <w:szCs w:val="24"/>
                </w:rPr>
                <w:t>LMCI-</w:t>
              </w:r>
              <w:r w:rsidRPr="0024633A">
                <w:rPr>
                  <w:rFonts w:cs="Tahoma"/>
                  <w:szCs w:val="24"/>
                </w:rPr>
                <w:t>MCH-2</w:t>
              </w:r>
              <w:r>
                <w:rPr>
                  <w:rFonts w:cs="Tahoma"/>
                  <w:szCs w:val="24"/>
                </w:rPr>
                <w:t>7</w:t>
              </w:r>
              <w:r w:rsidRPr="0024633A">
                <w:rPr>
                  <w:rFonts w:cs="Tahoma"/>
                  <w:szCs w:val="24"/>
                </w:rPr>
                <w:t xml:space="preserve"> is required, then provide one MCH-2</w:t>
              </w:r>
              <w:r>
                <w:rPr>
                  <w:rFonts w:cs="Tahoma"/>
                  <w:szCs w:val="24"/>
                </w:rPr>
                <w:t>7</w:t>
              </w:r>
            </w:ins>
            <w:ins w:id="5130" w:author="Armando Ramirez" w:date="2022-02-11T16:29:00Z">
              <w:r w:rsidR="00FE08D9">
                <w:rPr>
                  <w:rFonts w:cs="Tahoma"/>
                  <w:szCs w:val="24"/>
                </w:rPr>
                <w:t>b</w:t>
              </w:r>
            </w:ins>
            <w:ins w:id="5131" w:author="Author">
              <w:r w:rsidRPr="0024633A">
                <w:rPr>
                  <w:rFonts w:cs="Tahoma"/>
                  <w:szCs w:val="24"/>
                </w:rPr>
                <w:t xml:space="preserve"> </w:t>
              </w:r>
              <w:r>
                <w:rPr>
                  <w:rFonts w:cs="Tahoma"/>
                  <w:szCs w:val="24"/>
                </w:rPr>
                <w:t>per dwelling unit.</w:t>
              </w:r>
            </w:ins>
          </w:p>
        </w:tc>
      </w:tr>
      <w:tr w:rsidR="00451A89" w14:paraId="6A25764B" w14:textId="77777777" w:rsidTr="008839BA">
        <w:trPr>
          <w:ins w:id="5132" w:author="Author"/>
        </w:trPr>
        <w:tc>
          <w:tcPr>
            <w:tcW w:w="2785" w:type="dxa"/>
          </w:tcPr>
          <w:p w14:paraId="1CCA6A2C" w14:textId="367DB9E9" w:rsidR="00451A89" w:rsidRDefault="00451A89" w:rsidP="00451A89">
            <w:pPr>
              <w:spacing w:before="0" w:after="0"/>
              <w:rPr>
                <w:ins w:id="5133" w:author="Author"/>
                <w:rFonts w:cs="Tahoma"/>
              </w:rPr>
            </w:pPr>
            <w:ins w:id="5134" w:author="Author">
              <w:r>
                <w:rPr>
                  <w:rFonts w:cs="Tahoma"/>
                </w:rPr>
                <w:t>LMCI/LMCV-MCH-28-H</w:t>
              </w:r>
              <w:r>
                <w:rPr>
                  <w:rFonts w:cs="Tahoma"/>
                  <w:szCs w:val="24"/>
                </w:rPr>
                <w:t xml:space="preserve"> </w:t>
              </w:r>
            </w:ins>
          </w:p>
        </w:tc>
        <w:tc>
          <w:tcPr>
            <w:tcW w:w="1620" w:type="dxa"/>
          </w:tcPr>
          <w:p w14:paraId="1C57EDC2" w14:textId="4680C513" w:rsidR="00451A89" w:rsidRDefault="00451A89" w:rsidP="00451A89">
            <w:pPr>
              <w:spacing w:before="0" w:after="0"/>
              <w:rPr>
                <w:ins w:id="5135" w:author="Author"/>
                <w:rFonts w:cs="Tahoma"/>
                <w:szCs w:val="24"/>
              </w:rPr>
            </w:pPr>
            <w:ins w:id="5136" w:author="Author">
              <w:r w:rsidRPr="002F62A7">
                <w:rPr>
                  <w:rFonts w:cs="Tahoma"/>
                  <w:szCs w:val="24"/>
                </w:rPr>
                <w:t>Certificate of Installation/ Verification</w:t>
              </w:r>
            </w:ins>
          </w:p>
        </w:tc>
        <w:tc>
          <w:tcPr>
            <w:tcW w:w="2700" w:type="dxa"/>
          </w:tcPr>
          <w:p w14:paraId="7448E1CC" w14:textId="004BDA8F" w:rsidR="00451A89" w:rsidRDefault="00451A89" w:rsidP="00451A89">
            <w:pPr>
              <w:spacing w:before="0" w:after="0"/>
              <w:rPr>
                <w:ins w:id="5137" w:author="Author"/>
                <w:rFonts w:cs="Tahoma"/>
                <w:szCs w:val="24"/>
              </w:rPr>
            </w:pPr>
            <w:ins w:id="5138" w:author="Author">
              <w:r>
                <w:rPr>
                  <w:rFonts w:cs="Tahoma"/>
                  <w:szCs w:val="24"/>
                </w:rPr>
                <w:t xml:space="preserve">HERS </w:t>
              </w:r>
              <w:r w:rsidRPr="0024633A">
                <w:rPr>
                  <w:rFonts w:cs="Tahoma"/>
                  <w:szCs w:val="24"/>
                </w:rPr>
                <w:t>Return Duct and Filter Grille Design</w:t>
              </w:r>
            </w:ins>
          </w:p>
        </w:tc>
        <w:tc>
          <w:tcPr>
            <w:tcW w:w="3060" w:type="dxa"/>
          </w:tcPr>
          <w:p w14:paraId="2B0B4366" w14:textId="7258C83F" w:rsidR="00451A89" w:rsidRPr="0024633A" w:rsidRDefault="00451A89" w:rsidP="00451A89">
            <w:pPr>
              <w:spacing w:before="0" w:after="0"/>
              <w:rPr>
                <w:ins w:id="5139" w:author="Author"/>
                <w:rFonts w:cs="Tahoma"/>
                <w:szCs w:val="24"/>
              </w:rPr>
            </w:pPr>
            <w:ins w:id="5140" w:author="Author">
              <w:r w:rsidRPr="0024633A">
                <w:rPr>
                  <w:rFonts w:cs="Tahoma"/>
                  <w:szCs w:val="24"/>
                </w:rPr>
                <w:t xml:space="preserve">If the </w:t>
              </w:r>
              <w:r>
                <w:rPr>
                  <w:rFonts w:cs="Tahoma"/>
                  <w:szCs w:val="24"/>
                </w:rPr>
                <w:t>LMC</w:t>
              </w:r>
            </w:ins>
            <w:ins w:id="5141" w:author="Alhabibi, Haider@Energy" w:date="2022-03-15T16:21:00Z">
              <w:r w:rsidR="009919BD">
                <w:rPr>
                  <w:rFonts w:cs="Tahoma"/>
                  <w:szCs w:val="24"/>
                </w:rPr>
                <w:t>I</w:t>
              </w:r>
            </w:ins>
            <w:ins w:id="5142" w:author="Author">
              <w:del w:id="5143" w:author="Alhabibi, Haider@Energy" w:date="2022-03-15T16:21:00Z">
                <w:r w:rsidDel="009919BD">
                  <w:rPr>
                    <w:rFonts w:cs="Tahoma"/>
                    <w:szCs w:val="24"/>
                  </w:rPr>
                  <w:delText>C</w:delText>
                </w:r>
              </w:del>
              <w:r>
                <w:rPr>
                  <w:rFonts w:cs="Tahoma"/>
                  <w:szCs w:val="24"/>
                </w:rPr>
                <w:t>LMCC-MCH</w:t>
              </w:r>
            </w:ins>
            <w:ins w:id="5144" w:author="Alhabibi, Haider@Energy" w:date="2022-03-15T16:21:00Z">
              <w:r w:rsidR="0063030E">
                <w:rPr>
                  <w:rFonts w:cs="Tahoma"/>
                  <w:szCs w:val="24"/>
                </w:rPr>
                <w:t>-01</w:t>
              </w:r>
            </w:ins>
            <w:ins w:id="5145" w:author="Author">
              <w:del w:id="5146" w:author="Alhabibi, Haider@Energy" w:date="2022-03-15T16:21:00Z">
                <w:r w:rsidRPr="0024633A" w:rsidDel="0063030E">
                  <w:rPr>
                    <w:rFonts w:cs="Tahoma"/>
                    <w:szCs w:val="24"/>
                  </w:rPr>
                  <w:delText xml:space="preserve"> </w:delText>
                </w:r>
              </w:del>
              <w:r w:rsidRPr="0024633A">
                <w:rPr>
                  <w:rFonts w:cs="Tahoma"/>
                  <w:szCs w:val="24"/>
                </w:rPr>
                <w:t xml:space="preserve"> specifies a </w:t>
              </w:r>
              <w:r>
                <w:rPr>
                  <w:rFonts w:cs="Tahoma"/>
                  <w:szCs w:val="24"/>
                </w:rPr>
                <w:t>LMCI-</w:t>
              </w:r>
              <w:r w:rsidRPr="0024633A">
                <w:rPr>
                  <w:rFonts w:cs="Tahoma"/>
                  <w:szCs w:val="24"/>
                </w:rPr>
                <w:t>MCH-2</w:t>
              </w:r>
              <w:r>
                <w:rPr>
                  <w:rFonts w:cs="Tahoma"/>
                  <w:szCs w:val="24"/>
                </w:rPr>
                <w:t>8</w:t>
              </w:r>
              <w:r w:rsidRPr="0024633A">
                <w:rPr>
                  <w:rFonts w:cs="Tahoma"/>
                  <w:szCs w:val="24"/>
                </w:rPr>
                <w:t xml:space="preserve"> is required, then provide one MCH-2</w:t>
              </w:r>
              <w:r>
                <w:rPr>
                  <w:rFonts w:cs="Tahoma"/>
                  <w:szCs w:val="24"/>
                </w:rPr>
                <w:t>8</w:t>
              </w:r>
              <w:r w:rsidRPr="0024633A">
                <w:rPr>
                  <w:rFonts w:cs="Tahoma"/>
                  <w:szCs w:val="24"/>
                </w:rPr>
                <w:t xml:space="preserve"> </w:t>
              </w:r>
              <w:r>
                <w:rPr>
                  <w:rFonts w:cs="Tahoma"/>
                  <w:szCs w:val="24"/>
                </w:rPr>
                <w:t>per space conditioning system.</w:t>
              </w:r>
            </w:ins>
          </w:p>
        </w:tc>
      </w:tr>
      <w:tr w:rsidR="00451A89" w14:paraId="2F2B7AAD" w14:textId="77777777" w:rsidTr="008839BA">
        <w:trPr>
          <w:ins w:id="5147" w:author="Author"/>
        </w:trPr>
        <w:tc>
          <w:tcPr>
            <w:tcW w:w="2785" w:type="dxa"/>
          </w:tcPr>
          <w:p w14:paraId="130B6E81" w14:textId="3397DED3" w:rsidR="00451A89" w:rsidRDefault="00451A89" w:rsidP="00451A89">
            <w:pPr>
              <w:spacing w:before="0" w:after="0"/>
              <w:rPr>
                <w:ins w:id="5148" w:author="Author"/>
                <w:rFonts w:cs="Tahoma"/>
              </w:rPr>
            </w:pPr>
            <w:ins w:id="5149" w:author="Author">
              <w:r>
                <w:rPr>
                  <w:rFonts w:cs="Tahoma"/>
                </w:rPr>
                <w:t>LMCI/LMCV-MCH-29-H</w:t>
              </w:r>
              <w:r>
                <w:rPr>
                  <w:rFonts w:cs="Tahoma"/>
                  <w:szCs w:val="24"/>
                </w:rPr>
                <w:t xml:space="preserve"> </w:t>
              </w:r>
            </w:ins>
          </w:p>
        </w:tc>
        <w:tc>
          <w:tcPr>
            <w:tcW w:w="1620" w:type="dxa"/>
          </w:tcPr>
          <w:p w14:paraId="389AF832" w14:textId="280748B9" w:rsidR="00451A89" w:rsidRDefault="00451A89" w:rsidP="00451A89">
            <w:pPr>
              <w:spacing w:before="0" w:after="0"/>
              <w:rPr>
                <w:ins w:id="5150" w:author="Author"/>
                <w:rFonts w:cs="Tahoma"/>
                <w:szCs w:val="24"/>
              </w:rPr>
            </w:pPr>
            <w:ins w:id="5151" w:author="Author">
              <w:r w:rsidRPr="002F62A7">
                <w:rPr>
                  <w:rFonts w:cs="Tahoma"/>
                  <w:szCs w:val="24"/>
                </w:rPr>
                <w:t>Certificate of Installation/ Verification</w:t>
              </w:r>
            </w:ins>
          </w:p>
        </w:tc>
        <w:tc>
          <w:tcPr>
            <w:tcW w:w="2700" w:type="dxa"/>
          </w:tcPr>
          <w:p w14:paraId="2C306BE2" w14:textId="2404BD04" w:rsidR="00451A89" w:rsidRDefault="00451A89" w:rsidP="00451A89">
            <w:pPr>
              <w:spacing w:before="0" w:after="0"/>
              <w:rPr>
                <w:ins w:id="5152" w:author="Author"/>
                <w:rFonts w:cs="Tahoma"/>
                <w:szCs w:val="24"/>
              </w:rPr>
            </w:pPr>
            <w:ins w:id="5153" w:author="Author">
              <w:r>
                <w:rPr>
                  <w:rFonts w:cs="Tahoma"/>
                  <w:szCs w:val="24"/>
                </w:rPr>
                <w:t xml:space="preserve">HERS </w:t>
              </w:r>
              <w:r w:rsidRPr="0024633A">
                <w:rPr>
                  <w:rFonts w:cs="Tahoma"/>
                  <w:szCs w:val="24"/>
                </w:rPr>
                <w:t>Supply Duct Surface Area and R-value; Buried Ducts; Deeply Buried Ducts</w:t>
              </w:r>
            </w:ins>
          </w:p>
        </w:tc>
        <w:tc>
          <w:tcPr>
            <w:tcW w:w="3060" w:type="dxa"/>
          </w:tcPr>
          <w:p w14:paraId="58A78F26" w14:textId="1584CC27" w:rsidR="00451A89" w:rsidRPr="0024633A" w:rsidRDefault="00451A89" w:rsidP="00451A89">
            <w:pPr>
              <w:spacing w:before="0" w:after="0"/>
              <w:rPr>
                <w:ins w:id="5154" w:author="Author"/>
                <w:rFonts w:cs="Tahoma"/>
                <w:szCs w:val="24"/>
              </w:rPr>
            </w:pPr>
            <w:ins w:id="5155" w:author="Author">
              <w:r w:rsidRPr="0024633A">
                <w:rPr>
                  <w:rFonts w:cs="Tahoma"/>
                  <w:szCs w:val="24"/>
                </w:rPr>
                <w:t xml:space="preserve">If the </w:t>
              </w:r>
              <w:r>
                <w:rPr>
                  <w:rFonts w:cs="Tahoma"/>
                  <w:szCs w:val="24"/>
                </w:rPr>
                <w:t>LMC</w:t>
              </w:r>
            </w:ins>
            <w:ins w:id="5156" w:author="Alhabibi, Haider@Energy" w:date="2022-03-15T16:22:00Z">
              <w:r w:rsidR="0063030E">
                <w:rPr>
                  <w:rFonts w:cs="Tahoma"/>
                  <w:szCs w:val="24"/>
                </w:rPr>
                <w:t>I</w:t>
              </w:r>
            </w:ins>
            <w:ins w:id="5157" w:author="Author">
              <w:del w:id="5158" w:author="Alhabibi, Haider@Energy" w:date="2022-03-15T16:21:00Z">
                <w:r w:rsidDel="0063030E">
                  <w:rPr>
                    <w:rFonts w:cs="Tahoma"/>
                    <w:szCs w:val="24"/>
                  </w:rPr>
                  <w:delText>C</w:delText>
                </w:r>
              </w:del>
              <w:r>
                <w:rPr>
                  <w:rFonts w:cs="Tahoma"/>
                  <w:szCs w:val="24"/>
                </w:rPr>
                <w:t>LMCC-MCH</w:t>
              </w:r>
            </w:ins>
            <w:ins w:id="5159" w:author="Alhabibi, Haider@Energy" w:date="2022-03-15T16:22:00Z">
              <w:r w:rsidR="0063030E">
                <w:rPr>
                  <w:rFonts w:cs="Tahoma"/>
                  <w:szCs w:val="24"/>
                </w:rPr>
                <w:t>-</w:t>
              </w:r>
              <w:proofErr w:type="gramStart"/>
              <w:r w:rsidR="0063030E">
                <w:rPr>
                  <w:rFonts w:cs="Tahoma"/>
                  <w:szCs w:val="24"/>
                </w:rPr>
                <w:t>01</w:t>
              </w:r>
            </w:ins>
            <w:ins w:id="5160" w:author="Author">
              <w:r w:rsidRPr="0024633A">
                <w:rPr>
                  <w:rFonts w:cs="Tahoma"/>
                  <w:szCs w:val="24"/>
                </w:rPr>
                <w:t xml:space="preserve">  specifies</w:t>
              </w:r>
              <w:proofErr w:type="gramEnd"/>
              <w:r w:rsidRPr="0024633A">
                <w:rPr>
                  <w:rFonts w:cs="Tahoma"/>
                  <w:szCs w:val="24"/>
                </w:rPr>
                <w:t xml:space="preserve"> a </w:t>
              </w:r>
              <w:r>
                <w:rPr>
                  <w:rFonts w:cs="Tahoma"/>
                  <w:szCs w:val="24"/>
                </w:rPr>
                <w:t>LMCI-</w:t>
              </w:r>
              <w:r w:rsidRPr="0024633A">
                <w:rPr>
                  <w:rFonts w:cs="Tahoma"/>
                  <w:szCs w:val="24"/>
                </w:rPr>
                <w:t>MCH-2</w:t>
              </w:r>
              <w:r>
                <w:rPr>
                  <w:rFonts w:cs="Tahoma"/>
                  <w:szCs w:val="24"/>
                </w:rPr>
                <w:t>9</w:t>
              </w:r>
              <w:r w:rsidRPr="0024633A">
                <w:rPr>
                  <w:rFonts w:cs="Tahoma"/>
                  <w:szCs w:val="24"/>
                </w:rPr>
                <w:t xml:space="preserve"> is required, then provide one MCH-2</w:t>
              </w:r>
              <w:r>
                <w:rPr>
                  <w:rFonts w:cs="Tahoma"/>
                  <w:szCs w:val="24"/>
                </w:rPr>
                <w:t>9</w:t>
              </w:r>
              <w:r w:rsidRPr="0024633A">
                <w:rPr>
                  <w:rFonts w:cs="Tahoma"/>
                  <w:szCs w:val="24"/>
                </w:rPr>
                <w:t xml:space="preserve"> </w:t>
              </w:r>
              <w:r>
                <w:rPr>
                  <w:rFonts w:cs="Tahoma"/>
                  <w:szCs w:val="24"/>
                </w:rPr>
                <w:t>per space conditioning system.</w:t>
              </w:r>
            </w:ins>
          </w:p>
        </w:tc>
      </w:tr>
      <w:tr w:rsidR="00451A89" w14:paraId="4291803A" w14:textId="77777777" w:rsidTr="008839BA">
        <w:trPr>
          <w:ins w:id="5161" w:author="Author"/>
        </w:trPr>
        <w:tc>
          <w:tcPr>
            <w:tcW w:w="2785" w:type="dxa"/>
          </w:tcPr>
          <w:p w14:paraId="67F65224" w14:textId="7468A5CB" w:rsidR="00451A89" w:rsidRPr="002643DE" w:rsidRDefault="00451A89" w:rsidP="00451A89">
            <w:pPr>
              <w:spacing w:before="0" w:after="0"/>
              <w:rPr>
                <w:ins w:id="5162" w:author="Author"/>
                <w:highlight w:val="yellow"/>
              </w:rPr>
            </w:pPr>
            <w:ins w:id="5163" w:author="Author">
              <w:r w:rsidRPr="002643DE">
                <w:rPr>
                  <w:highlight w:val="yellow"/>
                </w:rPr>
                <w:lastRenderedPageBreak/>
                <w:t xml:space="preserve">LMCI/LMCV-MCH-30-H </w:t>
              </w:r>
            </w:ins>
          </w:p>
        </w:tc>
        <w:tc>
          <w:tcPr>
            <w:tcW w:w="1620" w:type="dxa"/>
          </w:tcPr>
          <w:p w14:paraId="6FBA14C1" w14:textId="04DCCC89" w:rsidR="00451A89" w:rsidRPr="002643DE" w:rsidRDefault="00451A89" w:rsidP="00451A89">
            <w:pPr>
              <w:spacing w:before="0" w:after="0"/>
              <w:rPr>
                <w:ins w:id="5164" w:author="Author"/>
                <w:highlight w:val="yellow"/>
              </w:rPr>
            </w:pPr>
            <w:ins w:id="5165" w:author="Author">
              <w:r w:rsidRPr="002643DE">
                <w:t>Certificate of Installation/ Verification</w:t>
              </w:r>
            </w:ins>
          </w:p>
        </w:tc>
        <w:tc>
          <w:tcPr>
            <w:tcW w:w="2700" w:type="dxa"/>
          </w:tcPr>
          <w:p w14:paraId="50BB1C9C" w14:textId="5B75D443" w:rsidR="00451A89" w:rsidRPr="002643DE" w:rsidRDefault="00451A89" w:rsidP="00451A89">
            <w:pPr>
              <w:spacing w:before="0" w:after="0"/>
              <w:rPr>
                <w:ins w:id="5166" w:author="Author"/>
                <w:highlight w:val="yellow"/>
              </w:rPr>
            </w:pPr>
            <w:ins w:id="5167" w:author="Author">
              <w:r w:rsidRPr="002643DE">
                <w:rPr>
                  <w:highlight w:val="yellow"/>
                </w:rPr>
                <w:t>HERS Central Fan Ventilation Cooling Systems (CFVCS)</w:t>
              </w:r>
            </w:ins>
          </w:p>
        </w:tc>
        <w:tc>
          <w:tcPr>
            <w:tcW w:w="3060" w:type="dxa"/>
          </w:tcPr>
          <w:p w14:paraId="3545671C" w14:textId="54A84BDE" w:rsidR="00451A89" w:rsidRPr="002643DE" w:rsidRDefault="00451A89" w:rsidP="00451A89">
            <w:pPr>
              <w:spacing w:before="0" w:after="0"/>
              <w:rPr>
                <w:ins w:id="5168" w:author="Author"/>
                <w:highlight w:val="yellow"/>
              </w:rPr>
            </w:pPr>
            <w:ins w:id="5169" w:author="Author">
              <w:r w:rsidRPr="002643DE">
                <w:rPr>
                  <w:highlight w:val="yellow"/>
                </w:rPr>
                <w:t>If the LMCC-MCH specifies a LMCI-MCH-30 is required, then provide one MCH-30 per Central Fan VCS installed in the dwelling.</w:t>
              </w:r>
            </w:ins>
          </w:p>
        </w:tc>
      </w:tr>
      <w:tr w:rsidR="00451A89" w14:paraId="52CB779E" w14:textId="77777777" w:rsidTr="008839BA">
        <w:trPr>
          <w:ins w:id="5170" w:author="Author"/>
        </w:trPr>
        <w:tc>
          <w:tcPr>
            <w:tcW w:w="2785" w:type="dxa"/>
          </w:tcPr>
          <w:p w14:paraId="41997C46" w14:textId="6DD11ECA" w:rsidR="00451A89" w:rsidRPr="002643DE" w:rsidRDefault="00451A89" w:rsidP="00451A89">
            <w:pPr>
              <w:spacing w:before="0" w:after="0"/>
              <w:rPr>
                <w:ins w:id="5171" w:author="Author"/>
                <w:highlight w:val="yellow"/>
              </w:rPr>
            </w:pPr>
            <w:ins w:id="5172" w:author="Author">
              <w:r w:rsidRPr="002643DE">
                <w:rPr>
                  <w:highlight w:val="yellow"/>
                </w:rPr>
                <w:t>LMCI/LMCV-MCH-</w:t>
              </w:r>
              <w:r w:rsidR="008679EA" w:rsidRPr="002643DE">
                <w:rPr>
                  <w:highlight w:val="yellow"/>
                </w:rPr>
                <w:t>31</w:t>
              </w:r>
            </w:ins>
            <w:ins w:id="5173" w:author="Haider Alhabibi" w:date="2022-02-16T15:12:00Z">
              <w:r w:rsidR="00A01D59" w:rsidRPr="002643DE">
                <w:rPr>
                  <w:highlight w:val="yellow"/>
                </w:rPr>
                <w:t>a</w:t>
              </w:r>
            </w:ins>
            <w:ins w:id="5174" w:author="Author">
              <w:r w:rsidRPr="002643DE">
                <w:rPr>
                  <w:highlight w:val="yellow"/>
                </w:rPr>
                <w:t xml:space="preserve">-H </w:t>
              </w:r>
            </w:ins>
          </w:p>
        </w:tc>
        <w:tc>
          <w:tcPr>
            <w:tcW w:w="1620" w:type="dxa"/>
          </w:tcPr>
          <w:p w14:paraId="38416A8A" w14:textId="1C0D6A61" w:rsidR="00451A89" w:rsidRPr="002643DE" w:rsidRDefault="00451A89" w:rsidP="00451A89">
            <w:pPr>
              <w:spacing w:before="0" w:after="0"/>
              <w:rPr>
                <w:ins w:id="5175" w:author="Author"/>
                <w:highlight w:val="yellow"/>
              </w:rPr>
            </w:pPr>
            <w:ins w:id="5176" w:author="Author">
              <w:r w:rsidRPr="002643DE">
                <w:t>Certificate of Installation/ Verification</w:t>
              </w:r>
            </w:ins>
          </w:p>
        </w:tc>
        <w:tc>
          <w:tcPr>
            <w:tcW w:w="2700" w:type="dxa"/>
          </w:tcPr>
          <w:p w14:paraId="40A0F332" w14:textId="5FC6A5A2" w:rsidR="00451A89" w:rsidRPr="002643DE" w:rsidRDefault="00451A89" w:rsidP="00451A89">
            <w:pPr>
              <w:spacing w:before="0" w:after="0"/>
              <w:rPr>
                <w:ins w:id="5177" w:author="Author"/>
                <w:highlight w:val="yellow"/>
              </w:rPr>
            </w:pPr>
            <w:ins w:id="5178" w:author="Author">
              <w:r w:rsidRPr="002643DE">
                <w:rPr>
                  <w:highlight w:val="yellow"/>
                </w:rPr>
                <w:t>HERS Whole House Fan Airflow and Fan Efficacy</w:t>
              </w:r>
            </w:ins>
          </w:p>
        </w:tc>
        <w:tc>
          <w:tcPr>
            <w:tcW w:w="3060" w:type="dxa"/>
          </w:tcPr>
          <w:p w14:paraId="799E8E71" w14:textId="4E4652E9" w:rsidR="00451A89" w:rsidRPr="002643DE" w:rsidRDefault="00451A89" w:rsidP="00451A89">
            <w:pPr>
              <w:spacing w:before="0" w:after="0"/>
              <w:rPr>
                <w:ins w:id="5179" w:author="Author"/>
                <w:highlight w:val="yellow"/>
              </w:rPr>
            </w:pPr>
            <w:ins w:id="5180" w:author="Author">
              <w:r w:rsidRPr="002643DE">
                <w:rPr>
                  <w:highlight w:val="yellow"/>
                </w:rPr>
                <w:t>If the LMCC-MCH specifies a LMCI-MCH-31 is required, then provide one MCH-31 per dwelling unit.</w:t>
              </w:r>
            </w:ins>
          </w:p>
        </w:tc>
      </w:tr>
      <w:tr w:rsidR="00A01D59" w14:paraId="6EDF2259" w14:textId="77777777" w:rsidTr="008839BA">
        <w:trPr>
          <w:ins w:id="5181" w:author="Haider Alhabibi" w:date="2022-02-16T15:12:00Z"/>
        </w:trPr>
        <w:tc>
          <w:tcPr>
            <w:tcW w:w="2785" w:type="dxa"/>
          </w:tcPr>
          <w:p w14:paraId="187318BD" w14:textId="21EE9BB4" w:rsidR="00A01D59" w:rsidRPr="002643DE" w:rsidRDefault="00A01D59" w:rsidP="00A01D59">
            <w:pPr>
              <w:spacing w:after="0"/>
              <w:rPr>
                <w:ins w:id="5182" w:author="Haider Alhabibi" w:date="2022-02-16T15:12:00Z"/>
                <w:highlight w:val="yellow"/>
              </w:rPr>
            </w:pPr>
            <w:ins w:id="5183" w:author="Haider Alhabibi" w:date="2022-02-16T15:12:00Z">
              <w:r w:rsidRPr="002643DE">
                <w:rPr>
                  <w:highlight w:val="yellow"/>
                </w:rPr>
                <w:t xml:space="preserve">LMCI/LMCV-MCH-31b-H </w:t>
              </w:r>
            </w:ins>
          </w:p>
        </w:tc>
        <w:tc>
          <w:tcPr>
            <w:tcW w:w="1620" w:type="dxa"/>
          </w:tcPr>
          <w:p w14:paraId="1288DA17" w14:textId="210FB252" w:rsidR="00A01D59" w:rsidRPr="002643DE" w:rsidRDefault="00A01D59" w:rsidP="00A01D59">
            <w:pPr>
              <w:spacing w:after="0"/>
              <w:rPr>
                <w:ins w:id="5184" w:author="Haider Alhabibi" w:date="2022-02-16T15:12:00Z"/>
              </w:rPr>
            </w:pPr>
            <w:ins w:id="5185" w:author="Haider Alhabibi" w:date="2022-02-16T15:12:00Z">
              <w:r w:rsidRPr="002643DE">
                <w:t>Certificate of Installation/ Verification</w:t>
              </w:r>
            </w:ins>
          </w:p>
        </w:tc>
        <w:tc>
          <w:tcPr>
            <w:tcW w:w="2700" w:type="dxa"/>
          </w:tcPr>
          <w:p w14:paraId="27235D27" w14:textId="1262F655" w:rsidR="00A01D59" w:rsidRPr="002643DE" w:rsidRDefault="007F4058" w:rsidP="00A01D59">
            <w:pPr>
              <w:spacing w:after="0"/>
              <w:rPr>
                <w:ins w:id="5186" w:author="Haider Alhabibi" w:date="2022-02-16T15:12:00Z"/>
                <w:highlight w:val="yellow"/>
              </w:rPr>
            </w:pPr>
            <w:ins w:id="5187" w:author="Haider Alhabibi" w:date="2022-02-16T18:26:00Z">
              <w:r w:rsidRPr="002643DE">
                <w:rPr>
                  <w:highlight w:val="yellow"/>
                </w:rPr>
                <w:t>HERS Whole House Fan Airflow and Fan Efficacy – Individual CFM and Total Watts Collection</w:t>
              </w:r>
            </w:ins>
          </w:p>
        </w:tc>
        <w:tc>
          <w:tcPr>
            <w:tcW w:w="3060" w:type="dxa"/>
          </w:tcPr>
          <w:p w14:paraId="12B96EDF" w14:textId="329DD7E2" w:rsidR="00A01D59" w:rsidRPr="002643DE" w:rsidRDefault="00801F04" w:rsidP="00A01D59">
            <w:pPr>
              <w:spacing w:after="0"/>
              <w:rPr>
                <w:ins w:id="5188" w:author="Haider Alhabibi" w:date="2022-02-16T15:12:00Z"/>
                <w:highlight w:val="yellow"/>
              </w:rPr>
            </w:pPr>
            <w:ins w:id="5189" w:author="Haider Alhabibi" w:date="2022-02-16T18:26:00Z">
              <w:r w:rsidRPr="002643DE">
                <w:rPr>
                  <w:highlight w:val="yellow"/>
                </w:rPr>
                <w:t>See rules for the MCH-31a.</w:t>
              </w:r>
            </w:ins>
          </w:p>
        </w:tc>
      </w:tr>
      <w:tr w:rsidR="00451A89" w14:paraId="3D86135F" w14:textId="77777777" w:rsidTr="008839BA">
        <w:trPr>
          <w:ins w:id="5190" w:author="Author"/>
        </w:trPr>
        <w:tc>
          <w:tcPr>
            <w:tcW w:w="2785" w:type="dxa"/>
          </w:tcPr>
          <w:p w14:paraId="1ABD54BB" w14:textId="470C0EE1" w:rsidR="00451A89" w:rsidRDefault="00451A89" w:rsidP="00451A89">
            <w:pPr>
              <w:spacing w:before="0" w:after="0"/>
              <w:rPr>
                <w:ins w:id="5191" w:author="Author"/>
                <w:rFonts w:cs="Tahoma"/>
              </w:rPr>
            </w:pPr>
            <w:ins w:id="5192" w:author="Author">
              <w:r>
                <w:rPr>
                  <w:rFonts w:cs="Tahoma"/>
                </w:rPr>
                <w:t>LMCI/LMCV-MCH-32-H</w:t>
              </w:r>
              <w:r>
                <w:rPr>
                  <w:rFonts w:cs="Tahoma"/>
                  <w:szCs w:val="24"/>
                </w:rPr>
                <w:t xml:space="preserve"> </w:t>
              </w:r>
            </w:ins>
          </w:p>
        </w:tc>
        <w:tc>
          <w:tcPr>
            <w:tcW w:w="1620" w:type="dxa"/>
          </w:tcPr>
          <w:p w14:paraId="6C684221" w14:textId="317872DF" w:rsidR="00451A89" w:rsidRDefault="00451A89" w:rsidP="00451A89">
            <w:pPr>
              <w:spacing w:before="0" w:after="0"/>
              <w:rPr>
                <w:ins w:id="5193" w:author="Author"/>
                <w:rFonts w:cs="Tahoma"/>
                <w:szCs w:val="24"/>
              </w:rPr>
            </w:pPr>
            <w:ins w:id="5194" w:author="Author">
              <w:r w:rsidRPr="002F62A7">
                <w:rPr>
                  <w:rFonts w:cs="Tahoma"/>
                  <w:szCs w:val="24"/>
                </w:rPr>
                <w:t>Certificate of Installation/ Verification</w:t>
              </w:r>
            </w:ins>
          </w:p>
        </w:tc>
        <w:tc>
          <w:tcPr>
            <w:tcW w:w="2700" w:type="dxa"/>
          </w:tcPr>
          <w:p w14:paraId="76BDCEAA" w14:textId="078792A5" w:rsidR="00451A89" w:rsidRDefault="00451A89" w:rsidP="00451A89">
            <w:pPr>
              <w:spacing w:before="0" w:after="0"/>
              <w:rPr>
                <w:ins w:id="5195" w:author="Author"/>
                <w:rFonts w:cs="Tahoma"/>
                <w:szCs w:val="24"/>
              </w:rPr>
            </w:pPr>
            <w:ins w:id="5196" w:author="Author">
              <w:r>
                <w:rPr>
                  <w:rFonts w:cs="Tahoma"/>
                  <w:szCs w:val="24"/>
                </w:rPr>
                <w:t>HERS Local Mechanical Exhaust</w:t>
              </w:r>
            </w:ins>
          </w:p>
        </w:tc>
        <w:tc>
          <w:tcPr>
            <w:tcW w:w="3060" w:type="dxa"/>
          </w:tcPr>
          <w:p w14:paraId="6AAE5880" w14:textId="77D89E4A" w:rsidR="00451A89" w:rsidRPr="0024633A" w:rsidRDefault="00451A89" w:rsidP="00451A89">
            <w:pPr>
              <w:spacing w:before="0" w:after="0"/>
              <w:rPr>
                <w:ins w:id="5197" w:author="Author"/>
                <w:rFonts w:cs="Tahoma"/>
                <w:szCs w:val="24"/>
              </w:rPr>
            </w:pPr>
            <w:ins w:id="5198" w:author="Author">
              <w:r w:rsidRPr="0024633A">
                <w:rPr>
                  <w:rFonts w:cs="Tahoma"/>
                  <w:szCs w:val="24"/>
                </w:rPr>
                <w:t xml:space="preserve">If the </w:t>
              </w:r>
              <w:r>
                <w:rPr>
                  <w:rFonts w:cs="Tahoma"/>
                  <w:szCs w:val="24"/>
                </w:rPr>
                <w:t>LMCC-MCH</w:t>
              </w:r>
              <w:r w:rsidRPr="0024633A">
                <w:rPr>
                  <w:rFonts w:cs="Tahoma"/>
                  <w:szCs w:val="24"/>
                </w:rPr>
                <w:t xml:space="preserve"> </w:t>
              </w:r>
            </w:ins>
            <w:ins w:id="5199" w:author="Alhabibi, Haider@Energy" w:date="2022-03-15T16:22:00Z">
              <w:r w:rsidR="00560C9C">
                <w:rPr>
                  <w:rFonts w:cs="Tahoma"/>
                  <w:szCs w:val="24"/>
                </w:rPr>
                <w:t>or LMCC-</w:t>
              </w:r>
            </w:ins>
            <w:ins w:id="5200" w:author="Alhabibi, Haider@Energy" w:date="2022-03-15T16:23:00Z">
              <w:r w:rsidR="00560C9C">
                <w:rPr>
                  <w:rFonts w:cs="Tahoma"/>
                  <w:szCs w:val="24"/>
                </w:rPr>
                <w:t xml:space="preserve">PRF </w:t>
              </w:r>
            </w:ins>
            <w:ins w:id="5201" w:author="Author">
              <w:r w:rsidRPr="0024633A">
                <w:rPr>
                  <w:rFonts w:cs="Tahoma"/>
                  <w:szCs w:val="24"/>
                </w:rPr>
                <w:t xml:space="preserve">specifies a </w:t>
              </w:r>
              <w:r>
                <w:rPr>
                  <w:rFonts w:cs="Tahoma"/>
                  <w:szCs w:val="24"/>
                </w:rPr>
                <w:t>LMCI-</w:t>
              </w:r>
              <w:r w:rsidRPr="0024633A">
                <w:rPr>
                  <w:rFonts w:cs="Tahoma"/>
                  <w:szCs w:val="24"/>
                </w:rPr>
                <w:t>MCH-</w:t>
              </w:r>
              <w:r>
                <w:rPr>
                  <w:rFonts w:cs="Tahoma"/>
                  <w:szCs w:val="24"/>
                </w:rPr>
                <w:t>32</w:t>
              </w:r>
              <w:r w:rsidRPr="0024633A">
                <w:rPr>
                  <w:rFonts w:cs="Tahoma"/>
                  <w:szCs w:val="24"/>
                </w:rPr>
                <w:t xml:space="preserve"> is required, then provide one MCH-</w:t>
              </w:r>
              <w:r>
                <w:rPr>
                  <w:rFonts w:cs="Tahoma"/>
                  <w:szCs w:val="24"/>
                </w:rPr>
                <w:t>32</w:t>
              </w:r>
              <w:r w:rsidRPr="0024633A">
                <w:rPr>
                  <w:rFonts w:cs="Tahoma"/>
                  <w:szCs w:val="24"/>
                </w:rPr>
                <w:t xml:space="preserve"> </w:t>
              </w:r>
              <w:r>
                <w:rPr>
                  <w:rFonts w:cs="Tahoma"/>
                  <w:szCs w:val="24"/>
                </w:rPr>
                <w:t>per kitchen.</w:t>
              </w:r>
            </w:ins>
          </w:p>
        </w:tc>
      </w:tr>
      <w:tr w:rsidR="00451A89" w14:paraId="119E8DBA" w14:textId="77777777" w:rsidTr="008839BA">
        <w:trPr>
          <w:ins w:id="5202" w:author="Author"/>
        </w:trPr>
        <w:tc>
          <w:tcPr>
            <w:tcW w:w="2785" w:type="dxa"/>
          </w:tcPr>
          <w:p w14:paraId="62484B86" w14:textId="77A33CB5" w:rsidR="00451A89" w:rsidRDefault="00451A89" w:rsidP="00451A89">
            <w:pPr>
              <w:spacing w:before="0" w:after="0"/>
              <w:rPr>
                <w:ins w:id="5203" w:author="Author"/>
                <w:rFonts w:cs="Tahoma"/>
              </w:rPr>
            </w:pPr>
            <w:ins w:id="5204" w:author="Author">
              <w:r>
                <w:rPr>
                  <w:rFonts w:cs="Tahoma"/>
                </w:rPr>
                <w:t>LMCI/LMCV-MCH-33-H</w:t>
              </w:r>
              <w:r>
                <w:rPr>
                  <w:rFonts w:cs="Tahoma"/>
                  <w:szCs w:val="24"/>
                </w:rPr>
                <w:t xml:space="preserve"> </w:t>
              </w:r>
            </w:ins>
          </w:p>
        </w:tc>
        <w:tc>
          <w:tcPr>
            <w:tcW w:w="1620" w:type="dxa"/>
          </w:tcPr>
          <w:p w14:paraId="0A863BC2" w14:textId="54D8720F" w:rsidR="00451A89" w:rsidRDefault="00451A89" w:rsidP="00451A89">
            <w:pPr>
              <w:spacing w:before="0" w:after="0"/>
              <w:rPr>
                <w:ins w:id="5205" w:author="Author"/>
                <w:rFonts w:cs="Tahoma"/>
                <w:szCs w:val="24"/>
              </w:rPr>
            </w:pPr>
            <w:ins w:id="5206" w:author="Author">
              <w:r w:rsidRPr="002F62A7">
                <w:rPr>
                  <w:rFonts w:cs="Tahoma"/>
                  <w:szCs w:val="24"/>
                </w:rPr>
                <w:t>Certificate of Installation/ Verification</w:t>
              </w:r>
            </w:ins>
          </w:p>
        </w:tc>
        <w:tc>
          <w:tcPr>
            <w:tcW w:w="2700" w:type="dxa"/>
          </w:tcPr>
          <w:p w14:paraId="5AAF406A" w14:textId="797947C1" w:rsidR="00451A89" w:rsidRDefault="00451A89" w:rsidP="00451A89">
            <w:pPr>
              <w:spacing w:before="0" w:after="0"/>
              <w:rPr>
                <w:ins w:id="5207" w:author="Author"/>
                <w:rFonts w:cs="Tahoma"/>
                <w:szCs w:val="24"/>
              </w:rPr>
            </w:pPr>
            <w:ins w:id="5208" w:author="Author">
              <w:r>
                <w:rPr>
                  <w:rFonts w:cs="Tahoma"/>
                  <w:szCs w:val="24"/>
                </w:rPr>
                <w:t xml:space="preserve">HERS </w:t>
              </w:r>
              <w:r w:rsidRPr="0024633A">
                <w:rPr>
                  <w:rFonts w:cs="Tahoma"/>
                  <w:szCs w:val="24"/>
                </w:rPr>
                <w:t>VCHP Compliance Credit</w:t>
              </w:r>
            </w:ins>
          </w:p>
        </w:tc>
        <w:tc>
          <w:tcPr>
            <w:tcW w:w="3060" w:type="dxa"/>
          </w:tcPr>
          <w:p w14:paraId="10471287" w14:textId="73462023" w:rsidR="00451A89" w:rsidRPr="0024633A" w:rsidRDefault="00451A89" w:rsidP="00451A89">
            <w:pPr>
              <w:spacing w:before="0" w:after="0"/>
              <w:rPr>
                <w:ins w:id="5209" w:author="Author"/>
                <w:rFonts w:cs="Tahoma"/>
                <w:szCs w:val="24"/>
              </w:rPr>
            </w:pPr>
            <w:ins w:id="5210" w:author="Author">
              <w:r w:rsidRPr="0024633A">
                <w:rPr>
                  <w:rFonts w:cs="Tahoma"/>
                  <w:szCs w:val="24"/>
                </w:rPr>
                <w:t xml:space="preserve">If the </w:t>
              </w:r>
              <w:del w:id="5211" w:author="Alhabibi, Haider@Energy" w:date="2022-03-15T16:24:00Z">
                <w:r>
                  <w:rPr>
                    <w:rFonts w:cs="Tahoma"/>
                    <w:szCs w:val="24"/>
                  </w:rPr>
                  <w:delText>LMCC-MCH</w:delText>
                </w:r>
                <w:r w:rsidRPr="0024633A">
                  <w:rPr>
                    <w:rFonts w:cs="Tahoma"/>
                    <w:szCs w:val="24"/>
                  </w:rPr>
                  <w:delText xml:space="preserve"> </w:delText>
                </w:r>
              </w:del>
            </w:ins>
            <w:ins w:id="5212" w:author="Alhabibi, Haider@Energy" w:date="2022-03-15T16:24:00Z">
              <w:r w:rsidR="002B1A81">
                <w:rPr>
                  <w:rFonts w:cs="Tahoma"/>
                  <w:szCs w:val="24"/>
                </w:rPr>
                <w:t xml:space="preserve">LMCC-PRF </w:t>
              </w:r>
            </w:ins>
            <w:ins w:id="5213" w:author="Author">
              <w:r w:rsidRPr="0024633A">
                <w:rPr>
                  <w:rFonts w:cs="Tahoma"/>
                  <w:szCs w:val="24"/>
                </w:rPr>
                <w:t xml:space="preserve">specifies a </w:t>
              </w:r>
              <w:r>
                <w:rPr>
                  <w:rFonts w:cs="Tahoma"/>
                  <w:szCs w:val="24"/>
                </w:rPr>
                <w:t>LMCI-</w:t>
              </w:r>
              <w:r w:rsidRPr="0024633A">
                <w:rPr>
                  <w:rFonts w:cs="Tahoma"/>
                  <w:szCs w:val="24"/>
                </w:rPr>
                <w:t>MCH-</w:t>
              </w:r>
              <w:r>
                <w:rPr>
                  <w:rFonts w:cs="Tahoma"/>
                  <w:szCs w:val="24"/>
                </w:rPr>
                <w:t>33</w:t>
              </w:r>
              <w:r w:rsidRPr="0024633A">
                <w:rPr>
                  <w:rFonts w:cs="Tahoma"/>
                  <w:szCs w:val="24"/>
                </w:rPr>
                <w:t xml:space="preserve"> is required, then provide one MCH-</w:t>
              </w:r>
              <w:r>
                <w:rPr>
                  <w:rFonts w:cs="Tahoma"/>
                  <w:szCs w:val="24"/>
                </w:rPr>
                <w:t>33</w:t>
              </w:r>
              <w:r w:rsidRPr="0024633A">
                <w:rPr>
                  <w:rFonts w:cs="Tahoma"/>
                  <w:szCs w:val="24"/>
                </w:rPr>
                <w:t xml:space="preserve"> </w:t>
              </w:r>
              <w:r>
                <w:rPr>
                  <w:rFonts w:cs="Tahoma"/>
                  <w:szCs w:val="24"/>
                </w:rPr>
                <w:t xml:space="preserve">per </w:t>
              </w:r>
              <w:r w:rsidRPr="0024633A">
                <w:rPr>
                  <w:rFonts w:cs="Tahoma"/>
                  <w:szCs w:val="24"/>
                </w:rPr>
                <w:t>VCHP system installed</w:t>
              </w:r>
              <w:r>
                <w:rPr>
                  <w:rFonts w:cs="Tahoma"/>
                  <w:szCs w:val="24"/>
                </w:rPr>
                <w:t>.</w:t>
              </w:r>
            </w:ins>
          </w:p>
        </w:tc>
      </w:tr>
      <w:tr w:rsidR="00A01D59" w:rsidDel="00213908" w14:paraId="426C8DB1" w14:textId="7E8E9FC6" w:rsidTr="008839BA">
        <w:trPr>
          <w:ins w:id="5214" w:author="Haider Alhabibi" w:date="2022-02-16T12:46:00Z"/>
          <w:del w:id="5215" w:author="Alhabibi, Haider@Energy" w:date="2022-03-16T18:57:00Z"/>
        </w:trPr>
        <w:tc>
          <w:tcPr>
            <w:tcW w:w="2785" w:type="dxa"/>
          </w:tcPr>
          <w:p w14:paraId="2D99BB5C" w14:textId="52A92B23" w:rsidR="00A01D59" w:rsidDel="00213908" w:rsidRDefault="00A01D59" w:rsidP="00A01D59">
            <w:pPr>
              <w:spacing w:after="0"/>
              <w:rPr>
                <w:ins w:id="5216" w:author="Haider Alhabibi" w:date="2022-02-16T12:46:00Z"/>
                <w:del w:id="5217" w:author="Alhabibi, Haider@Energy" w:date="2022-03-16T18:57:00Z"/>
                <w:rFonts w:cs="Tahoma"/>
                <w:szCs w:val="24"/>
              </w:rPr>
            </w:pPr>
            <w:ins w:id="5218" w:author="Haider Alhabibi" w:date="2022-02-16T12:46:00Z">
              <w:del w:id="5219" w:author="Alhabibi, Haider@Energy" w:date="2022-03-16T18:57:00Z">
                <w:r w:rsidDel="00213908">
                  <w:rPr>
                    <w:rFonts w:cs="Tahoma"/>
                    <w:szCs w:val="24"/>
                  </w:rPr>
                  <w:delText>LMCI-PLB-E</w:delText>
                </w:r>
              </w:del>
            </w:ins>
          </w:p>
        </w:tc>
        <w:tc>
          <w:tcPr>
            <w:tcW w:w="1620" w:type="dxa"/>
          </w:tcPr>
          <w:p w14:paraId="7DB591CF" w14:textId="03745621" w:rsidR="00A01D59" w:rsidDel="00213908" w:rsidRDefault="00A01D59" w:rsidP="00A01D59">
            <w:pPr>
              <w:spacing w:after="0"/>
              <w:rPr>
                <w:ins w:id="5220" w:author="Haider Alhabibi" w:date="2022-02-16T12:46:00Z"/>
                <w:del w:id="5221" w:author="Alhabibi, Haider@Energy" w:date="2022-03-16T18:57:00Z"/>
                <w:rFonts w:cs="Tahoma"/>
                <w:szCs w:val="24"/>
              </w:rPr>
            </w:pPr>
            <w:ins w:id="5222" w:author="Haider Alhabibi" w:date="2022-02-16T12:46:00Z">
              <w:del w:id="5223" w:author="Alhabibi, Haider@Energy" w:date="2022-03-16T18:57:00Z">
                <w:r w:rsidRPr="002F62A7" w:rsidDel="00213908">
                  <w:rPr>
                    <w:rFonts w:cs="Tahoma"/>
                    <w:szCs w:val="24"/>
                  </w:rPr>
                  <w:delText>Certificate of Installation</w:delText>
                </w:r>
              </w:del>
            </w:ins>
          </w:p>
        </w:tc>
        <w:tc>
          <w:tcPr>
            <w:tcW w:w="2700" w:type="dxa"/>
          </w:tcPr>
          <w:p w14:paraId="39A7A6CA" w14:textId="529EC09E" w:rsidR="00A01D59" w:rsidDel="00213908" w:rsidRDefault="00A01D59" w:rsidP="00A01D59">
            <w:pPr>
              <w:spacing w:after="0"/>
              <w:rPr>
                <w:ins w:id="5224" w:author="Haider Alhabibi" w:date="2022-02-16T12:46:00Z"/>
                <w:del w:id="5225" w:author="Alhabibi, Haider@Energy" w:date="2022-03-16T18:57:00Z"/>
                <w:rFonts w:cs="Tahoma"/>
                <w:szCs w:val="24"/>
              </w:rPr>
            </w:pPr>
            <w:ins w:id="5226" w:author="Haider Alhabibi" w:date="2022-02-16T12:46:00Z">
              <w:del w:id="5227" w:author="Alhabibi, Haider@Energy" w:date="2022-03-16T18:57:00Z">
                <w:r w:rsidDel="00213908">
                  <w:rPr>
                    <w:rFonts w:cs="Tahoma"/>
                    <w:szCs w:val="24"/>
                  </w:rPr>
                  <w:delText>Plumbing</w:delText>
                </w:r>
              </w:del>
            </w:ins>
          </w:p>
        </w:tc>
        <w:tc>
          <w:tcPr>
            <w:tcW w:w="3060" w:type="dxa"/>
          </w:tcPr>
          <w:p w14:paraId="6FB65F22" w14:textId="4FB56FCB" w:rsidR="00A01D59" w:rsidDel="00213908" w:rsidRDefault="00E21DDD" w:rsidP="00A01D59">
            <w:pPr>
              <w:spacing w:after="0"/>
              <w:rPr>
                <w:ins w:id="5228" w:author="Haider Alhabibi" w:date="2022-02-16T12:46:00Z"/>
                <w:del w:id="5229" w:author="Alhabibi, Haider@Energy" w:date="2022-03-16T18:57:00Z"/>
                <w:rFonts w:cs="Tahoma"/>
                <w:szCs w:val="24"/>
              </w:rPr>
            </w:pPr>
            <w:ins w:id="5230" w:author="Haider Alhabibi" w:date="2022-02-16T18:29:00Z">
              <w:del w:id="5231" w:author="Alhabibi, Haider@Energy" w:date="2022-03-16T18:57:00Z">
                <w:r w:rsidDel="00213908">
                  <w:rPr>
                    <w:rFonts w:cs="Tahoma"/>
                    <w:szCs w:val="24"/>
                  </w:rPr>
                  <w:delText>If the LMCC-</w:delText>
                </w:r>
              </w:del>
            </w:ins>
            <w:ins w:id="5232" w:author="Haider Alhabibi" w:date="2022-02-16T18:30:00Z">
              <w:del w:id="5233" w:author="Alhabibi, Haider@Energy" w:date="2022-03-16T18:57:00Z">
                <w:r w:rsidDel="00213908">
                  <w:rPr>
                    <w:rFonts w:cs="Tahoma"/>
                    <w:szCs w:val="24"/>
                  </w:rPr>
                  <w:delText>PLB</w:delText>
                </w:r>
              </w:del>
            </w:ins>
            <w:ins w:id="5234" w:author="Haider Alhabibi" w:date="2022-02-16T18:29:00Z">
              <w:del w:id="5235" w:author="Alhabibi, Haider@Energy" w:date="2022-03-16T18:57:00Z">
                <w:r w:rsidDel="00213908">
                  <w:rPr>
                    <w:rFonts w:cs="Tahoma"/>
                    <w:szCs w:val="24"/>
                  </w:rPr>
                  <w:delText xml:space="preserve"> is completed, then r</w:delText>
                </w:r>
                <w:r w:rsidRPr="0024633A" w:rsidDel="00213908">
                  <w:rPr>
                    <w:rFonts w:cs="Tahoma"/>
                    <w:szCs w:val="24"/>
                  </w:rPr>
                  <w:delText xml:space="preserve">equire one </w:delText>
                </w:r>
                <w:r w:rsidDel="00213908">
                  <w:rPr>
                    <w:rFonts w:cs="Tahoma"/>
                    <w:szCs w:val="24"/>
                  </w:rPr>
                  <w:delText>LMCI-</w:delText>
                </w:r>
              </w:del>
            </w:ins>
            <w:ins w:id="5236" w:author="Haider Alhabibi" w:date="2022-02-16T18:30:00Z">
              <w:del w:id="5237" w:author="Alhabibi, Haider@Energy" w:date="2022-03-16T18:57:00Z">
                <w:r w:rsidDel="00213908">
                  <w:rPr>
                    <w:rFonts w:cs="Tahoma"/>
                    <w:szCs w:val="24"/>
                  </w:rPr>
                  <w:delText>PLB</w:delText>
                </w:r>
              </w:del>
            </w:ins>
            <w:ins w:id="5238" w:author="Haider Alhabibi" w:date="2022-02-16T18:29:00Z">
              <w:del w:id="5239" w:author="Alhabibi, Haider@Energy" w:date="2022-03-16T18:57:00Z">
                <w:r w:rsidRPr="0024633A" w:rsidDel="00213908">
                  <w:rPr>
                    <w:rFonts w:cs="Tahoma"/>
                    <w:szCs w:val="24"/>
                  </w:rPr>
                  <w:delText xml:space="preserve"> </w:delText>
                </w:r>
                <w:r w:rsidDel="00213908">
                  <w:rPr>
                    <w:rFonts w:cs="Tahoma"/>
                    <w:szCs w:val="24"/>
                  </w:rPr>
                  <w:delText>for the</w:delText>
                </w:r>
                <w:r w:rsidRPr="0024633A" w:rsidDel="00213908">
                  <w:rPr>
                    <w:rFonts w:cs="Tahoma"/>
                    <w:szCs w:val="24"/>
                  </w:rPr>
                  <w:delText xml:space="preserve"> building.</w:delText>
                </w:r>
              </w:del>
            </w:ins>
          </w:p>
        </w:tc>
      </w:tr>
      <w:tr w:rsidR="00A01D59" w14:paraId="22039484" w14:textId="77777777" w:rsidTr="008839BA">
        <w:trPr>
          <w:ins w:id="5240" w:author="Haider Alhabibi" w:date="2022-02-16T12:46:00Z"/>
        </w:trPr>
        <w:tc>
          <w:tcPr>
            <w:tcW w:w="2785" w:type="dxa"/>
          </w:tcPr>
          <w:p w14:paraId="5984A055" w14:textId="77777777" w:rsidR="00A01D59" w:rsidRDefault="00A01D59" w:rsidP="00A01D59">
            <w:pPr>
              <w:spacing w:after="0"/>
              <w:rPr>
                <w:ins w:id="5241" w:author="Haider Alhabibi" w:date="2022-02-16T12:46:00Z"/>
                <w:rFonts w:cs="Tahoma"/>
                <w:szCs w:val="24"/>
              </w:rPr>
            </w:pPr>
            <w:ins w:id="5242" w:author="Haider Alhabibi" w:date="2022-02-16T12:46:00Z">
              <w:r>
                <w:rPr>
                  <w:rFonts w:cs="Tahoma"/>
                  <w:szCs w:val="24"/>
                </w:rPr>
                <w:t>LMCI-PLB-01-E</w:t>
              </w:r>
            </w:ins>
          </w:p>
        </w:tc>
        <w:tc>
          <w:tcPr>
            <w:tcW w:w="1620" w:type="dxa"/>
          </w:tcPr>
          <w:p w14:paraId="5007BF56" w14:textId="77777777" w:rsidR="00A01D59" w:rsidRPr="002F62A7" w:rsidRDefault="00A01D59" w:rsidP="00A01D59">
            <w:pPr>
              <w:spacing w:after="0"/>
              <w:rPr>
                <w:ins w:id="5243" w:author="Haider Alhabibi" w:date="2022-02-16T12:46:00Z"/>
                <w:rFonts w:cs="Tahoma"/>
                <w:szCs w:val="24"/>
              </w:rPr>
            </w:pPr>
            <w:ins w:id="5244" w:author="Haider Alhabibi" w:date="2022-02-16T12:46:00Z">
              <w:r w:rsidRPr="002F62A7">
                <w:rPr>
                  <w:rFonts w:cs="Tahoma"/>
                  <w:szCs w:val="24"/>
                </w:rPr>
                <w:t>Certificate of Installation</w:t>
              </w:r>
            </w:ins>
          </w:p>
        </w:tc>
        <w:tc>
          <w:tcPr>
            <w:tcW w:w="2700" w:type="dxa"/>
          </w:tcPr>
          <w:p w14:paraId="544413A4" w14:textId="5B96D4CB" w:rsidR="00A01D59" w:rsidRDefault="00A01D59" w:rsidP="00A01D59">
            <w:pPr>
              <w:spacing w:after="0"/>
              <w:rPr>
                <w:ins w:id="5245" w:author="Haider Alhabibi" w:date="2022-02-16T12:46:00Z"/>
                <w:rFonts w:cs="Tahoma"/>
                <w:szCs w:val="24"/>
              </w:rPr>
            </w:pPr>
            <w:ins w:id="5246" w:author="Haider Alhabibi" w:date="2022-02-16T12:47:00Z">
              <w:r w:rsidRPr="00140655">
                <w:rPr>
                  <w:rFonts w:cs="Tahoma"/>
                  <w:szCs w:val="24"/>
                </w:rPr>
                <w:t>Multifamily</w:t>
              </w:r>
            </w:ins>
            <w:ins w:id="5247" w:author="Haider Alhabibi" w:date="2022-02-16T12:48:00Z">
              <w:r>
                <w:rPr>
                  <w:rFonts w:cs="Tahoma"/>
                  <w:szCs w:val="24"/>
                </w:rPr>
                <w:t xml:space="preserve"> </w:t>
              </w:r>
            </w:ins>
            <w:ins w:id="5248" w:author="Haider Alhabibi" w:date="2022-02-16T12:47:00Z">
              <w:r w:rsidRPr="00140655">
                <w:rPr>
                  <w:rFonts w:cs="Tahoma"/>
                  <w:szCs w:val="24"/>
                </w:rPr>
                <w:t>Central</w:t>
              </w:r>
            </w:ins>
            <w:ins w:id="5249" w:author="Haider Alhabibi" w:date="2022-02-16T12:48:00Z">
              <w:r>
                <w:rPr>
                  <w:rFonts w:cs="Tahoma"/>
                  <w:szCs w:val="24"/>
                </w:rPr>
                <w:t xml:space="preserve"> </w:t>
              </w:r>
            </w:ins>
            <w:ins w:id="5250" w:author="Haider Alhabibi" w:date="2022-02-16T12:47:00Z">
              <w:r w:rsidRPr="00140655">
                <w:rPr>
                  <w:rFonts w:cs="Tahoma"/>
                  <w:szCs w:val="24"/>
                </w:rPr>
                <w:t>Hot</w:t>
              </w:r>
            </w:ins>
            <w:ins w:id="5251" w:author="Haider Alhabibi" w:date="2022-02-16T12:48:00Z">
              <w:r>
                <w:rPr>
                  <w:rFonts w:cs="Tahoma"/>
                  <w:szCs w:val="24"/>
                </w:rPr>
                <w:t xml:space="preserve"> </w:t>
              </w:r>
            </w:ins>
            <w:ins w:id="5252" w:author="Haider Alhabibi" w:date="2022-02-16T12:47:00Z">
              <w:r w:rsidRPr="00140655">
                <w:rPr>
                  <w:rFonts w:cs="Tahoma"/>
                  <w:szCs w:val="24"/>
                </w:rPr>
                <w:t>Water</w:t>
              </w:r>
            </w:ins>
            <w:ins w:id="5253" w:author="Haider Alhabibi" w:date="2022-02-16T12:48:00Z">
              <w:r>
                <w:rPr>
                  <w:rFonts w:cs="Tahoma"/>
                  <w:szCs w:val="24"/>
                </w:rPr>
                <w:t xml:space="preserve"> </w:t>
              </w:r>
            </w:ins>
            <w:ins w:id="5254" w:author="Haider Alhabibi" w:date="2022-02-16T12:47:00Z">
              <w:r w:rsidRPr="00140655">
                <w:rPr>
                  <w:rFonts w:cs="Tahoma"/>
                  <w:szCs w:val="24"/>
                </w:rPr>
                <w:t>System</w:t>
              </w:r>
            </w:ins>
            <w:ins w:id="5255" w:author="Haider Alhabibi" w:date="2022-02-16T12:48:00Z">
              <w:r>
                <w:rPr>
                  <w:rFonts w:cs="Tahoma"/>
                  <w:szCs w:val="24"/>
                </w:rPr>
                <w:t xml:space="preserve"> </w:t>
              </w:r>
            </w:ins>
            <w:ins w:id="5256" w:author="Haider Alhabibi" w:date="2022-02-16T12:47:00Z">
              <w:r w:rsidRPr="00140655">
                <w:rPr>
                  <w:rFonts w:cs="Tahoma"/>
                  <w:szCs w:val="24"/>
                </w:rPr>
                <w:t>Distribution</w:t>
              </w:r>
            </w:ins>
            <w:ins w:id="5257" w:author="Haider Alhabibi" w:date="2022-02-16T12:48:00Z">
              <w:r>
                <w:rPr>
                  <w:rFonts w:cs="Tahoma"/>
                  <w:szCs w:val="24"/>
                </w:rPr>
                <w:t xml:space="preserve"> </w:t>
              </w:r>
            </w:ins>
            <w:ins w:id="5258" w:author="Haider Alhabibi" w:date="2022-02-16T12:51:00Z">
              <w:r w:rsidRPr="00342FCE">
                <w:t>(Non-HERS)</w:t>
              </w:r>
            </w:ins>
          </w:p>
        </w:tc>
        <w:tc>
          <w:tcPr>
            <w:tcW w:w="3060" w:type="dxa"/>
          </w:tcPr>
          <w:p w14:paraId="52B26CC5" w14:textId="4961F65E" w:rsidR="00A01D59" w:rsidRDefault="00137B41" w:rsidP="00A01D59">
            <w:pPr>
              <w:spacing w:after="0"/>
              <w:rPr>
                <w:ins w:id="5259" w:author="Haider Alhabibi" w:date="2022-02-16T12:46:00Z"/>
                <w:rFonts w:cs="Tahoma"/>
                <w:szCs w:val="24"/>
              </w:rPr>
            </w:pPr>
            <w:ins w:id="5260" w:author="Haider Alhabibi" w:date="2022-02-16T18:30:00Z">
              <w:r>
                <w:rPr>
                  <w:rFonts w:cs="Tahoma"/>
                  <w:szCs w:val="24"/>
                </w:rPr>
                <w:t>If the LMCC-</w:t>
              </w:r>
            </w:ins>
            <w:ins w:id="5261" w:author="Alhabibi, Haider@Energy" w:date="2022-03-15T16:27:00Z">
              <w:r w:rsidR="00AD1444">
                <w:rPr>
                  <w:rFonts w:cs="Tahoma"/>
                  <w:szCs w:val="24"/>
                </w:rPr>
                <w:t>PRF</w:t>
              </w:r>
            </w:ins>
            <w:ins w:id="5262" w:author="Haider Alhabibi" w:date="2022-02-16T18:30:00Z">
              <w:r>
                <w:rPr>
                  <w:rFonts w:cs="Tahoma"/>
                  <w:szCs w:val="24"/>
                </w:rPr>
                <w:t>PLB is completed, then r</w:t>
              </w:r>
              <w:r w:rsidRPr="0024633A">
                <w:rPr>
                  <w:rFonts w:cs="Tahoma"/>
                  <w:szCs w:val="24"/>
                </w:rPr>
                <w:t xml:space="preserve">equire one </w:t>
              </w:r>
              <w:r>
                <w:rPr>
                  <w:rFonts w:cs="Tahoma"/>
                  <w:szCs w:val="24"/>
                </w:rPr>
                <w:t>LMCI-PLB-01</w:t>
              </w:r>
              <w:r w:rsidRPr="0024633A">
                <w:rPr>
                  <w:rFonts w:cs="Tahoma"/>
                  <w:szCs w:val="24"/>
                </w:rPr>
                <w:t xml:space="preserve"> </w:t>
              </w:r>
              <w:r>
                <w:rPr>
                  <w:rFonts w:cs="Tahoma"/>
                  <w:szCs w:val="24"/>
                </w:rPr>
                <w:t>for the</w:t>
              </w:r>
              <w:r w:rsidRPr="0024633A">
                <w:rPr>
                  <w:rFonts w:cs="Tahoma"/>
                  <w:szCs w:val="24"/>
                </w:rPr>
                <w:t xml:space="preserve"> building.</w:t>
              </w:r>
            </w:ins>
          </w:p>
        </w:tc>
      </w:tr>
      <w:tr w:rsidR="00A01D59" w14:paraId="730992C8" w14:textId="77777777" w:rsidTr="008839BA">
        <w:trPr>
          <w:ins w:id="5263" w:author="Haider Alhabibi" w:date="2022-02-16T12:46:00Z"/>
        </w:trPr>
        <w:tc>
          <w:tcPr>
            <w:tcW w:w="2785" w:type="dxa"/>
          </w:tcPr>
          <w:p w14:paraId="7E654259" w14:textId="5549D2B1" w:rsidR="00A01D59" w:rsidRDefault="00A01D59" w:rsidP="00A01D59">
            <w:pPr>
              <w:spacing w:after="0"/>
              <w:rPr>
                <w:ins w:id="5264" w:author="Haider Alhabibi" w:date="2022-02-16T12:46:00Z"/>
                <w:rFonts w:cs="Tahoma"/>
                <w:szCs w:val="24"/>
              </w:rPr>
            </w:pPr>
            <w:ins w:id="5265" w:author="Haider Alhabibi" w:date="2022-02-16T12:46:00Z">
              <w:r>
                <w:rPr>
                  <w:rFonts w:cs="Tahoma"/>
                  <w:szCs w:val="24"/>
                </w:rPr>
                <w:t>LMCI-PLB-0</w:t>
              </w:r>
            </w:ins>
            <w:ins w:id="5266" w:author="Haider Alhabibi" w:date="2022-02-16T12:51:00Z">
              <w:r>
                <w:rPr>
                  <w:rFonts w:cs="Tahoma"/>
                  <w:szCs w:val="24"/>
                </w:rPr>
                <w:t>2</w:t>
              </w:r>
            </w:ins>
            <w:ins w:id="5267" w:author="Haider Alhabibi" w:date="2022-02-16T12:46:00Z">
              <w:r>
                <w:rPr>
                  <w:rFonts w:cs="Tahoma"/>
                  <w:szCs w:val="24"/>
                </w:rPr>
                <w:t>-E</w:t>
              </w:r>
            </w:ins>
          </w:p>
        </w:tc>
        <w:tc>
          <w:tcPr>
            <w:tcW w:w="1620" w:type="dxa"/>
          </w:tcPr>
          <w:p w14:paraId="0DAF4B98" w14:textId="77777777" w:rsidR="00A01D59" w:rsidRPr="002F62A7" w:rsidRDefault="00A01D59" w:rsidP="00A01D59">
            <w:pPr>
              <w:spacing w:after="0"/>
              <w:rPr>
                <w:ins w:id="5268" w:author="Haider Alhabibi" w:date="2022-02-16T12:46:00Z"/>
                <w:rFonts w:cs="Tahoma"/>
                <w:szCs w:val="24"/>
              </w:rPr>
            </w:pPr>
            <w:ins w:id="5269" w:author="Haider Alhabibi" w:date="2022-02-16T12:46:00Z">
              <w:r w:rsidRPr="002F62A7">
                <w:rPr>
                  <w:rFonts w:cs="Tahoma"/>
                  <w:szCs w:val="24"/>
                </w:rPr>
                <w:t>Certificate of Installation</w:t>
              </w:r>
            </w:ins>
          </w:p>
        </w:tc>
        <w:tc>
          <w:tcPr>
            <w:tcW w:w="2700" w:type="dxa"/>
          </w:tcPr>
          <w:p w14:paraId="18F3B20E" w14:textId="6F1F07E3" w:rsidR="00A01D59" w:rsidRDefault="00A01D59" w:rsidP="00A01D59">
            <w:pPr>
              <w:spacing w:after="0"/>
              <w:rPr>
                <w:ins w:id="5270" w:author="Haider Alhabibi" w:date="2022-02-16T12:46:00Z"/>
                <w:rFonts w:cs="Tahoma"/>
                <w:szCs w:val="24"/>
              </w:rPr>
            </w:pPr>
            <w:ins w:id="5271" w:author="Alhabibi, Haider@Energy" w:date="2022-02-16T12:51:00Z">
              <w:r w:rsidRPr="00342FCE">
                <w:t>Single</w:t>
              </w:r>
            </w:ins>
            <w:ins w:id="5272" w:author="Alhabibi, Haider@Energy" w:date="2022-03-18T17:28:00Z">
              <w:r w:rsidR="004A3B48">
                <w:t xml:space="preserve"> </w:t>
              </w:r>
            </w:ins>
            <w:ins w:id="5273" w:author="Haider Alhabibi" w:date="2022-03-07T13:41:00Z">
              <w:r w:rsidR="002E2EAC">
                <w:t>Individual</w:t>
              </w:r>
            </w:ins>
            <w:ins w:id="5274" w:author="Haider Alhabibi" w:date="2022-02-16T12:51:00Z">
              <w:r w:rsidRPr="00342FCE">
                <w:t xml:space="preserve"> Dwelling Unit Hot Water Distribution </w:t>
              </w:r>
              <w:r>
                <w:t xml:space="preserve">and </w:t>
              </w:r>
              <w:r w:rsidRPr="002B4454">
                <w:rPr>
                  <w:rFonts w:cs="Tahoma"/>
                  <w:szCs w:val="24"/>
                </w:rPr>
                <w:t>Heat Pump Water Heater</w:t>
              </w:r>
              <w:r>
                <w:rPr>
                  <w:rFonts w:cs="Tahoma"/>
                  <w:szCs w:val="24"/>
                </w:rPr>
                <w:t xml:space="preserve"> </w:t>
              </w:r>
              <w:r w:rsidRPr="00342FCE">
                <w:t>(Non-HERS)</w:t>
              </w:r>
            </w:ins>
          </w:p>
        </w:tc>
        <w:tc>
          <w:tcPr>
            <w:tcW w:w="3060" w:type="dxa"/>
          </w:tcPr>
          <w:p w14:paraId="58028087" w14:textId="04DCD4F5" w:rsidR="00A01D59" w:rsidRDefault="00137B41" w:rsidP="00A01D59">
            <w:pPr>
              <w:spacing w:after="0"/>
              <w:rPr>
                <w:ins w:id="5275" w:author="Haider Alhabibi" w:date="2022-02-16T12:46:00Z"/>
                <w:rFonts w:cs="Tahoma"/>
                <w:szCs w:val="24"/>
              </w:rPr>
            </w:pPr>
            <w:ins w:id="5276" w:author="Haider Alhabibi" w:date="2022-02-16T18:31:00Z">
              <w:r>
                <w:rPr>
                  <w:rFonts w:cs="Tahoma"/>
                  <w:szCs w:val="24"/>
                </w:rPr>
                <w:t>If the LMCC-</w:t>
              </w:r>
            </w:ins>
            <w:ins w:id="5277" w:author="Alhabibi, Haider@Energy" w:date="2022-03-15T16:27:00Z">
              <w:r w:rsidR="00AD1444">
                <w:rPr>
                  <w:rFonts w:cs="Tahoma"/>
                  <w:szCs w:val="24"/>
                </w:rPr>
                <w:t>PRF</w:t>
              </w:r>
            </w:ins>
            <w:ins w:id="5278" w:author="Alhabibi, Haider@Energy" w:date="2022-02-16T18:31:00Z">
              <w:r>
                <w:rPr>
                  <w:rFonts w:cs="Tahoma"/>
                  <w:szCs w:val="24"/>
                </w:rPr>
                <w:t xml:space="preserve"> </w:t>
              </w:r>
            </w:ins>
            <w:ins w:id="5279" w:author="Haider Alhabibi" w:date="2022-02-16T18:31:00Z">
              <w:r>
                <w:rPr>
                  <w:rFonts w:cs="Tahoma"/>
                  <w:szCs w:val="24"/>
                </w:rPr>
                <w:t>PLB is completed, then r</w:t>
              </w:r>
              <w:r w:rsidRPr="0024633A">
                <w:rPr>
                  <w:rFonts w:cs="Tahoma"/>
                  <w:szCs w:val="24"/>
                </w:rPr>
                <w:t xml:space="preserve">equire one </w:t>
              </w:r>
              <w:r>
                <w:rPr>
                  <w:rFonts w:cs="Tahoma"/>
                  <w:szCs w:val="24"/>
                </w:rPr>
                <w:t>LMCI-PLB-02</w:t>
              </w:r>
              <w:r w:rsidRPr="0024633A">
                <w:rPr>
                  <w:rFonts w:cs="Tahoma"/>
                  <w:szCs w:val="24"/>
                </w:rPr>
                <w:t xml:space="preserve"> </w:t>
              </w:r>
            </w:ins>
            <w:ins w:id="5280" w:author="Haider Alhabibi" w:date="2022-02-16T18:32:00Z">
              <w:r w:rsidR="00E045EF">
                <w:rPr>
                  <w:rFonts w:cs="Tahoma"/>
                  <w:szCs w:val="24"/>
                </w:rPr>
                <w:t>per dwelling unit.</w:t>
              </w:r>
            </w:ins>
          </w:p>
        </w:tc>
      </w:tr>
      <w:tr w:rsidR="00451A89" w14:paraId="193E0081" w14:textId="77777777" w:rsidTr="008839BA">
        <w:trPr>
          <w:ins w:id="5281" w:author="Author"/>
        </w:trPr>
        <w:tc>
          <w:tcPr>
            <w:tcW w:w="2785" w:type="dxa"/>
          </w:tcPr>
          <w:p w14:paraId="59FBFA6E" w14:textId="7159F86F" w:rsidR="00451A89" w:rsidRPr="009376CA" w:rsidRDefault="00451A89" w:rsidP="00451A89">
            <w:pPr>
              <w:spacing w:before="0" w:after="0"/>
              <w:rPr>
                <w:ins w:id="5282" w:author="Author"/>
                <w:rFonts w:cs="Tahoma"/>
                <w:szCs w:val="24"/>
              </w:rPr>
            </w:pPr>
            <w:ins w:id="5283" w:author="Author">
              <w:r w:rsidRPr="009376CA">
                <w:rPr>
                  <w:rFonts w:cs="Tahoma"/>
                  <w:szCs w:val="24"/>
                </w:rPr>
                <w:lastRenderedPageBreak/>
                <w:t>LMCI</w:t>
              </w:r>
              <w:r>
                <w:rPr>
                  <w:rFonts w:cs="Tahoma"/>
                  <w:szCs w:val="24"/>
                </w:rPr>
                <w:t>/LMCV</w:t>
              </w:r>
              <w:r w:rsidRPr="009376CA">
                <w:rPr>
                  <w:rFonts w:cs="Tahoma"/>
                  <w:szCs w:val="24"/>
                </w:rPr>
                <w:t>-PLB-</w:t>
              </w:r>
              <w:r>
                <w:rPr>
                  <w:rFonts w:cs="Tahoma"/>
                  <w:szCs w:val="24"/>
                </w:rPr>
                <w:t>21</w:t>
              </w:r>
              <w:r w:rsidRPr="009376CA">
                <w:rPr>
                  <w:rFonts w:cs="Tahoma"/>
                  <w:szCs w:val="24"/>
                </w:rPr>
                <w:t>-H</w:t>
              </w:r>
            </w:ins>
          </w:p>
        </w:tc>
        <w:tc>
          <w:tcPr>
            <w:tcW w:w="1620" w:type="dxa"/>
          </w:tcPr>
          <w:p w14:paraId="32C32FE5" w14:textId="065E43ED" w:rsidR="00451A89" w:rsidRPr="009376CA" w:rsidRDefault="00451A89" w:rsidP="00451A89">
            <w:pPr>
              <w:spacing w:before="0" w:after="0"/>
              <w:rPr>
                <w:ins w:id="5284" w:author="Author"/>
                <w:rFonts w:cs="Tahoma"/>
                <w:szCs w:val="24"/>
              </w:rPr>
            </w:pPr>
            <w:ins w:id="5285" w:author="Author">
              <w:r w:rsidRPr="002F62A7">
                <w:rPr>
                  <w:rFonts w:cs="Tahoma"/>
                  <w:szCs w:val="24"/>
                </w:rPr>
                <w:t>Certificate of Installation/ Verification</w:t>
              </w:r>
            </w:ins>
          </w:p>
        </w:tc>
        <w:tc>
          <w:tcPr>
            <w:tcW w:w="2700" w:type="dxa"/>
          </w:tcPr>
          <w:p w14:paraId="0511272E" w14:textId="2922A96F" w:rsidR="00451A89" w:rsidRPr="009376CA" w:rsidRDefault="00451A89" w:rsidP="00451A89">
            <w:pPr>
              <w:spacing w:before="0" w:after="0"/>
              <w:rPr>
                <w:ins w:id="5286" w:author="Author"/>
                <w:rFonts w:cs="Tahoma"/>
                <w:szCs w:val="24"/>
              </w:rPr>
            </w:pPr>
            <w:ins w:id="5287" w:author="Author">
              <w:r w:rsidRPr="009376CA">
                <w:rPr>
                  <w:rFonts w:cs="Tahoma"/>
                  <w:szCs w:val="24"/>
                </w:rPr>
                <w:t xml:space="preserve">HERS </w:t>
              </w:r>
              <w:r>
                <w:rPr>
                  <w:rFonts w:cs="Tahoma"/>
                  <w:szCs w:val="24"/>
                </w:rPr>
                <w:t xml:space="preserve">Central Hot </w:t>
              </w:r>
              <w:r w:rsidRPr="009376CA">
                <w:rPr>
                  <w:rFonts w:cs="Tahoma"/>
                  <w:szCs w:val="24"/>
                </w:rPr>
                <w:t xml:space="preserve">Water </w:t>
              </w:r>
              <w:r>
                <w:rPr>
                  <w:rFonts w:cs="Tahoma"/>
                  <w:szCs w:val="24"/>
                </w:rPr>
                <w:t>System Distribution</w:t>
              </w:r>
            </w:ins>
          </w:p>
        </w:tc>
        <w:tc>
          <w:tcPr>
            <w:tcW w:w="3060" w:type="dxa"/>
          </w:tcPr>
          <w:p w14:paraId="7E18D205" w14:textId="5B161963" w:rsidR="00451A89" w:rsidRPr="009376CA" w:rsidRDefault="00451A89" w:rsidP="00451A89">
            <w:pPr>
              <w:spacing w:before="0" w:after="0"/>
              <w:rPr>
                <w:ins w:id="5288" w:author="Author"/>
                <w:rFonts w:cs="Tahoma"/>
                <w:szCs w:val="24"/>
              </w:rPr>
            </w:pPr>
            <w:ins w:id="5289" w:author="Author">
              <w:r w:rsidRPr="009376CA">
                <w:rPr>
                  <w:rFonts w:cs="Tahoma"/>
                  <w:szCs w:val="24"/>
                </w:rPr>
                <w:t>If the LM</w:t>
              </w:r>
              <w:r>
                <w:rPr>
                  <w:rFonts w:cs="Tahoma"/>
                  <w:szCs w:val="24"/>
                </w:rPr>
                <w:t>CC-</w:t>
              </w:r>
              <w:del w:id="5290" w:author="Alhabibi, Haider@Energy" w:date="2022-03-15T16:25:00Z">
                <w:r>
                  <w:rPr>
                    <w:rFonts w:cs="Tahoma"/>
                    <w:szCs w:val="24"/>
                  </w:rPr>
                  <w:delText>PLB</w:delText>
                </w:r>
              </w:del>
            </w:ins>
            <w:proofErr w:type="gramStart"/>
            <w:ins w:id="5291" w:author="Alhabibi, Haider@Energy" w:date="2022-03-15T16:25:00Z">
              <w:r w:rsidR="00C418C7">
                <w:rPr>
                  <w:rFonts w:cs="Tahoma"/>
                  <w:szCs w:val="24"/>
                </w:rPr>
                <w:t>PRF</w:t>
              </w:r>
            </w:ins>
            <w:ins w:id="5292" w:author="Author">
              <w:r>
                <w:rPr>
                  <w:rFonts w:cs="Tahoma"/>
                  <w:szCs w:val="24"/>
                </w:rPr>
                <w:t xml:space="preserve">  specifies</w:t>
              </w:r>
              <w:proofErr w:type="gramEnd"/>
              <w:r>
                <w:rPr>
                  <w:rFonts w:cs="Tahoma"/>
                  <w:szCs w:val="24"/>
                </w:rPr>
                <w:t xml:space="preserve"> a LMCI-PLB-21 is required, then provide one PLB-21 for the building.</w:t>
              </w:r>
            </w:ins>
          </w:p>
        </w:tc>
      </w:tr>
      <w:tr w:rsidR="00451A89" w14:paraId="67614888" w14:textId="77777777" w:rsidTr="008839BA">
        <w:trPr>
          <w:ins w:id="5293" w:author="Author"/>
        </w:trPr>
        <w:tc>
          <w:tcPr>
            <w:tcW w:w="2785" w:type="dxa"/>
          </w:tcPr>
          <w:p w14:paraId="3762A88E" w14:textId="2774B990" w:rsidR="00451A89" w:rsidRPr="009376CA" w:rsidRDefault="00451A89" w:rsidP="00451A89">
            <w:pPr>
              <w:spacing w:before="0" w:after="0"/>
              <w:rPr>
                <w:ins w:id="5294" w:author="Author"/>
                <w:rFonts w:cs="Tahoma"/>
                <w:szCs w:val="24"/>
              </w:rPr>
            </w:pPr>
            <w:ins w:id="5295" w:author="Author">
              <w:r w:rsidRPr="009376CA">
                <w:rPr>
                  <w:rFonts w:cs="Tahoma"/>
                  <w:szCs w:val="24"/>
                </w:rPr>
                <w:t>LMCI</w:t>
              </w:r>
              <w:r>
                <w:rPr>
                  <w:rFonts w:cs="Tahoma"/>
                  <w:szCs w:val="24"/>
                </w:rPr>
                <w:t>/LMCV</w:t>
              </w:r>
              <w:r w:rsidRPr="009376CA">
                <w:rPr>
                  <w:rFonts w:cs="Tahoma"/>
                  <w:szCs w:val="24"/>
                </w:rPr>
                <w:t>-PLB-</w:t>
              </w:r>
              <w:r>
                <w:rPr>
                  <w:rFonts w:cs="Tahoma"/>
                  <w:szCs w:val="24"/>
                </w:rPr>
                <w:t>22</w:t>
              </w:r>
              <w:r w:rsidRPr="009376CA">
                <w:rPr>
                  <w:rFonts w:cs="Tahoma"/>
                  <w:szCs w:val="24"/>
                </w:rPr>
                <w:t>-H</w:t>
              </w:r>
            </w:ins>
          </w:p>
        </w:tc>
        <w:tc>
          <w:tcPr>
            <w:tcW w:w="1620" w:type="dxa"/>
          </w:tcPr>
          <w:p w14:paraId="5EE913EB" w14:textId="12D957EF" w:rsidR="00451A89" w:rsidRPr="009376CA" w:rsidRDefault="00451A89" w:rsidP="00451A89">
            <w:pPr>
              <w:spacing w:before="0" w:after="0"/>
              <w:rPr>
                <w:ins w:id="5296" w:author="Author"/>
                <w:rFonts w:cs="Tahoma"/>
                <w:szCs w:val="24"/>
              </w:rPr>
            </w:pPr>
            <w:ins w:id="5297" w:author="Author">
              <w:r w:rsidRPr="002F62A7">
                <w:rPr>
                  <w:rFonts w:cs="Tahoma"/>
                  <w:szCs w:val="24"/>
                </w:rPr>
                <w:t>Certificate of Installation/ Verification</w:t>
              </w:r>
            </w:ins>
          </w:p>
        </w:tc>
        <w:tc>
          <w:tcPr>
            <w:tcW w:w="2700" w:type="dxa"/>
          </w:tcPr>
          <w:p w14:paraId="2EAE1163" w14:textId="6BB43602" w:rsidR="00451A89" w:rsidRPr="009376CA" w:rsidRDefault="00451A89" w:rsidP="00451A89">
            <w:pPr>
              <w:spacing w:before="0" w:after="0"/>
              <w:rPr>
                <w:ins w:id="5298" w:author="Author"/>
                <w:rFonts w:cs="Tahoma"/>
                <w:szCs w:val="24"/>
              </w:rPr>
            </w:pPr>
            <w:ins w:id="5299" w:author="Author">
              <w:r w:rsidRPr="009376CA">
                <w:rPr>
                  <w:rFonts w:cs="Tahoma"/>
                  <w:szCs w:val="24"/>
                </w:rPr>
                <w:t xml:space="preserve">HERS </w:t>
              </w:r>
              <w:del w:id="5300" w:author="Haider Alhabibi" w:date="2022-03-07T13:45:00Z">
                <w:r>
                  <w:rPr>
                    <w:rFonts w:cs="Tahoma"/>
                    <w:szCs w:val="24"/>
                  </w:rPr>
                  <w:delText>Single</w:delText>
                </w:r>
              </w:del>
            </w:ins>
            <w:ins w:id="5301" w:author="Haider Alhabibi" w:date="2022-03-07T13:45:00Z">
              <w:r w:rsidR="00B330EE">
                <w:rPr>
                  <w:rFonts w:cs="Tahoma"/>
                  <w:szCs w:val="24"/>
                </w:rPr>
                <w:t>In</w:t>
              </w:r>
            </w:ins>
            <w:ins w:id="5302" w:author="Haider Alhabibi" w:date="2022-03-07T13:46:00Z">
              <w:r w:rsidR="000F2E44">
                <w:rPr>
                  <w:rFonts w:cs="Tahoma"/>
                  <w:szCs w:val="24"/>
                </w:rPr>
                <w:t>dividual</w:t>
              </w:r>
            </w:ins>
            <w:ins w:id="5303" w:author="Author">
              <w:r>
                <w:rPr>
                  <w:rFonts w:cs="Tahoma"/>
                  <w:szCs w:val="24"/>
                </w:rPr>
                <w:t xml:space="preserve"> Dwelling Unit Hot Water System Distribution</w:t>
              </w:r>
            </w:ins>
          </w:p>
        </w:tc>
        <w:tc>
          <w:tcPr>
            <w:tcW w:w="3060" w:type="dxa"/>
          </w:tcPr>
          <w:p w14:paraId="66DDD5D5" w14:textId="0DD1AFB1" w:rsidR="00451A89" w:rsidRPr="009376CA" w:rsidRDefault="00451A89" w:rsidP="00451A89">
            <w:pPr>
              <w:spacing w:before="0" w:after="0"/>
              <w:rPr>
                <w:ins w:id="5304" w:author="Author"/>
                <w:rFonts w:cs="Tahoma"/>
                <w:szCs w:val="24"/>
              </w:rPr>
            </w:pPr>
            <w:ins w:id="5305" w:author="Author">
              <w:r w:rsidRPr="009376CA">
                <w:rPr>
                  <w:rFonts w:cs="Tahoma"/>
                  <w:szCs w:val="24"/>
                </w:rPr>
                <w:t>If the LM</w:t>
              </w:r>
              <w:r>
                <w:rPr>
                  <w:rFonts w:cs="Tahoma"/>
                  <w:szCs w:val="24"/>
                </w:rPr>
                <w:t>CC-</w:t>
              </w:r>
              <w:del w:id="5306" w:author="Alhabibi, Haider@Energy" w:date="2022-03-15T16:25:00Z">
                <w:r>
                  <w:rPr>
                    <w:rFonts w:cs="Tahoma"/>
                    <w:szCs w:val="24"/>
                  </w:rPr>
                  <w:delText>PLB</w:delText>
                </w:r>
              </w:del>
            </w:ins>
            <w:proofErr w:type="gramStart"/>
            <w:ins w:id="5307" w:author="Alhabibi, Haider@Energy" w:date="2022-03-15T16:25:00Z">
              <w:r w:rsidR="00C418C7">
                <w:rPr>
                  <w:rFonts w:cs="Tahoma"/>
                  <w:szCs w:val="24"/>
                </w:rPr>
                <w:t>PRF</w:t>
              </w:r>
            </w:ins>
            <w:ins w:id="5308" w:author="Author">
              <w:r>
                <w:rPr>
                  <w:rFonts w:cs="Tahoma"/>
                  <w:szCs w:val="24"/>
                </w:rPr>
                <w:t xml:space="preserve">  specifies</w:t>
              </w:r>
              <w:proofErr w:type="gramEnd"/>
              <w:r>
                <w:rPr>
                  <w:rFonts w:cs="Tahoma"/>
                  <w:szCs w:val="24"/>
                </w:rPr>
                <w:t xml:space="preserve"> a LMCI-PLB-22 is required, then provide one PLB-22 per dwelling unit.</w:t>
              </w:r>
            </w:ins>
          </w:p>
        </w:tc>
      </w:tr>
      <w:tr w:rsidR="00555B47" w:rsidDel="006B6C86" w14:paraId="0F1D14A6" w14:textId="6F35EA0D" w:rsidTr="008839BA">
        <w:trPr>
          <w:ins w:id="5309" w:author="Author"/>
          <w:del w:id="5310" w:author="Alhabibi, Haider@Energy" w:date="2022-03-21T08:54:00Z"/>
        </w:trPr>
        <w:tc>
          <w:tcPr>
            <w:tcW w:w="2785" w:type="dxa"/>
          </w:tcPr>
          <w:p w14:paraId="2D112794" w14:textId="7D8E9332" w:rsidR="00555B47" w:rsidRPr="009376CA" w:rsidDel="006B6C86" w:rsidRDefault="00300B54" w:rsidP="00300B54">
            <w:pPr>
              <w:spacing w:before="0" w:after="0"/>
              <w:rPr>
                <w:ins w:id="5311" w:author="Author"/>
                <w:del w:id="5312" w:author="Alhabibi, Haider@Energy" w:date="2022-03-21T08:54:00Z"/>
                <w:rFonts w:cs="Tahoma"/>
                <w:szCs w:val="24"/>
              </w:rPr>
            </w:pPr>
            <w:ins w:id="5313" w:author="Author">
              <w:del w:id="5314" w:author="Alhabibi, Haider@Energy" w:date="2022-03-21T08:54:00Z">
                <w:r w:rsidDel="006B6C86">
                  <w:rPr>
                    <w:rFonts w:cs="Tahoma"/>
                    <w:szCs w:val="24"/>
                  </w:rPr>
                  <w:delText>LMCI-PRC-E</w:delText>
                </w:r>
              </w:del>
            </w:ins>
          </w:p>
        </w:tc>
        <w:tc>
          <w:tcPr>
            <w:tcW w:w="1620" w:type="dxa"/>
          </w:tcPr>
          <w:p w14:paraId="06282845" w14:textId="7D270204" w:rsidR="00555B47" w:rsidRPr="009376CA" w:rsidDel="006B6C86" w:rsidRDefault="00300B54" w:rsidP="00300B54">
            <w:pPr>
              <w:spacing w:before="0" w:after="0"/>
              <w:rPr>
                <w:ins w:id="5315" w:author="Author"/>
                <w:del w:id="5316" w:author="Alhabibi, Haider@Energy" w:date="2022-03-21T08:54:00Z"/>
                <w:rFonts w:cs="Tahoma"/>
                <w:szCs w:val="24"/>
              </w:rPr>
            </w:pPr>
            <w:ins w:id="5317" w:author="Author">
              <w:del w:id="5318" w:author="Alhabibi, Haider@Energy" w:date="2022-03-21T08:54:00Z">
                <w:r w:rsidDel="006B6C86">
                  <w:rPr>
                    <w:rFonts w:cs="Tahoma"/>
                    <w:szCs w:val="24"/>
                  </w:rPr>
                  <w:delText>Certificate of Installation</w:delText>
                </w:r>
              </w:del>
            </w:ins>
          </w:p>
        </w:tc>
        <w:tc>
          <w:tcPr>
            <w:tcW w:w="2700" w:type="dxa"/>
          </w:tcPr>
          <w:p w14:paraId="4D9D87D4" w14:textId="03CCEFDA" w:rsidR="00555B47" w:rsidRPr="009376CA" w:rsidDel="006B6C86" w:rsidRDefault="00300B54" w:rsidP="00300B54">
            <w:pPr>
              <w:spacing w:before="0" w:after="0"/>
              <w:rPr>
                <w:ins w:id="5319" w:author="Author"/>
                <w:del w:id="5320" w:author="Alhabibi, Haider@Energy" w:date="2022-03-21T08:54:00Z"/>
                <w:rFonts w:cs="Tahoma"/>
                <w:szCs w:val="24"/>
              </w:rPr>
            </w:pPr>
            <w:ins w:id="5321" w:author="Author">
              <w:del w:id="5322" w:author="Alhabibi, Haider@Energy" w:date="2022-03-21T08:54:00Z">
                <w:r w:rsidDel="006B6C86">
                  <w:rPr>
                    <w:rFonts w:cs="Tahoma"/>
                    <w:szCs w:val="24"/>
                  </w:rPr>
                  <w:delText>Process Systems</w:delText>
                </w:r>
              </w:del>
            </w:ins>
          </w:p>
        </w:tc>
        <w:tc>
          <w:tcPr>
            <w:tcW w:w="3060" w:type="dxa"/>
          </w:tcPr>
          <w:p w14:paraId="2F70A2AA" w14:textId="1F35D4EA" w:rsidR="00555B47" w:rsidDel="006B6C86" w:rsidRDefault="00300B54" w:rsidP="00300B54">
            <w:pPr>
              <w:spacing w:before="0" w:after="0"/>
              <w:rPr>
                <w:ins w:id="5323" w:author="Author"/>
                <w:del w:id="5324" w:author="Alhabibi, Haider@Energy" w:date="2022-03-21T08:54:00Z"/>
                <w:rFonts w:cs="Tahoma"/>
                <w:szCs w:val="24"/>
              </w:rPr>
            </w:pPr>
            <w:ins w:id="5325" w:author="Author">
              <w:del w:id="5326" w:author="Alhabibi, Haider@Energy" w:date="2022-03-21T08:54:00Z">
                <w:r w:rsidDel="006B6C86">
                  <w:rPr>
                    <w:rFonts w:cs="Tahoma"/>
                    <w:szCs w:val="24"/>
                  </w:rPr>
                  <w:delText>If the LMCC-PRC is completed, then r</w:delText>
                </w:r>
                <w:r w:rsidRPr="0024633A" w:rsidDel="006B6C86">
                  <w:rPr>
                    <w:rFonts w:cs="Tahoma"/>
                    <w:szCs w:val="24"/>
                  </w:rPr>
                  <w:delText xml:space="preserve">equire one </w:delText>
                </w:r>
                <w:r w:rsidDel="006B6C86">
                  <w:rPr>
                    <w:rFonts w:cs="Tahoma"/>
                    <w:szCs w:val="24"/>
                  </w:rPr>
                  <w:delText>LMCI-PRC</w:delText>
                </w:r>
                <w:r w:rsidRPr="0024633A" w:rsidDel="006B6C86">
                  <w:rPr>
                    <w:rFonts w:cs="Tahoma"/>
                    <w:szCs w:val="24"/>
                  </w:rPr>
                  <w:delText xml:space="preserve"> </w:delText>
                </w:r>
                <w:r w:rsidDel="006B6C86">
                  <w:rPr>
                    <w:rFonts w:cs="Tahoma"/>
                    <w:szCs w:val="24"/>
                  </w:rPr>
                  <w:delText>for the</w:delText>
                </w:r>
                <w:r w:rsidRPr="0024633A" w:rsidDel="006B6C86">
                  <w:rPr>
                    <w:rFonts w:cs="Tahoma"/>
                    <w:szCs w:val="24"/>
                  </w:rPr>
                  <w:delText xml:space="preserve"> building.</w:delText>
                </w:r>
              </w:del>
            </w:ins>
          </w:p>
        </w:tc>
      </w:tr>
      <w:tr w:rsidR="00451A89" w:rsidDel="006B6C86" w14:paraId="203CE5C2" w14:textId="64E12565" w:rsidTr="008839BA">
        <w:trPr>
          <w:ins w:id="5327" w:author="Author"/>
          <w:del w:id="5328" w:author="Alhabibi, Haider@Energy" w:date="2022-03-21T08:54:00Z"/>
        </w:trPr>
        <w:tc>
          <w:tcPr>
            <w:tcW w:w="2785" w:type="dxa"/>
          </w:tcPr>
          <w:p w14:paraId="22E4D79A" w14:textId="5AA1209B" w:rsidR="00451A89" w:rsidRPr="009376CA" w:rsidDel="006B6C86" w:rsidRDefault="00451A89" w:rsidP="00451A89">
            <w:pPr>
              <w:spacing w:before="0" w:after="0"/>
              <w:rPr>
                <w:ins w:id="5329" w:author="Author"/>
                <w:del w:id="5330" w:author="Alhabibi, Haider@Energy" w:date="2022-03-21T08:54:00Z"/>
                <w:rFonts w:cs="Tahoma"/>
                <w:szCs w:val="24"/>
              </w:rPr>
            </w:pPr>
            <w:ins w:id="5331" w:author="Author">
              <w:del w:id="5332" w:author="Alhabibi, Haider@Energy" w:date="2022-03-21T08:54:00Z">
                <w:r w:rsidRPr="009376CA" w:rsidDel="006B6C86">
                  <w:rPr>
                    <w:rFonts w:cs="Tahoma"/>
                    <w:szCs w:val="24"/>
                  </w:rPr>
                  <w:delText>LMCI-SAB-E</w:delText>
                </w:r>
              </w:del>
            </w:ins>
          </w:p>
        </w:tc>
        <w:tc>
          <w:tcPr>
            <w:tcW w:w="1620" w:type="dxa"/>
          </w:tcPr>
          <w:p w14:paraId="402FF959" w14:textId="63674CCC" w:rsidR="00451A89" w:rsidRPr="009376CA" w:rsidDel="006B6C86" w:rsidRDefault="00451A89" w:rsidP="00451A89">
            <w:pPr>
              <w:spacing w:before="0" w:after="0"/>
              <w:rPr>
                <w:ins w:id="5333" w:author="Author"/>
                <w:del w:id="5334" w:author="Alhabibi, Haider@Energy" w:date="2022-03-21T08:54:00Z"/>
                <w:rFonts w:cs="Tahoma"/>
                <w:szCs w:val="24"/>
              </w:rPr>
            </w:pPr>
            <w:ins w:id="5335" w:author="Author">
              <w:del w:id="5336" w:author="Alhabibi, Haider@Energy" w:date="2022-03-21T08:54:00Z">
                <w:r w:rsidRPr="009376CA" w:rsidDel="006B6C86">
                  <w:rPr>
                    <w:rFonts w:cs="Tahoma"/>
                    <w:szCs w:val="24"/>
                  </w:rPr>
                  <w:delText>Certificate of Installation</w:delText>
                </w:r>
              </w:del>
            </w:ins>
          </w:p>
        </w:tc>
        <w:tc>
          <w:tcPr>
            <w:tcW w:w="2700" w:type="dxa"/>
          </w:tcPr>
          <w:p w14:paraId="0B7DB356" w14:textId="7106D051" w:rsidR="00451A89" w:rsidRPr="009376CA" w:rsidDel="006B6C86" w:rsidRDefault="00451A89" w:rsidP="00451A89">
            <w:pPr>
              <w:spacing w:before="0" w:after="0"/>
              <w:rPr>
                <w:ins w:id="5337" w:author="Author"/>
                <w:del w:id="5338" w:author="Alhabibi, Haider@Energy" w:date="2022-03-21T08:54:00Z"/>
                <w:rFonts w:cs="Tahoma"/>
                <w:szCs w:val="24"/>
              </w:rPr>
            </w:pPr>
            <w:ins w:id="5339" w:author="Author">
              <w:del w:id="5340" w:author="Alhabibi, Haider@Energy" w:date="2022-03-21T08:54:00Z">
                <w:r w:rsidRPr="009376CA" w:rsidDel="006B6C86">
                  <w:rPr>
                    <w:rFonts w:cs="Tahoma"/>
                    <w:szCs w:val="24"/>
                  </w:rPr>
                  <w:delText>Solar Ready, Photovoltaic, and Battery Storage</w:delText>
                </w:r>
              </w:del>
            </w:ins>
          </w:p>
        </w:tc>
        <w:tc>
          <w:tcPr>
            <w:tcW w:w="3060" w:type="dxa"/>
          </w:tcPr>
          <w:p w14:paraId="7055A236" w14:textId="65FAE2F1" w:rsidR="00451A89" w:rsidRPr="009376CA" w:rsidDel="006B6C86" w:rsidRDefault="00451A89" w:rsidP="00451A89">
            <w:pPr>
              <w:spacing w:before="0" w:after="0"/>
              <w:rPr>
                <w:ins w:id="5341" w:author="Author"/>
                <w:del w:id="5342" w:author="Alhabibi, Haider@Energy" w:date="2022-03-21T08:54:00Z"/>
                <w:rFonts w:cs="Tahoma"/>
                <w:szCs w:val="24"/>
              </w:rPr>
            </w:pPr>
            <w:ins w:id="5343" w:author="Author">
              <w:del w:id="5344" w:author="Alhabibi, Haider@Energy" w:date="2022-03-21T08:54:00Z">
                <w:r w:rsidDel="006B6C86">
                  <w:rPr>
                    <w:rFonts w:cs="Tahoma"/>
                    <w:szCs w:val="24"/>
                  </w:rPr>
                  <w:delText>If the LMCC-SAB is completed, then r</w:delText>
                </w:r>
                <w:r w:rsidRPr="0024633A" w:rsidDel="006B6C86">
                  <w:rPr>
                    <w:rFonts w:cs="Tahoma"/>
                    <w:szCs w:val="24"/>
                  </w:rPr>
                  <w:delText xml:space="preserve">equire one </w:delText>
                </w:r>
                <w:r w:rsidDel="006B6C86">
                  <w:rPr>
                    <w:rFonts w:cs="Tahoma"/>
                    <w:szCs w:val="24"/>
                  </w:rPr>
                  <w:delText>LMCI-SAB</w:delText>
                </w:r>
                <w:r w:rsidRPr="0024633A" w:rsidDel="006B6C86">
                  <w:rPr>
                    <w:rFonts w:cs="Tahoma"/>
                    <w:szCs w:val="24"/>
                  </w:rPr>
                  <w:delText xml:space="preserve"> </w:delText>
                </w:r>
                <w:r w:rsidDel="006B6C86">
                  <w:rPr>
                    <w:rFonts w:cs="Tahoma"/>
                    <w:szCs w:val="24"/>
                  </w:rPr>
                  <w:delText>for the</w:delText>
                </w:r>
                <w:r w:rsidRPr="0024633A" w:rsidDel="006B6C86">
                  <w:rPr>
                    <w:rFonts w:cs="Tahoma"/>
                    <w:szCs w:val="24"/>
                  </w:rPr>
                  <w:delText xml:space="preserve"> building.</w:delText>
                </w:r>
              </w:del>
            </w:ins>
          </w:p>
        </w:tc>
      </w:tr>
      <w:tr w:rsidR="00F908FE" w:rsidDel="006B6C86" w14:paraId="368ED882" w14:textId="0C2A3DFA" w:rsidTr="008839BA">
        <w:trPr>
          <w:ins w:id="5345" w:author="Haider Alhabibi" w:date="2022-02-16T15:17:00Z"/>
          <w:del w:id="5346" w:author="Alhabibi, Haider@Energy" w:date="2022-03-21T08:54:00Z"/>
        </w:trPr>
        <w:tc>
          <w:tcPr>
            <w:tcW w:w="2785" w:type="dxa"/>
          </w:tcPr>
          <w:p w14:paraId="16D8E1C8" w14:textId="1A2C58B2" w:rsidR="00F908FE" w:rsidRPr="009376CA" w:rsidDel="006B6C86" w:rsidRDefault="00C86E08" w:rsidP="00A01D59">
            <w:pPr>
              <w:spacing w:after="0"/>
              <w:rPr>
                <w:ins w:id="5347" w:author="Haider Alhabibi" w:date="2022-02-16T15:17:00Z"/>
                <w:del w:id="5348" w:author="Alhabibi, Haider@Energy" w:date="2022-03-21T08:54:00Z"/>
                <w:rFonts w:cs="Tahoma"/>
                <w:szCs w:val="24"/>
              </w:rPr>
            </w:pPr>
            <w:ins w:id="5349" w:author="Haider Alhabibi" w:date="2022-02-16T15:18:00Z">
              <w:del w:id="5350" w:author="Alhabibi, Haider@Energy" w:date="2022-03-21T08:54:00Z">
                <w:r w:rsidDel="006B6C86">
                  <w:rPr>
                    <w:rFonts w:cs="Tahoma"/>
                    <w:szCs w:val="24"/>
                  </w:rPr>
                  <w:delText>LMCI-SRA-01-E</w:delText>
                </w:r>
              </w:del>
            </w:ins>
          </w:p>
        </w:tc>
        <w:tc>
          <w:tcPr>
            <w:tcW w:w="1620" w:type="dxa"/>
          </w:tcPr>
          <w:p w14:paraId="195A7A98" w14:textId="431E469A" w:rsidR="00F908FE" w:rsidRPr="009376CA" w:rsidDel="006B6C86" w:rsidRDefault="00C019EE" w:rsidP="00A01D59">
            <w:pPr>
              <w:spacing w:after="0"/>
              <w:rPr>
                <w:ins w:id="5351" w:author="Haider Alhabibi" w:date="2022-02-16T15:17:00Z"/>
                <w:del w:id="5352" w:author="Alhabibi, Haider@Energy" w:date="2022-03-21T08:54:00Z"/>
                <w:rFonts w:cs="Tahoma"/>
                <w:szCs w:val="24"/>
              </w:rPr>
            </w:pPr>
            <w:ins w:id="5353" w:author="Haider Alhabibi" w:date="2022-02-16T15:19:00Z">
              <w:del w:id="5354" w:author="Alhabibi, Haider@Energy" w:date="2022-03-21T08:54:00Z">
                <w:r w:rsidRPr="009376CA" w:rsidDel="006B6C86">
                  <w:rPr>
                    <w:rFonts w:cs="Tahoma"/>
                    <w:szCs w:val="24"/>
                  </w:rPr>
                  <w:delText>Certificate of Installation</w:delText>
                </w:r>
              </w:del>
            </w:ins>
          </w:p>
        </w:tc>
        <w:tc>
          <w:tcPr>
            <w:tcW w:w="2700" w:type="dxa"/>
          </w:tcPr>
          <w:p w14:paraId="3F1DD0E4" w14:textId="052162B9" w:rsidR="00F908FE" w:rsidRPr="009376CA" w:rsidDel="006B6C86" w:rsidRDefault="00A85990" w:rsidP="00A01D59">
            <w:pPr>
              <w:spacing w:after="0"/>
              <w:rPr>
                <w:ins w:id="5355" w:author="Haider Alhabibi" w:date="2022-02-16T15:17:00Z"/>
                <w:del w:id="5356" w:author="Alhabibi, Haider@Energy" w:date="2022-03-21T08:54:00Z"/>
                <w:rFonts w:cs="Tahoma"/>
                <w:szCs w:val="24"/>
              </w:rPr>
            </w:pPr>
            <w:ins w:id="5357" w:author="Haider Alhabibi" w:date="2022-02-17T12:10:00Z">
              <w:del w:id="5358" w:author="Alhabibi, Haider@Energy" w:date="2022-03-21T08:54:00Z">
                <w:r w:rsidRPr="00A85990" w:rsidDel="006B6C86">
                  <w:rPr>
                    <w:rFonts w:cs="Tahoma"/>
                    <w:szCs w:val="24"/>
                  </w:rPr>
                  <w:delText>Solar</w:delText>
                </w:r>
              </w:del>
            </w:ins>
            <w:ins w:id="5359" w:author="Haider Alhabibi" w:date="2022-02-17T12:11:00Z">
              <w:del w:id="5360" w:author="Alhabibi, Haider@Energy" w:date="2022-03-21T08:54:00Z">
                <w:r w:rsidR="00482DBA" w:rsidDel="006B6C86">
                  <w:rPr>
                    <w:rFonts w:cs="Tahoma"/>
                    <w:szCs w:val="24"/>
                  </w:rPr>
                  <w:delText xml:space="preserve"> </w:delText>
                </w:r>
              </w:del>
            </w:ins>
            <w:ins w:id="5361" w:author="Haider Alhabibi" w:date="2022-02-17T12:10:00Z">
              <w:del w:id="5362" w:author="Alhabibi, Haider@Energy" w:date="2022-03-21T08:54:00Z">
                <w:r w:rsidRPr="00A85990" w:rsidDel="006B6C86">
                  <w:rPr>
                    <w:rFonts w:cs="Tahoma"/>
                    <w:szCs w:val="24"/>
                  </w:rPr>
                  <w:delText>Readiness-New</w:delText>
                </w:r>
              </w:del>
            </w:ins>
            <w:ins w:id="5363" w:author="Haider Alhabibi" w:date="2022-02-17T12:11:00Z">
              <w:del w:id="5364" w:author="Alhabibi, Haider@Energy" w:date="2022-03-21T08:54:00Z">
                <w:r w:rsidR="00482DBA" w:rsidDel="006B6C86">
                  <w:rPr>
                    <w:rFonts w:cs="Tahoma"/>
                    <w:szCs w:val="24"/>
                  </w:rPr>
                  <w:delText xml:space="preserve"> </w:delText>
                </w:r>
              </w:del>
            </w:ins>
            <w:ins w:id="5365" w:author="Haider Alhabibi" w:date="2022-02-17T12:10:00Z">
              <w:del w:id="5366" w:author="Alhabibi, Haider@Energy" w:date="2022-03-21T08:54:00Z">
                <w:r w:rsidRPr="00A85990" w:rsidDel="006B6C86">
                  <w:rPr>
                    <w:rFonts w:cs="Tahoma"/>
                    <w:szCs w:val="24"/>
                  </w:rPr>
                  <w:delText>Construction</w:delText>
                </w:r>
              </w:del>
            </w:ins>
          </w:p>
        </w:tc>
        <w:tc>
          <w:tcPr>
            <w:tcW w:w="3060" w:type="dxa"/>
          </w:tcPr>
          <w:p w14:paraId="75E39317" w14:textId="1E826A07" w:rsidR="00F908FE" w:rsidDel="006B6C86" w:rsidRDefault="006F765E" w:rsidP="00A01D59">
            <w:pPr>
              <w:spacing w:after="0"/>
              <w:rPr>
                <w:ins w:id="5367" w:author="Haider Alhabibi" w:date="2022-02-16T15:17:00Z"/>
                <w:del w:id="5368" w:author="Alhabibi, Haider@Energy" w:date="2022-03-21T08:54:00Z"/>
                <w:rFonts w:cs="Tahoma"/>
                <w:szCs w:val="24"/>
              </w:rPr>
            </w:pPr>
            <w:ins w:id="5369" w:author="Armando Ramirez" w:date="2022-02-17T13:49:00Z">
              <w:del w:id="5370" w:author="Alhabibi, Haider@Energy" w:date="2022-03-21T08:54:00Z">
                <w:r w:rsidDel="006B6C86">
                  <w:rPr>
                    <w:rFonts w:cs="Tahoma"/>
                    <w:szCs w:val="24"/>
                  </w:rPr>
                  <w:delText>I</w:delText>
                </w:r>
              </w:del>
            </w:ins>
            <w:ins w:id="5371" w:author="Armando Ramirez" w:date="2022-02-17T13:50:00Z">
              <w:del w:id="5372" w:author="Alhabibi, Haider@Energy" w:date="2022-03-21T08:54:00Z">
                <w:r w:rsidDel="006B6C86">
                  <w:rPr>
                    <w:rFonts w:cs="Tahoma"/>
                    <w:szCs w:val="24"/>
                  </w:rPr>
                  <w:delText>f</w:delText>
                </w:r>
              </w:del>
            </w:ins>
            <w:ins w:id="5373" w:author="Armando Ramirez" w:date="2022-02-17T13:49:00Z">
              <w:del w:id="5374" w:author="Alhabibi, Haider@Energy" w:date="2022-03-21T08:54:00Z">
                <w:r w:rsidDel="006B6C86">
                  <w:rPr>
                    <w:rFonts w:cs="Tahoma"/>
                    <w:szCs w:val="24"/>
                  </w:rPr>
                  <w:delText xml:space="preserve"> required by the LMCI-SAB . . .</w:delText>
                </w:r>
              </w:del>
            </w:ins>
          </w:p>
        </w:tc>
      </w:tr>
      <w:tr w:rsidR="00C771FF" w:rsidDel="006B6C86" w14:paraId="527F2C17" w14:textId="065E6EE3" w:rsidTr="008839BA">
        <w:trPr>
          <w:ins w:id="5375" w:author="Haider Alhabibi" w:date="2022-02-16T15:17:00Z"/>
          <w:del w:id="5376" w:author="Alhabibi, Haider@Energy" w:date="2022-03-21T08:54:00Z"/>
        </w:trPr>
        <w:tc>
          <w:tcPr>
            <w:tcW w:w="2785" w:type="dxa"/>
          </w:tcPr>
          <w:p w14:paraId="12867AB1" w14:textId="07CAA2B1" w:rsidR="00C771FF" w:rsidRPr="009376CA" w:rsidDel="006B6C86" w:rsidRDefault="00C86E08" w:rsidP="00A01D59">
            <w:pPr>
              <w:spacing w:after="0"/>
              <w:rPr>
                <w:ins w:id="5377" w:author="Haider Alhabibi" w:date="2022-02-16T15:17:00Z"/>
                <w:del w:id="5378" w:author="Alhabibi, Haider@Energy" w:date="2022-03-21T08:54:00Z"/>
                <w:rFonts w:cs="Tahoma"/>
                <w:szCs w:val="24"/>
              </w:rPr>
            </w:pPr>
            <w:ins w:id="5379" w:author="Haider Alhabibi" w:date="2022-02-16T15:18:00Z">
              <w:del w:id="5380" w:author="Alhabibi, Haider@Energy" w:date="2022-03-21T08:54:00Z">
                <w:r w:rsidDel="006B6C86">
                  <w:rPr>
                    <w:rFonts w:cs="Tahoma"/>
                    <w:szCs w:val="24"/>
                  </w:rPr>
                  <w:delText>LMCI</w:delText>
                </w:r>
              </w:del>
            </w:ins>
            <w:ins w:id="5381" w:author="Haider Alhabibi" w:date="2022-02-16T15:19:00Z">
              <w:del w:id="5382" w:author="Alhabibi, Haider@Energy" w:date="2022-03-21T08:54:00Z">
                <w:r w:rsidDel="006B6C86">
                  <w:rPr>
                    <w:rFonts w:cs="Tahoma"/>
                    <w:szCs w:val="24"/>
                  </w:rPr>
                  <w:delText>-SR</w:delText>
                </w:r>
                <w:r w:rsidR="00C019EE" w:rsidDel="006B6C86">
                  <w:rPr>
                    <w:rFonts w:cs="Tahoma"/>
                    <w:szCs w:val="24"/>
                  </w:rPr>
                  <w:delText>A-02-E</w:delText>
                </w:r>
              </w:del>
            </w:ins>
          </w:p>
        </w:tc>
        <w:tc>
          <w:tcPr>
            <w:tcW w:w="1620" w:type="dxa"/>
          </w:tcPr>
          <w:p w14:paraId="4C1D96B7" w14:textId="5DF8A8F8" w:rsidR="00C771FF" w:rsidRPr="009376CA" w:rsidDel="006B6C86" w:rsidRDefault="00C019EE" w:rsidP="00A01D59">
            <w:pPr>
              <w:spacing w:after="0"/>
              <w:rPr>
                <w:ins w:id="5383" w:author="Haider Alhabibi" w:date="2022-02-16T15:17:00Z"/>
                <w:del w:id="5384" w:author="Alhabibi, Haider@Energy" w:date="2022-03-21T08:54:00Z"/>
                <w:rFonts w:cs="Tahoma"/>
                <w:szCs w:val="24"/>
              </w:rPr>
            </w:pPr>
            <w:ins w:id="5385" w:author="Haider Alhabibi" w:date="2022-02-16T15:19:00Z">
              <w:del w:id="5386" w:author="Alhabibi, Haider@Energy" w:date="2022-03-21T08:54:00Z">
                <w:r w:rsidRPr="009376CA" w:rsidDel="006B6C86">
                  <w:rPr>
                    <w:rFonts w:cs="Tahoma"/>
                    <w:szCs w:val="24"/>
                  </w:rPr>
                  <w:delText>Certificate of Installation</w:delText>
                </w:r>
              </w:del>
            </w:ins>
          </w:p>
        </w:tc>
        <w:tc>
          <w:tcPr>
            <w:tcW w:w="2700" w:type="dxa"/>
          </w:tcPr>
          <w:p w14:paraId="262BD016" w14:textId="75C078B9" w:rsidR="00C771FF" w:rsidRPr="009376CA" w:rsidDel="006B6C86" w:rsidRDefault="00482DBA" w:rsidP="00A01D59">
            <w:pPr>
              <w:spacing w:after="0"/>
              <w:rPr>
                <w:ins w:id="5387" w:author="Haider Alhabibi" w:date="2022-02-16T15:17:00Z"/>
                <w:del w:id="5388" w:author="Alhabibi, Haider@Energy" w:date="2022-03-21T08:54:00Z"/>
                <w:rFonts w:cs="Tahoma"/>
                <w:szCs w:val="24"/>
              </w:rPr>
            </w:pPr>
            <w:ins w:id="5389" w:author="Haider Alhabibi" w:date="2022-02-17T12:11:00Z">
              <w:del w:id="5390" w:author="Alhabibi, Haider@Energy" w:date="2022-03-21T08:54:00Z">
                <w:r w:rsidRPr="00482DBA" w:rsidDel="006B6C86">
                  <w:rPr>
                    <w:rFonts w:cs="Tahoma"/>
                    <w:szCs w:val="24"/>
                  </w:rPr>
                  <w:delText>Minimum</w:delText>
                </w:r>
                <w:r w:rsidDel="006B6C86">
                  <w:rPr>
                    <w:rFonts w:cs="Tahoma"/>
                    <w:szCs w:val="24"/>
                  </w:rPr>
                  <w:delText xml:space="preserve"> </w:delText>
                </w:r>
                <w:r w:rsidRPr="00482DBA" w:rsidDel="006B6C86">
                  <w:rPr>
                    <w:rFonts w:cs="Tahoma"/>
                    <w:szCs w:val="24"/>
                  </w:rPr>
                  <w:delText>Solar</w:delText>
                </w:r>
                <w:r w:rsidDel="006B6C86">
                  <w:rPr>
                    <w:rFonts w:cs="Tahoma"/>
                    <w:szCs w:val="24"/>
                  </w:rPr>
                  <w:delText xml:space="preserve"> </w:delText>
                </w:r>
                <w:r w:rsidRPr="00482DBA" w:rsidDel="006B6C86">
                  <w:rPr>
                    <w:rFonts w:cs="Tahoma"/>
                    <w:szCs w:val="24"/>
                  </w:rPr>
                  <w:delText>Zone</w:delText>
                </w:r>
                <w:r w:rsidDel="006B6C86">
                  <w:rPr>
                    <w:rFonts w:cs="Tahoma"/>
                    <w:szCs w:val="24"/>
                  </w:rPr>
                  <w:delText xml:space="preserve"> </w:delText>
                </w:r>
                <w:r w:rsidRPr="00482DBA" w:rsidDel="006B6C86">
                  <w:rPr>
                    <w:rFonts w:cs="Tahoma"/>
                    <w:szCs w:val="24"/>
                  </w:rPr>
                  <w:delText>Area</w:delText>
                </w:r>
                <w:r w:rsidDel="006B6C86">
                  <w:rPr>
                    <w:rFonts w:cs="Tahoma"/>
                    <w:szCs w:val="24"/>
                  </w:rPr>
                  <w:delText xml:space="preserve"> </w:delText>
                </w:r>
                <w:r w:rsidRPr="00482DBA" w:rsidDel="006B6C86">
                  <w:rPr>
                    <w:rFonts w:cs="Tahoma"/>
                    <w:szCs w:val="24"/>
                  </w:rPr>
                  <w:delText>Worksheet</w:delText>
                </w:r>
              </w:del>
            </w:ins>
          </w:p>
        </w:tc>
        <w:tc>
          <w:tcPr>
            <w:tcW w:w="3060" w:type="dxa"/>
          </w:tcPr>
          <w:p w14:paraId="79DA9B27" w14:textId="75EFAA1F" w:rsidR="00C771FF" w:rsidDel="006B6C86" w:rsidRDefault="008B77DD" w:rsidP="00A01D59">
            <w:pPr>
              <w:spacing w:after="0"/>
              <w:rPr>
                <w:ins w:id="5391" w:author="Haider Alhabibi" w:date="2022-02-16T15:17:00Z"/>
                <w:del w:id="5392" w:author="Alhabibi, Haider@Energy" w:date="2022-03-21T08:54:00Z"/>
                <w:rFonts w:cs="Tahoma"/>
                <w:szCs w:val="24"/>
              </w:rPr>
            </w:pPr>
            <w:ins w:id="5393" w:author="Armando Ramirez" w:date="2022-02-17T13:50:00Z">
              <w:del w:id="5394" w:author="Alhabibi, Haider@Energy" w:date="2022-03-21T08:54:00Z">
                <w:r w:rsidDel="006B6C86">
                  <w:rPr>
                    <w:rFonts w:cs="Tahoma"/>
                    <w:szCs w:val="24"/>
                  </w:rPr>
                  <w:delText>If required by the LMCI-SRA</w:delText>
                </w:r>
                <w:r w:rsidR="002611BE" w:rsidDel="006B6C86">
                  <w:rPr>
                    <w:rFonts w:cs="Tahoma"/>
                    <w:szCs w:val="24"/>
                  </w:rPr>
                  <w:delText>-01 . . .</w:delText>
                </w:r>
              </w:del>
            </w:ins>
          </w:p>
        </w:tc>
      </w:tr>
      <w:tr w:rsidR="00C771FF" w:rsidDel="00F43B2C" w14:paraId="4EE493EB" w14:textId="4EBA912B" w:rsidTr="008839BA">
        <w:trPr>
          <w:ins w:id="5395" w:author="Haider Alhabibi" w:date="2022-02-16T15:17:00Z"/>
          <w:del w:id="5396" w:author="Alhabibi, Haider@Energy" w:date="2022-03-21T08:57:00Z"/>
        </w:trPr>
        <w:tc>
          <w:tcPr>
            <w:tcW w:w="2785" w:type="dxa"/>
          </w:tcPr>
          <w:p w14:paraId="3A882594" w14:textId="00D2B440" w:rsidR="00C771FF" w:rsidRPr="009376CA" w:rsidDel="00F43B2C" w:rsidRDefault="00C019EE" w:rsidP="00A01D59">
            <w:pPr>
              <w:spacing w:after="0"/>
              <w:rPr>
                <w:ins w:id="5397" w:author="Haider Alhabibi" w:date="2022-02-16T15:17:00Z"/>
                <w:del w:id="5398" w:author="Alhabibi, Haider@Energy" w:date="2022-03-21T08:57:00Z"/>
                <w:rFonts w:cs="Tahoma"/>
                <w:szCs w:val="24"/>
              </w:rPr>
            </w:pPr>
            <w:ins w:id="5399" w:author="Haider Alhabibi" w:date="2022-02-16T15:19:00Z">
              <w:del w:id="5400" w:author="Alhabibi, Haider@Energy" w:date="2022-03-21T08:57:00Z">
                <w:r w:rsidDel="00F43B2C">
                  <w:rPr>
                    <w:rFonts w:cs="Tahoma"/>
                    <w:szCs w:val="24"/>
                  </w:rPr>
                  <w:delText>LMCI-STH-01-E</w:delText>
                </w:r>
              </w:del>
            </w:ins>
          </w:p>
        </w:tc>
        <w:tc>
          <w:tcPr>
            <w:tcW w:w="1620" w:type="dxa"/>
          </w:tcPr>
          <w:p w14:paraId="1416807A" w14:textId="4248DEF7" w:rsidR="00C771FF" w:rsidRPr="009376CA" w:rsidDel="00F43B2C" w:rsidRDefault="00C019EE" w:rsidP="00A01D59">
            <w:pPr>
              <w:spacing w:after="0"/>
              <w:rPr>
                <w:ins w:id="5401" w:author="Haider Alhabibi" w:date="2022-02-16T15:17:00Z"/>
                <w:del w:id="5402" w:author="Alhabibi, Haider@Energy" w:date="2022-03-21T08:57:00Z"/>
                <w:rFonts w:cs="Tahoma"/>
                <w:szCs w:val="24"/>
              </w:rPr>
            </w:pPr>
            <w:ins w:id="5403" w:author="Haider Alhabibi" w:date="2022-02-16T15:19:00Z">
              <w:del w:id="5404" w:author="Alhabibi, Haider@Energy" w:date="2022-03-21T08:57:00Z">
                <w:r w:rsidRPr="009376CA" w:rsidDel="00F43B2C">
                  <w:rPr>
                    <w:rFonts w:cs="Tahoma"/>
                    <w:szCs w:val="24"/>
                  </w:rPr>
                  <w:delText>Certificate of Installation</w:delText>
                </w:r>
              </w:del>
            </w:ins>
          </w:p>
        </w:tc>
        <w:tc>
          <w:tcPr>
            <w:tcW w:w="2700" w:type="dxa"/>
          </w:tcPr>
          <w:p w14:paraId="3E4B7667" w14:textId="4E873800" w:rsidR="00C771FF" w:rsidRPr="009376CA" w:rsidDel="00F43B2C" w:rsidRDefault="00A955AF" w:rsidP="00A01D59">
            <w:pPr>
              <w:spacing w:after="0"/>
              <w:rPr>
                <w:ins w:id="5405" w:author="Haider Alhabibi" w:date="2022-02-16T15:17:00Z"/>
                <w:del w:id="5406" w:author="Alhabibi, Haider@Energy" w:date="2022-03-21T08:57:00Z"/>
                <w:rFonts w:cs="Tahoma"/>
                <w:szCs w:val="24"/>
              </w:rPr>
            </w:pPr>
            <w:ins w:id="5407" w:author="Haider Alhabibi" w:date="2022-02-17T12:11:00Z">
              <w:del w:id="5408" w:author="Alhabibi, Haider@Energy" w:date="2022-03-21T08:57:00Z">
                <w:r w:rsidRPr="00A955AF" w:rsidDel="00F43B2C">
                  <w:rPr>
                    <w:rFonts w:cs="Tahoma"/>
                    <w:szCs w:val="24"/>
                  </w:rPr>
                  <w:delText>Solar</w:delText>
                </w:r>
                <w:r w:rsidDel="00F43B2C">
                  <w:rPr>
                    <w:rFonts w:cs="Tahoma"/>
                    <w:szCs w:val="24"/>
                  </w:rPr>
                  <w:delText xml:space="preserve"> </w:delText>
                </w:r>
                <w:r w:rsidRPr="00A955AF" w:rsidDel="00F43B2C">
                  <w:rPr>
                    <w:rFonts w:cs="Tahoma"/>
                    <w:szCs w:val="24"/>
                  </w:rPr>
                  <w:delText>Water</w:delText>
                </w:r>
                <w:r w:rsidDel="00F43B2C">
                  <w:rPr>
                    <w:rFonts w:cs="Tahoma"/>
                    <w:szCs w:val="24"/>
                  </w:rPr>
                  <w:delText xml:space="preserve"> </w:delText>
                </w:r>
                <w:r w:rsidRPr="00A955AF" w:rsidDel="00F43B2C">
                  <w:rPr>
                    <w:rFonts w:cs="Tahoma"/>
                    <w:szCs w:val="24"/>
                  </w:rPr>
                  <w:delText>Heating</w:delText>
                </w:r>
                <w:r w:rsidDel="00F43B2C">
                  <w:rPr>
                    <w:rFonts w:cs="Tahoma"/>
                    <w:szCs w:val="24"/>
                  </w:rPr>
                  <w:delText xml:space="preserve"> </w:delText>
                </w:r>
                <w:r w:rsidRPr="00A955AF" w:rsidDel="00F43B2C">
                  <w:rPr>
                    <w:rFonts w:cs="Tahoma"/>
                    <w:szCs w:val="24"/>
                  </w:rPr>
                  <w:delText>Systems</w:delText>
                </w:r>
              </w:del>
            </w:ins>
          </w:p>
        </w:tc>
        <w:tc>
          <w:tcPr>
            <w:tcW w:w="3060" w:type="dxa"/>
          </w:tcPr>
          <w:p w14:paraId="700A1C17" w14:textId="5036507C" w:rsidR="00C771FF" w:rsidDel="00F43B2C" w:rsidRDefault="007A295A" w:rsidP="00A01D59">
            <w:pPr>
              <w:spacing w:after="0"/>
              <w:rPr>
                <w:ins w:id="5409" w:author="Haider Alhabibi" w:date="2022-02-16T15:17:00Z"/>
                <w:del w:id="5410" w:author="Alhabibi, Haider@Energy" w:date="2022-03-21T08:57:00Z"/>
                <w:rFonts w:cs="Tahoma"/>
                <w:szCs w:val="24"/>
              </w:rPr>
            </w:pPr>
            <w:ins w:id="5411" w:author="Blair, Sally" w:date="2022-03-07T14:59:00Z">
              <w:del w:id="5412" w:author="Alhabibi, Haider@Energy" w:date="2022-03-21T08:57:00Z">
                <w:r w:rsidDel="00F43B2C">
                  <w:rPr>
                    <w:rFonts w:cs="Tahoma"/>
                    <w:szCs w:val="24"/>
                  </w:rPr>
                  <w:delText>If required by the LMCC-SAB</w:delText>
                </w:r>
              </w:del>
            </w:ins>
            <w:ins w:id="5413" w:author="Blair, Sally" w:date="2022-03-07T15:00:00Z">
              <w:del w:id="5414" w:author="Alhabibi, Haider@Energy" w:date="2022-03-21T08:57:00Z">
                <w:r w:rsidDel="00F43B2C">
                  <w:rPr>
                    <w:rFonts w:cs="Tahoma"/>
                    <w:szCs w:val="24"/>
                  </w:rPr>
                  <w:delText xml:space="preserve"> or LMCC-PRF</w:delText>
                </w:r>
              </w:del>
            </w:ins>
          </w:p>
        </w:tc>
      </w:tr>
    </w:tbl>
    <w:p w14:paraId="5429F2D7" w14:textId="77777777" w:rsidR="0016403A" w:rsidRDefault="0016403A" w:rsidP="002632A7">
      <w:pPr>
        <w:rPr>
          <w:ins w:id="5415" w:author="Armando Ramirez" w:date="2022-02-10T18:55:00Z"/>
          <w:rFonts w:cs="Tahoma"/>
        </w:rPr>
      </w:pPr>
    </w:p>
    <w:p w14:paraId="6454B71F" w14:textId="77777777" w:rsidR="00177878" w:rsidRDefault="00177878" w:rsidP="00177878">
      <w:pPr>
        <w:jc w:val="center"/>
        <w:rPr>
          <w:ins w:id="5416" w:author="Armando Ramirez" w:date="2022-02-10T18:55:00Z"/>
          <w:rFonts w:cs="Tahoma"/>
          <w:b/>
          <w:bCs/>
        </w:rPr>
      </w:pPr>
      <w:ins w:id="5417" w:author="Armando Ramirez" w:date="2022-02-10T18:55:00Z">
        <w:r w:rsidRPr="0024633A">
          <w:rPr>
            <w:rFonts w:cs="Tahoma"/>
            <w:b/>
            <w:bCs/>
          </w:rPr>
          <w:t>Table 6-1</w:t>
        </w:r>
        <w:r>
          <w:rPr>
            <w:rFonts w:cs="Tahoma"/>
            <w:b/>
            <w:bCs/>
          </w:rPr>
          <w:t>c</w:t>
        </w:r>
        <w:r w:rsidRPr="0024633A">
          <w:rPr>
            <w:rFonts w:cs="Tahoma"/>
            <w:b/>
            <w:bCs/>
          </w:rPr>
          <w:t xml:space="preserve">. Document Configuration Rules Applicable to </w:t>
        </w:r>
        <w:r w:rsidRPr="0024633A">
          <w:rPr>
            <w:rFonts w:cs="Tahoma"/>
            <w:b/>
            <w:bCs/>
          </w:rPr>
          <w:br/>
          <w:t>20</w:t>
        </w:r>
        <w:r>
          <w:rPr>
            <w:rFonts w:cs="Tahoma"/>
            <w:b/>
            <w:bCs/>
          </w:rPr>
          <w:t>22</w:t>
        </w:r>
        <w:r w:rsidRPr="0024633A">
          <w:rPr>
            <w:rFonts w:cs="Tahoma"/>
            <w:b/>
            <w:bCs/>
          </w:rPr>
          <w:t xml:space="preserve"> </w:t>
        </w:r>
        <w:r>
          <w:rPr>
            <w:rFonts w:cs="Tahoma"/>
            <w:b/>
            <w:bCs/>
          </w:rPr>
          <w:t xml:space="preserve">Nonresidential (Including High-Rise Multifamily) </w:t>
        </w:r>
        <w:r w:rsidRPr="0024633A">
          <w:rPr>
            <w:rFonts w:cs="Tahoma"/>
            <w:b/>
            <w:bCs/>
          </w:rPr>
          <w:t>Compliance Documents and HERS Features</w:t>
        </w:r>
      </w:ins>
    </w:p>
    <w:tbl>
      <w:tblPr>
        <w:tblStyle w:val="TableGrid"/>
        <w:tblW w:w="5000" w:type="pct"/>
        <w:tblLook w:val="04A0" w:firstRow="1" w:lastRow="0" w:firstColumn="1" w:lastColumn="0" w:noHBand="0" w:noVBand="1"/>
      </w:tblPr>
      <w:tblGrid>
        <w:gridCol w:w="2229"/>
        <w:gridCol w:w="2821"/>
        <w:gridCol w:w="2412"/>
        <w:gridCol w:w="2464"/>
      </w:tblGrid>
      <w:tr w:rsidR="00097A7B" w:rsidRPr="0024633A" w14:paraId="114D9721" w14:textId="77777777" w:rsidTr="00E4041E">
        <w:trPr>
          <w:cantSplit/>
          <w:tblHeader/>
          <w:ins w:id="5418" w:author="Armando Ramirez" w:date="2022-02-10T18:57:00Z"/>
        </w:trPr>
        <w:tc>
          <w:tcPr>
            <w:tcW w:w="1123" w:type="pct"/>
            <w:vAlign w:val="bottom"/>
          </w:tcPr>
          <w:p w14:paraId="3FCBE7A1" w14:textId="77777777" w:rsidR="00097A7B" w:rsidRPr="0024633A" w:rsidRDefault="00097A7B" w:rsidP="0079022D">
            <w:pPr>
              <w:widowControl w:val="0"/>
              <w:spacing w:before="0" w:after="0"/>
              <w:rPr>
                <w:ins w:id="5419" w:author="Armando Ramirez" w:date="2022-02-10T18:57:00Z"/>
                <w:rFonts w:cs="Tahoma"/>
                <w:b/>
                <w:szCs w:val="24"/>
              </w:rPr>
            </w:pPr>
            <w:ins w:id="5420" w:author="Armando Ramirez" w:date="2022-02-10T18:57:00Z">
              <w:r w:rsidRPr="0024633A">
                <w:rPr>
                  <w:rFonts w:cs="Tahoma"/>
                  <w:b/>
                  <w:szCs w:val="24"/>
                </w:rPr>
                <w:t>Document Number</w:t>
              </w:r>
            </w:ins>
          </w:p>
        </w:tc>
        <w:tc>
          <w:tcPr>
            <w:tcW w:w="1421" w:type="pct"/>
            <w:vAlign w:val="bottom"/>
          </w:tcPr>
          <w:p w14:paraId="0C81E5A1" w14:textId="77777777" w:rsidR="00097A7B" w:rsidRPr="0024633A" w:rsidRDefault="00097A7B" w:rsidP="0079022D">
            <w:pPr>
              <w:widowControl w:val="0"/>
              <w:spacing w:before="0" w:after="0"/>
              <w:rPr>
                <w:ins w:id="5421" w:author="Armando Ramirez" w:date="2022-02-10T18:57:00Z"/>
                <w:rFonts w:cs="Tahoma"/>
                <w:b/>
                <w:szCs w:val="24"/>
              </w:rPr>
            </w:pPr>
            <w:ins w:id="5422" w:author="Armando Ramirez" w:date="2022-02-10T18:57:00Z">
              <w:r w:rsidRPr="0024633A">
                <w:rPr>
                  <w:rFonts w:cs="Tahoma"/>
                  <w:b/>
                  <w:szCs w:val="24"/>
                </w:rPr>
                <w:t>Document Type</w:t>
              </w:r>
            </w:ins>
          </w:p>
        </w:tc>
        <w:tc>
          <w:tcPr>
            <w:tcW w:w="1215" w:type="pct"/>
            <w:vAlign w:val="bottom"/>
          </w:tcPr>
          <w:p w14:paraId="6E5318AB" w14:textId="77777777" w:rsidR="00097A7B" w:rsidRPr="0024633A" w:rsidRDefault="00097A7B" w:rsidP="0079022D">
            <w:pPr>
              <w:widowControl w:val="0"/>
              <w:spacing w:before="0" w:after="0"/>
              <w:rPr>
                <w:ins w:id="5423" w:author="Armando Ramirez" w:date="2022-02-10T18:57:00Z"/>
                <w:rFonts w:cs="Tahoma"/>
                <w:b/>
                <w:szCs w:val="24"/>
              </w:rPr>
            </w:pPr>
            <w:ins w:id="5424" w:author="Armando Ramirez" w:date="2022-02-10T18:57:00Z">
              <w:r w:rsidRPr="0024633A">
                <w:rPr>
                  <w:rFonts w:cs="Tahoma"/>
                  <w:b/>
                  <w:szCs w:val="24"/>
                </w:rPr>
                <w:t>Document Description</w:t>
              </w:r>
            </w:ins>
          </w:p>
        </w:tc>
        <w:tc>
          <w:tcPr>
            <w:tcW w:w="1241" w:type="pct"/>
            <w:vAlign w:val="bottom"/>
          </w:tcPr>
          <w:p w14:paraId="04E64765" w14:textId="77777777" w:rsidR="00097A7B" w:rsidRPr="0024633A" w:rsidRDefault="00097A7B" w:rsidP="0079022D">
            <w:pPr>
              <w:widowControl w:val="0"/>
              <w:spacing w:before="0" w:after="0"/>
              <w:rPr>
                <w:ins w:id="5425" w:author="Armando Ramirez" w:date="2022-02-10T18:57:00Z"/>
                <w:rFonts w:cs="Tahoma"/>
                <w:b/>
                <w:szCs w:val="24"/>
              </w:rPr>
            </w:pPr>
            <w:ins w:id="5426" w:author="Armando Ramirez" w:date="2022-02-10T18:57:00Z">
              <w:r>
                <w:rPr>
                  <w:rFonts w:cs="Tahoma"/>
                  <w:b/>
                  <w:szCs w:val="24"/>
                </w:rPr>
                <w:t xml:space="preserve">Nonresidential </w:t>
              </w:r>
              <w:r w:rsidRPr="0024633A">
                <w:rPr>
                  <w:rFonts w:cs="Tahoma"/>
                  <w:b/>
                  <w:szCs w:val="24"/>
                </w:rPr>
                <w:t>Document Configuration Rules</w:t>
              </w:r>
            </w:ins>
          </w:p>
        </w:tc>
      </w:tr>
      <w:tr w:rsidR="00097A7B" w:rsidRPr="0024633A" w14:paraId="01D8009F" w14:textId="77777777" w:rsidTr="00E4041E">
        <w:trPr>
          <w:ins w:id="5427" w:author="Armando Ramirez" w:date="2022-02-10T18:57:00Z"/>
        </w:trPr>
        <w:tc>
          <w:tcPr>
            <w:tcW w:w="1123" w:type="pct"/>
          </w:tcPr>
          <w:p w14:paraId="68AB919F" w14:textId="77777777" w:rsidR="00097A7B" w:rsidRPr="0024633A" w:rsidRDefault="00097A7B" w:rsidP="0079022D">
            <w:pPr>
              <w:widowControl w:val="0"/>
              <w:spacing w:before="0" w:after="0"/>
              <w:rPr>
                <w:ins w:id="5428" w:author="Armando Ramirez" w:date="2022-02-10T18:57:00Z"/>
                <w:rFonts w:cs="Tahoma"/>
                <w:szCs w:val="24"/>
              </w:rPr>
            </w:pPr>
            <w:ins w:id="5429" w:author="Armando Ramirez" w:date="2022-02-10T18:57:00Z">
              <w:r w:rsidRPr="0024633A">
                <w:rPr>
                  <w:rFonts w:cs="Tahoma"/>
                  <w:szCs w:val="24"/>
                </w:rPr>
                <w:t>NRCV-MCH-04a-H</w:t>
              </w:r>
            </w:ins>
          </w:p>
        </w:tc>
        <w:tc>
          <w:tcPr>
            <w:tcW w:w="1421" w:type="pct"/>
          </w:tcPr>
          <w:p w14:paraId="18FE694A" w14:textId="77777777" w:rsidR="00097A7B" w:rsidRPr="0024633A" w:rsidRDefault="00097A7B" w:rsidP="0079022D">
            <w:pPr>
              <w:widowControl w:val="0"/>
              <w:spacing w:before="0" w:after="0"/>
              <w:rPr>
                <w:ins w:id="5430" w:author="Armando Ramirez" w:date="2022-02-10T18:57:00Z"/>
                <w:rFonts w:cs="Tahoma"/>
                <w:szCs w:val="24"/>
              </w:rPr>
            </w:pPr>
            <w:ins w:id="5431" w:author="Armando Ramirez" w:date="2022-02-10T18:57:00Z">
              <w:r w:rsidRPr="0024633A">
                <w:rPr>
                  <w:rFonts w:cs="Tahoma"/>
                  <w:szCs w:val="24"/>
                </w:rPr>
                <w:t>Certificate of Verification</w:t>
              </w:r>
            </w:ins>
          </w:p>
        </w:tc>
        <w:tc>
          <w:tcPr>
            <w:tcW w:w="1215" w:type="pct"/>
          </w:tcPr>
          <w:p w14:paraId="7319FE44" w14:textId="77777777" w:rsidR="00097A7B" w:rsidRPr="0024633A" w:rsidRDefault="00097A7B" w:rsidP="0079022D">
            <w:pPr>
              <w:widowControl w:val="0"/>
              <w:spacing w:before="0" w:after="0"/>
              <w:rPr>
                <w:ins w:id="5432" w:author="Armando Ramirez" w:date="2022-02-10T18:57:00Z"/>
                <w:rFonts w:cs="Tahoma"/>
                <w:szCs w:val="24"/>
              </w:rPr>
            </w:pPr>
            <w:ins w:id="5433" w:author="Armando Ramirez" w:date="2022-02-10T18:57:00Z">
              <w:r w:rsidRPr="0024633A">
                <w:rPr>
                  <w:rFonts w:cs="Tahoma"/>
                  <w:szCs w:val="24"/>
                </w:rPr>
                <w:t>Nonresidential Duct Leakage Measurement – Completely New Duct System</w:t>
              </w:r>
            </w:ins>
          </w:p>
        </w:tc>
        <w:tc>
          <w:tcPr>
            <w:tcW w:w="1241" w:type="pct"/>
          </w:tcPr>
          <w:p w14:paraId="473C745C" w14:textId="77777777" w:rsidR="00097A7B" w:rsidRDefault="00097A7B" w:rsidP="0079022D">
            <w:pPr>
              <w:widowControl w:val="0"/>
              <w:spacing w:before="0" w:after="0"/>
              <w:rPr>
                <w:ins w:id="5434" w:author="Armando Ramirez" w:date="2022-02-10T18:57:00Z"/>
                <w:rFonts w:cs="Tahoma"/>
                <w:szCs w:val="24"/>
              </w:rPr>
            </w:pPr>
            <w:ins w:id="5435" w:author="Armando Ramirez" w:date="2022-02-10T18:57:00Z">
              <w:r w:rsidRPr="0024633A">
                <w:rPr>
                  <w:rFonts w:cs="Tahoma"/>
                  <w:szCs w:val="24"/>
                </w:rPr>
                <w:t xml:space="preserve">One NRCV-MCH-04 shall be required for each duct system identified as requiring duct leakage testing on the Certificate of Compliance. </w:t>
              </w:r>
              <w:r>
                <w:rPr>
                  <w:rFonts w:cs="Tahoma"/>
                  <w:szCs w:val="24"/>
                </w:rPr>
                <w:br/>
              </w:r>
            </w:ins>
          </w:p>
          <w:p w14:paraId="7548B86C" w14:textId="77777777" w:rsidR="00097A7B" w:rsidRPr="0024633A" w:rsidRDefault="00097A7B" w:rsidP="0079022D">
            <w:pPr>
              <w:widowControl w:val="0"/>
              <w:spacing w:before="0" w:after="0"/>
              <w:rPr>
                <w:ins w:id="5436" w:author="Armando Ramirez" w:date="2022-02-10T18:57:00Z"/>
                <w:rFonts w:cs="Tahoma"/>
                <w:szCs w:val="24"/>
              </w:rPr>
            </w:pPr>
            <w:ins w:id="5437" w:author="Armando Ramirez" w:date="2022-02-10T18:57:00Z">
              <w:r w:rsidRPr="00B57031">
                <w:rPr>
                  <w:rFonts w:cs="Tahoma"/>
                  <w:szCs w:val="24"/>
                </w:rPr>
                <w:t>Alternatively</w:t>
              </w:r>
              <w:r>
                <w:rPr>
                  <w:rFonts w:cs="Tahoma"/>
                  <w:szCs w:val="24"/>
                </w:rPr>
                <w:t>,</w:t>
              </w:r>
              <w:r w:rsidRPr="00B57031">
                <w:rPr>
                  <w:rFonts w:cs="Tahoma"/>
                  <w:szCs w:val="24"/>
                </w:rPr>
                <w:t xml:space="preserve"> an approved Acceptance Test Technician Certification Provider and certified Acceptance Test Technician may perform the duct </w:t>
              </w:r>
              <w:r w:rsidRPr="00B57031">
                <w:rPr>
                  <w:rFonts w:cs="Tahoma"/>
                  <w:szCs w:val="24"/>
                </w:rPr>
                <w:lastRenderedPageBreak/>
                <w:t>leakage verification as provided in the Reference Appendices NA1.9. The results of the acceptance test may be used to satisfy the condition of compliance. Systems verified under this procedure are not eligible for sampling.</w:t>
              </w:r>
            </w:ins>
          </w:p>
        </w:tc>
      </w:tr>
      <w:tr w:rsidR="00097A7B" w:rsidRPr="0024633A" w14:paraId="38084BA4" w14:textId="77777777" w:rsidTr="00E4041E">
        <w:trPr>
          <w:ins w:id="5438" w:author="Armando Ramirez" w:date="2022-02-10T18:57:00Z"/>
        </w:trPr>
        <w:tc>
          <w:tcPr>
            <w:tcW w:w="1123" w:type="pct"/>
          </w:tcPr>
          <w:p w14:paraId="569C9120" w14:textId="77777777" w:rsidR="00097A7B" w:rsidRPr="0024633A" w:rsidRDefault="00097A7B" w:rsidP="0079022D">
            <w:pPr>
              <w:widowControl w:val="0"/>
              <w:spacing w:after="0"/>
              <w:rPr>
                <w:ins w:id="5439" w:author="Armando Ramirez" w:date="2022-02-10T18:57:00Z"/>
                <w:rFonts w:cs="Tahoma"/>
                <w:szCs w:val="24"/>
              </w:rPr>
            </w:pPr>
            <w:ins w:id="5440" w:author="Armando Ramirez" w:date="2022-02-10T18:57:00Z">
              <w:r w:rsidRPr="00FA0018">
                <w:rPr>
                  <w:rFonts w:cs="Tahoma"/>
                  <w:szCs w:val="24"/>
                </w:rPr>
                <w:lastRenderedPageBreak/>
                <w:t>NRCV-MCH-04c-H</w:t>
              </w:r>
            </w:ins>
          </w:p>
        </w:tc>
        <w:tc>
          <w:tcPr>
            <w:tcW w:w="1421" w:type="pct"/>
          </w:tcPr>
          <w:p w14:paraId="4F786FC3" w14:textId="77777777" w:rsidR="00097A7B" w:rsidRPr="0024633A" w:rsidRDefault="00097A7B" w:rsidP="0079022D">
            <w:pPr>
              <w:widowControl w:val="0"/>
              <w:spacing w:after="0"/>
              <w:rPr>
                <w:ins w:id="5441" w:author="Armando Ramirez" w:date="2022-02-10T18:57:00Z"/>
                <w:rFonts w:cs="Tahoma"/>
                <w:szCs w:val="24"/>
              </w:rPr>
            </w:pPr>
            <w:ins w:id="5442" w:author="Armando Ramirez" w:date="2022-02-10T18:57:00Z">
              <w:r w:rsidRPr="00FA0018">
                <w:rPr>
                  <w:rFonts w:cs="Tahoma"/>
                  <w:szCs w:val="24"/>
                </w:rPr>
                <w:t>Certificate of Verification</w:t>
              </w:r>
            </w:ins>
          </w:p>
        </w:tc>
        <w:tc>
          <w:tcPr>
            <w:tcW w:w="1215" w:type="pct"/>
          </w:tcPr>
          <w:p w14:paraId="5A647556" w14:textId="77777777" w:rsidR="00097A7B" w:rsidRPr="0024633A" w:rsidRDefault="00097A7B" w:rsidP="0079022D">
            <w:pPr>
              <w:widowControl w:val="0"/>
              <w:spacing w:after="0"/>
              <w:rPr>
                <w:ins w:id="5443" w:author="Armando Ramirez" w:date="2022-02-10T18:57:00Z"/>
                <w:rFonts w:cs="Tahoma"/>
                <w:szCs w:val="24"/>
              </w:rPr>
            </w:pPr>
            <w:ins w:id="5444" w:author="Armando Ramirez" w:date="2022-02-10T18:57:00Z">
              <w:r w:rsidRPr="00FA0018">
                <w:rPr>
                  <w:rFonts w:cs="Tahoma"/>
                  <w:szCs w:val="24"/>
                </w:rPr>
                <w:t>Nonresidential Duct Leakage Measurement – Low Leakage Air Handling Unit</w:t>
              </w:r>
            </w:ins>
          </w:p>
        </w:tc>
        <w:tc>
          <w:tcPr>
            <w:tcW w:w="1241" w:type="pct"/>
          </w:tcPr>
          <w:p w14:paraId="5AF65ADA" w14:textId="77777777" w:rsidR="00097A7B" w:rsidRPr="0024633A" w:rsidRDefault="00097A7B" w:rsidP="0079022D">
            <w:pPr>
              <w:widowControl w:val="0"/>
              <w:spacing w:after="0"/>
              <w:rPr>
                <w:ins w:id="5445" w:author="Armando Ramirez" w:date="2022-02-10T18:57:00Z"/>
                <w:rFonts w:cs="Tahoma"/>
                <w:szCs w:val="24"/>
              </w:rPr>
            </w:pPr>
            <w:ins w:id="5446" w:author="Armando Ramirez" w:date="2022-02-10T18:57:00Z">
              <w:r>
                <w:rPr>
                  <w:rFonts w:cs="Tahoma"/>
                  <w:szCs w:val="24"/>
                </w:rPr>
                <w:t>Same as the rule for the NRCV-MCH-04a-H</w:t>
              </w:r>
            </w:ins>
          </w:p>
        </w:tc>
      </w:tr>
      <w:tr w:rsidR="00097A7B" w14:paraId="3C59639C" w14:textId="77777777" w:rsidTr="00E4041E">
        <w:trPr>
          <w:ins w:id="5447" w:author="Armando Ramirez" w:date="2022-02-10T18:57:00Z"/>
        </w:trPr>
        <w:tc>
          <w:tcPr>
            <w:tcW w:w="1123" w:type="pct"/>
          </w:tcPr>
          <w:p w14:paraId="314AA261" w14:textId="77777777" w:rsidR="00097A7B" w:rsidRPr="00FA0018" w:rsidRDefault="00097A7B" w:rsidP="0079022D">
            <w:pPr>
              <w:widowControl w:val="0"/>
              <w:spacing w:after="0"/>
              <w:rPr>
                <w:ins w:id="5448" w:author="Armando Ramirez" w:date="2022-02-10T18:57:00Z"/>
                <w:rFonts w:cs="Tahoma"/>
                <w:szCs w:val="24"/>
              </w:rPr>
            </w:pPr>
            <w:ins w:id="5449" w:author="Armando Ramirez" w:date="2022-02-10T18:57:00Z">
              <w:r w:rsidRPr="00FA0018">
                <w:rPr>
                  <w:rFonts w:cs="Tahoma"/>
                  <w:szCs w:val="24"/>
                </w:rPr>
                <w:t>NRCV-MCH-04d-H</w:t>
              </w:r>
            </w:ins>
          </w:p>
        </w:tc>
        <w:tc>
          <w:tcPr>
            <w:tcW w:w="1421" w:type="pct"/>
          </w:tcPr>
          <w:p w14:paraId="174427E0" w14:textId="77777777" w:rsidR="00097A7B" w:rsidRPr="00FA0018" w:rsidRDefault="00097A7B" w:rsidP="0079022D">
            <w:pPr>
              <w:widowControl w:val="0"/>
              <w:spacing w:after="0"/>
              <w:rPr>
                <w:ins w:id="5450" w:author="Armando Ramirez" w:date="2022-02-10T18:57:00Z"/>
                <w:rFonts w:cs="Tahoma"/>
                <w:szCs w:val="24"/>
              </w:rPr>
            </w:pPr>
            <w:ins w:id="5451" w:author="Armando Ramirez" w:date="2022-02-10T18:57:00Z">
              <w:r w:rsidRPr="00FA0018">
                <w:rPr>
                  <w:rFonts w:cs="Tahoma"/>
                  <w:szCs w:val="24"/>
                </w:rPr>
                <w:t>Certificate of Verification</w:t>
              </w:r>
            </w:ins>
          </w:p>
        </w:tc>
        <w:tc>
          <w:tcPr>
            <w:tcW w:w="1215" w:type="pct"/>
          </w:tcPr>
          <w:p w14:paraId="2CBA7E8A" w14:textId="77777777" w:rsidR="00097A7B" w:rsidRPr="00FA0018" w:rsidRDefault="00097A7B" w:rsidP="0079022D">
            <w:pPr>
              <w:widowControl w:val="0"/>
              <w:spacing w:after="0"/>
              <w:rPr>
                <w:ins w:id="5452" w:author="Armando Ramirez" w:date="2022-02-10T18:57:00Z"/>
                <w:rFonts w:cs="Tahoma"/>
                <w:szCs w:val="24"/>
              </w:rPr>
            </w:pPr>
            <w:ins w:id="5453" w:author="Armando Ramirez" w:date="2022-02-10T18:57:00Z">
              <w:r w:rsidRPr="00FA0018">
                <w:rPr>
                  <w:rFonts w:cs="Tahoma"/>
                  <w:szCs w:val="24"/>
                </w:rPr>
                <w:t>Nonresidential Duct Leakage Measurement – Complete Replacement or Altered Duct System</w:t>
              </w:r>
            </w:ins>
          </w:p>
        </w:tc>
        <w:tc>
          <w:tcPr>
            <w:tcW w:w="1241" w:type="pct"/>
          </w:tcPr>
          <w:p w14:paraId="09953686" w14:textId="77777777" w:rsidR="00097A7B" w:rsidRDefault="00097A7B" w:rsidP="0079022D">
            <w:pPr>
              <w:widowControl w:val="0"/>
              <w:spacing w:after="0"/>
              <w:rPr>
                <w:ins w:id="5454" w:author="Armando Ramirez" w:date="2022-02-10T18:57:00Z"/>
                <w:rFonts w:cs="Tahoma"/>
                <w:szCs w:val="24"/>
              </w:rPr>
            </w:pPr>
            <w:ins w:id="5455" w:author="Armando Ramirez" w:date="2022-02-10T18:57:00Z">
              <w:r>
                <w:rPr>
                  <w:rFonts w:cs="Tahoma"/>
                  <w:szCs w:val="24"/>
                </w:rPr>
                <w:t>Same as the rule for the NRCV-MCH-04a-H</w:t>
              </w:r>
            </w:ins>
          </w:p>
        </w:tc>
      </w:tr>
      <w:tr w:rsidR="00097A7B" w14:paraId="5CC0054A" w14:textId="77777777" w:rsidTr="00E4041E">
        <w:trPr>
          <w:ins w:id="5456" w:author="Armando Ramirez" w:date="2022-02-10T18:57:00Z"/>
        </w:trPr>
        <w:tc>
          <w:tcPr>
            <w:tcW w:w="1123" w:type="pct"/>
          </w:tcPr>
          <w:p w14:paraId="4C4F229A" w14:textId="77777777" w:rsidR="00097A7B" w:rsidRPr="00FA0018" w:rsidRDefault="00097A7B" w:rsidP="0079022D">
            <w:pPr>
              <w:widowControl w:val="0"/>
              <w:spacing w:after="0"/>
              <w:rPr>
                <w:ins w:id="5457" w:author="Armando Ramirez" w:date="2022-02-10T18:57:00Z"/>
                <w:rFonts w:cs="Tahoma"/>
                <w:szCs w:val="24"/>
              </w:rPr>
            </w:pPr>
            <w:ins w:id="5458" w:author="Armando Ramirez" w:date="2022-02-10T18:57:00Z">
              <w:r w:rsidRPr="00FA0018">
                <w:rPr>
                  <w:rFonts w:cs="Tahoma"/>
                  <w:szCs w:val="24"/>
                </w:rPr>
                <w:t>NRCV-MCH-04e-H</w:t>
              </w:r>
            </w:ins>
          </w:p>
        </w:tc>
        <w:tc>
          <w:tcPr>
            <w:tcW w:w="1421" w:type="pct"/>
          </w:tcPr>
          <w:p w14:paraId="12EF3A00" w14:textId="77777777" w:rsidR="00097A7B" w:rsidRPr="00FA0018" w:rsidRDefault="00097A7B" w:rsidP="0079022D">
            <w:pPr>
              <w:widowControl w:val="0"/>
              <w:spacing w:after="0"/>
              <w:rPr>
                <w:ins w:id="5459" w:author="Armando Ramirez" w:date="2022-02-10T18:57:00Z"/>
                <w:rFonts w:cs="Tahoma"/>
                <w:szCs w:val="24"/>
              </w:rPr>
            </w:pPr>
            <w:ins w:id="5460" w:author="Armando Ramirez" w:date="2022-02-10T18:57:00Z">
              <w:r w:rsidRPr="00FA0018">
                <w:rPr>
                  <w:rFonts w:cs="Tahoma"/>
                  <w:szCs w:val="24"/>
                </w:rPr>
                <w:t>Certificate of Verification</w:t>
              </w:r>
            </w:ins>
          </w:p>
        </w:tc>
        <w:tc>
          <w:tcPr>
            <w:tcW w:w="1215" w:type="pct"/>
          </w:tcPr>
          <w:p w14:paraId="7E90D37C" w14:textId="77777777" w:rsidR="00097A7B" w:rsidRPr="00FA0018" w:rsidRDefault="00097A7B" w:rsidP="0079022D">
            <w:pPr>
              <w:widowControl w:val="0"/>
              <w:spacing w:after="0"/>
              <w:rPr>
                <w:ins w:id="5461" w:author="Armando Ramirez" w:date="2022-02-10T18:57:00Z"/>
                <w:rFonts w:cs="Tahoma"/>
                <w:szCs w:val="24"/>
              </w:rPr>
            </w:pPr>
            <w:ins w:id="5462" w:author="Armando Ramirez" w:date="2022-02-10T18:57:00Z">
              <w:r w:rsidRPr="00FA0018">
                <w:rPr>
                  <w:rFonts w:cs="Tahoma"/>
                  <w:szCs w:val="24"/>
                </w:rPr>
                <w:t>Nonresidential Duct Leakage Measurement – Sealing of All Accessible Leaks Using Smoke Test</w:t>
              </w:r>
            </w:ins>
          </w:p>
        </w:tc>
        <w:tc>
          <w:tcPr>
            <w:tcW w:w="1241" w:type="pct"/>
          </w:tcPr>
          <w:p w14:paraId="150E32D0" w14:textId="77777777" w:rsidR="00097A7B" w:rsidRDefault="00097A7B" w:rsidP="0079022D">
            <w:pPr>
              <w:widowControl w:val="0"/>
              <w:spacing w:after="0"/>
              <w:rPr>
                <w:ins w:id="5463" w:author="Armando Ramirez" w:date="2022-02-10T18:57:00Z"/>
                <w:rFonts w:cs="Tahoma"/>
                <w:szCs w:val="24"/>
              </w:rPr>
            </w:pPr>
            <w:ins w:id="5464" w:author="Armando Ramirez" w:date="2022-02-10T18:57:00Z">
              <w:r>
                <w:rPr>
                  <w:rFonts w:cs="Tahoma"/>
                  <w:szCs w:val="24"/>
                </w:rPr>
                <w:t>Same as the rule for the NRCV-MCH-04a-H</w:t>
              </w:r>
            </w:ins>
          </w:p>
        </w:tc>
      </w:tr>
      <w:tr w:rsidR="00097A7B" w14:paraId="4C9A9A04" w14:textId="77777777" w:rsidTr="00E4041E">
        <w:trPr>
          <w:ins w:id="5465" w:author="Armando Ramirez" w:date="2022-02-10T18:57:00Z"/>
        </w:trPr>
        <w:tc>
          <w:tcPr>
            <w:tcW w:w="1123" w:type="pct"/>
          </w:tcPr>
          <w:p w14:paraId="4D97DCC5" w14:textId="77777777" w:rsidR="00097A7B" w:rsidRPr="00FA0018" w:rsidRDefault="00097A7B" w:rsidP="0079022D">
            <w:pPr>
              <w:widowControl w:val="0"/>
              <w:spacing w:after="0"/>
              <w:rPr>
                <w:ins w:id="5466" w:author="Armando Ramirez" w:date="2022-02-10T18:57:00Z"/>
                <w:rFonts w:cs="Tahoma"/>
                <w:szCs w:val="24"/>
              </w:rPr>
            </w:pPr>
            <w:ins w:id="5467" w:author="Armando Ramirez" w:date="2022-02-10T18:57:00Z">
              <w:r w:rsidRPr="0024633A">
                <w:rPr>
                  <w:rFonts w:cs="Tahoma"/>
                  <w:szCs w:val="24"/>
                </w:rPr>
                <w:t>NRCV-MCH-24a-H</w:t>
              </w:r>
            </w:ins>
          </w:p>
        </w:tc>
        <w:tc>
          <w:tcPr>
            <w:tcW w:w="1421" w:type="pct"/>
          </w:tcPr>
          <w:p w14:paraId="55FD5931" w14:textId="77777777" w:rsidR="00097A7B" w:rsidRPr="00FA0018" w:rsidRDefault="00097A7B" w:rsidP="0079022D">
            <w:pPr>
              <w:widowControl w:val="0"/>
              <w:spacing w:after="0"/>
              <w:rPr>
                <w:ins w:id="5468" w:author="Armando Ramirez" w:date="2022-02-10T18:57:00Z"/>
                <w:rFonts w:cs="Tahoma"/>
                <w:szCs w:val="24"/>
              </w:rPr>
            </w:pPr>
            <w:ins w:id="5469" w:author="Armando Ramirez" w:date="2022-02-10T18:57:00Z">
              <w:r w:rsidRPr="0024633A">
                <w:rPr>
                  <w:rFonts w:cs="Tahoma"/>
                  <w:szCs w:val="24"/>
                </w:rPr>
                <w:t>Certificate of Verification</w:t>
              </w:r>
            </w:ins>
          </w:p>
        </w:tc>
        <w:tc>
          <w:tcPr>
            <w:tcW w:w="1215" w:type="pct"/>
          </w:tcPr>
          <w:p w14:paraId="73538EA8" w14:textId="77777777" w:rsidR="00097A7B" w:rsidRPr="00FA0018" w:rsidRDefault="00097A7B" w:rsidP="0079022D">
            <w:pPr>
              <w:widowControl w:val="0"/>
              <w:spacing w:after="0"/>
              <w:rPr>
                <w:ins w:id="5470" w:author="Armando Ramirez" w:date="2022-02-10T18:57:00Z"/>
                <w:rFonts w:cs="Tahoma"/>
                <w:szCs w:val="24"/>
              </w:rPr>
            </w:pPr>
            <w:ins w:id="5471" w:author="Armando Ramirez" w:date="2022-02-10T18:57:00Z">
              <w:r w:rsidRPr="0024633A">
                <w:rPr>
                  <w:rFonts w:cs="Tahoma"/>
                  <w:szCs w:val="24"/>
                </w:rPr>
                <w:t>Enclosure Air leakage Worksheet – Single Point Test with Manual Meter</w:t>
              </w:r>
            </w:ins>
          </w:p>
        </w:tc>
        <w:tc>
          <w:tcPr>
            <w:tcW w:w="1241" w:type="pct"/>
          </w:tcPr>
          <w:p w14:paraId="6794A569" w14:textId="77777777" w:rsidR="00097A7B" w:rsidRDefault="00097A7B" w:rsidP="0079022D">
            <w:pPr>
              <w:widowControl w:val="0"/>
              <w:spacing w:after="0"/>
              <w:rPr>
                <w:ins w:id="5472" w:author="Armando Ramirez" w:date="2022-02-10T18:57:00Z"/>
                <w:rFonts w:cs="Tahoma"/>
                <w:szCs w:val="24"/>
              </w:rPr>
            </w:pPr>
            <w:ins w:id="5473" w:author="Armando Ramirez" w:date="2022-02-10T18:57:00Z">
              <w:r w:rsidRPr="0024633A">
                <w:rPr>
                  <w:rFonts w:cs="Tahoma"/>
                  <w:szCs w:val="24"/>
                </w:rPr>
                <w:t>MCH-24 doc only used if called for by NRCV-MCH-27 docs.</w:t>
              </w:r>
            </w:ins>
          </w:p>
        </w:tc>
      </w:tr>
      <w:tr w:rsidR="00097A7B" w14:paraId="544A5E89" w14:textId="77777777" w:rsidTr="00E4041E">
        <w:trPr>
          <w:ins w:id="5474" w:author="Armando Ramirez" w:date="2022-02-10T18:57:00Z"/>
        </w:trPr>
        <w:tc>
          <w:tcPr>
            <w:tcW w:w="1123" w:type="pct"/>
          </w:tcPr>
          <w:p w14:paraId="6213625E" w14:textId="77777777" w:rsidR="00097A7B" w:rsidRPr="00FA0018" w:rsidRDefault="00097A7B" w:rsidP="0079022D">
            <w:pPr>
              <w:widowControl w:val="0"/>
              <w:spacing w:after="0"/>
              <w:rPr>
                <w:ins w:id="5475" w:author="Armando Ramirez" w:date="2022-02-10T18:57:00Z"/>
                <w:rFonts w:cs="Tahoma"/>
                <w:szCs w:val="24"/>
              </w:rPr>
            </w:pPr>
            <w:ins w:id="5476" w:author="Armando Ramirez" w:date="2022-02-10T18:57:00Z">
              <w:r w:rsidRPr="0024633A">
                <w:rPr>
                  <w:rFonts w:cs="Tahoma"/>
                  <w:szCs w:val="24"/>
                </w:rPr>
                <w:lastRenderedPageBreak/>
                <w:t>NRCV-MCH-24b-H</w:t>
              </w:r>
            </w:ins>
          </w:p>
        </w:tc>
        <w:tc>
          <w:tcPr>
            <w:tcW w:w="1421" w:type="pct"/>
          </w:tcPr>
          <w:p w14:paraId="1CB1A4F7" w14:textId="77777777" w:rsidR="00097A7B" w:rsidRPr="00FA0018" w:rsidRDefault="00097A7B" w:rsidP="0079022D">
            <w:pPr>
              <w:widowControl w:val="0"/>
              <w:spacing w:after="0"/>
              <w:rPr>
                <w:ins w:id="5477" w:author="Armando Ramirez" w:date="2022-02-10T18:57:00Z"/>
                <w:rFonts w:cs="Tahoma"/>
                <w:szCs w:val="24"/>
              </w:rPr>
            </w:pPr>
            <w:ins w:id="5478" w:author="Armando Ramirez" w:date="2022-02-10T18:57:00Z">
              <w:r w:rsidRPr="0024633A">
                <w:rPr>
                  <w:rFonts w:cs="Tahoma"/>
                  <w:szCs w:val="24"/>
                </w:rPr>
                <w:t>Certificate of Verification</w:t>
              </w:r>
            </w:ins>
          </w:p>
        </w:tc>
        <w:tc>
          <w:tcPr>
            <w:tcW w:w="1215" w:type="pct"/>
          </w:tcPr>
          <w:p w14:paraId="66125206" w14:textId="77777777" w:rsidR="00097A7B" w:rsidRPr="00FA0018" w:rsidRDefault="00097A7B" w:rsidP="0079022D">
            <w:pPr>
              <w:widowControl w:val="0"/>
              <w:spacing w:after="0"/>
              <w:rPr>
                <w:ins w:id="5479" w:author="Armando Ramirez" w:date="2022-02-10T18:57:00Z"/>
                <w:rFonts w:cs="Tahoma"/>
                <w:szCs w:val="24"/>
              </w:rPr>
            </w:pPr>
            <w:ins w:id="5480" w:author="Armando Ramirez" w:date="2022-02-10T18:57:00Z">
              <w:r w:rsidRPr="0024633A">
                <w:rPr>
                  <w:rFonts w:cs="Tahoma"/>
                  <w:szCs w:val="24"/>
                </w:rPr>
                <w:t>Enclosure Air Leakage Worksheet – Single Point Test with Automatic Meter</w:t>
              </w:r>
            </w:ins>
          </w:p>
        </w:tc>
        <w:tc>
          <w:tcPr>
            <w:tcW w:w="1241" w:type="pct"/>
          </w:tcPr>
          <w:p w14:paraId="67E19628" w14:textId="77777777" w:rsidR="00097A7B" w:rsidRDefault="00097A7B" w:rsidP="0079022D">
            <w:pPr>
              <w:widowControl w:val="0"/>
              <w:spacing w:after="0"/>
              <w:rPr>
                <w:ins w:id="5481" w:author="Armando Ramirez" w:date="2022-02-10T18:57:00Z"/>
                <w:rFonts w:cs="Tahoma"/>
                <w:szCs w:val="24"/>
              </w:rPr>
            </w:pPr>
            <w:ins w:id="5482" w:author="Armando Ramirez" w:date="2022-02-10T18:57:00Z">
              <w:r w:rsidRPr="0024633A">
                <w:rPr>
                  <w:rFonts w:cs="Tahoma"/>
                  <w:szCs w:val="24"/>
                </w:rPr>
                <w:t>MCH-24 doc only used if called for by NRCV-MCH-27 docs.</w:t>
              </w:r>
            </w:ins>
          </w:p>
        </w:tc>
      </w:tr>
      <w:tr w:rsidR="00097A7B" w14:paraId="24B82BC2" w14:textId="77777777" w:rsidTr="00E4041E">
        <w:trPr>
          <w:ins w:id="5483" w:author="Armando Ramirez" w:date="2022-02-10T18:57:00Z"/>
        </w:trPr>
        <w:tc>
          <w:tcPr>
            <w:tcW w:w="1123" w:type="pct"/>
          </w:tcPr>
          <w:p w14:paraId="44199E16" w14:textId="77777777" w:rsidR="00097A7B" w:rsidRPr="00FA0018" w:rsidRDefault="00097A7B" w:rsidP="0079022D">
            <w:pPr>
              <w:widowControl w:val="0"/>
              <w:spacing w:after="0"/>
              <w:rPr>
                <w:ins w:id="5484" w:author="Armando Ramirez" w:date="2022-02-10T18:57:00Z"/>
                <w:rFonts w:cs="Tahoma"/>
                <w:szCs w:val="24"/>
              </w:rPr>
            </w:pPr>
            <w:ins w:id="5485" w:author="Armando Ramirez" w:date="2022-02-10T18:57:00Z">
              <w:r w:rsidRPr="0024633A">
                <w:rPr>
                  <w:rFonts w:cs="Tahoma"/>
                  <w:szCs w:val="24"/>
                </w:rPr>
                <w:t>NRCV-MCH-27b-H</w:t>
              </w:r>
            </w:ins>
          </w:p>
        </w:tc>
        <w:tc>
          <w:tcPr>
            <w:tcW w:w="1421" w:type="pct"/>
          </w:tcPr>
          <w:p w14:paraId="25D2968C" w14:textId="77777777" w:rsidR="00097A7B" w:rsidRPr="00FA0018" w:rsidRDefault="00097A7B" w:rsidP="0079022D">
            <w:pPr>
              <w:widowControl w:val="0"/>
              <w:spacing w:after="0"/>
              <w:rPr>
                <w:ins w:id="5486" w:author="Armando Ramirez" w:date="2022-02-10T18:57:00Z"/>
                <w:rFonts w:cs="Tahoma"/>
                <w:szCs w:val="24"/>
              </w:rPr>
            </w:pPr>
            <w:ins w:id="5487" w:author="Armando Ramirez" w:date="2022-02-10T18:57:00Z">
              <w:r w:rsidRPr="0024633A">
                <w:rPr>
                  <w:rFonts w:cs="Tahoma"/>
                  <w:szCs w:val="24"/>
                </w:rPr>
                <w:t>Certificate of Verification</w:t>
              </w:r>
            </w:ins>
          </w:p>
        </w:tc>
        <w:tc>
          <w:tcPr>
            <w:tcW w:w="1215" w:type="pct"/>
          </w:tcPr>
          <w:p w14:paraId="1AE6498F" w14:textId="77777777" w:rsidR="00097A7B" w:rsidRPr="00FA0018" w:rsidRDefault="00097A7B" w:rsidP="0079022D">
            <w:pPr>
              <w:widowControl w:val="0"/>
              <w:spacing w:after="0"/>
              <w:rPr>
                <w:ins w:id="5488" w:author="Armando Ramirez" w:date="2022-02-10T18:57:00Z"/>
                <w:rFonts w:cs="Tahoma"/>
                <w:szCs w:val="24"/>
              </w:rPr>
            </w:pPr>
            <w:ins w:id="5489" w:author="Armando Ramirez" w:date="2022-02-10T18:57:00Z">
              <w:r w:rsidRPr="0024633A">
                <w:rPr>
                  <w:rFonts w:cs="Tahoma"/>
                  <w:szCs w:val="24"/>
                </w:rPr>
                <w:t>IAQ and Mechanical Ventilation – High-Rise Residential Multifamily Ventilation</w:t>
              </w:r>
            </w:ins>
          </w:p>
        </w:tc>
        <w:tc>
          <w:tcPr>
            <w:tcW w:w="1241" w:type="pct"/>
          </w:tcPr>
          <w:p w14:paraId="0FA0BE7B" w14:textId="77777777" w:rsidR="00097A7B" w:rsidRDefault="00097A7B" w:rsidP="0079022D">
            <w:pPr>
              <w:widowControl w:val="0"/>
              <w:spacing w:after="0"/>
              <w:rPr>
                <w:ins w:id="5490" w:author="Armando Ramirez" w:date="2022-02-10T18:57:00Z"/>
                <w:rFonts w:cs="Tahoma"/>
              </w:rPr>
            </w:pPr>
            <w:ins w:id="5491" w:author="Armando Ramirez" w:date="2022-02-10T18:57:00Z">
              <w:r w:rsidRPr="7F136F3F">
                <w:rPr>
                  <w:rFonts w:cs="Tahoma"/>
                </w:rPr>
                <w:t xml:space="preserve">When building type is high-rise residential, prompt the user to declare whether </w:t>
              </w:r>
              <w:proofErr w:type="gramStart"/>
              <w:r w:rsidRPr="7F136F3F">
                <w:rPr>
                  <w:rFonts w:cs="Tahoma"/>
                </w:rPr>
                <w:t>a</w:t>
              </w:r>
              <w:proofErr w:type="gramEnd"/>
              <w:r w:rsidRPr="7F136F3F">
                <w:rPr>
                  <w:rFonts w:cs="Tahoma"/>
                </w:rPr>
                <w:t xml:space="preserve"> MCH-27 is needed. If needed, require one NRCV-MCH-27 per dwelling unit.</w:t>
              </w:r>
            </w:ins>
          </w:p>
        </w:tc>
      </w:tr>
      <w:tr w:rsidR="00097A7B" w14:paraId="6161CA78" w14:textId="77777777" w:rsidTr="00E4041E">
        <w:trPr>
          <w:ins w:id="5492" w:author="Armando Ramirez" w:date="2022-02-10T18:57:00Z"/>
        </w:trPr>
        <w:tc>
          <w:tcPr>
            <w:tcW w:w="1123" w:type="pct"/>
          </w:tcPr>
          <w:p w14:paraId="4873785C" w14:textId="77777777" w:rsidR="00097A7B" w:rsidRPr="00FA0018" w:rsidRDefault="00097A7B" w:rsidP="0079022D">
            <w:pPr>
              <w:widowControl w:val="0"/>
              <w:spacing w:after="0"/>
              <w:rPr>
                <w:ins w:id="5493" w:author="Armando Ramirez" w:date="2022-02-10T18:57:00Z"/>
                <w:rFonts w:cs="Tahoma"/>
                <w:szCs w:val="24"/>
              </w:rPr>
            </w:pPr>
            <w:ins w:id="5494" w:author="Armando Ramirez" w:date="2022-02-10T18:57:00Z">
              <w:r w:rsidRPr="0024633A">
                <w:rPr>
                  <w:rFonts w:cs="Tahoma"/>
                  <w:szCs w:val="24"/>
                </w:rPr>
                <w:t>NRCV-MCH-27c-H</w:t>
              </w:r>
            </w:ins>
          </w:p>
        </w:tc>
        <w:tc>
          <w:tcPr>
            <w:tcW w:w="1421" w:type="pct"/>
          </w:tcPr>
          <w:p w14:paraId="10DD34D2" w14:textId="77777777" w:rsidR="00097A7B" w:rsidRPr="00FA0018" w:rsidRDefault="00097A7B" w:rsidP="0079022D">
            <w:pPr>
              <w:widowControl w:val="0"/>
              <w:spacing w:after="0"/>
              <w:rPr>
                <w:ins w:id="5495" w:author="Armando Ramirez" w:date="2022-02-10T18:57:00Z"/>
                <w:rFonts w:cs="Tahoma"/>
                <w:szCs w:val="24"/>
              </w:rPr>
            </w:pPr>
            <w:ins w:id="5496" w:author="Armando Ramirez" w:date="2022-02-10T18:57:00Z">
              <w:r w:rsidRPr="0024633A">
                <w:rPr>
                  <w:rFonts w:cs="Tahoma"/>
                  <w:szCs w:val="24"/>
                </w:rPr>
                <w:t>Certificate of Verification</w:t>
              </w:r>
            </w:ins>
          </w:p>
        </w:tc>
        <w:tc>
          <w:tcPr>
            <w:tcW w:w="1215" w:type="pct"/>
          </w:tcPr>
          <w:p w14:paraId="11401623" w14:textId="77777777" w:rsidR="00097A7B" w:rsidRPr="00FA0018" w:rsidRDefault="00097A7B" w:rsidP="0079022D">
            <w:pPr>
              <w:widowControl w:val="0"/>
              <w:spacing w:after="0"/>
              <w:rPr>
                <w:ins w:id="5497" w:author="Armando Ramirez" w:date="2022-02-10T18:57:00Z"/>
                <w:rFonts w:cs="Tahoma"/>
                <w:szCs w:val="24"/>
              </w:rPr>
            </w:pPr>
            <w:ins w:id="5498" w:author="Armando Ramirez" w:date="2022-02-10T18:57:00Z">
              <w:r w:rsidRPr="0024633A">
                <w:rPr>
                  <w:rFonts w:cs="Tahoma"/>
                  <w:szCs w:val="24"/>
                </w:rPr>
                <w:t>IAQ and Mechanical Ventilation – High-Rise Residential Multifamily Ventilation – Scheduled or Real-Time Control</w:t>
              </w:r>
            </w:ins>
          </w:p>
        </w:tc>
        <w:tc>
          <w:tcPr>
            <w:tcW w:w="1241" w:type="pct"/>
          </w:tcPr>
          <w:p w14:paraId="629DF8E1" w14:textId="77777777" w:rsidR="00097A7B" w:rsidRDefault="00097A7B" w:rsidP="0079022D">
            <w:pPr>
              <w:widowControl w:val="0"/>
              <w:spacing w:after="0"/>
              <w:rPr>
                <w:ins w:id="5499" w:author="Armando Ramirez" w:date="2022-02-10T18:57:00Z"/>
                <w:rFonts w:cs="Tahoma"/>
                <w:szCs w:val="24"/>
              </w:rPr>
            </w:pPr>
            <w:ins w:id="5500" w:author="Armando Ramirez" w:date="2022-02-10T18:57:00Z">
              <w:r>
                <w:rPr>
                  <w:rFonts w:cs="Tahoma"/>
                  <w:szCs w:val="24"/>
                </w:rPr>
                <w:t xml:space="preserve">Same as the rule for the </w:t>
              </w:r>
              <w:r w:rsidRPr="0024633A">
                <w:rPr>
                  <w:rFonts w:cs="Tahoma"/>
                  <w:szCs w:val="24"/>
                </w:rPr>
                <w:t>NRCV-MCH-27b-H</w:t>
              </w:r>
            </w:ins>
          </w:p>
        </w:tc>
      </w:tr>
      <w:tr w:rsidR="00097A7B" w14:paraId="3B435EF3" w14:textId="77777777" w:rsidTr="00E4041E">
        <w:trPr>
          <w:ins w:id="5501" w:author="Armando Ramirez" w:date="2022-02-10T18:57:00Z"/>
        </w:trPr>
        <w:tc>
          <w:tcPr>
            <w:tcW w:w="1123" w:type="pct"/>
          </w:tcPr>
          <w:p w14:paraId="7FA14BA9" w14:textId="77777777" w:rsidR="00097A7B" w:rsidRPr="00FA0018" w:rsidRDefault="00097A7B" w:rsidP="0079022D">
            <w:pPr>
              <w:widowControl w:val="0"/>
              <w:spacing w:after="0"/>
              <w:rPr>
                <w:ins w:id="5502" w:author="Armando Ramirez" w:date="2022-02-10T18:57:00Z"/>
                <w:rFonts w:cs="Tahoma"/>
                <w:szCs w:val="24"/>
              </w:rPr>
            </w:pPr>
            <w:ins w:id="5503" w:author="Armando Ramirez" w:date="2022-02-10T18:57:00Z">
              <w:r w:rsidRPr="0024633A">
                <w:rPr>
                  <w:rFonts w:cs="Tahoma"/>
                  <w:szCs w:val="24"/>
                </w:rPr>
                <w:t>NRCV-MCH-32-H</w:t>
              </w:r>
            </w:ins>
          </w:p>
        </w:tc>
        <w:tc>
          <w:tcPr>
            <w:tcW w:w="1421" w:type="pct"/>
          </w:tcPr>
          <w:p w14:paraId="69E08C13" w14:textId="77777777" w:rsidR="00097A7B" w:rsidRPr="00FA0018" w:rsidRDefault="00097A7B" w:rsidP="0079022D">
            <w:pPr>
              <w:widowControl w:val="0"/>
              <w:spacing w:after="0"/>
              <w:rPr>
                <w:ins w:id="5504" w:author="Armando Ramirez" w:date="2022-02-10T18:57:00Z"/>
                <w:rFonts w:cs="Tahoma"/>
                <w:szCs w:val="24"/>
              </w:rPr>
            </w:pPr>
            <w:ins w:id="5505" w:author="Armando Ramirez" w:date="2022-02-10T18:57:00Z">
              <w:r w:rsidRPr="0024633A">
                <w:rPr>
                  <w:rFonts w:cs="Tahoma"/>
                  <w:szCs w:val="24"/>
                </w:rPr>
                <w:t>Certificate of Verification</w:t>
              </w:r>
            </w:ins>
          </w:p>
        </w:tc>
        <w:tc>
          <w:tcPr>
            <w:tcW w:w="1215" w:type="pct"/>
          </w:tcPr>
          <w:p w14:paraId="666AB481" w14:textId="77777777" w:rsidR="00097A7B" w:rsidRPr="00FA0018" w:rsidRDefault="00097A7B" w:rsidP="0079022D">
            <w:pPr>
              <w:widowControl w:val="0"/>
              <w:spacing w:after="0"/>
              <w:rPr>
                <w:ins w:id="5506" w:author="Armando Ramirez" w:date="2022-02-10T18:57:00Z"/>
                <w:rFonts w:cs="Tahoma"/>
                <w:szCs w:val="24"/>
              </w:rPr>
            </w:pPr>
            <w:ins w:id="5507" w:author="Armando Ramirez" w:date="2022-02-10T18:57:00Z">
              <w:r w:rsidRPr="00070820">
                <w:rPr>
                  <w:rFonts w:cs="Tahoma"/>
                  <w:szCs w:val="24"/>
                </w:rPr>
                <w:t>Verification of vented range hood airflow rate or capture efficiency</w:t>
              </w:r>
            </w:ins>
          </w:p>
        </w:tc>
        <w:tc>
          <w:tcPr>
            <w:tcW w:w="1241" w:type="pct"/>
          </w:tcPr>
          <w:p w14:paraId="269B9F84" w14:textId="77777777" w:rsidR="00097A7B" w:rsidRDefault="00097A7B" w:rsidP="0079022D">
            <w:pPr>
              <w:widowControl w:val="0"/>
              <w:spacing w:after="0"/>
              <w:rPr>
                <w:ins w:id="5508" w:author="Armando Ramirez" w:date="2022-02-10T18:57:00Z"/>
                <w:rFonts w:cs="Tahoma"/>
                <w:szCs w:val="24"/>
              </w:rPr>
            </w:pPr>
            <w:ins w:id="5509" w:author="Armando Ramirez" w:date="2022-02-10T18:57:00Z">
              <w:r w:rsidRPr="0024633A">
                <w:rPr>
                  <w:rFonts w:cs="Tahoma"/>
                  <w:szCs w:val="24"/>
                </w:rPr>
                <w:t>If the building type specified on the NRCC is high-rise residential, and if the dwelling unit has a kitchen, then require one MCH-32 for the dwelling unit.</w:t>
              </w:r>
            </w:ins>
          </w:p>
        </w:tc>
      </w:tr>
      <w:tr w:rsidR="00097A7B" w:rsidRPr="0024633A" w14:paraId="3696F63D" w14:textId="77777777" w:rsidTr="00E4041E">
        <w:trPr>
          <w:ins w:id="5510" w:author="Armando Ramirez" w:date="2022-02-10T18:57:00Z"/>
        </w:trPr>
        <w:tc>
          <w:tcPr>
            <w:tcW w:w="1123" w:type="pct"/>
          </w:tcPr>
          <w:p w14:paraId="229E5B82" w14:textId="0CDC9C03" w:rsidR="00097A7B" w:rsidRPr="008C2805" w:rsidRDefault="00097A7B" w:rsidP="0079022D">
            <w:pPr>
              <w:widowControl w:val="0"/>
              <w:spacing w:after="0"/>
              <w:rPr>
                <w:ins w:id="5511" w:author="Armando Ramirez" w:date="2022-02-10T18:57:00Z"/>
                <w:rFonts w:cs="Tahoma"/>
              </w:rPr>
            </w:pPr>
            <w:ins w:id="5512" w:author="Armando Ramirez" w:date="2022-02-10T18:57:00Z">
              <w:del w:id="5513" w:author="Ramirez, Armando@Energy" w:date="2022-03-16T12:01:00Z">
                <w:r w:rsidRPr="5843C96E">
                  <w:rPr>
                    <w:rFonts w:cs="Tahoma"/>
                  </w:rPr>
                  <w:delText xml:space="preserve">Does this need a form? A: no, see </w:delText>
                </w:r>
              </w:del>
              <w:del w:id="5514" w:author="Alhabibi, Haider@Energy" w:date="2022-03-17T14:41:00Z">
                <w:r w:rsidDel="00914C68">
                  <w:rPr>
                    <w:rFonts w:cs="Tahoma"/>
                    <w:szCs w:val="24"/>
                  </w:rPr>
                  <w:delText>MCH27.</w:delText>
                </w:r>
              </w:del>
            </w:ins>
            <w:ins w:id="5515" w:author="Haider Alhabibi" w:date="2022-03-07T14:13:00Z">
              <w:del w:id="5516" w:author="Alhabibi, Haider@Energy" w:date="2022-03-17T14:41:00Z">
                <w:r w:rsidR="00BC69CE" w:rsidRPr="5843C96E" w:rsidDel="00914C68">
                  <w:rPr>
                    <w:rFonts w:cs="Tahoma"/>
                  </w:rPr>
                  <w:delText>NRCV</w:delText>
                </w:r>
              </w:del>
              <w:del w:id="5517" w:author="Ramirez, Armando@Energy" w:date="2022-03-16T12:01:00Z">
                <w:r w:rsidR="00BC69CE" w:rsidRPr="5843C96E">
                  <w:rPr>
                    <w:rFonts w:cs="Tahoma"/>
                  </w:rPr>
                  <w:delText>-</w:delText>
                </w:r>
              </w:del>
            </w:ins>
            <w:ins w:id="5518" w:author="Armando Ramirez" w:date="2022-02-10T18:57:00Z">
              <w:del w:id="5519" w:author="Ramirez, Armando@Energy" w:date="2022-03-16T12:01:00Z">
                <w:r w:rsidRPr="5843C96E">
                  <w:rPr>
                    <w:rFonts w:cs="Tahoma"/>
                  </w:rPr>
                  <w:delText>MCH</w:delText>
                </w:r>
              </w:del>
            </w:ins>
            <w:ins w:id="5520" w:author="Haider Alhabibi" w:date="2022-03-07T14:13:00Z">
              <w:del w:id="5521" w:author="Ramirez, Armando@Energy" w:date="2022-03-16T12:01:00Z">
                <w:r w:rsidR="007C2C3B" w:rsidRPr="5843C96E">
                  <w:rPr>
                    <w:rFonts w:cs="Tahoma"/>
                  </w:rPr>
                  <w:delText>-</w:delText>
                </w:r>
              </w:del>
            </w:ins>
            <w:ins w:id="5522" w:author="Armando Ramirez" w:date="2022-02-10T18:57:00Z">
              <w:del w:id="5523" w:author="Ramirez, Armando@Energy" w:date="2022-03-16T12:01:00Z">
                <w:r w:rsidRPr="5843C96E">
                  <w:rPr>
                    <w:rFonts w:cs="Tahoma"/>
                  </w:rPr>
                  <w:delText>27</w:delText>
                </w:r>
              </w:del>
            </w:ins>
            <w:ins w:id="5524" w:author="Haider Alhabibi" w:date="2022-03-07T14:13:00Z">
              <w:del w:id="5525" w:author="Ramirez, Armando@Energy" w:date="2022-03-16T12:01:00Z">
                <w:r w:rsidR="007C2C3B" w:rsidRPr="5843C96E">
                  <w:rPr>
                    <w:rFonts w:cs="Tahoma"/>
                  </w:rPr>
                  <w:delText>b</w:delText>
                </w:r>
              </w:del>
            </w:ins>
            <w:del w:id="5526" w:author="Ramirez, Armando@Energy" w:date="2022-03-16T12:01:00Z">
              <w:r w:rsidRPr="5843C96E" w:rsidDel="00CD2B49">
                <w:rPr>
                  <w:rFonts w:cs="Tahoma"/>
                </w:rPr>
                <w:delText>.</w:delText>
              </w:r>
            </w:del>
            <w:ins w:id="5527" w:author="Haider Alhabibi" w:date="2022-03-07T14:15:00Z">
              <w:del w:id="5528" w:author="Ramirez, Armando@Energy" w:date="2022-03-16T12:01:00Z">
                <w:r w:rsidR="008C2805" w:rsidRPr="5843C96E">
                  <w:rPr>
                    <w:rFonts w:cs="Tahoma"/>
                  </w:rPr>
                  <w:delText>-H</w:delText>
                </w:r>
              </w:del>
            </w:ins>
          </w:p>
        </w:tc>
        <w:tc>
          <w:tcPr>
            <w:tcW w:w="1421" w:type="pct"/>
          </w:tcPr>
          <w:p w14:paraId="30294BCA" w14:textId="0053D96A" w:rsidR="00097A7B" w:rsidRPr="0024633A" w:rsidRDefault="00097A7B" w:rsidP="0079022D">
            <w:pPr>
              <w:widowControl w:val="0"/>
              <w:spacing w:after="0"/>
              <w:rPr>
                <w:ins w:id="5529" w:author="Armando Ramirez" w:date="2022-02-10T18:57:00Z"/>
                <w:rFonts w:cs="Tahoma"/>
                <w:szCs w:val="24"/>
              </w:rPr>
            </w:pPr>
            <w:ins w:id="5530" w:author="Armando Ramirez" w:date="2022-02-10T18:57:00Z">
              <w:del w:id="5531" w:author="Ramirez, Armando@Energy" w:date="2022-03-16T12:01:00Z">
                <w:r w:rsidRPr="0024633A">
                  <w:rPr>
                    <w:rFonts w:cs="Tahoma"/>
                    <w:szCs w:val="24"/>
                  </w:rPr>
                  <w:delText>Certificate of Verification</w:delText>
                </w:r>
              </w:del>
            </w:ins>
          </w:p>
        </w:tc>
        <w:tc>
          <w:tcPr>
            <w:tcW w:w="1215" w:type="pct"/>
          </w:tcPr>
          <w:p w14:paraId="3B4D5BC0" w14:textId="7A0080A3" w:rsidR="00097A7B" w:rsidRPr="0024633A" w:rsidRDefault="00097A7B" w:rsidP="0079022D">
            <w:pPr>
              <w:widowControl w:val="0"/>
              <w:spacing w:after="0"/>
              <w:rPr>
                <w:ins w:id="5532" w:author="Armando Ramirez" w:date="2022-02-10T18:57:00Z"/>
                <w:rFonts w:cs="Tahoma"/>
                <w:szCs w:val="24"/>
              </w:rPr>
            </w:pPr>
            <w:ins w:id="5533" w:author="Armando Ramirez" w:date="2022-02-10T18:57:00Z">
              <w:del w:id="5534" w:author="Ramirez, Armando@Energy" w:date="2022-03-16T12:01:00Z">
                <w:r w:rsidRPr="006D2A6F">
                  <w:rPr>
                    <w:rFonts w:cs="Tahoma"/>
                    <w:szCs w:val="24"/>
                  </w:rPr>
                  <w:delText>Heat Recovery Ventilation (HRV) or Energy Recovery Ventilation (ERV) Rated Performance Verification</w:delText>
                </w:r>
              </w:del>
            </w:ins>
          </w:p>
        </w:tc>
        <w:tc>
          <w:tcPr>
            <w:tcW w:w="1241" w:type="pct"/>
          </w:tcPr>
          <w:p w14:paraId="21C5A6A6" w14:textId="77777777" w:rsidR="00097A7B" w:rsidRPr="000C4B3F" w:rsidRDefault="00097A7B" w:rsidP="0079022D">
            <w:pPr>
              <w:widowControl w:val="0"/>
              <w:spacing w:after="0"/>
              <w:rPr>
                <w:ins w:id="5535" w:author="Armando Ramirez" w:date="2022-02-10T18:57:00Z"/>
                <w:highlight w:val="yellow"/>
              </w:rPr>
            </w:pPr>
          </w:p>
        </w:tc>
      </w:tr>
      <w:tr w:rsidR="008C2805" w:rsidRPr="0024633A" w14:paraId="15319BCC" w14:textId="77777777" w:rsidTr="00E4041E">
        <w:trPr>
          <w:ins w:id="5536" w:author="Haider Alhabibi" w:date="2022-03-07T14:15:00Z"/>
        </w:trPr>
        <w:tc>
          <w:tcPr>
            <w:tcW w:w="1123" w:type="pct"/>
          </w:tcPr>
          <w:p w14:paraId="7E801278" w14:textId="3F548CF8" w:rsidR="008C2805" w:rsidRPr="00AE3D62" w:rsidDel="00BC69CE" w:rsidRDefault="008C2805" w:rsidP="0079022D">
            <w:pPr>
              <w:widowControl w:val="0"/>
              <w:spacing w:after="0"/>
              <w:rPr>
                <w:ins w:id="5537" w:author="Haider Alhabibi" w:date="2022-03-07T14:15:00Z"/>
                <w:rFonts w:cs="Tahoma"/>
                <w:szCs w:val="24"/>
                <w:highlight w:val="yellow"/>
              </w:rPr>
            </w:pPr>
            <w:ins w:id="5538" w:author="Haider Alhabibi" w:date="2022-03-07T14:15:00Z">
              <w:del w:id="5539" w:author="Ramirez, Armando@Energy" w:date="2022-03-16T12:01:00Z">
                <w:r w:rsidRPr="008C2805">
                  <w:rPr>
                    <w:rFonts w:cs="Tahoma"/>
                    <w:szCs w:val="24"/>
                  </w:rPr>
                  <w:delText>NRCV-MCH-27</w:delText>
                </w:r>
                <w:r>
                  <w:rPr>
                    <w:rFonts w:cs="Tahoma"/>
                    <w:szCs w:val="24"/>
                  </w:rPr>
                  <w:delText>c</w:delText>
                </w:r>
                <w:r w:rsidRPr="008C2805">
                  <w:rPr>
                    <w:rFonts w:cs="Tahoma"/>
                    <w:szCs w:val="24"/>
                  </w:rPr>
                  <w:delText>-H</w:delText>
                </w:r>
              </w:del>
            </w:ins>
          </w:p>
        </w:tc>
        <w:tc>
          <w:tcPr>
            <w:tcW w:w="1421" w:type="pct"/>
          </w:tcPr>
          <w:p w14:paraId="1251916A" w14:textId="0659CB60" w:rsidR="008C2805" w:rsidRPr="00AE3D62" w:rsidRDefault="008C2805" w:rsidP="0079022D">
            <w:pPr>
              <w:widowControl w:val="0"/>
              <w:spacing w:after="0"/>
              <w:rPr>
                <w:ins w:id="5540" w:author="Haider Alhabibi" w:date="2022-03-07T14:15:00Z"/>
                <w:rFonts w:cs="Tahoma"/>
                <w:szCs w:val="24"/>
                <w:highlight w:val="yellow"/>
              </w:rPr>
            </w:pPr>
            <w:ins w:id="5541" w:author="Haider Alhabibi" w:date="2022-03-07T14:15:00Z">
              <w:del w:id="5542" w:author="Ramirez, Armando@Energy" w:date="2022-03-16T12:01:00Z">
                <w:r w:rsidRPr="008C2805">
                  <w:rPr>
                    <w:rFonts w:cs="Tahoma"/>
                    <w:szCs w:val="24"/>
                  </w:rPr>
                  <w:delText>Certificate of Verification</w:delText>
                </w:r>
              </w:del>
            </w:ins>
          </w:p>
        </w:tc>
        <w:tc>
          <w:tcPr>
            <w:tcW w:w="1215" w:type="pct"/>
          </w:tcPr>
          <w:p w14:paraId="5E4440E2" w14:textId="77777777" w:rsidR="008C2805" w:rsidRPr="00AE3D62" w:rsidRDefault="008C2805" w:rsidP="0079022D">
            <w:pPr>
              <w:widowControl w:val="0"/>
              <w:spacing w:after="0"/>
              <w:rPr>
                <w:ins w:id="5543" w:author="Haider Alhabibi" w:date="2022-03-07T14:15:00Z"/>
                <w:rFonts w:cs="Tahoma"/>
                <w:szCs w:val="24"/>
                <w:highlight w:val="yellow"/>
              </w:rPr>
            </w:pPr>
          </w:p>
        </w:tc>
        <w:tc>
          <w:tcPr>
            <w:tcW w:w="1241" w:type="pct"/>
          </w:tcPr>
          <w:p w14:paraId="7B7A12D6" w14:textId="77777777" w:rsidR="008C2805" w:rsidRPr="00AE3D62" w:rsidRDefault="008C2805" w:rsidP="0079022D">
            <w:pPr>
              <w:widowControl w:val="0"/>
              <w:spacing w:after="0"/>
              <w:rPr>
                <w:ins w:id="5544" w:author="Haider Alhabibi" w:date="2022-03-07T14:15:00Z"/>
                <w:rFonts w:cs="Tahoma"/>
                <w:szCs w:val="24"/>
                <w:highlight w:val="yellow"/>
              </w:rPr>
            </w:pPr>
          </w:p>
        </w:tc>
      </w:tr>
      <w:tr w:rsidR="00097A7B" w14:paraId="27D7349F" w14:textId="77777777" w:rsidTr="00E4041E">
        <w:trPr>
          <w:ins w:id="5545" w:author="Armando Ramirez" w:date="2022-02-10T18:57:00Z"/>
        </w:trPr>
        <w:tc>
          <w:tcPr>
            <w:tcW w:w="1123" w:type="pct"/>
          </w:tcPr>
          <w:p w14:paraId="58714405" w14:textId="77777777" w:rsidR="00097A7B" w:rsidRPr="00FA0018" w:rsidRDefault="00097A7B" w:rsidP="0079022D">
            <w:pPr>
              <w:widowControl w:val="0"/>
              <w:spacing w:after="0"/>
              <w:rPr>
                <w:ins w:id="5546" w:author="Armando Ramirez" w:date="2022-02-10T18:57:00Z"/>
                <w:rFonts w:cs="Tahoma"/>
                <w:szCs w:val="24"/>
              </w:rPr>
            </w:pPr>
            <w:ins w:id="5547" w:author="Armando Ramirez" w:date="2022-02-10T18:57:00Z">
              <w:r w:rsidRPr="0024633A">
                <w:rPr>
                  <w:rFonts w:cs="Tahoma"/>
                  <w:szCs w:val="24"/>
                </w:rPr>
                <w:t>NRCV-PLB-21-H</w:t>
              </w:r>
            </w:ins>
          </w:p>
        </w:tc>
        <w:tc>
          <w:tcPr>
            <w:tcW w:w="1421" w:type="pct"/>
          </w:tcPr>
          <w:p w14:paraId="0C4B670F" w14:textId="77777777" w:rsidR="00097A7B" w:rsidRPr="00FA0018" w:rsidRDefault="00097A7B" w:rsidP="0079022D">
            <w:pPr>
              <w:widowControl w:val="0"/>
              <w:spacing w:after="0"/>
              <w:rPr>
                <w:ins w:id="5548" w:author="Armando Ramirez" w:date="2022-02-10T18:57:00Z"/>
                <w:rFonts w:cs="Tahoma"/>
                <w:szCs w:val="24"/>
              </w:rPr>
            </w:pPr>
            <w:ins w:id="5549" w:author="Armando Ramirez" w:date="2022-02-10T18:57:00Z">
              <w:r w:rsidRPr="0024633A">
                <w:rPr>
                  <w:rFonts w:cs="Tahoma"/>
                  <w:szCs w:val="24"/>
                </w:rPr>
                <w:t>Certificate of Verification</w:t>
              </w:r>
            </w:ins>
          </w:p>
        </w:tc>
        <w:tc>
          <w:tcPr>
            <w:tcW w:w="1215" w:type="pct"/>
          </w:tcPr>
          <w:p w14:paraId="43BD6BDD" w14:textId="77777777" w:rsidR="00097A7B" w:rsidRPr="00FA0018" w:rsidRDefault="00097A7B" w:rsidP="0079022D">
            <w:pPr>
              <w:widowControl w:val="0"/>
              <w:spacing w:after="0"/>
              <w:rPr>
                <w:ins w:id="5550" w:author="Armando Ramirez" w:date="2022-02-10T18:57:00Z"/>
                <w:rFonts w:cs="Tahoma"/>
                <w:szCs w:val="24"/>
              </w:rPr>
            </w:pPr>
            <w:ins w:id="5551" w:author="Armando Ramirez" w:date="2022-02-10T18:57:00Z">
              <w:r w:rsidRPr="0024633A">
                <w:rPr>
                  <w:rFonts w:cs="Tahoma"/>
                  <w:szCs w:val="24"/>
                </w:rPr>
                <w:t>Nonresidential High-</w:t>
              </w:r>
              <w:r w:rsidRPr="0024633A">
                <w:rPr>
                  <w:rFonts w:cs="Tahoma"/>
                  <w:szCs w:val="24"/>
                </w:rPr>
                <w:lastRenderedPageBreak/>
                <w:t>Rise Multifamily Central Hot Water System Distribution (HERS)</w:t>
              </w:r>
            </w:ins>
          </w:p>
        </w:tc>
        <w:tc>
          <w:tcPr>
            <w:tcW w:w="1241" w:type="pct"/>
          </w:tcPr>
          <w:p w14:paraId="54DFC6B7" w14:textId="77777777" w:rsidR="00097A7B" w:rsidRDefault="00097A7B" w:rsidP="0079022D">
            <w:pPr>
              <w:widowControl w:val="0"/>
              <w:spacing w:after="0"/>
              <w:rPr>
                <w:ins w:id="5552" w:author="Armando Ramirez" w:date="2022-02-10T18:57:00Z"/>
                <w:rFonts w:cs="Tahoma"/>
                <w:szCs w:val="24"/>
              </w:rPr>
            </w:pPr>
            <w:ins w:id="5553" w:author="Armando Ramirez" w:date="2022-02-10T18:57:00Z">
              <w:r w:rsidRPr="0024633A">
                <w:rPr>
                  <w:rFonts w:cs="Tahoma"/>
                  <w:szCs w:val="24"/>
                </w:rPr>
                <w:lastRenderedPageBreak/>
                <w:t xml:space="preserve">When HERS </w:t>
              </w:r>
              <w:r w:rsidRPr="0024633A">
                <w:rPr>
                  <w:rFonts w:cs="Tahoma"/>
                  <w:szCs w:val="24"/>
                </w:rPr>
                <w:lastRenderedPageBreak/>
                <w:t>verification is required by NRCC, provide one NRCV-PLB-21 for the building.</w:t>
              </w:r>
            </w:ins>
          </w:p>
        </w:tc>
      </w:tr>
      <w:tr w:rsidR="00097A7B" w:rsidRPr="0024633A" w14:paraId="4D58A88B" w14:textId="77777777" w:rsidTr="00E4041E">
        <w:trPr>
          <w:ins w:id="5554" w:author="Armando Ramirez" w:date="2022-02-10T18:57:00Z"/>
        </w:trPr>
        <w:tc>
          <w:tcPr>
            <w:tcW w:w="1123" w:type="pct"/>
          </w:tcPr>
          <w:p w14:paraId="060A7EF3" w14:textId="77777777" w:rsidR="00097A7B" w:rsidRPr="0024633A" w:rsidRDefault="00097A7B" w:rsidP="0079022D">
            <w:pPr>
              <w:widowControl w:val="0"/>
              <w:spacing w:after="0"/>
              <w:rPr>
                <w:ins w:id="5555" w:author="Armando Ramirez" w:date="2022-02-10T18:57:00Z"/>
                <w:rFonts w:cs="Tahoma"/>
                <w:szCs w:val="24"/>
              </w:rPr>
            </w:pPr>
            <w:ins w:id="5556" w:author="Armando Ramirez" w:date="2022-02-10T18:57:00Z">
              <w:r w:rsidRPr="0024633A">
                <w:rPr>
                  <w:rFonts w:cs="Tahoma"/>
                  <w:szCs w:val="24"/>
                </w:rPr>
                <w:lastRenderedPageBreak/>
                <w:t>NRCV-PLB-22-H</w:t>
              </w:r>
            </w:ins>
          </w:p>
        </w:tc>
        <w:tc>
          <w:tcPr>
            <w:tcW w:w="1421" w:type="pct"/>
          </w:tcPr>
          <w:p w14:paraId="5BB4D2D1" w14:textId="77777777" w:rsidR="00097A7B" w:rsidRPr="0024633A" w:rsidRDefault="00097A7B" w:rsidP="0079022D">
            <w:pPr>
              <w:widowControl w:val="0"/>
              <w:spacing w:after="0"/>
              <w:rPr>
                <w:ins w:id="5557" w:author="Armando Ramirez" w:date="2022-02-10T18:57:00Z"/>
                <w:rFonts w:cs="Tahoma"/>
                <w:szCs w:val="24"/>
              </w:rPr>
            </w:pPr>
            <w:ins w:id="5558" w:author="Armando Ramirez" w:date="2022-02-10T18:57:00Z">
              <w:r w:rsidRPr="0024633A">
                <w:rPr>
                  <w:rFonts w:cs="Tahoma"/>
                  <w:szCs w:val="24"/>
                </w:rPr>
                <w:t>Certificate of Verification</w:t>
              </w:r>
            </w:ins>
          </w:p>
        </w:tc>
        <w:tc>
          <w:tcPr>
            <w:tcW w:w="1215" w:type="pct"/>
          </w:tcPr>
          <w:p w14:paraId="43089203" w14:textId="1FB7A226" w:rsidR="00097A7B" w:rsidRPr="0024633A" w:rsidRDefault="00097A7B" w:rsidP="0079022D">
            <w:pPr>
              <w:widowControl w:val="0"/>
              <w:spacing w:after="0"/>
              <w:rPr>
                <w:ins w:id="5559" w:author="Armando Ramirez" w:date="2022-02-10T18:57:00Z"/>
                <w:rFonts w:cs="Tahoma"/>
                <w:szCs w:val="24"/>
              </w:rPr>
            </w:pPr>
            <w:ins w:id="5560" w:author="Armando Ramirez" w:date="2022-02-10T18:57:00Z">
              <w:r w:rsidRPr="0024633A">
                <w:rPr>
                  <w:rFonts w:cs="Tahoma"/>
                  <w:szCs w:val="24"/>
                </w:rPr>
                <w:t xml:space="preserve">Nonresidential High-Rise </w:t>
              </w:r>
              <w:del w:id="5561" w:author="Haider Alhabibi" w:date="2022-03-07T14:25:00Z">
                <w:r w:rsidRPr="0024633A">
                  <w:rPr>
                    <w:rFonts w:cs="Tahoma"/>
                    <w:szCs w:val="24"/>
                  </w:rPr>
                  <w:delText>Single</w:delText>
                </w:r>
              </w:del>
            </w:ins>
            <w:ins w:id="5562" w:author="Haider Alhabibi" w:date="2022-03-07T14:25:00Z">
              <w:r w:rsidR="00E42E10" w:rsidRPr="00E42E10">
                <w:rPr>
                  <w:rFonts w:cs="Tahoma"/>
                  <w:szCs w:val="24"/>
                </w:rPr>
                <w:t>Individual</w:t>
              </w:r>
            </w:ins>
            <w:ins w:id="5563" w:author="Armando Ramirez" w:date="2022-02-10T18:57:00Z">
              <w:r w:rsidRPr="0024633A">
                <w:rPr>
                  <w:rFonts w:cs="Tahoma"/>
                  <w:szCs w:val="24"/>
                </w:rPr>
                <w:t xml:space="preserve"> Dwelling Unit Hot Water System Distribution (HERS)</w:t>
              </w:r>
            </w:ins>
          </w:p>
        </w:tc>
        <w:tc>
          <w:tcPr>
            <w:tcW w:w="1241" w:type="pct"/>
          </w:tcPr>
          <w:p w14:paraId="3AD6611F" w14:textId="77777777" w:rsidR="00097A7B" w:rsidRPr="0024633A" w:rsidRDefault="00097A7B" w:rsidP="0079022D">
            <w:pPr>
              <w:widowControl w:val="0"/>
              <w:spacing w:after="0"/>
              <w:rPr>
                <w:ins w:id="5564" w:author="Armando Ramirez" w:date="2022-02-10T18:57:00Z"/>
                <w:rFonts w:cs="Tahoma"/>
                <w:szCs w:val="24"/>
              </w:rPr>
            </w:pPr>
            <w:ins w:id="5565" w:author="Armando Ramirez" w:date="2022-02-10T18:57:00Z">
              <w:r w:rsidRPr="0024633A">
                <w:rPr>
                  <w:rFonts w:cs="Tahoma"/>
                  <w:szCs w:val="24"/>
                </w:rPr>
                <w:t>When HERS verification is required by NRCC provide one PLB-22 for each dwelling unit.</w:t>
              </w:r>
            </w:ins>
          </w:p>
        </w:tc>
      </w:tr>
    </w:tbl>
    <w:p w14:paraId="66D2C75C" w14:textId="77777777" w:rsidR="00177878" w:rsidRDefault="00177878" w:rsidP="00177878">
      <w:pPr>
        <w:rPr>
          <w:ins w:id="5566" w:author="Armando Ramirez" w:date="2022-02-10T18:55:00Z"/>
          <w:rFonts w:cs="Tahoma"/>
          <w:b/>
          <w:bCs/>
        </w:rPr>
      </w:pPr>
    </w:p>
    <w:p w14:paraId="4D4B7D8B" w14:textId="77777777" w:rsidR="00177878" w:rsidRDefault="00177878" w:rsidP="00177878">
      <w:pPr>
        <w:jc w:val="center"/>
        <w:rPr>
          <w:ins w:id="5567" w:author="Armando Ramirez" w:date="2022-02-10T18:55:00Z"/>
          <w:rFonts w:cs="Tahoma"/>
          <w:b/>
          <w:bCs/>
        </w:rPr>
      </w:pPr>
    </w:p>
    <w:p w14:paraId="75D3D089" w14:textId="5DCAEF4E" w:rsidR="0016403A" w:rsidRPr="0024633A" w:rsidRDefault="0016403A" w:rsidP="002632A7">
      <w:pPr>
        <w:rPr>
          <w:rFonts w:cs="Tahoma"/>
        </w:rPr>
        <w:sectPr w:rsidR="0016403A" w:rsidRPr="0024633A">
          <w:headerReference w:type="default" r:id="rId31"/>
          <w:pgSz w:w="12240" w:h="15840" w:code="1"/>
          <w:pgMar w:top="1440" w:right="1152" w:bottom="1008" w:left="1152" w:header="720" w:footer="720" w:gutter="0"/>
          <w:cols w:space="720"/>
          <w:docGrid w:linePitch="360"/>
        </w:sectPr>
      </w:pPr>
    </w:p>
    <w:p w14:paraId="342EE13B" w14:textId="77777777" w:rsidR="0055282D" w:rsidRPr="008839BA" w:rsidRDefault="005E2B08" w:rsidP="009978D3">
      <w:pPr>
        <w:pStyle w:val="Heading1"/>
        <w:tabs>
          <w:tab w:val="clear" w:pos="450"/>
          <w:tab w:val="left" w:pos="540"/>
        </w:tabs>
        <w:spacing w:after="240"/>
        <w:ind w:left="540" w:hanging="530"/>
        <w:rPr>
          <w:rFonts w:ascii="Tahoma" w:hAnsi="Tahoma" w:cs="Tahoma"/>
        </w:rPr>
      </w:pPr>
      <w:bookmarkStart w:id="5570" w:name="_Toc418094539"/>
      <w:bookmarkStart w:id="5571" w:name="_Toc96009586"/>
      <w:r w:rsidRPr="008839BA">
        <w:rPr>
          <w:rFonts w:ascii="Tahoma" w:hAnsi="Tahoma" w:cs="Tahoma"/>
        </w:rPr>
        <w:lastRenderedPageBreak/>
        <w:t xml:space="preserve">Group </w:t>
      </w:r>
      <w:r w:rsidR="00B91FCA" w:rsidRPr="008839BA">
        <w:rPr>
          <w:rFonts w:ascii="Tahoma" w:hAnsi="Tahoma" w:cs="Tahoma"/>
        </w:rPr>
        <w:t>Sampling</w:t>
      </w:r>
      <w:r w:rsidR="0055282D" w:rsidRPr="008839BA">
        <w:rPr>
          <w:rFonts w:ascii="Tahoma" w:hAnsi="Tahoma" w:cs="Tahoma"/>
        </w:rPr>
        <w:t xml:space="preserve"> Rules</w:t>
      </w:r>
      <w:r w:rsidRPr="008839BA">
        <w:rPr>
          <w:rFonts w:ascii="Tahoma" w:hAnsi="Tahoma" w:cs="Tahoma"/>
        </w:rPr>
        <w:t xml:space="preserve"> for HERS Verification Compliance</w:t>
      </w:r>
      <w:bookmarkEnd w:id="5570"/>
      <w:bookmarkEnd w:id="5571"/>
    </w:p>
    <w:p w14:paraId="058370F9" w14:textId="77777777" w:rsidR="00D7524C" w:rsidRPr="0024633A" w:rsidRDefault="0055282D" w:rsidP="009978D3">
      <w:pPr>
        <w:pStyle w:val="Heading2"/>
        <w:spacing w:after="240"/>
        <w:ind w:left="720" w:hanging="720"/>
        <w:rPr>
          <w:rFonts w:ascii="Tahoma" w:hAnsi="Tahoma" w:cs="Tahoma"/>
          <w:sz w:val="28"/>
          <w:szCs w:val="28"/>
        </w:rPr>
      </w:pPr>
      <w:bookmarkStart w:id="5572" w:name="_Toc418094540"/>
      <w:bookmarkStart w:id="5573" w:name="_Toc96009587"/>
      <w:r w:rsidRPr="0024633A">
        <w:rPr>
          <w:rFonts w:ascii="Tahoma" w:hAnsi="Tahoma" w:cs="Tahoma"/>
          <w:sz w:val="28"/>
          <w:szCs w:val="28"/>
        </w:rPr>
        <w:t>Overview</w:t>
      </w:r>
      <w:bookmarkEnd w:id="5572"/>
      <w:bookmarkEnd w:id="5573"/>
    </w:p>
    <w:p w14:paraId="1E91C073" w14:textId="31863B89" w:rsidR="00752527" w:rsidRPr="0024633A" w:rsidRDefault="00752527" w:rsidP="009978D3">
      <w:pPr>
        <w:spacing w:after="240"/>
        <w:rPr>
          <w:rFonts w:cs="Tahoma"/>
        </w:rPr>
      </w:pPr>
      <w:r w:rsidRPr="0024633A">
        <w:rPr>
          <w:rFonts w:cs="Tahoma"/>
        </w:rPr>
        <w:t xml:space="preserve">Residential HERS Verification, Testing, and Documentation Procedures are given in </w:t>
      </w:r>
      <w:r w:rsidR="00507E8E" w:rsidRPr="0024633A">
        <w:rPr>
          <w:rFonts w:cs="Tahoma"/>
          <w:i/>
        </w:rPr>
        <w:t>20</w:t>
      </w:r>
      <w:ins w:id="5574" w:author="Author">
        <w:r w:rsidR="008F7B89">
          <w:rPr>
            <w:rFonts w:cs="Tahoma"/>
            <w:i/>
          </w:rPr>
          <w:t>22</w:t>
        </w:r>
      </w:ins>
      <w:del w:id="5575" w:author="Author">
        <w:r w:rsidR="00507E8E" w:rsidRPr="0024633A" w:rsidDel="008F7B89">
          <w:rPr>
            <w:rFonts w:cs="Tahoma"/>
            <w:i/>
          </w:rPr>
          <w:delText>19</w:delText>
        </w:r>
      </w:del>
      <w:r w:rsidRPr="0024633A">
        <w:rPr>
          <w:rFonts w:cs="Tahoma"/>
          <w:i/>
        </w:rPr>
        <w:t xml:space="preserve"> Reference Residential Appendix RA2</w:t>
      </w:r>
      <w:r w:rsidRPr="0024633A">
        <w:rPr>
          <w:rFonts w:cs="Tahoma"/>
        </w:rPr>
        <w:t>.</w:t>
      </w:r>
    </w:p>
    <w:p w14:paraId="5A58B96C" w14:textId="359EB941" w:rsidR="006F02A9" w:rsidRPr="0024633A" w:rsidRDefault="006F02A9" w:rsidP="006F02A9">
      <w:pPr>
        <w:spacing w:after="240"/>
        <w:rPr>
          <w:rFonts w:cs="Tahoma"/>
        </w:rPr>
      </w:pPr>
      <w:r w:rsidRPr="0024633A">
        <w:rPr>
          <w:rFonts w:cs="Tahoma"/>
        </w:rPr>
        <w:t xml:space="preserve">For newly constructed buildings, at the builder’s option, compliance with HERS field verification and diagnostic testing (HERS verification) requirements may be demonstrated for a group of dwelling units by performing </w:t>
      </w:r>
      <w:ins w:id="5576" w:author="Armando Ramirez" w:date="2021-10-20T08:38:00Z">
        <w:r>
          <w:rPr>
            <w:rFonts w:cs="Tahoma"/>
          </w:rPr>
          <w:t xml:space="preserve">at least one </w:t>
        </w:r>
      </w:ins>
      <w:r w:rsidRPr="0024633A">
        <w:rPr>
          <w:rFonts w:cs="Tahoma"/>
        </w:rPr>
        <w:t xml:space="preserve">HERS verification </w:t>
      </w:r>
      <w:ins w:id="5577" w:author="Armando Ramirez" w:date="2021-10-20T08:38:00Z">
        <w:r>
          <w:rPr>
            <w:rFonts w:cs="Tahoma"/>
          </w:rPr>
          <w:t xml:space="preserve">for every </w:t>
        </w:r>
      </w:ins>
      <w:ins w:id="5578" w:author="Armando Ramirez" w:date="2021-10-20T08:39:00Z">
        <w:r>
          <w:rPr>
            <w:rFonts w:cs="Tahoma"/>
          </w:rPr>
          <w:t xml:space="preserve">measure </w:t>
        </w:r>
      </w:ins>
      <w:del w:id="5579" w:author="Armando Ramirez" w:date="2021-10-20T08:39:00Z">
        <w:r w:rsidRPr="0024633A" w:rsidDel="00D0446A">
          <w:rPr>
            <w:rFonts w:cs="Tahoma"/>
          </w:rPr>
          <w:delText xml:space="preserve">on a </w:delText>
        </w:r>
      </w:del>
      <w:del w:id="5580" w:author="Armando Ramirez" w:date="2021-10-20T08:36:00Z">
        <w:r w:rsidRPr="0024633A" w:rsidDel="009A06DA">
          <w:rPr>
            <w:rFonts w:cs="Tahoma"/>
          </w:rPr>
          <w:delText xml:space="preserve">single </w:delText>
        </w:r>
        <w:r w:rsidRPr="0024633A" w:rsidDel="00853354">
          <w:rPr>
            <w:rFonts w:cs="Tahoma"/>
          </w:rPr>
          <w:delText xml:space="preserve">dwelling unit </w:delText>
        </w:r>
      </w:del>
      <w:del w:id="5581" w:author="Armando Ramirez" w:date="2021-10-20T08:39:00Z">
        <w:r w:rsidRPr="0024633A" w:rsidDel="00D0446A">
          <w:rPr>
            <w:rFonts w:cs="Tahoma"/>
          </w:rPr>
          <w:delText xml:space="preserve">sample from </w:delText>
        </w:r>
      </w:del>
      <w:ins w:id="5582" w:author="Armando Ramirez" w:date="2021-10-20T08:39:00Z">
        <w:r>
          <w:rPr>
            <w:rFonts w:cs="Tahoma"/>
          </w:rPr>
          <w:t xml:space="preserve">within </w:t>
        </w:r>
      </w:ins>
      <w:r w:rsidRPr="0024633A">
        <w:rPr>
          <w:rFonts w:cs="Tahoma"/>
        </w:rPr>
        <w:t>a designated group of dwelling units in which the same measure</w:t>
      </w:r>
      <w:ins w:id="5583" w:author="Armando Ramirez" w:date="2021-10-20T08:40:00Z">
        <w:r>
          <w:rPr>
            <w:rFonts w:cs="Tahoma"/>
          </w:rPr>
          <w:t>s</w:t>
        </w:r>
      </w:ins>
      <w:del w:id="5584" w:author="Armando Ramirez" w:date="2021-10-20T08:40:00Z">
        <w:r w:rsidRPr="0024633A" w:rsidDel="00A52D12">
          <w:rPr>
            <w:rFonts w:cs="Tahoma"/>
          </w:rPr>
          <w:delText>(s)</w:delText>
        </w:r>
      </w:del>
      <w:r w:rsidRPr="0024633A">
        <w:rPr>
          <w:rFonts w:cs="Tahoma"/>
        </w:rPr>
        <w:t xml:space="preserve"> requiring HERS verification </w:t>
      </w:r>
      <w:del w:id="5585" w:author="Armando Ramirez" w:date="2021-10-20T08:40:00Z">
        <w:r w:rsidRPr="0024633A" w:rsidDel="00A52D12">
          <w:rPr>
            <w:rFonts w:cs="Tahoma"/>
          </w:rPr>
          <w:delText xml:space="preserve">has </w:delText>
        </w:r>
      </w:del>
      <w:ins w:id="5586" w:author="Armando Ramirez" w:date="2021-10-20T08:40:00Z">
        <w:r>
          <w:rPr>
            <w:rFonts w:cs="Tahoma"/>
          </w:rPr>
          <w:t>have</w:t>
        </w:r>
        <w:r w:rsidRPr="0024633A">
          <w:rPr>
            <w:rFonts w:cs="Tahoma"/>
          </w:rPr>
          <w:t xml:space="preserve"> </w:t>
        </w:r>
      </w:ins>
      <w:r w:rsidRPr="0024633A">
        <w:rPr>
          <w:rFonts w:cs="Tahoma"/>
        </w:rPr>
        <w:t>been installed in each dwelling unit in the group. If the builder elects to demonstrate compliance utilizing group sampling</w:t>
      </w:r>
      <w:ins w:id="5587" w:author="Armando Ramirez" w:date="2022-02-07T21:19:00Z">
        <w:r w:rsidR="00E555F0">
          <w:rPr>
            <w:rFonts w:cs="Tahoma"/>
          </w:rPr>
          <w:t xml:space="preserve"> for </w:t>
        </w:r>
      </w:ins>
      <w:ins w:id="5588" w:author="Armando Ramirez" w:date="2022-02-07T21:20:00Z">
        <w:r w:rsidR="00E555F0">
          <w:rPr>
            <w:rFonts w:cs="Tahoma"/>
          </w:rPr>
          <w:t>single-family construction</w:t>
        </w:r>
      </w:ins>
      <w:r w:rsidRPr="0024633A">
        <w:rPr>
          <w:rFonts w:cs="Tahoma"/>
        </w:rPr>
        <w:t>, all applicable procedures described in Reference Residential Appendix Sections RA2.6.2, RA2.6.3, and RA2.6.4 must be followed.</w:t>
      </w:r>
      <w:ins w:id="5589" w:author="Armando Ramirez" w:date="2022-02-07T21:20:00Z">
        <w:r w:rsidR="00E555F0">
          <w:rPr>
            <w:rFonts w:cs="Tahoma"/>
          </w:rPr>
          <w:t xml:space="preserve"> </w:t>
        </w:r>
        <w:r w:rsidR="00E555F0" w:rsidRPr="0024633A">
          <w:rPr>
            <w:rFonts w:cs="Tahoma"/>
          </w:rPr>
          <w:t>If the builder elects to demonstrate compliance utilizing group sampling</w:t>
        </w:r>
        <w:r w:rsidR="00E555F0">
          <w:rPr>
            <w:rFonts w:cs="Tahoma"/>
          </w:rPr>
          <w:t xml:space="preserve"> for multifamily construction</w:t>
        </w:r>
        <w:r w:rsidR="00F43425">
          <w:rPr>
            <w:rFonts w:cs="Tahoma"/>
          </w:rPr>
          <w:t xml:space="preserve"> not greater than three stories</w:t>
        </w:r>
        <w:r w:rsidR="00E555F0" w:rsidRPr="0024633A">
          <w:rPr>
            <w:rFonts w:cs="Tahoma"/>
          </w:rPr>
          <w:t xml:space="preserve">, all applicable procedures described in Reference </w:t>
        </w:r>
        <w:r w:rsidR="00F43425">
          <w:rPr>
            <w:rFonts w:cs="Tahoma"/>
          </w:rPr>
          <w:t>Nonresidential</w:t>
        </w:r>
        <w:r w:rsidR="00E555F0" w:rsidRPr="0024633A">
          <w:rPr>
            <w:rFonts w:cs="Tahoma"/>
          </w:rPr>
          <w:t xml:space="preserve"> Appendix Sections </w:t>
        </w:r>
        <w:r w:rsidR="00F43425">
          <w:rPr>
            <w:rFonts w:cs="Tahoma"/>
          </w:rPr>
          <w:t xml:space="preserve">NA1.6 </w:t>
        </w:r>
        <w:r w:rsidR="00E555F0" w:rsidRPr="0024633A">
          <w:rPr>
            <w:rFonts w:cs="Tahoma"/>
          </w:rPr>
          <w:t>must be followed.</w:t>
        </w:r>
      </w:ins>
      <w:ins w:id="5590" w:author="Armando Ramirez" w:date="2022-02-10T19:00:00Z">
        <w:r w:rsidR="005F4DC5">
          <w:rPr>
            <w:rFonts w:cs="Tahoma"/>
          </w:rPr>
          <w:t xml:space="preserve"> </w:t>
        </w:r>
      </w:ins>
    </w:p>
    <w:p w14:paraId="5890B3E6" w14:textId="473FEC21" w:rsidR="00752527" w:rsidRPr="0024633A" w:rsidDel="00706D8F" w:rsidRDefault="00752527" w:rsidP="009978D3">
      <w:pPr>
        <w:spacing w:after="240"/>
        <w:rPr>
          <w:del w:id="5591" w:author="Armando Ramirez" w:date="2022-02-07T21:19:00Z"/>
          <w:rFonts w:cs="Tahoma"/>
        </w:rPr>
      </w:pPr>
    </w:p>
    <w:p w14:paraId="42525A44" w14:textId="77777777" w:rsidR="000824AC" w:rsidRPr="0024633A" w:rsidRDefault="000824AC" w:rsidP="009978D3">
      <w:pPr>
        <w:spacing w:after="240"/>
        <w:rPr>
          <w:rFonts w:cs="Tahoma"/>
        </w:rPr>
      </w:pPr>
      <w:r w:rsidRPr="0024633A">
        <w:rPr>
          <w:rFonts w:cs="Tahoma"/>
        </w:rPr>
        <w:t>For alterations</w:t>
      </w:r>
      <w:r w:rsidR="00791184" w:rsidRPr="0024633A">
        <w:rPr>
          <w:rFonts w:cs="Tahoma"/>
        </w:rPr>
        <w:t xml:space="preserve"> to existing buildings</w:t>
      </w:r>
      <w:r w:rsidRPr="0024633A">
        <w:rPr>
          <w:rFonts w:cs="Tahoma"/>
        </w:rPr>
        <w:t xml:space="preserve">, building owners or their agents may carry out the actions that are assigned to builders in </w:t>
      </w:r>
      <w:r w:rsidR="0060696E" w:rsidRPr="0024633A">
        <w:rPr>
          <w:rFonts w:cs="Tahoma"/>
        </w:rPr>
        <w:t xml:space="preserve">Reference Residential Appendix Sections </w:t>
      </w:r>
      <w:r w:rsidR="007656AF" w:rsidRPr="0024633A">
        <w:rPr>
          <w:rFonts w:cs="Tahoma"/>
        </w:rPr>
        <w:t>RA2.1 through RA2.6</w:t>
      </w:r>
      <w:r w:rsidR="009B61A1" w:rsidRPr="0024633A">
        <w:rPr>
          <w:rFonts w:cs="Tahoma"/>
        </w:rPr>
        <w:t>.</w:t>
      </w:r>
      <w:r w:rsidR="00791184" w:rsidRPr="0024633A">
        <w:rPr>
          <w:rFonts w:cs="Tahoma"/>
        </w:rPr>
        <w:t xml:space="preserve"> Refer to Reference Residential Appendix S</w:t>
      </w:r>
      <w:r w:rsidR="00E6148C" w:rsidRPr="0024633A">
        <w:rPr>
          <w:rFonts w:cs="Tahoma"/>
        </w:rPr>
        <w:t>ection</w:t>
      </w:r>
      <w:r w:rsidR="00791184" w:rsidRPr="0024633A">
        <w:rPr>
          <w:rFonts w:cs="Tahoma"/>
        </w:rPr>
        <w:t xml:space="preserve"> </w:t>
      </w:r>
      <w:r w:rsidR="00E6148C" w:rsidRPr="0024633A">
        <w:rPr>
          <w:rFonts w:cs="Tahoma"/>
        </w:rPr>
        <w:t>RA2.8 for installer requirements and HERS procedures for alterations to existing buildings</w:t>
      </w:r>
      <w:r w:rsidRPr="0024633A">
        <w:rPr>
          <w:rFonts w:cs="Tahoma"/>
        </w:rPr>
        <w:t>.</w:t>
      </w:r>
    </w:p>
    <w:p w14:paraId="6C5DC921" w14:textId="77777777" w:rsidR="0060696E" w:rsidRPr="0024633A" w:rsidRDefault="0060696E" w:rsidP="009978D3">
      <w:pPr>
        <w:spacing w:after="240"/>
        <w:rPr>
          <w:rFonts w:cs="Tahoma"/>
        </w:rPr>
      </w:pPr>
      <w:r w:rsidRPr="0024633A">
        <w:rPr>
          <w:rFonts w:cs="Tahoma"/>
        </w:rPr>
        <w:t>When</w:t>
      </w:r>
      <w:r w:rsidR="00990FC7" w:rsidRPr="0024633A">
        <w:rPr>
          <w:rFonts w:cs="Tahoma"/>
        </w:rPr>
        <w:t xml:space="preserve"> a </w:t>
      </w:r>
      <w:proofErr w:type="gramStart"/>
      <w:r w:rsidR="00990FC7" w:rsidRPr="0024633A">
        <w:rPr>
          <w:rFonts w:cs="Tahoma"/>
        </w:rPr>
        <w:t>Third Party</w:t>
      </w:r>
      <w:proofErr w:type="gramEnd"/>
      <w:r w:rsidR="00990FC7" w:rsidRPr="0024633A">
        <w:rPr>
          <w:rFonts w:cs="Tahoma"/>
        </w:rPr>
        <w:t xml:space="preserve"> Quality Control Program is used, </w:t>
      </w:r>
      <w:r w:rsidR="00791184" w:rsidRPr="0024633A">
        <w:rPr>
          <w:rFonts w:cs="Tahoma"/>
        </w:rPr>
        <w:t xml:space="preserve">the </w:t>
      </w:r>
      <w:r w:rsidR="009B61A1" w:rsidRPr="0024633A">
        <w:rPr>
          <w:rFonts w:cs="Tahoma"/>
        </w:rPr>
        <w:t>sampling procedure</w:t>
      </w:r>
      <w:r w:rsidR="00990FC7" w:rsidRPr="0024633A">
        <w:rPr>
          <w:rFonts w:cs="Tahoma"/>
        </w:rPr>
        <w:t xml:space="preserve"> utilized </w:t>
      </w:r>
      <w:r w:rsidR="00E6148C" w:rsidRPr="0024633A">
        <w:rPr>
          <w:rFonts w:cs="Tahoma"/>
        </w:rPr>
        <w:t xml:space="preserve">is </w:t>
      </w:r>
      <w:r w:rsidR="00990FC7" w:rsidRPr="0024633A">
        <w:rPr>
          <w:rFonts w:cs="Tahoma"/>
        </w:rPr>
        <w:t xml:space="preserve">limited to sampling of a “closed” group as described in Section RA2.6.3. However, the sample tested </w:t>
      </w:r>
      <w:r w:rsidR="00E6148C" w:rsidRPr="0024633A">
        <w:rPr>
          <w:rFonts w:cs="Tahoma"/>
        </w:rPr>
        <w:t>may</w:t>
      </w:r>
      <w:r w:rsidR="00990FC7" w:rsidRPr="0024633A">
        <w:rPr>
          <w:rFonts w:cs="Tahoma"/>
        </w:rPr>
        <w:t xml:space="preserve"> be selected and field verified from within a group of up to thirty dwelling unit</w:t>
      </w:r>
      <w:r w:rsidR="00791184" w:rsidRPr="0024633A">
        <w:rPr>
          <w:rFonts w:cs="Tahoma"/>
        </w:rPr>
        <w:t>s</w:t>
      </w:r>
      <w:r w:rsidR="009B61A1" w:rsidRPr="0024633A">
        <w:rPr>
          <w:rFonts w:cs="Tahoma"/>
        </w:rPr>
        <w:t xml:space="preserve">. </w:t>
      </w:r>
      <w:r w:rsidR="00990FC7" w:rsidRPr="0024633A">
        <w:rPr>
          <w:rFonts w:cs="Tahoma"/>
        </w:rPr>
        <w:t>Refer to Reference Residential Appendix Section RA2.7 for Third Party Quality Control Program requirement</w:t>
      </w:r>
      <w:r w:rsidR="00791184" w:rsidRPr="0024633A">
        <w:rPr>
          <w:rFonts w:cs="Tahoma"/>
        </w:rPr>
        <w:t>s.</w:t>
      </w:r>
    </w:p>
    <w:p w14:paraId="64F9DC70" w14:textId="77777777" w:rsidR="00D7524C" w:rsidRPr="0024633A" w:rsidRDefault="008768B0" w:rsidP="009978D3">
      <w:pPr>
        <w:pStyle w:val="Heading2"/>
        <w:spacing w:after="240"/>
        <w:ind w:left="720" w:hanging="720"/>
        <w:rPr>
          <w:rFonts w:ascii="Tahoma" w:hAnsi="Tahoma" w:cs="Tahoma"/>
          <w:sz w:val="28"/>
          <w:szCs w:val="28"/>
        </w:rPr>
      </w:pPr>
      <w:bookmarkStart w:id="5592" w:name="_Toc418094541"/>
      <w:bookmarkStart w:id="5593" w:name="_Toc96009588"/>
      <w:r w:rsidRPr="0024633A">
        <w:rPr>
          <w:rFonts w:ascii="Tahoma" w:hAnsi="Tahoma" w:cs="Tahoma"/>
          <w:sz w:val="28"/>
          <w:szCs w:val="28"/>
        </w:rPr>
        <w:t xml:space="preserve">General </w:t>
      </w:r>
      <w:r w:rsidR="005E2B08" w:rsidRPr="0024633A">
        <w:rPr>
          <w:rFonts w:ascii="Tahoma" w:hAnsi="Tahoma" w:cs="Tahoma"/>
          <w:sz w:val="28"/>
          <w:szCs w:val="28"/>
        </w:rPr>
        <w:t xml:space="preserve">Group </w:t>
      </w:r>
      <w:r w:rsidRPr="0024633A">
        <w:rPr>
          <w:rFonts w:ascii="Tahoma" w:hAnsi="Tahoma" w:cs="Tahoma"/>
          <w:sz w:val="28"/>
          <w:szCs w:val="28"/>
        </w:rPr>
        <w:t>Sampling Rules</w:t>
      </w:r>
      <w:bookmarkEnd w:id="5592"/>
      <w:bookmarkEnd w:id="5593"/>
    </w:p>
    <w:p w14:paraId="608AB2CA" w14:textId="0AE05FFF" w:rsidR="00066948" w:rsidRPr="0024633A" w:rsidRDefault="00066948" w:rsidP="009978D3">
      <w:pPr>
        <w:spacing w:after="240"/>
        <w:rPr>
          <w:rFonts w:cs="Tahoma"/>
        </w:rPr>
      </w:pPr>
      <w:r w:rsidRPr="0024633A">
        <w:rPr>
          <w:rFonts w:cs="Tahoma"/>
        </w:rPr>
        <w:t xml:space="preserve">Group sampling rules are specified in </w:t>
      </w:r>
      <w:r w:rsidR="00507E8E" w:rsidRPr="0024633A">
        <w:rPr>
          <w:rFonts w:cs="Tahoma"/>
          <w:i/>
        </w:rPr>
        <w:t>20</w:t>
      </w:r>
      <w:ins w:id="5594" w:author="Author">
        <w:r w:rsidR="008F7B89">
          <w:rPr>
            <w:rFonts w:cs="Tahoma"/>
            <w:i/>
          </w:rPr>
          <w:t>22</w:t>
        </w:r>
      </w:ins>
      <w:del w:id="5595" w:author="Author">
        <w:r w:rsidR="00507E8E" w:rsidRPr="0024633A" w:rsidDel="008F7B89">
          <w:rPr>
            <w:rFonts w:cs="Tahoma"/>
            <w:i/>
          </w:rPr>
          <w:delText>19</w:delText>
        </w:r>
      </w:del>
      <w:r w:rsidRPr="0024633A">
        <w:rPr>
          <w:rFonts w:cs="Tahoma"/>
          <w:i/>
        </w:rPr>
        <w:t xml:space="preserve"> Reference Residential Appendix RA2</w:t>
      </w:r>
      <w:r w:rsidRPr="0024633A">
        <w:rPr>
          <w:rFonts w:cs="Tahoma"/>
        </w:rPr>
        <w:t>.</w:t>
      </w:r>
      <w:r w:rsidR="005479DF" w:rsidRPr="0024633A">
        <w:rPr>
          <w:rFonts w:cs="Tahoma"/>
        </w:rPr>
        <w:t xml:space="preserve"> </w:t>
      </w:r>
      <w:r w:rsidR="00861CC8" w:rsidRPr="0024633A">
        <w:rPr>
          <w:rFonts w:cs="Tahoma"/>
        </w:rPr>
        <w:t>Relevant s</w:t>
      </w:r>
      <w:r w:rsidRPr="0024633A">
        <w:rPr>
          <w:rFonts w:cs="Tahoma"/>
        </w:rPr>
        <w:t xml:space="preserve">ections from </w:t>
      </w:r>
      <w:r w:rsidR="00507E8E" w:rsidRPr="0024633A">
        <w:rPr>
          <w:rFonts w:cs="Tahoma"/>
        </w:rPr>
        <w:t>20</w:t>
      </w:r>
      <w:ins w:id="5596" w:author="Author">
        <w:r w:rsidR="008F7B89">
          <w:rPr>
            <w:rFonts w:cs="Tahoma"/>
          </w:rPr>
          <w:t>22</w:t>
        </w:r>
      </w:ins>
      <w:del w:id="5597" w:author="Author">
        <w:r w:rsidR="00507E8E" w:rsidRPr="0024633A" w:rsidDel="008F7B89">
          <w:rPr>
            <w:rFonts w:cs="Tahoma"/>
          </w:rPr>
          <w:delText>19</w:delText>
        </w:r>
      </w:del>
      <w:r w:rsidRPr="0024633A">
        <w:rPr>
          <w:rFonts w:cs="Tahoma"/>
        </w:rPr>
        <w:t xml:space="preserve"> RA2.6 are </w:t>
      </w:r>
      <w:r w:rsidR="007A427A" w:rsidRPr="0024633A">
        <w:rPr>
          <w:rFonts w:cs="Tahoma"/>
        </w:rPr>
        <w:t>copied</w:t>
      </w:r>
      <w:r w:rsidRPr="0024633A">
        <w:rPr>
          <w:rFonts w:cs="Tahoma"/>
        </w:rPr>
        <w:t xml:space="preserve"> in</w:t>
      </w:r>
      <w:r w:rsidR="007A427A" w:rsidRPr="0024633A">
        <w:rPr>
          <w:rFonts w:cs="Tahoma"/>
        </w:rPr>
        <w:t>to</w:t>
      </w:r>
      <w:r w:rsidRPr="0024633A">
        <w:rPr>
          <w:rFonts w:cs="Tahoma"/>
        </w:rPr>
        <w:t xml:space="preserve"> Section 7.2.1</w:t>
      </w:r>
      <w:r w:rsidR="007A427A" w:rsidRPr="0024633A">
        <w:rPr>
          <w:rFonts w:cs="Tahoma"/>
        </w:rPr>
        <w:t xml:space="preserve"> below</w:t>
      </w:r>
      <w:r w:rsidR="00514ED5" w:rsidRPr="0024633A">
        <w:rPr>
          <w:rFonts w:cs="Tahoma"/>
        </w:rPr>
        <w:t xml:space="preserve"> for convenience</w:t>
      </w:r>
      <w:r w:rsidR="00CF2BA2" w:rsidRPr="0024633A">
        <w:rPr>
          <w:rFonts w:cs="Tahoma"/>
        </w:rPr>
        <w:t>.</w:t>
      </w:r>
      <w:r w:rsidR="005479DF" w:rsidRPr="0024633A">
        <w:rPr>
          <w:rFonts w:cs="Tahoma"/>
        </w:rPr>
        <w:t xml:space="preserve"> </w:t>
      </w:r>
      <w:r w:rsidR="00CF2BA2" w:rsidRPr="0024633A">
        <w:rPr>
          <w:rFonts w:cs="Tahoma"/>
        </w:rPr>
        <w:t xml:space="preserve">Additional guidance for administering group sampling processes and </w:t>
      </w:r>
      <w:r w:rsidR="00861CC8" w:rsidRPr="0024633A">
        <w:rPr>
          <w:rFonts w:cs="Tahoma"/>
        </w:rPr>
        <w:t xml:space="preserve">registering </w:t>
      </w:r>
      <w:r w:rsidR="00CF2BA2" w:rsidRPr="0024633A">
        <w:rPr>
          <w:rFonts w:cs="Tahoma"/>
        </w:rPr>
        <w:t xml:space="preserve">Certificate of Verification </w:t>
      </w:r>
      <w:r w:rsidR="00861CC8" w:rsidRPr="0024633A">
        <w:rPr>
          <w:rFonts w:cs="Tahoma"/>
        </w:rPr>
        <w:t>d</w:t>
      </w:r>
      <w:r w:rsidR="00CF2BA2" w:rsidRPr="0024633A">
        <w:rPr>
          <w:rFonts w:cs="Tahoma"/>
        </w:rPr>
        <w:t xml:space="preserve">ocumentation is given in Section </w:t>
      </w:r>
      <w:r w:rsidR="00164E55" w:rsidRPr="0024633A">
        <w:rPr>
          <w:rFonts w:cs="Tahoma"/>
        </w:rPr>
        <w:t>7.2.2</w:t>
      </w:r>
      <w:r w:rsidR="00CF2BA2" w:rsidRPr="0024633A">
        <w:rPr>
          <w:rFonts w:cs="Tahoma"/>
        </w:rPr>
        <w:t>.</w:t>
      </w:r>
    </w:p>
    <w:p w14:paraId="43F9E41F" w14:textId="1C96FA55" w:rsidR="00D7524C" w:rsidRPr="0024633A" w:rsidRDefault="00F979F5" w:rsidP="009978D3">
      <w:pPr>
        <w:pStyle w:val="Heading3"/>
        <w:tabs>
          <w:tab w:val="clear" w:pos="900"/>
          <w:tab w:val="left" w:pos="720"/>
        </w:tabs>
        <w:spacing w:after="240"/>
        <w:rPr>
          <w:rFonts w:ascii="Tahoma" w:hAnsi="Tahoma" w:cs="Tahoma"/>
          <w:b/>
          <w:i w:val="0"/>
          <w:sz w:val="24"/>
        </w:rPr>
      </w:pPr>
      <w:bookmarkStart w:id="5598" w:name="_Toc418094542"/>
      <w:bookmarkStart w:id="5599" w:name="_Toc96009589"/>
      <w:r w:rsidRPr="0024633A">
        <w:rPr>
          <w:rFonts w:ascii="Tahoma" w:hAnsi="Tahoma" w:cs="Tahoma"/>
          <w:b/>
          <w:i w:val="0"/>
          <w:sz w:val="24"/>
        </w:rPr>
        <w:lastRenderedPageBreak/>
        <w:t xml:space="preserve">Group sampling rules specified in </w:t>
      </w:r>
      <w:r w:rsidR="00507E8E" w:rsidRPr="0024633A">
        <w:rPr>
          <w:rFonts w:ascii="Tahoma" w:hAnsi="Tahoma" w:cs="Tahoma"/>
          <w:b/>
          <w:i w:val="0"/>
          <w:sz w:val="24"/>
        </w:rPr>
        <w:t>20</w:t>
      </w:r>
      <w:ins w:id="5600" w:author="Author">
        <w:r w:rsidR="008F7B89">
          <w:rPr>
            <w:rFonts w:ascii="Tahoma" w:hAnsi="Tahoma" w:cs="Tahoma"/>
            <w:b/>
            <w:i w:val="0"/>
            <w:sz w:val="24"/>
          </w:rPr>
          <w:t>22</w:t>
        </w:r>
      </w:ins>
      <w:del w:id="5601" w:author="Author">
        <w:r w:rsidR="00507E8E" w:rsidRPr="0024633A" w:rsidDel="008F7B89">
          <w:rPr>
            <w:rFonts w:ascii="Tahoma" w:hAnsi="Tahoma" w:cs="Tahoma"/>
            <w:b/>
            <w:i w:val="0"/>
            <w:sz w:val="24"/>
          </w:rPr>
          <w:delText>19</w:delText>
        </w:r>
      </w:del>
      <w:r w:rsidRPr="0024633A">
        <w:rPr>
          <w:rFonts w:ascii="Tahoma" w:hAnsi="Tahoma" w:cs="Tahoma"/>
          <w:b/>
          <w:i w:val="0"/>
          <w:sz w:val="24"/>
        </w:rPr>
        <w:t xml:space="preserve"> Residential Appendix RA2</w:t>
      </w:r>
      <w:bookmarkEnd w:id="5598"/>
      <w:bookmarkEnd w:id="5599"/>
    </w:p>
    <w:p w14:paraId="64B152F3" w14:textId="7CA68F3A" w:rsidR="00F979F5" w:rsidRPr="0024633A" w:rsidRDefault="00F979F5" w:rsidP="009978D3">
      <w:pPr>
        <w:pStyle w:val="Heading4"/>
        <w:spacing w:after="240"/>
        <w:ind w:hanging="900"/>
        <w:rPr>
          <w:rFonts w:ascii="Tahoma" w:hAnsi="Tahoma" w:cs="Tahoma"/>
          <w:b/>
        </w:rPr>
      </w:pPr>
      <w:bookmarkStart w:id="5602" w:name="_Toc418094543"/>
      <w:bookmarkStart w:id="5603" w:name="_Toc96009590"/>
      <w:r w:rsidRPr="0024633A">
        <w:rPr>
          <w:rFonts w:ascii="Tahoma" w:hAnsi="Tahoma" w:cs="Tahoma"/>
          <w:b/>
        </w:rPr>
        <w:t>Designation of Groups</w:t>
      </w:r>
      <w:r w:rsidR="007D38FF" w:rsidRPr="0024633A">
        <w:rPr>
          <w:rFonts w:ascii="Tahoma" w:hAnsi="Tahoma" w:cs="Tahoma"/>
          <w:b/>
        </w:rPr>
        <w:t xml:space="preserve"> (from</w:t>
      </w:r>
      <w:del w:id="5604" w:author="Author">
        <w:r w:rsidR="007D38FF" w:rsidRPr="0024633A" w:rsidDel="008F7B89">
          <w:rPr>
            <w:rFonts w:ascii="Tahoma" w:hAnsi="Tahoma" w:cs="Tahoma"/>
            <w:b/>
          </w:rPr>
          <w:delText xml:space="preserve"> </w:delText>
        </w:r>
        <w:r w:rsidR="00507E8E" w:rsidRPr="0024633A" w:rsidDel="008F7B89">
          <w:rPr>
            <w:rFonts w:ascii="Tahoma" w:hAnsi="Tahoma" w:cs="Tahoma"/>
            <w:b/>
          </w:rPr>
          <w:delText>2019</w:delText>
        </w:r>
      </w:del>
      <w:r w:rsidR="00BF071F" w:rsidRPr="0024633A">
        <w:rPr>
          <w:rFonts w:ascii="Tahoma" w:hAnsi="Tahoma" w:cs="Tahoma"/>
          <w:b/>
        </w:rPr>
        <w:t xml:space="preserve"> </w:t>
      </w:r>
      <w:r w:rsidR="007D38FF" w:rsidRPr="0024633A">
        <w:rPr>
          <w:rFonts w:ascii="Tahoma" w:hAnsi="Tahoma" w:cs="Tahoma"/>
          <w:b/>
        </w:rPr>
        <w:t>RA2.6.3.1)</w:t>
      </w:r>
      <w:bookmarkEnd w:id="5602"/>
      <w:bookmarkEnd w:id="5603"/>
    </w:p>
    <w:p w14:paraId="01C81E61" w14:textId="71B4D4DE" w:rsidR="00F979F5" w:rsidRPr="0024633A" w:rsidRDefault="00F979F5" w:rsidP="009978D3">
      <w:pPr>
        <w:spacing w:after="240"/>
        <w:rPr>
          <w:rFonts w:cs="Tahoma"/>
        </w:rPr>
      </w:pPr>
      <w:r w:rsidRPr="0024633A">
        <w:rPr>
          <w:rFonts w:cs="Tahoma"/>
        </w:rPr>
        <w:t xml:space="preserve">After the initial model field verification and diagnostic testing is completed as specified in RA2.6.2, the builder or the builder’s authorized representative shall determine a sampling procedure to be </w:t>
      </w:r>
      <w:r w:rsidR="00C56DEE" w:rsidRPr="0024633A">
        <w:rPr>
          <w:rFonts w:cs="Tahoma"/>
        </w:rPr>
        <w:t>used and</w:t>
      </w:r>
      <w:r w:rsidRPr="0024633A">
        <w:rPr>
          <w:rFonts w:cs="Tahoma"/>
        </w:rPr>
        <w:t xml:space="preserve"> shall designate the dwelling units to include in the group of dwellings that require HERS verification. The maximum number of dwelling units allowed in a sample group may range from five, to seven, to thirty as described in Sections RA2.6.3.3, RA2.6.3.4, and RA2.7 respectively.</w:t>
      </w:r>
    </w:p>
    <w:p w14:paraId="75422A81" w14:textId="77777777" w:rsidR="00F979F5" w:rsidRPr="0024633A" w:rsidRDefault="00F979F5" w:rsidP="009978D3">
      <w:pPr>
        <w:spacing w:after="240"/>
        <w:rPr>
          <w:rFonts w:cs="Tahoma"/>
        </w:rPr>
      </w:pPr>
      <w:r w:rsidRPr="0024633A">
        <w:rPr>
          <w:rFonts w:cs="Tahoma"/>
        </w:rPr>
        <w:t>If multiple measures requiring HERS verification are installed, each dwelling unit in a designated group shall have the same measures requiring HERS verification as the other dwelling units in the designated group. If some dwelling units have installed a different set of measures requiring HERS verification, those dwelling units shall be in a separate group.</w:t>
      </w:r>
    </w:p>
    <w:p w14:paraId="06658AB5" w14:textId="77777777" w:rsidR="00F979F5" w:rsidRPr="0024633A" w:rsidRDefault="00F979F5" w:rsidP="009978D3">
      <w:pPr>
        <w:spacing w:after="240"/>
        <w:rPr>
          <w:rFonts w:cs="Tahoma"/>
        </w:rPr>
      </w:pPr>
      <w:r w:rsidRPr="0024633A">
        <w:rPr>
          <w:rFonts w:cs="Tahoma"/>
        </w:rPr>
        <w:t xml:space="preserve">If the dwelling units in a designated group have multiple measures that require HERS verification, sample testing for individual measures may be conducted in any of the dwelling units in the group - it is not required that </w:t>
      </w:r>
      <w:proofErr w:type="gramStart"/>
      <w:r w:rsidRPr="0024633A">
        <w:rPr>
          <w:rFonts w:cs="Tahoma"/>
        </w:rPr>
        <w:t>all of</w:t>
      </w:r>
      <w:proofErr w:type="gramEnd"/>
      <w:r w:rsidRPr="0024633A">
        <w:rPr>
          <w:rFonts w:cs="Tahoma"/>
        </w:rPr>
        <w:t xml:space="preserve"> the sample tests for all of the individual measures be completed in the same dwelling unit. Individual measures shall be allowed to be included in a group regardless of whether compliance requires one sample test, or if compliance requires more than one sample test (up to</w:t>
      </w:r>
      <w:r w:rsidR="00346964" w:rsidRPr="0024633A">
        <w:rPr>
          <w:rFonts w:cs="Tahoma"/>
        </w:rPr>
        <w:t xml:space="preserve"> </w:t>
      </w:r>
      <w:r w:rsidRPr="0024633A">
        <w:rPr>
          <w:rFonts w:cs="Tahoma"/>
        </w:rPr>
        <w:t>100</w:t>
      </w:r>
      <w:r w:rsidR="00346964" w:rsidRPr="0024633A">
        <w:rPr>
          <w:rFonts w:cs="Tahoma"/>
        </w:rPr>
        <w:t xml:space="preserve"> percent </w:t>
      </w:r>
      <w:r w:rsidRPr="0024633A">
        <w:rPr>
          <w:rFonts w:cs="Tahoma"/>
        </w:rPr>
        <w:t>sample test rate) be reported for such individual measures.</w:t>
      </w:r>
    </w:p>
    <w:p w14:paraId="004838FD" w14:textId="77777777" w:rsidR="00FD19F8" w:rsidRPr="0024633A" w:rsidRDefault="00FD19F8" w:rsidP="00FD19F8">
      <w:pPr>
        <w:spacing w:after="240"/>
        <w:rPr>
          <w:rFonts w:cs="Tahoma"/>
        </w:rPr>
      </w:pPr>
      <w:r w:rsidRPr="0024633A">
        <w:rPr>
          <w:rFonts w:cs="Tahoma"/>
        </w:rPr>
        <w:t xml:space="preserve">Dwelling units in a designated group shall all be located within the same enforcement agency jurisdiction and subdivision or multifamily housing development. </w:t>
      </w:r>
      <w:del w:id="5605" w:author="Armando Ramirez" w:date="2021-10-14T09:26:00Z">
        <w:r w:rsidRPr="0024633A" w:rsidDel="00253B86">
          <w:rPr>
            <w:rFonts w:cs="Tahoma"/>
          </w:rPr>
          <w:delText xml:space="preserve">Refer also to </w:delText>
        </w:r>
      </w:del>
      <w:ins w:id="5606" w:author="Armando Ramirez" w:date="2021-10-14T09:26:00Z">
        <w:r>
          <w:rPr>
            <w:rFonts w:cs="Tahoma"/>
          </w:rPr>
          <w:t xml:space="preserve">An exception to this rule is given in </w:t>
        </w:r>
      </w:ins>
      <w:r w:rsidRPr="0024633A">
        <w:rPr>
          <w:rFonts w:cs="Tahoma"/>
        </w:rPr>
        <w:t xml:space="preserve">Section RA2.8 </w:t>
      </w:r>
      <w:del w:id="5607" w:author="Armando Ramirez" w:date="2021-10-14T09:26:00Z">
        <w:r w:rsidRPr="0024633A" w:rsidDel="00157CE5">
          <w:rPr>
            <w:rFonts w:cs="Tahoma"/>
          </w:rPr>
          <w:delText>for requirements</w:delText>
        </w:r>
      </w:del>
      <w:r w:rsidRPr="0024633A">
        <w:rPr>
          <w:rFonts w:cs="Tahoma"/>
        </w:rPr>
        <w:t xml:space="preserve"> for sample groups applicable to alterations.</w:t>
      </w:r>
    </w:p>
    <w:p w14:paraId="56E1CE6E" w14:textId="77777777" w:rsidR="00F979F5" w:rsidRPr="0024633A" w:rsidRDefault="00F979F5" w:rsidP="009978D3">
      <w:pPr>
        <w:spacing w:after="240"/>
        <w:rPr>
          <w:rFonts w:cs="Tahoma"/>
        </w:rPr>
      </w:pPr>
      <w:r w:rsidRPr="0024633A">
        <w:rPr>
          <w:rFonts w:cs="Tahoma"/>
        </w:rPr>
        <w:t>If dwelling units have central forced-air space conditioning equipment that introduces outside air into the conditioned space utilizing means that connect outside air ventilation ducts directly to the dwelling unit’s central forced air duct system (Central Fan-Integrated Ventilation System or CFI Ventilation System), the CFI ventilation technology shall be considered a separate measure for HERS verification sampling purposes, and dwellings with CFI ventilation systems shall be placed in separate groups from other dwelling units that do not utilize CFI ventilation technology.</w:t>
      </w:r>
    </w:p>
    <w:p w14:paraId="2FB92BCD" w14:textId="0F9B4D91" w:rsidR="00EF38EC" w:rsidRPr="0024633A" w:rsidRDefault="00EF38EC" w:rsidP="009978D3">
      <w:pPr>
        <w:pStyle w:val="Heading4"/>
        <w:spacing w:after="240"/>
        <w:ind w:hanging="900"/>
        <w:rPr>
          <w:rFonts w:ascii="Tahoma" w:hAnsi="Tahoma" w:cs="Tahoma"/>
          <w:b/>
        </w:rPr>
      </w:pPr>
      <w:bookmarkStart w:id="5608" w:name="_Toc418094544"/>
      <w:bookmarkStart w:id="5609" w:name="_Toc96009591"/>
      <w:r w:rsidRPr="0024633A">
        <w:rPr>
          <w:rFonts w:ascii="Tahoma" w:hAnsi="Tahoma" w:cs="Tahoma"/>
          <w:b/>
        </w:rPr>
        <w:t>Group Status - "Open" Groups and "Closed" Groups (from</w:t>
      </w:r>
      <w:del w:id="5610" w:author="Author">
        <w:r w:rsidRPr="0024633A" w:rsidDel="008F7B89">
          <w:rPr>
            <w:rFonts w:ascii="Tahoma" w:hAnsi="Tahoma" w:cs="Tahoma"/>
            <w:b/>
          </w:rPr>
          <w:delText xml:space="preserve"> </w:delText>
        </w:r>
        <w:r w:rsidR="00507E8E" w:rsidRPr="0024633A" w:rsidDel="008F7B89">
          <w:rPr>
            <w:rFonts w:ascii="Tahoma" w:hAnsi="Tahoma" w:cs="Tahoma"/>
            <w:b/>
          </w:rPr>
          <w:delText>2019</w:delText>
        </w:r>
      </w:del>
      <w:r w:rsidR="00BF071F" w:rsidRPr="0024633A">
        <w:rPr>
          <w:rFonts w:ascii="Tahoma" w:hAnsi="Tahoma" w:cs="Tahoma"/>
          <w:b/>
        </w:rPr>
        <w:t xml:space="preserve"> </w:t>
      </w:r>
      <w:r w:rsidRPr="0024633A">
        <w:rPr>
          <w:rFonts w:ascii="Tahoma" w:hAnsi="Tahoma" w:cs="Tahoma"/>
          <w:b/>
        </w:rPr>
        <w:t>RA2.6.3.2)</w:t>
      </w:r>
      <w:bookmarkEnd w:id="5608"/>
      <w:bookmarkEnd w:id="5609"/>
    </w:p>
    <w:p w14:paraId="6DD2349B" w14:textId="498D67CE" w:rsidR="00145D8E" w:rsidRPr="0024633A" w:rsidRDefault="00145D8E" w:rsidP="009978D3">
      <w:pPr>
        <w:spacing w:after="240"/>
        <w:rPr>
          <w:rFonts w:cs="Tahoma"/>
        </w:rPr>
      </w:pPr>
      <w:r w:rsidRPr="0024633A">
        <w:rPr>
          <w:rFonts w:cs="Tahoma"/>
        </w:rPr>
        <w:t xml:space="preserve">Registration of the first Certificate of Installation, for the first dwelling in a sample group shall be required to “open” a new group. The date of the responsible </w:t>
      </w:r>
      <w:r w:rsidR="005901CF" w:rsidRPr="0024633A">
        <w:rPr>
          <w:rFonts w:cs="Tahoma"/>
        </w:rPr>
        <w:t>person’s</w:t>
      </w:r>
      <w:r w:rsidRPr="0024633A">
        <w:rPr>
          <w:rFonts w:cs="Tahoma"/>
        </w:rPr>
        <w:t xml:space="preserve"> registration signature for the first Certificate of Installation for the group shall establish the start date for </w:t>
      </w:r>
      <w:r w:rsidRPr="0024633A">
        <w:rPr>
          <w:rFonts w:cs="Tahoma"/>
        </w:rPr>
        <w:lastRenderedPageBreak/>
        <w:t xml:space="preserve">the group. Additional dwellings may be entered into the </w:t>
      </w:r>
      <w:r w:rsidR="00C56DEE" w:rsidRPr="0024633A">
        <w:rPr>
          <w:rFonts w:cs="Tahoma"/>
        </w:rPr>
        <w:t>registry and</w:t>
      </w:r>
      <w:r w:rsidRPr="0024633A">
        <w:rPr>
          <w:rFonts w:cs="Tahoma"/>
        </w:rPr>
        <w:t xml:space="preserve"> included in an “open” group over </w:t>
      </w:r>
      <w:proofErr w:type="gramStart"/>
      <w:r w:rsidRPr="0024633A">
        <w:rPr>
          <w:rFonts w:cs="Tahoma"/>
        </w:rPr>
        <w:t>a period of time</w:t>
      </w:r>
      <w:proofErr w:type="gramEnd"/>
      <w:r w:rsidRPr="0024633A">
        <w:rPr>
          <w:rFonts w:cs="Tahoma"/>
        </w:rPr>
        <w:t xml:space="preserve"> subject to registration of the Certificate of Installation documents to the registry for each additional dwelling. </w:t>
      </w:r>
      <w:r w:rsidR="00C56DEE" w:rsidRPr="0024633A">
        <w:rPr>
          <w:rFonts w:cs="Tahoma"/>
        </w:rPr>
        <w:t>However,</w:t>
      </w:r>
      <w:r w:rsidRPr="0024633A">
        <w:rPr>
          <w:rFonts w:cs="Tahoma"/>
        </w:rPr>
        <w:t xml:space="preserve"> the group shall not remain “open” to receive additional dwellings for a period longer than six months after the start date of the group. A group may be “closed” at any time after the group has been “opened” at the option of the builder or builder’s authorized representative, thus the size of a “closed” group may range from a minimum of one dwelling to a maximum of seven dwellings. When a group becomes classified as “closed”, no additional dwellings shall be added to the group.</w:t>
      </w:r>
    </w:p>
    <w:p w14:paraId="3439160C" w14:textId="1EE98351" w:rsidR="00EF38EC" w:rsidRPr="0024633A" w:rsidRDefault="00EF38EC" w:rsidP="009978D3">
      <w:pPr>
        <w:pStyle w:val="Heading4"/>
        <w:spacing w:after="240"/>
        <w:ind w:hanging="900"/>
        <w:rPr>
          <w:rFonts w:ascii="Tahoma" w:hAnsi="Tahoma" w:cs="Tahoma"/>
          <w:b/>
        </w:rPr>
      </w:pPr>
      <w:bookmarkStart w:id="5611" w:name="_Toc418094545"/>
      <w:bookmarkStart w:id="5612" w:name="_Toc96009592"/>
      <w:r w:rsidRPr="0024633A">
        <w:rPr>
          <w:rFonts w:ascii="Tahoma" w:hAnsi="Tahoma" w:cs="Tahoma"/>
          <w:b/>
        </w:rPr>
        <w:t>Sampling of a “Closed” Group of Up to Seven Dwellings (from</w:t>
      </w:r>
      <w:del w:id="5613" w:author="Author">
        <w:r w:rsidRPr="0024633A" w:rsidDel="008F7B89">
          <w:rPr>
            <w:rFonts w:ascii="Tahoma" w:hAnsi="Tahoma" w:cs="Tahoma"/>
            <w:b/>
          </w:rPr>
          <w:delText xml:space="preserve"> </w:delText>
        </w:r>
        <w:r w:rsidR="00507E8E" w:rsidRPr="0024633A" w:rsidDel="008F7B89">
          <w:rPr>
            <w:rFonts w:ascii="Tahoma" w:hAnsi="Tahoma" w:cs="Tahoma"/>
            <w:b/>
          </w:rPr>
          <w:delText>2019</w:delText>
        </w:r>
      </w:del>
      <w:r w:rsidR="00BF071F" w:rsidRPr="0024633A">
        <w:rPr>
          <w:rFonts w:ascii="Tahoma" w:hAnsi="Tahoma" w:cs="Tahoma"/>
          <w:b/>
        </w:rPr>
        <w:t xml:space="preserve"> </w:t>
      </w:r>
      <w:r w:rsidRPr="0024633A">
        <w:rPr>
          <w:rFonts w:ascii="Tahoma" w:hAnsi="Tahoma" w:cs="Tahoma"/>
          <w:b/>
        </w:rPr>
        <w:t>RA2.6.3.3)</w:t>
      </w:r>
      <w:bookmarkEnd w:id="5611"/>
      <w:bookmarkEnd w:id="5612"/>
    </w:p>
    <w:p w14:paraId="0D0F8807" w14:textId="77777777" w:rsidR="00DE1B04" w:rsidRPr="0024633A" w:rsidRDefault="00DE1B04" w:rsidP="009978D3">
      <w:pPr>
        <w:spacing w:after="240"/>
        <w:rPr>
          <w:rFonts w:cs="Tahoma"/>
        </w:rPr>
      </w:pPr>
      <w:r w:rsidRPr="0024633A">
        <w:rPr>
          <w:rFonts w:cs="Tahoma"/>
        </w:rPr>
        <w:t>The following criteria shall be met as prerequisite to attaining HERS verification compliance for the group:</w:t>
      </w:r>
    </w:p>
    <w:p w14:paraId="27E23AD4" w14:textId="77777777" w:rsidR="006B1B22" w:rsidRPr="0024633A" w:rsidRDefault="006B1B22" w:rsidP="009978D3">
      <w:pPr>
        <w:pStyle w:val="ListParagraph"/>
        <w:numPr>
          <w:ilvl w:val="0"/>
          <w:numId w:val="36"/>
        </w:numPr>
        <w:spacing w:after="240"/>
        <w:contextualSpacing w:val="0"/>
        <w:rPr>
          <w:rFonts w:cs="Tahoma"/>
        </w:rPr>
      </w:pPr>
      <w:proofErr w:type="gramStart"/>
      <w:r w:rsidRPr="0024633A">
        <w:rPr>
          <w:rFonts w:cs="Tahoma"/>
        </w:rPr>
        <w:t>All of</w:t>
      </w:r>
      <w:proofErr w:type="gramEnd"/>
      <w:r w:rsidRPr="0024633A">
        <w:rPr>
          <w:rFonts w:cs="Tahoma"/>
        </w:rPr>
        <w:t xml:space="preserve"> the dwelling units contained in the sample group have been identified. A maximum of seven dwellings are allowed to be included in a “closed” sample group for HERS compliance.</w:t>
      </w:r>
    </w:p>
    <w:p w14:paraId="2CF79907" w14:textId="77777777" w:rsidR="00DE1B04" w:rsidRPr="0024633A" w:rsidRDefault="00DE1B04" w:rsidP="009978D3">
      <w:pPr>
        <w:pStyle w:val="ListParagraph"/>
        <w:numPr>
          <w:ilvl w:val="0"/>
          <w:numId w:val="36"/>
        </w:numPr>
        <w:spacing w:after="240"/>
        <w:contextualSpacing w:val="0"/>
        <w:rPr>
          <w:rFonts w:cs="Tahoma"/>
        </w:rPr>
      </w:pPr>
      <w:r w:rsidRPr="0024633A">
        <w:rPr>
          <w:rFonts w:cs="Tahoma"/>
        </w:rPr>
        <w:t>Installation of all the measures that require HERS verification has been completed in all the dwellings that are entered in the group, and registration of the Certificates of Installation for all the dwellings entered in the group has been completed.</w:t>
      </w:r>
    </w:p>
    <w:p w14:paraId="31B67C5B" w14:textId="77777777" w:rsidR="00DE1B04" w:rsidRPr="0024633A" w:rsidRDefault="00DE1B04" w:rsidP="009978D3">
      <w:pPr>
        <w:pStyle w:val="ListParagraph"/>
        <w:numPr>
          <w:ilvl w:val="0"/>
          <w:numId w:val="36"/>
        </w:numPr>
        <w:spacing w:after="240"/>
        <w:contextualSpacing w:val="0"/>
        <w:rPr>
          <w:rFonts w:cs="Tahoma"/>
        </w:rPr>
      </w:pPr>
      <w:r w:rsidRPr="0024633A">
        <w:rPr>
          <w:rFonts w:cs="Tahoma"/>
        </w:rPr>
        <w:t xml:space="preserve">The group has been classified as a “closed” group in the Provider </w:t>
      </w:r>
      <w:r w:rsidR="0006719B" w:rsidRPr="0024633A">
        <w:rPr>
          <w:rFonts w:cs="Tahoma"/>
        </w:rPr>
        <w:t>D</w:t>
      </w:r>
      <w:r w:rsidRPr="0024633A">
        <w:rPr>
          <w:rFonts w:cs="Tahoma"/>
        </w:rPr>
        <w:t xml:space="preserve">ata </w:t>
      </w:r>
      <w:r w:rsidR="0006719B" w:rsidRPr="0024633A">
        <w:rPr>
          <w:rFonts w:cs="Tahoma"/>
        </w:rPr>
        <w:t>R</w:t>
      </w:r>
      <w:r w:rsidRPr="0024633A">
        <w:rPr>
          <w:rFonts w:cs="Tahoma"/>
        </w:rPr>
        <w:t>egistry</w:t>
      </w:r>
    </w:p>
    <w:p w14:paraId="40CD8E98" w14:textId="77777777" w:rsidR="00DE1B04" w:rsidRPr="0024633A" w:rsidRDefault="00DE1B04" w:rsidP="009978D3">
      <w:pPr>
        <w:pStyle w:val="ListParagraph"/>
        <w:numPr>
          <w:ilvl w:val="0"/>
          <w:numId w:val="36"/>
        </w:numPr>
        <w:spacing w:after="240"/>
        <w:contextualSpacing w:val="0"/>
        <w:rPr>
          <w:rFonts w:cs="Tahoma"/>
        </w:rPr>
      </w:pPr>
      <w:r w:rsidRPr="0024633A">
        <w:rPr>
          <w:rFonts w:cs="Tahoma"/>
        </w:rPr>
        <w:t>At the request of the builder or the builder’s authorized representative, a HERS Rater shall randomly select one dwelling unit from the “closed” sample group for field verification and diagnostic testing. If the dwelling unit meets the compliance requirements, this “tested” dwelling and also each of the other “not-tested” dwellings in the group shall receive a registered Certificate of Verification.</w:t>
      </w:r>
    </w:p>
    <w:p w14:paraId="28E42766" w14:textId="553C337C" w:rsidR="00DE1B04" w:rsidRPr="0024633A" w:rsidRDefault="00DE1B04" w:rsidP="009978D3">
      <w:pPr>
        <w:pStyle w:val="Heading4"/>
        <w:spacing w:after="240"/>
        <w:ind w:hanging="900"/>
        <w:rPr>
          <w:rFonts w:ascii="Tahoma" w:hAnsi="Tahoma" w:cs="Tahoma"/>
          <w:b/>
        </w:rPr>
      </w:pPr>
      <w:bookmarkStart w:id="5614" w:name="_Toc418094546"/>
      <w:bookmarkStart w:id="5615" w:name="_Toc96009593"/>
      <w:r w:rsidRPr="0024633A">
        <w:rPr>
          <w:rFonts w:ascii="Tahoma" w:hAnsi="Tahoma" w:cs="Tahoma"/>
          <w:b/>
        </w:rPr>
        <w:t>Sampling of an “Open” Group of Up to Five Dwellings (from</w:t>
      </w:r>
      <w:del w:id="5616" w:author="Author">
        <w:r w:rsidRPr="0024633A" w:rsidDel="008F7B89">
          <w:rPr>
            <w:rFonts w:ascii="Tahoma" w:hAnsi="Tahoma" w:cs="Tahoma"/>
            <w:b/>
          </w:rPr>
          <w:delText xml:space="preserve"> </w:delText>
        </w:r>
        <w:r w:rsidR="00507E8E" w:rsidRPr="0024633A" w:rsidDel="008F7B89">
          <w:rPr>
            <w:rFonts w:ascii="Tahoma" w:hAnsi="Tahoma" w:cs="Tahoma"/>
            <w:b/>
          </w:rPr>
          <w:delText>2019</w:delText>
        </w:r>
      </w:del>
      <w:r w:rsidR="003A483A" w:rsidRPr="0024633A">
        <w:rPr>
          <w:rFonts w:ascii="Tahoma" w:hAnsi="Tahoma" w:cs="Tahoma"/>
          <w:b/>
        </w:rPr>
        <w:t xml:space="preserve"> </w:t>
      </w:r>
      <w:r w:rsidRPr="0024633A">
        <w:rPr>
          <w:rFonts w:ascii="Tahoma" w:hAnsi="Tahoma" w:cs="Tahoma"/>
          <w:b/>
        </w:rPr>
        <w:t>RA2.6.3.4)</w:t>
      </w:r>
      <w:bookmarkEnd w:id="5614"/>
      <w:bookmarkEnd w:id="5615"/>
    </w:p>
    <w:p w14:paraId="53C84726" w14:textId="77777777" w:rsidR="00DE1B04" w:rsidRPr="0024633A" w:rsidRDefault="00DE1B04" w:rsidP="009978D3">
      <w:pPr>
        <w:spacing w:after="240"/>
        <w:rPr>
          <w:rFonts w:cs="Tahoma"/>
        </w:rPr>
      </w:pPr>
      <w:r w:rsidRPr="0024633A">
        <w:rPr>
          <w:rFonts w:cs="Tahoma"/>
        </w:rPr>
        <w:t>The following criteria shall be met as prerequisite to attaining HERS verification compliance for the group:</w:t>
      </w:r>
    </w:p>
    <w:p w14:paraId="455E6781" w14:textId="77777777" w:rsidR="00DE1B04" w:rsidRPr="0024633A" w:rsidRDefault="00DE1B04" w:rsidP="009978D3">
      <w:pPr>
        <w:pStyle w:val="ListParagraph"/>
        <w:numPr>
          <w:ilvl w:val="0"/>
          <w:numId w:val="37"/>
        </w:numPr>
        <w:spacing w:after="240"/>
        <w:contextualSpacing w:val="0"/>
        <w:rPr>
          <w:rFonts w:cs="Tahoma"/>
        </w:rPr>
      </w:pPr>
      <w:r w:rsidRPr="0024633A">
        <w:rPr>
          <w:rFonts w:cs="Tahoma"/>
        </w:rPr>
        <w:t>At least one dwelling unit from the sample group has been identified. A maximum of five dwellings are allowed to be included in an “open” sample group for HERS compliance.</w:t>
      </w:r>
    </w:p>
    <w:p w14:paraId="51B58C84" w14:textId="77777777" w:rsidR="00DE1B04" w:rsidRPr="0024633A" w:rsidRDefault="00DE1B04" w:rsidP="009978D3">
      <w:pPr>
        <w:pStyle w:val="ListParagraph"/>
        <w:numPr>
          <w:ilvl w:val="0"/>
          <w:numId w:val="37"/>
        </w:numPr>
        <w:spacing w:after="240"/>
        <w:contextualSpacing w:val="0"/>
        <w:rPr>
          <w:rFonts w:cs="Tahoma"/>
        </w:rPr>
      </w:pPr>
      <w:r w:rsidRPr="0024633A">
        <w:rPr>
          <w:rFonts w:cs="Tahoma"/>
        </w:rPr>
        <w:t>Installation of all the measures that require HERS verification shall be completed in all the dwellings that are entered in the group, and registration of the Certificates of Installation for all the dwellings entered in the group has been completed.</w:t>
      </w:r>
    </w:p>
    <w:p w14:paraId="3CDC76D3" w14:textId="50D42D31" w:rsidR="00DE1B04" w:rsidRPr="0024633A" w:rsidRDefault="00DE1B04" w:rsidP="009978D3">
      <w:pPr>
        <w:pStyle w:val="ListParagraph"/>
        <w:numPr>
          <w:ilvl w:val="0"/>
          <w:numId w:val="37"/>
        </w:numPr>
        <w:spacing w:after="240"/>
        <w:contextualSpacing w:val="0"/>
        <w:rPr>
          <w:rFonts w:cs="Tahoma"/>
        </w:rPr>
      </w:pPr>
      <w:r w:rsidRPr="0024633A">
        <w:rPr>
          <w:rFonts w:cs="Tahoma"/>
        </w:rPr>
        <w:lastRenderedPageBreak/>
        <w:t xml:space="preserve">At the request of the builder or the builder’s authorized representative, a HERS Rater shall randomly select one dwelling unit from those currently </w:t>
      </w:r>
      <w:proofErr w:type="gramStart"/>
      <w:r w:rsidRPr="0024633A">
        <w:rPr>
          <w:rFonts w:cs="Tahoma"/>
        </w:rPr>
        <w:t>entered into</w:t>
      </w:r>
      <w:proofErr w:type="gramEnd"/>
      <w:r w:rsidRPr="0024633A">
        <w:rPr>
          <w:rFonts w:cs="Tahoma"/>
        </w:rPr>
        <w:t xml:space="preserve"> the “open” sample group for field verification and diagnostic testing. If the dwelling unit meets the compliance requirements, the “tested” dwelling and also each of the other “not tested” dwellings currently </w:t>
      </w:r>
      <w:proofErr w:type="gramStart"/>
      <w:r w:rsidRPr="0024633A">
        <w:rPr>
          <w:rFonts w:cs="Tahoma"/>
        </w:rPr>
        <w:t>entered into</w:t>
      </w:r>
      <w:proofErr w:type="gramEnd"/>
      <w:r w:rsidRPr="0024633A">
        <w:rPr>
          <w:rFonts w:cs="Tahoma"/>
        </w:rPr>
        <w:t xml:space="preserve"> the group shall receive a registered Certificate of Verification. If less than five dwelling units have been entered into the group, the group shall be allowed to remain “open” and eligible to receive additional dwelling units. Dwelling units </w:t>
      </w:r>
      <w:proofErr w:type="gramStart"/>
      <w:r w:rsidRPr="0024633A">
        <w:rPr>
          <w:rFonts w:cs="Tahoma"/>
        </w:rPr>
        <w:t>entered into</w:t>
      </w:r>
      <w:proofErr w:type="gramEnd"/>
      <w:r w:rsidRPr="0024633A">
        <w:rPr>
          <w:rFonts w:cs="Tahoma"/>
        </w:rPr>
        <w:t xml:space="preserve"> the “open” group subsequent to the compliant HERS verification of the “tested” dwelling shall also receive a registered Certificate of Verification as a “not tested” dwelling subject to receipt of the registered Certificate of Installation by the HERS Provider </w:t>
      </w:r>
      <w:r w:rsidR="0006719B" w:rsidRPr="0024633A">
        <w:rPr>
          <w:rFonts w:cs="Tahoma"/>
        </w:rPr>
        <w:t>D</w:t>
      </w:r>
      <w:r w:rsidRPr="0024633A">
        <w:rPr>
          <w:rFonts w:cs="Tahoma"/>
        </w:rPr>
        <w:t xml:space="preserve">ata </w:t>
      </w:r>
      <w:r w:rsidR="0006719B" w:rsidRPr="0024633A">
        <w:rPr>
          <w:rFonts w:cs="Tahoma"/>
        </w:rPr>
        <w:t>R</w:t>
      </w:r>
      <w:r w:rsidRPr="0024633A">
        <w:rPr>
          <w:rFonts w:cs="Tahoma"/>
        </w:rPr>
        <w:t xml:space="preserve">egistry for the dwelling. The group shall be “closed” when it reaches the limit of five dwellings or when the </w:t>
      </w:r>
      <w:r w:rsidR="00C56DEE" w:rsidRPr="0024633A">
        <w:rPr>
          <w:rFonts w:cs="Tahoma"/>
        </w:rPr>
        <w:t>six-month</w:t>
      </w:r>
      <w:r w:rsidRPr="0024633A">
        <w:rPr>
          <w:rFonts w:cs="Tahoma"/>
        </w:rPr>
        <w:t xml:space="preserve"> limit for “open” groups has been exceeded, or when the builder requests that the group be closed.</w:t>
      </w:r>
    </w:p>
    <w:p w14:paraId="70C75271" w14:textId="681D4960" w:rsidR="003A3933" w:rsidRPr="0024633A" w:rsidRDefault="003A3933" w:rsidP="009978D3">
      <w:pPr>
        <w:pStyle w:val="Heading4"/>
        <w:spacing w:after="240"/>
        <w:ind w:hanging="900"/>
        <w:rPr>
          <w:rFonts w:ascii="Tahoma" w:hAnsi="Tahoma" w:cs="Tahoma"/>
          <w:b/>
        </w:rPr>
      </w:pPr>
      <w:bookmarkStart w:id="5617" w:name="_Toc418094547"/>
      <w:bookmarkStart w:id="5618" w:name="_Toc96009594"/>
      <w:r w:rsidRPr="0024633A">
        <w:rPr>
          <w:rFonts w:ascii="Tahoma" w:hAnsi="Tahoma" w:cs="Tahoma"/>
          <w:b/>
        </w:rPr>
        <w:t>Additional Requirements Applicable to Group Sampling Procedures (from</w:t>
      </w:r>
      <w:del w:id="5619" w:author="Author">
        <w:r w:rsidRPr="0024633A" w:rsidDel="008F7B89">
          <w:rPr>
            <w:rFonts w:ascii="Tahoma" w:hAnsi="Tahoma" w:cs="Tahoma"/>
            <w:b/>
          </w:rPr>
          <w:delText xml:space="preserve"> </w:delText>
        </w:r>
        <w:r w:rsidR="00507E8E" w:rsidRPr="0024633A" w:rsidDel="008F7B89">
          <w:rPr>
            <w:rFonts w:ascii="Tahoma" w:hAnsi="Tahoma" w:cs="Tahoma"/>
            <w:b/>
          </w:rPr>
          <w:delText>2019</w:delText>
        </w:r>
      </w:del>
      <w:r w:rsidR="003A483A" w:rsidRPr="0024633A">
        <w:rPr>
          <w:rFonts w:ascii="Tahoma" w:hAnsi="Tahoma" w:cs="Tahoma"/>
          <w:b/>
        </w:rPr>
        <w:t xml:space="preserve"> </w:t>
      </w:r>
      <w:r w:rsidRPr="0024633A">
        <w:rPr>
          <w:rFonts w:ascii="Tahoma" w:hAnsi="Tahoma" w:cs="Tahoma"/>
          <w:b/>
        </w:rPr>
        <w:t>RA2.6.3.5)</w:t>
      </w:r>
      <w:bookmarkEnd w:id="5617"/>
      <w:bookmarkEnd w:id="5618"/>
    </w:p>
    <w:p w14:paraId="29B2B86E" w14:textId="77777777" w:rsidR="003A3933" w:rsidRPr="0024633A" w:rsidRDefault="003A3933" w:rsidP="009978D3">
      <w:pPr>
        <w:spacing w:after="240"/>
        <w:rPr>
          <w:rFonts w:cs="Tahoma"/>
        </w:rPr>
      </w:pPr>
      <w:r w:rsidRPr="0024633A">
        <w:rPr>
          <w:rFonts w:cs="Tahoma"/>
        </w:rPr>
        <w:t>The builder or the HERS Rater may request removal of untested dwelling units from a group by notifying the HERS Provider prior to selection of the dwelling sample that will be tested from an “open” or “closed” group and shall provide justification for the change. Removed dwelling units shall be field verified and diagnostically tested individually or shall be included in a subsequent group for sampling.</w:t>
      </w:r>
    </w:p>
    <w:p w14:paraId="485A25B5" w14:textId="77777777" w:rsidR="003A3933" w:rsidRPr="0024633A" w:rsidRDefault="003A3933" w:rsidP="009978D3">
      <w:pPr>
        <w:spacing w:after="240"/>
        <w:rPr>
          <w:rFonts w:cs="Tahoma"/>
        </w:rPr>
      </w:pPr>
      <w:r w:rsidRPr="0024633A">
        <w:rPr>
          <w:rFonts w:cs="Tahoma"/>
        </w:rPr>
        <w:t xml:space="preserve">There are exceptions to the requirement to have completed Certificate of Installation data </w:t>
      </w:r>
      <w:proofErr w:type="gramStart"/>
      <w:r w:rsidRPr="0024633A">
        <w:rPr>
          <w:rFonts w:cs="Tahoma"/>
        </w:rPr>
        <w:t>entered into</w:t>
      </w:r>
      <w:proofErr w:type="gramEnd"/>
      <w:r w:rsidRPr="0024633A">
        <w:rPr>
          <w:rFonts w:cs="Tahoma"/>
        </w:rPr>
        <w:t xml:space="preserve"> the HERS Provider </w:t>
      </w:r>
      <w:r w:rsidR="0006719B" w:rsidRPr="0024633A">
        <w:rPr>
          <w:rFonts w:cs="Tahoma"/>
        </w:rPr>
        <w:t>D</w:t>
      </w:r>
      <w:r w:rsidRPr="0024633A">
        <w:rPr>
          <w:rFonts w:cs="Tahoma"/>
        </w:rPr>
        <w:t xml:space="preserve">ata </w:t>
      </w:r>
      <w:r w:rsidR="0006719B" w:rsidRPr="0024633A">
        <w:rPr>
          <w:rFonts w:cs="Tahoma"/>
        </w:rPr>
        <w:t>R</w:t>
      </w:r>
      <w:r w:rsidRPr="0024633A">
        <w:rPr>
          <w:rFonts w:cs="Tahoma"/>
        </w:rPr>
        <w:t>egistry prior to selection of the dwelling unit to be tested in a group. Some HERS measures require multiple verifications during the construction process. A sample group is not required to be closed before HERS field verification and diagnostic testing can begin for the following measures. For these measures the HERS Rater is allowed to randomly select the dwelling unit to be field verified from those that are at the proper stage of construction to enable the first of the multiple verifications to be completed</w:t>
      </w:r>
      <w:r w:rsidR="00596710" w:rsidRPr="0024633A">
        <w:rPr>
          <w:rFonts w:cs="Tahoma"/>
        </w:rPr>
        <w:t>.</w:t>
      </w:r>
    </w:p>
    <w:p w14:paraId="4565711D" w14:textId="77777777" w:rsidR="003A3933" w:rsidRPr="0024633A" w:rsidRDefault="003A3933" w:rsidP="009978D3">
      <w:pPr>
        <w:pStyle w:val="ListParagraph"/>
        <w:numPr>
          <w:ilvl w:val="0"/>
          <w:numId w:val="38"/>
        </w:numPr>
        <w:spacing w:after="240"/>
        <w:rPr>
          <w:rFonts w:cs="Tahoma"/>
        </w:rPr>
      </w:pPr>
      <w:r w:rsidRPr="0024633A">
        <w:rPr>
          <w:rFonts w:cs="Tahoma"/>
          <w:b/>
        </w:rPr>
        <w:t>Quality Installation of Insulation</w:t>
      </w:r>
      <w:r w:rsidRPr="0024633A">
        <w:rPr>
          <w:rFonts w:cs="Tahoma"/>
        </w:rPr>
        <w:t xml:space="preserve"> measure requires inspection of the air barrier and inspection of the</w:t>
      </w:r>
      <w:r w:rsidR="00937900" w:rsidRPr="0024633A">
        <w:rPr>
          <w:rFonts w:cs="Tahoma"/>
        </w:rPr>
        <w:t xml:space="preserve"> </w:t>
      </w:r>
      <w:r w:rsidRPr="0024633A">
        <w:rPr>
          <w:rFonts w:cs="Tahoma"/>
        </w:rPr>
        <w:t>insulation behind tubs and showers at framing rough-in. Verification of the wall, floor</w:t>
      </w:r>
      <w:r w:rsidR="00596710" w:rsidRPr="0024633A">
        <w:rPr>
          <w:rFonts w:cs="Tahoma"/>
        </w:rPr>
        <w:t>,</w:t>
      </w:r>
      <w:r w:rsidRPr="0024633A">
        <w:rPr>
          <w:rFonts w:cs="Tahoma"/>
        </w:rPr>
        <w:t xml:space="preserve"> and ceiling</w:t>
      </w:r>
      <w:r w:rsidR="00937900" w:rsidRPr="0024633A">
        <w:rPr>
          <w:rFonts w:cs="Tahoma"/>
        </w:rPr>
        <w:t xml:space="preserve"> </w:t>
      </w:r>
      <w:r w:rsidRPr="0024633A">
        <w:rPr>
          <w:rFonts w:cs="Tahoma"/>
        </w:rPr>
        <w:t>insulation must be completed prior to drywall installation. Attic insulation installation may require follow</w:t>
      </w:r>
      <w:r w:rsidR="0069607D" w:rsidRPr="0024633A">
        <w:rPr>
          <w:rFonts w:cs="Tahoma"/>
        </w:rPr>
        <w:t>-</w:t>
      </w:r>
      <w:r w:rsidRPr="0024633A">
        <w:rPr>
          <w:rFonts w:cs="Tahoma"/>
        </w:rPr>
        <w:t>up</w:t>
      </w:r>
      <w:r w:rsidR="00937900" w:rsidRPr="0024633A">
        <w:rPr>
          <w:rFonts w:cs="Tahoma"/>
        </w:rPr>
        <w:t xml:space="preserve"> </w:t>
      </w:r>
      <w:r w:rsidRPr="0024633A">
        <w:rPr>
          <w:rFonts w:cs="Tahoma"/>
        </w:rPr>
        <w:t>verification.</w:t>
      </w:r>
    </w:p>
    <w:p w14:paraId="5FB12FA3" w14:textId="77777777" w:rsidR="003A3933" w:rsidRPr="0024633A" w:rsidRDefault="003A3933" w:rsidP="009978D3">
      <w:pPr>
        <w:pStyle w:val="ListParagraph"/>
        <w:numPr>
          <w:ilvl w:val="0"/>
          <w:numId w:val="38"/>
        </w:numPr>
        <w:spacing w:after="240"/>
        <w:rPr>
          <w:rFonts w:cs="Tahoma"/>
        </w:rPr>
      </w:pPr>
      <w:r w:rsidRPr="0024633A">
        <w:rPr>
          <w:rFonts w:cs="Tahoma"/>
          <w:b/>
        </w:rPr>
        <w:t>Buried Ducts</w:t>
      </w:r>
      <w:r w:rsidRPr="0024633A">
        <w:rPr>
          <w:rFonts w:cs="Tahoma"/>
        </w:rPr>
        <w:t xml:space="preserve"> measure requires verification of the duct design prior to verification of the attic insulation.</w:t>
      </w:r>
    </w:p>
    <w:p w14:paraId="2B7D72B5" w14:textId="77777777" w:rsidR="003A3933" w:rsidRPr="0024633A" w:rsidRDefault="003A3933" w:rsidP="009978D3">
      <w:pPr>
        <w:pStyle w:val="ListParagraph"/>
        <w:numPr>
          <w:ilvl w:val="0"/>
          <w:numId w:val="38"/>
        </w:numPr>
        <w:spacing w:after="240"/>
        <w:rPr>
          <w:rFonts w:cs="Tahoma"/>
        </w:rPr>
      </w:pPr>
      <w:r w:rsidRPr="0024633A">
        <w:rPr>
          <w:rFonts w:cs="Tahoma"/>
          <w:b/>
        </w:rPr>
        <w:t>Duct Surface Area</w:t>
      </w:r>
      <w:r w:rsidRPr="0024633A">
        <w:rPr>
          <w:rFonts w:cs="Tahoma"/>
        </w:rPr>
        <w:t xml:space="preserve"> requires verification of the duct design prior to installation of the attic insulation.</w:t>
      </w:r>
    </w:p>
    <w:p w14:paraId="06A65237" w14:textId="76D68518" w:rsidR="003A3933" w:rsidRPr="0024633A" w:rsidRDefault="003A3933" w:rsidP="009978D3">
      <w:pPr>
        <w:spacing w:after="240"/>
        <w:rPr>
          <w:rFonts w:cs="Tahoma"/>
        </w:rPr>
      </w:pPr>
      <w:r w:rsidRPr="0024633A">
        <w:rPr>
          <w:rFonts w:cs="Tahoma"/>
        </w:rPr>
        <w:t xml:space="preserve">The HERS Rater, with no direction from the installer or builder, shall randomly select one dwelling unit from a “closed” sample group for field verification and diagnostic testing upon </w:t>
      </w:r>
      <w:r w:rsidRPr="0024633A">
        <w:rPr>
          <w:rFonts w:cs="Tahoma"/>
        </w:rPr>
        <w:lastRenderedPageBreak/>
        <w:t xml:space="preserve">receiving the </w:t>
      </w:r>
      <w:proofErr w:type="gramStart"/>
      <w:r w:rsidRPr="0024633A">
        <w:rPr>
          <w:rFonts w:cs="Tahoma"/>
        </w:rPr>
        <w:t>builder’s</w:t>
      </w:r>
      <w:proofErr w:type="gramEnd"/>
      <w:r w:rsidR="00596710" w:rsidRPr="0024633A">
        <w:rPr>
          <w:rFonts w:cs="Tahoma"/>
        </w:rPr>
        <w:t>,</w:t>
      </w:r>
      <w:r w:rsidRPr="0024633A">
        <w:rPr>
          <w:rFonts w:cs="Tahoma"/>
        </w:rPr>
        <w:t xml:space="preserve"> or builder representative’s</w:t>
      </w:r>
      <w:r w:rsidR="00596710" w:rsidRPr="0024633A">
        <w:rPr>
          <w:rFonts w:cs="Tahoma"/>
        </w:rPr>
        <w:t>,</w:t>
      </w:r>
      <w:r w:rsidRPr="0024633A">
        <w:rPr>
          <w:rFonts w:cs="Tahoma"/>
        </w:rPr>
        <w:t xml:space="preserve"> request for HERS verification of that group. Alternatively, the HERS Rater shall randomly select one dwelling unit from the dwellings currently entered into an “open” sample group upon receiving the </w:t>
      </w:r>
      <w:proofErr w:type="gramStart"/>
      <w:r w:rsidRPr="0024633A">
        <w:rPr>
          <w:rFonts w:cs="Tahoma"/>
        </w:rPr>
        <w:t>builder’s</w:t>
      </w:r>
      <w:proofErr w:type="gramEnd"/>
      <w:r w:rsidR="00596710" w:rsidRPr="0024633A">
        <w:rPr>
          <w:rFonts w:cs="Tahoma"/>
        </w:rPr>
        <w:t>,</w:t>
      </w:r>
      <w:r w:rsidRPr="0024633A">
        <w:rPr>
          <w:rFonts w:cs="Tahoma"/>
        </w:rPr>
        <w:t xml:space="preserve"> or builder representative’s</w:t>
      </w:r>
      <w:r w:rsidR="00596710" w:rsidRPr="0024633A">
        <w:rPr>
          <w:rFonts w:cs="Tahoma"/>
        </w:rPr>
        <w:t>,</w:t>
      </w:r>
      <w:r w:rsidRPr="0024633A">
        <w:rPr>
          <w:rFonts w:cs="Tahoma"/>
        </w:rPr>
        <w:t xml:space="preserve"> request for HERS verification of that group. The HERS Rater shall diagnostically </w:t>
      </w:r>
      <w:r w:rsidR="00C56DEE" w:rsidRPr="0024633A">
        <w:rPr>
          <w:rFonts w:cs="Tahoma"/>
        </w:rPr>
        <w:t>test,</w:t>
      </w:r>
      <w:r w:rsidRPr="0024633A">
        <w:rPr>
          <w:rFonts w:cs="Tahoma"/>
        </w:rPr>
        <w:t xml:space="preserve"> and field verify the selected dwelling unit. The HERS Rater shall enter the test and/or field verification results into the HERS Provider </w:t>
      </w:r>
      <w:r w:rsidR="0006719B" w:rsidRPr="0024633A">
        <w:rPr>
          <w:rFonts w:cs="Tahoma"/>
        </w:rPr>
        <w:t>D</w:t>
      </w:r>
      <w:r w:rsidRPr="0024633A">
        <w:rPr>
          <w:rFonts w:cs="Tahoma"/>
        </w:rPr>
        <w:t xml:space="preserve">ata </w:t>
      </w:r>
      <w:r w:rsidR="0006719B" w:rsidRPr="0024633A">
        <w:rPr>
          <w:rFonts w:cs="Tahoma"/>
        </w:rPr>
        <w:t>R</w:t>
      </w:r>
      <w:r w:rsidRPr="0024633A">
        <w:rPr>
          <w:rFonts w:cs="Tahoma"/>
        </w:rPr>
        <w:t xml:space="preserve">egistry regardless of whether the results indicate a pass or fail. If the test fails, then the failure must be entered into the Provider’s </w:t>
      </w:r>
      <w:r w:rsidR="0006719B" w:rsidRPr="0024633A">
        <w:rPr>
          <w:rFonts w:cs="Tahoma"/>
        </w:rPr>
        <w:t>D</w:t>
      </w:r>
      <w:r w:rsidRPr="0024633A">
        <w:rPr>
          <w:rFonts w:cs="Tahoma"/>
        </w:rPr>
        <w:t xml:space="preserve">ata </w:t>
      </w:r>
      <w:r w:rsidR="0006719B" w:rsidRPr="0024633A">
        <w:rPr>
          <w:rFonts w:cs="Tahoma"/>
        </w:rPr>
        <w:t>R</w:t>
      </w:r>
      <w:r w:rsidRPr="0024633A">
        <w:rPr>
          <w:rFonts w:cs="Tahoma"/>
        </w:rPr>
        <w:t>egistry even if the installer immediately corrects the problem. In addition, the procedures in Section RA2.6.4 shall be followed.</w:t>
      </w:r>
    </w:p>
    <w:p w14:paraId="35ACADE5" w14:textId="77777777" w:rsidR="003A3933" w:rsidRPr="0024633A" w:rsidRDefault="003A3933" w:rsidP="009978D3">
      <w:pPr>
        <w:spacing w:after="240"/>
        <w:rPr>
          <w:rFonts w:cs="Tahoma"/>
        </w:rPr>
      </w:pPr>
      <w:r w:rsidRPr="0024633A">
        <w:rPr>
          <w:rFonts w:cs="Tahoma"/>
        </w:rPr>
        <w:t xml:space="preserve">If field verification and diagnostic testing determines that the requirements for compliance are met, the HERS Rater shall enter the test results into the HERS Provider </w:t>
      </w:r>
      <w:r w:rsidR="0006719B" w:rsidRPr="0024633A">
        <w:rPr>
          <w:rFonts w:cs="Tahoma"/>
        </w:rPr>
        <w:t>D</w:t>
      </w:r>
      <w:r w:rsidRPr="0024633A">
        <w:rPr>
          <w:rFonts w:cs="Tahoma"/>
        </w:rPr>
        <w:t xml:space="preserve">ata </w:t>
      </w:r>
      <w:r w:rsidR="0006719B" w:rsidRPr="0024633A">
        <w:rPr>
          <w:rFonts w:cs="Tahoma"/>
        </w:rPr>
        <w:t>R</w:t>
      </w:r>
      <w:r w:rsidRPr="0024633A">
        <w:rPr>
          <w:rFonts w:cs="Tahoma"/>
        </w:rPr>
        <w:t xml:space="preserve">egistry. Whereupon the Provider shall make available to the HERS Rater, the builder, the enforcement agency, and other approved users of the HERS Provider </w:t>
      </w:r>
      <w:r w:rsidR="0006719B" w:rsidRPr="0024633A">
        <w:rPr>
          <w:rFonts w:cs="Tahoma"/>
        </w:rPr>
        <w:t>D</w:t>
      </w:r>
      <w:r w:rsidRPr="0024633A">
        <w:rPr>
          <w:rFonts w:cs="Tahoma"/>
        </w:rPr>
        <w:t xml:space="preserve">ata </w:t>
      </w:r>
      <w:r w:rsidR="0006719B" w:rsidRPr="0024633A">
        <w:rPr>
          <w:rFonts w:cs="Tahoma"/>
        </w:rPr>
        <w:t>R</w:t>
      </w:r>
      <w:r w:rsidRPr="0024633A">
        <w:rPr>
          <w:rFonts w:cs="Tahoma"/>
        </w:rPr>
        <w:t>egistry, a registered copy of the Certificate of Verification for the “tested” dwelling, and for all other “not tested” dwelling units entered in the group at the time of the sample test. The registered Certificate of Verification shall report the successful diagnostic testing results and conclusions regarding compliance for the tested dwelling unit. The registered Certificate of Verification shall also provide:</w:t>
      </w:r>
    </w:p>
    <w:p w14:paraId="3C980096" w14:textId="77777777" w:rsidR="003A3933" w:rsidRPr="001D649B" w:rsidRDefault="003A3933" w:rsidP="00806688">
      <w:pPr>
        <w:pStyle w:val="ListParagraph"/>
        <w:numPr>
          <w:ilvl w:val="0"/>
          <w:numId w:val="69"/>
        </w:numPr>
        <w:ind w:left="720"/>
      </w:pPr>
      <w:r w:rsidRPr="001D649B">
        <w:t>Building permit number for the dwelling unit.</w:t>
      </w:r>
    </w:p>
    <w:p w14:paraId="2E5B3E87" w14:textId="77777777" w:rsidR="003A3933" w:rsidRPr="001D649B" w:rsidRDefault="003A3933" w:rsidP="00806688">
      <w:pPr>
        <w:pStyle w:val="ListParagraph"/>
        <w:numPr>
          <w:ilvl w:val="0"/>
          <w:numId w:val="69"/>
        </w:numPr>
        <w:ind w:left="720"/>
      </w:pPr>
      <w:r w:rsidRPr="001D649B">
        <w:t>Registration Number that conforms to the numbering convention specified in Reference Joint Appendix JA7.</w:t>
      </w:r>
    </w:p>
    <w:p w14:paraId="7D7A982E" w14:textId="77777777" w:rsidR="003A3933" w:rsidRPr="001D649B" w:rsidRDefault="003A3933" w:rsidP="00806688">
      <w:pPr>
        <w:pStyle w:val="ListParagraph"/>
        <w:numPr>
          <w:ilvl w:val="0"/>
          <w:numId w:val="69"/>
        </w:numPr>
        <w:ind w:left="720"/>
      </w:pPr>
      <w:r w:rsidRPr="001D649B">
        <w:t>Group Number that conforms to the numbering convention specified in Reference Joint Appendix JA7.</w:t>
      </w:r>
    </w:p>
    <w:p w14:paraId="632D266D" w14:textId="77777777" w:rsidR="003A3933" w:rsidRPr="001D649B" w:rsidRDefault="003A3933" w:rsidP="00806688">
      <w:pPr>
        <w:pStyle w:val="ListParagraph"/>
        <w:numPr>
          <w:ilvl w:val="0"/>
          <w:numId w:val="69"/>
        </w:numPr>
        <w:ind w:left="720"/>
      </w:pPr>
      <w:r w:rsidRPr="001D649B">
        <w:t>Time and date stamp of the Provider’s issuance of the registered Certificate of Verification.</w:t>
      </w:r>
    </w:p>
    <w:p w14:paraId="56281E67" w14:textId="77777777" w:rsidR="003A3933" w:rsidRPr="001D649B" w:rsidRDefault="003A3933" w:rsidP="00806688">
      <w:pPr>
        <w:pStyle w:val="ListParagraph"/>
        <w:numPr>
          <w:ilvl w:val="0"/>
          <w:numId w:val="69"/>
        </w:numPr>
        <w:ind w:left="720"/>
      </w:pPr>
      <w:r w:rsidRPr="001D649B">
        <w:t>Provider’s logo, water mark, or official seal.</w:t>
      </w:r>
    </w:p>
    <w:p w14:paraId="5C234A74" w14:textId="1EBCD0D3" w:rsidR="003A3933" w:rsidRPr="001D649B" w:rsidRDefault="003A3933" w:rsidP="00806688">
      <w:pPr>
        <w:pStyle w:val="ListParagraph"/>
        <w:numPr>
          <w:ilvl w:val="0"/>
          <w:numId w:val="69"/>
        </w:numPr>
        <w:ind w:left="720"/>
      </w:pPr>
      <w:r w:rsidRPr="001D649B">
        <w:t xml:space="preserve">Indication that the dwelling was a “tested” </w:t>
      </w:r>
      <w:r w:rsidR="00C56DEE" w:rsidRPr="001D649B">
        <w:t>dwelling or</w:t>
      </w:r>
      <w:r w:rsidRPr="001D649B">
        <w:t xml:space="preserve"> was a “not-tested” dwelling in a sample group.</w:t>
      </w:r>
    </w:p>
    <w:p w14:paraId="50EC39B4" w14:textId="4CA3DFBB" w:rsidR="003A3933" w:rsidRPr="0024633A" w:rsidRDefault="003A3933" w:rsidP="009978D3">
      <w:pPr>
        <w:spacing w:after="240"/>
        <w:rPr>
          <w:rFonts w:cs="Tahoma"/>
        </w:rPr>
      </w:pPr>
      <w:r w:rsidRPr="0024633A">
        <w:rPr>
          <w:rFonts w:cs="Tahoma"/>
        </w:rPr>
        <w:t xml:space="preserve">Whenever the builder changes subcontractors who are responsible for a feature that is being diagnostically field verified and tested, the builder shall notify the HERS Rater of the subcontractor </w:t>
      </w:r>
      <w:r w:rsidR="00C56DEE" w:rsidRPr="0024633A">
        <w:rPr>
          <w:rFonts w:cs="Tahoma"/>
        </w:rPr>
        <w:t>change and</w:t>
      </w:r>
      <w:r w:rsidRPr="0024633A">
        <w:rPr>
          <w:rFonts w:cs="Tahoma"/>
        </w:rPr>
        <w:t xml:space="preserve"> terminate sampling for any affected groups. All dwelling units utilizing features that require HERS verification for compliance that were installed by previous subcontractors or were subject to verification and testing under the supervision of a previous HERS Provider, for which the builder does not have a completed Certificate of Verification, shall be individually </w:t>
      </w:r>
      <w:proofErr w:type="gramStart"/>
      <w:r w:rsidRPr="0024633A">
        <w:rPr>
          <w:rFonts w:cs="Tahoma"/>
        </w:rPr>
        <w:t>tested</w:t>
      </w:r>
      <w:proofErr w:type="gramEnd"/>
      <w:r w:rsidRPr="0024633A">
        <w:rPr>
          <w:rFonts w:cs="Tahoma"/>
        </w:rPr>
        <w:t xml:space="preserve"> or included in a separate group for sampling. Dwelling units with installations completed by new subcontractors shall be individually tested or shall be included in a new sampling group.</w:t>
      </w:r>
    </w:p>
    <w:p w14:paraId="116E8802" w14:textId="77777777" w:rsidR="003A3933" w:rsidRPr="0024633A" w:rsidRDefault="003A3933" w:rsidP="009978D3">
      <w:pPr>
        <w:spacing w:after="240"/>
        <w:rPr>
          <w:rFonts w:cs="Tahoma"/>
        </w:rPr>
      </w:pPr>
      <w:r w:rsidRPr="0024633A">
        <w:rPr>
          <w:rFonts w:cs="Tahoma"/>
        </w:rPr>
        <w:lastRenderedPageBreak/>
        <w:t>The HERS Rater shall not notify the builder when sample testing will occur prior to the completion of the work that is to be tested, or prior to registration of the Certificate of Installation.</w:t>
      </w:r>
    </w:p>
    <w:p w14:paraId="5864717E" w14:textId="44D64F4E" w:rsidR="003A3933" w:rsidRPr="0024633A" w:rsidRDefault="003A3933" w:rsidP="009978D3">
      <w:pPr>
        <w:spacing w:after="240"/>
        <w:rPr>
          <w:rFonts w:cs="Tahoma"/>
        </w:rPr>
      </w:pPr>
      <w:r w:rsidRPr="0024633A">
        <w:rPr>
          <w:rFonts w:cs="Tahoma"/>
        </w:rPr>
        <w:t xml:space="preserve">The HERS Provider shall “close” any “open” group within </w:t>
      </w:r>
      <w:del w:id="5620" w:author="Armando Ramirez" w:date="2022-02-10T20:05:00Z">
        <w:r w:rsidRPr="0024633A">
          <w:rPr>
            <w:rFonts w:cs="Tahoma"/>
          </w:rPr>
          <w:delText xml:space="preserve">6 </w:delText>
        </w:r>
      </w:del>
      <w:ins w:id="5621" w:author="Armando Ramirez" w:date="2022-02-10T20:05:00Z">
        <w:r w:rsidR="00046CA7">
          <w:rPr>
            <w:rFonts w:cs="Tahoma"/>
          </w:rPr>
          <w:t>six</w:t>
        </w:r>
        <w:r w:rsidR="00046CA7" w:rsidRPr="0024633A">
          <w:rPr>
            <w:rFonts w:cs="Tahoma"/>
          </w:rPr>
          <w:t xml:space="preserve"> </w:t>
        </w:r>
      </w:ins>
      <w:r w:rsidRPr="0024633A">
        <w:rPr>
          <w:rFonts w:cs="Tahoma"/>
        </w:rPr>
        <w:t>months after the earliest signature date shown on any Certificate of Installation for a dwelling entered in the group. When such group closure occurs, the HERS Provider shall notify the builder that the group has been “closed</w:t>
      </w:r>
      <w:r w:rsidR="00145D8E" w:rsidRPr="0024633A">
        <w:rPr>
          <w:rFonts w:cs="Tahoma"/>
        </w:rPr>
        <w:t>"</w:t>
      </w:r>
      <w:r w:rsidRPr="0024633A">
        <w:rPr>
          <w:rFonts w:cs="Tahoma"/>
        </w:rPr>
        <w:t xml:space="preserve">, </w:t>
      </w:r>
      <w:del w:id="5622" w:author="Armando Ramirez" w:date="2022-02-10T20:05:00Z">
        <w:r w:rsidRPr="0024633A">
          <w:rPr>
            <w:rFonts w:cs="Tahoma"/>
          </w:rPr>
          <w:delText xml:space="preserve">and </w:delText>
        </w:r>
      </w:del>
      <w:ins w:id="5623" w:author="Armando Ramirez" w:date="2022-02-10T20:05:00Z">
        <w:r w:rsidR="00DE2C67">
          <w:rPr>
            <w:rFonts w:cs="Tahoma"/>
          </w:rPr>
          <w:t>then</w:t>
        </w:r>
        <w:r w:rsidR="00DE2C67" w:rsidRPr="0024633A">
          <w:rPr>
            <w:rFonts w:cs="Tahoma"/>
          </w:rPr>
          <w:t xml:space="preserve"> </w:t>
        </w:r>
      </w:ins>
      <w:r w:rsidRPr="0024633A">
        <w:rPr>
          <w:rFonts w:cs="Tahoma"/>
        </w:rPr>
        <w:t>require that a sample dwelling shall be selected for field verification and diagnostic testing by a HERS Rater if field verification has not yet been conducted on a sample dwelling entered in the group.</w:t>
      </w:r>
    </w:p>
    <w:p w14:paraId="2062D487" w14:textId="77777777" w:rsidR="00D7524C" w:rsidRPr="0024633A" w:rsidRDefault="00600A9F" w:rsidP="009978D3">
      <w:pPr>
        <w:pStyle w:val="Heading3"/>
        <w:tabs>
          <w:tab w:val="clear" w:pos="900"/>
          <w:tab w:val="left" w:pos="720"/>
        </w:tabs>
        <w:spacing w:after="240"/>
        <w:rPr>
          <w:rFonts w:ascii="Tahoma" w:hAnsi="Tahoma" w:cs="Tahoma"/>
          <w:b/>
          <w:i w:val="0"/>
          <w:sz w:val="24"/>
        </w:rPr>
      </w:pPr>
      <w:bookmarkStart w:id="5624" w:name="_Toc418094548"/>
      <w:bookmarkStart w:id="5625" w:name="_Toc96009595"/>
      <w:r w:rsidRPr="0024633A">
        <w:rPr>
          <w:rFonts w:ascii="Tahoma" w:hAnsi="Tahoma" w:cs="Tahoma"/>
          <w:b/>
          <w:i w:val="0"/>
          <w:sz w:val="24"/>
        </w:rPr>
        <w:t>Additional Guidance for Group Sampling Procedures and Documentation</w:t>
      </w:r>
      <w:bookmarkEnd w:id="5624"/>
      <w:bookmarkEnd w:id="5625"/>
    </w:p>
    <w:p w14:paraId="0A800C26" w14:textId="4A88107D" w:rsidR="001D5AFF" w:rsidRPr="0024633A" w:rsidRDefault="001D5AFF" w:rsidP="009978D3">
      <w:pPr>
        <w:pStyle w:val="Heading4"/>
        <w:spacing w:after="240"/>
        <w:ind w:hanging="900"/>
        <w:rPr>
          <w:rFonts w:ascii="Tahoma" w:hAnsi="Tahoma" w:cs="Tahoma"/>
          <w:b/>
          <w:szCs w:val="24"/>
        </w:rPr>
      </w:pPr>
      <w:bookmarkStart w:id="5626" w:name="_Toc418094549"/>
      <w:bookmarkStart w:id="5627" w:name="_Toc96009596"/>
      <w:r w:rsidRPr="0024633A">
        <w:rPr>
          <w:rFonts w:ascii="Tahoma" w:hAnsi="Tahoma" w:cs="Tahoma"/>
          <w:b/>
          <w:szCs w:val="24"/>
        </w:rPr>
        <w:t xml:space="preserve">Certificate of Verification </w:t>
      </w:r>
      <w:r w:rsidR="00BA4DF7" w:rsidRPr="0024633A">
        <w:rPr>
          <w:rFonts w:ascii="Tahoma" w:hAnsi="Tahoma" w:cs="Tahoma"/>
          <w:b/>
          <w:szCs w:val="24"/>
        </w:rPr>
        <w:t>D</w:t>
      </w:r>
      <w:r w:rsidRPr="0024633A">
        <w:rPr>
          <w:rFonts w:ascii="Tahoma" w:hAnsi="Tahoma" w:cs="Tahoma"/>
          <w:b/>
          <w:szCs w:val="24"/>
        </w:rPr>
        <w:t xml:space="preserve">ocumentation </w:t>
      </w:r>
      <w:r w:rsidR="007A427A" w:rsidRPr="0024633A">
        <w:rPr>
          <w:rFonts w:ascii="Tahoma" w:hAnsi="Tahoma" w:cs="Tahoma"/>
          <w:b/>
          <w:szCs w:val="24"/>
        </w:rPr>
        <w:t xml:space="preserve">for </w:t>
      </w:r>
      <w:proofErr w:type="gramStart"/>
      <w:r w:rsidR="00BA4DF7" w:rsidRPr="0024633A">
        <w:rPr>
          <w:rFonts w:ascii="Tahoma" w:hAnsi="Tahoma" w:cs="Tahoma"/>
          <w:b/>
          <w:szCs w:val="24"/>
        </w:rPr>
        <w:t>N</w:t>
      </w:r>
      <w:r w:rsidRPr="0024633A">
        <w:rPr>
          <w:rFonts w:ascii="Tahoma" w:hAnsi="Tahoma" w:cs="Tahoma"/>
          <w:b/>
          <w:szCs w:val="24"/>
        </w:rPr>
        <w:t>ot-tes</w:t>
      </w:r>
      <w:r w:rsidR="007A427A" w:rsidRPr="0024633A">
        <w:rPr>
          <w:rFonts w:ascii="Tahoma" w:hAnsi="Tahoma" w:cs="Tahoma"/>
          <w:b/>
          <w:szCs w:val="24"/>
        </w:rPr>
        <w:t>ted</w:t>
      </w:r>
      <w:proofErr w:type="gramEnd"/>
      <w:r w:rsidR="007A427A" w:rsidRPr="0024633A">
        <w:rPr>
          <w:rFonts w:ascii="Tahoma" w:hAnsi="Tahoma" w:cs="Tahoma"/>
          <w:b/>
          <w:szCs w:val="24"/>
        </w:rPr>
        <w:t xml:space="preserve"> </w:t>
      </w:r>
      <w:del w:id="5628" w:author="Armando Ramirez" w:date="2022-02-10T18:26:00Z">
        <w:r w:rsidR="00BA4DF7" w:rsidRPr="0024633A" w:rsidDel="00DA7AE3">
          <w:rPr>
            <w:rFonts w:ascii="Tahoma" w:hAnsi="Tahoma" w:cs="Tahoma"/>
            <w:b/>
            <w:szCs w:val="24"/>
          </w:rPr>
          <w:delText>D</w:delText>
        </w:r>
        <w:r w:rsidR="007A427A" w:rsidRPr="0024633A" w:rsidDel="00DA7AE3">
          <w:rPr>
            <w:rFonts w:ascii="Tahoma" w:hAnsi="Tahoma" w:cs="Tahoma"/>
            <w:b/>
            <w:szCs w:val="24"/>
          </w:rPr>
          <w:delText xml:space="preserve">wellings </w:delText>
        </w:r>
      </w:del>
      <w:ins w:id="5629" w:author="Armando Ramirez" w:date="2022-02-10T18:26:00Z">
        <w:r w:rsidR="00DA7AE3">
          <w:rPr>
            <w:rFonts w:ascii="Tahoma" w:hAnsi="Tahoma" w:cs="Tahoma"/>
            <w:b/>
            <w:szCs w:val="24"/>
          </w:rPr>
          <w:t>Measures</w:t>
        </w:r>
        <w:r w:rsidR="00DA7AE3" w:rsidRPr="0024633A">
          <w:rPr>
            <w:rFonts w:ascii="Tahoma" w:hAnsi="Tahoma" w:cs="Tahoma"/>
            <w:b/>
            <w:szCs w:val="24"/>
          </w:rPr>
          <w:t xml:space="preserve"> </w:t>
        </w:r>
      </w:ins>
      <w:r w:rsidR="007A427A" w:rsidRPr="0024633A">
        <w:rPr>
          <w:rFonts w:ascii="Tahoma" w:hAnsi="Tahoma" w:cs="Tahoma"/>
          <w:b/>
          <w:szCs w:val="24"/>
        </w:rPr>
        <w:t xml:space="preserve">in a </w:t>
      </w:r>
      <w:r w:rsidR="00BA4DF7" w:rsidRPr="0024633A">
        <w:rPr>
          <w:rFonts w:ascii="Tahoma" w:hAnsi="Tahoma" w:cs="Tahoma"/>
          <w:b/>
          <w:szCs w:val="24"/>
        </w:rPr>
        <w:t>S</w:t>
      </w:r>
      <w:r w:rsidR="007A427A" w:rsidRPr="0024633A">
        <w:rPr>
          <w:rFonts w:ascii="Tahoma" w:hAnsi="Tahoma" w:cs="Tahoma"/>
          <w:b/>
          <w:szCs w:val="24"/>
        </w:rPr>
        <w:t xml:space="preserve">ample </w:t>
      </w:r>
      <w:r w:rsidR="00BA4DF7" w:rsidRPr="0024633A">
        <w:rPr>
          <w:rFonts w:ascii="Tahoma" w:hAnsi="Tahoma" w:cs="Tahoma"/>
          <w:b/>
          <w:szCs w:val="24"/>
        </w:rPr>
        <w:t>G</w:t>
      </w:r>
      <w:r w:rsidR="007A427A" w:rsidRPr="0024633A">
        <w:rPr>
          <w:rFonts w:ascii="Tahoma" w:hAnsi="Tahoma" w:cs="Tahoma"/>
          <w:b/>
          <w:szCs w:val="24"/>
        </w:rPr>
        <w:t>roup</w:t>
      </w:r>
      <w:bookmarkEnd w:id="5626"/>
      <w:bookmarkEnd w:id="5627"/>
    </w:p>
    <w:p w14:paraId="6D5EBDC2" w14:textId="1CD7E736" w:rsidR="001D5AFF" w:rsidRPr="0024633A" w:rsidRDefault="001D5AFF" w:rsidP="009978D3">
      <w:pPr>
        <w:spacing w:after="240"/>
        <w:rPr>
          <w:rFonts w:cs="Tahoma"/>
          <w:szCs w:val="24"/>
        </w:rPr>
      </w:pPr>
      <w:r w:rsidRPr="0024633A">
        <w:rPr>
          <w:rFonts w:cs="Tahoma"/>
          <w:szCs w:val="24"/>
        </w:rPr>
        <w:t xml:space="preserve">When a </w:t>
      </w:r>
      <w:del w:id="5630" w:author="Armando Ramirez" w:date="2022-02-10T18:26:00Z">
        <w:r w:rsidRPr="0024633A" w:rsidDel="00DA7AE3">
          <w:rPr>
            <w:rFonts w:cs="Tahoma"/>
            <w:szCs w:val="24"/>
          </w:rPr>
          <w:delText xml:space="preserve">dwelling </w:delText>
        </w:r>
      </w:del>
      <w:ins w:id="5631" w:author="Armando Ramirez" w:date="2022-02-10T18:26:00Z">
        <w:r w:rsidR="00DA7AE3">
          <w:rPr>
            <w:rFonts w:cs="Tahoma"/>
            <w:szCs w:val="24"/>
          </w:rPr>
          <w:t>measure</w:t>
        </w:r>
        <w:r w:rsidR="00DA7AE3" w:rsidRPr="0024633A">
          <w:rPr>
            <w:rFonts w:cs="Tahoma"/>
            <w:szCs w:val="24"/>
          </w:rPr>
          <w:t xml:space="preserve"> </w:t>
        </w:r>
      </w:ins>
      <w:r w:rsidR="007A427A" w:rsidRPr="0024633A">
        <w:rPr>
          <w:rFonts w:cs="Tahoma"/>
          <w:szCs w:val="24"/>
        </w:rPr>
        <w:t>complies with a</w:t>
      </w:r>
      <w:r w:rsidRPr="0024633A">
        <w:rPr>
          <w:rFonts w:cs="Tahoma"/>
          <w:szCs w:val="24"/>
        </w:rPr>
        <w:t xml:space="preserve"> </w:t>
      </w:r>
      <w:r w:rsidR="007A427A" w:rsidRPr="0024633A">
        <w:rPr>
          <w:rFonts w:cs="Tahoma"/>
          <w:szCs w:val="24"/>
        </w:rPr>
        <w:t xml:space="preserve">HERS verification </w:t>
      </w:r>
      <w:r w:rsidR="00E731B5" w:rsidRPr="0024633A">
        <w:rPr>
          <w:rFonts w:cs="Tahoma"/>
          <w:szCs w:val="24"/>
        </w:rPr>
        <w:t>as one of the "not-</w:t>
      </w:r>
      <w:r w:rsidRPr="0024633A">
        <w:rPr>
          <w:rFonts w:cs="Tahoma"/>
          <w:szCs w:val="24"/>
        </w:rPr>
        <w:t xml:space="preserve">tested" </w:t>
      </w:r>
      <w:del w:id="5632" w:author="Armando Ramirez" w:date="2022-02-10T18:27:00Z">
        <w:r w:rsidRPr="0024633A" w:rsidDel="00DA7AE3">
          <w:rPr>
            <w:rFonts w:cs="Tahoma"/>
            <w:szCs w:val="24"/>
          </w:rPr>
          <w:delText xml:space="preserve">dwellings </w:delText>
        </w:r>
      </w:del>
      <w:ins w:id="5633" w:author="Armando Ramirez" w:date="2022-02-10T18:27:00Z">
        <w:r w:rsidR="00DA7AE3">
          <w:rPr>
            <w:rFonts w:cs="Tahoma"/>
            <w:szCs w:val="24"/>
          </w:rPr>
          <w:t>measures</w:t>
        </w:r>
        <w:r w:rsidR="00DA7AE3" w:rsidRPr="0024633A">
          <w:rPr>
            <w:rFonts w:cs="Tahoma"/>
            <w:szCs w:val="24"/>
          </w:rPr>
          <w:t xml:space="preserve"> </w:t>
        </w:r>
      </w:ins>
      <w:r w:rsidRPr="0024633A">
        <w:rPr>
          <w:rFonts w:cs="Tahoma"/>
          <w:szCs w:val="24"/>
        </w:rPr>
        <w:t xml:space="preserve">in a sample group, </w:t>
      </w:r>
      <w:r w:rsidR="00007F27" w:rsidRPr="0024633A">
        <w:rPr>
          <w:rFonts w:cs="Tahoma"/>
          <w:szCs w:val="24"/>
        </w:rPr>
        <w:t xml:space="preserve">a </w:t>
      </w:r>
      <w:r w:rsidR="007A427A" w:rsidRPr="0024633A">
        <w:rPr>
          <w:rFonts w:cs="Tahoma"/>
          <w:szCs w:val="24"/>
        </w:rPr>
        <w:t xml:space="preserve">Certificate of Verification </w:t>
      </w:r>
      <w:r w:rsidR="00007F27" w:rsidRPr="0024633A">
        <w:rPr>
          <w:rFonts w:cs="Tahoma"/>
          <w:szCs w:val="24"/>
        </w:rPr>
        <w:t>document</w:t>
      </w:r>
      <w:r w:rsidRPr="0024633A">
        <w:rPr>
          <w:rFonts w:cs="Tahoma"/>
          <w:szCs w:val="24"/>
        </w:rPr>
        <w:t xml:space="preserve"> for that feature for that </w:t>
      </w:r>
      <w:del w:id="5634" w:author="Armando Ramirez" w:date="2022-02-10T18:27:00Z">
        <w:r w:rsidRPr="0024633A" w:rsidDel="00DA7AE3">
          <w:rPr>
            <w:rFonts w:cs="Tahoma"/>
            <w:szCs w:val="24"/>
          </w:rPr>
          <w:delText xml:space="preserve">dwelling </w:delText>
        </w:r>
      </w:del>
      <w:ins w:id="5635" w:author="Armando Ramirez" w:date="2022-02-10T18:27:00Z">
        <w:r w:rsidR="00DA7AE3">
          <w:rPr>
            <w:rFonts w:cs="Tahoma"/>
            <w:szCs w:val="24"/>
          </w:rPr>
          <w:t>measure</w:t>
        </w:r>
        <w:r w:rsidR="00DA7AE3" w:rsidRPr="0024633A">
          <w:rPr>
            <w:rFonts w:cs="Tahoma"/>
            <w:szCs w:val="24"/>
          </w:rPr>
          <w:t xml:space="preserve"> </w:t>
        </w:r>
      </w:ins>
      <w:r w:rsidR="007401F5" w:rsidRPr="0024633A">
        <w:rPr>
          <w:rFonts w:cs="Tahoma"/>
          <w:szCs w:val="24"/>
        </w:rPr>
        <w:t>should</w:t>
      </w:r>
      <w:r w:rsidR="00007F27" w:rsidRPr="0024633A">
        <w:rPr>
          <w:rFonts w:cs="Tahoma"/>
          <w:szCs w:val="24"/>
        </w:rPr>
        <w:t xml:space="preserve"> be created that does not include actual verification results data, but only</w:t>
      </w:r>
      <w:r w:rsidRPr="0024633A">
        <w:rPr>
          <w:rFonts w:cs="Tahoma"/>
          <w:szCs w:val="24"/>
        </w:rPr>
        <w:t xml:space="preserve"> </w:t>
      </w:r>
      <w:r w:rsidR="00007F27" w:rsidRPr="0024633A">
        <w:rPr>
          <w:rFonts w:cs="Tahoma"/>
          <w:szCs w:val="24"/>
        </w:rPr>
        <w:t>includes</w:t>
      </w:r>
      <w:r w:rsidRPr="0024633A">
        <w:rPr>
          <w:rFonts w:cs="Tahoma"/>
          <w:szCs w:val="24"/>
        </w:rPr>
        <w:t xml:space="preserve"> the following items:</w:t>
      </w:r>
    </w:p>
    <w:p w14:paraId="66A29EE8" w14:textId="454295C4" w:rsidR="005138F6" w:rsidRPr="0024633A" w:rsidRDefault="00A5264B" w:rsidP="00806688">
      <w:pPr>
        <w:pStyle w:val="ListParagraph"/>
        <w:numPr>
          <w:ilvl w:val="0"/>
          <w:numId w:val="44"/>
        </w:numPr>
        <w:spacing w:after="240"/>
        <w:rPr>
          <w:rFonts w:cs="Tahoma"/>
          <w:szCs w:val="24"/>
        </w:rPr>
      </w:pPr>
      <w:r w:rsidRPr="0024633A">
        <w:rPr>
          <w:rFonts w:cs="Tahoma"/>
          <w:b/>
          <w:szCs w:val="24"/>
        </w:rPr>
        <w:t xml:space="preserve">Certificate of Verification </w:t>
      </w:r>
      <w:r w:rsidR="001D5AFF" w:rsidRPr="0024633A">
        <w:rPr>
          <w:rFonts w:cs="Tahoma"/>
          <w:b/>
          <w:szCs w:val="24"/>
        </w:rPr>
        <w:t>Header</w:t>
      </w:r>
      <w:r w:rsidR="001D5AFF" w:rsidRPr="0024633A">
        <w:rPr>
          <w:rFonts w:cs="Tahoma"/>
          <w:szCs w:val="24"/>
        </w:rPr>
        <w:t xml:space="preserve"> for the </w:t>
      </w:r>
      <w:r w:rsidR="00007F27" w:rsidRPr="0024633A">
        <w:rPr>
          <w:rFonts w:cs="Tahoma"/>
          <w:szCs w:val="24"/>
        </w:rPr>
        <w:t xml:space="preserve">applicable </w:t>
      </w:r>
      <w:r w:rsidR="001D5AFF" w:rsidRPr="0024633A">
        <w:rPr>
          <w:rFonts w:cs="Tahoma"/>
          <w:szCs w:val="24"/>
        </w:rPr>
        <w:t xml:space="preserve">compliance document for the </w:t>
      </w:r>
      <w:r w:rsidR="00007F27" w:rsidRPr="0024633A">
        <w:rPr>
          <w:rFonts w:cs="Tahoma"/>
          <w:szCs w:val="24"/>
        </w:rPr>
        <w:t>HERS verification</w:t>
      </w:r>
      <w:r w:rsidR="001D5AFF" w:rsidRPr="0024633A">
        <w:rPr>
          <w:rFonts w:cs="Tahoma"/>
          <w:szCs w:val="24"/>
        </w:rPr>
        <w:t xml:space="preserve"> protocol for the HERS feature that was verified in the "tested" </w:t>
      </w:r>
      <w:del w:id="5636" w:author="Armando Ramirez" w:date="2022-02-10T18:27:00Z">
        <w:r w:rsidR="001D5AFF" w:rsidRPr="0024633A" w:rsidDel="00DA7AE3">
          <w:rPr>
            <w:rFonts w:cs="Tahoma"/>
            <w:szCs w:val="24"/>
          </w:rPr>
          <w:delText xml:space="preserve">dwelling </w:delText>
        </w:r>
      </w:del>
      <w:ins w:id="5637" w:author="Armando Ramirez" w:date="2022-02-10T18:27:00Z">
        <w:r w:rsidR="00DA7AE3">
          <w:rPr>
            <w:rFonts w:cs="Tahoma"/>
            <w:szCs w:val="24"/>
          </w:rPr>
          <w:t>measure</w:t>
        </w:r>
        <w:r w:rsidR="00DA7AE3" w:rsidRPr="0024633A">
          <w:rPr>
            <w:rFonts w:cs="Tahoma"/>
            <w:szCs w:val="24"/>
          </w:rPr>
          <w:t xml:space="preserve"> </w:t>
        </w:r>
      </w:ins>
      <w:r w:rsidR="001D5AFF" w:rsidRPr="0024633A">
        <w:rPr>
          <w:rFonts w:cs="Tahoma"/>
          <w:szCs w:val="24"/>
        </w:rPr>
        <w:t xml:space="preserve">by the </w:t>
      </w:r>
      <w:r w:rsidR="00007F27" w:rsidRPr="0024633A">
        <w:rPr>
          <w:rFonts w:cs="Tahoma"/>
          <w:szCs w:val="24"/>
        </w:rPr>
        <w:t xml:space="preserve">HERS </w:t>
      </w:r>
      <w:r w:rsidR="001D5AFF" w:rsidRPr="0024633A">
        <w:rPr>
          <w:rFonts w:cs="Tahoma"/>
          <w:szCs w:val="24"/>
        </w:rPr>
        <w:t>Rater</w:t>
      </w:r>
      <w:r w:rsidR="00A42D0C" w:rsidRPr="0024633A">
        <w:rPr>
          <w:rFonts w:cs="Tahoma"/>
          <w:szCs w:val="24"/>
        </w:rPr>
        <w:t>.</w:t>
      </w:r>
    </w:p>
    <w:p w14:paraId="07B7059F" w14:textId="2B9C602B" w:rsidR="005138F6" w:rsidRPr="0024633A" w:rsidRDefault="00A5264B" w:rsidP="00806688">
      <w:pPr>
        <w:pStyle w:val="ListParagraph"/>
        <w:numPr>
          <w:ilvl w:val="0"/>
          <w:numId w:val="44"/>
        </w:numPr>
        <w:spacing w:after="240"/>
        <w:rPr>
          <w:rFonts w:cs="Tahoma"/>
          <w:szCs w:val="24"/>
        </w:rPr>
      </w:pPr>
      <w:r w:rsidRPr="0024633A">
        <w:rPr>
          <w:rFonts w:cs="Tahoma"/>
          <w:b/>
          <w:szCs w:val="24"/>
        </w:rPr>
        <w:t xml:space="preserve">Certificate of Verification </w:t>
      </w:r>
      <w:r w:rsidR="001D5AFF" w:rsidRPr="0024633A">
        <w:rPr>
          <w:rFonts w:cs="Tahoma"/>
          <w:b/>
          <w:szCs w:val="24"/>
        </w:rPr>
        <w:t>Footer</w:t>
      </w:r>
      <w:r w:rsidR="001D5AFF" w:rsidRPr="0024633A">
        <w:rPr>
          <w:rFonts w:cs="Tahoma"/>
          <w:szCs w:val="24"/>
        </w:rPr>
        <w:t xml:space="preserve"> for the </w:t>
      </w:r>
      <w:r w:rsidR="00007F27" w:rsidRPr="0024633A">
        <w:rPr>
          <w:rFonts w:cs="Tahoma"/>
          <w:szCs w:val="24"/>
        </w:rPr>
        <w:t xml:space="preserve">applicable </w:t>
      </w:r>
      <w:r w:rsidR="001D5AFF" w:rsidRPr="0024633A">
        <w:rPr>
          <w:rFonts w:cs="Tahoma"/>
          <w:szCs w:val="24"/>
        </w:rPr>
        <w:t xml:space="preserve">compliance document for the </w:t>
      </w:r>
      <w:r w:rsidR="00007F27" w:rsidRPr="0024633A">
        <w:rPr>
          <w:rFonts w:cs="Tahoma"/>
          <w:szCs w:val="24"/>
        </w:rPr>
        <w:t>HERS verification</w:t>
      </w:r>
      <w:r w:rsidR="001D5AFF" w:rsidRPr="0024633A">
        <w:rPr>
          <w:rFonts w:cs="Tahoma"/>
          <w:szCs w:val="24"/>
        </w:rPr>
        <w:t xml:space="preserve"> protocol for the HERS feature that was verified in the "tested" </w:t>
      </w:r>
      <w:del w:id="5638" w:author="Armando Ramirez" w:date="2022-02-10T18:27:00Z">
        <w:r w:rsidR="001D5AFF" w:rsidRPr="0024633A" w:rsidDel="00DA7AE3">
          <w:rPr>
            <w:rFonts w:cs="Tahoma"/>
            <w:szCs w:val="24"/>
          </w:rPr>
          <w:delText xml:space="preserve">dwelling </w:delText>
        </w:r>
      </w:del>
      <w:ins w:id="5639" w:author="Armando Ramirez" w:date="2022-02-10T18:27:00Z">
        <w:r w:rsidR="00DA7AE3">
          <w:rPr>
            <w:rFonts w:cs="Tahoma"/>
            <w:szCs w:val="24"/>
          </w:rPr>
          <w:t>measure</w:t>
        </w:r>
        <w:r w:rsidR="00DA7AE3" w:rsidRPr="0024633A">
          <w:rPr>
            <w:rFonts w:cs="Tahoma"/>
            <w:szCs w:val="24"/>
          </w:rPr>
          <w:t xml:space="preserve"> </w:t>
        </w:r>
      </w:ins>
      <w:r w:rsidR="001D5AFF" w:rsidRPr="0024633A">
        <w:rPr>
          <w:rFonts w:cs="Tahoma"/>
          <w:szCs w:val="24"/>
        </w:rPr>
        <w:t xml:space="preserve">by the </w:t>
      </w:r>
      <w:r w:rsidR="00007F27" w:rsidRPr="0024633A">
        <w:rPr>
          <w:rFonts w:cs="Tahoma"/>
          <w:szCs w:val="24"/>
        </w:rPr>
        <w:t xml:space="preserve">HERS </w:t>
      </w:r>
      <w:r w:rsidR="001D5AFF" w:rsidRPr="0024633A">
        <w:rPr>
          <w:rFonts w:cs="Tahoma"/>
          <w:szCs w:val="24"/>
        </w:rPr>
        <w:t>Rater</w:t>
      </w:r>
      <w:r w:rsidR="00A42D0C" w:rsidRPr="0024633A">
        <w:rPr>
          <w:rFonts w:cs="Tahoma"/>
          <w:szCs w:val="24"/>
        </w:rPr>
        <w:t>.</w:t>
      </w:r>
    </w:p>
    <w:p w14:paraId="135F685A" w14:textId="241959DD" w:rsidR="005138F6" w:rsidRPr="0024633A" w:rsidRDefault="00A5264B" w:rsidP="00806688">
      <w:pPr>
        <w:pStyle w:val="ListParagraph"/>
        <w:numPr>
          <w:ilvl w:val="0"/>
          <w:numId w:val="44"/>
        </w:numPr>
        <w:spacing w:after="240"/>
        <w:rPr>
          <w:rFonts w:cs="Tahoma"/>
          <w:szCs w:val="24"/>
        </w:rPr>
      </w:pPr>
      <w:r w:rsidRPr="0024633A">
        <w:rPr>
          <w:rFonts w:cs="Tahoma"/>
          <w:b/>
          <w:szCs w:val="24"/>
        </w:rPr>
        <w:t xml:space="preserve">Certificate of Verification </w:t>
      </w:r>
      <w:r w:rsidR="001D5AFF" w:rsidRPr="0024633A">
        <w:rPr>
          <w:rFonts w:cs="Tahoma"/>
          <w:b/>
          <w:szCs w:val="24"/>
        </w:rPr>
        <w:t xml:space="preserve">Signature block </w:t>
      </w:r>
      <w:r w:rsidR="00007F27" w:rsidRPr="0024633A">
        <w:rPr>
          <w:rFonts w:cs="Tahoma"/>
          <w:szCs w:val="24"/>
        </w:rPr>
        <w:t xml:space="preserve">for the applicable compliance document for the HERS verification protocol for the HERS feature that was verified in the "tested" </w:t>
      </w:r>
      <w:del w:id="5640" w:author="Armando Ramirez" w:date="2022-02-10T18:27:00Z">
        <w:r w:rsidR="00007F27" w:rsidRPr="0024633A" w:rsidDel="00DA7AE3">
          <w:rPr>
            <w:rFonts w:cs="Tahoma"/>
            <w:szCs w:val="24"/>
          </w:rPr>
          <w:delText xml:space="preserve">dwelling </w:delText>
        </w:r>
      </w:del>
      <w:ins w:id="5641" w:author="Armando Ramirez" w:date="2022-02-10T18:27:00Z">
        <w:r w:rsidR="00DA7AE3">
          <w:rPr>
            <w:rFonts w:cs="Tahoma"/>
            <w:szCs w:val="24"/>
          </w:rPr>
          <w:t>measure</w:t>
        </w:r>
        <w:r w:rsidR="00DA7AE3" w:rsidRPr="0024633A">
          <w:rPr>
            <w:rFonts w:cs="Tahoma"/>
            <w:szCs w:val="24"/>
          </w:rPr>
          <w:t xml:space="preserve"> </w:t>
        </w:r>
      </w:ins>
      <w:r w:rsidR="00007F27" w:rsidRPr="0024633A">
        <w:rPr>
          <w:rFonts w:cs="Tahoma"/>
          <w:szCs w:val="24"/>
        </w:rPr>
        <w:t>by the HERS Rater</w:t>
      </w:r>
      <w:r w:rsidR="00A42D0C" w:rsidRPr="0024633A">
        <w:rPr>
          <w:rFonts w:cs="Tahoma"/>
          <w:szCs w:val="24"/>
        </w:rPr>
        <w:t>.</w:t>
      </w:r>
    </w:p>
    <w:p w14:paraId="4E32F207" w14:textId="480B00F8" w:rsidR="005138F6" w:rsidRPr="0024633A" w:rsidRDefault="00007F27" w:rsidP="00806688">
      <w:pPr>
        <w:pStyle w:val="ListParagraph"/>
        <w:numPr>
          <w:ilvl w:val="0"/>
          <w:numId w:val="44"/>
        </w:numPr>
        <w:spacing w:after="240"/>
        <w:rPr>
          <w:rFonts w:cs="Tahoma"/>
          <w:szCs w:val="24"/>
        </w:rPr>
      </w:pPr>
      <w:r w:rsidRPr="0024633A">
        <w:rPr>
          <w:rFonts w:cs="Tahoma"/>
          <w:b/>
          <w:szCs w:val="24"/>
        </w:rPr>
        <w:t>Water mark</w:t>
      </w:r>
      <w:r w:rsidR="001D5AFF" w:rsidRPr="0024633A">
        <w:rPr>
          <w:rFonts w:cs="Tahoma"/>
          <w:szCs w:val="24"/>
        </w:rPr>
        <w:t xml:space="preserve"> that indicates the </w:t>
      </w:r>
      <w:del w:id="5642" w:author="Armando Ramirez" w:date="2022-02-10T18:26:00Z">
        <w:r w:rsidR="001D5AFF" w:rsidRPr="0024633A" w:rsidDel="002123A6">
          <w:rPr>
            <w:rFonts w:cs="Tahoma"/>
            <w:szCs w:val="24"/>
          </w:rPr>
          <w:delText xml:space="preserve">dwelling </w:delText>
        </w:r>
      </w:del>
      <w:ins w:id="5643" w:author="Armando Ramirez" w:date="2022-02-10T18:26:00Z">
        <w:r w:rsidR="002123A6">
          <w:rPr>
            <w:rFonts w:cs="Tahoma"/>
            <w:szCs w:val="24"/>
          </w:rPr>
          <w:t>measure</w:t>
        </w:r>
        <w:r w:rsidR="002123A6" w:rsidRPr="0024633A">
          <w:rPr>
            <w:rFonts w:cs="Tahoma"/>
            <w:szCs w:val="24"/>
          </w:rPr>
          <w:t xml:space="preserve"> </w:t>
        </w:r>
      </w:ins>
      <w:r w:rsidR="001D5AFF" w:rsidRPr="0024633A">
        <w:rPr>
          <w:rFonts w:cs="Tahoma"/>
          <w:szCs w:val="24"/>
        </w:rPr>
        <w:t xml:space="preserve">passed as a "not-tested" </w:t>
      </w:r>
      <w:del w:id="5644" w:author="Armando Ramirez" w:date="2022-02-10T18:26:00Z">
        <w:r w:rsidR="001D5AFF" w:rsidRPr="0024633A" w:rsidDel="00DA7AE3">
          <w:rPr>
            <w:rFonts w:cs="Tahoma"/>
            <w:szCs w:val="24"/>
          </w:rPr>
          <w:delText xml:space="preserve">dwelling </w:delText>
        </w:r>
      </w:del>
      <w:ins w:id="5645" w:author="Armando Ramirez" w:date="2022-02-10T18:26:00Z">
        <w:r w:rsidR="00DA7AE3">
          <w:rPr>
            <w:rFonts w:cs="Tahoma"/>
            <w:szCs w:val="24"/>
          </w:rPr>
          <w:t>measure</w:t>
        </w:r>
        <w:r w:rsidR="00DA7AE3" w:rsidRPr="0024633A">
          <w:rPr>
            <w:rFonts w:cs="Tahoma"/>
            <w:szCs w:val="24"/>
          </w:rPr>
          <w:t xml:space="preserve"> </w:t>
        </w:r>
      </w:ins>
      <w:r w:rsidR="001D5AFF" w:rsidRPr="0024633A">
        <w:rPr>
          <w:rFonts w:cs="Tahoma"/>
          <w:szCs w:val="24"/>
        </w:rPr>
        <w:t>in the sample group.</w:t>
      </w:r>
    </w:p>
    <w:p w14:paraId="137BCC44" w14:textId="77777777" w:rsidR="001D5AFF" w:rsidRPr="0024633A" w:rsidRDefault="0000154C" w:rsidP="009978D3">
      <w:pPr>
        <w:spacing w:after="240"/>
        <w:rPr>
          <w:rFonts w:cs="Tahoma"/>
          <w:szCs w:val="24"/>
        </w:rPr>
      </w:pPr>
      <w:r w:rsidRPr="0024633A">
        <w:rPr>
          <w:rFonts w:cs="Tahoma"/>
          <w:szCs w:val="24"/>
        </w:rPr>
        <w:t xml:space="preserve">The process used by the Data Registry </w:t>
      </w:r>
      <w:r w:rsidR="001D5AFF" w:rsidRPr="0024633A">
        <w:rPr>
          <w:rFonts w:cs="Tahoma"/>
          <w:szCs w:val="24"/>
        </w:rPr>
        <w:t>for generating the Certificate of Verification document for not-teste</w:t>
      </w:r>
      <w:r w:rsidRPr="0024633A">
        <w:rPr>
          <w:rFonts w:cs="Tahoma"/>
          <w:szCs w:val="24"/>
        </w:rPr>
        <w:t>d dwellings in a sample group should include the following:</w:t>
      </w:r>
    </w:p>
    <w:p w14:paraId="0F57F864" w14:textId="7CE22640" w:rsidR="005138F6" w:rsidRPr="0024633A" w:rsidRDefault="0000154C" w:rsidP="009978D3">
      <w:pPr>
        <w:pStyle w:val="ListParagraph"/>
        <w:numPr>
          <w:ilvl w:val="0"/>
          <w:numId w:val="32"/>
        </w:numPr>
        <w:tabs>
          <w:tab w:val="left" w:pos="720"/>
        </w:tabs>
        <w:spacing w:after="240"/>
        <w:ind w:left="720"/>
        <w:rPr>
          <w:rFonts w:cs="Tahoma"/>
          <w:szCs w:val="24"/>
        </w:rPr>
      </w:pPr>
      <w:r w:rsidRPr="0024633A">
        <w:rPr>
          <w:rFonts w:cs="Tahoma"/>
          <w:szCs w:val="24"/>
        </w:rPr>
        <w:t>Use the same URI</w:t>
      </w:r>
      <w:r w:rsidR="001D5AFF" w:rsidRPr="0024633A">
        <w:rPr>
          <w:rFonts w:cs="Tahoma"/>
          <w:szCs w:val="24"/>
        </w:rPr>
        <w:t xml:space="preserve"> call to the </w:t>
      </w:r>
      <w:r w:rsidR="006B07E4" w:rsidRPr="0024633A">
        <w:rPr>
          <w:rFonts w:cs="Tahoma"/>
          <w:szCs w:val="24"/>
        </w:rPr>
        <w:t>RG</w:t>
      </w:r>
      <w:r w:rsidR="001D5AFF" w:rsidRPr="0024633A">
        <w:rPr>
          <w:rFonts w:cs="Tahoma"/>
          <w:szCs w:val="24"/>
        </w:rPr>
        <w:t xml:space="preserve"> that is used for the tested version of the CF3R compliance document for that feature in the sample group.</w:t>
      </w:r>
      <w:r w:rsidR="00E958A5" w:rsidRPr="0024633A">
        <w:rPr>
          <w:rFonts w:cs="Tahoma"/>
          <w:szCs w:val="24"/>
        </w:rPr>
        <w:t xml:space="preserve"> </w:t>
      </w:r>
      <w:r w:rsidR="001D5AFF" w:rsidRPr="0024633A">
        <w:rPr>
          <w:rFonts w:cs="Tahoma"/>
          <w:szCs w:val="24"/>
        </w:rPr>
        <w:t>When the compliance document type is a variant series type, it is necessary to include the variant letter (</w:t>
      </w:r>
      <w:proofErr w:type="gramStart"/>
      <w:r w:rsidR="001D5AFF" w:rsidRPr="0024633A">
        <w:rPr>
          <w:rFonts w:cs="Tahoma"/>
          <w:szCs w:val="24"/>
        </w:rPr>
        <w:t>e.g.</w:t>
      </w:r>
      <w:proofErr w:type="gramEnd"/>
      <w:r w:rsidR="00E958A5" w:rsidRPr="0024633A">
        <w:rPr>
          <w:rFonts w:cs="Tahoma"/>
          <w:szCs w:val="24"/>
        </w:rPr>
        <w:t xml:space="preserve"> </w:t>
      </w:r>
      <w:r w:rsidR="001D5AFF" w:rsidRPr="0024633A">
        <w:rPr>
          <w:rFonts w:cs="Tahoma"/>
          <w:szCs w:val="24"/>
        </w:rPr>
        <w:t>the "a" in CF3RMCH20</w:t>
      </w:r>
      <w:r w:rsidR="001D5AFF" w:rsidRPr="0024633A">
        <w:rPr>
          <w:rFonts w:cs="Tahoma"/>
          <w:b/>
          <w:szCs w:val="24"/>
          <w:u w:val="single"/>
        </w:rPr>
        <w:t>a</w:t>
      </w:r>
      <w:r w:rsidR="001D5AFF" w:rsidRPr="0024633A">
        <w:rPr>
          <w:rFonts w:cs="Tahoma"/>
          <w:szCs w:val="24"/>
        </w:rPr>
        <w:t>H) used for the tested dwelling doc.</w:t>
      </w:r>
      <w:r w:rsidR="00E958A5" w:rsidRPr="0024633A">
        <w:rPr>
          <w:rFonts w:cs="Tahoma"/>
          <w:szCs w:val="24"/>
        </w:rPr>
        <w:t xml:space="preserve"> </w:t>
      </w:r>
      <w:r w:rsidR="001D5AFF" w:rsidRPr="0024633A">
        <w:rPr>
          <w:rFonts w:cs="Tahoma"/>
          <w:szCs w:val="24"/>
        </w:rPr>
        <w:t xml:space="preserve">The </w:t>
      </w:r>
      <w:r w:rsidR="007107E7" w:rsidRPr="0024633A">
        <w:rPr>
          <w:rFonts w:cs="Tahoma"/>
          <w:szCs w:val="24"/>
        </w:rPr>
        <w:t>RG</w:t>
      </w:r>
      <w:r w:rsidR="001D5AFF" w:rsidRPr="0024633A">
        <w:rPr>
          <w:rFonts w:cs="Tahoma"/>
          <w:szCs w:val="24"/>
        </w:rPr>
        <w:t xml:space="preserve"> uses the </w:t>
      </w:r>
      <w:proofErr w:type="spellStart"/>
      <w:r w:rsidR="001D5AFF" w:rsidRPr="0024633A">
        <w:rPr>
          <w:rFonts w:cs="Tahoma"/>
          <w:szCs w:val="24"/>
        </w:rPr>
        <w:t>docToken</w:t>
      </w:r>
      <w:proofErr w:type="spellEnd"/>
      <w:r w:rsidR="001D5AFF" w:rsidRPr="0024633A">
        <w:rPr>
          <w:rFonts w:cs="Tahoma"/>
          <w:szCs w:val="24"/>
        </w:rPr>
        <w:t xml:space="preserve"> (</w:t>
      </w:r>
      <w:proofErr w:type="gramStart"/>
      <w:r w:rsidR="001D5AFF" w:rsidRPr="0024633A">
        <w:rPr>
          <w:rFonts w:cs="Tahoma"/>
          <w:szCs w:val="24"/>
        </w:rPr>
        <w:t>e.g.</w:t>
      </w:r>
      <w:proofErr w:type="gramEnd"/>
      <w:r w:rsidR="001D5AFF" w:rsidRPr="0024633A">
        <w:rPr>
          <w:rFonts w:cs="Tahoma"/>
          <w:szCs w:val="24"/>
        </w:rPr>
        <w:t xml:space="preserve"> CF3RMCH20aH) to pick the document header info.</w:t>
      </w:r>
    </w:p>
    <w:p w14:paraId="3CE0C3D5" w14:textId="7E2D2FA5" w:rsidR="005138F6" w:rsidRPr="0024633A" w:rsidRDefault="001D5AFF" w:rsidP="009978D3">
      <w:pPr>
        <w:pStyle w:val="ListParagraph"/>
        <w:numPr>
          <w:ilvl w:val="0"/>
          <w:numId w:val="32"/>
        </w:numPr>
        <w:tabs>
          <w:tab w:val="left" w:pos="720"/>
        </w:tabs>
        <w:spacing w:after="240"/>
        <w:ind w:left="720"/>
        <w:rPr>
          <w:rFonts w:cs="Tahoma"/>
          <w:szCs w:val="24"/>
        </w:rPr>
      </w:pPr>
      <w:r w:rsidRPr="0024633A">
        <w:rPr>
          <w:rFonts w:cs="Tahoma"/>
          <w:szCs w:val="24"/>
        </w:rPr>
        <w:lastRenderedPageBreak/>
        <w:t xml:space="preserve">Send </w:t>
      </w:r>
      <w:r w:rsidR="00101540" w:rsidRPr="0024633A">
        <w:rPr>
          <w:rFonts w:cs="Tahoma"/>
          <w:szCs w:val="24"/>
        </w:rPr>
        <w:t xml:space="preserve">XML </w:t>
      </w:r>
      <w:r w:rsidRPr="0024633A">
        <w:rPr>
          <w:rFonts w:cs="Tahoma"/>
          <w:szCs w:val="24"/>
        </w:rPr>
        <w:t xml:space="preserve">to the </w:t>
      </w:r>
      <w:r w:rsidR="007107E7" w:rsidRPr="0024633A">
        <w:rPr>
          <w:rFonts w:cs="Tahoma"/>
          <w:szCs w:val="24"/>
        </w:rPr>
        <w:t>RG</w:t>
      </w:r>
      <w:r w:rsidR="005B32D8" w:rsidRPr="0024633A">
        <w:rPr>
          <w:rFonts w:cs="Tahoma"/>
          <w:szCs w:val="24"/>
        </w:rPr>
        <w:t xml:space="preserve"> that includes </w:t>
      </w:r>
      <w:r w:rsidRPr="0024633A">
        <w:rPr>
          <w:rFonts w:cs="Tahoma"/>
          <w:szCs w:val="24"/>
        </w:rPr>
        <w:t>a value = "</w:t>
      </w:r>
      <w:proofErr w:type="spellStart"/>
      <w:r w:rsidRPr="0024633A">
        <w:rPr>
          <w:rFonts w:cs="Tahoma"/>
          <w:szCs w:val="24"/>
        </w:rPr>
        <w:t>NotTested</w:t>
      </w:r>
      <w:proofErr w:type="spellEnd"/>
      <w:r w:rsidRPr="0024633A">
        <w:rPr>
          <w:rFonts w:cs="Tahoma"/>
          <w:szCs w:val="24"/>
        </w:rPr>
        <w:t>" in the signature block field named "</w:t>
      </w:r>
      <w:proofErr w:type="spellStart"/>
      <w:r w:rsidRPr="0024633A">
        <w:rPr>
          <w:rFonts w:cs="Tahoma"/>
          <w:szCs w:val="24"/>
        </w:rPr>
        <w:t>SampleGroupTestStatus</w:t>
      </w:r>
      <w:proofErr w:type="spellEnd"/>
      <w:r w:rsidRPr="0024633A">
        <w:rPr>
          <w:rFonts w:cs="Tahoma"/>
          <w:szCs w:val="24"/>
        </w:rPr>
        <w:t>".</w:t>
      </w:r>
      <w:r w:rsidR="00E958A5" w:rsidRPr="0024633A">
        <w:rPr>
          <w:rFonts w:cs="Tahoma"/>
          <w:szCs w:val="24"/>
        </w:rPr>
        <w:t xml:space="preserve"> </w:t>
      </w:r>
      <w:r w:rsidRPr="0024633A">
        <w:rPr>
          <w:rFonts w:cs="Tahoma"/>
          <w:szCs w:val="24"/>
        </w:rPr>
        <w:t xml:space="preserve">The </w:t>
      </w:r>
      <w:r w:rsidR="007107E7" w:rsidRPr="0024633A">
        <w:rPr>
          <w:rFonts w:cs="Tahoma"/>
          <w:szCs w:val="24"/>
        </w:rPr>
        <w:t>RG</w:t>
      </w:r>
      <w:r w:rsidRPr="0024633A">
        <w:rPr>
          <w:rFonts w:cs="Tahoma"/>
          <w:szCs w:val="24"/>
        </w:rPr>
        <w:t xml:space="preserve"> reads the value of &lt;</w:t>
      </w:r>
      <w:proofErr w:type="gramStart"/>
      <w:r w:rsidRPr="0024633A">
        <w:rPr>
          <w:rFonts w:cs="Tahoma"/>
          <w:szCs w:val="24"/>
        </w:rPr>
        <w:t>comp:responsiblePerson</w:t>
      </w:r>
      <w:proofErr w:type="gramEnd"/>
      <w:r w:rsidRPr="0024633A">
        <w:rPr>
          <w:rFonts w:cs="Tahoma"/>
          <w:szCs w:val="24"/>
        </w:rPr>
        <w:t>5_SampleGroupTestStatus&gt;NotTested&lt;/comp:responsiblePerson5_SampleGroupTestStatus&gt; and validates using the CF3RFeatureNotTested schema (</w:t>
      </w:r>
      <w:ins w:id="5646" w:author="Armando Ramirez" w:date="2022-02-10T18:28:00Z">
        <w:r w:rsidR="000B197F" w:rsidRPr="0024633A">
          <w:rPr>
            <w:rFonts w:cs="Tahoma"/>
            <w:szCs w:val="24"/>
          </w:rPr>
          <w:t>CF3RNoTestH</w:t>
        </w:r>
      </w:ins>
      <w:del w:id="5647" w:author="Armando Ramirez" w:date="2022-02-10T18:28:00Z">
        <w:r w:rsidRPr="0024633A" w:rsidDel="000B197F">
          <w:rPr>
            <w:rFonts w:cs="Tahoma"/>
            <w:szCs w:val="24"/>
          </w:rPr>
          <w:delText>CF3RFeatureNotTestedH</w:delText>
        </w:r>
      </w:del>
      <w:r w:rsidRPr="0024633A">
        <w:rPr>
          <w:rFonts w:cs="Tahoma"/>
          <w:szCs w:val="24"/>
        </w:rPr>
        <w:t>.xsd).</w:t>
      </w:r>
      <w:r w:rsidR="00E958A5" w:rsidRPr="0024633A">
        <w:rPr>
          <w:rFonts w:cs="Tahoma"/>
          <w:szCs w:val="24"/>
        </w:rPr>
        <w:t xml:space="preserve"> </w:t>
      </w:r>
      <w:r w:rsidRPr="0024633A">
        <w:rPr>
          <w:rFonts w:cs="Tahoma"/>
          <w:szCs w:val="24"/>
        </w:rPr>
        <w:t xml:space="preserve">There is no need to include in the </w:t>
      </w:r>
      <w:r w:rsidR="00101540" w:rsidRPr="0024633A">
        <w:rPr>
          <w:rFonts w:cs="Tahoma"/>
          <w:szCs w:val="24"/>
        </w:rPr>
        <w:t>XML,</w:t>
      </w:r>
      <w:r w:rsidRPr="0024633A">
        <w:rPr>
          <w:rFonts w:cs="Tahoma"/>
          <w:szCs w:val="24"/>
        </w:rPr>
        <w:t xml:space="preserve"> any data </w:t>
      </w:r>
      <w:r w:rsidR="001B1E3C" w:rsidRPr="0024633A">
        <w:rPr>
          <w:rFonts w:cs="Tahoma"/>
          <w:szCs w:val="24"/>
        </w:rPr>
        <w:t xml:space="preserve">other than </w:t>
      </w:r>
      <w:r w:rsidRPr="0024633A">
        <w:rPr>
          <w:rFonts w:cs="Tahoma"/>
          <w:szCs w:val="24"/>
        </w:rPr>
        <w:t xml:space="preserve">that </w:t>
      </w:r>
      <w:r w:rsidR="001B1E3C" w:rsidRPr="0024633A">
        <w:rPr>
          <w:rFonts w:cs="Tahoma"/>
          <w:szCs w:val="24"/>
        </w:rPr>
        <w:t xml:space="preserve">needed </w:t>
      </w:r>
      <w:r w:rsidR="00BF5B92" w:rsidRPr="0024633A">
        <w:rPr>
          <w:rFonts w:cs="Tahoma"/>
          <w:szCs w:val="24"/>
        </w:rPr>
        <w:t xml:space="preserve">for </w:t>
      </w:r>
      <w:r w:rsidRPr="0024633A">
        <w:rPr>
          <w:rFonts w:cs="Tahoma"/>
          <w:szCs w:val="24"/>
        </w:rPr>
        <w:t xml:space="preserve">the </w:t>
      </w:r>
      <w:r w:rsidR="00F81172" w:rsidRPr="0024633A">
        <w:rPr>
          <w:rFonts w:cs="Tahoma"/>
          <w:szCs w:val="24"/>
        </w:rPr>
        <w:t xml:space="preserve">specific project </w:t>
      </w:r>
      <w:r w:rsidR="00BF5B92" w:rsidRPr="0024633A">
        <w:rPr>
          <w:rFonts w:cs="Tahoma"/>
          <w:szCs w:val="24"/>
        </w:rPr>
        <w:t>or</w:t>
      </w:r>
      <w:r w:rsidR="00F81172" w:rsidRPr="0024633A">
        <w:rPr>
          <w:rFonts w:cs="Tahoma"/>
          <w:szCs w:val="24"/>
        </w:rPr>
        <w:t xml:space="preserve"> dwelling unit name</w:t>
      </w:r>
      <w:r w:rsidR="00BF5B92" w:rsidRPr="0024633A">
        <w:rPr>
          <w:rFonts w:cs="Tahoma"/>
          <w:szCs w:val="24"/>
        </w:rPr>
        <w:t>,</w:t>
      </w:r>
      <w:r w:rsidR="00F81172" w:rsidRPr="0024633A">
        <w:rPr>
          <w:rFonts w:cs="Tahoma"/>
          <w:szCs w:val="24"/>
        </w:rPr>
        <w:t xml:space="preserve"> location</w:t>
      </w:r>
      <w:r w:rsidR="00BF5B92" w:rsidRPr="0024633A">
        <w:rPr>
          <w:rFonts w:cs="Tahoma"/>
          <w:szCs w:val="24"/>
        </w:rPr>
        <w:t>, enforcement agency, and permit information that should be displayed in the header of the completed compliance document</w:t>
      </w:r>
      <w:r w:rsidRPr="0024633A">
        <w:rPr>
          <w:rFonts w:cs="Tahoma"/>
          <w:szCs w:val="24"/>
        </w:rPr>
        <w:t>.</w:t>
      </w:r>
      <w:r w:rsidR="00E958A5" w:rsidRPr="0024633A">
        <w:rPr>
          <w:rFonts w:cs="Tahoma"/>
          <w:szCs w:val="24"/>
        </w:rPr>
        <w:t xml:space="preserve"> </w:t>
      </w:r>
      <w:r w:rsidR="00F81172" w:rsidRPr="0024633A">
        <w:rPr>
          <w:rFonts w:cs="Tahoma"/>
          <w:szCs w:val="24"/>
        </w:rPr>
        <w:t xml:space="preserve">The </w:t>
      </w:r>
      <w:r w:rsidR="00522B64" w:rsidRPr="0024633A">
        <w:rPr>
          <w:rFonts w:cs="Tahoma"/>
          <w:szCs w:val="24"/>
        </w:rPr>
        <w:t>remainder of the</w:t>
      </w:r>
      <w:r w:rsidR="001B1E3C" w:rsidRPr="0024633A">
        <w:rPr>
          <w:rFonts w:cs="Tahoma"/>
          <w:szCs w:val="24"/>
        </w:rPr>
        <w:t xml:space="preserve"> </w:t>
      </w:r>
      <w:r w:rsidR="00F81172" w:rsidRPr="0024633A">
        <w:rPr>
          <w:rFonts w:cs="Tahoma"/>
          <w:szCs w:val="24"/>
        </w:rPr>
        <w:t xml:space="preserve">signature block and footer data is expected to be appended/overlaid after the </w:t>
      </w:r>
      <w:r w:rsidR="00101540" w:rsidRPr="0024633A">
        <w:rPr>
          <w:rFonts w:cs="Tahoma"/>
          <w:szCs w:val="24"/>
        </w:rPr>
        <w:t>PDF</w:t>
      </w:r>
      <w:r w:rsidR="00F81172" w:rsidRPr="0024633A">
        <w:rPr>
          <w:rFonts w:cs="Tahoma"/>
          <w:szCs w:val="24"/>
        </w:rPr>
        <w:t xml:space="preserve"> </w:t>
      </w:r>
      <w:r w:rsidR="001B1E3C" w:rsidRPr="0024633A">
        <w:rPr>
          <w:rFonts w:cs="Tahoma"/>
          <w:szCs w:val="24"/>
        </w:rPr>
        <w:t>format document</w:t>
      </w:r>
      <w:r w:rsidR="00F81172" w:rsidRPr="0024633A">
        <w:rPr>
          <w:rFonts w:cs="Tahoma"/>
          <w:szCs w:val="24"/>
        </w:rPr>
        <w:t xml:space="preserve"> has been produced by the </w:t>
      </w:r>
      <w:r w:rsidR="007107E7" w:rsidRPr="0024633A">
        <w:rPr>
          <w:rFonts w:cs="Tahoma"/>
          <w:szCs w:val="24"/>
        </w:rPr>
        <w:t>RG</w:t>
      </w:r>
      <w:r w:rsidR="00F81172" w:rsidRPr="0024633A">
        <w:rPr>
          <w:rFonts w:cs="Tahoma"/>
          <w:szCs w:val="24"/>
        </w:rPr>
        <w:t xml:space="preserve"> and transmitted to the </w:t>
      </w:r>
      <w:r w:rsidR="00B819BE" w:rsidRPr="0024633A">
        <w:rPr>
          <w:rFonts w:cs="Tahoma"/>
          <w:szCs w:val="24"/>
        </w:rPr>
        <w:t>D</w:t>
      </w:r>
      <w:r w:rsidR="007107E7" w:rsidRPr="0024633A">
        <w:rPr>
          <w:rFonts w:cs="Tahoma"/>
          <w:szCs w:val="24"/>
        </w:rPr>
        <w:t xml:space="preserve">ata </w:t>
      </w:r>
      <w:r w:rsidR="00B819BE" w:rsidRPr="0024633A">
        <w:rPr>
          <w:rFonts w:cs="Tahoma"/>
          <w:szCs w:val="24"/>
        </w:rPr>
        <w:t>R</w:t>
      </w:r>
      <w:r w:rsidR="007107E7" w:rsidRPr="0024633A">
        <w:rPr>
          <w:rFonts w:cs="Tahoma"/>
          <w:szCs w:val="24"/>
        </w:rPr>
        <w:t xml:space="preserve">egistry </w:t>
      </w:r>
      <w:r w:rsidR="00F81172" w:rsidRPr="0024633A">
        <w:rPr>
          <w:rFonts w:cs="Tahoma"/>
          <w:szCs w:val="24"/>
        </w:rPr>
        <w:t>as described in Section 4.4</w:t>
      </w:r>
      <w:r w:rsidR="001B1E3C" w:rsidRPr="0024633A">
        <w:rPr>
          <w:rFonts w:cs="Tahoma"/>
          <w:szCs w:val="24"/>
        </w:rPr>
        <w:t xml:space="preserve">, with the exception that the signatures provided for the </w:t>
      </w:r>
      <w:r w:rsidR="00722B9D" w:rsidRPr="0024633A">
        <w:rPr>
          <w:rFonts w:cs="Tahoma"/>
          <w:szCs w:val="24"/>
        </w:rPr>
        <w:t>"</w:t>
      </w:r>
      <w:r w:rsidR="001B1E3C" w:rsidRPr="0024633A">
        <w:rPr>
          <w:rFonts w:cs="Tahoma"/>
          <w:szCs w:val="24"/>
        </w:rPr>
        <w:t>tested</w:t>
      </w:r>
      <w:r w:rsidR="00722B9D" w:rsidRPr="0024633A">
        <w:rPr>
          <w:rFonts w:cs="Tahoma"/>
          <w:szCs w:val="24"/>
        </w:rPr>
        <w:t>"</w:t>
      </w:r>
      <w:r w:rsidR="001B1E3C" w:rsidRPr="0024633A">
        <w:rPr>
          <w:rFonts w:cs="Tahoma"/>
          <w:szCs w:val="24"/>
        </w:rPr>
        <w:t xml:space="preserve"> dwelling may be automatically </w:t>
      </w:r>
      <w:r w:rsidR="00522B64" w:rsidRPr="0024633A">
        <w:rPr>
          <w:rFonts w:cs="Tahoma"/>
          <w:szCs w:val="24"/>
        </w:rPr>
        <w:t xml:space="preserve">used for the </w:t>
      </w:r>
      <w:r w:rsidR="00722B9D" w:rsidRPr="0024633A">
        <w:rPr>
          <w:rFonts w:cs="Tahoma"/>
          <w:szCs w:val="24"/>
        </w:rPr>
        <w:t>"</w:t>
      </w:r>
      <w:r w:rsidR="00522B64" w:rsidRPr="0024633A">
        <w:rPr>
          <w:rFonts w:cs="Tahoma"/>
          <w:szCs w:val="24"/>
        </w:rPr>
        <w:t>not-tested</w:t>
      </w:r>
      <w:r w:rsidR="00722B9D" w:rsidRPr="0024633A">
        <w:rPr>
          <w:rFonts w:cs="Tahoma"/>
          <w:szCs w:val="24"/>
        </w:rPr>
        <w:t>"</w:t>
      </w:r>
      <w:r w:rsidR="00522B64" w:rsidRPr="0024633A">
        <w:rPr>
          <w:rFonts w:cs="Tahoma"/>
          <w:szCs w:val="24"/>
        </w:rPr>
        <w:t xml:space="preserve"> dwelling(s) as well.</w:t>
      </w:r>
      <w:r w:rsidR="00E958A5" w:rsidRPr="0024633A">
        <w:rPr>
          <w:rFonts w:cs="Tahoma"/>
          <w:szCs w:val="24"/>
        </w:rPr>
        <w:t xml:space="preserve"> </w:t>
      </w:r>
      <w:r w:rsidR="00E731B5" w:rsidRPr="0024633A">
        <w:rPr>
          <w:rFonts w:cs="Tahoma"/>
          <w:szCs w:val="24"/>
        </w:rPr>
        <w:t>Registration of not-tested dwelling documents may be performed automatically in conjunction with the registration of the tested dwelling document for the group.</w:t>
      </w:r>
      <w:r w:rsidR="00E958A5" w:rsidRPr="0024633A">
        <w:rPr>
          <w:rFonts w:cs="Tahoma"/>
          <w:szCs w:val="24"/>
        </w:rPr>
        <w:t xml:space="preserve"> </w:t>
      </w:r>
      <w:r w:rsidR="00522B64" w:rsidRPr="0024633A">
        <w:rPr>
          <w:rFonts w:cs="Tahoma"/>
          <w:szCs w:val="24"/>
        </w:rPr>
        <w:t>The documentation author and responsible person are not required to provide additional signing actions for the not-tested dwelling unit documents.</w:t>
      </w:r>
      <w:r w:rsidR="00E958A5" w:rsidRPr="0024633A">
        <w:rPr>
          <w:rFonts w:cs="Tahoma"/>
          <w:szCs w:val="24"/>
        </w:rPr>
        <w:t xml:space="preserve"> </w:t>
      </w:r>
      <w:r w:rsidR="00101540" w:rsidRPr="0024633A">
        <w:rPr>
          <w:rFonts w:cs="Tahoma"/>
          <w:szCs w:val="24"/>
        </w:rPr>
        <w:t xml:space="preserve">Additionally, the </w:t>
      </w:r>
      <w:r w:rsidR="00B819BE" w:rsidRPr="0024633A">
        <w:rPr>
          <w:rFonts w:cs="Tahoma"/>
          <w:szCs w:val="24"/>
        </w:rPr>
        <w:t>D</w:t>
      </w:r>
      <w:r w:rsidR="007107E7" w:rsidRPr="0024633A">
        <w:rPr>
          <w:rFonts w:cs="Tahoma"/>
          <w:szCs w:val="24"/>
        </w:rPr>
        <w:t xml:space="preserve">ata </w:t>
      </w:r>
      <w:r w:rsidR="00B819BE" w:rsidRPr="0024633A">
        <w:rPr>
          <w:rFonts w:cs="Tahoma"/>
          <w:szCs w:val="24"/>
        </w:rPr>
        <w:t>R</w:t>
      </w:r>
      <w:r w:rsidR="007107E7" w:rsidRPr="0024633A">
        <w:rPr>
          <w:rFonts w:cs="Tahoma"/>
          <w:szCs w:val="24"/>
        </w:rPr>
        <w:t xml:space="preserve">egistry </w:t>
      </w:r>
      <w:r w:rsidR="00101540" w:rsidRPr="0024633A">
        <w:rPr>
          <w:rFonts w:cs="Tahoma"/>
          <w:szCs w:val="24"/>
        </w:rPr>
        <w:t>should ensure that each</w:t>
      </w:r>
      <w:r w:rsidR="00522B64" w:rsidRPr="0024633A">
        <w:rPr>
          <w:rFonts w:cs="Tahoma"/>
          <w:szCs w:val="24"/>
        </w:rPr>
        <w:t xml:space="preserve"> dwelling document in the </w:t>
      </w:r>
      <w:r w:rsidR="00101540" w:rsidRPr="0024633A">
        <w:rPr>
          <w:rFonts w:cs="Tahoma"/>
          <w:szCs w:val="24"/>
        </w:rPr>
        <w:t xml:space="preserve">sample </w:t>
      </w:r>
      <w:r w:rsidR="00522B64" w:rsidRPr="0024633A">
        <w:rPr>
          <w:rFonts w:cs="Tahoma"/>
          <w:szCs w:val="24"/>
        </w:rPr>
        <w:t xml:space="preserve">group is </w:t>
      </w:r>
      <w:r w:rsidR="00101540" w:rsidRPr="0024633A">
        <w:rPr>
          <w:rFonts w:cs="Tahoma"/>
          <w:szCs w:val="24"/>
        </w:rPr>
        <w:t>given a</w:t>
      </w:r>
      <w:r w:rsidR="00522B64" w:rsidRPr="0024633A">
        <w:rPr>
          <w:rFonts w:cs="Tahoma"/>
          <w:szCs w:val="24"/>
        </w:rPr>
        <w:t xml:space="preserve"> unique registration number.</w:t>
      </w:r>
      <w:r w:rsidR="00E958A5" w:rsidRPr="0024633A">
        <w:rPr>
          <w:rFonts w:cs="Tahoma"/>
          <w:szCs w:val="24"/>
        </w:rPr>
        <w:t xml:space="preserve"> </w:t>
      </w:r>
    </w:p>
    <w:p w14:paraId="15C5A25D" w14:textId="734CD8B2" w:rsidR="00634429" w:rsidRPr="0024633A" w:rsidRDefault="00320873" w:rsidP="009978D3">
      <w:pPr>
        <w:pStyle w:val="Heading4"/>
        <w:spacing w:after="240"/>
        <w:ind w:hanging="900"/>
        <w:rPr>
          <w:rFonts w:ascii="Tahoma" w:hAnsi="Tahoma" w:cs="Tahoma"/>
          <w:b/>
        </w:rPr>
      </w:pPr>
      <w:bookmarkStart w:id="5648" w:name="_Toc418094550"/>
      <w:bookmarkStart w:id="5649" w:name="_Toc96009597"/>
      <w:r w:rsidRPr="0024633A">
        <w:rPr>
          <w:rFonts w:ascii="Tahoma" w:hAnsi="Tahoma" w:cs="Tahoma"/>
          <w:b/>
        </w:rPr>
        <w:t xml:space="preserve">Group </w:t>
      </w:r>
      <w:r w:rsidR="005A2FD4" w:rsidRPr="0024633A">
        <w:rPr>
          <w:rFonts w:ascii="Tahoma" w:hAnsi="Tahoma" w:cs="Tahoma"/>
          <w:b/>
        </w:rPr>
        <w:t xml:space="preserve">Sampling Rules Applicable to Specific </w:t>
      </w:r>
      <w:del w:id="5650" w:author="Armando Ramirez" w:date="2022-02-07T21:28:00Z">
        <w:r w:rsidR="00507E8E" w:rsidRPr="0024633A" w:rsidDel="007C3B35">
          <w:rPr>
            <w:rFonts w:ascii="Tahoma" w:hAnsi="Tahoma" w:cs="Tahoma"/>
            <w:b/>
          </w:rPr>
          <w:delText>2019</w:delText>
        </w:r>
        <w:r w:rsidR="005A2FD4" w:rsidRPr="0024633A" w:rsidDel="007C3B35">
          <w:rPr>
            <w:rFonts w:ascii="Tahoma" w:hAnsi="Tahoma" w:cs="Tahoma"/>
            <w:b/>
          </w:rPr>
          <w:delText xml:space="preserve"> </w:delText>
        </w:r>
      </w:del>
      <w:ins w:id="5651" w:author="Armando Ramirez" w:date="2022-02-07T21:28:00Z">
        <w:r w:rsidR="007C3B35">
          <w:rPr>
            <w:rFonts w:ascii="Tahoma" w:hAnsi="Tahoma" w:cs="Tahoma"/>
            <w:b/>
          </w:rPr>
          <w:t>2022</w:t>
        </w:r>
        <w:r w:rsidR="007C3B35" w:rsidRPr="0024633A">
          <w:rPr>
            <w:rFonts w:ascii="Tahoma" w:hAnsi="Tahoma" w:cs="Tahoma"/>
            <w:b/>
          </w:rPr>
          <w:t xml:space="preserve"> </w:t>
        </w:r>
      </w:ins>
      <w:r w:rsidR="005A2FD4" w:rsidRPr="0024633A">
        <w:rPr>
          <w:rFonts w:ascii="Tahoma" w:hAnsi="Tahoma" w:cs="Tahoma"/>
          <w:b/>
        </w:rPr>
        <w:t>C</w:t>
      </w:r>
      <w:r w:rsidRPr="0024633A">
        <w:rPr>
          <w:rFonts w:ascii="Tahoma" w:hAnsi="Tahoma" w:cs="Tahoma"/>
          <w:b/>
        </w:rPr>
        <w:t xml:space="preserve">ompliance </w:t>
      </w:r>
      <w:r w:rsidR="005A2FD4" w:rsidRPr="0024633A">
        <w:rPr>
          <w:rFonts w:ascii="Tahoma" w:hAnsi="Tahoma" w:cs="Tahoma"/>
          <w:b/>
        </w:rPr>
        <w:t>Documents and HERS F</w:t>
      </w:r>
      <w:r w:rsidRPr="0024633A">
        <w:rPr>
          <w:rFonts w:ascii="Tahoma" w:hAnsi="Tahoma" w:cs="Tahoma"/>
          <w:b/>
        </w:rPr>
        <w:t>eatures</w:t>
      </w:r>
      <w:bookmarkEnd w:id="5648"/>
      <w:bookmarkEnd w:id="5649"/>
    </w:p>
    <w:p w14:paraId="7C65530B" w14:textId="77777777" w:rsidR="00C06FF2" w:rsidRDefault="00320873" w:rsidP="0032688B">
      <w:pPr>
        <w:spacing w:after="240"/>
        <w:rPr>
          <w:ins w:id="5652" w:author="Armando Ramirez" w:date="2022-02-10T18:32:00Z"/>
          <w:rFonts w:cs="Tahoma"/>
        </w:rPr>
      </w:pPr>
      <w:r w:rsidRPr="0024633A">
        <w:rPr>
          <w:rFonts w:cs="Tahoma"/>
        </w:rPr>
        <w:t xml:space="preserve">Additional guidance for </w:t>
      </w:r>
      <w:r w:rsidR="00886F64" w:rsidRPr="0024633A">
        <w:rPr>
          <w:rFonts w:cs="Tahoma"/>
        </w:rPr>
        <w:t xml:space="preserve">specific </w:t>
      </w:r>
      <w:del w:id="5653" w:author="Armando Ramirez" w:date="2022-02-07T21:28:00Z">
        <w:r w:rsidR="00507E8E" w:rsidRPr="0024633A" w:rsidDel="00E45143">
          <w:rPr>
            <w:rFonts w:cs="Tahoma"/>
          </w:rPr>
          <w:delText>2019</w:delText>
        </w:r>
        <w:r w:rsidR="00886F64" w:rsidRPr="0024633A" w:rsidDel="00E45143">
          <w:rPr>
            <w:rFonts w:cs="Tahoma"/>
          </w:rPr>
          <w:delText xml:space="preserve"> </w:delText>
        </w:r>
      </w:del>
      <w:ins w:id="5654" w:author="Armando Ramirez" w:date="2022-02-07T21:28:00Z">
        <w:r w:rsidR="00E45143">
          <w:rPr>
            <w:rFonts w:cs="Tahoma"/>
          </w:rPr>
          <w:t>2022</w:t>
        </w:r>
        <w:r w:rsidR="00E45143" w:rsidRPr="0024633A">
          <w:rPr>
            <w:rFonts w:cs="Tahoma"/>
          </w:rPr>
          <w:t xml:space="preserve"> </w:t>
        </w:r>
      </w:ins>
      <w:r w:rsidR="00886F64" w:rsidRPr="0024633A">
        <w:rPr>
          <w:rFonts w:cs="Tahoma"/>
        </w:rPr>
        <w:t>c</w:t>
      </w:r>
      <w:r w:rsidRPr="0024633A">
        <w:rPr>
          <w:rFonts w:cs="Tahoma"/>
        </w:rPr>
        <w:t>omplianc</w:t>
      </w:r>
      <w:r w:rsidR="00886F64" w:rsidRPr="0024633A">
        <w:rPr>
          <w:rFonts w:cs="Tahoma"/>
        </w:rPr>
        <w:t>e d</w:t>
      </w:r>
      <w:r w:rsidRPr="0024633A">
        <w:rPr>
          <w:rFonts w:cs="Tahoma"/>
        </w:rPr>
        <w:t>ocumentation</w:t>
      </w:r>
      <w:r w:rsidR="00886F64" w:rsidRPr="0024633A">
        <w:rPr>
          <w:rFonts w:cs="Tahoma"/>
        </w:rPr>
        <w:t xml:space="preserve"> for group sampling,</w:t>
      </w:r>
      <w:r w:rsidRPr="0024633A">
        <w:rPr>
          <w:rFonts w:cs="Tahoma"/>
        </w:rPr>
        <w:t xml:space="preserve"> and </w:t>
      </w:r>
      <w:r w:rsidR="00886F64" w:rsidRPr="0024633A">
        <w:rPr>
          <w:rFonts w:cs="Tahoma"/>
        </w:rPr>
        <w:t xml:space="preserve">guidance for specific </w:t>
      </w:r>
      <w:r w:rsidRPr="0024633A">
        <w:rPr>
          <w:rFonts w:cs="Tahoma"/>
        </w:rPr>
        <w:t>HERS verification features</w:t>
      </w:r>
      <w:r w:rsidR="00886F64" w:rsidRPr="0024633A">
        <w:rPr>
          <w:rFonts w:cs="Tahoma"/>
        </w:rPr>
        <w:t xml:space="preserve"> for </w:t>
      </w:r>
      <w:ins w:id="5655" w:author="Armando Ramirez" w:date="2022-02-07T21:29:00Z">
        <w:r w:rsidR="00E45143">
          <w:rPr>
            <w:rFonts w:cs="Tahoma"/>
          </w:rPr>
          <w:t xml:space="preserve">single-family </w:t>
        </w:r>
      </w:ins>
      <w:r w:rsidR="00886F64" w:rsidRPr="0024633A">
        <w:rPr>
          <w:rFonts w:cs="Tahoma"/>
        </w:rPr>
        <w:t>group sampling</w:t>
      </w:r>
      <w:r w:rsidRPr="0024633A">
        <w:rPr>
          <w:rFonts w:cs="Tahoma"/>
        </w:rPr>
        <w:t xml:space="preserve"> is p</w:t>
      </w:r>
      <w:r w:rsidR="00886F64" w:rsidRPr="0024633A">
        <w:rPr>
          <w:rFonts w:cs="Tahoma"/>
        </w:rPr>
        <w:t>r</w:t>
      </w:r>
      <w:r w:rsidRPr="0024633A">
        <w:rPr>
          <w:rFonts w:cs="Tahoma"/>
        </w:rPr>
        <w:t>ovided in Table 7-1</w:t>
      </w:r>
      <w:ins w:id="5656" w:author="Armando Ramirez" w:date="2022-02-09T12:38:00Z">
        <w:r w:rsidR="006D186B">
          <w:rPr>
            <w:rFonts w:cs="Tahoma"/>
          </w:rPr>
          <w:t>a</w:t>
        </w:r>
      </w:ins>
      <w:r w:rsidRPr="0024633A">
        <w:rPr>
          <w:rFonts w:cs="Tahoma"/>
        </w:rPr>
        <w:t>.</w:t>
      </w:r>
      <w:ins w:id="5657" w:author="Armando Ramirez" w:date="2022-02-07T21:30:00Z">
        <w:r w:rsidR="00E45143">
          <w:rPr>
            <w:rFonts w:cs="Tahoma"/>
          </w:rPr>
          <w:t xml:space="preserve"> Guidance for group sampling in</w:t>
        </w:r>
      </w:ins>
      <w:ins w:id="5658" w:author="Armando Ramirez" w:date="2022-02-07T21:31:00Z">
        <w:r w:rsidR="00E45143">
          <w:rPr>
            <w:rFonts w:cs="Tahoma"/>
          </w:rPr>
          <w:t xml:space="preserve"> </w:t>
        </w:r>
        <w:del w:id="5659" w:author="Armando Ramirez" w:date="2022-02-11T08:08:00Z">
          <w:r w:rsidR="00E45143">
            <w:rPr>
              <w:rFonts w:cs="Tahoma"/>
            </w:rPr>
            <w:delText>“</w:delText>
          </w:r>
        </w:del>
        <w:r w:rsidR="00E45143">
          <w:rPr>
            <w:rFonts w:cs="Tahoma"/>
          </w:rPr>
          <w:t>low-rise</w:t>
        </w:r>
        <w:del w:id="5660" w:author="Armando Ramirez" w:date="2022-02-11T08:01:00Z">
          <w:r w:rsidR="00E45143">
            <w:rPr>
              <w:rFonts w:cs="Tahoma"/>
            </w:rPr>
            <w:delText>”</w:delText>
          </w:r>
        </w:del>
      </w:ins>
      <w:ins w:id="5661" w:author="Armando Ramirez" w:date="2022-02-07T21:30:00Z">
        <w:r w:rsidR="00E45143">
          <w:rPr>
            <w:rFonts w:cs="Tahoma"/>
          </w:rPr>
          <w:t xml:space="preserve"> multifamily dwellings is provided in Table 7-</w:t>
        </w:r>
        <w:del w:id="5662" w:author="Armando Ramirez" w:date="2022-02-09T12:38:00Z">
          <w:r w:rsidR="00E45143" w:rsidDel="006D186B">
            <w:rPr>
              <w:rFonts w:cs="Tahoma"/>
            </w:rPr>
            <w:delText>2</w:delText>
          </w:r>
        </w:del>
      </w:ins>
      <w:ins w:id="5663" w:author="Armando Ramirez" w:date="2022-02-09T12:38:00Z">
        <w:r w:rsidR="006D186B">
          <w:rPr>
            <w:rFonts w:cs="Tahoma"/>
          </w:rPr>
          <w:t>1b</w:t>
        </w:r>
      </w:ins>
      <w:ins w:id="5664" w:author="Armando Ramirez" w:date="2022-02-07T21:30:00Z">
        <w:r w:rsidR="00E45143">
          <w:rPr>
            <w:rFonts w:cs="Tahoma"/>
          </w:rPr>
          <w:t>.</w:t>
        </w:r>
      </w:ins>
      <w:ins w:id="5665" w:author="Armando Ramirez" w:date="2022-02-10T18:29:00Z">
        <w:r w:rsidR="0032688B" w:rsidRPr="0032688B">
          <w:rPr>
            <w:rFonts w:cs="Tahoma"/>
          </w:rPr>
          <w:t xml:space="preserve"> </w:t>
        </w:r>
        <w:r w:rsidR="0032688B">
          <w:rPr>
            <w:rFonts w:cs="Tahoma"/>
          </w:rPr>
          <w:t>Guidance for group sampling in nonresidential buildings is provided in Table 7-1c.</w:t>
        </w:r>
      </w:ins>
      <w:ins w:id="5666" w:author="Armando Ramirez" w:date="2022-02-10T18:30:00Z">
        <w:r w:rsidR="0090769D">
          <w:rPr>
            <w:rFonts w:cs="Tahoma"/>
          </w:rPr>
          <w:t xml:space="preserve"> </w:t>
        </w:r>
      </w:ins>
    </w:p>
    <w:p w14:paraId="0C25F812" w14:textId="2D492594" w:rsidR="0032688B" w:rsidRDefault="001B4130" w:rsidP="0032688B">
      <w:pPr>
        <w:spacing w:after="240"/>
        <w:rPr>
          <w:ins w:id="5667" w:author="Armando Ramirez" w:date="2022-02-10T18:29:00Z"/>
          <w:rFonts w:cs="Tahoma"/>
          <w:b/>
          <w:bCs/>
        </w:rPr>
      </w:pPr>
      <w:ins w:id="5668" w:author="Armando Ramirez" w:date="2022-02-10T18:46:00Z">
        <w:r>
          <w:rPr>
            <w:rFonts w:cs="Tahoma"/>
          </w:rPr>
          <w:t xml:space="preserve">Some documents have been excluded from the group sampling tables for brevity. </w:t>
        </w:r>
      </w:ins>
      <w:ins w:id="5669" w:author="Armando Ramirez" w:date="2022-02-10T18:31:00Z">
        <w:r w:rsidR="00861C3F">
          <w:rPr>
            <w:rFonts w:cs="Tahoma"/>
          </w:rPr>
          <w:t xml:space="preserve">Certificates of compliance </w:t>
        </w:r>
        <w:r w:rsidR="00A74DAF">
          <w:rPr>
            <w:rFonts w:cs="Tahoma"/>
          </w:rPr>
          <w:t>do not represent test</w:t>
        </w:r>
      </w:ins>
      <w:ins w:id="5670" w:author="Armando Ramirez" w:date="2022-02-10T18:33:00Z">
        <w:r w:rsidR="00A8617A">
          <w:rPr>
            <w:rFonts w:cs="Tahoma"/>
          </w:rPr>
          <w:t>ing</w:t>
        </w:r>
      </w:ins>
      <w:ins w:id="5671" w:author="Armando Ramirez" w:date="2022-02-10T18:31:00Z">
        <w:r w:rsidR="00A74DAF">
          <w:rPr>
            <w:rFonts w:cs="Tahoma"/>
          </w:rPr>
          <w:t xml:space="preserve"> or verif</w:t>
        </w:r>
      </w:ins>
      <w:ins w:id="5672" w:author="Armando Ramirez" w:date="2022-02-10T18:33:00Z">
        <w:r w:rsidR="0047588A">
          <w:rPr>
            <w:rFonts w:cs="Tahoma"/>
          </w:rPr>
          <w:t>ication of</w:t>
        </w:r>
        <w:r w:rsidR="002F083B">
          <w:rPr>
            <w:rFonts w:cs="Tahoma"/>
          </w:rPr>
          <w:t xml:space="preserve"> energy</w:t>
        </w:r>
      </w:ins>
      <w:ins w:id="5673" w:author="Armando Ramirez" w:date="2022-02-10T18:31:00Z">
        <w:r w:rsidR="00A74DAF">
          <w:rPr>
            <w:rFonts w:cs="Tahoma"/>
          </w:rPr>
          <w:t xml:space="preserve"> features, </w:t>
        </w:r>
      </w:ins>
      <w:ins w:id="5674" w:author="Armando Ramirez" w:date="2022-02-10T19:03:00Z">
        <w:r w:rsidR="00E24883">
          <w:rPr>
            <w:rFonts w:cs="Tahoma"/>
          </w:rPr>
          <w:t>and so</w:t>
        </w:r>
      </w:ins>
      <w:ins w:id="5675" w:author="Armando Ramirez" w:date="2022-02-10T18:31:00Z">
        <w:r w:rsidR="00A74DAF">
          <w:rPr>
            <w:rFonts w:cs="Tahoma"/>
          </w:rPr>
          <w:t xml:space="preserve"> are not applicable to group sampling. </w:t>
        </w:r>
      </w:ins>
      <w:ins w:id="5676" w:author="Armando Ramirez" w:date="2022-02-10T18:46:00Z">
        <w:r>
          <w:rPr>
            <w:rFonts w:cs="Tahoma"/>
          </w:rPr>
          <w:t>Certi</w:t>
        </w:r>
      </w:ins>
      <w:ins w:id="5677" w:author="Armando Ramirez" w:date="2022-02-10T18:47:00Z">
        <w:r>
          <w:rPr>
            <w:rFonts w:cs="Tahoma"/>
          </w:rPr>
          <w:t xml:space="preserve">ficates of installation that </w:t>
        </w:r>
        <w:r w:rsidR="00CB063D">
          <w:rPr>
            <w:rFonts w:cs="Tahoma"/>
          </w:rPr>
          <w:t>are strictly non-HERS</w:t>
        </w:r>
        <w:r w:rsidR="0035028A">
          <w:rPr>
            <w:rFonts w:cs="Tahoma"/>
          </w:rPr>
          <w:t xml:space="preserve"> are also not applicable.</w:t>
        </w:r>
        <w:r w:rsidR="00CB063D">
          <w:rPr>
            <w:rFonts w:cs="Tahoma"/>
          </w:rPr>
          <w:t xml:space="preserve"> </w:t>
        </w:r>
      </w:ins>
    </w:p>
    <w:p w14:paraId="358D5B86" w14:textId="77777777" w:rsidR="00155C0A" w:rsidRDefault="00155C0A">
      <w:pPr>
        <w:spacing w:after="0" w:line="240" w:lineRule="auto"/>
        <w:rPr>
          <w:rFonts w:cs="Tahoma"/>
          <w:b/>
          <w:bCs/>
        </w:rPr>
      </w:pPr>
      <w:r>
        <w:rPr>
          <w:rFonts w:cs="Tahoma"/>
          <w:b/>
          <w:bCs/>
        </w:rPr>
        <w:br w:type="page"/>
      </w:r>
    </w:p>
    <w:p w14:paraId="5D6AAC3E" w14:textId="1D66D79E" w:rsidR="002C59CE" w:rsidRDefault="002C59CE" w:rsidP="009978D3">
      <w:pPr>
        <w:spacing w:after="240"/>
        <w:jc w:val="center"/>
        <w:rPr>
          <w:rFonts w:cs="Tahoma"/>
          <w:b/>
          <w:bCs/>
        </w:rPr>
      </w:pPr>
      <w:r w:rsidRPr="0024633A">
        <w:rPr>
          <w:rFonts w:cs="Tahoma"/>
          <w:b/>
          <w:bCs/>
        </w:rPr>
        <w:lastRenderedPageBreak/>
        <w:t>Table 7-1</w:t>
      </w:r>
      <w:ins w:id="5678" w:author="Armando Ramirez" w:date="2022-02-09T09:43:00Z">
        <w:r w:rsidR="00520115">
          <w:rPr>
            <w:rFonts w:cs="Tahoma"/>
            <w:b/>
            <w:bCs/>
          </w:rPr>
          <w:t>a</w:t>
        </w:r>
      </w:ins>
      <w:r w:rsidRPr="0024633A">
        <w:rPr>
          <w:rFonts w:cs="Tahoma"/>
          <w:b/>
          <w:bCs/>
        </w:rPr>
        <w:t>. Group Sampling Rules Applicable to 20</w:t>
      </w:r>
      <w:ins w:id="5679" w:author="Author">
        <w:r w:rsidR="009376CA">
          <w:rPr>
            <w:rFonts w:cs="Tahoma"/>
            <w:b/>
            <w:bCs/>
          </w:rPr>
          <w:t>22</w:t>
        </w:r>
      </w:ins>
      <w:del w:id="5680" w:author="Author">
        <w:r w:rsidRPr="0024633A" w:rsidDel="009376CA">
          <w:rPr>
            <w:rFonts w:cs="Tahoma"/>
            <w:b/>
            <w:bCs/>
          </w:rPr>
          <w:delText>19</w:delText>
        </w:r>
      </w:del>
      <w:r w:rsidRPr="0024633A">
        <w:rPr>
          <w:rFonts w:cs="Tahoma"/>
          <w:b/>
          <w:bCs/>
        </w:rPr>
        <w:t xml:space="preserve"> </w:t>
      </w:r>
      <w:ins w:id="5681" w:author="Armando Ramirez" w:date="2022-02-04T09:26:00Z">
        <w:r w:rsidR="00761F15">
          <w:rPr>
            <w:rFonts w:cs="Tahoma"/>
            <w:b/>
            <w:bCs/>
          </w:rPr>
          <w:t xml:space="preserve">Single Family </w:t>
        </w:r>
      </w:ins>
      <w:r w:rsidRPr="0024633A">
        <w:rPr>
          <w:rFonts w:cs="Tahoma"/>
          <w:b/>
          <w:bCs/>
        </w:rPr>
        <w:t>Compliance Documents and HERS Features</w:t>
      </w:r>
    </w:p>
    <w:tbl>
      <w:tblPr>
        <w:tblStyle w:val="TableGrid1"/>
        <w:tblW w:w="5000" w:type="pct"/>
        <w:tblLayout w:type="fixed"/>
        <w:tblLook w:val="04A0" w:firstRow="1" w:lastRow="0" w:firstColumn="1" w:lastColumn="0" w:noHBand="0" w:noVBand="1"/>
      </w:tblPr>
      <w:tblGrid>
        <w:gridCol w:w="2604"/>
        <w:gridCol w:w="2476"/>
        <w:gridCol w:w="2424"/>
        <w:gridCol w:w="2422"/>
      </w:tblGrid>
      <w:tr w:rsidR="00857256" w:rsidRPr="0024633A" w14:paraId="3D8E1A75" w14:textId="77777777" w:rsidTr="001F1927">
        <w:trPr>
          <w:cantSplit/>
          <w:trHeight w:val="701"/>
          <w:tblHeader/>
        </w:trPr>
        <w:tc>
          <w:tcPr>
            <w:tcW w:w="1312" w:type="pct"/>
            <w:vAlign w:val="bottom"/>
          </w:tcPr>
          <w:p w14:paraId="30206ED3" w14:textId="77777777" w:rsidR="00857256" w:rsidRPr="0024633A" w:rsidRDefault="00857256" w:rsidP="00574EDC">
            <w:pPr>
              <w:spacing w:after="0"/>
              <w:rPr>
                <w:rFonts w:cs="Tahoma"/>
                <w:b/>
                <w:sz w:val="24"/>
              </w:rPr>
            </w:pPr>
            <w:r w:rsidRPr="0024633A">
              <w:rPr>
                <w:rFonts w:cs="Tahoma"/>
                <w:b/>
                <w:sz w:val="24"/>
              </w:rPr>
              <w:lastRenderedPageBreak/>
              <w:t>Document Number</w:t>
            </w:r>
          </w:p>
        </w:tc>
        <w:tc>
          <w:tcPr>
            <w:tcW w:w="1247" w:type="pct"/>
            <w:vAlign w:val="bottom"/>
          </w:tcPr>
          <w:p w14:paraId="6748534A" w14:textId="77777777" w:rsidR="00857256" w:rsidRPr="0024633A" w:rsidRDefault="00857256" w:rsidP="00574EDC">
            <w:pPr>
              <w:spacing w:after="0"/>
              <w:rPr>
                <w:rFonts w:cs="Tahoma"/>
                <w:b/>
                <w:sz w:val="24"/>
              </w:rPr>
            </w:pPr>
            <w:r w:rsidRPr="0024633A">
              <w:rPr>
                <w:rFonts w:cs="Tahoma"/>
                <w:b/>
                <w:sz w:val="24"/>
              </w:rPr>
              <w:t>Document Type</w:t>
            </w:r>
          </w:p>
        </w:tc>
        <w:tc>
          <w:tcPr>
            <w:tcW w:w="1221" w:type="pct"/>
            <w:vAlign w:val="bottom"/>
          </w:tcPr>
          <w:p w14:paraId="5CB03864" w14:textId="77777777" w:rsidR="00857256" w:rsidRPr="0024633A" w:rsidRDefault="00857256" w:rsidP="00574EDC">
            <w:pPr>
              <w:spacing w:after="0"/>
              <w:rPr>
                <w:rFonts w:cs="Tahoma"/>
                <w:b/>
                <w:sz w:val="24"/>
              </w:rPr>
            </w:pPr>
            <w:r w:rsidRPr="0024633A">
              <w:rPr>
                <w:rFonts w:cs="Tahoma"/>
                <w:b/>
                <w:sz w:val="24"/>
              </w:rPr>
              <w:t>Document Description</w:t>
            </w:r>
          </w:p>
        </w:tc>
        <w:tc>
          <w:tcPr>
            <w:tcW w:w="1220" w:type="pct"/>
            <w:vAlign w:val="bottom"/>
          </w:tcPr>
          <w:p w14:paraId="6F702D7D" w14:textId="43A55D54" w:rsidR="00857256" w:rsidRPr="0024633A" w:rsidRDefault="00CE116A" w:rsidP="00574EDC">
            <w:pPr>
              <w:spacing w:after="0"/>
              <w:rPr>
                <w:rFonts w:cs="Tahoma"/>
                <w:b/>
                <w:sz w:val="24"/>
              </w:rPr>
            </w:pPr>
            <w:ins w:id="5682" w:author="Armando Ramirez" w:date="2022-02-10T18:34:00Z">
              <w:r>
                <w:rPr>
                  <w:rFonts w:cs="Tahoma"/>
                  <w:b/>
                  <w:sz w:val="24"/>
                </w:rPr>
                <w:t xml:space="preserve">Single Family </w:t>
              </w:r>
            </w:ins>
            <w:r w:rsidR="00857256" w:rsidRPr="0024633A">
              <w:rPr>
                <w:rFonts w:cs="Tahoma"/>
                <w:b/>
                <w:sz w:val="24"/>
              </w:rPr>
              <w:t>Group Sampling Rules</w:t>
            </w:r>
          </w:p>
        </w:tc>
      </w:tr>
      <w:tr w:rsidR="00857256" w:rsidRPr="0024633A" w14:paraId="2687906D" w14:textId="77777777" w:rsidTr="001F1927">
        <w:trPr>
          <w:trHeight w:val="288"/>
          <w:del w:id="5683" w:author="Haider Alhabibi" w:date="2022-02-17T12:43:00Z"/>
        </w:trPr>
        <w:tc>
          <w:tcPr>
            <w:tcW w:w="1312" w:type="pct"/>
          </w:tcPr>
          <w:p w14:paraId="0F99D2B3" w14:textId="0CA68979" w:rsidR="00857256" w:rsidRPr="0024633A" w:rsidRDefault="00857256" w:rsidP="00574EDC">
            <w:pPr>
              <w:spacing w:after="0"/>
              <w:rPr>
                <w:del w:id="5684" w:author="Haider Alhabibi" w:date="2022-02-17T12:43:00Z"/>
                <w:rFonts w:cs="Tahoma"/>
                <w:sz w:val="24"/>
              </w:rPr>
            </w:pPr>
            <w:del w:id="5685" w:author="Haider Alhabibi" w:date="2022-02-17T12:43:00Z">
              <w:r w:rsidRPr="0024633A">
                <w:rPr>
                  <w:rFonts w:cs="Tahoma"/>
                  <w:sz w:val="24"/>
                </w:rPr>
                <w:delText>CF1R-NCB-01-E</w:delText>
              </w:r>
            </w:del>
          </w:p>
        </w:tc>
        <w:tc>
          <w:tcPr>
            <w:tcW w:w="1247" w:type="pct"/>
          </w:tcPr>
          <w:p w14:paraId="1B34C87D" w14:textId="23D50EFA" w:rsidR="00857256" w:rsidRPr="0024633A" w:rsidRDefault="00857256" w:rsidP="00574EDC">
            <w:pPr>
              <w:spacing w:after="0"/>
              <w:rPr>
                <w:del w:id="5686" w:author="Haider Alhabibi" w:date="2022-02-17T12:43:00Z"/>
                <w:rFonts w:cs="Tahoma"/>
                <w:sz w:val="24"/>
              </w:rPr>
            </w:pPr>
            <w:del w:id="5687" w:author="Haider Alhabibi" w:date="2022-02-17T12:43:00Z">
              <w:r w:rsidRPr="0024633A">
                <w:rPr>
                  <w:rFonts w:cs="Tahoma"/>
                  <w:sz w:val="24"/>
                </w:rPr>
                <w:delText>Prescriptive Certificate of Compliance</w:delText>
              </w:r>
            </w:del>
          </w:p>
        </w:tc>
        <w:tc>
          <w:tcPr>
            <w:tcW w:w="1221" w:type="pct"/>
          </w:tcPr>
          <w:p w14:paraId="52FC245F" w14:textId="6DC4F71C" w:rsidR="00857256" w:rsidRPr="0024633A" w:rsidRDefault="00857256" w:rsidP="00574EDC">
            <w:pPr>
              <w:spacing w:after="0"/>
              <w:rPr>
                <w:del w:id="5688" w:author="Haider Alhabibi" w:date="2022-02-17T12:43:00Z"/>
                <w:rFonts w:cs="Tahoma"/>
                <w:sz w:val="24"/>
              </w:rPr>
            </w:pPr>
            <w:del w:id="5689" w:author="Haider Alhabibi" w:date="2022-02-17T12:43:00Z">
              <w:r w:rsidRPr="0024633A">
                <w:rPr>
                  <w:rFonts w:cs="Tahoma"/>
                  <w:sz w:val="24"/>
                </w:rPr>
                <w:delText>Residential Newly Constructed Buildings and Additions Greater Than 1000 ft</w:delText>
              </w:r>
              <w:r w:rsidRPr="0024633A">
                <w:rPr>
                  <w:rFonts w:cs="Tahoma"/>
                  <w:sz w:val="24"/>
                  <w:vertAlign w:val="superscript"/>
                </w:rPr>
                <w:delText>2</w:delText>
              </w:r>
              <w:r w:rsidRPr="0024633A">
                <w:rPr>
                  <w:rFonts w:cs="Tahoma"/>
                  <w:sz w:val="24"/>
                </w:rPr>
                <w:delText xml:space="preserve"> (Prescriptive) </w:delText>
              </w:r>
            </w:del>
          </w:p>
        </w:tc>
        <w:tc>
          <w:tcPr>
            <w:tcW w:w="1220" w:type="pct"/>
          </w:tcPr>
          <w:p w14:paraId="2E0C3CDC" w14:textId="600F55E6" w:rsidR="00857256" w:rsidRPr="0024633A" w:rsidRDefault="00857256" w:rsidP="00574EDC">
            <w:pPr>
              <w:spacing w:after="0"/>
              <w:rPr>
                <w:del w:id="5690" w:author="Haider Alhabibi" w:date="2022-02-17T12:43:00Z"/>
                <w:rFonts w:cs="Tahoma"/>
                <w:sz w:val="24"/>
              </w:rPr>
            </w:pPr>
            <w:del w:id="5691" w:author="Haider Alhabibi" w:date="2022-02-17T12:43:00Z">
              <w:r w:rsidRPr="0024633A">
                <w:rPr>
                  <w:rFonts w:cs="Tahoma"/>
                  <w:sz w:val="24"/>
                </w:rPr>
                <w:delText>sampling n/a</w:delText>
              </w:r>
            </w:del>
          </w:p>
        </w:tc>
      </w:tr>
      <w:tr w:rsidR="00857256" w:rsidRPr="0024633A" w14:paraId="0733B130" w14:textId="77777777" w:rsidTr="001F1927">
        <w:trPr>
          <w:trHeight w:val="288"/>
          <w:del w:id="5692" w:author="Haider Alhabibi" w:date="2022-02-17T12:43:00Z"/>
        </w:trPr>
        <w:tc>
          <w:tcPr>
            <w:tcW w:w="1312" w:type="pct"/>
          </w:tcPr>
          <w:p w14:paraId="39BC6A88" w14:textId="227632A9" w:rsidR="00857256" w:rsidRPr="0024633A" w:rsidRDefault="00857256" w:rsidP="00574EDC">
            <w:pPr>
              <w:spacing w:after="0"/>
              <w:rPr>
                <w:del w:id="5693" w:author="Haider Alhabibi" w:date="2022-02-17T12:43:00Z"/>
                <w:rFonts w:cs="Tahoma"/>
                <w:sz w:val="24"/>
              </w:rPr>
            </w:pPr>
            <w:del w:id="5694" w:author="Haider Alhabibi" w:date="2022-02-17T12:43:00Z">
              <w:r w:rsidRPr="0024633A">
                <w:rPr>
                  <w:rFonts w:cs="Tahoma"/>
                  <w:sz w:val="24"/>
                </w:rPr>
                <w:delText>CF1R-ADD-01-E</w:delText>
              </w:r>
            </w:del>
          </w:p>
        </w:tc>
        <w:tc>
          <w:tcPr>
            <w:tcW w:w="1247" w:type="pct"/>
          </w:tcPr>
          <w:p w14:paraId="0C4FC172" w14:textId="41E66FA4" w:rsidR="00857256" w:rsidRPr="0024633A" w:rsidRDefault="00857256" w:rsidP="00574EDC">
            <w:pPr>
              <w:spacing w:after="0"/>
              <w:rPr>
                <w:del w:id="5695" w:author="Haider Alhabibi" w:date="2022-02-17T12:43:00Z"/>
                <w:rFonts w:cs="Tahoma"/>
                <w:sz w:val="24"/>
              </w:rPr>
            </w:pPr>
            <w:del w:id="5696" w:author="Haider Alhabibi" w:date="2022-02-17T12:43:00Z">
              <w:r w:rsidRPr="0024633A">
                <w:rPr>
                  <w:rFonts w:cs="Tahoma"/>
                  <w:sz w:val="24"/>
                </w:rPr>
                <w:delText>Prescriptive Certificate of Compliance</w:delText>
              </w:r>
            </w:del>
          </w:p>
        </w:tc>
        <w:tc>
          <w:tcPr>
            <w:tcW w:w="1221" w:type="pct"/>
          </w:tcPr>
          <w:p w14:paraId="6ABCE450" w14:textId="395C46ED" w:rsidR="00857256" w:rsidRPr="0024633A" w:rsidRDefault="00857256" w:rsidP="00574EDC">
            <w:pPr>
              <w:spacing w:after="0"/>
              <w:rPr>
                <w:del w:id="5697" w:author="Haider Alhabibi" w:date="2022-02-17T12:43:00Z"/>
                <w:rFonts w:cs="Tahoma"/>
                <w:sz w:val="24"/>
              </w:rPr>
            </w:pPr>
            <w:del w:id="5698" w:author="Haider Alhabibi" w:date="2022-02-17T12:43:00Z">
              <w:r w:rsidRPr="0024633A">
                <w:rPr>
                  <w:rFonts w:cs="Tahoma"/>
                  <w:sz w:val="24"/>
                </w:rPr>
                <w:delText>Residential Building Additions less than 1,000 ft</w:delText>
              </w:r>
              <w:r w:rsidRPr="0024633A">
                <w:rPr>
                  <w:rFonts w:cs="Tahoma"/>
                  <w:sz w:val="24"/>
                  <w:vertAlign w:val="superscript"/>
                </w:rPr>
                <w:delText>2</w:delText>
              </w:r>
              <w:r w:rsidRPr="0024633A">
                <w:rPr>
                  <w:rFonts w:cs="Tahoma"/>
                  <w:sz w:val="24"/>
                </w:rPr>
                <w:delText xml:space="preserve"> (Prescriptive)</w:delText>
              </w:r>
            </w:del>
          </w:p>
        </w:tc>
        <w:tc>
          <w:tcPr>
            <w:tcW w:w="1220" w:type="pct"/>
          </w:tcPr>
          <w:p w14:paraId="6B8FD037" w14:textId="0DF65940" w:rsidR="00857256" w:rsidRPr="0024633A" w:rsidRDefault="00857256" w:rsidP="00574EDC">
            <w:pPr>
              <w:spacing w:after="0"/>
              <w:rPr>
                <w:del w:id="5699" w:author="Haider Alhabibi" w:date="2022-02-17T12:43:00Z"/>
                <w:rFonts w:cs="Tahoma"/>
                <w:sz w:val="24"/>
              </w:rPr>
            </w:pPr>
            <w:del w:id="5700" w:author="Haider Alhabibi" w:date="2022-02-17T12:43:00Z">
              <w:r w:rsidRPr="0024633A">
                <w:rPr>
                  <w:rFonts w:cs="Tahoma"/>
                  <w:sz w:val="24"/>
                </w:rPr>
                <w:delText>sampling n/a</w:delText>
              </w:r>
            </w:del>
          </w:p>
        </w:tc>
      </w:tr>
      <w:tr w:rsidR="00857256" w:rsidRPr="0024633A" w14:paraId="341735BA" w14:textId="77777777" w:rsidTr="001F1927">
        <w:trPr>
          <w:trHeight w:val="288"/>
          <w:del w:id="5701" w:author="Haider Alhabibi" w:date="2022-02-17T12:43:00Z"/>
        </w:trPr>
        <w:tc>
          <w:tcPr>
            <w:tcW w:w="1312" w:type="pct"/>
          </w:tcPr>
          <w:p w14:paraId="652144CB" w14:textId="5D706E55" w:rsidR="00857256" w:rsidRPr="0024633A" w:rsidRDefault="00857256" w:rsidP="00574EDC">
            <w:pPr>
              <w:spacing w:after="0"/>
              <w:rPr>
                <w:del w:id="5702" w:author="Haider Alhabibi" w:date="2022-02-17T12:43:00Z"/>
                <w:rFonts w:cs="Tahoma"/>
                <w:sz w:val="24"/>
              </w:rPr>
            </w:pPr>
            <w:del w:id="5703" w:author="Haider Alhabibi" w:date="2022-02-17T12:43:00Z">
              <w:r w:rsidRPr="0024633A">
                <w:rPr>
                  <w:rFonts w:cs="Tahoma"/>
                  <w:sz w:val="24"/>
                </w:rPr>
                <w:delText>CF1R-ALT-01-E</w:delText>
              </w:r>
            </w:del>
          </w:p>
        </w:tc>
        <w:tc>
          <w:tcPr>
            <w:tcW w:w="1247" w:type="pct"/>
          </w:tcPr>
          <w:p w14:paraId="48590F17" w14:textId="2FE3C423" w:rsidR="00857256" w:rsidRPr="0024633A" w:rsidRDefault="00857256" w:rsidP="00574EDC">
            <w:pPr>
              <w:spacing w:after="0"/>
              <w:rPr>
                <w:del w:id="5704" w:author="Haider Alhabibi" w:date="2022-02-17T12:43:00Z"/>
                <w:rFonts w:cs="Tahoma"/>
                <w:sz w:val="24"/>
              </w:rPr>
            </w:pPr>
            <w:del w:id="5705" w:author="Haider Alhabibi" w:date="2022-02-17T12:43:00Z">
              <w:r w:rsidRPr="0024633A">
                <w:rPr>
                  <w:rFonts w:cs="Tahoma"/>
                  <w:sz w:val="24"/>
                </w:rPr>
                <w:delText>Prescriptive Certificate of Compliance</w:delText>
              </w:r>
            </w:del>
          </w:p>
        </w:tc>
        <w:tc>
          <w:tcPr>
            <w:tcW w:w="1221" w:type="pct"/>
          </w:tcPr>
          <w:p w14:paraId="1BA4BC0D" w14:textId="1DC7F585" w:rsidR="00857256" w:rsidRPr="0024633A" w:rsidRDefault="00857256" w:rsidP="00574EDC">
            <w:pPr>
              <w:spacing w:after="0"/>
              <w:rPr>
                <w:del w:id="5706" w:author="Haider Alhabibi" w:date="2022-02-17T12:43:00Z"/>
                <w:rFonts w:cs="Tahoma"/>
                <w:sz w:val="24"/>
              </w:rPr>
            </w:pPr>
            <w:del w:id="5707" w:author="Haider Alhabibi" w:date="2022-02-17T12:43:00Z">
              <w:r w:rsidRPr="0024633A">
                <w:rPr>
                  <w:rFonts w:cs="Tahoma"/>
                  <w:sz w:val="24"/>
                </w:rPr>
                <w:delText>Residential Building Alterations (Prescriptive)</w:delText>
              </w:r>
            </w:del>
          </w:p>
        </w:tc>
        <w:tc>
          <w:tcPr>
            <w:tcW w:w="1220" w:type="pct"/>
          </w:tcPr>
          <w:p w14:paraId="19CEF845" w14:textId="1BF709F8" w:rsidR="00857256" w:rsidRPr="0024633A" w:rsidRDefault="00857256" w:rsidP="00574EDC">
            <w:pPr>
              <w:spacing w:after="0"/>
              <w:rPr>
                <w:del w:id="5708" w:author="Haider Alhabibi" w:date="2022-02-17T12:43:00Z"/>
                <w:rFonts w:cs="Tahoma"/>
                <w:sz w:val="24"/>
              </w:rPr>
            </w:pPr>
            <w:del w:id="5709" w:author="Haider Alhabibi" w:date="2022-02-17T12:43:00Z">
              <w:r w:rsidRPr="0024633A">
                <w:rPr>
                  <w:rFonts w:cs="Tahoma"/>
                  <w:sz w:val="24"/>
                </w:rPr>
                <w:delText>sampling n/a</w:delText>
              </w:r>
            </w:del>
          </w:p>
        </w:tc>
      </w:tr>
      <w:tr w:rsidR="00857256" w:rsidRPr="0024633A" w14:paraId="2E2855A1" w14:textId="77777777" w:rsidTr="001F1927">
        <w:trPr>
          <w:trHeight w:val="288"/>
          <w:del w:id="5710" w:author="Haider Alhabibi" w:date="2022-02-17T12:43:00Z"/>
        </w:trPr>
        <w:tc>
          <w:tcPr>
            <w:tcW w:w="1312" w:type="pct"/>
          </w:tcPr>
          <w:p w14:paraId="7974DF0F" w14:textId="2F5261CE" w:rsidR="00857256" w:rsidRPr="0024633A" w:rsidRDefault="00857256" w:rsidP="00574EDC">
            <w:pPr>
              <w:spacing w:after="0"/>
              <w:rPr>
                <w:del w:id="5711" w:author="Haider Alhabibi" w:date="2022-02-17T12:43:00Z"/>
                <w:rFonts w:cs="Tahoma"/>
                <w:sz w:val="24"/>
              </w:rPr>
            </w:pPr>
            <w:del w:id="5712" w:author="Haider Alhabibi" w:date="2022-02-17T12:43:00Z">
              <w:r w:rsidRPr="0024633A">
                <w:rPr>
                  <w:rFonts w:cs="Tahoma"/>
                  <w:sz w:val="24"/>
                </w:rPr>
                <w:delText>CF1R-ALT-02-E</w:delText>
              </w:r>
            </w:del>
          </w:p>
        </w:tc>
        <w:tc>
          <w:tcPr>
            <w:tcW w:w="1247" w:type="pct"/>
          </w:tcPr>
          <w:p w14:paraId="139E2F06" w14:textId="4E61CE01" w:rsidR="00857256" w:rsidRPr="0024633A" w:rsidRDefault="00857256" w:rsidP="00574EDC">
            <w:pPr>
              <w:spacing w:after="0"/>
              <w:rPr>
                <w:del w:id="5713" w:author="Haider Alhabibi" w:date="2022-02-17T12:43:00Z"/>
                <w:rFonts w:cs="Tahoma"/>
                <w:sz w:val="24"/>
              </w:rPr>
            </w:pPr>
            <w:del w:id="5714" w:author="Haider Alhabibi" w:date="2022-02-17T12:43:00Z">
              <w:r w:rsidRPr="0024633A">
                <w:rPr>
                  <w:rFonts w:cs="Tahoma"/>
                  <w:sz w:val="24"/>
                </w:rPr>
                <w:delText>Prescriptive Certificate of Compliance</w:delText>
              </w:r>
            </w:del>
          </w:p>
        </w:tc>
        <w:tc>
          <w:tcPr>
            <w:tcW w:w="1221" w:type="pct"/>
          </w:tcPr>
          <w:p w14:paraId="367EB44D" w14:textId="4ECB1945" w:rsidR="00857256" w:rsidRPr="0024633A" w:rsidRDefault="00857256" w:rsidP="00574EDC">
            <w:pPr>
              <w:spacing w:after="0"/>
              <w:rPr>
                <w:del w:id="5715" w:author="Haider Alhabibi" w:date="2022-02-17T12:43:00Z"/>
                <w:rFonts w:cs="Tahoma"/>
                <w:sz w:val="24"/>
              </w:rPr>
            </w:pPr>
            <w:del w:id="5716" w:author="Haider Alhabibi" w:date="2022-02-17T12:43:00Z">
              <w:r w:rsidRPr="0024633A">
                <w:rPr>
                  <w:rFonts w:cs="Tahoma"/>
                  <w:sz w:val="24"/>
                </w:rPr>
                <w:delText>HVAC Alterations</w:delText>
              </w:r>
            </w:del>
          </w:p>
        </w:tc>
        <w:tc>
          <w:tcPr>
            <w:tcW w:w="1220" w:type="pct"/>
          </w:tcPr>
          <w:p w14:paraId="35D7AD83" w14:textId="59292CA4" w:rsidR="00857256" w:rsidRPr="0024633A" w:rsidRDefault="00857256" w:rsidP="00574EDC">
            <w:pPr>
              <w:spacing w:after="0"/>
              <w:rPr>
                <w:del w:id="5717" w:author="Haider Alhabibi" w:date="2022-02-17T12:43:00Z"/>
                <w:rFonts w:cs="Tahoma"/>
                <w:sz w:val="24"/>
              </w:rPr>
            </w:pPr>
            <w:del w:id="5718" w:author="Haider Alhabibi" w:date="2022-02-17T12:43:00Z">
              <w:r w:rsidRPr="0024633A">
                <w:rPr>
                  <w:rFonts w:cs="Tahoma"/>
                  <w:sz w:val="24"/>
                </w:rPr>
                <w:delText>sampling n/a</w:delText>
              </w:r>
            </w:del>
          </w:p>
        </w:tc>
      </w:tr>
      <w:tr w:rsidR="00857256" w:rsidRPr="0024633A" w14:paraId="0DDB1559" w14:textId="77777777" w:rsidTr="001F1927">
        <w:trPr>
          <w:trHeight w:val="288"/>
          <w:del w:id="5719" w:author="Haider Alhabibi" w:date="2022-02-17T12:43:00Z"/>
        </w:trPr>
        <w:tc>
          <w:tcPr>
            <w:tcW w:w="1312" w:type="pct"/>
          </w:tcPr>
          <w:p w14:paraId="5C69CF90" w14:textId="56ADB4DE" w:rsidR="00857256" w:rsidRPr="0024633A" w:rsidRDefault="00857256" w:rsidP="00574EDC">
            <w:pPr>
              <w:spacing w:after="0"/>
              <w:rPr>
                <w:del w:id="5720" w:author="Haider Alhabibi" w:date="2022-02-17T12:43:00Z"/>
                <w:rFonts w:cs="Tahoma"/>
                <w:sz w:val="24"/>
              </w:rPr>
            </w:pPr>
            <w:del w:id="5721" w:author="Haider Alhabibi" w:date="2022-02-17T12:43:00Z">
              <w:r w:rsidRPr="0024633A">
                <w:rPr>
                  <w:rFonts w:cs="Tahoma"/>
                  <w:sz w:val="24"/>
                </w:rPr>
                <w:delText>CF1R-ENV-02-E</w:delText>
              </w:r>
            </w:del>
          </w:p>
        </w:tc>
        <w:tc>
          <w:tcPr>
            <w:tcW w:w="1247" w:type="pct"/>
          </w:tcPr>
          <w:p w14:paraId="624CAB7D" w14:textId="0C0FC8D3" w:rsidR="00857256" w:rsidRPr="0024633A" w:rsidRDefault="00857256" w:rsidP="00574EDC">
            <w:pPr>
              <w:spacing w:after="0"/>
              <w:rPr>
                <w:del w:id="5722" w:author="Haider Alhabibi" w:date="2022-02-17T12:43:00Z"/>
                <w:rFonts w:cs="Tahoma"/>
                <w:sz w:val="24"/>
              </w:rPr>
            </w:pPr>
            <w:del w:id="5723" w:author="Haider Alhabibi" w:date="2022-02-17T12:43:00Z">
              <w:r w:rsidRPr="0024633A">
                <w:rPr>
                  <w:rFonts w:cs="Tahoma"/>
                  <w:sz w:val="24"/>
                </w:rPr>
                <w:delText>Prescriptive Certificate of Compliance</w:delText>
              </w:r>
            </w:del>
          </w:p>
        </w:tc>
        <w:tc>
          <w:tcPr>
            <w:tcW w:w="1221" w:type="pct"/>
          </w:tcPr>
          <w:p w14:paraId="325BD4FE" w14:textId="65B41209" w:rsidR="00857256" w:rsidRPr="0024633A" w:rsidRDefault="00857256" w:rsidP="00574EDC">
            <w:pPr>
              <w:spacing w:after="0"/>
              <w:rPr>
                <w:del w:id="5724" w:author="Haider Alhabibi" w:date="2022-02-17T12:43:00Z"/>
                <w:rFonts w:cs="Tahoma"/>
                <w:sz w:val="24"/>
              </w:rPr>
            </w:pPr>
            <w:del w:id="5725" w:author="Haider Alhabibi" w:date="2022-02-17T12:43:00Z">
              <w:r w:rsidRPr="0024633A">
                <w:rPr>
                  <w:rFonts w:cs="Tahoma"/>
                  <w:sz w:val="24"/>
                </w:rPr>
                <w:delText xml:space="preserve">Area Weighted Average Calculation Worksheet </w:delText>
              </w:r>
            </w:del>
          </w:p>
        </w:tc>
        <w:tc>
          <w:tcPr>
            <w:tcW w:w="1220" w:type="pct"/>
          </w:tcPr>
          <w:p w14:paraId="0806F469" w14:textId="4A1AABEC" w:rsidR="00857256" w:rsidRPr="0024633A" w:rsidRDefault="00857256" w:rsidP="00574EDC">
            <w:pPr>
              <w:spacing w:after="0"/>
              <w:rPr>
                <w:del w:id="5726" w:author="Haider Alhabibi" w:date="2022-02-17T12:43:00Z"/>
                <w:rFonts w:cs="Tahoma"/>
                <w:sz w:val="24"/>
              </w:rPr>
            </w:pPr>
            <w:del w:id="5727" w:author="Haider Alhabibi" w:date="2022-02-17T12:43:00Z">
              <w:r w:rsidRPr="0024633A">
                <w:rPr>
                  <w:rFonts w:cs="Tahoma"/>
                  <w:sz w:val="24"/>
                </w:rPr>
                <w:delText>sampling n/a</w:delText>
              </w:r>
            </w:del>
          </w:p>
        </w:tc>
      </w:tr>
      <w:tr w:rsidR="00857256" w:rsidRPr="0024633A" w14:paraId="49D7E60D" w14:textId="77777777" w:rsidTr="001F1927">
        <w:trPr>
          <w:trHeight w:val="288"/>
          <w:del w:id="5728" w:author="Haider Alhabibi" w:date="2022-02-17T12:43:00Z"/>
        </w:trPr>
        <w:tc>
          <w:tcPr>
            <w:tcW w:w="1312" w:type="pct"/>
          </w:tcPr>
          <w:p w14:paraId="28CEA976" w14:textId="1F4F49F2" w:rsidR="00857256" w:rsidRPr="0024633A" w:rsidRDefault="00857256" w:rsidP="00574EDC">
            <w:pPr>
              <w:spacing w:after="0"/>
              <w:rPr>
                <w:del w:id="5729" w:author="Haider Alhabibi" w:date="2022-02-17T12:43:00Z"/>
                <w:rFonts w:cs="Tahoma"/>
                <w:sz w:val="24"/>
              </w:rPr>
            </w:pPr>
            <w:del w:id="5730" w:author="Haider Alhabibi" w:date="2022-02-17T12:43:00Z">
              <w:r w:rsidRPr="0024633A">
                <w:rPr>
                  <w:rFonts w:cs="Tahoma"/>
                  <w:sz w:val="24"/>
                </w:rPr>
                <w:delText>CF1R-ENV-03-E</w:delText>
              </w:r>
            </w:del>
          </w:p>
        </w:tc>
        <w:tc>
          <w:tcPr>
            <w:tcW w:w="1247" w:type="pct"/>
          </w:tcPr>
          <w:p w14:paraId="1B47DB34" w14:textId="57D9E14C" w:rsidR="00857256" w:rsidRPr="0024633A" w:rsidRDefault="00857256" w:rsidP="00574EDC">
            <w:pPr>
              <w:spacing w:after="0"/>
              <w:rPr>
                <w:del w:id="5731" w:author="Haider Alhabibi" w:date="2022-02-17T12:43:00Z"/>
                <w:rFonts w:cs="Tahoma"/>
                <w:sz w:val="24"/>
              </w:rPr>
            </w:pPr>
            <w:del w:id="5732" w:author="Haider Alhabibi" w:date="2022-02-17T12:43:00Z">
              <w:r w:rsidRPr="0024633A">
                <w:rPr>
                  <w:rFonts w:cs="Tahoma"/>
                  <w:sz w:val="24"/>
                </w:rPr>
                <w:delText>Prescriptive Certificate of Compliance</w:delText>
              </w:r>
            </w:del>
          </w:p>
        </w:tc>
        <w:tc>
          <w:tcPr>
            <w:tcW w:w="1221" w:type="pct"/>
          </w:tcPr>
          <w:p w14:paraId="2EB10A5F" w14:textId="42DDA048" w:rsidR="00857256" w:rsidRPr="0024633A" w:rsidRDefault="00857256" w:rsidP="00574EDC">
            <w:pPr>
              <w:spacing w:after="0"/>
              <w:rPr>
                <w:del w:id="5733" w:author="Haider Alhabibi" w:date="2022-02-17T12:43:00Z"/>
                <w:rFonts w:cs="Tahoma"/>
                <w:sz w:val="24"/>
              </w:rPr>
            </w:pPr>
            <w:del w:id="5734" w:author="Haider Alhabibi" w:date="2022-02-17T12:43:00Z">
              <w:r w:rsidRPr="0024633A">
                <w:rPr>
                  <w:rFonts w:cs="Tahoma"/>
                  <w:sz w:val="24"/>
                </w:rPr>
                <w:delText>Solar Heat Gain Coefficient (SHGC) Worksheet</w:delText>
              </w:r>
            </w:del>
          </w:p>
        </w:tc>
        <w:tc>
          <w:tcPr>
            <w:tcW w:w="1220" w:type="pct"/>
          </w:tcPr>
          <w:p w14:paraId="58E7A5FE" w14:textId="74B078B6" w:rsidR="00857256" w:rsidRPr="0024633A" w:rsidRDefault="00857256" w:rsidP="00574EDC">
            <w:pPr>
              <w:spacing w:after="0"/>
              <w:rPr>
                <w:del w:id="5735" w:author="Haider Alhabibi" w:date="2022-02-17T12:43:00Z"/>
                <w:rFonts w:cs="Tahoma"/>
                <w:sz w:val="24"/>
              </w:rPr>
            </w:pPr>
            <w:del w:id="5736" w:author="Haider Alhabibi" w:date="2022-02-17T12:43:00Z">
              <w:r w:rsidRPr="0024633A">
                <w:rPr>
                  <w:rFonts w:cs="Tahoma"/>
                  <w:sz w:val="24"/>
                </w:rPr>
                <w:delText>sampling n/a</w:delText>
              </w:r>
            </w:del>
          </w:p>
        </w:tc>
      </w:tr>
      <w:tr w:rsidR="00857256" w:rsidRPr="0024633A" w14:paraId="4269AD15" w14:textId="77777777" w:rsidTr="001F1927">
        <w:trPr>
          <w:trHeight w:val="288"/>
          <w:del w:id="5737" w:author="Haider Alhabibi" w:date="2022-02-17T12:43:00Z"/>
        </w:trPr>
        <w:tc>
          <w:tcPr>
            <w:tcW w:w="1312" w:type="pct"/>
          </w:tcPr>
          <w:p w14:paraId="7AA16652" w14:textId="63B4D2B3" w:rsidR="00857256" w:rsidRPr="0024633A" w:rsidRDefault="00857256" w:rsidP="00574EDC">
            <w:pPr>
              <w:spacing w:after="0"/>
              <w:rPr>
                <w:del w:id="5738" w:author="Haider Alhabibi" w:date="2022-02-17T12:43:00Z"/>
                <w:rFonts w:cs="Tahoma"/>
                <w:sz w:val="24"/>
              </w:rPr>
            </w:pPr>
            <w:del w:id="5739" w:author="Haider Alhabibi" w:date="2022-02-17T12:43:00Z">
              <w:r w:rsidRPr="0024633A">
                <w:rPr>
                  <w:rFonts w:cs="Tahoma"/>
                  <w:sz w:val="24"/>
                </w:rPr>
                <w:delText>CF1R-ENV-04-E</w:delText>
              </w:r>
            </w:del>
          </w:p>
        </w:tc>
        <w:tc>
          <w:tcPr>
            <w:tcW w:w="1247" w:type="pct"/>
          </w:tcPr>
          <w:p w14:paraId="1CDF63AF" w14:textId="557D6567" w:rsidR="00857256" w:rsidRPr="0024633A" w:rsidRDefault="00857256" w:rsidP="00574EDC">
            <w:pPr>
              <w:spacing w:after="0"/>
              <w:rPr>
                <w:del w:id="5740" w:author="Haider Alhabibi" w:date="2022-02-17T12:43:00Z"/>
                <w:rFonts w:cs="Tahoma"/>
                <w:sz w:val="24"/>
              </w:rPr>
            </w:pPr>
            <w:del w:id="5741" w:author="Haider Alhabibi" w:date="2022-02-17T12:43:00Z">
              <w:r w:rsidRPr="0024633A">
                <w:rPr>
                  <w:rFonts w:cs="Tahoma"/>
                  <w:sz w:val="24"/>
                </w:rPr>
                <w:delText>Prescriptive Certificate of Compliance</w:delText>
              </w:r>
            </w:del>
          </w:p>
        </w:tc>
        <w:tc>
          <w:tcPr>
            <w:tcW w:w="1221" w:type="pct"/>
          </w:tcPr>
          <w:p w14:paraId="40FFE8D8" w14:textId="34CE2C6F" w:rsidR="00857256" w:rsidRPr="0024633A" w:rsidRDefault="00857256" w:rsidP="00574EDC">
            <w:pPr>
              <w:spacing w:after="0"/>
              <w:rPr>
                <w:del w:id="5742" w:author="Haider Alhabibi" w:date="2022-02-17T12:43:00Z"/>
                <w:rFonts w:cs="Tahoma"/>
                <w:sz w:val="24"/>
              </w:rPr>
            </w:pPr>
            <w:del w:id="5743" w:author="Haider Alhabibi" w:date="2022-02-17T12:43:00Z">
              <w:r w:rsidRPr="0024633A">
                <w:rPr>
                  <w:rFonts w:cs="Tahoma"/>
                  <w:sz w:val="24"/>
                </w:rPr>
                <w:delText>Cool Roof and SRI Worksheet</w:delText>
              </w:r>
            </w:del>
          </w:p>
        </w:tc>
        <w:tc>
          <w:tcPr>
            <w:tcW w:w="1220" w:type="pct"/>
          </w:tcPr>
          <w:p w14:paraId="3494901E" w14:textId="55571763" w:rsidR="00857256" w:rsidRPr="0024633A" w:rsidRDefault="00857256" w:rsidP="00574EDC">
            <w:pPr>
              <w:spacing w:after="0"/>
              <w:rPr>
                <w:del w:id="5744" w:author="Haider Alhabibi" w:date="2022-02-17T12:43:00Z"/>
                <w:rFonts w:cs="Tahoma"/>
                <w:sz w:val="24"/>
              </w:rPr>
            </w:pPr>
            <w:del w:id="5745" w:author="Haider Alhabibi" w:date="2022-02-17T12:43:00Z">
              <w:r w:rsidRPr="0024633A">
                <w:rPr>
                  <w:rFonts w:cs="Tahoma"/>
                  <w:sz w:val="24"/>
                </w:rPr>
                <w:delText>sampling n/a</w:delText>
              </w:r>
            </w:del>
          </w:p>
        </w:tc>
      </w:tr>
      <w:tr w:rsidR="00857256" w:rsidRPr="0024633A" w14:paraId="73FF8A70" w14:textId="77777777" w:rsidTr="001F1927">
        <w:trPr>
          <w:trHeight w:val="288"/>
          <w:del w:id="5746" w:author="Haider Alhabibi" w:date="2022-02-17T12:43:00Z"/>
        </w:trPr>
        <w:tc>
          <w:tcPr>
            <w:tcW w:w="1312" w:type="pct"/>
          </w:tcPr>
          <w:p w14:paraId="6B21E4D4" w14:textId="5FDA52F9" w:rsidR="00857256" w:rsidRPr="0024633A" w:rsidRDefault="00857256" w:rsidP="00574EDC">
            <w:pPr>
              <w:spacing w:after="0"/>
              <w:rPr>
                <w:del w:id="5747" w:author="Haider Alhabibi" w:date="2022-02-17T12:43:00Z"/>
                <w:rFonts w:cs="Tahoma"/>
                <w:sz w:val="24"/>
              </w:rPr>
            </w:pPr>
            <w:del w:id="5748" w:author="Haider Alhabibi" w:date="2022-02-17T12:43:00Z">
              <w:r w:rsidRPr="0024633A">
                <w:rPr>
                  <w:rFonts w:cs="Tahoma"/>
                  <w:sz w:val="24"/>
                </w:rPr>
                <w:delText>CF1R-ENV-05-E</w:delText>
              </w:r>
            </w:del>
          </w:p>
        </w:tc>
        <w:tc>
          <w:tcPr>
            <w:tcW w:w="1247" w:type="pct"/>
          </w:tcPr>
          <w:p w14:paraId="0E548FEE" w14:textId="125BA16A" w:rsidR="00857256" w:rsidRPr="0024633A" w:rsidRDefault="00857256" w:rsidP="00574EDC">
            <w:pPr>
              <w:spacing w:after="0"/>
              <w:rPr>
                <w:del w:id="5749" w:author="Haider Alhabibi" w:date="2022-02-17T12:43:00Z"/>
                <w:rFonts w:cs="Tahoma"/>
                <w:sz w:val="24"/>
              </w:rPr>
            </w:pPr>
            <w:del w:id="5750" w:author="Haider Alhabibi" w:date="2022-02-17T12:43:00Z">
              <w:r w:rsidRPr="0024633A">
                <w:rPr>
                  <w:rFonts w:cs="Tahoma"/>
                  <w:sz w:val="24"/>
                </w:rPr>
                <w:delText>Prescriptive Certificate of Compliance</w:delText>
              </w:r>
            </w:del>
          </w:p>
        </w:tc>
        <w:tc>
          <w:tcPr>
            <w:tcW w:w="1221" w:type="pct"/>
          </w:tcPr>
          <w:p w14:paraId="5D225B20" w14:textId="64D9B8AD" w:rsidR="00857256" w:rsidRPr="0024633A" w:rsidRDefault="00857256" w:rsidP="00574EDC">
            <w:pPr>
              <w:spacing w:after="0"/>
              <w:rPr>
                <w:del w:id="5751" w:author="Haider Alhabibi" w:date="2022-02-17T12:43:00Z"/>
                <w:rFonts w:cs="Tahoma"/>
                <w:sz w:val="24"/>
              </w:rPr>
            </w:pPr>
            <w:del w:id="5752" w:author="Haider Alhabibi" w:date="2022-02-17T12:43:00Z">
              <w:r w:rsidRPr="0024633A">
                <w:rPr>
                  <w:rFonts w:cs="Tahoma"/>
                  <w:sz w:val="24"/>
                </w:rPr>
                <w:delText>Fenestration Certificate of Compliance for residential use of NA-6 Fenestration U-Value and SHGC center of glass</w:delText>
              </w:r>
            </w:del>
          </w:p>
        </w:tc>
        <w:tc>
          <w:tcPr>
            <w:tcW w:w="1220" w:type="pct"/>
          </w:tcPr>
          <w:p w14:paraId="0A0EC746" w14:textId="7307D6F2" w:rsidR="00857256" w:rsidRPr="0024633A" w:rsidRDefault="00857256" w:rsidP="00574EDC">
            <w:pPr>
              <w:spacing w:after="0"/>
              <w:rPr>
                <w:del w:id="5753" w:author="Haider Alhabibi" w:date="2022-02-17T12:43:00Z"/>
                <w:rFonts w:cs="Tahoma"/>
                <w:sz w:val="24"/>
              </w:rPr>
            </w:pPr>
            <w:del w:id="5754" w:author="Haider Alhabibi" w:date="2022-02-17T12:43:00Z">
              <w:r w:rsidRPr="0024633A">
                <w:rPr>
                  <w:rFonts w:cs="Tahoma"/>
                  <w:sz w:val="24"/>
                </w:rPr>
                <w:delText>sampling n/a</w:delText>
              </w:r>
            </w:del>
          </w:p>
        </w:tc>
      </w:tr>
      <w:tr w:rsidR="00857256" w:rsidRPr="0024633A" w14:paraId="5D0EBEA2" w14:textId="77777777" w:rsidTr="001F1927">
        <w:trPr>
          <w:trHeight w:val="288"/>
          <w:del w:id="5755" w:author="Haider Alhabibi" w:date="2022-02-17T12:42:00Z"/>
        </w:trPr>
        <w:tc>
          <w:tcPr>
            <w:tcW w:w="1312" w:type="pct"/>
          </w:tcPr>
          <w:p w14:paraId="2D6EEBDE" w14:textId="0F32C433" w:rsidR="00857256" w:rsidRPr="0024633A" w:rsidRDefault="00857256" w:rsidP="00574EDC">
            <w:pPr>
              <w:spacing w:after="0"/>
              <w:rPr>
                <w:del w:id="5756" w:author="Haider Alhabibi" w:date="2022-02-17T12:42:00Z"/>
                <w:rFonts w:cs="Tahoma"/>
                <w:sz w:val="24"/>
              </w:rPr>
            </w:pPr>
            <w:del w:id="5757" w:author="Haider Alhabibi" w:date="2022-02-17T12:42:00Z">
              <w:r w:rsidRPr="0024633A">
                <w:rPr>
                  <w:rFonts w:cs="Tahoma"/>
                  <w:sz w:val="24"/>
                </w:rPr>
                <w:delText>CF1R-ENV-06-E</w:delText>
              </w:r>
            </w:del>
          </w:p>
        </w:tc>
        <w:tc>
          <w:tcPr>
            <w:tcW w:w="1247" w:type="pct"/>
          </w:tcPr>
          <w:p w14:paraId="135B5CD2" w14:textId="7E214DF6" w:rsidR="00857256" w:rsidRPr="0024633A" w:rsidRDefault="00857256" w:rsidP="00574EDC">
            <w:pPr>
              <w:spacing w:after="0"/>
              <w:rPr>
                <w:del w:id="5758" w:author="Haider Alhabibi" w:date="2022-02-17T12:42:00Z"/>
                <w:rFonts w:cs="Tahoma"/>
                <w:sz w:val="24"/>
              </w:rPr>
            </w:pPr>
            <w:del w:id="5759" w:author="Haider Alhabibi" w:date="2022-02-17T12:42:00Z">
              <w:r w:rsidRPr="0024633A">
                <w:rPr>
                  <w:rFonts w:cs="Tahoma"/>
                  <w:sz w:val="24"/>
                </w:rPr>
                <w:delText>Prescriptive Certificate of Compliance</w:delText>
              </w:r>
            </w:del>
          </w:p>
        </w:tc>
        <w:tc>
          <w:tcPr>
            <w:tcW w:w="1221" w:type="pct"/>
          </w:tcPr>
          <w:p w14:paraId="3304AE78" w14:textId="75F23ADA" w:rsidR="00857256" w:rsidRPr="0024633A" w:rsidRDefault="00857256" w:rsidP="00574EDC">
            <w:pPr>
              <w:spacing w:after="0"/>
              <w:rPr>
                <w:del w:id="5760" w:author="Haider Alhabibi" w:date="2022-02-17T12:42:00Z"/>
                <w:rFonts w:cs="Tahoma"/>
                <w:sz w:val="24"/>
              </w:rPr>
            </w:pPr>
            <w:del w:id="5761" w:author="Haider Alhabibi" w:date="2022-02-17T12:42:00Z">
              <w:r w:rsidRPr="0024633A">
                <w:rPr>
                  <w:rFonts w:cs="Tahoma"/>
                  <w:sz w:val="24"/>
                </w:rPr>
                <w:delText>Interior and Exterior Insulation Layers Worksheet</w:delText>
              </w:r>
            </w:del>
          </w:p>
        </w:tc>
        <w:tc>
          <w:tcPr>
            <w:tcW w:w="1220" w:type="pct"/>
          </w:tcPr>
          <w:p w14:paraId="55A604B0" w14:textId="77226EDE" w:rsidR="00857256" w:rsidRPr="0024633A" w:rsidRDefault="00857256" w:rsidP="00574EDC">
            <w:pPr>
              <w:spacing w:after="0"/>
              <w:rPr>
                <w:del w:id="5762" w:author="Haider Alhabibi" w:date="2022-02-17T12:42:00Z"/>
                <w:rFonts w:cs="Tahoma"/>
                <w:sz w:val="24"/>
              </w:rPr>
            </w:pPr>
            <w:del w:id="5763" w:author="Haider Alhabibi" w:date="2022-02-17T12:42:00Z">
              <w:r w:rsidRPr="0024633A">
                <w:rPr>
                  <w:rFonts w:cs="Tahoma"/>
                  <w:sz w:val="24"/>
                </w:rPr>
                <w:delText xml:space="preserve">sampling n/a </w:delText>
              </w:r>
            </w:del>
          </w:p>
        </w:tc>
      </w:tr>
      <w:tr w:rsidR="00857256" w:rsidRPr="0024633A" w14:paraId="11B3C830" w14:textId="77777777" w:rsidTr="001F1927">
        <w:trPr>
          <w:trHeight w:val="288"/>
          <w:del w:id="5764" w:author="Haider Alhabibi" w:date="2022-02-17T12:42:00Z"/>
        </w:trPr>
        <w:tc>
          <w:tcPr>
            <w:tcW w:w="1312" w:type="pct"/>
          </w:tcPr>
          <w:p w14:paraId="19B43FDF" w14:textId="3361D6D4" w:rsidR="00857256" w:rsidRPr="0024633A" w:rsidRDefault="00857256" w:rsidP="00574EDC">
            <w:pPr>
              <w:spacing w:after="0"/>
              <w:rPr>
                <w:del w:id="5765" w:author="Haider Alhabibi" w:date="2022-02-17T12:42:00Z"/>
                <w:rFonts w:cs="Tahoma"/>
                <w:sz w:val="24"/>
              </w:rPr>
            </w:pPr>
            <w:del w:id="5766" w:author="Haider Alhabibi" w:date="2022-02-17T12:42:00Z">
              <w:r w:rsidRPr="0024633A">
                <w:rPr>
                  <w:rFonts w:cs="Tahoma"/>
                  <w:sz w:val="24"/>
                </w:rPr>
                <w:delText>CF1R-PLB-01-E</w:delText>
              </w:r>
            </w:del>
          </w:p>
        </w:tc>
        <w:tc>
          <w:tcPr>
            <w:tcW w:w="1247" w:type="pct"/>
          </w:tcPr>
          <w:p w14:paraId="3302FA85" w14:textId="57162A30" w:rsidR="00857256" w:rsidRPr="0024633A" w:rsidRDefault="00857256" w:rsidP="00574EDC">
            <w:pPr>
              <w:spacing w:after="0"/>
              <w:rPr>
                <w:del w:id="5767" w:author="Haider Alhabibi" w:date="2022-02-17T12:42:00Z"/>
                <w:rFonts w:cs="Tahoma"/>
                <w:sz w:val="24"/>
              </w:rPr>
            </w:pPr>
            <w:del w:id="5768" w:author="Haider Alhabibi" w:date="2022-02-17T12:42:00Z">
              <w:r w:rsidRPr="0024633A">
                <w:rPr>
                  <w:rFonts w:cs="Tahoma"/>
                  <w:sz w:val="24"/>
                </w:rPr>
                <w:delText>Prescriptive Certificate of Compliance</w:delText>
              </w:r>
            </w:del>
          </w:p>
        </w:tc>
        <w:tc>
          <w:tcPr>
            <w:tcW w:w="1221" w:type="pct"/>
          </w:tcPr>
          <w:p w14:paraId="1451961D" w14:textId="7D425BC8" w:rsidR="00857256" w:rsidRPr="0024633A" w:rsidRDefault="00857256" w:rsidP="00574EDC">
            <w:pPr>
              <w:spacing w:after="0"/>
              <w:rPr>
                <w:del w:id="5769" w:author="Haider Alhabibi" w:date="2022-02-17T12:42:00Z"/>
                <w:rFonts w:cs="Tahoma"/>
                <w:sz w:val="24"/>
              </w:rPr>
            </w:pPr>
            <w:del w:id="5770" w:author="Haider Alhabibi" w:date="2022-02-17T12:42:00Z">
              <w:r w:rsidRPr="0024633A">
                <w:rPr>
                  <w:rFonts w:cs="Tahoma"/>
                  <w:sz w:val="24"/>
                </w:rPr>
                <w:delText>Hydronic Heating System Worksheet</w:delText>
              </w:r>
            </w:del>
          </w:p>
        </w:tc>
        <w:tc>
          <w:tcPr>
            <w:tcW w:w="1220" w:type="pct"/>
          </w:tcPr>
          <w:p w14:paraId="18F88930" w14:textId="162FF141" w:rsidR="00857256" w:rsidRPr="0024633A" w:rsidRDefault="00857256" w:rsidP="00574EDC">
            <w:pPr>
              <w:spacing w:after="0"/>
              <w:rPr>
                <w:del w:id="5771" w:author="Haider Alhabibi" w:date="2022-02-17T12:42:00Z"/>
                <w:rFonts w:cs="Tahoma"/>
                <w:sz w:val="24"/>
              </w:rPr>
            </w:pPr>
            <w:del w:id="5772" w:author="Haider Alhabibi" w:date="2022-02-17T12:42:00Z">
              <w:r w:rsidRPr="0024633A">
                <w:rPr>
                  <w:rFonts w:cs="Tahoma"/>
                  <w:sz w:val="24"/>
                </w:rPr>
                <w:delText>sampling n/a</w:delText>
              </w:r>
            </w:del>
          </w:p>
        </w:tc>
      </w:tr>
      <w:tr w:rsidR="00857256" w:rsidRPr="0024633A" w14:paraId="59E5B0D7" w14:textId="77777777" w:rsidTr="001F1927">
        <w:trPr>
          <w:trHeight w:val="288"/>
          <w:del w:id="5773" w:author="Haider Alhabibi" w:date="2022-02-17T12:42:00Z"/>
        </w:trPr>
        <w:tc>
          <w:tcPr>
            <w:tcW w:w="1312" w:type="pct"/>
          </w:tcPr>
          <w:p w14:paraId="3913936F" w14:textId="7521FE90" w:rsidR="00857256" w:rsidRPr="0024633A" w:rsidRDefault="00857256" w:rsidP="00574EDC">
            <w:pPr>
              <w:spacing w:after="0"/>
              <w:rPr>
                <w:del w:id="5774" w:author="Haider Alhabibi" w:date="2022-02-17T12:42:00Z"/>
                <w:rFonts w:cs="Tahoma"/>
                <w:sz w:val="24"/>
              </w:rPr>
            </w:pPr>
            <w:del w:id="5775" w:author="Haider Alhabibi" w:date="2022-02-17T12:42:00Z">
              <w:r w:rsidRPr="0024633A">
                <w:rPr>
                  <w:rFonts w:cs="Tahoma"/>
                  <w:sz w:val="24"/>
                </w:rPr>
                <w:delText>CF1R-STH-01-E</w:delText>
              </w:r>
            </w:del>
          </w:p>
        </w:tc>
        <w:tc>
          <w:tcPr>
            <w:tcW w:w="1247" w:type="pct"/>
          </w:tcPr>
          <w:p w14:paraId="3F0BD36E" w14:textId="10FCB698" w:rsidR="00857256" w:rsidRPr="0024633A" w:rsidRDefault="00857256" w:rsidP="00574EDC">
            <w:pPr>
              <w:spacing w:after="0"/>
              <w:rPr>
                <w:del w:id="5776" w:author="Haider Alhabibi" w:date="2022-02-17T12:42:00Z"/>
                <w:rFonts w:cs="Tahoma"/>
                <w:sz w:val="24"/>
              </w:rPr>
            </w:pPr>
            <w:del w:id="5777" w:author="Haider Alhabibi" w:date="2022-02-17T12:42:00Z">
              <w:r w:rsidRPr="0024633A">
                <w:rPr>
                  <w:rFonts w:cs="Tahoma"/>
                  <w:sz w:val="24"/>
                </w:rPr>
                <w:delText>Prescriptive Certificate of Compliance</w:delText>
              </w:r>
            </w:del>
          </w:p>
        </w:tc>
        <w:tc>
          <w:tcPr>
            <w:tcW w:w="1221" w:type="pct"/>
          </w:tcPr>
          <w:p w14:paraId="43BAEF17" w14:textId="70E0D473" w:rsidR="00857256" w:rsidRPr="0024633A" w:rsidRDefault="00857256" w:rsidP="00574EDC">
            <w:pPr>
              <w:spacing w:after="0"/>
              <w:rPr>
                <w:del w:id="5778" w:author="Haider Alhabibi" w:date="2022-02-17T12:42:00Z"/>
                <w:rFonts w:cs="Tahoma"/>
                <w:sz w:val="24"/>
              </w:rPr>
            </w:pPr>
            <w:del w:id="5779" w:author="Haider Alhabibi" w:date="2022-02-17T12:42:00Z">
              <w:r w:rsidRPr="0024633A">
                <w:rPr>
                  <w:rFonts w:cs="Tahoma"/>
                  <w:sz w:val="24"/>
                </w:rPr>
                <w:delText>OG 100 Solar Water Heating System Worksheet (California F-Chart)</w:delText>
              </w:r>
            </w:del>
          </w:p>
        </w:tc>
        <w:tc>
          <w:tcPr>
            <w:tcW w:w="1220" w:type="pct"/>
          </w:tcPr>
          <w:p w14:paraId="75730DCF" w14:textId="3A145C47" w:rsidR="00857256" w:rsidRPr="0024633A" w:rsidRDefault="00857256" w:rsidP="00574EDC">
            <w:pPr>
              <w:spacing w:after="0"/>
              <w:rPr>
                <w:del w:id="5780" w:author="Haider Alhabibi" w:date="2022-02-17T12:42:00Z"/>
                <w:rFonts w:cs="Tahoma"/>
                <w:sz w:val="24"/>
              </w:rPr>
            </w:pPr>
            <w:del w:id="5781" w:author="Haider Alhabibi" w:date="2022-02-17T12:42:00Z">
              <w:r w:rsidRPr="0024633A">
                <w:rPr>
                  <w:rFonts w:cs="Tahoma"/>
                  <w:sz w:val="24"/>
                </w:rPr>
                <w:delText>sampling n/a</w:delText>
              </w:r>
            </w:del>
          </w:p>
        </w:tc>
      </w:tr>
      <w:tr w:rsidR="00857256" w:rsidRPr="0024633A" w14:paraId="3CD73F08" w14:textId="77777777" w:rsidTr="001F1927">
        <w:trPr>
          <w:trHeight w:val="288"/>
          <w:del w:id="5782" w:author="Haider Alhabibi" w:date="2022-02-17T12:42:00Z"/>
        </w:trPr>
        <w:tc>
          <w:tcPr>
            <w:tcW w:w="1312" w:type="pct"/>
          </w:tcPr>
          <w:p w14:paraId="5BBDFEA5" w14:textId="0628F432" w:rsidR="00857256" w:rsidRPr="0024633A" w:rsidRDefault="00857256" w:rsidP="00574EDC">
            <w:pPr>
              <w:keepNext/>
              <w:spacing w:after="0"/>
              <w:rPr>
                <w:del w:id="5783" w:author="Haider Alhabibi" w:date="2022-02-17T12:42:00Z"/>
                <w:rFonts w:cs="Tahoma"/>
                <w:sz w:val="24"/>
              </w:rPr>
            </w:pPr>
            <w:del w:id="5784" w:author="Haider Alhabibi" w:date="2022-02-17T12:42:00Z">
              <w:r w:rsidRPr="0024633A">
                <w:rPr>
                  <w:rFonts w:cs="Tahoma"/>
                  <w:sz w:val="24"/>
                </w:rPr>
                <w:delText>CF2R-ENV-01-E</w:delText>
              </w:r>
            </w:del>
          </w:p>
        </w:tc>
        <w:tc>
          <w:tcPr>
            <w:tcW w:w="1247" w:type="pct"/>
          </w:tcPr>
          <w:p w14:paraId="22DEF847" w14:textId="0C5245AE" w:rsidR="00857256" w:rsidRPr="0024633A" w:rsidRDefault="00857256" w:rsidP="00574EDC">
            <w:pPr>
              <w:keepNext/>
              <w:spacing w:after="0"/>
              <w:rPr>
                <w:del w:id="5785" w:author="Haider Alhabibi" w:date="2022-02-17T12:42:00Z"/>
                <w:rFonts w:cs="Tahoma"/>
                <w:sz w:val="24"/>
              </w:rPr>
            </w:pPr>
            <w:del w:id="5786" w:author="Haider Alhabibi" w:date="2022-02-17T12:42:00Z">
              <w:r w:rsidRPr="0024633A">
                <w:rPr>
                  <w:rFonts w:cs="Tahoma"/>
                  <w:sz w:val="24"/>
                </w:rPr>
                <w:delText>Certificate of Installation</w:delText>
              </w:r>
            </w:del>
          </w:p>
        </w:tc>
        <w:tc>
          <w:tcPr>
            <w:tcW w:w="1221" w:type="pct"/>
          </w:tcPr>
          <w:p w14:paraId="5EE78AB1" w14:textId="1EB44667" w:rsidR="00857256" w:rsidRPr="0024633A" w:rsidRDefault="00857256" w:rsidP="00574EDC">
            <w:pPr>
              <w:keepNext/>
              <w:spacing w:after="0"/>
              <w:rPr>
                <w:del w:id="5787" w:author="Haider Alhabibi" w:date="2022-02-17T12:42:00Z"/>
                <w:rFonts w:cs="Tahoma"/>
                <w:sz w:val="24"/>
              </w:rPr>
            </w:pPr>
            <w:del w:id="5788" w:author="Haider Alhabibi" w:date="2022-02-17T12:42:00Z">
              <w:r w:rsidRPr="0024633A">
                <w:rPr>
                  <w:rFonts w:cs="Tahoma"/>
                  <w:sz w:val="24"/>
                </w:rPr>
                <w:delText>Fenestration Installation</w:delText>
              </w:r>
            </w:del>
          </w:p>
        </w:tc>
        <w:tc>
          <w:tcPr>
            <w:tcW w:w="1220" w:type="pct"/>
          </w:tcPr>
          <w:p w14:paraId="73C08C67" w14:textId="1374FBC6" w:rsidR="00857256" w:rsidRPr="0024633A" w:rsidRDefault="00857256" w:rsidP="00574EDC">
            <w:pPr>
              <w:keepNext/>
              <w:spacing w:after="0"/>
              <w:rPr>
                <w:del w:id="5789" w:author="Haider Alhabibi" w:date="2022-02-17T12:42:00Z"/>
                <w:rFonts w:cs="Tahoma"/>
                <w:sz w:val="24"/>
              </w:rPr>
            </w:pPr>
            <w:del w:id="5790" w:author="Haider Alhabibi" w:date="2022-02-17T12:42:00Z">
              <w:r w:rsidRPr="0024633A">
                <w:rPr>
                  <w:rFonts w:cs="Tahoma"/>
                  <w:sz w:val="24"/>
                </w:rPr>
                <w:delText>sampling n/a</w:delText>
              </w:r>
            </w:del>
          </w:p>
        </w:tc>
      </w:tr>
      <w:tr w:rsidR="00857256" w:rsidRPr="0024633A" w14:paraId="14CCAA4B" w14:textId="77777777" w:rsidTr="001F1927">
        <w:trPr>
          <w:trHeight w:val="288"/>
          <w:del w:id="5791" w:author="Haider Alhabibi" w:date="2022-02-17T12:42:00Z"/>
        </w:trPr>
        <w:tc>
          <w:tcPr>
            <w:tcW w:w="1312" w:type="pct"/>
          </w:tcPr>
          <w:p w14:paraId="2899FA3D" w14:textId="476A1FD9" w:rsidR="00857256" w:rsidRPr="0024633A" w:rsidRDefault="00857256" w:rsidP="00574EDC">
            <w:pPr>
              <w:keepNext/>
              <w:spacing w:after="0"/>
              <w:rPr>
                <w:del w:id="5792" w:author="Haider Alhabibi" w:date="2022-02-17T12:42:00Z"/>
                <w:rFonts w:cs="Tahoma"/>
                <w:sz w:val="24"/>
              </w:rPr>
            </w:pPr>
            <w:del w:id="5793" w:author="Haider Alhabibi" w:date="2022-02-17T12:42:00Z">
              <w:r w:rsidRPr="0024633A">
                <w:rPr>
                  <w:rFonts w:cs="Tahoma"/>
                  <w:sz w:val="24"/>
                </w:rPr>
                <w:delText>CF2R-ENV-03-E</w:delText>
              </w:r>
            </w:del>
          </w:p>
        </w:tc>
        <w:tc>
          <w:tcPr>
            <w:tcW w:w="1247" w:type="pct"/>
          </w:tcPr>
          <w:p w14:paraId="3621B1F4" w14:textId="41D10068" w:rsidR="00857256" w:rsidRPr="0024633A" w:rsidRDefault="00857256" w:rsidP="00574EDC">
            <w:pPr>
              <w:keepNext/>
              <w:spacing w:after="0"/>
              <w:rPr>
                <w:del w:id="5794" w:author="Haider Alhabibi" w:date="2022-02-17T12:42:00Z"/>
                <w:rFonts w:cs="Tahoma"/>
                <w:sz w:val="24"/>
              </w:rPr>
            </w:pPr>
            <w:del w:id="5795" w:author="Haider Alhabibi" w:date="2022-02-17T12:42:00Z">
              <w:r w:rsidRPr="0024633A">
                <w:rPr>
                  <w:rFonts w:cs="Tahoma"/>
                  <w:sz w:val="24"/>
                </w:rPr>
                <w:delText>Certificate of Installation</w:delText>
              </w:r>
            </w:del>
          </w:p>
        </w:tc>
        <w:tc>
          <w:tcPr>
            <w:tcW w:w="1221" w:type="pct"/>
          </w:tcPr>
          <w:p w14:paraId="45B4B588" w14:textId="28F78252" w:rsidR="00857256" w:rsidRPr="0024633A" w:rsidRDefault="00857256" w:rsidP="00574EDC">
            <w:pPr>
              <w:keepNext/>
              <w:spacing w:after="0"/>
              <w:rPr>
                <w:del w:id="5796" w:author="Haider Alhabibi" w:date="2022-02-17T12:42:00Z"/>
                <w:rFonts w:cs="Tahoma"/>
                <w:sz w:val="24"/>
              </w:rPr>
            </w:pPr>
            <w:del w:id="5797" w:author="Haider Alhabibi" w:date="2022-02-17T12:42:00Z">
              <w:r w:rsidRPr="0024633A">
                <w:rPr>
                  <w:rFonts w:cs="Tahoma"/>
                  <w:sz w:val="24"/>
                </w:rPr>
                <w:delText>Insulation Installation</w:delText>
              </w:r>
            </w:del>
          </w:p>
        </w:tc>
        <w:tc>
          <w:tcPr>
            <w:tcW w:w="1220" w:type="pct"/>
          </w:tcPr>
          <w:p w14:paraId="40A4FEB8" w14:textId="0F973462" w:rsidR="00857256" w:rsidRPr="0024633A" w:rsidRDefault="00857256" w:rsidP="00574EDC">
            <w:pPr>
              <w:keepNext/>
              <w:spacing w:after="0"/>
              <w:rPr>
                <w:del w:id="5798" w:author="Haider Alhabibi" w:date="2022-02-17T12:42:00Z"/>
                <w:rFonts w:cs="Tahoma"/>
                <w:sz w:val="24"/>
              </w:rPr>
            </w:pPr>
            <w:del w:id="5799" w:author="Haider Alhabibi" w:date="2022-02-17T12:42:00Z">
              <w:r w:rsidRPr="0024633A">
                <w:rPr>
                  <w:rFonts w:cs="Tahoma"/>
                  <w:sz w:val="24"/>
                </w:rPr>
                <w:delText>sampling n/a</w:delText>
              </w:r>
            </w:del>
          </w:p>
        </w:tc>
      </w:tr>
      <w:tr w:rsidR="00857256" w:rsidRPr="0024633A" w14:paraId="274A9F7F" w14:textId="77777777" w:rsidTr="001F1927">
        <w:trPr>
          <w:trHeight w:val="288"/>
          <w:del w:id="5800" w:author="Haider Alhabibi" w:date="2022-02-17T12:42:00Z"/>
        </w:trPr>
        <w:tc>
          <w:tcPr>
            <w:tcW w:w="1312" w:type="pct"/>
          </w:tcPr>
          <w:p w14:paraId="0AADC3BC" w14:textId="39E77930" w:rsidR="00857256" w:rsidRPr="0024633A" w:rsidRDefault="00857256" w:rsidP="00574EDC">
            <w:pPr>
              <w:spacing w:after="0"/>
              <w:rPr>
                <w:del w:id="5801" w:author="Haider Alhabibi" w:date="2022-02-17T12:42:00Z"/>
                <w:rFonts w:cs="Tahoma"/>
                <w:sz w:val="24"/>
              </w:rPr>
            </w:pPr>
            <w:del w:id="5802" w:author="Haider Alhabibi" w:date="2022-02-17T12:42:00Z">
              <w:r w:rsidRPr="0024633A">
                <w:rPr>
                  <w:rFonts w:cs="Tahoma"/>
                  <w:sz w:val="24"/>
                </w:rPr>
                <w:delText>CF2R-ENV-04-E</w:delText>
              </w:r>
            </w:del>
          </w:p>
        </w:tc>
        <w:tc>
          <w:tcPr>
            <w:tcW w:w="1247" w:type="pct"/>
          </w:tcPr>
          <w:p w14:paraId="473AB786" w14:textId="097C9EDA" w:rsidR="00857256" w:rsidRPr="0024633A" w:rsidRDefault="00857256" w:rsidP="00574EDC">
            <w:pPr>
              <w:spacing w:after="0"/>
              <w:rPr>
                <w:del w:id="5803" w:author="Haider Alhabibi" w:date="2022-02-17T12:42:00Z"/>
                <w:rFonts w:cs="Tahoma"/>
                <w:sz w:val="24"/>
              </w:rPr>
            </w:pPr>
            <w:del w:id="5804" w:author="Haider Alhabibi" w:date="2022-02-17T12:42:00Z">
              <w:r w:rsidRPr="0024633A">
                <w:rPr>
                  <w:rFonts w:cs="Tahoma"/>
                  <w:sz w:val="24"/>
                </w:rPr>
                <w:delText>Certificate of Installation</w:delText>
              </w:r>
            </w:del>
          </w:p>
        </w:tc>
        <w:tc>
          <w:tcPr>
            <w:tcW w:w="1221" w:type="pct"/>
          </w:tcPr>
          <w:p w14:paraId="329F5A4F" w14:textId="0E2A827B" w:rsidR="00857256" w:rsidRPr="0024633A" w:rsidRDefault="00857256" w:rsidP="00574EDC">
            <w:pPr>
              <w:spacing w:after="0"/>
              <w:rPr>
                <w:del w:id="5805" w:author="Haider Alhabibi" w:date="2022-02-17T12:42:00Z"/>
                <w:rFonts w:cs="Tahoma"/>
                <w:sz w:val="24"/>
              </w:rPr>
            </w:pPr>
            <w:del w:id="5806" w:author="Haider Alhabibi" w:date="2022-02-17T12:42:00Z">
              <w:r w:rsidRPr="0024633A">
                <w:rPr>
                  <w:rFonts w:cs="Tahoma"/>
                  <w:sz w:val="24"/>
                </w:rPr>
                <w:delText>Roofing; Ventilation; Cool Roofs</w:delText>
              </w:r>
            </w:del>
          </w:p>
        </w:tc>
        <w:tc>
          <w:tcPr>
            <w:tcW w:w="1220" w:type="pct"/>
          </w:tcPr>
          <w:p w14:paraId="26585F3E" w14:textId="16925675" w:rsidR="00857256" w:rsidRPr="0024633A" w:rsidRDefault="00857256" w:rsidP="00574EDC">
            <w:pPr>
              <w:spacing w:after="0"/>
              <w:rPr>
                <w:del w:id="5807" w:author="Haider Alhabibi" w:date="2022-02-17T12:42:00Z"/>
                <w:rFonts w:cs="Tahoma"/>
                <w:sz w:val="24"/>
              </w:rPr>
            </w:pPr>
            <w:del w:id="5808" w:author="Haider Alhabibi" w:date="2022-02-17T12:42:00Z">
              <w:r w:rsidRPr="0024633A">
                <w:rPr>
                  <w:rFonts w:cs="Tahoma"/>
                  <w:sz w:val="24"/>
                </w:rPr>
                <w:delText>sampling n/a</w:delText>
              </w:r>
            </w:del>
          </w:p>
        </w:tc>
      </w:tr>
      <w:tr w:rsidR="00857256" w:rsidRPr="0024633A" w14:paraId="3CA5C0ED" w14:textId="77777777" w:rsidTr="001F1927">
        <w:trPr>
          <w:trHeight w:val="692"/>
        </w:trPr>
        <w:tc>
          <w:tcPr>
            <w:tcW w:w="1312" w:type="pct"/>
          </w:tcPr>
          <w:p w14:paraId="74D59A09" w14:textId="77777777" w:rsidR="00857256" w:rsidRPr="0024633A" w:rsidRDefault="00857256" w:rsidP="00574EDC">
            <w:pPr>
              <w:keepNext/>
              <w:spacing w:after="0"/>
              <w:rPr>
                <w:rFonts w:cs="Tahoma"/>
                <w:sz w:val="24"/>
              </w:rPr>
            </w:pPr>
            <w:r w:rsidRPr="0024633A">
              <w:rPr>
                <w:rFonts w:cs="Tahoma"/>
                <w:sz w:val="24"/>
              </w:rPr>
              <w:t>CF2R</w:t>
            </w:r>
            <w:r>
              <w:rPr>
                <w:rFonts w:cs="Tahoma"/>
                <w:sz w:val="24"/>
              </w:rPr>
              <w:t>/CF3R</w:t>
            </w:r>
            <w:r w:rsidRPr="0024633A">
              <w:rPr>
                <w:rFonts w:cs="Tahoma"/>
                <w:sz w:val="24"/>
              </w:rPr>
              <w:t>-ENV-20a-H</w:t>
            </w:r>
          </w:p>
        </w:tc>
        <w:tc>
          <w:tcPr>
            <w:tcW w:w="1247" w:type="pct"/>
          </w:tcPr>
          <w:p w14:paraId="41832F60" w14:textId="706A7A54"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60BD4320" w14:textId="77777777" w:rsidR="00857256" w:rsidRPr="0024633A" w:rsidRDefault="00857256" w:rsidP="00574EDC">
            <w:pPr>
              <w:keepNext/>
              <w:spacing w:after="0"/>
              <w:rPr>
                <w:rFonts w:cs="Tahoma"/>
                <w:sz w:val="24"/>
              </w:rPr>
            </w:pPr>
            <w:r w:rsidRPr="0024633A">
              <w:rPr>
                <w:rFonts w:cs="Tahoma"/>
                <w:sz w:val="24"/>
              </w:rPr>
              <w:t>Enclosure Air Leakage</w:t>
            </w:r>
            <w:r>
              <w:rPr>
                <w:rFonts w:cs="Tahoma"/>
                <w:sz w:val="24"/>
              </w:rPr>
              <w:br/>
            </w:r>
            <w:r w:rsidRPr="0024633A">
              <w:rPr>
                <w:rFonts w:cs="Tahoma"/>
                <w:sz w:val="24"/>
              </w:rPr>
              <w:t>Single-Point Test with Manual Meter</w:t>
            </w:r>
          </w:p>
        </w:tc>
        <w:tc>
          <w:tcPr>
            <w:tcW w:w="1220" w:type="pct"/>
          </w:tcPr>
          <w:p w14:paraId="57C506E1" w14:textId="77777777" w:rsidR="00857256" w:rsidRPr="0024633A" w:rsidRDefault="00857256" w:rsidP="00574EDC">
            <w:pPr>
              <w:keepNext/>
              <w:spacing w:after="0"/>
              <w:rPr>
                <w:rFonts w:cs="Tahoma"/>
                <w:sz w:val="24"/>
              </w:rPr>
            </w:pPr>
            <w:r w:rsidRPr="0024633A">
              <w:rPr>
                <w:rFonts w:cs="Tahoma"/>
                <w:b/>
                <w:bCs/>
                <w:sz w:val="24"/>
              </w:rPr>
              <w:t>Envelope Leakage Feature</w:t>
            </w:r>
            <w:r w:rsidRPr="0024633A">
              <w:rPr>
                <w:rFonts w:cs="Tahoma"/>
                <w:sz w:val="24"/>
              </w:rPr>
              <w:br/>
            </w:r>
            <w:r w:rsidRPr="0024633A">
              <w:rPr>
                <w:rFonts w:cs="Tahoma"/>
                <w:sz w:val="24"/>
              </w:rPr>
              <w:br/>
              <w:t xml:space="preserve">When the CF1R-PRF indicates requirement for Envelope Leakage HERS verification for the dwelling, then compliance may be demonstrated using either one of the applicable ENV-20 variants (a, b). </w:t>
            </w:r>
            <w:r>
              <w:rPr>
                <w:rFonts w:cs="Tahoma"/>
                <w:sz w:val="24"/>
              </w:rPr>
              <w:br/>
            </w:r>
            <w:r>
              <w:rPr>
                <w:rFonts w:cs="Tahoma"/>
                <w:sz w:val="24"/>
              </w:rPr>
              <w:br/>
            </w:r>
            <w:r w:rsidRPr="0024633A">
              <w:rPr>
                <w:rFonts w:cs="Tahoma"/>
                <w:sz w:val="24"/>
              </w:rPr>
              <w:t>The same variant does not need to be used in all dwellings in a sample group, thus any combination of ENV-20 variants can be used to qualify to be in the same sample group for envelope leakage credit features.</w:t>
            </w:r>
          </w:p>
        </w:tc>
      </w:tr>
      <w:tr w:rsidR="00857256" w:rsidRPr="0024633A" w14:paraId="1D47B557" w14:textId="77777777" w:rsidTr="001F1927">
        <w:trPr>
          <w:trHeight w:val="845"/>
        </w:trPr>
        <w:tc>
          <w:tcPr>
            <w:tcW w:w="1312" w:type="pct"/>
          </w:tcPr>
          <w:p w14:paraId="3DE7201C"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-ENV-20b-H</w:t>
            </w:r>
          </w:p>
        </w:tc>
        <w:tc>
          <w:tcPr>
            <w:tcW w:w="1247" w:type="pct"/>
          </w:tcPr>
          <w:p w14:paraId="66C7AE1B"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156F3D25" w14:textId="77777777" w:rsidR="00857256" w:rsidRPr="0024633A" w:rsidRDefault="00857256" w:rsidP="00574EDC">
            <w:pPr>
              <w:keepNext/>
              <w:spacing w:after="0"/>
              <w:rPr>
                <w:rFonts w:cs="Tahoma"/>
                <w:sz w:val="24"/>
              </w:rPr>
            </w:pPr>
            <w:r w:rsidRPr="0024633A">
              <w:rPr>
                <w:rFonts w:cs="Tahoma"/>
                <w:sz w:val="24"/>
              </w:rPr>
              <w:t xml:space="preserve">Enclosure Air Leakage </w:t>
            </w:r>
            <w:r>
              <w:rPr>
                <w:rFonts w:cs="Tahoma"/>
                <w:sz w:val="24"/>
              </w:rPr>
              <w:br/>
            </w:r>
            <w:r w:rsidRPr="0024633A">
              <w:rPr>
                <w:rFonts w:cs="Tahoma"/>
                <w:sz w:val="24"/>
              </w:rPr>
              <w:t xml:space="preserve">Single-Point Test with Automatic Meter </w:t>
            </w:r>
          </w:p>
        </w:tc>
        <w:tc>
          <w:tcPr>
            <w:tcW w:w="1220" w:type="pct"/>
          </w:tcPr>
          <w:p w14:paraId="6789672A" w14:textId="1DD9B4D1" w:rsidR="00857256" w:rsidRPr="0024633A" w:rsidRDefault="0094218D" w:rsidP="00574EDC">
            <w:pPr>
              <w:keepNext/>
              <w:spacing w:after="0"/>
              <w:rPr>
                <w:rFonts w:cs="Tahoma"/>
                <w:sz w:val="24"/>
              </w:rPr>
            </w:pPr>
            <w:ins w:id="5809" w:author="Haider Alhabibi" w:date="2022-02-02T09:29:00Z">
              <w:r w:rsidRPr="0024633A">
                <w:rPr>
                  <w:rFonts w:cs="Tahoma"/>
                  <w:b/>
                  <w:bCs/>
                  <w:sz w:val="24"/>
                </w:rPr>
                <w:t>Envelope Leakage Feature</w:t>
              </w:r>
              <w:r w:rsidRPr="0024633A">
                <w:rPr>
                  <w:rFonts w:cs="Tahoma"/>
                  <w:sz w:val="24"/>
                </w:rPr>
                <w:br/>
              </w:r>
              <w:r w:rsidRPr="0024633A">
                <w:rPr>
                  <w:rFonts w:cs="Tahoma"/>
                  <w:sz w:val="24"/>
                </w:rPr>
                <w:br/>
                <w:t xml:space="preserve">When the CF1R-PRF indicates requirement for Envelope Leakage HERS verification for the dwelling, then compliance may be demonstrated using either one of the applicable ENV-20 variants (a, b). </w:t>
              </w:r>
              <w:r>
                <w:rPr>
                  <w:rFonts w:cs="Tahoma"/>
                  <w:sz w:val="24"/>
                </w:rPr>
                <w:br/>
              </w:r>
              <w:r>
                <w:rPr>
                  <w:rFonts w:cs="Tahoma"/>
                  <w:sz w:val="24"/>
                </w:rPr>
                <w:br/>
              </w:r>
              <w:r w:rsidRPr="0024633A">
                <w:rPr>
                  <w:rFonts w:cs="Tahoma"/>
                  <w:sz w:val="24"/>
                </w:rPr>
                <w:t>The same variant does not need to be used in all dwellings in a sample group, thus any combination of ENV-20 variants can be used to qualify to be in the same sample group for envelope leakage credit features.</w:t>
              </w:r>
            </w:ins>
          </w:p>
        </w:tc>
      </w:tr>
      <w:tr w:rsidR="00857256" w:rsidRPr="0024633A" w14:paraId="5EF49CA6" w14:textId="77777777" w:rsidTr="001F1927">
        <w:trPr>
          <w:trHeight w:val="980"/>
        </w:trPr>
        <w:tc>
          <w:tcPr>
            <w:tcW w:w="1312" w:type="pct"/>
          </w:tcPr>
          <w:p w14:paraId="6304807A"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-ENV-21-H</w:t>
            </w:r>
          </w:p>
        </w:tc>
        <w:tc>
          <w:tcPr>
            <w:tcW w:w="1247" w:type="pct"/>
          </w:tcPr>
          <w:p w14:paraId="3EC1B92A"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28E948DD" w14:textId="77777777" w:rsidR="00857256" w:rsidRPr="0024633A" w:rsidRDefault="00857256" w:rsidP="00574EDC">
            <w:pPr>
              <w:keepNext/>
              <w:spacing w:after="0"/>
              <w:rPr>
                <w:rFonts w:cs="Tahoma"/>
                <w:bCs/>
                <w:sz w:val="24"/>
              </w:rPr>
            </w:pPr>
            <w:r w:rsidRPr="0024633A">
              <w:rPr>
                <w:rFonts w:cs="Tahoma"/>
                <w:bCs/>
                <w:sz w:val="24"/>
              </w:rPr>
              <w:t>Quality Insulation Installation (QII)</w:t>
            </w:r>
            <w:r w:rsidRPr="0024633A">
              <w:rPr>
                <w:rFonts w:cs="Tahoma"/>
                <w:sz w:val="24"/>
              </w:rPr>
              <w:t xml:space="preserve"> Air Infiltration Sealing</w:t>
            </w:r>
            <w:r>
              <w:rPr>
                <w:rFonts w:cs="Tahoma"/>
                <w:sz w:val="24"/>
              </w:rPr>
              <w:br/>
            </w:r>
            <w:r>
              <w:rPr>
                <w:rFonts w:cs="Tahoma"/>
                <w:sz w:val="24"/>
              </w:rPr>
              <w:br/>
            </w:r>
            <w:r w:rsidRPr="0024633A">
              <w:rPr>
                <w:rFonts w:cs="Tahoma"/>
                <w:sz w:val="24"/>
              </w:rPr>
              <w:t>Framing Stage</w:t>
            </w:r>
          </w:p>
        </w:tc>
        <w:tc>
          <w:tcPr>
            <w:tcW w:w="1220" w:type="pct"/>
          </w:tcPr>
          <w:p w14:paraId="4A0D37CF" w14:textId="6F9F0091" w:rsidR="00B63BEA" w:rsidRDefault="00857256" w:rsidP="00574EDC">
            <w:pPr>
              <w:keepNext/>
              <w:spacing w:after="0"/>
              <w:rPr>
                <w:ins w:id="5810" w:author="Armando Ramirez" w:date="2022-02-14T13:20:00Z"/>
                <w:rFonts w:cs="Tahoma"/>
                <w:sz w:val="24"/>
              </w:rPr>
            </w:pPr>
            <w:r w:rsidRPr="0024633A">
              <w:rPr>
                <w:rFonts w:cs="Tahoma"/>
                <w:b/>
                <w:bCs/>
                <w:sz w:val="24"/>
              </w:rPr>
              <w:t>QII Feature</w:t>
            </w:r>
            <w:r>
              <w:rPr>
                <w:rFonts w:cs="Tahoma"/>
                <w:b/>
                <w:bCs/>
                <w:sz w:val="24"/>
              </w:rPr>
              <w:br/>
            </w:r>
            <w:del w:id="5811" w:author="Armando Ramirez" w:date="2022-02-14T14:31:00Z">
              <w:r w:rsidRPr="0024633A" w:rsidDel="007B14F5">
                <w:rPr>
                  <w:rFonts w:cs="Tahoma"/>
                  <w:sz w:val="24"/>
                </w:rPr>
                <w:br/>
              </w:r>
            </w:del>
            <w:del w:id="5812" w:author="Armando Ramirez" w:date="2022-02-14T13:11:00Z">
              <w:r w:rsidRPr="0024633A" w:rsidDel="00EF6CCD">
                <w:rPr>
                  <w:rFonts w:cs="Tahoma"/>
                  <w:sz w:val="24"/>
                </w:rPr>
                <w:delText>There are no sampling procedures for multifamily buildings.</w:delText>
              </w:r>
            </w:del>
            <w:del w:id="5813" w:author="Armando Ramirez" w:date="2022-02-14T14:31:00Z">
              <w:r w:rsidRPr="0024633A" w:rsidDel="007B14F5">
                <w:rPr>
                  <w:rFonts w:cs="Tahoma"/>
                  <w:sz w:val="24"/>
                </w:rPr>
                <w:delText xml:space="preserve"> </w:delText>
              </w:r>
              <w:r w:rsidDel="007B14F5">
                <w:rPr>
                  <w:rFonts w:cs="Tahoma"/>
                  <w:sz w:val="24"/>
                </w:rPr>
                <w:br/>
              </w:r>
              <w:r w:rsidDel="007B14F5">
                <w:rPr>
                  <w:rFonts w:cs="Tahoma"/>
                  <w:sz w:val="24"/>
                </w:rPr>
                <w:br/>
              </w:r>
            </w:del>
            <w:del w:id="5814" w:author="Armando Ramirez" w:date="2022-02-07T21:37:00Z">
              <w:r w:rsidRPr="0024633A" w:rsidDel="009E7E45">
                <w:rPr>
                  <w:rFonts w:cs="Tahoma"/>
                  <w:sz w:val="24"/>
                </w:rPr>
                <w:delText>QII verifications are not applicable to individual dwelling units in a multifamily building.</w:delText>
              </w:r>
              <w:r w:rsidDel="009E7E45">
                <w:rPr>
                  <w:rFonts w:cs="Tahoma"/>
                  <w:sz w:val="24"/>
                </w:rPr>
                <w:br/>
              </w:r>
              <w:r w:rsidRPr="0024633A" w:rsidDel="009E7E45">
                <w:rPr>
                  <w:rFonts w:cs="Tahoma"/>
                  <w:sz w:val="24"/>
                </w:rPr>
                <w:delText xml:space="preserve">When the CF1R indicates HERs verification is required for a multifamily building, one ENV-21 and one ENV-22 shall be required for the multifamily building. </w:delText>
              </w:r>
            </w:del>
            <w:del w:id="5815" w:author="Armando Ramirez" w:date="2022-02-14T14:31:00Z">
              <w:r w:rsidRPr="0024633A" w:rsidDel="007B14F5">
                <w:rPr>
                  <w:rFonts w:cs="Tahoma"/>
                  <w:sz w:val="24"/>
                </w:rPr>
                <w:br/>
              </w:r>
            </w:del>
            <w:r>
              <w:rPr>
                <w:rFonts w:cs="Tahoma"/>
                <w:sz w:val="24"/>
              </w:rPr>
              <w:br/>
            </w:r>
            <w:del w:id="5816" w:author="Armando Ramirez" w:date="2022-02-07T21:37:00Z">
              <w:r w:rsidRPr="0024633A" w:rsidDel="009E7E45">
                <w:rPr>
                  <w:rFonts w:cs="Tahoma"/>
                  <w:sz w:val="24"/>
                </w:rPr>
                <w:delText>For single family dwellings, if</w:delText>
              </w:r>
            </w:del>
            <w:ins w:id="5817" w:author="Armando Ramirez" w:date="2022-02-14T13:19:00Z">
              <w:r w:rsidR="00D9552E">
                <w:rPr>
                  <w:rFonts w:cs="Tahoma"/>
                  <w:sz w:val="24"/>
                </w:rPr>
                <w:t>When</w:t>
              </w:r>
            </w:ins>
            <w:ins w:id="5818" w:author="Armando Ramirez" w:date="2022-02-07T21:37:00Z">
              <w:del w:id="5819" w:author="Armando Ramirez" w:date="2022-02-14T13:19:00Z">
                <w:r w:rsidR="009E7E45" w:rsidDel="00D9552E">
                  <w:rPr>
                    <w:rFonts w:cs="Tahoma"/>
                    <w:sz w:val="24"/>
                  </w:rPr>
                  <w:delText>If</w:delText>
                </w:r>
              </w:del>
            </w:ins>
            <w:r w:rsidRPr="0024633A">
              <w:rPr>
                <w:rFonts w:cs="Tahoma"/>
                <w:sz w:val="24"/>
              </w:rPr>
              <w:t xml:space="preserve"> the CF1R indicates requirement for HERS verification of QII, then compliance shall be demonstrated using one HERS "Tested" ENV-21 in one of the dwellings in the group, and one HERS "Tested" ENV-22 either in the same dwelling or otherwise in another dwelling in same sample group.  </w:t>
            </w:r>
          </w:p>
          <w:p w14:paraId="6ABA92D2" w14:textId="77777777" w:rsidR="00B63BEA" w:rsidRDefault="00B63BEA" w:rsidP="00574EDC">
            <w:pPr>
              <w:keepNext/>
              <w:spacing w:after="0"/>
              <w:rPr>
                <w:ins w:id="5820" w:author="Armando Ramirez" w:date="2022-02-14T13:20:00Z"/>
                <w:rFonts w:cs="Tahoma"/>
                <w:sz w:val="24"/>
              </w:rPr>
            </w:pPr>
          </w:p>
          <w:p w14:paraId="189D2080" w14:textId="7822D10B" w:rsidR="00857256" w:rsidRPr="0024633A" w:rsidRDefault="00857256" w:rsidP="00574EDC">
            <w:pPr>
              <w:keepNext/>
              <w:spacing w:after="0"/>
              <w:rPr>
                <w:rFonts w:cs="Tahoma"/>
                <w:b/>
                <w:bCs/>
                <w:sz w:val="24"/>
              </w:rPr>
            </w:pPr>
            <w:r w:rsidRPr="0024633A">
              <w:rPr>
                <w:rFonts w:cs="Tahoma"/>
                <w:sz w:val="24"/>
              </w:rPr>
              <w:t xml:space="preserve">Refer to group sampling procedures in RA2.6.3.5 that allow HERS verification "testing" of QII features prior to closing the sample group. </w:t>
            </w:r>
          </w:p>
        </w:tc>
      </w:tr>
      <w:tr w:rsidR="00857256" w:rsidRPr="0024633A" w14:paraId="554CEC24" w14:textId="77777777" w:rsidTr="001F1927">
        <w:trPr>
          <w:trHeight w:val="1070"/>
        </w:trPr>
        <w:tc>
          <w:tcPr>
            <w:tcW w:w="1312" w:type="pct"/>
          </w:tcPr>
          <w:p w14:paraId="692A7773" w14:textId="77777777" w:rsidR="00857256" w:rsidRPr="0024633A" w:rsidRDefault="00857256" w:rsidP="00574EDC">
            <w:pPr>
              <w:keepNext/>
              <w:spacing w:after="0"/>
              <w:rPr>
                <w:rFonts w:cs="Tahoma"/>
                <w:sz w:val="24"/>
              </w:rPr>
            </w:pPr>
            <w:r w:rsidRPr="0024633A">
              <w:rPr>
                <w:rFonts w:cs="Tahoma"/>
                <w:sz w:val="24"/>
              </w:rPr>
              <w:t>CF2R</w:t>
            </w:r>
            <w:r>
              <w:rPr>
                <w:rFonts w:cs="Tahoma"/>
                <w:sz w:val="24"/>
              </w:rPr>
              <w:t>/CF3R</w:t>
            </w:r>
            <w:r w:rsidRPr="0024633A">
              <w:rPr>
                <w:rFonts w:cs="Tahoma"/>
                <w:sz w:val="24"/>
              </w:rPr>
              <w:t>-ENV-22-H</w:t>
            </w:r>
          </w:p>
        </w:tc>
        <w:tc>
          <w:tcPr>
            <w:tcW w:w="1247" w:type="pct"/>
          </w:tcPr>
          <w:p w14:paraId="1D356D3E"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25AC9DAB" w14:textId="77777777" w:rsidR="00857256" w:rsidRPr="0024633A" w:rsidRDefault="00857256" w:rsidP="00574EDC">
            <w:pPr>
              <w:keepNext/>
              <w:spacing w:after="0"/>
              <w:rPr>
                <w:rFonts w:cs="Tahoma"/>
                <w:sz w:val="24"/>
              </w:rPr>
            </w:pPr>
            <w:r w:rsidRPr="0024633A">
              <w:rPr>
                <w:rFonts w:cs="Tahoma"/>
                <w:sz w:val="24"/>
              </w:rPr>
              <w:t>Quality Insulation Installation (QII)</w:t>
            </w:r>
            <w:r>
              <w:rPr>
                <w:rFonts w:cs="Tahoma"/>
                <w:sz w:val="24"/>
              </w:rPr>
              <w:br/>
            </w:r>
            <w:r>
              <w:rPr>
                <w:rFonts w:cs="Tahoma"/>
                <w:sz w:val="24"/>
              </w:rPr>
              <w:br/>
            </w:r>
            <w:r w:rsidRPr="0024633A">
              <w:rPr>
                <w:rFonts w:cs="Tahoma"/>
                <w:sz w:val="24"/>
              </w:rPr>
              <w:t>Insulation Stage</w:t>
            </w:r>
          </w:p>
        </w:tc>
        <w:tc>
          <w:tcPr>
            <w:tcW w:w="1220" w:type="pct"/>
          </w:tcPr>
          <w:p w14:paraId="6A298129" w14:textId="1397ED22" w:rsidR="00857256" w:rsidRPr="0024633A" w:rsidRDefault="00D9552E" w:rsidP="00574EDC">
            <w:pPr>
              <w:keepNext/>
              <w:spacing w:after="0"/>
              <w:rPr>
                <w:rFonts w:cs="Tahoma"/>
                <w:sz w:val="24"/>
              </w:rPr>
            </w:pPr>
            <w:ins w:id="5821" w:author="Armando Ramirez" w:date="2022-02-14T13:19:00Z">
              <w:r>
                <w:rPr>
                  <w:rFonts w:cs="Tahoma"/>
                  <w:sz w:val="24"/>
                </w:rPr>
                <w:t>See rules for the ENV-21.</w:t>
              </w:r>
            </w:ins>
          </w:p>
        </w:tc>
      </w:tr>
      <w:tr w:rsidR="00857256" w:rsidRPr="0024633A" w14:paraId="4F96ED63" w14:textId="77777777" w:rsidTr="001F1927">
        <w:trPr>
          <w:trHeight w:val="288"/>
        </w:trPr>
        <w:tc>
          <w:tcPr>
            <w:tcW w:w="1312" w:type="pct"/>
          </w:tcPr>
          <w:p w14:paraId="030C10A7" w14:textId="77777777" w:rsidR="00857256" w:rsidRPr="0024633A" w:rsidRDefault="00857256" w:rsidP="00574EDC">
            <w:pPr>
              <w:spacing w:after="0"/>
              <w:rPr>
                <w:rFonts w:cs="Tahoma"/>
                <w:sz w:val="24"/>
              </w:rPr>
            </w:pPr>
            <w:r w:rsidRPr="0024633A">
              <w:rPr>
                <w:rFonts w:cs="Tahoma"/>
                <w:sz w:val="24"/>
              </w:rPr>
              <w:t>CF3R-EXC-20-H</w:t>
            </w:r>
          </w:p>
        </w:tc>
        <w:tc>
          <w:tcPr>
            <w:tcW w:w="1247" w:type="pct"/>
          </w:tcPr>
          <w:p w14:paraId="00E7758B" w14:textId="77777777" w:rsidR="00857256" w:rsidRPr="0024633A" w:rsidRDefault="00857256" w:rsidP="00574EDC">
            <w:pPr>
              <w:spacing w:after="0"/>
              <w:rPr>
                <w:rFonts w:cs="Tahoma"/>
                <w:sz w:val="24"/>
              </w:rPr>
            </w:pPr>
            <w:r w:rsidRPr="0024633A">
              <w:rPr>
                <w:rFonts w:cs="Tahoma"/>
                <w:sz w:val="24"/>
              </w:rPr>
              <w:t>Certificate of Verification</w:t>
            </w:r>
          </w:p>
        </w:tc>
        <w:tc>
          <w:tcPr>
            <w:tcW w:w="1221" w:type="pct"/>
          </w:tcPr>
          <w:p w14:paraId="4A9502AE" w14:textId="77777777" w:rsidR="00857256" w:rsidRPr="0024633A" w:rsidRDefault="00857256" w:rsidP="00574EDC">
            <w:pPr>
              <w:spacing w:after="0"/>
              <w:rPr>
                <w:rFonts w:cs="Tahoma"/>
                <w:sz w:val="24"/>
              </w:rPr>
            </w:pPr>
            <w:r w:rsidRPr="0024633A">
              <w:rPr>
                <w:rFonts w:cs="Tahoma"/>
                <w:bCs/>
                <w:sz w:val="24"/>
              </w:rPr>
              <w:t>HERS Verification for Existing Conditions</w:t>
            </w:r>
            <w:r w:rsidRPr="0024633A">
              <w:rPr>
                <w:rFonts w:cs="Tahoma"/>
                <w:sz w:val="24"/>
              </w:rPr>
              <w:t xml:space="preserve"> for performance </w:t>
            </w:r>
            <w:r w:rsidRPr="0024633A">
              <w:rPr>
                <w:rFonts w:cs="Tahoma"/>
                <w:sz w:val="24"/>
              </w:rPr>
              <w:lastRenderedPageBreak/>
              <w:t>compliance for alterations. Required as prerequisite to registration of a CF1R-PRF for an altered dwelling.</w:t>
            </w:r>
          </w:p>
        </w:tc>
        <w:tc>
          <w:tcPr>
            <w:tcW w:w="1220" w:type="pct"/>
          </w:tcPr>
          <w:p w14:paraId="5194ABFD" w14:textId="77777777" w:rsidR="00857256" w:rsidRPr="0024633A" w:rsidRDefault="00857256" w:rsidP="00574EDC">
            <w:pPr>
              <w:spacing w:after="0"/>
              <w:rPr>
                <w:rFonts w:cs="Tahoma"/>
                <w:sz w:val="24"/>
              </w:rPr>
            </w:pPr>
            <w:r w:rsidRPr="0024633A">
              <w:rPr>
                <w:rFonts w:cs="Tahoma"/>
                <w:sz w:val="24"/>
              </w:rPr>
              <w:lastRenderedPageBreak/>
              <w:t>sampling n/a</w:t>
            </w:r>
          </w:p>
        </w:tc>
      </w:tr>
      <w:tr w:rsidR="00857256" w:rsidRPr="0024633A" w14:paraId="50106782" w14:textId="77777777" w:rsidTr="001F1927">
        <w:trPr>
          <w:trHeight w:val="288"/>
          <w:del w:id="5822" w:author="Haider Alhabibi" w:date="2022-02-17T12:42:00Z"/>
        </w:trPr>
        <w:tc>
          <w:tcPr>
            <w:tcW w:w="1312" w:type="pct"/>
          </w:tcPr>
          <w:p w14:paraId="6C1DDF0E" w14:textId="113D0B3E" w:rsidR="00857256" w:rsidRPr="0024633A" w:rsidRDefault="00857256" w:rsidP="00574EDC">
            <w:pPr>
              <w:keepNext/>
              <w:spacing w:after="0"/>
              <w:rPr>
                <w:del w:id="5823" w:author="Haider Alhabibi" w:date="2022-02-17T12:42:00Z"/>
                <w:rFonts w:cs="Tahoma"/>
                <w:sz w:val="24"/>
              </w:rPr>
            </w:pPr>
            <w:del w:id="5824" w:author="Haider Alhabibi" w:date="2022-02-17T12:42:00Z">
              <w:r w:rsidRPr="0024633A">
                <w:rPr>
                  <w:rFonts w:cs="Tahoma"/>
                  <w:sz w:val="24"/>
                </w:rPr>
                <w:delText>CF2R-LTG-01-E</w:delText>
              </w:r>
            </w:del>
          </w:p>
        </w:tc>
        <w:tc>
          <w:tcPr>
            <w:tcW w:w="1247" w:type="pct"/>
          </w:tcPr>
          <w:p w14:paraId="51031219" w14:textId="06182BAD" w:rsidR="00857256" w:rsidRPr="0024633A" w:rsidRDefault="00857256" w:rsidP="00574EDC">
            <w:pPr>
              <w:keepNext/>
              <w:spacing w:after="0"/>
              <w:rPr>
                <w:del w:id="5825" w:author="Haider Alhabibi" w:date="2022-02-17T12:42:00Z"/>
                <w:rFonts w:cs="Tahoma"/>
                <w:sz w:val="24"/>
              </w:rPr>
            </w:pPr>
            <w:del w:id="5826" w:author="Haider Alhabibi" w:date="2022-02-17T12:42:00Z">
              <w:r w:rsidRPr="0024633A">
                <w:rPr>
                  <w:rFonts w:cs="Tahoma"/>
                  <w:sz w:val="24"/>
                </w:rPr>
                <w:delText>Certificate of Installation</w:delText>
              </w:r>
            </w:del>
          </w:p>
        </w:tc>
        <w:tc>
          <w:tcPr>
            <w:tcW w:w="1221" w:type="pct"/>
          </w:tcPr>
          <w:p w14:paraId="7DDA2637" w14:textId="66E843DC" w:rsidR="00857256" w:rsidRPr="0024633A" w:rsidRDefault="00857256" w:rsidP="00574EDC">
            <w:pPr>
              <w:keepNext/>
              <w:spacing w:after="0"/>
              <w:rPr>
                <w:del w:id="5827" w:author="Haider Alhabibi" w:date="2022-02-17T12:42:00Z"/>
                <w:rFonts w:cs="Tahoma"/>
                <w:sz w:val="24"/>
              </w:rPr>
            </w:pPr>
            <w:del w:id="5828" w:author="Haider Alhabibi" w:date="2022-02-17T12:42:00Z">
              <w:r w:rsidRPr="0024633A">
                <w:rPr>
                  <w:rFonts w:cs="Tahoma"/>
                  <w:sz w:val="24"/>
                </w:rPr>
                <w:delText>Lighting - Single Family Dwellings</w:delText>
              </w:r>
            </w:del>
          </w:p>
        </w:tc>
        <w:tc>
          <w:tcPr>
            <w:tcW w:w="1220" w:type="pct"/>
          </w:tcPr>
          <w:p w14:paraId="34F903B8" w14:textId="0F151F90" w:rsidR="00857256" w:rsidRPr="0024633A" w:rsidRDefault="00857256" w:rsidP="00574EDC">
            <w:pPr>
              <w:keepNext/>
              <w:spacing w:after="0"/>
              <w:rPr>
                <w:del w:id="5829" w:author="Haider Alhabibi" w:date="2022-02-17T12:42:00Z"/>
                <w:rFonts w:cs="Tahoma"/>
                <w:sz w:val="24"/>
              </w:rPr>
            </w:pPr>
            <w:del w:id="5830" w:author="Haider Alhabibi" w:date="2022-02-17T12:42:00Z">
              <w:r w:rsidRPr="0024633A">
                <w:rPr>
                  <w:rFonts w:cs="Tahoma"/>
                  <w:sz w:val="24"/>
                </w:rPr>
                <w:delText>sampling n/a</w:delText>
              </w:r>
            </w:del>
          </w:p>
        </w:tc>
      </w:tr>
      <w:tr w:rsidR="00857256" w:rsidRPr="0024633A" w14:paraId="371A1D32" w14:textId="77777777" w:rsidTr="001F1927">
        <w:trPr>
          <w:trHeight w:val="288"/>
          <w:del w:id="5831" w:author="Haider Alhabibi" w:date="2022-02-17T12:42:00Z"/>
        </w:trPr>
        <w:tc>
          <w:tcPr>
            <w:tcW w:w="1312" w:type="pct"/>
          </w:tcPr>
          <w:p w14:paraId="205FD2E0" w14:textId="35C78248" w:rsidR="00857256" w:rsidRPr="0024633A" w:rsidRDefault="00857256" w:rsidP="00574EDC">
            <w:pPr>
              <w:spacing w:after="0"/>
              <w:rPr>
                <w:del w:id="5832" w:author="Haider Alhabibi" w:date="2022-02-17T12:42:00Z"/>
                <w:rFonts w:cs="Tahoma"/>
                <w:sz w:val="24"/>
              </w:rPr>
            </w:pPr>
            <w:del w:id="5833" w:author="Haider Alhabibi" w:date="2022-02-17T12:42:00Z">
              <w:r w:rsidRPr="0024633A" w:rsidDel="00B8471C">
                <w:rPr>
                  <w:rFonts w:cs="Tahoma"/>
                  <w:sz w:val="24"/>
                </w:rPr>
                <w:delText>CF2R-LTG-02-E</w:delText>
              </w:r>
            </w:del>
          </w:p>
        </w:tc>
        <w:tc>
          <w:tcPr>
            <w:tcW w:w="1247" w:type="pct"/>
          </w:tcPr>
          <w:p w14:paraId="17299D64" w14:textId="77B43024" w:rsidR="00857256" w:rsidRPr="0024633A" w:rsidRDefault="00857256" w:rsidP="00574EDC">
            <w:pPr>
              <w:spacing w:after="0"/>
              <w:rPr>
                <w:del w:id="5834" w:author="Haider Alhabibi" w:date="2022-02-17T12:42:00Z"/>
                <w:rFonts w:cs="Tahoma"/>
                <w:sz w:val="24"/>
              </w:rPr>
            </w:pPr>
            <w:del w:id="5835" w:author="Haider Alhabibi" w:date="2022-02-17T12:42:00Z">
              <w:r w:rsidRPr="0024633A" w:rsidDel="00B8471C">
                <w:rPr>
                  <w:rFonts w:cs="Tahoma"/>
                  <w:sz w:val="24"/>
                </w:rPr>
                <w:delText>Certificate of Installation</w:delText>
              </w:r>
            </w:del>
          </w:p>
        </w:tc>
        <w:tc>
          <w:tcPr>
            <w:tcW w:w="1221" w:type="pct"/>
          </w:tcPr>
          <w:p w14:paraId="3287B9C7" w14:textId="7FCD9B8D" w:rsidR="00857256" w:rsidRPr="0024633A" w:rsidRDefault="00857256" w:rsidP="00574EDC">
            <w:pPr>
              <w:spacing w:after="0"/>
              <w:rPr>
                <w:del w:id="5836" w:author="Haider Alhabibi" w:date="2022-02-17T12:42:00Z"/>
                <w:rFonts w:cs="Tahoma"/>
                <w:sz w:val="24"/>
              </w:rPr>
            </w:pPr>
            <w:del w:id="5837" w:author="Haider Alhabibi" w:date="2022-02-17T12:42:00Z">
              <w:r w:rsidRPr="0024633A" w:rsidDel="00B8471C">
                <w:rPr>
                  <w:rFonts w:cs="Tahoma"/>
                  <w:sz w:val="24"/>
                </w:rPr>
                <w:delText>Lighting - Multifamily Dwellings</w:delText>
              </w:r>
            </w:del>
          </w:p>
        </w:tc>
        <w:tc>
          <w:tcPr>
            <w:tcW w:w="1220" w:type="pct"/>
          </w:tcPr>
          <w:p w14:paraId="1BEEE6D4" w14:textId="5140EC2B" w:rsidR="00857256" w:rsidRPr="0024633A" w:rsidRDefault="00857256" w:rsidP="00574EDC">
            <w:pPr>
              <w:spacing w:after="0"/>
              <w:rPr>
                <w:del w:id="5838" w:author="Haider Alhabibi" w:date="2022-02-17T12:42:00Z"/>
                <w:rFonts w:cs="Tahoma"/>
                <w:sz w:val="24"/>
              </w:rPr>
            </w:pPr>
            <w:del w:id="5839" w:author="Haider Alhabibi" w:date="2022-02-17T12:42:00Z">
              <w:r w:rsidRPr="0024633A" w:rsidDel="00B8471C">
                <w:rPr>
                  <w:rFonts w:cs="Tahoma"/>
                  <w:sz w:val="24"/>
                </w:rPr>
                <w:delText>sampling n/a</w:delText>
              </w:r>
            </w:del>
          </w:p>
        </w:tc>
      </w:tr>
      <w:tr w:rsidR="00857256" w:rsidRPr="0024633A" w14:paraId="15E5B04F" w14:textId="77777777" w:rsidTr="001F1927">
        <w:trPr>
          <w:trHeight w:val="288"/>
          <w:del w:id="5840" w:author="Haider Alhabibi" w:date="2022-02-17T12:42:00Z"/>
        </w:trPr>
        <w:tc>
          <w:tcPr>
            <w:tcW w:w="1312" w:type="pct"/>
          </w:tcPr>
          <w:p w14:paraId="7FDEDA42" w14:textId="7A4482E6" w:rsidR="00857256" w:rsidRPr="0024633A" w:rsidRDefault="00857256" w:rsidP="00574EDC">
            <w:pPr>
              <w:keepNext/>
              <w:spacing w:after="0"/>
              <w:rPr>
                <w:del w:id="5841" w:author="Haider Alhabibi" w:date="2022-02-17T12:42:00Z"/>
                <w:rFonts w:cs="Tahoma"/>
                <w:sz w:val="24"/>
              </w:rPr>
            </w:pPr>
            <w:del w:id="5842" w:author="Haider Alhabibi" w:date="2022-02-17T12:42:00Z">
              <w:r w:rsidRPr="0024633A">
                <w:rPr>
                  <w:rFonts w:cs="Tahoma"/>
                  <w:sz w:val="24"/>
                </w:rPr>
                <w:delText xml:space="preserve">CF2R-MCH-01a-E </w:delText>
              </w:r>
            </w:del>
          </w:p>
        </w:tc>
        <w:tc>
          <w:tcPr>
            <w:tcW w:w="1247" w:type="pct"/>
          </w:tcPr>
          <w:p w14:paraId="236800AD" w14:textId="15B4353C" w:rsidR="00857256" w:rsidRPr="0024633A" w:rsidRDefault="00857256" w:rsidP="00574EDC">
            <w:pPr>
              <w:keepNext/>
              <w:spacing w:after="0"/>
              <w:rPr>
                <w:del w:id="5843" w:author="Haider Alhabibi" w:date="2022-02-17T12:42:00Z"/>
                <w:rFonts w:cs="Tahoma"/>
                <w:sz w:val="24"/>
              </w:rPr>
            </w:pPr>
            <w:del w:id="5844" w:author="Haider Alhabibi" w:date="2022-02-17T12:42:00Z">
              <w:r w:rsidRPr="0024633A">
                <w:rPr>
                  <w:rFonts w:cs="Tahoma"/>
                  <w:sz w:val="24"/>
                </w:rPr>
                <w:delText>Certificate of Installation</w:delText>
              </w:r>
            </w:del>
          </w:p>
        </w:tc>
        <w:tc>
          <w:tcPr>
            <w:tcW w:w="1221" w:type="pct"/>
          </w:tcPr>
          <w:p w14:paraId="67EEB97F" w14:textId="3CAC9919" w:rsidR="00857256" w:rsidRPr="0024633A" w:rsidRDefault="00857256" w:rsidP="00574EDC">
            <w:pPr>
              <w:keepNext/>
              <w:spacing w:after="0"/>
              <w:rPr>
                <w:del w:id="5845" w:author="Haider Alhabibi" w:date="2022-02-17T12:42:00Z"/>
                <w:rFonts w:cs="Tahoma"/>
                <w:sz w:val="24"/>
              </w:rPr>
            </w:pPr>
            <w:del w:id="5846" w:author="Haider Alhabibi" w:date="2022-02-17T12:42:00Z">
              <w:r w:rsidRPr="0024633A">
                <w:rPr>
                  <w:rFonts w:cs="Tahoma"/>
                  <w:sz w:val="24"/>
                </w:rPr>
                <w:delText>HVAC Systems, Ducts and Fans</w:delText>
              </w:r>
              <w:r>
                <w:rPr>
                  <w:rFonts w:cs="Tahoma"/>
                  <w:sz w:val="24"/>
                </w:rPr>
                <w:br/>
              </w:r>
              <w:r w:rsidRPr="0024633A">
                <w:rPr>
                  <w:rFonts w:cs="Tahoma"/>
                  <w:sz w:val="24"/>
                </w:rPr>
                <w:delText>for Performance Compliance</w:delText>
              </w:r>
            </w:del>
          </w:p>
        </w:tc>
        <w:tc>
          <w:tcPr>
            <w:tcW w:w="1220" w:type="pct"/>
          </w:tcPr>
          <w:p w14:paraId="4C4F365F" w14:textId="1DC7CDD7" w:rsidR="00857256" w:rsidRPr="0024633A" w:rsidRDefault="00857256" w:rsidP="00574EDC">
            <w:pPr>
              <w:keepNext/>
              <w:spacing w:after="0"/>
              <w:rPr>
                <w:del w:id="5847" w:author="Haider Alhabibi" w:date="2022-02-17T12:42:00Z"/>
                <w:rFonts w:cs="Tahoma"/>
                <w:sz w:val="24"/>
              </w:rPr>
            </w:pPr>
            <w:del w:id="5848" w:author="Haider Alhabibi" w:date="2022-02-17T12:42:00Z">
              <w:r w:rsidRPr="0024633A">
                <w:rPr>
                  <w:rFonts w:cs="Tahoma"/>
                  <w:sz w:val="24"/>
                </w:rPr>
                <w:delText>sampling n/a</w:delText>
              </w:r>
            </w:del>
          </w:p>
        </w:tc>
      </w:tr>
      <w:tr w:rsidR="00857256" w:rsidRPr="0024633A" w14:paraId="7D0FE760" w14:textId="77777777" w:rsidTr="001F1927">
        <w:trPr>
          <w:trHeight w:val="288"/>
          <w:del w:id="5849" w:author="Haider Alhabibi" w:date="2022-02-17T12:42:00Z"/>
        </w:trPr>
        <w:tc>
          <w:tcPr>
            <w:tcW w:w="1312" w:type="pct"/>
          </w:tcPr>
          <w:p w14:paraId="27A9795A" w14:textId="6DAA6ADF" w:rsidR="00857256" w:rsidRPr="0024633A" w:rsidRDefault="00857256" w:rsidP="00574EDC">
            <w:pPr>
              <w:keepNext/>
              <w:spacing w:after="0"/>
              <w:rPr>
                <w:del w:id="5850" w:author="Haider Alhabibi" w:date="2022-02-17T12:42:00Z"/>
                <w:rFonts w:cs="Tahoma"/>
                <w:sz w:val="24"/>
              </w:rPr>
            </w:pPr>
            <w:del w:id="5851" w:author="Haider Alhabibi" w:date="2022-02-17T12:42:00Z">
              <w:r w:rsidRPr="0024633A">
                <w:rPr>
                  <w:rFonts w:cs="Tahoma"/>
                  <w:sz w:val="24"/>
                </w:rPr>
                <w:delText xml:space="preserve">CF2R-MCH-01b-E </w:delText>
              </w:r>
            </w:del>
          </w:p>
        </w:tc>
        <w:tc>
          <w:tcPr>
            <w:tcW w:w="1247" w:type="pct"/>
          </w:tcPr>
          <w:p w14:paraId="2BA14372" w14:textId="5B489DC0" w:rsidR="00857256" w:rsidRPr="0024633A" w:rsidRDefault="00857256" w:rsidP="00574EDC">
            <w:pPr>
              <w:keepNext/>
              <w:spacing w:after="0"/>
              <w:rPr>
                <w:del w:id="5852" w:author="Haider Alhabibi" w:date="2022-02-17T12:42:00Z"/>
                <w:rFonts w:cs="Tahoma"/>
                <w:sz w:val="24"/>
              </w:rPr>
            </w:pPr>
            <w:del w:id="5853" w:author="Haider Alhabibi" w:date="2022-02-17T12:42:00Z">
              <w:r w:rsidRPr="0024633A">
                <w:rPr>
                  <w:rFonts w:cs="Tahoma"/>
                  <w:sz w:val="24"/>
                </w:rPr>
                <w:delText>Certificate of Installation</w:delText>
              </w:r>
            </w:del>
          </w:p>
        </w:tc>
        <w:tc>
          <w:tcPr>
            <w:tcW w:w="1221" w:type="pct"/>
          </w:tcPr>
          <w:p w14:paraId="64A52668" w14:textId="4511A4A7" w:rsidR="00857256" w:rsidRPr="0024633A" w:rsidRDefault="00857256" w:rsidP="00574EDC">
            <w:pPr>
              <w:keepNext/>
              <w:spacing w:after="0"/>
              <w:rPr>
                <w:del w:id="5854" w:author="Haider Alhabibi" w:date="2022-02-17T12:42:00Z"/>
                <w:rFonts w:cs="Tahoma"/>
                <w:sz w:val="24"/>
              </w:rPr>
            </w:pPr>
            <w:del w:id="5855" w:author="Haider Alhabibi" w:date="2022-02-17T12:42:00Z">
              <w:r w:rsidRPr="0024633A">
                <w:rPr>
                  <w:rFonts w:cs="Tahoma"/>
                  <w:sz w:val="24"/>
                </w:rPr>
                <w:delText>HVAC Systems, Ducts and Fans</w:delText>
              </w:r>
              <w:r>
                <w:rPr>
                  <w:rFonts w:cs="Tahoma"/>
                  <w:sz w:val="24"/>
                </w:rPr>
                <w:br/>
              </w:r>
              <w:r w:rsidRPr="0024633A">
                <w:rPr>
                  <w:rFonts w:cs="Tahoma"/>
                  <w:sz w:val="24"/>
                </w:rPr>
                <w:delText xml:space="preserve">for Prescriptive Alterations </w:delText>
              </w:r>
            </w:del>
          </w:p>
        </w:tc>
        <w:tc>
          <w:tcPr>
            <w:tcW w:w="1220" w:type="pct"/>
          </w:tcPr>
          <w:p w14:paraId="2EBF5440" w14:textId="31EB699A" w:rsidR="00857256" w:rsidRPr="0024633A" w:rsidRDefault="00857256" w:rsidP="00574EDC">
            <w:pPr>
              <w:keepNext/>
              <w:spacing w:after="0"/>
              <w:rPr>
                <w:del w:id="5856" w:author="Haider Alhabibi" w:date="2022-02-17T12:42:00Z"/>
                <w:rFonts w:cs="Tahoma"/>
                <w:sz w:val="24"/>
              </w:rPr>
            </w:pPr>
            <w:del w:id="5857" w:author="Haider Alhabibi" w:date="2022-02-17T12:42:00Z">
              <w:r w:rsidRPr="0024633A">
                <w:rPr>
                  <w:rFonts w:cs="Tahoma"/>
                  <w:sz w:val="24"/>
                </w:rPr>
                <w:delText>sampling n/a</w:delText>
              </w:r>
            </w:del>
          </w:p>
        </w:tc>
      </w:tr>
      <w:tr w:rsidR="00857256" w:rsidRPr="0024633A" w14:paraId="0BF33BB3" w14:textId="77777777" w:rsidTr="001F1927">
        <w:trPr>
          <w:trHeight w:val="288"/>
          <w:del w:id="5858" w:author="Haider Alhabibi" w:date="2022-02-17T12:42:00Z"/>
        </w:trPr>
        <w:tc>
          <w:tcPr>
            <w:tcW w:w="1312" w:type="pct"/>
          </w:tcPr>
          <w:p w14:paraId="662C3CB1" w14:textId="74990B59" w:rsidR="00857256" w:rsidRPr="0024633A" w:rsidRDefault="00857256" w:rsidP="00574EDC">
            <w:pPr>
              <w:spacing w:after="0"/>
              <w:rPr>
                <w:del w:id="5859" w:author="Haider Alhabibi" w:date="2022-02-17T12:42:00Z"/>
                <w:rFonts w:cs="Tahoma"/>
                <w:sz w:val="24"/>
              </w:rPr>
            </w:pPr>
            <w:del w:id="5860" w:author="Haider Alhabibi" w:date="2022-02-17T12:42:00Z">
              <w:r w:rsidRPr="0024633A">
                <w:rPr>
                  <w:rFonts w:cs="Tahoma"/>
                  <w:sz w:val="24"/>
                </w:rPr>
                <w:delText xml:space="preserve">CF2R-MCH-01c-E </w:delText>
              </w:r>
            </w:del>
          </w:p>
        </w:tc>
        <w:tc>
          <w:tcPr>
            <w:tcW w:w="1247" w:type="pct"/>
          </w:tcPr>
          <w:p w14:paraId="4A214504" w14:textId="1C0CAB84" w:rsidR="00857256" w:rsidRPr="0024633A" w:rsidRDefault="00857256" w:rsidP="00574EDC">
            <w:pPr>
              <w:spacing w:after="0"/>
              <w:rPr>
                <w:del w:id="5861" w:author="Haider Alhabibi" w:date="2022-02-17T12:42:00Z"/>
                <w:rFonts w:cs="Tahoma"/>
                <w:sz w:val="24"/>
              </w:rPr>
            </w:pPr>
            <w:del w:id="5862" w:author="Haider Alhabibi" w:date="2022-02-17T12:42:00Z">
              <w:r w:rsidRPr="0024633A">
                <w:rPr>
                  <w:rFonts w:cs="Tahoma"/>
                  <w:sz w:val="24"/>
                </w:rPr>
                <w:delText>Certificate of Installation</w:delText>
              </w:r>
            </w:del>
          </w:p>
        </w:tc>
        <w:tc>
          <w:tcPr>
            <w:tcW w:w="1221" w:type="pct"/>
          </w:tcPr>
          <w:p w14:paraId="796187D0" w14:textId="31A20773" w:rsidR="00857256" w:rsidRPr="0024633A" w:rsidRDefault="00857256" w:rsidP="00574EDC">
            <w:pPr>
              <w:keepNext/>
              <w:spacing w:after="0"/>
              <w:rPr>
                <w:del w:id="5863" w:author="Haider Alhabibi" w:date="2022-02-17T12:42:00Z"/>
                <w:rFonts w:cs="Tahoma"/>
                <w:sz w:val="24"/>
              </w:rPr>
            </w:pPr>
            <w:del w:id="5864" w:author="Haider Alhabibi" w:date="2022-02-17T12:42:00Z">
              <w:r w:rsidRPr="0024633A">
                <w:rPr>
                  <w:rFonts w:cs="Tahoma"/>
                  <w:sz w:val="24"/>
                </w:rPr>
                <w:delText>HVAC Systems, Ducts and Fans</w:delText>
              </w:r>
              <w:r>
                <w:rPr>
                  <w:rFonts w:cs="Tahoma"/>
                  <w:sz w:val="24"/>
                </w:rPr>
                <w:br/>
              </w:r>
              <w:r w:rsidRPr="0024633A">
                <w:rPr>
                  <w:rFonts w:cs="Tahoma"/>
                  <w:sz w:val="24"/>
                </w:rPr>
                <w:delText>for Prescriptive Newly Constructed Buildings</w:delText>
              </w:r>
            </w:del>
          </w:p>
        </w:tc>
        <w:tc>
          <w:tcPr>
            <w:tcW w:w="1220" w:type="pct"/>
          </w:tcPr>
          <w:p w14:paraId="2DA41CD7" w14:textId="3AA9F50E" w:rsidR="00857256" w:rsidRPr="0024633A" w:rsidRDefault="00857256" w:rsidP="00574EDC">
            <w:pPr>
              <w:spacing w:after="0"/>
              <w:rPr>
                <w:del w:id="5865" w:author="Haider Alhabibi" w:date="2022-02-17T12:42:00Z"/>
                <w:rFonts w:cs="Tahoma"/>
                <w:sz w:val="24"/>
              </w:rPr>
            </w:pPr>
            <w:del w:id="5866" w:author="Haider Alhabibi" w:date="2022-02-17T12:42:00Z">
              <w:r w:rsidRPr="0024633A">
                <w:rPr>
                  <w:rFonts w:cs="Tahoma"/>
                  <w:sz w:val="24"/>
                </w:rPr>
                <w:delText>sampling n/a</w:delText>
              </w:r>
            </w:del>
          </w:p>
        </w:tc>
      </w:tr>
      <w:tr w:rsidR="00857256" w:rsidRPr="0024633A" w14:paraId="1F8A2EDA" w14:textId="77777777" w:rsidTr="001F1927">
        <w:trPr>
          <w:trHeight w:val="288"/>
          <w:del w:id="5867" w:author="Haider Alhabibi" w:date="2022-02-17T12:42:00Z"/>
        </w:trPr>
        <w:tc>
          <w:tcPr>
            <w:tcW w:w="1312" w:type="pct"/>
          </w:tcPr>
          <w:p w14:paraId="0D460278" w14:textId="7CABFCF5" w:rsidR="00857256" w:rsidRPr="0024633A" w:rsidRDefault="00857256" w:rsidP="00574EDC">
            <w:pPr>
              <w:spacing w:after="0"/>
              <w:rPr>
                <w:del w:id="5868" w:author="Haider Alhabibi" w:date="2022-02-17T12:42:00Z"/>
                <w:rFonts w:cs="Tahoma"/>
                <w:sz w:val="24"/>
              </w:rPr>
            </w:pPr>
            <w:del w:id="5869" w:author="Haider Alhabibi" w:date="2022-02-17T12:42:00Z">
              <w:r w:rsidRPr="0024633A">
                <w:rPr>
                  <w:rFonts w:cs="Tahoma"/>
                  <w:sz w:val="24"/>
                </w:rPr>
                <w:delText xml:space="preserve">CF2R-MCH-01d-E </w:delText>
              </w:r>
            </w:del>
          </w:p>
        </w:tc>
        <w:tc>
          <w:tcPr>
            <w:tcW w:w="1247" w:type="pct"/>
          </w:tcPr>
          <w:p w14:paraId="51D97129" w14:textId="3D185D5D" w:rsidR="00857256" w:rsidRPr="0024633A" w:rsidRDefault="00857256" w:rsidP="00574EDC">
            <w:pPr>
              <w:spacing w:after="0"/>
              <w:rPr>
                <w:del w:id="5870" w:author="Haider Alhabibi" w:date="2022-02-17T12:42:00Z"/>
                <w:rFonts w:cs="Tahoma"/>
                <w:sz w:val="24"/>
              </w:rPr>
            </w:pPr>
            <w:del w:id="5871" w:author="Haider Alhabibi" w:date="2022-02-17T12:42:00Z">
              <w:r w:rsidRPr="0024633A">
                <w:rPr>
                  <w:rFonts w:cs="Tahoma"/>
                  <w:sz w:val="24"/>
                </w:rPr>
                <w:delText>Certificate of Installation</w:delText>
              </w:r>
            </w:del>
          </w:p>
        </w:tc>
        <w:tc>
          <w:tcPr>
            <w:tcW w:w="1221" w:type="pct"/>
          </w:tcPr>
          <w:p w14:paraId="1DD71B3F" w14:textId="0D097514" w:rsidR="00857256" w:rsidRPr="0024633A" w:rsidRDefault="00857256" w:rsidP="00574EDC">
            <w:pPr>
              <w:keepNext/>
              <w:spacing w:after="0"/>
              <w:rPr>
                <w:del w:id="5872" w:author="Haider Alhabibi" w:date="2022-02-17T12:42:00Z"/>
                <w:rFonts w:cs="Tahoma"/>
                <w:sz w:val="24"/>
              </w:rPr>
            </w:pPr>
            <w:del w:id="5873" w:author="Haider Alhabibi" w:date="2022-02-17T12:42:00Z">
              <w:r w:rsidRPr="0024633A">
                <w:rPr>
                  <w:rFonts w:cs="Tahoma"/>
                  <w:sz w:val="24"/>
                </w:rPr>
                <w:delText>HVAC Systems, Ducts and Fans</w:delText>
              </w:r>
              <w:r>
                <w:rPr>
                  <w:rFonts w:cs="Tahoma"/>
                  <w:sz w:val="24"/>
                </w:rPr>
                <w:br/>
                <w:delText>f</w:delText>
              </w:r>
              <w:r w:rsidRPr="0024633A">
                <w:rPr>
                  <w:rFonts w:cs="Tahoma"/>
                  <w:sz w:val="24"/>
                </w:rPr>
                <w:delText>or Performance Compliance for Additions and Alterations, or Addition Alone</w:delText>
              </w:r>
            </w:del>
          </w:p>
        </w:tc>
        <w:tc>
          <w:tcPr>
            <w:tcW w:w="1220" w:type="pct"/>
          </w:tcPr>
          <w:p w14:paraId="603D0232" w14:textId="48BA7ED0" w:rsidR="00857256" w:rsidRPr="0024633A" w:rsidRDefault="00857256" w:rsidP="00574EDC">
            <w:pPr>
              <w:spacing w:after="0"/>
              <w:rPr>
                <w:del w:id="5874" w:author="Haider Alhabibi" w:date="2022-02-17T12:42:00Z"/>
                <w:rFonts w:cs="Tahoma"/>
                <w:sz w:val="24"/>
              </w:rPr>
            </w:pPr>
            <w:del w:id="5875" w:author="Haider Alhabibi" w:date="2022-02-17T12:42:00Z">
              <w:r w:rsidRPr="0024633A">
                <w:rPr>
                  <w:rFonts w:cs="Tahoma"/>
                  <w:sz w:val="24"/>
                </w:rPr>
                <w:delText>sampling n/a</w:delText>
              </w:r>
            </w:del>
          </w:p>
        </w:tc>
      </w:tr>
      <w:tr w:rsidR="00857256" w:rsidRPr="0024633A" w14:paraId="54DFFAE9" w14:textId="77777777" w:rsidTr="001F1927">
        <w:trPr>
          <w:trHeight w:val="288"/>
          <w:del w:id="5876" w:author="Haider Alhabibi" w:date="2022-02-17T12:42:00Z"/>
        </w:trPr>
        <w:tc>
          <w:tcPr>
            <w:tcW w:w="1312" w:type="pct"/>
          </w:tcPr>
          <w:p w14:paraId="1334303F" w14:textId="6137D2B0" w:rsidR="00857256" w:rsidRPr="0024633A" w:rsidRDefault="00857256" w:rsidP="00574EDC">
            <w:pPr>
              <w:spacing w:after="0"/>
              <w:rPr>
                <w:del w:id="5877" w:author="Haider Alhabibi" w:date="2022-02-17T12:42:00Z"/>
                <w:rFonts w:cs="Tahoma"/>
                <w:sz w:val="24"/>
              </w:rPr>
            </w:pPr>
            <w:del w:id="5878" w:author="Haider Alhabibi" w:date="2022-02-17T12:42:00Z">
              <w:r w:rsidRPr="0024633A">
                <w:rPr>
                  <w:rFonts w:cs="Tahoma"/>
                  <w:sz w:val="24"/>
                </w:rPr>
                <w:delText>CF2R-MCH-02-E</w:delText>
              </w:r>
            </w:del>
          </w:p>
        </w:tc>
        <w:tc>
          <w:tcPr>
            <w:tcW w:w="1247" w:type="pct"/>
          </w:tcPr>
          <w:p w14:paraId="542BAC90" w14:textId="05030C5B" w:rsidR="00857256" w:rsidRPr="0024633A" w:rsidRDefault="00857256" w:rsidP="00574EDC">
            <w:pPr>
              <w:spacing w:after="0"/>
              <w:rPr>
                <w:del w:id="5879" w:author="Haider Alhabibi" w:date="2022-02-17T12:42:00Z"/>
                <w:rFonts w:cs="Tahoma"/>
                <w:sz w:val="24"/>
              </w:rPr>
            </w:pPr>
            <w:del w:id="5880" w:author="Haider Alhabibi" w:date="2022-02-17T12:42:00Z">
              <w:r w:rsidRPr="0024633A">
                <w:rPr>
                  <w:rFonts w:cs="Tahoma"/>
                  <w:sz w:val="24"/>
                </w:rPr>
                <w:delText>Certificate of Installation</w:delText>
              </w:r>
            </w:del>
          </w:p>
        </w:tc>
        <w:tc>
          <w:tcPr>
            <w:tcW w:w="1221" w:type="pct"/>
          </w:tcPr>
          <w:p w14:paraId="2A87FBB0" w14:textId="7ED9AD65" w:rsidR="00857256" w:rsidRPr="0024633A" w:rsidRDefault="00857256" w:rsidP="00574EDC">
            <w:pPr>
              <w:spacing w:after="0"/>
              <w:rPr>
                <w:del w:id="5881" w:author="Haider Alhabibi" w:date="2022-02-17T12:42:00Z"/>
                <w:rFonts w:cs="Tahoma"/>
                <w:sz w:val="24"/>
              </w:rPr>
            </w:pPr>
            <w:del w:id="5882" w:author="Haider Alhabibi" w:date="2022-02-17T12:42:00Z">
              <w:r w:rsidRPr="0024633A">
                <w:rPr>
                  <w:rFonts w:cs="Tahoma"/>
                  <w:sz w:val="24"/>
                </w:rPr>
                <w:delText>Whole House Fan</w:delText>
              </w:r>
            </w:del>
          </w:p>
        </w:tc>
        <w:tc>
          <w:tcPr>
            <w:tcW w:w="1220" w:type="pct"/>
          </w:tcPr>
          <w:p w14:paraId="3DCF4D94" w14:textId="0393A0AB" w:rsidR="00857256" w:rsidRPr="0024633A" w:rsidRDefault="00857256" w:rsidP="00574EDC">
            <w:pPr>
              <w:spacing w:after="0"/>
              <w:rPr>
                <w:del w:id="5883" w:author="Haider Alhabibi" w:date="2022-02-17T12:42:00Z"/>
                <w:rFonts w:cs="Tahoma"/>
                <w:sz w:val="24"/>
              </w:rPr>
            </w:pPr>
            <w:del w:id="5884" w:author="Haider Alhabibi" w:date="2022-02-17T12:42:00Z">
              <w:r w:rsidRPr="0024633A">
                <w:rPr>
                  <w:rFonts w:cs="Tahoma"/>
                  <w:sz w:val="24"/>
                </w:rPr>
                <w:delText>sampling n/a</w:delText>
              </w:r>
            </w:del>
          </w:p>
        </w:tc>
      </w:tr>
      <w:tr w:rsidR="00857256" w:rsidRPr="0024633A" w14:paraId="372C7B9D" w14:textId="77777777" w:rsidTr="001F1927">
        <w:trPr>
          <w:trHeight w:val="288"/>
          <w:del w:id="5885" w:author="Haider Alhabibi" w:date="2022-02-17T12:42:00Z"/>
        </w:trPr>
        <w:tc>
          <w:tcPr>
            <w:tcW w:w="1312" w:type="pct"/>
          </w:tcPr>
          <w:p w14:paraId="2FA995CF" w14:textId="1BDE65A0" w:rsidR="00857256" w:rsidRPr="0024633A" w:rsidRDefault="00857256" w:rsidP="00574EDC">
            <w:pPr>
              <w:spacing w:after="0"/>
              <w:rPr>
                <w:del w:id="5886" w:author="Haider Alhabibi" w:date="2022-02-17T12:42:00Z"/>
                <w:rFonts w:cs="Tahoma"/>
                <w:sz w:val="24"/>
              </w:rPr>
            </w:pPr>
            <w:del w:id="5887" w:author="Haider Alhabibi" w:date="2022-02-17T12:42:00Z">
              <w:r w:rsidRPr="0024633A">
                <w:rPr>
                  <w:rFonts w:cs="Tahoma"/>
                  <w:sz w:val="24"/>
                </w:rPr>
                <w:delText>CF2R-MCH-04-E</w:delText>
              </w:r>
            </w:del>
          </w:p>
        </w:tc>
        <w:tc>
          <w:tcPr>
            <w:tcW w:w="1247" w:type="pct"/>
          </w:tcPr>
          <w:p w14:paraId="17E505E3" w14:textId="578C5D85" w:rsidR="00857256" w:rsidRPr="0024633A" w:rsidRDefault="00857256" w:rsidP="00574EDC">
            <w:pPr>
              <w:spacing w:after="0"/>
              <w:rPr>
                <w:del w:id="5888" w:author="Haider Alhabibi" w:date="2022-02-17T12:42:00Z"/>
                <w:rFonts w:cs="Tahoma"/>
                <w:sz w:val="24"/>
              </w:rPr>
            </w:pPr>
            <w:del w:id="5889" w:author="Haider Alhabibi" w:date="2022-02-17T12:42:00Z">
              <w:r w:rsidRPr="0024633A">
                <w:rPr>
                  <w:rFonts w:cs="Tahoma"/>
                  <w:sz w:val="24"/>
                </w:rPr>
                <w:delText>Certificate of Installation</w:delText>
              </w:r>
            </w:del>
          </w:p>
        </w:tc>
        <w:tc>
          <w:tcPr>
            <w:tcW w:w="1221" w:type="pct"/>
          </w:tcPr>
          <w:p w14:paraId="481F8738" w14:textId="16248AB6" w:rsidR="00857256" w:rsidRPr="0024633A" w:rsidRDefault="00857256" w:rsidP="00574EDC">
            <w:pPr>
              <w:spacing w:after="0"/>
              <w:rPr>
                <w:del w:id="5890" w:author="Haider Alhabibi" w:date="2022-02-17T12:42:00Z"/>
                <w:rFonts w:cs="Tahoma"/>
                <w:sz w:val="24"/>
              </w:rPr>
            </w:pPr>
            <w:del w:id="5891" w:author="Haider Alhabibi" w:date="2022-02-17T12:42:00Z">
              <w:r w:rsidRPr="0024633A">
                <w:rPr>
                  <w:rFonts w:cs="Tahoma"/>
                  <w:sz w:val="24"/>
                </w:rPr>
                <w:delText>Evaporative Coolers</w:delText>
              </w:r>
            </w:del>
          </w:p>
        </w:tc>
        <w:tc>
          <w:tcPr>
            <w:tcW w:w="1220" w:type="pct"/>
          </w:tcPr>
          <w:p w14:paraId="7C933A32" w14:textId="3DCC1E61" w:rsidR="00857256" w:rsidRPr="0024633A" w:rsidRDefault="00857256" w:rsidP="00574EDC">
            <w:pPr>
              <w:spacing w:after="0"/>
              <w:rPr>
                <w:del w:id="5892" w:author="Haider Alhabibi" w:date="2022-02-17T12:42:00Z"/>
                <w:rFonts w:cs="Tahoma"/>
                <w:sz w:val="24"/>
              </w:rPr>
            </w:pPr>
            <w:del w:id="5893" w:author="Haider Alhabibi" w:date="2022-02-17T12:42:00Z">
              <w:r w:rsidRPr="0024633A">
                <w:rPr>
                  <w:rFonts w:cs="Tahoma"/>
                  <w:sz w:val="24"/>
                </w:rPr>
                <w:delText>sampling n/a</w:delText>
              </w:r>
            </w:del>
          </w:p>
        </w:tc>
      </w:tr>
      <w:tr w:rsidR="00857256" w:rsidRPr="0024633A" w14:paraId="6021EDAE" w14:textId="77777777" w:rsidTr="001F1927">
        <w:trPr>
          <w:trHeight w:val="288"/>
        </w:trPr>
        <w:tc>
          <w:tcPr>
            <w:tcW w:w="1312" w:type="pct"/>
          </w:tcPr>
          <w:p w14:paraId="408EFBCB"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-MCH-20a-H</w:t>
            </w:r>
          </w:p>
        </w:tc>
        <w:tc>
          <w:tcPr>
            <w:tcW w:w="1247" w:type="pct"/>
          </w:tcPr>
          <w:p w14:paraId="485E78B5"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6B49890C" w14:textId="77777777" w:rsidR="00857256" w:rsidRPr="0024633A" w:rsidRDefault="00857256" w:rsidP="00574EDC">
            <w:pPr>
              <w:keepNext/>
              <w:spacing w:after="0"/>
              <w:rPr>
                <w:rFonts w:cs="Tahoma"/>
                <w:sz w:val="24"/>
              </w:rPr>
            </w:pPr>
            <w:r w:rsidRPr="0024633A">
              <w:rPr>
                <w:rFonts w:cs="Tahoma"/>
                <w:sz w:val="24"/>
              </w:rPr>
              <w:t>Duct Leakage Measurement</w:t>
            </w:r>
            <w:r>
              <w:rPr>
                <w:rFonts w:cs="Tahoma"/>
                <w:sz w:val="24"/>
              </w:rPr>
              <w:br/>
            </w:r>
            <w:r>
              <w:rPr>
                <w:rFonts w:cs="Tahoma"/>
                <w:sz w:val="24"/>
              </w:rPr>
              <w:br/>
            </w:r>
            <w:r w:rsidRPr="0024633A">
              <w:rPr>
                <w:rFonts w:cs="Tahoma"/>
                <w:sz w:val="24"/>
              </w:rPr>
              <w:t>New System</w:t>
            </w:r>
          </w:p>
        </w:tc>
        <w:tc>
          <w:tcPr>
            <w:tcW w:w="1220" w:type="pct"/>
          </w:tcPr>
          <w:p w14:paraId="7F1B94A1" w14:textId="2AC35DDA" w:rsidR="00857256" w:rsidRPr="0024633A" w:rsidRDefault="00857256" w:rsidP="00574EDC">
            <w:pPr>
              <w:keepNext/>
              <w:spacing w:after="0"/>
              <w:rPr>
                <w:rFonts w:cs="Tahoma"/>
                <w:sz w:val="24"/>
              </w:rPr>
            </w:pPr>
            <w:r w:rsidRPr="0024633A">
              <w:rPr>
                <w:rFonts w:cs="Tahoma"/>
                <w:b/>
                <w:bCs/>
                <w:sz w:val="24"/>
              </w:rPr>
              <w:t>Duct Leakage Feature</w:t>
            </w:r>
            <w:r w:rsidRPr="0024633A">
              <w:rPr>
                <w:rFonts w:cs="Tahoma"/>
                <w:sz w:val="24"/>
              </w:rPr>
              <w:br/>
            </w:r>
            <w:r w:rsidRPr="0024633A">
              <w:rPr>
                <w:rFonts w:cs="Tahoma"/>
                <w:sz w:val="24"/>
              </w:rPr>
              <w:br/>
              <w:t xml:space="preserve">When the MCH-01 indicates </w:t>
            </w:r>
            <w:proofErr w:type="gramStart"/>
            <w:r w:rsidRPr="0024633A">
              <w:rPr>
                <w:rFonts w:cs="Tahoma"/>
                <w:sz w:val="24"/>
              </w:rPr>
              <w:t>a</w:t>
            </w:r>
            <w:proofErr w:type="gramEnd"/>
            <w:r w:rsidRPr="0024633A">
              <w:rPr>
                <w:rFonts w:cs="Tahoma"/>
                <w:sz w:val="24"/>
              </w:rPr>
              <w:t xml:space="preserve"> MCH-20 is required for HERS verification of duct leakage for a ducted indoor unit in the dwelling, qualification for inclusion in a sample group may be demonstrated using any one of the applicable variants (a, b, c, d, e). The same variant does not need to be used on all indoor units on all systems in all dwellings in a sample group, thus any combination of MCH-20 variants can be used to qualify the dwelling to be in the same sample group. Dwellings containing multiple split systems that have both ducted and ductless indoor units connected to a common outdoor unit may be included in the same sample group along </w:t>
            </w:r>
            <w:r w:rsidRPr="0024633A">
              <w:rPr>
                <w:rFonts w:cs="Tahoma"/>
                <w:sz w:val="24"/>
              </w:rPr>
              <w:lastRenderedPageBreak/>
              <w:t>with systems that are entirely ducted or entirely ductless; and any combination of applicable MCH-20 variants may be used to verify those ducted indoor units.</w:t>
            </w:r>
            <w:r>
              <w:rPr>
                <w:rFonts w:cs="Tahoma"/>
                <w:sz w:val="24"/>
              </w:rPr>
              <w:br/>
            </w:r>
            <w:del w:id="5894" w:author="Armando Ramirez" w:date="2022-02-14T14:31:00Z">
              <w:r w:rsidRPr="0024633A" w:rsidDel="009977A3">
                <w:rPr>
                  <w:rFonts w:cs="Tahoma"/>
                  <w:sz w:val="24"/>
                </w:rPr>
                <w:br/>
              </w:r>
            </w:del>
            <w:del w:id="5895" w:author="Armando Ramirez" w:date="2022-02-11T08:19:00Z">
              <w:r w:rsidRPr="0024633A">
                <w:rPr>
                  <w:rFonts w:cs="Tahoma"/>
                  <w:sz w:val="24"/>
                </w:rPr>
                <w:delText>If MCH-20e (smoke test) is used for compliance in the dwelling, or if MCH-20d Section C requires use of a smoke test for verification of ducts in a garage space in the dwelling, then the systems in the dwelling that require duct leakage verification must be verified by a HERS rater; thus that dwelling shall not be allowed to comply as a "not tested" dwelling in a sample group, and the dwelling shall not be allowed to be used to represent the "tested" dwelling for duct leakage compliance for the sample group.</w:delText>
              </w:r>
            </w:del>
          </w:p>
        </w:tc>
      </w:tr>
      <w:tr w:rsidR="00857256" w:rsidRPr="0024633A" w14:paraId="188CDD03" w14:textId="77777777" w:rsidTr="001F1927">
        <w:trPr>
          <w:trHeight w:val="288"/>
        </w:trPr>
        <w:tc>
          <w:tcPr>
            <w:tcW w:w="1312" w:type="pct"/>
          </w:tcPr>
          <w:p w14:paraId="10A81C88"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-MCH-20b-H</w:t>
            </w:r>
          </w:p>
        </w:tc>
        <w:tc>
          <w:tcPr>
            <w:tcW w:w="1247" w:type="pct"/>
          </w:tcPr>
          <w:p w14:paraId="1C5B4B99"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756FFD47" w14:textId="77777777" w:rsidR="00857256" w:rsidRPr="0024633A" w:rsidRDefault="00857256" w:rsidP="00574EDC">
            <w:pPr>
              <w:keepNext/>
              <w:spacing w:after="0"/>
              <w:rPr>
                <w:rFonts w:cs="Tahoma"/>
                <w:sz w:val="24"/>
              </w:rPr>
            </w:pPr>
            <w:r w:rsidRPr="0024633A">
              <w:rPr>
                <w:rFonts w:cs="Tahoma"/>
                <w:sz w:val="24"/>
              </w:rPr>
              <w:t>Duct Leakage Measurement</w:t>
            </w:r>
            <w:r>
              <w:rPr>
                <w:rFonts w:cs="Tahoma"/>
                <w:sz w:val="24"/>
              </w:rPr>
              <w:br/>
            </w:r>
            <w:r w:rsidRPr="0024633A">
              <w:rPr>
                <w:rFonts w:cs="Tahoma"/>
                <w:sz w:val="24"/>
              </w:rPr>
              <w:t xml:space="preserve">Low Leakage Ducts in Conditioned Space Compliance Credit; </w:t>
            </w:r>
          </w:p>
        </w:tc>
        <w:tc>
          <w:tcPr>
            <w:tcW w:w="1220" w:type="pct"/>
          </w:tcPr>
          <w:p w14:paraId="66F84EC6" w14:textId="3F21B30A" w:rsidR="001545FC" w:rsidRDefault="001545FC" w:rsidP="001545FC">
            <w:pPr>
              <w:keepNext/>
              <w:spacing w:after="0"/>
              <w:rPr>
                <w:ins w:id="5896" w:author="Armando Ramirez" w:date="2022-02-11T08:20:00Z"/>
                <w:rFonts w:cs="Tahoma"/>
                <w:sz w:val="24"/>
              </w:rPr>
            </w:pPr>
            <w:ins w:id="5897" w:author="Armando Ramirez" w:date="2022-02-11T08:20:00Z">
              <w:r>
                <w:rPr>
                  <w:rFonts w:cs="Tahoma"/>
                  <w:sz w:val="24"/>
                </w:rPr>
                <w:t xml:space="preserve">See rules for </w:t>
              </w:r>
            </w:ins>
            <w:ins w:id="5898" w:author="Armando Ramirez" w:date="2022-02-14T14:32:00Z">
              <w:r w:rsidR="006760E0">
                <w:rPr>
                  <w:rFonts w:cs="Tahoma"/>
                  <w:sz w:val="24"/>
                </w:rPr>
                <w:t xml:space="preserve">the </w:t>
              </w:r>
            </w:ins>
            <w:ins w:id="5899" w:author="Armando Ramirez" w:date="2022-02-11T08:20:00Z">
              <w:r>
                <w:rPr>
                  <w:rFonts w:cs="Tahoma"/>
                  <w:sz w:val="24"/>
                </w:rPr>
                <w:t>MCH-20a.</w:t>
              </w:r>
            </w:ins>
          </w:p>
          <w:p w14:paraId="64547EAF" w14:textId="77777777" w:rsidR="00857256" w:rsidRPr="0024633A" w:rsidRDefault="00857256" w:rsidP="00574EDC">
            <w:pPr>
              <w:keepNext/>
              <w:spacing w:after="0"/>
              <w:rPr>
                <w:rFonts w:cs="Tahoma"/>
                <w:sz w:val="24"/>
              </w:rPr>
            </w:pPr>
          </w:p>
        </w:tc>
      </w:tr>
      <w:tr w:rsidR="00857256" w:rsidRPr="0024633A" w14:paraId="38EA098A" w14:textId="77777777" w:rsidTr="001F1927">
        <w:trPr>
          <w:trHeight w:val="288"/>
        </w:trPr>
        <w:tc>
          <w:tcPr>
            <w:tcW w:w="1312" w:type="pct"/>
          </w:tcPr>
          <w:p w14:paraId="6F0782F8" w14:textId="77777777" w:rsidR="00857256" w:rsidRPr="0024633A" w:rsidRDefault="00857256" w:rsidP="00574EDC">
            <w:pPr>
              <w:keepNext/>
              <w:spacing w:after="0"/>
              <w:rPr>
                <w:rFonts w:cs="Tahoma"/>
                <w:sz w:val="24"/>
              </w:rPr>
            </w:pPr>
            <w:r w:rsidRPr="0024633A">
              <w:rPr>
                <w:rFonts w:cs="Tahoma"/>
                <w:sz w:val="24"/>
              </w:rPr>
              <w:t>CF2R</w:t>
            </w:r>
            <w:r>
              <w:rPr>
                <w:rFonts w:cs="Tahoma"/>
                <w:sz w:val="24"/>
              </w:rPr>
              <w:t>/CF3R</w:t>
            </w:r>
            <w:r w:rsidRPr="0024633A">
              <w:rPr>
                <w:rFonts w:cs="Tahoma"/>
                <w:sz w:val="24"/>
              </w:rPr>
              <w:t>-MCH-20c-H</w:t>
            </w:r>
          </w:p>
        </w:tc>
        <w:tc>
          <w:tcPr>
            <w:tcW w:w="1247" w:type="pct"/>
          </w:tcPr>
          <w:p w14:paraId="0E385DDB"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2375547B" w14:textId="77777777" w:rsidR="00857256" w:rsidRPr="0024633A" w:rsidRDefault="00857256" w:rsidP="00574EDC">
            <w:pPr>
              <w:keepNext/>
              <w:spacing w:after="0"/>
              <w:rPr>
                <w:rFonts w:cs="Tahoma"/>
                <w:sz w:val="24"/>
              </w:rPr>
            </w:pPr>
            <w:r w:rsidRPr="0024633A">
              <w:rPr>
                <w:rFonts w:cs="Tahoma"/>
                <w:sz w:val="24"/>
              </w:rPr>
              <w:t>Duct Leakage Measurement</w:t>
            </w:r>
            <w:r>
              <w:rPr>
                <w:rFonts w:cs="Tahoma"/>
                <w:sz w:val="24"/>
              </w:rPr>
              <w:br/>
            </w:r>
            <w:r w:rsidRPr="0024633A">
              <w:rPr>
                <w:rFonts w:cs="Tahoma"/>
                <w:sz w:val="24"/>
              </w:rPr>
              <w:t xml:space="preserve">Low Leakage Air-Handling Units </w:t>
            </w:r>
          </w:p>
        </w:tc>
        <w:tc>
          <w:tcPr>
            <w:tcW w:w="1220" w:type="pct"/>
          </w:tcPr>
          <w:p w14:paraId="51738F31" w14:textId="23A80B43" w:rsidR="001545FC" w:rsidRDefault="001545FC" w:rsidP="001545FC">
            <w:pPr>
              <w:keepNext/>
              <w:spacing w:after="0"/>
              <w:rPr>
                <w:ins w:id="5900" w:author="Armando Ramirez" w:date="2022-02-11T08:20:00Z"/>
                <w:rFonts w:cs="Tahoma"/>
                <w:sz w:val="24"/>
              </w:rPr>
            </w:pPr>
            <w:ins w:id="5901" w:author="Armando Ramirez" w:date="2022-02-11T08:20:00Z">
              <w:r>
                <w:rPr>
                  <w:rFonts w:cs="Tahoma"/>
                  <w:sz w:val="24"/>
                </w:rPr>
                <w:t xml:space="preserve">See rules for </w:t>
              </w:r>
            </w:ins>
            <w:ins w:id="5902" w:author="Armando Ramirez" w:date="2022-02-14T14:32:00Z">
              <w:r w:rsidR="006760E0">
                <w:rPr>
                  <w:rFonts w:cs="Tahoma"/>
                  <w:sz w:val="24"/>
                </w:rPr>
                <w:t xml:space="preserve">the </w:t>
              </w:r>
            </w:ins>
            <w:ins w:id="5903" w:author="Armando Ramirez" w:date="2022-02-11T08:20:00Z">
              <w:r>
                <w:rPr>
                  <w:rFonts w:cs="Tahoma"/>
                  <w:sz w:val="24"/>
                </w:rPr>
                <w:t>MCH-20a.</w:t>
              </w:r>
            </w:ins>
          </w:p>
          <w:p w14:paraId="6736B5D1" w14:textId="77777777" w:rsidR="00857256" w:rsidRPr="0024633A" w:rsidRDefault="00857256" w:rsidP="00574EDC">
            <w:pPr>
              <w:keepNext/>
              <w:spacing w:after="0"/>
              <w:rPr>
                <w:rFonts w:cs="Tahoma"/>
                <w:sz w:val="24"/>
              </w:rPr>
            </w:pPr>
          </w:p>
        </w:tc>
      </w:tr>
      <w:tr w:rsidR="00857256" w:rsidRPr="0024633A" w14:paraId="2268729C" w14:textId="77777777" w:rsidTr="001F1927">
        <w:trPr>
          <w:trHeight w:val="288"/>
        </w:trPr>
        <w:tc>
          <w:tcPr>
            <w:tcW w:w="1312" w:type="pct"/>
          </w:tcPr>
          <w:p w14:paraId="057CBB38"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-MCH-20d-H</w:t>
            </w:r>
          </w:p>
        </w:tc>
        <w:tc>
          <w:tcPr>
            <w:tcW w:w="1247" w:type="pct"/>
          </w:tcPr>
          <w:p w14:paraId="1D26FCC8"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7BBC494A" w14:textId="77777777" w:rsidR="00857256" w:rsidRPr="0024633A" w:rsidRDefault="00857256" w:rsidP="00574EDC">
            <w:pPr>
              <w:keepNext/>
              <w:spacing w:after="0"/>
              <w:rPr>
                <w:rFonts w:cs="Tahoma"/>
                <w:sz w:val="24"/>
              </w:rPr>
            </w:pPr>
            <w:r w:rsidRPr="0024633A">
              <w:rPr>
                <w:rFonts w:cs="Tahoma"/>
                <w:sz w:val="24"/>
              </w:rPr>
              <w:t>Duct Leakage Measurement</w:t>
            </w:r>
            <w:r>
              <w:rPr>
                <w:rFonts w:cs="Tahoma"/>
                <w:sz w:val="24"/>
              </w:rPr>
              <w:br/>
            </w:r>
            <w:r w:rsidRPr="0024633A">
              <w:rPr>
                <w:rFonts w:cs="Tahoma"/>
                <w:sz w:val="24"/>
              </w:rPr>
              <w:t>Altered (Existing) System</w:t>
            </w:r>
          </w:p>
        </w:tc>
        <w:tc>
          <w:tcPr>
            <w:tcW w:w="1220" w:type="pct"/>
          </w:tcPr>
          <w:p w14:paraId="61A9C1CF" w14:textId="5C916C9A" w:rsidR="001545FC" w:rsidRDefault="001545FC" w:rsidP="001545FC">
            <w:pPr>
              <w:keepNext/>
              <w:spacing w:after="0"/>
              <w:rPr>
                <w:ins w:id="5904" w:author="Armando Ramirez" w:date="2022-02-11T08:20:00Z"/>
                <w:rFonts w:cs="Tahoma"/>
                <w:sz w:val="24"/>
              </w:rPr>
            </w:pPr>
            <w:ins w:id="5905" w:author="Armando Ramirez" w:date="2022-02-11T08:20:00Z">
              <w:r>
                <w:rPr>
                  <w:rFonts w:cs="Tahoma"/>
                  <w:sz w:val="24"/>
                </w:rPr>
                <w:t xml:space="preserve">See rules for </w:t>
              </w:r>
            </w:ins>
            <w:ins w:id="5906" w:author="Armando Ramirez" w:date="2022-02-14T14:32:00Z">
              <w:r w:rsidR="006760E0">
                <w:rPr>
                  <w:rFonts w:cs="Tahoma"/>
                  <w:sz w:val="24"/>
                </w:rPr>
                <w:t xml:space="preserve">the </w:t>
              </w:r>
            </w:ins>
            <w:ins w:id="5907" w:author="Armando Ramirez" w:date="2022-02-11T08:20:00Z">
              <w:r>
                <w:rPr>
                  <w:rFonts w:cs="Tahoma"/>
                  <w:sz w:val="24"/>
                </w:rPr>
                <w:t>MCH-20a.</w:t>
              </w:r>
            </w:ins>
          </w:p>
          <w:p w14:paraId="487CFFB6" w14:textId="77777777" w:rsidR="001545FC" w:rsidRDefault="001545FC" w:rsidP="001545FC">
            <w:pPr>
              <w:keepNext/>
              <w:spacing w:after="0"/>
              <w:rPr>
                <w:ins w:id="5908" w:author="Armando Ramirez" w:date="2022-02-11T08:20:00Z"/>
                <w:rFonts w:cs="Tahoma"/>
                <w:sz w:val="24"/>
              </w:rPr>
            </w:pPr>
          </w:p>
          <w:p w14:paraId="01548469" w14:textId="6BEEA5B4" w:rsidR="00857256" w:rsidRPr="0024633A" w:rsidRDefault="001545FC" w:rsidP="00574EDC">
            <w:pPr>
              <w:keepNext/>
              <w:spacing w:after="0"/>
              <w:rPr>
                <w:rFonts w:cs="Tahoma"/>
                <w:sz w:val="24"/>
              </w:rPr>
            </w:pPr>
            <w:ins w:id="5909" w:author="Armando Ramirez" w:date="2022-02-11T08:20:00Z">
              <w:r>
                <w:rPr>
                  <w:rFonts w:cs="Tahoma"/>
                  <w:sz w:val="24"/>
                </w:rPr>
                <w:t xml:space="preserve">Additionally, </w:t>
              </w:r>
              <w:r w:rsidRPr="0024633A">
                <w:rPr>
                  <w:rFonts w:cs="Tahoma"/>
                  <w:sz w:val="24"/>
                </w:rPr>
                <w:t>if MCH-20d Section C requires use of a smoke test for verification of ducts in a garage space in the dwelling, then the systems in the dwelling that require duct leakage verification must be verified by a HERS rater; thus that dwelling shall not be allowed to comply as a "not tested" dwelling in a sample group, and the dwelling shall not be allowed to be used to represent the "tested" dwelling for duct leakage compliance for the sample group.</w:t>
              </w:r>
            </w:ins>
          </w:p>
        </w:tc>
      </w:tr>
      <w:tr w:rsidR="00857256" w:rsidRPr="0024633A" w14:paraId="40615B1E" w14:textId="77777777" w:rsidTr="001F1927">
        <w:trPr>
          <w:trHeight w:val="288"/>
        </w:trPr>
        <w:tc>
          <w:tcPr>
            <w:tcW w:w="1312" w:type="pct"/>
          </w:tcPr>
          <w:p w14:paraId="1C018292"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-MCH-20e-H</w:t>
            </w:r>
          </w:p>
        </w:tc>
        <w:tc>
          <w:tcPr>
            <w:tcW w:w="1247" w:type="pct"/>
          </w:tcPr>
          <w:p w14:paraId="00FAED5A"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35704A69" w14:textId="77777777" w:rsidR="00857256" w:rsidRPr="0024633A" w:rsidRDefault="00857256" w:rsidP="00574EDC">
            <w:pPr>
              <w:keepNext/>
              <w:spacing w:after="0"/>
              <w:rPr>
                <w:rFonts w:cs="Tahoma"/>
                <w:sz w:val="24"/>
              </w:rPr>
            </w:pPr>
            <w:r w:rsidRPr="0024633A">
              <w:rPr>
                <w:rFonts w:cs="Tahoma"/>
                <w:sz w:val="24"/>
              </w:rPr>
              <w:t>Duct Leakage Measurement</w:t>
            </w:r>
            <w:r>
              <w:rPr>
                <w:rFonts w:cs="Tahoma"/>
                <w:sz w:val="24"/>
              </w:rPr>
              <w:br/>
            </w:r>
            <w:r w:rsidRPr="0024633A">
              <w:rPr>
                <w:rFonts w:cs="Tahoma"/>
                <w:sz w:val="24"/>
              </w:rPr>
              <w:t>Sealing of All Accessible Leaks</w:t>
            </w:r>
          </w:p>
        </w:tc>
        <w:tc>
          <w:tcPr>
            <w:tcW w:w="1220" w:type="pct"/>
          </w:tcPr>
          <w:p w14:paraId="5AC31C5A" w14:textId="6DE947CA" w:rsidR="001545FC" w:rsidRDefault="001545FC" w:rsidP="001545FC">
            <w:pPr>
              <w:keepNext/>
              <w:spacing w:after="0"/>
              <w:rPr>
                <w:ins w:id="5910" w:author="Armando Ramirez" w:date="2022-02-11T08:19:00Z"/>
                <w:rFonts w:cs="Tahoma"/>
                <w:sz w:val="24"/>
              </w:rPr>
            </w:pPr>
            <w:ins w:id="5911" w:author="Armando Ramirez" w:date="2022-02-11T08:19:00Z">
              <w:r>
                <w:rPr>
                  <w:rFonts w:cs="Tahoma"/>
                  <w:sz w:val="24"/>
                </w:rPr>
                <w:t xml:space="preserve">See rules for </w:t>
              </w:r>
            </w:ins>
            <w:ins w:id="5912" w:author="Armando Ramirez" w:date="2022-02-14T14:32:00Z">
              <w:r w:rsidR="006760E0">
                <w:rPr>
                  <w:rFonts w:cs="Tahoma"/>
                  <w:sz w:val="24"/>
                </w:rPr>
                <w:t xml:space="preserve">the </w:t>
              </w:r>
            </w:ins>
            <w:ins w:id="5913" w:author="Armando Ramirez" w:date="2022-02-11T08:19:00Z">
              <w:r>
                <w:rPr>
                  <w:rFonts w:cs="Tahoma"/>
                  <w:sz w:val="24"/>
                </w:rPr>
                <w:t>MCH-20a.</w:t>
              </w:r>
            </w:ins>
          </w:p>
          <w:p w14:paraId="12E2CA73" w14:textId="77777777" w:rsidR="001545FC" w:rsidRDefault="001545FC" w:rsidP="001545FC">
            <w:pPr>
              <w:keepNext/>
              <w:spacing w:after="0"/>
              <w:rPr>
                <w:ins w:id="5914" w:author="Armando Ramirez" w:date="2022-02-11T08:19:00Z"/>
                <w:rFonts w:cs="Tahoma"/>
                <w:sz w:val="24"/>
              </w:rPr>
            </w:pPr>
          </w:p>
          <w:p w14:paraId="2FE35C86" w14:textId="6CA53941" w:rsidR="00857256" w:rsidRPr="0024633A" w:rsidRDefault="001545FC" w:rsidP="00574EDC">
            <w:pPr>
              <w:keepNext/>
              <w:spacing w:after="0"/>
              <w:rPr>
                <w:rFonts w:cs="Tahoma"/>
                <w:sz w:val="24"/>
              </w:rPr>
            </w:pPr>
            <w:ins w:id="5915" w:author="Armando Ramirez" w:date="2022-02-11T08:19:00Z">
              <w:r>
                <w:rPr>
                  <w:rFonts w:cs="Tahoma"/>
                  <w:sz w:val="24"/>
                </w:rPr>
                <w:t xml:space="preserve">Additionally, </w:t>
              </w:r>
              <w:r w:rsidRPr="0024633A">
                <w:rPr>
                  <w:rFonts w:cs="Tahoma"/>
                  <w:sz w:val="24"/>
                </w:rPr>
                <w:t>If MCH-20e (smoke test) is used for compliance in the dwelling, then the systems in the dwelling that require duct leakage verification must be verified by a HERS rater; thus that dwelling shall not be allowed to comply as a "not tested" dwelling in a sample group, and the dwelling shall not be allowed to be used to represent the "tested" dwelling for duct leakage compliance for the sample group.</w:t>
              </w:r>
            </w:ins>
          </w:p>
        </w:tc>
      </w:tr>
      <w:tr w:rsidR="00857256" w:rsidRPr="0024633A" w14:paraId="72D4EF46" w14:textId="77777777" w:rsidTr="001F1927">
        <w:trPr>
          <w:trHeight w:val="288"/>
        </w:trPr>
        <w:tc>
          <w:tcPr>
            <w:tcW w:w="1312" w:type="pct"/>
          </w:tcPr>
          <w:p w14:paraId="71F170F3"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-MCH-21-H</w:t>
            </w:r>
          </w:p>
        </w:tc>
        <w:tc>
          <w:tcPr>
            <w:tcW w:w="1247" w:type="pct"/>
          </w:tcPr>
          <w:p w14:paraId="56871F6D"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18CD69E6" w14:textId="77777777" w:rsidR="00857256" w:rsidRPr="0024633A" w:rsidRDefault="00857256" w:rsidP="00574EDC">
            <w:pPr>
              <w:keepNext/>
              <w:spacing w:after="0"/>
              <w:rPr>
                <w:rFonts w:cs="Tahoma"/>
                <w:sz w:val="24"/>
              </w:rPr>
            </w:pPr>
            <w:del w:id="5916" w:author="Armando Ramirez" w:date="2022-02-10T20:07:00Z">
              <w:r w:rsidRPr="0024633A">
                <w:rPr>
                  <w:rFonts w:cs="Tahoma"/>
                  <w:sz w:val="24"/>
                </w:rPr>
                <w:delText xml:space="preserve"> </w:delText>
              </w:r>
            </w:del>
            <w:r w:rsidRPr="0024633A">
              <w:rPr>
                <w:rFonts w:cs="Tahoma"/>
                <w:sz w:val="24"/>
              </w:rPr>
              <w:t xml:space="preserve">Duct Location Verification </w:t>
            </w:r>
          </w:p>
        </w:tc>
        <w:tc>
          <w:tcPr>
            <w:tcW w:w="1220" w:type="pct"/>
          </w:tcPr>
          <w:p w14:paraId="1B64531B" w14:textId="77777777" w:rsidR="00857256" w:rsidRPr="0024633A" w:rsidRDefault="00857256" w:rsidP="00574EDC">
            <w:pPr>
              <w:keepNext/>
              <w:spacing w:after="0"/>
              <w:rPr>
                <w:rFonts w:cs="Tahoma"/>
                <w:sz w:val="24"/>
              </w:rPr>
            </w:pPr>
            <w:r w:rsidRPr="0024633A">
              <w:rPr>
                <w:rFonts w:cs="Tahoma"/>
                <w:b/>
                <w:bCs/>
                <w:sz w:val="24"/>
              </w:rPr>
              <w:t>Duct Location Feature</w:t>
            </w:r>
            <w:r w:rsidRPr="0024633A">
              <w:rPr>
                <w:rFonts w:cs="Tahoma"/>
                <w:sz w:val="24"/>
              </w:rPr>
              <w:br/>
            </w:r>
            <w:r w:rsidRPr="0024633A">
              <w:rPr>
                <w:rFonts w:cs="Tahoma"/>
                <w:sz w:val="24"/>
              </w:rPr>
              <w:br/>
              <w:t>When the MCH-01 indicates requirement for MCH-21 for HERS verification for duct location in the dwelling, qualification for inclusion in a sample group may be demonstrated using MCH-21 regardless of which duct location verification protocol is reported on the MCH-21. The same duct location verification protocol does not need to be used in all dwellings in a sample group, thus any combination of MCH-21 verifications can be used to qualify to be in the same sample group.</w:t>
            </w:r>
          </w:p>
        </w:tc>
      </w:tr>
      <w:tr w:rsidR="00857256" w:rsidRPr="0024633A" w14:paraId="78FF29A7" w14:textId="77777777" w:rsidTr="001F1927">
        <w:trPr>
          <w:trHeight w:val="288"/>
        </w:trPr>
        <w:tc>
          <w:tcPr>
            <w:tcW w:w="1312" w:type="pct"/>
          </w:tcPr>
          <w:p w14:paraId="6DEC40AB"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-MCH-22a-H</w:t>
            </w:r>
          </w:p>
        </w:tc>
        <w:tc>
          <w:tcPr>
            <w:tcW w:w="1247" w:type="pct"/>
          </w:tcPr>
          <w:p w14:paraId="1B79E439"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2E351B2D" w14:textId="77777777" w:rsidR="00857256" w:rsidRPr="0024633A" w:rsidRDefault="00857256" w:rsidP="00574EDC">
            <w:pPr>
              <w:keepNext/>
              <w:spacing w:after="0"/>
              <w:rPr>
                <w:rFonts w:cs="Tahoma"/>
                <w:bCs/>
                <w:sz w:val="24"/>
              </w:rPr>
            </w:pPr>
            <w:r w:rsidRPr="0024633A">
              <w:rPr>
                <w:rFonts w:cs="Tahoma"/>
                <w:bCs/>
                <w:sz w:val="24"/>
              </w:rPr>
              <w:t>Forced Air System Fan Efficacy (Watt/cfm)</w:t>
            </w:r>
            <w:r>
              <w:rPr>
                <w:rFonts w:cs="Tahoma"/>
                <w:sz w:val="24"/>
              </w:rPr>
              <w:br/>
            </w:r>
            <w:r w:rsidRPr="0024633A">
              <w:rPr>
                <w:rFonts w:cs="Tahoma"/>
                <w:sz w:val="24"/>
              </w:rPr>
              <w:t>Newly Installed Non-Zoned or Zoned Multi-Speed Compressor Systems</w:t>
            </w:r>
          </w:p>
        </w:tc>
        <w:tc>
          <w:tcPr>
            <w:tcW w:w="1220" w:type="pct"/>
          </w:tcPr>
          <w:p w14:paraId="4660573A" w14:textId="77777777" w:rsidR="00857256" w:rsidRPr="0024633A" w:rsidRDefault="00857256" w:rsidP="00574EDC">
            <w:pPr>
              <w:keepNext/>
              <w:spacing w:after="0"/>
              <w:rPr>
                <w:rFonts w:cs="Tahoma"/>
                <w:sz w:val="24"/>
              </w:rPr>
            </w:pPr>
            <w:r w:rsidRPr="0024633A">
              <w:rPr>
                <w:rFonts w:cs="Tahoma"/>
                <w:b/>
                <w:bCs/>
                <w:sz w:val="24"/>
              </w:rPr>
              <w:t>Fan Efficacy Feature</w:t>
            </w:r>
            <w:r w:rsidRPr="0024633A">
              <w:rPr>
                <w:rFonts w:cs="Tahoma"/>
                <w:sz w:val="24"/>
              </w:rPr>
              <w:br/>
            </w:r>
            <w:r w:rsidRPr="0024633A">
              <w:rPr>
                <w:rFonts w:cs="Tahoma"/>
                <w:sz w:val="24"/>
              </w:rPr>
              <w:br/>
              <w:t>When the MCH-01 indicates requirement for MCH-22 for HERS verification for fan efficacy in the dwelling, qualification for inclusion in a sample group may be demonstrated using any one of the applicable variants (a, b, c, d),</w:t>
            </w:r>
            <w:r w:rsidRPr="0024633A">
              <w:rPr>
                <w:rFonts w:cs="Tahoma"/>
                <w:bCs/>
                <w:sz w:val="24"/>
              </w:rPr>
              <w:t xml:space="preserve"> or by use of </w:t>
            </w:r>
            <w:proofErr w:type="gramStart"/>
            <w:r w:rsidRPr="0024633A">
              <w:rPr>
                <w:rFonts w:cs="Tahoma"/>
                <w:bCs/>
                <w:sz w:val="24"/>
              </w:rPr>
              <w:t>a</w:t>
            </w:r>
            <w:proofErr w:type="gramEnd"/>
            <w:r w:rsidRPr="0024633A">
              <w:rPr>
                <w:rFonts w:cs="Tahoma"/>
                <w:bCs/>
                <w:sz w:val="24"/>
              </w:rPr>
              <w:t xml:space="preserve"> MCH-28</w:t>
            </w:r>
            <w:r w:rsidRPr="0024633A">
              <w:rPr>
                <w:rFonts w:cs="Tahoma"/>
                <w:sz w:val="24"/>
              </w:rPr>
              <w:t xml:space="preserve"> when indicated on the MCH-01. The same variant does not need to be used in all dwellings in a sample group, thus any combination of MCH-22 variants or MCH-28 alternatives can be used to qualify to be in the same sample group for the fan efficacy feature.</w:t>
            </w:r>
          </w:p>
        </w:tc>
      </w:tr>
      <w:tr w:rsidR="00857256" w:rsidRPr="0024633A" w14:paraId="4106A4ED" w14:textId="77777777" w:rsidTr="001F1927">
        <w:trPr>
          <w:trHeight w:val="288"/>
        </w:trPr>
        <w:tc>
          <w:tcPr>
            <w:tcW w:w="1312" w:type="pct"/>
          </w:tcPr>
          <w:p w14:paraId="6FEDE6D9"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-MCH-22b-H</w:t>
            </w:r>
          </w:p>
        </w:tc>
        <w:tc>
          <w:tcPr>
            <w:tcW w:w="1247" w:type="pct"/>
          </w:tcPr>
          <w:p w14:paraId="14BE045A"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58B9AB5D" w14:textId="77777777" w:rsidR="00857256" w:rsidRPr="0024633A" w:rsidRDefault="00857256" w:rsidP="00574EDC">
            <w:pPr>
              <w:keepNext/>
              <w:spacing w:after="0"/>
              <w:rPr>
                <w:rFonts w:cs="Tahoma"/>
                <w:sz w:val="24"/>
              </w:rPr>
            </w:pPr>
            <w:r w:rsidRPr="0024633A">
              <w:rPr>
                <w:rFonts w:cs="Tahoma"/>
                <w:bCs/>
                <w:sz w:val="24"/>
              </w:rPr>
              <w:t>Forced Air System Fan Efficacy (Watt/cfm)</w:t>
            </w:r>
            <w:r>
              <w:rPr>
                <w:rFonts w:cs="Tahoma"/>
                <w:sz w:val="24"/>
              </w:rPr>
              <w:br/>
            </w:r>
            <w:r w:rsidRPr="0024633A">
              <w:rPr>
                <w:rFonts w:cs="Tahoma"/>
                <w:sz w:val="24"/>
              </w:rPr>
              <w:t>Newly Installed Zoned Single Speed Compressor Systems</w:t>
            </w:r>
          </w:p>
        </w:tc>
        <w:tc>
          <w:tcPr>
            <w:tcW w:w="1220" w:type="pct"/>
          </w:tcPr>
          <w:p w14:paraId="65EFF13D" w14:textId="2973F251" w:rsidR="00857256" w:rsidRPr="0024633A" w:rsidRDefault="007B2C70" w:rsidP="00574EDC">
            <w:pPr>
              <w:keepNext/>
              <w:spacing w:after="0"/>
              <w:rPr>
                <w:rFonts w:cs="Tahoma"/>
                <w:sz w:val="24"/>
              </w:rPr>
            </w:pPr>
            <w:ins w:id="5917" w:author="Armando Ramirez" w:date="2022-02-11T09:04:00Z">
              <w:r>
                <w:rPr>
                  <w:rFonts w:cs="Tahoma"/>
                  <w:sz w:val="24"/>
                </w:rPr>
                <w:t xml:space="preserve">See rules for </w:t>
              </w:r>
            </w:ins>
            <w:ins w:id="5918" w:author="Armando Ramirez" w:date="2022-02-14T14:32:00Z">
              <w:r w:rsidR="006760E0">
                <w:rPr>
                  <w:rFonts w:cs="Tahoma"/>
                  <w:sz w:val="24"/>
                </w:rPr>
                <w:t xml:space="preserve">the </w:t>
              </w:r>
            </w:ins>
            <w:ins w:id="5919" w:author="Armando Ramirez" w:date="2022-02-11T09:04:00Z">
              <w:r>
                <w:rPr>
                  <w:rFonts w:cs="Tahoma"/>
                  <w:sz w:val="24"/>
                </w:rPr>
                <w:t>MCH-22</w:t>
              </w:r>
            </w:ins>
            <w:ins w:id="5920" w:author="Armando Ramirez" w:date="2022-02-11T09:07:00Z">
              <w:r w:rsidR="004B72DA">
                <w:rPr>
                  <w:rFonts w:cs="Tahoma"/>
                  <w:sz w:val="24"/>
                </w:rPr>
                <w:t>a</w:t>
              </w:r>
            </w:ins>
            <w:ins w:id="5921" w:author="Armando Ramirez" w:date="2022-02-11T09:04:00Z">
              <w:r>
                <w:rPr>
                  <w:rFonts w:cs="Tahoma"/>
                  <w:sz w:val="24"/>
                </w:rPr>
                <w:t>.</w:t>
              </w:r>
            </w:ins>
          </w:p>
        </w:tc>
      </w:tr>
      <w:tr w:rsidR="00857256" w:rsidRPr="0024633A" w14:paraId="32BAD160" w14:textId="77777777" w:rsidTr="001F1927">
        <w:trPr>
          <w:trHeight w:val="288"/>
        </w:trPr>
        <w:tc>
          <w:tcPr>
            <w:tcW w:w="1312" w:type="pct"/>
          </w:tcPr>
          <w:p w14:paraId="36F1E3ED" w14:textId="77777777" w:rsidR="00857256" w:rsidRPr="0024633A" w:rsidRDefault="00857256" w:rsidP="00574EDC">
            <w:pPr>
              <w:keepNext/>
              <w:spacing w:after="0"/>
              <w:rPr>
                <w:rFonts w:cs="Tahoma"/>
                <w:sz w:val="24"/>
              </w:rPr>
            </w:pPr>
            <w:r w:rsidRPr="0024633A">
              <w:rPr>
                <w:rFonts w:cs="Tahoma"/>
                <w:sz w:val="24"/>
              </w:rPr>
              <w:t>CF2R</w:t>
            </w:r>
            <w:r>
              <w:rPr>
                <w:rFonts w:cs="Tahoma"/>
                <w:sz w:val="24"/>
              </w:rPr>
              <w:t>/CF3R</w:t>
            </w:r>
            <w:r w:rsidRPr="0024633A">
              <w:rPr>
                <w:rFonts w:cs="Tahoma"/>
                <w:sz w:val="24"/>
              </w:rPr>
              <w:t>-MCH-22c-H</w:t>
            </w:r>
          </w:p>
        </w:tc>
        <w:tc>
          <w:tcPr>
            <w:tcW w:w="1247" w:type="pct"/>
          </w:tcPr>
          <w:p w14:paraId="78C1CE0A"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3E0A58C2" w14:textId="77777777" w:rsidR="00857256" w:rsidRPr="0024633A" w:rsidRDefault="00857256" w:rsidP="00574EDC">
            <w:pPr>
              <w:keepNext/>
              <w:spacing w:after="0"/>
              <w:rPr>
                <w:rFonts w:cs="Tahoma"/>
                <w:bCs/>
                <w:sz w:val="24"/>
              </w:rPr>
            </w:pPr>
            <w:r w:rsidRPr="0024633A">
              <w:rPr>
                <w:rFonts w:cs="Tahoma"/>
                <w:bCs/>
                <w:sz w:val="24"/>
              </w:rPr>
              <w:t>Forced Air System Fan Efficacy (Watt/cfm)</w:t>
            </w:r>
            <w:r>
              <w:rPr>
                <w:rFonts w:cs="Tahoma"/>
                <w:bCs/>
                <w:sz w:val="24"/>
              </w:rPr>
              <w:br/>
            </w:r>
            <w:r w:rsidRPr="0024633A">
              <w:rPr>
                <w:rFonts w:cs="Tahoma"/>
                <w:bCs/>
                <w:sz w:val="24"/>
              </w:rPr>
              <w:t>Newly Installed Non-Zoned or Zoned Multi-Speed Compressor Systems with CFVCS</w:t>
            </w:r>
          </w:p>
        </w:tc>
        <w:tc>
          <w:tcPr>
            <w:tcW w:w="1220" w:type="pct"/>
          </w:tcPr>
          <w:p w14:paraId="2DFBDF86" w14:textId="6023D07C" w:rsidR="00857256" w:rsidRPr="0024633A" w:rsidRDefault="007B2C70" w:rsidP="00574EDC">
            <w:pPr>
              <w:keepNext/>
              <w:spacing w:after="0"/>
              <w:rPr>
                <w:rFonts w:cs="Tahoma"/>
                <w:sz w:val="24"/>
              </w:rPr>
            </w:pPr>
            <w:ins w:id="5922" w:author="Armando Ramirez" w:date="2022-02-11T09:04:00Z">
              <w:r>
                <w:rPr>
                  <w:rFonts w:cs="Tahoma"/>
                  <w:sz w:val="24"/>
                </w:rPr>
                <w:t xml:space="preserve">See rules for </w:t>
              </w:r>
            </w:ins>
            <w:ins w:id="5923" w:author="Armando Ramirez" w:date="2022-02-14T14:32:00Z">
              <w:r w:rsidR="006760E0">
                <w:rPr>
                  <w:rFonts w:cs="Tahoma"/>
                  <w:sz w:val="24"/>
                </w:rPr>
                <w:t xml:space="preserve">the </w:t>
              </w:r>
            </w:ins>
            <w:ins w:id="5924" w:author="Armando Ramirez" w:date="2022-02-11T09:04:00Z">
              <w:r>
                <w:rPr>
                  <w:rFonts w:cs="Tahoma"/>
                  <w:sz w:val="24"/>
                </w:rPr>
                <w:t>MCH-22</w:t>
              </w:r>
            </w:ins>
            <w:ins w:id="5925" w:author="Armando Ramirez" w:date="2022-02-11T09:07:00Z">
              <w:r w:rsidR="004B72DA">
                <w:rPr>
                  <w:rFonts w:cs="Tahoma"/>
                  <w:sz w:val="24"/>
                </w:rPr>
                <w:t>a</w:t>
              </w:r>
            </w:ins>
            <w:ins w:id="5926" w:author="Armando Ramirez" w:date="2022-02-11T09:04:00Z">
              <w:r>
                <w:rPr>
                  <w:rFonts w:cs="Tahoma"/>
                  <w:sz w:val="24"/>
                </w:rPr>
                <w:t>.</w:t>
              </w:r>
            </w:ins>
          </w:p>
        </w:tc>
      </w:tr>
      <w:tr w:rsidR="00857256" w:rsidRPr="0024633A" w14:paraId="37D31A45" w14:textId="77777777" w:rsidTr="001F1927">
        <w:trPr>
          <w:trHeight w:val="288"/>
        </w:trPr>
        <w:tc>
          <w:tcPr>
            <w:tcW w:w="1312" w:type="pct"/>
          </w:tcPr>
          <w:p w14:paraId="43FF2478" w14:textId="77777777" w:rsidR="00857256" w:rsidRPr="0024633A" w:rsidRDefault="00857256" w:rsidP="00574EDC">
            <w:pPr>
              <w:keepNext/>
              <w:spacing w:after="0"/>
              <w:rPr>
                <w:rFonts w:cs="Tahoma"/>
                <w:sz w:val="24"/>
              </w:rPr>
            </w:pPr>
            <w:r w:rsidRPr="0024633A">
              <w:rPr>
                <w:rFonts w:cs="Tahoma"/>
                <w:sz w:val="24"/>
              </w:rPr>
              <w:t>CF2R</w:t>
            </w:r>
            <w:r>
              <w:rPr>
                <w:rFonts w:cs="Tahoma"/>
                <w:sz w:val="24"/>
              </w:rPr>
              <w:t>/CF3R</w:t>
            </w:r>
            <w:r w:rsidRPr="0024633A">
              <w:rPr>
                <w:rFonts w:cs="Tahoma"/>
                <w:sz w:val="24"/>
              </w:rPr>
              <w:t>-MCH-22d-H</w:t>
            </w:r>
          </w:p>
        </w:tc>
        <w:tc>
          <w:tcPr>
            <w:tcW w:w="1247" w:type="pct"/>
          </w:tcPr>
          <w:p w14:paraId="2E26EC35"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26407437" w14:textId="77777777" w:rsidR="00857256" w:rsidRPr="0024633A" w:rsidRDefault="00857256" w:rsidP="00574EDC">
            <w:pPr>
              <w:keepNext/>
              <w:spacing w:after="0"/>
              <w:rPr>
                <w:rFonts w:cs="Tahoma"/>
                <w:bCs/>
                <w:sz w:val="24"/>
              </w:rPr>
            </w:pPr>
            <w:r w:rsidRPr="0024633A">
              <w:rPr>
                <w:rFonts w:cs="Tahoma"/>
                <w:bCs/>
                <w:sz w:val="24"/>
              </w:rPr>
              <w:t>Forced Air System Fan Efficacy (Watt/cfm)</w:t>
            </w:r>
            <w:r>
              <w:rPr>
                <w:rFonts w:cs="Tahoma"/>
                <w:bCs/>
                <w:sz w:val="24"/>
              </w:rPr>
              <w:br/>
            </w:r>
            <w:r w:rsidRPr="0024633A">
              <w:rPr>
                <w:rFonts w:cs="Tahoma"/>
                <w:bCs/>
                <w:sz w:val="24"/>
              </w:rPr>
              <w:t>Newly Installed Zoned Single Speed Compressor Systems with CFVCS</w:t>
            </w:r>
          </w:p>
        </w:tc>
        <w:tc>
          <w:tcPr>
            <w:tcW w:w="1220" w:type="pct"/>
          </w:tcPr>
          <w:p w14:paraId="11B715FC" w14:textId="590214B0" w:rsidR="00857256" w:rsidRPr="0024633A" w:rsidRDefault="007B2C70" w:rsidP="00574EDC">
            <w:pPr>
              <w:keepNext/>
              <w:spacing w:after="0"/>
              <w:rPr>
                <w:rFonts w:cs="Tahoma"/>
                <w:sz w:val="24"/>
              </w:rPr>
            </w:pPr>
            <w:ins w:id="5927" w:author="Armando Ramirez" w:date="2022-02-11T09:05:00Z">
              <w:r>
                <w:rPr>
                  <w:rFonts w:cs="Tahoma"/>
                  <w:sz w:val="24"/>
                </w:rPr>
                <w:t xml:space="preserve">See rules for </w:t>
              </w:r>
            </w:ins>
            <w:ins w:id="5928" w:author="Armando Ramirez" w:date="2022-02-14T14:32:00Z">
              <w:r w:rsidR="006760E0">
                <w:rPr>
                  <w:rFonts w:cs="Tahoma"/>
                  <w:sz w:val="24"/>
                </w:rPr>
                <w:t xml:space="preserve">the </w:t>
              </w:r>
            </w:ins>
            <w:ins w:id="5929" w:author="Armando Ramirez" w:date="2022-02-11T09:05:00Z">
              <w:r>
                <w:rPr>
                  <w:rFonts w:cs="Tahoma"/>
                  <w:sz w:val="24"/>
                </w:rPr>
                <w:t>MCH-22</w:t>
              </w:r>
            </w:ins>
            <w:ins w:id="5930" w:author="Armando Ramirez" w:date="2022-02-11T09:07:00Z">
              <w:r w:rsidR="004B72DA">
                <w:rPr>
                  <w:rFonts w:cs="Tahoma"/>
                  <w:sz w:val="24"/>
                </w:rPr>
                <w:t>a</w:t>
              </w:r>
            </w:ins>
            <w:ins w:id="5931" w:author="Armando Ramirez" w:date="2022-02-11T09:05:00Z">
              <w:r>
                <w:rPr>
                  <w:rFonts w:cs="Tahoma"/>
                  <w:sz w:val="24"/>
                </w:rPr>
                <w:t>.</w:t>
              </w:r>
            </w:ins>
          </w:p>
        </w:tc>
      </w:tr>
      <w:tr w:rsidR="00857256" w:rsidRPr="0024633A" w14:paraId="2F0E9966" w14:textId="77777777" w:rsidTr="001F1927">
        <w:trPr>
          <w:trHeight w:val="288"/>
        </w:trPr>
        <w:tc>
          <w:tcPr>
            <w:tcW w:w="1312" w:type="pct"/>
          </w:tcPr>
          <w:p w14:paraId="38A3ABF9"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-MCH-23a-H</w:t>
            </w:r>
          </w:p>
        </w:tc>
        <w:tc>
          <w:tcPr>
            <w:tcW w:w="1247" w:type="pct"/>
          </w:tcPr>
          <w:p w14:paraId="7A09404D"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4FF4C9CD" w14:textId="77777777" w:rsidR="00857256" w:rsidRPr="0024633A" w:rsidRDefault="00857256" w:rsidP="00574EDC">
            <w:pPr>
              <w:keepNext/>
              <w:spacing w:after="0"/>
              <w:rPr>
                <w:rFonts w:cs="Tahoma"/>
                <w:sz w:val="24"/>
              </w:rPr>
            </w:pPr>
            <w:r w:rsidRPr="0024633A">
              <w:rPr>
                <w:rFonts w:cs="Tahoma"/>
                <w:bCs/>
                <w:sz w:val="24"/>
              </w:rPr>
              <w:t>Forced Air System Airflow Rate</w:t>
            </w:r>
            <w:r w:rsidRPr="0024633A">
              <w:rPr>
                <w:rFonts w:cs="Tahoma"/>
                <w:sz w:val="24"/>
              </w:rPr>
              <w:t xml:space="preserve"> (cfm/ton)</w:t>
            </w:r>
          </w:p>
          <w:p w14:paraId="7CEE92D0" w14:textId="77777777" w:rsidR="00857256" w:rsidRPr="0024633A" w:rsidRDefault="00857256" w:rsidP="00574EDC">
            <w:pPr>
              <w:keepNext/>
              <w:spacing w:after="0"/>
              <w:rPr>
                <w:rFonts w:cs="Tahoma"/>
                <w:sz w:val="24"/>
              </w:rPr>
            </w:pPr>
            <w:r w:rsidRPr="0024633A">
              <w:rPr>
                <w:rFonts w:cs="Tahoma"/>
                <w:sz w:val="24"/>
              </w:rPr>
              <w:t>Single Zone Systems or Zonally Controlled Systems with All Zones Calling</w:t>
            </w:r>
          </w:p>
        </w:tc>
        <w:tc>
          <w:tcPr>
            <w:tcW w:w="1220" w:type="pct"/>
          </w:tcPr>
          <w:p w14:paraId="6783317E" w14:textId="02638891" w:rsidR="00857256" w:rsidRPr="0024633A" w:rsidRDefault="00857256" w:rsidP="00574EDC">
            <w:pPr>
              <w:keepNext/>
              <w:spacing w:after="0"/>
              <w:rPr>
                <w:rFonts w:cs="Tahoma"/>
                <w:sz w:val="24"/>
              </w:rPr>
            </w:pPr>
            <w:r w:rsidRPr="0024633A">
              <w:rPr>
                <w:rFonts w:cs="Tahoma"/>
                <w:b/>
                <w:bCs/>
                <w:sz w:val="24"/>
              </w:rPr>
              <w:t>Airflow Rate Feature</w:t>
            </w:r>
            <w:r w:rsidRPr="0024633A">
              <w:rPr>
                <w:rFonts w:cs="Tahoma"/>
                <w:sz w:val="24"/>
              </w:rPr>
              <w:br/>
            </w:r>
            <w:r w:rsidRPr="0024633A">
              <w:rPr>
                <w:rFonts w:cs="Tahoma"/>
                <w:sz w:val="24"/>
              </w:rPr>
              <w:br/>
              <w:t>When the MCH-01 indicates requirement for MCH-23 for HERS verification for system airflow rate in the dwelling, qualification for inclusion in a sample group may be demonstrated using any one of the applicable variants (a, b, c, e, f),</w:t>
            </w:r>
            <w:r w:rsidRPr="0024633A">
              <w:rPr>
                <w:rFonts w:cs="Tahoma"/>
                <w:bCs/>
                <w:sz w:val="24"/>
              </w:rPr>
              <w:t xml:space="preserve"> or by use of </w:t>
            </w:r>
            <w:proofErr w:type="gramStart"/>
            <w:r w:rsidRPr="0024633A">
              <w:rPr>
                <w:rFonts w:cs="Tahoma"/>
                <w:bCs/>
                <w:sz w:val="24"/>
              </w:rPr>
              <w:t>a</w:t>
            </w:r>
            <w:proofErr w:type="gramEnd"/>
            <w:r w:rsidRPr="0024633A">
              <w:rPr>
                <w:rFonts w:cs="Tahoma"/>
                <w:bCs/>
                <w:sz w:val="24"/>
              </w:rPr>
              <w:t xml:space="preserve"> MCH-28 </w:t>
            </w:r>
            <w:r w:rsidRPr="0024633A">
              <w:rPr>
                <w:rFonts w:cs="Tahoma"/>
                <w:sz w:val="24"/>
              </w:rPr>
              <w:t>when indicated on the MCH-01. The same MCH-23 variant does not need to be used in all dwellings in a sample group, thus any combination of MCH-23 variants or MCH-28 alternatives can be used to qualify to be in the same sample group for the airflow rate verification feature.</w:t>
            </w:r>
            <w:r w:rsidRPr="0024633A">
              <w:rPr>
                <w:rFonts w:cs="Tahoma"/>
                <w:sz w:val="24"/>
              </w:rPr>
              <w:br/>
            </w:r>
            <w:del w:id="5932" w:author="Armando Ramirez" w:date="2022-02-11T10:11:00Z">
              <w:r w:rsidRPr="0024633A">
                <w:rPr>
                  <w:rFonts w:cs="Tahoma"/>
                  <w:sz w:val="24"/>
                </w:rPr>
                <w:br/>
                <w:delText>When MCH-23c is used for compliance, the MCH-23-documented dwelling shall be verified by a HERS Rater (cannot comply as "not tested" dwelling in a sample group), additionally the MCH-23c-documented dwelling cannot be used to represent the "tested" dwelling for airflow rate compliance for the sample group.</w:delText>
              </w:r>
              <w:r>
                <w:rPr>
                  <w:rFonts w:cs="Tahoma"/>
                  <w:sz w:val="24"/>
                </w:rPr>
                <w:br/>
              </w:r>
              <w:r>
                <w:rPr>
                  <w:rFonts w:cs="Tahoma"/>
                  <w:sz w:val="24"/>
                </w:rPr>
                <w:br/>
              </w:r>
              <w:r w:rsidRPr="0024633A">
                <w:rPr>
                  <w:rFonts w:cs="Tahoma"/>
                  <w:sz w:val="24"/>
                </w:rPr>
                <w:delText>A MCH-23d doc shall not be used for determining dwelling qualification for HERS Sample groups.</w:delText>
              </w:r>
            </w:del>
          </w:p>
        </w:tc>
      </w:tr>
      <w:tr w:rsidR="00857256" w:rsidRPr="0024633A" w14:paraId="2B544579" w14:textId="77777777" w:rsidTr="001F1927">
        <w:trPr>
          <w:trHeight w:val="288"/>
        </w:trPr>
        <w:tc>
          <w:tcPr>
            <w:tcW w:w="1312" w:type="pct"/>
          </w:tcPr>
          <w:p w14:paraId="5E1FA3BD"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-MCH-23b-H</w:t>
            </w:r>
          </w:p>
        </w:tc>
        <w:tc>
          <w:tcPr>
            <w:tcW w:w="1247" w:type="pct"/>
          </w:tcPr>
          <w:p w14:paraId="7ED960A6" w14:textId="77777777" w:rsidR="00857256" w:rsidRPr="0024633A" w:rsidRDefault="00857256" w:rsidP="00574EDC">
            <w:pPr>
              <w:keepNext/>
              <w:spacing w:after="0"/>
              <w:rPr>
                <w:rFonts w:cs="Tahoma"/>
                <w:sz w:val="24"/>
              </w:rPr>
            </w:pPr>
            <w:r w:rsidRPr="0024633A">
              <w:rPr>
                <w:rFonts w:cs="Tahoma"/>
                <w:sz w:val="24"/>
              </w:rPr>
              <w:t xml:space="preserve">Certificate of </w:t>
            </w:r>
            <w:r>
              <w:rPr>
                <w:rFonts w:cs="Tahoma"/>
                <w:sz w:val="24"/>
              </w:rPr>
              <w:t>Installation/</w:t>
            </w:r>
            <w:r w:rsidRPr="0024633A">
              <w:rPr>
                <w:rFonts w:cs="Tahoma"/>
                <w:sz w:val="24"/>
              </w:rPr>
              <w:t>Verification</w:t>
            </w:r>
          </w:p>
        </w:tc>
        <w:tc>
          <w:tcPr>
            <w:tcW w:w="1221" w:type="pct"/>
          </w:tcPr>
          <w:p w14:paraId="745DBC15" w14:textId="77777777" w:rsidR="00857256" w:rsidRPr="0024633A" w:rsidRDefault="00857256" w:rsidP="00574EDC">
            <w:pPr>
              <w:keepNext/>
              <w:spacing w:after="0"/>
              <w:rPr>
                <w:rFonts w:cs="Tahoma"/>
                <w:sz w:val="24"/>
              </w:rPr>
            </w:pPr>
            <w:r w:rsidRPr="0024633A">
              <w:rPr>
                <w:rFonts w:cs="Tahoma"/>
                <w:bCs/>
                <w:sz w:val="24"/>
              </w:rPr>
              <w:t>Forced Air System Airflow Rate</w:t>
            </w:r>
            <w:r w:rsidRPr="0024633A">
              <w:rPr>
                <w:rFonts w:cs="Tahoma"/>
                <w:sz w:val="24"/>
              </w:rPr>
              <w:t xml:space="preserve"> (cfm/ton)</w:t>
            </w:r>
            <w:r>
              <w:rPr>
                <w:rFonts w:cs="Tahoma"/>
                <w:sz w:val="24"/>
              </w:rPr>
              <w:br/>
            </w:r>
            <w:r w:rsidRPr="0024633A">
              <w:rPr>
                <w:rFonts w:cs="Tahoma"/>
                <w:sz w:val="24"/>
              </w:rPr>
              <w:t>Zonally Controlled Systems in Every Zonal Control Mode</w:t>
            </w:r>
          </w:p>
        </w:tc>
        <w:tc>
          <w:tcPr>
            <w:tcW w:w="1220" w:type="pct"/>
          </w:tcPr>
          <w:p w14:paraId="4B057487" w14:textId="3FE09681" w:rsidR="00857256" w:rsidRPr="0024633A" w:rsidRDefault="00E32A55" w:rsidP="00574EDC">
            <w:pPr>
              <w:keepNext/>
              <w:spacing w:after="0"/>
              <w:rPr>
                <w:rFonts w:cs="Tahoma"/>
                <w:sz w:val="24"/>
              </w:rPr>
            </w:pPr>
            <w:ins w:id="5933" w:author="Armando Ramirez" w:date="2022-02-11T10:11:00Z">
              <w:r>
                <w:rPr>
                  <w:rFonts w:cs="Tahoma"/>
                  <w:sz w:val="24"/>
                </w:rPr>
                <w:t xml:space="preserve">See rules for </w:t>
              </w:r>
            </w:ins>
            <w:ins w:id="5934" w:author="Armando Ramirez" w:date="2022-02-14T14:33:00Z">
              <w:r w:rsidR="006760E0">
                <w:rPr>
                  <w:rFonts w:cs="Tahoma"/>
                  <w:sz w:val="24"/>
                </w:rPr>
                <w:t xml:space="preserve">the </w:t>
              </w:r>
            </w:ins>
            <w:ins w:id="5935" w:author="Armando Ramirez" w:date="2022-02-11T10:11:00Z">
              <w:r>
                <w:rPr>
                  <w:rFonts w:cs="Tahoma"/>
                  <w:sz w:val="24"/>
                </w:rPr>
                <w:t>MCH-23a.</w:t>
              </w:r>
            </w:ins>
          </w:p>
        </w:tc>
      </w:tr>
      <w:tr w:rsidR="00857256" w:rsidRPr="0024633A" w14:paraId="62D27E83" w14:textId="77777777" w:rsidTr="001F1927">
        <w:trPr>
          <w:trHeight w:val="288"/>
        </w:trPr>
        <w:tc>
          <w:tcPr>
            <w:tcW w:w="1312" w:type="pct"/>
          </w:tcPr>
          <w:p w14:paraId="5AF9F20C" w14:textId="77777777" w:rsidR="00857256" w:rsidRPr="0024633A" w:rsidRDefault="00857256" w:rsidP="00574EDC">
            <w:pPr>
              <w:keepNext/>
              <w:spacing w:after="0"/>
              <w:rPr>
                <w:rFonts w:cs="Tahoma"/>
                <w:sz w:val="24"/>
              </w:rPr>
            </w:pPr>
            <w:r w:rsidRPr="0024633A">
              <w:rPr>
                <w:rFonts w:cs="Tahoma"/>
                <w:sz w:val="24"/>
              </w:rPr>
              <w:t>CF2R</w:t>
            </w:r>
            <w:r>
              <w:rPr>
                <w:rFonts w:cs="Tahoma"/>
                <w:sz w:val="24"/>
              </w:rPr>
              <w:t>/CF3R</w:t>
            </w:r>
            <w:r w:rsidRPr="0024633A">
              <w:rPr>
                <w:rFonts w:cs="Tahoma"/>
                <w:sz w:val="24"/>
              </w:rPr>
              <w:t>-MCH-23c-H</w:t>
            </w:r>
          </w:p>
        </w:tc>
        <w:tc>
          <w:tcPr>
            <w:tcW w:w="1247" w:type="pct"/>
          </w:tcPr>
          <w:p w14:paraId="41C78DF3" w14:textId="77777777" w:rsidR="00857256" w:rsidRPr="0024633A" w:rsidRDefault="00857256" w:rsidP="00574EDC">
            <w:pPr>
              <w:keepNext/>
              <w:spacing w:after="0"/>
              <w:rPr>
                <w:rFonts w:cs="Tahoma"/>
                <w:sz w:val="24"/>
              </w:rPr>
            </w:pPr>
            <w:r w:rsidRPr="0024633A">
              <w:rPr>
                <w:rFonts w:cs="Tahoma"/>
                <w:sz w:val="24"/>
              </w:rPr>
              <w:t xml:space="preserve">Certificate of </w:t>
            </w:r>
            <w:r>
              <w:rPr>
                <w:rFonts w:cs="Tahoma"/>
                <w:sz w:val="24"/>
              </w:rPr>
              <w:t>Installation/</w:t>
            </w:r>
            <w:r w:rsidRPr="0024633A">
              <w:rPr>
                <w:rFonts w:cs="Tahoma"/>
                <w:sz w:val="24"/>
              </w:rPr>
              <w:t>Verification</w:t>
            </w:r>
          </w:p>
        </w:tc>
        <w:tc>
          <w:tcPr>
            <w:tcW w:w="1221" w:type="pct"/>
          </w:tcPr>
          <w:p w14:paraId="1F9D8A15" w14:textId="77777777" w:rsidR="00857256" w:rsidRPr="0024633A" w:rsidRDefault="00857256" w:rsidP="00574EDC">
            <w:pPr>
              <w:keepNext/>
              <w:spacing w:after="0"/>
              <w:rPr>
                <w:rFonts w:cs="Tahoma"/>
                <w:sz w:val="24"/>
              </w:rPr>
            </w:pPr>
            <w:r w:rsidRPr="0024633A">
              <w:rPr>
                <w:rFonts w:cs="Tahoma"/>
                <w:bCs/>
                <w:sz w:val="24"/>
              </w:rPr>
              <w:t>Forced Air System Airflow Rate</w:t>
            </w:r>
            <w:r>
              <w:rPr>
                <w:rFonts w:cs="Tahoma"/>
                <w:bCs/>
                <w:sz w:val="24"/>
              </w:rPr>
              <w:t xml:space="preserve"> </w:t>
            </w:r>
            <w:r w:rsidRPr="0024633A">
              <w:rPr>
                <w:rFonts w:cs="Tahoma"/>
                <w:sz w:val="24"/>
              </w:rPr>
              <w:t xml:space="preserve">Alternative Compliance </w:t>
            </w:r>
            <w:r>
              <w:rPr>
                <w:rFonts w:cs="Tahoma"/>
                <w:sz w:val="24"/>
              </w:rPr>
              <w:br/>
            </w:r>
            <w:r w:rsidRPr="0024633A">
              <w:rPr>
                <w:rFonts w:cs="Tahoma"/>
                <w:sz w:val="24"/>
              </w:rPr>
              <w:t>(best-that-I-can-do)</w:t>
            </w:r>
          </w:p>
        </w:tc>
        <w:tc>
          <w:tcPr>
            <w:tcW w:w="1220" w:type="pct"/>
          </w:tcPr>
          <w:p w14:paraId="76A5C669" w14:textId="25FAA24A" w:rsidR="00E32A55" w:rsidRDefault="00E32A55" w:rsidP="00E32A55">
            <w:pPr>
              <w:keepNext/>
              <w:spacing w:after="0"/>
              <w:rPr>
                <w:ins w:id="5936" w:author="Armando Ramirez" w:date="2022-02-11T10:11:00Z"/>
                <w:rFonts w:cs="Tahoma"/>
                <w:sz w:val="24"/>
              </w:rPr>
            </w:pPr>
            <w:ins w:id="5937" w:author="Armando Ramirez" w:date="2022-02-11T10:11:00Z">
              <w:r>
                <w:rPr>
                  <w:rFonts w:cs="Tahoma"/>
                  <w:sz w:val="24"/>
                </w:rPr>
                <w:t xml:space="preserve">See rules for </w:t>
              </w:r>
            </w:ins>
            <w:ins w:id="5938" w:author="Armando Ramirez" w:date="2022-02-14T14:33:00Z">
              <w:r w:rsidR="006760E0">
                <w:rPr>
                  <w:rFonts w:cs="Tahoma"/>
                  <w:sz w:val="24"/>
                </w:rPr>
                <w:t xml:space="preserve">the </w:t>
              </w:r>
            </w:ins>
            <w:ins w:id="5939" w:author="Armando Ramirez" w:date="2022-02-11T10:11:00Z">
              <w:r>
                <w:rPr>
                  <w:rFonts w:cs="Tahoma"/>
                  <w:sz w:val="24"/>
                </w:rPr>
                <w:t>MCH-23a.</w:t>
              </w:r>
            </w:ins>
          </w:p>
          <w:p w14:paraId="17C18A08" w14:textId="77777777" w:rsidR="00E32A55" w:rsidRDefault="00E32A55" w:rsidP="001545FC">
            <w:pPr>
              <w:keepNext/>
              <w:spacing w:after="0"/>
              <w:rPr>
                <w:ins w:id="5940" w:author="Armando Ramirez" w:date="2022-02-11T10:10:00Z"/>
                <w:rFonts w:cs="Tahoma"/>
                <w:sz w:val="24"/>
              </w:rPr>
            </w:pPr>
          </w:p>
          <w:p w14:paraId="79C70332" w14:textId="7A0E7593" w:rsidR="00857256" w:rsidRPr="0024633A" w:rsidRDefault="00E32A55" w:rsidP="00574EDC">
            <w:pPr>
              <w:keepNext/>
              <w:spacing w:after="0"/>
              <w:rPr>
                <w:rFonts w:cs="Tahoma"/>
                <w:sz w:val="24"/>
              </w:rPr>
            </w:pPr>
            <w:ins w:id="5941" w:author="Armando Ramirez" w:date="2022-02-11T10:10:00Z">
              <w:r>
                <w:rPr>
                  <w:rFonts w:cs="Tahoma"/>
                  <w:sz w:val="24"/>
                </w:rPr>
                <w:t>Additionally, w</w:t>
              </w:r>
              <w:r w:rsidRPr="0024633A">
                <w:rPr>
                  <w:rFonts w:cs="Tahoma"/>
                  <w:sz w:val="24"/>
                </w:rPr>
                <w:t>hen MCH-23c is used for compliance, the MCH-23-documented dwelling shall be verified by a HERS Rater (cannot comply as "not tested" dwelling in a sample group), additionally the MCH-23c-documented dwelling cannot be used to represent the "tested" dwelling for airflow rate compliance for the sample group.</w:t>
              </w:r>
              <w:r>
                <w:rPr>
                  <w:rFonts w:cs="Tahoma"/>
                  <w:sz w:val="24"/>
                </w:rPr>
                <w:br/>
              </w:r>
            </w:ins>
          </w:p>
        </w:tc>
      </w:tr>
      <w:tr w:rsidR="00857256" w:rsidRPr="0024633A" w14:paraId="2F513D4E" w14:textId="77777777" w:rsidTr="001F1927">
        <w:trPr>
          <w:trHeight w:val="288"/>
        </w:trPr>
        <w:tc>
          <w:tcPr>
            <w:tcW w:w="1312" w:type="pct"/>
          </w:tcPr>
          <w:p w14:paraId="404C506A"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-MCH-23d-H</w:t>
            </w:r>
          </w:p>
        </w:tc>
        <w:tc>
          <w:tcPr>
            <w:tcW w:w="1247" w:type="pct"/>
          </w:tcPr>
          <w:p w14:paraId="4AB5D0C4"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3C16DC60" w14:textId="77777777" w:rsidR="00857256" w:rsidRPr="0024633A" w:rsidRDefault="00857256" w:rsidP="00574EDC">
            <w:pPr>
              <w:keepNext/>
              <w:spacing w:after="0"/>
              <w:rPr>
                <w:rFonts w:cs="Tahoma"/>
                <w:sz w:val="24"/>
              </w:rPr>
            </w:pPr>
            <w:r w:rsidRPr="0024633A">
              <w:rPr>
                <w:rFonts w:cs="Tahoma"/>
                <w:bCs/>
                <w:sz w:val="24"/>
              </w:rPr>
              <w:t>Forced Air System Airflow Rate</w:t>
            </w:r>
            <w:r>
              <w:rPr>
                <w:rFonts w:cs="Tahoma"/>
                <w:bCs/>
                <w:sz w:val="24"/>
              </w:rPr>
              <w:t xml:space="preserve"> </w:t>
            </w:r>
            <w:r w:rsidRPr="0024633A">
              <w:rPr>
                <w:rFonts w:cs="Tahoma"/>
                <w:bCs/>
                <w:sz w:val="24"/>
              </w:rPr>
              <w:t>Measurement Only (CFM)</w:t>
            </w:r>
            <w:r>
              <w:rPr>
                <w:rFonts w:cs="Tahoma"/>
                <w:sz w:val="24"/>
              </w:rPr>
              <w:br/>
            </w:r>
            <w:r w:rsidRPr="0024633A">
              <w:rPr>
                <w:rFonts w:cs="Tahoma"/>
                <w:sz w:val="24"/>
              </w:rPr>
              <w:t xml:space="preserve">Single Zone Systems or Zonally Controlled Systems with All Zones Calling </w:t>
            </w:r>
          </w:p>
        </w:tc>
        <w:tc>
          <w:tcPr>
            <w:tcW w:w="1220" w:type="pct"/>
          </w:tcPr>
          <w:p w14:paraId="1F7F4D6A" w14:textId="1B30B90B" w:rsidR="00E32A55" w:rsidRDefault="00E32A55" w:rsidP="001545FC">
            <w:pPr>
              <w:keepNext/>
              <w:spacing w:after="0"/>
              <w:rPr>
                <w:ins w:id="5942" w:author="Armando Ramirez" w:date="2022-02-11T10:10:00Z"/>
                <w:rFonts w:cs="Tahoma"/>
                <w:sz w:val="24"/>
              </w:rPr>
            </w:pPr>
            <w:ins w:id="5943" w:author="Armando Ramirez" w:date="2022-02-11T10:10:00Z">
              <w:r>
                <w:rPr>
                  <w:rFonts w:cs="Tahoma"/>
                  <w:sz w:val="24"/>
                </w:rPr>
                <w:t xml:space="preserve">See rules for </w:t>
              </w:r>
            </w:ins>
            <w:ins w:id="5944" w:author="Armando Ramirez" w:date="2022-02-14T14:33:00Z">
              <w:r w:rsidR="006760E0">
                <w:rPr>
                  <w:rFonts w:cs="Tahoma"/>
                  <w:sz w:val="24"/>
                </w:rPr>
                <w:t xml:space="preserve">the </w:t>
              </w:r>
            </w:ins>
            <w:ins w:id="5945" w:author="Armando Ramirez" w:date="2022-02-11T10:10:00Z">
              <w:r>
                <w:rPr>
                  <w:rFonts w:cs="Tahoma"/>
                  <w:sz w:val="24"/>
                </w:rPr>
                <w:t>MCH-23a.</w:t>
              </w:r>
            </w:ins>
          </w:p>
          <w:p w14:paraId="5E9E72C6" w14:textId="77777777" w:rsidR="00E32A55" w:rsidRDefault="00E32A55" w:rsidP="001545FC">
            <w:pPr>
              <w:keepNext/>
              <w:spacing w:after="0"/>
              <w:rPr>
                <w:ins w:id="5946" w:author="Armando Ramirez" w:date="2022-02-11T10:10:00Z"/>
                <w:rFonts w:cs="Tahoma"/>
                <w:sz w:val="24"/>
              </w:rPr>
            </w:pPr>
          </w:p>
          <w:p w14:paraId="54111B4D" w14:textId="7FA60A24" w:rsidR="00857256" w:rsidRPr="0024633A" w:rsidRDefault="00E32A55" w:rsidP="00574EDC">
            <w:pPr>
              <w:keepNext/>
              <w:spacing w:after="0"/>
              <w:rPr>
                <w:rFonts w:cs="Tahoma"/>
                <w:sz w:val="24"/>
              </w:rPr>
            </w:pPr>
            <w:ins w:id="5947" w:author="Armando Ramirez" w:date="2022-02-11T10:10:00Z">
              <w:r>
                <w:rPr>
                  <w:rFonts w:cs="Tahoma"/>
                  <w:sz w:val="24"/>
                </w:rPr>
                <w:t xml:space="preserve">Additionally, </w:t>
              </w:r>
              <w:proofErr w:type="gramStart"/>
              <w:r>
                <w:rPr>
                  <w:rFonts w:cs="Tahoma"/>
                  <w:sz w:val="24"/>
                </w:rPr>
                <w:t>a</w:t>
              </w:r>
            </w:ins>
            <w:proofErr w:type="gramEnd"/>
            <w:ins w:id="5948" w:author="Armando Ramirez" w:date="2022-02-11T10:09:00Z">
              <w:r w:rsidRPr="0024633A">
                <w:rPr>
                  <w:rFonts w:cs="Tahoma"/>
                  <w:sz w:val="24"/>
                </w:rPr>
                <w:t xml:space="preserve"> MCH-23d shall not be used for determining dwelling qualification for HERS Sample groups.</w:t>
              </w:r>
            </w:ins>
          </w:p>
        </w:tc>
      </w:tr>
      <w:tr w:rsidR="00857256" w:rsidRPr="0024633A" w14:paraId="3E255678" w14:textId="77777777" w:rsidTr="001F1927">
        <w:trPr>
          <w:trHeight w:val="288"/>
        </w:trPr>
        <w:tc>
          <w:tcPr>
            <w:tcW w:w="1312" w:type="pct"/>
          </w:tcPr>
          <w:p w14:paraId="5AA99521" w14:textId="77777777" w:rsidR="00857256" w:rsidRPr="0024633A" w:rsidRDefault="00857256" w:rsidP="00574EDC">
            <w:pPr>
              <w:keepNext/>
              <w:spacing w:after="0"/>
              <w:rPr>
                <w:rFonts w:cs="Tahoma"/>
                <w:sz w:val="24"/>
              </w:rPr>
            </w:pPr>
            <w:r w:rsidRPr="0024633A">
              <w:rPr>
                <w:rFonts w:cs="Tahoma"/>
                <w:sz w:val="24"/>
              </w:rPr>
              <w:t>CF2R</w:t>
            </w:r>
            <w:r>
              <w:rPr>
                <w:rFonts w:cs="Tahoma"/>
                <w:sz w:val="24"/>
              </w:rPr>
              <w:t>/CF3R</w:t>
            </w:r>
            <w:r w:rsidRPr="0024633A">
              <w:rPr>
                <w:rFonts w:cs="Tahoma"/>
                <w:sz w:val="24"/>
              </w:rPr>
              <w:t>-MCH-23e-H</w:t>
            </w:r>
          </w:p>
        </w:tc>
        <w:tc>
          <w:tcPr>
            <w:tcW w:w="1247" w:type="pct"/>
          </w:tcPr>
          <w:p w14:paraId="36CAEAE1"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21A1960D" w14:textId="77777777" w:rsidR="00857256" w:rsidRPr="0024633A" w:rsidRDefault="00857256" w:rsidP="00574EDC">
            <w:pPr>
              <w:keepNext/>
              <w:spacing w:after="0"/>
              <w:rPr>
                <w:rFonts w:cs="Tahoma"/>
                <w:sz w:val="24"/>
              </w:rPr>
            </w:pPr>
            <w:r w:rsidRPr="0024633A">
              <w:rPr>
                <w:rFonts w:cs="Tahoma"/>
                <w:sz w:val="24"/>
              </w:rPr>
              <w:t>Forced Air System Airflow Rate</w:t>
            </w:r>
            <w:r>
              <w:rPr>
                <w:rFonts w:cs="Tahoma"/>
                <w:sz w:val="24"/>
              </w:rPr>
              <w:t xml:space="preserve"> </w:t>
            </w:r>
            <w:r w:rsidRPr="0024633A">
              <w:rPr>
                <w:rFonts w:cs="Tahoma"/>
                <w:sz w:val="24"/>
              </w:rPr>
              <w:t>Newly Installed Non-Zoned or Zoned Multi-Speed Compressor with CFVCS</w:t>
            </w:r>
          </w:p>
        </w:tc>
        <w:tc>
          <w:tcPr>
            <w:tcW w:w="1220" w:type="pct"/>
          </w:tcPr>
          <w:p w14:paraId="56876A0B" w14:textId="37378B67" w:rsidR="00AD54F5" w:rsidRDefault="00AD54F5" w:rsidP="00AD54F5">
            <w:pPr>
              <w:keepNext/>
              <w:spacing w:after="0"/>
              <w:rPr>
                <w:ins w:id="5949" w:author="Armando Ramirez" w:date="2022-02-11T10:11:00Z"/>
                <w:rFonts w:cs="Tahoma"/>
                <w:sz w:val="24"/>
              </w:rPr>
            </w:pPr>
            <w:ins w:id="5950" w:author="Armando Ramirez" w:date="2022-02-11T10:11:00Z">
              <w:r>
                <w:rPr>
                  <w:rFonts w:cs="Tahoma"/>
                  <w:sz w:val="24"/>
                </w:rPr>
                <w:t xml:space="preserve">See rules for </w:t>
              </w:r>
            </w:ins>
            <w:ins w:id="5951" w:author="Armando Ramirez" w:date="2022-02-14T14:33:00Z">
              <w:r w:rsidR="006760E0">
                <w:rPr>
                  <w:rFonts w:cs="Tahoma"/>
                  <w:sz w:val="24"/>
                </w:rPr>
                <w:t xml:space="preserve">the </w:t>
              </w:r>
            </w:ins>
            <w:ins w:id="5952" w:author="Armando Ramirez" w:date="2022-02-11T10:11:00Z">
              <w:r>
                <w:rPr>
                  <w:rFonts w:cs="Tahoma"/>
                  <w:sz w:val="24"/>
                </w:rPr>
                <w:t>MCH-23a.</w:t>
              </w:r>
            </w:ins>
          </w:p>
          <w:p w14:paraId="4F06422B" w14:textId="77777777" w:rsidR="00857256" w:rsidRPr="0024633A" w:rsidRDefault="00857256" w:rsidP="00574EDC">
            <w:pPr>
              <w:keepNext/>
              <w:spacing w:after="0"/>
              <w:rPr>
                <w:rFonts w:cs="Tahoma"/>
                <w:sz w:val="24"/>
              </w:rPr>
            </w:pPr>
          </w:p>
        </w:tc>
      </w:tr>
      <w:tr w:rsidR="00857256" w:rsidRPr="0024633A" w14:paraId="23C13F03" w14:textId="77777777" w:rsidTr="001F1927">
        <w:trPr>
          <w:trHeight w:val="288"/>
        </w:trPr>
        <w:tc>
          <w:tcPr>
            <w:tcW w:w="1312" w:type="pct"/>
          </w:tcPr>
          <w:p w14:paraId="3973142F" w14:textId="77777777" w:rsidR="00857256" w:rsidRPr="0024633A" w:rsidRDefault="00857256" w:rsidP="00574EDC">
            <w:pPr>
              <w:keepNext/>
              <w:spacing w:after="0"/>
              <w:rPr>
                <w:rFonts w:cs="Tahoma"/>
                <w:sz w:val="24"/>
              </w:rPr>
            </w:pPr>
            <w:r w:rsidRPr="0024633A">
              <w:rPr>
                <w:rFonts w:cs="Tahoma"/>
                <w:sz w:val="24"/>
              </w:rPr>
              <w:t>CF2R</w:t>
            </w:r>
            <w:r>
              <w:rPr>
                <w:rFonts w:cs="Tahoma"/>
                <w:sz w:val="24"/>
              </w:rPr>
              <w:t>/CF3R</w:t>
            </w:r>
            <w:r w:rsidRPr="0024633A">
              <w:rPr>
                <w:rFonts w:cs="Tahoma"/>
                <w:sz w:val="24"/>
              </w:rPr>
              <w:t>-MCH-23f-H</w:t>
            </w:r>
          </w:p>
        </w:tc>
        <w:tc>
          <w:tcPr>
            <w:tcW w:w="1247" w:type="pct"/>
          </w:tcPr>
          <w:p w14:paraId="0EDA19B5"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6018E4EE" w14:textId="77777777" w:rsidR="00857256" w:rsidRPr="0024633A" w:rsidRDefault="00857256" w:rsidP="00574EDC">
            <w:pPr>
              <w:keepNext/>
              <w:spacing w:after="0"/>
              <w:rPr>
                <w:rFonts w:cs="Tahoma"/>
                <w:sz w:val="24"/>
              </w:rPr>
            </w:pPr>
            <w:r w:rsidRPr="0024633A">
              <w:rPr>
                <w:rFonts w:cs="Tahoma"/>
                <w:sz w:val="24"/>
              </w:rPr>
              <w:t>Forced Air System Airflow Rate</w:t>
            </w:r>
            <w:r>
              <w:rPr>
                <w:rFonts w:cs="Tahoma"/>
                <w:sz w:val="24"/>
              </w:rPr>
              <w:t xml:space="preserve"> </w:t>
            </w:r>
            <w:r w:rsidRPr="0024633A">
              <w:rPr>
                <w:rFonts w:cs="Tahoma"/>
                <w:sz w:val="24"/>
              </w:rPr>
              <w:t>Newly Installed Zoned Single Speed Compressor Systems with CFVCS</w:t>
            </w:r>
          </w:p>
        </w:tc>
        <w:tc>
          <w:tcPr>
            <w:tcW w:w="1220" w:type="pct"/>
          </w:tcPr>
          <w:p w14:paraId="17662ED4" w14:textId="68EBAEEE" w:rsidR="00AD54F5" w:rsidRDefault="00AD54F5" w:rsidP="00AD54F5">
            <w:pPr>
              <w:keepNext/>
              <w:spacing w:after="0"/>
              <w:rPr>
                <w:ins w:id="5953" w:author="Armando Ramirez" w:date="2022-02-11T10:11:00Z"/>
                <w:rFonts w:cs="Tahoma"/>
                <w:sz w:val="24"/>
              </w:rPr>
            </w:pPr>
            <w:ins w:id="5954" w:author="Armando Ramirez" w:date="2022-02-11T10:11:00Z">
              <w:r>
                <w:rPr>
                  <w:rFonts w:cs="Tahoma"/>
                  <w:sz w:val="24"/>
                </w:rPr>
                <w:t xml:space="preserve">See rules for </w:t>
              </w:r>
            </w:ins>
            <w:ins w:id="5955" w:author="Armando Ramirez" w:date="2022-02-14T14:33:00Z">
              <w:r w:rsidR="006760E0">
                <w:rPr>
                  <w:rFonts w:cs="Tahoma"/>
                  <w:sz w:val="24"/>
                </w:rPr>
                <w:t xml:space="preserve">the </w:t>
              </w:r>
            </w:ins>
            <w:ins w:id="5956" w:author="Armando Ramirez" w:date="2022-02-11T10:11:00Z">
              <w:r>
                <w:rPr>
                  <w:rFonts w:cs="Tahoma"/>
                  <w:sz w:val="24"/>
                </w:rPr>
                <w:t>MCH-23a.</w:t>
              </w:r>
            </w:ins>
          </w:p>
          <w:p w14:paraId="361376CC" w14:textId="77777777" w:rsidR="00857256" w:rsidRPr="0024633A" w:rsidRDefault="00857256" w:rsidP="00574EDC">
            <w:pPr>
              <w:keepNext/>
              <w:spacing w:after="0"/>
              <w:rPr>
                <w:rFonts w:cs="Tahoma"/>
                <w:sz w:val="24"/>
              </w:rPr>
            </w:pPr>
          </w:p>
        </w:tc>
      </w:tr>
      <w:tr w:rsidR="00857256" w:rsidRPr="0024633A" w14:paraId="1573B6A2" w14:textId="77777777" w:rsidTr="001F1927">
        <w:trPr>
          <w:trHeight w:val="288"/>
          <w:del w:id="5957" w:author="Haider Alhabibi" w:date="2022-02-17T12:42:00Z"/>
        </w:trPr>
        <w:tc>
          <w:tcPr>
            <w:tcW w:w="1312" w:type="pct"/>
          </w:tcPr>
          <w:p w14:paraId="479B13D5" w14:textId="744B8E42" w:rsidR="00857256" w:rsidRPr="0024633A" w:rsidRDefault="00857256" w:rsidP="00574EDC">
            <w:pPr>
              <w:keepNext/>
              <w:spacing w:after="0"/>
              <w:rPr>
                <w:del w:id="5958" w:author="Haider Alhabibi" w:date="2022-02-17T12:42:00Z"/>
                <w:rFonts w:cs="Tahoma"/>
                <w:sz w:val="24"/>
              </w:rPr>
            </w:pPr>
            <w:del w:id="5959" w:author="Haider Alhabibi" w:date="2022-02-17T12:42:00Z">
              <w:r w:rsidRPr="0024633A">
                <w:rPr>
                  <w:rFonts w:cs="Tahoma"/>
                  <w:sz w:val="24"/>
                </w:rPr>
                <w:delText>CF2R</w:delText>
              </w:r>
              <w:r>
                <w:rPr>
                  <w:rFonts w:cs="Tahoma"/>
                  <w:sz w:val="24"/>
                </w:rPr>
                <w:delText>/CF3R</w:delText>
              </w:r>
              <w:r w:rsidRPr="0024633A">
                <w:rPr>
                  <w:rFonts w:cs="Tahoma"/>
                  <w:sz w:val="24"/>
                </w:rPr>
                <w:delText>-MCH-24a-H</w:delText>
              </w:r>
            </w:del>
          </w:p>
        </w:tc>
        <w:tc>
          <w:tcPr>
            <w:tcW w:w="1247" w:type="pct"/>
          </w:tcPr>
          <w:p w14:paraId="23549FA2" w14:textId="6C1081B5" w:rsidR="00857256" w:rsidRPr="0024633A" w:rsidRDefault="00857256" w:rsidP="00574EDC">
            <w:pPr>
              <w:keepNext/>
              <w:spacing w:after="0"/>
              <w:rPr>
                <w:del w:id="5960" w:author="Haider Alhabibi" w:date="2022-02-17T12:42:00Z"/>
                <w:rFonts w:cs="Tahoma"/>
                <w:sz w:val="24"/>
              </w:rPr>
            </w:pPr>
            <w:del w:id="5961" w:author="Haider Alhabibi" w:date="2022-02-17T12:42:00Z">
              <w:r w:rsidRPr="0024633A">
                <w:rPr>
                  <w:rFonts w:cs="Tahoma"/>
                  <w:sz w:val="24"/>
                </w:rPr>
                <w:delText>Certificate of Installation</w:delText>
              </w:r>
              <w:r>
                <w:rPr>
                  <w:rFonts w:cs="Tahoma"/>
                  <w:sz w:val="24"/>
                </w:rPr>
                <w:delText>/Verification</w:delText>
              </w:r>
            </w:del>
          </w:p>
        </w:tc>
        <w:tc>
          <w:tcPr>
            <w:tcW w:w="1221" w:type="pct"/>
          </w:tcPr>
          <w:p w14:paraId="007CC7BF" w14:textId="3A50934A" w:rsidR="00857256" w:rsidRPr="0024633A" w:rsidRDefault="00857256" w:rsidP="00574EDC">
            <w:pPr>
              <w:keepNext/>
              <w:spacing w:after="0"/>
              <w:rPr>
                <w:del w:id="5962" w:author="Haider Alhabibi" w:date="2022-02-17T12:42:00Z"/>
                <w:rFonts w:cs="Tahoma"/>
                <w:sz w:val="24"/>
              </w:rPr>
            </w:pPr>
            <w:del w:id="5963" w:author="Haider Alhabibi" w:date="2022-02-17T12:42:00Z">
              <w:r w:rsidRPr="0024633A">
                <w:rPr>
                  <w:rFonts w:cs="Tahoma"/>
                  <w:sz w:val="24"/>
                </w:rPr>
                <w:delText>Enclosure Air Leakage Worksheet</w:delText>
              </w:r>
              <w:r>
                <w:rPr>
                  <w:rFonts w:cs="Tahoma"/>
                  <w:sz w:val="24"/>
                </w:rPr>
                <w:br/>
              </w:r>
              <w:r w:rsidRPr="0024633A">
                <w:rPr>
                  <w:rFonts w:cs="Tahoma"/>
                  <w:sz w:val="24"/>
                </w:rPr>
                <w:delText>Single-Point Test with Manual Meter</w:delText>
              </w:r>
            </w:del>
          </w:p>
        </w:tc>
        <w:tc>
          <w:tcPr>
            <w:tcW w:w="1220" w:type="pct"/>
          </w:tcPr>
          <w:p w14:paraId="4E079F36" w14:textId="135EEE56" w:rsidR="00857256" w:rsidRPr="0024633A" w:rsidRDefault="00857256" w:rsidP="00574EDC">
            <w:pPr>
              <w:keepNext/>
              <w:spacing w:after="0"/>
              <w:rPr>
                <w:del w:id="5964" w:author="Haider Alhabibi" w:date="2022-02-17T12:42:00Z"/>
                <w:rFonts w:cs="Tahoma"/>
                <w:sz w:val="24"/>
              </w:rPr>
            </w:pPr>
            <w:del w:id="5965" w:author="Haider Alhabibi" w:date="2022-02-17T12:42:00Z">
              <w:r w:rsidRPr="0024633A">
                <w:rPr>
                  <w:rFonts w:cs="Tahoma"/>
                  <w:sz w:val="24"/>
                </w:rPr>
                <w:delText>MCH-24 does not document an applicable sampling feature by itself (MCH-24 is used for completing some MCH-27 docs). A MCH-24 doc shall not be used for determining dwelling qualification for HERS Sample groups.</w:delText>
              </w:r>
            </w:del>
          </w:p>
        </w:tc>
      </w:tr>
      <w:tr w:rsidR="00857256" w:rsidRPr="0024633A" w14:paraId="383C3D11" w14:textId="77777777" w:rsidTr="001F1927">
        <w:trPr>
          <w:trHeight w:val="288"/>
          <w:del w:id="5966" w:author="Haider Alhabibi" w:date="2022-02-17T12:42:00Z"/>
        </w:trPr>
        <w:tc>
          <w:tcPr>
            <w:tcW w:w="1312" w:type="pct"/>
          </w:tcPr>
          <w:p w14:paraId="133225E4" w14:textId="4EE4F23F" w:rsidR="00857256" w:rsidRPr="0024633A" w:rsidRDefault="00857256" w:rsidP="00574EDC">
            <w:pPr>
              <w:keepNext/>
              <w:spacing w:after="0"/>
              <w:rPr>
                <w:del w:id="5967" w:author="Haider Alhabibi" w:date="2022-02-17T12:42:00Z"/>
                <w:rFonts w:cs="Tahoma"/>
                <w:sz w:val="24"/>
              </w:rPr>
            </w:pPr>
            <w:del w:id="5968" w:author="Haider Alhabibi" w:date="2022-02-17T12:42:00Z">
              <w:r w:rsidRPr="0024633A">
                <w:rPr>
                  <w:rFonts w:cs="Tahoma"/>
                  <w:sz w:val="24"/>
                </w:rPr>
                <w:delText>CF2R</w:delText>
              </w:r>
              <w:r>
                <w:rPr>
                  <w:rFonts w:cs="Tahoma"/>
                  <w:sz w:val="24"/>
                </w:rPr>
                <w:delText>/CF3R</w:delText>
              </w:r>
              <w:r w:rsidRPr="0024633A">
                <w:rPr>
                  <w:rFonts w:cs="Tahoma"/>
                  <w:sz w:val="24"/>
                </w:rPr>
                <w:delText>-MCH-24b-H</w:delText>
              </w:r>
            </w:del>
          </w:p>
        </w:tc>
        <w:tc>
          <w:tcPr>
            <w:tcW w:w="1247" w:type="pct"/>
          </w:tcPr>
          <w:p w14:paraId="05E468C9" w14:textId="4BD59267" w:rsidR="00857256" w:rsidRPr="0024633A" w:rsidRDefault="00857256" w:rsidP="00574EDC">
            <w:pPr>
              <w:keepNext/>
              <w:spacing w:after="0"/>
              <w:rPr>
                <w:del w:id="5969" w:author="Haider Alhabibi" w:date="2022-02-17T12:42:00Z"/>
                <w:rFonts w:cs="Tahoma"/>
                <w:sz w:val="24"/>
              </w:rPr>
            </w:pPr>
            <w:del w:id="5970" w:author="Haider Alhabibi" w:date="2022-02-17T12:42:00Z">
              <w:r w:rsidRPr="0024633A">
                <w:rPr>
                  <w:rFonts w:cs="Tahoma"/>
                  <w:sz w:val="24"/>
                </w:rPr>
                <w:delText>Certificate of Installation</w:delText>
              </w:r>
              <w:r>
                <w:rPr>
                  <w:rFonts w:cs="Tahoma"/>
                  <w:sz w:val="24"/>
                </w:rPr>
                <w:delText>/Verification</w:delText>
              </w:r>
            </w:del>
          </w:p>
        </w:tc>
        <w:tc>
          <w:tcPr>
            <w:tcW w:w="1221" w:type="pct"/>
          </w:tcPr>
          <w:p w14:paraId="2694890A" w14:textId="30EAD60C" w:rsidR="00857256" w:rsidRPr="0024633A" w:rsidRDefault="00857256" w:rsidP="00574EDC">
            <w:pPr>
              <w:keepNext/>
              <w:spacing w:after="0"/>
              <w:rPr>
                <w:del w:id="5971" w:author="Haider Alhabibi" w:date="2022-02-17T12:42:00Z"/>
                <w:rFonts w:cs="Tahoma"/>
                <w:sz w:val="24"/>
              </w:rPr>
            </w:pPr>
            <w:del w:id="5972" w:author="Haider Alhabibi" w:date="2022-02-17T12:42:00Z">
              <w:r w:rsidRPr="0024633A">
                <w:rPr>
                  <w:rFonts w:cs="Tahoma"/>
                  <w:sz w:val="24"/>
                </w:rPr>
                <w:delText>Enclosure Air Leakage Worksheet</w:delText>
              </w:r>
              <w:r>
                <w:rPr>
                  <w:rFonts w:cs="Tahoma"/>
                  <w:sz w:val="24"/>
                </w:rPr>
                <w:br/>
              </w:r>
              <w:r w:rsidRPr="0024633A">
                <w:rPr>
                  <w:rFonts w:cs="Tahoma"/>
                  <w:sz w:val="24"/>
                </w:rPr>
                <w:delText>Single-Point Test with Automatic Meter</w:delText>
              </w:r>
            </w:del>
          </w:p>
        </w:tc>
        <w:tc>
          <w:tcPr>
            <w:tcW w:w="1220" w:type="pct"/>
          </w:tcPr>
          <w:p w14:paraId="2B5A09F1" w14:textId="3C225C2E" w:rsidR="00857256" w:rsidRPr="0024633A" w:rsidRDefault="00857256" w:rsidP="00574EDC">
            <w:pPr>
              <w:keepNext/>
              <w:spacing w:after="0"/>
              <w:rPr>
                <w:del w:id="5973" w:author="Haider Alhabibi" w:date="2022-02-17T12:42:00Z"/>
                <w:rFonts w:cs="Tahoma"/>
                <w:sz w:val="24"/>
              </w:rPr>
            </w:pPr>
          </w:p>
        </w:tc>
      </w:tr>
      <w:tr w:rsidR="00857256" w:rsidRPr="0024633A" w14:paraId="050D8FD0" w14:textId="77777777" w:rsidTr="001F1927">
        <w:trPr>
          <w:trHeight w:val="288"/>
        </w:trPr>
        <w:tc>
          <w:tcPr>
            <w:tcW w:w="1312" w:type="pct"/>
          </w:tcPr>
          <w:p w14:paraId="79FF78D5" w14:textId="77777777" w:rsidR="00857256" w:rsidRPr="0024633A" w:rsidRDefault="00857256" w:rsidP="00574EDC">
            <w:pPr>
              <w:keepNext/>
              <w:spacing w:after="0"/>
              <w:rPr>
                <w:rFonts w:cs="Tahoma"/>
                <w:sz w:val="24"/>
                <w:szCs w:val="24"/>
              </w:rPr>
            </w:pPr>
            <w:r w:rsidRPr="0024633A">
              <w:rPr>
                <w:rFonts w:cs="Tahoma"/>
                <w:sz w:val="24"/>
                <w:szCs w:val="24"/>
              </w:rPr>
              <w:lastRenderedPageBreak/>
              <w:t>CF2R</w:t>
            </w:r>
            <w:r>
              <w:rPr>
                <w:rFonts w:cs="Tahoma"/>
                <w:sz w:val="24"/>
                <w:szCs w:val="24"/>
              </w:rPr>
              <w:t>/CF3R</w:t>
            </w:r>
            <w:r w:rsidRPr="0024633A">
              <w:rPr>
                <w:rFonts w:cs="Tahoma"/>
                <w:sz w:val="24"/>
                <w:szCs w:val="24"/>
              </w:rPr>
              <w:t>-MCH-25a-H</w:t>
            </w:r>
          </w:p>
        </w:tc>
        <w:tc>
          <w:tcPr>
            <w:tcW w:w="1247" w:type="pct"/>
          </w:tcPr>
          <w:p w14:paraId="58CB8467" w14:textId="77777777" w:rsidR="00857256" w:rsidRPr="0024633A" w:rsidRDefault="00857256" w:rsidP="00574EDC">
            <w:pPr>
              <w:keepNext/>
              <w:spacing w:after="0"/>
              <w:rPr>
                <w:rFonts w:cs="Tahoma"/>
                <w:sz w:val="24"/>
                <w:szCs w:val="24"/>
              </w:rPr>
            </w:pPr>
            <w:r w:rsidRPr="0024633A">
              <w:rPr>
                <w:rFonts w:cs="Tahoma"/>
                <w:sz w:val="24"/>
                <w:szCs w:val="24"/>
              </w:rPr>
              <w:t>Certificate of Installation</w:t>
            </w:r>
            <w:r>
              <w:rPr>
                <w:rFonts w:cs="Tahoma"/>
                <w:sz w:val="24"/>
                <w:szCs w:val="24"/>
              </w:rPr>
              <w:t>/Verification</w:t>
            </w:r>
          </w:p>
        </w:tc>
        <w:tc>
          <w:tcPr>
            <w:tcW w:w="1221" w:type="pct"/>
          </w:tcPr>
          <w:p w14:paraId="12A35B88" w14:textId="77777777" w:rsidR="00857256" w:rsidRPr="0024633A" w:rsidRDefault="00857256" w:rsidP="00574EDC">
            <w:pPr>
              <w:keepNext/>
              <w:spacing w:after="0"/>
              <w:rPr>
                <w:rFonts w:cs="Tahoma"/>
                <w:bCs/>
                <w:sz w:val="24"/>
                <w:szCs w:val="24"/>
              </w:rPr>
            </w:pPr>
            <w:r w:rsidRPr="0024633A">
              <w:rPr>
                <w:rFonts w:cs="Tahoma"/>
                <w:bCs/>
                <w:sz w:val="24"/>
                <w:szCs w:val="24"/>
              </w:rPr>
              <w:t>Refrigerant Charge Verification</w:t>
            </w:r>
          </w:p>
          <w:p w14:paraId="1FFB2A67" w14:textId="77777777" w:rsidR="00857256" w:rsidRPr="0024633A" w:rsidRDefault="00857256" w:rsidP="00574EDC">
            <w:pPr>
              <w:keepNext/>
              <w:spacing w:after="0"/>
              <w:rPr>
                <w:rFonts w:cs="Tahoma"/>
                <w:sz w:val="24"/>
                <w:szCs w:val="24"/>
              </w:rPr>
            </w:pPr>
            <w:r w:rsidRPr="0024633A">
              <w:rPr>
                <w:rFonts w:cs="Tahoma"/>
                <w:sz w:val="24"/>
                <w:szCs w:val="24"/>
              </w:rPr>
              <w:t xml:space="preserve">Superheat Method </w:t>
            </w:r>
            <w:r>
              <w:rPr>
                <w:rFonts w:cs="Tahoma"/>
                <w:sz w:val="24"/>
                <w:szCs w:val="24"/>
              </w:rPr>
              <w:br/>
            </w:r>
            <w:r w:rsidRPr="0024633A">
              <w:rPr>
                <w:rFonts w:cs="Tahoma"/>
                <w:sz w:val="24"/>
                <w:szCs w:val="24"/>
              </w:rPr>
              <w:t>(Standard Charge Procedure)</w:t>
            </w:r>
          </w:p>
        </w:tc>
        <w:tc>
          <w:tcPr>
            <w:tcW w:w="1220" w:type="pct"/>
          </w:tcPr>
          <w:p w14:paraId="01967B87" w14:textId="45D1585F" w:rsidR="00857256" w:rsidRPr="0024633A" w:rsidRDefault="00857256" w:rsidP="00574EDC">
            <w:pPr>
              <w:keepNext/>
              <w:spacing w:after="0"/>
              <w:rPr>
                <w:rFonts w:cs="Tahoma"/>
                <w:sz w:val="24"/>
                <w:szCs w:val="24"/>
              </w:rPr>
            </w:pPr>
            <w:r w:rsidRPr="0024633A">
              <w:rPr>
                <w:rFonts w:cs="Tahoma"/>
                <w:b/>
                <w:bCs/>
                <w:sz w:val="24"/>
                <w:szCs w:val="24"/>
              </w:rPr>
              <w:t>Refrigerant Charge Feature</w:t>
            </w:r>
            <w:r w:rsidRPr="0024633A">
              <w:rPr>
                <w:rFonts w:cs="Tahoma"/>
                <w:sz w:val="24"/>
                <w:szCs w:val="24"/>
              </w:rPr>
              <w:br/>
            </w:r>
            <w:r w:rsidRPr="0024633A">
              <w:rPr>
                <w:rFonts w:cs="Tahoma"/>
                <w:sz w:val="24"/>
                <w:szCs w:val="24"/>
              </w:rPr>
              <w:br/>
              <w:t>When the MCH-01 indicates requirement for MCH-25 for HERS verification for Refrigerant Charge verification for the dwelling, qualification for inclusion in a sample group may be demonstrated using any one of the applicable variants (a, b, c, d, e, f). The same variant does not need to be used in all dwellings in a sample group, thus any combination of MCH-25 variants can be used to qualify to be in the same sample group.</w:t>
            </w:r>
            <w:r w:rsidRPr="0024633A">
              <w:rPr>
                <w:rFonts w:cs="Tahoma"/>
                <w:sz w:val="24"/>
                <w:szCs w:val="24"/>
              </w:rPr>
              <w:br/>
            </w:r>
            <w:del w:id="5974" w:author="Armando Ramirez" w:date="2022-02-10T20:13:00Z">
              <w:r w:rsidRPr="0024633A">
                <w:rPr>
                  <w:rFonts w:cs="Tahoma"/>
                  <w:sz w:val="24"/>
                  <w:szCs w:val="24"/>
                </w:rPr>
                <w:br/>
                <w:delText>When CF2R-MCH-25c is used for installation compliance, the MCH-25-documented dwelling shall be verified by a HERS Rater (cannot comply as "not tested" dwelling in a sample group), additionally the installer's MCH-25c-documented dwelling cannot be used to represent the "tested" dwelling for Refrigerant Charge compliance for the sample group.</w:delText>
              </w:r>
            </w:del>
            <w:r w:rsidRPr="0024633A">
              <w:rPr>
                <w:rFonts w:cs="Tahoma"/>
                <w:sz w:val="24"/>
                <w:szCs w:val="24"/>
              </w:rPr>
              <w:br/>
            </w:r>
            <w:r w:rsidRPr="0024633A">
              <w:rPr>
                <w:rFonts w:cs="Tahoma"/>
                <w:sz w:val="24"/>
                <w:szCs w:val="24"/>
              </w:rPr>
              <w:br/>
            </w:r>
            <w:del w:id="5975" w:author="Armando Ramirez" w:date="2022-02-10T20:12:00Z">
              <w:r w:rsidRPr="0024633A">
                <w:rPr>
                  <w:rFonts w:cs="Tahoma"/>
                  <w:sz w:val="24"/>
                  <w:szCs w:val="24"/>
                </w:rPr>
                <w:delText>When MCH-25f is used by the installer, there is no required HERS verification for the system. These systems are eligible to be included in a sample group for Refrigerant Charge verification features, but these systems cannot be used to represent the "tested" dwelling for Refrigerant Charge compliance for the sample group.</w:delText>
              </w:r>
            </w:del>
          </w:p>
        </w:tc>
      </w:tr>
      <w:tr w:rsidR="00857256" w:rsidRPr="0024633A" w14:paraId="1373F476" w14:textId="77777777" w:rsidTr="001F1927">
        <w:trPr>
          <w:trHeight w:val="288"/>
        </w:trPr>
        <w:tc>
          <w:tcPr>
            <w:tcW w:w="1312" w:type="pct"/>
          </w:tcPr>
          <w:p w14:paraId="7452C0A7" w14:textId="77777777" w:rsidR="00857256" w:rsidRPr="0024633A" w:rsidRDefault="00857256" w:rsidP="00574EDC">
            <w:pPr>
              <w:keepNext/>
              <w:spacing w:after="0"/>
              <w:rPr>
                <w:rFonts w:cs="Tahoma"/>
                <w:sz w:val="24"/>
                <w:szCs w:val="24"/>
              </w:rPr>
            </w:pPr>
            <w:r w:rsidRPr="0024633A">
              <w:rPr>
                <w:rFonts w:cs="Tahoma"/>
                <w:sz w:val="24"/>
                <w:szCs w:val="24"/>
              </w:rPr>
              <w:t>CF2R</w:t>
            </w:r>
            <w:r>
              <w:rPr>
                <w:rFonts w:cs="Tahoma"/>
                <w:sz w:val="24"/>
                <w:szCs w:val="24"/>
              </w:rPr>
              <w:t>/CF3R</w:t>
            </w:r>
            <w:r w:rsidRPr="0024633A">
              <w:rPr>
                <w:rFonts w:cs="Tahoma"/>
                <w:sz w:val="24"/>
                <w:szCs w:val="24"/>
              </w:rPr>
              <w:t>-MCH-25b-H</w:t>
            </w:r>
          </w:p>
        </w:tc>
        <w:tc>
          <w:tcPr>
            <w:tcW w:w="1247" w:type="pct"/>
          </w:tcPr>
          <w:p w14:paraId="25B5C4CF" w14:textId="77777777" w:rsidR="00857256" w:rsidRPr="0024633A" w:rsidRDefault="00857256" w:rsidP="00574EDC">
            <w:pPr>
              <w:keepNext/>
              <w:spacing w:after="0"/>
              <w:rPr>
                <w:rFonts w:cs="Tahoma"/>
                <w:sz w:val="24"/>
                <w:szCs w:val="24"/>
              </w:rPr>
            </w:pPr>
            <w:r w:rsidRPr="0024633A">
              <w:rPr>
                <w:rFonts w:cs="Tahoma"/>
                <w:sz w:val="24"/>
                <w:szCs w:val="24"/>
              </w:rPr>
              <w:t>Certificate of Installation</w:t>
            </w:r>
            <w:r>
              <w:rPr>
                <w:rFonts w:cs="Tahoma"/>
                <w:sz w:val="24"/>
                <w:szCs w:val="24"/>
              </w:rPr>
              <w:t>/Verification</w:t>
            </w:r>
          </w:p>
        </w:tc>
        <w:tc>
          <w:tcPr>
            <w:tcW w:w="1221" w:type="pct"/>
          </w:tcPr>
          <w:p w14:paraId="494BF045" w14:textId="77777777" w:rsidR="00857256" w:rsidRPr="0024633A" w:rsidRDefault="00857256" w:rsidP="00574EDC">
            <w:pPr>
              <w:keepNext/>
              <w:spacing w:after="0"/>
              <w:rPr>
                <w:rFonts w:cs="Tahoma"/>
                <w:sz w:val="24"/>
                <w:szCs w:val="24"/>
              </w:rPr>
            </w:pPr>
            <w:r w:rsidRPr="0024633A">
              <w:rPr>
                <w:rFonts w:cs="Tahoma"/>
                <w:bCs/>
                <w:sz w:val="24"/>
                <w:szCs w:val="24"/>
              </w:rPr>
              <w:t>Refrigerant Charge Verification</w:t>
            </w:r>
            <w:r>
              <w:rPr>
                <w:rFonts w:cs="Tahoma"/>
                <w:sz w:val="24"/>
                <w:szCs w:val="24"/>
              </w:rPr>
              <w:br/>
            </w:r>
            <w:r w:rsidRPr="0024633A">
              <w:rPr>
                <w:rFonts w:cs="Tahoma"/>
                <w:sz w:val="24"/>
                <w:szCs w:val="24"/>
              </w:rPr>
              <w:t>Subcooling Method</w:t>
            </w:r>
            <w:r>
              <w:rPr>
                <w:rFonts w:cs="Tahoma"/>
                <w:sz w:val="24"/>
                <w:szCs w:val="24"/>
              </w:rPr>
              <w:t xml:space="preserve"> </w:t>
            </w:r>
            <w:r w:rsidRPr="0024633A">
              <w:rPr>
                <w:rFonts w:cs="Tahoma"/>
                <w:sz w:val="24"/>
                <w:szCs w:val="24"/>
              </w:rPr>
              <w:t>(Standard Charge Procedure)</w:t>
            </w:r>
          </w:p>
        </w:tc>
        <w:tc>
          <w:tcPr>
            <w:tcW w:w="1220" w:type="pct"/>
          </w:tcPr>
          <w:p w14:paraId="3DE2EF64" w14:textId="77777777" w:rsidR="001545FC" w:rsidRDefault="001545FC" w:rsidP="001545FC">
            <w:pPr>
              <w:spacing w:after="0"/>
              <w:rPr>
                <w:ins w:id="5976" w:author="Armando Ramirez" w:date="2022-02-10T20:13:00Z"/>
                <w:rFonts w:cs="Tahoma"/>
                <w:sz w:val="24"/>
                <w:szCs w:val="24"/>
              </w:rPr>
            </w:pPr>
            <w:ins w:id="5977" w:author="Armando Ramirez" w:date="2022-02-10T20:13:00Z">
              <w:r>
                <w:rPr>
                  <w:rFonts w:cs="Tahoma"/>
                  <w:sz w:val="24"/>
                  <w:szCs w:val="24"/>
                </w:rPr>
                <w:t>See rules for the MCH-25a.</w:t>
              </w:r>
            </w:ins>
          </w:p>
          <w:p w14:paraId="014D7451" w14:textId="77777777" w:rsidR="00857256" w:rsidRPr="0024633A" w:rsidRDefault="00857256" w:rsidP="00574EDC">
            <w:pPr>
              <w:keepNext/>
              <w:spacing w:after="0"/>
              <w:rPr>
                <w:rFonts w:cs="Tahoma"/>
                <w:sz w:val="24"/>
                <w:szCs w:val="24"/>
              </w:rPr>
            </w:pPr>
          </w:p>
        </w:tc>
      </w:tr>
      <w:tr w:rsidR="00857256" w:rsidRPr="0024633A" w14:paraId="5B09B2FA" w14:textId="77777777" w:rsidTr="001F1927">
        <w:trPr>
          <w:trHeight w:val="288"/>
        </w:trPr>
        <w:tc>
          <w:tcPr>
            <w:tcW w:w="1312" w:type="pct"/>
          </w:tcPr>
          <w:p w14:paraId="62760CB6" w14:textId="77777777" w:rsidR="00857256" w:rsidRPr="0024633A" w:rsidRDefault="00857256" w:rsidP="00574EDC">
            <w:pPr>
              <w:keepNext/>
              <w:spacing w:after="0"/>
              <w:rPr>
                <w:rFonts w:cs="Tahoma"/>
                <w:sz w:val="24"/>
                <w:szCs w:val="24"/>
              </w:rPr>
            </w:pPr>
            <w:r w:rsidRPr="0024633A">
              <w:rPr>
                <w:rFonts w:cs="Tahoma"/>
                <w:sz w:val="24"/>
                <w:szCs w:val="24"/>
              </w:rPr>
              <w:lastRenderedPageBreak/>
              <w:t>CF2R</w:t>
            </w:r>
            <w:r>
              <w:rPr>
                <w:rFonts w:cs="Tahoma"/>
                <w:sz w:val="24"/>
                <w:szCs w:val="24"/>
              </w:rPr>
              <w:t>/CF3R</w:t>
            </w:r>
            <w:r w:rsidRPr="0024633A">
              <w:rPr>
                <w:rFonts w:cs="Tahoma"/>
                <w:sz w:val="24"/>
                <w:szCs w:val="24"/>
              </w:rPr>
              <w:t>-MCH-25c-H</w:t>
            </w:r>
          </w:p>
        </w:tc>
        <w:tc>
          <w:tcPr>
            <w:tcW w:w="1247" w:type="pct"/>
          </w:tcPr>
          <w:p w14:paraId="65D29026" w14:textId="77777777" w:rsidR="00857256" w:rsidRPr="0024633A" w:rsidRDefault="00857256" w:rsidP="00574EDC">
            <w:pPr>
              <w:keepNext/>
              <w:spacing w:after="0"/>
              <w:rPr>
                <w:rFonts w:cs="Tahoma"/>
                <w:sz w:val="24"/>
                <w:szCs w:val="24"/>
              </w:rPr>
            </w:pPr>
            <w:r w:rsidRPr="0024633A">
              <w:rPr>
                <w:rFonts w:cs="Tahoma"/>
                <w:sz w:val="24"/>
                <w:szCs w:val="24"/>
              </w:rPr>
              <w:t>Certificate of Installation</w:t>
            </w:r>
            <w:r>
              <w:rPr>
                <w:rFonts w:cs="Tahoma"/>
                <w:sz w:val="24"/>
                <w:szCs w:val="24"/>
              </w:rPr>
              <w:t>/Verification</w:t>
            </w:r>
          </w:p>
        </w:tc>
        <w:tc>
          <w:tcPr>
            <w:tcW w:w="1221" w:type="pct"/>
          </w:tcPr>
          <w:p w14:paraId="59F0E4DC" w14:textId="77777777" w:rsidR="00857256" w:rsidRPr="0024633A" w:rsidRDefault="00857256" w:rsidP="00574EDC">
            <w:pPr>
              <w:keepNext/>
              <w:spacing w:after="0"/>
              <w:rPr>
                <w:rFonts w:cs="Tahoma"/>
                <w:sz w:val="24"/>
                <w:szCs w:val="24"/>
              </w:rPr>
            </w:pPr>
            <w:r w:rsidRPr="0024633A">
              <w:rPr>
                <w:rFonts w:cs="Tahoma"/>
                <w:sz w:val="24"/>
                <w:szCs w:val="24"/>
              </w:rPr>
              <w:t>Refrigerant Charge Verification</w:t>
            </w:r>
            <w:r>
              <w:rPr>
                <w:rFonts w:cs="Tahoma"/>
                <w:sz w:val="24"/>
                <w:szCs w:val="24"/>
              </w:rPr>
              <w:br/>
            </w:r>
            <w:r w:rsidRPr="0024633A">
              <w:rPr>
                <w:rFonts w:cs="Tahoma"/>
                <w:sz w:val="24"/>
                <w:szCs w:val="24"/>
              </w:rPr>
              <w:t>Weigh-in Charging Procedure</w:t>
            </w:r>
          </w:p>
        </w:tc>
        <w:tc>
          <w:tcPr>
            <w:tcW w:w="1220" w:type="pct"/>
          </w:tcPr>
          <w:p w14:paraId="4BBF39FF" w14:textId="77777777" w:rsidR="001545FC" w:rsidRDefault="001545FC" w:rsidP="001545FC">
            <w:pPr>
              <w:spacing w:after="0"/>
              <w:rPr>
                <w:ins w:id="5978" w:author="Armando Ramirez" w:date="2022-02-10T20:13:00Z"/>
                <w:rFonts w:cs="Tahoma"/>
                <w:sz w:val="24"/>
                <w:szCs w:val="24"/>
              </w:rPr>
            </w:pPr>
            <w:ins w:id="5979" w:author="Armando Ramirez" w:date="2022-02-10T20:13:00Z">
              <w:r>
                <w:rPr>
                  <w:rFonts w:cs="Tahoma"/>
                  <w:sz w:val="24"/>
                  <w:szCs w:val="24"/>
                </w:rPr>
                <w:t>See rules for the MCH-25a.</w:t>
              </w:r>
            </w:ins>
          </w:p>
          <w:p w14:paraId="00A26356" w14:textId="77777777" w:rsidR="001545FC" w:rsidRDefault="001545FC" w:rsidP="001545FC">
            <w:pPr>
              <w:spacing w:after="0"/>
              <w:rPr>
                <w:ins w:id="5980" w:author="Armando Ramirez" w:date="2022-02-10T20:13:00Z"/>
                <w:rFonts w:cs="Tahoma"/>
                <w:sz w:val="24"/>
                <w:szCs w:val="24"/>
              </w:rPr>
            </w:pPr>
          </w:p>
          <w:p w14:paraId="0988AAB6" w14:textId="44FD8279" w:rsidR="00857256" w:rsidRPr="0024633A" w:rsidRDefault="001545FC" w:rsidP="001545FC">
            <w:pPr>
              <w:spacing w:after="0"/>
              <w:rPr>
                <w:rFonts w:cs="Tahoma"/>
                <w:sz w:val="24"/>
                <w:szCs w:val="24"/>
              </w:rPr>
            </w:pPr>
            <w:ins w:id="5981" w:author="Armando Ramirez" w:date="2022-02-10T20:13:00Z">
              <w:r>
                <w:rPr>
                  <w:rFonts w:cs="Tahoma"/>
                  <w:sz w:val="24"/>
                  <w:szCs w:val="24"/>
                </w:rPr>
                <w:t>Additionally, w</w:t>
              </w:r>
              <w:r w:rsidRPr="0024633A">
                <w:rPr>
                  <w:rFonts w:cs="Tahoma"/>
                  <w:sz w:val="24"/>
                  <w:szCs w:val="24"/>
                </w:rPr>
                <w:t>hen CF2R-MCH-25c is used for installation compliance, the MCH-25-documented dwelling shall be verified by a HERS Rater (cannot comply as "not tested" dwelling in a sample group), additionally the installer's MCH-25c-documented dwelling cannot be used to represent the "tested" dwelling for Refrigerant Charge compliance for the sample group.</w:t>
              </w:r>
            </w:ins>
          </w:p>
        </w:tc>
      </w:tr>
      <w:tr w:rsidR="00857256" w:rsidRPr="0024633A" w14:paraId="5E82327B" w14:textId="77777777" w:rsidTr="001F1927">
        <w:trPr>
          <w:trHeight w:val="288"/>
        </w:trPr>
        <w:tc>
          <w:tcPr>
            <w:tcW w:w="1312" w:type="pct"/>
          </w:tcPr>
          <w:p w14:paraId="1E23F6C4" w14:textId="77777777" w:rsidR="00857256" w:rsidRPr="0024633A" w:rsidRDefault="00857256" w:rsidP="00574EDC">
            <w:pPr>
              <w:keepNext/>
              <w:spacing w:after="0"/>
              <w:rPr>
                <w:rFonts w:cs="Tahoma"/>
                <w:sz w:val="24"/>
                <w:szCs w:val="24"/>
              </w:rPr>
            </w:pPr>
            <w:r w:rsidRPr="0024633A">
              <w:rPr>
                <w:rFonts w:cs="Tahoma"/>
                <w:sz w:val="24"/>
                <w:szCs w:val="24"/>
              </w:rPr>
              <w:t>CF2R</w:t>
            </w:r>
            <w:r>
              <w:rPr>
                <w:rFonts w:cs="Tahoma"/>
                <w:sz w:val="24"/>
                <w:szCs w:val="24"/>
              </w:rPr>
              <w:t>/CF3R</w:t>
            </w:r>
            <w:r w:rsidRPr="0024633A">
              <w:rPr>
                <w:rFonts w:cs="Tahoma"/>
                <w:sz w:val="24"/>
                <w:szCs w:val="24"/>
              </w:rPr>
              <w:t>-MCH-25d-H</w:t>
            </w:r>
          </w:p>
        </w:tc>
        <w:tc>
          <w:tcPr>
            <w:tcW w:w="1247" w:type="pct"/>
          </w:tcPr>
          <w:p w14:paraId="64BE7DCA" w14:textId="77777777" w:rsidR="00857256" w:rsidRPr="0024633A" w:rsidRDefault="00857256" w:rsidP="00574EDC">
            <w:pPr>
              <w:keepNext/>
              <w:spacing w:after="0"/>
              <w:rPr>
                <w:rFonts w:cs="Tahoma"/>
                <w:sz w:val="24"/>
                <w:szCs w:val="24"/>
              </w:rPr>
            </w:pPr>
            <w:r w:rsidRPr="0024633A">
              <w:rPr>
                <w:rFonts w:cs="Tahoma"/>
                <w:sz w:val="24"/>
                <w:szCs w:val="24"/>
              </w:rPr>
              <w:t>Certificate of Installation</w:t>
            </w:r>
            <w:r>
              <w:rPr>
                <w:rFonts w:cs="Tahoma"/>
                <w:sz w:val="24"/>
                <w:szCs w:val="24"/>
              </w:rPr>
              <w:t>/Verification</w:t>
            </w:r>
          </w:p>
        </w:tc>
        <w:tc>
          <w:tcPr>
            <w:tcW w:w="1221" w:type="pct"/>
          </w:tcPr>
          <w:p w14:paraId="7AEC9E3F" w14:textId="77777777" w:rsidR="00857256" w:rsidRPr="0024633A" w:rsidRDefault="00857256" w:rsidP="00574EDC">
            <w:pPr>
              <w:keepNext/>
              <w:spacing w:after="0"/>
              <w:rPr>
                <w:rFonts w:cs="Tahoma"/>
                <w:sz w:val="24"/>
                <w:szCs w:val="24"/>
              </w:rPr>
            </w:pPr>
            <w:r w:rsidRPr="0024633A">
              <w:rPr>
                <w:rFonts w:cs="Tahoma"/>
                <w:sz w:val="24"/>
                <w:szCs w:val="24"/>
              </w:rPr>
              <w:t>Refrigerant Charge Verification - Fault Indicator Display (FID)</w:t>
            </w:r>
            <w:r>
              <w:rPr>
                <w:rFonts w:cs="Tahoma"/>
                <w:sz w:val="24"/>
                <w:szCs w:val="24"/>
              </w:rPr>
              <w:br/>
            </w:r>
            <w:r w:rsidRPr="0024633A">
              <w:rPr>
                <w:rFonts w:cs="Tahoma"/>
                <w:sz w:val="24"/>
                <w:szCs w:val="24"/>
              </w:rPr>
              <w:t>(embedded in the CF2R MCH-25</w:t>
            </w:r>
            <w:proofErr w:type="gramStart"/>
            <w:r w:rsidRPr="0024633A">
              <w:rPr>
                <w:rFonts w:cs="Tahoma"/>
                <w:sz w:val="24"/>
                <w:szCs w:val="24"/>
              </w:rPr>
              <w:t>a,b</w:t>
            </w:r>
            <w:proofErr w:type="gramEnd"/>
            <w:r w:rsidRPr="0024633A">
              <w:rPr>
                <w:rFonts w:cs="Tahoma"/>
                <w:sz w:val="24"/>
                <w:szCs w:val="24"/>
              </w:rPr>
              <w:t>,e)</w:t>
            </w:r>
            <w:r>
              <w:rPr>
                <w:rFonts w:cs="Tahoma"/>
                <w:sz w:val="24"/>
                <w:szCs w:val="24"/>
              </w:rPr>
              <w:br/>
              <w:t>(standalone CF3R-MCH-25d)</w:t>
            </w:r>
          </w:p>
        </w:tc>
        <w:tc>
          <w:tcPr>
            <w:tcW w:w="1220" w:type="pct"/>
          </w:tcPr>
          <w:p w14:paraId="48B84489" w14:textId="77777777" w:rsidR="001545FC" w:rsidRDefault="001545FC" w:rsidP="001545FC">
            <w:pPr>
              <w:spacing w:after="0"/>
              <w:rPr>
                <w:ins w:id="5982" w:author="Armando Ramirez" w:date="2022-02-10T20:13:00Z"/>
                <w:rFonts w:cs="Tahoma"/>
                <w:sz w:val="24"/>
                <w:szCs w:val="24"/>
              </w:rPr>
            </w:pPr>
            <w:ins w:id="5983" w:author="Armando Ramirez" w:date="2022-02-10T20:13:00Z">
              <w:r>
                <w:rPr>
                  <w:rFonts w:cs="Tahoma"/>
                  <w:sz w:val="24"/>
                  <w:szCs w:val="24"/>
                </w:rPr>
                <w:t>See rules for the MCH-25a.</w:t>
              </w:r>
            </w:ins>
          </w:p>
          <w:p w14:paraId="627FDE5B" w14:textId="77777777" w:rsidR="00857256" w:rsidRPr="0024633A" w:rsidRDefault="00857256" w:rsidP="00574EDC">
            <w:pPr>
              <w:keepNext/>
              <w:spacing w:after="0"/>
              <w:rPr>
                <w:rFonts w:cs="Tahoma"/>
                <w:sz w:val="24"/>
                <w:szCs w:val="24"/>
              </w:rPr>
            </w:pPr>
          </w:p>
        </w:tc>
      </w:tr>
      <w:tr w:rsidR="00857256" w:rsidRPr="0024633A" w14:paraId="5EE18879" w14:textId="77777777" w:rsidTr="001F1927">
        <w:trPr>
          <w:trHeight w:val="288"/>
        </w:trPr>
        <w:tc>
          <w:tcPr>
            <w:tcW w:w="1312" w:type="pct"/>
          </w:tcPr>
          <w:p w14:paraId="43D78854" w14:textId="77777777" w:rsidR="00857256" w:rsidRPr="0024633A" w:rsidRDefault="00857256" w:rsidP="00574EDC">
            <w:pPr>
              <w:keepNext/>
              <w:spacing w:after="0"/>
              <w:rPr>
                <w:rFonts w:cs="Tahoma"/>
                <w:sz w:val="24"/>
                <w:szCs w:val="24"/>
              </w:rPr>
            </w:pPr>
            <w:r w:rsidRPr="0024633A">
              <w:rPr>
                <w:rFonts w:cs="Tahoma"/>
                <w:sz w:val="24"/>
                <w:szCs w:val="24"/>
              </w:rPr>
              <w:lastRenderedPageBreak/>
              <w:t>CF2R</w:t>
            </w:r>
            <w:r>
              <w:rPr>
                <w:rFonts w:cs="Tahoma"/>
                <w:sz w:val="24"/>
                <w:szCs w:val="24"/>
              </w:rPr>
              <w:t>/CF3R</w:t>
            </w:r>
            <w:r w:rsidRPr="0024633A">
              <w:rPr>
                <w:rFonts w:cs="Tahoma"/>
                <w:sz w:val="24"/>
                <w:szCs w:val="24"/>
              </w:rPr>
              <w:t>-MCH-25e-H</w:t>
            </w:r>
          </w:p>
        </w:tc>
        <w:tc>
          <w:tcPr>
            <w:tcW w:w="1247" w:type="pct"/>
          </w:tcPr>
          <w:p w14:paraId="3E95CAB8" w14:textId="77777777" w:rsidR="00857256" w:rsidRPr="0024633A" w:rsidRDefault="00857256" w:rsidP="00574EDC">
            <w:pPr>
              <w:keepNext/>
              <w:spacing w:after="0"/>
              <w:rPr>
                <w:rFonts w:cs="Tahoma"/>
                <w:sz w:val="24"/>
                <w:szCs w:val="24"/>
              </w:rPr>
            </w:pPr>
            <w:r w:rsidRPr="0024633A">
              <w:rPr>
                <w:rFonts w:cs="Tahoma"/>
                <w:sz w:val="24"/>
                <w:szCs w:val="24"/>
              </w:rPr>
              <w:t>Certificate of Installation</w:t>
            </w:r>
            <w:r>
              <w:rPr>
                <w:rFonts w:cs="Tahoma"/>
                <w:sz w:val="24"/>
                <w:szCs w:val="24"/>
              </w:rPr>
              <w:t>/Verification</w:t>
            </w:r>
          </w:p>
        </w:tc>
        <w:tc>
          <w:tcPr>
            <w:tcW w:w="1221" w:type="pct"/>
          </w:tcPr>
          <w:p w14:paraId="138EC445" w14:textId="77777777" w:rsidR="00857256" w:rsidRPr="0024633A" w:rsidRDefault="00857256" w:rsidP="00574EDC">
            <w:pPr>
              <w:keepNext/>
              <w:spacing w:after="0"/>
              <w:rPr>
                <w:rFonts w:cs="Tahoma"/>
                <w:sz w:val="24"/>
                <w:szCs w:val="24"/>
              </w:rPr>
            </w:pPr>
            <w:r w:rsidRPr="0024633A">
              <w:rPr>
                <w:rFonts w:cs="Tahoma"/>
                <w:sz w:val="24"/>
                <w:szCs w:val="24"/>
              </w:rPr>
              <w:t>Refrigerant Charge Verification</w:t>
            </w:r>
            <w:r>
              <w:rPr>
                <w:rFonts w:cs="Tahoma"/>
                <w:sz w:val="24"/>
                <w:szCs w:val="24"/>
              </w:rPr>
              <w:br/>
            </w:r>
            <w:r w:rsidRPr="0024633A">
              <w:rPr>
                <w:rFonts w:cs="Tahoma"/>
                <w:sz w:val="24"/>
                <w:szCs w:val="24"/>
              </w:rPr>
              <w:t>Winter Setup</w:t>
            </w:r>
          </w:p>
        </w:tc>
        <w:tc>
          <w:tcPr>
            <w:tcW w:w="1220" w:type="pct"/>
          </w:tcPr>
          <w:p w14:paraId="760D1198" w14:textId="77777777" w:rsidR="001545FC" w:rsidRDefault="001545FC" w:rsidP="001545FC">
            <w:pPr>
              <w:spacing w:after="0"/>
              <w:rPr>
                <w:ins w:id="5984" w:author="Armando Ramirez" w:date="2022-02-10T20:13:00Z"/>
                <w:rFonts w:cs="Tahoma"/>
                <w:sz w:val="24"/>
                <w:szCs w:val="24"/>
              </w:rPr>
            </w:pPr>
            <w:ins w:id="5985" w:author="Armando Ramirez" w:date="2022-02-10T20:13:00Z">
              <w:r>
                <w:rPr>
                  <w:rFonts w:cs="Tahoma"/>
                  <w:sz w:val="24"/>
                  <w:szCs w:val="24"/>
                </w:rPr>
                <w:t>See rules for the MCH-25a.</w:t>
              </w:r>
            </w:ins>
          </w:p>
          <w:p w14:paraId="670C5338" w14:textId="77777777" w:rsidR="00857256" w:rsidRPr="0024633A" w:rsidRDefault="00857256" w:rsidP="00574EDC">
            <w:pPr>
              <w:keepNext/>
              <w:spacing w:after="0"/>
              <w:rPr>
                <w:rFonts w:cs="Tahoma"/>
                <w:sz w:val="24"/>
                <w:szCs w:val="24"/>
              </w:rPr>
            </w:pPr>
          </w:p>
        </w:tc>
      </w:tr>
      <w:tr w:rsidR="00857256" w:rsidRPr="0024633A" w14:paraId="236C3E9A" w14:textId="77777777" w:rsidTr="001F1927">
        <w:trPr>
          <w:trHeight w:val="288"/>
        </w:trPr>
        <w:tc>
          <w:tcPr>
            <w:tcW w:w="1312" w:type="pct"/>
          </w:tcPr>
          <w:p w14:paraId="0D3D70D6" w14:textId="77777777" w:rsidR="00857256" w:rsidRPr="0024633A" w:rsidRDefault="00857256" w:rsidP="00574EDC">
            <w:pPr>
              <w:spacing w:after="0"/>
              <w:rPr>
                <w:rFonts w:cs="Tahoma"/>
                <w:sz w:val="24"/>
                <w:szCs w:val="24"/>
              </w:rPr>
            </w:pPr>
            <w:r w:rsidRPr="0024633A">
              <w:rPr>
                <w:rFonts w:cs="Tahoma"/>
                <w:sz w:val="24"/>
                <w:szCs w:val="24"/>
              </w:rPr>
              <w:t>CF2R-MCH-25f-E</w:t>
            </w:r>
          </w:p>
        </w:tc>
        <w:tc>
          <w:tcPr>
            <w:tcW w:w="1247" w:type="pct"/>
          </w:tcPr>
          <w:p w14:paraId="091E8448" w14:textId="77777777" w:rsidR="00857256" w:rsidRPr="0024633A" w:rsidRDefault="00857256" w:rsidP="00574EDC">
            <w:pPr>
              <w:spacing w:after="0"/>
              <w:rPr>
                <w:rFonts w:cs="Tahoma"/>
                <w:sz w:val="24"/>
                <w:szCs w:val="24"/>
              </w:rPr>
            </w:pPr>
            <w:r w:rsidRPr="0024633A">
              <w:rPr>
                <w:rFonts w:cs="Tahoma"/>
                <w:sz w:val="24"/>
                <w:szCs w:val="24"/>
              </w:rPr>
              <w:t>Certificate of Installation</w:t>
            </w:r>
          </w:p>
        </w:tc>
        <w:tc>
          <w:tcPr>
            <w:tcW w:w="1221" w:type="pct"/>
          </w:tcPr>
          <w:p w14:paraId="72C57D05" w14:textId="42C3941D" w:rsidR="00857256" w:rsidRPr="0024633A" w:rsidRDefault="00857256" w:rsidP="00574EDC">
            <w:pPr>
              <w:spacing w:after="0"/>
              <w:rPr>
                <w:rFonts w:cs="Tahoma"/>
                <w:sz w:val="24"/>
                <w:szCs w:val="24"/>
              </w:rPr>
            </w:pPr>
            <w:r w:rsidRPr="0024633A">
              <w:rPr>
                <w:rFonts w:cs="Tahoma"/>
                <w:bCs/>
                <w:sz w:val="24"/>
                <w:szCs w:val="24"/>
              </w:rPr>
              <w:t xml:space="preserve">Refrigerant Charge Verification - </w:t>
            </w:r>
            <w:r w:rsidRPr="0024633A">
              <w:rPr>
                <w:rFonts w:cs="Tahoma"/>
                <w:sz w:val="24"/>
                <w:szCs w:val="24"/>
              </w:rPr>
              <w:t>Packaged System Manufacturer Refrigerant Charge Certification</w:t>
            </w:r>
            <w:r>
              <w:rPr>
                <w:rFonts w:cs="Tahoma"/>
                <w:sz w:val="24"/>
                <w:szCs w:val="24"/>
              </w:rPr>
              <w:br/>
            </w:r>
            <w:r w:rsidRPr="0024633A">
              <w:rPr>
                <w:rFonts w:cs="Tahoma"/>
                <w:sz w:val="24"/>
                <w:szCs w:val="24"/>
              </w:rPr>
              <w:t xml:space="preserve">(CF2R only for the </w:t>
            </w:r>
            <w:ins w:id="5986" w:author="Haider Alhabibi" w:date="2022-02-17T12:31:00Z">
              <w:r w:rsidR="003E758C">
                <w:rPr>
                  <w:rFonts w:cs="Tahoma"/>
                  <w:sz w:val="24"/>
                  <w:szCs w:val="24"/>
                </w:rPr>
                <w:t>“</w:t>
              </w:r>
            </w:ins>
            <w:r w:rsidRPr="0024633A">
              <w:rPr>
                <w:rFonts w:cs="Tahoma"/>
                <w:sz w:val="24"/>
                <w:szCs w:val="24"/>
              </w:rPr>
              <w:t>f</w:t>
            </w:r>
            <w:ins w:id="5987" w:author="Haider Alhabibi" w:date="2022-02-17T12:31:00Z">
              <w:r w:rsidR="00286808">
                <w:rPr>
                  <w:rFonts w:cs="Tahoma"/>
                  <w:sz w:val="24"/>
                  <w:szCs w:val="24"/>
                </w:rPr>
                <w:t>”</w:t>
              </w:r>
            </w:ins>
            <w:r w:rsidRPr="0024633A">
              <w:rPr>
                <w:rFonts w:cs="Tahoma"/>
                <w:sz w:val="24"/>
                <w:szCs w:val="24"/>
              </w:rPr>
              <w:t xml:space="preserve"> variant)</w:t>
            </w:r>
          </w:p>
        </w:tc>
        <w:tc>
          <w:tcPr>
            <w:tcW w:w="1220" w:type="pct"/>
          </w:tcPr>
          <w:p w14:paraId="1AE47AFB" w14:textId="77777777" w:rsidR="001545FC" w:rsidRDefault="001545FC" w:rsidP="001545FC">
            <w:pPr>
              <w:spacing w:after="0"/>
              <w:rPr>
                <w:ins w:id="5988" w:author="Armando Ramirez" w:date="2022-02-10T20:12:00Z"/>
                <w:rFonts w:cs="Tahoma"/>
                <w:sz w:val="24"/>
                <w:szCs w:val="24"/>
              </w:rPr>
            </w:pPr>
            <w:ins w:id="5989" w:author="Armando Ramirez" w:date="2022-02-10T20:12:00Z">
              <w:r>
                <w:rPr>
                  <w:rFonts w:cs="Tahoma"/>
                  <w:sz w:val="24"/>
                  <w:szCs w:val="24"/>
                </w:rPr>
                <w:t>See rules for the MCH-25a.</w:t>
              </w:r>
            </w:ins>
          </w:p>
          <w:p w14:paraId="45922144" w14:textId="77777777" w:rsidR="001545FC" w:rsidRDefault="001545FC" w:rsidP="001545FC">
            <w:pPr>
              <w:spacing w:after="0"/>
              <w:rPr>
                <w:ins w:id="5990" w:author="Armando Ramirez" w:date="2022-02-10T20:12:00Z"/>
                <w:rFonts w:cs="Tahoma"/>
                <w:sz w:val="24"/>
                <w:szCs w:val="24"/>
              </w:rPr>
            </w:pPr>
          </w:p>
          <w:p w14:paraId="1D5A11DE" w14:textId="611FA185" w:rsidR="00857256" w:rsidRPr="0024633A" w:rsidRDefault="001545FC" w:rsidP="00574EDC">
            <w:pPr>
              <w:spacing w:after="0"/>
              <w:rPr>
                <w:rFonts w:cs="Tahoma"/>
                <w:sz w:val="24"/>
                <w:szCs w:val="24"/>
              </w:rPr>
            </w:pPr>
            <w:ins w:id="5991" w:author="Armando Ramirez" w:date="2022-02-10T20:12:00Z">
              <w:r>
                <w:rPr>
                  <w:rFonts w:cs="Tahoma"/>
                  <w:sz w:val="24"/>
                  <w:szCs w:val="24"/>
                </w:rPr>
                <w:t>Additionally, w</w:t>
              </w:r>
              <w:r w:rsidRPr="0024633A">
                <w:rPr>
                  <w:rFonts w:cs="Tahoma"/>
                  <w:sz w:val="24"/>
                  <w:szCs w:val="24"/>
                </w:rPr>
                <w:t>hen MCH-25f is used by the installer, there is no required HERS verification for the system. These systems are eligible to be included in a sample group for Refrigerant Charge verification features, but these systems cannot be used to represent the "tested" dwelling for Refrigerant Charge compliance for the sample group.</w:t>
              </w:r>
            </w:ins>
          </w:p>
        </w:tc>
      </w:tr>
      <w:tr w:rsidR="00857256" w:rsidRPr="0024633A" w14:paraId="174EAFE6" w14:textId="77777777" w:rsidTr="001F1927">
        <w:trPr>
          <w:trHeight w:val="1358"/>
        </w:trPr>
        <w:tc>
          <w:tcPr>
            <w:tcW w:w="1312" w:type="pct"/>
          </w:tcPr>
          <w:p w14:paraId="0AAA6254"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-MCH-26-H</w:t>
            </w:r>
          </w:p>
        </w:tc>
        <w:tc>
          <w:tcPr>
            <w:tcW w:w="1247" w:type="pct"/>
          </w:tcPr>
          <w:p w14:paraId="458AF5D3"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7F057A2A" w14:textId="77777777" w:rsidR="00857256" w:rsidRPr="0024633A" w:rsidRDefault="00857256" w:rsidP="00574EDC">
            <w:pPr>
              <w:keepNext/>
              <w:spacing w:after="0"/>
              <w:rPr>
                <w:rFonts w:cs="Tahoma"/>
                <w:sz w:val="24"/>
              </w:rPr>
            </w:pPr>
            <w:r w:rsidRPr="0024633A">
              <w:rPr>
                <w:rFonts w:cs="Tahoma"/>
                <w:sz w:val="24"/>
              </w:rPr>
              <w:t>Rated Space Conditioning System Equipment Verification</w:t>
            </w:r>
          </w:p>
        </w:tc>
        <w:tc>
          <w:tcPr>
            <w:tcW w:w="1220" w:type="pct"/>
          </w:tcPr>
          <w:p w14:paraId="102C8749" w14:textId="77777777" w:rsidR="00857256" w:rsidRPr="0024633A" w:rsidRDefault="00857256" w:rsidP="00574EDC">
            <w:pPr>
              <w:keepNext/>
              <w:spacing w:after="0"/>
              <w:rPr>
                <w:rFonts w:cs="Tahoma"/>
                <w:sz w:val="24"/>
              </w:rPr>
            </w:pPr>
            <w:r w:rsidRPr="0024633A">
              <w:rPr>
                <w:rFonts w:cs="Tahoma"/>
                <w:b/>
                <w:bCs/>
                <w:sz w:val="24"/>
              </w:rPr>
              <w:t>Rated Space Conditioning System Feature</w:t>
            </w:r>
            <w:r w:rsidRPr="0024633A">
              <w:rPr>
                <w:rFonts w:cs="Tahoma"/>
                <w:sz w:val="24"/>
              </w:rPr>
              <w:br/>
            </w:r>
            <w:r w:rsidRPr="0024633A">
              <w:rPr>
                <w:rFonts w:cs="Tahoma"/>
                <w:sz w:val="24"/>
              </w:rPr>
              <w:br/>
              <w:t>When the MCH-01 indicates requirement for MCH-26 for HERS verification of space conditioning systems in the dwelling, qualification for inclusion in a sample group may be demonstrated using MCH-26 regardless of which rating verification protocol is reported on the MCH-26. The same space conditioning system equipment verification protocol does not need to be used in all dwellings in a sample group, thus any combination of MCH-26 verifications can be used to qualify to be in the same sample group.</w:t>
            </w:r>
          </w:p>
        </w:tc>
      </w:tr>
      <w:tr w:rsidR="00857256" w:rsidRPr="0024633A" w14:paraId="4ED45DF5" w14:textId="77777777" w:rsidTr="001F1927">
        <w:trPr>
          <w:trHeight w:val="288"/>
        </w:trPr>
        <w:tc>
          <w:tcPr>
            <w:tcW w:w="1312" w:type="pct"/>
          </w:tcPr>
          <w:p w14:paraId="40BEBCC2"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-MCH-27a-H</w:t>
            </w:r>
          </w:p>
        </w:tc>
        <w:tc>
          <w:tcPr>
            <w:tcW w:w="1247" w:type="pct"/>
          </w:tcPr>
          <w:p w14:paraId="705C2CC6"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1B2EA104" w14:textId="206C8734" w:rsidR="00857256" w:rsidRPr="0024633A" w:rsidRDefault="00857256" w:rsidP="00574EDC">
            <w:pPr>
              <w:keepNext/>
              <w:spacing w:after="0"/>
              <w:rPr>
                <w:rFonts w:cs="Tahoma"/>
                <w:sz w:val="24"/>
              </w:rPr>
            </w:pPr>
            <w:r w:rsidRPr="0024633A">
              <w:rPr>
                <w:rFonts w:cs="Tahoma"/>
                <w:bCs/>
                <w:sz w:val="24"/>
              </w:rPr>
              <w:t>IAQ and Mechanical Ventilation</w:t>
            </w:r>
            <w:r>
              <w:rPr>
                <w:rFonts w:cs="Tahoma"/>
                <w:bCs/>
                <w:sz w:val="24"/>
              </w:rPr>
              <w:br/>
            </w:r>
            <w:r>
              <w:rPr>
                <w:rFonts w:cs="Tahoma"/>
                <w:bCs/>
                <w:sz w:val="24"/>
              </w:rPr>
              <w:br/>
            </w:r>
            <w:del w:id="5992" w:author="Armando Ramirez" w:date="2022-02-10T19:23:00Z">
              <w:r w:rsidRPr="0024633A">
                <w:rPr>
                  <w:rFonts w:cs="Tahoma"/>
                  <w:bCs/>
                  <w:sz w:val="24"/>
                </w:rPr>
                <w:delText xml:space="preserve">Single Family </w:delText>
              </w:r>
            </w:del>
            <w:r w:rsidRPr="0024633A">
              <w:rPr>
                <w:rFonts w:cs="Tahoma"/>
                <w:bCs/>
                <w:sz w:val="24"/>
              </w:rPr>
              <w:t>Attached/Detached Ventilation</w:t>
            </w:r>
          </w:p>
        </w:tc>
        <w:tc>
          <w:tcPr>
            <w:tcW w:w="1220" w:type="pct"/>
          </w:tcPr>
          <w:p w14:paraId="66E3DE4F" w14:textId="3D4F861A" w:rsidR="00857256" w:rsidRPr="0024633A" w:rsidRDefault="00857256" w:rsidP="00574EDC">
            <w:pPr>
              <w:keepNext/>
              <w:spacing w:after="0"/>
              <w:rPr>
                <w:rFonts w:cs="Tahoma"/>
                <w:sz w:val="24"/>
              </w:rPr>
            </w:pPr>
            <w:r w:rsidRPr="0024633A">
              <w:rPr>
                <w:rFonts w:cs="Tahoma"/>
                <w:b/>
                <w:bCs/>
                <w:sz w:val="24"/>
              </w:rPr>
              <w:t xml:space="preserve">IAQ Mechanical Ventilation </w:t>
            </w:r>
            <w:r w:rsidR="001545FC" w:rsidRPr="0024633A">
              <w:rPr>
                <w:rFonts w:cs="Tahoma"/>
                <w:b/>
                <w:bCs/>
                <w:sz w:val="24"/>
              </w:rPr>
              <w:t>Feature</w:t>
            </w:r>
            <w:ins w:id="5993" w:author="Armando Ramirez" w:date="2022-02-10T20:08:00Z">
              <w:r w:rsidR="001545FC">
                <w:rPr>
                  <w:rFonts w:cs="Tahoma"/>
                  <w:b/>
                  <w:bCs/>
                  <w:sz w:val="24"/>
                </w:rPr>
                <w:t>s</w:t>
              </w:r>
            </w:ins>
            <w:r w:rsidRPr="0024633A">
              <w:rPr>
                <w:rFonts w:cs="Tahoma"/>
                <w:sz w:val="24"/>
              </w:rPr>
              <w:br/>
            </w:r>
            <w:r w:rsidRPr="0024633A">
              <w:rPr>
                <w:rFonts w:cs="Tahoma"/>
                <w:sz w:val="24"/>
              </w:rPr>
              <w:br/>
              <w:t>When MCH-27 for HERS verification for Mechanical Ventilation Airflow Rate is required for the dwelling, qualification for inclusion in a sample group may be demonstrated using any one of the applicable variants (a</w:t>
            </w:r>
            <w:del w:id="5994" w:author="Armando Ramirez" w:date="2022-02-10T19:23:00Z">
              <w:r w:rsidRPr="0024633A">
                <w:rPr>
                  <w:rFonts w:cs="Tahoma"/>
                  <w:sz w:val="24"/>
                </w:rPr>
                <w:delText>, b</w:delText>
              </w:r>
            </w:del>
            <w:r w:rsidRPr="0024633A">
              <w:rPr>
                <w:rFonts w:cs="Tahoma"/>
                <w:sz w:val="24"/>
              </w:rPr>
              <w:t>, c, d). The same variant does not need to be used in all dwellings in a sample group, thus any combination of MCH-27 variants can be used to qualify to be in the same sample group</w:t>
            </w:r>
            <w:ins w:id="5995" w:author="Armando Ramirez" w:date="2022-02-10T20:10:00Z">
              <w:r w:rsidR="001545FC">
                <w:rPr>
                  <w:rFonts w:cs="Tahoma"/>
                  <w:sz w:val="24"/>
                </w:rPr>
                <w:t>.</w:t>
              </w:r>
            </w:ins>
          </w:p>
        </w:tc>
      </w:tr>
      <w:tr w:rsidR="00857256" w:rsidRPr="0024633A" w14:paraId="22D54A81" w14:textId="77777777" w:rsidTr="001F1927">
        <w:trPr>
          <w:trHeight w:val="288"/>
          <w:del w:id="5996" w:author="Haider Alhabibi" w:date="2022-02-17T12:40:00Z"/>
        </w:trPr>
        <w:tc>
          <w:tcPr>
            <w:tcW w:w="1312" w:type="pct"/>
          </w:tcPr>
          <w:p w14:paraId="44255100" w14:textId="11F6C2A0" w:rsidR="00857256" w:rsidRPr="0024633A" w:rsidRDefault="00857256" w:rsidP="00574EDC">
            <w:pPr>
              <w:keepNext/>
              <w:spacing w:after="0"/>
              <w:rPr>
                <w:del w:id="5997" w:author="Haider Alhabibi" w:date="2022-02-17T12:40:00Z"/>
                <w:rFonts w:cs="Tahoma"/>
                <w:sz w:val="24"/>
              </w:rPr>
            </w:pPr>
            <w:del w:id="5998" w:author="Haider Alhabibi" w:date="2022-02-17T12:40:00Z">
              <w:r w:rsidRPr="0024633A">
                <w:rPr>
                  <w:rFonts w:cs="Tahoma"/>
                  <w:sz w:val="24"/>
                </w:rPr>
                <w:delText>CF2R</w:delText>
              </w:r>
              <w:r>
                <w:rPr>
                  <w:rFonts w:cs="Tahoma"/>
                  <w:sz w:val="24"/>
                </w:rPr>
                <w:delText>/CF3R</w:delText>
              </w:r>
              <w:r w:rsidRPr="0024633A">
                <w:rPr>
                  <w:rFonts w:cs="Tahoma"/>
                  <w:sz w:val="24"/>
                </w:rPr>
                <w:delText>-MCH-27b-H</w:delText>
              </w:r>
            </w:del>
          </w:p>
        </w:tc>
        <w:tc>
          <w:tcPr>
            <w:tcW w:w="1247" w:type="pct"/>
          </w:tcPr>
          <w:p w14:paraId="66A15466" w14:textId="52F3226D" w:rsidR="00857256" w:rsidRPr="0024633A" w:rsidRDefault="00857256" w:rsidP="00574EDC">
            <w:pPr>
              <w:keepNext/>
              <w:spacing w:after="0"/>
              <w:rPr>
                <w:del w:id="5999" w:author="Haider Alhabibi" w:date="2022-02-17T12:40:00Z"/>
                <w:rFonts w:cs="Tahoma"/>
                <w:sz w:val="24"/>
              </w:rPr>
            </w:pPr>
            <w:del w:id="6000" w:author="Haider Alhabibi" w:date="2022-02-17T12:40:00Z">
              <w:r w:rsidRPr="0024633A">
                <w:rPr>
                  <w:rFonts w:cs="Tahoma"/>
                  <w:sz w:val="24"/>
                </w:rPr>
                <w:delText>Certificate of Installation</w:delText>
              </w:r>
              <w:r>
                <w:rPr>
                  <w:rFonts w:cs="Tahoma"/>
                  <w:sz w:val="24"/>
                </w:rPr>
                <w:delText>/Verification</w:delText>
              </w:r>
            </w:del>
          </w:p>
        </w:tc>
        <w:tc>
          <w:tcPr>
            <w:tcW w:w="1221" w:type="pct"/>
          </w:tcPr>
          <w:p w14:paraId="562FC05E" w14:textId="77F4645F" w:rsidR="00857256" w:rsidRPr="0024633A" w:rsidRDefault="00857256" w:rsidP="00574EDC">
            <w:pPr>
              <w:keepNext/>
              <w:spacing w:after="0"/>
              <w:rPr>
                <w:del w:id="6001" w:author="Haider Alhabibi" w:date="2022-02-17T12:40:00Z"/>
                <w:rFonts w:cs="Tahoma"/>
                <w:sz w:val="24"/>
              </w:rPr>
            </w:pPr>
            <w:del w:id="6002" w:author="Haider Alhabibi" w:date="2022-02-17T12:40:00Z">
              <w:r w:rsidRPr="0024633A">
                <w:rPr>
                  <w:rFonts w:cs="Tahoma"/>
                  <w:bCs/>
                  <w:sz w:val="24"/>
                </w:rPr>
                <w:delText>IAQ and Mechanical Ventilation</w:delText>
              </w:r>
              <w:r>
                <w:rPr>
                  <w:rFonts w:cs="Tahoma"/>
                  <w:bCs/>
                  <w:sz w:val="24"/>
                </w:rPr>
                <w:br/>
              </w:r>
              <w:r>
                <w:rPr>
                  <w:rFonts w:cs="Tahoma"/>
                  <w:bCs/>
                  <w:sz w:val="24"/>
                </w:rPr>
                <w:br/>
              </w:r>
              <w:r w:rsidRPr="0024633A">
                <w:rPr>
                  <w:rFonts w:cs="Tahoma"/>
                  <w:bCs/>
                  <w:sz w:val="24"/>
                </w:rPr>
                <w:delText>Multifamily Ventilation</w:delText>
              </w:r>
            </w:del>
          </w:p>
        </w:tc>
        <w:tc>
          <w:tcPr>
            <w:tcW w:w="1220" w:type="pct"/>
          </w:tcPr>
          <w:p w14:paraId="00F3C4E6" w14:textId="75BB7FED" w:rsidR="00857256" w:rsidRPr="0024633A" w:rsidRDefault="00857256" w:rsidP="00574EDC">
            <w:pPr>
              <w:keepNext/>
              <w:spacing w:after="0"/>
              <w:rPr>
                <w:del w:id="6003" w:author="Haider Alhabibi" w:date="2022-02-17T12:40:00Z"/>
                <w:rFonts w:cs="Tahoma"/>
                <w:sz w:val="24"/>
              </w:rPr>
            </w:pPr>
          </w:p>
        </w:tc>
      </w:tr>
      <w:tr w:rsidR="00857256" w:rsidRPr="0024633A" w14:paraId="5056E902" w14:textId="77777777" w:rsidTr="001F1927">
        <w:trPr>
          <w:trHeight w:val="288"/>
        </w:trPr>
        <w:tc>
          <w:tcPr>
            <w:tcW w:w="1312" w:type="pct"/>
          </w:tcPr>
          <w:p w14:paraId="6B97EB03" w14:textId="77777777" w:rsidR="00857256" w:rsidRPr="0024633A" w:rsidRDefault="00857256" w:rsidP="00574EDC">
            <w:pPr>
              <w:keepNext/>
              <w:spacing w:after="0"/>
              <w:rPr>
                <w:rFonts w:cs="Tahoma"/>
                <w:sz w:val="24"/>
              </w:rPr>
            </w:pPr>
            <w:r w:rsidRPr="0024633A">
              <w:rPr>
                <w:rFonts w:cs="Tahoma"/>
                <w:sz w:val="24"/>
              </w:rPr>
              <w:t>CF2R</w:t>
            </w:r>
            <w:r>
              <w:rPr>
                <w:rFonts w:cs="Tahoma"/>
                <w:sz w:val="24"/>
              </w:rPr>
              <w:t>/CF3R</w:t>
            </w:r>
            <w:r w:rsidRPr="0024633A">
              <w:rPr>
                <w:rFonts w:cs="Tahoma"/>
                <w:sz w:val="24"/>
              </w:rPr>
              <w:t>-MCH-27c-H</w:t>
            </w:r>
          </w:p>
        </w:tc>
        <w:tc>
          <w:tcPr>
            <w:tcW w:w="1247" w:type="pct"/>
          </w:tcPr>
          <w:p w14:paraId="3E1FC79E"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6439BB75" w14:textId="419C3365" w:rsidR="00857256" w:rsidRPr="0024633A" w:rsidRDefault="00857256" w:rsidP="00574EDC">
            <w:pPr>
              <w:keepNext/>
              <w:spacing w:after="0"/>
              <w:rPr>
                <w:rFonts w:cs="Tahoma"/>
                <w:sz w:val="24"/>
              </w:rPr>
            </w:pPr>
            <w:r w:rsidRPr="0024633A">
              <w:rPr>
                <w:rFonts w:cs="Tahoma"/>
                <w:bCs/>
                <w:sz w:val="24"/>
              </w:rPr>
              <w:t>IAQ and Mechanical Ventilation</w:t>
            </w:r>
            <w:r>
              <w:rPr>
                <w:rFonts w:cs="Tahoma"/>
                <w:bCs/>
                <w:sz w:val="24"/>
              </w:rPr>
              <w:br/>
            </w:r>
            <w:r>
              <w:rPr>
                <w:rFonts w:cs="Tahoma"/>
                <w:bCs/>
                <w:sz w:val="24"/>
              </w:rPr>
              <w:br/>
            </w:r>
            <w:del w:id="6004" w:author="Armando Ramirez" w:date="2022-02-10T19:22:00Z">
              <w:r w:rsidRPr="0024633A">
                <w:rPr>
                  <w:rFonts w:cs="Tahoma"/>
                  <w:bCs/>
                  <w:sz w:val="24"/>
                </w:rPr>
                <w:delText xml:space="preserve">Single Family and Multifamily – </w:delText>
              </w:r>
            </w:del>
            <w:r w:rsidRPr="0024633A">
              <w:rPr>
                <w:rFonts w:cs="Tahoma"/>
                <w:bCs/>
                <w:sz w:val="24"/>
              </w:rPr>
              <w:t>Scheduled and Real-Time Control</w:t>
            </w:r>
          </w:p>
        </w:tc>
        <w:tc>
          <w:tcPr>
            <w:tcW w:w="1220" w:type="pct"/>
          </w:tcPr>
          <w:p w14:paraId="15D96726" w14:textId="01E52DA0" w:rsidR="00857256" w:rsidRPr="0024633A" w:rsidRDefault="001545FC" w:rsidP="00574EDC">
            <w:pPr>
              <w:keepNext/>
              <w:spacing w:after="0"/>
              <w:rPr>
                <w:rFonts w:cs="Tahoma"/>
                <w:sz w:val="24"/>
              </w:rPr>
            </w:pPr>
            <w:ins w:id="6005" w:author="Armando Ramirez" w:date="2022-02-10T20:09:00Z">
              <w:r>
                <w:rPr>
                  <w:rFonts w:cs="Tahoma"/>
                  <w:sz w:val="24"/>
                </w:rPr>
                <w:t>See rules for the MCH-27a</w:t>
              </w:r>
            </w:ins>
          </w:p>
        </w:tc>
      </w:tr>
      <w:tr w:rsidR="00857256" w:rsidRPr="0024633A" w14:paraId="2B77A687" w14:textId="77777777" w:rsidTr="001F1927">
        <w:trPr>
          <w:trHeight w:val="288"/>
        </w:trPr>
        <w:tc>
          <w:tcPr>
            <w:tcW w:w="1312" w:type="pct"/>
          </w:tcPr>
          <w:p w14:paraId="3135C127" w14:textId="77777777" w:rsidR="00857256" w:rsidRPr="0024633A" w:rsidRDefault="00857256" w:rsidP="00574EDC">
            <w:pPr>
              <w:keepNext/>
              <w:spacing w:after="0"/>
              <w:rPr>
                <w:rFonts w:cs="Tahoma"/>
                <w:sz w:val="24"/>
              </w:rPr>
            </w:pPr>
            <w:r w:rsidRPr="0024633A">
              <w:rPr>
                <w:rFonts w:cs="Tahoma"/>
                <w:sz w:val="24"/>
              </w:rPr>
              <w:t>CF2R-MCH-27d-H</w:t>
            </w:r>
          </w:p>
        </w:tc>
        <w:tc>
          <w:tcPr>
            <w:tcW w:w="1247" w:type="pct"/>
          </w:tcPr>
          <w:p w14:paraId="763FBD52" w14:textId="77777777" w:rsidR="00857256" w:rsidRPr="0024633A" w:rsidRDefault="00857256" w:rsidP="00574EDC">
            <w:pPr>
              <w:keepNext/>
              <w:spacing w:after="0"/>
              <w:rPr>
                <w:rFonts w:cs="Tahoma"/>
                <w:sz w:val="24"/>
              </w:rPr>
            </w:pPr>
            <w:r w:rsidRPr="0024633A">
              <w:rPr>
                <w:rFonts w:cs="Tahoma"/>
                <w:sz w:val="24"/>
              </w:rPr>
              <w:t>Certificate of Installation</w:t>
            </w:r>
          </w:p>
        </w:tc>
        <w:tc>
          <w:tcPr>
            <w:tcW w:w="1221" w:type="pct"/>
          </w:tcPr>
          <w:p w14:paraId="064EEFEC" w14:textId="77777777" w:rsidR="00857256" w:rsidRPr="0024633A" w:rsidRDefault="00857256" w:rsidP="00574EDC">
            <w:pPr>
              <w:keepNext/>
              <w:spacing w:after="0"/>
              <w:rPr>
                <w:rFonts w:cs="Tahoma"/>
                <w:sz w:val="24"/>
              </w:rPr>
            </w:pPr>
            <w:r w:rsidRPr="0024633A">
              <w:rPr>
                <w:rFonts w:cs="Tahoma"/>
                <w:bCs/>
                <w:sz w:val="24"/>
              </w:rPr>
              <w:t>IAQ and Mechanical Ventilation</w:t>
            </w:r>
            <w:r>
              <w:rPr>
                <w:rFonts w:cs="Tahoma"/>
                <w:bCs/>
                <w:sz w:val="24"/>
              </w:rPr>
              <w:br/>
            </w:r>
            <w:r>
              <w:rPr>
                <w:rFonts w:cs="Tahoma"/>
                <w:bCs/>
                <w:sz w:val="24"/>
              </w:rPr>
              <w:br/>
            </w:r>
            <w:r w:rsidRPr="0024633A">
              <w:rPr>
                <w:rFonts w:cs="Tahoma"/>
                <w:bCs/>
                <w:sz w:val="24"/>
              </w:rPr>
              <w:t>Non-Dwelling Unit</w:t>
            </w:r>
            <w:r w:rsidRPr="0024633A">
              <w:rPr>
                <w:rFonts w:cs="Tahoma"/>
                <w:sz w:val="24"/>
              </w:rPr>
              <w:t xml:space="preserve"> </w:t>
            </w:r>
          </w:p>
        </w:tc>
        <w:tc>
          <w:tcPr>
            <w:tcW w:w="1220" w:type="pct"/>
          </w:tcPr>
          <w:p w14:paraId="1D56F166" w14:textId="2D115F51" w:rsidR="00857256" w:rsidRPr="0024633A" w:rsidRDefault="001545FC" w:rsidP="00574EDC">
            <w:pPr>
              <w:keepNext/>
              <w:spacing w:after="0"/>
              <w:rPr>
                <w:rFonts w:cs="Tahoma"/>
                <w:sz w:val="24"/>
              </w:rPr>
            </w:pPr>
            <w:ins w:id="6006" w:author="Armando Ramirez" w:date="2022-02-10T20:09:00Z">
              <w:r>
                <w:rPr>
                  <w:rFonts w:cs="Tahoma"/>
                  <w:sz w:val="24"/>
                </w:rPr>
                <w:t>See rules for the MCH-27a</w:t>
              </w:r>
            </w:ins>
          </w:p>
        </w:tc>
      </w:tr>
      <w:tr w:rsidR="00857256" w:rsidRPr="0024633A" w14:paraId="590D4CB4" w14:textId="77777777" w:rsidTr="001F1927">
        <w:trPr>
          <w:trHeight w:val="288"/>
        </w:trPr>
        <w:tc>
          <w:tcPr>
            <w:tcW w:w="1312" w:type="pct"/>
          </w:tcPr>
          <w:p w14:paraId="283C6608"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-MCH-28-H</w:t>
            </w:r>
          </w:p>
        </w:tc>
        <w:tc>
          <w:tcPr>
            <w:tcW w:w="1247" w:type="pct"/>
          </w:tcPr>
          <w:p w14:paraId="30230458"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4A6A69BA" w14:textId="77777777" w:rsidR="00857256" w:rsidRPr="0024633A" w:rsidRDefault="00857256" w:rsidP="00574EDC">
            <w:pPr>
              <w:keepNext/>
              <w:spacing w:after="0"/>
              <w:rPr>
                <w:rFonts w:cs="Tahoma"/>
                <w:sz w:val="24"/>
              </w:rPr>
            </w:pPr>
            <w:r w:rsidRPr="0024633A">
              <w:rPr>
                <w:rFonts w:cs="Tahoma"/>
                <w:sz w:val="24"/>
              </w:rPr>
              <w:t xml:space="preserve">Return Duct </w:t>
            </w:r>
            <w:proofErr w:type="gramStart"/>
            <w:r w:rsidRPr="0024633A">
              <w:rPr>
                <w:rFonts w:cs="Tahoma"/>
                <w:sz w:val="24"/>
              </w:rPr>
              <w:t>And</w:t>
            </w:r>
            <w:proofErr w:type="gramEnd"/>
            <w:r w:rsidRPr="0024633A">
              <w:rPr>
                <w:rFonts w:cs="Tahoma"/>
                <w:sz w:val="24"/>
              </w:rPr>
              <w:t xml:space="preserve"> Filter Grille Design According to Tables 150.0-B or C</w:t>
            </w:r>
          </w:p>
        </w:tc>
        <w:tc>
          <w:tcPr>
            <w:tcW w:w="1220" w:type="pct"/>
          </w:tcPr>
          <w:p w14:paraId="6F66E287" w14:textId="77777777" w:rsidR="00857256" w:rsidRPr="0024633A" w:rsidRDefault="00857256" w:rsidP="00574EDC">
            <w:pPr>
              <w:keepNext/>
              <w:spacing w:after="0"/>
              <w:rPr>
                <w:rFonts w:cs="Tahoma"/>
                <w:sz w:val="24"/>
              </w:rPr>
            </w:pPr>
            <w:r w:rsidRPr="0024633A">
              <w:rPr>
                <w:rFonts w:cs="Tahoma"/>
                <w:b/>
                <w:bCs/>
                <w:sz w:val="24"/>
              </w:rPr>
              <w:t>Return Duct Design Alternative to Airflow Rate and Fan Efficacy Verification</w:t>
            </w:r>
            <w:r w:rsidRPr="0024633A">
              <w:rPr>
                <w:rFonts w:cs="Tahoma"/>
                <w:sz w:val="24"/>
              </w:rPr>
              <w:br/>
            </w:r>
            <w:r w:rsidRPr="0024633A">
              <w:rPr>
                <w:rFonts w:cs="Tahoma"/>
                <w:sz w:val="24"/>
              </w:rPr>
              <w:br/>
              <w:t xml:space="preserve">If specified on MCH-01, </w:t>
            </w:r>
            <w:proofErr w:type="gramStart"/>
            <w:r w:rsidRPr="0024633A">
              <w:rPr>
                <w:rFonts w:cs="Tahoma"/>
                <w:sz w:val="24"/>
              </w:rPr>
              <w:t>a</w:t>
            </w:r>
            <w:proofErr w:type="gramEnd"/>
            <w:r w:rsidRPr="0024633A">
              <w:rPr>
                <w:rFonts w:cs="Tahoma"/>
                <w:sz w:val="24"/>
              </w:rPr>
              <w:t xml:space="preserve"> MCH-28 shall be used as an alternative to compliance with airflow rate (MCH-23) and fan efficacy (MCH-22) HERS features, thus the system qualifies for inclusion in a sample group for airflow rate and Fan Efficacy Features. </w:t>
            </w:r>
          </w:p>
        </w:tc>
      </w:tr>
      <w:tr w:rsidR="00857256" w:rsidRPr="0024633A" w14:paraId="5237305D" w14:textId="77777777" w:rsidTr="001F1927">
        <w:trPr>
          <w:trHeight w:val="1358"/>
        </w:trPr>
        <w:tc>
          <w:tcPr>
            <w:tcW w:w="1312" w:type="pct"/>
          </w:tcPr>
          <w:p w14:paraId="6E447260"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-MCH-29-H</w:t>
            </w:r>
          </w:p>
        </w:tc>
        <w:tc>
          <w:tcPr>
            <w:tcW w:w="1247" w:type="pct"/>
          </w:tcPr>
          <w:p w14:paraId="52E4B6AC"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2B40D09C" w14:textId="77777777" w:rsidR="00857256" w:rsidRPr="0024633A" w:rsidRDefault="00857256" w:rsidP="00574EDC">
            <w:pPr>
              <w:keepNext/>
              <w:spacing w:after="0"/>
              <w:rPr>
                <w:rFonts w:cs="Tahoma"/>
                <w:sz w:val="24"/>
              </w:rPr>
            </w:pPr>
            <w:r w:rsidRPr="0024633A">
              <w:rPr>
                <w:rFonts w:cs="Tahoma"/>
                <w:sz w:val="24"/>
              </w:rPr>
              <w:t>Supply Duct Surface Area and R-Value; Buried Ducts; Deeply Buried Ducts</w:t>
            </w:r>
          </w:p>
        </w:tc>
        <w:tc>
          <w:tcPr>
            <w:tcW w:w="1220" w:type="pct"/>
          </w:tcPr>
          <w:p w14:paraId="708FA844" w14:textId="77777777" w:rsidR="00857256" w:rsidRPr="0024633A" w:rsidRDefault="00857256" w:rsidP="00574EDC">
            <w:pPr>
              <w:keepNext/>
              <w:spacing w:after="0"/>
              <w:rPr>
                <w:rFonts w:cs="Tahoma"/>
                <w:sz w:val="24"/>
              </w:rPr>
            </w:pPr>
            <w:r w:rsidRPr="0024633A">
              <w:rPr>
                <w:rFonts w:cs="Tahoma"/>
                <w:b/>
                <w:bCs/>
                <w:sz w:val="24"/>
              </w:rPr>
              <w:t>Duct Design Features</w:t>
            </w:r>
            <w:r w:rsidRPr="0024633A">
              <w:rPr>
                <w:rFonts w:cs="Tahoma"/>
                <w:sz w:val="24"/>
              </w:rPr>
              <w:br/>
            </w:r>
            <w:r w:rsidRPr="0024633A">
              <w:rPr>
                <w:rFonts w:cs="Tahoma"/>
                <w:sz w:val="24"/>
              </w:rPr>
              <w:br/>
              <w:t>If the MCH-01 specifies requirement for MCH-29 for HERS verification for Duct Surface Area and R-Value and Buried or Deeply Buried Ducts Features in the dwelling, then qualification for inclusion in a sample group may be demonstrated using MCH-29 regardless of which verification protocol is reported on the MCH-29. The same duct verification protocol does not need to be used in all dwellings in a sample group, thus any combination of MCH-29 verifications can be used to qualify to be in the same sample group.</w:t>
            </w:r>
          </w:p>
        </w:tc>
      </w:tr>
      <w:tr w:rsidR="00857256" w:rsidRPr="0024633A" w14:paraId="670D0FD2" w14:textId="77777777" w:rsidTr="001F1927">
        <w:trPr>
          <w:trHeight w:val="288"/>
        </w:trPr>
        <w:tc>
          <w:tcPr>
            <w:tcW w:w="1312" w:type="pct"/>
          </w:tcPr>
          <w:p w14:paraId="2A473CC6"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-MCH-30-H</w:t>
            </w:r>
          </w:p>
        </w:tc>
        <w:tc>
          <w:tcPr>
            <w:tcW w:w="1247" w:type="pct"/>
          </w:tcPr>
          <w:p w14:paraId="09F33B5E"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53394AE8" w14:textId="77777777" w:rsidR="00857256" w:rsidRPr="0024633A" w:rsidRDefault="00857256" w:rsidP="00574EDC">
            <w:pPr>
              <w:keepNext/>
              <w:spacing w:after="0"/>
              <w:rPr>
                <w:rFonts w:cs="Tahoma"/>
                <w:sz w:val="24"/>
              </w:rPr>
            </w:pPr>
            <w:r w:rsidRPr="0024633A">
              <w:rPr>
                <w:rFonts w:cs="Tahoma"/>
                <w:sz w:val="24"/>
              </w:rPr>
              <w:t>Central Fan Ventilation Cooling Systems (CFVCS) compliance credit</w:t>
            </w:r>
          </w:p>
        </w:tc>
        <w:tc>
          <w:tcPr>
            <w:tcW w:w="1220" w:type="pct"/>
          </w:tcPr>
          <w:p w14:paraId="57FB843D" w14:textId="77777777" w:rsidR="00857256" w:rsidRPr="0024633A" w:rsidRDefault="00857256" w:rsidP="00574EDC">
            <w:pPr>
              <w:keepNext/>
              <w:spacing w:after="0"/>
              <w:rPr>
                <w:rFonts w:cs="Tahoma"/>
                <w:sz w:val="24"/>
              </w:rPr>
            </w:pPr>
            <w:r w:rsidRPr="0024633A">
              <w:rPr>
                <w:rFonts w:cs="Tahoma"/>
                <w:b/>
                <w:sz w:val="24"/>
              </w:rPr>
              <w:t>CFVCS Feature</w:t>
            </w:r>
            <w:r>
              <w:rPr>
                <w:rFonts w:cs="Tahoma"/>
                <w:sz w:val="24"/>
              </w:rPr>
              <w:br/>
            </w:r>
            <w:r>
              <w:rPr>
                <w:rFonts w:cs="Tahoma"/>
                <w:sz w:val="24"/>
              </w:rPr>
              <w:br/>
            </w:r>
            <w:r w:rsidRPr="0024633A">
              <w:rPr>
                <w:rFonts w:cs="Tahoma"/>
                <w:sz w:val="24"/>
              </w:rPr>
              <w:t xml:space="preserve">If the MCH-01 specifies requirement for MCH-30 for verification of central fan ventilation cooling systems (CFVCS) in the dwelling, then qualification for inclusion in a sample group may be demonstrated using MCH-30 regardless of which type of CFVCS is documented on the MCH-30. The same CFVCS verification protocol </w:t>
            </w:r>
            <w:proofErr w:type="gramStart"/>
            <w:r w:rsidRPr="0024633A">
              <w:rPr>
                <w:rFonts w:cs="Tahoma"/>
                <w:sz w:val="24"/>
              </w:rPr>
              <w:t>do</w:t>
            </w:r>
            <w:proofErr w:type="gramEnd"/>
            <w:r w:rsidRPr="0024633A">
              <w:rPr>
                <w:rFonts w:cs="Tahoma"/>
                <w:sz w:val="24"/>
              </w:rPr>
              <w:t xml:space="preserve"> not need to be used on all systems in all dwellings in a sample group, thus any combination of MCH-30 verifications can be used to qualify to be in the same sample group.</w:t>
            </w:r>
          </w:p>
        </w:tc>
      </w:tr>
      <w:tr w:rsidR="00857256" w:rsidRPr="0024633A" w14:paraId="3F526DA9" w14:textId="77777777" w:rsidTr="001F1927">
        <w:trPr>
          <w:trHeight w:val="288"/>
        </w:trPr>
        <w:tc>
          <w:tcPr>
            <w:tcW w:w="1312" w:type="pct"/>
          </w:tcPr>
          <w:p w14:paraId="7B24C832"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-MCH-31a-H</w:t>
            </w:r>
          </w:p>
        </w:tc>
        <w:tc>
          <w:tcPr>
            <w:tcW w:w="1247" w:type="pct"/>
          </w:tcPr>
          <w:p w14:paraId="4D212F5B"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0D22A661" w14:textId="77777777" w:rsidR="00857256" w:rsidRPr="0024633A" w:rsidRDefault="00857256" w:rsidP="00574EDC">
            <w:pPr>
              <w:keepNext/>
              <w:spacing w:after="0"/>
              <w:rPr>
                <w:rFonts w:cs="Tahoma"/>
                <w:sz w:val="24"/>
              </w:rPr>
            </w:pPr>
            <w:r w:rsidRPr="0024633A">
              <w:rPr>
                <w:rFonts w:cs="Tahoma"/>
                <w:sz w:val="24"/>
              </w:rPr>
              <w:t>HERS verified WHF with individual CFM and Watts collection</w:t>
            </w:r>
          </w:p>
        </w:tc>
        <w:tc>
          <w:tcPr>
            <w:tcW w:w="1220" w:type="pct"/>
          </w:tcPr>
          <w:p w14:paraId="0555956F" w14:textId="77777777" w:rsidR="00857256" w:rsidRPr="0024633A" w:rsidRDefault="00857256" w:rsidP="00574EDC">
            <w:pPr>
              <w:keepNext/>
              <w:spacing w:after="0"/>
              <w:rPr>
                <w:rFonts w:cs="Tahoma"/>
                <w:sz w:val="24"/>
              </w:rPr>
            </w:pPr>
            <w:r w:rsidRPr="0024633A">
              <w:rPr>
                <w:rFonts w:cs="Tahoma"/>
                <w:b/>
                <w:sz w:val="24"/>
              </w:rPr>
              <w:t>Whole House Fan (WHF) Airflow and Fan Efficacy</w:t>
            </w:r>
            <w:r>
              <w:rPr>
                <w:rFonts w:cs="Tahoma"/>
                <w:sz w:val="24"/>
              </w:rPr>
              <w:br/>
            </w:r>
            <w:r>
              <w:rPr>
                <w:rFonts w:cs="Tahoma"/>
                <w:sz w:val="24"/>
              </w:rPr>
              <w:br/>
            </w:r>
            <w:r w:rsidRPr="0024633A">
              <w:rPr>
                <w:rFonts w:cs="Tahoma"/>
                <w:sz w:val="24"/>
              </w:rPr>
              <w:t>If MCH-31 for HERS verification for WHF verification is required for the dwelling, then qualification for inclusion in a sample group may be demonstrated using any one of the applicable variants (a, b, c, d). The same variant does not need to be used in all dwellings in a sample group, thus any combination of MCH-31 variants can be used to qualify to be in the same sample group</w:t>
            </w:r>
          </w:p>
        </w:tc>
      </w:tr>
      <w:tr w:rsidR="00857256" w:rsidRPr="0024633A" w14:paraId="578C9A47" w14:textId="77777777" w:rsidTr="001F1927">
        <w:trPr>
          <w:trHeight w:val="288"/>
        </w:trPr>
        <w:tc>
          <w:tcPr>
            <w:tcW w:w="1312" w:type="pct"/>
          </w:tcPr>
          <w:p w14:paraId="5845B7EC" w14:textId="77777777" w:rsidR="00857256" w:rsidRPr="0024633A" w:rsidRDefault="00857256" w:rsidP="00574EDC">
            <w:pPr>
              <w:keepNext/>
              <w:spacing w:after="0"/>
              <w:rPr>
                <w:rFonts w:cs="Tahoma"/>
                <w:sz w:val="24"/>
              </w:rPr>
            </w:pPr>
            <w:r w:rsidRPr="0024633A">
              <w:rPr>
                <w:rFonts w:cs="Tahoma"/>
                <w:sz w:val="24"/>
              </w:rPr>
              <w:t>CF2R</w:t>
            </w:r>
            <w:r>
              <w:rPr>
                <w:rFonts w:cs="Tahoma"/>
                <w:sz w:val="24"/>
              </w:rPr>
              <w:t>/CF3R</w:t>
            </w:r>
            <w:r w:rsidRPr="0024633A">
              <w:rPr>
                <w:rFonts w:cs="Tahoma"/>
                <w:sz w:val="24"/>
              </w:rPr>
              <w:t>-MCH-31b-H</w:t>
            </w:r>
          </w:p>
        </w:tc>
        <w:tc>
          <w:tcPr>
            <w:tcW w:w="1247" w:type="pct"/>
          </w:tcPr>
          <w:p w14:paraId="05ADB62D"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74327CDD" w14:textId="77777777" w:rsidR="00857256" w:rsidRPr="0024633A" w:rsidRDefault="00857256" w:rsidP="00574EDC">
            <w:pPr>
              <w:keepNext/>
              <w:spacing w:after="0"/>
              <w:rPr>
                <w:rFonts w:cs="Tahoma"/>
                <w:sz w:val="24"/>
              </w:rPr>
            </w:pPr>
            <w:r w:rsidRPr="0024633A">
              <w:rPr>
                <w:rFonts w:cs="Tahoma"/>
                <w:sz w:val="24"/>
              </w:rPr>
              <w:t xml:space="preserve">HERS verified WHF with total CFM and individual </w:t>
            </w:r>
            <w:proofErr w:type="gramStart"/>
            <w:r w:rsidRPr="0024633A">
              <w:rPr>
                <w:rFonts w:cs="Tahoma"/>
                <w:sz w:val="24"/>
              </w:rPr>
              <w:t>Watts</w:t>
            </w:r>
            <w:proofErr w:type="gramEnd"/>
            <w:r w:rsidRPr="0024633A">
              <w:rPr>
                <w:rFonts w:cs="Tahoma"/>
                <w:sz w:val="24"/>
              </w:rPr>
              <w:t xml:space="preserve"> collection</w:t>
            </w:r>
          </w:p>
        </w:tc>
        <w:tc>
          <w:tcPr>
            <w:tcW w:w="1220" w:type="pct"/>
          </w:tcPr>
          <w:p w14:paraId="4FED240B" w14:textId="3BEF0D47" w:rsidR="00857256" w:rsidRPr="0024633A" w:rsidRDefault="001545FC" w:rsidP="00574EDC">
            <w:pPr>
              <w:keepNext/>
              <w:spacing w:after="0"/>
              <w:rPr>
                <w:rFonts w:cs="Tahoma"/>
                <w:sz w:val="24"/>
              </w:rPr>
            </w:pPr>
            <w:ins w:id="6007" w:author="Armando Ramirez" w:date="2022-02-10T20:15:00Z">
              <w:r>
                <w:rPr>
                  <w:rFonts w:cs="Tahoma"/>
                  <w:sz w:val="24"/>
                </w:rPr>
                <w:t xml:space="preserve">See rules for </w:t>
              </w:r>
            </w:ins>
            <w:ins w:id="6008" w:author="Armando Ramirez" w:date="2022-02-14T14:33:00Z">
              <w:r w:rsidR="00783D74">
                <w:rPr>
                  <w:rFonts w:cs="Tahoma"/>
                  <w:sz w:val="24"/>
                </w:rPr>
                <w:t xml:space="preserve">the </w:t>
              </w:r>
            </w:ins>
            <w:ins w:id="6009" w:author="Armando Ramirez" w:date="2022-02-10T20:15:00Z">
              <w:r>
                <w:rPr>
                  <w:rFonts w:cs="Tahoma"/>
                  <w:sz w:val="24"/>
                </w:rPr>
                <w:t>MCH-31a.</w:t>
              </w:r>
            </w:ins>
          </w:p>
        </w:tc>
      </w:tr>
      <w:tr w:rsidR="00857256" w:rsidRPr="0024633A" w14:paraId="4AE07413" w14:textId="77777777" w:rsidTr="001F1927">
        <w:trPr>
          <w:trHeight w:val="288"/>
          <w:del w:id="6010" w:author="Haider Alhabibi" w:date="2022-02-17T12:32:00Z"/>
        </w:trPr>
        <w:tc>
          <w:tcPr>
            <w:tcW w:w="1312" w:type="pct"/>
          </w:tcPr>
          <w:p w14:paraId="48077F4B" w14:textId="70098FF0" w:rsidR="00857256" w:rsidRPr="0024633A" w:rsidRDefault="00857256" w:rsidP="00574EDC">
            <w:pPr>
              <w:keepNext/>
              <w:spacing w:after="0"/>
              <w:rPr>
                <w:del w:id="6011" w:author="Haider Alhabibi" w:date="2022-02-17T12:32:00Z"/>
                <w:rFonts w:cs="Tahoma"/>
                <w:sz w:val="24"/>
              </w:rPr>
            </w:pPr>
            <w:del w:id="6012" w:author="Haider Alhabibi" w:date="2022-02-17T12:32:00Z">
              <w:r w:rsidRPr="0024633A">
                <w:rPr>
                  <w:rFonts w:cs="Tahoma"/>
                  <w:sz w:val="24"/>
                </w:rPr>
                <w:delText>CF2R</w:delText>
              </w:r>
              <w:r>
                <w:rPr>
                  <w:rFonts w:cs="Tahoma"/>
                  <w:sz w:val="24"/>
                </w:rPr>
                <w:delText>/CF3R</w:delText>
              </w:r>
              <w:r w:rsidRPr="0024633A">
                <w:rPr>
                  <w:rFonts w:cs="Tahoma"/>
                  <w:sz w:val="24"/>
                </w:rPr>
                <w:delText>-MCH-31c-H</w:delText>
              </w:r>
            </w:del>
          </w:p>
        </w:tc>
        <w:tc>
          <w:tcPr>
            <w:tcW w:w="1247" w:type="pct"/>
          </w:tcPr>
          <w:p w14:paraId="62AB307E" w14:textId="7BC4AC0F" w:rsidR="00857256" w:rsidRPr="0024633A" w:rsidRDefault="00857256" w:rsidP="00574EDC">
            <w:pPr>
              <w:keepNext/>
              <w:spacing w:after="0"/>
              <w:rPr>
                <w:del w:id="6013" w:author="Haider Alhabibi" w:date="2022-02-17T12:32:00Z"/>
                <w:rFonts w:cs="Tahoma"/>
                <w:sz w:val="24"/>
              </w:rPr>
            </w:pPr>
            <w:del w:id="6014" w:author="Haider Alhabibi" w:date="2022-02-17T12:32:00Z">
              <w:r w:rsidRPr="0024633A">
                <w:rPr>
                  <w:rFonts w:cs="Tahoma"/>
                  <w:sz w:val="24"/>
                </w:rPr>
                <w:delText>Certificate of Installation</w:delText>
              </w:r>
              <w:r>
                <w:rPr>
                  <w:rFonts w:cs="Tahoma"/>
                  <w:sz w:val="24"/>
                </w:rPr>
                <w:delText>/Verification</w:delText>
              </w:r>
            </w:del>
          </w:p>
        </w:tc>
        <w:tc>
          <w:tcPr>
            <w:tcW w:w="1221" w:type="pct"/>
          </w:tcPr>
          <w:p w14:paraId="5C704037" w14:textId="65BBDB12" w:rsidR="00857256" w:rsidRPr="0024633A" w:rsidRDefault="00857256" w:rsidP="00574EDC">
            <w:pPr>
              <w:keepNext/>
              <w:spacing w:after="0"/>
              <w:rPr>
                <w:del w:id="6015" w:author="Haider Alhabibi" w:date="2022-02-17T12:32:00Z"/>
                <w:rFonts w:cs="Tahoma"/>
                <w:sz w:val="24"/>
              </w:rPr>
            </w:pPr>
            <w:del w:id="6016" w:author="Haider Alhabibi" w:date="2022-02-17T12:32:00Z">
              <w:r w:rsidRPr="0024633A">
                <w:rPr>
                  <w:rFonts w:cs="Tahoma"/>
                  <w:sz w:val="24"/>
                </w:rPr>
                <w:delText>HERS verified WHF with individual CFM and total Watts collection</w:delText>
              </w:r>
            </w:del>
          </w:p>
        </w:tc>
        <w:tc>
          <w:tcPr>
            <w:tcW w:w="1220" w:type="pct"/>
          </w:tcPr>
          <w:p w14:paraId="595C7424" w14:textId="0F9B5013" w:rsidR="00857256" w:rsidRPr="0024633A" w:rsidRDefault="001545FC" w:rsidP="00574EDC">
            <w:pPr>
              <w:keepNext/>
              <w:spacing w:after="0"/>
              <w:rPr>
                <w:del w:id="6017" w:author="Haider Alhabibi" w:date="2022-02-17T12:32:00Z"/>
                <w:rFonts w:cs="Tahoma"/>
                <w:sz w:val="24"/>
              </w:rPr>
            </w:pPr>
            <w:ins w:id="6018" w:author="Armando Ramirez" w:date="2022-02-10T20:15:00Z">
              <w:del w:id="6019" w:author="Haider Alhabibi" w:date="2022-02-17T12:32:00Z">
                <w:r>
                  <w:rPr>
                    <w:rFonts w:cs="Tahoma"/>
                    <w:sz w:val="24"/>
                  </w:rPr>
                  <w:delText xml:space="preserve">See rules for </w:delText>
                </w:r>
              </w:del>
            </w:ins>
            <w:ins w:id="6020" w:author="Armando Ramirez" w:date="2022-02-14T14:33:00Z">
              <w:del w:id="6021" w:author="Haider Alhabibi" w:date="2022-02-17T12:32:00Z">
                <w:r w:rsidR="00783D74">
                  <w:rPr>
                    <w:rFonts w:cs="Tahoma"/>
                    <w:sz w:val="24"/>
                  </w:rPr>
                  <w:delText xml:space="preserve">the </w:delText>
                </w:r>
              </w:del>
            </w:ins>
            <w:ins w:id="6022" w:author="Armando Ramirez" w:date="2022-02-10T20:15:00Z">
              <w:del w:id="6023" w:author="Haider Alhabibi" w:date="2022-02-17T12:32:00Z">
                <w:r>
                  <w:rPr>
                    <w:rFonts w:cs="Tahoma"/>
                    <w:sz w:val="24"/>
                  </w:rPr>
                  <w:delText>MCH-31a.</w:delText>
                </w:r>
              </w:del>
            </w:ins>
          </w:p>
        </w:tc>
      </w:tr>
      <w:tr w:rsidR="00857256" w:rsidRPr="0024633A" w14:paraId="21EFF624" w14:textId="77777777" w:rsidTr="001F1927">
        <w:trPr>
          <w:trHeight w:val="288"/>
          <w:del w:id="6024" w:author="Haider Alhabibi" w:date="2022-02-17T12:32:00Z"/>
        </w:trPr>
        <w:tc>
          <w:tcPr>
            <w:tcW w:w="1312" w:type="pct"/>
          </w:tcPr>
          <w:p w14:paraId="1FD1E56E" w14:textId="3D5C7B08" w:rsidR="00857256" w:rsidRPr="0024633A" w:rsidRDefault="00857256" w:rsidP="00574EDC">
            <w:pPr>
              <w:keepNext/>
              <w:spacing w:after="0"/>
              <w:rPr>
                <w:del w:id="6025" w:author="Haider Alhabibi" w:date="2022-02-17T12:32:00Z"/>
                <w:rFonts w:cs="Tahoma"/>
                <w:sz w:val="24"/>
              </w:rPr>
            </w:pPr>
            <w:del w:id="6026" w:author="Haider Alhabibi" w:date="2022-02-17T12:32:00Z">
              <w:r w:rsidRPr="0024633A">
                <w:rPr>
                  <w:rFonts w:cs="Tahoma"/>
                  <w:sz w:val="24"/>
                </w:rPr>
                <w:delText>CF2R</w:delText>
              </w:r>
              <w:r>
                <w:rPr>
                  <w:rFonts w:cs="Tahoma"/>
                  <w:sz w:val="24"/>
                </w:rPr>
                <w:delText>/CF3R</w:delText>
              </w:r>
              <w:r w:rsidRPr="0024633A">
                <w:rPr>
                  <w:rFonts w:cs="Tahoma"/>
                  <w:sz w:val="24"/>
                </w:rPr>
                <w:delText>-MCH-31d-H</w:delText>
              </w:r>
            </w:del>
          </w:p>
        </w:tc>
        <w:tc>
          <w:tcPr>
            <w:tcW w:w="1247" w:type="pct"/>
          </w:tcPr>
          <w:p w14:paraId="525B6F59" w14:textId="5BE277BF" w:rsidR="00857256" w:rsidRPr="0024633A" w:rsidRDefault="00857256" w:rsidP="00574EDC">
            <w:pPr>
              <w:keepNext/>
              <w:spacing w:after="0"/>
              <w:rPr>
                <w:del w:id="6027" w:author="Haider Alhabibi" w:date="2022-02-17T12:32:00Z"/>
                <w:rFonts w:cs="Tahoma"/>
                <w:sz w:val="24"/>
              </w:rPr>
            </w:pPr>
            <w:del w:id="6028" w:author="Haider Alhabibi" w:date="2022-02-17T12:32:00Z">
              <w:r w:rsidRPr="0024633A">
                <w:rPr>
                  <w:rFonts w:cs="Tahoma"/>
                  <w:sz w:val="24"/>
                </w:rPr>
                <w:delText>Certificate of Installation</w:delText>
              </w:r>
              <w:r>
                <w:rPr>
                  <w:rFonts w:cs="Tahoma"/>
                  <w:sz w:val="24"/>
                </w:rPr>
                <w:delText>/Verification</w:delText>
              </w:r>
            </w:del>
          </w:p>
        </w:tc>
        <w:tc>
          <w:tcPr>
            <w:tcW w:w="1221" w:type="pct"/>
          </w:tcPr>
          <w:p w14:paraId="18CB80A0" w14:textId="45223490" w:rsidR="00857256" w:rsidRPr="0024633A" w:rsidRDefault="00857256" w:rsidP="00574EDC">
            <w:pPr>
              <w:spacing w:after="0"/>
              <w:rPr>
                <w:del w:id="6029" w:author="Haider Alhabibi" w:date="2022-02-17T12:32:00Z"/>
                <w:rFonts w:cs="Tahoma"/>
                <w:sz w:val="24"/>
              </w:rPr>
            </w:pPr>
            <w:del w:id="6030" w:author="Haider Alhabibi" w:date="2022-02-17T12:32:00Z">
              <w:r w:rsidRPr="0024633A">
                <w:rPr>
                  <w:rFonts w:cs="Tahoma"/>
                  <w:sz w:val="24"/>
                </w:rPr>
                <w:delText>HERS verified WHF with total CFM and Watts collection</w:delText>
              </w:r>
            </w:del>
          </w:p>
        </w:tc>
        <w:tc>
          <w:tcPr>
            <w:tcW w:w="1220" w:type="pct"/>
          </w:tcPr>
          <w:p w14:paraId="5212450D" w14:textId="3040FDFD" w:rsidR="00857256" w:rsidRPr="0024633A" w:rsidRDefault="001545FC" w:rsidP="00574EDC">
            <w:pPr>
              <w:keepNext/>
              <w:spacing w:after="0"/>
              <w:rPr>
                <w:del w:id="6031" w:author="Haider Alhabibi" w:date="2022-02-17T12:32:00Z"/>
                <w:rFonts w:cs="Tahoma"/>
                <w:sz w:val="24"/>
              </w:rPr>
            </w:pPr>
            <w:ins w:id="6032" w:author="Armando Ramirez" w:date="2022-02-10T20:15:00Z">
              <w:del w:id="6033" w:author="Haider Alhabibi" w:date="2022-02-17T12:32:00Z">
                <w:r>
                  <w:rPr>
                    <w:rFonts w:cs="Tahoma"/>
                    <w:sz w:val="24"/>
                  </w:rPr>
                  <w:delText xml:space="preserve">See rules for </w:delText>
                </w:r>
              </w:del>
            </w:ins>
            <w:ins w:id="6034" w:author="Armando Ramirez" w:date="2022-02-14T14:33:00Z">
              <w:del w:id="6035" w:author="Haider Alhabibi" w:date="2022-02-17T12:32:00Z">
                <w:r w:rsidR="00783D74">
                  <w:rPr>
                    <w:rFonts w:cs="Tahoma"/>
                    <w:sz w:val="24"/>
                  </w:rPr>
                  <w:delText xml:space="preserve">the </w:delText>
                </w:r>
              </w:del>
            </w:ins>
            <w:ins w:id="6036" w:author="Armando Ramirez" w:date="2022-02-10T20:15:00Z">
              <w:del w:id="6037" w:author="Haider Alhabibi" w:date="2022-02-17T12:32:00Z">
                <w:r>
                  <w:rPr>
                    <w:rFonts w:cs="Tahoma"/>
                    <w:sz w:val="24"/>
                  </w:rPr>
                  <w:delText>MCH-31a.</w:delText>
                </w:r>
              </w:del>
            </w:ins>
          </w:p>
        </w:tc>
      </w:tr>
      <w:tr w:rsidR="00857256" w:rsidRPr="0024633A" w14:paraId="5A078CB4" w14:textId="77777777" w:rsidTr="001F1927">
        <w:trPr>
          <w:trHeight w:val="288"/>
        </w:trPr>
        <w:tc>
          <w:tcPr>
            <w:tcW w:w="1312" w:type="pct"/>
          </w:tcPr>
          <w:p w14:paraId="0DC28492"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-MCH-32-H</w:t>
            </w:r>
          </w:p>
        </w:tc>
        <w:tc>
          <w:tcPr>
            <w:tcW w:w="1247" w:type="pct"/>
          </w:tcPr>
          <w:p w14:paraId="7A647F12"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7C6BD1EB" w14:textId="77777777" w:rsidR="00857256" w:rsidRPr="0024633A" w:rsidRDefault="00857256" w:rsidP="00574EDC">
            <w:pPr>
              <w:keepNext/>
              <w:spacing w:after="0"/>
              <w:rPr>
                <w:rFonts w:cs="Tahoma"/>
                <w:sz w:val="24"/>
              </w:rPr>
            </w:pPr>
            <w:r w:rsidRPr="0024633A">
              <w:rPr>
                <w:rFonts w:cs="Tahoma"/>
                <w:sz w:val="24"/>
              </w:rPr>
              <w:t>Local Mechanical Exhaust</w:t>
            </w:r>
          </w:p>
        </w:tc>
        <w:tc>
          <w:tcPr>
            <w:tcW w:w="1220" w:type="pct"/>
          </w:tcPr>
          <w:p w14:paraId="4F61124A" w14:textId="77777777" w:rsidR="00857256" w:rsidRPr="0024633A" w:rsidRDefault="00857256" w:rsidP="00574EDC">
            <w:pPr>
              <w:keepNext/>
              <w:spacing w:after="0"/>
              <w:rPr>
                <w:rFonts w:cs="Tahoma"/>
                <w:sz w:val="24"/>
              </w:rPr>
            </w:pPr>
            <w:r w:rsidRPr="0024633A">
              <w:rPr>
                <w:rFonts w:cs="Tahoma"/>
                <w:b/>
                <w:sz w:val="24"/>
              </w:rPr>
              <w:t>Kitchen Range Hood Verification</w:t>
            </w:r>
            <w:r>
              <w:rPr>
                <w:rFonts w:cs="Tahoma"/>
                <w:sz w:val="24"/>
              </w:rPr>
              <w:br/>
            </w:r>
            <w:r>
              <w:rPr>
                <w:rFonts w:cs="Tahoma"/>
                <w:sz w:val="24"/>
              </w:rPr>
              <w:br/>
            </w:r>
            <w:r w:rsidRPr="0024633A">
              <w:rPr>
                <w:rFonts w:cs="Tahoma"/>
                <w:sz w:val="24"/>
              </w:rPr>
              <w:t>If HERS verification of the kitchen range hood is required for the dwelling, then the MCH-32 may be used as qualification for inclusion in a sample group.</w:t>
            </w:r>
          </w:p>
        </w:tc>
      </w:tr>
      <w:tr w:rsidR="00857256" w:rsidRPr="0024633A" w14:paraId="654B91B5" w14:textId="77777777" w:rsidTr="001F1927">
        <w:trPr>
          <w:trHeight w:val="288"/>
        </w:trPr>
        <w:tc>
          <w:tcPr>
            <w:tcW w:w="1312" w:type="pct"/>
          </w:tcPr>
          <w:p w14:paraId="6EADBDD7" w14:textId="77777777" w:rsidR="00857256" w:rsidRPr="0024633A" w:rsidRDefault="00857256" w:rsidP="00574EDC">
            <w:pPr>
              <w:keepNext/>
              <w:spacing w:after="0"/>
              <w:rPr>
                <w:rFonts w:cs="Tahoma"/>
                <w:sz w:val="24"/>
              </w:rPr>
            </w:pPr>
            <w:r w:rsidRPr="0024633A">
              <w:rPr>
                <w:rFonts w:cs="Tahoma"/>
                <w:sz w:val="24"/>
              </w:rPr>
              <w:lastRenderedPageBreak/>
              <w:t>CF2R</w:t>
            </w:r>
            <w:r>
              <w:rPr>
                <w:rFonts w:cs="Tahoma"/>
                <w:sz w:val="24"/>
              </w:rPr>
              <w:t>/CF3R</w:t>
            </w:r>
            <w:r w:rsidRPr="0024633A">
              <w:rPr>
                <w:rFonts w:cs="Tahoma"/>
                <w:sz w:val="24"/>
              </w:rPr>
              <w:t>-MCH-33-H</w:t>
            </w:r>
          </w:p>
        </w:tc>
        <w:tc>
          <w:tcPr>
            <w:tcW w:w="1247" w:type="pct"/>
          </w:tcPr>
          <w:p w14:paraId="1A58C2E4"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5A3959F3" w14:textId="77777777" w:rsidR="00857256" w:rsidRPr="0024633A" w:rsidRDefault="00857256" w:rsidP="00574EDC">
            <w:pPr>
              <w:keepNext/>
              <w:spacing w:after="0"/>
              <w:rPr>
                <w:rFonts w:cs="Tahoma"/>
                <w:sz w:val="24"/>
              </w:rPr>
            </w:pPr>
            <w:r w:rsidRPr="0024633A">
              <w:rPr>
                <w:rFonts w:cs="Tahoma"/>
                <w:sz w:val="24"/>
              </w:rPr>
              <w:t>VCHP Compliance Credit</w:t>
            </w:r>
          </w:p>
        </w:tc>
        <w:tc>
          <w:tcPr>
            <w:tcW w:w="1220" w:type="pct"/>
          </w:tcPr>
          <w:p w14:paraId="653CB729" w14:textId="0A91BA56" w:rsidR="00857256" w:rsidRPr="0024633A" w:rsidRDefault="00857256" w:rsidP="00574EDC">
            <w:pPr>
              <w:keepNext/>
              <w:spacing w:after="0"/>
              <w:rPr>
                <w:rFonts w:cs="Tahoma"/>
                <w:sz w:val="24"/>
              </w:rPr>
            </w:pPr>
            <w:r w:rsidRPr="0024633A">
              <w:rPr>
                <w:rFonts w:cs="Tahoma"/>
                <w:b/>
                <w:sz w:val="24"/>
                <w:u w:val="single"/>
              </w:rPr>
              <w:t>VCHP Feature</w:t>
            </w:r>
            <w:r>
              <w:rPr>
                <w:rFonts w:cs="Tahoma"/>
                <w:sz w:val="24"/>
              </w:rPr>
              <w:br/>
            </w:r>
            <w:r>
              <w:rPr>
                <w:rFonts w:cs="Tahoma"/>
                <w:sz w:val="24"/>
              </w:rPr>
              <w:br/>
            </w:r>
            <w:r w:rsidRPr="0024633A">
              <w:rPr>
                <w:rFonts w:cs="Tahoma"/>
                <w:sz w:val="24"/>
              </w:rPr>
              <w:t xml:space="preserve">If the MCH-01 indicates requirement for MCH-33 for HERS verification of variable capacity heat pump (VCHP) system in the dwelling, then qualification for inclusion in a sample group may be demonstrated using </w:t>
            </w:r>
            <w:proofErr w:type="gramStart"/>
            <w:r w:rsidRPr="0024633A">
              <w:rPr>
                <w:rFonts w:cs="Tahoma"/>
                <w:sz w:val="24"/>
              </w:rPr>
              <w:t>a</w:t>
            </w:r>
            <w:proofErr w:type="gramEnd"/>
            <w:r w:rsidRPr="0024633A">
              <w:rPr>
                <w:rFonts w:cs="Tahoma"/>
                <w:sz w:val="24"/>
              </w:rPr>
              <w:t xml:space="preserve"> MCH-33 regardless of which VCHP system type (ducted, ductless, ducted</w:t>
            </w:r>
            <w:ins w:id="6038" w:author="Armando Ramirez" w:date="2022-02-10T20:15:00Z">
              <w:r w:rsidR="001545FC">
                <w:rPr>
                  <w:rFonts w:cs="Tahoma"/>
                  <w:sz w:val="24"/>
                </w:rPr>
                <w:t xml:space="preserve"> </w:t>
              </w:r>
            </w:ins>
            <w:r w:rsidR="001545FC" w:rsidRPr="0024633A">
              <w:rPr>
                <w:rFonts w:cs="Tahoma"/>
                <w:sz w:val="24"/>
              </w:rPr>
              <w:t>+</w:t>
            </w:r>
            <w:ins w:id="6039" w:author="Armando Ramirez" w:date="2022-02-10T20:15:00Z">
              <w:r w:rsidR="001545FC">
                <w:rPr>
                  <w:rFonts w:cs="Tahoma"/>
                  <w:sz w:val="24"/>
                </w:rPr>
                <w:t xml:space="preserve"> </w:t>
              </w:r>
            </w:ins>
            <w:r w:rsidRPr="0024633A">
              <w:rPr>
                <w:rFonts w:cs="Tahoma"/>
                <w:sz w:val="24"/>
              </w:rPr>
              <w:t xml:space="preserve">ductless, non-continuous fan, continuous fan) is documented on the MCH-33. The same combination of MCH-33 compliance protocols </w:t>
            </w:r>
            <w:proofErr w:type="gramStart"/>
            <w:r w:rsidRPr="0024633A">
              <w:rPr>
                <w:rFonts w:cs="Tahoma"/>
                <w:sz w:val="24"/>
              </w:rPr>
              <w:t>do</w:t>
            </w:r>
            <w:proofErr w:type="gramEnd"/>
            <w:r w:rsidRPr="0024633A">
              <w:rPr>
                <w:rFonts w:cs="Tahoma"/>
                <w:sz w:val="24"/>
              </w:rPr>
              <w:t xml:space="preserve"> not need to be used for all MCH-33-documented systems in all dwelling units in a sample group, thus any combination of MCH-33 verifications can be used to qualify to be in the same sample group </w:t>
            </w:r>
            <w:r w:rsidRPr="0024633A">
              <w:rPr>
                <w:rFonts w:cs="Tahoma"/>
                <w:sz w:val="24"/>
              </w:rPr>
              <w:lastRenderedPageBreak/>
              <w:t>with other MCH-33-documented systems.</w:t>
            </w:r>
          </w:p>
        </w:tc>
      </w:tr>
      <w:tr w:rsidR="00857256" w:rsidRPr="0024633A" w14:paraId="0B3D5A1E" w14:textId="77777777" w:rsidTr="001F1927">
        <w:trPr>
          <w:trHeight w:val="288"/>
          <w:del w:id="6040" w:author="Haider Alhabibi" w:date="2022-02-17T12:36:00Z"/>
        </w:trPr>
        <w:tc>
          <w:tcPr>
            <w:tcW w:w="1312" w:type="pct"/>
          </w:tcPr>
          <w:p w14:paraId="1F21C996" w14:textId="4EAAF30C" w:rsidR="00857256" w:rsidRPr="0024633A" w:rsidRDefault="00857256" w:rsidP="00574EDC">
            <w:pPr>
              <w:keepNext/>
              <w:spacing w:after="0"/>
              <w:rPr>
                <w:del w:id="6041" w:author="Haider Alhabibi" w:date="2022-02-17T12:36:00Z"/>
                <w:rFonts w:cs="Tahoma"/>
                <w:sz w:val="24"/>
              </w:rPr>
            </w:pPr>
            <w:del w:id="6042" w:author="Haider Alhabibi" w:date="2022-02-17T12:36:00Z">
              <w:r w:rsidRPr="0024633A">
                <w:rPr>
                  <w:rFonts w:cs="Tahoma"/>
                  <w:sz w:val="24"/>
                </w:rPr>
                <w:lastRenderedPageBreak/>
                <w:delText>CF2R-MCH-34-E</w:delText>
              </w:r>
            </w:del>
          </w:p>
        </w:tc>
        <w:tc>
          <w:tcPr>
            <w:tcW w:w="1247" w:type="pct"/>
          </w:tcPr>
          <w:p w14:paraId="6E3F4A7E" w14:textId="60DEA3E4" w:rsidR="00857256" w:rsidRPr="0024633A" w:rsidRDefault="00857256" w:rsidP="00574EDC">
            <w:pPr>
              <w:keepNext/>
              <w:spacing w:after="0"/>
              <w:rPr>
                <w:del w:id="6043" w:author="Haider Alhabibi" w:date="2022-02-17T12:36:00Z"/>
                <w:rFonts w:cs="Tahoma"/>
                <w:sz w:val="24"/>
              </w:rPr>
            </w:pPr>
            <w:del w:id="6044" w:author="Haider Alhabibi" w:date="2022-02-17T12:36:00Z">
              <w:r w:rsidRPr="0024633A">
                <w:rPr>
                  <w:rFonts w:cs="Tahoma"/>
                  <w:sz w:val="24"/>
                </w:rPr>
                <w:delText>Certificate of Installation</w:delText>
              </w:r>
            </w:del>
          </w:p>
        </w:tc>
        <w:tc>
          <w:tcPr>
            <w:tcW w:w="1221" w:type="pct"/>
          </w:tcPr>
          <w:p w14:paraId="0D19BD29" w14:textId="00FA9528" w:rsidR="00857256" w:rsidRPr="0024633A" w:rsidRDefault="00857256" w:rsidP="00574EDC">
            <w:pPr>
              <w:keepNext/>
              <w:spacing w:after="0"/>
              <w:rPr>
                <w:del w:id="6045" w:author="Haider Alhabibi" w:date="2022-02-17T12:36:00Z"/>
                <w:rFonts w:cs="Tahoma"/>
                <w:sz w:val="24"/>
              </w:rPr>
            </w:pPr>
            <w:del w:id="6046" w:author="Haider Alhabibi" w:date="2022-02-17T12:36:00Z">
              <w:r w:rsidRPr="0024633A">
                <w:rPr>
                  <w:rFonts w:cs="Tahoma"/>
                  <w:sz w:val="24"/>
                </w:rPr>
                <w:delText>Pre-Cooling Credit</w:delText>
              </w:r>
            </w:del>
          </w:p>
        </w:tc>
        <w:tc>
          <w:tcPr>
            <w:tcW w:w="1220" w:type="pct"/>
          </w:tcPr>
          <w:p w14:paraId="2F7A8B43" w14:textId="28DB3031" w:rsidR="00857256" w:rsidRPr="0024633A" w:rsidRDefault="00857256" w:rsidP="00574EDC">
            <w:pPr>
              <w:keepNext/>
              <w:spacing w:after="0"/>
              <w:rPr>
                <w:del w:id="6047" w:author="Haider Alhabibi" w:date="2022-02-17T12:36:00Z"/>
                <w:rFonts w:cs="Tahoma"/>
                <w:sz w:val="24"/>
              </w:rPr>
            </w:pPr>
            <w:del w:id="6048" w:author="Haider Alhabibi" w:date="2022-02-17T12:36:00Z">
              <w:r w:rsidRPr="0024633A">
                <w:rPr>
                  <w:rFonts w:cs="Tahoma"/>
                  <w:sz w:val="24"/>
                </w:rPr>
                <w:delText>sampling n/a</w:delText>
              </w:r>
            </w:del>
          </w:p>
        </w:tc>
      </w:tr>
      <w:tr w:rsidR="00857256" w:rsidRPr="0024633A" w14:paraId="38F4EEE9" w14:textId="77777777" w:rsidTr="001F1927">
        <w:trPr>
          <w:trHeight w:val="288"/>
          <w:del w:id="6049" w:author="Haider Alhabibi" w:date="2022-02-17T12:36:00Z"/>
        </w:trPr>
        <w:tc>
          <w:tcPr>
            <w:tcW w:w="1312" w:type="pct"/>
          </w:tcPr>
          <w:p w14:paraId="4BB6DD08" w14:textId="4320D81A" w:rsidR="00857256" w:rsidRPr="0024633A" w:rsidRDefault="00857256" w:rsidP="00574EDC">
            <w:pPr>
              <w:keepNext/>
              <w:spacing w:after="0"/>
              <w:rPr>
                <w:del w:id="6050" w:author="Haider Alhabibi" w:date="2022-02-17T12:36:00Z"/>
                <w:rFonts w:cs="Tahoma"/>
                <w:sz w:val="24"/>
              </w:rPr>
            </w:pPr>
            <w:del w:id="6051" w:author="Haider Alhabibi" w:date="2022-02-17T12:36:00Z">
              <w:r w:rsidRPr="0024633A">
                <w:rPr>
                  <w:rFonts w:cs="Tahoma"/>
                  <w:sz w:val="24"/>
                </w:rPr>
                <w:delText>CF2R-PLB-01a-E</w:delText>
              </w:r>
            </w:del>
          </w:p>
        </w:tc>
        <w:tc>
          <w:tcPr>
            <w:tcW w:w="1247" w:type="pct"/>
          </w:tcPr>
          <w:p w14:paraId="414A5539" w14:textId="06BAB4DD" w:rsidR="00857256" w:rsidRPr="0024633A" w:rsidRDefault="00857256" w:rsidP="00574EDC">
            <w:pPr>
              <w:keepNext/>
              <w:spacing w:after="0"/>
              <w:rPr>
                <w:del w:id="6052" w:author="Haider Alhabibi" w:date="2022-02-17T12:36:00Z"/>
                <w:rFonts w:cs="Tahoma"/>
                <w:sz w:val="24"/>
              </w:rPr>
            </w:pPr>
            <w:del w:id="6053" w:author="Haider Alhabibi" w:date="2022-02-17T12:36:00Z">
              <w:r w:rsidRPr="0024633A">
                <w:rPr>
                  <w:rFonts w:cs="Tahoma"/>
                  <w:sz w:val="24"/>
                </w:rPr>
                <w:delText>Certificate of Installation</w:delText>
              </w:r>
            </w:del>
          </w:p>
        </w:tc>
        <w:tc>
          <w:tcPr>
            <w:tcW w:w="1221" w:type="pct"/>
          </w:tcPr>
          <w:p w14:paraId="5BB432F6" w14:textId="2152621C" w:rsidR="00857256" w:rsidRPr="0024633A" w:rsidRDefault="00857256" w:rsidP="00574EDC">
            <w:pPr>
              <w:keepNext/>
              <w:spacing w:after="0"/>
              <w:rPr>
                <w:del w:id="6054" w:author="Haider Alhabibi" w:date="2022-02-17T12:36:00Z"/>
                <w:rFonts w:cs="Tahoma"/>
                <w:sz w:val="24"/>
              </w:rPr>
            </w:pPr>
            <w:del w:id="6055" w:author="Haider Alhabibi" w:date="2022-02-17T12:36:00Z">
              <w:r w:rsidRPr="0024633A">
                <w:rPr>
                  <w:rFonts w:cs="Tahoma"/>
                  <w:sz w:val="24"/>
                </w:rPr>
                <w:delText>Multifamily Central Hot Water System Distribution - N</w:delText>
              </w:r>
              <w:r>
                <w:rPr>
                  <w:rFonts w:cs="Tahoma"/>
                  <w:sz w:val="24"/>
                </w:rPr>
                <w:delText>on</w:delText>
              </w:r>
              <w:r w:rsidRPr="0024633A">
                <w:rPr>
                  <w:rFonts w:cs="Tahoma"/>
                  <w:sz w:val="24"/>
                </w:rPr>
                <w:delText>-HERS</w:delText>
              </w:r>
            </w:del>
          </w:p>
        </w:tc>
        <w:tc>
          <w:tcPr>
            <w:tcW w:w="1220" w:type="pct"/>
          </w:tcPr>
          <w:p w14:paraId="2B13FD9B" w14:textId="11409C14" w:rsidR="00857256" w:rsidRPr="0024633A" w:rsidRDefault="00857256" w:rsidP="00574EDC">
            <w:pPr>
              <w:keepNext/>
              <w:spacing w:after="0"/>
              <w:rPr>
                <w:del w:id="6056" w:author="Haider Alhabibi" w:date="2022-02-17T12:36:00Z"/>
                <w:rFonts w:cs="Tahoma"/>
                <w:sz w:val="24"/>
              </w:rPr>
            </w:pPr>
            <w:del w:id="6057" w:author="Haider Alhabibi" w:date="2022-02-17T12:36:00Z">
              <w:r w:rsidRPr="0024633A">
                <w:rPr>
                  <w:rFonts w:cs="Tahoma"/>
                  <w:sz w:val="24"/>
                </w:rPr>
                <w:delText>sampling n/a</w:delText>
              </w:r>
            </w:del>
          </w:p>
        </w:tc>
      </w:tr>
      <w:tr w:rsidR="00857256" w:rsidRPr="0024633A" w14:paraId="7C0090F5" w14:textId="77777777" w:rsidTr="001F1927">
        <w:trPr>
          <w:trHeight w:val="288"/>
          <w:del w:id="6058" w:author="Haider Alhabibi" w:date="2022-02-17T12:36:00Z"/>
        </w:trPr>
        <w:tc>
          <w:tcPr>
            <w:tcW w:w="1312" w:type="pct"/>
          </w:tcPr>
          <w:p w14:paraId="277E450D" w14:textId="53814D82" w:rsidR="00857256" w:rsidRPr="0024633A" w:rsidRDefault="00857256" w:rsidP="00574EDC">
            <w:pPr>
              <w:keepNext/>
              <w:spacing w:after="0"/>
              <w:rPr>
                <w:del w:id="6059" w:author="Haider Alhabibi" w:date="2022-02-17T12:36:00Z"/>
                <w:rFonts w:cs="Tahoma"/>
                <w:sz w:val="24"/>
              </w:rPr>
            </w:pPr>
            <w:del w:id="6060" w:author="Haider Alhabibi" w:date="2022-02-17T12:36:00Z">
              <w:r w:rsidRPr="0024633A">
                <w:rPr>
                  <w:rFonts w:cs="Tahoma"/>
                  <w:sz w:val="24"/>
                </w:rPr>
                <w:delText>CF2R-PLB-01b-E</w:delText>
              </w:r>
            </w:del>
          </w:p>
        </w:tc>
        <w:tc>
          <w:tcPr>
            <w:tcW w:w="1247" w:type="pct"/>
          </w:tcPr>
          <w:p w14:paraId="322BC67C" w14:textId="3FC725F0" w:rsidR="00857256" w:rsidRPr="0024633A" w:rsidRDefault="00857256" w:rsidP="00574EDC">
            <w:pPr>
              <w:keepNext/>
              <w:spacing w:after="0"/>
              <w:rPr>
                <w:del w:id="6061" w:author="Haider Alhabibi" w:date="2022-02-17T12:36:00Z"/>
                <w:rFonts w:cs="Tahoma"/>
                <w:sz w:val="24"/>
              </w:rPr>
            </w:pPr>
            <w:del w:id="6062" w:author="Haider Alhabibi" w:date="2022-02-17T12:36:00Z">
              <w:r w:rsidRPr="0024633A">
                <w:rPr>
                  <w:rFonts w:cs="Tahoma"/>
                  <w:sz w:val="24"/>
                </w:rPr>
                <w:delText>Certificate of Installation</w:delText>
              </w:r>
            </w:del>
          </w:p>
        </w:tc>
        <w:tc>
          <w:tcPr>
            <w:tcW w:w="1221" w:type="pct"/>
          </w:tcPr>
          <w:p w14:paraId="546A56D1" w14:textId="78507EAD" w:rsidR="00857256" w:rsidRPr="0024633A" w:rsidRDefault="00857256" w:rsidP="00574EDC">
            <w:pPr>
              <w:keepNext/>
              <w:spacing w:after="0"/>
              <w:rPr>
                <w:del w:id="6063" w:author="Haider Alhabibi" w:date="2022-02-17T12:36:00Z"/>
                <w:rFonts w:cs="Tahoma"/>
                <w:sz w:val="24"/>
              </w:rPr>
            </w:pPr>
            <w:del w:id="6064" w:author="Haider Alhabibi" w:date="2022-02-17T12:36:00Z">
              <w:r w:rsidRPr="0024633A">
                <w:rPr>
                  <w:rFonts w:cs="Tahoma"/>
                  <w:sz w:val="24"/>
                </w:rPr>
                <w:delText>NEEA Certified Heat Pump Water Heater Multifamily Central Hot Water System Distribution - N</w:delText>
              </w:r>
              <w:r>
                <w:rPr>
                  <w:rFonts w:cs="Tahoma"/>
                  <w:sz w:val="24"/>
                </w:rPr>
                <w:delText>on</w:delText>
              </w:r>
              <w:r w:rsidRPr="0024633A">
                <w:rPr>
                  <w:rFonts w:cs="Tahoma"/>
                  <w:sz w:val="24"/>
                </w:rPr>
                <w:delText>-HERS</w:delText>
              </w:r>
            </w:del>
          </w:p>
        </w:tc>
        <w:tc>
          <w:tcPr>
            <w:tcW w:w="1220" w:type="pct"/>
          </w:tcPr>
          <w:p w14:paraId="0E916C9E" w14:textId="24EA736F" w:rsidR="00857256" w:rsidRPr="0024633A" w:rsidRDefault="00857256" w:rsidP="00574EDC">
            <w:pPr>
              <w:keepNext/>
              <w:spacing w:after="0"/>
              <w:rPr>
                <w:del w:id="6065" w:author="Haider Alhabibi" w:date="2022-02-17T12:36:00Z"/>
                <w:rFonts w:cs="Tahoma"/>
                <w:sz w:val="24"/>
              </w:rPr>
            </w:pPr>
            <w:del w:id="6066" w:author="Haider Alhabibi" w:date="2022-02-17T12:36:00Z">
              <w:r w:rsidRPr="0024633A">
                <w:rPr>
                  <w:rFonts w:cs="Tahoma"/>
                  <w:sz w:val="24"/>
                </w:rPr>
                <w:delText>sampling n/a</w:delText>
              </w:r>
            </w:del>
          </w:p>
        </w:tc>
      </w:tr>
      <w:tr w:rsidR="00857256" w:rsidRPr="0024633A" w14:paraId="292A7289" w14:textId="77777777" w:rsidTr="001F1927">
        <w:trPr>
          <w:trHeight w:val="288"/>
          <w:del w:id="6067" w:author="Haider Alhabibi" w:date="2022-02-17T12:36:00Z"/>
        </w:trPr>
        <w:tc>
          <w:tcPr>
            <w:tcW w:w="1312" w:type="pct"/>
          </w:tcPr>
          <w:p w14:paraId="3CC6039C" w14:textId="69EE0635" w:rsidR="00857256" w:rsidRPr="0024633A" w:rsidRDefault="00857256" w:rsidP="00574EDC">
            <w:pPr>
              <w:keepNext/>
              <w:spacing w:after="0"/>
              <w:rPr>
                <w:del w:id="6068" w:author="Haider Alhabibi" w:date="2022-02-17T12:36:00Z"/>
                <w:rFonts w:cs="Tahoma"/>
                <w:sz w:val="24"/>
              </w:rPr>
            </w:pPr>
            <w:del w:id="6069" w:author="Haider Alhabibi" w:date="2022-02-17T12:36:00Z">
              <w:r w:rsidRPr="0024633A">
                <w:rPr>
                  <w:rFonts w:cs="Tahoma"/>
                  <w:sz w:val="24"/>
                </w:rPr>
                <w:delText>CF2R-PLB-02a-E</w:delText>
              </w:r>
            </w:del>
          </w:p>
        </w:tc>
        <w:tc>
          <w:tcPr>
            <w:tcW w:w="1247" w:type="pct"/>
          </w:tcPr>
          <w:p w14:paraId="13855436" w14:textId="6952D0E7" w:rsidR="00857256" w:rsidRPr="0024633A" w:rsidRDefault="00857256" w:rsidP="00574EDC">
            <w:pPr>
              <w:keepNext/>
              <w:spacing w:after="0"/>
              <w:rPr>
                <w:del w:id="6070" w:author="Haider Alhabibi" w:date="2022-02-17T12:36:00Z"/>
                <w:rFonts w:cs="Tahoma"/>
                <w:sz w:val="24"/>
              </w:rPr>
            </w:pPr>
            <w:del w:id="6071" w:author="Haider Alhabibi" w:date="2022-02-17T12:36:00Z">
              <w:r w:rsidRPr="0024633A">
                <w:rPr>
                  <w:rFonts w:cs="Tahoma"/>
                  <w:sz w:val="24"/>
                </w:rPr>
                <w:delText>Certificate of Installation</w:delText>
              </w:r>
            </w:del>
          </w:p>
        </w:tc>
        <w:tc>
          <w:tcPr>
            <w:tcW w:w="1221" w:type="pct"/>
          </w:tcPr>
          <w:p w14:paraId="7CFC5B9A" w14:textId="640C9BA0" w:rsidR="00857256" w:rsidRPr="0024633A" w:rsidRDefault="00857256" w:rsidP="00574EDC">
            <w:pPr>
              <w:keepNext/>
              <w:spacing w:after="0"/>
              <w:rPr>
                <w:del w:id="6072" w:author="Haider Alhabibi" w:date="2022-02-17T12:36:00Z"/>
                <w:rFonts w:cs="Tahoma"/>
                <w:sz w:val="24"/>
              </w:rPr>
            </w:pPr>
            <w:del w:id="6073" w:author="Haider Alhabibi" w:date="2022-02-17T12:36:00Z">
              <w:r w:rsidRPr="0024633A">
                <w:rPr>
                  <w:rFonts w:cs="Tahoma"/>
                  <w:sz w:val="24"/>
                </w:rPr>
                <w:delText>Single Dwelling Unit Hot Water System Distribution - N</w:delText>
              </w:r>
              <w:r>
                <w:rPr>
                  <w:rFonts w:cs="Tahoma"/>
                  <w:sz w:val="24"/>
                </w:rPr>
                <w:delText>on</w:delText>
              </w:r>
              <w:r w:rsidRPr="0024633A">
                <w:rPr>
                  <w:rFonts w:cs="Tahoma"/>
                  <w:sz w:val="24"/>
                </w:rPr>
                <w:delText xml:space="preserve">-HERS </w:delText>
              </w:r>
            </w:del>
          </w:p>
        </w:tc>
        <w:tc>
          <w:tcPr>
            <w:tcW w:w="1220" w:type="pct"/>
          </w:tcPr>
          <w:p w14:paraId="785327CA" w14:textId="7269B62E" w:rsidR="00857256" w:rsidRPr="0024633A" w:rsidRDefault="00857256" w:rsidP="00574EDC">
            <w:pPr>
              <w:keepNext/>
              <w:spacing w:after="0"/>
              <w:rPr>
                <w:del w:id="6074" w:author="Haider Alhabibi" w:date="2022-02-17T12:36:00Z"/>
                <w:rFonts w:cs="Tahoma"/>
                <w:sz w:val="24"/>
              </w:rPr>
            </w:pPr>
            <w:del w:id="6075" w:author="Haider Alhabibi" w:date="2022-02-17T12:36:00Z">
              <w:r w:rsidRPr="0024633A">
                <w:rPr>
                  <w:rFonts w:cs="Tahoma"/>
                  <w:sz w:val="24"/>
                </w:rPr>
                <w:delText>sampling n/a</w:delText>
              </w:r>
            </w:del>
          </w:p>
        </w:tc>
      </w:tr>
      <w:tr w:rsidR="00857256" w:rsidRPr="0024633A" w14:paraId="214BFACF" w14:textId="77777777" w:rsidTr="001F1927">
        <w:trPr>
          <w:trHeight w:val="288"/>
          <w:del w:id="6076" w:author="Haider Alhabibi" w:date="2022-02-17T12:36:00Z"/>
        </w:trPr>
        <w:tc>
          <w:tcPr>
            <w:tcW w:w="1312" w:type="pct"/>
          </w:tcPr>
          <w:p w14:paraId="5C78B8E0" w14:textId="0511484F" w:rsidR="00857256" w:rsidRPr="0024633A" w:rsidRDefault="00857256" w:rsidP="00574EDC">
            <w:pPr>
              <w:keepNext/>
              <w:spacing w:after="0"/>
              <w:rPr>
                <w:del w:id="6077" w:author="Haider Alhabibi" w:date="2022-02-17T12:36:00Z"/>
                <w:rFonts w:cs="Tahoma"/>
                <w:sz w:val="24"/>
              </w:rPr>
            </w:pPr>
            <w:del w:id="6078" w:author="Haider Alhabibi" w:date="2022-02-17T12:36:00Z">
              <w:r w:rsidRPr="0024633A">
                <w:rPr>
                  <w:rFonts w:cs="Tahoma"/>
                  <w:sz w:val="24"/>
                </w:rPr>
                <w:delText>CF2R-PLB-02b-E</w:delText>
              </w:r>
            </w:del>
          </w:p>
        </w:tc>
        <w:tc>
          <w:tcPr>
            <w:tcW w:w="1247" w:type="pct"/>
          </w:tcPr>
          <w:p w14:paraId="1E5951AD" w14:textId="0BA3807D" w:rsidR="00857256" w:rsidRPr="0024633A" w:rsidRDefault="00857256" w:rsidP="00574EDC">
            <w:pPr>
              <w:keepNext/>
              <w:spacing w:after="0"/>
              <w:rPr>
                <w:del w:id="6079" w:author="Haider Alhabibi" w:date="2022-02-17T12:36:00Z"/>
                <w:rFonts w:cs="Tahoma"/>
                <w:sz w:val="24"/>
              </w:rPr>
            </w:pPr>
            <w:del w:id="6080" w:author="Haider Alhabibi" w:date="2022-02-17T12:36:00Z">
              <w:r w:rsidRPr="0024633A">
                <w:rPr>
                  <w:rFonts w:cs="Tahoma"/>
                  <w:sz w:val="24"/>
                </w:rPr>
                <w:delText>Certificate of Installation</w:delText>
              </w:r>
            </w:del>
          </w:p>
        </w:tc>
        <w:tc>
          <w:tcPr>
            <w:tcW w:w="1221" w:type="pct"/>
          </w:tcPr>
          <w:p w14:paraId="639F2DB1" w14:textId="4E026EA3" w:rsidR="00857256" w:rsidRPr="0024633A" w:rsidRDefault="00857256" w:rsidP="00574EDC">
            <w:pPr>
              <w:keepNext/>
              <w:spacing w:after="0"/>
              <w:rPr>
                <w:del w:id="6081" w:author="Haider Alhabibi" w:date="2022-02-17T12:36:00Z"/>
                <w:rFonts w:cs="Tahoma"/>
                <w:sz w:val="24"/>
              </w:rPr>
            </w:pPr>
            <w:del w:id="6082" w:author="Haider Alhabibi" w:date="2022-02-17T12:36:00Z">
              <w:r w:rsidRPr="0024633A">
                <w:rPr>
                  <w:rFonts w:cs="Tahoma"/>
                  <w:sz w:val="24"/>
                </w:rPr>
                <w:delText>NEEA Certified Heat Pump Water Heater Single Dwelling Unit Hot Water System Distribution - N</w:delText>
              </w:r>
              <w:r>
                <w:rPr>
                  <w:rFonts w:cs="Tahoma"/>
                  <w:sz w:val="24"/>
                </w:rPr>
                <w:delText>on</w:delText>
              </w:r>
              <w:r w:rsidRPr="0024633A">
                <w:rPr>
                  <w:rFonts w:cs="Tahoma"/>
                  <w:sz w:val="24"/>
                </w:rPr>
                <w:delText xml:space="preserve">-HERS </w:delText>
              </w:r>
            </w:del>
          </w:p>
        </w:tc>
        <w:tc>
          <w:tcPr>
            <w:tcW w:w="1220" w:type="pct"/>
          </w:tcPr>
          <w:p w14:paraId="6CA8C2F4" w14:textId="1C873C2B" w:rsidR="00857256" w:rsidRPr="0024633A" w:rsidRDefault="00857256" w:rsidP="00574EDC">
            <w:pPr>
              <w:keepNext/>
              <w:spacing w:after="0"/>
              <w:rPr>
                <w:del w:id="6083" w:author="Haider Alhabibi" w:date="2022-02-17T12:36:00Z"/>
                <w:rFonts w:cs="Tahoma"/>
                <w:sz w:val="24"/>
              </w:rPr>
            </w:pPr>
            <w:del w:id="6084" w:author="Haider Alhabibi" w:date="2022-02-17T12:36:00Z">
              <w:r w:rsidRPr="0024633A">
                <w:rPr>
                  <w:rFonts w:cs="Tahoma"/>
                  <w:sz w:val="24"/>
                </w:rPr>
                <w:delText>sampling n/a</w:delText>
              </w:r>
            </w:del>
          </w:p>
        </w:tc>
      </w:tr>
      <w:tr w:rsidR="00857256" w:rsidRPr="0024633A" w14:paraId="40AD885D" w14:textId="77777777" w:rsidTr="001F1927">
        <w:trPr>
          <w:trHeight w:val="288"/>
          <w:del w:id="6085" w:author="Haider Alhabibi" w:date="2022-02-17T12:36:00Z"/>
        </w:trPr>
        <w:tc>
          <w:tcPr>
            <w:tcW w:w="1312" w:type="pct"/>
          </w:tcPr>
          <w:p w14:paraId="7AE1ADE3" w14:textId="184B1A25" w:rsidR="00857256" w:rsidRPr="0024633A" w:rsidRDefault="00857256" w:rsidP="00574EDC">
            <w:pPr>
              <w:spacing w:after="0"/>
              <w:rPr>
                <w:del w:id="6086" w:author="Haider Alhabibi" w:date="2022-02-17T12:36:00Z"/>
                <w:rFonts w:cs="Tahoma"/>
                <w:sz w:val="24"/>
              </w:rPr>
            </w:pPr>
            <w:del w:id="6087" w:author="Haider Alhabibi" w:date="2022-02-17T12:36:00Z">
              <w:r w:rsidRPr="0024633A">
                <w:rPr>
                  <w:rFonts w:cs="Tahoma"/>
                  <w:sz w:val="24"/>
                </w:rPr>
                <w:delText>CF2R-PLB-03-E</w:delText>
              </w:r>
            </w:del>
          </w:p>
        </w:tc>
        <w:tc>
          <w:tcPr>
            <w:tcW w:w="1247" w:type="pct"/>
          </w:tcPr>
          <w:p w14:paraId="3ED8E3BD" w14:textId="14589493" w:rsidR="00857256" w:rsidRPr="0024633A" w:rsidRDefault="00857256" w:rsidP="00574EDC">
            <w:pPr>
              <w:spacing w:after="0"/>
              <w:rPr>
                <w:del w:id="6088" w:author="Haider Alhabibi" w:date="2022-02-17T12:36:00Z"/>
                <w:rFonts w:cs="Tahoma"/>
                <w:sz w:val="24"/>
              </w:rPr>
            </w:pPr>
            <w:del w:id="6089" w:author="Haider Alhabibi" w:date="2022-02-17T12:36:00Z">
              <w:r w:rsidRPr="0024633A">
                <w:rPr>
                  <w:rFonts w:cs="Tahoma"/>
                  <w:sz w:val="24"/>
                </w:rPr>
                <w:delText>Certificate of Installation</w:delText>
              </w:r>
            </w:del>
          </w:p>
        </w:tc>
        <w:tc>
          <w:tcPr>
            <w:tcW w:w="1221" w:type="pct"/>
          </w:tcPr>
          <w:p w14:paraId="21A59052" w14:textId="6D37A15E" w:rsidR="00857256" w:rsidRPr="0024633A" w:rsidRDefault="00857256" w:rsidP="00574EDC">
            <w:pPr>
              <w:spacing w:after="0"/>
              <w:rPr>
                <w:del w:id="6090" w:author="Haider Alhabibi" w:date="2022-02-17T12:36:00Z"/>
                <w:rFonts w:cs="Tahoma"/>
                <w:sz w:val="24"/>
              </w:rPr>
            </w:pPr>
            <w:del w:id="6091" w:author="Haider Alhabibi" w:date="2022-02-17T12:36:00Z">
              <w:r w:rsidRPr="0024633A">
                <w:rPr>
                  <w:rFonts w:cs="Tahoma"/>
                  <w:sz w:val="24"/>
                </w:rPr>
                <w:delText>Pool and Spa Systems</w:delText>
              </w:r>
            </w:del>
          </w:p>
        </w:tc>
        <w:tc>
          <w:tcPr>
            <w:tcW w:w="1220" w:type="pct"/>
          </w:tcPr>
          <w:p w14:paraId="679E5847" w14:textId="694A0641" w:rsidR="00857256" w:rsidRPr="0024633A" w:rsidRDefault="00857256" w:rsidP="00574EDC">
            <w:pPr>
              <w:spacing w:after="0"/>
              <w:rPr>
                <w:del w:id="6092" w:author="Haider Alhabibi" w:date="2022-02-17T12:36:00Z"/>
                <w:rFonts w:cs="Tahoma"/>
                <w:sz w:val="24"/>
              </w:rPr>
            </w:pPr>
            <w:del w:id="6093" w:author="Haider Alhabibi" w:date="2022-02-17T12:36:00Z">
              <w:r w:rsidRPr="0024633A">
                <w:rPr>
                  <w:rFonts w:cs="Tahoma"/>
                  <w:sz w:val="24"/>
                </w:rPr>
                <w:delText>sampling n/a</w:delText>
              </w:r>
            </w:del>
          </w:p>
        </w:tc>
      </w:tr>
      <w:tr w:rsidR="00857256" w:rsidRPr="0024633A" w14:paraId="6A4E2A97" w14:textId="77777777" w:rsidTr="001F1927">
        <w:trPr>
          <w:trHeight w:val="288"/>
          <w:del w:id="6094" w:author="Haider Alhabibi" w:date="2022-02-17T12:38:00Z"/>
        </w:trPr>
        <w:tc>
          <w:tcPr>
            <w:tcW w:w="1312" w:type="pct"/>
          </w:tcPr>
          <w:p w14:paraId="5C553931" w14:textId="3D722786" w:rsidR="00857256" w:rsidRPr="0024633A" w:rsidRDefault="00857256" w:rsidP="00574EDC">
            <w:pPr>
              <w:keepNext/>
              <w:spacing w:after="0"/>
              <w:rPr>
                <w:del w:id="6095" w:author="Haider Alhabibi" w:date="2022-02-17T12:38:00Z"/>
                <w:rFonts w:cs="Tahoma"/>
                <w:sz w:val="24"/>
              </w:rPr>
            </w:pPr>
            <w:del w:id="6096" w:author="Haider Alhabibi" w:date="2022-02-17T12:38:00Z">
              <w:r w:rsidRPr="0024633A">
                <w:rPr>
                  <w:rFonts w:cs="Tahoma"/>
                  <w:sz w:val="24"/>
                </w:rPr>
                <w:delText>CF2R</w:delText>
              </w:r>
              <w:r>
                <w:rPr>
                  <w:rFonts w:cs="Tahoma"/>
                  <w:sz w:val="24"/>
                </w:rPr>
                <w:delText>/CF3R</w:delText>
              </w:r>
              <w:r w:rsidRPr="0024633A">
                <w:rPr>
                  <w:rFonts w:cs="Tahoma"/>
                  <w:sz w:val="24"/>
                </w:rPr>
                <w:delText>-PLB-21a-H</w:delText>
              </w:r>
            </w:del>
          </w:p>
        </w:tc>
        <w:tc>
          <w:tcPr>
            <w:tcW w:w="1247" w:type="pct"/>
          </w:tcPr>
          <w:p w14:paraId="4C7FEBBC" w14:textId="0D4B5663" w:rsidR="00857256" w:rsidRPr="0024633A" w:rsidRDefault="00857256" w:rsidP="00574EDC">
            <w:pPr>
              <w:keepNext/>
              <w:spacing w:after="0"/>
              <w:rPr>
                <w:del w:id="6097" w:author="Haider Alhabibi" w:date="2022-02-17T12:38:00Z"/>
                <w:rFonts w:cs="Tahoma"/>
                <w:sz w:val="24"/>
              </w:rPr>
            </w:pPr>
            <w:del w:id="6098" w:author="Haider Alhabibi" w:date="2022-02-17T12:38:00Z">
              <w:r w:rsidRPr="0024633A">
                <w:rPr>
                  <w:rFonts w:cs="Tahoma"/>
                  <w:sz w:val="24"/>
                </w:rPr>
                <w:delText>Certificate of Installation</w:delText>
              </w:r>
              <w:r>
                <w:rPr>
                  <w:rFonts w:cs="Tahoma"/>
                  <w:sz w:val="24"/>
                </w:rPr>
                <w:delText>/Verification</w:delText>
              </w:r>
            </w:del>
          </w:p>
        </w:tc>
        <w:tc>
          <w:tcPr>
            <w:tcW w:w="1221" w:type="pct"/>
          </w:tcPr>
          <w:p w14:paraId="62836A74" w14:textId="59E64BBA" w:rsidR="00857256" w:rsidRPr="0024633A" w:rsidRDefault="00857256" w:rsidP="00574EDC">
            <w:pPr>
              <w:keepNext/>
              <w:spacing w:after="0"/>
              <w:rPr>
                <w:del w:id="6099" w:author="Haider Alhabibi" w:date="2022-02-17T12:38:00Z"/>
                <w:rFonts w:cs="Tahoma"/>
                <w:sz w:val="24"/>
              </w:rPr>
            </w:pPr>
            <w:del w:id="6100" w:author="Haider Alhabibi" w:date="2022-02-17T12:38:00Z">
              <w:r w:rsidRPr="0024633A">
                <w:rPr>
                  <w:rFonts w:cs="Tahoma"/>
                  <w:bCs/>
                  <w:sz w:val="24"/>
                </w:rPr>
                <w:delText>HERS - Multifamily Central Hot Water System Distribution</w:delText>
              </w:r>
              <w:r w:rsidRPr="0024633A">
                <w:rPr>
                  <w:rFonts w:cs="Tahoma"/>
                  <w:sz w:val="24"/>
                </w:rPr>
                <w:delText xml:space="preserve"> Multiple Recirculation Loop Design for DHW Systems Serving Multiple Dwelling Units</w:delText>
              </w:r>
            </w:del>
          </w:p>
        </w:tc>
        <w:tc>
          <w:tcPr>
            <w:tcW w:w="1220" w:type="pct"/>
          </w:tcPr>
          <w:p w14:paraId="6697D834" w14:textId="4992EB30" w:rsidR="00857256" w:rsidRPr="0024633A" w:rsidRDefault="00857256" w:rsidP="00574EDC">
            <w:pPr>
              <w:keepNext/>
              <w:spacing w:after="0"/>
              <w:rPr>
                <w:del w:id="6101" w:author="Haider Alhabibi" w:date="2022-02-17T12:38:00Z"/>
                <w:rFonts w:cs="Tahoma"/>
                <w:sz w:val="24"/>
              </w:rPr>
            </w:pPr>
            <w:del w:id="6102" w:author="Haider Alhabibi" w:date="2022-02-17T12:38:00Z">
              <w:r w:rsidRPr="0024633A" w:rsidDel="00523903">
                <w:rPr>
                  <w:rFonts w:cs="Tahoma"/>
                  <w:b/>
                  <w:bCs/>
                  <w:sz w:val="24"/>
                </w:rPr>
                <w:delText>Multifamily DHW Feature</w:delText>
              </w:r>
              <w:r w:rsidRPr="0024633A" w:rsidDel="00523903">
                <w:rPr>
                  <w:rFonts w:cs="Tahoma"/>
                  <w:sz w:val="24"/>
                </w:rPr>
                <w:br/>
              </w:r>
              <w:r w:rsidRPr="0024633A" w:rsidDel="00523903">
                <w:rPr>
                  <w:rFonts w:cs="Tahoma"/>
                  <w:sz w:val="24"/>
                </w:rPr>
                <w:br/>
                <w:delText>When the CF1R indicates requirement for HERS verification for multifamily DHW in the dwelling, qualification for inclusion in a sample group may be demonstrated using PLB-21a regardless of which verification protocol is reported on the PLB-21a. The same DHW verification protocol does not need to be used in all dwellings in a sample group, thus any combination of PLB-21a verifications can be used to qualify to be in the same sample group.</w:delText>
              </w:r>
            </w:del>
          </w:p>
        </w:tc>
      </w:tr>
      <w:tr w:rsidR="00857256" w:rsidRPr="0024633A" w14:paraId="78C63BD0" w14:textId="77777777" w:rsidTr="001F1927">
        <w:trPr>
          <w:trHeight w:val="288"/>
          <w:del w:id="6103" w:author="Haider Alhabibi" w:date="2022-02-17T12:38:00Z"/>
        </w:trPr>
        <w:tc>
          <w:tcPr>
            <w:tcW w:w="1312" w:type="pct"/>
          </w:tcPr>
          <w:p w14:paraId="53C4CBAE" w14:textId="76FE5EEC" w:rsidR="00857256" w:rsidRPr="0024633A" w:rsidRDefault="00857256" w:rsidP="00574EDC">
            <w:pPr>
              <w:keepNext/>
              <w:spacing w:after="0"/>
              <w:rPr>
                <w:del w:id="6104" w:author="Haider Alhabibi" w:date="2022-02-17T12:38:00Z"/>
                <w:rFonts w:cs="Tahoma"/>
                <w:sz w:val="24"/>
              </w:rPr>
            </w:pPr>
            <w:del w:id="6105" w:author="Haider Alhabibi" w:date="2022-02-17T12:38:00Z">
              <w:r w:rsidRPr="0024633A">
                <w:rPr>
                  <w:rFonts w:cs="Tahoma"/>
                  <w:sz w:val="24"/>
                </w:rPr>
                <w:delText>CF2R</w:delText>
              </w:r>
              <w:r>
                <w:rPr>
                  <w:rFonts w:cs="Tahoma"/>
                  <w:sz w:val="24"/>
                </w:rPr>
                <w:delText>/CF3R</w:delText>
              </w:r>
              <w:r w:rsidRPr="0024633A">
                <w:rPr>
                  <w:rFonts w:cs="Tahoma"/>
                  <w:sz w:val="24"/>
                </w:rPr>
                <w:delText>-PLB-21b-H</w:delText>
              </w:r>
            </w:del>
          </w:p>
        </w:tc>
        <w:tc>
          <w:tcPr>
            <w:tcW w:w="1247" w:type="pct"/>
          </w:tcPr>
          <w:p w14:paraId="3FC6B079" w14:textId="1F6332A2" w:rsidR="00857256" w:rsidRPr="0024633A" w:rsidRDefault="00857256" w:rsidP="00574EDC">
            <w:pPr>
              <w:keepNext/>
              <w:spacing w:after="0"/>
              <w:rPr>
                <w:del w:id="6106" w:author="Haider Alhabibi" w:date="2022-02-17T12:38:00Z"/>
                <w:rFonts w:cs="Tahoma"/>
                <w:sz w:val="24"/>
              </w:rPr>
            </w:pPr>
            <w:del w:id="6107" w:author="Haider Alhabibi" w:date="2022-02-17T12:38:00Z">
              <w:r w:rsidRPr="0024633A">
                <w:rPr>
                  <w:rFonts w:cs="Tahoma"/>
                  <w:sz w:val="24"/>
                </w:rPr>
                <w:delText>Certificate of Installation</w:delText>
              </w:r>
              <w:r>
                <w:rPr>
                  <w:rFonts w:cs="Tahoma"/>
                  <w:sz w:val="24"/>
                </w:rPr>
                <w:delText>/Verification</w:delText>
              </w:r>
            </w:del>
          </w:p>
        </w:tc>
        <w:tc>
          <w:tcPr>
            <w:tcW w:w="1221" w:type="pct"/>
          </w:tcPr>
          <w:p w14:paraId="446CD8C4" w14:textId="08120702" w:rsidR="00857256" w:rsidRPr="0024633A" w:rsidRDefault="00857256" w:rsidP="00574EDC">
            <w:pPr>
              <w:keepNext/>
              <w:spacing w:after="0"/>
              <w:rPr>
                <w:del w:id="6108" w:author="Haider Alhabibi" w:date="2022-02-17T12:38:00Z"/>
                <w:rFonts w:cs="Tahoma"/>
                <w:sz w:val="24"/>
              </w:rPr>
            </w:pPr>
            <w:del w:id="6109" w:author="Haider Alhabibi" w:date="2022-02-17T12:38:00Z">
              <w:r w:rsidRPr="0024633A">
                <w:rPr>
                  <w:rFonts w:cs="Tahoma"/>
                  <w:bCs/>
                  <w:sz w:val="24"/>
                </w:rPr>
                <w:delText xml:space="preserve">HERS - </w:delText>
              </w:r>
              <w:r w:rsidRPr="0024633A">
                <w:rPr>
                  <w:rFonts w:cs="Tahoma"/>
                  <w:sz w:val="24"/>
                </w:rPr>
                <w:delText xml:space="preserve">NEEA Certified Heat Pump Water </w:delText>
              </w:r>
              <w:r w:rsidRPr="0024633A">
                <w:rPr>
                  <w:rFonts w:cs="Tahoma"/>
                  <w:bCs/>
                  <w:sz w:val="24"/>
                </w:rPr>
                <w:delText>Multifamily Central Hot Water System Distribution</w:delText>
              </w:r>
              <w:r w:rsidRPr="0024633A">
                <w:rPr>
                  <w:rFonts w:cs="Tahoma"/>
                  <w:sz w:val="24"/>
                </w:rPr>
                <w:delText xml:space="preserve"> Multiple Recirculation Loop Design for DHW Systems Serving Multiple Dwelling Units</w:delText>
              </w:r>
            </w:del>
          </w:p>
        </w:tc>
        <w:tc>
          <w:tcPr>
            <w:tcW w:w="1220" w:type="pct"/>
          </w:tcPr>
          <w:p w14:paraId="1EC4A3A2" w14:textId="690E09D7" w:rsidR="00857256" w:rsidRPr="0024633A" w:rsidRDefault="00857256" w:rsidP="00574EDC">
            <w:pPr>
              <w:keepNext/>
              <w:spacing w:after="0"/>
              <w:rPr>
                <w:del w:id="6110" w:author="Haider Alhabibi" w:date="2022-02-17T12:38:00Z"/>
                <w:rFonts w:cs="Tahoma"/>
                <w:sz w:val="24"/>
              </w:rPr>
            </w:pPr>
            <w:del w:id="6111" w:author="Haider Alhabibi" w:date="2022-02-17T12:38:00Z">
              <w:r w:rsidRPr="0024633A" w:rsidDel="00DE73C2">
                <w:rPr>
                  <w:rFonts w:cs="Tahoma"/>
                  <w:b/>
                  <w:bCs/>
                  <w:sz w:val="24"/>
                </w:rPr>
                <w:delText>Multifamily DHW Feature</w:delText>
              </w:r>
              <w:r w:rsidRPr="0024633A" w:rsidDel="00DE73C2">
                <w:rPr>
                  <w:rFonts w:cs="Tahoma"/>
                  <w:sz w:val="24"/>
                </w:rPr>
                <w:br/>
              </w:r>
              <w:r w:rsidRPr="0024633A" w:rsidDel="00DE73C2">
                <w:rPr>
                  <w:rFonts w:cs="Tahoma"/>
                  <w:sz w:val="24"/>
                </w:rPr>
                <w:br/>
                <w:delText xml:space="preserve">When the CF1R indicates requirement for HERS verification for multifamily DHW in the dwelling, qualification for inclusion in a sample group may be demonstrated using PLB-21b regardless of which verification protocol is reported on the PLB-21b. The same DHW verification protocol does not need to be used in all dwellings in a sample group, thus any combination of PLB-21b verifications can be used to qualify to be in the same sample group. </w:delText>
              </w:r>
            </w:del>
          </w:p>
        </w:tc>
      </w:tr>
      <w:tr w:rsidR="00857256" w:rsidRPr="0024633A" w14:paraId="32AE8727" w14:textId="77777777" w:rsidTr="001F1927">
        <w:trPr>
          <w:trHeight w:val="288"/>
        </w:trPr>
        <w:tc>
          <w:tcPr>
            <w:tcW w:w="1312" w:type="pct"/>
          </w:tcPr>
          <w:p w14:paraId="67F1A314" w14:textId="253E04B4" w:rsidR="00857256" w:rsidRPr="0024633A" w:rsidRDefault="00857256" w:rsidP="00574EDC">
            <w:pPr>
              <w:keepNext/>
              <w:spacing w:after="0"/>
              <w:rPr>
                <w:rFonts w:cs="Tahoma"/>
                <w:sz w:val="24"/>
              </w:rPr>
            </w:pPr>
            <w:r w:rsidRPr="0024633A">
              <w:rPr>
                <w:rFonts w:cs="Tahoma"/>
                <w:sz w:val="24"/>
              </w:rPr>
              <w:t>CF2R</w:t>
            </w:r>
            <w:r>
              <w:rPr>
                <w:rFonts w:cs="Tahoma"/>
                <w:sz w:val="24"/>
              </w:rPr>
              <w:t>/CF3R</w:t>
            </w:r>
            <w:r w:rsidRPr="0024633A">
              <w:rPr>
                <w:rFonts w:cs="Tahoma"/>
                <w:sz w:val="24"/>
              </w:rPr>
              <w:t>-PLB-22</w:t>
            </w:r>
            <w:del w:id="6112" w:author="Armando Ramirez" w:date="2022-02-10T19:45:00Z">
              <w:r w:rsidRPr="0024633A">
                <w:rPr>
                  <w:rFonts w:cs="Tahoma"/>
                  <w:sz w:val="24"/>
                </w:rPr>
                <w:delText>a</w:delText>
              </w:r>
            </w:del>
            <w:r w:rsidRPr="0024633A">
              <w:rPr>
                <w:rFonts w:cs="Tahoma"/>
                <w:sz w:val="24"/>
              </w:rPr>
              <w:t>-H</w:t>
            </w:r>
          </w:p>
        </w:tc>
        <w:tc>
          <w:tcPr>
            <w:tcW w:w="1247" w:type="pct"/>
          </w:tcPr>
          <w:p w14:paraId="3C0A34AC" w14:textId="77777777" w:rsidR="00857256" w:rsidRPr="0024633A" w:rsidRDefault="00857256" w:rsidP="00574EDC">
            <w:pPr>
              <w:keepNext/>
              <w:spacing w:after="0"/>
              <w:rPr>
                <w:rFonts w:cs="Tahoma"/>
                <w:sz w:val="24"/>
              </w:rPr>
            </w:pPr>
            <w:r w:rsidRPr="0024633A">
              <w:rPr>
                <w:rFonts w:cs="Tahoma"/>
                <w:sz w:val="24"/>
              </w:rPr>
              <w:t>Certificate of Installation</w:t>
            </w:r>
            <w:r>
              <w:rPr>
                <w:rFonts w:cs="Tahoma"/>
                <w:sz w:val="24"/>
              </w:rPr>
              <w:t>/Verification</w:t>
            </w:r>
          </w:p>
        </w:tc>
        <w:tc>
          <w:tcPr>
            <w:tcW w:w="1221" w:type="pct"/>
          </w:tcPr>
          <w:p w14:paraId="6E936E5E" w14:textId="5307D736" w:rsidR="00857256" w:rsidRPr="0024633A" w:rsidRDefault="00857256" w:rsidP="00574EDC">
            <w:pPr>
              <w:keepNext/>
              <w:spacing w:after="0"/>
              <w:rPr>
                <w:rFonts w:cs="Tahoma"/>
                <w:sz w:val="24"/>
              </w:rPr>
            </w:pPr>
            <w:r w:rsidRPr="0024633A">
              <w:rPr>
                <w:rFonts w:cs="Tahoma"/>
                <w:sz w:val="24"/>
              </w:rPr>
              <w:t xml:space="preserve">HERS - Single Dwelling Unit </w:t>
            </w:r>
            <w:ins w:id="6113" w:author="Armando Ramirez" w:date="2022-02-10T19:42:00Z">
              <w:r w:rsidR="001545FC">
                <w:rPr>
                  <w:rFonts w:cs="Tahoma"/>
                  <w:sz w:val="24"/>
                </w:rPr>
                <w:t xml:space="preserve">Domestic </w:t>
              </w:r>
            </w:ins>
            <w:r w:rsidRPr="0024633A">
              <w:rPr>
                <w:rFonts w:cs="Tahoma"/>
                <w:sz w:val="24"/>
              </w:rPr>
              <w:t>Hot Water</w:t>
            </w:r>
            <w:ins w:id="6114" w:author="Armando Ramirez" w:date="2022-02-10T19:42:00Z">
              <w:r w:rsidRPr="0024633A">
                <w:rPr>
                  <w:rFonts w:cs="Tahoma"/>
                  <w:sz w:val="24"/>
                </w:rPr>
                <w:t xml:space="preserve"> </w:t>
              </w:r>
              <w:r w:rsidR="001545FC">
                <w:rPr>
                  <w:rFonts w:cs="Tahoma"/>
                  <w:sz w:val="24"/>
                </w:rPr>
                <w:t>(DHW)</w:t>
              </w:r>
            </w:ins>
            <w:r w:rsidR="001545FC" w:rsidRPr="0024633A">
              <w:rPr>
                <w:rFonts w:cs="Tahoma"/>
                <w:sz w:val="24"/>
              </w:rPr>
              <w:t xml:space="preserve"> </w:t>
            </w:r>
            <w:r w:rsidRPr="0024633A">
              <w:rPr>
                <w:rFonts w:cs="Tahoma"/>
                <w:sz w:val="24"/>
              </w:rPr>
              <w:t xml:space="preserve">System Distribution </w:t>
            </w:r>
          </w:p>
        </w:tc>
        <w:tc>
          <w:tcPr>
            <w:tcW w:w="1220" w:type="pct"/>
          </w:tcPr>
          <w:p w14:paraId="28FDFBB8" w14:textId="475C57B5" w:rsidR="00857256" w:rsidRPr="0024633A" w:rsidRDefault="00857256" w:rsidP="00574EDC">
            <w:pPr>
              <w:keepNext/>
              <w:spacing w:after="0"/>
              <w:rPr>
                <w:rFonts w:cs="Tahoma"/>
                <w:sz w:val="24"/>
              </w:rPr>
            </w:pPr>
            <w:del w:id="6115" w:author="Armando Ramirez" w:date="2022-02-10T18:52:00Z">
              <w:r w:rsidRPr="0024633A">
                <w:rPr>
                  <w:rFonts w:cs="Tahoma"/>
                  <w:b/>
                  <w:bCs/>
                  <w:sz w:val="24"/>
                </w:rPr>
                <w:delText xml:space="preserve">SFD </w:delText>
              </w:r>
            </w:del>
            <w:del w:id="6116" w:author="Armando Ramirez" w:date="2022-02-10T19:39:00Z">
              <w:r w:rsidRPr="0024633A">
                <w:rPr>
                  <w:rFonts w:cs="Tahoma"/>
                  <w:b/>
                  <w:bCs/>
                  <w:sz w:val="24"/>
                </w:rPr>
                <w:delText>DHW Feature</w:delText>
              </w:r>
              <w:r w:rsidRPr="0024633A">
                <w:rPr>
                  <w:rFonts w:cs="Tahoma"/>
                  <w:sz w:val="24"/>
                </w:rPr>
                <w:br/>
              </w:r>
            </w:del>
            <w:r w:rsidRPr="0024633A">
              <w:rPr>
                <w:rFonts w:cs="Tahoma"/>
                <w:sz w:val="24"/>
              </w:rPr>
              <w:br/>
              <w:t xml:space="preserve">When the CF1R indicates </w:t>
            </w:r>
            <w:del w:id="6117" w:author="Armando Ramirez" w:date="2022-02-10T19:46:00Z">
              <w:r w:rsidRPr="0024633A">
                <w:rPr>
                  <w:rFonts w:cs="Tahoma"/>
                  <w:sz w:val="24"/>
                </w:rPr>
                <w:delText xml:space="preserve">requirement for </w:delText>
              </w:r>
            </w:del>
            <w:r w:rsidRPr="0024633A">
              <w:rPr>
                <w:rFonts w:cs="Tahoma"/>
                <w:sz w:val="24"/>
              </w:rPr>
              <w:t xml:space="preserve">HERS verification for </w:t>
            </w:r>
            <w:ins w:id="6118" w:author="Armando Ramirez" w:date="2022-02-10T19:43:00Z">
              <w:r w:rsidR="001545FC">
                <w:rPr>
                  <w:rFonts w:cs="Tahoma"/>
                  <w:sz w:val="24"/>
                </w:rPr>
                <w:t xml:space="preserve">a </w:t>
              </w:r>
            </w:ins>
            <w:proofErr w:type="gramStart"/>
            <w:r w:rsidRPr="0024633A">
              <w:rPr>
                <w:rFonts w:cs="Tahoma"/>
                <w:sz w:val="24"/>
              </w:rPr>
              <w:t>single family</w:t>
            </w:r>
            <w:proofErr w:type="gramEnd"/>
            <w:r w:rsidRPr="0024633A">
              <w:rPr>
                <w:rFonts w:cs="Tahoma"/>
                <w:sz w:val="24"/>
              </w:rPr>
              <w:t xml:space="preserve"> dwelling DHW feature, qualification for inclusion in a sample group may be demonstrated using PLB-22</w:t>
            </w:r>
            <w:del w:id="6119" w:author="Armando Ramirez" w:date="2022-02-10T19:45:00Z">
              <w:r w:rsidRPr="0024633A">
                <w:rPr>
                  <w:rFonts w:cs="Tahoma"/>
                  <w:sz w:val="24"/>
                </w:rPr>
                <w:delText>a</w:delText>
              </w:r>
            </w:del>
            <w:r w:rsidRPr="0024633A">
              <w:rPr>
                <w:rFonts w:cs="Tahoma"/>
                <w:sz w:val="24"/>
              </w:rPr>
              <w:t xml:space="preserve"> regardless of which verification protocol is reported on the PLB-22</w:t>
            </w:r>
            <w:del w:id="6120" w:author="Armando Ramirez" w:date="2022-02-10T19:45:00Z">
              <w:r w:rsidRPr="0024633A">
                <w:rPr>
                  <w:rFonts w:cs="Tahoma"/>
                  <w:sz w:val="24"/>
                </w:rPr>
                <w:delText>a</w:delText>
              </w:r>
            </w:del>
            <w:r w:rsidRPr="0024633A">
              <w:rPr>
                <w:rFonts w:cs="Tahoma"/>
                <w:sz w:val="24"/>
              </w:rPr>
              <w:t>. The same DHW verification protocol does not need to be used in all dwellings in a sample group, thus any combination of PLB-22</w:t>
            </w:r>
            <w:del w:id="6121" w:author="Armando Ramirez" w:date="2022-02-10T19:45:00Z">
              <w:r w:rsidRPr="0024633A">
                <w:rPr>
                  <w:rFonts w:cs="Tahoma"/>
                  <w:sz w:val="24"/>
                </w:rPr>
                <w:delText>a</w:delText>
              </w:r>
            </w:del>
            <w:r w:rsidRPr="0024633A">
              <w:rPr>
                <w:rFonts w:cs="Tahoma"/>
                <w:sz w:val="24"/>
              </w:rPr>
              <w:t xml:space="preserve"> verifications can be used to qualify to be in the same sample group.</w:t>
            </w:r>
          </w:p>
        </w:tc>
      </w:tr>
      <w:tr w:rsidR="00857256" w:rsidRPr="0024633A" w14:paraId="341B678B" w14:textId="77777777" w:rsidTr="001F1927">
        <w:trPr>
          <w:trHeight w:val="288"/>
          <w:del w:id="6122" w:author="Haider Alhabibi" w:date="2022-02-17T12:40:00Z"/>
        </w:trPr>
        <w:tc>
          <w:tcPr>
            <w:tcW w:w="1312" w:type="pct"/>
          </w:tcPr>
          <w:p w14:paraId="6C83BDAE" w14:textId="49EE0E1E" w:rsidR="00857256" w:rsidRPr="0024633A" w:rsidRDefault="00857256" w:rsidP="00574EDC">
            <w:pPr>
              <w:keepNext/>
              <w:spacing w:after="0"/>
              <w:rPr>
                <w:del w:id="6123" w:author="Haider Alhabibi" w:date="2022-02-17T12:40:00Z"/>
                <w:rFonts w:cs="Tahoma"/>
                <w:sz w:val="24"/>
              </w:rPr>
            </w:pPr>
            <w:del w:id="6124" w:author="Haider Alhabibi" w:date="2022-02-17T12:40:00Z">
              <w:r w:rsidRPr="0024633A">
                <w:rPr>
                  <w:rFonts w:cs="Tahoma"/>
                  <w:sz w:val="24"/>
                </w:rPr>
                <w:delText>CF2R</w:delText>
              </w:r>
              <w:r>
                <w:rPr>
                  <w:rFonts w:cs="Tahoma"/>
                  <w:sz w:val="24"/>
                </w:rPr>
                <w:delText>/CF3R</w:delText>
              </w:r>
              <w:r w:rsidRPr="0024633A">
                <w:rPr>
                  <w:rFonts w:cs="Tahoma"/>
                  <w:sz w:val="24"/>
                </w:rPr>
                <w:delText>-PLB-22b-H</w:delText>
              </w:r>
            </w:del>
          </w:p>
        </w:tc>
        <w:tc>
          <w:tcPr>
            <w:tcW w:w="1247" w:type="pct"/>
          </w:tcPr>
          <w:p w14:paraId="1510A63D" w14:textId="2634E0BC" w:rsidR="00857256" w:rsidRPr="0024633A" w:rsidRDefault="00857256" w:rsidP="00574EDC">
            <w:pPr>
              <w:keepNext/>
              <w:spacing w:after="0"/>
              <w:rPr>
                <w:del w:id="6125" w:author="Haider Alhabibi" w:date="2022-02-17T12:40:00Z"/>
                <w:rFonts w:cs="Tahoma"/>
                <w:sz w:val="24"/>
              </w:rPr>
            </w:pPr>
            <w:del w:id="6126" w:author="Haider Alhabibi" w:date="2022-02-17T12:40:00Z">
              <w:r w:rsidRPr="0024633A">
                <w:rPr>
                  <w:rFonts w:cs="Tahoma"/>
                  <w:sz w:val="24"/>
                </w:rPr>
                <w:delText>Certificate of Installation</w:delText>
              </w:r>
              <w:r>
                <w:rPr>
                  <w:rFonts w:cs="Tahoma"/>
                  <w:sz w:val="24"/>
                </w:rPr>
                <w:delText>/Verification</w:delText>
              </w:r>
            </w:del>
          </w:p>
        </w:tc>
        <w:tc>
          <w:tcPr>
            <w:tcW w:w="1221" w:type="pct"/>
          </w:tcPr>
          <w:p w14:paraId="3AC62689" w14:textId="365CD9EF" w:rsidR="00857256" w:rsidRPr="0024633A" w:rsidRDefault="00857256" w:rsidP="00574EDC">
            <w:pPr>
              <w:keepNext/>
              <w:spacing w:after="0"/>
              <w:rPr>
                <w:del w:id="6127" w:author="Haider Alhabibi" w:date="2022-02-17T12:40:00Z"/>
                <w:rFonts w:cs="Tahoma"/>
                <w:sz w:val="24"/>
              </w:rPr>
            </w:pPr>
            <w:del w:id="6128" w:author="Haider Alhabibi" w:date="2022-02-17T12:40:00Z">
              <w:r w:rsidRPr="0024633A">
                <w:rPr>
                  <w:rFonts w:cs="Tahoma"/>
                  <w:sz w:val="24"/>
                </w:rPr>
                <w:delText>HERS - NEEA Certified Heat Pump Water Single Dwelling Unit Hot Water System Distribution</w:delText>
              </w:r>
            </w:del>
          </w:p>
        </w:tc>
        <w:tc>
          <w:tcPr>
            <w:tcW w:w="1220" w:type="pct"/>
          </w:tcPr>
          <w:p w14:paraId="5EC12E55" w14:textId="66B6557F" w:rsidR="00857256" w:rsidRPr="0024633A" w:rsidRDefault="00857256" w:rsidP="00574EDC">
            <w:pPr>
              <w:keepNext/>
              <w:spacing w:after="0"/>
              <w:rPr>
                <w:del w:id="6129" w:author="Haider Alhabibi" w:date="2022-02-17T12:40:00Z"/>
                <w:rFonts w:cs="Tahoma"/>
                <w:sz w:val="24"/>
              </w:rPr>
            </w:pPr>
            <w:del w:id="6130" w:author="Haider Alhabibi" w:date="2022-02-17T12:40:00Z">
              <w:r w:rsidRPr="0024633A">
                <w:rPr>
                  <w:rFonts w:cs="Tahoma"/>
                  <w:b/>
                  <w:bCs/>
                  <w:sz w:val="24"/>
                </w:rPr>
                <w:delText>SFD DHW Feature</w:delText>
              </w:r>
              <w:r w:rsidRPr="0024633A">
                <w:rPr>
                  <w:rFonts w:cs="Tahoma"/>
                  <w:sz w:val="24"/>
                </w:rPr>
                <w:br/>
              </w:r>
              <w:r w:rsidRPr="0024633A">
                <w:rPr>
                  <w:rFonts w:cs="Tahoma"/>
                  <w:sz w:val="24"/>
                </w:rPr>
                <w:br/>
                <w:delText>When the CF1R indicates requirement for HERS verification for single family dwelling DHW feature, qualification for inclusion in a sample group may be demonstrated using PLB-22b regardless of which verification protocol is reported on the PLB-22b. The same DHW verification protocol does not need to be used in all dwellings in a sample group, thus any combination of PLB-22b verifications can be used to qualify to be in the same sample group.</w:delText>
              </w:r>
            </w:del>
          </w:p>
        </w:tc>
      </w:tr>
      <w:tr w:rsidR="00857256" w:rsidRPr="0024633A" w14:paraId="43106B98" w14:textId="77777777" w:rsidTr="001F1927">
        <w:trPr>
          <w:trHeight w:val="288"/>
          <w:del w:id="6131" w:author="Haider Alhabibi" w:date="2022-02-17T12:40:00Z"/>
        </w:trPr>
        <w:tc>
          <w:tcPr>
            <w:tcW w:w="1312" w:type="pct"/>
          </w:tcPr>
          <w:p w14:paraId="1A601238" w14:textId="491AEAC3" w:rsidR="00857256" w:rsidRPr="0024633A" w:rsidRDefault="00857256" w:rsidP="00574EDC">
            <w:pPr>
              <w:keepNext/>
              <w:spacing w:after="0"/>
              <w:rPr>
                <w:del w:id="6132" w:author="Haider Alhabibi" w:date="2022-02-17T12:40:00Z"/>
                <w:rFonts w:cs="Tahoma"/>
                <w:sz w:val="24"/>
              </w:rPr>
            </w:pPr>
            <w:del w:id="6133" w:author="Haider Alhabibi" w:date="2022-02-17T12:40:00Z">
              <w:r w:rsidRPr="0024633A">
                <w:rPr>
                  <w:rFonts w:cs="Tahoma"/>
                  <w:sz w:val="24"/>
                </w:rPr>
                <w:delText>CF2R-PVB-01a-E</w:delText>
              </w:r>
            </w:del>
          </w:p>
        </w:tc>
        <w:tc>
          <w:tcPr>
            <w:tcW w:w="1247" w:type="pct"/>
          </w:tcPr>
          <w:p w14:paraId="72A7B632" w14:textId="13D6BF30" w:rsidR="00857256" w:rsidRPr="0024633A" w:rsidRDefault="00857256" w:rsidP="00574EDC">
            <w:pPr>
              <w:keepNext/>
              <w:spacing w:after="0"/>
              <w:rPr>
                <w:del w:id="6134" w:author="Haider Alhabibi" w:date="2022-02-17T12:40:00Z"/>
                <w:rFonts w:cs="Tahoma"/>
                <w:sz w:val="24"/>
              </w:rPr>
            </w:pPr>
            <w:del w:id="6135" w:author="Haider Alhabibi" w:date="2022-02-17T12:40:00Z">
              <w:r w:rsidRPr="0024633A">
                <w:rPr>
                  <w:rFonts w:cs="Tahoma"/>
                  <w:sz w:val="24"/>
                </w:rPr>
                <w:delText>Certificate of Installation</w:delText>
              </w:r>
            </w:del>
          </w:p>
        </w:tc>
        <w:tc>
          <w:tcPr>
            <w:tcW w:w="1221" w:type="pct"/>
          </w:tcPr>
          <w:p w14:paraId="2705A3C9" w14:textId="047C1236" w:rsidR="00857256" w:rsidRPr="0024633A" w:rsidRDefault="00857256" w:rsidP="00574EDC">
            <w:pPr>
              <w:keepNext/>
              <w:spacing w:after="0"/>
              <w:rPr>
                <w:del w:id="6136" w:author="Haider Alhabibi" w:date="2022-02-17T12:40:00Z"/>
                <w:rFonts w:cs="Tahoma"/>
                <w:sz w:val="24"/>
              </w:rPr>
            </w:pPr>
            <w:del w:id="6137" w:author="Haider Alhabibi" w:date="2022-02-17T12:40:00Z">
              <w:r w:rsidRPr="0024633A">
                <w:rPr>
                  <w:rFonts w:cs="Tahoma"/>
                  <w:sz w:val="24"/>
                </w:rPr>
                <w:delText xml:space="preserve">Photovoltaic Systems </w:delText>
              </w:r>
            </w:del>
          </w:p>
        </w:tc>
        <w:tc>
          <w:tcPr>
            <w:tcW w:w="1220" w:type="pct"/>
          </w:tcPr>
          <w:p w14:paraId="1E69272B" w14:textId="13017C14" w:rsidR="00857256" w:rsidRPr="0024633A" w:rsidRDefault="00857256" w:rsidP="00574EDC">
            <w:pPr>
              <w:keepNext/>
              <w:spacing w:after="0"/>
              <w:rPr>
                <w:del w:id="6138" w:author="Haider Alhabibi" w:date="2022-02-17T12:40:00Z"/>
                <w:rFonts w:cs="Tahoma"/>
                <w:sz w:val="24"/>
              </w:rPr>
            </w:pPr>
            <w:del w:id="6139" w:author="Haider Alhabibi" w:date="2022-02-17T12:40:00Z">
              <w:r w:rsidRPr="0024633A">
                <w:rPr>
                  <w:rFonts w:cs="Tahoma"/>
                  <w:sz w:val="24"/>
                </w:rPr>
                <w:delText>sampling n/a</w:delText>
              </w:r>
            </w:del>
          </w:p>
        </w:tc>
      </w:tr>
      <w:tr w:rsidR="00857256" w:rsidRPr="0024633A" w14:paraId="02E062D1" w14:textId="77777777" w:rsidTr="001F1927">
        <w:trPr>
          <w:trHeight w:val="288"/>
          <w:del w:id="6140" w:author="Haider Alhabibi" w:date="2022-02-17T12:40:00Z"/>
        </w:trPr>
        <w:tc>
          <w:tcPr>
            <w:tcW w:w="1312" w:type="pct"/>
          </w:tcPr>
          <w:p w14:paraId="67FC914A" w14:textId="720CE8B0" w:rsidR="00857256" w:rsidRPr="0024633A" w:rsidRDefault="00857256" w:rsidP="00574EDC">
            <w:pPr>
              <w:keepNext/>
              <w:spacing w:after="0"/>
              <w:rPr>
                <w:del w:id="6141" w:author="Haider Alhabibi" w:date="2022-02-17T12:40:00Z"/>
                <w:rFonts w:cs="Tahoma"/>
                <w:sz w:val="24"/>
              </w:rPr>
            </w:pPr>
            <w:del w:id="6142" w:author="Haider Alhabibi" w:date="2022-02-17T12:40:00Z">
              <w:r w:rsidRPr="0024633A">
                <w:rPr>
                  <w:rFonts w:cs="Tahoma"/>
                  <w:sz w:val="24"/>
                </w:rPr>
                <w:delText>CF2R-PVB-02-E</w:delText>
              </w:r>
            </w:del>
          </w:p>
        </w:tc>
        <w:tc>
          <w:tcPr>
            <w:tcW w:w="1247" w:type="pct"/>
          </w:tcPr>
          <w:p w14:paraId="5F5EB360" w14:textId="51A54D3D" w:rsidR="00857256" w:rsidRPr="0024633A" w:rsidRDefault="00857256" w:rsidP="00574EDC">
            <w:pPr>
              <w:keepNext/>
              <w:spacing w:after="0"/>
              <w:rPr>
                <w:del w:id="6143" w:author="Haider Alhabibi" w:date="2022-02-17T12:40:00Z"/>
                <w:rFonts w:cs="Tahoma"/>
                <w:sz w:val="24"/>
              </w:rPr>
            </w:pPr>
            <w:del w:id="6144" w:author="Haider Alhabibi" w:date="2022-02-17T12:40:00Z">
              <w:r w:rsidRPr="0024633A">
                <w:rPr>
                  <w:rFonts w:cs="Tahoma"/>
                  <w:sz w:val="24"/>
                </w:rPr>
                <w:delText>Certificate of Installation</w:delText>
              </w:r>
            </w:del>
          </w:p>
        </w:tc>
        <w:tc>
          <w:tcPr>
            <w:tcW w:w="1221" w:type="pct"/>
          </w:tcPr>
          <w:p w14:paraId="4F144E81" w14:textId="4FB0B208" w:rsidR="00857256" w:rsidRPr="0024633A" w:rsidRDefault="00857256" w:rsidP="00574EDC">
            <w:pPr>
              <w:keepNext/>
              <w:spacing w:after="0"/>
              <w:rPr>
                <w:del w:id="6145" w:author="Haider Alhabibi" w:date="2022-02-17T12:40:00Z"/>
                <w:rFonts w:cs="Tahoma"/>
                <w:sz w:val="24"/>
              </w:rPr>
            </w:pPr>
            <w:del w:id="6146" w:author="Haider Alhabibi" w:date="2022-02-17T12:40:00Z">
              <w:r w:rsidRPr="0024633A">
                <w:rPr>
                  <w:rFonts w:cs="Tahoma"/>
                  <w:sz w:val="24"/>
                </w:rPr>
                <w:delText>Battery Storage Systems</w:delText>
              </w:r>
            </w:del>
          </w:p>
        </w:tc>
        <w:tc>
          <w:tcPr>
            <w:tcW w:w="1220" w:type="pct"/>
          </w:tcPr>
          <w:p w14:paraId="59148287" w14:textId="5762985E" w:rsidR="00857256" w:rsidRPr="0024633A" w:rsidRDefault="00857256" w:rsidP="00574EDC">
            <w:pPr>
              <w:keepNext/>
              <w:spacing w:after="0"/>
              <w:rPr>
                <w:del w:id="6147" w:author="Haider Alhabibi" w:date="2022-02-17T12:40:00Z"/>
                <w:rFonts w:cs="Tahoma"/>
                <w:sz w:val="24"/>
              </w:rPr>
            </w:pPr>
            <w:del w:id="6148" w:author="Haider Alhabibi" w:date="2022-02-17T12:40:00Z">
              <w:r w:rsidRPr="0024633A">
                <w:rPr>
                  <w:rFonts w:cs="Tahoma"/>
                  <w:sz w:val="24"/>
                </w:rPr>
                <w:delText>sampling n/a</w:delText>
              </w:r>
            </w:del>
          </w:p>
        </w:tc>
      </w:tr>
      <w:tr w:rsidR="00857256" w:rsidRPr="0024633A" w:rsidDel="000315B5" w14:paraId="394175C7" w14:textId="77777777" w:rsidTr="001F1927">
        <w:trPr>
          <w:trHeight w:val="288"/>
          <w:del w:id="6149" w:author="Haider Alhabibi" w:date="2022-02-17T12:40:00Z"/>
        </w:trPr>
        <w:tc>
          <w:tcPr>
            <w:tcW w:w="1312" w:type="pct"/>
          </w:tcPr>
          <w:p w14:paraId="753BA35F" w14:textId="655DC710" w:rsidR="00857256" w:rsidRPr="0024633A" w:rsidDel="000315B5" w:rsidRDefault="00857256" w:rsidP="00574EDC">
            <w:pPr>
              <w:spacing w:after="0"/>
              <w:rPr>
                <w:del w:id="6150" w:author="Haider Alhabibi" w:date="2022-02-17T12:40:00Z"/>
                <w:rFonts w:cs="Tahoma"/>
                <w:sz w:val="24"/>
              </w:rPr>
            </w:pPr>
            <w:del w:id="6151" w:author="Haider Alhabibi" w:date="2022-02-17T12:40:00Z">
              <w:r w:rsidRPr="0024633A">
                <w:rPr>
                  <w:rFonts w:cs="Tahoma"/>
                  <w:sz w:val="24"/>
                </w:rPr>
                <w:delText>CF2R-SRA-01-E</w:delText>
              </w:r>
            </w:del>
          </w:p>
        </w:tc>
        <w:tc>
          <w:tcPr>
            <w:tcW w:w="1247" w:type="pct"/>
          </w:tcPr>
          <w:p w14:paraId="0BF75D3E" w14:textId="005F05C8" w:rsidR="00857256" w:rsidRPr="0024633A" w:rsidDel="000315B5" w:rsidRDefault="00857256" w:rsidP="00574EDC">
            <w:pPr>
              <w:spacing w:after="0"/>
              <w:rPr>
                <w:del w:id="6152" w:author="Haider Alhabibi" w:date="2022-02-17T12:40:00Z"/>
                <w:rFonts w:cs="Tahoma"/>
                <w:sz w:val="24"/>
              </w:rPr>
            </w:pPr>
            <w:del w:id="6153" w:author="Haider Alhabibi" w:date="2022-02-17T12:40:00Z">
              <w:r w:rsidRPr="0024633A">
                <w:rPr>
                  <w:rFonts w:cs="Tahoma"/>
                  <w:sz w:val="24"/>
                </w:rPr>
                <w:delText>Certificate of Installation</w:delText>
              </w:r>
            </w:del>
          </w:p>
        </w:tc>
        <w:tc>
          <w:tcPr>
            <w:tcW w:w="1221" w:type="pct"/>
          </w:tcPr>
          <w:p w14:paraId="2BC0C2F4" w14:textId="7ADF391A" w:rsidR="00857256" w:rsidRPr="0024633A" w:rsidDel="000315B5" w:rsidRDefault="00857256" w:rsidP="00574EDC">
            <w:pPr>
              <w:spacing w:after="0"/>
              <w:rPr>
                <w:del w:id="6154" w:author="Haider Alhabibi" w:date="2022-02-17T12:40:00Z"/>
                <w:rFonts w:cs="Tahoma"/>
                <w:sz w:val="24"/>
              </w:rPr>
            </w:pPr>
            <w:del w:id="6155" w:author="Haider Alhabibi" w:date="2022-02-17T12:40:00Z">
              <w:r w:rsidRPr="0024633A">
                <w:rPr>
                  <w:rFonts w:cs="Tahoma"/>
                  <w:sz w:val="24"/>
                </w:rPr>
                <w:delText>Solar Ready Buildings</w:delText>
              </w:r>
            </w:del>
          </w:p>
        </w:tc>
        <w:tc>
          <w:tcPr>
            <w:tcW w:w="1220" w:type="pct"/>
          </w:tcPr>
          <w:p w14:paraId="1D03E3A8" w14:textId="3C3E6B0E" w:rsidR="00857256" w:rsidRPr="0024633A" w:rsidDel="000315B5" w:rsidRDefault="00857256" w:rsidP="00574EDC">
            <w:pPr>
              <w:spacing w:after="0"/>
              <w:rPr>
                <w:del w:id="6156" w:author="Haider Alhabibi" w:date="2022-02-17T12:40:00Z"/>
                <w:rFonts w:cs="Tahoma"/>
                <w:sz w:val="24"/>
              </w:rPr>
            </w:pPr>
            <w:del w:id="6157" w:author="Haider Alhabibi" w:date="2022-02-17T12:40:00Z">
              <w:r w:rsidRPr="0024633A">
                <w:rPr>
                  <w:rFonts w:cs="Tahoma"/>
                  <w:sz w:val="24"/>
                </w:rPr>
                <w:delText>sampling n/a</w:delText>
              </w:r>
            </w:del>
          </w:p>
        </w:tc>
      </w:tr>
      <w:tr w:rsidR="00857256" w:rsidRPr="0024633A" w14:paraId="18DB06A3" w14:textId="77777777" w:rsidTr="001F1927">
        <w:trPr>
          <w:trHeight w:val="288"/>
          <w:del w:id="6158" w:author="Haider Alhabibi" w:date="2022-02-17T12:40:00Z"/>
        </w:trPr>
        <w:tc>
          <w:tcPr>
            <w:tcW w:w="1312" w:type="pct"/>
          </w:tcPr>
          <w:p w14:paraId="1F5033A7" w14:textId="4544C08F" w:rsidR="00857256" w:rsidRPr="0024633A" w:rsidRDefault="00857256" w:rsidP="00574EDC">
            <w:pPr>
              <w:spacing w:after="0"/>
              <w:rPr>
                <w:del w:id="6159" w:author="Haider Alhabibi" w:date="2022-02-17T12:40:00Z"/>
                <w:rFonts w:cs="Tahoma"/>
                <w:sz w:val="24"/>
              </w:rPr>
            </w:pPr>
            <w:del w:id="6160" w:author="Haider Alhabibi" w:date="2022-02-17T12:40:00Z">
              <w:r w:rsidRPr="0024633A">
                <w:rPr>
                  <w:rFonts w:cs="Tahoma"/>
                  <w:sz w:val="24"/>
                </w:rPr>
                <w:delText>CF2R-SRA-02-E</w:delText>
              </w:r>
            </w:del>
          </w:p>
        </w:tc>
        <w:tc>
          <w:tcPr>
            <w:tcW w:w="1247" w:type="pct"/>
          </w:tcPr>
          <w:p w14:paraId="62DA57C5" w14:textId="729B99C6" w:rsidR="00857256" w:rsidRPr="0024633A" w:rsidRDefault="00857256" w:rsidP="00574EDC">
            <w:pPr>
              <w:spacing w:after="0"/>
              <w:rPr>
                <w:del w:id="6161" w:author="Haider Alhabibi" w:date="2022-02-17T12:40:00Z"/>
                <w:rFonts w:cs="Tahoma"/>
                <w:sz w:val="24"/>
              </w:rPr>
            </w:pPr>
            <w:del w:id="6162" w:author="Haider Alhabibi" w:date="2022-02-17T12:40:00Z">
              <w:r w:rsidRPr="0024633A">
                <w:rPr>
                  <w:rFonts w:cs="Tahoma"/>
                  <w:sz w:val="24"/>
                </w:rPr>
                <w:delText>Certificate of Installation</w:delText>
              </w:r>
            </w:del>
          </w:p>
        </w:tc>
        <w:tc>
          <w:tcPr>
            <w:tcW w:w="1221" w:type="pct"/>
          </w:tcPr>
          <w:p w14:paraId="6D66130E" w14:textId="52E6FF57" w:rsidR="00857256" w:rsidRPr="0024633A" w:rsidRDefault="00857256" w:rsidP="00574EDC">
            <w:pPr>
              <w:spacing w:after="0"/>
              <w:rPr>
                <w:del w:id="6163" w:author="Haider Alhabibi" w:date="2022-02-17T12:40:00Z"/>
                <w:rFonts w:cs="Tahoma"/>
                <w:sz w:val="24"/>
              </w:rPr>
            </w:pPr>
            <w:del w:id="6164" w:author="Haider Alhabibi" w:date="2022-02-17T12:40:00Z">
              <w:r w:rsidRPr="0024633A">
                <w:rPr>
                  <w:rFonts w:cs="Tahoma"/>
                  <w:sz w:val="24"/>
                </w:rPr>
                <w:delText>Minimum Solar Zone Area Worksheet</w:delText>
              </w:r>
            </w:del>
          </w:p>
        </w:tc>
        <w:tc>
          <w:tcPr>
            <w:tcW w:w="1220" w:type="pct"/>
          </w:tcPr>
          <w:p w14:paraId="7FF5EEE7" w14:textId="2C434753" w:rsidR="00857256" w:rsidRPr="0024633A" w:rsidRDefault="00857256" w:rsidP="00574EDC">
            <w:pPr>
              <w:spacing w:after="0"/>
              <w:rPr>
                <w:del w:id="6165" w:author="Haider Alhabibi" w:date="2022-02-17T12:40:00Z"/>
                <w:rFonts w:cs="Tahoma"/>
                <w:sz w:val="24"/>
              </w:rPr>
            </w:pPr>
            <w:del w:id="6166" w:author="Haider Alhabibi" w:date="2022-02-17T12:40:00Z">
              <w:r w:rsidRPr="0024633A">
                <w:rPr>
                  <w:rFonts w:cs="Tahoma"/>
                  <w:sz w:val="24"/>
                </w:rPr>
                <w:delText>sampling n/a</w:delText>
              </w:r>
            </w:del>
          </w:p>
        </w:tc>
      </w:tr>
      <w:tr w:rsidR="00857256" w:rsidRPr="0024633A" w14:paraId="6DC025E9" w14:textId="77777777" w:rsidTr="001F1927">
        <w:trPr>
          <w:trHeight w:val="288"/>
          <w:del w:id="6167" w:author="Haider Alhabibi" w:date="2022-02-17T12:40:00Z"/>
        </w:trPr>
        <w:tc>
          <w:tcPr>
            <w:tcW w:w="1312" w:type="pct"/>
          </w:tcPr>
          <w:p w14:paraId="259A524A" w14:textId="1433C90A" w:rsidR="00857256" w:rsidRPr="0024633A" w:rsidRDefault="00857256" w:rsidP="00574EDC">
            <w:pPr>
              <w:spacing w:after="0"/>
              <w:rPr>
                <w:del w:id="6168" w:author="Haider Alhabibi" w:date="2022-02-17T12:40:00Z"/>
                <w:rFonts w:cs="Tahoma"/>
                <w:sz w:val="24"/>
              </w:rPr>
            </w:pPr>
            <w:del w:id="6169" w:author="Haider Alhabibi" w:date="2022-02-17T12:40:00Z">
              <w:r w:rsidRPr="0024633A">
                <w:rPr>
                  <w:rFonts w:cs="Tahoma"/>
                  <w:sz w:val="24"/>
                </w:rPr>
                <w:delText>CF2R-STH-01-E</w:delText>
              </w:r>
            </w:del>
          </w:p>
        </w:tc>
        <w:tc>
          <w:tcPr>
            <w:tcW w:w="1247" w:type="pct"/>
          </w:tcPr>
          <w:p w14:paraId="2C53A7C4" w14:textId="57EE6AE1" w:rsidR="00857256" w:rsidRPr="0024633A" w:rsidRDefault="00857256" w:rsidP="00574EDC">
            <w:pPr>
              <w:spacing w:after="0"/>
              <w:rPr>
                <w:del w:id="6170" w:author="Haider Alhabibi" w:date="2022-02-17T12:40:00Z"/>
                <w:rFonts w:cs="Tahoma"/>
                <w:sz w:val="24"/>
              </w:rPr>
            </w:pPr>
            <w:del w:id="6171" w:author="Haider Alhabibi" w:date="2022-02-17T12:40:00Z">
              <w:r w:rsidRPr="0024633A">
                <w:rPr>
                  <w:rFonts w:cs="Tahoma"/>
                  <w:sz w:val="24"/>
                </w:rPr>
                <w:delText>Certificate of Installation</w:delText>
              </w:r>
            </w:del>
          </w:p>
        </w:tc>
        <w:tc>
          <w:tcPr>
            <w:tcW w:w="1221" w:type="pct"/>
          </w:tcPr>
          <w:p w14:paraId="2057DD9A" w14:textId="0CD27ABB" w:rsidR="00857256" w:rsidRPr="0024633A" w:rsidRDefault="00857256" w:rsidP="00574EDC">
            <w:pPr>
              <w:spacing w:after="0"/>
              <w:rPr>
                <w:del w:id="6172" w:author="Haider Alhabibi" w:date="2022-02-17T12:40:00Z"/>
                <w:rFonts w:cs="Tahoma"/>
                <w:sz w:val="24"/>
              </w:rPr>
            </w:pPr>
            <w:del w:id="6173" w:author="Haider Alhabibi" w:date="2022-02-17T12:40:00Z">
              <w:r w:rsidRPr="0024633A">
                <w:rPr>
                  <w:rFonts w:cs="Tahoma"/>
                  <w:sz w:val="24"/>
                </w:rPr>
                <w:delText>Solar Water Heating Systems</w:delText>
              </w:r>
            </w:del>
          </w:p>
        </w:tc>
        <w:tc>
          <w:tcPr>
            <w:tcW w:w="1220" w:type="pct"/>
          </w:tcPr>
          <w:p w14:paraId="65DD16CA" w14:textId="7DDA2206" w:rsidR="00857256" w:rsidRPr="0024633A" w:rsidRDefault="00857256" w:rsidP="00574EDC">
            <w:pPr>
              <w:spacing w:after="0"/>
              <w:rPr>
                <w:del w:id="6174" w:author="Haider Alhabibi" w:date="2022-02-17T12:40:00Z"/>
                <w:rFonts w:cs="Tahoma"/>
                <w:sz w:val="24"/>
              </w:rPr>
            </w:pPr>
            <w:del w:id="6175" w:author="Haider Alhabibi" w:date="2022-02-17T12:40:00Z">
              <w:r w:rsidRPr="0024633A">
                <w:rPr>
                  <w:rFonts w:cs="Tahoma"/>
                  <w:sz w:val="24"/>
                </w:rPr>
                <w:delText>sampling n/a</w:delText>
              </w:r>
            </w:del>
          </w:p>
        </w:tc>
      </w:tr>
      <w:tr w:rsidR="00857256" w:rsidRPr="0024633A" w:rsidDel="00A84350" w14:paraId="26A03A38" w14:textId="1E8077CF" w:rsidTr="001F1927">
        <w:trPr>
          <w:trHeight w:val="288"/>
          <w:del w:id="6176" w:author="Haider Alhabibi" w:date="2022-02-18T11:14:00Z"/>
        </w:trPr>
        <w:tc>
          <w:tcPr>
            <w:tcW w:w="1312" w:type="pct"/>
          </w:tcPr>
          <w:p w14:paraId="7F7B5660" w14:textId="6E0B6383" w:rsidR="00857256" w:rsidRPr="0024633A" w:rsidDel="00A84350" w:rsidRDefault="00857256" w:rsidP="00574EDC">
            <w:pPr>
              <w:keepNext/>
              <w:spacing w:after="0"/>
              <w:rPr>
                <w:del w:id="6177" w:author="Haider Alhabibi" w:date="2022-02-18T11:14:00Z"/>
                <w:rFonts w:cs="Tahoma"/>
                <w:sz w:val="24"/>
              </w:rPr>
            </w:pPr>
            <w:del w:id="6178" w:author="Haider Alhabibi" w:date="2022-02-18T11:14:00Z">
              <w:r w:rsidRPr="0024633A" w:rsidDel="00A84350">
                <w:rPr>
                  <w:rFonts w:cs="Tahoma"/>
                  <w:sz w:val="24"/>
                </w:rPr>
                <w:delText>NRCV-MCH-04a-H</w:delText>
              </w:r>
            </w:del>
          </w:p>
        </w:tc>
        <w:tc>
          <w:tcPr>
            <w:tcW w:w="1247" w:type="pct"/>
          </w:tcPr>
          <w:p w14:paraId="39AD8F18" w14:textId="77783225" w:rsidR="00857256" w:rsidRPr="0024633A" w:rsidDel="00A84350" w:rsidRDefault="00857256" w:rsidP="00574EDC">
            <w:pPr>
              <w:keepNext/>
              <w:spacing w:after="0"/>
              <w:rPr>
                <w:del w:id="6179" w:author="Haider Alhabibi" w:date="2022-02-18T11:14:00Z"/>
                <w:rFonts w:cs="Tahoma"/>
                <w:sz w:val="24"/>
              </w:rPr>
            </w:pPr>
            <w:del w:id="6180" w:author="Haider Alhabibi" w:date="2022-02-18T11:14:00Z">
              <w:r w:rsidRPr="0024633A" w:rsidDel="00A84350">
                <w:rPr>
                  <w:rFonts w:cs="Tahoma"/>
                  <w:sz w:val="24"/>
                </w:rPr>
                <w:delText>Certificate of Verification</w:delText>
              </w:r>
            </w:del>
          </w:p>
        </w:tc>
        <w:tc>
          <w:tcPr>
            <w:tcW w:w="1221" w:type="pct"/>
          </w:tcPr>
          <w:p w14:paraId="52576D0D" w14:textId="4C703D22" w:rsidR="00857256" w:rsidRPr="0024633A" w:rsidDel="00A84350" w:rsidRDefault="00857256" w:rsidP="00574EDC">
            <w:pPr>
              <w:keepNext/>
              <w:spacing w:after="0"/>
              <w:rPr>
                <w:del w:id="6181" w:author="Haider Alhabibi" w:date="2022-02-18T11:14:00Z"/>
                <w:rFonts w:cs="Tahoma"/>
                <w:sz w:val="24"/>
              </w:rPr>
            </w:pPr>
            <w:del w:id="6182" w:author="Haider Alhabibi" w:date="2022-02-18T11:14:00Z">
              <w:r w:rsidRPr="0024633A" w:rsidDel="00A84350">
                <w:rPr>
                  <w:rFonts w:cs="Tahoma"/>
                  <w:sz w:val="24"/>
                </w:rPr>
                <w:delText>Nonresidential Duct Leakage Measurement</w:delText>
              </w:r>
              <w:r w:rsidDel="00A84350">
                <w:rPr>
                  <w:rFonts w:cs="Tahoma"/>
                  <w:sz w:val="24"/>
                </w:rPr>
                <w:br/>
              </w:r>
              <w:r w:rsidRPr="0024633A" w:rsidDel="00A84350">
                <w:rPr>
                  <w:rFonts w:cs="Tahoma"/>
                  <w:sz w:val="24"/>
                </w:rPr>
                <w:delText>New System</w:delText>
              </w:r>
            </w:del>
          </w:p>
        </w:tc>
        <w:tc>
          <w:tcPr>
            <w:tcW w:w="1220" w:type="pct"/>
          </w:tcPr>
          <w:p w14:paraId="7EFF63AF" w14:textId="7181E022" w:rsidR="00857256" w:rsidRPr="0024633A" w:rsidDel="00A84350" w:rsidRDefault="00857256" w:rsidP="00574EDC">
            <w:pPr>
              <w:keepNext/>
              <w:spacing w:after="0"/>
              <w:rPr>
                <w:del w:id="6183" w:author="Haider Alhabibi" w:date="2022-02-18T11:14:00Z"/>
                <w:rFonts w:cs="Tahoma"/>
                <w:sz w:val="24"/>
              </w:rPr>
            </w:pPr>
            <w:del w:id="6184" w:author="Haider Alhabibi" w:date="2022-02-18T11:14:00Z">
              <w:r w:rsidRPr="0024633A" w:rsidDel="00A84350">
                <w:rPr>
                  <w:rFonts w:cs="Tahoma"/>
                  <w:b/>
                  <w:sz w:val="24"/>
                </w:rPr>
                <w:delText>Nonresidential Duct Leakage Feature</w:delText>
              </w:r>
              <w:r w:rsidDel="00A84350">
                <w:rPr>
                  <w:rFonts w:cs="Tahoma"/>
                  <w:sz w:val="24"/>
                </w:rPr>
                <w:br/>
              </w:r>
              <w:r w:rsidDel="00A84350">
                <w:rPr>
                  <w:rFonts w:cs="Tahoma"/>
                  <w:sz w:val="24"/>
                </w:rPr>
                <w:br/>
              </w:r>
              <w:r w:rsidRPr="0024633A" w:rsidDel="00A84350">
                <w:rPr>
                  <w:rFonts w:cs="Tahoma"/>
                  <w:sz w:val="24"/>
                </w:rPr>
                <w:delText xml:space="preserve">When the NRCC requires HERS verification of duct leakage for system compliance, qualification for inclusion in a sample group may be demonstrated using any one of the applicable variants (a, c, d, e). The same variant does not need to be used in all buildings in a sample group, thus any combination of NRCV-MCH-04 variants can be used to qualify to be in the same sample group. </w:delText>
              </w:r>
              <w:r w:rsidRPr="0024633A" w:rsidDel="00A84350">
                <w:rPr>
                  <w:rFonts w:cs="Tahoma"/>
                  <w:sz w:val="24"/>
                </w:rPr>
                <w:br/>
              </w:r>
              <w:r w:rsidRPr="0024633A" w:rsidDel="00A84350">
                <w:rPr>
                  <w:rFonts w:cs="Tahoma"/>
                  <w:sz w:val="24"/>
                </w:rPr>
                <w:br/>
                <w:delText>When NRCV-MCH-04e is used for compliance, the NRCV-MCH-04-documented system shall be verified by a HERS Rater (cannot comply as a "not tested" system in a sample group), additionally the NRCV-MCH-04e-documented system cannot be used to represent the "tested" system for duct leakage compliance for the sample group.</w:delText>
              </w:r>
            </w:del>
          </w:p>
        </w:tc>
      </w:tr>
      <w:tr w:rsidR="00857256" w:rsidRPr="0024633A" w:rsidDel="00A84350" w14:paraId="1AB5E6B0" w14:textId="56C07594" w:rsidTr="001F1927">
        <w:trPr>
          <w:trHeight w:val="288"/>
          <w:del w:id="6185" w:author="Haider Alhabibi" w:date="2022-02-18T11:15:00Z"/>
        </w:trPr>
        <w:tc>
          <w:tcPr>
            <w:tcW w:w="1312" w:type="pct"/>
          </w:tcPr>
          <w:p w14:paraId="6BE643BE" w14:textId="0AE8C755" w:rsidR="00857256" w:rsidRPr="0024633A" w:rsidDel="00A84350" w:rsidRDefault="00857256" w:rsidP="00574EDC">
            <w:pPr>
              <w:keepNext/>
              <w:spacing w:after="0"/>
              <w:rPr>
                <w:del w:id="6186" w:author="Haider Alhabibi" w:date="2022-02-18T11:15:00Z"/>
                <w:rFonts w:cs="Tahoma"/>
                <w:sz w:val="24"/>
              </w:rPr>
            </w:pPr>
            <w:del w:id="6187" w:author="Haider Alhabibi" w:date="2022-02-18T11:15:00Z">
              <w:r w:rsidRPr="0024633A" w:rsidDel="00A84350">
                <w:rPr>
                  <w:rFonts w:cs="Tahoma"/>
                  <w:sz w:val="24"/>
                </w:rPr>
                <w:delText>NRCV-MCH-04c-H</w:delText>
              </w:r>
            </w:del>
          </w:p>
        </w:tc>
        <w:tc>
          <w:tcPr>
            <w:tcW w:w="1247" w:type="pct"/>
          </w:tcPr>
          <w:p w14:paraId="7BC1C236" w14:textId="217BC324" w:rsidR="00857256" w:rsidRPr="0024633A" w:rsidDel="00A84350" w:rsidRDefault="00857256" w:rsidP="00574EDC">
            <w:pPr>
              <w:keepNext/>
              <w:spacing w:after="0"/>
              <w:rPr>
                <w:del w:id="6188" w:author="Haider Alhabibi" w:date="2022-02-18T11:15:00Z"/>
                <w:rFonts w:cs="Tahoma"/>
                <w:sz w:val="24"/>
              </w:rPr>
            </w:pPr>
            <w:del w:id="6189" w:author="Haider Alhabibi" w:date="2022-02-18T11:15:00Z">
              <w:r w:rsidRPr="0024633A" w:rsidDel="00A84350">
                <w:rPr>
                  <w:rFonts w:cs="Tahoma"/>
                  <w:sz w:val="24"/>
                </w:rPr>
                <w:delText>Certificate of Verification</w:delText>
              </w:r>
            </w:del>
          </w:p>
        </w:tc>
        <w:tc>
          <w:tcPr>
            <w:tcW w:w="1221" w:type="pct"/>
          </w:tcPr>
          <w:p w14:paraId="53448AED" w14:textId="42CE6B0E" w:rsidR="00857256" w:rsidRPr="0024633A" w:rsidDel="00A84350" w:rsidRDefault="00857256" w:rsidP="00574EDC">
            <w:pPr>
              <w:keepNext/>
              <w:spacing w:after="0"/>
              <w:rPr>
                <w:del w:id="6190" w:author="Haider Alhabibi" w:date="2022-02-18T11:15:00Z"/>
                <w:rFonts w:cs="Tahoma"/>
                <w:sz w:val="24"/>
              </w:rPr>
            </w:pPr>
            <w:del w:id="6191" w:author="Haider Alhabibi" w:date="2022-02-18T11:15:00Z">
              <w:r w:rsidRPr="0024633A" w:rsidDel="00A84350">
                <w:rPr>
                  <w:rFonts w:cs="Tahoma"/>
                  <w:bCs/>
                  <w:sz w:val="24"/>
                </w:rPr>
                <w:delText>Nonresidential Duct Leakage Measurement</w:delText>
              </w:r>
              <w:r w:rsidDel="00A84350">
                <w:rPr>
                  <w:rFonts w:cs="Tahoma"/>
                  <w:sz w:val="24"/>
                </w:rPr>
                <w:br/>
              </w:r>
              <w:r w:rsidRPr="0024633A" w:rsidDel="00A84350">
                <w:rPr>
                  <w:rFonts w:cs="Tahoma"/>
                  <w:sz w:val="24"/>
                </w:rPr>
                <w:delText xml:space="preserve">Low Leakage Air-Handling Units </w:delText>
              </w:r>
            </w:del>
          </w:p>
        </w:tc>
        <w:tc>
          <w:tcPr>
            <w:tcW w:w="1220" w:type="pct"/>
          </w:tcPr>
          <w:p w14:paraId="079282F0" w14:textId="03EDD992" w:rsidR="00857256" w:rsidRPr="0024633A" w:rsidDel="00A84350" w:rsidRDefault="00857256" w:rsidP="00574EDC">
            <w:pPr>
              <w:keepNext/>
              <w:spacing w:after="0"/>
              <w:rPr>
                <w:del w:id="6192" w:author="Haider Alhabibi" w:date="2022-02-18T11:15:00Z"/>
                <w:rFonts w:cs="Tahoma"/>
                <w:sz w:val="24"/>
              </w:rPr>
            </w:pPr>
          </w:p>
        </w:tc>
      </w:tr>
      <w:tr w:rsidR="00857256" w:rsidRPr="0024633A" w:rsidDel="00A84350" w14:paraId="64028CDC" w14:textId="3F61D7F7" w:rsidTr="001F1927">
        <w:trPr>
          <w:trHeight w:val="288"/>
          <w:del w:id="6193" w:author="Haider Alhabibi" w:date="2022-02-18T11:15:00Z"/>
        </w:trPr>
        <w:tc>
          <w:tcPr>
            <w:tcW w:w="1312" w:type="pct"/>
          </w:tcPr>
          <w:p w14:paraId="4F5FBBF0" w14:textId="289271EA" w:rsidR="00857256" w:rsidRPr="0024633A" w:rsidDel="00A84350" w:rsidRDefault="00857256" w:rsidP="00574EDC">
            <w:pPr>
              <w:keepNext/>
              <w:spacing w:after="0"/>
              <w:rPr>
                <w:del w:id="6194" w:author="Haider Alhabibi" w:date="2022-02-18T11:15:00Z"/>
                <w:rFonts w:cs="Tahoma"/>
                <w:sz w:val="24"/>
              </w:rPr>
            </w:pPr>
            <w:del w:id="6195" w:author="Haider Alhabibi" w:date="2022-02-18T11:15:00Z">
              <w:r w:rsidRPr="0024633A" w:rsidDel="00A84350">
                <w:rPr>
                  <w:rFonts w:cs="Tahoma"/>
                  <w:sz w:val="24"/>
                </w:rPr>
                <w:delText>NRCV-MCH-04d-H</w:delText>
              </w:r>
            </w:del>
          </w:p>
        </w:tc>
        <w:tc>
          <w:tcPr>
            <w:tcW w:w="1247" w:type="pct"/>
          </w:tcPr>
          <w:p w14:paraId="26B9C366" w14:textId="5B8601DF" w:rsidR="00857256" w:rsidRPr="0024633A" w:rsidDel="00A84350" w:rsidRDefault="00857256" w:rsidP="00574EDC">
            <w:pPr>
              <w:keepNext/>
              <w:spacing w:after="0"/>
              <w:rPr>
                <w:del w:id="6196" w:author="Haider Alhabibi" w:date="2022-02-18T11:15:00Z"/>
                <w:rFonts w:cs="Tahoma"/>
                <w:sz w:val="24"/>
              </w:rPr>
            </w:pPr>
            <w:del w:id="6197" w:author="Haider Alhabibi" w:date="2022-02-18T11:15:00Z">
              <w:r w:rsidRPr="0024633A" w:rsidDel="00A84350">
                <w:rPr>
                  <w:rFonts w:cs="Tahoma"/>
                  <w:sz w:val="24"/>
                </w:rPr>
                <w:delText>Certificate of Verification</w:delText>
              </w:r>
            </w:del>
          </w:p>
        </w:tc>
        <w:tc>
          <w:tcPr>
            <w:tcW w:w="1221" w:type="pct"/>
          </w:tcPr>
          <w:p w14:paraId="3F89F865" w14:textId="536505E4" w:rsidR="00857256" w:rsidRPr="0024633A" w:rsidDel="00A84350" w:rsidRDefault="00857256" w:rsidP="00574EDC">
            <w:pPr>
              <w:keepNext/>
              <w:spacing w:after="0"/>
              <w:rPr>
                <w:del w:id="6198" w:author="Haider Alhabibi" w:date="2022-02-18T11:15:00Z"/>
                <w:rFonts w:cs="Tahoma"/>
                <w:sz w:val="24"/>
              </w:rPr>
            </w:pPr>
            <w:del w:id="6199" w:author="Haider Alhabibi" w:date="2022-02-18T11:15:00Z">
              <w:r w:rsidRPr="0024633A" w:rsidDel="00A84350">
                <w:rPr>
                  <w:rFonts w:cs="Tahoma"/>
                  <w:bCs/>
                  <w:sz w:val="24"/>
                </w:rPr>
                <w:delText>Nonresidential Duct Leakage Measurement</w:delText>
              </w:r>
              <w:r w:rsidDel="00A84350">
                <w:rPr>
                  <w:rFonts w:cs="Tahoma"/>
                  <w:sz w:val="24"/>
                </w:rPr>
                <w:br/>
              </w:r>
              <w:r w:rsidRPr="0024633A" w:rsidDel="00A84350">
                <w:rPr>
                  <w:rFonts w:cs="Tahoma"/>
                  <w:sz w:val="24"/>
                </w:rPr>
                <w:delText>Altered (Existing) System</w:delText>
              </w:r>
            </w:del>
          </w:p>
        </w:tc>
        <w:tc>
          <w:tcPr>
            <w:tcW w:w="1220" w:type="pct"/>
          </w:tcPr>
          <w:p w14:paraId="2B0B1A74" w14:textId="659FD2AB" w:rsidR="00857256" w:rsidRPr="0024633A" w:rsidDel="00A84350" w:rsidRDefault="00857256" w:rsidP="00574EDC">
            <w:pPr>
              <w:keepNext/>
              <w:spacing w:after="0"/>
              <w:rPr>
                <w:del w:id="6200" w:author="Haider Alhabibi" w:date="2022-02-18T11:15:00Z"/>
                <w:rFonts w:cs="Tahoma"/>
                <w:sz w:val="24"/>
              </w:rPr>
            </w:pPr>
          </w:p>
        </w:tc>
      </w:tr>
      <w:tr w:rsidR="00857256" w:rsidRPr="0024633A" w:rsidDel="00A84350" w14:paraId="66A5D5BA" w14:textId="17286790" w:rsidTr="001F1927">
        <w:trPr>
          <w:trHeight w:val="288"/>
          <w:del w:id="6201" w:author="Haider Alhabibi" w:date="2022-02-18T11:15:00Z"/>
        </w:trPr>
        <w:tc>
          <w:tcPr>
            <w:tcW w:w="1312" w:type="pct"/>
          </w:tcPr>
          <w:p w14:paraId="50E2C104" w14:textId="4D3E77D4" w:rsidR="00857256" w:rsidRPr="0024633A" w:rsidDel="00A84350" w:rsidRDefault="00857256" w:rsidP="00574EDC">
            <w:pPr>
              <w:spacing w:after="0"/>
              <w:rPr>
                <w:del w:id="6202" w:author="Haider Alhabibi" w:date="2022-02-18T11:15:00Z"/>
                <w:rFonts w:cs="Tahoma"/>
                <w:sz w:val="24"/>
              </w:rPr>
            </w:pPr>
            <w:del w:id="6203" w:author="Haider Alhabibi" w:date="2022-02-18T11:15:00Z">
              <w:r w:rsidRPr="0024633A" w:rsidDel="00A84350">
                <w:rPr>
                  <w:rFonts w:cs="Tahoma"/>
                  <w:sz w:val="24"/>
                </w:rPr>
                <w:delText>NRCV-MCH-04e-H</w:delText>
              </w:r>
            </w:del>
          </w:p>
        </w:tc>
        <w:tc>
          <w:tcPr>
            <w:tcW w:w="1247" w:type="pct"/>
          </w:tcPr>
          <w:p w14:paraId="2613A247" w14:textId="287DE40F" w:rsidR="00857256" w:rsidRPr="0024633A" w:rsidDel="00A84350" w:rsidRDefault="00857256" w:rsidP="00574EDC">
            <w:pPr>
              <w:spacing w:after="0"/>
              <w:rPr>
                <w:del w:id="6204" w:author="Haider Alhabibi" w:date="2022-02-18T11:15:00Z"/>
                <w:rFonts w:cs="Tahoma"/>
                <w:sz w:val="24"/>
              </w:rPr>
            </w:pPr>
            <w:del w:id="6205" w:author="Haider Alhabibi" w:date="2022-02-18T11:15:00Z">
              <w:r w:rsidRPr="0024633A" w:rsidDel="00A84350">
                <w:rPr>
                  <w:rFonts w:cs="Tahoma"/>
                  <w:sz w:val="24"/>
                </w:rPr>
                <w:delText>Certificate of Verification</w:delText>
              </w:r>
            </w:del>
          </w:p>
        </w:tc>
        <w:tc>
          <w:tcPr>
            <w:tcW w:w="1221" w:type="pct"/>
          </w:tcPr>
          <w:p w14:paraId="5A453FE1" w14:textId="4C802AA6" w:rsidR="00857256" w:rsidRPr="0024633A" w:rsidDel="00A84350" w:rsidRDefault="00857256" w:rsidP="00574EDC">
            <w:pPr>
              <w:spacing w:after="0"/>
              <w:rPr>
                <w:del w:id="6206" w:author="Haider Alhabibi" w:date="2022-02-18T11:15:00Z"/>
                <w:rFonts w:cs="Tahoma"/>
                <w:sz w:val="24"/>
              </w:rPr>
            </w:pPr>
            <w:del w:id="6207" w:author="Haider Alhabibi" w:date="2022-02-18T11:15:00Z">
              <w:r w:rsidRPr="0024633A" w:rsidDel="00A84350">
                <w:rPr>
                  <w:rFonts w:cs="Tahoma"/>
                  <w:bCs/>
                  <w:sz w:val="24"/>
                </w:rPr>
                <w:delText>Nonresidential Duct Leakage Measurement</w:delText>
              </w:r>
              <w:r w:rsidDel="00A84350">
                <w:rPr>
                  <w:rFonts w:cs="Tahoma"/>
                  <w:sz w:val="24"/>
                </w:rPr>
                <w:br/>
              </w:r>
              <w:r w:rsidRPr="0024633A" w:rsidDel="00A84350">
                <w:rPr>
                  <w:rFonts w:cs="Tahoma"/>
                  <w:sz w:val="24"/>
                </w:rPr>
                <w:delText>Sealing of All Accessible Leaks</w:delText>
              </w:r>
            </w:del>
          </w:p>
        </w:tc>
        <w:tc>
          <w:tcPr>
            <w:tcW w:w="1220" w:type="pct"/>
          </w:tcPr>
          <w:p w14:paraId="2DB07C85" w14:textId="6BF0FD0A" w:rsidR="00857256" w:rsidRPr="0024633A" w:rsidDel="00A84350" w:rsidRDefault="00857256" w:rsidP="00574EDC">
            <w:pPr>
              <w:spacing w:after="0"/>
              <w:rPr>
                <w:del w:id="6208" w:author="Haider Alhabibi" w:date="2022-02-18T11:15:00Z"/>
                <w:rFonts w:cs="Tahoma"/>
                <w:sz w:val="24"/>
              </w:rPr>
            </w:pPr>
          </w:p>
        </w:tc>
      </w:tr>
      <w:tr w:rsidR="00857256" w:rsidRPr="0024633A" w:rsidDel="00A84350" w14:paraId="7BB4B35D" w14:textId="643F3728" w:rsidTr="001F1927">
        <w:trPr>
          <w:trHeight w:val="288"/>
          <w:del w:id="6209" w:author="Haider Alhabibi" w:date="2022-02-18T11:15:00Z"/>
        </w:trPr>
        <w:tc>
          <w:tcPr>
            <w:tcW w:w="1312" w:type="pct"/>
          </w:tcPr>
          <w:p w14:paraId="0305317E" w14:textId="6CF7927F" w:rsidR="00857256" w:rsidRPr="0024633A" w:rsidDel="00A84350" w:rsidRDefault="00857256" w:rsidP="00574EDC">
            <w:pPr>
              <w:spacing w:after="0"/>
              <w:rPr>
                <w:del w:id="6210" w:author="Haider Alhabibi" w:date="2022-02-18T11:15:00Z"/>
                <w:rFonts w:cs="Tahoma"/>
                <w:sz w:val="24"/>
                <w:szCs w:val="24"/>
              </w:rPr>
            </w:pPr>
            <w:del w:id="6211" w:author="Haider Alhabibi" w:date="2022-02-18T11:15:00Z">
              <w:r w:rsidRPr="0024633A" w:rsidDel="00A84350">
                <w:rPr>
                  <w:rFonts w:cs="Tahoma"/>
                  <w:sz w:val="24"/>
                  <w:szCs w:val="24"/>
                </w:rPr>
                <w:delText>NRCV-MCH-24a-H</w:delText>
              </w:r>
            </w:del>
          </w:p>
        </w:tc>
        <w:tc>
          <w:tcPr>
            <w:tcW w:w="1247" w:type="pct"/>
          </w:tcPr>
          <w:p w14:paraId="794857FB" w14:textId="762A529D" w:rsidR="00857256" w:rsidRPr="0024633A" w:rsidDel="00A84350" w:rsidRDefault="00857256" w:rsidP="00574EDC">
            <w:pPr>
              <w:spacing w:after="0"/>
              <w:rPr>
                <w:del w:id="6212" w:author="Haider Alhabibi" w:date="2022-02-18T11:15:00Z"/>
                <w:rFonts w:cs="Tahoma"/>
                <w:sz w:val="24"/>
                <w:szCs w:val="24"/>
              </w:rPr>
            </w:pPr>
            <w:del w:id="6213" w:author="Haider Alhabibi" w:date="2022-02-18T11:15:00Z">
              <w:r w:rsidRPr="0024633A" w:rsidDel="00A84350">
                <w:rPr>
                  <w:rFonts w:cs="Tahoma"/>
                  <w:sz w:val="24"/>
                  <w:szCs w:val="24"/>
                </w:rPr>
                <w:delText>Certificate of Verification</w:delText>
              </w:r>
            </w:del>
          </w:p>
        </w:tc>
        <w:tc>
          <w:tcPr>
            <w:tcW w:w="1221" w:type="pct"/>
          </w:tcPr>
          <w:p w14:paraId="676434A4" w14:textId="15D6322C" w:rsidR="00857256" w:rsidRPr="0024633A" w:rsidDel="00A84350" w:rsidRDefault="00857256" w:rsidP="00574EDC">
            <w:pPr>
              <w:spacing w:after="0"/>
              <w:rPr>
                <w:del w:id="6214" w:author="Haider Alhabibi" w:date="2022-02-18T11:15:00Z"/>
                <w:rFonts w:cs="Tahoma"/>
                <w:bCs/>
                <w:sz w:val="24"/>
                <w:szCs w:val="24"/>
              </w:rPr>
            </w:pPr>
            <w:del w:id="6215" w:author="Haider Alhabibi" w:date="2022-02-18T11:15:00Z">
              <w:r w:rsidRPr="0024633A" w:rsidDel="00A84350">
                <w:rPr>
                  <w:rFonts w:cs="Tahoma"/>
                  <w:bCs/>
                  <w:sz w:val="24"/>
                  <w:szCs w:val="24"/>
                </w:rPr>
                <w:delText>Enclosure Air Leakage Worksheet – Single Point Test with Manual Meter</w:delText>
              </w:r>
            </w:del>
          </w:p>
        </w:tc>
        <w:tc>
          <w:tcPr>
            <w:tcW w:w="1220" w:type="pct"/>
          </w:tcPr>
          <w:p w14:paraId="0A445D1C" w14:textId="6376EBC1" w:rsidR="00857256" w:rsidRPr="0024633A" w:rsidDel="00A84350" w:rsidRDefault="00857256" w:rsidP="00574EDC">
            <w:pPr>
              <w:spacing w:after="0"/>
              <w:rPr>
                <w:del w:id="6216" w:author="Haider Alhabibi" w:date="2022-02-18T11:15:00Z"/>
                <w:rFonts w:cs="Tahoma"/>
                <w:sz w:val="24"/>
                <w:szCs w:val="24"/>
              </w:rPr>
            </w:pPr>
            <w:del w:id="6217" w:author="Haider Alhabibi" w:date="2022-02-18T11:15:00Z">
              <w:r w:rsidRPr="0024633A" w:rsidDel="00A84350">
                <w:rPr>
                  <w:rFonts w:cs="Tahoma"/>
                  <w:sz w:val="24"/>
                  <w:szCs w:val="24"/>
                </w:rPr>
                <w:delText>MCH-24 does not document an applicable sampling feature by itself (MCH-24 is used for completing some MCH-27 docs). A MCH-24 doc shall not be used for determining dwelling qualification for HERS Sample groups.</w:delText>
              </w:r>
            </w:del>
          </w:p>
        </w:tc>
      </w:tr>
      <w:tr w:rsidR="00857256" w:rsidRPr="0024633A" w:rsidDel="006478AF" w14:paraId="432E5411" w14:textId="1F0E487A" w:rsidTr="001F1927">
        <w:trPr>
          <w:trHeight w:val="288"/>
          <w:del w:id="6218" w:author="Alhabibi, Haider@Energy" w:date="2022-03-18T17:36:00Z"/>
        </w:trPr>
        <w:tc>
          <w:tcPr>
            <w:tcW w:w="1312" w:type="pct"/>
          </w:tcPr>
          <w:p w14:paraId="5E51FFD4" w14:textId="21244471" w:rsidR="00857256" w:rsidRPr="0024633A" w:rsidDel="006478AF" w:rsidRDefault="00857256" w:rsidP="00574EDC">
            <w:pPr>
              <w:spacing w:after="0"/>
              <w:rPr>
                <w:del w:id="6219" w:author="Alhabibi, Haider@Energy" w:date="2022-03-18T17:36:00Z"/>
                <w:rFonts w:cs="Tahoma"/>
                <w:sz w:val="24"/>
                <w:szCs w:val="24"/>
              </w:rPr>
            </w:pPr>
            <w:del w:id="6220" w:author="Alhabibi, Haider@Energy" w:date="2022-03-18T17:36:00Z">
              <w:r w:rsidRPr="0024633A" w:rsidDel="006478AF">
                <w:rPr>
                  <w:rFonts w:cs="Tahoma"/>
                  <w:sz w:val="24"/>
                  <w:szCs w:val="24"/>
                </w:rPr>
                <w:delText>NRCV-MCH-24b-H</w:delText>
              </w:r>
            </w:del>
          </w:p>
        </w:tc>
        <w:tc>
          <w:tcPr>
            <w:tcW w:w="1247" w:type="pct"/>
          </w:tcPr>
          <w:p w14:paraId="0AD04A66" w14:textId="65FF83C9" w:rsidR="00857256" w:rsidRPr="0024633A" w:rsidDel="006478AF" w:rsidRDefault="00857256" w:rsidP="00574EDC">
            <w:pPr>
              <w:spacing w:after="0"/>
              <w:rPr>
                <w:del w:id="6221" w:author="Alhabibi, Haider@Energy" w:date="2022-03-18T17:36:00Z"/>
                <w:rFonts w:cs="Tahoma"/>
                <w:sz w:val="24"/>
                <w:szCs w:val="24"/>
              </w:rPr>
            </w:pPr>
            <w:del w:id="6222" w:author="Alhabibi, Haider@Energy" w:date="2022-03-18T17:36:00Z">
              <w:r w:rsidRPr="0024633A" w:rsidDel="006478AF">
                <w:rPr>
                  <w:rFonts w:cs="Tahoma"/>
                  <w:sz w:val="24"/>
                  <w:szCs w:val="24"/>
                </w:rPr>
                <w:delText>Certificate of Verification</w:delText>
              </w:r>
            </w:del>
          </w:p>
        </w:tc>
        <w:tc>
          <w:tcPr>
            <w:tcW w:w="1221" w:type="pct"/>
          </w:tcPr>
          <w:p w14:paraId="73C2F17C" w14:textId="3FEA7DFB" w:rsidR="00857256" w:rsidRPr="0024633A" w:rsidDel="006478AF" w:rsidRDefault="00857256" w:rsidP="00574EDC">
            <w:pPr>
              <w:spacing w:after="0"/>
              <w:rPr>
                <w:del w:id="6223" w:author="Alhabibi, Haider@Energy" w:date="2022-03-18T17:36:00Z"/>
                <w:rFonts w:cs="Tahoma"/>
                <w:bCs/>
                <w:sz w:val="24"/>
                <w:szCs w:val="24"/>
              </w:rPr>
            </w:pPr>
            <w:del w:id="6224" w:author="Alhabibi, Haider@Energy" w:date="2022-03-18T17:36:00Z">
              <w:r w:rsidRPr="0024633A" w:rsidDel="006478AF">
                <w:rPr>
                  <w:rFonts w:cs="Tahoma"/>
                  <w:bCs/>
                  <w:sz w:val="24"/>
                  <w:szCs w:val="24"/>
                </w:rPr>
                <w:delText>Enclosure Air Leakage Worksheet – Single Point Test with Automatic Meter</w:delText>
              </w:r>
            </w:del>
          </w:p>
        </w:tc>
        <w:tc>
          <w:tcPr>
            <w:tcW w:w="1220" w:type="pct"/>
          </w:tcPr>
          <w:p w14:paraId="18B7185D" w14:textId="71A34155" w:rsidR="00857256" w:rsidRPr="0024633A" w:rsidDel="006478AF" w:rsidRDefault="00580325" w:rsidP="00574EDC">
            <w:pPr>
              <w:spacing w:after="0"/>
              <w:rPr>
                <w:del w:id="6225" w:author="Alhabibi, Haider@Energy" w:date="2022-03-18T17:36:00Z"/>
                <w:rFonts w:cs="Tahoma"/>
                <w:sz w:val="24"/>
                <w:szCs w:val="24"/>
              </w:rPr>
            </w:pPr>
            <w:ins w:id="6226" w:author="Armando Ramirez" w:date="2022-02-04T09:17:00Z">
              <w:del w:id="6227" w:author="Alhabibi, Haider@Energy" w:date="2022-03-18T17:36:00Z">
                <w:r w:rsidRPr="0024633A" w:rsidDel="006478AF">
                  <w:rPr>
                    <w:rFonts w:cs="Tahoma"/>
                    <w:sz w:val="24"/>
                    <w:szCs w:val="24"/>
                  </w:rPr>
                  <w:delText>MCH-24 does not document an applicable sampling feature by itself (MCH-24 is used for completing some MCH-27 docs). A MCH-24 doc shall not be used for determining dwelling qualification for HERS Sample groups.</w:delText>
                </w:r>
              </w:del>
            </w:ins>
          </w:p>
        </w:tc>
      </w:tr>
    </w:tbl>
    <w:p w14:paraId="4ADA89EC" w14:textId="753956C0" w:rsidR="00857256" w:rsidRDefault="00857256" w:rsidP="00857256">
      <w:pPr>
        <w:rPr>
          <w:ins w:id="6228" w:author="Armando Ramirez" w:date="2022-02-09T15:27:00Z"/>
        </w:rPr>
      </w:pPr>
    </w:p>
    <w:p w14:paraId="338C0B7E" w14:textId="7F96C845" w:rsidR="006C633C" w:rsidRPr="0024633A" w:rsidRDefault="006C633C" w:rsidP="006C633C">
      <w:pPr>
        <w:spacing w:after="240"/>
        <w:jc w:val="center"/>
        <w:rPr>
          <w:ins w:id="6229" w:author="Armando Ramirez" w:date="2022-02-09T15:27:00Z"/>
          <w:rFonts w:cs="Tahoma"/>
          <w:b/>
          <w:bCs/>
        </w:rPr>
      </w:pPr>
      <w:ins w:id="6230" w:author="Armando Ramirez" w:date="2022-02-09T15:27:00Z">
        <w:r w:rsidRPr="0024633A">
          <w:rPr>
            <w:rFonts w:cs="Tahoma"/>
            <w:b/>
            <w:bCs/>
          </w:rPr>
          <w:t>Table 7-1</w:t>
        </w:r>
        <w:r>
          <w:rPr>
            <w:rFonts w:cs="Tahoma"/>
            <w:b/>
            <w:bCs/>
          </w:rPr>
          <w:t>b</w:t>
        </w:r>
        <w:r w:rsidRPr="0024633A">
          <w:rPr>
            <w:rFonts w:cs="Tahoma"/>
            <w:b/>
            <w:bCs/>
          </w:rPr>
          <w:t>. Group Sampling Rules Applicable to 20</w:t>
        </w:r>
        <w:r>
          <w:rPr>
            <w:rFonts w:cs="Tahoma"/>
            <w:b/>
            <w:bCs/>
          </w:rPr>
          <w:t>22</w:t>
        </w:r>
        <w:r w:rsidRPr="0024633A">
          <w:rPr>
            <w:rFonts w:cs="Tahoma"/>
            <w:b/>
            <w:bCs/>
          </w:rPr>
          <w:t xml:space="preserve"> </w:t>
        </w:r>
      </w:ins>
      <w:ins w:id="6231" w:author="Armando Ramirez" w:date="2022-02-10T18:58:00Z">
        <w:r w:rsidR="004700DE">
          <w:rPr>
            <w:rFonts w:cs="Tahoma"/>
            <w:b/>
            <w:bCs/>
          </w:rPr>
          <w:t xml:space="preserve">Low-Rise </w:t>
        </w:r>
      </w:ins>
      <w:ins w:id="6232" w:author="Armando Ramirez" w:date="2022-02-09T15:27:00Z">
        <w:r>
          <w:rPr>
            <w:rFonts w:cs="Tahoma"/>
            <w:b/>
            <w:bCs/>
          </w:rPr>
          <w:t xml:space="preserve">Multifamily </w:t>
        </w:r>
        <w:r w:rsidRPr="0024633A">
          <w:rPr>
            <w:rFonts w:cs="Tahoma"/>
            <w:b/>
            <w:bCs/>
          </w:rPr>
          <w:t>Compliance Documents and HERS Features</w:t>
        </w:r>
      </w:ins>
    </w:p>
    <w:tbl>
      <w:tblPr>
        <w:tblStyle w:val="TableGrid1"/>
        <w:tblW w:w="5000" w:type="pct"/>
        <w:tblLayout w:type="fixed"/>
        <w:tblLook w:val="04A0" w:firstRow="1" w:lastRow="0" w:firstColumn="1" w:lastColumn="0" w:noHBand="0" w:noVBand="1"/>
      </w:tblPr>
      <w:tblGrid>
        <w:gridCol w:w="2785"/>
        <w:gridCol w:w="2178"/>
        <w:gridCol w:w="2481"/>
        <w:gridCol w:w="2482"/>
        <w:tblGridChange w:id="6233">
          <w:tblGrid>
            <w:gridCol w:w="2785"/>
            <w:gridCol w:w="2178"/>
            <w:gridCol w:w="2481"/>
            <w:gridCol w:w="2482"/>
          </w:tblGrid>
        </w:tblGridChange>
      </w:tblGrid>
      <w:tr w:rsidR="002754BD" w:rsidRPr="0024633A" w14:paraId="0EC010F4" w14:textId="77777777" w:rsidTr="001F1927">
        <w:trPr>
          <w:cantSplit/>
          <w:trHeight w:val="701"/>
          <w:tblHeader/>
          <w:ins w:id="6234" w:author="Armando Ramirez" w:date="2022-02-09T15:28:00Z"/>
        </w:trPr>
        <w:tc>
          <w:tcPr>
            <w:tcW w:w="2785" w:type="dxa"/>
            <w:vAlign w:val="bottom"/>
          </w:tcPr>
          <w:p w14:paraId="02C1EC81" w14:textId="77777777" w:rsidR="002754BD" w:rsidRPr="0024633A" w:rsidRDefault="002754BD" w:rsidP="004512C0">
            <w:pPr>
              <w:spacing w:after="0"/>
              <w:rPr>
                <w:ins w:id="6235" w:author="Armando Ramirez" w:date="2022-02-09T15:28:00Z"/>
                <w:rFonts w:cs="Tahoma"/>
                <w:b/>
                <w:bCs/>
                <w:sz w:val="24"/>
                <w:szCs w:val="24"/>
              </w:rPr>
            </w:pPr>
            <w:ins w:id="6236" w:author="Armando Ramirez" w:date="2022-02-09T15:28:00Z">
              <w:r w:rsidRPr="754F7D0F">
                <w:rPr>
                  <w:rFonts w:cs="Tahoma"/>
                  <w:b/>
                  <w:bCs/>
                  <w:sz w:val="24"/>
                  <w:szCs w:val="24"/>
                </w:rPr>
                <w:lastRenderedPageBreak/>
                <w:t>Document Number</w:t>
              </w:r>
            </w:ins>
          </w:p>
        </w:tc>
        <w:tc>
          <w:tcPr>
            <w:tcW w:w="2178" w:type="dxa"/>
            <w:vAlign w:val="bottom"/>
          </w:tcPr>
          <w:p w14:paraId="649AB846" w14:textId="77777777" w:rsidR="002754BD" w:rsidRPr="0024633A" w:rsidRDefault="002754BD" w:rsidP="007D7C51">
            <w:pPr>
              <w:spacing w:after="0"/>
              <w:rPr>
                <w:ins w:id="6237" w:author="Armando Ramirez" w:date="2022-02-09T15:28:00Z"/>
                <w:rFonts w:cs="Tahoma"/>
                <w:b/>
                <w:sz w:val="24"/>
              </w:rPr>
            </w:pPr>
            <w:ins w:id="6238" w:author="Armando Ramirez" w:date="2022-02-09T15:28:00Z">
              <w:r w:rsidRPr="0024633A">
                <w:rPr>
                  <w:rFonts w:cs="Tahoma"/>
                  <w:b/>
                  <w:sz w:val="24"/>
                </w:rPr>
                <w:t>Document Type</w:t>
              </w:r>
            </w:ins>
          </w:p>
        </w:tc>
        <w:tc>
          <w:tcPr>
            <w:tcW w:w="2481" w:type="dxa"/>
            <w:vAlign w:val="bottom"/>
          </w:tcPr>
          <w:p w14:paraId="1E9C441A" w14:textId="77777777" w:rsidR="002754BD" w:rsidRPr="0024633A" w:rsidRDefault="002754BD" w:rsidP="004512C0">
            <w:pPr>
              <w:spacing w:after="0"/>
              <w:rPr>
                <w:ins w:id="6239" w:author="Armando Ramirez" w:date="2022-02-09T15:28:00Z"/>
                <w:rFonts w:cs="Tahoma"/>
                <w:b/>
                <w:sz w:val="24"/>
              </w:rPr>
            </w:pPr>
            <w:ins w:id="6240" w:author="Armando Ramirez" w:date="2022-02-09T15:28:00Z">
              <w:r w:rsidRPr="0024633A">
                <w:rPr>
                  <w:rFonts w:cs="Tahoma"/>
                  <w:b/>
                  <w:sz w:val="24"/>
                </w:rPr>
                <w:t>Document Description</w:t>
              </w:r>
            </w:ins>
          </w:p>
        </w:tc>
        <w:tc>
          <w:tcPr>
            <w:tcW w:w="2482" w:type="dxa"/>
            <w:vAlign w:val="bottom"/>
          </w:tcPr>
          <w:p w14:paraId="6BED6EC9" w14:textId="07E81B53" w:rsidR="002754BD" w:rsidRPr="0024633A" w:rsidRDefault="001523DE" w:rsidP="004512C0">
            <w:pPr>
              <w:spacing w:after="0"/>
              <w:rPr>
                <w:ins w:id="6241" w:author="Armando Ramirez" w:date="2022-02-09T15:28:00Z"/>
                <w:rFonts w:cs="Tahoma"/>
                <w:b/>
                <w:sz w:val="24"/>
              </w:rPr>
            </w:pPr>
            <w:ins w:id="6242" w:author="Armando Ramirez" w:date="2022-02-10T18:36:00Z">
              <w:r>
                <w:rPr>
                  <w:rFonts w:cs="Tahoma"/>
                  <w:b/>
                  <w:sz w:val="24"/>
                </w:rPr>
                <w:t xml:space="preserve">Low-rise Multifamily </w:t>
              </w:r>
            </w:ins>
            <w:ins w:id="6243" w:author="Armando Ramirez" w:date="2022-02-09T15:28:00Z">
              <w:r w:rsidR="002754BD" w:rsidRPr="0024633A">
                <w:rPr>
                  <w:rFonts w:cs="Tahoma"/>
                  <w:b/>
                  <w:sz w:val="24"/>
                </w:rPr>
                <w:t>Group Sampling Rules</w:t>
              </w:r>
            </w:ins>
          </w:p>
        </w:tc>
      </w:tr>
      <w:tr w:rsidR="00015585" w:rsidRPr="0024633A" w:rsidDel="000E7ECA" w14:paraId="458D13C7" w14:textId="36E874F4" w:rsidTr="00BF0FBA">
        <w:tblPrEx>
          <w:tblW w:w="5000" w:type="pct"/>
          <w:tblLayout w:type="fixed"/>
          <w:tblPrExChange w:id="6244" w:author="Alhabibi, Haider@Energy" w:date="2022-03-16T18:51:00Z">
            <w:tblPrEx>
              <w:tblW w:w="5000" w:type="pct"/>
              <w:tblLayout w:type="fixed"/>
            </w:tblPrEx>
          </w:tblPrExChange>
        </w:tblPrEx>
        <w:trPr>
          <w:trHeight w:val="288"/>
          <w:ins w:id="6245" w:author="Armando Ramirez" w:date="2022-02-09T15:28:00Z"/>
          <w:del w:id="6246" w:author="Alhabibi, Haider@Energy" w:date="2022-03-18T17:36:00Z"/>
          <w:trPrChange w:id="6247" w:author="Alhabibi, Haider@Energy" w:date="2022-03-16T18:51:00Z">
            <w:trPr>
              <w:trHeight w:val="288"/>
            </w:trPr>
          </w:trPrChange>
        </w:trPr>
        <w:tc>
          <w:tcPr>
            <w:tcW w:w="2785" w:type="dxa"/>
            <w:tcPrChange w:id="6248" w:author="Alhabibi, Haider@Energy" w:date="2022-03-16T18:51:00Z">
              <w:tcPr>
                <w:tcW w:w="2785" w:type="dxa"/>
              </w:tcPr>
            </w:tcPrChange>
          </w:tcPr>
          <w:p w14:paraId="795724E6" w14:textId="05D142F2" w:rsidR="00015585" w:rsidRPr="0047193E" w:rsidDel="000E7ECA" w:rsidRDefault="00015585" w:rsidP="004512C0">
            <w:pPr>
              <w:spacing w:after="0"/>
              <w:rPr>
                <w:ins w:id="6249" w:author="Armando Ramirez" w:date="2022-02-09T15:28:00Z"/>
                <w:del w:id="6250" w:author="Alhabibi, Haider@Energy" w:date="2022-03-18T17:36:00Z"/>
                <w:rFonts w:cs="Tahoma"/>
                <w:sz w:val="24"/>
                <w:szCs w:val="24"/>
              </w:rPr>
            </w:pPr>
            <w:ins w:id="6251" w:author="Armando Ramirez" w:date="2022-02-09T15:47:00Z">
              <w:del w:id="6252" w:author="Alhabibi, Haider@Energy" w:date="2022-03-18T17:36:00Z">
                <w:r w:rsidRPr="0047193E" w:rsidDel="000E7ECA">
                  <w:rPr>
                    <w:rFonts w:cs="Tahoma"/>
                    <w:sz w:val="24"/>
                    <w:szCs w:val="24"/>
                  </w:rPr>
                  <w:delText>LMCI/LMCV-ENV-20a-H</w:delText>
                </w:r>
              </w:del>
            </w:ins>
          </w:p>
        </w:tc>
        <w:tc>
          <w:tcPr>
            <w:tcW w:w="2178" w:type="dxa"/>
            <w:tcPrChange w:id="6253" w:author="Alhabibi, Haider@Energy" w:date="2022-03-16T18:51:00Z">
              <w:tcPr>
                <w:tcW w:w="2178" w:type="dxa"/>
              </w:tcPr>
            </w:tcPrChange>
          </w:tcPr>
          <w:p w14:paraId="1F2F779B" w14:textId="61E96CDB" w:rsidR="00015585" w:rsidRPr="0047193E" w:rsidDel="000E7ECA" w:rsidRDefault="00015585" w:rsidP="00015585">
            <w:pPr>
              <w:spacing w:after="0"/>
              <w:rPr>
                <w:ins w:id="6254" w:author="Armando Ramirez" w:date="2022-02-09T15:28:00Z"/>
                <w:del w:id="6255" w:author="Alhabibi, Haider@Energy" w:date="2022-03-18T17:36:00Z"/>
                <w:rFonts w:cs="Tahoma"/>
                <w:sz w:val="24"/>
                <w:szCs w:val="24"/>
              </w:rPr>
            </w:pPr>
            <w:ins w:id="6256" w:author="Armando Ramirez" w:date="2022-02-09T15:47:00Z">
              <w:del w:id="6257" w:author="Alhabibi, Haider@Energy" w:date="2022-03-18T17:36:00Z">
                <w:r w:rsidRPr="0047193E" w:rsidDel="000E7ECA">
                  <w:rPr>
                    <w:rFonts w:cs="Tahoma"/>
                    <w:sz w:val="24"/>
                    <w:szCs w:val="24"/>
                  </w:rPr>
                  <w:delText>Certificate of</w:delText>
                </w:r>
              </w:del>
            </w:ins>
            <w:ins w:id="6258" w:author="Armando Ramirez" w:date="2022-02-10T19:04:00Z">
              <w:del w:id="6259" w:author="Alhabibi, Haider@Energy" w:date="2022-03-18T17:36:00Z">
                <w:r w:rsidRPr="0047193E" w:rsidDel="000E7ECA">
                  <w:rPr>
                    <w:rFonts w:cs="Tahoma"/>
                    <w:sz w:val="24"/>
                    <w:szCs w:val="24"/>
                  </w:rPr>
                  <w:delText xml:space="preserve"> </w:delText>
                </w:r>
                <w:r w:rsidR="003139BE" w:rsidRPr="0047193E" w:rsidDel="000E7ECA">
                  <w:rPr>
                    <w:rFonts w:cs="Tahoma"/>
                    <w:sz w:val="24"/>
                    <w:szCs w:val="24"/>
                  </w:rPr>
                  <w:delText>Installation/</w:delText>
                </w:r>
              </w:del>
            </w:ins>
            <w:ins w:id="6260" w:author="Armando Ramirez" w:date="2022-02-09T15:47:00Z">
              <w:del w:id="6261" w:author="Alhabibi, Haider@Energy" w:date="2022-03-18T17:36:00Z">
                <w:r w:rsidRPr="0047193E" w:rsidDel="000E7ECA">
                  <w:rPr>
                    <w:rFonts w:cs="Tahoma"/>
                    <w:sz w:val="24"/>
                    <w:szCs w:val="24"/>
                  </w:rPr>
                  <w:delText xml:space="preserve"> Verification</w:delText>
                </w:r>
              </w:del>
            </w:ins>
          </w:p>
        </w:tc>
        <w:tc>
          <w:tcPr>
            <w:tcW w:w="2481" w:type="dxa"/>
            <w:tcPrChange w:id="6262" w:author="Alhabibi, Haider@Energy" w:date="2022-03-16T18:51:00Z">
              <w:tcPr>
                <w:tcW w:w="2481" w:type="dxa"/>
              </w:tcPr>
            </w:tcPrChange>
          </w:tcPr>
          <w:p w14:paraId="7B0C2615" w14:textId="6164E003" w:rsidR="00015585" w:rsidRPr="0047193E" w:rsidDel="000E7ECA" w:rsidRDefault="00015585" w:rsidP="004512C0">
            <w:pPr>
              <w:spacing w:after="0"/>
              <w:rPr>
                <w:ins w:id="6263" w:author="Armando Ramirez" w:date="2022-02-09T15:28:00Z"/>
                <w:del w:id="6264" w:author="Alhabibi, Haider@Energy" w:date="2022-03-18T17:36:00Z"/>
                <w:rFonts w:cs="Tahoma"/>
                <w:sz w:val="24"/>
                <w:szCs w:val="24"/>
              </w:rPr>
            </w:pPr>
            <w:ins w:id="6265" w:author="Armando Ramirez" w:date="2022-02-09T15:48:00Z">
              <w:del w:id="6266" w:author="Alhabibi, Haider@Energy" w:date="2022-03-18T17:36:00Z">
                <w:r w:rsidRPr="0047193E" w:rsidDel="000E7ECA">
                  <w:rPr>
                    <w:rFonts w:cs="Tahoma"/>
                    <w:sz w:val="24"/>
                    <w:szCs w:val="24"/>
                  </w:rPr>
                  <w:delText>Enclosure</w:delText>
                </w:r>
              </w:del>
            </w:ins>
            <w:ins w:id="6267" w:author="Armando Ramirez" w:date="2022-02-09T15:57:00Z">
              <w:del w:id="6268" w:author="Alhabibi, Haider@Energy" w:date="2022-03-18T17:36:00Z">
                <w:r w:rsidR="00650D92" w:rsidRPr="0047193E" w:rsidDel="000E7ECA">
                  <w:rPr>
                    <w:rFonts w:cs="Tahoma"/>
                    <w:sz w:val="24"/>
                    <w:szCs w:val="24"/>
                  </w:rPr>
                  <w:delText xml:space="preserve"> </w:delText>
                </w:r>
              </w:del>
            </w:ins>
            <w:ins w:id="6269" w:author="Armando Ramirez" w:date="2022-02-09T15:48:00Z">
              <w:del w:id="6270" w:author="Alhabibi, Haider@Energy" w:date="2022-03-18T17:36:00Z">
                <w:r w:rsidRPr="0047193E" w:rsidDel="000E7ECA">
                  <w:rPr>
                    <w:rFonts w:cs="Tahoma"/>
                    <w:sz w:val="24"/>
                    <w:szCs w:val="24"/>
                  </w:rPr>
                  <w:delText>Air</w:delText>
                </w:r>
              </w:del>
            </w:ins>
            <w:ins w:id="6271" w:author="Armando Ramirez" w:date="2022-02-09T15:57:00Z">
              <w:del w:id="6272" w:author="Alhabibi, Haider@Energy" w:date="2022-03-18T17:36:00Z">
                <w:r w:rsidR="00650D92" w:rsidRPr="0047193E" w:rsidDel="000E7ECA">
                  <w:rPr>
                    <w:rFonts w:cs="Tahoma"/>
                    <w:sz w:val="24"/>
                    <w:szCs w:val="24"/>
                  </w:rPr>
                  <w:delText xml:space="preserve"> </w:delText>
                </w:r>
              </w:del>
            </w:ins>
            <w:ins w:id="6273" w:author="Armando Ramirez" w:date="2022-02-09T15:48:00Z">
              <w:del w:id="6274" w:author="Alhabibi, Haider@Energy" w:date="2022-03-18T17:36:00Z">
                <w:r w:rsidRPr="0047193E" w:rsidDel="000E7ECA">
                  <w:rPr>
                    <w:rFonts w:cs="Tahoma"/>
                    <w:sz w:val="24"/>
                    <w:szCs w:val="24"/>
                  </w:rPr>
                  <w:delText>Leakage-Single</w:delText>
                </w:r>
              </w:del>
            </w:ins>
            <w:ins w:id="6275" w:author="Armando Ramirez" w:date="2022-02-09T15:57:00Z">
              <w:del w:id="6276" w:author="Alhabibi, Haider@Energy" w:date="2022-03-18T17:36:00Z">
                <w:r w:rsidR="00650D92" w:rsidRPr="0047193E" w:rsidDel="000E7ECA">
                  <w:rPr>
                    <w:rFonts w:cs="Tahoma"/>
                    <w:sz w:val="24"/>
                    <w:szCs w:val="24"/>
                  </w:rPr>
                  <w:delText xml:space="preserve"> </w:delText>
                </w:r>
              </w:del>
            </w:ins>
            <w:ins w:id="6277" w:author="Armando Ramirez" w:date="2022-02-09T15:48:00Z">
              <w:del w:id="6278" w:author="Alhabibi, Haider@Energy" w:date="2022-03-18T17:36:00Z">
                <w:r w:rsidRPr="0047193E" w:rsidDel="000E7ECA">
                  <w:rPr>
                    <w:rFonts w:cs="Tahoma"/>
                    <w:sz w:val="24"/>
                    <w:szCs w:val="24"/>
                  </w:rPr>
                  <w:delText>Point</w:delText>
                </w:r>
              </w:del>
            </w:ins>
            <w:ins w:id="6279" w:author="Armando Ramirez" w:date="2022-02-09T15:57:00Z">
              <w:del w:id="6280" w:author="Alhabibi, Haider@Energy" w:date="2022-03-18T17:36:00Z">
                <w:r w:rsidR="00650D92" w:rsidRPr="0047193E" w:rsidDel="000E7ECA">
                  <w:rPr>
                    <w:rFonts w:cs="Tahoma"/>
                    <w:sz w:val="24"/>
                    <w:szCs w:val="24"/>
                  </w:rPr>
                  <w:delText xml:space="preserve"> </w:delText>
                </w:r>
              </w:del>
            </w:ins>
            <w:ins w:id="6281" w:author="Armando Ramirez" w:date="2022-02-09T15:48:00Z">
              <w:del w:id="6282" w:author="Alhabibi, Haider@Energy" w:date="2022-03-18T17:36:00Z">
                <w:r w:rsidRPr="0047193E" w:rsidDel="000E7ECA">
                  <w:rPr>
                    <w:rFonts w:cs="Tahoma"/>
                    <w:sz w:val="24"/>
                    <w:szCs w:val="24"/>
                  </w:rPr>
                  <w:delText>Test-Manual Meter</w:delText>
                </w:r>
              </w:del>
            </w:ins>
          </w:p>
        </w:tc>
        <w:tc>
          <w:tcPr>
            <w:tcW w:w="2482" w:type="dxa"/>
            <w:tcPrChange w:id="6283" w:author="Alhabibi, Haider@Energy" w:date="2022-03-16T18:51:00Z">
              <w:tcPr>
                <w:tcW w:w="2482" w:type="dxa"/>
              </w:tcPr>
            </w:tcPrChange>
          </w:tcPr>
          <w:p w14:paraId="1C1DFD5A" w14:textId="79907BC0" w:rsidR="00015585" w:rsidRPr="0047193E" w:rsidDel="000E7ECA" w:rsidRDefault="001523DE" w:rsidP="004512C0">
            <w:pPr>
              <w:spacing w:after="0"/>
              <w:rPr>
                <w:ins w:id="6284" w:author="Armando Ramirez" w:date="2022-02-09T15:28:00Z"/>
                <w:del w:id="6285" w:author="Alhabibi, Haider@Energy" w:date="2022-03-18T17:36:00Z"/>
                <w:rFonts w:cs="Tahoma"/>
                <w:sz w:val="24"/>
                <w:szCs w:val="24"/>
              </w:rPr>
            </w:pPr>
            <w:ins w:id="6286" w:author="Armando Ramirez" w:date="2022-02-10T18:37:00Z">
              <w:del w:id="6287" w:author="Alhabibi, Haider@Energy" w:date="2022-03-18T17:36:00Z">
                <w:r w:rsidRPr="0047193E" w:rsidDel="000E7ECA">
                  <w:rPr>
                    <w:rFonts w:cs="Tahoma"/>
                    <w:sz w:val="24"/>
                    <w:szCs w:val="24"/>
                  </w:rPr>
                  <w:delText>Sampling n/a</w:delText>
                </w:r>
              </w:del>
            </w:ins>
          </w:p>
        </w:tc>
      </w:tr>
      <w:tr w:rsidR="00015585" w:rsidRPr="0024633A" w:rsidDel="000E7ECA" w14:paraId="1ACEA913" w14:textId="27D7EF56" w:rsidTr="00BF0FBA">
        <w:tblPrEx>
          <w:tblW w:w="5000" w:type="pct"/>
          <w:tblLayout w:type="fixed"/>
          <w:tblPrExChange w:id="6288" w:author="Alhabibi, Haider@Energy" w:date="2022-03-16T18:51:00Z">
            <w:tblPrEx>
              <w:tblW w:w="5000" w:type="pct"/>
              <w:tblLayout w:type="fixed"/>
            </w:tblPrEx>
          </w:tblPrExChange>
        </w:tblPrEx>
        <w:trPr>
          <w:trHeight w:val="288"/>
          <w:ins w:id="6289" w:author="Armando Ramirez" w:date="2022-02-09T15:33:00Z"/>
          <w:del w:id="6290" w:author="Alhabibi, Haider@Energy" w:date="2022-03-18T17:36:00Z"/>
          <w:trPrChange w:id="6291" w:author="Alhabibi, Haider@Energy" w:date="2022-03-16T18:51:00Z">
            <w:trPr>
              <w:trHeight w:val="288"/>
            </w:trPr>
          </w:trPrChange>
        </w:trPr>
        <w:tc>
          <w:tcPr>
            <w:tcW w:w="2785" w:type="dxa"/>
            <w:tcPrChange w:id="6292" w:author="Alhabibi, Haider@Energy" w:date="2022-03-16T18:51:00Z">
              <w:tcPr>
                <w:tcW w:w="2785" w:type="dxa"/>
              </w:tcPr>
            </w:tcPrChange>
          </w:tcPr>
          <w:p w14:paraId="6F52E23D" w14:textId="16BF6453" w:rsidR="00015585" w:rsidRPr="0047193E" w:rsidDel="000E7ECA" w:rsidRDefault="00015585" w:rsidP="004512C0">
            <w:pPr>
              <w:spacing w:after="0"/>
              <w:rPr>
                <w:ins w:id="6293" w:author="Armando Ramirez" w:date="2022-02-09T15:33:00Z"/>
                <w:del w:id="6294" w:author="Alhabibi, Haider@Energy" w:date="2022-03-18T17:36:00Z"/>
                <w:rFonts w:cs="Tahoma"/>
                <w:sz w:val="24"/>
                <w:szCs w:val="24"/>
              </w:rPr>
            </w:pPr>
            <w:ins w:id="6295" w:author="Armando Ramirez" w:date="2022-02-09T15:47:00Z">
              <w:del w:id="6296" w:author="Alhabibi, Haider@Energy" w:date="2022-03-18T17:36:00Z">
                <w:r w:rsidRPr="0047193E" w:rsidDel="000E7ECA">
                  <w:rPr>
                    <w:rFonts w:cs="Tahoma"/>
                    <w:sz w:val="24"/>
                    <w:szCs w:val="24"/>
                  </w:rPr>
                  <w:delText>LMCI/LMCV-ENV-20b-H</w:delText>
                </w:r>
              </w:del>
            </w:ins>
          </w:p>
        </w:tc>
        <w:tc>
          <w:tcPr>
            <w:tcW w:w="2178" w:type="dxa"/>
            <w:tcPrChange w:id="6297" w:author="Alhabibi, Haider@Energy" w:date="2022-03-16T18:51:00Z">
              <w:tcPr>
                <w:tcW w:w="2178" w:type="dxa"/>
              </w:tcPr>
            </w:tcPrChange>
          </w:tcPr>
          <w:p w14:paraId="59BE33DF" w14:textId="76F6461A" w:rsidR="00015585" w:rsidRPr="0047193E" w:rsidDel="000E7ECA" w:rsidRDefault="004512C0" w:rsidP="00015585">
            <w:pPr>
              <w:spacing w:after="0"/>
              <w:rPr>
                <w:ins w:id="6298" w:author="Armando Ramirez" w:date="2022-02-09T15:33:00Z"/>
                <w:del w:id="6299" w:author="Alhabibi, Haider@Energy" w:date="2022-03-18T17:36:00Z"/>
                <w:rFonts w:cs="Tahoma"/>
                <w:sz w:val="24"/>
                <w:szCs w:val="24"/>
              </w:rPr>
            </w:pPr>
            <w:ins w:id="6300" w:author="Armando Ramirez" w:date="2022-02-14T10:00:00Z">
              <w:del w:id="6301" w:author="Alhabibi, Haider@Energy" w:date="2022-03-18T17:36:00Z">
                <w:r w:rsidRPr="0047193E" w:rsidDel="000E7ECA">
                  <w:rPr>
                    <w:rFonts w:cs="Tahoma"/>
                    <w:sz w:val="24"/>
                    <w:szCs w:val="24"/>
                  </w:rPr>
                  <w:delText>Certificate of Installation/ Verification</w:delText>
                </w:r>
              </w:del>
            </w:ins>
          </w:p>
        </w:tc>
        <w:tc>
          <w:tcPr>
            <w:tcW w:w="2481" w:type="dxa"/>
            <w:tcPrChange w:id="6302" w:author="Alhabibi, Haider@Energy" w:date="2022-03-16T18:51:00Z">
              <w:tcPr>
                <w:tcW w:w="2481" w:type="dxa"/>
              </w:tcPr>
            </w:tcPrChange>
          </w:tcPr>
          <w:p w14:paraId="70D8D9A3" w14:textId="36FB543C" w:rsidR="00015585" w:rsidRPr="0047193E" w:rsidDel="000E7ECA" w:rsidRDefault="00015585" w:rsidP="004512C0">
            <w:pPr>
              <w:spacing w:after="0"/>
              <w:rPr>
                <w:ins w:id="6303" w:author="Armando Ramirez" w:date="2022-02-09T15:33:00Z"/>
                <w:del w:id="6304" w:author="Alhabibi, Haider@Energy" w:date="2022-03-18T17:36:00Z"/>
                <w:rFonts w:cs="Tahoma"/>
                <w:sz w:val="24"/>
                <w:szCs w:val="24"/>
              </w:rPr>
            </w:pPr>
            <w:ins w:id="6305" w:author="Armando Ramirez" w:date="2022-02-09T15:48:00Z">
              <w:del w:id="6306" w:author="Alhabibi, Haider@Energy" w:date="2022-03-18T17:36:00Z">
                <w:r w:rsidRPr="0047193E" w:rsidDel="000E7ECA">
                  <w:rPr>
                    <w:rFonts w:cs="Tahoma"/>
                    <w:sz w:val="24"/>
                    <w:szCs w:val="24"/>
                  </w:rPr>
                  <w:delText>Enclosure</w:delText>
                </w:r>
              </w:del>
            </w:ins>
            <w:ins w:id="6307" w:author="Armando Ramirez" w:date="2022-02-09T15:57:00Z">
              <w:del w:id="6308" w:author="Alhabibi, Haider@Energy" w:date="2022-03-18T17:36:00Z">
                <w:r w:rsidR="00650D92" w:rsidRPr="0047193E" w:rsidDel="000E7ECA">
                  <w:rPr>
                    <w:rFonts w:cs="Tahoma"/>
                    <w:sz w:val="24"/>
                    <w:szCs w:val="24"/>
                  </w:rPr>
                  <w:delText xml:space="preserve"> </w:delText>
                </w:r>
              </w:del>
            </w:ins>
            <w:ins w:id="6309" w:author="Armando Ramirez" w:date="2022-02-09T15:48:00Z">
              <w:del w:id="6310" w:author="Alhabibi, Haider@Energy" w:date="2022-03-18T17:36:00Z">
                <w:r w:rsidRPr="0047193E" w:rsidDel="000E7ECA">
                  <w:rPr>
                    <w:rFonts w:cs="Tahoma"/>
                    <w:sz w:val="24"/>
                    <w:szCs w:val="24"/>
                  </w:rPr>
                  <w:delText>Air</w:delText>
                </w:r>
              </w:del>
            </w:ins>
            <w:ins w:id="6311" w:author="Armando Ramirez" w:date="2022-02-09T15:57:00Z">
              <w:del w:id="6312" w:author="Alhabibi, Haider@Energy" w:date="2022-03-18T17:36:00Z">
                <w:r w:rsidR="00650D92" w:rsidRPr="0047193E" w:rsidDel="000E7ECA">
                  <w:rPr>
                    <w:rFonts w:cs="Tahoma"/>
                    <w:sz w:val="24"/>
                    <w:szCs w:val="24"/>
                  </w:rPr>
                  <w:delText xml:space="preserve"> </w:delText>
                </w:r>
              </w:del>
            </w:ins>
            <w:ins w:id="6313" w:author="Armando Ramirez" w:date="2022-02-09T15:48:00Z">
              <w:del w:id="6314" w:author="Alhabibi, Haider@Energy" w:date="2022-03-18T17:36:00Z">
                <w:r w:rsidRPr="0047193E" w:rsidDel="000E7ECA">
                  <w:rPr>
                    <w:rFonts w:cs="Tahoma"/>
                    <w:sz w:val="24"/>
                    <w:szCs w:val="24"/>
                  </w:rPr>
                  <w:delText>Leakage-Single</w:delText>
                </w:r>
              </w:del>
            </w:ins>
            <w:ins w:id="6315" w:author="Armando Ramirez" w:date="2022-02-09T15:57:00Z">
              <w:del w:id="6316" w:author="Alhabibi, Haider@Energy" w:date="2022-03-18T17:36:00Z">
                <w:r w:rsidR="00650D92" w:rsidRPr="0047193E" w:rsidDel="000E7ECA">
                  <w:rPr>
                    <w:rFonts w:cs="Tahoma"/>
                    <w:sz w:val="24"/>
                    <w:szCs w:val="24"/>
                  </w:rPr>
                  <w:delText xml:space="preserve"> </w:delText>
                </w:r>
              </w:del>
            </w:ins>
            <w:ins w:id="6317" w:author="Armando Ramirez" w:date="2022-02-09T15:48:00Z">
              <w:del w:id="6318" w:author="Alhabibi, Haider@Energy" w:date="2022-03-18T17:36:00Z">
                <w:r w:rsidRPr="0047193E" w:rsidDel="000E7ECA">
                  <w:rPr>
                    <w:rFonts w:cs="Tahoma"/>
                    <w:sz w:val="24"/>
                    <w:szCs w:val="24"/>
                  </w:rPr>
                  <w:delText>Point</w:delText>
                </w:r>
              </w:del>
            </w:ins>
            <w:ins w:id="6319" w:author="Armando Ramirez" w:date="2022-02-09T15:57:00Z">
              <w:del w:id="6320" w:author="Alhabibi, Haider@Energy" w:date="2022-03-18T17:36:00Z">
                <w:r w:rsidR="00650D92" w:rsidRPr="0047193E" w:rsidDel="000E7ECA">
                  <w:rPr>
                    <w:rFonts w:cs="Tahoma"/>
                    <w:sz w:val="24"/>
                    <w:szCs w:val="24"/>
                  </w:rPr>
                  <w:delText xml:space="preserve"> </w:delText>
                </w:r>
              </w:del>
            </w:ins>
            <w:ins w:id="6321" w:author="Armando Ramirez" w:date="2022-02-09T15:48:00Z">
              <w:del w:id="6322" w:author="Alhabibi, Haider@Energy" w:date="2022-03-18T17:36:00Z">
                <w:r w:rsidRPr="0047193E" w:rsidDel="000E7ECA">
                  <w:rPr>
                    <w:rFonts w:cs="Tahoma"/>
                    <w:sz w:val="24"/>
                    <w:szCs w:val="24"/>
                  </w:rPr>
                  <w:delText>Test-Automatic Meter</w:delText>
                </w:r>
              </w:del>
            </w:ins>
          </w:p>
        </w:tc>
        <w:tc>
          <w:tcPr>
            <w:tcW w:w="2482" w:type="dxa"/>
            <w:tcPrChange w:id="6323" w:author="Alhabibi, Haider@Energy" w:date="2022-03-16T18:51:00Z">
              <w:tcPr>
                <w:tcW w:w="2482" w:type="dxa"/>
              </w:tcPr>
            </w:tcPrChange>
          </w:tcPr>
          <w:p w14:paraId="4A222412" w14:textId="127183BF" w:rsidR="00015585" w:rsidRPr="0047193E" w:rsidDel="000E7ECA" w:rsidRDefault="001523DE" w:rsidP="004512C0">
            <w:pPr>
              <w:spacing w:after="0"/>
              <w:rPr>
                <w:ins w:id="6324" w:author="Armando Ramirez" w:date="2022-02-09T15:33:00Z"/>
                <w:del w:id="6325" w:author="Alhabibi, Haider@Energy" w:date="2022-03-18T17:36:00Z"/>
                <w:rFonts w:cs="Tahoma"/>
                <w:sz w:val="24"/>
                <w:szCs w:val="24"/>
              </w:rPr>
            </w:pPr>
            <w:ins w:id="6326" w:author="Armando Ramirez" w:date="2022-02-10T18:37:00Z">
              <w:del w:id="6327" w:author="Alhabibi, Haider@Energy" w:date="2022-03-18T17:36:00Z">
                <w:r w:rsidRPr="0047193E" w:rsidDel="000E7ECA">
                  <w:rPr>
                    <w:rFonts w:cs="Tahoma"/>
                    <w:sz w:val="24"/>
                    <w:szCs w:val="24"/>
                  </w:rPr>
                  <w:delText>Sampling n/a</w:delText>
                </w:r>
              </w:del>
            </w:ins>
          </w:p>
        </w:tc>
      </w:tr>
      <w:tr w:rsidR="004512C0" w:rsidRPr="0024633A" w14:paraId="144E33A8" w14:textId="77777777" w:rsidTr="00BF0FBA">
        <w:tblPrEx>
          <w:tblW w:w="5000" w:type="pct"/>
          <w:tblLayout w:type="fixed"/>
          <w:tblPrExChange w:id="6328" w:author="Alhabibi, Haider@Energy" w:date="2022-03-16T18:51:00Z">
            <w:tblPrEx>
              <w:tblW w:w="5000" w:type="pct"/>
              <w:tblLayout w:type="fixed"/>
            </w:tblPrEx>
          </w:tblPrExChange>
        </w:tblPrEx>
        <w:trPr>
          <w:trHeight w:val="288"/>
          <w:ins w:id="6329" w:author="Armando Ramirez" w:date="2022-02-09T15:33:00Z"/>
          <w:trPrChange w:id="6330" w:author="Alhabibi, Haider@Energy" w:date="2022-03-16T18:51:00Z">
            <w:trPr>
              <w:trHeight w:val="288"/>
            </w:trPr>
          </w:trPrChange>
        </w:trPr>
        <w:tc>
          <w:tcPr>
            <w:tcW w:w="2785" w:type="dxa"/>
            <w:tcPrChange w:id="6331" w:author="Alhabibi, Haider@Energy" w:date="2022-03-16T18:51:00Z">
              <w:tcPr>
                <w:tcW w:w="2785" w:type="dxa"/>
              </w:tcPr>
            </w:tcPrChange>
          </w:tcPr>
          <w:p w14:paraId="6441582E" w14:textId="389A6393" w:rsidR="004512C0" w:rsidRPr="0047193E" w:rsidRDefault="004512C0" w:rsidP="004512C0">
            <w:pPr>
              <w:spacing w:after="0"/>
              <w:rPr>
                <w:ins w:id="6332" w:author="Armando Ramirez" w:date="2022-02-09T15:33:00Z"/>
                <w:rFonts w:cs="Tahoma"/>
                <w:sz w:val="24"/>
                <w:szCs w:val="24"/>
              </w:rPr>
            </w:pPr>
            <w:ins w:id="6333" w:author="Armando Ramirez" w:date="2022-02-09T15:47:00Z">
              <w:r w:rsidRPr="0047193E">
                <w:rPr>
                  <w:rFonts w:cs="Tahoma"/>
                  <w:sz w:val="24"/>
                  <w:szCs w:val="24"/>
                </w:rPr>
                <w:t>LMCI/LMCV-ENV-21-H</w:t>
              </w:r>
            </w:ins>
          </w:p>
        </w:tc>
        <w:tc>
          <w:tcPr>
            <w:tcW w:w="2178" w:type="dxa"/>
            <w:tcPrChange w:id="6334" w:author="Alhabibi, Haider@Energy" w:date="2022-03-16T18:51:00Z">
              <w:tcPr>
                <w:tcW w:w="2178" w:type="dxa"/>
              </w:tcPr>
            </w:tcPrChange>
          </w:tcPr>
          <w:p w14:paraId="39E0C217" w14:textId="22E0821C" w:rsidR="004512C0" w:rsidRPr="0047193E" w:rsidRDefault="004512C0" w:rsidP="004512C0">
            <w:pPr>
              <w:spacing w:after="0"/>
              <w:rPr>
                <w:ins w:id="6335" w:author="Armando Ramirez" w:date="2022-02-09T15:33:00Z"/>
                <w:rFonts w:cs="Tahoma"/>
                <w:sz w:val="24"/>
                <w:szCs w:val="24"/>
              </w:rPr>
            </w:pPr>
            <w:ins w:id="6336" w:author="Armando Ramirez" w:date="2022-02-14T10:01:00Z">
              <w:r w:rsidRPr="0038699F">
                <w:rPr>
                  <w:rFonts w:cs="Tahoma"/>
                  <w:sz w:val="24"/>
                  <w:szCs w:val="24"/>
                </w:rPr>
                <w:t>Certificate of Installation/ Verification</w:t>
              </w:r>
            </w:ins>
          </w:p>
        </w:tc>
        <w:tc>
          <w:tcPr>
            <w:tcW w:w="2481" w:type="dxa"/>
            <w:tcPrChange w:id="6337" w:author="Alhabibi, Haider@Energy" w:date="2022-03-16T18:51:00Z">
              <w:tcPr>
                <w:tcW w:w="2481" w:type="dxa"/>
              </w:tcPr>
            </w:tcPrChange>
          </w:tcPr>
          <w:p w14:paraId="7E82BCFA" w14:textId="5D072E8A" w:rsidR="004512C0" w:rsidRPr="0047193E" w:rsidRDefault="004512C0" w:rsidP="004512C0">
            <w:pPr>
              <w:spacing w:after="0"/>
              <w:rPr>
                <w:ins w:id="6338" w:author="Armando Ramirez" w:date="2022-02-09T15:33:00Z"/>
                <w:rFonts w:cs="Tahoma"/>
                <w:sz w:val="24"/>
                <w:szCs w:val="24"/>
              </w:rPr>
            </w:pPr>
            <w:ins w:id="6339" w:author="Armando Ramirez" w:date="2022-02-09T15:48:00Z">
              <w:r w:rsidRPr="0047193E">
                <w:rPr>
                  <w:rFonts w:cs="Tahoma"/>
                  <w:sz w:val="24"/>
                  <w:szCs w:val="24"/>
                </w:rPr>
                <w:t>QII Framing Stage</w:t>
              </w:r>
            </w:ins>
          </w:p>
        </w:tc>
        <w:tc>
          <w:tcPr>
            <w:tcW w:w="2482" w:type="dxa"/>
            <w:tcPrChange w:id="6340" w:author="Alhabibi, Haider@Energy" w:date="2022-03-16T18:51:00Z">
              <w:tcPr>
                <w:tcW w:w="2482" w:type="dxa"/>
              </w:tcPr>
            </w:tcPrChange>
          </w:tcPr>
          <w:p w14:paraId="01612437" w14:textId="77777777" w:rsidR="00B63BEA" w:rsidRDefault="00105593" w:rsidP="004512C0">
            <w:pPr>
              <w:spacing w:after="0"/>
              <w:rPr>
                <w:ins w:id="6341" w:author="Armando Ramirez" w:date="2022-02-14T13:20:00Z"/>
                <w:rFonts w:cs="Tahoma"/>
                <w:sz w:val="24"/>
              </w:rPr>
            </w:pPr>
            <w:ins w:id="6342" w:author="Armando Ramirez" w:date="2022-02-14T13:19:00Z">
              <w:r>
                <w:rPr>
                  <w:rFonts w:cs="Tahoma"/>
                  <w:sz w:val="24"/>
                </w:rPr>
                <w:t>When</w:t>
              </w:r>
              <w:r w:rsidRPr="0024633A">
                <w:rPr>
                  <w:rFonts w:cs="Tahoma"/>
                  <w:sz w:val="24"/>
                </w:rPr>
                <w:t xml:space="preserve"> the CF1R indicates requirement for HERS verification of QII, then compliance shall be demonstrated using one HERS "Tested" ENV-21 in one of the dwellings in the group, and one HERS "Tested" ENV-22 either in the same dwelling or otherwise in another dwelling in same sample group.  </w:t>
              </w:r>
            </w:ins>
          </w:p>
          <w:p w14:paraId="38D46E99" w14:textId="77777777" w:rsidR="00B63BEA" w:rsidRDefault="00B63BEA" w:rsidP="004512C0">
            <w:pPr>
              <w:spacing w:after="0"/>
              <w:rPr>
                <w:ins w:id="6343" w:author="Armando Ramirez" w:date="2022-02-14T13:20:00Z"/>
                <w:rFonts w:cs="Tahoma"/>
                <w:sz w:val="24"/>
              </w:rPr>
            </w:pPr>
          </w:p>
          <w:p w14:paraId="7898ADBD" w14:textId="06B71605" w:rsidR="004512C0" w:rsidRPr="0047193E" w:rsidRDefault="00105593" w:rsidP="004512C0">
            <w:pPr>
              <w:spacing w:after="0"/>
              <w:rPr>
                <w:ins w:id="6344" w:author="Armando Ramirez" w:date="2022-02-09T15:33:00Z"/>
                <w:rFonts w:cs="Tahoma"/>
                <w:sz w:val="24"/>
                <w:szCs w:val="24"/>
              </w:rPr>
            </w:pPr>
            <w:ins w:id="6345" w:author="Armando Ramirez" w:date="2022-02-14T13:19:00Z">
              <w:r w:rsidRPr="0024633A">
                <w:rPr>
                  <w:rFonts w:cs="Tahoma"/>
                  <w:sz w:val="24"/>
                </w:rPr>
                <w:t>Refer to group sampling procedures in RA2.6.3.5 that allow HERS verification "testing" of QII features prior to closing the sample group.</w:t>
              </w:r>
            </w:ins>
          </w:p>
        </w:tc>
      </w:tr>
      <w:tr w:rsidR="004512C0" w:rsidRPr="0024633A" w14:paraId="5D84AD5B" w14:textId="77777777" w:rsidTr="00BF0FBA">
        <w:tblPrEx>
          <w:tblW w:w="5000" w:type="pct"/>
          <w:tblLayout w:type="fixed"/>
          <w:tblPrExChange w:id="6346" w:author="Alhabibi, Haider@Energy" w:date="2022-03-16T18:51:00Z">
            <w:tblPrEx>
              <w:tblW w:w="5000" w:type="pct"/>
              <w:tblLayout w:type="fixed"/>
            </w:tblPrEx>
          </w:tblPrExChange>
        </w:tblPrEx>
        <w:trPr>
          <w:trHeight w:val="288"/>
          <w:ins w:id="6347" w:author="Armando Ramirez" w:date="2022-02-09T15:33:00Z"/>
          <w:trPrChange w:id="6348" w:author="Alhabibi, Haider@Energy" w:date="2022-03-16T18:51:00Z">
            <w:trPr>
              <w:trHeight w:val="288"/>
            </w:trPr>
          </w:trPrChange>
        </w:trPr>
        <w:tc>
          <w:tcPr>
            <w:tcW w:w="2785" w:type="dxa"/>
            <w:tcPrChange w:id="6349" w:author="Alhabibi, Haider@Energy" w:date="2022-03-16T18:51:00Z">
              <w:tcPr>
                <w:tcW w:w="2785" w:type="dxa"/>
              </w:tcPr>
            </w:tcPrChange>
          </w:tcPr>
          <w:p w14:paraId="673E6931" w14:textId="15EACF07" w:rsidR="004512C0" w:rsidRPr="0047193E" w:rsidRDefault="004512C0" w:rsidP="004512C0">
            <w:pPr>
              <w:spacing w:after="0"/>
              <w:rPr>
                <w:ins w:id="6350" w:author="Armando Ramirez" w:date="2022-02-09T15:33:00Z"/>
                <w:rFonts w:cs="Tahoma"/>
                <w:sz w:val="24"/>
                <w:szCs w:val="24"/>
              </w:rPr>
            </w:pPr>
            <w:ins w:id="6351" w:author="Armando Ramirez" w:date="2022-02-09T15:47:00Z">
              <w:r w:rsidRPr="0047193E">
                <w:rPr>
                  <w:rFonts w:cs="Tahoma"/>
                  <w:sz w:val="24"/>
                  <w:szCs w:val="24"/>
                </w:rPr>
                <w:t>LMCI/LMCV-ENV-22-H</w:t>
              </w:r>
            </w:ins>
          </w:p>
        </w:tc>
        <w:tc>
          <w:tcPr>
            <w:tcW w:w="2178" w:type="dxa"/>
            <w:tcPrChange w:id="6352" w:author="Alhabibi, Haider@Energy" w:date="2022-03-16T18:51:00Z">
              <w:tcPr>
                <w:tcW w:w="2178" w:type="dxa"/>
              </w:tcPr>
            </w:tcPrChange>
          </w:tcPr>
          <w:p w14:paraId="60566E77" w14:textId="19EC268B" w:rsidR="004512C0" w:rsidRPr="0047193E" w:rsidRDefault="004512C0" w:rsidP="004512C0">
            <w:pPr>
              <w:spacing w:after="0"/>
              <w:rPr>
                <w:ins w:id="6353" w:author="Armando Ramirez" w:date="2022-02-09T15:33:00Z"/>
                <w:rFonts w:cs="Tahoma"/>
                <w:sz w:val="24"/>
                <w:szCs w:val="24"/>
              </w:rPr>
            </w:pPr>
            <w:ins w:id="6354" w:author="Armando Ramirez" w:date="2022-02-14T10:01:00Z">
              <w:r w:rsidRPr="0038699F">
                <w:rPr>
                  <w:rFonts w:cs="Tahoma"/>
                  <w:sz w:val="24"/>
                  <w:szCs w:val="24"/>
                </w:rPr>
                <w:t>Certificate of Installation/ Verification</w:t>
              </w:r>
            </w:ins>
          </w:p>
        </w:tc>
        <w:tc>
          <w:tcPr>
            <w:tcW w:w="2481" w:type="dxa"/>
            <w:tcPrChange w:id="6355" w:author="Alhabibi, Haider@Energy" w:date="2022-03-16T18:51:00Z">
              <w:tcPr>
                <w:tcW w:w="2481" w:type="dxa"/>
              </w:tcPr>
            </w:tcPrChange>
          </w:tcPr>
          <w:p w14:paraId="6ED8BA1F" w14:textId="77913F64" w:rsidR="004512C0" w:rsidRPr="0047193E" w:rsidRDefault="004512C0" w:rsidP="004512C0">
            <w:pPr>
              <w:spacing w:after="0"/>
              <w:rPr>
                <w:ins w:id="6356" w:author="Armando Ramirez" w:date="2022-02-09T15:33:00Z"/>
                <w:rFonts w:cs="Tahoma"/>
                <w:sz w:val="24"/>
                <w:szCs w:val="24"/>
              </w:rPr>
            </w:pPr>
            <w:ins w:id="6357" w:author="Armando Ramirez" w:date="2022-02-09T15:48:00Z">
              <w:r w:rsidRPr="0047193E">
                <w:rPr>
                  <w:rFonts w:cs="Tahoma"/>
                  <w:sz w:val="24"/>
                  <w:szCs w:val="24"/>
                </w:rPr>
                <w:t>QII Insulation Stage</w:t>
              </w:r>
            </w:ins>
          </w:p>
        </w:tc>
        <w:tc>
          <w:tcPr>
            <w:tcW w:w="2482" w:type="dxa"/>
            <w:tcPrChange w:id="6358" w:author="Alhabibi, Haider@Energy" w:date="2022-03-16T18:51:00Z">
              <w:tcPr>
                <w:tcW w:w="2482" w:type="dxa"/>
              </w:tcPr>
            </w:tcPrChange>
          </w:tcPr>
          <w:p w14:paraId="0B6930E0" w14:textId="181D41BD" w:rsidR="004512C0" w:rsidRPr="0047193E" w:rsidRDefault="00105593" w:rsidP="004512C0">
            <w:pPr>
              <w:spacing w:after="0"/>
              <w:rPr>
                <w:ins w:id="6359" w:author="Armando Ramirez" w:date="2022-02-09T15:33:00Z"/>
                <w:rFonts w:cs="Tahoma"/>
                <w:sz w:val="24"/>
                <w:szCs w:val="24"/>
              </w:rPr>
            </w:pPr>
            <w:ins w:id="6360" w:author="Armando Ramirez" w:date="2022-02-14T13:19:00Z">
              <w:r>
                <w:rPr>
                  <w:rFonts w:cs="Tahoma"/>
                  <w:sz w:val="24"/>
                </w:rPr>
                <w:t>See rules for the ENV-21.</w:t>
              </w:r>
            </w:ins>
          </w:p>
        </w:tc>
      </w:tr>
      <w:tr w:rsidR="004512C0" w:rsidRPr="0024633A" w14:paraId="2678FE72" w14:textId="77777777" w:rsidTr="00BF0FBA">
        <w:tblPrEx>
          <w:tblW w:w="5000" w:type="pct"/>
          <w:tblLayout w:type="fixed"/>
          <w:tblPrExChange w:id="6361" w:author="Alhabibi, Haider@Energy" w:date="2022-03-16T18:51:00Z">
            <w:tblPrEx>
              <w:tblW w:w="5000" w:type="pct"/>
              <w:tblLayout w:type="fixed"/>
            </w:tblPrEx>
          </w:tblPrExChange>
        </w:tblPrEx>
        <w:trPr>
          <w:trHeight w:val="288"/>
          <w:ins w:id="6362" w:author="Armando Ramirez" w:date="2022-02-09T15:33:00Z"/>
          <w:trPrChange w:id="6363" w:author="Alhabibi, Haider@Energy" w:date="2022-03-16T18:51:00Z">
            <w:trPr>
              <w:trHeight w:val="288"/>
            </w:trPr>
          </w:trPrChange>
        </w:trPr>
        <w:tc>
          <w:tcPr>
            <w:tcW w:w="2785" w:type="dxa"/>
            <w:tcPrChange w:id="6364" w:author="Alhabibi, Haider@Energy" w:date="2022-03-16T18:51:00Z">
              <w:tcPr>
                <w:tcW w:w="2785" w:type="dxa"/>
              </w:tcPr>
            </w:tcPrChange>
          </w:tcPr>
          <w:p w14:paraId="0146427D" w14:textId="6C15041A" w:rsidR="004512C0" w:rsidRPr="0047193E" w:rsidRDefault="004512C0" w:rsidP="004512C0">
            <w:pPr>
              <w:spacing w:after="0"/>
              <w:rPr>
                <w:ins w:id="6365" w:author="Armando Ramirez" w:date="2022-02-09T15:33:00Z"/>
                <w:rFonts w:cs="Tahoma"/>
                <w:sz w:val="24"/>
                <w:szCs w:val="24"/>
              </w:rPr>
            </w:pPr>
            <w:ins w:id="6366" w:author="Armando Ramirez" w:date="2022-02-09T15:47:00Z">
              <w:r w:rsidRPr="0047193E">
                <w:rPr>
                  <w:rFonts w:cs="Tahoma"/>
                  <w:sz w:val="24"/>
                  <w:szCs w:val="24"/>
                </w:rPr>
                <w:t>LMCI/LMCV-MCH-20a-H</w:t>
              </w:r>
            </w:ins>
          </w:p>
        </w:tc>
        <w:tc>
          <w:tcPr>
            <w:tcW w:w="2178" w:type="dxa"/>
            <w:tcPrChange w:id="6367" w:author="Alhabibi, Haider@Energy" w:date="2022-03-16T18:51:00Z">
              <w:tcPr>
                <w:tcW w:w="2178" w:type="dxa"/>
              </w:tcPr>
            </w:tcPrChange>
          </w:tcPr>
          <w:p w14:paraId="7F71686F" w14:textId="138F6915" w:rsidR="004512C0" w:rsidRPr="0047193E" w:rsidRDefault="004512C0" w:rsidP="004512C0">
            <w:pPr>
              <w:spacing w:after="0"/>
              <w:rPr>
                <w:ins w:id="6368" w:author="Armando Ramirez" w:date="2022-02-09T15:33:00Z"/>
                <w:rFonts w:cs="Tahoma"/>
                <w:sz w:val="24"/>
                <w:szCs w:val="24"/>
              </w:rPr>
            </w:pPr>
            <w:ins w:id="6369" w:author="Armando Ramirez" w:date="2022-02-14T10:01:00Z">
              <w:r w:rsidRPr="0038699F">
                <w:rPr>
                  <w:rFonts w:cs="Tahoma"/>
                  <w:sz w:val="24"/>
                  <w:szCs w:val="24"/>
                </w:rPr>
                <w:t>Certificate of Installation/ Verification</w:t>
              </w:r>
            </w:ins>
          </w:p>
        </w:tc>
        <w:tc>
          <w:tcPr>
            <w:tcW w:w="2481" w:type="dxa"/>
            <w:tcPrChange w:id="6370" w:author="Alhabibi, Haider@Energy" w:date="2022-03-16T18:51:00Z">
              <w:tcPr>
                <w:tcW w:w="2481" w:type="dxa"/>
              </w:tcPr>
            </w:tcPrChange>
          </w:tcPr>
          <w:p w14:paraId="3CC075E9" w14:textId="54E64297" w:rsidR="004512C0" w:rsidRPr="0047193E" w:rsidRDefault="004512C0" w:rsidP="004512C0">
            <w:pPr>
              <w:spacing w:after="0"/>
              <w:rPr>
                <w:ins w:id="6371" w:author="Armando Ramirez" w:date="2022-02-09T15:33:00Z"/>
                <w:rFonts w:cs="Tahoma"/>
                <w:sz w:val="24"/>
                <w:szCs w:val="24"/>
              </w:rPr>
            </w:pPr>
            <w:ins w:id="6372" w:author="Armando Ramirez" w:date="2022-02-09T15:48:00Z">
              <w:r w:rsidRPr="0047193E">
                <w:rPr>
                  <w:rFonts w:cs="Tahoma"/>
                  <w:sz w:val="24"/>
                  <w:szCs w:val="24"/>
                </w:rPr>
                <w:t>Duct</w:t>
              </w:r>
            </w:ins>
            <w:ins w:id="6373" w:author="Armando Ramirez" w:date="2022-02-09T15:57:00Z">
              <w:r w:rsidRPr="0047193E">
                <w:rPr>
                  <w:rFonts w:cs="Tahoma"/>
                  <w:sz w:val="24"/>
                  <w:szCs w:val="24"/>
                </w:rPr>
                <w:t xml:space="preserve"> </w:t>
              </w:r>
            </w:ins>
            <w:ins w:id="6374" w:author="Armando Ramirez" w:date="2022-02-09T15:48:00Z">
              <w:r w:rsidRPr="0047193E">
                <w:rPr>
                  <w:rFonts w:cs="Tahoma"/>
                  <w:sz w:val="24"/>
                  <w:szCs w:val="24"/>
                </w:rPr>
                <w:t>Leakage</w:t>
              </w:r>
            </w:ins>
            <w:ins w:id="6375" w:author="Armando Ramirez" w:date="2022-02-09T15:57:00Z">
              <w:r w:rsidRPr="0047193E">
                <w:rPr>
                  <w:rFonts w:cs="Tahoma"/>
                  <w:sz w:val="24"/>
                  <w:szCs w:val="24"/>
                </w:rPr>
                <w:t xml:space="preserve"> </w:t>
              </w:r>
            </w:ins>
            <w:ins w:id="6376" w:author="Armando Ramirez" w:date="2022-02-09T15:48:00Z">
              <w:r w:rsidRPr="0047193E">
                <w:rPr>
                  <w:rFonts w:cs="Tahoma"/>
                  <w:sz w:val="24"/>
                  <w:szCs w:val="24"/>
                </w:rPr>
                <w:t>Test-New</w:t>
              </w:r>
            </w:ins>
            <w:ins w:id="6377" w:author="Armando Ramirez" w:date="2022-02-09T15:57:00Z">
              <w:r w:rsidRPr="0047193E">
                <w:rPr>
                  <w:rFonts w:cs="Tahoma"/>
                  <w:sz w:val="24"/>
                  <w:szCs w:val="24"/>
                </w:rPr>
                <w:t xml:space="preserve"> </w:t>
              </w:r>
            </w:ins>
            <w:ins w:id="6378" w:author="Armando Ramirez" w:date="2022-02-09T15:48:00Z">
              <w:r w:rsidRPr="0047193E">
                <w:rPr>
                  <w:rFonts w:cs="Tahoma"/>
                  <w:sz w:val="24"/>
                  <w:szCs w:val="24"/>
                </w:rPr>
                <w:t>Const</w:t>
              </w:r>
            </w:ins>
            <w:ins w:id="6379" w:author="Armando Ramirez" w:date="2022-02-09T15:57:00Z">
              <w:r w:rsidRPr="0047193E">
                <w:rPr>
                  <w:rFonts w:cs="Tahoma"/>
                  <w:sz w:val="24"/>
                  <w:szCs w:val="24"/>
                </w:rPr>
                <w:t>ruction</w:t>
              </w:r>
            </w:ins>
          </w:p>
        </w:tc>
        <w:tc>
          <w:tcPr>
            <w:tcW w:w="2482" w:type="dxa"/>
            <w:tcPrChange w:id="6380" w:author="Alhabibi, Haider@Energy" w:date="2022-03-16T18:51:00Z">
              <w:tcPr>
                <w:tcW w:w="2482" w:type="dxa"/>
              </w:tcPr>
            </w:tcPrChange>
          </w:tcPr>
          <w:p w14:paraId="53B9617D" w14:textId="77777777" w:rsidR="004512C0" w:rsidRPr="0037711B" w:rsidRDefault="004512C0" w:rsidP="004512C0">
            <w:pPr>
              <w:spacing w:after="0"/>
              <w:rPr>
                <w:ins w:id="6381" w:author="Armando Ramirez" w:date="2022-02-11T11:30:00Z"/>
                <w:rFonts w:cs="Tahoma"/>
                <w:b/>
                <w:bCs/>
                <w:sz w:val="24"/>
                <w:szCs w:val="24"/>
              </w:rPr>
            </w:pPr>
            <w:ins w:id="6382" w:author="Armando Ramirez" w:date="2022-02-11T11:30:00Z">
              <w:r w:rsidRPr="0037711B">
                <w:rPr>
                  <w:rFonts w:cs="Tahoma"/>
                  <w:b/>
                  <w:bCs/>
                  <w:sz w:val="24"/>
                  <w:szCs w:val="24"/>
                </w:rPr>
                <w:t>Duct Leakage Feature</w:t>
              </w:r>
            </w:ins>
          </w:p>
          <w:p w14:paraId="21C5C5A9" w14:textId="77777777" w:rsidR="004512C0" w:rsidRDefault="004512C0" w:rsidP="004512C0">
            <w:pPr>
              <w:spacing w:after="0"/>
              <w:rPr>
                <w:ins w:id="6383" w:author="Armando Ramirez" w:date="2022-02-11T11:30:00Z"/>
                <w:rFonts w:cs="Tahoma"/>
                <w:sz w:val="24"/>
                <w:szCs w:val="24"/>
              </w:rPr>
            </w:pPr>
          </w:p>
          <w:p w14:paraId="3E784196" w14:textId="54F479A0" w:rsidR="004512C0" w:rsidRPr="0047193E" w:rsidRDefault="004512C0" w:rsidP="004512C0">
            <w:pPr>
              <w:spacing w:after="0"/>
              <w:rPr>
                <w:ins w:id="6384" w:author="Armando Ramirez" w:date="2022-02-09T15:33:00Z"/>
                <w:rFonts w:cs="Tahoma"/>
                <w:sz w:val="24"/>
                <w:szCs w:val="24"/>
              </w:rPr>
            </w:pPr>
            <w:ins w:id="6385" w:author="Armando Ramirez" w:date="2022-02-11T11:30:00Z">
              <w:r>
                <w:rPr>
                  <w:rFonts w:cs="Tahoma"/>
                  <w:sz w:val="24"/>
                  <w:szCs w:val="24"/>
                </w:rPr>
                <w:t xml:space="preserve">When the </w:t>
              </w:r>
            </w:ins>
            <w:ins w:id="6386" w:author="Armando Ramirez" w:date="2022-02-11T11:32:00Z">
              <w:r w:rsidRPr="00523D38">
                <w:rPr>
                  <w:rFonts w:cs="Tahoma"/>
                  <w:sz w:val="24"/>
                  <w:szCs w:val="24"/>
                </w:rPr>
                <w:t xml:space="preserve">MCH-01 indicates </w:t>
              </w:r>
              <w:proofErr w:type="gramStart"/>
              <w:r w:rsidRPr="00523D38">
                <w:rPr>
                  <w:rFonts w:cs="Tahoma"/>
                  <w:sz w:val="24"/>
                  <w:szCs w:val="24"/>
                </w:rPr>
                <w:t>a</w:t>
              </w:r>
              <w:proofErr w:type="gramEnd"/>
              <w:r w:rsidRPr="00523D38">
                <w:rPr>
                  <w:rFonts w:cs="Tahoma"/>
                  <w:sz w:val="24"/>
                  <w:szCs w:val="24"/>
                </w:rPr>
                <w:t xml:space="preserve"> MCH-20 is required for HERS </w:t>
              </w:r>
              <w:r w:rsidRPr="00523D38">
                <w:rPr>
                  <w:rFonts w:cs="Tahoma"/>
                  <w:sz w:val="24"/>
                  <w:szCs w:val="24"/>
                </w:rPr>
                <w:lastRenderedPageBreak/>
                <w:t>verification of duct leakage for a ducted indoor unit in the dwelling, qualification for inclusion in a sample group may be demonstrated</w:t>
              </w:r>
            </w:ins>
            <w:ins w:id="6387" w:author="Armando Ramirez" w:date="2022-02-11T11:33:00Z">
              <w:r>
                <w:t xml:space="preserve"> </w:t>
              </w:r>
              <w:r w:rsidRPr="00523D38">
                <w:rPr>
                  <w:rFonts w:cs="Tahoma"/>
                  <w:sz w:val="24"/>
                  <w:szCs w:val="24"/>
                </w:rPr>
                <w:t>using any one of the applicable variants (a, b, c, d, e).</w:t>
              </w:r>
              <w:r>
                <w:rPr>
                  <w:rFonts w:cs="Tahoma"/>
                  <w:sz w:val="24"/>
                  <w:szCs w:val="24"/>
                </w:rPr>
                <w:t xml:space="preserve"> The same variant </w:t>
              </w:r>
              <w:r w:rsidRPr="00523D38">
                <w:rPr>
                  <w:rFonts w:cs="Tahoma"/>
                  <w:sz w:val="24"/>
                  <w:szCs w:val="24"/>
                </w:rPr>
                <w:t>does not need to be used on all indoor units on all systems in all dwellings in a sample group, thus any combination of MCH-20 variants can be used to qualify the dwelling to be in the same sample group.</w:t>
              </w:r>
            </w:ins>
          </w:p>
        </w:tc>
      </w:tr>
      <w:tr w:rsidR="004512C0" w:rsidRPr="0024633A" w14:paraId="6075B4DA" w14:textId="77777777" w:rsidTr="00BF0FBA">
        <w:tblPrEx>
          <w:tblW w:w="5000" w:type="pct"/>
          <w:tblLayout w:type="fixed"/>
          <w:tblPrExChange w:id="6388" w:author="Alhabibi, Haider@Energy" w:date="2022-03-16T18:51:00Z">
            <w:tblPrEx>
              <w:tblW w:w="5000" w:type="pct"/>
              <w:tblLayout w:type="fixed"/>
            </w:tblPrEx>
          </w:tblPrExChange>
        </w:tblPrEx>
        <w:trPr>
          <w:trHeight w:val="288"/>
          <w:ins w:id="6389" w:author="Armando Ramirez" w:date="2022-02-09T15:33:00Z"/>
          <w:trPrChange w:id="6390" w:author="Alhabibi, Haider@Energy" w:date="2022-03-16T18:51:00Z">
            <w:trPr>
              <w:trHeight w:val="288"/>
            </w:trPr>
          </w:trPrChange>
        </w:trPr>
        <w:tc>
          <w:tcPr>
            <w:tcW w:w="2785" w:type="dxa"/>
            <w:tcPrChange w:id="6391" w:author="Alhabibi, Haider@Energy" w:date="2022-03-16T18:51:00Z">
              <w:tcPr>
                <w:tcW w:w="2785" w:type="dxa"/>
              </w:tcPr>
            </w:tcPrChange>
          </w:tcPr>
          <w:p w14:paraId="41BD08F3" w14:textId="7D4B3B00" w:rsidR="004512C0" w:rsidRPr="0047193E" w:rsidRDefault="004512C0" w:rsidP="004512C0">
            <w:pPr>
              <w:spacing w:after="0"/>
              <w:rPr>
                <w:ins w:id="6392" w:author="Armando Ramirez" w:date="2022-02-09T15:33:00Z"/>
                <w:rFonts w:cs="Tahoma"/>
                <w:sz w:val="24"/>
                <w:szCs w:val="24"/>
              </w:rPr>
            </w:pPr>
            <w:ins w:id="6393" w:author="Armando Ramirez" w:date="2022-02-09T15:47:00Z">
              <w:r w:rsidRPr="0047193E">
                <w:rPr>
                  <w:rFonts w:cs="Tahoma"/>
                  <w:sz w:val="24"/>
                  <w:szCs w:val="24"/>
                </w:rPr>
                <w:lastRenderedPageBreak/>
                <w:t>LMCI/LMCV-MCH-20b-H</w:t>
              </w:r>
            </w:ins>
          </w:p>
        </w:tc>
        <w:tc>
          <w:tcPr>
            <w:tcW w:w="2178" w:type="dxa"/>
            <w:tcPrChange w:id="6394" w:author="Alhabibi, Haider@Energy" w:date="2022-03-16T18:51:00Z">
              <w:tcPr>
                <w:tcW w:w="2178" w:type="dxa"/>
              </w:tcPr>
            </w:tcPrChange>
          </w:tcPr>
          <w:p w14:paraId="0C0D1F02" w14:textId="7C05E69E" w:rsidR="004512C0" w:rsidRPr="0047193E" w:rsidRDefault="004512C0" w:rsidP="004512C0">
            <w:pPr>
              <w:spacing w:after="0"/>
              <w:rPr>
                <w:ins w:id="6395" w:author="Armando Ramirez" w:date="2022-02-09T15:33:00Z"/>
                <w:rFonts w:cs="Tahoma"/>
                <w:sz w:val="24"/>
                <w:szCs w:val="24"/>
              </w:rPr>
            </w:pPr>
            <w:ins w:id="6396" w:author="Armando Ramirez" w:date="2022-02-14T10:02:00Z">
              <w:r w:rsidRPr="00023A7C">
                <w:rPr>
                  <w:rFonts w:cs="Tahoma"/>
                  <w:sz w:val="24"/>
                  <w:szCs w:val="24"/>
                </w:rPr>
                <w:t>Certificate of Installation/ Verification</w:t>
              </w:r>
            </w:ins>
          </w:p>
        </w:tc>
        <w:tc>
          <w:tcPr>
            <w:tcW w:w="2481" w:type="dxa"/>
            <w:tcPrChange w:id="6397" w:author="Alhabibi, Haider@Energy" w:date="2022-03-16T18:51:00Z">
              <w:tcPr>
                <w:tcW w:w="2481" w:type="dxa"/>
              </w:tcPr>
            </w:tcPrChange>
          </w:tcPr>
          <w:p w14:paraId="6E6B4333" w14:textId="29032FDE" w:rsidR="004512C0" w:rsidRPr="0047193E" w:rsidRDefault="004512C0" w:rsidP="004512C0">
            <w:pPr>
              <w:spacing w:after="0"/>
              <w:rPr>
                <w:ins w:id="6398" w:author="Armando Ramirez" w:date="2022-02-09T15:33:00Z"/>
                <w:rFonts w:cs="Tahoma"/>
                <w:sz w:val="24"/>
                <w:szCs w:val="24"/>
              </w:rPr>
            </w:pPr>
            <w:ins w:id="6399" w:author="Armando Ramirez" w:date="2022-02-09T15:48:00Z">
              <w:r w:rsidRPr="0047193E">
                <w:rPr>
                  <w:rFonts w:cs="Tahoma"/>
                  <w:sz w:val="24"/>
                  <w:szCs w:val="24"/>
                </w:rPr>
                <w:t>Duct</w:t>
              </w:r>
            </w:ins>
            <w:ins w:id="6400" w:author="Armando Ramirez" w:date="2022-02-10T20:21:00Z">
              <w:r>
                <w:rPr>
                  <w:rFonts w:cs="Tahoma"/>
                  <w:sz w:val="24"/>
                  <w:szCs w:val="24"/>
                </w:rPr>
                <w:t xml:space="preserve"> </w:t>
              </w:r>
            </w:ins>
            <w:ins w:id="6401" w:author="Armando Ramirez" w:date="2022-02-09T15:48:00Z">
              <w:r w:rsidRPr="0047193E">
                <w:rPr>
                  <w:rFonts w:cs="Tahoma"/>
                  <w:sz w:val="24"/>
                  <w:szCs w:val="24"/>
                </w:rPr>
                <w:t>Leakage-LLDCS</w:t>
              </w:r>
            </w:ins>
          </w:p>
        </w:tc>
        <w:tc>
          <w:tcPr>
            <w:tcW w:w="2482" w:type="dxa"/>
            <w:tcPrChange w:id="6402" w:author="Alhabibi, Haider@Energy" w:date="2022-03-16T18:51:00Z">
              <w:tcPr>
                <w:tcW w:w="2482" w:type="dxa"/>
              </w:tcPr>
            </w:tcPrChange>
          </w:tcPr>
          <w:p w14:paraId="23FDF391" w14:textId="64A11FEB" w:rsidR="004512C0" w:rsidRPr="0047193E" w:rsidRDefault="004512C0" w:rsidP="004512C0">
            <w:pPr>
              <w:spacing w:after="0"/>
              <w:rPr>
                <w:ins w:id="6403" w:author="Armando Ramirez" w:date="2022-02-09T15:33:00Z"/>
                <w:rFonts w:cs="Tahoma"/>
                <w:sz w:val="24"/>
                <w:szCs w:val="24"/>
              </w:rPr>
            </w:pPr>
            <w:ins w:id="6404" w:author="Armando Ramirez" w:date="2022-02-11T11:33:00Z">
              <w:r>
                <w:rPr>
                  <w:rFonts w:cs="Tahoma"/>
                  <w:sz w:val="24"/>
                  <w:szCs w:val="24"/>
                </w:rPr>
                <w:t xml:space="preserve">See rules for </w:t>
              </w:r>
            </w:ins>
            <w:ins w:id="6405" w:author="Armando Ramirez" w:date="2022-02-14T14:33:00Z">
              <w:r w:rsidR="00783D74">
                <w:rPr>
                  <w:rFonts w:cs="Tahoma"/>
                  <w:sz w:val="24"/>
                </w:rPr>
                <w:t xml:space="preserve">the </w:t>
              </w:r>
            </w:ins>
            <w:ins w:id="6406" w:author="Armando Ramirez" w:date="2022-02-11T11:33:00Z">
              <w:r>
                <w:rPr>
                  <w:rFonts w:cs="Tahoma"/>
                  <w:sz w:val="24"/>
                  <w:szCs w:val="24"/>
                </w:rPr>
                <w:t>MCH</w:t>
              </w:r>
            </w:ins>
            <w:ins w:id="6407" w:author="Armando Ramirez" w:date="2022-02-11T11:36:00Z">
              <w:r>
                <w:rPr>
                  <w:rFonts w:cs="Tahoma"/>
                  <w:sz w:val="24"/>
                  <w:szCs w:val="24"/>
                </w:rPr>
                <w:t>-</w:t>
              </w:r>
            </w:ins>
            <w:ins w:id="6408" w:author="Armando Ramirez" w:date="2022-02-11T11:34:00Z">
              <w:r>
                <w:rPr>
                  <w:rFonts w:cs="Tahoma"/>
                  <w:sz w:val="24"/>
                  <w:szCs w:val="24"/>
                </w:rPr>
                <w:t>20a.</w:t>
              </w:r>
            </w:ins>
          </w:p>
        </w:tc>
      </w:tr>
      <w:tr w:rsidR="004512C0" w:rsidRPr="0024633A" w14:paraId="583B1395" w14:textId="77777777" w:rsidTr="00BF0FBA">
        <w:tblPrEx>
          <w:tblW w:w="5000" w:type="pct"/>
          <w:tblLayout w:type="fixed"/>
          <w:tblPrExChange w:id="6409" w:author="Alhabibi, Haider@Energy" w:date="2022-03-16T18:51:00Z">
            <w:tblPrEx>
              <w:tblW w:w="5000" w:type="pct"/>
              <w:tblLayout w:type="fixed"/>
            </w:tblPrEx>
          </w:tblPrExChange>
        </w:tblPrEx>
        <w:trPr>
          <w:trHeight w:val="288"/>
          <w:ins w:id="6410" w:author="Armando Ramirez" w:date="2022-02-09T15:32:00Z"/>
          <w:trPrChange w:id="6411" w:author="Alhabibi, Haider@Energy" w:date="2022-03-16T18:51:00Z">
            <w:trPr>
              <w:trHeight w:val="288"/>
            </w:trPr>
          </w:trPrChange>
        </w:trPr>
        <w:tc>
          <w:tcPr>
            <w:tcW w:w="2785" w:type="dxa"/>
            <w:tcPrChange w:id="6412" w:author="Alhabibi, Haider@Energy" w:date="2022-03-16T18:51:00Z">
              <w:tcPr>
                <w:tcW w:w="2785" w:type="dxa"/>
              </w:tcPr>
            </w:tcPrChange>
          </w:tcPr>
          <w:p w14:paraId="50FAE418" w14:textId="4A235C05" w:rsidR="004512C0" w:rsidRPr="0047193E" w:rsidRDefault="004512C0" w:rsidP="004512C0">
            <w:pPr>
              <w:spacing w:after="0"/>
              <w:rPr>
                <w:ins w:id="6413" w:author="Armando Ramirez" w:date="2022-02-09T15:32:00Z"/>
                <w:rFonts w:cs="Tahoma"/>
                <w:sz w:val="24"/>
                <w:szCs w:val="24"/>
              </w:rPr>
            </w:pPr>
            <w:ins w:id="6414" w:author="Armando Ramirez" w:date="2022-02-09T15:47:00Z">
              <w:r w:rsidRPr="0047193E">
                <w:rPr>
                  <w:rFonts w:cs="Tahoma"/>
                  <w:sz w:val="24"/>
                  <w:szCs w:val="24"/>
                </w:rPr>
                <w:t>LMCI/LMCV-MCH-20c-H</w:t>
              </w:r>
            </w:ins>
          </w:p>
        </w:tc>
        <w:tc>
          <w:tcPr>
            <w:tcW w:w="2178" w:type="dxa"/>
            <w:tcPrChange w:id="6415" w:author="Alhabibi, Haider@Energy" w:date="2022-03-16T18:51:00Z">
              <w:tcPr>
                <w:tcW w:w="2178" w:type="dxa"/>
              </w:tcPr>
            </w:tcPrChange>
          </w:tcPr>
          <w:p w14:paraId="440D4642" w14:textId="096D3A2E" w:rsidR="004512C0" w:rsidRPr="0047193E" w:rsidRDefault="004512C0" w:rsidP="004512C0">
            <w:pPr>
              <w:spacing w:after="0"/>
              <w:rPr>
                <w:ins w:id="6416" w:author="Armando Ramirez" w:date="2022-02-09T15:32:00Z"/>
                <w:rFonts w:cs="Tahoma"/>
                <w:sz w:val="24"/>
                <w:szCs w:val="24"/>
              </w:rPr>
            </w:pPr>
            <w:ins w:id="6417" w:author="Armando Ramirez" w:date="2022-02-14T10:02:00Z">
              <w:r w:rsidRPr="00023A7C">
                <w:rPr>
                  <w:rFonts w:cs="Tahoma"/>
                  <w:sz w:val="24"/>
                  <w:szCs w:val="24"/>
                </w:rPr>
                <w:t>Certificate of Installation/ Verification</w:t>
              </w:r>
            </w:ins>
          </w:p>
        </w:tc>
        <w:tc>
          <w:tcPr>
            <w:tcW w:w="2481" w:type="dxa"/>
            <w:tcPrChange w:id="6418" w:author="Alhabibi, Haider@Energy" w:date="2022-03-16T18:51:00Z">
              <w:tcPr>
                <w:tcW w:w="2481" w:type="dxa"/>
              </w:tcPr>
            </w:tcPrChange>
          </w:tcPr>
          <w:p w14:paraId="4C4D2E23" w14:textId="7A502160" w:rsidR="004512C0" w:rsidRPr="0047193E" w:rsidRDefault="004512C0" w:rsidP="004512C0">
            <w:pPr>
              <w:spacing w:after="0"/>
              <w:rPr>
                <w:ins w:id="6419" w:author="Armando Ramirez" w:date="2022-02-09T15:32:00Z"/>
                <w:rFonts w:cs="Tahoma"/>
                <w:sz w:val="24"/>
                <w:szCs w:val="24"/>
              </w:rPr>
            </w:pPr>
            <w:ins w:id="6420" w:author="Armando Ramirez" w:date="2022-02-09T15:48:00Z">
              <w:r w:rsidRPr="0047193E">
                <w:rPr>
                  <w:rFonts w:cs="Tahoma"/>
                  <w:sz w:val="24"/>
                  <w:szCs w:val="24"/>
                </w:rPr>
                <w:t>Duct</w:t>
              </w:r>
            </w:ins>
            <w:ins w:id="6421" w:author="Armando Ramirez" w:date="2022-02-10T20:21:00Z">
              <w:r>
                <w:rPr>
                  <w:rFonts w:cs="Tahoma"/>
                  <w:sz w:val="24"/>
                  <w:szCs w:val="24"/>
                </w:rPr>
                <w:t xml:space="preserve"> </w:t>
              </w:r>
            </w:ins>
            <w:ins w:id="6422" w:author="Armando Ramirez" w:date="2022-02-09T15:48:00Z">
              <w:r w:rsidRPr="0047193E">
                <w:rPr>
                  <w:rFonts w:cs="Tahoma"/>
                  <w:sz w:val="24"/>
                  <w:szCs w:val="24"/>
                </w:rPr>
                <w:t>Leakage-LLAHU</w:t>
              </w:r>
            </w:ins>
          </w:p>
        </w:tc>
        <w:tc>
          <w:tcPr>
            <w:tcW w:w="2482" w:type="dxa"/>
            <w:tcPrChange w:id="6423" w:author="Alhabibi, Haider@Energy" w:date="2022-03-16T18:51:00Z">
              <w:tcPr>
                <w:tcW w:w="2482" w:type="dxa"/>
              </w:tcPr>
            </w:tcPrChange>
          </w:tcPr>
          <w:p w14:paraId="47EFDE97" w14:textId="14525569" w:rsidR="004512C0" w:rsidRPr="0047193E" w:rsidRDefault="004512C0" w:rsidP="004512C0">
            <w:pPr>
              <w:spacing w:after="0"/>
              <w:rPr>
                <w:ins w:id="6424" w:author="Armando Ramirez" w:date="2022-02-09T15:32:00Z"/>
                <w:rFonts w:cs="Tahoma"/>
                <w:sz w:val="24"/>
                <w:szCs w:val="24"/>
              </w:rPr>
            </w:pPr>
            <w:ins w:id="6425" w:author="Armando Ramirez" w:date="2022-02-11T11:34:00Z">
              <w:r>
                <w:rPr>
                  <w:rFonts w:cs="Tahoma"/>
                  <w:sz w:val="24"/>
                  <w:szCs w:val="24"/>
                </w:rPr>
                <w:t xml:space="preserve">See rules for </w:t>
              </w:r>
            </w:ins>
            <w:ins w:id="6426" w:author="Armando Ramirez" w:date="2022-02-14T14:33:00Z">
              <w:r w:rsidR="00783D74">
                <w:rPr>
                  <w:rFonts w:cs="Tahoma"/>
                  <w:sz w:val="24"/>
                </w:rPr>
                <w:t xml:space="preserve">the </w:t>
              </w:r>
            </w:ins>
            <w:ins w:id="6427" w:author="Armando Ramirez" w:date="2022-02-11T11:34:00Z">
              <w:r>
                <w:rPr>
                  <w:rFonts w:cs="Tahoma"/>
                  <w:sz w:val="24"/>
                  <w:szCs w:val="24"/>
                </w:rPr>
                <w:t>MCH</w:t>
              </w:r>
            </w:ins>
            <w:ins w:id="6428" w:author="Armando Ramirez" w:date="2022-02-11T11:36:00Z">
              <w:r>
                <w:rPr>
                  <w:rFonts w:cs="Tahoma"/>
                  <w:sz w:val="24"/>
                  <w:szCs w:val="24"/>
                </w:rPr>
                <w:t>-</w:t>
              </w:r>
            </w:ins>
            <w:ins w:id="6429" w:author="Armando Ramirez" w:date="2022-02-11T11:34:00Z">
              <w:r>
                <w:rPr>
                  <w:rFonts w:cs="Tahoma"/>
                  <w:sz w:val="24"/>
                  <w:szCs w:val="24"/>
                </w:rPr>
                <w:t>20a.</w:t>
              </w:r>
            </w:ins>
          </w:p>
        </w:tc>
      </w:tr>
      <w:tr w:rsidR="004512C0" w:rsidRPr="0024633A" w14:paraId="455F6C95" w14:textId="77777777" w:rsidTr="00BF0FBA">
        <w:tblPrEx>
          <w:tblW w:w="5000" w:type="pct"/>
          <w:tblLayout w:type="fixed"/>
          <w:tblPrExChange w:id="6430" w:author="Alhabibi, Haider@Energy" w:date="2022-03-16T18:51:00Z">
            <w:tblPrEx>
              <w:tblW w:w="5000" w:type="pct"/>
              <w:tblLayout w:type="fixed"/>
            </w:tblPrEx>
          </w:tblPrExChange>
        </w:tblPrEx>
        <w:trPr>
          <w:trHeight w:val="288"/>
          <w:ins w:id="6431" w:author="Armando Ramirez" w:date="2022-02-09T15:32:00Z"/>
          <w:trPrChange w:id="6432" w:author="Alhabibi, Haider@Energy" w:date="2022-03-16T18:51:00Z">
            <w:trPr>
              <w:trHeight w:val="288"/>
            </w:trPr>
          </w:trPrChange>
        </w:trPr>
        <w:tc>
          <w:tcPr>
            <w:tcW w:w="2785" w:type="dxa"/>
            <w:tcPrChange w:id="6433" w:author="Alhabibi, Haider@Energy" w:date="2022-03-16T18:51:00Z">
              <w:tcPr>
                <w:tcW w:w="2785" w:type="dxa"/>
              </w:tcPr>
            </w:tcPrChange>
          </w:tcPr>
          <w:p w14:paraId="696AF9C8" w14:textId="498E10BF" w:rsidR="004512C0" w:rsidRPr="0047193E" w:rsidRDefault="004512C0" w:rsidP="004512C0">
            <w:pPr>
              <w:spacing w:after="0"/>
              <w:rPr>
                <w:ins w:id="6434" w:author="Armando Ramirez" w:date="2022-02-09T15:32:00Z"/>
                <w:rFonts w:cs="Tahoma"/>
                <w:sz w:val="24"/>
                <w:szCs w:val="24"/>
              </w:rPr>
            </w:pPr>
            <w:ins w:id="6435" w:author="Armando Ramirez" w:date="2022-02-09T15:47:00Z">
              <w:r w:rsidRPr="0047193E">
                <w:rPr>
                  <w:rFonts w:cs="Tahoma"/>
                  <w:sz w:val="24"/>
                  <w:szCs w:val="24"/>
                </w:rPr>
                <w:t>LMCI/LMCV-MCH-20d-H</w:t>
              </w:r>
            </w:ins>
          </w:p>
        </w:tc>
        <w:tc>
          <w:tcPr>
            <w:tcW w:w="2178" w:type="dxa"/>
            <w:tcPrChange w:id="6436" w:author="Alhabibi, Haider@Energy" w:date="2022-03-16T18:51:00Z">
              <w:tcPr>
                <w:tcW w:w="2178" w:type="dxa"/>
              </w:tcPr>
            </w:tcPrChange>
          </w:tcPr>
          <w:p w14:paraId="47FD5A87" w14:textId="3E5DB713" w:rsidR="004512C0" w:rsidRPr="0047193E" w:rsidRDefault="004512C0" w:rsidP="004512C0">
            <w:pPr>
              <w:spacing w:after="0"/>
              <w:rPr>
                <w:ins w:id="6437" w:author="Armando Ramirez" w:date="2022-02-09T15:32:00Z"/>
                <w:rFonts w:cs="Tahoma"/>
                <w:sz w:val="24"/>
                <w:szCs w:val="24"/>
              </w:rPr>
            </w:pPr>
            <w:ins w:id="6438" w:author="Armando Ramirez" w:date="2022-02-14T10:02:00Z">
              <w:r w:rsidRPr="00023A7C">
                <w:rPr>
                  <w:rFonts w:cs="Tahoma"/>
                  <w:sz w:val="24"/>
                  <w:szCs w:val="24"/>
                </w:rPr>
                <w:t>Certificate of Installation/ Verification</w:t>
              </w:r>
            </w:ins>
          </w:p>
        </w:tc>
        <w:tc>
          <w:tcPr>
            <w:tcW w:w="2481" w:type="dxa"/>
            <w:tcPrChange w:id="6439" w:author="Alhabibi, Haider@Energy" w:date="2022-03-16T18:51:00Z">
              <w:tcPr>
                <w:tcW w:w="2481" w:type="dxa"/>
              </w:tcPr>
            </w:tcPrChange>
          </w:tcPr>
          <w:p w14:paraId="5D86C3F5" w14:textId="2DEA5F2D" w:rsidR="004512C0" w:rsidRPr="0047193E" w:rsidRDefault="004512C0" w:rsidP="004512C0">
            <w:pPr>
              <w:spacing w:after="0"/>
              <w:rPr>
                <w:ins w:id="6440" w:author="Armando Ramirez" w:date="2022-02-09T15:32:00Z"/>
                <w:rFonts w:cs="Tahoma"/>
                <w:sz w:val="24"/>
                <w:szCs w:val="24"/>
              </w:rPr>
            </w:pPr>
            <w:ins w:id="6441" w:author="Armando Ramirez" w:date="2022-02-09T15:48:00Z">
              <w:r w:rsidRPr="0047193E">
                <w:rPr>
                  <w:rFonts w:cs="Tahoma"/>
                  <w:sz w:val="24"/>
                  <w:szCs w:val="24"/>
                </w:rPr>
                <w:t>Duct</w:t>
              </w:r>
            </w:ins>
            <w:ins w:id="6442" w:author="Armando Ramirez" w:date="2022-02-10T20:21:00Z">
              <w:r>
                <w:rPr>
                  <w:rFonts w:cs="Tahoma"/>
                  <w:sz w:val="24"/>
                  <w:szCs w:val="24"/>
                </w:rPr>
                <w:t xml:space="preserve"> </w:t>
              </w:r>
            </w:ins>
            <w:ins w:id="6443" w:author="Armando Ramirez" w:date="2022-02-09T15:48:00Z">
              <w:r w:rsidRPr="0047193E">
                <w:rPr>
                  <w:rFonts w:cs="Tahoma"/>
                  <w:sz w:val="24"/>
                  <w:szCs w:val="24"/>
                </w:rPr>
                <w:t>Leakage</w:t>
              </w:r>
            </w:ins>
            <w:ins w:id="6444" w:author="Armando Ramirez" w:date="2022-02-10T20:26:00Z">
              <w:r>
                <w:rPr>
                  <w:rFonts w:cs="Tahoma"/>
                  <w:sz w:val="24"/>
                  <w:szCs w:val="24"/>
                </w:rPr>
                <w:t xml:space="preserve"> </w:t>
              </w:r>
            </w:ins>
            <w:ins w:id="6445" w:author="Armando Ramirez" w:date="2022-02-09T15:48:00Z">
              <w:r w:rsidRPr="0047193E">
                <w:rPr>
                  <w:rFonts w:cs="Tahoma"/>
                  <w:sz w:val="24"/>
                  <w:szCs w:val="24"/>
                </w:rPr>
                <w:t>Test-Existing</w:t>
              </w:r>
            </w:ins>
            <w:ins w:id="6446" w:author="Armando Ramirez" w:date="2022-02-10T20:21:00Z">
              <w:r>
                <w:rPr>
                  <w:rFonts w:cs="Tahoma"/>
                  <w:sz w:val="24"/>
                  <w:szCs w:val="24"/>
                </w:rPr>
                <w:t xml:space="preserve"> </w:t>
              </w:r>
            </w:ins>
            <w:ins w:id="6447" w:author="Armando Ramirez" w:date="2022-02-09T15:48:00Z">
              <w:r w:rsidRPr="0047193E">
                <w:rPr>
                  <w:rFonts w:cs="Tahoma"/>
                  <w:sz w:val="24"/>
                  <w:szCs w:val="24"/>
                </w:rPr>
                <w:t>Const</w:t>
              </w:r>
            </w:ins>
          </w:p>
        </w:tc>
        <w:tc>
          <w:tcPr>
            <w:tcW w:w="2482" w:type="dxa"/>
            <w:tcPrChange w:id="6448" w:author="Alhabibi, Haider@Energy" w:date="2022-03-16T18:51:00Z">
              <w:tcPr>
                <w:tcW w:w="2482" w:type="dxa"/>
              </w:tcPr>
            </w:tcPrChange>
          </w:tcPr>
          <w:p w14:paraId="6D0AFFB4" w14:textId="35A36B39" w:rsidR="004512C0" w:rsidRDefault="004512C0" w:rsidP="004512C0">
            <w:pPr>
              <w:spacing w:after="0"/>
              <w:rPr>
                <w:ins w:id="6449" w:author="Armando Ramirez" w:date="2022-02-11T11:34:00Z"/>
                <w:rFonts w:cs="Tahoma"/>
                <w:sz w:val="24"/>
                <w:szCs w:val="24"/>
              </w:rPr>
            </w:pPr>
            <w:ins w:id="6450" w:author="Armando Ramirez" w:date="2022-02-11T11:34:00Z">
              <w:r>
                <w:rPr>
                  <w:rFonts w:cs="Tahoma"/>
                  <w:sz w:val="24"/>
                  <w:szCs w:val="24"/>
                </w:rPr>
                <w:t xml:space="preserve">See rules for </w:t>
              </w:r>
            </w:ins>
            <w:ins w:id="6451" w:author="Armando Ramirez" w:date="2022-02-14T14:33:00Z">
              <w:r w:rsidR="00783D74">
                <w:rPr>
                  <w:rFonts w:cs="Tahoma"/>
                  <w:sz w:val="24"/>
                </w:rPr>
                <w:t xml:space="preserve">the </w:t>
              </w:r>
            </w:ins>
            <w:ins w:id="6452" w:author="Armando Ramirez" w:date="2022-02-11T11:34:00Z">
              <w:r>
                <w:rPr>
                  <w:rFonts w:cs="Tahoma"/>
                  <w:sz w:val="24"/>
                  <w:szCs w:val="24"/>
                </w:rPr>
                <w:t>MCH</w:t>
              </w:r>
            </w:ins>
            <w:ins w:id="6453" w:author="Armando Ramirez" w:date="2022-02-11T11:36:00Z">
              <w:r>
                <w:rPr>
                  <w:rFonts w:cs="Tahoma"/>
                  <w:sz w:val="24"/>
                  <w:szCs w:val="24"/>
                </w:rPr>
                <w:t>-</w:t>
              </w:r>
            </w:ins>
            <w:ins w:id="6454" w:author="Armando Ramirez" w:date="2022-02-11T11:34:00Z">
              <w:r>
                <w:rPr>
                  <w:rFonts w:cs="Tahoma"/>
                  <w:sz w:val="24"/>
                  <w:szCs w:val="24"/>
                </w:rPr>
                <w:t>20a.</w:t>
              </w:r>
            </w:ins>
          </w:p>
          <w:p w14:paraId="214E1CDE" w14:textId="18CA6784" w:rsidR="004512C0" w:rsidRDefault="004512C0" w:rsidP="004512C0">
            <w:pPr>
              <w:spacing w:after="0"/>
              <w:rPr>
                <w:ins w:id="6455" w:author="Armando Ramirez" w:date="2022-02-11T11:34:00Z"/>
                <w:rFonts w:cs="Tahoma"/>
                <w:sz w:val="24"/>
                <w:szCs w:val="24"/>
              </w:rPr>
            </w:pPr>
          </w:p>
          <w:p w14:paraId="161882D2" w14:textId="18CA6784" w:rsidR="004512C0" w:rsidRPr="0047193E" w:rsidRDefault="004512C0" w:rsidP="004512C0">
            <w:pPr>
              <w:spacing w:after="0"/>
              <w:rPr>
                <w:ins w:id="6456" w:author="Armando Ramirez" w:date="2022-02-09T15:32:00Z"/>
                <w:rFonts w:cs="Tahoma"/>
                <w:sz w:val="24"/>
                <w:szCs w:val="24"/>
              </w:rPr>
            </w:pPr>
            <w:ins w:id="6457" w:author="Armando Ramirez" w:date="2022-02-11T11:34:00Z">
              <w:r>
                <w:rPr>
                  <w:rFonts w:cs="Tahoma"/>
                  <w:sz w:val="24"/>
                  <w:szCs w:val="24"/>
                </w:rPr>
                <w:t xml:space="preserve">Additionally, </w:t>
              </w:r>
            </w:ins>
            <w:ins w:id="6458" w:author="Armando Ramirez" w:date="2022-02-11T11:35:00Z">
              <w:r w:rsidRPr="008E2A89">
                <w:rPr>
                  <w:rFonts w:cs="Tahoma"/>
                  <w:sz w:val="24"/>
                  <w:szCs w:val="24"/>
                </w:rPr>
                <w:t xml:space="preserve">if MCH-20d Section C requires use of a smoke test for </w:t>
              </w:r>
              <w:r w:rsidRPr="008E2A89">
                <w:rPr>
                  <w:rFonts w:cs="Tahoma"/>
                  <w:sz w:val="24"/>
                  <w:szCs w:val="24"/>
                </w:rPr>
                <w:lastRenderedPageBreak/>
                <w:t>verification of ducts</w:t>
              </w:r>
              <w:r>
                <w:rPr>
                  <w:rFonts w:cs="Tahoma"/>
                  <w:sz w:val="24"/>
                  <w:szCs w:val="24"/>
                </w:rPr>
                <w:t xml:space="preserve"> in a garage space</w:t>
              </w:r>
            </w:ins>
            <w:ins w:id="6459" w:author="Armando Ramirez" w:date="2022-02-11T11:36:00Z">
              <w:r>
                <w:rPr>
                  <w:rFonts w:cs="Tahoma"/>
                  <w:sz w:val="24"/>
                  <w:szCs w:val="24"/>
                </w:rPr>
                <w:t>, the dwelling unit is prohibited from complian</w:t>
              </w:r>
            </w:ins>
            <w:ins w:id="6460" w:author="Armando Ramirez" w:date="2022-02-11T11:37:00Z">
              <w:r>
                <w:rPr>
                  <w:rFonts w:cs="Tahoma"/>
                  <w:sz w:val="24"/>
                  <w:szCs w:val="24"/>
                </w:rPr>
                <w:t>ce as “not tested” in the sample group nor can it be used to represent the “tested” system in the group.</w:t>
              </w:r>
            </w:ins>
          </w:p>
        </w:tc>
      </w:tr>
      <w:tr w:rsidR="004512C0" w:rsidRPr="0024633A" w14:paraId="027A3181" w14:textId="77777777" w:rsidTr="00BF0FBA">
        <w:tblPrEx>
          <w:tblW w:w="5000" w:type="pct"/>
          <w:tblLayout w:type="fixed"/>
          <w:tblPrExChange w:id="6461" w:author="Alhabibi, Haider@Energy" w:date="2022-03-16T18:51:00Z">
            <w:tblPrEx>
              <w:tblW w:w="5000" w:type="pct"/>
              <w:tblLayout w:type="fixed"/>
            </w:tblPrEx>
          </w:tblPrExChange>
        </w:tblPrEx>
        <w:trPr>
          <w:trHeight w:val="288"/>
          <w:ins w:id="6462" w:author="Armando Ramirez" w:date="2022-02-09T15:32:00Z"/>
          <w:trPrChange w:id="6463" w:author="Alhabibi, Haider@Energy" w:date="2022-03-16T18:51:00Z">
            <w:trPr>
              <w:trHeight w:val="288"/>
            </w:trPr>
          </w:trPrChange>
        </w:trPr>
        <w:tc>
          <w:tcPr>
            <w:tcW w:w="2785" w:type="dxa"/>
            <w:tcPrChange w:id="6464" w:author="Alhabibi, Haider@Energy" w:date="2022-03-16T18:51:00Z">
              <w:tcPr>
                <w:tcW w:w="2785" w:type="dxa"/>
              </w:tcPr>
            </w:tcPrChange>
          </w:tcPr>
          <w:p w14:paraId="71F7CF65" w14:textId="6A253C90" w:rsidR="004512C0" w:rsidRPr="0047193E" w:rsidRDefault="004512C0" w:rsidP="004512C0">
            <w:pPr>
              <w:spacing w:after="0"/>
              <w:rPr>
                <w:ins w:id="6465" w:author="Armando Ramirez" w:date="2022-02-09T15:32:00Z"/>
                <w:rFonts w:cs="Tahoma"/>
                <w:sz w:val="24"/>
                <w:szCs w:val="24"/>
              </w:rPr>
            </w:pPr>
            <w:ins w:id="6466" w:author="Armando Ramirez" w:date="2022-02-09T15:47:00Z">
              <w:r w:rsidRPr="0047193E">
                <w:rPr>
                  <w:rFonts w:cs="Tahoma"/>
                  <w:sz w:val="24"/>
                  <w:szCs w:val="24"/>
                </w:rPr>
                <w:lastRenderedPageBreak/>
                <w:t>LMCI/LMCV-MCH-20e-H</w:t>
              </w:r>
            </w:ins>
          </w:p>
        </w:tc>
        <w:tc>
          <w:tcPr>
            <w:tcW w:w="2178" w:type="dxa"/>
            <w:tcPrChange w:id="6467" w:author="Alhabibi, Haider@Energy" w:date="2022-03-16T18:51:00Z">
              <w:tcPr>
                <w:tcW w:w="2178" w:type="dxa"/>
              </w:tcPr>
            </w:tcPrChange>
          </w:tcPr>
          <w:p w14:paraId="4ADC5BF6" w14:textId="2C452EDE" w:rsidR="004512C0" w:rsidRPr="0047193E" w:rsidRDefault="004512C0" w:rsidP="004512C0">
            <w:pPr>
              <w:spacing w:after="0"/>
              <w:rPr>
                <w:ins w:id="6468" w:author="Armando Ramirez" w:date="2022-02-09T15:32:00Z"/>
                <w:rFonts w:cs="Tahoma"/>
                <w:sz w:val="24"/>
                <w:szCs w:val="24"/>
              </w:rPr>
            </w:pPr>
            <w:ins w:id="6469" w:author="Armando Ramirez" w:date="2022-02-14T10:02:00Z">
              <w:r w:rsidRPr="00023A7C">
                <w:rPr>
                  <w:rFonts w:cs="Tahoma"/>
                  <w:sz w:val="24"/>
                  <w:szCs w:val="24"/>
                </w:rPr>
                <w:t>Certificate of Installation/ Verification</w:t>
              </w:r>
            </w:ins>
          </w:p>
        </w:tc>
        <w:tc>
          <w:tcPr>
            <w:tcW w:w="2481" w:type="dxa"/>
            <w:tcPrChange w:id="6470" w:author="Alhabibi, Haider@Energy" w:date="2022-03-16T18:51:00Z">
              <w:tcPr>
                <w:tcW w:w="2481" w:type="dxa"/>
              </w:tcPr>
            </w:tcPrChange>
          </w:tcPr>
          <w:p w14:paraId="02C0D964" w14:textId="13521738" w:rsidR="004512C0" w:rsidRPr="0047193E" w:rsidRDefault="004512C0" w:rsidP="004512C0">
            <w:pPr>
              <w:spacing w:after="0"/>
              <w:rPr>
                <w:ins w:id="6471" w:author="Armando Ramirez" w:date="2022-02-09T15:32:00Z"/>
                <w:rFonts w:cs="Tahoma"/>
                <w:sz w:val="24"/>
                <w:szCs w:val="24"/>
              </w:rPr>
            </w:pPr>
            <w:ins w:id="6472" w:author="Armando Ramirez" w:date="2022-02-09T15:48:00Z">
              <w:r w:rsidRPr="0047193E">
                <w:rPr>
                  <w:rFonts w:cs="Tahoma"/>
                  <w:sz w:val="24"/>
                  <w:szCs w:val="24"/>
                </w:rPr>
                <w:t>Duct</w:t>
              </w:r>
            </w:ins>
            <w:ins w:id="6473" w:author="Armando Ramirez" w:date="2022-02-10T20:22:00Z">
              <w:r>
                <w:rPr>
                  <w:rFonts w:cs="Tahoma"/>
                  <w:sz w:val="24"/>
                  <w:szCs w:val="24"/>
                </w:rPr>
                <w:t xml:space="preserve"> </w:t>
              </w:r>
            </w:ins>
            <w:ins w:id="6474" w:author="Armando Ramirez" w:date="2022-02-09T15:48:00Z">
              <w:del w:id="6475" w:author="Armando Ramirez" w:date="2022-02-10T20:22:00Z">
                <w:r w:rsidRPr="0047193E" w:rsidDel="000F1A46">
                  <w:rPr>
                    <w:rFonts w:cs="Tahoma"/>
                    <w:sz w:val="24"/>
                    <w:szCs w:val="24"/>
                  </w:rPr>
                  <w:delText>l</w:delText>
                </w:r>
              </w:del>
            </w:ins>
            <w:ins w:id="6476" w:author="Armando Ramirez" w:date="2022-02-10T20:26:00Z">
              <w:r>
                <w:rPr>
                  <w:rFonts w:cs="Tahoma"/>
                  <w:sz w:val="24"/>
                  <w:szCs w:val="24"/>
                </w:rPr>
                <w:t>L</w:t>
              </w:r>
            </w:ins>
            <w:ins w:id="6477" w:author="Armando Ramirez" w:date="2022-02-09T15:48:00Z">
              <w:r w:rsidRPr="0047193E">
                <w:rPr>
                  <w:rFonts w:cs="Tahoma"/>
                  <w:sz w:val="24"/>
                  <w:szCs w:val="24"/>
                </w:rPr>
                <w:t>eakage</w:t>
              </w:r>
            </w:ins>
            <w:ins w:id="6478" w:author="Armando Ramirez" w:date="2022-02-10T20:21:00Z">
              <w:r>
                <w:rPr>
                  <w:rFonts w:cs="Tahoma"/>
                  <w:sz w:val="24"/>
                  <w:szCs w:val="24"/>
                </w:rPr>
                <w:t xml:space="preserve"> </w:t>
              </w:r>
            </w:ins>
            <w:ins w:id="6479" w:author="Armando Ramirez" w:date="2022-02-09T15:48:00Z">
              <w:r w:rsidRPr="0047193E">
                <w:rPr>
                  <w:rFonts w:cs="Tahoma"/>
                  <w:sz w:val="24"/>
                  <w:szCs w:val="24"/>
                </w:rPr>
                <w:t>Test-Sealing</w:t>
              </w:r>
            </w:ins>
            <w:ins w:id="6480" w:author="Armando Ramirez" w:date="2022-02-10T20:22:00Z">
              <w:r>
                <w:rPr>
                  <w:rFonts w:cs="Tahoma"/>
                  <w:sz w:val="24"/>
                  <w:szCs w:val="24"/>
                </w:rPr>
                <w:t xml:space="preserve"> </w:t>
              </w:r>
            </w:ins>
            <w:ins w:id="6481" w:author="Armando Ramirez" w:date="2022-02-09T15:48:00Z">
              <w:del w:id="6482" w:author="Armando Ramirez" w:date="2022-02-10T20:22:00Z">
                <w:r w:rsidRPr="0047193E" w:rsidDel="000F1A46">
                  <w:rPr>
                    <w:rFonts w:cs="Tahoma"/>
                    <w:sz w:val="24"/>
                    <w:szCs w:val="24"/>
                  </w:rPr>
                  <w:delText>Accesible</w:delText>
                </w:r>
              </w:del>
            </w:ins>
            <w:ins w:id="6483" w:author="Armando Ramirez" w:date="2022-02-10T20:22:00Z">
              <w:r w:rsidRPr="0047193E">
                <w:rPr>
                  <w:rFonts w:cs="Tahoma"/>
                  <w:sz w:val="24"/>
                  <w:szCs w:val="24"/>
                </w:rPr>
                <w:t>Accessibl</w:t>
              </w:r>
              <w:r w:rsidRPr="0047193E">
                <w:rPr>
                  <w:rFonts w:cs="Tahoma"/>
                  <w:szCs w:val="24"/>
                </w:rPr>
                <w:t>e</w:t>
              </w:r>
              <w:r>
                <w:rPr>
                  <w:rFonts w:cs="Tahoma"/>
                  <w:sz w:val="24"/>
                  <w:szCs w:val="24"/>
                </w:rPr>
                <w:t xml:space="preserve"> </w:t>
              </w:r>
            </w:ins>
            <w:ins w:id="6484" w:author="Armando Ramirez" w:date="2022-02-09T15:48:00Z">
              <w:r w:rsidRPr="0047193E">
                <w:rPr>
                  <w:rFonts w:cs="Tahoma"/>
                  <w:sz w:val="24"/>
                  <w:szCs w:val="24"/>
                </w:rPr>
                <w:t>Leaks</w:t>
              </w:r>
            </w:ins>
          </w:p>
        </w:tc>
        <w:tc>
          <w:tcPr>
            <w:tcW w:w="2482" w:type="dxa"/>
            <w:tcPrChange w:id="6485" w:author="Alhabibi, Haider@Energy" w:date="2022-03-16T18:51:00Z">
              <w:tcPr>
                <w:tcW w:w="2482" w:type="dxa"/>
              </w:tcPr>
            </w:tcPrChange>
          </w:tcPr>
          <w:p w14:paraId="3D6833C9" w14:textId="59552786" w:rsidR="004512C0" w:rsidRDefault="004512C0" w:rsidP="004512C0">
            <w:pPr>
              <w:spacing w:after="0"/>
              <w:rPr>
                <w:ins w:id="6486" w:author="Armando Ramirez" w:date="2022-02-11T11:39:00Z"/>
                <w:rFonts w:cs="Tahoma"/>
                <w:sz w:val="24"/>
                <w:szCs w:val="24"/>
              </w:rPr>
            </w:pPr>
            <w:ins w:id="6487" w:author="Armando Ramirez" w:date="2022-02-11T11:34:00Z">
              <w:r>
                <w:rPr>
                  <w:rFonts w:cs="Tahoma"/>
                  <w:sz w:val="24"/>
                  <w:szCs w:val="24"/>
                </w:rPr>
                <w:t xml:space="preserve">See rules for </w:t>
              </w:r>
            </w:ins>
            <w:ins w:id="6488" w:author="Armando Ramirez" w:date="2022-02-14T14:33:00Z">
              <w:r w:rsidR="00783D74">
                <w:rPr>
                  <w:rFonts w:cs="Tahoma"/>
                  <w:sz w:val="24"/>
                </w:rPr>
                <w:t xml:space="preserve">the </w:t>
              </w:r>
            </w:ins>
            <w:ins w:id="6489" w:author="Armando Ramirez" w:date="2022-02-11T11:34:00Z">
              <w:r>
                <w:rPr>
                  <w:rFonts w:cs="Tahoma"/>
                  <w:sz w:val="24"/>
                  <w:szCs w:val="24"/>
                </w:rPr>
                <w:t>MCH</w:t>
              </w:r>
            </w:ins>
            <w:ins w:id="6490" w:author="Armando Ramirez" w:date="2022-02-11T11:38:00Z">
              <w:r>
                <w:rPr>
                  <w:rFonts w:cs="Tahoma"/>
                  <w:sz w:val="24"/>
                  <w:szCs w:val="24"/>
                </w:rPr>
                <w:t>-</w:t>
              </w:r>
            </w:ins>
            <w:ins w:id="6491" w:author="Armando Ramirez" w:date="2022-02-11T11:34:00Z">
              <w:r>
                <w:rPr>
                  <w:rFonts w:cs="Tahoma"/>
                  <w:sz w:val="24"/>
                  <w:szCs w:val="24"/>
                </w:rPr>
                <w:t>20a.</w:t>
              </w:r>
            </w:ins>
          </w:p>
          <w:p w14:paraId="09B267E3" w14:textId="18CA6784" w:rsidR="004512C0" w:rsidRDefault="004512C0" w:rsidP="004512C0">
            <w:pPr>
              <w:spacing w:after="0"/>
              <w:rPr>
                <w:ins w:id="6492" w:author="Armando Ramirez" w:date="2022-02-11T11:39:00Z"/>
                <w:rFonts w:cs="Tahoma"/>
                <w:sz w:val="24"/>
                <w:szCs w:val="24"/>
              </w:rPr>
            </w:pPr>
          </w:p>
          <w:p w14:paraId="3B608FD2" w14:textId="18CA6784" w:rsidR="004512C0" w:rsidRPr="0047193E" w:rsidRDefault="004512C0" w:rsidP="004512C0">
            <w:pPr>
              <w:spacing w:after="0"/>
              <w:rPr>
                <w:ins w:id="6493" w:author="Armando Ramirez" w:date="2022-02-09T15:32:00Z"/>
                <w:rFonts w:cs="Tahoma"/>
                <w:sz w:val="24"/>
                <w:szCs w:val="24"/>
              </w:rPr>
            </w:pPr>
            <w:ins w:id="6494" w:author="Armando Ramirez" w:date="2022-02-11T11:39:00Z">
              <w:r>
                <w:rPr>
                  <w:rFonts w:cs="Tahoma"/>
                  <w:sz w:val="24"/>
                  <w:szCs w:val="24"/>
                </w:rPr>
                <w:t xml:space="preserve">Additionally, </w:t>
              </w:r>
              <w:r w:rsidRPr="00876E43">
                <w:rPr>
                  <w:rFonts w:cs="Tahoma"/>
                  <w:sz w:val="24"/>
                  <w:szCs w:val="24"/>
                </w:rPr>
                <w:t>If MCH-20e (smoke test) is used for compliance</w:t>
              </w:r>
            </w:ins>
            <w:ins w:id="6495" w:author="Armando Ramirez" w:date="2022-02-11T11:40:00Z">
              <w:r>
                <w:rPr>
                  <w:rFonts w:cs="Tahoma"/>
                  <w:sz w:val="24"/>
                  <w:szCs w:val="24"/>
                </w:rPr>
                <w:t xml:space="preserve">, </w:t>
              </w:r>
            </w:ins>
            <w:ins w:id="6496" w:author="Armando Ramirez" w:date="2022-02-11T11:39:00Z">
              <w:r w:rsidRPr="00876E43">
                <w:rPr>
                  <w:rFonts w:cs="Tahoma"/>
                  <w:sz w:val="24"/>
                  <w:szCs w:val="24"/>
                </w:rPr>
                <w:t>the dwelling</w:t>
              </w:r>
              <w:r>
                <w:rPr>
                  <w:rFonts w:cs="Tahoma"/>
                  <w:sz w:val="24"/>
                  <w:szCs w:val="24"/>
                </w:rPr>
                <w:t xml:space="preserve"> unit</w:t>
              </w:r>
            </w:ins>
            <w:ins w:id="6497" w:author="Armando Ramirez" w:date="2022-02-11T11:40:00Z">
              <w:r>
                <w:rPr>
                  <w:rFonts w:cs="Tahoma"/>
                  <w:sz w:val="24"/>
                  <w:szCs w:val="24"/>
                </w:rPr>
                <w:t xml:space="preserve"> is prohibited from compliance as “not tested” in the sample group nor can it be used to represent the “tested” system in the group.</w:t>
              </w:r>
            </w:ins>
          </w:p>
        </w:tc>
      </w:tr>
      <w:tr w:rsidR="00D03CC1" w:rsidRPr="0024633A" w14:paraId="31DBD9E8" w14:textId="77777777" w:rsidTr="001F1927">
        <w:trPr>
          <w:trHeight w:val="288"/>
          <w:ins w:id="6498" w:author="Armando Ramirez" w:date="2022-02-09T15:48:00Z"/>
        </w:trPr>
        <w:tc>
          <w:tcPr>
            <w:tcW w:w="2785" w:type="dxa"/>
          </w:tcPr>
          <w:p w14:paraId="78EA53C7" w14:textId="0290D5B7" w:rsidR="00D03CC1" w:rsidRPr="0047193E" w:rsidRDefault="00D03CC1" w:rsidP="00D03CC1">
            <w:pPr>
              <w:spacing w:after="0"/>
              <w:rPr>
                <w:ins w:id="6499" w:author="Armando Ramirez" w:date="2022-02-09T15:48:00Z"/>
                <w:rFonts w:cs="Tahoma"/>
                <w:sz w:val="24"/>
                <w:szCs w:val="24"/>
              </w:rPr>
            </w:pPr>
            <w:ins w:id="6500" w:author="Armando Ramirez" w:date="2022-02-09T15:50:00Z">
              <w:r w:rsidRPr="0047193E">
                <w:rPr>
                  <w:rFonts w:cs="Tahoma"/>
                  <w:sz w:val="24"/>
                  <w:szCs w:val="24"/>
                </w:rPr>
                <w:t>LMCI/LMCV-MCH-21-H</w:t>
              </w:r>
            </w:ins>
          </w:p>
        </w:tc>
        <w:tc>
          <w:tcPr>
            <w:tcW w:w="2178" w:type="dxa"/>
          </w:tcPr>
          <w:p w14:paraId="509CFA9E" w14:textId="7523C1C1" w:rsidR="00D03CC1" w:rsidRPr="0047193E" w:rsidRDefault="00D03CC1" w:rsidP="00D03CC1">
            <w:pPr>
              <w:spacing w:after="0"/>
              <w:rPr>
                <w:ins w:id="6501" w:author="Armando Ramirez" w:date="2022-02-09T15:48:00Z"/>
                <w:rFonts w:cs="Tahoma"/>
                <w:sz w:val="24"/>
                <w:szCs w:val="24"/>
              </w:rPr>
            </w:pPr>
            <w:ins w:id="6502" w:author="Armando Ramirez" w:date="2022-02-14T10:02:00Z">
              <w:r w:rsidRPr="00023A7C">
                <w:rPr>
                  <w:rFonts w:cs="Tahoma"/>
                  <w:sz w:val="24"/>
                  <w:szCs w:val="24"/>
                </w:rPr>
                <w:t>Certificate of Installation/ Verification</w:t>
              </w:r>
            </w:ins>
          </w:p>
        </w:tc>
        <w:tc>
          <w:tcPr>
            <w:tcW w:w="2481" w:type="dxa"/>
          </w:tcPr>
          <w:p w14:paraId="31476D05" w14:textId="57940687" w:rsidR="00D03CC1" w:rsidRPr="0047193E" w:rsidRDefault="00D03CC1" w:rsidP="00D03CC1">
            <w:pPr>
              <w:spacing w:after="0"/>
              <w:rPr>
                <w:ins w:id="6503" w:author="Armando Ramirez" w:date="2022-02-09T15:48:00Z"/>
                <w:rFonts w:cs="Tahoma"/>
                <w:sz w:val="24"/>
                <w:szCs w:val="24"/>
              </w:rPr>
            </w:pPr>
            <w:ins w:id="6504" w:author="Armando Ramirez" w:date="2022-02-09T15:49:00Z">
              <w:r w:rsidRPr="0047193E">
                <w:rPr>
                  <w:rFonts w:cs="Tahoma"/>
                  <w:sz w:val="24"/>
                  <w:szCs w:val="24"/>
                </w:rPr>
                <w:t>Duct Location</w:t>
              </w:r>
            </w:ins>
          </w:p>
        </w:tc>
        <w:tc>
          <w:tcPr>
            <w:tcW w:w="2482" w:type="dxa"/>
          </w:tcPr>
          <w:p w14:paraId="1C2E28B1" w14:textId="6821BA47" w:rsidR="00D03CC1" w:rsidRPr="0047193E" w:rsidRDefault="00D03CC1" w:rsidP="00D03CC1">
            <w:pPr>
              <w:spacing w:after="0"/>
              <w:rPr>
                <w:ins w:id="6505" w:author="Armando Ramirez" w:date="2022-02-09T15:48:00Z"/>
                <w:rFonts w:cs="Tahoma"/>
                <w:sz w:val="24"/>
                <w:szCs w:val="24"/>
              </w:rPr>
            </w:pPr>
            <w:ins w:id="6506" w:author="Armando Ramirez" w:date="2022-02-14T14:10:00Z">
              <w:r w:rsidRPr="0024633A">
                <w:rPr>
                  <w:rFonts w:cs="Tahoma"/>
                  <w:b/>
                  <w:bCs/>
                  <w:sz w:val="24"/>
                </w:rPr>
                <w:t>Duct Location Feature</w:t>
              </w:r>
              <w:r w:rsidRPr="0024633A">
                <w:rPr>
                  <w:rFonts w:cs="Tahoma"/>
                  <w:sz w:val="24"/>
                </w:rPr>
                <w:br/>
              </w:r>
              <w:r w:rsidRPr="0024633A">
                <w:rPr>
                  <w:rFonts w:cs="Tahoma"/>
                  <w:sz w:val="24"/>
                </w:rPr>
                <w:br/>
                <w:t xml:space="preserve">When the MCH-01 indicates requirement for MCH-21 for HERS verification for duct location in the dwelling, qualification for </w:t>
              </w:r>
              <w:r w:rsidRPr="0024633A">
                <w:rPr>
                  <w:rFonts w:cs="Tahoma"/>
                  <w:sz w:val="24"/>
                </w:rPr>
                <w:lastRenderedPageBreak/>
                <w:t>inclusion in a sample group may be demonstrated using MCH-21 regardless of which duct location verification protocol is reported on the MCH-21. The same duct location verification protocol does not need to be used in all dwellings in a sample group, thus any combination of MCH-21 verifications can be used to qualify to be in the same sample group.</w:t>
              </w:r>
            </w:ins>
          </w:p>
        </w:tc>
      </w:tr>
      <w:tr w:rsidR="00D03CC1" w:rsidRPr="0024633A" w14:paraId="17CAAA60" w14:textId="77777777" w:rsidTr="001F1927">
        <w:trPr>
          <w:trHeight w:val="288"/>
          <w:ins w:id="6507" w:author="Armando Ramirez" w:date="2022-02-09T15:48:00Z"/>
        </w:trPr>
        <w:tc>
          <w:tcPr>
            <w:tcW w:w="2785" w:type="dxa"/>
          </w:tcPr>
          <w:p w14:paraId="349C9E16" w14:textId="475FFF4F" w:rsidR="00D03CC1" w:rsidRPr="0047193E" w:rsidRDefault="00D03CC1" w:rsidP="00D03CC1">
            <w:pPr>
              <w:spacing w:after="0"/>
              <w:rPr>
                <w:ins w:id="6508" w:author="Armando Ramirez" w:date="2022-02-09T15:48:00Z"/>
                <w:rFonts w:cs="Tahoma"/>
                <w:sz w:val="24"/>
                <w:szCs w:val="24"/>
              </w:rPr>
            </w:pPr>
            <w:ins w:id="6509" w:author="Armando Ramirez" w:date="2022-02-09T15:50:00Z">
              <w:r w:rsidRPr="0047193E">
                <w:rPr>
                  <w:rFonts w:cs="Tahoma"/>
                  <w:sz w:val="24"/>
                  <w:szCs w:val="24"/>
                </w:rPr>
                <w:lastRenderedPageBreak/>
                <w:t>LMCI/LMCV-MCH-22a-H</w:t>
              </w:r>
            </w:ins>
          </w:p>
        </w:tc>
        <w:tc>
          <w:tcPr>
            <w:tcW w:w="2178" w:type="dxa"/>
          </w:tcPr>
          <w:p w14:paraId="77698A41" w14:textId="77CCF169" w:rsidR="00D03CC1" w:rsidRPr="0047193E" w:rsidRDefault="00D03CC1" w:rsidP="00D03CC1">
            <w:pPr>
              <w:spacing w:after="0"/>
              <w:rPr>
                <w:ins w:id="6510" w:author="Armando Ramirez" w:date="2022-02-09T15:48:00Z"/>
                <w:rFonts w:cs="Tahoma"/>
                <w:sz w:val="24"/>
                <w:szCs w:val="24"/>
              </w:rPr>
            </w:pPr>
            <w:ins w:id="6511" w:author="Armando Ramirez" w:date="2022-02-14T10:02:00Z">
              <w:r w:rsidRPr="00023A7C">
                <w:rPr>
                  <w:rFonts w:cs="Tahoma"/>
                  <w:sz w:val="24"/>
                  <w:szCs w:val="24"/>
                </w:rPr>
                <w:t>Certificate of Installation/ Verification</w:t>
              </w:r>
            </w:ins>
          </w:p>
        </w:tc>
        <w:tc>
          <w:tcPr>
            <w:tcW w:w="2481" w:type="dxa"/>
          </w:tcPr>
          <w:p w14:paraId="26E9DEC5" w14:textId="2ED1FC37" w:rsidR="00D03CC1" w:rsidRPr="0047193E" w:rsidRDefault="00D03CC1" w:rsidP="00D03CC1">
            <w:pPr>
              <w:spacing w:after="0"/>
              <w:rPr>
                <w:ins w:id="6512" w:author="Armando Ramirez" w:date="2022-02-09T15:48:00Z"/>
                <w:rFonts w:cs="Tahoma"/>
                <w:sz w:val="24"/>
                <w:szCs w:val="24"/>
              </w:rPr>
            </w:pPr>
            <w:ins w:id="6513" w:author="Armando Ramirez" w:date="2022-02-09T15:49:00Z">
              <w:r w:rsidRPr="0047193E">
                <w:rPr>
                  <w:rFonts w:cs="Tahoma"/>
                  <w:sz w:val="24"/>
                  <w:szCs w:val="24"/>
                </w:rPr>
                <w:t>Fan</w:t>
              </w:r>
            </w:ins>
            <w:ins w:id="6514" w:author="Armando Ramirez" w:date="2022-02-11T13:43:00Z">
              <w:r>
                <w:rPr>
                  <w:rFonts w:cs="Tahoma"/>
                  <w:sz w:val="24"/>
                  <w:szCs w:val="24"/>
                </w:rPr>
                <w:t xml:space="preserve"> </w:t>
              </w:r>
            </w:ins>
            <w:ins w:id="6515" w:author="Armando Ramirez" w:date="2022-02-09T15:49:00Z">
              <w:r w:rsidRPr="0047193E">
                <w:rPr>
                  <w:rFonts w:cs="Tahoma"/>
                  <w:sz w:val="24"/>
                  <w:szCs w:val="24"/>
                </w:rPr>
                <w:t>Efficacy-All</w:t>
              </w:r>
            </w:ins>
            <w:ins w:id="6516" w:author="Armando Ramirez" w:date="2022-02-11T13:43:00Z">
              <w:r>
                <w:rPr>
                  <w:rFonts w:cs="Tahoma"/>
                  <w:sz w:val="24"/>
                  <w:szCs w:val="24"/>
                </w:rPr>
                <w:t xml:space="preserve"> </w:t>
              </w:r>
            </w:ins>
            <w:ins w:id="6517" w:author="Armando Ramirez" w:date="2022-02-09T15:49:00Z">
              <w:r w:rsidRPr="0047193E">
                <w:rPr>
                  <w:rFonts w:cs="Tahoma"/>
                  <w:sz w:val="24"/>
                  <w:szCs w:val="24"/>
                </w:rPr>
                <w:t>Zones</w:t>
              </w:r>
            </w:ins>
            <w:ins w:id="6518" w:author="Armando Ramirez" w:date="2022-02-11T13:43:00Z">
              <w:r>
                <w:rPr>
                  <w:rFonts w:cs="Tahoma"/>
                  <w:sz w:val="24"/>
                  <w:szCs w:val="24"/>
                </w:rPr>
                <w:t xml:space="preserve"> </w:t>
              </w:r>
            </w:ins>
            <w:ins w:id="6519" w:author="Armando Ramirez" w:date="2022-02-09T15:49:00Z">
              <w:r w:rsidRPr="0047193E">
                <w:rPr>
                  <w:rFonts w:cs="Tahoma"/>
                  <w:sz w:val="24"/>
                  <w:szCs w:val="24"/>
                </w:rPr>
                <w:t>Calling</w:t>
              </w:r>
            </w:ins>
            <w:ins w:id="6520" w:author="Armando Ramirez" w:date="2022-02-11T13:43:00Z">
              <w:r>
                <w:rPr>
                  <w:rFonts w:cs="Tahoma"/>
                  <w:sz w:val="24"/>
                  <w:szCs w:val="24"/>
                </w:rPr>
                <w:t xml:space="preserve"> </w:t>
              </w:r>
            </w:ins>
            <w:ins w:id="6521" w:author="Armando Ramirez" w:date="2022-02-09T15:49:00Z">
              <w:r w:rsidRPr="0047193E">
                <w:rPr>
                  <w:rFonts w:cs="Tahoma"/>
                  <w:sz w:val="24"/>
                  <w:szCs w:val="24"/>
                </w:rPr>
                <w:t>Only</w:t>
              </w:r>
            </w:ins>
          </w:p>
        </w:tc>
        <w:tc>
          <w:tcPr>
            <w:tcW w:w="2482" w:type="dxa"/>
          </w:tcPr>
          <w:p w14:paraId="7513E87B" w14:textId="427C1A08" w:rsidR="00D03CC1" w:rsidRPr="0047193E" w:rsidRDefault="00D03CC1" w:rsidP="00D03CC1">
            <w:pPr>
              <w:spacing w:after="0"/>
              <w:rPr>
                <w:ins w:id="6522" w:author="Armando Ramirez" w:date="2022-02-09T15:48:00Z"/>
                <w:rFonts w:cs="Tahoma"/>
                <w:sz w:val="24"/>
                <w:szCs w:val="24"/>
              </w:rPr>
            </w:pPr>
            <w:ins w:id="6523" w:author="Armando Ramirez" w:date="2022-02-14T14:11:00Z">
              <w:r w:rsidRPr="0024633A">
                <w:rPr>
                  <w:rFonts w:cs="Tahoma"/>
                  <w:b/>
                  <w:bCs/>
                  <w:sz w:val="24"/>
                </w:rPr>
                <w:t>Fan Efficacy Feature</w:t>
              </w:r>
              <w:r w:rsidRPr="0024633A">
                <w:rPr>
                  <w:rFonts w:cs="Tahoma"/>
                  <w:sz w:val="24"/>
                </w:rPr>
                <w:br/>
              </w:r>
              <w:r w:rsidRPr="0024633A">
                <w:rPr>
                  <w:rFonts w:cs="Tahoma"/>
                  <w:sz w:val="24"/>
                </w:rPr>
                <w:br/>
                <w:t xml:space="preserve">When the MCH-01 indicates requirement for MCH-22 for HERS verification for fan efficacy in the dwelling, qualification for inclusion in a sample group may be demonstrated using any one of the applicable variants </w:t>
              </w:r>
              <w:r w:rsidRPr="0024633A">
                <w:rPr>
                  <w:rFonts w:cs="Tahoma"/>
                  <w:sz w:val="24"/>
                </w:rPr>
                <w:lastRenderedPageBreak/>
                <w:t>(a, b, c, d),</w:t>
              </w:r>
              <w:r w:rsidRPr="0024633A">
                <w:rPr>
                  <w:rFonts w:cs="Tahoma"/>
                  <w:bCs/>
                  <w:sz w:val="24"/>
                </w:rPr>
                <w:t xml:space="preserve"> or by use of </w:t>
              </w:r>
              <w:proofErr w:type="gramStart"/>
              <w:r w:rsidRPr="0024633A">
                <w:rPr>
                  <w:rFonts w:cs="Tahoma"/>
                  <w:bCs/>
                  <w:sz w:val="24"/>
                </w:rPr>
                <w:t>a</w:t>
              </w:r>
              <w:proofErr w:type="gramEnd"/>
              <w:r w:rsidRPr="0024633A">
                <w:rPr>
                  <w:rFonts w:cs="Tahoma"/>
                  <w:bCs/>
                  <w:sz w:val="24"/>
                </w:rPr>
                <w:t xml:space="preserve"> MCH-28</w:t>
              </w:r>
              <w:r w:rsidRPr="0024633A">
                <w:rPr>
                  <w:rFonts w:cs="Tahoma"/>
                  <w:sz w:val="24"/>
                </w:rPr>
                <w:t xml:space="preserve"> when indicated on the MCH-01. The same variant does not need to be used in all dwellings in a sample group, thus any combination of MCH-22 variants or MCH-28 alternatives can be used to qualify to be in the same sample group for the fan efficacy feature.</w:t>
              </w:r>
            </w:ins>
          </w:p>
        </w:tc>
      </w:tr>
      <w:tr w:rsidR="00D03CC1" w:rsidRPr="0024633A" w14:paraId="02D0064C" w14:textId="77777777" w:rsidTr="001F1927">
        <w:trPr>
          <w:trHeight w:val="288"/>
          <w:ins w:id="6524" w:author="Armando Ramirez" w:date="2022-02-09T15:48:00Z"/>
        </w:trPr>
        <w:tc>
          <w:tcPr>
            <w:tcW w:w="2785" w:type="dxa"/>
          </w:tcPr>
          <w:p w14:paraId="131EF625" w14:textId="4A147130" w:rsidR="00D03CC1" w:rsidRPr="0047193E" w:rsidRDefault="00D03CC1" w:rsidP="00D03CC1">
            <w:pPr>
              <w:spacing w:after="0"/>
              <w:rPr>
                <w:ins w:id="6525" w:author="Armando Ramirez" w:date="2022-02-09T15:48:00Z"/>
                <w:rFonts w:cs="Tahoma"/>
                <w:sz w:val="24"/>
                <w:szCs w:val="24"/>
              </w:rPr>
            </w:pPr>
            <w:ins w:id="6526" w:author="Armando Ramirez" w:date="2022-02-09T15:50:00Z">
              <w:r w:rsidRPr="0047193E">
                <w:rPr>
                  <w:rFonts w:cs="Tahoma"/>
                  <w:sz w:val="24"/>
                  <w:szCs w:val="24"/>
                </w:rPr>
                <w:lastRenderedPageBreak/>
                <w:t>LMCI/LMCV-MCH-22b-H</w:t>
              </w:r>
            </w:ins>
          </w:p>
        </w:tc>
        <w:tc>
          <w:tcPr>
            <w:tcW w:w="2178" w:type="dxa"/>
          </w:tcPr>
          <w:p w14:paraId="25D5B558" w14:textId="0C56435B" w:rsidR="00D03CC1" w:rsidRPr="0047193E" w:rsidRDefault="00D03CC1" w:rsidP="00D03CC1">
            <w:pPr>
              <w:spacing w:after="0"/>
              <w:rPr>
                <w:ins w:id="6527" w:author="Armando Ramirez" w:date="2022-02-09T15:48:00Z"/>
                <w:rFonts w:cs="Tahoma"/>
                <w:sz w:val="24"/>
                <w:szCs w:val="24"/>
              </w:rPr>
            </w:pPr>
            <w:ins w:id="6528" w:author="Armando Ramirez" w:date="2022-02-14T10:02:00Z">
              <w:r w:rsidRPr="00023A7C">
                <w:rPr>
                  <w:rFonts w:cs="Tahoma"/>
                  <w:sz w:val="24"/>
                  <w:szCs w:val="24"/>
                </w:rPr>
                <w:t>Certificate of Installation/ Verification</w:t>
              </w:r>
            </w:ins>
          </w:p>
        </w:tc>
        <w:tc>
          <w:tcPr>
            <w:tcW w:w="2481" w:type="dxa"/>
          </w:tcPr>
          <w:p w14:paraId="129ACAE3" w14:textId="21C9A991" w:rsidR="00D03CC1" w:rsidRPr="0047193E" w:rsidRDefault="00D03CC1" w:rsidP="00D03CC1">
            <w:pPr>
              <w:spacing w:after="0"/>
              <w:rPr>
                <w:ins w:id="6529" w:author="Armando Ramirez" w:date="2022-02-09T15:48:00Z"/>
                <w:rFonts w:cs="Tahoma"/>
                <w:sz w:val="24"/>
                <w:szCs w:val="24"/>
              </w:rPr>
            </w:pPr>
            <w:ins w:id="6530" w:author="Armando Ramirez" w:date="2022-02-09T15:49:00Z">
              <w:r w:rsidRPr="0047193E">
                <w:rPr>
                  <w:rFonts w:cs="Tahoma"/>
                  <w:sz w:val="24"/>
                  <w:szCs w:val="24"/>
                </w:rPr>
                <w:t>Fan</w:t>
              </w:r>
            </w:ins>
            <w:ins w:id="6531" w:author="Armando Ramirez" w:date="2022-02-10T20:27:00Z">
              <w:r>
                <w:rPr>
                  <w:rFonts w:cs="Tahoma"/>
                  <w:sz w:val="24"/>
                  <w:szCs w:val="24"/>
                </w:rPr>
                <w:t xml:space="preserve"> </w:t>
              </w:r>
            </w:ins>
            <w:ins w:id="6532" w:author="Armando Ramirez" w:date="2022-02-09T15:49:00Z">
              <w:r w:rsidRPr="0047193E">
                <w:rPr>
                  <w:rFonts w:cs="Tahoma"/>
                  <w:sz w:val="24"/>
                  <w:szCs w:val="24"/>
                </w:rPr>
                <w:t>Efficacy-Every</w:t>
              </w:r>
            </w:ins>
            <w:ins w:id="6533" w:author="Armando Ramirez" w:date="2022-02-10T20:27:00Z">
              <w:r>
                <w:rPr>
                  <w:rFonts w:cs="Tahoma"/>
                  <w:sz w:val="24"/>
                  <w:szCs w:val="24"/>
                </w:rPr>
                <w:t xml:space="preserve"> </w:t>
              </w:r>
            </w:ins>
            <w:ins w:id="6534" w:author="Armando Ramirez" w:date="2022-02-09T15:49:00Z">
              <w:r w:rsidRPr="0047193E">
                <w:rPr>
                  <w:rFonts w:cs="Tahoma"/>
                  <w:sz w:val="24"/>
                  <w:szCs w:val="24"/>
                </w:rPr>
                <w:t>Zonal</w:t>
              </w:r>
            </w:ins>
            <w:ins w:id="6535" w:author="Armando Ramirez" w:date="2022-02-10T20:27:00Z">
              <w:r>
                <w:rPr>
                  <w:rFonts w:cs="Tahoma"/>
                  <w:sz w:val="24"/>
                  <w:szCs w:val="24"/>
                </w:rPr>
                <w:t xml:space="preserve"> </w:t>
              </w:r>
            </w:ins>
            <w:ins w:id="6536" w:author="Armando Ramirez" w:date="2022-02-09T15:49:00Z">
              <w:r w:rsidRPr="0047193E">
                <w:rPr>
                  <w:rFonts w:cs="Tahoma"/>
                  <w:sz w:val="24"/>
                  <w:szCs w:val="24"/>
                </w:rPr>
                <w:t>Control</w:t>
              </w:r>
            </w:ins>
            <w:ins w:id="6537" w:author="Armando Ramirez" w:date="2022-02-10T20:27:00Z">
              <w:r>
                <w:rPr>
                  <w:rFonts w:cs="Tahoma"/>
                  <w:sz w:val="24"/>
                  <w:szCs w:val="24"/>
                </w:rPr>
                <w:t xml:space="preserve"> </w:t>
              </w:r>
            </w:ins>
            <w:ins w:id="6538" w:author="Armando Ramirez" w:date="2022-02-09T15:49:00Z">
              <w:r w:rsidRPr="0047193E">
                <w:rPr>
                  <w:rFonts w:cs="Tahoma"/>
                  <w:sz w:val="24"/>
                  <w:szCs w:val="24"/>
                </w:rPr>
                <w:t>Mode</w:t>
              </w:r>
            </w:ins>
          </w:p>
        </w:tc>
        <w:tc>
          <w:tcPr>
            <w:tcW w:w="2482" w:type="dxa"/>
          </w:tcPr>
          <w:p w14:paraId="576618BE" w14:textId="32DA13E6" w:rsidR="00D03CC1" w:rsidRPr="0047193E" w:rsidRDefault="00D03CC1" w:rsidP="00D03CC1">
            <w:pPr>
              <w:spacing w:after="0"/>
              <w:rPr>
                <w:ins w:id="6539" w:author="Armando Ramirez" w:date="2022-02-09T15:48:00Z"/>
                <w:rFonts w:cs="Tahoma"/>
                <w:sz w:val="24"/>
                <w:szCs w:val="24"/>
              </w:rPr>
            </w:pPr>
            <w:ins w:id="6540" w:author="Armando Ramirez" w:date="2022-02-14T14:11:00Z">
              <w:r>
                <w:rPr>
                  <w:rFonts w:cs="Tahoma"/>
                  <w:sz w:val="24"/>
                </w:rPr>
                <w:t xml:space="preserve">See rules for </w:t>
              </w:r>
            </w:ins>
            <w:ins w:id="6541" w:author="Armando Ramirez" w:date="2022-02-14T14:34:00Z">
              <w:r w:rsidR="00783D74">
                <w:rPr>
                  <w:rFonts w:cs="Tahoma"/>
                  <w:sz w:val="24"/>
                </w:rPr>
                <w:t xml:space="preserve">the </w:t>
              </w:r>
            </w:ins>
            <w:ins w:id="6542" w:author="Armando Ramirez" w:date="2022-02-14T14:11:00Z">
              <w:r>
                <w:rPr>
                  <w:rFonts w:cs="Tahoma"/>
                  <w:sz w:val="24"/>
                </w:rPr>
                <w:t>MCH-22a.</w:t>
              </w:r>
            </w:ins>
          </w:p>
        </w:tc>
      </w:tr>
      <w:tr w:rsidR="00D03CC1" w:rsidRPr="0024633A" w14:paraId="58BB5E36" w14:textId="77777777" w:rsidTr="001F1927">
        <w:trPr>
          <w:trHeight w:val="288"/>
          <w:ins w:id="6543" w:author="Armando Ramirez" w:date="2022-02-09T15:48:00Z"/>
        </w:trPr>
        <w:tc>
          <w:tcPr>
            <w:tcW w:w="2785" w:type="dxa"/>
          </w:tcPr>
          <w:p w14:paraId="345D5C8D" w14:textId="798CC3B5" w:rsidR="00D03CC1" w:rsidRPr="0047193E" w:rsidRDefault="00D03CC1" w:rsidP="00D03CC1">
            <w:pPr>
              <w:spacing w:after="0"/>
              <w:rPr>
                <w:ins w:id="6544" w:author="Armando Ramirez" w:date="2022-02-09T15:48:00Z"/>
                <w:rFonts w:cs="Tahoma"/>
                <w:sz w:val="24"/>
                <w:szCs w:val="24"/>
              </w:rPr>
            </w:pPr>
            <w:ins w:id="6545" w:author="Armando Ramirez" w:date="2022-02-09T15:50:00Z">
              <w:r w:rsidRPr="0047193E">
                <w:rPr>
                  <w:rFonts w:cs="Tahoma"/>
                  <w:sz w:val="24"/>
                  <w:szCs w:val="24"/>
                </w:rPr>
                <w:t>LMCI/LMCV-MCH-22c-H</w:t>
              </w:r>
            </w:ins>
          </w:p>
        </w:tc>
        <w:tc>
          <w:tcPr>
            <w:tcW w:w="2178" w:type="dxa"/>
          </w:tcPr>
          <w:p w14:paraId="7CB45B12" w14:textId="6462B76C" w:rsidR="00D03CC1" w:rsidRPr="0047193E" w:rsidRDefault="00D03CC1" w:rsidP="00D03CC1">
            <w:pPr>
              <w:spacing w:after="0"/>
              <w:rPr>
                <w:ins w:id="6546" w:author="Armando Ramirez" w:date="2022-02-09T15:48:00Z"/>
                <w:rFonts w:cs="Tahoma"/>
                <w:sz w:val="24"/>
                <w:szCs w:val="24"/>
              </w:rPr>
            </w:pPr>
            <w:ins w:id="6547" w:author="Armando Ramirez" w:date="2022-02-14T10:02:00Z">
              <w:r w:rsidRPr="00023A7C">
                <w:rPr>
                  <w:rFonts w:cs="Tahoma"/>
                  <w:sz w:val="24"/>
                  <w:szCs w:val="24"/>
                </w:rPr>
                <w:t>Certificate of Installation/ Verification</w:t>
              </w:r>
            </w:ins>
          </w:p>
        </w:tc>
        <w:tc>
          <w:tcPr>
            <w:tcW w:w="2481" w:type="dxa"/>
          </w:tcPr>
          <w:p w14:paraId="2E16B72E" w14:textId="1E862C78" w:rsidR="00D03CC1" w:rsidRPr="0047193E" w:rsidRDefault="00D03CC1" w:rsidP="00D03CC1">
            <w:pPr>
              <w:spacing w:after="0"/>
              <w:rPr>
                <w:ins w:id="6548" w:author="Armando Ramirez" w:date="2022-02-09T15:48:00Z"/>
                <w:rFonts w:cs="Tahoma"/>
                <w:sz w:val="24"/>
                <w:szCs w:val="24"/>
              </w:rPr>
            </w:pPr>
            <w:ins w:id="6549" w:author="Armando Ramirez" w:date="2022-02-09T15:49:00Z">
              <w:r w:rsidRPr="0047193E">
                <w:rPr>
                  <w:rFonts w:cs="Tahoma"/>
                  <w:sz w:val="24"/>
                  <w:szCs w:val="24"/>
                </w:rPr>
                <w:t>Fan</w:t>
              </w:r>
            </w:ins>
            <w:ins w:id="6550" w:author="Armando Ramirez" w:date="2022-02-10T20:27:00Z">
              <w:r>
                <w:rPr>
                  <w:rFonts w:cs="Tahoma"/>
                  <w:sz w:val="24"/>
                  <w:szCs w:val="24"/>
                </w:rPr>
                <w:t xml:space="preserve"> </w:t>
              </w:r>
            </w:ins>
            <w:ins w:id="6551" w:author="Armando Ramirez" w:date="2022-02-09T15:49:00Z">
              <w:r w:rsidRPr="0047193E">
                <w:rPr>
                  <w:rFonts w:cs="Tahoma"/>
                  <w:sz w:val="24"/>
                  <w:szCs w:val="24"/>
                </w:rPr>
                <w:t>Efficacy-All</w:t>
              </w:r>
            </w:ins>
            <w:ins w:id="6552" w:author="Armando Ramirez" w:date="2022-02-10T20:27:00Z">
              <w:r>
                <w:rPr>
                  <w:rFonts w:cs="Tahoma"/>
                  <w:sz w:val="24"/>
                  <w:szCs w:val="24"/>
                </w:rPr>
                <w:t xml:space="preserve"> </w:t>
              </w:r>
            </w:ins>
            <w:ins w:id="6553" w:author="Armando Ramirez" w:date="2022-02-09T15:49:00Z">
              <w:r w:rsidRPr="0047193E">
                <w:rPr>
                  <w:rFonts w:cs="Tahoma"/>
                  <w:sz w:val="24"/>
                  <w:szCs w:val="24"/>
                </w:rPr>
                <w:t>Zones</w:t>
              </w:r>
            </w:ins>
            <w:ins w:id="6554" w:author="Armando Ramirez" w:date="2022-02-10T20:27:00Z">
              <w:r>
                <w:rPr>
                  <w:rFonts w:cs="Tahoma"/>
                  <w:sz w:val="24"/>
                  <w:szCs w:val="24"/>
                </w:rPr>
                <w:t xml:space="preserve"> </w:t>
              </w:r>
            </w:ins>
            <w:ins w:id="6555" w:author="Armando Ramirez" w:date="2022-02-09T15:49:00Z">
              <w:r w:rsidRPr="0047193E">
                <w:rPr>
                  <w:rFonts w:cs="Tahoma"/>
                  <w:sz w:val="24"/>
                  <w:szCs w:val="24"/>
                </w:rPr>
                <w:t>Calling</w:t>
              </w:r>
            </w:ins>
            <w:ins w:id="6556" w:author="Armando Ramirez" w:date="2022-02-10T20:27:00Z">
              <w:r>
                <w:rPr>
                  <w:rFonts w:cs="Tahoma"/>
                  <w:sz w:val="24"/>
                  <w:szCs w:val="24"/>
                </w:rPr>
                <w:t xml:space="preserve"> </w:t>
              </w:r>
            </w:ins>
            <w:ins w:id="6557" w:author="Armando Ramirez" w:date="2022-02-09T15:49:00Z">
              <w:r w:rsidRPr="0047193E">
                <w:rPr>
                  <w:rFonts w:cs="Tahoma"/>
                  <w:sz w:val="24"/>
                  <w:szCs w:val="24"/>
                </w:rPr>
                <w:t>Only-</w:t>
              </w:r>
              <w:del w:id="6558" w:author="Armando Ramirez" w:date="2022-02-10T20:27:00Z">
                <w:r w:rsidRPr="0047193E" w:rsidDel="00A23440">
                  <w:rPr>
                    <w:rFonts w:cs="Tahoma"/>
                    <w:sz w:val="24"/>
                    <w:szCs w:val="24"/>
                  </w:rPr>
                  <w:delText>W</w:delText>
                </w:r>
              </w:del>
            </w:ins>
            <w:ins w:id="6559" w:author="Armando Ramirez" w:date="2022-02-10T20:27:00Z">
              <w:r>
                <w:rPr>
                  <w:rFonts w:cs="Tahoma"/>
                  <w:sz w:val="24"/>
                  <w:szCs w:val="24"/>
                </w:rPr>
                <w:t>w</w:t>
              </w:r>
            </w:ins>
            <w:ins w:id="6560" w:author="Armando Ramirez" w:date="2022-02-09T15:49:00Z">
              <w:r w:rsidRPr="0047193E">
                <w:rPr>
                  <w:rFonts w:cs="Tahoma"/>
                  <w:sz w:val="24"/>
                  <w:szCs w:val="24"/>
                </w:rPr>
                <w:t>ith</w:t>
              </w:r>
            </w:ins>
            <w:ins w:id="6561" w:author="Armando Ramirez" w:date="2022-02-10T20:27:00Z">
              <w:r>
                <w:rPr>
                  <w:rFonts w:cs="Tahoma"/>
                  <w:sz w:val="24"/>
                  <w:szCs w:val="24"/>
                </w:rPr>
                <w:t xml:space="preserve"> </w:t>
              </w:r>
            </w:ins>
            <w:ins w:id="6562" w:author="Armando Ramirez" w:date="2022-02-09T15:49:00Z">
              <w:r w:rsidRPr="0047193E">
                <w:rPr>
                  <w:rFonts w:cs="Tahoma"/>
                  <w:sz w:val="24"/>
                  <w:szCs w:val="24"/>
                </w:rPr>
                <w:t>CFVCS</w:t>
              </w:r>
            </w:ins>
          </w:p>
        </w:tc>
        <w:tc>
          <w:tcPr>
            <w:tcW w:w="2482" w:type="dxa"/>
          </w:tcPr>
          <w:p w14:paraId="387E1A15" w14:textId="733A3EAF" w:rsidR="00D03CC1" w:rsidRPr="0047193E" w:rsidRDefault="00D03CC1" w:rsidP="00D03CC1">
            <w:pPr>
              <w:spacing w:after="0"/>
              <w:rPr>
                <w:ins w:id="6563" w:author="Armando Ramirez" w:date="2022-02-09T15:48:00Z"/>
                <w:rFonts w:cs="Tahoma"/>
                <w:sz w:val="24"/>
                <w:szCs w:val="24"/>
              </w:rPr>
            </w:pPr>
            <w:ins w:id="6564" w:author="Armando Ramirez" w:date="2022-02-14T14:11:00Z">
              <w:r>
                <w:rPr>
                  <w:rFonts w:cs="Tahoma"/>
                  <w:sz w:val="24"/>
                </w:rPr>
                <w:t xml:space="preserve">See rules for </w:t>
              </w:r>
            </w:ins>
            <w:ins w:id="6565" w:author="Armando Ramirez" w:date="2022-02-14T14:34:00Z">
              <w:r w:rsidR="00783D74">
                <w:rPr>
                  <w:rFonts w:cs="Tahoma"/>
                  <w:sz w:val="24"/>
                </w:rPr>
                <w:t xml:space="preserve">the </w:t>
              </w:r>
            </w:ins>
            <w:ins w:id="6566" w:author="Armando Ramirez" w:date="2022-02-14T14:11:00Z">
              <w:r>
                <w:rPr>
                  <w:rFonts w:cs="Tahoma"/>
                  <w:sz w:val="24"/>
                </w:rPr>
                <w:t>MCH-22a.</w:t>
              </w:r>
            </w:ins>
          </w:p>
        </w:tc>
      </w:tr>
      <w:tr w:rsidR="00D03CC1" w:rsidRPr="0024633A" w14:paraId="341D4A4A" w14:textId="77777777" w:rsidTr="001F1927">
        <w:trPr>
          <w:trHeight w:val="288"/>
          <w:ins w:id="6567" w:author="Armando Ramirez" w:date="2022-02-09T15:48:00Z"/>
        </w:trPr>
        <w:tc>
          <w:tcPr>
            <w:tcW w:w="2785" w:type="dxa"/>
          </w:tcPr>
          <w:p w14:paraId="2F70C02C" w14:textId="42C74A30" w:rsidR="00D03CC1" w:rsidRPr="0047193E" w:rsidRDefault="00D03CC1" w:rsidP="00D03CC1">
            <w:pPr>
              <w:spacing w:after="0"/>
              <w:rPr>
                <w:ins w:id="6568" w:author="Armando Ramirez" w:date="2022-02-09T15:48:00Z"/>
                <w:rFonts w:cs="Tahoma"/>
                <w:sz w:val="24"/>
                <w:szCs w:val="24"/>
              </w:rPr>
            </w:pPr>
            <w:ins w:id="6569" w:author="Armando Ramirez" w:date="2022-02-09T15:50:00Z">
              <w:r w:rsidRPr="0047193E">
                <w:rPr>
                  <w:rFonts w:cs="Tahoma"/>
                  <w:sz w:val="24"/>
                  <w:szCs w:val="24"/>
                </w:rPr>
                <w:t>LMCI/LMCV-MCH-22d-H</w:t>
              </w:r>
            </w:ins>
          </w:p>
        </w:tc>
        <w:tc>
          <w:tcPr>
            <w:tcW w:w="2178" w:type="dxa"/>
          </w:tcPr>
          <w:p w14:paraId="138930ED" w14:textId="3A23A15F" w:rsidR="00D03CC1" w:rsidRPr="0047193E" w:rsidRDefault="00D03CC1" w:rsidP="00D03CC1">
            <w:pPr>
              <w:spacing w:after="0"/>
              <w:rPr>
                <w:ins w:id="6570" w:author="Armando Ramirez" w:date="2022-02-09T15:48:00Z"/>
                <w:rFonts w:cs="Tahoma"/>
                <w:sz w:val="24"/>
                <w:szCs w:val="24"/>
              </w:rPr>
            </w:pPr>
            <w:ins w:id="6571" w:author="Armando Ramirez" w:date="2022-02-14T10:02:00Z">
              <w:r w:rsidRPr="00023A7C">
                <w:rPr>
                  <w:rFonts w:cs="Tahoma"/>
                  <w:sz w:val="24"/>
                  <w:szCs w:val="24"/>
                </w:rPr>
                <w:t>Certificate of Installation/ Verification</w:t>
              </w:r>
            </w:ins>
          </w:p>
        </w:tc>
        <w:tc>
          <w:tcPr>
            <w:tcW w:w="2481" w:type="dxa"/>
          </w:tcPr>
          <w:p w14:paraId="1126BEE1" w14:textId="1A5A2957" w:rsidR="00D03CC1" w:rsidRPr="0047193E" w:rsidRDefault="00D03CC1" w:rsidP="00D03CC1">
            <w:pPr>
              <w:spacing w:after="0"/>
              <w:rPr>
                <w:ins w:id="6572" w:author="Armando Ramirez" w:date="2022-02-09T15:48:00Z"/>
                <w:rFonts w:cs="Tahoma"/>
                <w:sz w:val="24"/>
                <w:szCs w:val="24"/>
              </w:rPr>
            </w:pPr>
            <w:ins w:id="6573" w:author="Armando Ramirez" w:date="2022-02-09T15:49:00Z">
              <w:r w:rsidRPr="0047193E">
                <w:rPr>
                  <w:rFonts w:cs="Tahoma"/>
                  <w:sz w:val="24"/>
                  <w:szCs w:val="24"/>
                </w:rPr>
                <w:t>Fan</w:t>
              </w:r>
            </w:ins>
            <w:ins w:id="6574" w:author="Armando Ramirez" w:date="2022-02-10T20:27:00Z">
              <w:r>
                <w:rPr>
                  <w:rFonts w:cs="Tahoma"/>
                  <w:sz w:val="24"/>
                  <w:szCs w:val="24"/>
                </w:rPr>
                <w:t xml:space="preserve"> </w:t>
              </w:r>
            </w:ins>
            <w:ins w:id="6575" w:author="Armando Ramirez" w:date="2022-02-09T15:49:00Z">
              <w:r w:rsidRPr="0047193E">
                <w:rPr>
                  <w:rFonts w:cs="Tahoma"/>
                  <w:sz w:val="24"/>
                  <w:szCs w:val="24"/>
                </w:rPr>
                <w:t>Efficacy-Every</w:t>
              </w:r>
            </w:ins>
            <w:ins w:id="6576" w:author="Armando Ramirez" w:date="2022-02-10T20:27:00Z">
              <w:r>
                <w:rPr>
                  <w:rFonts w:cs="Tahoma"/>
                  <w:sz w:val="24"/>
                  <w:szCs w:val="24"/>
                </w:rPr>
                <w:t xml:space="preserve"> </w:t>
              </w:r>
            </w:ins>
            <w:ins w:id="6577" w:author="Armando Ramirez" w:date="2022-02-09T15:49:00Z">
              <w:r w:rsidRPr="0047193E">
                <w:rPr>
                  <w:rFonts w:cs="Tahoma"/>
                  <w:sz w:val="24"/>
                  <w:szCs w:val="24"/>
                </w:rPr>
                <w:t>Zonal</w:t>
              </w:r>
            </w:ins>
            <w:ins w:id="6578" w:author="Armando Ramirez" w:date="2022-02-10T20:27:00Z">
              <w:r>
                <w:rPr>
                  <w:rFonts w:cs="Tahoma"/>
                  <w:sz w:val="24"/>
                  <w:szCs w:val="24"/>
                </w:rPr>
                <w:t xml:space="preserve"> </w:t>
              </w:r>
            </w:ins>
            <w:ins w:id="6579" w:author="Armando Ramirez" w:date="2022-02-09T15:49:00Z">
              <w:r w:rsidRPr="0047193E">
                <w:rPr>
                  <w:rFonts w:cs="Tahoma"/>
                  <w:sz w:val="24"/>
                  <w:szCs w:val="24"/>
                </w:rPr>
                <w:t>Control</w:t>
              </w:r>
            </w:ins>
            <w:ins w:id="6580" w:author="Armando Ramirez" w:date="2022-02-10T20:27:00Z">
              <w:r>
                <w:rPr>
                  <w:rFonts w:cs="Tahoma"/>
                  <w:sz w:val="24"/>
                  <w:szCs w:val="24"/>
                </w:rPr>
                <w:t xml:space="preserve"> </w:t>
              </w:r>
            </w:ins>
            <w:ins w:id="6581" w:author="Armando Ramirez" w:date="2022-02-09T15:49:00Z">
              <w:r w:rsidRPr="0047193E">
                <w:rPr>
                  <w:rFonts w:cs="Tahoma"/>
                  <w:sz w:val="24"/>
                  <w:szCs w:val="24"/>
                </w:rPr>
                <w:t>Mode-</w:t>
              </w:r>
              <w:del w:id="6582" w:author="Armando Ramirez" w:date="2022-02-10T20:27:00Z">
                <w:r w:rsidRPr="0047193E" w:rsidDel="00A23440">
                  <w:rPr>
                    <w:rFonts w:cs="Tahoma"/>
                    <w:sz w:val="24"/>
                    <w:szCs w:val="24"/>
                  </w:rPr>
                  <w:delText>W</w:delText>
                </w:r>
              </w:del>
            </w:ins>
            <w:ins w:id="6583" w:author="Armando Ramirez" w:date="2022-02-10T20:27:00Z">
              <w:r>
                <w:rPr>
                  <w:rFonts w:cs="Tahoma"/>
                  <w:sz w:val="24"/>
                  <w:szCs w:val="24"/>
                </w:rPr>
                <w:t>w</w:t>
              </w:r>
            </w:ins>
            <w:ins w:id="6584" w:author="Armando Ramirez" w:date="2022-02-09T15:49:00Z">
              <w:r w:rsidRPr="0047193E">
                <w:rPr>
                  <w:rFonts w:cs="Tahoma"/>
                  <w:sz w:val="24"/>
                  <w:szCs w:val="24"/>
                </w:rPr>
                <w:t>ith</w:t>
              </w:r>
            </w:ins>
            <w:ins w:id="6585" w:author="Armando Ramirez" w:date="2022-02-10T20:27:00Z">
              <w:r>
                <w:rPr>
                  <w:rFonts w:cs="Tahoma"/>
                  <w:sz w:val="24"/>
                  <w:szCs w:val="24"/>
                </w:rPr>
                <w:t xml:space="preserve"> </w:t>
              </w:r>
            </w:ins>
            <w:ins w:id="6586" w:author="Armando Ramirez" w:date="2022-02-09T15:49:00Z">
              <w:r w:rsidRPr="0047193E">
                <w:rPr>
                  <w:rFonts w:cs="Tahoma"/>
                  <w:sz w:val="24"/>
                  <w:szCs w:val="24"/>
                </w:rPr>
                <w:t>CFVCS</w:t>
              </w:r>
            </w:ins>
          </w:p>
        </w:tc>
        <w:tc>
          <w:tcPr>
            <w:tcW w:w="2482" w:type="dxa"/>
          </w:tcPr>
          <w:p w14:paraId="16757BDB" w14:textId="1C83C181" w:rsidR="00D03CC1" w:rsidRPr="0047193E" w:rsidRDefault="00D03CC1" w:rsidP="00D03CC1">
            <w:pPr>
              <w:spacing w:after="0"/>
              <w:rPr>
                <w:ins w:id="6587" w:author="Armando Ramirez" w:date="2022-02-09T15:48:00Z"/>
                <w:rFonts w:cs="Tahoma"/>
                <w:sz w:val="24"/>
                <w:szCs w:val="24"/>
              </w:rPr>
            </w:pPr>
            <w:ins w:id="6588" w:author="Armando Ramirez" w:date="2022-02-14T14:11:00Z">
              <w:r>
                <w:rPr>
                  <w:rFonts w:cs="Tahoma"/>
                  <w:sz w:val="24"/>
                </w:rPr>
                <w:t xml:space="preserve">See rules for </w:t>
              </w:r>
            </w:ins>
            <w:ins w:id="6589" w:author="Armando Ramirez" w:date="2022-02-14T14:34:00Z">
              <w:r w:rsidR="00783D74">
                <w:rPr>
                  <w:rFonts w:cs="Tahoma"/>
                  <w:sz w:val="24"/>
                </w:rPr>
                <w:t xml:space="preserve">the </w:t>
              </w:r>
            </w:ins>
            <w:ins w:id="6590" w:author="Armando Ramirez" w:date="2022-02-14T14:11:00Z">
              <w:r>
                <w:rPr>
                  <w:rFonts w:cs="Tahoma"/>
                  <w:sz w:val="24"/>
                </w:rPr>
                <w:t>MCH-22a.</w:t>
              </w:r>
            </w:ins>
          </w:p>
        </w:tc>
      </w:tr>
      <w:tr w:rsidR="00790AEF" w:rsidRPr="0024633A" w14:paraId="695F35B0" w14:textId="77777777" w:rsidTr="001F1927">
        <w:trPr>
          <w:trHeight w:val="288"/>
          <w:ins w:id="6591" w:author="Armando Ramirez" w:date="2022-02-09T15:48:00Z"/>
        </w:trPr>
        <w:tc>
          <w:tcPr>
            <w:tcW w:w="2785" w:type="dxa"/>
          </w:tcPr>
          <w:p w14:paraId="1AFD303C" w14:textId="6FDB04E4" w:rsidR="00790AEF" w:rsidRPr="0047193E" w:rsidRDefault="00790AEF" w:rsidP="00790AEF">
            <w:pPr>
              <w:spacing w:after="0"/>
              <w:rPr>
                <w:ins w:id="6592" w:author="Armando Ramirez" w:date="2022-02-09T15:48:00Z"/>
                <w:rFonts w:cs="Tahoma"/>
                <w:sz w:val="24"/>
                <w:szCs w:val="24"/>
              </w:rPr>
            </w:pPr>
            <w:ins w:id="6593" w:author="Armando Ramirez" w:date="2022-02-09T15:51:00Z">
              <w:r w:rsidRPr="0047193E">
                <w:rPr>
                  <w:rFonts w:cs="Tahoma"/>
                  <w:sz w:val="24"/>
                  <w:szCs w:val="24"/>
                </w:rPr>
                <w:t>LMCI/LMCV-MCH-23a-H</w:t>
              </w:r>
            </w:ins>
          </w:p>
        </w:tc>
        <w:tc>
          <w:tcPr>
            <w:tcW w:w="2178" w:type="dxa"/>
          </w:tcPr>
          <w:p w14:paraId="7E303A4C" w14:textId="03F28C03" w:rsidR="00790AEF" w:rsidRPr="0047193E" w:rsidRDefault="00790AEF" w:rsidP="00790AEF">
            <w:pPr>
              <w:spacing w:after="0"/>
              <w:rPr>
                <w:ins w:id="6594" w:author="Armando Ramirez" w:date="2022-02-09T15:48:00Z"/>
                <w:rFonts w:cs="Tahoma"/>
                <w:sz w:val="24"/>
                <w:szCs w:val="24"/>
              </w:rPr>
            </w:pPr>
            <w:ins w:id="6595" w:author="Armando Ramirez" w:date="2022-02-14T10:02:00Z">
              <w:r w:rsidRPr="00023A7C">
                <w:rPr>
                  <w:rFonts w:cs="Tahoma"/>
                  <w:sz w:val="24"/>
                  <w:szCs w:val="24"/>
                </w:rPr>
                <w:t>Certificate of Installation/ Verification</w:t>
              </w:r>
            </w:ins>
          </w:p>
        </w:tc>
        <w:tc>
          <w:tcPr>
            <w:tcW w:w="2481" w:type="dxa"/>
          </w:tcPr>
          <w:p w14:paraId="1B3960E9" w14:textId="251B23F3" w:rsidR="00790AEF" w:rsidRPr="0047193E" w:rsidRDefault="00790AEF" w:rsidP="00790AEF">
            <w:pPr>
              <w:spacing w:after="0"/>
              <w:rPr>
                <w:ins w:id="6596" w:author="Armando Ramirez" w:date="2022-02-09T15:48:00Z"/>
                <w:rFonts w:cs="Tahoma"/>
                <w:sz w:val="24"/>
                <w:szCs w:val="24"/>
              </w:rPr>
            </w:pPr>
            <w:ins w:id="6597" w:author="Armando Ramirez" w:date="2022-02-09T15:51:00Z">
              <w:r w:rsidRPr="0047193E">
                <w:rPr>
                  <w:rFonts w:cs="Tahoma"/>
                  <w:sz w:val="24"/>
                  <w:szCs w:val="24"/>
                </w:rPr>
                <w:t>Airflow</w:t>
              </w:r>
            </w:ins>
            <w:ins w:id="6598" w:author="Armando Ramirez" w:date="2022-02-10T20:27:00Z">
              <w:r>
                <w:rPr>
                  <w:rFonts w:cs="Tahoma"/>
                  <w:sz w:val="24"/>
                  <w:szCs w:val="24"/>
                </w:rPr>
                <w:t xml:space="preserve"> </w:t>
              </w:r>
            </w:ins>
            <w:ins w:id="6599" w:author="Armando Ramirez" w:date="2022-02-09T15:51:00Z">
              <w:r w:rsidRPr="0047193E">
                <w:rPr>
                  <w:rFonts w:cs="Tahoma"/>
                  <w:sz w:val="24"/>
                  <w:szCs w:val="24"/>
                </w:rPr>
                <w:t>Rate-All</w:t>
              </w:r>
            </w:ins>
            <w:ins w:id="6600" w:author="Armando Ramirez" w:date="2022-02-10T20:27:00Z">
              <w:r>
                <w:rPr>
                  <w:rFonts w:cs="Tahoma"/>
                  <w:sz w:val="24"/>
                  <w:szCs w:val="24"/>
                </w:rPr>
                <w:t xml:space="preserve"> </w:t>
              </w:r>
            </w:ins>
            <w:ins w:id="6601" w:author="Armando Ramirez" w:date="2022-02-09T15:51:00Z">
              <w:r w:rsidRPr="0047193E">
                <w:rPr>
                  <w:rFonts w:cs="Tahoma"/>
                  <w:sz w:val="24"/>
                  <w:szCs w:val="24"/>
                </w:rPr>
                <w:t>Zones</w:t>
              </w:r>
            </w:ins>
            <w:ins w:id="6602" w:author="Armando Ramirez" w:date="2022-02-10T20:28:00Z">
              <w:r>
                <w:rPr>
                  <w:rFonts w:cs="Tahoma"/>
                  <w:sz w:val="24"/>
                  <w:szCs w:val="24"/>
                </w:rPr>
                <w:t xml:space="preserve"> </w:t>
              </w:r>
            </w:ins>
            <w:ins w:id="6603" w:author="Armando Ramirez" w:date="2022-02-09T15:51:00Z">
              <w:r w:rsidRPr="0047193E">
                <w:rPr>
                  <w:rFonts w:cs="Tahoma"/>
                  <w:sz w:val="24"/>
                  <w:szCs w:val="24"/>
                </w:rPr>
                <w:t>Calling</w:t>
              </w:r>
            </w:ins>
            <w:ins w:id="6604" w:author="Armando Ramirez" w:date="2022-02-10T20:28:00Z">
              <w:r>
                <w:rPr>
                  <w:rFonts w:cs="Tahoma"/>
                  <w:sz w:val="24"/>
                  <w:szCs w:val="24"/>
                </w:rPr>
                <w:t xml:space="preserve"> </w:t>
              </w:r>
            </w:ins>
            <w:ins w:id="6605" w:author="Armando Ramirez" w:date="2022-02-09T15:51:00Z">
              <w:r w:rsidRPr="0047193E">
                <w:rPr>
                  <w:rFonts w:cs="Tahoma"/>
                  <w:sz w:val="24"/>
                  <w:szCs w:val="24"/>
                </w:rPr>
                <w:t>Only</w:t>
              </w:r>
            </w:ins>
          </w:p>
        </w:tc>
        <w:tc>
          <w:tcPr>
            <w:tcW w:w="2482" w:type="dxa"/>
          </w:tcPr>
          <w:p w14:paraId="03478252" w14:textId="5BB66CD7" w:rsidR="00790AEF" w:rsidRPr="0047193E" w:rsidRDefault="00790AEF" w:rsidP="00790AEF">
            <w:pPr>
              <w:spacing w:after="0"/>
              <w:rPr>
                <w:ins w:id="6606" w:author="Armando Ramirez" w:date="2022-02-09T15:48:00Z"/>
                <w:rFonts w:cs="Tahoma"/>
                <w:sz w:val="24"/>
                <w:szCs w:val="24"/>
              </w:rPr>
            </w:pPr>
            <w:ins w:id="6607" w:author="Armando Ramirez" w:date="2022-02-14T14:12:00Z">
              <w:r w:rsidRPr="0024633A">
                <w:rPr>
                  <w:rFonts w:cs="Tahoma"/>
                  <w:b/>
                  <w:bCs/>
                  <w:sz w:val="24"/>
                </w:rPr>
                <w:t>Airflow Rate Feature</w:t>
              </w:r>
              <w:r w:rsidRPr="0024633A">
                <w:rPr>
                  <w:rFonts w:cs="Tahoma"/>
                  <w:sz w:val="24"/>
                </w:rPr>
                <w:br/>
              </w:r>
              <w:r w:rsidRPr="0024633A">
                <w:rPr>
                  <w:rFonts w:cs="Tahoma"/>
                  <w:sz w:val="24"/>
                </w:rPr>
                <w:br/>
                <w:t xml:space="preserve">When the MCH-01 indicates requirement for MCH-23 for HERS verification for system airflow rate in the dwelling, </w:t>
              </w:r>
              <w:r w:rsidRPr="0024633A">
                <w:rPr>
                  <w:rFonts w:cs="Tahoma"/>
                  <w:sz w:val="24"/>
                </w:rPr>
                <w:lastRenderedPageBreak/>
                <w:t>qualification for inclusion in a sample group may be demonstrated using any one of the applicable variants (a, b, c, e, f),</w:t>
              </w:r>
              <w:r w:rsidRPr="0024633A">
                <w:rPr>
                  <w:rFonts w:cs="Tahoma"/>
                  <w:bCs/>
                  <w:sz w:val="24"/>
                </w:rPr>
                <w:t xml:space="preserve"> or by use of </w:t>
              </w:r>
              <w:proofErr w:type="gramStart"/>
              <w:r w:rsidRPr="0024633A">
                <w:rPr>
                  <w:rFonts w:cs="Tahoma"/>
                  <w:bCs/>
                  <w:sz w:val="24"/>
                </w:rPr>
                <w:t>a</w:t>
              </w:r>
              <w:proofErr w:type="gramEnd"/>
              <w:r w:rsidRPr="0024633A">
                <w:rPr>
                  <w:rFonts w:cs="Tahoma"/>
                  <w:bCs/>
                  <w:sz w:val="24"/>
                </w:rPr>
                <w:t xml:space="preserve"> MCH-28 </w:t>
              </w:r>
              <w:r w:rsidRPr="0024633A">
                <w:rPr>
                  <w:rFonts w:cs="Tahoma"/>
                  <w:sz w:val="24"/>
                </w:rPr>
                <w:t>when indicated on the MCH-01. The same MCH-23 variant does not need to be used in all dwellings in a sample group, thus any combination of MCH-23 variants or MCH-28 alternatives can be used to qualify to be in the same sample group for the airflow rate verification feature.</w:t>
              </w:r>
              <w:r w:rsidRPr="0024633A">
                <w:rPr>
                  <w:rFonts w:cs="Tahoma"/>
                  <w:sz w:val="24"/>
                </w:rPr>
                <w:br/>
              </w:r>
            </w:ins>
          </w:p>
        </w:tc>
      </w:tr>
      <w:tr w:rsidR="00790AEF" w:rsidRPr="0024633A" w14:paraId="5503D34D" w14:textId="77777777" w:rsidTr="001F1927">
        <w:trPr>
          <w:trHeight w:val="288"/>
          <w:ins w:id="6608" w:author="Armando Ramirez" w:date="2022-02-09T15:48:00Z"/>
        </w:trPr>
        <w:tc>
          <w:tcPr>
            <w:tcW w:w="2785" w:type="dxa"/>
          </w:tcPr>
          <w:p w14:paraId="14DABD71" w14:textId="40578122" w:rsidR="00790AEF" w:rsidRPr="0047193E" w:rsidRDefault="00790AEF" w:rsidP="00790AEF">
            <w:pPr>
              <w:spacing w:after="0"/>
              <w:rPr>
                <w:ins w:id="6609" w:author="Armando Ramirez" w:date="2022-02-09T15:48:00Z"/>
                <w:rFonts w:cs="Tahoma"/>
                <w:sz w:val="24"/>
                <w:szCs w:val="24"/>
              </w:rPr>
            </w:pPr>
            <w:ins w:id="6610" w:author="Armando Ramirez" w:date="2022-02-09T15:51:00Z">
              <w:r w:rsidRPr="0047193E">
                <w:rPr>
                  <w:rFonts w:cs="Tahoma"/>
                  <w:sz w:val="24"/>
                  <w:szCs w:val="24"/>
                </w:rPr>
                <w:lastRenderedPageBreak/>
                <w:t>LMCI/LMCV-MCH-23b-H</w:t>
              </w:r>
            </w:ins>
          </w:p>
        </w:tc>
        <w:tc>
          <w:tcPr>
            <w:tcW w:w="2178" w:type="dxa"/>
          </w:tcPr>
          <w:p w14:paraId="26A247DB" w14:textId="0AF2020B" w:rsidR="00790AEF" w:rsidRPr="0047193E" w:rsidRDefault="00790AEF" w:rsidP="00790AEF">
            <w:pPr>
              <w:spacing w:after="0"/>
              <w:rPr>
                <w:ins w:id="6611" w:author="Armando Ramirez" w:date="2022-02-09T15:48:00Z"/>
                <w:rFonts w:cs="Tahoma"/>
                <w:sz w:val="24"/>
                <w:szCs w:val="24"/>
              </w:rPr>
            </w:pPr>
            <w:ins w:id="6612" w:author="Armando Ramirez" w:date="2022-02-14T10:02:00Z">
              <w:r w:rsidRPr="00023A7C">
                <w:rPr>
                  <w:rFonts w:cs="Tahoma"/>
                  <w:sz w:val="24"/>
                  <w:szCs w:val="24"/>
                </w:rPr>
                <w:t>Certificate of Installation/ Verification</w:t>
              </w:r>
            </w:ins>
          </w:p>
        </w:tc>
        <w:tc>
          <w:tcPr>
            <w:tcW w:w="2481" w:type="dxa"/>
          </w:tcPr>
          <w:p w14:paraId="3AAB720D" w14:textId="57144214" w:rsidR="00790AEF" w:rsidRPr="0047193E" w:rsidRDefault="00790AEF" w:rsidP="00790AEF">
            <w:pPr>
              <w:spacing w:after="0"/>
              <w:rPr>
                <w:ins w:id="6613" w:author="Armando Ramirez" w:date="2022-02-09T15:48:00Z"/>
                <w:rFonts w:cs="Tahoma"/>
                <w:sz w:val="24"/>
                <w:szCs w:val="24"/>
              </w:rPr>
            </w:pPr>
            <w:ins w:id="6614" w:author="Armando Ramirez" w:date="2022-02-09T15:51:00Z">
              <w:r w:rsidRPr="0047193E">
                <w:rPr>
                  <w:rFonts w:cs="Tahoma"/>
                  <w:sz w:val="24"/>
                  <w:szCs w:val="24"/>
                </w:rPr>
                <w:t>Airflow</w:t>
              </w:r>
            </w:ins>
            <w:ins w:id="6615" w:author="Armando Ramirez" w:date="2022-02-10T20:28:00Z">
              <w:r>
                <w:rPr>
                  <w:rFonts w:cs="Tahoma"/>
                  <w:sz w:val="24"/>
                  <w:szCs w:val="24"/>
                </w:rPr>
                <w:t xml:space="preserve"> </w:t>
              </w:r>
            </w:ins>
            <w:ins w:id="6616" w:author="Armando Ramirez" w:date="2022-02-09T15:51:00Z">
              <w:r w:rsidRPr="0047193E">
                <w:rPr>
                  <w:rFonts w:cs="Tahoma"/>
                  <w:sz w:val="24"/>
                  <w:szCs w:val="24"/>
                </w:rPr>
                <w:t>Rate-Every</w:t>
              </w:r>
            </w:ins>
            <w:ins w:id="6617" w:author="Armando Ramirez" w:date="2022-02-10T20:28:00Z">
              <w:r>
                <w:rPr>
                  <w:rFonts w:cs="Tahoma"/>
                  <w:sz w:val="24"/>
                  <w:szCs w:val="24"/>
                </w:rPr>
                <w:t xml:space="preserve"> </w:t>
              </w:r>
            </w:ins>
            <w:ins w:id="6618" w:author="Armando Ramirez" w:date="2022-02-09T15:51:00Z">
              <w:r w:rsidRPr="0047193E">
                <w:rPr>
                  <w:rFonts w:cs="Tahoma"/>
                  <w:sz w:val="24"/>
                  <w:szCs w:val="24"/>
                </w:rPr>
                <w:t>Zonal</w:t>
              </w:r>
            </w:ins>
            <w:ins w:id="6619" w:author="Armando Ramirez" w:date="2022-02-10T20:28:00Z">
              <w:r>
                <w:rPr>
                  <w:rFonts w:cs="Tahoma"/>
                  <w:sz w:val="24"/>
                  <w:szCs w:val="24"/>
                </w:rPr>
                <w:t xml:space="preserve"> </w:t>
              </w:r>
            </w:ins>
            <w:ins w:id="6620" w:author="Armando Ramirez" w:date="2022-02-09T15:51:00Z">
              <w:r w:rsidRPr="0047193E">
                <w:rPr>
                  <w:rFonts w:cs="Tahoma"/>
                  <w:sz w:val="24"/>
                  <w:szCs w:val="24"/>
                </w:rPr>
                <w:t>Control</w:t>
              </w:r>
            </w:ins>
            <w:ins w:id="6621" w:author="Armando Ramirez" w:date="2022-02-10T20:28:00Z">
              <w:r>
                <w:rPr>
                  <w:rFonts w:cs="Tahoma"/>
                  <w:sz w:val="24"/>
                  <w:szCs w:val="24"/>
                </w:rPr>
                <w:t xml:space="preserve"> </w:t>
              </w:r>
            </w:ins>
            <w:ins w:id="6622" w:author="Armando Ramirez" w:date="2022-02-09T15:51:00Z">
              <w:r w:rsidRPr="0047193E">
                <w:rPr>
                  <w:rFonts w:cs="Tahoma"/>
                  <w:sz w:val="24"/>
                  <w:szCs w:val="24"/>
                </w:rPr>
                <w:t>Mode</w:t>
              </w:r>
            </w:ins>
          </w:p>
        </w:tc>
        <w:tc>
          <w:tcPr>
            <w:tcW w:w="2482" w:type="dxa"/>
          </w:tcPr>
          <w:p w14:paraId="5E43403A" w14:textId="0CB65F81" w:rsidR="00790AEF" w:rsidRPr="0047193E" w:rsidRDefault="00790AEF" w:rsidP="00790AEF">
            <w:pPr>
              <w:spacing w:after="0"/>
              <w:rPr>
                <w:ins w:id="6623" w:author="Armando Ramirez" w:date="2022-02-09T15:48:00Z"/>
                <w:rFonts w:cs="Tahoma"/>
                <w:sz w:val="24"/>
                <w:szCs w:val="24"/>
              </w:rPr>
            </w:pPr>
            <w:ins w:id="6624" w:author="Armando Ramirez" w:date="2022-02-14T14:13:00Z">
              <w:r>
                <w:rPr>
                  <w:rFonts w:cs="Tahoma"/>
                  <w:sz w:val="24"/>
                </w:rPr>
                <w:t xml:space="preserve">See rules for </w:t>
              </w:r>
            </w:ins>
            <w:ins w:id="6625" w:author="Armando Ramirez" w:date="2022-02-14T14:34:00Z">
              <w:r w:rsidR="00345BCA">
                <w:rPr>
                  <w:rFonts w:cs="Tahoma"/>
                  <w:sz w:val="24"/>
                </w:rPr>
                <w:t xml:space="preserve">the </w:t>
              </w:r>
            </w:ins>
            <w:ins w:id="6626" w:author="Armando Ramirez" w:date="2022-02-14T14:13:00Z">
              <w:r>
                <w:rPr>
                  <w:rFonts w:cs="Tahoma"/>
                  <w:sz w:val="24"/>
                </w:rPr>
                <w:t>MCH-23a.</w:t>
              </w:r>
            </w:ins>
          </w:p>
        </w:tc>
      </w:tr>
      <w:tr w:rsidR="00790AEF" w:rsidRPr="0024633A" w14:paraId="28168D8B" w14:textId="77777777" w:rsidTr="001F1927">
        <w:trPr>
          <w:trHeight w:val="288"/>
          <w:ins w:id="6627" w:author="Armando Ramirez" w:date="2022-02-09T15:48:00Z"/>
        </w:trPr>
        <w:tc>
          <w:tcPr>
            <w:tcW w:w="2785" w:type="dxa"/>
          </w:tcPr>
          <w:p w14:paraId="2349803A" w14:textId="7801DB2D" w:rsidR="00790AEF" w:rsidRPr="0047193E" w:rsidRDefault="00790AEF" w:rsidP="00790AEF">
            <w:pPr>
              <w:spacing w:after="0"/>
              <w:rPr>
                <w:ins w:id="6628" w:author="Armando Ramirez" w:date="2022-02-09T15:48:00Z"/>
                <w:rFonts w:cs="Tahoma"/>
                <w:sz w:val="24"/>
                <w:szCs w:val="24"/>
              </w:rPr>
            </w:pPr>
            <w:ins w:id="6629" w:author="Armando Ramirez" w:date="2022-02-09T15:51:00Z">
              <w:r w:rsidRPr="0047193E">
                <w:rPr>
                  <w:rFonts w:cs="Tahoma"/>
                  <w:sz w:val="24"/>
                  <w:szCs w:val="24"/>
                </w:rPr>
                <w:t>LMCI/LMCV-MCH-23c-H</w:t>
              </w:r>
            </w:ins>
          </w:p>
        </w:tc>
        <w:tc>
          <w:tcPr>
            <w:tcW w:w="2178" w:type="dxa"/>
          </w:tcPr>
          <w:p w14:paraId="55C8FA6D" w14:textId="01452742" w:rsidR="00790AEF" w:rsidRPr="0047193E" w:rsidRDefault="00790AEF" w:rsidP="00790AEF">
            <w:pPr>
              <w:spacing w:after="0"/>
              <w:rPr>
                <w:ins w:id="6630" w:author="Armando Ramirez" w:date="2022-02-09T15:48:00Z"/>
                <w:rFonts w:cs="Tahoma"/>
                <w:sz w:val="24"/>
                <w:szCs w:val="24"/>
              </w:rPr>
            </w:pPr>
            <w:ins w:id="6631" w:author="Armando Ramirez" w:date="2022-02-14T10:02:00Z">
              <w:r w:rsidRPr="00023A7C">
                <w:rPr>
                  <w:rFonts w:cs="Tahoma"/>
                  <w:sz w:val="24"/>
                  <w:szCs w:val="24"/>
                </w:rPr>
                <w:t>Certificate of Installation/ Verification</w:t>
              </w:r>
            </w:ins>
          </w:p>
        </w:tc>
        <w:tc>
          <w:tcPr>
            <w:tcW w:w="2481" w:type="dxa"/>
          </w:tcPr>
          <w:p w14:paraId="1A3BFAC5" w14:textId="027FBA88" w:rsidR="00790AEF" w:rsidRPr="0047193E" w:rsidRDefault="00790AEF" w:rsidP="00790AEF">
            <w:pPr>
              <w:spacing w:after="0"/>
              <w:rPr>
                <w:ins w:id="6632" w:author="Armando Ramirez" w:date="2022-02-09T15:48:00Z"/>
                <w:rFonts w:cs="Tahoma"/>
                <w:sz w:val="24"/>
                <w:szCs w:val="24"/>
              </w:rPr>
            </w:pPr>
            <w:ins w:id="6633" w:author="Armando Ramirez" w:date="2022-02-09T15:51:00Z">
              <w:r w:rsidRPr="0047193E">
                <w:rPr>
                  <w:rFonts w:cs="Tahoma"/>
                  <w:sz w:val="24"/>
                  <w:szCs w:val="24"/>
                </w:rPr>
                <w:t>Airflow</w:t>
              </w:r>
            </w:ins>
            <w:ins w:id="6634" w:author="Armando Ramirez" w:date="2022-02-10T20:28:00Z">
              <w:r>
                <w:rPr>
                  <w:rFonts w:cs="Tahoma"/>
                  <w:sz w:val="24"/>
                  <w:szCs w:val="24"/>
                </w:rPr>
                <w:t xml:space="preserve"> </w:t>
              </w:r>
            </w:ins>
            <w:ins w:id="6635" w:author="Armando Ramirez" w:date="2022-02-09T15:51:00Z">
              <w:r w:rsidRPr="0047193E">
                <w:rPr>
                  <w:rFonts w:cs="Tahoma"/>
                  <w:sz w:val="24"/>
                  <w:szCs w:val="24"/>
                </w:rPr>
                <w:t>Rate-Best</w:t>
              </w:r>
            </w:ins>
            <w:ins w:id="6636" w:author="Armando Ramirez" w:date="2022-02-10T20:28:00Z">
              <w:r>
                <w:rPr>
                  <w:rFonts w:cs="Tahoma"/>
                  <w:sz w:val="24"/>
                  <w:szCs w:val="24"/>
                </w:rPr>
                <w:t xml:space="preserve"> </w:t>
              </w:r>
            </w:ins>
            <w:ins w:id="6637" w:author="Armando Ramirez" w:date="2022-02-09T15:51:00Z">
              <w:r w:rsidRPr="0047193E">
                <w:rPr>
                  <w:rFonts w:cs="Tahoma"/>
                  <w:sz w:val="24"/>
                  <w:szCs w:val="24"/>
                </w:rPr>
                <w:t>That</w:t>
              </w:r>
            </w:ins>
            <w:ins w:id="6638" w:author="Armando Ramirez" w:date="2022-02-10T20:28:00Z">
              <w:r>
                <w:rPr>
                  <w:rFonts w:cs="Tahoma"/>
                  <w:sz w:val="24"/>
                  <w:szCs w:val="24"/>
                </w:rPr>
                <w:t xml:space="preserve"> </w:t>
              </w:r>
            </w:ins>
            <w:ins w:id="6639" w:author="Armando Ramirez" w:date="2022-02-09T15:51:00Z">
              <w:r w:rsidRPr="0047193E">
                <w:rPr>
                  <w:rFonts w:cs="Tahoma"/>
                  <w:sz w:val="24"/>
                  <w:szCs w:val="24"/>
                </w:rPr>
                <w:t>I</w:t>
              </w:r>
            </w:ins>
            <w:ins w:id="6640" w:author="Armando Ramirez" w:date="2022-02-10T20:28:00Z">
              <w:r>
                <w:rPr>
                  <w:rFonts w:cs="Tahoma"/>
                  <w:sz w:val="24"/>
                  <w:szCs w:val="24"/>
                </w:rPr>
                <w:t xml:space="preserve"> </w:t>
              </w:r>
            </w:ins>
            <w:ins w:id="6641" w:author="Armando Ramirez" w:date="2022-02-09T15:51:00Z">
              <w:del w:id="6642" w:author="Armando Ramirez" w:date="2022-02-10T20:28:00Z">
                <w:r w:rsidRPr="0047193E" w:rsidDel="00477E0C">
                  <w:rPr>
                    <w:rFonts w:cs="Tahoma"/>
                    <w:sz w:val="24"/>
                    <w:szCs w:val="24"/>
                  </w:rPr>
                  <w:delText>c</w:delText>
                </w:r>
              </w:del>
            </w:ins>
            <w:ins w:id="6643" w:author="Armando Ramirez" w:date="2022-02-10T20:28:00Z">
              <w:r>
                <w:rPr>
                  <w:rFonts w:cs="Tahoma"/>
                  <w:sz w:val="24"/>
                  <w:szCs w:val="24"/>
                </w:rPr>
                <w:t>C</w:t>
              </w:r>
            </w:ins>
            <w:ins w:id="6644" w:author="Armando Ramirez" w:date="2022-02-09T15:51:00Z">
              <w:r w:rsidRPr="0047193E">
                <w:rPr>
                  <w:rFonts w:cs="Tahoma"/>
                  <w:sz w:val="24"/>
                  <w:szCs w:val="24"/>
                </w:rPr>
                <w:t>an</w:t>
              </w:r>
            </w:ins>
            <w:ins w:id="6645" w:author="Armando Ramirez" w:date="2022-02-10T20:28:00Z">
              <w:r>
                <w:rPr>
                  <w:rFonts w:cs="Tahoma"/>
                  <w:sz w:val="24"/>
                  <w:szCs w:val="24"/>
                </w:rPr>
                <w:t xml:space="preserve"> </w:t>
              </w:r>
            </w:ins>
            <w:ins w:id="6646" w:author="Armando Ramirez" w:date="2022-02-09T15:51:00Z">
              <w:r w:rsidRPr="0047193E">
                <w:rPr>
                  <w:rFonts w:cs="Tahoma"/>
                  <w:sz w:val="24"/>
                  <w:szCs w:val="24"/>
                </w:rPr>
                <w:t>Do</w:t>
              </w:r>
            </w:ins>
          </w:p>
        </w:tc>
        <w:tc>
          <w:tcPr>
            <w:tcW w:w="2482" w:type="dxa"/>
          </w:tcPr>
          <w:p w14:paraId="22DA3503" w14:textId="6207BB99" w:rsidR="00790AEF" w:rsidRDefault="00790AEF" w:rsidP="00790AEF">
            <w:pPr>
              <w:keepNext/>
              <w:spacing w:after="0"/>
              <w:rPr>
                <w:ins w:id="6647" w:author="Armando Ramirez" w:date="2022-02-14T14:13:00Z"/>
                <w:rFonts w:cs="Tahoma"/>
                <w:sz w:val="24"/>
              </w:rPr>
            </w:pPr>
            <w:ins w:id="6648" w:author="Armando Ramirez" w:date="2022-02-14T14:13:00Z">
              <w:r>
                <w:rPr>
                  <w:rFonts w:cs="Tahoma"/>
                  <w:sz w:val="24"/>
                </w:rPr>
                <w:t xml:space="preserve">See rules for </w:t>
              </w:r>
            </w:ins>
            <w:ins w:id="6649" w:author="Armando Ramirez" w:date="2022-02-14T14:34:00Z">
              <w:r w:rsidR="00345BCA">
                <w:rPr>
                  <w:rFonts w:cs="Tahoma"/>
                  <w:sz w:val="24"/>
                </w:rPr>
                <w:t xml:space="preserve">the </w:t>
              </w:r>
            </w:ins>
            <w:ins w:id="6650" w:author="Armando Ramirez" w:date="2022-02-14T14:13:00Z">
              <w:r>
                <w:rPr>
                  <w:rFonts w:cs="Tahoma"/>
                  <w:sz w:val="24"/>
                </w:rPr>
                <w:t>MCH-23a.</w:t>
              </w:r>
            </w:ins>
          </w:p>
          <w:p w14:paraId="28308743" w14:textId="77777777" w:rsidR="00790AEF" w:rsidRDefault="00790AEF" w:rsidP="00790AEF">
            <w:pPr>
              <w:keepNext/>
              <w:spacing w:after="0"/>
              <w:rPr>
                <w:ins w:id="6651" w:author="Armando Ramirez" w:date="2022-02-14T14:13:00Z"/>
                <w:rFonts w:cs="Tahoma"/>
                <w:sz w:val="24"/>
              </w:rPr>
            </w:pPr>
          </w:p>
          <w:p w14:paraId="0A1022DF" w14:textId="68C1E0A4" w:rsidR="00790AEF" w:rsidRPr="0047193E" w:rsidRDefault="00790AEF" w:rsidP="00790AEF">
            <w:pPr>
              <w:spacing w:after="0"/>
              <w:rPr>
                <w:ins w:id="6652" w:author="Armando Ramirez" w:date="2022-02-09T15:48:00Z"/>
                <w:rFonts w:cs="Tahoma"/>
                <w:sz w:val="24"/>
                <w:szCs w:val="24"/>
              </w:rPr>
            </w:pPr>
            <w:ins w:id="6653" w:author="Armando Ramirez" w:date="2022-02-14T14:13:00Z">
              <w:r>
                <w:rPr>
                  <w:rFonts w:cs="Tahoma"/>
                  <w:sz w:val="24"/>
                </w:rPr>
                <w:t>Additionally, w</w:t>
              </w:r>
              <w:r w:rsidRPr="0024633A">
                <w:rPr>
                  <w:rFonts w:cs="Tahoma"/>
                  <w:sz w:val="24"/>
                </w:rPr>
                <w:t xml:space="preserve">hen MCH-23c is used for compliance, the MCH-23-documented dwelling shall be </w:t>
              </w:r>
              <w:r w:rsidRPr="0024633A">
                <w:rPr>
                  <w:rFonts w:cs="Tahoma"/>
                  <w:sz w:val="24"/>
                </w:rPr>
                <w:lastRenderedPageBreak/>
                <w:t>verified by a HERS Rater (cannot comply as "not tested" dwelling in a sample group), additionally the MCH-23c-documented dwelling cannot be used to represent the "tested" dwelling for airflow rate compliance for the sample group.</w:t>
              </w:r>
              <w:r>
                <w:rPr>
                  <w:rFonts w:cs="Tahoma"/>
                  <w:sz w:val="24"/>
                </w:rPr>
                <w:br/>
              </w:r>
            </w:ins>
          </w:p>
        </w:tc>
      </w:tr>
      <w:tr w:rsidR="00790AEF" w:rsidRPr="0024633A" w14:paraId="2404478E" w14:textId="77777777" w:rsidTr="001F1927">
        <w:trPr>
          <w:trHeight w:val="288"/>
          <w:ins w:id="6654" w:author="Armando Ramirez" w:date="2022-02-09T15:48:00Z"/>
        </w:trPr>
        <w:tc>
          <w:tcPr>
            <w:tcW w:w="2785" w:type="dxa"/>
          </w:tcPr>
          <w:p w14:paraId="464BEFA8" w14:textId="7A4247C7" w:rsidR="00790AEF" w:rsidRPr="0047193E" w:rsidRDefault="00790AEF" w:rsidP="00790AEF">
            <w:pPr>
              <w:spacing w:after="0"/>
              <w:rPr>
                <w:ins w:id="6655" w:author="Armando Ramirez" w:date="2022-02-09T15:48:00Z"/>
                <w:rFonts w:cs="Tahoma"/>
                <w:sz w:val="24"/>
                <w:szCs w:val="24"/>
              </w:rPr>
            </w:pPr>
            <w:ins w:id="6656" w:author="Armando Ramirez" w:date="2022-02-09T15:51:00Z">
              <w:r w:rsidRPr="0047193E">
                <w:rPr>
                  <w:rFonts w:cs="Tahoma"/>
                  <w:sz w:val="24"/>
                  <w:szCs w:val="24"/>
                </w:rPr>
                <w:lastRenderedPageBreak/>
                <w:t>LMCI/LMCV-MCH-23d-H</w:t>
              </w:r>
            </w:ins>
          </w:p>
        </w:tc>
        <w:tc>
          <w:tcPr>
            <w:tcW w:w="2178" w:type="dxa"/>
          </w:tcPr>
          <w:p w14:paraId="6A35CF01" w14:textId="54FFB87C" w:rsidR="00790AEF" w:rsidRPr="0047193E" w:rsidRDefault="00790AEF" w:rsidP="00790AEF">
            <w:pPr>
              <w:spacing w:after="0"/>
              <w:rPr>
                <w:ins w:id="6657" w:author="Armando Ramirez" w:date="2022-02-09T15:48:00Z"/>
                <w:rFonts w:cs="Tahoma"/>
                <w:sz w:val="24"/>
                <w:szCs w:val="24"/>
              </w:rPr>
            </w:pPr>
            <w:ins w:id="6658" w:author="Armando Ramirez" w:date="2022-02-14T10:02:00Z">
              <w:r w:rsidRPr="00023A7C">
                <w:rPr>
                  <w:rFonts w:cs="Tahoma"/>
                  <w:sz w:val="24"/>
                  <w:szCs w:val="24"/>
                </w:rPr>
                <w:t>Certificate of Installation/ Verification</w:t>
              </w:r>
            </w:ins>
          </w:p>
        </w:tc>
        <w:tc>
          <w:tcPr>
            <w:tcW w:w="2481" w:type="dxa"/>
          </w:tcPr>
          <w:p w14:paraId="2D534470" w14:textId="605609EA" w:rsidR="00790AEF" w:rsidRPr="0047193E" w:rsidRDefault="00790AEF" w:rsidP="00790AEF">
            <w:pPr>
              <w:spacing w:after="0"/>
              <w:rPr>
                <w:ins w:id="6659" w:author="Armando Ramirez" w:date="2022-02-09T15:48:00Z"/>
                <w:rFonts w:cs="Tahoma"/>
                <w:sz w:val="24"/>
                <w:szCs w:val="24"/>
              </w:rPr>
            </w:pPr>
            <w:ins w:id="6660" w:author="Armando Ramirez" w:date="2022-02-09T15:51:00Z">
              <w:r w:rsidRPr="0047193E">
                <w:rPr>
                  <w:rFonts w:cs="Tahoma"/>
                  <w:sz w:val="24"/>
                  <w:szCs w:val="24"/>
                </w:rPr>
                <w:t>Airflow</w:t>
              </w:r>
            </w:ins>
            <w:ins w:id="6661" w:author="Armando Ramirez" w:date="2022-02-10T20:28:00Z">
              <w:r>
                <w:rPr>
                  <w:rFonts w:cs="Tahoma"/>
                  <w:sz w:val="24"/>
                  <w:szCs w:val="24"/>
                </w:rPr>
                <w:t xml:space="preserve"> </w:t>
              </w:r>
            </w:ins>
            <w:ins w:id="6662" w:author="Armando Ramirez" w:date="2022-02-09T15:51:00Z">
              <w:r w:rsidRPr="0047193E">
                <w:rPr>
                  <w:rFonts w:cs="Tahoma"/>
                  <w:sz w:val="24"/>
                  <w:szCs w:val="24"/>
                </w:rPr>
                <w:t>Rate-Measurement</w:t>
              </w:r>
            </w:ins>
            <w:ins w:id="6663" w:author="Armando Ramirez" w:date="2022-02-10T20:28:00Z">
              <w:r>
                <w:rPr>
                  <w:rFonts w:cs="Tahoma"/>
                  <w:sz w:val="24"/>
                  <w:szCs w:val="24"/>
                </w:rPr>
                <w:t xml:space="preserve"> </w:t>
              </w:r>
            </w:ins>
            <w:ins w:id="6664" w:author="Armando Ramirez" w:date="2022-02-09T15:51:00Z">
              <w:r w:rsidRPr="0047193E">
                <w:rPr>
                  <w:rFonts w:cs="Tahoma"/>
                  <w:sz w:val="24"/>
                  <w:szCs w:val="24"/>
                </w:rPr>
                <w:t>Only-All</w:t>
              </w:r>
            </w:ins>
            <w:ins w:id="6665" w:author="Armando Ramirez" w:date="2022-02-10T20:28:00Z">
              <w:r>
                <w:rPr>
                  <w:rFonts w:cs="Tahoma"/>
                  <w:sz w:val="24"/>
                  <w:szCs w:val="24"/>
                </w:rPr>
                <w:t xml:space="preserve"> </w:t>
              </w:r>
            </w:ins>
            <w:ins w:id="6666" w:author="Armando Ramirez" w:date="2022-02-09T15:51:00Z">
              <w:r w:rsidRPr="0047193E">
                <w:rPr>
                  <w:rFonts w:cs="Tahoma"/>
                  <w:sz w:val="24"/>
                  <w:szCs w:val="24"/>
                </w:rPr>
                <w:t>Zones</w:t>
              </w:r>
            </w:ins>
            <w:ins w:id="6667" w:author="Armando Ramirez" w:date="2022-02-10T20:28:00Z">
              <w:r>
                <w:rPr>
                  <w:rFonts w:cs="Tahoma"/>
                  <w:sz w:val="24"/>
                  <w:szCs w:val="24"/>
                </w:rPr>
                <w:t xml:space="preserve"> </w:t>
              </w:r>
            </w:ins>
            <w:ins w:id="6668" w:author="Armando Ramirez" w:date="2022-02-09T15:51:00Z">
              <w:r w:rsidRPr="0047193E">
                <w:rPr>
                  <w:rFonts w:cs="Tahoma"/>
                  <w:sz w:val="24"/>
                  <w:szCs w:val="24"/>
                </w:rPr>
                <w:t>Calling</w:t>
              </w:r>
            </w:ins>
            <w:ins w:id="6669" w:author="Armando Ramirez" w:date="2022-02-10T20:28:00Z">
              <w:r>
                <w:rPr>
                  <w:rFonts w:cs="Tahoma"/>
                  <w:sz w:val="24"/>
                  <w:szCs w:val="24"/>
                </w:rPr>
                <w:t xml:space="preserve"> </w:t>
              </w:r>
            </w:ins>
            <w:ins w:id="6670" w:author="Armando Ramirez" w:date="2022-02-09T15:51:00Z">
              <w:r w:rsidRPr="0047193E">
                <w:rPr>
                  <w:rFonts w:cs="Tahoma"/>
                  <w:sz w:val="24"/>
                  <w:szCs w:val="24"/>
                </w:rPr>
                <w:t>Only</w:t>
              </w:r>
            </w:ins>
          </w:p>
        </w:tc>
        <w:tc>
          <w:tcPr>
            <w:tcW w:w="2482" w:type="dxa"/>
          </w:tcPr>
          <w:p w14:paraId="3884B91D" w14:textId="5DB4BFA3" w:rsidR="00790AEF" w:rsidRDefault="00790AEF" w:rsidP="00790AEF">
            <w:pPr>
              <w:keepNext/>
              <w:spacing w:after="0"/>
              <w:rPr>
                <w:ins w:id="6671" w:author="Armando Ramirez" w:date="2022-02-14T14:13:00Z"/>
                <w:rFonts w:cs="Tahoma"/>
                <w:sz w:val="24"/>
              </w:rPr>
            </w:pPr>
            <w:ins w:id="6672" w:author="Armando Ramirez" w:date="2022-02-14T14:13:00Z">
              <w:r>
                <w:rPr>
                  <w:rFonts w:cs="Tahoma"/>
                  <w:sz w:val="24"/>
                </w:rPr>
                <w:t xml:space="preserve">See rules for </w:t>
              </w:r>
            </w:ins>
            <w:ins w:id="6673" w:author="Armando Ramirez" w:date="2022-02-14T14:35:00Z">
              <w:r w:rsidR="00345BCA">
                <w:rPr>
                  <w:rFonts w:cs="Tahoma"/>
                  <w:sz w:val="24"/>
                </w:rPr>
                <w:t xml:space="preserve">the </w:t>
              </w:r>
            </w:ins>
            <w:ins w:id="6674" w:author="Armando Ramirez" w:date="2022-02-14T14:13:00Z">
              <w:r>
                <w:rPr>
                  <w:rFonts w:cs="Tahoma"/>
                  <w:sz w:val="24"/>
                </w:rPr>
                <w:t>MCH-23a.</w:t>
              </w:r>
            </w:ins>
          </w:p>
          <w:p w14:paraId="56BE6B32" w14:textId="77777777" w:rsidR="00790AEF" w:rsidRDefault="00790AEF" w:rsidP="00790AEF">
            <w:pPr>
              <w:keepNext/>
              <w:spacing w:after="0"/>
              <w:rPr>
                <w:ins w:id="6675" w:author="Armando Ramirez" w:date="2022-02-14T14:13:00Z"/>
                <w:rFonts w:cs="Tahoma"/>
                <w:sz w:val="24"/>
              </w:rPr>
            </w:pPr>
          </w:p>
          <w:p w14:paraId="6E7545D1" w14:textId="622338F3" w:rsidR="00790AEF" w:rsidRPr="0047193E" w:rsidRDefault="00790AEF" w:rsidP="00790AEF">
            <w:pPr>
              <w:spacing w:after="0"/>
              <w:rPr>
                <w:ins w:id="6676" w:author="Armando Ramirez" w:date="2022-02-09T15:48:00Z"/>
                <w:rFonts w:cs="Tahoma"/>
                <w:sz w:val="24"/>
                <w:szCs w:val="24"/>
              </w:rPr>
            </w:pPr>
            <w:ins w:id="6677" w:author="Armando Ramirez" w:date="2022-02-14T14:13:00Z">
              <w:r>
                <w:rPr>
                  <w:rFonts w:cs="Tahoma"/>
                  <w:sz w:val="24"/>
                </w:rPr>
                <w:t xml:space="preserve">Additionally, </w:t>
              </w:r>
              <w:proofErr w:type="gramStart"/>
              <w:r>
                <w:rPr>
                  <w:rFonts w:cs="Tahoma"/>
                  <w:sz w:val="24"/>
                </w:rPr>
                <w:t>a</w:t>
              </w:r>
              <w:proofErr w:type="gramEnd"/>
              <w:r w:rsidRPr="0024633A">
                <w:rPr>
                  <w:rFonts w:cs="Tahoma"/>
                  <w:sz w:val="24"/>
                </w:rPr>
                <w:t xml:space="preserve"> MCH-23d shall not be used for determining dwelling qualification for HERS Sample groups.</w:t>
              </w:r>
            </w:ins>
          </w:p>
        </w:tc>
      </w:tr>
      <w:tr w:rsidR="00790AEF" w:rsidRPr="0024633A" w14:paraId="3B208978" w14:textId="77777777" w:rsidTr="001F1927">
        <w:trPr>
          <w:trHeight w:val="288"/>
          <w:ins w:id="6678" w:author="Armando Ramirez" w:date="2022-02-09T15:48:00Z"/>
        </w:trPr>
        <w:tc>
          <w:tcPr>
            <w:tcW w:w="2785" w:type="dxa"/>
          </w:tcPr>
          <w:p w14:paraId="495C5D33" w14:textId="5BC89600" w:rsidR="00790AEF" w:rsidRPr="0047193E" w:rsidRDefault="00790AEF" w:rsidP="00790AEF">
            <w:pPr>
              <w:spacing w:after="0"/>
              <w:rPr>
                <w:ins w:id="6679" w:author="Armando Ramirez" w:date="2022-02-09T15:48:00Z"/>
                <w:rFonts w:cs="Tahoma"/>
                <w:sz w:val="24"/>
                <w:szCs w:val="24"/>
              </w:rPr>
            </w:pPr>
            <w:ins w:id="6680" w:author="Armando Ramirez" w:date="2022-02-09T15:51:00Z">
              <w:r w:rsidRPr="0047193E">
                <w:rPr>
                  <w:rFonts w:cs="Tahoma"/>
                  <w:sz w:val="24"/>
                  <w:szCs w:val="24"/>
                </w:rPr>
                <w:t>LMCI/LMCV-MCH-23e-H</w:t>
              </w:r>
            </w:ins>
          </w:p>
        </w:tc>
        <w:tc>
          <w:tcPr>
            <w:tcW w:w="2178" w:type="dxa"/>
          </w:tcPr>
          <w:p w14:paraId="77705693" w14:textId="71555F03" w:rsidR="00790AEF" w:rsidRPr="0047193E" w:rsidRDefault="00790AEF" w:rsidP="00790AEF">
            <w:pPr>
              <w:spacing w:after="0"/>
              <w:rPr>
                <w:ins w:id="6681" w:author="Armando Ramirez" w:date="2022-02-09T15:48:00Z"/>
                <w:rFonts w:cs="Tahoma"/>
                <w:sz w:val="24"/>
                <w:szCs w:val="24"/>
              </w:rPr>
            </w:pPr>
            <w:ins w:id="6682" w:author="Armando Ramirez" w:date="2022-02-14T10:02:00Z">
              <w:r w:rsidRPr="00023A7C">
                <w:rPr>
                  <w:rFonts w:cs="Tahoma"/>
                  <w:sz w:val="24"/>
                  <w:szCs w:val="24"/>
                </w:rPr>
                <w:t>Certificate of Installation/ Verification</w:t>
              </w:r>
            </w:ins>
          </w:p>
        </w:tc>
        <w:tc>
          <w:tcPr>
            <w:tcW w:w="2481" w:type="dxa"/>
          </w:tcPr>
          <w:p w14:paraId="2BB63892" w14:textId="6EC84635" w:rsidR="00790AEF" w:rsidRPr="0047193E" w:rsidRDefault="00790AEF" w:rsidP="00790AEF">
            <w:pPr>
              <w:spacing w:after="0"/>
              <w:rPr>
                <w:ins w:id="6683" w:author="Armando Ramirez" w:date="2022-02-09T15:48:00Z"/>
                <w:rFonts w:cs="Tahoma"/>
                <w:sz w:val="24"/>
                <w:szCs w:val="24"/>
              </w:rPr>
            </w:pPr>
            <w:ins w:id="6684" w:author="Armando Ramirez" w:date="2022-02-09T15:51:00Z">
              <w:r w:rsidRPr="0047193E">
                <w:rPr>
                  <w:rFonts w:cs="Tahoma"/>
                  <w:sz w:val="24"/>
                  <w:szCs w:val="24"/>
                </w:rPr>
                <w:t>Airflow</w:t>
              </w:r>
            </w:ins>
            <w:ins w:id="6685" w:author="Armando Ramirez" w:date="2022-02-10T20:28:00Z">
              <w:r>
                <w:rPr>
                  <w:rFonts w:cs="Tahoma"/>
                  <w:sz w:val="24"/>
                  <w:szCs w:val="24"/>
                </w:rPr>
                <w:t xml:space="preserve"> </w:t>
              </w:r>
            </w:ins>
            <w:ins w:id="6686" w:author="Armando Ramirez" w:date="2022-02-09T15:51:00Z">
              <w:r w:rsidRPr="0047193E">
                <w:rPr>
                  <w:rFonts w:cs="Tahoma"/>
                  <w:sz w:val="24"/>
                  <w:szCs w:val="24"/>
                </w:rPr>
                <w:t>Rate-All</w:t>
              </w:r>
            </w:ins>
            <w:ins w:id="6687" w:author="Armando Ramirez" w:date="2022-02-10T20:29:00Z">
              <w:r>
                <w:rPr>
                  <w:rFonts w:cs="Tahoma"/>
                  <w:sz w:val="24"/>
                  <w:szCs w:val="24"/>
                </w:rPr>
                <w:t xml:space="preserve"> </w:t>
              </w:r>
            </w:ins>
            <w:ins w:id="6688" w:author="Armando Ramirez" w:date="2022-02-09T15:51:00Z">
              <w:r w:rsidRPr="0047193E">
                <w:rPr>
                  <w:rFonts w:cs="Tahoma"/>
                  <w:sz w:val="24"/>
                  <w:szCs w:val="24"/>
                </w:rPr>
                <w:t>Zones</w:t>
              </w:r>
            </w:ins>
            <w:ins w:id="6689" w:author="Armando Ramirez" w:date="2022-02-10T20:29:00Z">
              <w:r>
                <w:rPr>
                  <w:rFonts w:cs="Tahoma"/>
                  <w:sz w:val="24"/>
                  <w:szCs w:val="24"/>
                </w:rPr>
                <w:t xml:space="preserve"> </w:t>
              </w:r>
            </w:ins>
            <w:ins w:id="6690" w:author="Armando Ramirez" w:date="2022-02-09T15:51:00Z">
              <w:r w:rsidRPr="0047193E">
                <w:rPr>
                  <w:rFonts w:cs="Tahoma"/>
                  <w:sz w:val="24"/>
                  <w:szCs w:val="24"/>
                </w:rPr>
                <w:t>Calling</w:t>
              </w:r>
            </w:ins>
            <w:ins w:id="6691" w:author="Armando Ramirez" w:date="2022-02-10T20:29:00Z">
              <w:r>
                <w:rPr>
                  <w:rFonts w:cs="Tahoma"/>
                  <w:sz w:val="24"/>
                  <w:szCs w:val="24"/>
                </w:rPr>
                <w:t xml:space="preserve"> </w:t>
              </w:r>
            </w:ins>
            <w:ins w:id="6692" w:author="Armando Ramirez" w:date="2022-02-09T15:51:00Z">
              <w:r w:rsidRPr="0047193E">
                <w:rPr>
                  <w:rFonts w:cs="Tahoma"/>
                  <w:sz w:val="24"/>
                  <w:szCs w:val="24"/>
                </w:rPr>
                <w:t>Only-</w:t>
              </w:r>
              <w:del w:id="6693" w:author="Armando Ramirez" w:date="2022-02-10T20:29:00Z">
                <w:r w:rsidRPr="0047193E" w:rsidDel="00477E0C">
                  <w:rPr>
                    <w:rFonts w:cs="Tahoma"/>
                    <w:sz w:val="24"/>
                    <w:szCs w:val="24"/>
                  </w:rPr>
                  <w:delText>W</w:delText>
                </w:r>
              </w:del>
            </w:ins>
            <w:ins w:id="6694" w:author="Armando Ramirez" w:date="2022-02-10T20:29:00Z">
              <w:r>
                <w:rPr>
                  <w:rFonts w:cs="Tahoma"/>
                  <w:sz w:val="24"/>
                  <w:szCs w:val="24"/>
                </w:rPr>
                <w:t>w</w:t>
              </w:r>
            </w:ins>
            <w:ins w:id="6695" w:author="Armando Ramirez" w:date="2022-02-09T15:51:00Z">
              <w:r w:rsidRPr="0047193E">
                <w:rPr>
                  <w:rFonts w:cs="Tahoma"/>
                  <w:sz w:val="24"/>
                  <w:szCs w:val="24"/>
                </w:rPr>
                <w:t>ith</w:t>
              </w:r>
            </w:ins>
            <w:ins w:id="6696" w:author="Armando Ramirez" w:date="2022-02-10T20:29:00Z">
              <w:r>
                <w:rPr>
                  <w:rFonts w:cs="Tahoma"/>
                  <w:sz w:val="24"/>
                  <w:szCs w:val="24"/>
                </w:rPr>
                <w:t xml:space="preserve"> </w:t>
              </w:r>
            </w:ins>
            <w:ins w:id="6697" w:author="Armando Ramirez" w:date="2022-02-09T15:51:00Z">
              <w:r w:rsidRPr="0047193E">
                <w:rPr>
                  <w:rFonts w:cs="Tahoma"/>
                  <w:sz w:val="24"/>
                  <w:szCs w:val="24"/>
                </w:rPr>
                <w:t>CFVCS</w:t>
              </w:r>
            </w:ins>
          </w:p>
        </w:tc>
        <w:tc>
          <w:tcPr>
            <w:tcW w:w="2482" w:type="dxa"/>
          </w:tcPr>
          <w:p w14:paraId="08A4F390" w14:textId="05A32425" w:rsidR="00790AEF" w:rsidRPr="0047193E" w:rsidRDefault="00790AEF" w:rsidP="00790AEF">
            <w:pPr>
              <w:spacing w:after="0"/>
              <w:rPr>
                <w:ins w:id="6698" w:author="Armando Ramirez" w:date="2022-02-09T15:48:00Z"/>
                <w:rFonts w:cs="Tahoma"/>
                <w:sz w:val="24"/>
                <w:szCs w:val="24"/>
              </w:rPr>
            </w:pPr>
            <w:ins w:id="6699" w:author="Armando Ramirez" w:date="2022-02-14T14:13:00Z">
              <w:r>
                <w:rPr>
                  <w:rFonts w:cs="Tahoma"/>
                  <w:sz w:val="24"/>
                </w:rPr>
                <w:t xml:space="preserve">See rules for </w:t>
              </w:r>
            </w:ins>
            <w:ins w:id="6700" w:author="Armando Ramirez" w:date="2022-02-14T14:34:00Z">
              <w:r w:rsidR="00783D74">
                <w:rPr>
                  <w:rFonts w:cs="Tahoma"/>
                  <w:sz w:val="24"/>
                </w:rPr>
                <w:t xml:space="preserve">the </w:t>
              </w:r>
            </w:ins>
            <w:ins w:id="6701" w:author="Armando Ramirez" w:date="2022-02-14T14:13:00Z">
              <w:r>
                <w:rPr>
                  <w:rFonts w:cs="Tahoma"/>
                  <w:sz w:val="24"/>
                </w:rPr>
                <w:t>MCH-23a.</w:t>
              </w:r>
            </w:ins>
          </w:p>
        </w:tc>
      </w:tr>
      <w:tr w:rsidR="00790AEF" w:rsidRPr="0024633A" w14:paraId="0FCB4D6B" w14:textId="77777777" w:rsidTr="001F1927">
        <w:trPr>
          <w:trHeight w:val="288"/>
          <w:ins w:id="6702" w:author="Armando Ramirez" w:date="2022-02-09T15:48:00Z"/>
        </w:trPr>
        <w:tc>
          <w:tcPr>
            <w:tcW w:w="2785" w:type="dxa"/>
          </w:tcPr>
          <w:p w14:paraId="12ED24A2" w14:textId="392F6FD1" w:rsidR="00790AEF" w:rsidRPr="0047193E" w:rsidRDefault="00790AEF" w:rsidP="00790AEF">
            <w:pPr>
              <w:spacing w:after="0"/>
              <w:rPr>
                <w:ins w:id="6703" w:author="Armando Ramirez" w:date="2022-02-09T15:48:00Z"/>
                <w:rFonts w:cs="Tahoma"/>
                <w:sz w:val="24"/>
                <w:szCs w:val="24"/>
              </w:rPr>
            </w:pPr>
            <w:ins w:id="6704" w:author="Armando Ramirez" w:date="2022-02-09T15:51:00Z">
              <w:r w:rsidRPr="0047193E">
                <w:rPr>
                  <w:rFonts w:cs="Tahoma"/>
                  <w:sz w:val="24"/>
                  <w:szCs w:val="24"/>
                </w:rPr>
                <w:t>LMCI/LMCV-MCH-23f-H</w:t>
              </w:r>
            </w:ins>
          </w:p>
        </w:tc>
        <w:tc>
          <w:tcPr>
            <w:tcW w:w="2178" w:type="dxa"/>
          </w:tcPr>
          <w:p w14:paraId="2EA31DEA" w14:textId="732AE5F4" w:rsidR="00790AEF" w:rsidRPr="0047193E" w:rsidRDefault="00790AEF" w:rsidP="00790AEF">
            <w:pPr>
              <w:spacing w:after="0"/>
              <w:rPr>
                <w:ins w:id="6705" w:author="Armando Ramirez" w:date="2022-02-09T15:48:00Z"/>
                <w:rFonts w:cs="Tahoma"/>
                <w:sz w:val="24"/>
                <w:szCs w:val="24"/>
              </w:rPr>
            </w:pPr>
            <w:ins w:id="6706" w:author="Armando Ramirez" w:date="2022-02-14T10:02:00Z">
              <w:r w:rsidRPr="00023A7C">
                <w:rPr>
                  <w:rFonts w:cs="Tahoma"/>
                  <w:sz w:val="24"/>
                  <w:szCs w:val="24"/>
                </w:rPr>
                <w:t>Certificate of Installation/ Verification</w:t>
              </w:r>
            </w:ins>
          </w:p>
        </w:tc>
        <w:tc>
          <w:tcPr>
            <w:tcW w:w="2481" w:type="dxa"/>
          </w:tcPr>
          <w:p w14:paraId="42BF634A" w14:textId="75A02A34" w:rsidR="00790AEF" w:rsidRPr="0047193E" w:rsidRDefault="00790AEF" w:rsidP="00790AEF">
            <w:pPr>
              <w:spacing w:after="0"/>
              <w:rPr>
                <w:ins w:id="6707" w:author="Armando Ramirez" w:date="2022-02-09T15:48:00Z"/>
                <w:rFonts w:cs="Tahoma"/>
                <w:sz w:val="24"/>
                <w:szCs w:val="24"/>
              </w:rPr>
            </w:pPr>
            <w:ins w:id="6708" w:author="Armando Ramirez" w:date="2022-02-09T15:51:00Z">
              <w:r w:rsidRPr="0047193E">
                <w:rPr>
                  <w:rFonts w:cs="Tahoma"/>
                  <w:sz w:val="24"/>
                  <w:szCs w:val="24"/>
                </w:rPr>
                <w:t>Airflow</w:t>
              </w:r>
            </w:ins>
            <w:ins w:id="6709" w:author="Armando Ramirez" w:date="2022-02-10T20:29:00Z">
              <w:r>
                <w:rPr>
                  <w:rFonts w:cs="Tahoma"/>
                  <w:sz w:val="24"/>
                  <w:szCs w:val="24"/>
                </w:rPr>
                <w:t xml:space="preserve"> </w:t>
              </w:r>
            </w:ins>
            <w:ins w:id="6710" w:author="Armando Ramirez" w:date="2022-02-09T15:51:00Z">
              <w:r w:rsidRPr="0047193E">
                <w:rPr>
                  <w:rFonts w:cs="Tahoma"/>
                  <w:sz w:val="24"/>
                  <w:szCs w:val="24"/>
                </w:rPr>
                <w:t>Rate-Every</w:t>
              </w:r>
            </w:ins>
            <w:ins w:id="6711" w:author="Armando Ramirez" w:date="2022-02-10T20:29:00Z">
              <w:r>
                <w:rPr>
                  <w:rFonts w:cs="Tahoma"/>
                  <w:sz w:val="24"/>
                  <w:szCs w:val="24"/>
                </w:rPr>
                <w:t xml:space="preserve"> </w:t>
              </w:r>
            </w:ins>
            <w:ins w:id="6712" w:author="Armando Ramirez" w:date="2022-02-09T15:51:00Z">
              <w:r w:rsidRPr="0047193E">
                <w:rPr>
                  <w:rFonts w:cs="Tahoma"/>
                  <w:sz w:val="24"/>
                  <w:szCs w:val="24"/>
                </w:rPr>
                <w:t>Zonal</w:t>
              </w:r>
            </w:ins>
            <w:ins w:id="6713" w:author="Armando Ramirez" w:date="2022-02-10T20:29:00Z">
              <w:r>
                <w:rPr>
                  <w:rFonts w:cs="Tahoma"/>
                  <w:sz w:val="24"/>
                  <w:szCs w:val="24"/>
                </w:rPr>
                <w:t xml:space="preserve"> </w:t>
              </w:r>
            </w:ins>
            <w:ins w:id="6714" w:author="Armando Ramirez" w:date="2022-02-09T15:51:00Z">
              <w:r w:rsidRPr="0047193E">
                <w:rPr>
                  <w:rFonts w:cs="Tahoma"/>
                  <w:sz w:val="24"/>
                  <w:szCs w:val="24"/>
                </w:rPr>
                <w:t>Control</w:t>
              </w:r>
            </w:ins>
            <w:ins w:id="6715" w:author="Armando Ramirez" w:date="2022-02-10T20:29:00Z">
              <w:r>
                <w:rPr>
                  <w:rFonts w:cs="Tahoma"/>
                  <w:sz w:val="24"/>
                  <w:szCs w:val="24"/>
                </w:rPr>
                <w:t xml:space="preserve"> </w:t>
              </w:r>
            </w:ins>
            <w:ins w:id="6716" w:author="Armando Ramirez" w:date="2022-02-09T15:51:00Z">
              <w:r w:rsidRPr="0047193E">
                <w:rPr>
                  <w:rFonts w:cs="Tahoma"/>
                  <w:sz w:val="24"/>
                  <w:szCs w:val="24"/>
                </w:rPr>
                <w:t>Mode-</w:t>
              </w:r>
              <w:del w:id="6717" w:author="Armando Ramirez" w:date="2022-02-10T20:29:00Z">
                <w:r w:rsidRPr="0047193E" w:rsidDel="00477E0C">
                  <w:rPr>
                    <w:rFonts w:cs="Tahoma"/>
                    <w:sz w:val="24"/>
                    <w:szCs w:val="24"/>
                  </w:rPr>
                  <w:delText>W</w:delText>
                </w:r>
              </w:del>
            </w:ins>
            <w:ins w:id="6718" w:author="Armando Ramirez" w:date="2022-02-10T20:29:00Z">
              <w:r>
                <w:rPr>
                  <w:rFonts w:cs="Tahoma"/>
                  <w:sz w:val="24"/>
                  <w:szCs w:val="24"/>
                </w:rPr>
                <w:t>w</w:t>
              </w:r>
            </w:ins>
            <w:ins w:id="6719" w:author="Armando Ramirez" w:date="2022-02-09T15:51:00Z">
              <w:r w:rsidRPr="0047193E">
                <w:rPr>
                  <w:rFonts w:cs="Tahoma"/>
                  <w:sz w:val="24"/>
                  <w:szCs w:val="24"/>
                </w:rPr>
                <w:t>ith</w:t>
              </w:r>
            </w:ins>
            <w:ins w:id="6720" w:author="Armando Ramirez" w:date="2022-02-10T20:29:00Z">
              <w:r>
                <w:rPr>
                  <w:rFonts w:cs="Tahoma"/>
                  <w:sz w:val="24"/>
                  <w:szCs w:val="24"/>
                </w:rPr>
                <w:t xml:space="preserve"> </w:t>
              </w:r>
            </w:ins>
            <w:ins w:id="6721" w:author="Armando Ramirez" w:date="2022-02-09T15:51:00Z">
              <w:r w:rsidRPr="0047193E">
                <w:rPr>
                  <w:rFonts w:cs="Tahoma"/>
                  <w:sz w:val="24"/>
                  <w:szCs w:val="24"/>
                </w:rPr>
                <w:t>CFVCS</w:t>
              </w:r>
            </w:ins>
          </w:p>
        </w:tc>
        <w:tc>
          <w:tcPr>
            <w:tcW w:w="2482" w:type="dxa"/>
          </w:tcPr>
          <w:p w14:paraId="4350DA16" w14:textId="5EAE4E58" w:rsidR="00790AEF" w:rsidRPr="0047193E" w:rsidRDefault="00790AEF" w:rsidP="00790AEF">
            <w:pPr>
              <w:spacing w:after="0"/>
              <w:rPr>
                <w:ins w:id="6722" w:author="Armando Ramirez" w:date="2022-02-09T15:48:00Z"/>
                <w:rFonts w:cs="Tahoma"/>
                <w:sz w:val="24"/>
                <w:szCs w:val="24"/>
              </w:rPr>
            </w:pPr>
            <w:ins w:id="6723" w:author="Armando Ramirez" w:date="2022-02-14T14:13:00Z">
              <w:r>
                <w:rPr>
                  <w:rFonts w:cs="Tahoma"/>
                  <w:sz w:val="24"/>
                </w:rPr>
                <w:t xml:space="preserve">See rules for </w:t>
              </w:r>
            </w:ins>
            <w:ins w:id="6724" w:author="Armando Ramirez" w:date="2022-02-14T14:34:00Z">
              <w:r w:rsidR="00783D74">
                <w:rPr>
                  <w:rFonts w:cs="Tahoma"/>
                  <w:sz w:val="24"/>
                </w:rPr>
                <w:t xml:space="preserve">the </w:t>
              </w:r>
            </w:ins>
            <w:ins w:id="6725" w:author="Armando Ramirez" w:date="2022-02-14T14:13:00Z">
              <w:r>
                <w:rPr>
                  <w:rFonts w:cs="Tahoma"/>
                  <w:sz w:val="24"/>
                </w:rPr>
                <w:t>MCH-23a.</w:t>
              </w:r>
            </w:ins>
          </w:p>
        </w:tc>
      </w:tr>
      <w:tr w:rsidR="00790AEF" w:rsidRPr="0024633A" w:rsidDel="00827930" w14:paraId="2A986671" w14:textId="28DEF46E" w:rsidTr="001F1927">
        <w:trPr>
          <w:trHeight w:val="288"/>
          <w:ins w:id="6726" w:author="Armando Ramirez" w:date="2022-02-09T15:48:00Z"/>
          <w:del w:id="6727" w:author="Armando Ramirez" w:date="2022-02-14T10:18:00Z"/>
        </w:trPr>
        <w:tc>
          <w:tcPr>
            <w:tcW w:w="2785" w:type="dxa"/>
          </w:tcPr>
          <w:p w14:paraId="50014975" w14:textId="3AE5CA6B" w:rsidR="00790AEF" w:rsidRPr="0047193E" w:rsidDel="00827930" w:rsidRDefault="00790AEF" w:rsidP="00790AEF">
            <w:pPr>
              <w:spacing w:after="0"/>
              <w:rPr>
                <w:ins w:id="6728" w:author="Armando Ramirez" w:date="2022-02-09T15:48:00Z"/>
                <w:del w:id="6729" w:author="Armando Ramirez" w:date="2022-02-14T10:18:00Z"/>
                <w:rFonts w:cs="Tahoma"/>
                <w:sz w:val="24"/>
                <w:szCs w:val="24"/>
              </w:rPr>
            </w:pPr>
            <w:ins w:id="6730" w:author="Armando Ramirez" w:date="2022-02-09T15:51:00Z">
              <w:del w:id="6731" w:author="Armando Ramirez" w:date="2022-02-14T10:18:00Z">
                <w:r w:rsidRPr="0047193E" w:rsidDel="00827930">
                  <w:rPr>
                    <w:rFonts w:cs="Tahoma"/>
                    <w:sz w:val="24"/>
                    <w:szCs w:val="24"/>
                  </w:rPr>
                  <w:delText>LMCI/LMCV-MCH-24a-H</w:delText>
                </w:r>
              </w:del>
            </w:ins>
          </w:p>
        </w:tc>
        <w:tc>
          <w:tcPr>
            <w:tcW w:w="2178" w:type="dxa"/>
          </w:tcPr>
          <w:p w14:paraId="5C6BF56E" w14:textId="29B2F2B3" w:rsidR="00790AEF" w:rsidRPr="0047193E" w:rsidDel="00827930" w:rsidRDefault="00790AEF" w:rsidP="00790AEF">
            <w:pPr>
              <w:spacing w:after="0"/>
              <w:rPr>
                <w:ins w:id="6732" w:author="Armando Ramirez" w:date="2022-02-09T15:48:00Z"/>
                <w:del w:id="6733" w:author="Armando Ramirez" w:date="2022-02-14T10:18:00Z"/>
                <w:rFonts w:cs="Tahoma"/>
                <w:sz w:val="24"/>
                <w:szCs w:val="24"/>
              </w:rPr>
            </w:pPr>
          </w:p>
        </w:tc>
        <w:tc>
          <w:tcPr>
            <w:tcW w:w="2481" w:type="dxa"/>
          </w:tcPr>
          <w:p w14:paraId="34B35454" w14:textId="4FF89030" w:rsidR="00790AEF" w:rsidRPr="0047193E" w:rsidDel="00827930" w:rsidRDefault="00790AEF" w:rsidP="00790AEF">
            <w:pPr>
              <w:spacing w:after="0"/>
              <w:rPr>
                <w:ins w:id="6734" w:author="Armando Ramirez" w:date="2022-02-09T15:48:00Z"/>
                <w:del w:id="6735" w:author="Armando Ramirez" w:date="2022-02-14T10:18:00Z"/>
                <w:rFonts w:cs="Tahoma"/>
                <w:sz w:val="24"/>
                <w:szCs w:val="24"/>
              </w:rPr>
            </w:pPr>
            <w:ins w:id="6736" w:author="Armando Ramirez" w:date="2022-02-09T15:51:00Z">
              <w:del w:id="6737" w:author="Armando Ramirez" w:date="2022-02-14T10:18:00Z">
                <w:r w:rsidRPr="0047193E" w:rsidDel="00827930">
                  <w:rPr>
                    <w:rFonts w:cs="Tahoma"/>
                    <w:sz w:val="24"/>
                    <w:szCs w:val="24"/>
                  </w:rPr>
                  <w:delText>Airflow</w:delText>
                </w:r>
              </w:del>
            </w:ins>
            <w:ins w:id="6738" w:author="Armando Ramirez" w:date="2022-02-10T20:29:00Z">
              <w:del w:id="6739" w:author="Armando Ramirez" w:date="2022-02-14T10:18:00Z">
                <w:r w:rsidDel="00827930">
                  <w:rPr>
                    <w:rFonts w:cs="Tahoma"/>
                    <w:sz w:val="24"/>
                    <w:szCs w:val="24"/>
                  </w:rPr>
                  <w:delText xml:space="preserve"> </w:delText>
                </w:r>
              </w:del>
            </w:ins>
            <w:ins w:id="6740" w:author="Armando Ramirez" w:date="2022-02-09T15:51:00Z">
              <w:del w:id="6741" w:author="Armando Ramirez" w:date="2022-02-14T10:18:00Z">
                <w:r w:rsidRPr="0047193E" w:rsidDel="00827930">
                  <w:rPr>
                    <w:rFonts w:cs="Tahoma"/>
                    <w:sz w:val="24"/>
                    <w:szCs w:val="24"/>
                  </w:rPr>
                  <w:delText>Rate-All</w:delText>
                </w:r>
              </w:del>
            </w:ins>
            <w:ins w:id="6742" w:author="Armando Ramirez" w:date="2022-02-10T20:29:00Z">
              <w:del w:id="6743" w:author="Armando Ramirez" w:date="2022-02-14T10:18:00Z">
                <w:r w:rsidDel="00827930">
                  <w:rPr>
                    <w:rFonts w:cs="Tahoma"/>
                    <w:sz w:val="24"/>
                    <w:szCs w:val="24"/>
                  </w:rPr>
                  <w:delText xml:space="preserve"> </w:delText>
                </w:r>
              </w:del>
            </w:ins>
            <w:ins w:id="6744" w:author="Armando Ramirez" w:date="2022-02-09T15:51:00Z">
              <w:del w:id="6745" w:author="Armando Ramirez" w:date="2022-02-14T10:18:00Z">
                <w:r w:rsidRPr="0047193E" w:rsidDel="00827930">
                  <w:rPr>
                    <w:rFonts w:cs="Tahoma"/>
                    <w:sz w:val="24"/>
                    <w:szCs w:val="24"/>
                  </w:rPr>
                  <w:delText>Zones</w:delText>
                </w:r>
              </w:del>
            </w:ins>
            <w:ins w:id="6746" w:author="Armando Ramirez" w:date="2022-02-10T20:29:00Z">
              <w:del w:id="6747" w:author="Armando Ramirez" w:date="2022-02-14T10:18:00Z">
                <w:r w:rsidDel="00827930">
                  <w:rPr>
                    <w:rFonts w:cs="Tahoma"/>
                    <w:sz w:val="24"/>
                    <w:szCs w:val="24"/>
                  </w:rPr>
                  <w:delText xml:space="preserve"> </w:delText>
                </w:r>
              </w:del>
            </w:ins>
            <w:ins w:id="6748" w:author="Armando Ramirez" w:date="2022-02-09T15:51:00Z">
              <w:del w:id="6749" w:author="Armando Ramirez" w:date="2022-02-14T10:18:00Z">
                <w:r w:rsidRPr="0047193E" w:rsidDel="00827930">
                  <w:rPr>
                    <w:rFonts w:cs="Tahoma"/>
                    <w:sz w:val="24"/>
                    <w:szCs w:val="24"/>
                  </w:rPr>
                  <w:delText>Calling</w:delText>
                </w:r>
              </w:del>
            </w:ins>
            <w:ins w:id="6750" w:author="Armando Ramirez" w:date="2022-02-10T20:29:00Z">
              <w:del w:id="6751" w:author="Armando Ramirez" w:date="2022-02-14T10:18:00Z">
                <w:r w:rsidDel="00827930">
                  <w:rPr>
                    <w:rFonts w:cs="Tahoma"/>
                    <w:sz w:val="24"/>
                    <w:szCs w:val="24"/>
                  </w:rPr>
                  <w:delText xml:space="preserve"> </w:delText>
                </w:r>
              </w:del>
            </w:ins>
            <w:ins w:id="6752" w:author="Armando Ramirez" w:date="2022-02-09T15:51:00Z">
              <w:del w:id="6753" w:author="Armando Ramirez" w:date="2022-02-14T10:18:00Z">
                <w:r w:rsidRPr="0047193E" w:rsidDel="00827930">
                  <w:rPr>
                    <w:rFonts w:cs="Tahoma"/>
                    <w:sz w:val="24"/>
                    <w:szCs w:val="24"/>
                  </w:rPr>
                  <w:delText>Only</w:delText>
                </w:r>
              </w:del>
            </w:ins>
          </w:p>
        </w:tc>
        <w:tc>
          <w:tcPr>
            <w:tcW w:w="2482" w:type="dxa"/>
          </w:tcPr>
          <w:p w14:paraId="5EB6EC69" w14:textId="0DC06492" w:rsidR="00790AEF" w:rsidRPr="0047193E" w:rsidDel="00827930" w:rsidRDefault="00790AEF" w:rsidP="00790AEF">
            <w:pPr>
              <w:spacing w:after="0"/>
              <w:rPr>
                <w:ins w:id="6754" w:author="Armando Ramirez" w:date="2022-02-09T15:48:00Z"/>
                <w:del w:id="6755" w:author="Armando Ramirez" w:date="2022-02-14T10:18:00Z"/>
                <w:rFonts w:cs="Tahoma"/>
                <w:sz w:val="24"/>
                <w:szCs w:val="24"/>
              </w:rPr>
            </w:pPr>
          </w:p>
        </w:tc>
      </w:tr>
      <w:tr w:rsidR="00790AEF" w:rsidRPr="0024633A" w:rsidDel="00827930" w14:paraId="2B2426EE" w14:textId="3DD65FC1" w:rsidTr="001F1927">
        <w:trPr>
          <w:trHeight w:val="288"/>
          <w:ins w:id="6756" w:author="Armando Ramirez" w:date="2022-02-09T15:48:00Z"/>
          <w:del w:id="6757" w:author="Armando Ramirez" w:date="2022-02-14T10:18:00Z"/>
        </w:trPr>
        <w:tc>
          <w:tcPr>
            <w:tcW w:w="2785" w:type="dxa"/>
          </w:tcPr>
          <w:p w14:paraId="7EEBBFE5" w14:textId="0ABA5522" w:rsidR="00790AEF" w:rsidRPr="0047193E" w:rsidDel="00827930" w:rsidRDefault="00790AEF" w:rsidP="00790AEF">
            <w:pPr>
              <w:spacing w:after="0"/>
              <w:rPr>
                <w:ins w:id="6758" w:author="Armando Ramirez" w:date="2022-02-09T15:48:00Z"/>
                <w:del w:id="6759" w:author="Armando Ramirez" w:date="2022-02-14T10:18:00Z"/>
                <w:rFonts w:cs="Tahoma"/>
                <w:sz w:val="24"/>
                <w:szCs w:val="24"/>
              </w:rPr>
            </w:pPr>
            <w:ins w:id="6760" w:author="Armando Ramirez" w:date="2022-02-09T15:51:00Z">
              <w:del w:id="6761" w:author="Armando Ramirez" w:date="2022-02-14T10:18:00Z">
                <w:r w:rsidRPr="0047193E" w:rsidDel="00827930">
                  <w:rPr>
                    <w:rFonts w:cs="Tahoma"/>
                    <w:sz w:val="24"/>
                    <w:szCs w:val="24"/>
                  </w:rPr>
                  <w:delText>LMCI/LMCV-MCH-24b-H</w:delText>
                </w:r>
              </w:del>
            </w:ins>
          </w:p>
        </w:tc>
        <w:tc>
          <w:tcPr>
            <w:tcW w:w="2178" w:type="dxa"/>
          </w:tcPr>
          <w:p w14:paraId="352DBB96" w14:textId="02B942F5" w:rsidR="00790AEF" w:rsidRPr="0047193E" w:rsidDel="00827930" w:rsidRDefault="00790AEF" w:rsidP="00790AEF">
            <w:pPr>
              <w:spacing w:after="0"/>
              <w:rPr>
                <w:ins w:id="6762" w:author="Armando Ramirez" w:date="2022-02-09T15:48:00Z"/>
                <w:del w:id="6763" w:author="Armando Ramirez" w:date="2022-02-14T10:18:00Z"/>
                <w:rFonts w:cs="Tahoma"/>
                <w:sz w:val="24"/>
                <w:szCs w:val="24"/>
              </w:rPr>
            </w:pPr>
          </w:p>
        </w:tc>
        <w:tc>
          <w:tcPr>
            <w:tcW w:w="2481" w:type="dxa"/>
          </w:tcPr>
          <w:p w14:paraId="36824C06" w14:textId="1F80AF74" w:rsidR="00790AEF" w:rsidRPr="0047193E" w:rsidDel="00827930" w:rsidRDefault="00790AEF" w:rsidP="00790AEF">
            <w:pPr>
              <w:spacing w:after="0"/>
              <w:rPr>
                <w:ins w:id="6764" w:author="Armando Ramirez" w:date="2022-02-09T15:48:00Z"/>
                <w:del w:id="6765" w:author="Armando Ramirez" w:date="2022-02-14T10:18:00Z"/>
                <w:rFonts w:cs="Tahoma"/>
                <w:sz w:val="24"/>
                <w:szCs w:val="24"/>
              </w:rPr>
            </w:pPr>
            <w:ins w:id="6766" w:author="Armando Ramirez" w:date="2022-02-09T15:51:00Z">
              <w:del w:id="6767" w:author="Armando Ramirez" w:date="2022-02-14T10:18:00Z">
                <w:r w:rsidRPr="0047193E" w:rsidDel="00827930">
                  <w:rPr>
                    <w:rFonts w:cs="Tahoma"/>
                    <w:sz w:val="24"/>
                    <w:szCs w:val="24"/>
                  </w:rPr>
                  <w:delText>Airflow</w:delText>
                </w:r>
              </w:del>
            </w:ins>
            <w:ins w:id="6768" w:author="Armando Ramirez" w:date="2022-02-10T20:29:00Z">
              <w:del w:id="6769" w:author="Armando Ramirez" w:date="2022-02-14T10:18:00Z">
                <w:r w:rsidDel="00827930">
                  <w:rPr>
                    <w:rFonts w:cs="Tahoma"/>
                    <w:sz w:val="24"/>
                    <w:szCs w:val="24"/>
                  </w:rPr>
                  <w:delText xml:space="preserve"> </w:delText>
                </w:r>
              </w:del>
            </w:ins>
            <w:ins w:id="6770" w:author="Armando Ramirez" w:date="2022-02-09T15:51:00Z">
              <w:del w:id="6771" w:author="Armando Ramirez" w:date="2022-02-14T10:18:00Z">
                <w:r w:rsidRPr="0047193E" w:rsidDel="00827930">
                  <w:rPr>
                    <w:rFonts w:cs="Tahoma"/>
                    <w:sz w:val="24"/>
                    <w:szCs w:val="24"/>
                  </w:rPr>
                  <w:delText>Rate-Every</w:delText>
                </w:r>
              </w:del>
            </w:ins>
            <w:ins w:id="6772" w:author="Armando Ramirez" w:date="2022-02-10T20:29:00Z">
              <w:del w:id="6773" w:author="Armando Ramirez" w:date="2022-02-14T10:18:00Z">
                <w:r w:rsidDel="00827930">
                  <w:rPr>
                    <w:rFonts w:cs="Tahoma"/>
                    <w:sz w:val="24"/>
                    <w:szCs w:val="24"/>
                  </w:rPr>
                  <w:delText xml:space="preserve"> </w:delText>
                </w:r>
              </w:del>
            </w:ins>
            <w:ins w:id="6774" w:author="Armando Ramirez" w:date="2022-02-09T15:51:00Z">
              <w:del w:id="6775" w:author="Armando Ramirez" w:date="2022-02-14T10:18:00Z">
                <w:r w:rsidRPr="0047193E" w:rsidDel="00827930">
                  <w:rPr>
                    <w:rFonts w:cs="Tahoma"/>
                    <w:sz w:val="24"/>
                    <w:szCs w:val="24"/>
                  </w:rPr>
                  <w:delText>Zonal</w:delText>
                </w:r>
              </w:del>
            </w:ins>
            <w:ins w:id="6776" w:author="Armando Ramirez" w:date="2022-02-10T20:29:00Z">
              <w:del w:id="6777" w:author="Armando Ramirez" w:date="2022-02-14T10:18:00Z">
                <w:r w:rsidDel="00827930">
                  <w:rPr>
                    <w:rFonts w:cs="Tahoma"/>
                    <w:sz w:val="24"/>
                    <w:szCs w:val="24"/>
                  </w:rPr>
                  <w:delText xml:space="preserve"> </w:delText>
                </w:r>
              </w:del>
            </w:ins>
            <w:ins w:id="6778" w:author="Armando Ramirez" w:date="2022-02-09T15:51:00Z">
              <w:del w:id="6779" w:author="Armando Ramirez" w:date="2022-02-14T10:18:00Z">
                <w:r w:rsidRPr="0047193E" w:rsidDel="00827930">
                  <w:rPr>
                    <w:rFonts w:cs="Tahoma"/>
                    <w:sz w:val="24"/>
                    <w:szCs w:val="24"/>
                  </w:rPr>
                  <w:delText>Control</w:delText>
                </w:r>
              </w:del>
            </w:ins>
            <w:ins w:id="6780" w:author="Armando Ramirez" w:date="2022-02-10T20:29:00Z">
              <w:del w:id="6781" w:author="Armando Ramirez" w:date="2022-02-14T10:18:00Z">
                <w:r w:rsidDel="00827930">
                  <w:rPr>
                    <w:rFonts w:cs="Tahoma"/>
                    <w:sz w:val="24"/>
                    <w:szCs w:val="24"/>
                  </w:rPr>
                  <w:delText xml:space="preserve"> </w:delText>
                </w:r>
              </w:del>
            </w:ins>
            <w:ins w:id="6782" w:author="Armando Ramirez" w:date="2022-02-09T15:51:00Z">
              <w:del w:id="6783" w:author="Armando Ramirez" w:date="2022-02-14T10:18:00Z">
                <w:r w:rsidRPr="0047193E" w:rsidDel="00827930">
                  <w:rPr>
                    <w:rFonts w:cs="Tahoma"/>
                    <w:sz w:val="24"/>
                    <w:szCs w:val="24"/>
                  </w:rPr>
                  <w:delText>Mode</w:delText>
                </w:r>
              </w:del>
            </w:ins>
          </w:p>
        </w:tc>
        <w:tc>
          <w:tcPr>
            <w:tcW w:w="2482" w:type="dxa"/>
          </w:tcPr>
          <w:p w14:paraId="3FAB568D" w14:textId="26D7BF65" w:rsidR="00790AEF" w:rsidRPr="0047193E" w:rsidDel="00827930" w:rsidRDefault="00790AEF" w:rsidP="00790AEF">
            <w:pPr>
              <w:spacing w:after="0"/>
              <w:rPr>
                <w:ins w:id="6784" w:author="Armando Ramirez" w:date="2022-02-09T15:48:00Z"/>
                <w:del w:id="6785" w:author="Armando Ramirez" w:date="2022-02-14T10:18:00Z"/>
                <w:rFonts w:cs="Tahoma"/>
                <w:sz w:val="24"/>
                <w:szCs w:val="24"/>
              </w:rPr>
            </w:pPr>
          </w:p>
        </w:tc>
      </w:tr>
      <w:tr w:rsidR="00790AEF" w:rsidRPr="0024633A" w14:paraId="29E94364" w14:textId="77777777" w:rsidTr="001F1927">
        <w:trPr>
          <w:trHeight w:val="288"/>
          <w:ins w:id="6786" w:author="Armando Ramirez" w:date="2022-02-09T15:48:00Z"/>
        </w:trPr>
        <w:tc>
          <w:tcPr>
            <w:tcW w:w="2785" w:type="dxa"/>
          </w:tcPr>
          <w:p w14:paraId="6F130F44" w14:textId="3D10CB52" w:rsidR="00790AEF" w:rsidRPr="0047193E" w:rsidRDefault="00790AEF" w:rsidP="00790AEF">
            <w:pPr>
              <w:spacing w:after="0"/>
              <w:rPr>
                <w:ins w:id="6787" w:author="Armando Ramirez" w:date="2022-02-09T15:48:00Z"/>
                <w:rFonts w:cs="Tahoma"/>
                <w:sz w:val="24"/>
                <w:szCs w:val="24"/>
              </w:rPr>
            </w:pPr>
            <w:ins w:id="6788" w:author="Armando Ramirez" w:date="2022-02-09T15:52:00Z">
              <w:r w:rsidRPr="0047193E">
                <w:rPr>
                  <w:rFonts w:cs="Tahoma"/>
                  <w:sz w:val="24"/>
                  <w:szCs w:val="24"/>
                </w:rPr>
                <w:t>LMCI/LMCV-MCH-24a-H</w:t>
              </w:r>
            </w:ins>
          </w:p>
        </w:tc>
        <w:tc>
          <w:tcPr>
            <w:tcW w:w="2178" w:type="dxa"/>
          </w:tcPr>
          <w:p w14:paraId="493DA57B" w14:textId="498CA09F" w:rsidR="00790AEF" w:rsidRPr="0047193E" w:rsidRDefault="00790AEF" w:rsidP="00790AEF">
            <w:pPr>
              <w:spacing w:after="0"/>
              <w:rPr>
                <w:ins w:id="6789" w:author="Armando Ramirez" w:date="2022-02-09T15:48:00Z"/>
                <w:rFonts w:cs="Tahoma"/>
                <w:sz w:val="24"/>
                <w:szCs w:val="24"/>
              </w:rPr>
            </w:pPr>
            <w:ins w:id="6790" w:author="Armando Ramirez" w:date="2022-02-14T10:02:00Z">
              <w:r w:rsidRPr="00023A7C">
                <w:rPr>
                  <w:rFonts w:cs="Tahoma"/>
                  <w:sz w:val="24"/>
                  <w:szCs w:val="24"/>
                </w:rPr>
                <w:t>Certificate of Installation/ Verification</w:t>
              </w:r>
            </w:ins>
          </w:p>
        </w:tc>
        <w:tc>
          <w:tcPr>
            <w:tcW w:w="2481" w:type="dxa"/>
          </w:tcPr>
          <w:p w14:paraId="5D022A3C" w14:textId="3B83F5D6" w:rsidR="00790AEF" w:rsidRPr="0047193E" w:rsidRDefault="00790AEF" w:rsidP="00790AEF">
            <w:pPr>
              <w:spacing w:after="0"/>
              <w:rPr>
                <w:ins w:id="6791" w:author="Armando Ramirez" w:date="2022-02-09T15:48:00Z"/>
                <w:rFonts w:cs="Tahoma"/>
                <w:sz w:val="24"/>
                <w:szCs w:val="24"/>
              </w:rPr>
            </w:pPr>
            <w:ins w:id="6792" w:author="Armando Ramirez" w:date="2022-02-09T15:52:00Z">
              <w:r w:rsidRPr="0047193E">
                <w:rPr>
                  <w:rFonts w:cs="Tahoma"/>
                  <w:sz w:val="24"/>
                  <w:szCs w:val="24"/>
                </w:rPr>
                <w:t>Enclosure</w:t>
              </w:r>
            </w:ins>
            <w:ins w:id="6793" w:author="Armando Ramirez" w:date="2022-02-10T20:29:00Z">
              <w:r>
                <w:rPr>
                  <w:rFonts w:cs="Tahoma"/>
                  <w:sz w:val="24"/>
                  <w:szCs w:val="24"/>
                </w:rPr>
                <w:t xml:space="preserve"> </w:t>
              </w:r>
            </w:ins>
            <w:ins w:id="6794" w:author="Armando Ramirez" w:date="2022-02-09T15:52:00Z">
              <w:r w:rsidRPr="0047193E">
                <w:rPr>
                  <w:rFonts w:cs="Tahoma"/>
                  <w:sz w:val="24"/>
                  <w:szCs w:val="24"/>
                </w:rPr>
                <w:t>Air</w:t>
              </w:r>
            </w:ins>
            <w:ins w:id="6795" w:author="Armando Ramirez" w:date="2022-02-10T20:29:00Z">
              <w:r>
                <w:rPr>
                  <w:rFonts w:cs="Tahoma"/>
                  <w:sz w:val="24"/>
                  <w:szCs w:val="24"/>
                </w:rPr>
                <w:t xml:space="preserve"> </w:t>
              </w:r>
            </w:ins>
            <w:ins w:id="6796" w:author="Armando Ramirez" w:date="2022-02-09T15:52:00Z">
              <w:r w:rsidRPr="0047193E">
                <w:rPr>
                  <w:rFonts w:cs="Tahoma"/>
                  <w:sz w:val="24"/>
                  <w:szCs w:val="24"/>
                </w:rPr>
                <w:t>Leakage</w:t>
              </w:r>
            </w:ins>
            <w:ins w:id="6797" w:author="Armando Ramirez" w:date="2022-02-10T20:29:00Z">
              <w:r>
                <w:rPr>
                  <w:rFonts w:cs="Tahoma"/>
                  <w:sz w:val="24"/>
                  <w:szCs w:val="24"/>
                </w:rPr>
                <w:t xml:space="preserve"> </w:t>
              </w:r>
            </w:ins>
            <w:ins w:id="6798" w:author="Armando Ramirez" w:date="2022-02-09T15:52:00Z">
              <w:r w:rsidRPr="0047193E">
                <w:rPr>
                  <w:rFonts w:cs="Tahoma"/>
                  <w:sz w:val="24"/>
                  <w:szCs w:val="24"/>
                </w:rPr>
                <w:t>Worksheet-Single</w:t>
              </w:r>
            </w:ins>
            <w:ins w:id="6799" w:author="Armando Ramirez" w:date="2022-02-10T20:29:00Z">
              <w:r>
                <w:rPr>
                  <w:rFonts w:cs="Tahoma"/>
                  <w:sz w:val="24"/>
                  <w:szCs w:val="24"/>
                </w:rPr>
                <w:t xml:space="preserve"> </w:t>
              </w:r>
            </w:ins>
            <w:ins w:id="6800" w:author="Armando Ramirez" w:date="2022-02-09T15:52:00Z">
              <w:r w:rsidRPr="0047193E">
                <w:rPr>
                  <w:rFonts w:cs="Tahoma"/>
                  <w:sz w:val="24"/>
                  <w:szCs w:val="24"/>
                </w:rPr>
                <w:t>Point</w:t>
              </w:r>
            </w:ins>
            <w:ins w:id="6801" w:author="Armando Ramirez" w:date="2022-02-14T10:22:00Z">
              <w:r>
                <w:rPr>
                  <w:rFonts w:cs="Tahoma"/>
                  <w:sz w:val="24"/>
                  <w:szCs w:val="24"/>
                </w:rPr>
                <w:t xml:space="preserve"> </w:t>
              </w:r>
            </w:ins>
            <w:ins w:id="6802" w:author="Armando Ramirez" w:date="2022-02-09T15:52:00Z">
              <w:r w:rsidRPr="0047193E">
                <w:rPr>
                  <w:rFonts w:cs="Tahoma"/>
                  <w:sz w:val="24"/>
                  <w:szCs w:val="24"/>
                </w:rPr>
                <w:t>Test-Manual Meter</w:t>
              </w:r>
            </w:ins>
          </w:p>
        </w:tc>
        <w:tc>
          <w:tcPr>
            <w:tcW w:w="2482" w:type="dxa"/>
          </w:tcPr>
          <w:p w14:paraId="371B35BC" w14:textId="5C5375EA" w:rsidR="00790AEF" w:rsidRPr="0047193E" w:rsidRDefault="00790AEF" w:rsidP="00790AEF">
            <w:pPr>
              <w:spacing w:after="0"/>
              <w:rPr>
                <w:ins w:id="6803" w:author="Armando Ramirez" w:date="2022-02-09T15:48:00Z"/>
                <w:rFonts w:cs="Tahoma"/>
                <w:sz w:val="24"/>
                <w:szCs w:val="24"/>
              </w:rPr>
            </w:pPr>
            <w:ins w:id="6804" w:author="Armando Ramirez" w:date="2022-02-11T17:06:00Z">
              <w:r>
                <w:rPr>
                  <w:rFonts w:cs="Tahoma"/>
                  <w:sz w:val="24"/>
                  <w:szCs w:val="24"/>
                </w:rPr>
                <w:t>Sampling n/a on the basis that the document is a worksheet for the MCH-27. The MCH-</w:t>
              </w:r>
              <w:r>
                <w:rPr>
                  <w:rFonts w:cs="Tahoma"/>
                  <w:sz w:val="24"/>
                  <w:szCs w:val="24"/>
                </w:rPr>
                <w:lastRenderedPageBreak/>
                <w:t>24 can only apply to the dwelling that was measured, not to other dwellings in the group.</w:t>
              </w:r>
            </w:ins>
          </w:p>
        </w:tc>
      </w:tr>
      <w:tr w:rsidR="00790AEF" w:rsidRPr="0024633A" w14:paraId="7577DE8A" w14:textId="77777777" w:rsidTr="001F1927">
        <w:trPr>
          <w:trHeight w:val="288"/>
          <w:ins w:id="6805" w:author="Armando Ramirez" w:date="2022-02-09T15:48:00Z"/>
        </w:trPr>
        <w:tc>
          <w:tcPr>
            <w:tcW w:w="2785" w:type="dxa"/>
          </w:tcPr>
          <w:p w14:paraId="62C08D6A" w14:textId="4854CCD3" w:rsidR="00790AEF" w:rsidRPr="0047193E" w:rsidRDefault="00790AEF" w:rsidP="00790AEF">
            <w:pPr>
              <w:spacing w:after="0"/>
              <w:rPr>
                <w:ins w:id="6806" w:author="Armando Ramirez" w:date="2022-02-09T15:48:00Z"/>
                <w:rFonts w:cs="Tahoma"/>
                <w:sz w:val="24"/>
                <w:szCs w:val="24"/>
              </w:rPr>
            </w:pPr>
            <w:ins w:id="6807" w:author="Armando Ramirez" w:date="2022-02-09T15:52:00Z">
              <w:r w:rsidRPr="0047193E">
                <w:rPr>
                  <w:rFonts w:cs="Tahoma"/>
                  <w:sz w:val="24"/>
                  <w:szCs w:val="24"/>
                </w:rPr>
                <w:lastRenderedPageBreak/>
                <w:t>LMCI/LMCV-MCH-24b-H</w:t>
              </w:r>
            </w:ins>
          </w:p>
        </w:tc>
        <w:tc>
          <w:tcPr>
            <w:tcW w:w="2178" w:type="dxa"/>
          </w:tcPr>
          <w:p w14:paraId="0FFDF56D" w14:textId="32FAE295" w:rsidR="00790AEF" w:rsidRPr="0047193E" w:rsidRDefault="00790AEF" w:rsidP="00790AEF">
            <w:pPr>
              <w:spacing w:after="0"/>
              <w:rPr>
                <w:ins w:id="6808" w:author="Armando Ramirez" w:date="2022-02-09T15:48:00Z"/>
                <w:rFonts w:cs="Tahoma"/>
                <w:sz w:val="24"/>
                <w:szCs w:val="24"/>
              </w:rPr>
            </w:pPr>
            <w:ins w:id="6809" w:author="Armando Ramirez" w:date="2022-02-14T10:02:00Z">
              <w:r w:rsidRPr="00023A7C">
                <w:rPr>
                  <w:rFonts w:cs="Tahoma"/>
                  <w:sz w:val="24"/>
                  <w:szCs w:val="24"/>
                </w:rPr>
                <w:t>Certificate of Installation/ Verification</w:t>
              </w:r>
            </w:ins>
          </w:p>
        </w:tc>
        <w:tc>
          <w:tcPr>
            <w:tcW w:w="2481" w:type="dxa"/>
          </w:tcPr>
          <w:p w14:paraId="1CBD08E1" w14:textId="14309B80" w:rsidR="00790AEF" w:rsidRPr="0047193E" w:rsidRDefault="00790AEF" w:rsidP="00790AEF">
            <w:pPr>
              <w:spacing w:after="0"/>
              <w:rPr>
                <w:ins w:id="6810" w:author="Armando Ramirez" w:date="2022-02-09T15:48:00Z"/>
                <w:rFonts w:cs="Tahoma"/>
                <w:sz w:val="24"/>
                <w:szCs w:val="24"/>
              </w:rPr>
            </w:pPr>
            <w:ins w:id="6811" w:author="Armando Ramirez" w:date="2022-02-09T15:52:00Z">
              <w:r w:rsidRPr="0047193E">
                <w:rPr>
                  <w:rFonts w:cs="Tahoma"/>
                  <w:sz w:val="24"/>
                  <w:szCs w:val="24"/>
                </w:rPr>
                <w:t>Enclosure</w:t>
              </w:r>
            </w:ins>
            <w:ins w:id="6812" w:author="Armando Ramirez" w:date="2022-02-10T20:29:00Z">
              <w:r>
                <w:rPr>
                  <w:rFonts w:cs="Tahoma"/>
                  <w:sz w:val="24"/>
                  <w:szCs w:val="24"/>
                </w:rPr>
                <w:t xml:space="preserve"> </w:t>
              </w:r>
            </w:ins>
            <w:ins w:id="6813" w:author="Armando Ramirez" w:date="2022-02-09T15:52:00Z">
              <w:r w:rsidRPr="0047193E">
                <w:rPr>
                  <w:rFonts w:cs="Tahoma"/>
                  <w:sz w:val="24"/>
                  <w:szCs w:val="24"/>
                </w:rPr>
                <w:t>Air</w:t>
              </w:r>
            </w:ins>
            <w:ins w:id="6814" w:author="Armando Ramirez" w:date="2022-02-10T20:29:00Z">
              <w:r>
                <w:rPr>
                  <w:rFonts w:cs="Tahoma"/>
                  <w:sz w:val="24"/>
                  <w:szCs w:val="24"/>
                </w:rPr>
                <w:t xml:space="preserve"> </w:t>
              </w:r>
            </w:ins>
            <w:ins w:id="6815" w:author="Armando Ramirez" w:date="2022-02-09T15:52:00Z">
              <w:r w:rsidRPr="0047193E">
                <w:rPr>
                  <w:rFonts w:cs="Tahoma"/>
                  <w:sz w:val="24"/>
                  <w:szCs w:val="24"/>
                </w:rPr>
                <w:t>Leakage</w:t>
              </w:r>
            </w:ins>
            <w:ins w:id="6816" w:author="Armando Ramirez" w:date="2022-02-10T20:29:00Z">
              <w:r>
                <w:rPr>
                  <w:rFonts w:cs="Tahoma"/>
                  <w:sz w:val="24"/>
                  <w:szCs w:val="24"/>
                </w:rPr>
                <w:t xml:space="preserve"> </w:t>
              </w:r>
            </w:ins>
            <w:ins w:id="6817" w:author="Armando Ramirez" w:date="2022-02-09T15:52:00Z">
              <w:r w:rsidRPr="0047193E">
                <w:rPr>
                  <w:rFonts w:cs="Tahoma"/>
                  <w:sz w:val="24"/>
                  <w:szCs w:val="24"/>
                </w:rPr>
                <w:t>Worksheet-Single</w:t>
              </w:r>
            </w:ins>
            <w:ins w:id="6818" w:author="Armando Ramirez" w:date="2022-02-10T20:29:00Z">
              <w:r>
                <w:rPr>
                  <w:rFonts w:cs="Tahoma"/>
                  <w:sz w:val="24"/>
                  <w:szCs w:val="24"/>
                </w:rPr>
                <w:t xml:space="preserve"> </w:t>
              </w:r>
            </w:ins>
            <w:ins w:id="6819" w:author="Armando Ramirez" w:date="2022-02-09T15:52:00Z">
              <w:r w:rsidRPr="0047193E">
                <w:rPr>
                  <w:rFonts w:cs="Tahoma"/>
                  <w:sz w:val="24"/>
                  <w:szCs w:val="24"/>
                </w:rPr>
                <w:t>Point</w:t>
              </w:r>
            </w:ins>
            <w:ins w:id="6820" w:author="Armando Ramirez" w:date="2022-02-10T20:29:00Z">
              <w:r>
                <w:rPr>
                  <w:rFonts w:cs="Tahoma"/>
                  <w:sz w:val="24"/>
                  <w:szCs w:val="24"/>
                </w:rPr>
                <w:t xml:space="preserve"> </w:t>
              </w:r>
            </w:ins>
            <w:ins w:id="6821" w:author="Armando Ramirez" w:date="2022-02-09T15:52:00Z">
              <w:r w:rsidRPr="0047193E">
                <w:rPr>
                  <w:rFonts w:cs="Tahoma"/>
                  <w:sz w:val="24"/>
                  <w:szCs w:val="24"/>
                </w:rPr>
                <w:t>Test-Automatic Meter</w:t>
              </w:r>
            </w:ins>
          </w:p>
        </w:tc>
        <w:tc>
          <w:tcPr>
            <w:tcW w:w="2482" w:type="dxa"/>
          </w:tcPr>
          <w:p w14:paraId="1B0A4EA5" w14:textId="230F5885" w:rsidR="00790AEF" w:rsidRPr="0047193E" w:rsidRDefault="00790AEF" w:rsidP="00790AEF">
            <w:pPr>
              <w:spacing w:after="0"/>
              <w:rPr>
                <w:ins w:id="6822" w:author="Armando Ramirez" w:date="2022-02-09T15:48:00Z"/>
                <w:rFonts w:cs="Tahoma"/>
                <w:sz w:val="24"/>
                <w:szCs w:val="24"/>
              </w:rPr>
            </w:pPr>
            <w:ins w:id="6823" w:author="Armando Ramirez" w:date="2022-02-11T17:08:00Z">
              <w:r>
                <w:rPr>
                  <w:rFonts w:cs="Tahoma"/>
                  <w:sz w:val="24"/>
                  <w:szCs w:val="24"/>
                </w:rPr>
                <w:t>See rules for the MCH-24a.</w:t>
              </w:r>
            </w:ins>
          </w:p>
        </w:tc>
      </w:tr>
      <w:tr w:rsidR="00D2728E" w:rsidRPr="0024633A" w14:paraId="37A7E543" w14:textId="77777777" w:rsidTr="001F1927">
        <w:trPr>
          <w:trHeight w:val="288"/>
          <w:ins w:id="6824" w:author="Armando Ramirez" w:date="2022-02-09T15:48:00Z"/>
        </w:trPr>
        <w:tc>
          <w:tcPr>
            <w:tcW w:w="2785" w:type="dxa"/>
          </w:tcPr>
          <w:p w14:paraId="2F62B6F1" w14:textId="784291CA" w:rsidR="00D2728E" w:rsidRPr="0047193E" w:rsidRDefault="00D2728E" w:rsidP="00D2728E">
            <w:pPr>
              <w:spacing w:after="0"/>
              <w:rPr>
                <w:ins w:id="6825" w:author="Armando Ramirez" w:date="2022-02-09T15:48:00Z"/>
                <w:rFonts w:cs="Tahoma"/>
                <w:sz w:val="24"/>
                <w:szCs w:val="24"/>
              </w:rPr>
            </w:pPr>
            <w:ins w:id="6826" w:author="Armando Ramirez" w:date="2022-02-09T15:52:00Z">
              <w:r w:rsidRPr="0047193E">
                <w:rPr>
                  <w:rFonts w:cs="Tahoma"/>
                  <w:sz w:val="24"/>
                  <w:szCs w:val="24"/>
                </w:rPr>
                <w:t>LMCI/LMCV-MCH-25a-H</w:t>
              </w:r>
            </w:ins>
          </w:p>
        </w:tc>
        <w:tc>
          <w:tcPr>
            <w:tcW w:w="2178" w:type="dxa"/>
          </w:tcPr>
          <w:p w14:paraId="7910FD42" w14:textId="5DD33A68" w:rsidR="00D2728E" w:rsidRPr="0047193E" w:rsidRDefault="00D2728E" w:rsidP="00D2728E">
            <w:pPr>
              <w:spacing w:after="0"/>
              <w:rPr>
                <w:ins w:id="6827" w:author="Armando Ramirez" w:date="2022-02-09T15:48:00Z"/>
                <w:rFonts w:cs="Tahoma"/>
                <w:sz w:val="24"/>
                <w:szCs w:val="24"/>
              </w:rPr>
            </w:pPr>
            <w:ins w:id="6828" w:author="Armando Ramirez" w:date="2022-02-14T10:02:00Z">
              <w:r w:rsidRPr="00023A7C">
                <w:rPr>
                  <w:rFonts w:cs="Tahoma"/>
                  <w:sz w:val="24"/>
                  <w:szCs w:val="24"/>
                </w:rPr>
                <w:t>Certificate of Installation/ Verification</w:t>
              </w:r>
            </w:ins>
          </w:p>
        </w:tc>
        <w:tc>
          <w:tcPr>
            <w:tcW w:w="2481" w:type="dxa"/>
          </w:tcPr>
          <w:p w14:paraId="1BD0D8A5" w14:textId="27CA3732" w:rsidR="00D2728E" w:rsidRPr="0047193E" w:rsidRDefault="00D2728E" w:rsidP="00D2728E">
            <w:pPr>
              <w:spacing w:after="0"/>
              <w:rPr>
                <w:ins w:id="6829" w:author="Armando Ramirez" w:date="2022-02-09T15:48:00Z"/>
                <w:rFonts w:cs="Tahoma"/>
                <w:sz w:val="24"/>
                <w:szCs w:val="24"/>
              </w:rPr>
            </w:pPr>
            <w:ins w:id="6830" w:author="Armando Ramirez" w:date="2022-02-09T15:52:00Z">
              <w:r w:rsidRPr="0047193E">
                <w:rPr>
                  <w:rFonts w:cs="Tahoma"/>
                  <w:sz w:val="24"/>
                  <w:szCs w:val="24"/>
                </w:rPr>
                <w:t>Refrigerant</w:t>
              </w:r>
            </w:ins>
            <w:ins w:id="6831" w:author="Armando Ramirez" w:date="2022-02-10T20:30:00Z">
              <w:r>
                <w:rPr>
                  <w:rFonts w:cs="Tahoma"/>
                  <w:sz w:val="24"/>
                  <w:szCs w:val="24"/>
                </w:rPr>
                <w:t xml:space="preserve"> </w:t>
              </w:r>
            </w:ins>
            <w:ins w:id="6832" w:author="Armando Ramirez" w:date="2022-02-09T15:52:00Z">
              <w:r w:rsidRPr="0047193E">
                <w:rPr>
                  <w:rFonts w:cs="Tahoma"/>
                  <w:sz w:val="24"/>
                  <w:szCs w:val="24"/>
                </w:rPr>
                <w:t>Charge-Superheat</w:t>
              </w:r>
            </w:ins>
          </w:p>
        </w:tc>
        <w:tc>
          <w:tcPr>
            <w:tcW w:w="2482" w:type="dxa"/>
          </w:tcPr>
          <w:p w14:paraId="3613FB99" w14:textId="25E82176" w:rsidR="00D2728E" w:rsidRPr="0047193E" w:rsidRDefault="00D2728E" w:rsidP="00D2728E">
            <w:pPr>
              <w:spacing w:after="0"/>
              <w:rPr>
                <w:ins w:id="6833" w:author="Armando Ramirez" w:date="2022-02-09T15:48:00Z"/>
                <w:rFonts w:cs="Tahoma"/>
                <w:sz w:val="24"/>
                <w:szCs w:val="24"/>
              </w:rPr>
            </w:pPr>
            <w:ins w:id="6834" w:author="Armando Ramirez" w:date="2022-02-14T14:17:00Z">
              <w:r w:rsidRPr="0024633A">
                <w:rPr>
                  <w:rFonts w:cs="Tahoma"/>
                  <w:b/>
                  <w:bCs/>
                  <w:sz w:val="24"/>
                  <w:szCs w:val="24"/>
                </w:rPr>
                <w:t>Refrigerant Charge Feature</w:t>
              </w:r>
              <w:r w:rsidRPr="0024633A">
                <w:rPr>
                  <w:rFonts w:cs="Tahoma"/>
                  <w:sz w:val="24"/>
                  <w:szCs w:val="24"/>
                </w:rPr>
                <w:br/>
              </w:r>
              <w:r w:rsidRPr="0024633A">
                <w:rPr>
                  <w:rFonts w:cs="Tahoma"/>
                  <w:sz w:val="24"/>
                  <w:szCs w:val="24"/>
                </w:rPr>
                <w:br/>
                <w:t xml:space="preserve">When the MCH-01 indicates requirement for MCH-25 for HERS verification for Refrigerant Charge verification for the dwelling, qualification for inclusion in a sample group may be demonstrated using any one of the applicable variants (a, b, c, d, e, f). The same variant does not need to be used in all dwellings in a sample group, thus any combination of MCH-25 variants can be used to qualify to be in the same </w:t>
              </w:r>
              <w:r w:rsidRPr="0024633A">
                <w:rPr>
                  <w:rFonts w:cs="Tahoma"/>
                  <w:sz w:val="24"/>
                  <w:szCs w:val="24"/>
                </w:rPr>
                <w:lastRenderedPageBreak/>
                <w:t>sample group.</w:t>
              </w:r>
              <w:r w:rsidRPr="0024633A">
                <w:rPr>
                  <w:rFonts w:cs="Tahoma"/>
                  <w:sz w:val="24"/>
                  <w:szCs w:val="24"/>
                </w:rPr>
                <w:br/>
              </w:r>
              <w:r w:rsidRPr="0024633A">
                <w:rPr>
                  <w:rFonts w:cs="Tahoma"/>
                  <w:sz w:val="24"/>
                  <w:szCs w:val="24"/>
                </w:rPr>
                <w:br/>
              </w:r>
              <w:r w:rsidRPr="0024633A">
                <w:rPr>
                  <w:rFonts w:cs="Tahoma"/>
                  <w:sz w:val="24"/>
                  <w:szCs w:val="24"/>
                </w:rPr>
                <w:br/>
              </w:r>
            </w:ins>
          </w:p>
        </w:tc>
      </w:tr>
      <w:tr w:rsidR="00D2728E" w:rsidRPr="0024633A" w14:paraId="0BAC4076" w14:textId="77777777" w:rsidTr="001F1927">
        <w:trPr>
          <w:trHeight w:val="288"/>
          <w:ins w:id="6835" w:author="Armando Ramirez" w:date="2022-02-09T15:48:00Z"/>
        </w:trPr>
        <w:tc>
          <w:tcPr>
            <w:tcW w:w="2785" w:type="dxa"/>
          </w:tcPr>
          <w:p w14:paraId="0EBF467D" w14:textId="2CDFFC1A" w:rsidR="00D2728E" w:rsidRPr="0047193E" w:rsidRDefault="00D2728E" w:rsidP="00D2728E">
            <w:pPr>
              <w:spacing w:after="0"/>
              <w:rPr>
                <w:ins w:id="6836" w:author="Armando Ramirez" w:date="2022-02-09T15:48:00Z"/>
                <w:rFonts w:cs="Tahoma"/>
                <w:sz w:val="24"/>
                <w:szCs w:val="24"/>
              </w:rPr>
            </w:pPr>
            <w:ins w:id="6837" w:author="Armando Ramirez" w:date="2022-02-09T15:52:00Z">
              <w:r w:rsidRPr="0047193E">
                <w:rPr>
                  <w:rFonts w:cs="Tahoma"/>
                  <w:sz w:val="24"/>
                  <w:szCs w:val="24"/>
                </w:rPr>
                <w:lastRenderedPageBreak/>
                <w:t>LMCI/LMCV-MCH-25b-H</w:t>
              </w:r>
            </w:ins>
          </w:p>
        </w:tc>
        <w:tc>
          <w:tcPr>
            <w:tcW w:w="2178" w:type="dxa"/>
          </w:tcPr>
          <w:p w14:paraId="5AFFF337" w14:textId="0B747E2D" w:rsidR="00D2728E" w:rsidRPr="0047193E" w:rsidRDefault="00D2728E" w:rsidP="00D2728E">
            <w:pPr>
              <w:spacing w:after="0"/>
              <w:rPr>
                <w:ins w:id="6838" w:author="Armando Ramirez" w:date="2022-02-09T15:48:00Z"/>
                <w:rFonts w:cs="Tahoma"/>
                <w:sz w:val="24"/>
                <w:szCs w:val="24"/>
              </w:rPr>
            </w:pPr>
            <w:ins w:id="6839" w:author="Armando Ramirez" w:date="2022-02-14T10:02:00Z">
              <w:r w:rsidRPr="00023A7C">
                <w:rPr>
                  <w:rFonts w:cs="Tahoma"/>
                  <w:sz w:val="24"/>
                  <w:szCs w:val="24"/>
                </w:rPr>
                <w:t>Certificate of Installation/ Verification</w:t>
              </w:r>
            </w:ins>
          </w:p>
        </w:tc>
        <w:tc>
          <w:tcPr>
            <w:tcW w:w="2481" w:type="dxa"/>
          </w:tcPr>
          <w:p w14:paraId="28225B99" w14:textId="13B44DC3" w:rsidR="00D2728E" w:rsidRPr="0047193E" w:rsidRDefault="00D2728E" w:rsidP="00D2728E">
            <w:pPr>
              <w:spacing w:after="0"/>
              <w:rPr>
                <w:ins w:id="6840" w:author="Armando Ramirez" w:date="2022-02-09T15:48:00Z"/>
                <w:rFonts w:cs="Tahoma"/>
                <w:sz w:val="24"/>
                <w:szCs w:val="24"/>
              </w:rPr>
            </w:pPr>
            <w:ins w:id="6841" w:author="Armando Ramirez" w:date="2022-02-09T15:52:00Z">
              <w:r w:rsidRPr="0047193E">
                <w:rPr>
                  <w:rFonts w:cs="Tahoma"/>
                  <w:sz w:val="24"/>
                  <w:szCs w:val="24"/>
                </w:rPr>
                <w:t>Refrigerant</w:t>
              </w:r>
            </w:ins>
            <w:ins w:id="6842" w:author="Armando Ramirez" w:date="2022-02-10T20:30:00Z">
              <w:r>
                <w:rPr>
                  <w:rFonts w:cs="Tahoma"/>
                  <w:sz w:val="24"/>
                  <w:szCs w:val="24"/>
                </w:rPr>
                <w:t xml:space="preserve"> </w:t>
              </w:r>
            </w:ins>
            <w:ins w:id="6843" w:author="Armando Ramirez" w:date="2022-02-09T15:52:00Z">
              <w:r w:rsidRPr="0047193E">
                <w:rPr>
                  <w:rFonts w:cs="Tahoma"/>
                  <w:sz w:val="24"/>
                  <w:szCs w:val="24"/>
                </w:rPr>
                <w:t>Charge-Subcooling</w:t>
              </w:r>
            </w:ins>
          </w:p>
        </w:tc>
        <w:tc>
          <w:tcPr>
            <w:tcW w:w="2482" w:type="dxa"/>
          </w:tcPr>
          <w:p w14:paraId="2B11CA3D" w14:textId="77777777" w:rsidR="00D2728E" w:rsidRDefault="00D2728E" w:rsidP="00D2728E">
            <w:pPr>
              <w:spacing w:after="0"/>
              <w:rPr>
                <w:ins w:id="6844" w:author="Armando Ramirez" w:date="2022-02-14T14:17:00Z"/>
                <w:rFonts w:cs="Tahoma"/>
                <w:sz w:val="24"/>
                <w:szCs w:val="24"/>
              </w:rPr>
            </w:pPr>
            <w:ins w:id="6845" w:author="Armando Ramirez" w:date="2022-02-14T14:17:00Z">
              <w:r>
                <w:rPr>
                  <w:rFonts w:cs="Tahoma"/>
                  <w:sz w:val="24"/>
                  <w:szCs w:val="24"/>
                </w:rPr>
                <w:t>See rules for the MCH-25a.</w:t>
              </w:r>
            </w:ins>
          </w:p>
          <w:p w14:paraId="4920D586" w14:textId="77777777" w:rsidR="00D2728E" w:rsidRPr="0047193E" w:rsidRDefault="00D2728E" w:rsidP="00D2728E">
            <w:pPr>
              <w:spacing w:after="0"/>
              <w:rPr>
                <w:ins w:id="6846" w:author="Armando Ramirez" w:date="2022-02-09T15:48:00Z"/>
                <w:rFonts w:cs="Tahoma"/>
                <w:sz w:val="24"/>
                <w:szCs w:val="24"/>
              </w:rPr>
            </w:pPr>
          </w:p>
        </w:tc>
      </w:tr>
      <w:tr w:rsidR="00D2728E" w:rsidRPr="0024633A" w14:paraId="65C8C162" w14:textId="77777777" w:rsidTr="001F1927">
        <w:trPr>
          <w:trHeight w:val="288"/>
          <w:ins w:id="6847" w:author="Armando Ramirez" w:date="2022-02-09T15:48:00Z"/>
        </w:trPr>
        <w:tc>
          <w:tcPr>
            <w:tcW w:w="2785" w:type="dxa"/>
          </w:tcPr>
          <w:p w14:paraId="2FD7B522" w14:textId="27D745E4" w:rsidR="00D2728E" w:rsidRPr="0047193E" w:rsidRDefault="00D2728E" w:rsidP="00D2728E">
            <w:pPr>
              <w:spacing w:after="0"/>
              <w:rPr>
                <w:ins w:id="6848" w:author="Armando Ramirez" w:date="2022-02-09T15:48:00Z"/>
                <w:rFonts w:cs="Tahoma"/>
                <w:sz w:val="24"/>
                <w:szCs w:val="24"/>
              </w:rPr>
            </w:pPr>
            <w:ins w:id="6849" w:author="Armando Ramirez" w:date="2022-02-09T15:52:00Z">
              <w:r w:rsidRPr="0047193E">
                <w:rPr>
                  <w:rFonts w:cs="Tahoma"/>
                  <w:sz w:val="24"/>
                  <w:szCs w:val="24"/>
                </w:rPr>
                <w:t>LMCI/LMCV-MCH-25c-H</w:t>
              </w:r>
            </w:ins>
          </w:p>
        </w:tc>
        <w:tc>
          <w:tcPr>
            <w:tcW w:w="2178" w:type="dxa"/>
          </w:tcPr>
          <w:p w14:paraId="014CAE1A" w14:textId="0F194863" w:rsidR="00D2728E" w:rsidRPr="0047193E" w:rsidRDefault="00D2728E" w:rsidP="00D2728E">
            <w:pPr>
              <w:spacing w:after="0"/>
              <w:rPr>
                <w:ins w:id="6850" w:author="Armando Ramirez" w:date="2022-02-09T15:48:00Z"/>
                <w:rFonts w:cs="Tahoma"/>
                <w:sz w:val="24"/>
                <w:szCs w:val="24"/>
              </w:rPr>
            </w:pPr>
            <w:ins w:id="6851" w:author="Armando Ramirez" w:date="2022-02-14T10:02:00Z">
              <w:r w:rsidRPr="00023A7C">
                <w:rPr>
                  <w:rFonts w:cs="Tahoma"/>
                  <w:sz w:val="24"/>
                  <w:szCs w:val="24"/>
                </w:rPr>
                <w:t>Certificate of Installation/ Verification</w:t>
              </w:r>
            </w:ins>
          </w:p>
        </w:tc>
        <w:tc>
          <w:tcPr>
            <w:tcW w:w="2481" w:type="dxa"/>
          </w:tcPr>
          <w:p w14:paraId="75BFB944" w14:textId="3426867F" w:rsidR="00D2728E" w:rsidRPr="0047193E" w:rsidRDefault="00D2728E" w:rsidP="00D2728E">
            <w:pPr>
              <w:spacing w:after="0"/>
              <w:rPr>
                <w:ins w:id="6852" w:author="Armando Ramirez" w:date="2022-02-09T15:48:00Z"/>
                <w:rFonts w:cs="Tahoma"/>
                <w:sz w:val="24"/>
                <w:szCs w:val="24"/>
              </w:rPr>
            </w:pPr>
            <w:ins w:id="6853" w:author="Armando Ramirez" w:date="2022-02-09T15:52:00Z">
              <w:r w:rsidRPr="0047193E">
                <w:rPr>
                  <w:rFonts w:cs="Tahoma"/>
                  <w:sz w:val="24"/>
                  <w:szCs w:val="24"/>
                </w:rPr>
                <w:t>Refrigerant</w:t>
              </w:r>
            </w:ins>
            <w:ins w:id="6854" w:author="Armando Ramirez" w:date="2022-02-11T17:09:00Z">
              <w:r>
                <w:rPr>
                  <w:rFonts w:cs="Tahoma"/>
                  <w:sz w:val="24"/>
                  <w:szCs w:val="24"/>
                </w:rPr>
                <w:t xml:space="preserve"> </w:t>
              </w:r>
            </w:ins>
            <w:ins w:id="6855" w:author="Armando Ramirez" w:date="2022-02-09T15:52:00Z">
              <w:r w:rsidRPr="0047193E">
                <w:rPr>
                  <w:rFonts w:cs="Tahoma"/>
                  <w:sz w:val="24"/>
                  <w:szCs w:val="24"/>
                </w:rPr>
                <w:t>Charge-Weigh</w:t>
              </w:r>
            </w:ins>
            <w:ins w:id="6856" w:author="Armando Ramirez" w:date="2022-02-10T19:34:00Z">
              <w:r>
                <w:rPr>
                  <w:rFonts w:cs="Tahoma"/>
                  <w:sz w:val="24"/>
                  <w:szCs w:val="24"/>
                </w:rPr>
                <w:t>-i</w:t>
              </w:r>
            </w:ins>
            <w:ins w:id="6857" w:author="Armando Ramirez" w:date="2022-02-09T15:52:00Z">
              <w:del w:id="6858" w:author="Armando Ramirez" w:date="2022-02-10T19:34:00Z">
                <w:r w:rsidRPr="0047193E" w:rsidDel="0081139E">
                  <w:rPr>
                    <w:rFonts w:cs="Tahoma"/>
                    <w:sz w:val="24"/>
                    <w:szCs w:val="24"/>
                  </w:rPr>
                  <w:delText>I</w:delText>
                </w:r>
              </w:del>
              <w:r w:rsidRPr="0047193E">
                <w:rPr>
                  <w:rFonts w:cs="Tahoma"/>
                  <w:sz w:val="24"/>
                  <w:szCs w:val="24"/>
                </w:rPr>
                <w:t>n</w:t>
              </w:r>
            </w:ins>
            <w:ins w:id="6859" w:author="Armando Ramirez" w:date="2022-02-10T19:34:00Z">
              <w:r>
                <w:rPr>
                  <w:rFonts w:cs="Tahoma"/>
                  <w:sz w:val="24"/>
                  <w:szCs w:val="24"/>
                </w:rPr>
                <w:t xml:space="preserve"> </w:t>
              </w:r>
            </w:ins>
            <w:ins w:id="6860" w:author="Armando Ramirez" w:date="2022-02-09T15:52:00Z">
              <w:r w:rsidRPr="0047193E">
                <w:rPr>
                  <w:rFonts w:cs="Tahoma"/>
                  <w:sz w:val="24"/>
                  <w:szCs w:val="24"/>
                </w:rPr>
                <w:t>Observation</w:t>
              </w:r>
            </w:ins>
          </w:p>
        </w:tc>
        <w:tc>
          <w:tcPr>
            <w:tcW w:w="2482" w:type="dxa"/>
          </w:tcPr>
          <w:p w14:paraId="514E7D90" w14:textId="77777777" w:rsidR="00D2728E" w:rsidRDefault="00D2728E" w:rsidP="00D2728E">
            <w:pPr>
              <w:spacing w:after="0"/>
              <w:rPr>
                <w:ins w:id="6861" w:author="Armando Ramirez" w:date="2022-02-14T14:17:00Z"/>
                <w:rFonts w:cs="Tahoma"/>
                <w:sz w:val="24"/>
                <w:szCs w:val="24"/>
              </w:rPr>
            </w:pPr>
            <w:ins w:id="6862" w:author="Armando Ramirez" w:date="2022-02-14T14:17:00Z">
              <w:r>
                <w:rPr>
                  <w:rFonts w:cs="Tahoma"/>
                  <w:sz w:val="24"/>
                  <w:szCs w:val="24"/>
                </w:rPr>
                <w:t>See rules for the MCH-25a.</w:t>
              </w:r>
            </w:ins>
          </w:p>
          <w:p w14:paraId="4B33CB50" w14:textId="77777777" w:rsidR="00D2728E" w:rsidRDefault="00D2728E" w:rsidP="00D2728E">
            <w:pPr>
              <w:spacing w:after="0"/>
              <w:rPr>
                <w:ins w:id="6863" w:author="Armando Ramirez" w:date="2022-02-14T14:17:00Z"/>
                <w:rFonts w:cs="Tahoma"/>
                <w:sz w:val="24"/>
                <w:szCs w:val="24"/>
              </w:rPr>
            </w:pPr>
          </w:p>
          <w:p w14:paraId="57334AC8" w14:textId="1D0B9947" w:rsidR="00D2728E" w:rsidRPr="0047193E" w:rsidRDefault="00D2728E" w:rsidP="00D2728E">
            <w:pPr>
              <w:spacing w:after="0"/>
              <w:rPr>
                <w:ins w:id="6864" w:author="Armando Ramirez" w:date="2022-02-09T15:48:00Z"/>
                <w:rFonts w:cs="Tahoma"/>
                <w:sz w:val="24"/>
                <w:szCs w:val="24"/>
              </w:rPr>
            </w:pPr>
            <w:ins w:id="6865" w:author="Armando Ramirez" w:date="2022-02-14T14:17:00Z">
              <w:r>
                <w:rPr>
                  <w:rFonts w:cs="Tahoma"/>
                  <w:sz w:val="24"/>
                  <w:szCs w:val="24"/>
                </w:rPr>
                <w:t>Additionally, w</w:t>
              </w:r>
              <w:r w:rsidRPr="0024633A">
                <w:rPr>
                  <w:rFonts w:cs="Tahoma"/>
                  <w:sz w:val="24"/>
                  <w:szCs w:val="24"/>
                </w:rPr>
                <w:t>hen CF2R-MCH-25c is used for installation compliance, the MCH-25-documented dwelling shall be verified by a HERS Rater (cannot comply as "not tested" dwelling in a sample group), additionally the installer's MCH-25c-documented dwelling cannot be used to represent the "tested" dwelling for Refrigerant Charge compliance for the sample group.</w:t>
              </w:r>
            </w:ins>
            <w:ins w:id="6866" w:author="Armando Ramirez" w:date="2022-02-10T19:32:00Z">
              <w:del w:id="6867" w:author="Armando Ramirez" w:date="2022-02-14T14:17:00Z">
                <w:r w:rsidDel="00DA797F">
                  <w:rPr>
                    <w:rFonts w:cs="Tahoma"/>
                    <w:sz w:val="24"/>
                    <w:szCs w:val="24"/>
                  </w:rPr>
                  <w:delText>Sampling</w:delText>
                </w:r>
              </w:del>
            </w:ins>
            <w:ins w:id="6868" w:author="Armando Ramirez" w:date="2022-02-10T19:31:00Z">
              <w:del w:id="6869" w:author="Armando Ramirez" w:date="2022-02-14T14:17:00Z">
                <w:r w:rsidDel="00DA797F">
                  <w:rPr>
                    <w:rFonts w:cs="Tahoma"/>
                    <w:sz w:val="24"/>
                    <w:szCs w:val="24"/>
                  </w:rPr>
                  <w:delText xml:space="preserve"> n/a</w:delText>
                </w:r>
              </w:del>
            </w:ins>
          </w:p>
        </w:tc>
      </w:tr>
      <w:tr w:rsidR="00D2728E" w:rsidRPr="0024633A" w14:paraId="07D8773F" w14:textId="77777777" w:rsidTr="001F1927">
        <w:trPr>
          <w:trHeight w:val="288"/>
          <w:ins w:id="6870" w:author="Armando Ramirez" w:date="2022-02-09T15:48:00Z"/>
        </w:trPr>
        <w:tc>
          <w:tcPr>
            <w:tcW w:w="2785" w:type="dxa"/>
          </w:tcPr>
          <w:p w14:paraId="3B934BF4" w14:textId="08A10A82" w:rsidR="00D2728E" w:rsidRPr="0047193E" w:rsidRDefault="00D2728E" w:rsidP="00D2728E">
            <w:pPr>
              <w:spacing w:after="0"/>
              <w:rPr>
                <w:ins w:id="6871" w:author="Armando Ramirez" w:date="2022-02-09T15:48:00Z"/>
                <w:rFonts w:cs="Tahoma"/>
                <w:sz w:val="24"/>
                <w:szCs w:val="24"/>
              </w:rPr>
            </w:pPr>
            <w:ins w:id="6872" w:author="Armando Ramirez" w:date="2022-02-09T15:52:00Z">
              <w:r w:rsidRPr="0047193E">
                <w:rPr>
                  <w:rFonts w:cs="Tahoma"/>
                  <w:sz w:val="24"/>
                  <w:szCs w:val="24"/>
                </w:rPr>
                <w:t>LMCI/LMCV-MCH-25e-H</w:t>
              </w:r>
            </w:ins>
          </w:p>
        </w:tc>
        <w:tc>
          <w:tcPr>
            <w:tcW w:w="2178" w:type="dxa"/>
          </w:tcPr>
          <w:p w14:paraId="1CD5A523" w14:textId="57FAAEBE" w:rsidR="00D2728E" w:rsidRPr="0047193E" w:rsidRDefault="00D2728E" w:rsidP="00D2728E">
            <w:pPr>
              <w:spacing w:after="0"/>
              <w:rPr>
                <w:ins w:id="6873" w:author="Armando Ramirez" w:date="2022-02-09T15:48:00Z"/>
                <w:rFonts w:cs="Tahoma"/>
                <w:sz w:val="24"/>
                <w:szCs w:val="24"/>
              </w:rPr>
            </w:pPr>
            <w:ins w:id="6874" w:author="Armando Ramirez" w:date="2022-02-14T10:02:00Z">
              <w:r w:rsidRPr="00023A7C">
                <w:rPr>
                  <w:rFonts w:cs="Tahoma"/>
                  <w:sz w:val="24"/>
                  <w:szCs w:val="24"/>
                </w:rPr>
                <w:t>Certificate of Installation/ Verification</w:t>
              </w:r>
            </w:ins>
          </w:p>
        </w:tc>
        <w:tc>
          <w:tcPr>
            <w:tcW w:w="2481" w:type="dxa"/>
          </w:tcPr>
          <w:p w14:paraId="4B2CECDB" w14:textId="311729D4" w:rsidR="00D2728E" w:rsidRPr="0047193E" w:rsidRDefault="00D2728E" w:rsidP="00D2728E">
            <w:pPr>
              <w:spacing w:after="0"/>
              <w:rPr>
                <w:ins w:id="6875" w:author="Armando Ramirez" w:date="2022-02-09T15:48:00Z"/>
                <w:rFonts w:cs="Tahoma"/>
                <w:sz w:val="24"/>
                <w:szCs w:val="24"/>
              </w:rPr>
            </w:pPr>
            <w:ins w:id="6876" w:author="Armando Ramirez" w:date="2022-02-09T15:52:00Z">
              <w:r w:rsidRPr="0047193E">
                <w:rPr>
                  <w:rFonts w:cs="Tahoma"/>
                  <w:sz w:val="24"/>
                  <w:szCs w:val="24"/>
                </w:rPr>
                <w:t>Refrigerant</w:t>
              </w:r>
            </w:ins>
            <w:ins w:id="6877" w:author="Armando Ramirez" w:date="2022-02-10T19:34:00Z">
              <w:r>
                <w:rPr>
                  <w:rFonts w:cs="Tahoma"/>
                  <w:sz w:val="24"/>
                  <w:szCs w:val="24"/>
                </w:rPr>
                <w:t xml:space="preserve"> </w:t>
              </w:r>
            </w:ins>
            <w:ins w:id="6878" w:author="Armando Ramirez" w:date="2022-02-09T15:52:00Z">
              <w:r w:rsidRPr="0047193E">
                <w:rPr>
                  <w:rFonts w:cs="Tahoma"/>
                  <w:sz w:val="24"/>
                  <w:szCs w:val="24"/>
                </w:rPr>
                <w:t>Charge-Winter</w:t>
              </w:r>
            </w:ins>
            <w:ins w:id="6879" w:author="Armando Ramirez" w:date="2022-02-10T19:34:00Z">
              <w:r>
                <w:rPr>
                  <w:rFonts w:cs="Tahoma"/>
                  <w:sz w:val="24"/>
                  <w:szCs w:val="24"/>
                </w:rPr>
                <w:t xml:space="preserve"> </w:t>
              </w:r>
            </w:ins>
            <w:ins w:id="6880" w:author="Armando Ramirez" w:date="2022-02-09T15:52:00Z">
              <w:r w:rsidRPr="0047193E">
                <w:rPr>
                  <w:rFonts w:cs="Tahoma"/>
                  <w:sz w:val="24"/>
                  <w:szCs w:val="24"/>
                </w:rPr>
                <w:t>Setup</w:t>
              </w:r>
            </w:ins>
          </w:p>
        </w:tc>
        <w:tc>
          <w:tcPr>
            <w:tcW w:w="2482" w:type="dxa"/>
          </w:tcPr>
          <w:p w14:paraId="3EDE9E80" w14:textId="77777777" w:rsidR="00D2728E" w:rsidRDefault="00D2728E" w:rsidP="00D2728E">
            <w:pPr>
              <w:spacing w:after="0"/>
              <w:rPr>
                <w:ins w:id="6881" w:author="Armando Ramirez" w:date="2022-02-14T14:18:00Z"/>
                <w:rFonts w:cs="Tahoma"/>
                <w:sz w:val="24"/>
                <w:szCs w:val="24"/>
              </w:rPr>
            </w:pPr>
            <w:ins w:id="6882" w:author="Armando Ramirez" w:date="2022-02-14T14:18:00Z">
              <w:r>
                <w:rPr>
                  <w:rFonts w:cs="Tahoma"/>
                  <w:sz w:val="24"/>
                  <w:szCs w:val="24"/>
                </w:rPr>
                <w:t>See rules for the MCH-25a.</w:t>
              </w:r>
            </w:ins>
          </w:p>
          <w:p w14:paraId="15876FCB" w14:textId="77777777" w:rsidR="00D2728E" w:rsidRPr="0047193E" w:rsidRDefault="00D2728E" w:rsidP="00D2728E">
            <w:pPr>
              <w:spacing w:after="0"/>
              <w:rPr>
                <w:ins w:id="6883" w:author="Armando Ramirez" w:date="2022-02-09T15:48:00Z"/>
                <w:rFonts w:cs="Tahoma"/>
                <w:sz w:val="24"/>
                <w:szCs w:val="24"/>
              </w:rPr>
            </w:pPr>
          </w:p>
        </w:tc>
      </w:tr>
      <w:tr w:rsidR="001325B9" w:rsidRPr="0024633A" w14:paraId="64D0CE73" w14:textId="77777777" w:rsidTr="001F1927">
        <w:trPr>
          <w:trHeight w:val="288"/>
          <w:ins w:id="6884" w:author="Armando Ramirez" w:date="2022-02-09T15:52:00Z"/>
        </w:trPr>
        <w:tc>
          <w:tcPr>
            <w:tcW w:w="2785" w:type="dxa"/>
          </w:tcPr>
          <w:p w14:paraId="61F3ADE7" w14:textId="251CC611" w:rsidR="001325B9" w:rsidRPr="0047193E" w:rsidRDefault="001325B9" w:rsidP="001325B9">
            <w:pPr>
              <w:spacing w:after="0"/>
              <w:rPr>
                <w:ins w:id="6885" w:author="Armando Ramirez" w:date="2022-02-09T15:52:00Z"/>
                <w:rFonts w:cs="Tahoma"/>
                <w:sz w:val="24"/>
                <w:szCs w:val="24"/>
              </w:rPr>
            </w:pPr>
            <w:ins w:id="6886" w:author="Armando Ramirez" w:date="2022-02-09T15:52:00Z">
              <w:r w:rsidRPr="0047193E">
                <w:rPr>
                  <w:rFonts w:cs="Tahoma"/>
                  <w:sz w:val="24"/>
                  <w:szCs w:val="24"/>
                </w:rPr>
                <w:lastRenderedPageBreak/>
                <w:t>LMCI/LMCV-MCH-25f-H</w:t>
              </w:r>
            </w:ins>
          </w:p>
        </w:tc>
        <w:tc>
          <w:tcPr>
            <w:tcW w:w="2178" w:type="dxa"/>
          </w:tcPr>
          <w:p w14:paraId="5C63680F" w14:textId="470E9261" w:rsidR="001325B9" w:rsidRPr="0047193E" w:rsidRDefault="001325B9" w:rsidP="001325B9">
            <w:pPr>
              <w:spacing w:after="0"/>
              <w:rPr>
                <w:ins w:id="6887" w:author="Armando Ramirez" w:date="2022-02-09T15:52:00Z"/>
                <w:rFonts w:cs="Tahoma"/>
                <w:sz w:val="24"/>
                <w:szCs w:val="24"/>
              </w:rPr>
            </w:pPr>
            <w:ins w:id="6888" w:author="Armando Ramirez" w:date="2022-02-14T10:02:00Z">
              <w:r w:rsidRPr="00023A7C">
                <w:rPr>
                  <w:rFonts w:cs="Tahoma"/>
                  <w:sz w:val="24"/>
                  <w:szCs w:val="24"/>
                </w:rPr>
                <w:t>Certificate of Installation/ Verification</w:t>
              </w:r>
            </w:ins>
          </w:p>
        </w:tc>
        <w:tc>
          <w:tcPr>
            <w:tcW w:w="2481" w:type="dxa"/>
          </w:tcPr>
          <w:p w14:paraId="6C9BEBED" w14:textId="6C9695AF" w:rsidR="001325B9" w:rsidRPr="0047193E" w:rsidRDefault="001325B9" w:rsidP="001325B9">
            <w:pPr>
              <w:spacing w:after="0"/>
              <w:rPr>
                <w:ins w:id="6889" w:author="Armando Ramirez" w:date="2022-02-09T15:52:00Z"/>
                <w:rFonts w:cs="Tahoma"/>
                <w:sz w:val="24"/>
                <w:szCs w:val="24"/>
              </w:rPr>
            </w:pPr>
            <w:ins w:id="6890" w:author="Armando Ramirez" w:date="2022-02-09T15:52:00Z">
              <w:r w:rsidRPr="0047193E">
                <w:rPr>
                  <w:rFonts w:cs="Tahoma"/>
                  <w:sz w:val="24"/>
                  <w:szCs w:val="24"/>
                </w:rPr>
                <w:t>Refrigerant</w:t>
              </w:r>
            </w:ins>
            <w:ins w:id="6891" w:author="Armando Ramirez" w:date="2022-02-10T20:30:00Z">
              <w:r>
                <w:rPr>
                  <w:rFonts w:cs="Tahoma"/>
                  <w:sz w:val="24"/>
                  <w:szCs w:val="24"/>
                </w:rPr>
                <w:t xml:space="preserve"> </w:t>
              </w:r>
            </w:ins>
            <w:ins w:id="6892" w:author="Armando Ramirez" w:date="2022-02-09T15:52:00Z">
              <w:r w:rsidRPr="0047193E">
                <w:rPr>
                  <w:rFonts w:cs="Tahoma"/>
                  <w:sz w:val="24"/>
                  <w:szCs w:val="24"/>
                </w:rPr>
                <w:t>Charge-Packaged</w:t>
              </w:r>
            </w:ins>
            <w:ins w:id="6893" w:author="Armando Ramirez" w:date="2022-02-10T20:30:00Z">
              <w:r>
                <w:rPr>
                  <w:rFonts w:cs="Tahoma"/>
                  <w:sz w:val="24"/>
                  <w:szCs w:val="24"/>
                </w:rPr>
                <w:t xml:space="preserve"> </w:t>
              </w:r>
            </w:ins>
            <w:ins w:id="6894" w:author="Armando Ramirez" w:date="2022-02-09T15:52:00Z">
              <w:r w:rsidRPr="0047193E">
                <w:rPr>
                  <w:rFonts w:cs="Tahoma"/>
                  <w:sz w:val="24"/>
                  <w:szCs w:val="24"/>
                </w:rPr>
                <w:t>System</w:t>
              </w:r>
            </w:ins>
            <w:ins w:id="6895" w:author="Armando Ramirez" w:date="2022-02-10T20:30:00Z">
              <w:r>
                <w:rPr>
                  <w:rFonts w:cs="Tahoma"/>
                  <w:sz w:val="24"/>
                  <w:szCs w:val="24"/>
                </w:rPr>
                <w:t xml:space="preserve"> </w:t>
              </w:r>
            </w:ins>
            <w:ins w:id="6896" w:author="Armando Ramirez" w:date="2022-02-09T15:52:00Z">
              <w:r w:rsidRPr="0047193E">
                <w:rPr>
                  <w:rFonts w:cs="Tahoma"/>
                  <w:sz w:val="24"/>
                  <w:szCs w:val="24"/>
                </w:rPr>
                <w:t>Manufacturer</w:t>
              </w:r>
            </w:ins>
            <w:ins w:id="6897" w:author="Armando Ramirez" w:date="2022-02-10T20:30:00Z">
              <w:r>
                <w:rPr>
                  <w:rFonts w:cs="Tahoma"/>
                  <w:sz w:val="24"/>
                  <w:szCs w:val="24"/>
                </w:rPr>
                <w:t xml:space="preserve"> </w:t>
              </w:r>
            </w:ins>
            <w:ins w:id="6898" w:author="Armando Ramirez" w:date="2022-02-09T15:52:00Z">
              <w:r w:rsidRPr="0047193E">
                <w:rPr>
                  <w:rFonts w:cs="Tahoma"/>
                  <w:sz w:val="24"/>
                  <w:szCs w:val="24"/>
                </w:rPr>
                <w:t>Cert</w:t>
              </w:r>
            </w:ins>
          </w:p>
        </w:tc>
        <w:tc>
          <w:tcPr>
            <w:tcW w:w="2482" w:type="dxa"/>
          </w:tcPr>
          <w:p w14:paraId="4C425600" w14:textId="77777777" w:rsidR="001325B9" w:rsidRDefault="001325B9" w:rsidP="001325B9">
            <w:pPr>
              <w:spacing w:after="0"/>
              <w:rPr>
                <w:ins w:id="6899" w:author="Armando Ramirez" w:date="2022-02-14T14:18:00Z"/>
                <w:rFonts w:cs="Tahoma"/>
                <w:sz w:val="24"/>
                <w:szCs w:val="24"/>
              </w:rPr>
            </w:pPr>
            <w:ins w:id="6900" w:author="Armando Ramirez" w:date="2022-02-14T14:18:00Z">
              <w:r>
                <w:rPr>
                  <w:rFonts w:cs="Tahoma"/>
                  <w:sz w:val="24"/>
                  <w:szCs w:val="24"/>
                </w:rPr>
                <w:t>See rules for the MCH-25a.</w:t>
              </w:r>
            </w:ins>
          </w:p>
          <w:p w14:paraId="27EA0E40" w14:textId="77777777" w:rsidR="001325B9" w:rsidRDefault="001325B9" w:rsidP="001325B9">
            <w:pPr>
              <w:spacing w:after="0"/>
              <w:rPr>
                <w:ins w:id="6901" w:author="Armando Ramirez" w:date="2022-02-14T14:18:00Z"/>
                <w:rFonts w:cs="Tahoma"/>
                <w:sz w:val="24"/>
                <w:szCs w:val="24"/>
              </w:rPr>
            </w:pPr>
          </w:p>
          <w:p w14:paraId="34B6D331" w14:textId="59317554" w:rsidR="001325B9" w:rsidRPr="0047193E" w:rsidRDefault="001325B9" w:rsidP="001325B9">
            <w:pPr>
              <w:spacing w:after="0"/>
              <w:rPr>
                <w:ins w:id="6902" w:author="Armando Ramirez" w:date="2022-02-09T15:52:00Z"/>
                <w:rFonts w:cs="Tahoma"/>
                <w:sz w:val="24"/>
                <w:szCs w:val="24"/>
              </w:rPr>
            </w:pPr>
            <w:ins w:id="6903" w:author="Armando Ramirez" w:date="2022-02-14T14:18:00Z">
              <w:r>
                <w:rPr>
                  <w:rFonts w:cs="Tahoma"/>
                  <w:sz w:val="24"/>
                  <w:szCs w:val="24"/>
                </w:rPr>
                <w:t>Additionally, w</w:t>
              </w:r>
              <w:r w:rsidRPr="0024633A">
                <w:rPr>
                  <w:rFonts w:cs="Tahoma"/>
                  <w:sz w:val="24"/>
                  <w:szCs w:val="24"/>
                </w:rPr>
                <w:t>hen MCH-25f is used by the installer, there is no required HERS verification for the system. These systems are eligible to be included in a sample group for Refrigerant Charge verification features, but these systems cannot be used to represent the "tested" dwelling for Refrigerant Charge compliance for the sample group.</w:t>
              </w:r>
            </w:ins>
          </w:p>
        </w:tc>
      </w:tr>
      <w:tr w:rsidR="001325B9" w:rsidRPr="0024633A" w14:paraId="45346C9F" w14:textId="77777777" w:rsidTr="001F1927">
        <w:trPr>
          <w:trHeight w:val="288"/>
          <w:ins w:id="6904" w:author="Armando Ramirez" w:date="2022-02-09T15:52:00Z"/>
        </w:trPr>
        <w:tc>
          <w:tcPr>
            <w:tcW w:w="2785" w:type="dxa"/>
          </w:tcPr>
          <w:p w14:paraId="3ED69452" w14:textId="5BE72D6D" w:rsidR="001325B9" w:rsidRPr="0047193E" w:rsidRDefault="001325B9" w:rsidP="001325B9">
            <w:pPr>
              <w:spacing w:after="0"/>
              <w:rPr>
                <w:ins w:id="6905" w:author="Armando Ramirez" w:date="2022-02-09T15:52:00Z"/>
                <w:rFonts w:cs="Tahoma"/>
                <w:sz w:val="24"/>
                <w:szCs w:val="24"/>
              </w:rPr>
            </w:pPr>
            <w:ins w:id="6906" w:author="Armando Ramirez" w:date="2022-02-09T15:52:00Z">
              <w:r w:rsidRPr="0047193E">
                <w:rPr>
                  <w:rFonts w:cs="Tahoma"/>
                  <w:sz w:val="24"/>
                  <w:szCs w:val="24"/>
                </w:rPr>
                <w:t>LMCI/LMCV-MCH-26-H</w:t>
              </w:r>
            </w:ins>
          </w:p>
        </w:tc>
        <w:tc>
          <w:tcPr>
            <w:tcW w:w="2178" w:type="dxa"/>
          </w:tcPr>
          <w:p w14:paraId="4904F484" w14:textId="15126789" w:rsidR="001325B9" w:rsidRPr="0047193E" w:rsidRDefault="001325B9" w:rsidP="001325B9">
            <w:pPr>
              <w:spacing w:after="0"/>
              <w:rPr>
                <w:ins w:id="6907" w:author="Armando Ramirez" w:date="2022-02-09T15:52:00Z"/>
                <w:rFonts w:cs="Tahoma"/>
                <w:sz w:val="24"/>
                <w:szCs w:val="24"/>
              </w:rPr>
            </w:pPr>
            <w:ins w:id="6908" w:author="Armando Ramirez" w:date="2022-02-14T10:02:00Z">
              <w:r w:rsidRPr="00023A7C">
                <w:rPr>
                  <w:rFonts w:cs="Tahoma"/>
                  <w:sz w:val="24"/>
                  <w:szCs w:val="24"/>
                </w:rPr>
                <w:t>Certificate of Installation/ Verification</w:t>
              </w:r>
            </w:ins>
          </w:p>
        </w:tc>
        <w:tc>
          <w:tcPr>
            <w:tcW w:w="2481" w:type="dxa"/>
          </w:tcPr>
          <w:p w14:paraId="5E2546EA" w14:textId="5FB86888" w:rsidR="001325B9" w:rsidRPr="0047193E" w:rsidRDefault="001325B9" w:rsidP="001325B9">
            <w:pPr>
              <w:spacing w:after="0"/>
              <w:rPr>
                <w:ins w:id="6909" w:author="Armando Ramirez" w:date="2022-02-09T15:52:00Z"/>
                <w:rFonts w:cs="Tahoma"/>
                <w:sz w:val="24"/>
                <w:szCs w:val="24"/>
              </w:rPr>
            </w:pPr>
            <w:ins w:id="6910" w:author="Armando Ramirez" w:date="2022-02-09T15:52:00Z">
              <w:r w:rsidRPr="0047193E">
                <w:rPr>
                  <w:rFonts w:cs="Tahoma"/>
                  <w:sz w:val="24"/>
                  <w:szCs w:val="24"/>
                </w:rPr>
                <w:t>Rated</w:t>
              </w:r>
            </w:ins>
            <w:ins w:id="6911" w:author="Armando Ramirez" w:date="2022-02-10T20:30:00Z">
              <w:r>
                <w:rPr>
                  <w:rFonts w:cs="Tahoma"/>
                  <w:sz w:val="24"/>
                  <w:szCs w:val="24"/>
                </w:rPr>
                <w:t xml:space="preserve"> </w:t>
              </w:r>
            </w:ins>
            <w:ins w:id="6912" w:author="Armando Ramirez" w:date="2022-02-09T15:52:00Z">
              <w:r w:rsidRPr="0047193E">
                <w:rPr>
                  <w:rFonts w:cs="Tahoma"/>
                  <w:sz w:val="24"/>
                  <w:szCs w:val="24"/>
                </w:rPr>
                <w:t>System</w:t>
              </w:r>
            </w:ins>
            <w:ins w:id="6913" w:author="Armando Ramirez" w:date="2022-02-10T20:30:00Z">
              <w:r>
                <w:rPr>
                  <w:rFonts w:cs="Tahoma"/>
                  <w:sz w:val="24"/>
                  <w:szCs w:val="24"/>
                </w:rPr>
                <w:t xml:space="preserve"> </w:t>
              </w:r>
            </w:ins>
            <w:ins w:id="6914" w:author="Armando Ramirez" w:date="2022-02-09T15:52:00Z">
              <w:r w:rsidRPr="0047193E">
                <w:rPr>
                  <w:rFonts w:cs="Tahoma"/>
                  <w:sz w:val="24"/>
                  <w:szCs w:val="24"/>
                </w:rPr>
                <w:t>Verification</w:t>
              </w:r>
            </w:ins>
          </w:p>
        </w:tc>
        <w:tc>
          <w:tcPr>
            <w:tcW w:w="2482" w:type="dxa"/>
          </w:tcPr>
          <w:p w14:paraId="571E6C7A" w14:textId="19FFA3F4" w:rsidR="001325B9" w:rsidRPr="0047193E" w:rsidRDefault="001325B9" w:rsidP="001325B9">
            <w:pPr>
              <w:spacing w:after="0"/>
              <w:rPr>
                <w:ins w:id="6915" w:author="Armando Ramirez" w:date="2022-02-09T15:52:00Z"/>
                <w:rFonts w:cs="Tahoma"/>
                <w:sz w:val="24"/>
                <w:szCs w:val="24"/>
              </w:rPr>
            </w:pPr>
            <w:ins w:id="6916" w:author="Armando Ramirez" w:date="2022-02-14T12:02:00Z">
              <w:r w:rsidRPr="0024633A">
                <w:rPr>
                  <w:rFonts w:cs="Tahoma"/>
                  <w:b/>
                  <w:bCs/>
                  <w:sz w:val="24"/>
                </w:rPr>
                <w:t>Rated Space Conditioning System Feature</w:t>
              </w:r>
              <w:r w:rsidRPr="0024633A">
                <w:rPr>
                  <w:rFonts w:cs="Tahoma"/>
                  <w:sz w:val="24"/>
                </w:rPr>
                <w:br/>
              </w:r>
              <w:r w:rsidRPr="0024633A">
                <w:rPr>
                  <w:rFonts w:cs="Tahoma"/>
                  <w:sz w:val="24"/>
                </w:rPr>
                <w:br/>
                <w:t xml:space="preserve">When the MCH-01 indicates requirement for MCH-26 for HERS verification of space conditioning systems in the dwelling, qualification for inclusion in a sample group may be </w:t>
              </w:r>
              <w:r w:rsidRPr="0024633A">
                <w:rPr>
                  <w:rFonts w:cs="Tahoma"/>
                  <w:sz w:val="24"/>
                </w:rPr>
                <w:lastRenderedPageBreak/>
                <w:t>demonstrated using MCH-26 regardless of which rating verification protocol is reported on the MCH-26. The same space conditioning system equipment verification protocol does not need to be used in all dwellings in a sample group, thus any combination of MCH-26 verifications can be used to qualify to be in the same sample group.</w:t>
              </w:r>
            </w:ins>
          </w:p>
        </w:tc>
      </w:tr>
      <w:tr w:rsidR="001325B9" w:rsidRPr="0024633A" w14:paraId="39BDDFD2" w14:textId="77777777" w:rsidTr="001F1927">
        <w:trPr>
          <w:trHeight w:val="288"/>
          <w:ins w:id="6917" w:author="Armando Ramirez" w:date="2022-02-09T15:52:00Z"/>
          <w:del w:id="6918" w:author="Haider Alhabibi" w:date="2022-02-16T14:36:00Z"/>
        </w:trPr>
        <w:tc>
          <w:tcPr>
            <w:tcW w:w="2785" w:type="dxa"/>
          </w:tcPr>
          <w:p w14:paraId="57E695A4" w14:textId="065615D2" w:rsidR="001325B9" w:rsidRPr="0047193E" w:rsidRDefault="001325B9" w:rsidP="001325B9">
            <w:pPr>
              <w:spacing w:after="0"/>
              <w:rPr>
                <w:ins w:id="6919" w:author="Armando Ramirez" w:date="2022-02-09T15:52:00Z"/>
                <w:del w:id="6920" w:author="Haider Alhabibi" w:date="2022-02-16T14:36:00Z"/>
                <w:rFonts w:cs="Tahoma"/>
                <w:sz w:val="24"/>
                <w:szCs w:val="24"/>
              </w:rPr>
            </w:pPr>
            <w:ins w:id="6921" w:author="Armando Ramirez" w:date="2022-02-09T15:52:00Z">
              <w:del w:id="6922" w:author="Haider Alhabibi" w:date="2022-02-16T14:36:00Z">
                <w:r w:rsidRPr="0047193E" w:rsidDel="005274EB">
                  <w:rPr>
                    <w:rFonts w:cs="Tahoma"/>
                    <w:sz w:val="24"/>
                    <w:szCs w:val="24"/>
                  </w:rPr>
                  <w:lastRenderedPageBreak/>
                  <w:delText>LMCI/LMCV-MCH-27a-H</w:delText>
                </w:r>
              </w:del>
            </w:ins>
          </w:p>
        </w:tc>
        <w:tc>
          <w:tcPr>
            <w:tcW w:w="2178" w:type="dxa"/>
          </w:tcPr>
          <w:p w14:paraId="44078FEA" w14:textId="2F8FD6A8" w:rsidR="001325B9" w:rsidRPr="0047193E" w:rsidRDefault="001325B9" w:rsidP="001325B9">
            <w:pPr>
              <w:spacing w:after="0"/>
              <w:rPr>
                <w:ins w:id="6923" w:author="Armando Ramirez" w:date="2022-02-09T15:52:00Z"/>
                <w:del w:id="6924" w:author="Haider Alhabibi" w:date="2022-02-16T14:36:00Z"/>
                <w:rFonts w:cs="Tahoma"/>
                <w:sz w:val="24"/>
                <w:szCs w:val="24"/>
              </w:rPr>
            </w:pPr>
            <w:ins w:id="6925" w:author="Armando Ramirez" w:date="2022-02-14T10:02:00Z">
              <w:del w:id="6926" w:author="Haider Alhabibi" w:date="2022-02-16T14:36:00Z">
                <w:r w:rsidRPr="00023A7C">
                  <w:rPr>
                    <w:rFonts w:cs="Tahoma"/>
                    <w:sz w:val="24"/>
                    <w:szCs w:val="24"/>
                  </w:rPr>
                  <w:delText>Certificate of Installation/ Verification</w:delText>
                </w:r>
              </w:del>
            </w:ins>
          </w:p>
        </w:tc>
        <w:tc>
          <w:tcPr>
            <w:tcW w:w="2481" w:type="dxa"/>
          </w:tcPr>
          <w:p w14:paraId="7128EDF4" w14:textId="551C6AB9" w:rsidR="001325B9" w:rsidRPr="0047193E" w:rsidRDefault="001325B9" w:rsidP="001325B9">
            <w:pPr>
              <w:spacing w:after="0"/>
              <w:rPr>
                <w:ins w:id="6927" w:author="Armando Ramirez" w:date="2022-02-09T15:52:00Z"/>
                <w:del w:id="6928" w:author="Haider Alhabibi" w:date="2022-02-16T14:36:00Z"/>
                <w:rFonts w:cs="Tahoma"/>
                <w:sz w:val="24"/>
                <w:szCs w:val="24"/>
              </w:rPr>
            </w:pPr>
            <w:ins w:id="6929" w:author="Armando Ramirez" w:date="2022-02-09T15:52:00Z">
              <w:del w:id="6930" w:author="Haider Alhabibi" w:date="2022-02-16T14:36:00Z">
                <w:r w:rsidRPr="0047193E" w:rsidDel="005274EB">
                  <w:rPr>
                    <w:rFonts w:cs="Tahoma"/>
                    <w:sz w:val="24"/>
                    <w:szCs w:val="24"/>
                  </w:rPr>
                  <w:delText>Continuous</w:delText>
                </w:r>
              </w:del>
            </w:ins>
            <w:ins w:id="6931" w:author="Armando Ramirez" w:date="2022-02-10T20:30:00Z">
              <w:del w:id="6932" w:author="Haider Alhabibi" w:date="2022-02-16T14:36:00Z">
                <w:r w:rsidDel="005274EB">
                  <w:rPr>
                    <w:rFonts w:cs="Tahoma"/>
                    <w:sz w:val="24"/>
                    <w:szCs w:val="24"/>
                  </w:rPr>
                  <w:delText xml:space="preserve"> </w:delText>
                </w:r>
              </w:del>
            </w:ins>
            <w:ins w:id="6933" w:author="Armando Ramirez" w:date="2022-02-09T15:52:00Z">
              <w:del w:id="6934" w:author="Haider Alhabibi" w:date="2022-02-16T14:36:00Z">
                <w:r w:rsidRPr="0047193E" w:rsidDel="005274EB">
                  <w:rPr>
                    <w:rFonts w:cs="Tahoma"/>
                    <w:sz w:val="24"/>
                    <w:szCs w:val="24"/>
                  </w:rPr>
                  <w:delText>Mech</w:delText>
                </w:r>
              </w:del>
            </w:ins>
            <w:ins w:id="6935" w:author="Armando Ramirez" w:date="2022-02-10T20:30:00Z">
              <w:del w:id="6936" w:author="Haider Alhabibi" w:date="2022-02-16T14:36:00Z">
                <w:r w:rsidDel="005274EB">
                  <w:rPr>
                    <w:rFonts w:cs="Tahoma"/>
                    <w:sz w:val="24"/>
                    <w:szCs w:val="24"/>
                  </w:rPr>
                  <w:delText xml:space="preserve">anical </w:delText>
                </w:r>
              </w:del>
            </w:ins>
            <w:ins w:id="6937" w:author="Armando Ramirez" w:date="2022-02-09T15:52:00Z">
              <w:del w:id="6938" w:author="Haider Alhabibi" w:date="2022-02-16T14:36:00Z">
                <w:r w:rsidRPr="0047193E" w:rsidDel="005274EB">
                  <w:rPr>
                    <w:rFonts w:cs="Tahoma"/>
                    <w:sz w:val="24"/>
                    <w:szCs w:val="24"/>
                  </w:rPr>
                  <w:delText>Vent</w:delText>
                </w:r>
              </w:del>
            </w:ins>
            <w:ins w:id="6939" w:author="Armando Ramirez" w:date="2022-02-10T20:30:00Z">
              <w:del w:id="6940" w:author="Haider Alhabibi" w:date="2022-02-16T14:36:00Z">
                <w:r w:rsidDel="005274EB">
                  <w:rPr>
                    <w:rFonts w:cs="Tahoma"/>
                    <w:sz w:val="24"/>
                    <w:szCs w:val="24"/>
                  </w:rPr>
                  <w:delText>ilation</w:delText>
                </w:r>
              </w:del>
            </w:ins>
            <w:ins w:id="6941" w:author="Armando Ramirez" w:date="2022-02-09T15:52:00Z">
              <w:del w:id="6942" w:author="Haider Alhabibi" w:date="2022-02-16T14:36:00Z">
                <w:r w:rsidRPr="0047193E" w:rsidDel="005274EB">
                  <w:rPr>
                    <w:rFonts w:cs="Tahoma"/>
                    <w:sz w:val="24"/>
                    <w:szCs w:val="24"/>
                  </w:rPr>
                  <w:delText>-Fan</w:delText>
                </w:r>
              </w:del>
            </w:ins>
            <w:ins w:id="6943" w:author="Armando Ramirez" w:date="2022-02-10T20:30:00Z">
              <w:del w:id="6944" w:author="Haider Alhabibi" w:date="2022-02-16T14:36:00Z">
                <w:r w:rsidDel="005274EB">
                  <w:rPr>
                    <w:rFonts w:cs="Tahoma"/>
                    <w:sz w:val="24"/>
                    <w:szCs w:val="24"/>
                  </w:rPr>
                  <w:delText xml:space="preserve"> </w:delText>
                </w:r>
              </w:del>
            </w:ins>
            <w:ins w:id="6945" w:author="Armando Ramirez" w:date="2022-02-09T15:52:00Z">
              <w:del w:id="6946" w:author="Haider Alhabibi" w:date="2022-02-16T14:36:00Z">
                <w:r w:rsidRPr="0047193E" w:rsidDel="005274EB">
                  <w:rPr>
                    <w:rFonts w:cs="Tahoma"/>
                    <w:sz w:val="24"/>
                    <w:szCs w:val="24"/>
                  </w:rPr>
                  <w:delText>Vent</w:delText>
                </w:r>
              </w:del>
            </w:ins>
            <w:ins w:id="6947" w:author="Armando Ramirez" w:date="2022-02-10T20:30:00Z">
              <w:del w:id="6948" w:author="Haider Alhabibi" w:date="2022-02-16T14:36:00Z">
                <w:r w:rsidDel="005274EB">
                  <w:rPr>
                    <w:rFonts w:cs="Tahoma"/>
                    <w:sz w:val="24"/>
                    <w:szCs w:val="24"/>
                  </w:rPr>
                  <w:delText xml:space="preserve">ilation </w:delText>
                </w:r>
              </w:del>
            </w:ins>
            <w:ins w:id="6949" w:author="Armando Ramirez" w:date="2022-02-09T15:52:00Z">
              <w:del w:id="6950" w:author="Haider Alhabibi" w:date="2022-02-16T14:36:00Z">
                <w:r w:rsidRPr="0047193E" w:rsidDel="005274EB">
                  <w:rPr>
                    <w:rFonts w:cs="Tahoma"/>
                    <w:sz w:val="24"/>
                    <w:szCs w:val="24"/>
                  </w:rPr>
                  <w:delText>Rate</w:delText>
                </w:r>
              </w:del>
            </w:ins>
            <w:ins w:id="6951" w:author="Armando Ramirez" w:date="2022-02-10T20:30:00Z">
              <w:del w:id="6952" w:author="Haider Alhabibi" w:date="2022-02-16T14:36:00Z">
                <w:r w:rsidDel="005274EB">
                  <w:rPr>
                    <w:rFonts w:cs="Tahoma"/>
                    <w:sz w:val="24"/>
                    <w:szCs w:val="24"/>
                  </w:rPr>
                  <w:delText xml:space="preserve"> </w:delText>
                </w:r>
              </w:del>
            </w:ins>
            <w:ins w:id="6953" w:author="Armando Ramirez" w:date="2022-02-09T15:52:00Z">
              <w:del w:id="6954" w:author="Haider Alhabibi" w:date="2022-02-16T14:36:00Z">
                <w:r w:rsidRPr="0047193E" w:rsidDel="005274EB">
                  <w:rPr>
                    <w:rFonts w:cs="Tahoma"/>
                    <w:sz w:val="24"/>
                    <w:szCs w:val="24"/>
                  </w:rPr>
                  <w:delText>Method</w:delText>
                </w:r>
              </w:del>
            </w:ins>
          </w:p>
        </w:tc>
        <w:tc>
          <w:tcPr>
            <w:tcW w:w="2482" w:type="dxa"/>
          </w:tcPr>
          <w:p w14:paraId="4A3DA3B3" w14:textId="3E371DD0" w:rsidR="001325B9" w:rsidRPr="0047193E" w:rsidRDefault="001325B9" w:rsidP="001325B9">
            <w:pPr>
              <w:spacing w:after="0"/>
              <w:rPr>
                <w:ins w:id="6955" w:author="Armando Ramirez" w:date="2022-02-09T15:52:00Z"/>
                <w:del w:id="6956" w:author="Haider Alhabibi" w:date="2022-02-16T14:36:00Z"/>
                <w:rFonts w:cs="Tahoma"/>
                <w:sz w:val="24"/>
                <w:szCs w:val="24"/>
              </w:rPr>
            </w:pPr>
          </w:p>
        </w:tc>
      </w:tr>
      <w:tr w:rsidR="001325B9" w:rsidRPr="0024633A" w14:paraId="183068AE" w14:textId="77777777" w:rsidTr="001F1927">
        <w:trPr>
          <w:trHeight w:val="288"/>
          <w:ins w:id="6957" w:author="Armando Ramirez" w:date="2022-02-09T15:52:00Z"/>
        </w:trPr>
        <w:tc>
          <w:tcPr>
            <w:tcW w:w="2785" w:type="dxa"/>
          </w:tcPr>
          <w:p w14:paraId="63578F2A" w14:textId="32D17253" w:rsidR="001325B9" w:rsidRPr="0047193E" w:rsidRDefault="001325B9" w:rsidP="001325B9">
            <w:pPr>
              <w:spacing w:after="0"/>
              <w:rPr>
                <w:ins w:id="6958" w:author="Armando Ramirez" w:date="2022-02-09T15:52:00Z"/>
                <w:rFonts w:cs="Tahoma"/>
                <w:sz w:val="24"/>
                <w:szCs w:val="24"/>
              </w:rPr>
            </w:pPr>
            <w:ins w:id="6959" w:author="Armando Ramirez" w:date="2022-02-09T15:52:00Z">
              <w:r w:rsidRPr="0047193E">
                <w:rPr>
                  <w:rFonts w:cs="Tahoma"/>
                  <w:sz w:val="24"/>
                  <w:szCs w:val="24"/>
                </w:rPr>
                <w:t>LMCI/LMCV-MCH-27b-H</w:t>
              </w:r>
            </w:ins>
          </w:p>
        </w:tc>
        <w:tc>
          <w:tcPr>
            <w:tcW w:w="2178" w:type="dxa"/>
          </w:tcPr>
          <w:p w14:paraId="311C22AA" w14:textId="616559AB" w:rsidR="001325B9" w:rsidRPr="0047193E" w:rsidRDefault="001325B9" w:rsidP="001325B9">
            <w:pPr>
              <w:spacing w:after="0"/>
              <w:rPr>
                <w:ins w:id="6960" w:author="Armando Ramirez" w:date="2022-02-09T15:52:00Z"/>
                <w:rFonts w:cs="Tahoma"/>
                <w:sz w:val="24"/>
                <w:szCs w:val="24"/>
              </w:rPr>
            </w:pPr>
            <w:ins w:id="6961" w:author="Armando Ramirez" w:date="2022-02-14T10:02:00Z">
              <w:r w:rsidRPr="00023A7C">
                <w:rPr>
                  <w:rFonts w:cs="Tahoma"/>
                  <w:sz w:val="24"/>
                  <w:szCs w:val="24"/>
                </w:rPr>
                <w:t>Certificate of Installation/ Verification</w:t>
              </w:r>
            </w:ins>
          </w:p>
        </w:tc>
        <w:tc>
          <w:tcPr>
            <w:tcW w:w="2481" w:type="dxa"/>
          </w:tcPr>
          <w:p w14:paraId="1F6A9685" w14:textId="083FC4F9" w:rsidR="001325B9" w:rsidRPr="0047193E" w:rsidRDefault="001325B9" w:rsidP="001325B9">
            <w:pPr>
              <w:spacing w:after="0"/>
              <w:rPr>
                <w:ins w:id="6962" w:author="Armando Ramirez" w:date="2022-02-09T15:52:00Z"/>
                <w:rFonts w:cs="Tahoma"/>
                <w:sz w:val="24"/>
                <w:szCs w:val="24"/>
              </w:rPr>
            </w:pPr>
            <w:ins w:id="6963" w:author="Armando Ramirez" w:date="2022-02-10T20:31:00Z">
              <w:del w:id="6964" w:author="Armando Ramirez" w:date="2022-02-11T16:32:00Z">
                <w:r w:rsidRPr="0047193E" w:rsidDel="005274EB">
                  <w:rPr>
                    <w:rFonts w:cs="Tahoma"/>
                    <w:sz w:val="24"/>
                    <w:szCs w:val="24"/>
                  </w:rPr>
                  <w:delText>Continuous</w:delText>
                </w:r>
                <w:r w:rsidDel="005274EB">
                  <w:rPr>
                    <w:rFonts w:cs="Tahoma"/>
                    <w:sz w:val="24"/>
                    <w:szCs w:val="24"/>
                  </w:rPr>
                  <w:delText xml:space="preserve"> </w:delText>
                </w:r>
              </w:del>
            </w:ins>
            <w:ins w:id="6965" w:author="Armando Ramirez" w:date="2022-02-11T16:33:00Z">
              <w:r>
                <w:rPr>
                  <w:rFonts w:cs="Tahoma"/>
                  <w:sz w:val="24"/>
                  <w:szCs w:val="24"/>
                </w:rPr>
                <w:t xml:space="preserve">Dwelling Unit </w:t>
              </w:r>
            </w:ins>
            <w:ins w:id="6966" w:author="Armando Ramirez" w:date="2022-02-10T20:31:00Z">
              <w:r w:rsidRPr="0047193E">
                <w:rPr>
                  <w:rFonts w:cs="Tahoma"/>
                  <w:sz w:val="24"/>
                  <w:szCs w:val="24"/>
                </w:rPr>
                <w:t>Mech</w:t>
              </w:r>
              <w:r>
                <w:rPr>
                  <w:rFonts w:cs="Tahoma"/>
                  <w:sz w:val="24"/>
                  <w:szCs w:val="24"/>
                </w:rPr>
                <w:t xml:space="preserve">anical </w:t>
              </w:r>
              <w:r w:rsidRPr="0047193E">
                <w:rPr>
                  <w:rFonts w:cs="Tahoma"/>
                  <w:sz w:val="24"/>
                  <w:szCs w:val="24"/>
                </w:rPr>
                <w:t>Vent</w:t>
              </w:r>
              <w:r>
                <w:rPr>
                  <w:rFonts w:cs="Tahoma"/>
                  <w:sz w:val="24"/>
                  <w:szCs w:val="24"/>
                </w:rPr>
                <w:t>ilation</w:t>
              </w:r>
              <w:r w:rsidRPr="0047193E" w:rsidDel="00DC48EA">
                <w:rPr>
                  <w:rFonts w:cs="Tahoma"/>
                  <w:sz w:val="24"/>
                  <w:szCs w:val="24"/>
                </w:rPr>
                <w:t xml:space="preserve"> </w:t>
              </w:r>
            </w:ins>
            <w:ins w:id="6967" w:author="Armando Ramirez" w:date="2022-02-09T15:52:00Z">
              <w:del w:id="6968" w:author="Armando Ramirez" w:date="2022-02-10T20:31:00Z">
                <w:r w:rsidRPr="0047193E" w:rsidDel="00DC48EA">
                  <w:rPr>
                    <w:rFonts w:cs="Tahoma"/>
                    <w:sz w:val="24"/>
                    <w:szCs w:val="24"/>
                  </w:rPr>
                  <w:delText>ContinuousMechVent</w:delText>
                </w:r>
              </w:del>
              <w:del w:id="6969" w:author="Armando Ramirez" w:date="2022-02-11T16:32:00Z">
                <w:r w:rsidRPr="0047193E" w:rsidDel="005274EB">
                  <w:rPr>
                    <w:rFonts w:cs="Tahoma"/>
                    <w:sz w:val="24"/>
                    <w:szCs w:val="24"/>
                  </w:rPr>
                  <w:delText>-Total</w:delText>
                </w:r>
              </w:del>
            </w:ins>
            <w:ins w:id="6970" w:author="Armando Ramirez" w:date="2022-02-10T20:31:00Z">
              <w:del w:id="6971" w:author="Armando Ramirez" w:date="2022-02-11T16:32:00Z">
                <w:r w:rsidDel="005274EB">
                  <w:rPr>
                    <w:rFonts w:cs="Tahoma"/>
                    <w:sz w:val="24"/>
                    <w:szCs w:val="24"/>
                  </w:rPr>
                  <w:delText xml:space="preserve"> </w:delText>
                </w:r>
              </w:del>
            </w:ins>
            <w:ins w:id="6972" w:author="Armando Ramirez" w:date="2022-02-09T15:52:00Z">
              <w:del w:id="6973" w:author="Armando Ramirez" w:date="2022-02-11T16:32:00Z">
                <w:r w:rsidRPr="0047193E" w:rsidDel="005274EB">
                  <w:rPr>
                    <w:rFonts w:cs="Tahoma"/>
                    <w:sz w:val="24"/>
                    <w:szCs w:val="24"/>
                  </w:rPr>
                  <w:delText>Vent</w:delText>
                </w:r>
              </w:del>
            </w:ins>
            <w:ins w:id="6974" w:author="Armando Ramirez" w:date="2022-02-10T20:31:00Z">
              <w:del w:id="6975" w:author="Armando Ramirez" w:date="2022-02-11T16:32:00Z">
                <w:r w:rsidDel="005274EB">
                  <w:rPr>
                    <w:rFonts w:cs="Tahoma"/>
                    <w:sz w:val="24"/>
                    <w:szCs w:val="24"/>
                  </w:rPr>
                  <w:delText xml:space="preserve">ilation </w:delText>
                </w:r>
              </w:del>
            </w:ins>
            <w:ins w:id="6976" w:author="Armando Ramirez" w:date="2022-02-09T15:52:00Z">
              <w:del w:id="6977" w:author="Armando Ramirez" w:date="2022-02-11T16:32:00Z">
                <w:r w:rsidRPr="0047193E" w:rsidDel="005274EB">
                  <w:rPr>
                    <w:rFonts w:cs="Tahoma"/>
                    <w:sz w:val="24"/>
                    <w:szCs w:val="24"/>
                  </w:rPr>
                  <w:delText>Rate</w:delText>
                </w:r>
              </w:del>
            </w:ins>
            <w:ins w:id="6978" w:author="Armando Ramirez" w:date="2022-02-10T20:31:00Z">
              <w:del w:id="6979" w:author="Armando Ramirez" w:date="2022-02-11T16:32:00Z">
                <w:r w:rsidDel="005274EB">
                  <w:rPr>
                    <w:rFonts w:cs="Tahoma"/>
                    <w:sz w:val="24"/>
                    <w:szCs w:val="24"/>
                  </w:rPr>
                  <w:delText xml:space="preserve"> </w:delText>
                </w:r>
              </w:del>
            </w:ins>
            <w:ins w:id="6980" w:author="Armando Ramirez" w:date="2022-02-09T15:52:00Z">
              <w:del w:id="6981" w:author="Armando Ramirez" w:date="2022-02-11T16:32:00Z">
                <w:r w:rsidRPr="0047193E" w:rsidDel="005274EB">
                  <w:rPr>
                    <w:rFonts w:cs="Tahoma"/>
                    <w:sz w:val="24"/>
                    <w:szCs w:val="24"/>
                  </w:rPr>
                  <w:delText>Method</w:delText>
                </w:r>
              </w:del>
            </w:ins>
          </w:p>
        </w:tc>
        <w:tc>
          <w:tcPr>
            <w:tcW w:w="2482" w:type="dxa"/>
          </w:tcPr>
          <w:p w14:paraId="580A05F6" w14:textId="77777777" w:rsidR="001325B9" w:rsidRDefault="001325B9" w:rsidP="001325B9">
            <w:pPr>
              <w:spacing w:after="0"/>
              <w:rPr>
                <w:ins w:id="6982" w:author="Armando Ramirez" w:date="2022-02-11T16:51:00Z"/>
                <w:rFonts w:cs="Tahoma"/>
                <w:sz w:val="24"/>
                <w:szCs w:val="24"/>
              </w:rPr>
            </w:pPr>
            <w:ins w:id="6983" w:author="Armando Ramirez" w:date="2022-02-11T16:35:00Z">
              <w:r>
                <w:rPr>
                  <w:rFonts w:cs="Tahoma"/>
                  <w:sz w:val="24"/>
                  <w:szCs w:val="24"/>
                </w:rPr>
                <w:t>When the MCH-01 requires verification of the dwelling unit ventilation</w:t>
              </w:r>
            </w:ins>
            <w:ins w:id="6984" w:author="Armando Ramirez" w:date="2022-02-11T16:36:00Z">
              <w:r>
                <w:rPr>
                  <w:rFonts w:cs="Tahoma"/>
                  <w:sz w:val="24"/>
                  <w:szCs w:val="24"/>
                </w:rPr>
                <w:t xml:space="preserve">, the MCH-27 may be </w:t>
              </w:r>
            </w:ins>
            <w:ins w:id="6985" w:author="Armando Ramirez" w:date="2022-02-11T16:37:00Z">
              <w:r>
                <w:rPr>
                  <w:rFonts w:cs="Tahoma"/>
                  <w:sz w:val="24"/>
                  <w:szCs w:val="24"/>
                </w:rPr>
                <w:t>used to sample in groups having the same features.</w:t>
              </w:r>
            </w:ins>
            <w:ins w:id="6986" w:author="Armando Ramirez" w:date="2022-02-11T16:38:00Z">
              <w:r>
                <w:rPr>
                  <w:rFonts w:cs="Tahoma"/>
                  <w:sz w:val="24"/>
                  <w:szCs w:val="24"/>
                </w:rPr>
                <w:t xml:space="preserve"> Dwellings with HRVs may be grouped with dwellings having ER</w:t>
              </w:r>
            </w:ins>
            <w:ins w:id="6987" w:author="Armando Ramirez" w:date="2022-02-11T16:39:00Z">
              <w:r>
                <w:rPr>
                  <w:rFonts w:cs="Tahoma"/>
                  <w:sz w:val="24"/>
                  <w:szCs w:val="24"/>
                </w:rPr>
                <w:t xml:space="preserve">Vs or HRVs, for example. </w:t>
              </w:r>
            </w:ins>
          </w:p>
          <w:p w14:paraId="1DC62BF6" w14:textId="77777777" w:rsidR="001325B9" w:rsidRDefault="001325B9" w:rsidP="001325B9">
            <w:pPr>
              <w:spacing w:after="0"/>
              <w:rPr>
                <w:ins w:id="6988" w:author="Armando Ramirez" w:date="2022-02-11T16:51:00Z"/>
                <w:rFonts w:cs="Tahoma"/>
                <w:sz w:val="24"/>
                <w:szCs w:val="24"/>
              </w:rPr>
            </w:pPr>
          </w:p>
          <w:p w14:paraId="7554AA60" w14:textId="77777777" w:rsidR="001325B9" w:rsidRDefault="001325B9" w:rsidP="001325B9">
            <w:pPr>
              <w:spacing w:after="0"/>
              <w:rPr>
                <w:ins w:id="6989" w:author="Armando Ramirez" w:date="2022-02-11T16:56:00Z"/>
                <w:rFonts w:cs="Tahoma"/>
                <w:sz w:val="24"/>
                <w:szCs w:val="24"/>
              </w:rPr>
            </w:pPr>
            <w:ins w:id="6990" w:author="Armando Ramirez" w:date="2022-02-11T16:39:00Z">
              <w:r>
                <w:rPr>
                  <w:rFonts w:cs="Tahoma"/>
                  <w:sz w:val="24"/>
                  <w:szCs w:val="24"/>
                </w:rPr>
                <w:t xml:space="preserve">However, a dwelling having balanced </w:t>
              </w:r>
            </w:ins>
            <w:ins w:id="6991" w:author="Armando Ramirez" w:date="2022-02-11T16:50:00Z">
              <w:r>
                <w:rPr>
                  <w:rFonts w:cs="Tahoma"/>
                  <w:sz w:val="24"/>
                  <w:szCs w:val="24"/>
                </w:rPr>
                <w:t xml:space="preserve">ventilation without </w:t>
              </w:r>
              <w:r>
                <w:rPr>
                  <w:rFonts w:cs="Tahoma"/>
                  <w:sz w:val="24"/>
                  <w:szCs w:val="24"/>
                </w:rPr>
                <w:lastRenderedPageBreak/>
                <w:t>recovery</w:t>
              </w:r>
            </w:ins>
            <w:ins w:id="6992" w:author="Armando Ramirez" w:date="2022-02-11T16:39:00Z">
              <w:r>
                <w:rPr>
                  <w:rFonts w:cs="Tahoma"/>
                  <w:sz w:val="24"/>
                  <w:szCs w:val="24"/>
                </w:rPr>
                <w:t xml:space="preserve"> may not be grouped with a dwelling that fe</w:t>
              </w:r>
            </w:ins>
            <w:ins w:id="6993" w:author="Armando Ramirez" w:date="2022-02-11T16:40:00Z">
              <w:r>
                <w:rPr>
                  <w:rFonts w:cs="Tahoma"/>
                  <w:sz w:val="24"/>
                  <w:szCs w:val="24"/>
                </w:rPr>
                <w:t xml:space="preserve">atures </w:t>
              </w:r>
            </w:ins>
            <w:ins w:id="6994" w:author="Armando Ramirez" w:date="2022-02-11T16:50:00Z">
              <w:r>
                <w:rPr>
                  <w:rFonts w:cs="Tahoma"/>
                  <w:sz w:val="24"/>
                  <w:szCs w:val="24"/>
                </w:rPr>
                <w:t>recovery</w:t>
              </w:r>
            </w:ins>
            <w:ins w:id="6995" w:author="Armando Ramirez" w:date="2022-02-11T16:40:00Z">
              <w:r>
                <w:rPr>
                  <w:rFonts w:cs="Tahoma"/>
                  <w:sz w:val="24"/>
                  <w:szCs w:val="24"/>
                </w:rPr>
                <w:t>.</w:t>
              </w:r>
            </w:ins>
          </w:p>
          <w:p w14:paraId="7C205D0A" w14:textId="77777777" w:rsidR="001325B9" w:rsidRDefault="001325B9" w:rsidP="001325B9">
            <w:pPr>
              <w:spacing w:after="0"/>
              <w:rPr>
                <w:ins w:id="6996" w:author="Armando Ramirez" w:date="2022-02-11T16:56:00Z"/>
                <w:rFonts w:cs="Tahoma"/>
                <w:sz w:val="24"/>
                <w:szCs w:val="24"/>
              </w:rPr>
            </w:pPr>
          </w:p>
          <w:p w14:paraId="571D4016" w14:textId="5207E15D" w:rsidR="001325B9" w:rsidRPr="0047193E" w:rsidRDefault="001325B9" w:rsidP="001325B9">
            <w:pPr>
              <w:spacing w:after="0"/>
              <w:rPr>
                <w:ins w:id="6997" w:author="Armando Ramirez" w:date="2022-02-09T15:52:00Z"/>
                <w:rFonts w:cs="Tahoma"/>
                <w:sz w:val="24"/>
                <w:szCs w:val="24"/>
              </w:rPr>
            </w:pPr>
            <w:ins w:id="6998" w:author="Armando Ramirez" w:date="2022-02-11T16:59:00Z">
              <w:r>
                <w:rPr>
                  <w:rFonts w:cs="Tahoma"/>
                  <w:sz w:val="24"/>
                  <w:szCs w:val="24"/>
                </w:rPr>
                <w:t xml:space="preserve">Additionally, dwellings having </w:t>
              </w:r>
            </w:ins>
            <w:ins w:id="6999" w:author="Armando Ramirez" w:date="2022-02-11T16:57:00Z">
              <w:r>
                <w:rPr>
                  <w:rFonts w:cs="Tahoma"/>
                  <w:sz w:val="24"/>
                  <w:szCs w:val="24"/>
                </w:rPr>
                <w:t>CFI and CFVS</w:t>
              </w:r>
            </w:ins>
            <w:ins w:id="7000" w:author="Armando Ramirez" w:date="2022-02-11T16:58:00Z">
              <w:r>
                <w:rPr>
                  <w:rFonts w:cs="Tahoma"/>
                  <w:sz w:val="24"/>
                  <w:szCs w:val="24"/>
                </w:rPr>
                <w:t xml:space="preserve"> </w:t>
              </w:r>
            </w:ins>
            <w:ins w:id="7001" w:author="Armando Ramirez" w:date="2022-02-11T16:59:00Z">
              <w:r>
                <w:rPr>
                  <w:rFonts w:cs="Tahoma"/>
                  <w:sz w:val="24"/>
                  <w:szCs w:val="24"/>
                </w:rPr>
                <w:t>system</w:t>
              </w:r>
            </w:ins>
            <w:ins w:id="7002" w:author="Armando Ramirez" w:date="2022-02-11T17:00:00Z">
              <w:r>
                <w:rPr>
                  <w:rFonts w:cs="Tahoma"/>
                  <w:sz w:val="24"/>
                  <w:szCs w:val="24"/>
                </w:rPr>
                <w:t xml:space="preserve">s </w:t>
              </w:r>
            </w:ins>
            <w:ins w:id="7003" w:author="Armando Ramirez" w:date="2022-02-11T16:58:00Z">
              <w:r>
                <w:rPr>
                  <w:rFonts w:cs="Tahoma"/>
                  <w:sz w:val="24"/>
                  <w:szCs w:val="24"/>
                </w:rPr>
                <w:t>cannot be grouped with dwellings witho</w:t>
              </w:r>
            </w:ins>
            <w:ins w:id="7004" w:author="Armando Ramirez" w:date="2022-02-11T16:59:00Z">
              <w:r>
                <w:rPr>
                  <w:rFonts w:cs="Tahoma"/>
                  <w:sz w:val="24"/>
                  <w:szCs w:val="24"/>
                </w:rPr>
                <w:t>ut these systems.</w:t>
              </w:r>
            </w:ins>
          </w:p>
        </w:tc>
      </w:tr>
      <w:tr w:rsidR="001325B9" w:rsidRPr="0024633A" w14:paraId="7DC64623" w14:textId="77777777" w:rsidTr="001F1927">
        <w:trPr>
          <w:trHeight w:val="288"/>
          <w:ins w:id="7005" w:author="Armando Ramirez" w:date="2022-02-09T15:52:00Z"/>
        </w:trPr>
        <w:tc>
          <w:tcPr>
            <w:tcW w:w="2785" w:type="dxa"/>
          </w:tcPr>
          <w:p w14:paraId="42D002CD" w14:textId="76595F39" w:rsidR="001325B9" w:rsidRPr="0047193E" w:rsidRDefault="001325B9" w:rsidP="001325B9">
            <w:pPr>
              <w:spacing w:after="0"/>
              <w:rPr>
                <w:ins w:id="7006" w:author="Armando Ramirez" w:date="2022-02-09T15:52:00Z"/>
                <w:rFonts w:cs="Tahoma"/>
                <w:sz w:val="24"/>
                <w:szCs w:val="24"/>
              </w:rPr>
            </w:pPr>
            <w:ins w:id="7007" w:author="Armando Ramirez" w:date="2022-02-09T15:53:00Z">
              <w:r w:rsidRPr="0047193E">
                <w:rPr>
                  <w:rFonts w:cs="Tahoma"/>
                  <w:sz w:val="24"/>
                  <w:szCs w:val="24"/>
                </w:rPr>
                <w:lastRenderedPageBreak/>
                <w:t>LMCI/LMCV-MCH-28-H</w:t>
              </w:r>
            </w:ins>
          </w:p>
        </w:tc>
        <w:tc>
          <w:tcPr>
            <w:tcW w:w="2178" w:type="dxa"/>
          </w:tcPr>
          <w:p w14:paraId="4108396E" w14:textId="082DCE11" w:rsidR="001325B9" w:rsidRPr="0047193E" w:rsidRDefault="001325B9" w:rsidP="001325B9">
            <w:pPr>
              <w:spacing w:after="0"/>
              <w:rPr>
                <w:ins w:id="7008" w:author="Armando Ramirez" w:date="2022-02-09T15:52:00Z"/>
                <w:rFonts w:cs="Tahoma"/>
                <w:sz w:val="24"/>
                <w:szCs w:val="24"/>
              </w:rPr>
            </w:pPr>
            <w:ins w:id="7009" w:author="Armando Ramirez" w:date="2022-02-14T10:02:00Z">
              <w:r w:rsidRPr="00023A7C">
                <w:rPr>
                  <w:rFonts w:cs="Tahoma"/>
                  <w:sz w:val="24"/>
                  <w:szCs w:val="24"/>
                </w:rPr>
                <w:t>Certificate of Installation/ Verification</w:t>
              </w:r>
            </w:ins>
          </w:p>
        </w:tc>
        <w:tc>
          <w:tcPr>
            <w:tcW w:w="2481" w:type="dxa"/>
          </w:tcPr>
          <w:p w14:paraId="73900B52" w14:textId="0593741F" w:rsidR="001325B9" w:rsidRPr="0047193E" w:rsidRDefault="001325B9" w:rsidP="001325B9">
            <w:pPr>
              <w:spacing w:after="0"/>
              <w:rPr>
                <w:ins w:id="7010" w:author="Armando Ramirez" w:date="2022-02-09T15:52:00Z"/>
                <w:rFonts w:cs="Tahoma"/>
                <w:sz w:val="24"/>
                <w:szCs w:val="24"/>
              </w:rPr>
            </w:pPr>
            <w:ins w:id="7011" w:author="Armando Ramirez" w:date="2022-02-09T15:54:00Z">
              <w:r w:rsidRPr="0047193E">
                <w:rPr>
                  <w:rFonts w:cs="Tahoma"/>
                  <w:sz w:val="24"/>
                  <w:szCs w:val="24"/>
                </w:rPr>
                <w:t>Return</w:t>
              </w:r>
            </w:ins>
            <w:ins w:id="7012" w:author="Armando Ramirez" w:date="2022-02-10T20:21:00Z">
              <w:r>
                <w:rPr>
                  <w:rFonts w:cs="Tahoma"/>
                  <w:sz w:val="24"/>
                  <w:szCs w:val="24"/>
                </w:rPr>
                <w:t xml:space="preserve"> </w:t>
              </w:r>
            </w:ins>
            <w:ins w:id="7013" w:author="Armando Ramirez" w:date="2022-02-09T15:54:00Z">
              <w:r w:rsidRPr="0047193E">
                <w:rPr>
                  <w:rFonts w:cs="Tahoma"/>
                  <w:sz w:val="24"/>
                  <w:szCs w:val="24"/>
                </w:rPr>
                <w:t>Duct</w:t>
              </w:r>
            </w:ins>
            <w:ins w:id="7014" w:author="Armando Ramirez" w:date="2022-02-10T20:31:00Z">
              <w:r>
                <w:rPr>
                  <w:rFonts w:cs="Tahoma"/>
                  <w:sz w:val="24"/>
                  <w:szCs w:val="24"/>
                </w:rPr>
                <w:t xml:space="preserve"> </w:t>
              </w:r>
            </w:ins>
            <w:ins w:id="7015" w:author="Armando Ramirez" w:date="2022-02-09T15:54:00Z">
              <w:del w:id="7016" w:author="Armando Ramirez" w:date="2022-02-10T20:31:00Z">
                <w:r w:rsidRPr="0047193E" w:rsidDel="00DC48EA">
                  <w:rPr>
                    <w:rFonts w:cs="Tahoma"/>
                    <w:sz w:val="24"/>
                    <w:szCs w:val="24"/>
                  </w:rPr>
                  <w:delText>A</w:delText>
                </w:r>
              </w:del>
            </w:ins>
            <w:ins w:id="7017" w:author="Armando Ramirez" w:date="2022-02-10T20:31:00Z">
              <w:r>
                <w:rPr>
                  <w:rFonts w:cs="Tahoma"/>
                  <w:sz w:val="24"/>
                  <w:szCs w:val="24"/>
                </w:rPr>
                <w:t>a</w:t>
              </w:r>
            </w:ins>
            <w:ins w:id="7018" w:author="Armando Ramirez" w:date="2022-02-09T15:54:00Z">
              <w:r w:rsidRPr="0047193E">
                <w:rPr>
                  <w:rFonts w:cs="Tahoma"/>
                  <w:sz w:val="24"/>
                  <w:szCs w:val="24"/>
                </w:rPr>
                <w:t>nd</w:t>
              </w:r>
            </w:ins>
            <w:ins w:id="7019" w:author="Armando Ramirez" w:date="2022-02-10T20:31:00Z">
              <w:r>
                <w:rPr>
                  <w:rFonts w:cs="Tahoma"/>
                  <w:sz w:val="24"/>
                  <w:szCs w:val="24"/>
                </w:rPr>
                <w:t xml:space="preserve"> </w:t>
              </w:r>
            </w:ins>
            <w:ins w:id="7020" w:author="Armando Ramirez" w:date="2022-02-09T15:54:00Z">
              <w:r w:rsidRPr="0047193E">
                <w:rPr>
                  <w:rFonts w:cs="Tahoma"/>
                  <w:sz w:val="24"/>
                  <w:szCs w:val="24"/>
                </w:rPr>
                <w:t>Filter</w:t>
              </w:r>
            </w:ins>
            <w:ins w:id="7021" w:author="Armando Ramirez" w:date="2022-02-10T20:31:00Z">
              <w:r>
                <w:rPr>
                  <w:rFonts w:cs="Tahoma"/>
                  <w:sz w:val="24"/>
                  <w:szCs w:val="24"/>
                </w:rPr>
                <w:t xml:space="preserve"> </w:t>
              </w:r>
            </w:ins>
            <w:ins w:id="7022" w:author="Armando Ramirez" w:date="2022-02-09T15:54:00Z">
              <w:r w:rsidRPr="0047193E">
                <w:rPr>
                  <w:rFonts w:cs="Tahoma"/>
                  <w:sz w:val="24"/>
                  <w:szCs w:val="24"/>
                </w:rPr>
                <w:t>Grille</w:t>
              </w:r>
            </w:ins>
            <w:ins w:id="7023" w:author="Armando Ramirez" w:date="2022-02-10T20:31:00Z">
              <w:r>
                <w:rPr>
                  <w:rFonts w:cs="Tahoma"/>
                  <w:sz w:val="24"/>
                  <w:szCs w:val="24"/>
                </w:rPr>
                <w:t xml:space="preserve"> </w:t>
              </w:r>
            </w:ins>
            <w:ins w:id="7024" w:author="Armando Ramirez" w:date="2022-02-09T15:54:00Z">
              <w:r w:rsidRPr="0047193E">
                <w:rPr>
                  <w:rFonts w:cs="Tahoma"/>
                  <w:sz w:val="24"/>
                  <w:szCs w:val="24"/>
                </w:rPr>
                <w:t>Design-Table</w:t>
              </w:r>
            </w:ins>
            <w:ins w:id="7025" w:author="Armando Ramirez" w:date="2022-02-10T20:31:00Z">
              <w:r>
                <w:rPr>
                  <w:rFonts w:cs="Tahoma"/>
                  <w:sz w:val="24"/>
                  <w:szCs w:val="24"/>
                </w:rPr>
                <w:t xml:space="preserve"> </w:t>
              </w:r>
            </w:ins>
            <w:ins w:id="7026" w:author="Armando Ramirez" w:date="2022-02-09T15:54:00Z">
              <w:r w:rsidRPr="0047193E">
                <w:rPr>
                  <w:rFonts w:cs="Tahoma"/>
                  <w:sz w:val="24"/>
                  <w:szCs w:val="24"/>
                </w:rPr>
                <w:t>150.0</w:t>
              </w:r>
            </w:ins>
            <w:ins w:id="7027" w:author="Armando Ramirez" w:date="2022-02-10T20:31:00Z">
              <w:del w:id="7028" w:author="Armando Ramirez" w:date="2022-02-14T10:03:00Z">
                <w:r w:rsidDel="004512C0">
                  <w:rPr>
                    <w:rFonts w:cs="Tahoma"/>
                    <w:sz w:val="24"/>
                    <w:szCs w:val="24"/>
                  </w:rPr>
                  <w:delText xml:space="preserve"> </w:delText>
                </w:r>
              </w:del>
            </w:ins>
            <w:ins w:id="7029" w:author="Armando Ramirez" w:date="2022-02-09T15:54:00Z">
              <w:del w:id="7030" w:author="Armando Ramirez" w:date="2022-02-10T20:31:00Z">
                <w:r w:rsidRPr="0047193E" w:rsidDel="006A712B">
                  <w:rPr>
                    <w:rFonts w:cs="Tahoma"/>
                    <w:sz w:val="24"/>
                    <w:szCs w:val="24"/>
                  </w:rPr>
                  <w:delText>-</w:delText>
                </w:r>
              </w:del>
              <w:r w:rsidRPr="0047193E">
                <w:rPr>
                  <w:rFonts w:cs="Tahoma"/>
                  <w:sz w:val="24"/>
                  <w:szCs w:val="24"/>
                </w:rPr>
                <w:t>B</w:t>
              </w:r>
            </w:ins>
            <w:ins w:id="7031" w:author="Armando Ramirez" w:date="2022-02-10T20:31:00Z">
              <w:r>
                <w:rPr>
                  <w:rFonts w:cs="Tahoma"/>
                  <w:sz w:val="24"/>
                  <w:szCs w:val="24"/>
                </w:rPr>
                <w:t xml:space="preserve"> </w:t>
              </w:r>
            </w:ins>
            <w:ins w:id="7032" w:author="Armando Ramirez" w:date="2022-02-09T15:54:00Z">
              <w:r w:rsidRPr="0047193E">
                <w:rPr>
                  <w:rFonts w:cs="Tahoma"/>
                  <w:sz w:val="24"/>
                  <w:szCs w:val="24"/>
                </w:rPr>
                <w:t>or</w:t>
              </w:r>
            </w:ins>
            <w:ins w:id="7033" w:author="Armando Ramirez" w:date="2022-02-10T20:31:00Z">
              <w:r>
                <w:rPr>
                  <w:rFonts w:cs="Tahoma"/>
                  <w:sz w:val="24"/>
                  <w:szCs w:val="24"/>
                </w:rPr>
                <w:t xml:space="preserve"> </w:t>
              </w:r>
            </w:ins>
            <w:ins w:id="7034" w:author="Armando Ramirez" w:date="2022-02-09T15:54:00Z">
              <w:r w:rsidRPr="0047193E">
                <w:rPr>
                  <w:rFonts w:cs="Tahoma"/>
                  <w:sz w:val="24"/>
                  <w:szCs w:val="24"/>
                </w:rPr>
                <w:t>C</w:t>
              </w:r>
            </w:ins>
          </w:p>
        </w:tc>
        <w:tc>
          <w:tcPr>
            <w:tcW w:w="2482" w:type="dxa"/>
          </w:tcPr>
          <w:p w14:paraId="1DD96BB8" w14:textId="77777777" w:rsidR="001325B9" w:rsidRDefault="001325B9" w:rsidP="001325B9">
            <w:pPr>
              <w:spacing w:after="0"/>
              <w:rPr>
                <w:ins w:id="7035" w:author="Armando Ramirez" w:date="2022-02-14T12:01:00Z"/>
                <w:rFonts w:cs="Tahoma"/>
                <w:sz w:val="24"/>
              </w:rPr>
            </w:pPr>
            <w:ins w:id="7036" w:author="Armando Ramirez" w:date="2022-02-14T12:01:00Z">
              <w:r w:rsidRPr="0024633A">
                <w:rPr>
                  <w:rFonts w:cs="Tahoma"/>
                  <w:b/>
                  <w:bCs/>
                  <w:sz w:val="24"/>
                </w:rPr>
                <w:t>Return Duct Design Alternative to Airflow Rate and Fan Efficacy Verification</w:t>
              </w:r>
              <w:r w:rsidRPr="0024633A">
                <w:rPr>
                  <w:rFonts w:cs="Tahoma"/>
                  <w:sz w:val="24"/>
                </w:rPr>
                <w:t xml:space="preserve"> </w:t>
              </w:r>
            </w:ins>
          </w:p>
          <w:p w14:paraId="3CB8821E" w14:textId="77777777" w:rsidR="001325B9" w:rsidRDefault="001325B9" w:rsidP="001325B9">
            <w:pPr>
              <w:spacing w:after="0"/>
              <w:rPr>
                <w:ins w:id="7037" w:author="Armando Ramirez" w:date="2022-02-14T12:01:00Z"/>
                <w:rFonts w:cs="Tahoma"/>
                <w:sz w:val="24"/>
              </w:rPr>
            </w:pPr>
          </w:p>
          <w:p w14:paraId="780F4B3C" w14:textId="39062B51" w:rsidR="001325B9" w:rsidRPr="0047193E" w:rsidRDefault="001325B9" w:rsidP="001325B9">
            <w:pPr>
              <w:spacing w:after="0"/>
              <w:rPr>
                <w:ins w:id="7038" w:author="Armando Ramirez" w:date="2022-02-09T15:52:00Z"/>
                <w:rFonts w:cs="Tahoma"/>
                <w:sz w:val="24"/>
                <w:szCs w:val="24"/>
              </w:rPr>
            </w:pPr>
            <w:ins w:id="7039" w:author="Armando Ramirez" w:date="2022-02-14T12:01:00Z">
              <w:r w:rsidRPr="0024633A">
                <w:rPr>
                  <w:rFonts w:cs="Tahoma"/>
                  <w:sz w:val="24"/>
                </w:rPr>
                <w:t xml:space="preserve">If specified on MCH-01, </w:t>
              </w:r>
              <w:proofErr w:type="gramStart"/>
              <w:r w:rsidRPr="0024633A">
                <w:rPr>
                  <w:rFonts w:cs="Tahoma"/>
                  <w:sz w:val="24"/>
                </w:rPr>
                <w:t>a</w:t>
              </w:r>
              <w:proofErr w:type="gramEnd"/>
              <w:r w:rsidRPr="0024633A">
                <w:rPr>
                  <w:rFonts w:cs="Tahoma"/>
                  <w:sz w:val="24"/>
                </w:rPr>
                <w:t xml:space="preserve"> MCH-28 shall be used as an alternative to compliance with airflow rate (MCH-23) and fan efficacy (MCH-22) HERS features, thus the system qualifies for inclusion in a sample group for airflow rate and Fan Efficacy Features.</w:t>
              </w:r>
            </w:ins>
          </w:p>
        </w:tc>
      </w:tr>
      <w:tr w:rsidR="001325B9" w:rsidRPr="0024633A" w14:paraId="1ACEE5E2" w14:textId="77777777" w:rsidTr="001F1927">
        <w:trPr>
          <w:trHeight w:val="288"/>
          <w:ins w:id="7040" w:author="Armando Ramirez" w:date="2022-02-09T15:52:00Z"/>
        </w:trPr>
        <w:tc>
          <w:tcPr>
            <w:tcW w:w="2785" w:type="dxa"/>
          </w:tcPr>
          <w:p w14:paraId="4C3CCCD6" w14:textId="5DA6FACD" w:rsidR="001325B9" w:rsidRPr="0047193E" w:rsidRDefault="001325B9" w:rsidP="001325B9">
            <w:pPr>
              <w:spacing w:after="0"/>
              <w:rPr>
                <w:ins w:id="7041" w:author="Armando Ramirez" w:date="2022-02-09T15:52:00Z"/>
                <w:rFonts w:cs="Tahoma"/>
                <w:sz w:val="24"/>
                <w:szCs w:val="24"/>
              </w:rPr>
            </w:pPr>
            <w:ins w:id="7042" w:author="Armando Ramirez" w:date="2022-02-09T15:53:00Z">
              <w:r w:rsidRPr="0047193E">
                <w:rPr>
                  <w:rFonts w:cs="Tahoma"/>
                  <w:sz w:val="24"/>
                  <w:szCs w:val="24"/>
                </w:rPr>
                <w:t>LMCI/LMCV-MCH-29-H</w:t>
              </w:r>
            </w:ins>
          </w:p>
        </w:tc>
        <w:tc>
          <w:tcPr>
            <w:tcW w:w="2178" w:type="dxa"/>
          </w:tcPr>
          <w:p w14:paraId="538B0C27" w14:textId="60470697" w:rsidR="001325B9" w:rsidRPr="0047193E" w:rsidRDefault="001325B9" w:rsidP="001325B9">
            <w:pPr>
              <w:spacing w:after="0"/>
              <w:rPr>
                <w:ins w:id="7043" w:author="Armando Ramirez" w:date="2022-02-09T15:52:00Z"/>
                <w:rFonts w:cs="Tahoma"/>
                <w:sz w:val="24"/>
                <w:szCs w:val="24"/>
              </w:rPr>
            </w:pPr>
            <w:ins w:id="7044" w:author="Armando Ramirez" w:date="2022-02-14T10:02:00Z">
              <w:r w:rsidRPr="00023A7C">
                <w:rPr>
                  <w:rFonts w:cs="Tahoma"/>
                  <w:sz w:val="24"/>
                  <w:szCs w:val="24"/>
                </w:rPr>
                <w:t>Certificate of Installation/ Verification</w:t>
              </w:r>
            </w:ins>
          </w:p>
        </w:tc>
        <w:tc>
          <w:tcPr>
            <w:tcW w:w="2481" w:type="dxa"/>
          </w:tcPr>
          <w:p w14:paraId="185E08EA" w14:textId="716A5961" w:rsidR="001325B9" w:rsidRPr="0047193E" w:rsidRDefault="001325B9" w:rsidP="001325B9">
            <w:pPr>
              <w:spacing w:after="0"/>
              <w:rPr>
                <w:ins w:id="7045" w:author="Armando Ramirez" w:date="2022-02-09T15:52:00Z"/>
                <w:rFonts w:cs="Tahoma"/>
                <w:sz w:val="24"/>
                <w:szCs w:val="24"/>
              </w:rPr>
            </w:pPr>
            <w:ins w:id="7046" w:author="Armando Ramirez" w:date="2022-02-09T15:54:00Z">
              <w:r w:rsidRPr="0047193E">
                <w:rPr>
                  <w:rFonts w:cs="Tahoma"/>
                  <w:sz w:val="24"/>
                  <w:szCs w:val="24"/>
                </w:rPr>
                <w:t>Supply</w:t>
              </w:r>
            </w:ins>
            <w:ins w:id="7047" w:author="Armando Ramirez" w:date="2022-02-10T20:20:00Z">
              <w:r>
                <w:rPr>
                  <w:rFonts w:cs="Tahoma"/>
                  <w:sz w:val="24"/>
                  <w:szCs w:val="24"/>
                </w:rPr>
                <w:t xml:space="preserve"> </w:t>
              </w:r>
            </w:ins>
            <w:ins w:id="7048" w:author="Armando Ramirez" w:date="2022-02-09T15:54:00Z">
              <w:r w:rsidRPr="0047193E">
                <w:rPr>
                  <w:rFonts w:cs="Tahoma"/>
                  <w:sz w:val="24"/>
                  <w:szCs w:val="24"/>
                </w:rPr>
                <w:t>Duct</w:t>
              </w:r>
            </w:ins>
            <w:ins w:id="7049" w:author="Armando Ramirez" w:date="2022-02-10T20:20:00Z">
              <w:r>
                <w:rPr>
                  <w:rFonts w:cs="Tahoma"/>
                  <w:sz w:val="24"/>
                  <w:szCs w:val="24"/>
                </w:rPr>
                <w:t xml:space="preserve"> </w:t>
              </w:r>
            </w:ins>
            <w:ins w:id="7050" w:author="Armando Ramirez" w:date="2022-02-09T15:54:00Z">
              <w:r w:rsidRPr="0047193E">
                <w:rPr>
                  <w:rFonts w:cs="Tahoma"/>
                  <w:sz w:val="24"/>
                  <w:szCs w:val="24"/>
                </w:rPr>
                <w:t>Surface</w:t>
              </w:r>
            </w:ins>
            <w:ins w:id="7051" w:author="Armando Ramirez" w:date="2022-02-10T20:20:00Z">
              <w:r>
                <w:rPr>
                  <w:rFonts w:cs="Tahoma"/>
                  <w:sz w:val="24"/>
                  <w:szCs w:val="24"/>
                </w:rPr>
                <w:t xml:space="preserve"> </w:t>
              </w:r>
            </w:ins>
            <w:ins w:id="7052" w:author="Armando Ramirez" w:date="2022-02-09T15:54:00Z">
              <w:r w:rsidRPr="0047193E">
                <w:rPr>
                  <w:rFonts w:cs="Tahoma"/>
                  <w:sz w:val="24"/>
                  <w:szCs w:val="24"/>
                </w:rPr>
                <w:t>Area</w:t>
              </w:r>
            </w:ins>
            <w:ins w:id="7053" w:author="Armando Ramirez" w:date="2022-02-10T20:20:00Z">
              <w:r>
                <w:rPr>
                  <w:rFonts w:cs="Tahoma"/>
                  <w:sz w:val="24"/>
                  <w:szCs w:val="24"/>
                </w:rPr>
                <w:t>/</w:t>
              </w:r>
            </w:ins>
            <w:ins w:id="7054" w:author="Armando Ramirez" w:date="2022-02-09T15:54:00Z">
              <w:r w:rsidRPr="0047193E">
                <w:rPr>
                  <w:rFonts w:cs="Tahoma"/>
                  <w:sz w:val="24"/>
                  <w:szCs w:val="24"/>
                </w:rPr>
                <w:t>Buried</w:t>
              </w:r>
            </w:ins>
            <w:ins w:id="7055" w:author="Armando Ramirez" w:date="2022-02-10T20:20:00Z">
              <w:r>
                <w:rPr>
                  <w:rFonts w:cs="Tahoma"/>
                  <w:sz w:val="24"/>
                  <w:szCs w:val="24"/>
                </w:rPr>
                <w:t xml:space="preserve"> </w:t>
              </w:r>
            </w:ins>
            <w:ins w:id="7056" w:author="Armando Ramirez" w:date="2022-02-09T15:54:00Z">
              <w:r w:rsidRPr="0047193E">
                <w:rPr>
                  <w:rFonts w:cs="Tahoma"/>
                  <w:sz w:val="24"/>
                  <w:szCs w:val="24"/>
                </w:rPr>
                <w:t>Ducts</w:t>
              </w:r>
            </w:ins>
          </w:p>
        </w:tc>
        <w:tc>
          <w:tcPr>
            <w:tcW w:w="2482" w:type="dxa"/>
          </w:tcPr>
          <w:p w14:paraId="6A88BD31" w14:textId="1DCEB2AF" w:rsidR="001325B9" w:rsidRPr="0047193E" w:rsidRDefault="001325B9" w:rsidP="001325B9">
            <w:pPr>
              <w:spacing w:after="0"/>
              <w:rPr>
                <w:ins w:id="7057" w:author="Armando Ramirez" w:date="2022-02-09T15:52:00Z"/>
                <w:rFonts w:cs="Tahoma"/>
                <w:sz w:val="24"/>
                <w:szCs w:val="24"/>
              </w:rPr>
            </w:pPr>
            <w:ins w:id="7058" w:author="Armando Ramirez" w:date="2022-02-10T19:26:00Z">
              <w:r>
                <w:rPr>
                  <w:rFonts w:cs="Tahoma"/>
                  <w:sz w:val="24"/>
                  <w:szCs w:val="24"/>
                </w:rPr>
                <w:t>Sampling n/a</w:t>
              </w:r>
            </w:ins>
          </w:p>
        </w:tc>
      </w:tr>
      <w:tr w:rsidR="001325B9" w:rsidRPr="0024633A" w14:paraId="530A96FA" w14:textId="77777777" w:rsidTr="001F1927">
        <w:trPr>
          <w:trHeight w:val="288"/>
          <w:ins w:id="7059" w:author="Armando Ramirez" w:date="2022-02-09T15:52:00Z"/>
        </w:trPr>
        <w:tc>
          <w:tcPr>
            <w:tcW w:w="2785" w:type="dxa"/>
          </w:tcPr>
          <w:p w14:paraId="6CFB94FC" w14:textId="69F0764B" w:rsidR="001325B9" w:rsidRPr="0047193E" w:rsidRDefault="001325B9" w:rsidP="001325B9">
            <w:pPr>
              <w:spacing w:after="0"/>
              <w:rPr>
                <w:ins w:id="7060" w:author="Armando Ramirez" w:date="2022-02-09T15:52:00Z"/>
                <w:rFonts w:cs="Tahoma"/>
                <w:sz w:val="24"/>
                <w:szCs w:val="24"/>
              </w:rPr>
            </w:pPr>
            <w:ins w:id="7061" w:author="Armando Ramirez" w:date="2022-02-09T15:53:00Z">
              <w:r w:rsidRPr="0047193E">
                <w:rPr>
                  <w:rFonts w:cs="Tahoma"/>
                  <w:sz w:val="24"/>
                  <w:szCs w:val="24"/>
                </w:rPr>
                <w:lastRenderedPageBreak/>
                <w:t>LMCI/LMCV-MCH-30-H</w:t>
              </w:r>
            </w:ins>
          </w:p>
        </w:tc>
        <w:tc>
          <w:tcPr>
            <w:tcW w:w="2178" w:type="dxa"/>
          </w:tcPr>
          <w:p w14:paraId="0A8F7DA3" w14:textId="1FD4B356" w:rsidR="001325B9" w:rsidRPr="0047193E" w:rsidRDefault="001325B9" w:rsidP="001325B9">
            <w:pPr>
              <w:spacing w:after="0"/>
              <w:rPr>
                <w:ins w:id="7062" w:author="Armando Ramirez" w:date="2022-02-09T15:52:00Z"/>
                <w:rFonts w:cs="Tahoma"/>
                <w:sz w:val="24"/>
                <w:szCs w:val="24"/>
              </w:rPr>
            </w:pPr>
            <w:ins w:id="7063" w:author="Armando Ramirez" w:date="2022-02-14T10:02:00Z">
              <w:r w:rsidRPr="00023A7C">
                <w:rPr>
                  <w:rFonts w:cs="Tahoma"/>
                  <w:sz w:val="24"/>
                  <w:szCs w:val="24"/>
                </w:rPr>
                <w:t>Certificate of Installation/ Verification</w:t>
              </w:r>
            </w:ins>
          </w:p>
        </w:tc>
        <w:tc>
          <w:tcPr>
            <w:tcW w:w="2481" w:type="dxa"/>
          </w:tcPr>
          <w:p w14:paraId="3DD393E2" w14:textId="5A0332FB" w:rsidR="001325B9" w:rsidRPr="0047193E" w:rsidRDefault="001325B9" w:rsidP="001325B9">
            <w:pPr>
              <w:spacing w:after="0"/>
              <w:rPr>
                <w:ins w:id="7064" w:author="Armando Ramirez" w:date="2022-02-09T15:52:00Z"/>
                <w:rFonts w:cs="Tahoma"/>
                <w:sz w:val="24"/>
                <w:szCs w:val="24"/>
              </w:rPr>
            </w:pPr>
            <w:ins w:id="7065" w:author="Armando Ramirez" w:date="2022-02-09T15:54:00Z">
              <w:r w:rsidRPr="0047193E">
                <w:rPr>
                  <w:rFonts w:cs="Tahoma"/>
                  <w:sz w:val="24"/>
                  <w:szCs w:val="24"/>
                </w:rPr>
                <w:t>Ventilation</w:t>
              </w:r>
            </w:ins>
            <w:ins w:id="7066" w:author="Armando Ramirez" w:date="2022-02-10T20:31:00Z">
              <w:r>
                <w:rPr>
                  <w:rFonts w:cs="Tahoma"/>
                  <w:sz w:val="24"/>
                  <w:szCs w:val="24"/>
                </w:rPr>
                <w:t xml:space="preserve"> </w:t>
              </w:r>
            </w:ins>
            <w:ins w:id="7067" w:author="Armando Ramirez" w:date="2022-02-09T15:54:00Z">
              <w:r w:rsidRPr="0047193E">
                <w:rPr>
                  <w:rFonts w:cs="Tahoma"/>
                  <w:sz w:val="24"/>
                  <w:szCs w:val="24"/>
                </w:rPr>
                <w:t>Cooling</w:t>
              </w:r>
            </w:ins>
          </w:p>
        </w:tc>
        <w:tc>
          <w:tcPr>
            <w:tcW w:w="2482" w:type="dxa"/>
          </w:tcPr>
          <w:p w14:paraId="78DD0B62" w14:textId="6329FAB9" w:rsidR="001325B9" w:rsidRPr="0047193E" w:rsidRDefault="001325B9" w:rsidP="001325B9">
            <w:pPr>
              <w:spacing w:after="0"/>
              <w:rPr>
                <w:ins w:id="7068" w:author="Armando Ramirez" w:date="2022-02-09T15:52:00Z"/>
                <w:rFonts w:cs="Tahoma"/>
                <w:sz w:val="24"/>
                <w:szCs w:val="24"/>
              </w:rPr>
            </w:pPr>
            <w:ins w:id="7069" w:author="Armando Ramirez" w:date="2022-02-14T12:03:00Z">
              <w:r w:rsidRPr="0024633A">
                <w:rPr>
                  <w:rFonts w:cs="Tahoma"/>
                  <w:b/>
                  <w:sz w:val="24"/>
                </w:rPr>
                <w:t>CFVCS Feature</w:t>
              </w:r>
              <w:r>
                <w:rPr>
                  <w:rFonts w:cs="Tahoma"/>
                  <w:sz w:val="24"/>
                </w:rPr>
                <w:br/>
              </w:r>
              <w:r>
                <w:rPr>
                  <w:rFonts w:cs="Tahoma"/>
                  <w:sz w:val="24"/>
                </w:rPr>
                <w:br/>
              </w:r>
              <w:r w:rsidRPr="0024633A">
                <w:rPr>
                  <w:rFonts w:cs="Tahoma"/>
                  <w:sz w:val="24"/>
                </w:rPr>
                <w:t xml:space="preserve">If the MCH-01 specifies requirement for MCH-30 for verification of central fan ventilation cooling systems (CFVCS) in the dwelling, then qualification for inclusion in a sample group may be demonstrated using MCH-30 regardless of which type of CFVCS is documented on the MCH-30. The same CFVCS verification protocol </w:t>
              </w:r>
              <w:proofErr w:type="gramStart"/>
              <w:r w:rsidRPr="0024633A">
                <w:rPr>
                  <w:rFonts w:cs="Tahoma"/>
                  <w:sz w:val="24"/>
                </w:rPr>
                <w:t>do</w:t>
              </w:r>
              <w:proofErr w:type="gramEnd"/>
              <w:r w:rsidRPr="0024633A">
                <w:rPr>
                  <w:rFonts w:cs="Tahoma"/>
                  <w:sz w:val="24"/>
                </w:rPr>
                <w:t xml:space="preserve"> not need to be used on all systems in all dwellings in a sample group, thus any combination of MCH-30 verifications can be used to qualify to be in the same sample group.</w:t>
              </w:r>
            </w:ins>
          </w:p>
        </w:tc>
      </w:tr>
      <w:tr w:rsidR="001325B9" w:rsidRPr="0024633A" w14:paraId="7D20A778" w14:textId="77777777" w:rsidTr="001F1927">
        <w:trPr>
          <w:trHeight w:val="288"/>
          <w:ins w:id="7070" w:author="Armando Ramirez" w:date="2022-02-09T15:53:00Z"/>
        </w:trPr>
        <w:tc>
          <w:tcPr>
            <w:tcW w:w="2785" w:type="dxa"/>
          </w:tcPr>
          <w:p w14:paraId="0AEDF991" w14:textId="48F703B2" w:rsidR="001325B9" w:rsidRPr="0047193E" w:rsidRDefault="001325B9" w:rsidP="001325B9">
            <w:pPr>
              <w:spacing w:after="0"/>
              <w:rPr>
                <w:ins w:id="7071" w:author="Armando Ramirez" w:date="2022-02-09T15:53:00Z"/>
                <w:rFonts w:cs="Tahoma"/>
                <w:sz w:val="24"/>
                <w:szCs w:val="24"/>
              </w:rPr>
            </w:pPr>
            <w:ins w:id="7072" w:author="Armando Ramirez" w:date="2022-02-09T15:53:00Z">
              <w:r w:rsidRPr="0047193E">
                <w:rPr>
                  <w:rFonts w:cs="Tahoma"/>
                  <w:sz w:val="24"/>
                  <w:szCs w:val="24"/>
                </w:rPr>
                <w:t>LMCI/LMCV-MCH-31a-H</w:t>
              </w:r>
            </w:ins>
          </w:p>
        </w:tc>
        <w:tc>
          <w:tcPr>
            <w:tcW w:w="2178" w:type="dxa"/>
          </w:tcPr>
          <w:p w14:paraId="668BF668" w14:textId="3DF0B3F9" w:rsidR="001325B9" w:rsidRPr="0047193E" w:rsidRDefault="001325B9" w:rsidP="001325B9">
            <w:pPr>
              <w:spacing w:after="0"/>
              <w:rPr>
                <w:ins w:id="7073" w:author="Armando Ramirez" w:date="2022-02-09T15:53:00Z"/>
                <w:rFonts w:cs="Tahoma"/>
                <w:sz w:val="24"/>
                <w:szCs w:val="24"/>
              </w:rPr>
            </w:pPr>
            <w:ins w:id="7074" w:author="Armando Ramirez" w:date="2022-02-14T10:02:00Z">
              <w:r w:rsidRPr="00023A7C">
                <w:rPr>
                  <w:rFonts w:cs="Tahoma"/>
                  <w:sz w:val="24"/>
                  <w:szCs w:val="24"/>
                </w:rPr>
                <w:t>Certificate of Installation/ Verification</w:t>
              </w:r>
            </w:ins>
          </w:p>
        </w:tc>
        <w:tc>
          <w:tcPr>
            <w:tcW w:w="2481" w:type="dxa"/>
          </w:tcPr>
          <w:p w14:paraId="2278DF9B" w14:textId="17C40A58" w:rsidR="001325B9" w:rsidRPr="0047193E" w:rsidRDefault="001325B9" w:rsidP="001325B9">
            <w:pPr>
              <w:spacing w:after="0"/>
              <w:rPr>
                <w:ins w:id="7075" w:author="Armando Ramirez" w:date="2022-02-09T15:53:00Z"/>
                <w:rFonts w:cs="Tahoma"/>
                <w:sz w:val="24"/>
                <w:szCs w:val="24"/>
              </w:rPr>
            </w:pPr>
            <w:ins w:id="7076" w:author="Armando Ramirez" w:date="2022-02-09T15:54:00Z">
              <w:r w:rsidRPr="0047193E">
                <w:rPr>
                  <w:rFonts w:cs="Tahoma"/>
                  <w:sz w:val="24"/>
                  <w:szCs w:val="24"/>
                </w:rPr>
                <w:t>Whole</w:t>
              </w:r>
            </w:ins>
            <w:ins w:id="7077" w:author="Armando Ramirez" w:date="2022-02-10T20:20:00Z">
              <w:r>
                <w:rPr>
                  <w:rFonts w:cs="Tahoma"/>
                  <w:sz w:val="24"/>
                  <w:szCs w:val="24"/>
                </w:rPr>
                <w:t xml:space="preserve"> </w:t>
              </w:r>
            </w:ins>
            <w:ins w:id="7078" w:author="Armando Ramirez" w:date="2022-02-09T15:54:00Z">
              <w:r w:rsidRPr="0047193E">
                <w:rPr>
                  <w:rFonts w:cs="Tahoma"/>
                  <w:sz w:val="24"/>
                  <w:szCs w:val="24"/>
                </w:rPr>
                <w:t>House</w:t>
              </w:r>
            </w:ins>
            <w:ins w:id="7079" w:author="Armando Ramirez" w:date="2022-02-10T20:20:00Z">
              <w:r>
                <w:rPr>
                  <w:rFonts w:cs="Tahoma"/>
                  <w:sz w:val="24"/>
                  <w:szCs w:val="24"/>
                </w:rPr>
                <w:t xml:space="preserve"> </w:t>
              </w:r>
            </w:ins>
            <w:ins w:id="7080" w:author="Armando Ramirez" w:date="2022-02-09T15:54:00Z">
              <w:r w:rsidRPr="0047193E">
                <w:rPr>
                  <w:rFonts w:cs="Tahoma"/>
                  <w:sz w:val="24"/>
                  <w:szCs w:val="24"/>
                </w:rPr>
                <w:t>Fan</w:t>
              </w:r>
            </w:ins>
            <w:ins w:id="7081" w:author="Armando Ramirez" w:date="2022-02-10T20:20:00Z">
              <w:r>
                <w:rPr>
                  <w:rFonts w:cs="Tahoma"/>
                  <w:sz w:val="24"/>
                  <w:szCs w:val="24"/>
                </w:rPr>
                <w:t xml:space="preserve"> </w:t>
              </w:r>
            </w:ins>
            <w:ins w:id="7082" w:author="Armando Ramirez" w:date="2022-02-09T15:54:00Z">
              <w:r w:rsidRPr="0047193E">
                <w:rPr>
                  <w:rFonts w:cs="Tahoma"/>
                  <w:sz w:val="24"/>
                  <w:szCs w:val="24"/>
                </w:rPr>
                <w:t>HERS-Airflow</w:t>
              </w:r>
            </w:ins>
            <w:ins w:id="7083" w:author="Armando Ramirez" w:date="2022-02-10T20:21:00Z">
              <w:r>
                <w:rPr>
                  <w:rFonts w:cs="Tahoma"/>
                  <w:sz w:val="24"/>
                  <w:szCs w:val="24"/>
                </w:rPr>
                <w:t xml:space="preserve"> </w:t>
              </w:r>
            </w:ins>
            <w:ins w:id="7084" w:author="Armando Ramirez" w:date="2022-02-09T15:54:00Z">
              <w:r w:rsidRPr="0047193E">
                <w:rPr>
                  <w:rFonts w:cs="Tahoma"/>
                  <w:sz w:val="24"/>
                  <w:szCs w:val="24"/>
                </w:rPr>
                <w:t>and</w:t>
              </w:r>
            </w:ins>
            <w:ins w:id="7085" w:author="Armando Ramirez" w:date="2022-02-10T20:21:00Z">
              <w:r>
                <w:rPr>
                  <w:rFonts w:cs="Tahoma"/>
                  <w:sz w:val="24"/>
                  <w:szCs w:val="24"/>
                </w:rPr>
                <w:t xml:space="preserve"> </w:t>
              </w:r>
            </w:ins>
            <w:ins w:id="7086" w:author="Armando Ramirez" w:date="2022-02-09T15:54:00Z">
              <w:r w:rsidRPr="0047193E">
                <w:rPr>
                  <w:rFonts w:cs="Tahoma"/>
                  <w:sz w:val="24"/>
                  <w:szCs w:val="24"/>
                </w:rPr>
                <w:t>Watts</w:t>
              </w:r>
            </w:ins>
            <w:ins w:id="7087" w:author="Armando Ramirez" w:date="2022-02-10T20:21:00Z">
              <w:r>
                <w:rPr>
                  <w:rFonts w:cs="Tahoma"/>
                  <w:sz w:val="24"/>
                  <w:szCs w:val="24"/>
                </w:rPr>
                <w:t xml:space="preserve"> </w:t>
              </w:r>
            </w:ins>
            <w:ins w:id="7088" w:author="Armando Ramirez" w:date="2022-02-09T15:54:00Z">
              <w:r w:rsidRPr="0047193E">
                <w:rPr>
                  <w:rFonts w:cs="Tahoma"/>
                  <w:sz w:val="24"/>
                  <w:szCs w:val="24"/>
                </w:rPr>
                <w:t>per</w:t>
              </w:r>
            </w:ins>
            <w:ins w:id="7089" w:author="Armando Ramirez" w:date="2022-02-10T20:21:00Z">
              <w:r>
                <w:rPr>
                  <w:rFonts w:cs="Tahoma"/>
                  <w:sz w:val="24"/>
                  <w:szCs w:val="24"/>
                </w:rPr>
                <w:t xml:space="preserve"> </w:t>
              </w:r>
            </w:ins>
            <w:ins w:id="7090" w:author="Armando Ramirez" w:date="2022-02-09T15:54:00Z">
              <w:r w:rsidRPr="0047193E">
                <w:rPr>
                  <w:rFonts w:cs="Tahoma"/>
                  <w:sz w:val="24"/>
                  <w:szCs w:val="24"/>
                </w:rPr>
                <w:t>WHF</w:t>
              </w:r>
            </w:ins>
          </w:p>
        </w:tc>
        <w:tc>
          <w:tcPr>
            <w:tcW w:w="2482" w:type="dxa"/>
          </w:tcPr>
          <w:p w14:paraId="1226FF66" w14:textId="55019C4F" w:rsidR="001325B9" w:rsidRPr="0047193E" w:rsidRDefault="001325B9" w:rsidP="001325B9">
            <w:pPr>
              <w:spacing w:after="0"/>
              <w:rPr>
                <w:ins w:id="7091" w:author="Armando Ramirez" w:date="2022-02-09T15:53:00Z"/>
                <w:rFonts w:cs="Tahoma"/>
                <w:sz w:val="24"/>
                <w:szCs w:val="24"/>
              </w:rPr>
            </w:pPr>
            <w:ins w:id="7092" w:author="Armando Ramirez" w:date="2022-02-14T12:03:00Z">
              <w:r w:rsidRPr="0024633A">
                <w:rPr>
                  <w:rFonts w:cs="Tahoma"/>
                  <w:b/>
                  <w:sz w:val="24"/>
                </w:rPr>
                <w:t>Whole House Fan (WHF) Airflow and Fan Efficacy</w:t>
              </w:r>
              <w:r>
                <w:rPr>
                  <w:rFonts w:cs="Tahoma"/>
                  <w:sz w:val="24"/>
                </w:rPr>
                <w:br/>
              </w:r>
              <w:r>
                <w:rPr>
                  <w:rFonts w:cs="Tahoma"/>
                  <w:sz w:val="24"/>
                </w:rPr>
                <w:br/>
              </w:r>
              <w:r w:rsidRPr="0024633A">
                <w:rPr>
                  <w:rFonts w:cs="Tahoma"/>
                  <w:sz w:val="24"/>
                </w:rPr>
                <w:t xml:space="preserve">If MCH-31 for HERS </w:t>
              </w:r>
              <w:r w:rsidRPr="0024633A">
                <w:rPr>
                  <w:rFonts w:cs="Tahoma"/>
                  <w:sz w:val="24"/>
                </w:rPr>
                <w:lastRenderedPageBreak/>
                <w:t>verification for WHF verification is required for the dwelling, then qualification for inclusion in a sample group may be demonstrated using any one of the applicable variants (a, b, c, d). The same variant does not need to be used in all dwellings in a sample group, thus any combination of MCH-31 variants can be used to qualify to be in the same sample group</w:t>
              </w:r>
            </w:ins>
          </w:p>
        </w:tc>
      </w:tr>
      <w:tr w:rsidR="001325B9" w:rsidRPr="0024633A" w14:paraId="624B08C7" w14:textId="77777777" w:rsidTr="001F1927">
        <w:trPr>
          <w:trHeight w:val="288"/>
          <w:ins w:id="7093" w:author="Armando Ramirez" w:date="2022-02-09T15:53:00Z"/>
        </w:trPr>
        <w:tc>
          <w:tcPr>
            <w:tcW w:w="2785" w:type="dxa"/>
          </w:tcPr>
          <w:p w14:paraId="546C5E6C" w14:textId="4755A572" w:rsidR="001325B9" w:rsidRPr="0047193E" w:rsidRDefault="001325B9" w:rsidP="001325B9">
            <w:pPr>
              <w:spacing w:after="0"/>
              <w:rPr>
                <w:ins w:id="7094" w:author="Armando Ramirez" w:date="2022-02-09T15:53:00Z"/>
                <w:rFonts w:cs="Tahoma"/>
                <w:sz w:val="24"/>
                <w:szCs w:val="24"/>
              </w:rPr>
            </w:pPr>
            <w:ins w:id="7095" w:author="Armando Ramirez" w:date="2022-02-09T15:53:00Z">
              <w:r w:rsidRPr="0047193E">
                <w:rPr>
                  <w:rFonts w:cs="Tahoma"/>
                  <w:sz w:val="24"/>
                  <w:szCs w:val="24"/>
                </w:rPr>
                <w:lastRenderedPageBreak/>
                <w:t>LMCI/LMCV-MCH-31b-H</w:t>
              </w:r>
            </w:ins>
          </w:p>
        </w:tc>
        <w:tc>
          <w:tcPr>
            <w:tcW w:w="2178" w:type="dxa"/>
          </w:tcPr>
          <w:p w14:paraId="5C6F4A59" w14:textId="5635271B" w:rsidR="001325B9" w:rsidRPr="0047193E" w:rsidRDefault="001325B9" w:rsidP="001325B9">
            <w:pPr>
              <w:spacing w:after="0"/>
              <w:rPr>
                <w:ins w:id="7096" w:author="Armando Ramirez" w:date="2022-02-09T15:53:00Z"/>
                <w:rFonts w:cs="Tahoma"/>
                <w:sz w:val="24"/>
                <w:szCs w:val="24"/>
              </w:rPr>
            </w:pPr>
            <w:ins w:id="7097" w:author="Armando Ramirez" w:date="2022-02-14T10:02:00Z">
              <w:r w:rsidRPr="00023A7C">
                <w:rPr>
                  <w:rFonts w:cs="Tahoma"/>
                  <w:sz w:val="24"/>
                  <w:szCs w:val="24"/>
                </w:rPr>
                <w:t>Certificate of Installation/ Verification</w:t>
              </w:r>
            </w:ins>
          </w:p>
        </w:tc>
        <w:tc>
          <w:tcPr>
            <w:tcW w:w="2481" w:type="dxa"/>
          </w:tcPr>
          <w:p w14:paraId="34840E80" w14:textId="56CD9CBF" w:rsidR="001325B9" w:rsidRPr="0047193E" w:rsidRDefault="001325B9" w:rsidP="001325B9">
            <w:pPr>
              <w:spacing w:after="0"/>
              <w:rPr>
                <w:ins w:id="7098" w:author="Armando Ramirez" w:date="2022-02-09T15:53:00Z"/>
                <w:rFonts w:cs="Tahoma"/>
                <w:sz w:val="24"/>
                <w:szCs w:val="24"/>
              </w:rPr>
            </w:pPr>
            <w:ins w:id="7099" w:author="Armando Ramirez" w:date="2022-02-09T15:54:00Z">
              <w:r w:rsidRPr="0047193E">
                <w:rPr>
                  <w:rFonts w:cs="Tahoma"/>
                  <w:sz w:val="24"/>
                  <w:szCs w:val="24"/>
                </w:rPr>
                <w:t>Whole</w:t>
              </w:r>
            </w:ins>
            <w:ins w:id="7100" w:author="Armando Ramirez" w:date="2022-02-10T20:20:00Z">
              <w:r>
                <w:rPr>
                  <w:rFonts w:cs="Tahoma"/>
                  <w:sz w:val="24"/>
                  <w:szCs w:val="24"/>
                </w:rPr>
                <w:t xml:space="preserve"> </w:t>
              </w:r>
            </w:ins>
            <w:ins w:id="7101" w:author="Armando Ramirez" w:date="2022-02-09T15:54:00Z">
              <w:r w:rsidRPr="0047193E">
                <w:rPr>
                  <w:rFonts w:cs="Tahoma"/>
                  <w:sz w:val="24"/>
                  <w:szCs w:val="24"/>
                </w:rPr>
                <w:t>House</w:t>
              </w:r>
            </w:ins>
            <w:ins w:id="7102" w:author="Armando Ramirez" w:date="2022-02-10T20:20:00Z">
              <w:r>
                <w:rPr>
                  <w:rFonts w:cs="Tahoma"/>
                  <w:sz w:val="24"/>
                  <w:szCs w:val="24"/>
                </w:rPr>
                <w:t xml:space="preserve"> </w:t>
              </w:r>
            </w:ins>
            <w:ins w:id="7103" w:author="Armando Ramirez" w:date="2022-02-09T15:54:00Z">
              <w:r w:rsidRPr="0047193E">
                <w:rPr>
                  <w:rFonts w:cs="Tahoma"/>
                  <w:sz w:val="24"/>
                  <w:szCs w:val="24"/>
                </w:rPr>
                <w:t>Fan</w:t>
              </w:r>
            </w:ins>
            <w:ins w:id="7104" w:author="Armando Ramirez" w:date="2022-02-10T20:20:00Z">
              <w:r>
                <w:rPr>
                  <w:rFonts w:cs="Tahoma"/>
                  <w:sz w:val="24"/>
                  <w:szCs w:val="24"/>
                </w:rPr>
                <w:t xml:space="preserve"> </w:t>
              </w:r>
            </w:ins>
            <w:ins w:id="7105" w:author="Armando Ramirez" w:date="2022-02-09T15:54:00Z">
              <w:r w:rsidRPr="0047193E">
                <w:rPr>
                  <w:rFonts w:cs="Tahoma"/>
                  <w:sz w:val="24"/>
                  <w:szCs w:val="24"/>
                </w:rPr>
                <w:t>HERS-Airflow</w:t>
              </w:r>
            </w:ins>
            <w:ins w:id="7106" w:author="Armando Ramirez" w:date="2022-02-10T20:20:00Z">
              <w:r>
                <w:rPr>
                  <w:rFonts w:cs="Tahoma"/>
                  <w:sz w:val="24"/>
                  <w:szCs w:val="24"/>
                </w:rPr>
                <w:t xml:space="preserve"> </w:t>
              </w:r>
            </w:ins>
            <w:ins w:id="7107" w:author="Armando Ramirez" w:date="2022-02-09T15:54:00Z">
              <w:r w:rsidRPr="0047193E">
                <w:rPr>
                  <w:rFonts w:cs="Tahoma"/>
                  <w:sz w:val="24"/>
                  <w:szCs w:val="24"/>
                </w:rPr>
                <w:t>per</w:t>
              </w:r>
            </w:ins>
            <w:ins w:id="7108" w:author="Armando Ramirez" w:date="2022-02-10T20:20:00Z">
              <w:r>
                <w:rPr>
                  <w:rFonts w:cs="Tahoma"/>
                  <w:sz w:val="24"/>
                  <w:szCs w:val="24"/>
                </w:rPr>
                <w:t xml:space="preserve"> </w:t>
              </w:r>
            </w:ins>
            <w:ins w:id="7109" w:author="Armando Ramirez" w:date="2022-02-09T15:54:00Z">
              <w:r w:rsidRPr="0047193E">
                <w:rPr>
                  <w:rFonts w:cs="Tahoma"/>
                  <w:sz w:val="24"/>
                  <w:szCs w:val="24"/>
                </w:rPr>
                <w:t>WHF</w:t>
              </w:r>
            </w:ins>
            <w:ins w:id="7110" w:author="Armando Ramirez" w:date="2022-02-10T20:20:00Z">
              <w:r>
                <w:rPr>
                  <w:rFonts w:cs="Tahoma"/>
                  <w:sz w:val="24"/>
                  <w:szCs w:val="24"/>
                </w:rPr>
                <w:t xml:space="preserve"> </w:t>
              </w:r>
            </w:ins>
            <w:ins w:id="7111" w:author="Armando Ramirez" w:date="2022-02-09T15:54:00Z">
              <w:r w:rsidRPr="0047193E">
                <w:rPr>
                  <w:rFonts w:cs="Tahoma"/>
                  <w:sz w:val="24"/>
                  <w:szCs w:val="24"/>
                </w:rPr>
                <w:t>and</w:t>
              </w:r>
            </w:ins>
            <w:ins w:id="7112" w:author="Armando Ramirez" w:date="2022-02-10T20:20:00Z">
              <w:r>
                <w:rPr>
                  <w:rFonts w:cs="Tahoma"/>
                  <w:sz w:val="24"/>
                  <w:szCs w:val="24"/>
                </w:rPr>
                <w:t xml:space="preserve"> </w:t>
              </w:r>
            </w:ins>
            <w:ins w:id="7113" w:author="Armando Ramirez" w:date="2022-02-09T15:54:00Z">
              <w:r w:rsidRPr="0047193E">
                <w:rPr>
                  <w:rFonts w:cs="Tahoma"/>
                  <w:sz w:val="24"/>
                  <w:szCs w:val="24"/>
                </w:rPr>
                <w:t>Total</w:t>
              </w:r>
            </w:ins>
            <w:ins w:id="7114" w:author="Armando Ramirez" w:date="2022-02-10T20:21:00Z">
              <w:r>
                <w:rPr>
                  <w:rFonts w:cs="Tahoma"/>
                  <w:sz w:val="24"/>
                  <w:szCs w:val="24"/>
                </w:rPr>
                <w:t xml:space="preserve"> </w:t>
              </w:r>
            </w:ins>
            <w:ins w:id="7115" w:author="Armando Ramirez" w:date="2022-02-09T15:54:00Z">
              <w:r w:rsidRPr="0047193E">
                <w:rPr>
                  <w:rFonts w:cs="Tahoma"/>
                  <w:sz w:val="24"/>
                  <w:szCs w:val="24"/>
                </w:rPr>
                <w:t>Watts</w:t>
              </w:r>
            </w:ins>
          </w:p>
        </w:tc>
        <w:tc>
          <w:tcPr>
            <w:tcW w:w="2482" w:type="dxa"/>
          </w:tcPr>
          <w:p w14:paraId="492D19FE" w14:textId="2BA0ABF6" w:rsidR="001325B9" w:rsidRPr="0047193E" w:rsidRDefault="001325B9" w:rsidP="001325B9">
            <w:pPr>
              <w:spacing w:after="0"/>
              <w:rPr>
                <w:ins w:id="7116" w:author="Armando Ramirez" w:date="2022-02-09T15:53:00Z"/>
                <w:rFonts w:cs="Tahoma"/>
                <w:sz w:val="24"/>
                <w:szCs w:val="24"/>
              </w:rPr>
            </w:pPr>
            <w:ins w:id="7117" w:author="Armando Ramirez" w:date="2022-02-14T12:03:00Z">
              <w:r>
                <w:rPr>
                  <w:rFonts w:cs="Tahoma"/>
                  <w:sz w:val="24"/>
                </w:rPr>
                <w:t xml:space="preserve">See rules for </w:t>
              </w:r>
            </w:ins>
            <w:ins w:id="7118" w:author="Armando Ramirez" w:date="2022-02-14T14:34:00Z">
              <w:r w:rsidR="00345BCA">
                <w:rPr>
                  <w:rFonts w:cs="Tahoma"/>
                  <w:sz w:val="24"/>
                </w:rPr>
                <w:t xml:space="preserve">the </w:t>
              </w:r>
            </w:ins>
            <w:ins w:id="7119" w:author="Armando Ramirez" w:date="2022-02-14T12:03:00Z">
              <w:r>
                <w:rPr>
                  <w:rFonts w:cs="Tahoma"/>
                  <w:sz w:val="24"/>
                </w:rPr>
                <w:t>MCH-31a.</w:t>
              </w:r>
            </w:ins>
          </w:p>
        </w:tc>
      </w:tr>
      <w:tr w:rsidR="001325B9" w:rsidRPr="0024633A" w:rsidDel="0050001A" w14:paraId="3FEE2030" w14:textId="0CB05AB7" w:rsidTr="001F1927">
        <w:trPr>
          <w:trHeight w:val="288"/>
          <w:ins w:id="7120" w:author="Armando Ramirez" w:date="2022-02-09T15:53:00Z"/>
          <w:del w:id="7121" w:author="Alhabibi, Haider@Energy" w:date="2022-03-18T17:39:00Z"/>
        </w:trPr>
        <w:tc>
          <w:tcPr>
            <w:tcW w:w="2785" w:type="dxa"/>
          </w:tcPr>
          <w:p w14:paraId="13C7AB4A" w14:textId="04AB4958" w:rsidR="001325B9" w:rsidRPr="0047193E" w:rsidDel="0050001A" w:rsidRDefault="001325B9" w:rsidP="001325B9">
            <w:pPr>
              <w:spacing w:after="0"/>
              <w:rPr>
                <w:ins w:id="7122" w:author="Armando Ramirez" w:date="2022-02-09T15:53:00Z"/>
                <w:del w:id="7123" w:author="Alhabibi, Haider@Energy" w:date="2022-03-18T17:39:00Z"/>
                <w:rFonts w:cs="Tahoma"/>
                <w:sz w:val="24"/>
                <w:szCs w:val="24"/>
              </w:rPr>
            </w:pPr>
            <w:ins w:id="7124" w:author="Armando Ramirez" w:date="2022-02-09T15:53:00Z">
              <w:del w:id="7125" w:author="Alhabibi, Haider@Energy" w:date="2022-03-18T17:39:00Z">
                <w:r w:rsidRPr="0047193E" w:rsidDel="0050001A">
                  <w:rPr>
                    <w:rFonts w:cs="Tahoma"/>
                    <w:sz w:val="24"/>
                    <w:szCs w:val="24"/>
                  </w:rPr>
                  <w:delText>LMCI/LMCV-MCH-31c-H</w:delText>
                </w:r>
              </w:del>
            </w:ins>
          </w:p>
        </w:tc>
        <w:tc>
          <w:tcPr>
            <w:tcW w:w="2178" w:type="dxa"/>
          </w:tcPr>
          <w:p w14:paraId="6E02DFB1" w14:textId="60366706" w:rsidR="001325B9" w:rsidRPr="0047193E" w:rsidDel="0050001A" w:rsidRDefault="001325B9" w:rsidP="001325B9">
            <w:pPr>
              <w:spacing w:after="0"/>
              <w:rPr>
                <w:ins w:id="7126" w:author="Armando Ramirez" w:date="2022-02-09T15:53:00Z"/>
                <w:del w:id="7127" w:author="Alhabibi, Haider@Energy" w:date="2022-03-18T17:39:00Z"/>
                <w:rFonts w:cs="Tahoma"/>
                <w:sz w:val="24"/>
                <w:szCs w:val="24"/>
              </w:rPr>
            </w:pPr>
            <w:ins w:id="7128" w:author="Armando Ramirez" w:date="2022-02-14T10:02:00Z">
              <w:del w:id="7129" w:author="Alhabibi, Haider@Energy" w:date="2022-03-18T17:39:00Z">
                <w:r w:rsidRPr="00023A7C" w:rsidDel="0050001A">
                  <w:rPr>
                    <w:rFonts w:cs="Tahoma"/>
                    <w:sz w:val="24"/>
                    <w:szCs w:val="24"/>
                  </w:rPr>
                  <w:delText>Certificate of Installation/ Verification</w:delText>
                </w:r>
              </w:del>
            </w:ins>
          </w:p>
        </w:tc>
        <w:tc>
          <w:tcPr>
            <w:tcW w:w="2481" w:type="dxa"/>
          </w:tcPr>
          <w:p w14:paraId="7F4C70C6" w14:textId="5398E621" w:rsidR="001325B9" w:rsidRPr="0047193E" w:rsidDel="0050001A" w:rsidRDefault="001325B9" w:rsidP="001325B9">
            <w:pPr>
              <w:spacing w:after="0"/>
              <w:rPr>
                <w:ins w:id="7130" w:author="Armando Ramirez" w:date="2022-02-09T15:53:00Z"/>
                <w:del w:id="7131" w:author="Alhabibi, Haider@Energy" w:date="2022-03-18T17:39:00Z"/>
                <w:rFonts w:cs="Tahoma"/>
                <w:sz w:val="24"/>
                <w:szCs w:val="24"/>
              </w:rPr>
            </w:pPr>
            <w:ins w:id="7132" w:author="Armando Ramirez" w:date="2022-02-09T15:54:00Z">
              <w:del w:id="7133" w:author="Alhabibi, Haider@Energy" w:date="2022-03-18T17:39:00Z">
                <w:r w:rsidRPr="0047193E" w:rsidDel="0050001A">
                  <w:rPr>
                    <w:rFonts w:cs="Tahoma"/>
                    <w:sz w:val="24"/>
                    <w:szCs w:val="24"/>
                  </w:rPr>
                  <w:delText>Whole</w:delText>
                </w:r>
              </w:del>
            </w:ins>
            <w:ins w:id="7134" w:author="Armando Ramirez" w:date="2022-02-10T20:19:00Z">
              <w:del w:id="7135" w:author="Alhabibi, Haider@Energy" w:date="2022-03-18T17:39:00Z">
                <w:r w:rsidDel="0050001A">
                  <w:rPr>
                    <w:rFonts w:cs="Tahoma"/>
                    <w:sz w:val="24"/>
                    <w:szCs w:val="24"/>
                  </w:rPr>
                  <w:delText xml:space="preserve"> </w:delText>
                </w:r>
              </w:del>
            </w:ins>
            <w:ins w:id="7136" w:author="Armando Ramirez" w:date="2022-02-09T15:54:00Z">
              <w:del w:id="7137" w:author="Alhabibi, Haider@Energy" w:date="2022-03-18T17:39:00Z">
                <w:r w:rsidRPr="0047193E" w:rsidDel="0050001A">
                  <w:rPr>
                    <w:rFonts w:cs="Tahoma"/>
                    <w:sz w:val="24"/>
                    <w:szCs w:val="24"/>
                  </w:rPr>
                  <w:delText>House</w:delText>
                </w:r>
              </w:del>
            </w:ins>
            <w:ins w:id="7138" w:author="Armando Ramirez" w:date="2022-02-10T20:19:00Z">
              <w:del w:id="7139" w:author="Alhabibi, Haider@Energy" w:date="2022-03-18T17:39:00Z">
                <w:r w:rsidDel="0050001A">
                  <w:rPr>
                    <w:rFonts w:cs="Tahoma"/>
                    <w:sz w:val="24"/>
                    <w:szCs w:val="24"/>
                  </w:rPr>
                  <w:delText xml:space="preserve"> </w:delText>
                </w:r>
              </w:del>
            </w:ins>
            <w:ins w:id="7140" w:author="Armando Ramirez" w:date="2022-02-09T15:54:00Z">
              <w:del w:id="7141" w:author="Alhabibi, Haider@Energy" w:date="2022-03-18T17:39:00Z">
                <w:r w:rsidRPr="0047193E" w:rsidDel="0050001A">
                  <w:rPr>
                    <w:rFonts w:cs="Tahoma"/>
                    <w:sz w:val="24"/>
                    <w:szCs w:val="24"/>
                  </w:rPr>
                  <w:delText>Fan</w:delText>
                </w:r>
              </w:del>
            </w:ins>
            <w:ins w:id="7142" w:author="Armando Ramirez" w:date="2022-02-10T20:19:00Z">
              <w:del w:id="7143" w:author="Alhabibi, Haider@Energy" w:date="2022-03-18T17:39:00Z">
                <w:r w:rsidDel="0050001A">
                  <w:rPr>
                    <w:rFonts w:cs="Tahoma"/>
                    <w:sz w:val="24"/>
                    <w:szCs w:val="24"/>
                  </w:rPr>
                  <w:delText xml:space="preserve"> </w:delText>
                </w:r>
              </w:del>
            </w:ins>
            <w:ins w:id="7144" w:author="Armando Ramirez" w:date="2022-02-09T15:54:00Z">
              <w:del w:id="7145" w:author="Alhabibi, Haider@Energy" w:date="2022-03-18T17:39:00Z">
                <w:r w:rsidRPr="0047193E" w:rsidDel="0050001A">
                  <w:rPr>
                    <w:rFonts w:cs="Tahoma"/>
                    <w:sz w:val="24"/>
                    <w:szCs w:val="24"/>
                  </w:rPr>
                  <w:delText>HERS-Total</w:delText>
                </w:r>
              </w:del>
            </w:ins>
            <w:ins w:id="7146" w:author="Armando Ramirez" w:date="2022-02-10T20:35:00Z">
              <w:del w:id="7147" w:author="Alhabibi, Haider@Energy" w:date="2022-03-18T17:39:00Z">
                <w:r w:rsidDel="0050001A">
                  <w:rPr>
                    <w:rFonts w:cs="Tahoma"/>
                    <w:sz w:val="24"/>
                    <w:szCs w:val="24"/>
                  </w:rPr>
                  <w:delText xml:space="preserve"> </w:delText>
                </w:r>
              </w:del>
            </w:ins>
            <w:ins w:id="7148" w:author="Armando Ramirez" w:date="2022-02-09T15:54:00Z">
              <w:del w:id="7149" w:author="Alhabibi, Haider@Energy" w:date="2022-03-18T17:39:00Z">
                <w:r w:rsidRPr="0047193E" w:rsidDel="0050001A">
                  <w:rPr>
                    <w:rFonts w:cs="Tahoma"/>
                    <w:sz w:val="24"/>
                    <w:szCs w:val="24"/>
                  </w:rPr>
                  <w:delText>Airflow</w:delText>
                </w:r>
              </w:del>
            </w:ins>
            <w:ins w:id="7150" w:author="Armando Ramirez" w:date="2022-02-10T20:19:00Z">
              <w:del w:id="7151" w:author="Alhabibi, Haider@Energy" w:date="2022-03-18T17:39:00Z">
                <w:r w:rsidDel="0050001A">
                  <w:rPr>
                    <w:rFonts w:cs="Tahoma"/>
                    <w:sz w:val="24"/>
                    <w:szCs w:val="24"/>
                  </w:rPr>
                  <w:delText xml:space="preserve"> </w:delText>
                </w:r>
              </w:del>
            </w:ins>
            <w:ins w:id="7152" w:author="Armando Ramirez" w:date="2022-02-09T15:54:00Z">
              <w:del w:id="7153" w:author="Alhabibi, Haider@Energy" w:date="2022-03-18T17:39:00Z">
                <w:r w:rsidRPr="0047193E" w:rsidDel="0050001A">
                  <w:rPr>
                    <w:rFonts w:cs="Tahoma"/>
                    <w:sz w:val="24"/>
                    <w:szCs w:val="24"/>
                  </w:rPr>
                  <w:delText>and</w:delText>
                </w:r>
              </w:del>
            </w:ins>
            <w:ins w:id="7154" w:author="Armando Ramirez" w:date="2022-02-10T20:19:00Z">
              <w:del w:id="7155" w:author="Alhabibi, Haider@Energy" w:date="2022-03-18T17:39:00Z">
                <w:r w:rsidDel="0050001A">
                  <w:rPr>
                    <w:rFonts w:cs="Tahoma"/>
                    <w:sz w:val="24"/>
                    <w:szCs w:val="24"/>
                  </w:rPr>
                  <w:delText xml:space="preserve"> </w:delText>
                </w:r>
              </w:del>
            </w:ins>
            <w:ins w:id="7156" w:author="Armando Ramirez" w:date="2022-02-09T15:54:00Z">
              <w:del w:id="7157" w:author="Alhabibi, Haider@Energy" w:date="2022-03-18T17:39:00Z">
                <w:r w:rsidRPr="0047193E" w:rsidDel="0050001A">
                  <w:rPr>
                    <w:rFonts w:cs="Tahoma"/>
                    <w:sz w:val="24"/>
                    <w:szCs w:val="24"/>
                  </w:rPr>
                  <w:delText>Watts</w:delText>
                </w:r>
              </w:del>
            </w:ins>
            <w:ins w:id="7158" w:author="Armando Ramirez" w:date="2022-02-10T20:19:00Z">
              <w:del w:id="7159" w:author="Alhabibi, Haider@Energy" w:date="2022-03-18T17:39:00Z">
                <w:r w:rsidDel="0050001A">
                  <w:rPr>
                    <w:rFonts w:cs="Tahoma"/>
                    <w:sz w:val="24"/>
                    <w:szCs w:val="24"/>
                  </w:rPr>
                  <w:delText xml:space="preserve"> </w:delText>
                </w:r>
              </w:del>
            </w:ins>
            <w:ins w:id="7160" w:author="Armando Ramirez" w:date="2022-02-09T15:54:00Z">
              <w:del w:id="7161" w:author="Alhabibi, Haider@Energy" w:date="2022-03-18T17:39:00Z">
                <w:r w:rsidRPr="0047193E" w:rsidDel="0050001A">
                  <w:rPr>
                    <w:rFonts w:cs="Tahoma"/>
                    <w:sz w:val="24"/>
                    <w:szCs w:val="24"/>
                  </w:rPr>
                  <w:delText>per</w:delText>
                </w:r>
              </w:del>
            </w:ins>
            <w:ins w:id="7162" w:author="Armando Ramirez" w:date="2022-02-10T20:19:00Z">
              <w:del w:id="7163" w:author="Alhabibi, Haider@Energy" w:date="2022-03-18T17:39:00Z">
                <w:r w:rsidDel="0050001A">
                  <w:rPr>
                    <w:rFonts w:cs="Tahoma"/>
                    <w:sz w:val="24"/>
                    <w:szCs w:val="24"/>
                  </w:rPr>
                  <w:delText xml:space="preserve"> </w:delText>
                </w:r>
              </w:del>
            </w:ins>
            <w:ins w:id="7164" w:author="Armando Ramirez" w:date="2022-02-09T15:54:00Z">
              <w:del w:id="7165" w:author="Alhabibi, Haider@Energy" w:date="2022-03-18T17:39:00Z">
                <w:r w:rsidRPr="0047193E" w:rsidDel="0050001A">
                  <w:rPr>
                    <w:rFonts w:cs="Tahoma"/>
                    <w:sz w:val="24"/>
                    <w:szCs w:val="24"/>
                  </w:rPr>
                  <w:delText>WHF</w:delText>
                </w:r>
              </w:del>
            </w:ins>
          </w:p>
        </w:tc>
        <w:tc>
          <w:tcPr>
            <w:tcW w:w="2482" w:type="dxa"/>
          </w:tcPr>
          <w:p w14:paraId="328F564A" w14:textId="29A07B8B" w:rsidR="001325B9" w:rsidRPr="0047193E" w:rsidDel="0050001A" w:rsidRDefault="001325B9" w:rsidP="001325B9">
            <w:pPr>
              <w:spacing w:after="0"/>
              <w:rPr>
                <w:ins w:id="7166" w:author="Armando Ramirez" w:date="2022-02-09T15:53:00Z"/>
                <w:del w:id="7167" w:author="Alhabibi, Haider@Energy" w:date="2022-03-18T17:39:00Z"/>
                <w:rFonts w:cs="Tahoma"/>
                <w:sz w:val="24"/>
                <w:szCs w:val="24"/>
              </w:rPr>
            </w:pPr>
            <w:ins w:id="7168" w:author="Armando Ramirez" w:date="2022-02-14T12:03:00Z">
              <w:del w:id="7169" w:author="Alhabibi, Haider@Energy" w:date="2022-03-18T17:39:00Z">
                <w:r w:rsidDel="0050001A">
                  <w:rPr>
                    <w:rFonts w:cs="Tahoma"/>
                    <w:sz w:val="24"/>
                  </w:rPr>
                  <w:delText xml:space="preserve">See rules for </w:delText>
                </w:r>
              </w:del>
            </w:ins>
            <w:ins w:id="7170" w:author="Armando Ramirez" w:date="2022-02-14T14:34:00Z">
              <w:del w:id="7171" w:author="Alhabibi, Haider@Energy" w:date="2022-03-18T17:39:00Z">
                <w:r w:rsidR="00345BCA" w:rsidDel="0050001A">
                  <w:rPr>
                    <w:rFonts w:cs="Tahoma"/>
                    <w:sz w:val="24"/>
                  </w:rPr>
                  <w:delText xml:space="preserve">the </w:delText>
                </w:r>
              </w:del>
            </w:ins>
            <w:ins w:id="7172" w:author="Armando Ramirez" w:date="2022-02-14T12:03:00Z">
              <w:del w:id="7173" w:author="Alhabibi, Haider@Energy" w:date="2022-03-18T17:39:00Z">
                <w:r w:rsidDel="0050001A">
                  <w:rPr>
                    <w:rFonts w:cs="Tahoma"/>
                    <w:sz w:val="24"/>
                  </w:rPr>
                  <w:delText>MCH-31a.</w:delText>
                </w:r>
              </w:del>
            </w:ins>
          </w:p>
        </w:tc>
      </w:tr>
      <w:tr w:rsidR="001325B9" w:rsidRPr="0024633A" w:rsidDel="0050001A" w14:paraId="0B8A4518" w14:textId="24719998" w:rsidTr="001F1927">
        <w:trPr>
          <w:trHeight w:val="288"/>
          <w:ins w:id="7174" w:author="Armando Ramirez" w:date="2022-02-09T15:53:00Z"/>
          <w:del w:id="7175" w:author="Alhabibi, Haider@Energy" w:date="2022-03-18T17:39:00Z"/>
        </w:trPr>
        <w:tc>
          <w:tcPr>
            <w:tcW w:w="2785" w:type="dxa"/>
          </w:tcPr>
          <w:p w14:paraId="542728BE" w14:textId="3EBFD939" w:rsidR="001325B9" w:rsidRPr="0047193E" w:rsidDel="0050001A" w:rsidRDefault="001325B9" w:rsidP="001325B9">
            <w:pPr>
              <w:spacing w:after="0"/>
              <w:rPr>
                <w:ins w:id="7176" w:author="Armando Ramirez" w:date="2022-02-09T15:53:00Z"/>
                <w:del w:id="7177" w:author="Alhabibi, Haider@Energy" w:date="2022-03-18T17:39:00Z"/>
                <w:rFonts w:cs="Tahoma"/>
                <w:sz w:val="24"/>
                <w:szCs w:val="24"/>
              </w:rPr>
            </w:pPr>
            <w:ins w:id="7178" w:author="Armando Ramirez" w:date="2022-02-09T15:53:00Z">
              <w:del w:id="7179" w:author="Alhabibi, Haider@Energy" w:date="2022-03-18T17:39:00Z">
                <w:r w:rsidRPr="0047193E" w:rsidDel="0050001A">
                  <w:rPr>
                    <w:rFonts w:cs="Tahoma"/>
                    <w:sz w:val="24"/>
                    <w:szCs w:val="24"/>
                  </w:rPr>
                  <w:delText>LMCI/LMCV-MCH-31d-H</w:delText>
                </w:r>
              </w:del>
            </w:ins>
          </w:p>
        </w:tc>
        <w:tc>
          <w:tcPr>
            <w:tcW w:w="2178" w:type="dxa"/>
          </w:tcPr>
          <w:p w14:paraId="7D52F6A8" w14:textId="6FA0A9FE" w:rsidR="001325B9" w:rsidRPr="0047193E" w:rsidDel="0050001A" w:rsidRDefault="001325B9" w:rsidP="001325B9">
            <w:pPr>
              <w:spacing w:after="0"/>
              <w:rPr>
                <w:ins w:id="7180" w:author="Armando Ramirez" w:date="2022-02-09T15:53:00Z"/>
                <w:del w:id="7181" w:author="Alhabibi, Haider@Energy" w:date="2022-03-18T17:39:00Z"/>
                <w:rFonts w:cs="Tahoma"/>
                <w:sz w:val="24"/>
                <w:szCs w:val="24"/>
              </w:rPr>
            </w:pPr>
            <w:ins w:id="7182" w:author="Armando Ramirez" w:date="2022-02-14T10:02:00Z">
              <w:del w:id="7183" w:author="Alhabibi, Haider@Energy" w:date="2022-03-18T17:39:00Z">
                <w:r w:rsidRPr="00023A7C" w:rsidDel="0050001A">
                  <w:rPr>
                    <w:rFonts w:cs="Tahoma"/>
                    <w:sz w:val="24"/>
                    <w:szCs w:val="24"/>
                  </w:rPr>
                  <w:delText>Certificate of Installation/ Verification</w:delText>
                </w:r>
              </w:del>
            </w:ins>
          </w:p>
        </w:tc>
        <w:tc>
          <w:tcPr>
            <w:tcW w:w="2481" w:type="dxa"/>
          </w:tcPr>
          <w:p w14:paraId="72CD91F9" w14:textId="6687A0BD" w:rsidR="001325B9" w:rsidRPr="0047193E" w:rsidDel="0050001A" w:rsidRDefault="001325B9" w:rsidP="001325B9">
            <w:pPr>
              <w:spacing w:after="0"/>
              <w:rPr>
                <w:ins w:id="7184" w:author="Armando Ramirez" w:date="2022-02-09T15:53:00Z"/>
                <w:del w:id="7185" w:author="Alhabibi, Haider@Energy" w:date="2022-03-18T17:39:00Z"/>
                <w:rFonts w:cs="Tahoma"/>
                <w:sz w:val="24"/>
                <w:szCs w:val="24"/>
              </w:rPr>
            </w:pPr>
            <w:ins w:id="7186" w:author="Armando Ramirez" w:date="2022-02-09T15:54:00Z">
              <w:del w:id="7187" w:author="Alhabibi, Haider@Energy" w:date="2022-03-18T17:39:00Z">
                <w:r w:rsidRPr="0047193E" w:rsidDel="0050001A">
                  <w:rPr>
                    <w:rFonts w:cs="Tahoma"/>
                    <w:sz w:val="24"/>
                    <w:szCs w:val="24"/>
                  </w:rPr>
                  <w:delText>Whole</w:delText>
                </w:r>
              </w:del>
            </w:ins>
            <w:ins w:id="7188" w:author="Armando Ramirez" w:date="2022-02-10T20:18:00Z">
              <w:del w:id="7189" w:author="Alhabibi, Haider@Energy" w:date="2022-03-18T17:39:00Z">
                <w:r w:rsidDel="0050001A">
                  <w:rPr>
                    <w:rFonts w:cs="Tahoma"/>
                    <w:sz w:val="24"/>
                    <w:szCs w:val="24"/>
                  </w:rPr>
                  <w:delText xml:space="preserve"> </w:delText>
                </w:r>
              </w:del>
            </w:ins>
            <w:ins w:id="7190" w:author="Armando Ramirez" w:date="2022-02-09T15:54:00Z">
              <w:del w:id="7191" w:author="Alhabibi, Haider@Energy" w:date="2022-03-18T17:39:00Z">
                <w:r w:rsidRPr="0047193E" w:rsidDel="0050001A">
                  <w:rPr>
                    <w:rFonts w:cs="Tahoma"/>
                    <w:sz w:val="24"/>
                    <w:szCs w:val="24"/>
                  </w:rPr>
                  <w:delText>House</w:delText>
                </w:r>
              </w:del>
            </w:ins>
            <w:ins w:id="7192" w:author="Armando Ramirez" w:date="2022-02-10T20:18:00Z">
              <w:del w:id="7193" w:author="Alhabibi, Haider@Energy" w:date="2022-03-18T17:39:00Z">
                <w:r w:rsidDel="0050001A">
                  <w:rPr>
                    <w:rFonts w:cs="Tahoma"/>
                    <w:sz w:val="24"/>
                    <w:szCs w:val="24"/>
                  </w:rPr>
                  <w:delText xml:space="preserve"> </w:delText>
                </w:r>
              </w:del>
            </w:ins>
            <w:ins w:id="7194" w:author="Armando Ramirez" w:date="2022-02-09T15:54:00Z">
              <w:del w:id="7195" w:author="Alhabibi, Haider@Energy" w:date="2022-03-18T17:39:00Z">
                <w:r w:rsidRPr="0047193E" w:rsidDel="0050001A">
                  <w:rPr>
                    <w:rFonts w:cs="Tahoma"/>
                    <w:sz w:val="24"/>
                    <w:szCs w:val="24"/>
                  </w:rPr>
                  <w:delText>Fan</w:delText>
                </w:r>
              </w:del>
            </w:ins>
            <w:ins w:id="7196" w:author="Armando Ramirez" w:date="2022-02-10T20:18:00Z">
              <w:del w:id="7197" w:author="Alhabibi, Haider@Energy" w:date="2022-03-18T17:39:00Z">
                <w:r w:rsidDel="0050001A">
                  <w:rPr>
                    <w:rFonts w:cs="Tahoma"/>
                    <w:sz w:val="24"/>
                    <w:szCs w:val="24"/>
                  </w:rPr>
                  <w:delText xml:space="preserve"> </w:delText>
                </w:r>
              </w:del>
            </w:ins>
            <w:ins w:id="7198" w:author="Armando Ramirez" w:date="2022-02-09T15:54:00Z">
              <w:del w:id="7199" w:author="Alhabibi, Haider@Energy" w:date="2022-03-18T17:39:00Z">
                <w:r w:rsidRPr="0047193E" w:rsidDel="0050001A">
                  <w:rPr>
                    <w:rFonts w:cs="Tahoma"/>
                    <w:sz w:val="24"/>
                    <w:szCs w:val="24"/>
                  </w:rPr>
                  <w:delText>HERS-Total</w:delText>
                </w:r>
              </w:del>
            </w:ins>
            <w:ins w:id="7200" w:author="Armando Ramirez" w:date="2022-02-10T20:19:00Z">
              <w:del w:id="7201" w:author="Alhabibi, Haider@Energy" w:date="2022-03-18T17:39:00Z">
                <w:r w:rsidDel="0050001A">
                  <w:rPr>
                    <w:rFonts w:cs="Tahoma"/>
                    <w:sz w:val="24"/>
                    <w:szCs w:val="24"/>
                  </w:rPr>
                  <w:delText xml:space="preserve"> </w:delText>
                </w:r>
              </w:del>
            </w:ins>
            <w:ins w:id="7202" w:author="Armando Ramirez" w:date="2022-02-09T15:54:00Z">
              <w:del w:id="7203" w:author="Alhabibi, Haider@Energy" w:date="2022-03-18T17:39:00Z">
                <w:r w:rsidRPr="0047193E" w:rsidDel="0050001A">
                  <w:rPr>
                    <w:rFonts w:cs="Tahoma"/>
                    <w:sz w:val="24"/>
                    <w:szCs w:val="24"/>
                  </w:rPr>
                  <w:delText>Airflow</w:delText>
                </w:r>
              </w:del>
            </w:ins>
            <w:ins w:id="7204" w:author="Armando Ramirez" w:date="2022-02-10T20:19:00Z">
              <w:del w:id="7205" w:author="Alhabibi, Haider@Energy" w:date="2022-03-18T17:39:00Z">
                <w:r w:rsidDel="0050001A">
                  <w:rPr>
                    <w:rFonts w:cs="Tahoma"/>
                    <w:sz w:val="24"/>
                    <w:szCs w:val="24"/>
                  </w:rPr>
                  <w:delText xml:space="preserve"> </w:delText>
                </w:r>
              </w:del>
            </w:ins>
            <w:ins w:id="7206" w:author="Armando Ramirez" w:date="2022-02-09T15:54:00Z">
              <w:del w:id="7207" w:author="Alhabibi, Haider@Energy" w:date="2022-03-18T17:39:00Z">
                <w:r w:rsidRPr="0047193E" w:rsidDel="0050001A">
                  <w:rPr>
                    <w:rFonts w:cs="Tahoma"/>
                    <w:sz w:val="24"/>
                    <w:szCs w:val="24"/>
                  </w:rPr>
                  <w:delText>and</w:delText>
                </w:r>
              </w:del>
            </w:ins>
            <w:ins w:id="7208" w:author="Armando Ramirez" w:date="2022-02-10T20:19:00Z">
              <w:del w:id="7209" w:author="Alhabibi, Haider@Energy" w:date="2022-03-18T17:39:00Z">
                <w:r w:rsidDel="0050001A">
                  <w:rPr>
                    <w:rFonts w:cs="Tahoma"/>
                    <w:sz w:val="24"/>
                    <w:szCs w:val="24"/>
                  </w:rPr>
                  <w:delText xml:space="preserve"> </w:delText>
                </w:r>
              </w:del>
            </w:ins>
            <w:ins w:id="7210" w:author="Armando Ramirez" w:date="2022-02-09T15:54:00Z">
              <w:del w:id="7211" w:author="Alhabibi, Haider@Energy" w:date="2022-03-18T17:39:00Z">
                <w:r w:rsidRPr="0047193E" w:rsidDel="0050001A">
                  <w:rPr>
                    <w:rFonts w:cs="Tahoma"/>
                    <w:sz w:val="24"/>
                    <w:szCs w:val="24"/>
                  </w:rPr>
                  <w:delText>Watts</w:delText>
                </w:r>
              </w:del>
            </w:ins>
          </w:p>
        </w:tc>
        <w:tc>
          <w:tcPr>
            <w:tcW w:w="2482" w:type="dxa"/>
          </w:tcPr>
          <w:p w14:paraId="536602E7" w14:textId="647CD7D9" w:rsidR="001325B9" w:rsidRPr="0047193E" w:rsidDel="0050001A" w:rsidRDefault="001325B9" w:rsidP="001325B9">
            <w:pPr>
              <w:spacing w:after="0"/>
              <w:rPr>
                <w:ins w:id="7212" w:author="Armando Ramirez" w:date="2022-02-09T15:53:00Z"/>
                <w:del w:id="7213" w:author="Alhabibi, Haider@Energy" w:date="2022-03-18T17:39:00Z"/>
                <w:rFonts w:cs="Tahoma"/>
                <w:sz w:val="24"/>
                <w:szCs w:val="24"/>
              </w:rPr>
            </w:pPr>
            <w:ins w:id="7214" w:author="Armando Ramirez" w:date="2022-02-14T12:03:00Z">
              <w:del w:id="7215" w:author="Alhabibi, Haider@Energy" w:date="2022-03-18T17:39:00Z">
                <w:r w:rsidDel="0050001A">
                  <w:rPr>
                    <w:rFonts w:cs="Tahoma"/>
                    <w:sz w:val="24"/>
                  </w:rPr>
                  <w:delText xml:space="preserve">See rules for </w:delText>
                </w:r>
              </w:del>
            </w:ins>
            <w:ins w:id="7216" w:author="Armando Ramirez" w:date="2022-02-14T14:34:00Z">
              <w:del w:id="7217" w:author="Alhabibi, Haider@Energy" w:date="2022-03-18T17:39:00Z">
                <w:r w:rsidR="00345BCA" w:rsidDel="0050001A">
                  <w:rPr>
                    <w:rFonts w:cs="Tahoma"/>
                    <w:sz w:val="24"/>
                  </w:rPr>
                  <w:delText xml:space="preserve">the </w:delText>
                </w:r>
              </w:del>
            </w:ins>
            <w:ins w:id="7218" w:author="Armando Ramirez" w:date="2022-02-14T12:03:00Z">
              <w:del w:id="7219" w:author="Alhabibi, Haider@Energy" w:date="2022-03-18T17:39:00Z">
                <w:r w:rsidDel="0050001A">
                  <w:rPr>
                    <w:rFonts w:cs="Tahoma"/>
                    <w:sz w:val="24"/>
                  </w:rPr>
                  <w:delText>MCH-31a.</w:delText>
                </w:r>
              </w:del>
            </w:ins>
          </w:p>
        </w:tc>
      </w:tr>
      <w:tr w:rsidR="001325B9" w:rsidRPr="0024633A" w14:paraId="4306450D" w14:textId="77777777" w:rsidTr="001F1927">
        <w:trPr>
          <w:trHeight w:val="288"/>
          <w:ins w:id="7220" w:author="Armando Ramirez" w:date="2022-02-09T15:53:00Z"/>
        </w:trPr>
        <w:tc>
          <w:tcPr>
            <w:tcW w:w="2785" w:type="dxa"/>
          </w:tcPr>
          <w:p w14:paraId="3D9A40BD" w14:textId="58D24C9D" w:rsidR="001325B9" w:rsidRPr="0047193E" w:rsidRDefault="001325B9" w:rsidP="001325B9">
            <w:pPr>
              <w:spacing w:after="0"/>
              <w:rPr>
                <w:ins w:id="7221" w:author="Armando Ramirez" w:date="2022-02-09T15:53:00Z"/>
                <w:rFonts w:cs="Tahoma"/>
                <w:sz w:val="24"/>
                <w:szCs w:val="24"/>
              </w:rPr>
            </w:pPr>
            <w:ins w:id="7222" w:author="Armando Ramirez" w:date="2022-02-09T15:53:00Z">
              <w:r w:rsidRPr="0047193E">
                <w:rPr>
                  <w:rFonts w:cs="Tahoma"/>
                  <w:sz w:val="24"/>
                  <w:szCs w:val="24"/>
                </w:rPr>
                <w:t>LMCI/LMCV-MCH-32-H</w:t>
              </w:r>
            </w:ins>
          </w:p>
        </w:tc>
        <w:tc>
          <w:tcPr>
            <w:tcW w:w="2178" w:type="dxa"/>
          </w:tcPr>
          <w:p w14:paraId="61B2708B" w14:textId="04D3F683" w:rsidR="001325B9" w:rsidRPr="0047193E" w:rsidRDefault="001325B9" w:rsidP="001325B9">
            <w:pPr>
              <w:spacing w:after="0"/>
              <w:rPr>
                <w:ins w:id="7223" w:author="Armando Ramirez" w:date="2022-02-09T15:53:00Z"/>
                <w:rFonts w:cs="Tahoma"/>
                <w:sz w:val="24"/>
                <w:szCs w:val="24"/>
              </w:rPr>
            </w:pPr>
            <w:ins w:id="7224" w:author="Armando Ramirez" w:date="2022-02-14T10:02:00Z">
              <w:r w:rsidRPr="00023A7C">
                <w:rPr>
                  <w:rFonts w:cs="Tahoma"/>
                  <w:sz w:val="24"/>
                  <w:szCs w:val="24"/>
                </w:rPr>
                <w:t>Certificate of Installation/ Verification</w:t>
              </w:r>
            </w:ins>
          </w:p>
        </w:tc>
        <w:tc>
          <w:tcPr>
            <w:tcW w:w="2481" w:type="dxa"/>
          </w:tcPr>
          <w:p w14:paraId="15947531" w14:textId="55C8C2E3" w:rsidR="001325B9" w:rsidRPr="0047193E" w:rsidRDefault="001325B9" w:rsidP="001325B9">
            <w:pPr>
              <w:spacing w:after="0"/>
              <w:rPr>
                <w:ins w:id="7225" w:author="Armando Ramirez" w:date="2022-02-09T15:53:00Z"/>
                <w:rFonts w:cs="Tahoma"/>
                <w:sz w:val="24"/>
                <w:szCs w:val="24"/>
              </w:rPr>
            </w:pPr>
            <w:ins w:id="7226" w:author="Armando Ramirez" w:date="2022-02-09T15:54:00Z">
              <w:r w:rsidRPr="0047193E">
                <w:rPr>
                  <w:rFonts w:cs="Tahoma"/>
                  <w:sz w:val="24"/>
                  <w:szCs w:val="24"/>
                </w:rPr>
                <w:t>Kitchen</w:t>
              </w:r>
            </w:ins>
            <w:ins w:id="7227" w:author="Armando Ramirez" w:date="2022-02-10T20:18:00Z">
              <w:r>
                <w:rPr>
                  <w:rFonts w:cs="Tahoma"/>
                  <w:sz w:val="24"/>
                  <w:szCs w:val="24"/>
                </w:rPr>
                <w:t xml:space="preserve"> </w:t>
              </w:r>
            </w:ins>
            <w:ins w:id="7228" w:author="Armando Ramirez" w:date="2022-02-09T15:54:00Z">
              <w:r w:rsidRPr="0047193E">
                <w:rPr>
                  <w:rFonts w:cs="Tahoma"/>
                  <w:sz w:val="24"/>
                  <w:szCs w:val="24"/>
                </w:rPr>
                <w:t>Ventilation</w:t>
              </w:r>
            </w:ins>
          </w:p>
        </w:tc>
        <w:tc>
          <w:tcPr>
            <w:tcW w:w="2482" w:type="dxa"/>
          </w:tcPr>
          <w:p w14:paraId="7B609377" w14:textId="228783A3" w:rsidR="001325B9" w:rsidRPr="0047193E" w:rsidRDefault="001325B9" w:rsidP="001325B9">
            <w:pPr>
              <w:spacing w:after="0"/>
              <w:rPr>
                <w:ins w:id="7229" w:author="Armando Ramirez" w:date="2022-02-09T15:53:00Z"/>
                <w:rFonts w:cs="Tahoma"/>
                <w:sz w:val="24"/>
                <w:szCs w:val="24"/>
              </w:rPr>
            </w:pPr>
            <w:ins w:id="7230" w:author="Armando Ramirez" w:date="2022-02-14T12:03:00Z">
              <w:r w:rsidRPr="0024633A">
                <w:rPr>
                  <w:rFonts w:cs="Tahoma"/>
                  <w:b/>
                  <w:sz w:val="24"/>
                </w:rPr>
                <w:t>Kitchen Range Hood Verification</w:t>
              </w:r>
              <w:r>
                <w:rPr>
                  <w:rFonts w:cs="Tahoma"/>
                  <w:sz w:val="24"/>
                </w:rPr>
                <w:br/>
              </w:r>
              <w:r>
                <w:rPr>
                  <w:rFonts w:cs="Tahoma"/>
                  <w:sz w:val="24"/>
                </w:rPr>
                <w:br/>
              </w:r>
              <w:r w:rsidRPr="0024633A">
                <w:rPr>
                  <w:rFonts w:cs="Tahoma"/>
                  <w:sz w:val="24"/>
                </w:rPr>
                <w:t>If HERS verification of the kitchen range hood is required for the dwelling, then the MCH-32 may be used as qualification for inclusion in a sample group.</w:t>
              </w:r>
            </w:ins>
          </w:p>
        </w:tc>
      </w:tr>
      <w:tr w:rsidR="001325B9" w:rsidRPr="0024633A" w14:paraId="54DE1785" w14:textId="77777777" w:rsidTr="001F1927">
        <w:trPr>
          <w:trHeight w:val="288"/>
          <w:ins w:id="7231" w:author="Armando Ramirez" w:date="2022-02-09T15:52:00Z"/>
        </w:trPr>
        <w:tc>
          <w:tcPr>
            <w:tcW w:w="2785" w:type="dxa"/>
          </w:tcPr>
          <w:p w14:paraId="272D26FC" w14:textId="16D1F921" w:rsidR="001325B9" w:rsidRPr="0047193E" w:rsidRDefault="001325B9" w:rsidP="001325B9">
            <w:pPr>
              <w:spacing w:after="0"/>
              <w:rPr>
                <w:ins w:id="7232" w:author="Armando Ramirez" w:date="2022-02-09T15:52:00Z"/>
                <w:rFonts w:cs="Tahoma"/>
                <w:sz w:val="24"/>
                <w:szCs w:val="24"/>
              </w:rPr>
            </w:pPr>
            <w:ins w:id="7233" w:author="Armando Ramirez" w:date="2022-02-09T15:53:00Z">
              <w:r w:rsidRPr="0047193E">
                <w:rPr>
                  <w:rFonts w:cs="Tahoma"/>
                  <w:sz w:val="24"/>
                  <w:szCs w:val="24"/>
                </w:rPr>
                <w:lastRenderedPageBreak/>
                <w:t>LMCI/LMCV-MCH-33-H</w:t>
              </w:r>
            </w:ins>
          </w:p>
        </w:tc>
        <w:tc>
          <w:tcPr>
            <w:tcW w:w="2178" w:type="dxa"/>
          </w:tcPr>
          <w:p w14:paraId="0A3D6399" w14:textId="52A4B78F" w:rsidR="001325B9" w:rsidRPr="0047193E" w:rsidRDefault="001325B9" w:rsidP="001325B9">
            <w:pPr>
              <w:spacing w:after="0"/>
              <w:rPr>
                <w:ins w:id="7234" w:author="Armando Ramirez" w:date="2022-02-09T15:52:00Z"/>
                <w:rFonts w:cs="Tahoma"/>
                <w:sz w:val="24"/>
                <w:szCs w:val="24"/>
              </w:rPr>
            </w:pPr>
            <w:ins w:id="7235" w:author="Armando Ramirez" w:date="2022-02-14T10:02:00Z">
              <w:r w:rsidRPr="00023A7C">
                <w:rPr>
                  <w:rFonts w:cs="Tahoma"/>
                  <w:sz w:val="24"/>
                  <w:szCs w:val="24"/>
                </w:rPr>
                <w:t>Certificate of Installation/ Verification</w:t>
              </w:r>
            </w:ins>
          </w:p>
        </w:tc>
        <w:tc>
          <w:tcPr>
            <w:tcW w:w="2481" w:type="dxa"/>
          </w:tcPr>
          <w:p w14:paraId="70229415" w14:textId="5F1E24BD" w:rsidR="001325B9" w:rsidRPr="0047193E" w:rsidRDefault="001325B9" w:rsidP="001325B9">
            <w:pPr>
              <w:spacing w:after="0"/>
              <w:rPr>
                <w:ins w:id="7236" w:author="Armando Ramirez" w:date="2022-02-09T15:52:00Z"/>
                <w:rFonts w:cs="Tahoma"/>
                <w:sz w:val="24"/>
                <w:szCs w:val="24"/>
              </w:rPr>
            </w:pPr>
            <w:ins w:id="7237" w:author="Armando Ramirez" w:date="2022-02-09T15:54:00Z">
              <w:r w:rsidRPr="0047193E">
                <w:rPr>
                  <w:rFonts w:cs="Tahoma"/>
                  <w:sz w:val="24"/>
                  <w:szCs w:val="24"/>
                </w:rPr>
                <w:t>V</w:t>
              </w:r>
              <w:del w:id="7238" w:author="Armando Ramirez" w:date="2022-02-10T20:18:00Z">
                <w:r w:rsidRPr="0047193E" w:rsidDel="005B1239">
                  <w:rPr>
                    <w:rFonts w:cs="Tahoma"/>
                    <w:sz w:val="24"/>
                    <w:szCs w:val="24"/>
                  </w:rPr>
                  <w:delText>chp</w:delText>
                </w:r>
              </w:del>
            </w:ins>
            <w:ins w:id="7239" w:author="Armando Ramirez" w:date="2022-02-10T20:18:00Z">
              <w:r>
                <w:rPr>
                  <w:rFonts w:cs="Tahoma"/>
                  <w:sz w:val="24"/>
                  <w:szCs w:val="24"/>
                </w:rPr>
                <w:t xml:space="preserve">CHP </w:t>
              </w:r>
            </w:ins>
            <w:ins w:id="7240" w:author="Armando Ramirez" w:date="2022-02-09T15:54:00Z">
              <w:r w:rsidRPr="0047193E">
                <w:rPr>
                  <w:rFonts w:cs="Tahoma"/>
                  <w:sz w:val="24"/>
                  <w:szCs w:val="24"/>
                </w:rPr>
                <w:t>Compliance</w:t>
              </w:r>
            </w:ins>
            <w:ins w:id="7241" w:author="Armando Ramirez" w:date="2022-02-10T20:18:00Z">
              <w:r>
                <w:rPr>
                  <w:rFonts w:cs="Tahoma"/>
                  <w:sz w:val="24"/>
                  <w:szCs w:val="24"/>
                </w:rPr>
                <w:t xml:space="preserve"> </w:t>
              </w:r>
            </w:ins>
            <w:ins w:id="7242" w:author="Armando Ramirez" w:date="2022-02-09T15:54:00Z">
              <w:r w:rsidRPr="0047193E">
                <w:rPr>
                  <w:rFonts w:cs="Tahoma"/>
                  <w:sz w:val="24"/>
                  <w:szCs w:val="24"/>
                </w:rPr>
                <w:t>Credit</w:t>
              </w:r>
            </w:ins>
          </w:p>
        </w:tc>
        <w:tc>
          <w:tcPr>
            <w:tcW w:w="2482" w:type="dxa"/>
          </w:tcPr>
          <w:p w14:paraId="7997EFF9" w14:textId="0BA5B985" w:rsidR="001325B9" w:rsidRPr="0047193E" w:rsidRDefault="001325B9" w:rsidP="001325B9">
            <w:pPr>
              <w:spacing w:after="0"/>
              <w:rPr>
                <w:ins w:id="7243" w:author="Armando Ramirez" w:date="2022-02-09T15:52:00Z"/>
                <w:rFonts w:cs="Tahoma"/>
                <w:sz w:val="24"/>
                <w:szCs w:val="24"/>
              </w:rPr>
            </w:pPr>
            <w:ins w:id="7244" w:author="Armando Ramirez" w:date="2022-02-14T13:07:00Z">
              <w:r w:rsidRPr="0024633A">
                <w:rPr>
                  <w:rFonts w:cs="Tahoma"/>
                  <w:b/>
                  <w:sz w:val="24"/>
                  <w:u w:val="single"/>
                </w:rPr>
                <w:t>VCHP Feature</w:t>
              </w:r>
              <w:r>
                <w:rPr>
                  <w:rFonts w:cs="Tahoma"/>
                  <w:sz w:val="24"/>
                </w:rPr>
                <w:br/>
              </w:r>
              <w:r>
                <w:rPr>
                  <w:rFonts w:cs="Tahoma"/>
                  <w:sz w:val="24"/>
                </w:rPr>
                <w:br/>
              </w:r>
              <w:r w:rsidRPr="0024633A">
                <w:rPr>
                  <w:rFonts w:cs="Tahoma"/>
                  <w:sz w:val="24"/>
                </w:rPr>
                <w:t xml:space="preserve">If the MCH-01 indicates requirement for MCH-33 for HERS verification of variable capacity heat pump (VCHP) system in the dwelling, then qualification for inclusion in a sample group may be demonstrated using </w:t>
              </w:r>
              <w:proofErr w:type="gramStart"/>
              <w:r w:rsidRPr="0024633A">
                <w:rPr>
                  <w:rFonts w:cs="Tahoma"/>
                  <w:sz w:val="24"/>
                </w:rPr>
                <w:t>a</w:t>
              </w:r>
              <w:proofErr w:type="gramEnd"/>
              <w:r w:rsidRPr="0024633A">
                <w:rPr>
                  <w:rFonts w:cs="Tahoma"/>
                  <w:sz w:val="24"/>
                </w:rPr>
                <w:t xml:space="preserve"> MCH-33 regardless of which VCHP system type (ducted, ductless, ducted</w:t>
              </w:r>
              <w:r>
                <w:rPr>
                  <w:rFonts w:cs="Tahoma"/>
                  <w:sz w:val="24"/>
                </w:rPr>
                <w:t xml:space="preserve"> </w:t>
              </w:r>
              <w:r w:rsidRPr="0024633A">
                <w:rPr>
                  <w:rFonts w:cs="Tahoma"/>
                  <w:sz w:val="24"/>
                </w:rPr>
                <w:t>+</w:t>
              </w:r>
              <w:r>
                <w:rPr>
                  <w:rFonts w:cs="Tahoma"/>
                  <w:sz w:val="24"/>
                </w:rPr>
                <w:t xml:space="preserve"> </w:t>
              </w:r>
              <w:r w:rsidRPr="0024633A">
                <w:rPr>
                  <w:rFonts w:cs="Tahoma"/>
                  <w:sz w:val="24"/>
                </w:rPr>
                <w:t xml:space="preserve">ductless, non-continuous fan, continuous fan) is documented on the MCH-33. The same combination of MCH-33 compliance protocols </w:t>
              </w:r>
              <w:proofErr w:type="gramStart"/>
              <w:r w:rsidRPr="0024633A">
                <w:rPr>
                  <w:rFonts w:cs="Tahoma"/>
                  <w:sz w:val="24"/>
                </w:rPr>
                <w:t>do</w:t>
              </w:r>
              <w:proofErr w:type="gramEnd"/>
              <w:r w:rsidRPr="0024633A">
                <w:rPr>
                  <w:rFonts w:cs="Tahoma"/>
                  <w:sz w:val="24"/>
                </w:rPr>
                <w:t xml:space="preserve"> not need to be used for all MCH-33-documented systems in all dwelling units in a sample group, thus any combination of MCH-33 verifications can </w:t>
              </w:r>
              <w:r w:rsidRPr="0024633A">
                <w:rPr>
                  <w:rFonts w:cs="Tahoma"/>
                  <w:sz w:val="24"/>
                </w:rPr>
                <w:lastRenderedPageBreak/>
                <w:t>be used to qualify to be in the same sample group with other MCH-33-documented systems.</w:t>
              </w:r>
            </w:ins>
          </w:p>
        </w:tc>
      </w:tr>
      <w:tr w:rsidR="001325B9" w:rsidRPr="0024633A" w14:paraId="7B47F44F" w14:textId="77777777" w:rsidTr="001F1927">
        <w:trPr>
          <w:trHeight w:val="288"/>
          <w:ins w:id="7245" w:author="Armando Ramirez" w:date="2022-02-09T15:52:00Z"/>
        </w:trPr>
        <w:tc>
          <w:tcPr>
            <w:tcW w:w="2785" w:type="dxa"/>
          </w:tcPr>
          <w:p w14:paraId="6084796D" w14:textId="104F3584" w:rsidR="001325B9" w:rsidRPr="0047193E" w:rsidRDefault="001325B9" w:rsidP="001325B9">
            <w:pPr>
              <w:spacing w:after="0"/>
              <w:rPr>
                <w:ins w:id="7246" w:author="Armando Ramirez" w:date="2022-02-09T15:52:00Z"/>
                <w:rFonts w:cs="Tahoma"/>
                <w:sz w:val="24"/>
                <w:szCs w:val="24"/>
              </w:rPr>
            </w:pPr>
            <w:ins w:id="7247" w:author="Armando Ramirez" w:date="2022-02-09T15:53:00Z">
              <w:r w:rsidRPr="0047193E">
                <w:rPr>
                  <w:rFonts w:cs="Tahoma"/>
                  <w:sz w:val="24"/>
                  <w:szCs w:val="24"/>
                </w:rPr>
                <w:lastRenderedPageBreak/>
                <w:t>LMCI/LMCV-PLB-21-H</w:t>
              </w:r>
            </w:ins>
          </w:p>
        </w:tc>
        <w:tc>
          <w:tcPr>
            <w:tcW w:w="2178" w:type="dxa"/>
          </w:tcPr>
          <w:p w14:paraId="553342EE" w14:textId="409900B5" w:rsidR="001325B9" w:rsidRPr="0047193E" w:rsidRDefault="001325B9" w:rsidP="001325B9">
            <w:pPr>
              <w:spacing w:after="0"/>
              <w:rPr>
                <w:ins w:id="7248" w:author="Armando Ramirez" w:date="2022-02-09T15:52:00Z"/>
                <w:rFonts w:cs="Tahoma"/>
                <w:sz w:val="24"/>
                <w:szCs w:val="24"/>
              </w:rPr>
            </w:pPr>
            <w:ins w:id="7249" w:author="Armando Ramirez" w:date="2022-02-14T10:02:00Z">
              <w:r w:rsidRPr="0038699F">
                <w:rPr>
                  <w:rFonts w:cs="Tahoma"/>
                  <w:sz w:val="24"/>
                  <w:szCs w:val="24"/>
                </w:rPr>
                <w:t>Certificate of Installation/ Verification</w:t>
              </w:r>
            </w:ins>
          </w:p>
        </w:tc>
        <w:tc>
          <w:tcPr>
            <w:tcW w:w="2481" w:type="dxa"/>
          </w:tcPr>
          <w:p w14:paraId="2A9B99BA" w14:textId="061CB73C" w:rsidR="001325B9" w:rsidRPr="0047193E" w:rsidRDefault="001325B9" w:rsidP="001325B9">
            <w:pPr>
              <w:spacing w:after="0"/>
              <w:rPr>
                <w:ins w:id="7250" w:author="Armando Ramirez" w:date="2022-02-09T15:52:00Z"/>
                <w:rFonts w:cs="Tahoma"/>
                <w:sz w:val="24"/>
                <w:szCs w:val="24"/>
              </w:rPr>
            </w:pPr>
            <w:ins w:id="7251" w:author="Armando Ramirez" w:date="2022-02-09T15:54:00Z">
              <w:r w:rsidRPr="0047193E">
                <w:rPr>
                  <w:rFonts w:cs="Tahoma"/>
                  <w:sz w:val="24"/>
                  <w:szCs w:val="24"/>
                </w:rPr>
                <w:t>HERS-Multifamily</w:t>
              </w:r>
            </w:ins>
            <w:ins w:id="7252" w:author="Armando Ramirez" w:date="2022-02-10T20:17:00Z">
              <w:r>
                <w:rPr>
                  <w:rFonts w:cs="Tahoma"/>
                  <w:sz w:val="24"/>
                  <w:szCs w:val="24"/>
                </w:rPr>
                <w:t xml:space="preserve"> </w:t>
              </w:r>
            </w:ins>
            <w:ins w:id="7253" w:author="Armando Ramirez" w:date="2022-02-09T15:54:00Z">
              <w:r w:rsidRPr="0047193E">
                <w:rPr>
                  <w:rFonts w:cs="Tahoma"/>
                  <w:sz w:val="24"/>
                  <w:szCs w:val="24"/>
                </w:rPr>
                <w:t>Central</w:t>
              </w:r>
            </w:ins>
            <w:ins w:id="7254" w:author="Armando Ramirez" w:date="2022-02-10T20:17:00Z">
              <w:r>
                <w:rPr>
                  <w:rFonts w:cs="Tahoma"/>
                  <w:sz w:val="24"/>
                  <w:szCs w:val="24"/>
                </w:rPr>
                <w:t xml:space="preserve"> </w:t>
              </w:r>
            </w:ins>
            <w:proofErr w:type="spellStart"/>
            <w:ins w:id="7255" w:author="Armando Ramirez" w:date="2022-02-09T15:54:00Z">
              <w:r w:rsidRPr="0047193E">
                <w:rPr>
                  <w:rFonts w:cs="Tahoma"/>
                  <w:sz w:val="24"/>
                  <w:szCs w:val="24"/>
                </w:rPr>
                <w:t>HotWater</w:t>
              </w:r>
            </w:ins>
            <w:proofErr w:type="spellEnd"/>
            <w:ins w:id="7256" w:author="Armando Ramirez" w:date="2022-02-10T20:17:00Z">
              <w:r>
                <w:rPr>
                  <w:rFonts w:cs="Tahoma"/>
                  <w:sz w:val="24"/>
                  <w:szCs w:val="24"/>
                </w:rPr>
                <w:t xml:space="preserve"> </w:t>
              </w:r>
            </w:ins>
            <w:ins w:id="7257" w:author="Armando Ramirez" w:date="2022-02-09T15:54:00Z">
              <w:r w:rsidRPr="0047193E">
                <w:rPr>
                  <w:rFonts w:cs="Tahoma"/>
                  <w:sz w:val="24"/>
                  <w:szCs w:val="24"/>
                </w:rPr>
                <w:t>System</w:t>
              </w:r>
            </w:ins>
            <w:ins w:id="7258" w:author="Armando Ramirez" w:date="2022-02-10T20:17:00Z">
              <w:r>
                <w:rPr>
                  <w:rFonts w:cs="Tahoma"/>
                  <w:sz w:val="24"/>
                  <w:szCs w:val="24"/>
                </w:rPr>
                <w:t xml:space="preserve"> </w:t>
              </w:r>
            </w:ins>
            <w:ins w:id="7259" w:author="Armando Ramirez" w:date="2022-02-09T15:54:00Z">
              <w:r w:rsidRPr="0047193E">
                <w:rPr>
                  <w:rFonts w:cs="Tahoma"/>
                  <w:sz w:val="24"/>
                  <w:szCs w:val="24"/>
                </w:rPr>
                <w:t>Distribution</w:t>
              </w:r>
            </w:ins>
          </w:p>
        </w:tc>
        <w:tc>
          <w:tcPr>
            <w:tcW w:w="2482" w:type="dxa"/>
          </w:tcPr>
          <w:p w14:paraId="2E653250" w14:textId="380529A8" w:rsidR="001325B9" w:rsidRPr="0047193E" w:rsidRDefault="001325B9" w:rsidP="001325B9">
            <w:pPr>
              <w:spacing w:after="0"/>
              <w:rPr>
                <w:ins w:id="7260" w:author="Armando Ramirez" w:date="2022-02-09T15:52:00Z"/>
                <w:rFonts w:cs="Tahoma"/>
                <w:sz w:val="24"/>
                <w:szCs w:val="24"/>
              </w:rPr>
            </w:pPr>
            <w:ins w:id="7261" w:author="Armando Ramirez" w:date="2022-02-14T13:08:00Z">
              <w:r w:rsidRPr="0024633A">
                <w:rPr>
                  <w:rFonts w:cs="Tahoma"/>
                  <w:b/>
                  <w:bCs/>
                  <w:sz w:val="24"/>
                </w:rPr>
                <w:t>Multifamily DHW Feature</w:t>
              </w:r>
              <w:r w:rsidRPr="0024633A">
                <w:rPr>
                  <w:rFonts w:cs="Tahoma"/>
                  <w:sz w:val="24"/>
                </w:rPr>
                <w:br/>
              </w:r>
              <w:r w:rsidRPr="0024633A">
                <w:rPr>
                  <w:rFonts w:cs="Tahoma"/>
                  <w:sz w:val="24"/>
                </w:rPr>
                <w:br/>
                <w:t>When the CF1R indicates requirement for HERS verification for multifamily DHW in the dwelling, qualification for inclusion in a sample group may be demonstrated using PLB-21a regardless of which verification protocol is reported on the PLB-21a. The same DHW verification protocol does not need to be used in all dwellings in a sample group, thus any combination of PLB-21a verifications can be used to qualify to be in the same sample group.</w:t>
              </w:r>
            </w:ins>
          </w:p>
        </w:tc>
      </w:tr>
      <w:tr w:rsidR="001325B9" w:rsidRPr="0024633A" w14:paraId="3C086BA8" w14:textId="77777777" w:rsidTr="001F1927">
        <w:trPr>
          <w:trHeight w:val="288"/>
          <w:ins w:id="7262" w:author="Armando Ramirez" w:date="2022-02-09T15:52:00Z"/>
        </w:trPr>
        <w:tc>
          <w:tcPr>
            <w:tcW w:w="2785" w:type="dxa"/>
          </w:tcPr>
          <w:p w14:paraId="2E2605A7" w14:textId="49C4CA37" w:rsidR="001325B9" w:rsidRPr="0047193E" w:rsidRDefault="001325B9" w:rsidP="001325B9">
            <w:pPr>
              <w:spacing w:after="0"/>
              <w:rPr>
                <w:ins w:id="7263" w:author="Armando Ramirez" w:date="2022-02-09T15:52:00Z"/>
                <w:rFonts w:cs="Tahoma"/>
                <w:sz w:val="24"/>
                <w:szCs w:val="24"/>
              </w:rPr>
            </w:pPr>
            <w:ins w:id="7264" w:author="Armando Ramirez" w:date="2022-02-09T15:53:00Z">
              <w:r w:rsidRPr="0047193E">
                <w:rPr>
                  <w:rFonts w:cs="Tahoma"/>
                  <w:sz w:val="24"/>
                  <w:szCs w:val="24"/>
                </w:rPr>
                <w:lastRenderedPageBreak/>
                <w:t>LMCI/LMCV-PLB-22-H</w:t>
              </w:r>
            </w:ins>
          </w:p>
        </w:tc>
        <w:tc>
          <w:tcPr>
            <w:tcW w:w="2178" w:type="dxa"/>
          </w:tcPr>
          <w:p w14:paraId="03B3B4A8" w14:textId="48BCEF8D" w:rsidR="001325B9" w:rsidRPr="0047193E" w:rsidRDefault="001325B9" w:rsidP="001325B9">
            <w:pPr>
              <w:spacing w:after="0"/>
              <w:rPr>
                <w:ins w:id="7265" w:author="Armando Ramirez" w:date="2022-02-09T15:52:00Z"/>
                <w:rFonts w:cs="Tahoma"/>
                <w:sz w:val="24"/>
                <w:szCs w:val="24"/>
              </w:rPr>
            </w:pPr>
            <w:ins w:id="7266" w:author="Armando Ramirez" w:date="2022-02-14T10:02:00Z">
              <w:r w:rsidRPr="0038699F">
                <w:rPr>
                  <w:rFonts w:cs="Tahoma"/>
                  <w:sz w:val="24"/>
                  <w:szCs w:val="24"/>
                </w:rPr>
                <w:t>Certificate of Installation/ Verification</w:t>
              </w:r>
            </w:ins>
          </w:p>
        </w:tc>
        <w:tc>
          <w:tcPr>
            <w:tcW w:w="2481" w:type="dxa"/>
          </w:tcPr>
          <w:p w14:paraId="20265478" w14:textId="00A52DED" w:rsidR="001325B9" w:rsidRPr="0047193E" w:rsidRDefault="001325B9" w:rsidP="001325B9">
            <w:pPr>
              <w:spacing w:after="0"/>
              <w:rPr>
                <w:ins w:id="7267" w:author="Armando Ramirez" w:date="2022-02-09T15:52:00Z"/>
                <w:rFonts w:cs="Tahoma"/>
                <w:sz w:val="24"/>
                <w:szCs w:val="24"/>
              </w:rPr>
            </w:pPr>
            <w:ins w:id="7268" w:author="Armando Ramirez" w:date="2022-02-09T15:54:00Z">
              <w:r w:rsidRPr="0047193E">
                <w:rPr>
                  <w:rFonts w:cs="Tahoma"/>
                  <w:sz w:val="24"/>
                  <w:szCs w:val="24"/>
                </w:rPr>
                <w:t>HERS-Single</w:t>
              </w:r>
            </w:ins>
            <w:ins w:id="7269" w:author="Armando Ramirez" w:date="2022-02-10T20:18:00Z">
              <w:r>
                <w:rPr>
                  <w:rFonts w:cs="Tahoma"/>
                  <w:sz w:val="24"/>
                  <w:szCs w:val="24"/>
                </w:rPr>
                <w:t xml:space="preserve"> </w:t>
              </w:r>
            </w:ins>
            <w:ins w:id="7270" w:author="Armando Ramirez" w:date="2022-02-09T15:54:00Z">
              <w:r w:rsidRPr="0047193E">
                <w:rPr>
                  <w:rFonts w:cs="Tahoma"/>
                  <w:sz w:val="24"/>
                  <w:szCs w:val="24"/>
                </w:rPr>
                <w:t>Dwelling</w:t>
              </w:r>
            </w:ins>
            <w:ins w:id="7271" w:author="Armando Ramirez" w:date="2022-02-10T20:18:00Z">
              <w:r>
                <w:rPr>
                  <w:rFonts w:cs="Tahoma"/>
                  <w:sz w:val="24"/>
                  <w:szCs w:val="24"/>
                </w:rPr>
                <w:t xml:space="preserve"> </w:t>
              </w:r>
            </w:ins>
            <w:ins w:id="7272" w:author="Armando Ramirez" w:date="2022-02-09T15:54:00Z">
              <w:r w:rsidRPr="0047193E">
                <w:rPr>
                  <w:rFonts w:cs="Tahoma"/>
                  <w:sz w:val="24"/>
                  <w:szCs w:val="24"/>
                </w:rPr>
                <w:t>Unit</w:t>
              </w:r>
            </w:ins>
            <w:ins w:id="7273" w:author="Armando Ramirez" w:date="2022-02-10T20:18:00Z">
              <w:r>
                <w:rPr>
                  <w:rFonts w:cs="Tahoma"/>
                  <w:sz w:val="24"/>
                  <w:szCs w:val="24"/>
                </w:rPr>
                <w:t xml:space="preserve"> </w:t>
              </w:r>
            </w:ins>
            <w:ins w:id="7274" w:author="Armando Ramirez" w:date="2022-02-09T15:54:00Z">
              <w:r w:rsidRPr="0047193E">
                <w:rPr>
                  <w:rFonts w:cs="Tahoma"/>
                  <w:sz w:val="24"/>
                  <w:szCs w:val="24"/>
                </w:rPr>
                <w:t>Hot</w:t>
              </w:r>
            </w:ins>
            <w:ins w:id="7275" w:author="Armando Ramirez" w:date="2022-02-10T20:18:00Z">
              <w:r>
                <w:rPr>
                  <w:rFonts w:cs="Tahoma"/>
                  <w:sz w:val="24"/>
                  <w:szCs w:val="24"/>
                </w:rPr>
                <w:t xml:space="preserve"> </w:t>
              </w:r>
            </w:ins>
            <w:ins w:id="7276" w:author="Armando Ramirez" w:date="2022-02-09T15:54:00Z">
              <w:r w:rsidRPr="0047193E">
                <w:rPr>
                  <w:rFonts w:cs="Tahoma"/>
                  <w:sz w:val="24"/>
                  <w:szCs w:val="24"/>
                </w:rPr>
                <w:t>Water</w:t>
              </w:r>
            </w:ins>
            <w:ins w:id="7277" w:author="Armando Ramirez" w:date="2022-02-10T20:18:00Z">
              <w:r>
                <w:rPr>
                  <w:rFonts w:cs="Tahoma"/>
                  <w:sz w:val="24"/>
                  <w:szCs w:val="24"/>
                </w:rPr>
                <w:t xml:space="preserve"> </w:t>
              </w:r>
            </w:ins>
            <w:ins w:id="7278" w:author="Armando Ramirez" w:date="2022-02-09T15:54:00Z">
              <w:r w:rsidRPr="0047193E">
                <w:rPr>
                  <w:rFonts w:cs="Tahoma"/>
                  <w:sz w:val="24"/>
                  <w:szCs w:val="24"/>
                </w:rPr>
                <w:t>System</w:t>
              </w:r>
            </w:ins>
            <w:ins w:id="7279" w:author="Armando Ramirez" w:date="2022-02-10T20:18:00Z">
              <w:r>
                <w:rPr>
                  <w:rFonts w:cs="Tahoma"/>
                  <w:sz w:val="24"/>
                  <w:szCs w:val="24"/>
                </w:rPr>
                <w:t xml:space="preserve"> </w:t>
              </w:r>
            </w:ins>
            <w:ins w:id="7280" w:author="Armando Ramirez" w:date="2022-02-09T15:54:00Z">
              <w:r w:rsidRPr="0047193E">
                <w:rPr>
                  <w:rFonts w:cs="Tahoma"/>
                  <w:sz w:val="24"/>
                  <w:szCs w:val="24"/>
                </w:rPr>
                <w:t>Distribution</w:t>
              </w:r>
            </w:ins>
          </w:p>
        </w:tc>
        <w:tc>
          <w:tcPr>
            <w:tcW w:w="2482" w:type="dxa"/>
          </w:tcPr>
          <w:p w14:paraId="79834559" w14:textId="3522AFE2" w:rsidR="001325B9" w:rsidRPr="0047193E" w:rsidRDefault="001325B9" w:rsidP="001325B9">
            <w:pPr>
              <w:spacing w:after="0"/>
              <w:rPr>
                <w:ins w:id="7281" w:author="Armando Ramirez" w:date="2022-02-09T15:52:00Z"/>
                <w:rFonts w:cs="Tahoma"/>
                <w:sz w:val="24"/>
                <w:szCs w:val="24"/>
              </w:rPr>
            </w:pPr>
            <w:ins w:id="7282" w:author="Armando Ramirez" w:date="2022-02-14T13:09:00Z">
              <w:r w:rsidRPr="0024633A">
                <w:rPr>
                  <w:rFonts w:cs="Tahoma"/>
                  <w:b/>
                  <w:bCs/>
                  <w:sz w:val="24"/>
                </w:rPr>
                <w:t>Multifamily DHW Feature</w:t>
              </w:r>
              <w:r w:rsidRPr="0024633A">
                <w:rPr>
                  <w:rFonts w:cs="Tahoma"/>
                  <w:sz w:val="24"/>
                </w:rPr>
                <w:br/>
              </w:r>
              <w:r w:rsidRPr="0024633A">
                <w:rPr>
                  <w:rFonts w:cs="Tahoma"/>
                  <w:sz w:val="24"/>
                </w:rPr>
                <w:br/>
                <w:t xml:space="preserve">When the CF1R indicates requirement for HERS verification for multifamily DHW in the dwelling, qualification for inclusion in a sample group may be demonstrated using PLB-21b regardless of which verification protocol is reported on the PLB-21b. The same DHW verification protocol does not need to be used in all dwellings in a sample group, thus any combination of PLB-21b verifications can be used to qualify to be in the same sample group. </w:t>
              </w:r>
            </w:ins>
          </w:p>
        </w:tc>
      </w:tr>
    </w:tbl>
    <w:p w14:paraId="33C1F977" w14:textId="77777777" w:rsidR="006C633C" w:rsidRDefault="006C633C" w:rsidP="00857256"/>
    <w:p w14:paraId="6B0C2E24" w14:textId="46A7FCF9" w:rsidR="00520115" w:rsidRPr="0024633A" w:rsidRDefault="00520115" w:rsidP="00520115">
      <w:pPr>
        <w:spacing w:after="240"/>
        <w:jc w:val="center"/>
        <w:rPr>
          <w:ins w:id="7283" w:author="Armando Ramirez" w:date="2022-02-09T09:42:00Z"/>
          <w:rFonts w:cs="Tahoma"/>
          <w:b/>
          <w:bCs/>
        </w:rPr>
      </w:pPr>
      <w:ins w:id="7284" w:author="Armando Ramirez" w:date="2022-02-09T09:42:00Z">
        <w:r w:rsidRPr="0024633A">
          <w:rPr>
            <w:rFonts w:cs="Tahoma"/>
            <w:b/>
            <w:bCs/>
          </w:rPr>
          <w:t>Table 7-1</w:t>
        </w:r>
      </w:ins>
      <w:ins w:id="7285" w:author="Armando Ramirez" w:date="2022-02-09T09:43:00Z">
        <w:r w:rsidR="00680B95">
          <w:rPr>
            <w:rFonts w:cs="Tahoma"/>
            <w:b/>
            <w:bCs/>
          </w:rPr>
          <w:t>c</w:t>
        </w:r>
      </w:ins>
      <w:ins w:id="7286" w:author="Armando Ramirez" w:date="2022-02-09T09:42:00Z">
        <w:r w:rsidRPr="0024633A">
          <w:rPr>
            <w:rFonts w:cs="Tahoma"/>
            <w:b/>
            <w:bCs/>
          </w:rPr>
          <w:t>. Group Sampling Rules Applicable to 20</w:t>
        </w:r>
        <w:r>
          <w:rPr>
            <w:rFonts w:cs="Tahoma"/>
            <w:b/>
            <w:bCs/>
          </w:rPr>
          <w:t>22</w:t>
        </w:r>
        <w:r w:rsidRPr="0024633A">
          <w:rPr>
            <w:rFonts w:cs="Tahoma"/>
            <w:b/>
            <w:bCs/>
          </w:rPr>
          <w:t xml:space="preserve"> </w:t>
        </w:r>
      </w:ins>
      <w:ins w:id="7287" w:author="Armando Ramirez" w:date="2022-02-09T09:43:00Z">
        <w:r w:rsidR="00BC00E6">
          <w:rPr>
            <w:rFonts w:cs="Tahoma"/>
            <w:b/>
            <w:bCs/>
          </w:rPr>
          <w:t>Nonresidential</w:t>
        </w:r>
      </w:ins>
      <w:ins w:id="7288" w:author="Armando Ramirez" w:date="2022-02-09T09:42:00Z">
        <w:r>
          <w:rPr>
            <w:rFonts w:cs="Tahoma"/>
            <w:b/>
            <w:bCs/>
          </w:rPr>
          <w:t xml:space="preserve"> </w:t>
        </w:r>
      </w:ins>
      <w:ins w:id="7289" w:author="Armando Ramirez" w:date="2022-02-10T18:39:00Z">
        <w:r w:rsidR="00D861CC">
          <w:rPr>
            <w:rFonts w:cs="Tahoma"/>
            <w:b/>
            <w:bCs/>
          </w:rPr>
          <w:t>(</w:t>
        </w:r>
      </w:ins>
      <w:ins w:id="7290" w:author="Armando Ramirez" w:date="2022-02-10T18:40:00Z">
        <w:r w:rsidR="00D66B96">
          <w:rPr>
            <w:rFonts w:cs="Tahoma"/>
            <w:b/>
            <w:bCs/>
          </w:rPr>
          <w:t>I</w:t>
        </w:r>
      </w:ins>
      <w:ins w:id="7291" w:author="Armando Ramirez" w:date="2022-02-10T18:39:00Z">
        <w:r w:rsidR="00D861CC">
          <w:rPr>
            <w:rFonts w:cs="Tahoma"/>
            <w:b/>
            <w:bCs/>
          </w:rPr>
          <w:t xml:space="preserve">ncluding </w:t>
        </w:r>
        <w:r w:rsidR="00D66B96">
          <w:rPr>
            <w:rFonts w:cs="Tahoma"/>
            <w:b/>
            <w:bCs/>
          </w:rPr>
          <w:t>H</w:t>
        </w:r>
      </w:ins>
      <w:ins w:id="7292" w:author="Armando Ramirez" w:date="2022-02-10T18:40:00Z">
        <w:r w:rsidR="00D66B96">
          <w:rPr>
            <w:rFonts w:cs="Tahoma"/>
            <w:b/>
            <w:bCs/>
          </w:rPr>
          <w:t xml:space="preserve">igh-Rise Multifamily) </w:t>
        </w:r>
      </w:ins>
      <w:ins w:id="7293" w:author="Armando Ramirez" w:date="2022-02-09T09:42:00Z">
        <w:r w:rsidRPr="0024633A">
          <w:rPr>
            <w:rFonts w:cs="Tahoma"/>
            <w:b/>
            <w:bCs/>
          </w:rPr>
          <w:t>Compliance Documents and HERS Features</w:t>
        </w:r>
      </w:ins>
    </w:p>
    <w:tbl>
      <w:tblPr>
        <w:tblStyle w:val="TableGrid1"/>
        <w:tblW w:w="5000" w:type="pct"/>
        <w:tblLayout w:type="fixed"/>
        <w:tblLook w:val="04A0" w:firstRow="1" w:lastRow="0" w:firstColumn="1" w:lastColumn="0" w:noHBand="0" w:noVBand="1"/>
      </w:tblPr>
      <w:tblGrid>
        <w:gridCol w:w="2481"/>
        <w:gridCol w:w="2482"/>
        <w:gridCol w:w="2481"/>
        <w:gridCol w:w="2482"/>
      </w:tblGrid>
      <w:tr w:rsidR="00680B95" w:rsidRPr="0024633A" w14:paraId="24A51A88" w14:textId="77777777" w:rsidTr="008F196F">
        <w:trPr>
          <w:cantSplit/>
          <w:trHeight w:val="701"/>
          <w:tblHeader/>
          <w:ins w:id="7294" w:author="Armando Ramirez" w:date="2022-02-09T09:43:00Z"/>
        </w:trPr>
        <w:tc>
          <w:tcPr>
            <w:tcW w:w="2481" w:type="dxa"/>
            <w:vAlign w:val="bottom"/>
          </w:tcPr>
          <w:p w14:paraId="567E2D59" w14:textId="77777777" w:rsidR="00680B95" w:rsidRPr="0024633A" w:rsidRDefault="00680B95" w:rsidP="008F196F">
            <w:pPr>
              <w:spacing w:after="0"/>
              <w:rPr>
                <w:ins w:id="7295" w:author="Armando Ramirez" w:date="2022-02-09T09:43:00Z"/>
                <w:rFonts w:cs="Tahoma"/>
                <w:b/>
                <w:sz w:val="24"/>
              </w:rPr>
            </w:pPr>
            <w:ins w:id="7296" w:author="Armando Ramirez" w:date="2022-02-09T09:43:00Z">
              <w:r w:rsidRPr="0024633A">
                <w:rPr>
                  <w:rFonts w:cs="Tahoma"/>
                  <w:b/>
                  <w:sz w:val="24"/>
                </w:rPr>
                <w:lastRenderedPageBreak/>
                <w:t>Document Number</w:t>
              </w:r>
            </w:ins>
          </w:p>
        </w:tc>
        <w:tc>
          <w:tcPr>
            <w:tcW w:w="2482" w:type="dxa"/>
            <w:vAlign w:val="bottom"/>
          </w:tcPr>
          <w:p w14:paraId="419E83A0" w14:textId="77777777" w:rsidR="00680B95" w:rsidRPr="0024633A" w:rsidRDefault="00680B95" w:rsidP="008F196F">
            <w:pPr>
              <w:spacing w:after="0"/>
              <w:rPr>
                <w:ins w:id="7297" w:author="Armando Ramirez" w:date="2022-02-09T09:43:00Z"/>
                <w:rFonts w:cs="Tahoma"/>
                <w:b/>
                <w:sz w:val="24"/>
              </w:rPr>
            </w:pPr>
            <w:ins w:id="7298" w:author="Armando Ramirez" w:date="2022-02-09T09:43:00Z">
              <w:r w:rsidRPr="0024633A">
                <w:rPr>
                  <w:rFonts w:cs="Tahoma"/>
                  <w:b/>
                  <w:sz w:val="24"/>
                </w:rPr>
                <w:t>Document Type</w:t>
              </w:r>
            </w:ins>
          </w:p>
        </w:tc>
        <w:tc>
          <w:tcPr>
            <w:tcW w:w="2481" w:type="dxa"/>
            <w:vAlign w:val="bottom"/>
          </w:tcPr>
          <w:p w14:paraId="792C7839" w14:textId="77777777" w:rsidR="00680B95" w:rsidRPr="0024633A" w:rsidRDefault="00680B95" w:rsidP="008F196F">
            <w:pPr>
              <w:spacing w:after="0"/>
              <w:rPr>
                <w:ins w:id="7299" w:author="Armando Ramirez" w:date="2022-02-09T09:43:00Z"/>
                <w:rFonts w:cs="Tahoma"/>
                <w:b/>
                <w:sz w:val="24"/>
              </w:rPr>
            </w:pPr>
            <w:ins w:id="7300" w:author="Armando Ramirez" w:date="2022-02-09T09:43:00Z">
              <w:r w:rsidRPr="0024633A">
                <w:rPr>
                  <w:rFonts w:cs="Tahoma"/>
                  <w:b/>
                  <w:sz w:val="24"/>
                </w:rPr>
                <w:t>Document Description</w:t>
              </w:r>
            </w:ins>
          </w:p>
        </w:tc>
        <w:tc>
          <w:tcPr>
            <w:tcW w:w="2482" w:type="dxa"/>
            <w:vAlign w:val="bottom"/>
          </w:tcPr>
          <w:p w14:paraId="3A0D2083" w14:textId="145479C7" w:rsidR="00680B95" w:rsidRPr="0024633A" w:rsidRDefault="002709C6" w:rsidP="008F196F">
            <w:pPr>
              <w:spacing w:after="0"/>
              <w:rPr>
                <w:ins w:id="7301" w:author="Armando Ramirez" w:date="2022-02-09T09:43:00Z"/>
                <w:rFonts w:cs="Tahoma"/>
                <w:b/>
                <w:sz w:val="24"/>
              </w:rPr>
            </w:pPr>
            <w:ins w:id="7302" w:author="Armando Ramirez" w:date="2022-02-10T18:37:00Z">
              <w:r>
                <w:rPr>
                  <w:rFonts w:cs="Tahoma"/>
                  <w:b/>
                  <w:sz w:val="24"/>
                </w:rPr>
                <w:t xml:space="preserve">Nonresidential </w:t>
              </w:r>
            </w:ins>
            <w:ins w:id="7303" w:author="Armando Ramirez" w:date="2022-02-09T09:43:00Z">
              <w:r w:rsidR="00680B95" w:rsidRPr="0024633A">
                <w:rPr>
                  <w:rFonts w:cs="Tahoma"/>
                  <w:b/>
                  <w:sz w:val="24"/>
                </w:rPr>
                <w:t>Group Sampling Rules</w:t>
              </w:r>
            </w:ins>
          </w:p>
        </w:tc>
      </w:tr>
      <w:tr w:rsidR="00586D39" w:rsidRPr="0024633A" w14:paraId="269D48BA" w14:textId="77777777" w:rsidTr="008F196F">
        <w:trPr>
          <w:trHeight w:val="288"/>
          <w:ins w:id="7304" w:author="Armando Ramirez" w:date="2022-02-09T09:43:00Z"/>
        </w:trPr>
        <w:tc>
          <w:tcPr>
            <w:tcW w:w="2481" w:type="dxa"/>
          </w:tcPr>
          <w:p w14:paraId="6CF79E2F" w14:textId="3E7786AF" w:rsidR="00586D39" w:rsidRPr="0024633A" w:rsidRDefault="00586D39" w:rsidP="00586D39">
            <w:pPr>
              <w:spacing w:after="0"/>
              <w:rPr>
                <w:ins w:id="7305" w:author="Armando Ramirez" w:date="2022-02-09T09:43:00Z"/>
                <w:rFonts w:cs="Tahoma"/>
                <w:sz w:val="24"/>
              </w:rPr>
            </w:pPr>
            <w:ins w:id="7306" w:author="Armando Ramirez" w:date="2022-02-09T09:45:00Z">
              <w:r w:rsidRPr="0024633A">
                <w:rPr>
                  <w:rFonts w:cs="Tahoma"/>
                  <w:sz w:val="24"/>
                </w:rPr>
                <w:t>NRCV-MCH-04a-H</w:t>
              </w:r>
            </w:ins>
          </w:p>
        </w:tc>
        <w:tc>
          <w:tcPr>
            <w:tcW w:w="2482" w:type="dxa"/>
          </w:tcPr>
          <w:p w14:paraId="727C558D" w14:textId="0A76BF78" w:rsidR="00586D39" w:rsidRPr="0024633A" w:rsidRDefault="00586D39" w:rsidP="00586D39">
            <w:pPr>
              <w:spacing w:after="0"/>
              <w:rPr>
                <w:ins w:id="7307" w:author="Armando Ramirez" w:date="2022-02-09T09:43:00Z"/>
                <w:rFonts w:cs="Tahoma"/>
                <w:sz w:val="24"/>
              </w:rPr>
            </w:pPr>
            <w:ins w:id="7308" w:author="Armando Ramirez" w:date="2022-02-09T09:45:00Z">
              <w:r w:rsidRPr="0024633A">
                <w:rPr>
                  <w:rFonts w:cs="Tahoma"/>
                  <w:sz w:val="24"/>
                </w:rPr>
                <w:t>Certificate of Verification</w:t>
              </w:r>
            </w:ins>
          </w:p>
        </w:tc>
        <w:tc>
          <w:tcPr>
            <w:tcW w:w="2481" w:type="dxa"/>
          </w:tcPr>
          <w:p w14:paraId="26EAF264" w14:textId="089C148C" w:rsidR="00586D39" w:rsidRPr="0024633A" w:rsidRDefault="00586D39" w:rsidP="00586D39">
            <w:pPr>
              <w:spacing w:after="0"/>
              <w:rPr>
                <w:ins w:id="7309" w:author="Armando Ramirez" w:date="2022-02-09T09:43:00Z"/>
                <w:rFonts w:cs="Tahoma"/>
                <w:sz w:val="24"/>
              </w:rPr>
            </w:pPr>
            <w:ins w:id="7310" w:author="Armando Ramirez" w:date="2022-02-09T09:45:00Z">
              <w:r w:rsidRPr="0024633A">
                <w:rPr>
                  <w:rFonts w:cs="Tahoma"/>
                  <w:sz w:val="24"/>
                </w:rPr>
                <w:t>Nonresidential Duct Leakage Measurement</w:t>
              </w:r>
              <w:r>
                <w:rPr>
                  <w:rFonts w:cs="Tahoma"/>
                  <w:sz w:val="24"/>
                </w:rPr>
                <w:br/>
              </w:r>
              <w:r w:rsidRPr="0024633A">
                <w:rPr>
                  <w:rFonts w:cs="Tahoma"/>
                  <w:sz w:val="24"/>
                </w:rPr>
                <w:t>New System</w:t>
              </w:r>
            </w:ins>
          </w:p>
        </w:tc>
        <w:tc>
          <w:tcPr>
            <w:tcW w:w="2482" w:type="dxa"/>
          </w:tcPr>
          <w:p w14:paraId="1E61BD06" w14:textId="393BC930" w:rsidR="00586D39" w:rsidRPr="0024633A" w:rsidRDefault="00586D39" w:rsidP="00586D39">
            <w:pPr>
              <w:spacing w:after="0"/>
              <w:rPr>
                <w:ins w:id="7311" w:author="Armando Ramirez" w:date="2022-02-09T09:43:00Z"/>
                <w:rFonts w:cs="Tahoma"/>
                <w:sz w:val="24"/>
              </w:rPr>
            </w:pPr>
            <w:ins w:id="7312" w:author="Armando Ramirez" w:date="2022-02-09T09:45:00Z">
              <w:r w:rsidRPr="0024633A">
                <w:rPr>
                  <w:rFonts w:cs="Tahoma"/>
                  <w:b/>
                  <w:sz w:val="24"/>
                </w:rPr>
                <w:t>Nonresidential Duct Leakage Feature</w:t>
              </w:r>
              <w:r>
                <w:rPr>
                  <w:rFonts w:cs="Tahoma"/>
                  <w:sz w:val="24"/>
                </w:rPr>
                <w:br/>
              </w:r>
              <w:r>
                <w:rPr>
                  <w:rFonts w:cs="Tahoma"/>
                  <w:sz w:val="24"/>
                </w:rPr>
                <w:br/>
              </w:r>
              <w:r w:rsidRPr="0024633A">
                <w:rPr>
                  <w:rFonts w:cs="Tahoma"/>
                  <w:sz w:val="24"/>
                </w:rPr>
                <w:t xml:space="preserve">When the NRCC requires HERS verification of duct leakage for system compliance, qualification for inclusion in a sample group may be demonstrated using any one of the applicable variants (a, c, d, e). The same variant does not need to be used in all buildings in a sample group, thus any combination of NRCV-MCH-04 variants can be used to qualify to be in the same sample group. </w:t>
              </w:r>
            </w:ins>
          </w:p>
        </w:tc>
      </w:tr>
      <w:tr w:rsidR="00586D39" w:rsidRPr="0024633A" w14:paraId="064B5546" w14:textId="77777777" w:rsidTr="008F196F">
        <w:trPr>
          <w:trHeight w:val="288"/>
          <w:ins w:id="7313" w:author="Armando Ramirez" w:date="2022-02-09T09:45:00Z"/>
        </w:trPr>
        <w:tc>
          <w:tcPr>
            <w:tcW w:w="2481" w:type="dxa"/>
          </w:tcPr>
          <w:p w14:paraId="1243D3C7" w14:textId="6912E0B9" w:rsidR="00586D39" w:rsidRPr="0024633A" w:rsidRDefault="00586D39" w:rsidP="00586D39">
            <w:pPr>
              <w:spacing w:after="0"/>
              <w:rPr>
                <w:ins w:id="7314" w:author="Armando Ramirez" w:date="2022-02-09T09:45:00Z"/>
                <w:rFonts w:cs="Tahoma"/>
              </w:rPr>
            </w:pPr>
            <w:ins w:id="7315" w:author="Armando Ramirez" w:date="2022-02-09T09:46:00Z">
              <w:r w:rsidRPr="0024633A">
                <w:rPr>
                  <w:rFonts w:cs="Tahoma"/>
                  <w:sz w:val="24"/>
                </w:rPr>
                <w:t>NRCV-MCH-04c-H</w:t>
              </w:r>
            </w:ins>
          </w:p>
        </w:tc>
        <w:tc>
          <w:tcPr>
            <w:tcW w:w="2482" w:type="dxa"/>
          </w:tcPr>
          <w:p w14:paraId="4F20340A" w14:textId="144415D1" w:rsidR="00586D39" w:rsidRPr="0024633A" w:rsidRDefault="00586D39" w:rsidP="00586D39">
            <w:pPr>
              <w:spacing w:after="0"/>
              <w:rPr>
                <w:ins w:id="7316" w:author="Armando Ramirez" w:date="2022-02-09T09:45:00Z"/>
                <w:rFonts w:cs="Tahoma"/>
              </w:rPr>
            </w:pPr>
            <w:ins w:id="7317" w:author="Armando Ramirez" w:date="2022-02-09T09:46:00Z">
              <w:r w:rsidRPr="0024633A">
                <w:rPr>
                  <w:rFonts w:cs="Tahoma"/>
                  <w:sz w:val="24"/>
                </w:rPr>
                <w:t>Certificate of Verification</w:t>
              </w:r>
            </w:ins>
          </w:p>
        </w:tc>
        <w:tc>
          <w:tcPr>
            <w:tcW w:w="2481" w:type="dxa"/>
          </w:tcPr>
          <w:p w14:paraId="21793233" w14:textId="1305A907" w:rsidR="00586D39" w:rsidRPr="0024633A" w:rsidRDefault="00586D39" w:rsidP="00586D39">
            <w:pPr>
              <w:spacing w:after="0"/>
              <w:rPr>
                <w:ins w:id="7318" w:author="Armando Ramirez" w:date="2022-02-09T09:45:00Z"/>
                <w:rFonts w:cs="Tahoma"/>
              </w:rPr>
            </w:pPr>
            <w:ins w:id="7319" w:author="Armando Ramirez" w:date="2022-02-09T09:46:00Z">
              <w:r w:rsidRPr="0024633A">
                <w:rPr>
                  <w:rFonts w:cs="Tahoma"/>
                  <w:bCs/>
                  <w:sz w:val="24"/>
                </w:rPr>
                <w:t>Nonresidential Duct Leakage Measurement</w:t>
              </w:r>
              <w:r>
                <w:rPr>
                  <w:rFonts w:cs="Tahoma"/>
                  <w:sz w:val="24"/>
                </w:rPr>
                <w:br/>
              </w:r>
              <w:r w:rsidRPr="0024633A">
                <w:rPr>
                  <w:rFonts w:cs="Tahoma"/>
                  <w:sz w:val="24"/>
                </w:rPr>
                <w:t xml:space="preserve">Low Leakage Air-Handling Units </w:t>
              </w:r>
            </w:ins>
          </w:p>
        </w:tc>
        <w:tc>
          <w:tcPr>
            <w:tcW w:w="2482" w:type="dxa"/>
          </w:tcPr>
          <w:p w14:paraId="41878021" w14:textId="1AB2ECCE" w:rsidR="00586D39" w:rsidRPr="000D2728" w:rsidRDefault="00586D39" w:rsidP="00586D39">
            <w:pPr>
              <w:spacing w:after="0"/>
              <w:rPr>
                <w:ins w:id="7320" w:author="Armando Ramirez" w:date="2022-02-09T09:45:00Z"/>
                <w:rFonts w:cs="Tahoma"/>
              </w:rPr>
            </w:pPr>
            <w:ins w:id="7321" w:author="Armando Ramirez" w:date="2022-02-09T09:46:00Z">
              <w:r w:rsidRPr="000D2728">
                <w:rPr>
                  <w:rFonts w:cs="Tahoma"/>
                </w:rPr>
                <w:t xml:space="preserve">See rules for </w:t>
              </w:r>
              <w:del w:id="7322" w:author="Armando Ramirez" w:date="2022-02-10T20:17:00Z">
                <w:r w:rsidR="00F82D63" w:rsidRPr="000D2728">
                  <w:rPr>
                    <w:rFonts w:cs="Tahoma"/>
                  </w:rPr>
                  <w:delText>NRCV-</w:delText>
                </w:r>
              </w:del>
            </w:ins>
            <w:ins w:id="7323" w:author="Armando Ramirez" w:date="2022-02-10T20:17:00Z">
              <w:r w:rsidR="000D2728">
                <w:rPr>
                  <w:rFonts w:cs="Tahoma"/>
                  <w:bCs/>
                </w:rPr>
                <w:t xml:space="preserve">the </w:t>
              </w:r>
            </w:ins>
            <w:ins w:id="7324" w:author="Armando Ramirez" w:date="2022-02-09T09:46:00Z">
              <w:r w:rsidR="00F82D63" w:rsidRPr="000D2728">
                <w:rPr>
                  <w:rFonts w:cs="Tahoma"/>
                </w:rPr>
                <w:t>MCH-04a</w:t>
              </w:r>
              <w:del w:id="7325" w:author="Armando Ramirez" w:date="2022-02-10T20:17:00Z">
                <w:r w:rsidR="00F82D63" w:rsidRPr="000D2728">
                  <w:rPr>
                    <w:rFonts w:cs="Tahoma"/>
                  </w:rPr>
                  <w:delText>-H</w:delText>
                </w:r>
              </w:del>
            </w:ins>
          </w:p>
        </w:tc>
      </w:tr>
      <w:tr w:rsidR="004A2340" w:rsidRPr="0024633A" w14:paraId="7FCBD124" w14:textId="77777777" w:rsidTr="008F196F">
        <w:trPr>
          <w:trHeight w:val="288"/>
          <w:ins w:id="7326" w:author="Armando Ramirez" w:date="2022-02-09T09:45:00Z"/>
        </w:trPr>
        <w:tc>
          <w:tcPr>
            <w:tcW w:w="2481" w:type="dxa"/>
          </w:tcPr>
          <w:p w14:paraId="7DCCAA42" w14:textId="6F46A9B3" w:rsidR="004A2340" w:rsidRPr="0024633A" w:rsidRDefault="004A2340" w:rsidP="004A2340">
            <w:pPr>
              <w:spacing w:after="0"/>
              <w:rPr>
                <w:ins w:id="7327" w:author="Armando Ramirez" w:date="2022-02-09T09:45:00Z"/>
                <w:rFonts w:cs="Tahoma"/>
              </w:rPr>
            </w:pPr>
            <w:ins w:id="7328" w:author="Armando Ramirez" w:date="2022-02-09T09:47:00Z">
              <w:r w:rsidRPr="0024633A">
                <w:rPr>
                  <w:rFonts w:cs="Tahoma"/>
                  <w:sz w:val="24"/>
                </w:rPr>
                <w:t>NRCV-MCH-04d-H</w:t>
              </w:r>
            </w:ins>
          </w:p>
        </w:tc>
        <w:tc>
          <w:tcPr>
            <w:tcW w:w="2482" w:type="dxa"/>
          </w:tcPr>
          <w:p w14:paraId="2FACA4FB" w14:textId="04E91EC2" w:rsidR="004A2340" w:rsidRPr="0024633A" w:rsidRDefault="004A2340" w:rsidP="004A2340">
            <w:pPr>
              <w:spacing w:after="0"/>
              <w:rPr>
                <w:ins w:id="7329" w:author="Armando Ramirez" w:date="2022-02-09T09:45:00Z"/>
                <w:rFonts w:cs="Tahoma"/>
              </w:rPr>
            </w:pPr>
            <w:ins w:id="7330" w:author="Armando Ramirez" w:date="2022-02-09T09:47:00Z">
              <w:r w:rsidRPr="0024633A">
                <w:rPr>
                  <w:rFonts w:cs="Tahoma"/>
                  <w:sz w:val="24"/>
                </w:rPr>
                <w:t>Certificate of Verification</w:t>
              </w:r>
            </w:ins>
          </w:p>
        </w:tc>
        <w:tc>
          <w:tcPr>
            <w:tcW w:w="2481" w:type="dxa"/>
          </w:tcPr>
          <w:p w14:paraId="0D420688" w14:textId="7E4DAD26" w:rsidR="004A2340" w:rsidRPr="0024633A" w:rsidRDefault="004A2340" w:rsidP="004A2340">
            <w:pPr>
              <w:spacing w:after="0"/>
              <w:rPr>
                <w:ins w:id="7331" w:author="Armando Ramirez" w:date="2022-02-09T09:45:00Z"/>
                <w:rFonts w:cs="Tahoma"/>
              </w:rPr>
            </w:pPr>
            <w:ins w:id="7332" w:author="Armando Ramirez" w:date="2022-02-09T09:47:00Z">
              <w:r w:rsidRPr="0024633A">
                <w:rPr>
                  <w:rFonts w:cs="Tahoma"/>
                  <w:bCs/>
                  <w:sz w:val="24"/>
                </w:rPr>
                <w:t>Nonresidential Duct Leakage Measurement</w:t>
              </w:r>
              <w:r>
                <w:rPr>
                  <w:rFonts w:cs="Tahoma"/>
                  <w:sz w:val="24"/>
                </w:rPr>
                <w:br/>
              </w:r>
              <w:r w:rsidRPr="0024633A">
                <w:rPr>
                  <w:rFonts w:cs="Tahoma"/>
                  <w:sz w:val="24"/>
                </w:rPr>
                <w:lastRenderedPageBreak/>
                <w:t>Altered (Existing) System</w:t>
              </w:r>
            </w:ins>
          </w:p>
        </w:tc>
        <w:tc>
          <w:tcPr>
            <w:tcW w:w="2482" w:type="dxa"/>
          </w:tcPr>
          <w:p w14:paraId="39013E9D" w14:textId="51A04651" w:rsidR="004A2340" w:rsidRPr="000D2728" w:rsidRDefault="004A2340" w:rsidP="004A2340">
            <w:pPr>
              <w:spacing w:after="0"/>
              <w:rPr>
                <w:ins w:id="7333" w:author="Armando Ramirez" w:date="2022-02-09T09:45:00Z"/>
                <w:rFonts w:cs="Tahoma"/>
              </w:rPr>
            </w:pPr>
            <w:ins w:id="7334" w:author="Armando Ramirez" w:date="2022-02-09T09:47:00Z">
              <w:r w:rsidRPr="000D2728">
                <w:rPr>
                  <w:rFonts w:cs="Tahoma"/>
                </w:rPr>
                <w:lastRenderedPageBreak/>
                <w:t xml:space="preserve">See rules for </w:t>
              </w:r>
            </w:ins>
            <w:ins w:id="7335" w:author="Armando Ramirez" w:date="2022-02-14T14:34:00Z">
              <w:r w:rsidR="00345BCA">
                <w:rPr>
                  <w:rFonts w:cs="Tahoma"/>
                  <w:sz w:val="24"/>
                </w:rPr>
                <w:t xml:space="preserve">the </w:t>
              </w:r>
            </w:ins>
            <w:ins w:id="7336" w:author="Armando Ramirez" w:date="2022-02-09T09:47:00Z">
              <w:del w:id="7337" w:author="Armando Ramirez" w:date="2022-02-10T20:17:00Z">
                <w:r w:rsidRPr="000D2728">
                  <w:rPr>
                    <w:rFonts w:cs="Tahoma"/>
                  </w:rPr>
                  <w:delText>NRCV-</w:delText>
                </w:r>
              </w:del>
              <w:r w:rsidRPr="000D2728">
                <w:rPr>
                  <w:rFonts w:cs="Tahoma"/>
                </w:rPr>
                <w:t>MCH-04a</w:t>
              </w:r>
              <w:del w:id="7338" w:author="Armando Ramirez" w:date="2022-02-10T20:17:00Z">
                <w:r w:rsidRPr="000D2728">
                  <w:rPr>
                    <w:rFonts w:cs="Tahoma"/>
                  </w:rPr>
                  <w:delText>-H</w:delText>
                </w:r>
              </w:del>
            </w:ins>
          </w:p>
        </w:tc>
      </w:tr>
      <w:tr w:rsidR="004A2340" w:rsidRPr="0024633A" w14:paraId="505DE0D8" w14:textId="77777777" w:rsidTr="008F196F">
        <w:trPr>
          <w:trHeight w:val="288"/>
          <w:ins w:id="7339" w:author="Armando Ramirez" w:date="2022-02-09T09:45:00Z"/>
        </w:trPr>
        <w:tc>
          <w:tcPr>
            <w:tcW w:w="2481" w:type="dxa"/>
          </w:tcPr>
          <w:p w14:paraId="6D4DE337" w14:textId="0EDFE623" w:rsidR="004A2340" w:rsidRPr="0024633A" w:rsidRDefault="004A2340" w:rsidP="004A2340">
            <w:pPr>
              <w:spacing w:after="0"/>
              <w:rPr>
                <w:ins w:id="7340" w:author="Armando Ramirez" w:date="2022-02-09T09:45:00Z"/>
                <w:rFonts w:cs="Tahoma"/>
              </w:rPr>
            </w:pPr>
            <w:ins w:id="7341" w:author="Armando Ramirez" w:date="2022-02-09T09:47:00Z">
              <w:r w:rsidRPr="0024633A">
                <w:rPr>
                  <w:rFonts w:cs="Tahoma"/>
                  <w:sz w:val="24"/>
                </w:rPr>
                <w:t>NRCV-MCH-04e-H</w:t>
              </w:r>
            </w:ins>
          </w:p>
        </w:tc>
        <w:tc>
          <w:tcPr>
            <w:tcW w:w="2482" w:type="dxa"/>
          </w:tcPr>
          <w:p w14:paraId="60129B1B" w14:textId="3E8C9386" w:rsidR="004A2340" w:rsidRPr="0024633A" w:rsidRDefault="004A2340" w:rsidP="004A2340">
            <w:pPr>
              <w:spacing w:after="0"/>
              <w:rPr>
                <w:ins w:id="7342" w:author="Armando Ramirez" w:date="2022-02-09T09:45:00Z"/>
                <w:rFonts w:cs="Tahoma"/>
              </w:rPr>
            </w:pPr>
            <w:ins w:id="7343" w:author="Armando Ramirez" w:date="2022-02-09T09:47:00Z">
              <w:r w:rsidRPr="0024633A">
                <w:rPr>
                  <w:rFonts w:cs="Tahoma"/>
                  <w:sz w:val="24"/>
                </w:rPr>
                <w:t>Certificate of Verification</w:t>
              </w:r>
            </w:ins>
          </w:p>
        </w:tc>
        <w:tc>
          <w:tcPr>
            <w:tcW w:w="2481" w:type="dxa"/>
          </w:tcPr>
          <w:p w14:paraId="44D54AD4" w14:textId="3204481C" w:rsidR="004A2340" w:rsidRPr="0024633A" w:rsidRDefault="004A2340" w:rsidP="004A2340">
            <w:pPr>
              <w:spacing w:after="0"/>
              <w:rPr>
                <w:ins w:id="7344" w:author="Armando Ramirez" w:date="2022-02-09T09:45:00Z"/>
                <w:rFonts w:cs="Tahoma"/>
              </w:rPr>
            </w:pPr>
            <w:ins w:id="7345" w:author="Armando Ramirez" w:date="2022-02-09T09:47:00Z">
              <w:r w:rsidRPr="0024633A">
                <w:rPr>
                  <w:rFonts w:cs="Tahoma"/>
                  <w:bCs/>
                  <w:sz w:val="24"/>
                </w:rPr>
                <w:t>Nonresidential Duct Leakage Measurement</w:t>
              </w:r>
              <w:r>
                <w:rPr>
                  <w:rFonts w:cs="Tahoma"/>
                  <w:sz w:val="24"/>
                </w:rPr>
                <w:br/>
              </w:r>
              <w:r w:rsidRPr="0024633A">
                <w:rPr>
                  <w:rFonts w:cs="Tahoma"/>
                  <w:sz w:val="24"/>
                </w:rPr>
                <w:t>Sealing of All Accessible Leaks</w:t>
              </w:r>
            </w:ins>
          </w:p>
        </w:tc>
        <w:tc>
          <w:tcPr>
            <w:tcW w:w="2482" w:type="dxa"/>
          </w:tcPr>
          <w:p w14:paraId="45A46FB2" w14:textId="45A20BA2" w:rsidR="004A2340" w:rsidRPr="0024633A" w:rsidRDefault="004A2340" w:rsidP="004A2340">
            <w:pPr>
              <w:spacing w:after="0"/>
              <w:rPr>
                <w:ins w:id="7346" w:author="Armando Ramirez" w:date="2022-02-09T09:45:00Z"/>
                <w:rFonts w:cs="Tahoma"/>
                <w:b/>
              </w:rPr>
            </w:pPr>
            <w:ins w:id="7347" w:author="Armando Ramirez" w:date="2022-02-09T09:47:00Z">
              <w:r w:rsidRPr="0024633A">
                <w:rPr>
                  <w:rFonts w:cs="Tahoma"/>
                  <w:sz w:val="24"/>
                </w:rPr>
                <w:t>When NRCV-MCH-04e is used for compliance, the NRCV-MCH-04-documented system shall be verified by a HERS Rater (cannot comply as a "not tested" system in a sample group), additionally the NRCV-MCH-04e-documented system cannot be used to represent the "tested" system for duct leakage compliance for the sample group.</w:t>
              </w:r>
            </w:ins>
          </w:p>
        </w:tc>
      </w:tr>
      <w:tr w:rsidR="004A2340" w:rsidRPr="0024633A" w14:paraId="180B606D" w14:textId="77777777" w:rsidTr="008F196F">
        <w:trPr>
          <w:trHeight w:val="288"/>
          <w:ins w:id="7348" w:author="Armando Ramirez" w:date="2022-02-09T09:45:00Z"/>
        </w:trPr>
        <w:tc>
          <w:tcPr>
            <w:tcW w:w="2481" w:type="dxa"/>
          </w:tcPr>
          <w:p w14:paraId="5562CB14" w14:textId="5520404C" w:rsidR="004A2340" w:rsidRPr="0024633A" w:rsidRDefault="004A2340" w:rsidP="004A2340">
            <w:pPr>
              <w:spacing w:after="0"/>
              <w:rPr>
                <w:ins w:id="7349" w:author="Armando Ramirez" w:date="2022-02-09T09:45:00Z"/>
                <w:rFonts w:cs="Tahoma"/>
              </w:rPr>
            </w:pPr>
            <w:ins w:id="7350" w:author="Armando Ramirez" w:date="2022-02-09T09:48:00Z">
              <w:r w:rsidRPr="0024633A">
                <w:rPr>
                  <w:rFonts w:cs="Tahoma"/>
                  <w:sz w:val="24"/>
                  <w:szCs w:val="24"/>
                </w:rPr>
                <w:t>NRCV-MCH-24a-H</w:t>
              </w:r>
            </w:ins>
          </w:p>
        </w:tc>
        <w:tc>
          <w:tcPr>
            <w:tcW w:w="2482" w:type="dxa"/>
          </w:tcPr>
          <w:p w14:paraId="4A15A584" w14:textId="14C90B90" w:rsidR="004A2340" w:rsidRPr="0024633A" w:rsidRDefault="00B91B51" w:rsidP="004A2340">
            <w:pPr>
              <w:spacing w:after="0"/>
              <w:rPr>
                <w:ins w:id="7351" w:author="Armando Ramirez" w:date="2022-02-09T09:45:00Z"/>
                <w:rFonts w:cs="Tahoma"/>
              </w:rPr>
            </w:pPr>
            <w:ins w:id="7352" w:author="Armando Ramirez" w:date="2022-02-10T09:00:00Z">
              <w:r w:rsidRPr="0024633A">
                <w:rPr>
                  <w:rFonts w:cs="Tahoma"/>
                  <w:sz w:val="24"/>
                </w:rPr>
                <w:t>Certificate of Verification</w:t>
              </w:r>
            </w:ins>
          </w:p>
        </w:tc>
        <w:tc>
          <w:tcPr>
            <w:tcW w:w="2481" w:type="dxa"/>
          </w:tcPr>
          <w:p w14:paraId="3B7B9E55" w14:textId="28A95315" w:rsidR="004A2340" w:rsidRPr="0024633A" w:rsidRDefault="00B91B51" w:rsidP="004A2340">
            <w:pPr>
              <w:spacing w:after="0"/>
              <w:rPr>
                <w:ins w:id="7353" w:author="Armando Ramirez" w:date="2022-02-09T09:45:00Z"/>
                <w:rFonts w:cs="Tahoma"/>
              </w:rPr>
            </w:pPr>
            <w:ins w:id="7354" w:author="Armando Ramirez" w:date="2022-02-10T08:37:00Z">
              <w:r w:rsidRPr="0024633A">
                <w:rPr>
                  <w:rFonts w:cs="Tahoma"/>
                  <w:bCs/>
                  <w:sz w:val="24"/>
                  <w:szCs w:val="24"/>
                </w:rPr>
                <w:t>Enclosure Air Leakage Worksheet – Single Point Test with Manual Meter</w:t>
              </w:r>
            </w:ins>
          </w:p>
        </w:tc>
        <w:tc>
          <w:tcPr>
            <w:tcW w:w="2482" w:type="dxa"/>
          </w:tcPr>
          <w:p w14:paraId="1075F381" w14:textId="140F10C9" w:rsidR="004A2340" w:rsidRPr="0024633A" w:rsidRDefault="00B91B51" w:rsidP="004A2340">
            <w:pPr>
              <w:spacing w:after="0"/>
              <w:rPr>
                <w:ins w:id="7355" w:author="Armando Ramirez" w:date="2022-02-09T09:45:00Z"/>
                <w:rFonts w:cs="Tahoma"/>
                <w:b/>
              </w:rPr>
            </w:pPr>
            <w:ins w:id="7356" w:author="Armando Ramirez" w:date="2022-02-10T08:37:00Z">
              <w:r w:rsidRPr="0024633A">
                <w:rPr>
                  <w:rFonts w:cs="Tahoma"/>
                  <w:sz w:val="24"/>
                  <w:szCs w:val="24"/>
                </w:rPr>
                <w:t xml:space="preserve">MCH-24 does not document an applicable sampling feature by itself (MCH-24 is used for completing some MCH-27 docs). </w:t>
              </w:r>
              <w:proofErr w:type="gramStart"/>
              <w:r w:rsidRPr="0024633A">
                <w:rPr>
                  <w:rFonts w:cs="Tahoma"/>
                  <w:sz w:val="24"/>
                  <w:szCs w:val="24"/>
                </w:rPr>
                <w:t>A</w:t>
              </w:r>
              <w:proofErr w:type="gramEnd"/>
              <w:r w:rsidRPr="0024633A">
                <w:rPr>
                  <w:rFonts w:cs="Tahoma"/>
                  <w:sz w:val="24"/>
                  <w:szCs w:val="24"/>
                </w:rPr>
                <w:t xml:space="preserve"> MCH-24 doc shall not be used for determining dwelling qualification for HERS Sample groups.</w:t>
              </w:r>
            </w:ins>
          </w:p>
        </w:tc>
      </w:tr>
      <w:tr w:rsidR="004A2340" w:rsidRPr="0024633A" w14:paraId="144C9BA6" w14:textId="77777777" w:rsidTr="008F196F">
        <w:trPr>
          <w:trHeight w:val="288"/>
          <w:ins w:id="7357" w:author="Armando Ramirez" w:date="2022-02-09T09:45:00Z"/>
        </w:trPr>
        <w:tc>
          <w:tcPr>
            <w:tcW w:w="2481" w:type="dxa"/>
          </w:tcPr>
          <w:p w14:paraId="2260594D" w14:textId="3376ED01" w:rsidR="004A2340" w:rsidRPr="0024633A" w:rsidRDefault="004A2340" w:rsidP="004A2340">
            <w:pPr>
              <w:spacing w:after="0"/>
              <w:rPr>
                <w:ins w:id="7358" w:author="Armando Ramirez" w:date="2022-02-09T09:45:00Z"/>
                <w:rFonts w:cs="Tahoma"/>
              </w:rPr>
            </w:pPr>
            <w:ins w:id="7359" w:author="Armando Ramirez" w:date="2022-02-09T09:48:00Z">
              <w:r w:rsidRPr="0024633A">
                <w:rPr>
                  <w:rFonts w:cs="Tahoma"/>
                  <w:sz w:val="24"/>
                  <w:szCs w:val="24"/>
                </w:rPr>
                <w:lastRenderedPageBreak/>
                <w:t>NRCV-MCH-24b-H</w:t>
              </w:r>
            </w:ins>
          </w:p>
        </w:tc>
        <w:tc>
          <w:tcPr>
            <w:tcW w:w="2482" w:type="dxa"/>
          </w:tcPr>
          <w:p w14:paraId="654EA2A2" w14:textId="60EC3CCD" w:rsidR="004A2340" w:rsidRPr="0024633A" w:rsidRDefault="00B91B51" w:rsidP="004A2340">
            <w:pPr>
              <w:spacing w:after="0"/>
              <w:rPr>
                <w:ins w:id="7360" w:author="Armando Ramirez" w:date="2022-02-09T09:45:00Z"/>
                <w:rFonts w:cs="Tahoma"/>
              </w:rPr>
            </w:pPr>
            <w:ins w:id="7361" w:author="Armando Ramirez" w:date="2022-02-10T09:00:00Z">
              <w:r w:rsidRPr="0024633A">
                <w:rPr>
                  <w:rFonts w:cs="Tahoma"/>
                  <w:sz w:val="24"/>
                </w:rPr>
                <w:t>Certificate of Verification</w:t>
              </w:r>
            </w:ins>
          </w:p>
        </w:tc>
        <w:tc>
          <w:tcPr>
            <w:tcW w:w="2481" w:type="dxa"/>
          </w:tcPr>
          <w:p w14:paraId="14C1FB85" w14:textId="4D216F34" w:rsidR="004A2340" w:rsidRPr="0024633A" w:rsidRDefault="00B91B51" w:rsidP="004A2340">
            <w:pPr>
              <w:spacing w:after="0"/>
              <w:rPr>
                <w:ins w:id="7362" w:author="Armando Ramirez" w:date="2022-02-09T09:45:00Z"/>
                <w:rFonts w:cs="Tahoma"/>
              </w:rPr>
            </w:pPr>
            <w:ins w:id="7363" w:author="Armando Ramirez" w:date="2022-02-10T08:38:00Z">
              <w:r w:rsidRPr="0024633A">
                <w:rPr>
                  <w:rFonts w:cs="Tahoma"/>
                  <w:bCs/>
                  <w:sz w:val="24"/>
                  <w:szCs w:val="24"/>
                </w:rPr>
                <w:t>Enclosure Air Leakage Worksheet – Single Point Test with Automatic Meter</w:t>
              </w:r>
            </w:ins>
          </w:p>
        </w:tc>
        <w:tc>
          <w:tcPr>
            <w:tcW w:w="2482" w:type="dxa"/>
          </w:tcPr>
          <w:p w14:paraId="70DAC88C" w14:textId="0C7CC5D3" w:rsidR="004A2340" w:rsidRPr="00F90FFA" w:rsidRDefault="00B91B51" w:rsidP="004A2340">
            <w:pPr>
              <w:spacing w:after="0"/>
              <w:rPr>
                <w:ins w:id="7364" w:author="Armando Ramirez" w:date="2022-02-09T09:45:00Z"/>
                <w:rFonts w:cs="Tahoma"/>
              </w:rPr>
            </w:pPr>
            <w:ins w:id="7365" w:author="Armando Ramirez" w:date="2022-02-10T08:37:00Z">
              <w:del w:id="7366" w:author="Armando Ramirez" w:date="2022-02-10T20:17:00Z">
                <w:r w:rsidRPr="00F90FFA">
                  <w:rPr>
                    <w:rFonts w:cs="Tahoma"/>
                    <w:bCs/>
                  </w:rPr>
                  <w:delText>Same as NRCV-MCH-24a-</w:delText>
                </w:r>
              </w:del>
            </w:ins>
            <w:ins w:id="7367" w:author="Armando Ramirez" w:date="2022-02-10T08:38:00Z">
              <w:del w:id="7368" w:author="Armando Ramirez" w:date="2022-02-10T20:17:00Z">
                <w:r>
                  <w:rPr>
                    <w:rFonts w:cs="Tahoma"/>
                    <w:bCs/>
                  </w:rPr>
                  <w:delText>H</w:delText>
                </w:r>
              </w:del>
            </w:ins>
            <w:ins w:id="7369" w:author="Armando Ramirez" w:date="2022-02-10T20:17:00Z">
              <w:r w:rsidR="000D2728">
                <w:rPr>
                  <w:rFonts w:cs="Tahoma"/>
                  <w:bCs/>
                </w:rPr>
                <w:t>See rules for the MCH-24a</w:t>
              </w:r>
            </w:ins>
          </w:p>
        </w:tc>
      </w:tr>
      <w:tr w:rsidR="00810C47" w:rsidRPr="0024633A" w14:paraId="7483075E" w14:textId="77777777" w:rsidTr="008F196F">
        <w:trPr>
          <w:trHeight w:val="288"/>
          <w:ins w:id="7370" w:author="Armando Ramirez" w:date="2022-02-09T09:45:00Z"/>
        </w:trPr>
        <w:tc>
          <w:tcPr>
            <w:tcW w:w="2481" w:type="dxa"/>
          </w:tcPr>
          <w:p w14:paraId="123AD43D" w14:textId="36BB2338" w:rsidR="00810C47" w:rsidRPr="0024633A" w:rsidRDefault="00810C47" w:rsidP="00810C47">
            <w:pPr>
              <w:spacing w:after="0"/>
              <w:rPr>
                <w:ins w:id="7371" w:author="Armando Ramirez" w:date="2022-02-09T09:45:00Z"/>
                <w:rFonts w:cs="Tahoma"/>
              </w:rPr>
            </w:pPr>
            <w:ins w:id="7372" w:author="Armando Ramirez" w:date="2022-02-09T09:48:00Z">
              <w:r w:rsidRPr="0024633A">
                <w:rPr>
                  <w:rFonts w:cs="Tahoma"/>
                  <w:sz w:val="24"/>
                </w:rPr>
                <w:t>NRCV-MCH-27b-H</w:t>
              </w:r>
            </w:ins>
          </w:p>
        </w:tc>
        <w:tc>
          <w:tcPr>
            <w:tcW w:w="2482" w:type="dxa"/>
          </w:tcPr>
          <w:p w14:paraId="75ECD94F" w14:textId="20017E96" w:rsidR="00810C47" w:rsidRPr="0024633A" w:rsidRDefault="00B91B51" w:rsidP="00810C47">
            <w:pPr>
              <w:spacing w:after="0"/>
              <w:rPr>
                <w:ins w:id="7373" w:author="Armando Ramirez" w:date="2022-02-09T09:45:00Z"/>
                <w:rFonts w:cs="Tahoma"/>
              </w:rPr>
            </w:pPr>
            <w:ins w:id="7374" w:author="Armando Ramirez" w:date="2022-02-10T09:00:00Z">
              <w:r w:rsidRPr="0024633A">
                <w:rPr>
                  <w:rFonts w:cs="Tahoma"/>
                  <w:sz w:val="24"/>
                </w:rPr>
                <w:t>Certificate of Verification</w:t>
              </w:r>
            </w:ins>
          </w:p>
        </w:tc>
        <w:tc>
          <w:tcPr>
            <w:tcW w:w="2481" w:type="dxa"/>
          </w:tcPr>
          <w:p w14:paraId="1A59B1E6" w14:textId="0E074F48" w:rsidR="00810C47" w:rsidRPr="0024633A" w:rsidRDefault="00B91B51" w:rsidP="00810C47">
            <w:pPr>
              <w:spacing w:after="0"/>
              <w:rPr>
                <w:ins w:id="7375" w:author="Armando Ramirez" w:date="2022-02-09T09:45:00Z"/>
                <w:rFonts w:cs="Tahoma"/>
              </w:rPr>
            </w:pPr>
            <w:ins w:id="7376" w:author="Armando Ramirez" w:date="2022-02-10T08:39:00Z">
              <w:r w:rsidRPr="0024633A">
                <w:rPr>
                  <w:rFonts w:cs="Tahoma"/>
                  <w:bCs/>
                  <w:sz w:val="24"/>
                </w:rPr>
                <w:t>IAQ and Mechanical Ventilation – High Rise Residential</w:t>
              </w:r>
            </w:ins>
          </w:p>
        </w:tc>
        <w:tc>
          <w:tcPr>
            <w:tcW w:w="2482" w:type="dxa"/>
          </w:tcPr>
          <w:p w14:paraId="7E0A8451" w14:textId="2DD13346" w:rsidR="00810C47" w:rsidRPr="0024633A" w:rsidRDefault="00B91B51" w:rsidP="00810C47">
            <w:pPr>
              <w:spacing w:after="0"/>
              <w:rPr>
                <w:ins w:id="7377" w:author="Armando Ramirez" w:date="2022-02-09T09:45:00Z"/>
                <w:rFonts w:cs="Tahoma"/>
                <w:b/>
              </w:rPr>
            </w:pPr>
            <w:ins w:id="7378" w:author="Armando Ramirez" w:date="2022-02-10T08:39:00Z">
              <w:r w:rsidRPr="0024633A">
                <w:rPr>
                  <w:rFonts w:cs="Tahoma"/>
                  <w:b/>
                  <w:sz w:val="24"/>
                </w:rPr>
                <w:t>IAQ Mechanical Ventilation Feature</w:t>
              </w:r>
              <w:r>
                <w:rPr>
                  <w:rFonts w:cs="Tahoma"/>
                  <w:sz w:val="24"/>
                </w:rPr>
                <w:br/>
              </w:r>
              <w:r>
                <w:rPr>
                  <w:rFonts w:cs="Tahoma"/>
                  <w:sz w:val="24"/>
                </w:rPr>
                <w:br/>
              </w:r>
              <w:r w:rsidRPr="0024633A">
                <w:rPr>
                  <w:rFonts w:cs="Tahoma"/>
                  <w:sz w:val="24"/>
                </w:rPr>
                <w:t>When MCH-27 for HERS verification for Mechanical Ventilation Airflow Rate is required for the dwelling, qualification for inclusion in a sample group may be demonstrated using any one of the applicable variants (b, c). The same variant does not need to be used in all dwellings in a sample group, thus any combination of MCH-27 variants can be used to qualify to be in the same sample group.</w:t>
              </w:r>
            </w:ins>
          </w:p>
        </w:tc>
      </w:tr>
      <w:tr w:rsidR="00810C47" w:rsidRPr="0024633A" w14:paraId="0A7DEF10" w14:textId="77777777" w:rsidTr="008F196F">
        <w:trPr>
          <w:trHeight w:val="288"/>
          <w:ins w:id="7379" w:author="Armando Ramirez" w:date="2022-02-09T09:45:00Z"/>
        </w:trPr>
        <w:tc>
          <w:tcPr>
            <w:tcW w:w="2481" w:type="dxa"/>
          </w:tcPr>
          <w:p w14:paraId="2BBFFEB1" w14:textId="4442F495" w:rsidR="00810C47" w:rsidRPr="0024633A" w:rsidRDefault="00810C47" w:rsidP="00810C47">
            <w:pPr>
              <w:spacing w:after="0"/>
              <w:rPr>
                <w:ins w:id="7380" w:author="Armando Ramirez" w:date="2022-02-09T09:45:00Z"/>
                <w:rFonts w:cs="Tahoma"/>
              </w:rPr>
            </w:pPr>
            <w:ins w:id="7381" w:author="Armando Ramirez" w:date="2022-02-09T09:48:00Z">
              <w:r w:rsidRPr="0024633A">
                <w:rPr>
                  <w:rFonts w:cs="Tahoma"/>
                  <w:sz w:val="24"/>
                </w:rPr>
                <w:t>NRCV-MCH-27c-H</w:t>
              </w:r>
            </w:ins>
          </w:p>
        </w:tc>
        <w:tc>
          <w:tcPr>
            <w:tcW w:w="2482" w:type="dxa"/>
          </w:tcPr>
          <w:p w14:paraId="7F9A9640" w14:textId="27E9711A" w:rsidR="00810C47" w:rsidRPr="0024633A" w:rsidRDefault="00B91B51" w:rsidP="00810C47">
            <w:pPr>
              <w:spacing w:after="0"/>
              <w:rPr>
                <w:ins w:id="7382" w:author="Armando Ramirez" w:date="2022-02-09T09:45:00Z"/>
                <w:rFonts w:cs="Tahoma"/>
              </w:rPr>
            </w:pPr>
            <w:ins w:id="7383" w:author="Armando Ramirez" w:date="2022-02-10T09:00:00Z">
              <w:r w:rsidRPr="0024633A">
                <w:rPr>
                  <w:rFonts w:cs="Tahoma"/>
                  <w:sz w:val="24"/>
                </w:rPr>
                <w:t>Certificate of Verification</w:t>
              </w:r>
            </w:ins>
          </w:p>
        </w:tc>
        <w:tc>
          <w:tcPr>
            <w:tcW w:w="2481" w:type="dxa"/>
          </w:tcPr>
          <w:p w14:paraId="6883202A" w14:textId="4C9C79A9" w:rsidR="00810C47" w:rsidRPr="0024633A" w:rsidRDefault="00B91B51" w:rsidP="00810C47">
            <w:pPr>
              <w:spacing w:after="0"/>
              <w:rPr>
                <w:ins w:id="7384" w:author="Armando Ramirez" w:date="2022-02-09T09:45:00Z"/>
                <w:rFonts w:cs="Tahoma"/>
              </w:rPr>
            </w:pPr>
            <w:ins w:id="7385" w:author="Armando Ramirez" w:date="2022-02-10T08:39:00Z">
              <w:r w:rsidRPr="0024633A">
                <w:rPr>
                  <w:rFonts w:cs="Tahoma"/>
                  <w:bCs/>
                  <w:sz w:val="24"/>
                </w:rPr>
                <w:t>IAQ and Mechanical Ventilation – High Rise Residential</w:t>
              </w:r>
              <w:r>
                <w:rPr>
                  <w:rFonts w:cs="Tahoma"/>
                  <w:bCs/>
                  <w:sz w:val="24"/>
                </w:rPr>
                <w:br/>
              </w:r>
              <w:r>
                <w:rPr>
                  <w:rFonts w:cs="Tahoma"/>
                  <w:bCs/>
                  <w:sz w:val="24"/>
                </w:rPr>
                <w:br/>
              </w:r>
              <w:r w:rsidRPr="0024633A">
                <w:rPr>
                  <w:rFonts w:cs="Tahoma"/>
                  <w:bCs/>
                  <w:sz w:val="24"/>
                </w:rPr>
                <w:lastRenderedPageBreak/>
                <w:t>Scheduled and Real Time Controls</w:t>
              </w:r>
            </w:ins>
          </w:p>
        </w:tc>
        <w:tc>
          <w:tcPr>
            <w:tcW w:w="2482" w:type="dxa"/>
          </w:tcPr>
          <w:p w14:paraId="0975E279" w14:textId="35C65496" w:rsidR="00810C47" w:rsidRPr="0066246E" w:rsidRDefault="00B91B51" w:rsidP="00810C47">
            <w:pPr>
              <w:spacing w:after="0"/>
              <w:rPr>
                <w:ins w:id="7386" w:author="Armando Ramirez" w:date="2022-02-09T09:45:00Z"/>
                <w:rFonts w:cs="Tahoma"/>
              </w:rPr>
            </w:pPr>
            <w:ins w:id="7387" w:author="Armando Ramirez" w:date="2022-02-10T08:39:00Z">
              <w:del w:id="7388" w:author="Armando Ramirez" w:date="2022-02-10T20:16:00Z">
                <w:r>
                  <w:rPr>
                    <w:rFonts w:cs="Tahoma"/>
                    <w:bCs/>
                  </w:rPr>
                  <w:lastRenderedPageBreak/>
                  <w:delText>Same as</w:delText>
                </w:r>
              </w:del>
            </w:ins>
            <w:ins w:id="7389" w:author="Armando Ramirez" w:date="2022-02-10T20:16:00Z">
              <w:r w:rsidR="000D2728">
                <w:rPr>
                  <w:rFonts w:cs="Tahoma"/>
                  <w:bCs/>
                </w:rPr>
                <w:t xml:space="preserve">See rules for the </w:t>
              </w:r>
            </w:ins>
            <w:ins w:id="7390" w:author="Armando Ramirez" w:date="2022-02-10T08:39:00Z">
              <w:del w:id="7391" w:author="Armando Ramirez" w:date="2022-02-10T20:16:00Z">
                <w:r>
                  <w:rPr>
                    <w:rFonts w:cs="Tahoma"/>
                    <w:bCs/>
                  </w:rPr>
                  <w:delText xml:space="preserve"> NRCV-</w:delText>
                </w:r>
              </w:del>
              <w:r>
                <w:rPr>
                  <w:rFonts w:cs="Tahoma"/>
                  <w:bCs/>
                </w:rPr>
                <w:t>MCH-27</w:t>
              </w:r>
            </w:ins>
            <w:ins w:id="7392" w:author="Armando Ramirez" w:date="2022-02-10T08:40:00Z">
              <w:r>
                <w:rPr>
                  <w:rFonts w:cs="Tahoma"/>
                  <w:bCs/>
                </w:rPr>
                <w:t>b</w:t>
              </w:r>
              <w:del w:id="7393" w:author="Armando Ramirez" w:date="2022-02-10T20:16:00Z">
                <w:r>
                  <w:rPr>
                    <w:rFonts w:cs="Tahoma"/>
                    <w:bCs/>
                  </w:rPr>
                  <w:delText>-H</w:delText>
                </w:r>
              </w:del>
            </w:ins>
          </w:p>
        </w:tc>
      </w:tr>
      <w:tr w:rsidR="00810C47" w:rsidRPr="0024633A" w14:paraId="7760FC34" w14:textId="77777777" w:rsidTr="008F196F">
        <w:trPr>
          <w:trHeight w:val="288"/>
          <w:ins w:id="7394" w:author="Armando Ramirez" w:date="2022-02-09T09:45:00Z"/>
        </w:trPr>
        <w:tc>
          <w:tcPr>
            <w:tcW w:w="2481" w:type="dxa"/>
          </w:tcPr>
          <w:p w14:paraId="0831C76A" w14:textId="5AB6F8A8" w:rsidR="00810C47" w:rsidRPr="0024633A" w:rsidRDefault="00810C47" w:rsidP="00810C47">
            <w:pPr>
              <w:spacing w:after="0"/>
              <w:rPr>
                <w:ins w:id="7395" w:author="Armando Ramirez" w:date="2022-02-09T09:45:00Z"/>
                <w:rFonts w:cs="Tahoma"/>
              </w:rPr>
            </w:pPr>
            <w:ins w:id="7396" w:author="Armando Ramirez" w:date="2022-02-09T09:49:00Z">
              <w:r w:rsidRPr="0024633A">
                <w:rPr>
                  <w:rFonts w:cs="Tahoma"/>
                  <w:sz w:val="24"/>
                </w:rPr>
                <w:t>NRCV-MCH-32-H</w:t>
              </w:r>
            </w:ins>
          </w:p>
        </w:tc>
        <w:tc>
          <w:tcPr>
            <w:tcW w:w="2482" w:type="dxa"/>
          </w:tcPr>
          <w:p w14:paraId="78BBDF7B" w14:textId="46A31C52" w:rsidR="00810C47" w:rsidRPr="0024633A" w:rsidRDefault="00B91B51" w:rsidP="00810C47">
            <w:pPr>
              <w:spacing w:after="0"/>
              <w:rPr>
                <w:ins w:id="7397" w:author="Armando Ramirez" w:date="2022-02-09T09:45:00Z"/>
                <w:rFonts w:cs="Tahoma"/>
              </w:rPr>
            </w:pPr>
            <w:ins w:id="7398" w:author="Armando Ramirez" w:date="2022-02-10T09:00:00Z">
              <w:r w:rsidRPr="0024633A">
                <w:rPr>
                  <w:rFonts w:cs="Tahoma"/>
                  <w:sz w:val="24"/>
                </w:rPr>
                <w:t>Certificate of Verification</w:t>
              </w:r>
            </w:ins>
          </w:p>
        </w:tc>
        <w:tc>
          <w:tcPr>
            <w:tcW w:w="2481" w:type="dxa"/>
          </w:tcPr>
          <w:p w14:paraId="5A7977CE" w14:textId="62CA5409" w:rsidR="00810C47" w:rsidRPr="0024633A" w:rsidRDefault="00B91B51" w:rsidP="00810C47">
            <w:pPr>
              <w:spacing w:after="0"/>
              <w:rPr>
                <w:ins w:id="7399" w:author="Armando Ramirez" w:date="2022-02-09T09:45:00Z"/>
                <w:rFonts w:cs="Tahoma"/>
              </w:rPr>
            </w:pPr>
            <w:ins w:id="7400" w:author="Armando Ramirez" w:date="2022-02-10T08:59:00Z">
              <w:r w:rsidRPr="0024633A">
                <w:rPr>
                  <w:rFonts w:cs="Tahoma"/>
                  <w:bCs/>
                  <w:sz w:val="24"/>
                </w:rPr>
                <w:t>Local Mechanical Exhaust</w:t>
              </w:r>
            </w:ins>
          </w:p>
        </w:tc>
        <w:tc>
          <w:tcPr>
            <w:tcW w:w="2482" w:type="dxa"/>
          </w:tcPr>
          <w:p w14:paraId="00F5F913" w14:textId="178D3315" w:rsidR="00810C47" w:rsidRPr="0024633A" w:rsidRDefault="00B91B51" w:rsidP="00810C47">
            <w:pPr>
              <w:spacing w:after="0"/>
              <w:rPr>
                <w:ins w:id="7401" w:author="Armando Ramirez" w:date="2022-02-09T09:45:00Z"/>
                <w:rFonts w:cs="Tahoma"/>
                <w:b/>
              </w:rPr>
            </w:pPr>
            <w:ins w:id="7402" w:author="Armando Ramirez" w:date="2022-02-10T08:59:00Z">
              <w:r w:rsidRPr="0024633A">
                <w:rPr>
                  <w:rFonts w:cs="Tahoma"/>
                  <w:b/>
                  <w:sz w:val="24"/>
                </w:rPr>
                <w:t>Kitchen Range Hood Verification</w:t>
              </w:r>
              <w:r>
                <w:rPr>
                  <w:rFonts w:cs="Tahoma"/>
                  <w:sz w:val="24"/>
                </w:rPr>
                <w:br/>
              </w:r>
              <w:r>
                <w:rPr>
                  <w:rFonts w:cs="Tahoma"/>
                  <w:sz w:val="24"/>
                </w:rPr>
                <w:br/>
              </w:r>
              <w:r w:rsidRPr="0024633A">
                <w:rPr>
                  <w:rFonts w:cs="Tahoma"/>
                  <w:sz w:val="24"/>
                </w:rPr>
                <w:t>If HERS verification of the kitchen range hood is required for the dwelling, then the MCH-32 may be used as qualification for inclusion in a sample group.</w:t>
              </w:r>
            </w:ins>
          </w:p>
        </w:tc>
      </w:tr>
      <w:tr w:rsidR="00810C47" w:rsidRPr="0024633A" w14:paraId="3143D3F2" w14:textId="77777777" w:rsidTr="008F196F">
        <w:trPr>
          <w:trHeight w:val="288"/>
          <w:ins w:id="7403" w:author="Armando Ramirez" w:date="2022-02-09T09:45:00Z"/>
        </w:trPr>
        <w:tc>
          <w:tcPr>
            <w:tcW w:w="2481" w:type="dxa"/>
          </w:tcPr>
          <w:p w14:paraId="77FA1DFC" w14:textId="02683CA2" w:rsidR="00810C47" w:rsidRPr="0024633A" w:rsidRDefault="00810C47" w:rsidP="00810C47">
            <w:pPr>
              <w:spacing w:after="0"/>
              <w:rPr>
                <w:ins w:id="7404" w:author="Armando Ramirez" w:date="2022-02-09T09:45:00Z"/>
                <w:rFonts w:cs="Tahoma"/>
              </w:rPr>
            </w:pPr>
            <w:ins w:id="7405" w:author="Armando Ramirez" w:date="2022-02-09T09:49:00Z">
              <w:r w:rsidRPr="0024633A">
                <w:rPr>
                  <w:rFonts w:cs="Tahoma"/>
                  <w:sz w:val="24"/>
                </w:rPr>
                <w:t>NRCV-PLB-21-H</w:t>
              </w:r>
            </w:ins>
          </w:p>
        </w:tc>
        <w:tc>
          <w:tcPr>
            <w:tcW w:w="2482" w:type="dxa"/>
          </w:tcPr>
          <w:p w14:paraId="515D3CCA" w14:textId="740B5A72" w:rsidR="00810C47" w:rsidRPr="0024633A" w:rsidRDefault="00B91B51" w:rsidP="00810C47">
            <w:pPr>
              <w:spacing w:after="0"/>
              <w:rPr>
                <w:ins w:id="7406" w:author="Armando Ramirez" w:date="2022-02-09T09:45:00Z"/>
                <w:rFonts w:cs="Tahoma"/>
              </w:rPr>
            </w:pPr>
            <w:ins w:id="7407" w:author="Armando Ramirez" w:date="2022-02-10T09:00:00Z">
              <w:r w:rsidRPr="0024633A">
                <w:rPr>
                  <w:rFonts w:cs="Tahoma"/>
                  <w:sz w:val="24"/>
                </w:rPr>
                <w:t>Certificate of Verification</w:t>
              </w:r>
            </w:ins>
          </w:p>
        </w:tc>
        <w:tc>
          <w:tcPr>
            <w:tcW w:w="2481" w:type="dxa"/>
          </w:tcPr>
          <w:p w14:paraId="00F1EF1F" w14:textId="5193DB1E" w:rsidR="00810C47" w:rsidRPr="0024633A" w:rsidRDefault="00B91B51" w:rsidP="00810C47">
            <w:pPr>
              <w:spacing w:after="0"/>
              <w:rPr>
                <w:ins w:id="7408" w:author="Armando Ramirez" w:date="2022-02-09T09:45:00Z"/>
                <w:rFonts w:cs="Tahoma"/>
              </w:rPr>
            </w:pPr>
            <w:ins w:id="7409" w:author="Armando Ramirez" w:date="2022-02-10T08:59:00Z">
              <w:r w:rsidRPr="0024633A">
                <w:rPr>
                  <w:rFonts w:cs="Tahoma"/>
                  <w:bCs/>
                  <w:sz w:val="24"/>
                </w:rPr>
                <w:t>Nonresidential HERS - High Rise Multifamily Central Hot Water System Distribution</w:t>
              </w:r>
              <w:r w:rsidRPr="0024633A">
                <w:rPr>
                  <w:rFonts w:cs="Tahoma"/>
                  <w:sz w:val="24"/>
                </w:rPr>
                <w:t xml:space="preserve"> </w:t>
              </w:r>
              <w:r>
                <w:rPr>
                  <w:rFonts w:cs="Tahoma"/>
                  <w:sz w:val="24"/>
                </w:rPr>
                <w:br/>
              </w:r>
              <w:r w:rsidRPr="0024633A">
                <w:rPr>
                  <w:rFonts w:cs="Tahoma"/>
                  <w:sz w:val="24"/>
                </w:rPr>
                <w:br/>
                <w:t>Multiple Recirculation Loop Design for DHW Systems Serving Multiple Dwelling Units</w:t>
              </w:r>
            </w:ins>
          </w:p>
        </w:tc>
        <w:tc>
          <w:tcPr>
            <w:tcW w:w="2482" w:type="dxa"/>
          </w:tcPr>
          <w:p w14:paraId="5C6F34A7" w14:textId="75C2468D" w:rsidR="00810C47" w:rsidRPr="0024633A" w:rsidRDefault="00B91B51" w:rsidP="00810C47">
            <w:pPr>
              <w:spacing w:after="0"/>
              <w:rPr>
                <w:ins w:id="7410" w:author="Armando Ramirez" w:date="2022-02-09T09:45:00Z"/>
                <w:rFonts w:cs="Tahoma"/>
                <w:b/>
              </w:rPr>
            </w:pPr>
            <w:ins w:id="7411" w:author="Armando Ramirez" w:date="2022-02-10T08:59:00Z">
              <w:r w:rsidRPr="0024633A">
                <w:rPr>
                  <w:rFonts w:cs="Tahoma"/>
                  <w:b/>
                  <w:bCs/>
                  <w:sz w:val="24"/>
                </w:rPr>
                <w:t>Nonresidential Multifamily DHW Feature</w:t>
              </w:r>
              <w:r w:rsidRPr="0024633A">
                <w:rPr>
                  <w:rFonts w:cs="Tahoma"/>
                  <w:sz w:val="24"/>
                </w:rPr>
                <w:br/>
              </w:r>
              <w:r w:rsidRPr="0024633A">
                <w:rPr>
                  <w:rFonts w:cs="Tahoma"/>
                  <w:sz w:val="24"/>
                </w:rPr>
                <w:br/>
                <w:t xml:space="preserve">When the NRCC indicates requirement for HERS verification for multifamily DHW in the dwelling, qualification for inclusion in a sample group may be demonstrated using PLB-21 regardless of which verification protocol is reported on the PLB-21. The same DHW verification protocol does not need to be used in all dwellings </w:t>
              </w:r>
              <w:r w:rsidRPr="0024633A">
                <w:rPr>
                  <w:rFonts w:cs="Tahoma"/>
                  <w:sz w:val="24"/>
                </w:rPr>
                <w:lastRenderedPageBreak/>
                <w:t>in a sample group, thus any combination of PLB-21 verifications can be used to qualify to be in the same sample group.</w:t>
              </w:r>
            </w:ins>
          </w:p>
        </w:tc>
      </w:tr>
      <w:tr w:rsidR="00810C47" w:rsidRPr="0024633A" w14:paraId="2D75B163" w14:textId="77777777" w:rsidTr="008F196F">
        <w:trPr>
          <w:trHeight w:val="288"/>
          <w:ins w:id="7412" w:author="Armando Ramirez" w:date="2022-02-09T09:45:00Z"/>
        </w:trPr>
        <w:tc>
          <w:tcPr>
            <w:tcW w:w="2481" w:type="dxa"/>
          </w:tcPr>
          <w:p w14:paraId="5183085E" w14:textId="280033FE" w:rsidR="00810C47" w:rsidRPr="0024633A" w:rsidRDefault="00810C47" w:rsidP="00810C47">
            <w:pPr>
              <w:spacing w:after="0"/>
              <w:rPr>
                <w:ins w:id="7413" w:author="Armando Ramirez" w:date="2022-02-09T09:45:00Z"/>
                <w:rFonts w:cs="Tahoma"/>
              </w:rPr>
            </w:pPr>
            <w:ins w:id="7414" w:author="Armando Ramirez" w:date="2022-02-09T09:49:00Z">
              <w:r w:rsidRPr="0024633A">
                <w:rPr>
                  <w:rFonts w:cs="Tahoma"/>
                  <w:sz w:val="24"/>
                </w:rPr>
                <w:lastRenderedPageBreak/>
                <w:t>NRCV-PLB-22-H</w:t>
              </w:r>
            </w:ins>
          </w:p>
        </w:tc>
        <w:tc>
          <w:tcPr>
            <w:tcW w:w="2482" w:type="dxa"/>
          </w:tcPr>
          <w:p w14:paraId="2AE4CE53" w14:textId="5215455B" w:rsidR="00810C47" w:rsidRPr="0024633A" w:rsidRDefault="00B91B51" w:rsidP="00810C47">
            <w:pPr>
              <w:spacing w:after="0"/>
              <w:rPr>
                <w:ins w:id="7415" w:author="Armando Ramirez" w:date="2022-02-09T09:45:00Z"/>
                <w:rFonts w:cs="Tahoma"/>
              </w:rPr>
            </w:pPr>
            <w:ins w:id="7416" w:author="Armando Ramirez" w:date="2022-02-10T09:00:00Z">
              <w:r w:rsidRPr="0024633A">
                <w:rPr>
                  <w:rFonts w:cs="Tahoma"/>
                  <w:sz w:val="24"/>
                </w:rPr>
                <w:t>Certificate of Verification</w:t>
              </w:r>
            </w:ins>
          </w:p>
        </w:tc>
        <w:tc>
          <w:tcPr>
            <w:tcW w:w="2481" w:type="dxa"/>
          </w:tcPr>
          <w:p w14:paraId="26CC0744" w14:textId="0CF6E725" w:rsidR="00810C47" w:rsidRPr="0024633A" w:rsidRDefault="00B91B51" w:rsidP="00810C47">
            <w:pPr>
              <w:spacing w:after="0"/>
              <w:rPr>
                <w:ins w:id="7417" w:author="Armando Ramirez" w:date="2022-02-09T09:45:00Z"/>
                <w:rFonts w:cs="Tahoma"/>
              </w:rPr>
            </w:pPr>
            <w:ins w:id="7418" w:author="Armando Ramirez" w:date="2022-02-10T08:59:00Z">
              <w:r w:rsidRPr="0024633A">
                <w:rPr>
                  <w:rFonts w:cs="Tahoma"/>
                  <w:bCs/>
                  <w:sz w:val="24"/>
                </w:rPr>
                <w:t>Nonresidential HERS - High Rise Single Dwelling Unit Hot Water System Distribution</w:t>
              </w:r>
            </w:ins>
          </w:p>
        </w:tc>
        <w:tc>
          <w:tcPr>
            <w:tcW w:w="2482" w:type="dxa"/>
          </w:tcPr>
          <w:p w14:paraId="7C3F8F9F" w14:textId="63F62250" w:rsidR="00810C47" w:rsidRPr="0024633A" w:rsidRDefault="00B91B51" w:rsidP="00810C47">
            <w:pPr>
              <w:spacing w:after="0"/>
              <w:rPr>
                <w:ins w:id="7419" w:author="Armando Ramirez" w:date="2022-02-09T09:45:00Z"/>
                <w:rFonts w:cs="Tahoma"/>
                <w:b/>
              </w:rPr>
            </w:pPr>
            <w:ins w:id="7420" w:author="Armando Ramirez" w:date="2022-02-10T09:00:00Z">
              <w:r w:rsidRPr="0024633A">
                <w:rPr>
                  <w:rFonts w:cs="Tahoma"/>
                  <w:b/>
                  <w:bCs/>
                  <w:sz w:val="24"/>
                </w:rPr>
                <w:t>Nonresidential SFD DHW Feature</w:t>
              </w:r>
              <w:r w:rsidRPr="0024633A">
                <w:rPr>
                  <w:rFonts w:cs="Tahoma"/>
                  <w:sz w:val="24"/>
                </w:rPr>
                <w:br/>
              </w:r>
              <w:r w:rsidRPr="0024633A">
                <w:rPr>
                  <w:rFonts w:cs="Tahoma"/>
                  <w:sz w:val="24"/>
                </w:rPr>
                <w:br/>
                <w:t>When the NRCC indicates requirement for HERS verification for single family dwelling DHW feature, qualification for inclusion in a sample group may be demonstrated using PLB-22 regardless of which verification protocol is reported on the PLB-22. The same DHW verification protocol does not need to be used in all dwellings in a sample group, thus any combination of PLB-22 verifications can be used to qualify to be in the same sample group.</w:t>
              </w:r>
            </w:ins>
          </w:p>
        </w:tc>
      </w:tr>
      <w:tr w:rsidR="00810C47" w:rsidRPr="0024633A" w:rsidDel="00D00435" w14:paraId="5F7948FB" w14:textId="3B73F142" w:rsidTr="008F196F">
        <w:trPr>
          <w:trHeight w:val="288"/>
          <w:ins w:id="7421" w:author="Armando Ramirez" w:date="2022-02-09T09:45:00Z"/>
          <w:del w:id="7422" w:author="Alhabibi, Haider@Energy" w:date="2022-03-18T17:41:00Z"/>
        </w:trPr>
        <w:tc>
          <w:tcPr>
            <w:tcW w:w="2481" w:type="dxa"/>
          </w:tcPr>
          <w:p w14:paraId="7D2DC67A" w14:textId="03E08DD8" w:rsidR="00810C47" w:rsidRPr="0024633A" w:rsidDel="00D00435" w:rsidRDefault="00810C47" w:rsidP="00810C47">
            <w:pPr>
              <w:spacing w:after="0"/>
              <w:rPr>
                <w:ins w:id="7423" w:author="Armando Ramirez" w:date="2022-02-09T09:45:00Z"/>
                <w:del w:id="7424" w:author="Alhabibi, Haider@Energy" w:date="2022-03-18T17:41:00Z"/>
                <w:rFonts w:cs="Tahoma"/>
              </w:rPr>
            </w:pPr>
          </w:p>
        </w:tc>
        <w:tc>
          <w:tcPr>
            <w:tcW w:w="2482" w:type="dxa"/>
          </w:tcPr>
          <w:p w14:paraId="60244369" w14:textId="58AE38D0" w:rsidR="00810C47" w:rsidRPr="0024633A" w:rsidDel="00D00435" w:rsidRDefault="00810C47" w:rsidP="00810C47">
            <w:pPr>
              <w:spacing w:after="0"/>
              <w:rPr>
                <w:ins w:id="7425" w:author="Armando Ramirez" w:date="2022-02-09T09:45:00Z"/>
                <w:del w:id="7426" w:author="Alhabibi, Haider@Energy" w:date="2022-03-18T17:41:00Z"/>
                <w:rFonts w:cs="Tahoma"/>
              </w:rPr>
            </w:pPr>
          </w:p>
        </w:tc>
        <w:tc>
          <w:tcPr>
            <w:tcW w:w="2481" w:type="dxa"/>
          </w:tcPr>
          <w:p w14:paraId="6A3AEE2E" w14:textId="2EC656E2" w:rsidR="00810C47" w:rsidRPr="0024633A" w:rsidDel="00D00435" w:rsidRDefault="00810C47" w:rsidP="00810C47">
            <w:pPr>
              <w:spacing w:after="0"/>
              <w:rPr>
                <w:ins w:id="7427" w:author="Armando Ramirez" w:date="2022-02-09T09:45:00Z"/>
                <w:del w:id="7428" w:author="Alhabibi, Haider@Energy" w:date="2022-03-18T17:41:00Z"/>
                <w:rFonts w:cs="Tahoma"/>
              </w:rPr>
            </w:pPr>
          </w:p>
        </w:tc>
        <w:tc>
          <w:tcPr>
            <w:tcW w:w="2482" w:type="dxa"/>
          </w:tcPr>
          <w:p w14:paraId="71D04F26" w14:textId="09FFF558" w:rsidR="00810C47" w:rsidRPr="0024633A" w:rsidDel="00D00435" w:rsidRDefault="00810C47" w:rsidP="00810C47">
            <w:pPr>
              <w:spacing w:after="0"/>
              <w:rPr>
                <w:ins w:id="7429" w:author="Armando Ramirez" w:date="2022-02-09T09:45:00Z"/>
                <w:del w:id="7430" w:author="Alhabibi, Haider@Energy" w:date="2022-03-18T17:41:00Z"/>
                <w:rFonts w:cs="Tahoma"/>
                <w:b/>
              </w:rPr>
            </w:pPr>
          </w:p>
        </w:tc>
      </w:tr>
    </w:tbl>
    <w:p w14:paraId="443C588E" w14:textId="77777777" w:rsidR="008C7D36" w:rsidRDefault="008C7D36" w:rsidP="002632A7">
      <w:pPr>
        <w:rPr>
          <w:ins w:id="7431" w:author="Armando Ramirez" w:date="2022-02-09T09:42:00Z"/>
          <w:rFonts w:cs="Tahoma"/>
        </w:rPr>
      </w:pPr>
    </w:p>
    <w:p w14:paraId="388D5994" w14:textId="77777777" w:rsidR="00520115" w:rsidRDefault="00520115" w:rsidP="002632A7">
      <w:pPr>
        <w:rPr>
          <w:ins w:id="7432" w:author="Armando Ramirez" w:date="2022-02-09T09:42:00Z"/>
          <w:rFonts w:cs="Tahoma"/>
        </w:rPr>
      </w:pPr>
    </w:p>
    <w:p w14:paraId="4FDCF768" w14:textId="77777777" w:rsidR="00520115" w:rsidRDefault="00520115" w:rsidP="002632A7">
      <w:pPr>
        <w:rPr>
          <w:ins w:id="7433" w:author="Armando Ramirez" w:date="2022-02-09T09:42:00Z"/>
          <w:rFonts w:cs="Tahoma"/>
        </w:rPr>
      </w:pPr>
    </w:p>
    <w:p w14:paraId="0B967EA3" w14:textId="21B24A66" w:rsidR="00520115" w:rsidRPr="0024633A" w:rsidRDefault="00520115" w:rsidP="002632A7">
      <w:pPr>
        <w:rPr>
          <w:rFonts w:cs="Tahoma"/>
        </w:rPr>
        <w:sectPr w:rsidR="00520115" w:rsidRPr="0024633A">
          <w:headerReference w:type="default" r:id="rId32"/>
          <w:pgSz w:w="12240" w:h="15840" w:code="1"/>
          <w:pgMar w:top="1440" w:right="1152" w:bottom="1008" w:left="1152" w:header="720" w:footer="720" w:gutter="0"/>
          <w:cols w:space="720"/>
          <w:docGrid w:linePitch="360"/>
        </w:sectPr>
      </w:pPr>
    </w:p>
    <w:p w14:paraId="2098D94D" w14:textId="48FDBB1B" w:rsidR="001D75DB" w:rsidRPr="0024633A" w:rsidRDefault="009D0F85" w:rsidP="009978D3">
      <w:pPr>
        <w:pStyle w:val="Heading1"/>
        <w:pageBreakBefore w:val="0"/>
        <w:numPr>
          <w:ilvl w:val="0"/>
          <w:numId w:val="0"/>
        </w:numPr>
        <w:tabs>
          <w:tab w:val="clear" w:pos="450"/>
        </w:tabs>
        <w:spacing w:after="240"/>
        <w:rPr>
          <w:rFonts w:ascii="Tahoma" w:hAnsi="Tahoma" w:cs="Tahoma"/>
        </w:rPr>
      </w:pPr>
      <w:bookmarkStart w:id="7436" w:name="_Toc96009598"/>
      <w:r w:rsidRPr="0024633A">
        <w:rPr>
          <w:rFonts w:ascii="Tahoma" w:hAnsi="Tahoma" w:cs="Tahoma"/>
        </w:rPr>
        <w:lastRenderedPageBreak/>
        <w:t>Appendix A</w:t>
      </w:r>
      <w:r w:rsidR="00A37621" w:rsidRPr="0024633A">
        <w:rPr>
          <w:rFonts w:ascii="Tahoma" w:hAnsi="Tahoma" w:cs="Tahoma"/>
        </w:rPr>
        <w:br/>
      </w:r>
      <w:r w:rsidRPr="0024633A">
        <w:rPr>
          <w:rFonts w:ascii="Tahoma" w:hAnsi="Tahoma" w:cs="Tahoma"/>
        </w:rPr>
        <w:t>Compliance Document Design Files: Graphical Layouts, User Instructions, Data Field definitions, and Calculations</w:t>
      </w:r>
      <w:bookmarkEnd w:id="7436"/>
    </w:p>
    <w:p w14:paraId="22D510CD" w14:textId="52BEF10D" w:rsidR="00E07A17" w:rsidRPr="0024633A" w:rsidRDefault="00BF6263" w:rsidP="009978D3">
      <w:pPr>
        <w:spacing w:after="240"/>
        <w:rPr>
          <w:rFonts w:cs="Tahoma"/>
        </w:rPr>
      </w:pPr>
      <w:r w:rsidRPr="0024633A">
        <w:rPr>
          <w:rFonts w:cs="Tahoma"/>
        </w:rPr>
        <w:t>Note: At the end of Appendix A</w:t>
      </w:r>
      <w:r w:rsidR="009D0F85" w:rsidRPr="0024633A">
        <w:rPr>
          <w:rFonts w:cs="Tahoma"/>
        </w:rPr>
        <w:t xml:space="preserve"> the contents of </w:t>
      </w:r>
      <w:r w:rsidR="00507E8E" w:rsidRPr="0024633A">
        <w:rPr>
          <w:rFonts w:cs="Tahoma"/>
        </w:rPr>
        <w:t>20</w:t>
      </w:r>
      <w:ins w:id="7437" w:author="Author">
        <w:r w:rsidR="00353104">
          <w:rPr>
            <w:rFonts w:cs="Tahoma"/>
          </w:rPr>
          <w:t>22</w:t>
        </w:r>
      </w:ins>
      <w:del w:id="7438" w:author="Author">
        <w:r w:rsidR="00507E8E" w:rsidRPr="0024633A" w:rsidDel="00353104">
          <w:rPr>
            <w:rFonts w:cs="Tahoma"/>
          </w:rPr>
          <w:delText>19</w:delText>
        </w:r>
      </w:del>
      <w:r w:rsidRPr="0024633A">
        <w:rPr>
          <w:rFonts w:cs="Tahoma"/>
        </w:rPr>
        <w:t>-CF2R-MCH-01b-SpaceConditioningSystem-PrescriptiveAlterations.docx</w:t>
      </w:r>
      <w:r w:rsidR="009D0F85" w:rsidRPr="0024633A">
        <w:rPr>
          <w:rFonts w:cs="Tahoma"/>
        </w:rPr>
        <w:t xml:space="preserve"> (prescriptive alterations to space conditioning systems) is displayed for information purposes only. For</w:t>
      </w:r>
      <w:r w:rsidR="00F70560" w:rsidRPr="0024633A">
        <w:rPr>
          <w:rFonts w:cs="Tahoma"/>
        </w:rPr>
        <w:t xml:space="preserve"> information for</w:t>
      </w:r>
      <w:r w:rsidR="009D0F85" w:rsidRPr="0024633A">
        <w:rPr>
          <w:rFonts w:cs="Tahoma"/>
        </w:rPr>
        <w:t xml:space="preserve"> implementation of the</w:t>
      </w:r>
      <w:r w:rsidR="00F70560" w:rsidRPr="0024633A">
        <w:rPr>
          <w:rFonts w:cs="Tahoma"/>
        </w:rPr>
        <w:t xml:space="preserve"> MCH-01b</w:t>
      </w:r>
      <w:r w:rsidR="009D0F85" w:rsidRPr="0024633A">
        <w:rPr>
          <w:rFonts w:cs="Tahoma"/>
        </w:rPr>
        <w:t xml:space="preserve"> </w:t>
      </w:r>
      <w:r w:rsidRPr="0024633A">
        <w:rPr>
          <w:rFonts w:cs="Tahoma"/>
        </w:rPr>
        <w:t>document design</w:t>
      </w:r>
      <w:r w:rsidR="009D0F85" w:rsidRPr="0024633A">
        <w:rPr>
          <w:rFonts w:cs="Tahoma"/>
        </w:rPr>
        <w:t xml:space="preserve">, refer to the current version of the file maintained in the applicable Energy Commission </w:t>
      </w:r>
      <w:r w:rsidRPr="0024633A">
        <w:rPr>
          <w:rFonts w:cs="Tahoma"/>
        </w:rPr>
        <w:t xml:space="preserve">document design file </w:t>
      </w:r>
      <w:r w:rsidR="00452794" w:rsidRPr="0024633A">
        <w:rPr>
          <w:rFonts w:cs="Tahoma"/>
        </w:rPr>
        <w:t>r</w:t>
      </w:r>
      <w:r w:rsidR="009D0F85" w:rsidRPr="0024633A">
        <w:rPr>
          <w:rFonts w:cs="Tahoma"/>
        </w:rPr>
        <w:t>epository</w:t>
      </w:r>
      <w:r w:rsidR="009A2101" w:rsidRPr="0024633A">
        <w:rPr>
          <w:rFonts w:cs="Tahoma"/>
        </w:rPr>
        <w:t xml:space="preserve"> at </w:t>
      </w:r>
      <w:ins w:id="7439" w:author="Author">
        <w:r w:rsidR="009F4ACF">
          <w:rPr>
            <w:rFonts w:cs="Tahoma"/>
          </w:rPr>
          <w:fldChar w:fldCharType="begin"/>
        </w:r>
      </w:ins>
      <w:r w:rsidR="00EA59E6">
        <w:rPr>
          <w:rFonts w:cs="Tahoma"/>
        </w:rPr>
        <w:instrText>HYPERLINK "https://github.com/california-energy-commission/2022-HERS-Documents-Schema"</w:instrText>
      </w:r>
      <w:ins w:id="7440" w:author="Author">
        <w:r w:rsidR="009F4ACF">
          <w:rPr>
            <w:rFonts w:cs="Tahoma"/>
          </w:rPr>
          <w:fldChar w:fldCharType="separate"/>
        </w:r>
        <w:r w:rsidR="002F48B9" w:rsidRPr="009F4ACF">
          <w:rPr>
            <w:rStyle w:val="Hyperlink"/>
            <w:rFonts w:cs="Tahoma"/>
          </w:rPr>
          <w:t>GitHub.com</w:t>
        </w:r>
        <w:r w:rsidR="009F4ACF">
          <w:rPr>
            <w:rFonts w:cs="Tahoma"/>
          </w:rPr>
          <w:fldChar w:fldCharType="end"/>
        </w:r>
      </w:ins>
      <w:del w:id="7441" w:author="Author">
        <w:r w:rsidR="009A2101" w:rsidRPr="0024633A" w:rsidDel="009F4ACF">
          <w:rPr>
            <w:rFonts w:cs="Tahoma"/>
          </w:rPr>
          <w:delText>the following URL</w:delText>
        </w:r>
      </w:del>
      <w:r w:rsidR="009D0F85" w:rsidRPr="0024633A">
        <w:rPr>
          <w:rFonts w:cs="Tahoma"/>
        </w:rPr>
        <w:t>.</w:t>
      </w:r>
    </w:p>
    <w:p w14:paraId="62F25A4B" w14:textId="1D191935" w:rsidR="001D75DB" w:rsidDel="009F4ACF" w:rsidRDefault="00353104" w:rsidP="009978D3">
      <w:pPr>
        <w:spacing w:after="240"/>
        <w:rPr>
          <w:ins w:id="7442" w:author="Author"/>
          <w:del w:id="7443" w:author="Author"/>
          <w:rStyle w:val="Hyperlink"/>
          <w:rFonts w:cs="Tahoma"/>
        </w:rPr>
      </w:pPr>
      <w:del w:id="7444" w:author="Author">
        <w:r w:rsidDel="009F4ACF">
          <w:rPr>
            <w:rFonts w:ascii="Calibri" w:hAnsi="Calibri"/>
            <w:sz w:val="22"/>
          </w:rPr>
          <w:fldChar w:fldCharType="begin"/>
        </w:r>
        <w:r w:rsidDel="009F4ACF">
          <w:delInstrText xml:space="preserve"> HYPERLINK "https://github.com/california-energy-commission/2019-HERS-Documents-Schema/tree/master/CEC-Documents" </w:delInstrText>
        </w:r>
        <w:r w:rsidDel="009F4ACF">
          <w:rPr>
            <w:rFonts w:ascii="Calibri" w:hAnsi="Calibri"/>
            <w:sz w:val="22"/>
          </w:rPr>
          <w:fldChar w:fldCharType="separate"/>
        </w:r>
        <w:r w:rsidR="00105B95" w:rsidRPr="0024633A" w:rsidDel="009F4ACF">
          <w:rPr>
            <w:rStyle w:val="Hyperlink"/>
            <w:rFonts w:cs="Tahoma"/>
          </w:rPr>
          <w:delText>https://github.com/california-energy-commission/2019-HERS-Documents-Schema/tree/master/CEC-Documents</w:delText>
        </w:r>
        <w:r w:rsidDel="009F4ACF">
          <w:rPr>
            <w:rStyle w:val="Hyperlink"/>
            <w:rFonts w:cs="Tahoma"/>
          </w:rPr>
          <w:fldChar w:fldCharType="end"/>
        </w:r>
      </w:del>
    </w:p>
    <w:p w14:paraId="1A0E12E6" w14:textId="6938DCD1" w:rsidR="00095A1B" w:rsidRPr="0030433B" w:rsidRDefault="00403130" w:rsidP="009978D3">
      <w:pPr>
        <w:spacing w:after="240"/>
        <w:rPr>
          <w:rFonts w:cs="Tahoma"/>
          <w:b/>
          <w:bCs/>
          <w:color w:val="auto"/>
          <w:szCs w:val="24"/>
        </w:rPr>
      </w:pPr>
      <w:ins w:id="7445" w:author="Haider Alhabibi" w:date="2022-01-30T13:57:00Z">
        <w:r>
          <w:rPr>
            <w:rStyle w:val="Hyperlink"/>
            <w:rFonts w:cs="Tahoma"/>
            <w:b/>
            <w:bCs/>
            <w:color w:val="auto"/>
            <w:szCs w:val="24"/>
            <w:u w:val="none"/>
          </w:rPr>
          <w:t xml:space="preserve">Residential </w:t>
        </w:r>
      </w:ins>
      <w:ins w:id="7446" w:author="Author">
        <w:r w:rsidR="00095A1B" w:rsidRPr="0030433B">
          <w:rPr>
            <w:rStyle w:val="Hyperlink"/>
            <w:rFonts w:cs="Tahoma"/>
            <w:b/>
            <w:bCs/>
            <w:color w:val="auto"/>
            <w:szCs w:val="24"/>
            <w:u w:val="none"/>
          </w:rPr>
          <w:t>Single Family</w:t>
        </w:r>
      </w:ins>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6"/>
      </w:tblGrid>
      <w:tr w:rsidR="00C3498E" w:rsidRPr="0024633A" w14:paraId="4AFA8B63" w14:textId="77777777" w:rsidTr="000B1824">
        <w:trPr>
          <w:trHeight w:hRule="exact" w:val="288"/>
        </w:trPr>
        <w:tc>
          <w:tcPr>
            <w:tcW w:w="9936" w:type="dxa"/>
            <w:noWrap/>
          </w:tcPr>
          <w:p w14:paraId="06DE791B" w14:textId="7BA5B16B" w:rsidR="00C3498E" w:rsidRDefault="00507E8E" w:rsidP="00D222F0">
            <w:pPr>
              <w:spacing w:after="0"/>
              <w:rPr>
                <w:ins w:id="7447" w:author="Haider Alhabibi" w:date="2022-01-30T13:43:00Z"/>
                <w:rFonts w:cs="Tahoma"/>
                <w:sz w:val="24"/>
                <w:szCs w:val="24"/>
              </w:rPr>
            </w:pPr>
            <w:r w:rsidRPr="0024633A">
              <w:rPr>
                <w:rFonts w:cs="Tahoma"/>
                <w:sz w:val="24"/>
                <w:szCs w:val="24"/>
              </w:rPr>
              <w:t>20</w:t>
            </w:r>
            <w:ins w:id="7448" w:author="Author">
              <w:r w:rsidR="00095A1B">
                <w:rPr>
                  <w:rFonts w:cs="Tahoma"/>
                  <w:sz w:val="24"/>
                  <w:szCs w:val="24"/>
                </w:rPr>
                <w:t>22</w:t>
              </w:r>
            </w:ins>
            <w:del w:id="7449" w:author="Author">
              <w:r w:rsidRPr="0024633A" w:rsidDel="00095A1B">
                <w:rPr>
                  <w:rFonts w:cs="Tahoma"/>
                  <w:sz w:val="24"/>
                  <w:szCs w:val="24"/>
                </w:rPr>
                <w:delText>19</w:delText>
              </w:r>
            </w:del>
            <w:r w:rsidR="00C3498E" w:rsidRPr="0024633A">
              <w:rPr>
                <w:rFonts w:cs="Tahoma"/>
                <w:sz w:val="24"/>
                <w:szCs w:val="24"/>
              </w:rPr>
              <w:t>-CF1R-ADD-01-E-PrescriptiveAdditionsBuilding.docx</w:t>
            </w:r>
          </w:p>
          <w:p w14:paraId="36AFC1A8" w14:textId="77777777" w:rsidR="00CF0092" w:rsidRDefault="00CF0092" w:rsidP="00D222F0">
            <w:pPr>
              <w:spacing w:after="0"/>
              <w:rPr>
                <w:ins w:id="7450" w:author="Haider Alhabibi" w:date="2022-01-30T13:43:00Z"/>
                <w:rFonts w:cs="Tahoma"/>
                <w:sz w:val="24"/>
                <w:szCs w:val="24"/>
              </w:rPr>
            </w:pPr>
          </w:p>
          <w:p w14:paraId="5F13862D" w14:textId="77777777" w:rsidR="00CF0092" w:rsidRDefault="00CF0092" w:rsidP="00D222F0">
            <w:pPr>
              <w:spacing w:after="0"/>
              <w:rPr>
                <w:rFonts w:cs="Tahoma"/>
                <w:sz w:val="24"/>
                <w:szCs w:val="24"/>
              </w:rPr>
            </w:pPr>
          </w:p>
          <w:p w14:paraId="58B588AD" w14:textId="77777777" w:rsidR="00CF0092" w:rsidRDefault="00CF0092" w:rsidP="00D222F0">
            <w:pPr>
              <w:spacing w:after="0"/>
              <w:rPr>
                <w:rFonts w:cs="Tahoma"/>
                <w:sz w:val="24"/>
                <w:szCs w:val="24"/>
              </w:rPr>
            </w:pPr>
          </w:p>
          <w:p w14:paraId="067ED693" w14:textId="16D1BA22" w:rsidR="00CF0092" w:rsidRPr="0024633A" w:rsidRDefault="00CF0092" w:rsidP="00D222F0">
            <w:pPr>
              <w:spacing w:after="0"/>
              <w:rPr>
                <w:rFonts w:cs="Tahoma"/>
                <w:sz w:val="24"/>
                <w:szCs w:val="24"/>
              </w:rPr>
            </w:pPr>
          </w:p>
        </w:tc>
      </w:tr>
      <w:tr w:rsidR="00C3498E" w:rsidRPr="0024633A" w14:paraId="1A8ABD88" w14:textId="77777777" w:rsidTr="000B1824">
        <w:trPr>
          <w:trHeight w:hRule="exact" w:val="288"/>
        </w:trPr>
        <w:tc>
          <w:tcPr>
            <w:tcW w:w="9936" w:type="dxa"/>
            <w:noWrap/>
          </w:tcPr>
          <w:p w14:paraId="08C22178" w14:textId="13D4EB2A" w:rsidR="00C3498E" w:rsidRPr="0024633A" w:rsidRDefault="00507E8E" w:rsidP="00D222F0">
            <w:pPr>
              <w:spacing w:after="0"/>
              <w:rPr>
                <w:rFonts w:cs="Tahoma"/>
                <w:sz w:val="24"/>
                <w:szCs w:val="24"/>
              </w:rPr>
            </w:pPr>
            <w:r w:rsidRPr="0024633A">
              <w:rPr>
                <w:rFonts w:cs="Tahoma"/>
                <w:sz w:val="24"/>
                <w:szCs w:val="24"/>
              </w:rPr>
              <w:t>20</w:t>
            </w:r>
            <w:ins w:id="7451" w:author="Haider Alhabibi" w:date="2022-01-30T13:45:00Z">
              <w:r w:rsidR="00236E77">
                <w:rPr>
                  <w:rFonts w:cs="Tahoma"/>
                  <w:sz w:val="24"/>
                  <w:szCs w:val="24"/>
                </w:rPr>
                <w:t>22</w:t>
              </w:r>
            </w:ins>
            <w:del w:id="7452" w:author="Haider Alhabibi" w:date="2022-01-30T13:45:00Z">
              <w:r w:rsidRPr="0024633A" w:rsidDel="00236E77">
                <w:rPr>
                  <w:rFonts w:cs="Tahoma"/>
                  <w:sz w:val="24"/>
                  <w:szCs w:val="24"/>
                </w:rPr>
                <w:delText>19</w:delText>
              </w:r>
            </w:del>
            <w:r w:rsidR="00C3498E" w:rsidRPr="0024633A">
              <w:rPr>
                <w:rFonts w:cs="Tahoma"/>
                <w:sz w:val="24"/>
                <w:szCs w:val="24"/>
              </w:rPr>
              <w:t>-CF1R-ALT-01-E-PrescriptiveAlterationsBuilding.docx</w:t>
            </w:r>
          </w:p>
        </w:tc>
      </w:tr>
      <w:tr w:rsidR="00C3498E" w:rsidRPr="0024633A" w14:paraId="27435188" w14:textId="77777777" w:rsidTr="000B1824">
        <w:trPr>
          <w:trHeight w:hRule="exact" w:val="288"/>
        </w:trPr>
        <w:tc>
          <w:tcPr>
            <w:tcW w:w="9936" w:type="dxa"/>
            <w:noWrap/>
          </w:tcPr>
          <w:p w14:paraId="5795C214" w14:textId="2C6AA825" w:rsidR="00C3498E" w:rsidRPr="0024633A" w:rsidRDefault="00507E8E" w:rsidP="00D222F0">
            <w:pPr>
              <w:spacing w:after="0"/>
              <w:rPr>
                <w:rFonts w:cs="Tahoma"/>
                <w:sz w:val="24"/>
                <w:szCs w:val="24"/>
              </w:rPr>
            </w:pPr>
            <w:r w:rsidRPr="0024633A">
              <w:rPr>
                <w:rFonts w:cs="Tahoma"/>
                <w:sz w:val="24"/>
                <w:szCs w:val="24"/>
              </w:rPr>
              <w:t>20</w:t>
            </w:r>
            <w:ins w:id="7453" w:author="Haider Alhabibi" w:date="2022-01-30T13:45:00Z">
              <w:r w:rsidR="00236E77">
                <w:rPr>
                  <w:rFonts w:cs="Tahoma"/>
                  <w:sz w:val="24"/>
                  <w:szCs w:val="24"/>
                </w:rPr>
                <w:t>22</w:t>
              </w:r>
            </w:ins>
            <w:del w:id="7454" w:author="Haider Alhabibi" w:date="2022-01-30T13:45:00Z">
              <w:r w:rsidRPr="0024633A" w:rsidDel="00236E77">
                <w:rPr>
                  <w:rFonts w:cs="Tahoma"/>
                  <w:sz w:val="24"/>
                  <w:szCs w:val="24"/>
                </w:rPr>
                <w:delText>19</w:delText>
              </w:r>
            </w:del>
            <w:r w:rsidR="00C3498E" w:rsidRPr="0024633A">
              <w:rPr>
                <w:rFonts w:cs="Tahoma"/>
                <w:sz w:val="24"/>
                <w:szCs w:val="24"/>
              </w:rPr>
              <w:t>-CF1R-ALT-02-E-PrescriptiveAlterationsHVAC.docx</w:t>
            </w:r>
          </w:p>
        </w:tc>
      </w:tr>
      <w:tr w:rsidR="00C3498E" w:rsidRPr="0024633A" w14:paraId="5A6A0C5E" w14:textId="77777777" w:rsidTr="000B1824">
        <w:trPr>
          <w:trHeight w:hRule="exact" w:val="288"/>
        </w:trPr>
        <w:tc>
          <w:tcPr>
            <w:tcW w:w="9936" w:type="dxa"/>
            <w:noWrap/>
          </w:tcPr>
          <w:p w14:paraId="5C9BA732" w14:textId="24FF456F" w:rsidR="00C3498E" w:rsidRPr="0024633A" w:rsidRDefault="00507E8E" w:rsidP="00D222F0">
            <w:pPr>
              <w:spacing w:after="0"/>
              <w:rPr>
                <w:rFonts w:cs="Tahoma"/>
                <w:sz w:val="24"/>
                <w:szCs w:val="24"/>
              </w:rPr>
            </w:pPr>
            <w:r w:rsidRPr="0024633A">
              <w:rPr>
                <w:rFonts w:cs="Tahoma"/>
                <w:sz w:val="24"/>
                <w:szCs w:val="24"/>
              </w:rPr>
              <w:t>20</w:t>
            </w:r>
            <w:ins w:id="7455" w:author="Haider Alhabibi" w:date="2022-01-30T13:46:00Z">
              <w:r w:rsidR="00891374">
                <w:rPr>
                  <w:rFonts w:cs="Tahoma"/>
                  <w:sz w:val="24"/>
                  <w:szCs w:val="24"/>
                </w:rPr>
                <w:t>22</w:t>
              </w:r>
            </w:ins>
            <w:del w:id="7456" w:author="Haider Alhabibi" w:date="2022-01-30T13:46:00Z">
              <w:r w:rsidRPr="0024633A" w:rsidDel="00891374">
                <w:rPr>
                  <w:rFonts w:cs="Tahoma"/>
                  <w:sz w:val="24"/>
                  <w:szCs w:val="24"/>
                </w:rPr>
                <w:delText>19</w:delText>
              </w:r>
            </w:del>
            <w:r w:rsidR="00C3498E" w:rsidRPr="0024633A">
              <w:rPr>
                <w:rFonts w:cs="Tahoma"/>
                <w:sz w:val="24"/>
                <w:szCs w:val="24"/>
              </w:rPr>
              <w:t>-CF1R-ENV-02-E-AreaWeightedAverageWorkSheet.docx</w:t>
            </w:r>
          </w:p>
        </w:tc>
      </w:tr>
      <w:tr w:rsidR="00C3498E" w:rsidRPr="0024633A" w14:paraId="326959FE" w14:textId="77777777" w:rsidTr="000B1824">
        <w:trPr>
          <w:trHeight w:hRule="exact" w:val="288"/>
        </w:trPr>
        <w:tc>
          <w:tcPr>
            <w:tcW w:w="9936" w:type="dxa"/>
            <w:noWrap/>
          </w:tcPr>
          <w:p w14:paraId="31695EDF" w14:textId="1B262FB3" w:rsidR="00C3498E" w:rsidRPr="0024633A" w:rsidRDefault="00507E8E" w:rsidP="00D222F0">
            <w:pPr>
              <w:spacing w:after="0"/>
              <w:rPr>
                <w:rFonts w:cs="Tahoma"/>
                <w:sz w:val="24"/>
                <w:szCs w:val="24"/>
              </w:rPr>
            </w:pPr>
            <w:r w:rsidRPr="0024633A">
              <w:rPr>
                <w:rFonts w:cs="Tahoma"/>
                <w:sz w:val="24"/>
                <w:szCs w:val="24"/>
              </w:rPr>
              <w:t>20</w:t>
            </w:r>
            <w:ins w:id="7457" w:author="Haider Alhabibi" w:date="2022-01-30T13:46:00Z">
              <w:r w:rsidR="00891374">
                <w:rPr>
                  <w:rFonts w:cs="Tahoma"/>
                  <w:sz w:val="24"/>
                  <w:szCs w:val="24"/>
                </w:rPr>
                <w:t>22</w:t>
              </w:r>
            </w:ins>
            <w:del w:id="7458" w:author="Haider Alhabibi" w:date="2022-01-30T13:46:00Z">
              <w:r w:rsidRPr="0024633A" w:rsidDel="00891374">
                <w:rPr>
                  <w:rFonts w:cs="Tahoma"/>
                  <w:sz w:val="24"/>
                  <w:szCs w:val="24"/>
                </w:rPr>
                <w:delText>19</w:delText>
              </w:r>
            </w:del>
            <w:r w:rsidR="00C3498E" w:rsidRPr="0024633A">
              <w:rPr>
                <w:rFonts w:cs="Tahoma"/>
                <w:sz w:val="24"/>
                <w:szCs w:val="24"/>
              </w:rPr>
              <w:t>-CF1R-ENV-03-E-ShgcWorkSheet.docx</w:t>
            </w:r>
          </w:p>
        </w:tc>
      </w:tr>
      <w:tr w:rsidR="00C3498E" w:rsidRPr="0024633A" w14:paraId="4D3F52A3" w14:textId="77777777" w:rsidTr="000B1824">
        <w:trPr>
          <w:trHeight w:hRule="exact" w:val="288"/>
        </w:trPr>
        <w:tc>
          <w:tcPr>
            <w:tcW w:w="9936" w:type="dxa"/>
            <w:noWrap/>
          </w:tcPr>
          <w:p w14:paraId="0EAE3BF8" w14:textId="7E92AA03" w:rsidR="00C3498E" w:rsidRPr="0024633A" w:rsidRDefault="00507E8E" w:rsidP="00D222F0">
            <w:pPr>
              <w:spacing w:after="0"/>
              <w:rPr>
                <w:rFonts w:cs="Tahoma"/>
                <w:sz w:val="24"/>
                <w:szCs w:val="24"/>
              </w:rPr>
            </w:pPr>
            <w:r w:rsidRPr="0024633A">
              <w:rPr>
                <w:rFonts w:cs="Tahoma"/>
                <w:sz w:val="24"/>
                <w:szCs w:val="24"/>
              </w:rPr>
              <w:t>20</w:t>
            </w:r>
            <w:ins w:id="7459" w:author="Haider Alhabibi" w:date="2022-01-30T13:47:00Z">
              <w:r w:rsidR="00891374">
                <w:rPr>
                  <w:rFonts w:cs="Tahoma"/>
                  <w:sz w:val="24"/>
                  <w:szCs w:val="24"/>
                </w:rPr>
                <w:t>22</w:t>
              </w:r>
            </w:ins>
            <w:del w:id="7460" w:author="Haider Alhabibi" w:date="2022-01-30T13:47:00Z">
              <w:r w:rsidRPr="0024633A" w:rsidDel="00891374">
                <w:rPr>
                  <w:rFonts w:cs="Tahoma"/>
                  <w:sz w:val="24"/>
                  <w:szCs w:val="24"/>
                </w:rPr>
                <w:delText>19</w:delText>
              </w:r>
            </w:del>
            <w:r w:rsidR="00C3498E" w:rsidRPr="0024633A">
              <w:rPr>
                <w:rFonts w:cs="Tahoma"/>
                <w:sz w:val="24"/>
                <w:szCs w:val="24"/>
              </w:rPr>
              <w:t>-CF1R-ENV-04-E-CoolRoofAndSRIWorksheet.docx</w:t>
            </w:r>
          </w:p>
        </w:tc>
      </w:tr>
      <w:tr w:rsidR="00A2683C" w:rsidRPr="0024633A" w14:paraId="1744F6A7" w14:textId="77777777" w:rsidTr="000B1824">
        <w:trPr>
          <w:trHeight w:hRule="exact" w:val="288"/>
        </w:trPr>
        <w:tc>
          <w:tcPr>
            <w:tcW w:w="9936" w:type="dxa"/>
            <w:noWrap/>
          </w:tcPr>
          <w:p w14:paraId="1152243D" w14:textId="3ECF95AC" w:rsidR="00A2683C" w:rsidRPr="0024633A" w:rsidDel="00507E8E" w:rsidRDefault="00A2683C" w:rsidP="00E61A17">
            <w:pPr>
              <w:spacing w:after="0"/>
              <w:rPr>
                <w:rFonts w:cs="Tahoma"/>
                <w:sz w:val="24"/>
                <w:szCs w:val="24"/>
              </w:rPr>
            </w:pPr>
            <w:r w:rsidRPr="0024633A">
              <w:rPr>
                <w:rFonts w:cs="Tahoma"/>
                <w:sz w:val="24"/>
                <w:szCs w:val="24"/>
              </w:rPr>
              <w:t>20</w:t>
            </w:r>
            <w:ins w:id="7461" w:author="Haider Alhabibi" w:date="2022-01-30T13:47:00Z">
              <w:r w:rsidR="00891374">
                <w:rPr>
                  <w:rFonts w:cs="Tahoma"/>
                  <w:sz w:val="24"/>
                  <w:szCs w:val="24"/>
                </w:rPr>
                <w:t>22</w:t>
              </w:r>
            </w:ins>
            <w:del w:id="7462" w:author="Haider Alhabibi" w:date="2022-01-30T13:47:00Z">
              <w:r w:rsidRPr="0024633A" w:rsidDel="00891374">
                <w:rPr>
                  <w:rFonts w:cs="Tahoma"/>
                  <w:sz w:val="24"/>
                  <w:szCs w:val="24"/>
                </w:rPr>
                <w:delText>19</w:delText>
              </w:r>
            </w:del>
            <w:r w:rsidRPr="0024633A">
              <w:rPr>
                <w:rFonts w:cs="Tahoma"/>
                <w:sz w:val="24"/>
                <w:szCs w:val="24"/>
              </w:rPr>
              <w:t>-CF1R-ENV-05-E-</w:t>
            </w:r>
            <w:r w:rsidR="00086007" w:rsidRPr="0024633A">
              <w:rPr>
                <w:rFonts w:cs="Tahoma"/>
                <w:sz w:val="24"/>
                <w:szCs w:val="24"/>
              </w:rPr>
              <w:t>AlternativeDefaultFenestrationProcedure</w:t>
            </w:r>
            <w:r w:rsidRPr="0024633A">
              <w:rPr>
                <w:rFonts w:cs="Tahoma"/>
                <w:sz w:val="24"/>
                <w:szCs w:val="24"/>
              </w:rPr>
              <w:t>.docx</w:t>
            </w:r>
          </w:p>
        </w:tc>
      </w:tr>
      <w:tr w:rsidR="00E61A17" w:rsidRPr="0024633A" w14:paraId="78A36F7A" w14:textId="77777777" w:rsidTr="000B1824">
        <w:trPr>
          <w:trHeight w:hRule="exact" w:val="288"/>
        </w:trPr>
        <w:tc>
          <w:tcPr>
            <w:tcW w:w="9936" w:type="dxa"/>
            <w:noWrap/>
          </w:tcPr>
          <w:p w14:paraId="62F8AA20" w14:textId="18B0ECF0" w:rsidR="00E61A17" w:rsidRPr="0024633A" w:rsidDel="00507E8E" w:rsidRDefault="00E61A17" w:rsidP="00E61A17">
            <w:pPr>
              <w:spacing w:after="0"/>
              <w:rPr>
                <w:rFonts w:cs="Tahoma"/>
                <w:sz w:val="24"/>
                <w:szCs w:val="24"/>
              </w:rPr>
            </w:pPr>
            <w:r w:rsidRPr="0024633A">
              <w:rPr>
                <w:rFonts w:cs="Tahoma"/>
                <w:sz w:val="24"/>
                <w:szCs w:val="24"/>
              </w:rPr>
              <w:t>20</w:t>
            </w:r>
            <w:ins w:id="7463" w:author="Haider Alhabibi" w:date="2022-01-30T13:47:00Z">
              <w:r w:rsidR="00891374">
                <w:rPr>
                  <w:rFonts w:cs="Tahoma"/>
                  <w:sz w:val="24"/>
                  <w:szCs w:val="24"/>
                </w:rPr>
                <w:t>22</w:t>
              </w:r>
            </w:ins>
            <w:del w:id="7464" w:author="Haider Alhabibi" w:date="2022-01-30T13:47:00Z">
              <w:r w:rsidRPr="0024633A" w:rsidDel="00891374">
                <w:rPr>
                  <w:rFonts w:cs="Tahoma"/>
                  <w:sz w:val="24"/>
                  <w:szCs w:val="24"/>
                </w:rPr>
                <w:delText>19</w:delText>
              </w:r>
            </w:del>
            <w:r w:rsidRPr="0024633A">
              <w:rPr>
                <w:rFonts w:cs="Tahoma"/>
                <w:sz w:val="24"/>
                <w:szCs w:val="24"/>
              </w:rPr>
              <w:t>-CF1R-ENV-06-E-InteriorExteriorInsulationWorksheet.docx</w:t>
            </w:r>
          </w:p>
        </w:tc>
      </w:tr>
      <w:tr w:rsidR="00A2683C" w:rsidRPr="0024633A" w14:paraId="4CF4B4C8" w14:textId="77777777" w:rsidTr="000B1824">
        <w:trPr>
          <w:trHeight w:hRule="exact" w:val="288"/>
        </w:trPr>
        <w:tc>
          <w:tcPr>
            <w:tcW w:w="9936" w:type="dxa"/>
            <w:noWrap/>
          </w:tcPr>
          <w:p w14:paraId="4BB72AE0" w14:textId="1D0DA941" w:rsidR="00A2683C" w:rsidRPr="0024633A" w:rsidRDefault="00A2683C" w:rsidP="00A2683C">
            <w:pPr>
              <w:spacing w:after="0"/>
              <w:rPr>
                <w:rFonts w:cs="Tahoma"/>
                <w:sz w:val="24"/>
                <w:szCs w:val="24"/>
              </w:rPr>
            </w:pPr>
            <w:r w:rsidRPr="0024633A">
              <w:rPr>
                <w:rFonts w:cs="Tahoma"/>
                <w:sz w:val="24"/>
                <w:szCs w:val="24"/>
              </w:rPr>
              <w:t>20</w:t>
            </w:r>
            <w:ins w:id="7465" w:author="Haider Alhabibi" w:date="2022-01-30T13:47:00Z">
              <w:r w:rsidR="00891374">
                <w:rPr>
                  <w:rFonts w:cs="Tahoma"/>
                  <w:sz w:val="24"/>
                  <w:szCs w:val="24"/>
                </w:rPr>
                <w:t>22</w:t>
              </w:r>
            </w:ins>
            <w:del w:id="7466" w:author="Haider Alhabibi" w:date="2022-01-30T13:47:00Z">
              <w:r w:rsidRPr="0024633A" w:rsidDel="00891374">
                <w:rPr>
                  <w:rFonts w:cs="Tahoma"/>
                  <w:sz w:val="24"/>
                  <w:szCs w:val="24"/>
                </w:rPr>
                <w:delText>19</w:delText>
              </w:r>
            </w:del>
            <w:r w:rsidRPr="0024633A">
              <w:rPr>
                <w:rFonts w:cs="Tahoma"/>
                <w:sz w:val="24"/>
                <w:szCs w:val="24"/>
              </w:rPr>
              <w:t>-CF1R-NCB-01-E-PrescriptiveNewlyConstructedBuilding.docx</w:t>
            </w:r>
          </w:p>
        </w:tc>
      </w:tr>
      <w:tr w:rsidR="00A2683C" w:rsidRPr="0024633A" w14:paraId="36A2EF04" w14:textId="77777777" w:rsidTr="000B1824">
        <w:trPr>
          <w:trHeight w:hRule="exact" w:val="288"/>
        </w:trPr>
        <w:tc>
          <w:tcPr>
            <w:tcW w:w="9936" w:type="dxa"/>
            <w:noWrap/>
          </w:tcPr>
          <w:p w14:paraId="62C83B97" w14:textId="120C89D0" w:rsidR="00A2683C" w:rsidRPr="0024633A" w:rsidRDefault="00A2683C" w:rsidP="00A2683C">
            <w:pPr>
              <w:spacing w:after="0"/>
              <w:rPr>
                <w:rFonts w:cs="Tahoma"/>
                <w:sz w:val="24"/>
                <w:szCs w:val="24"/>
              </w:rPr>
            </w:pPr>
            <w:r w:rsidRPr="0024633A">
              <w:rPr>
                <w:rFonts w:cs="Tahoma"/>
                <w:sz w:val="24"/>
                <w:szCs w:val="24"/>
              </w:rPr>
              <w:t>20</w:t>
            </w:r>
            <w:ins w:id="7467" w:author="Haider Alhabibi" w:date="2022-01-30T13:47:00Z">
              <w:r w:rsidR="00891374">
                <w:rPr>
                  <w:rFonts w:cs="Tahoma"/>
                  <w:sz w:val="24"/>
                  <w:szCs w:val="24"/>
                </w:rPr>
                <w:t>22</w:t>
              </w:r>
            </w:ins>
            <w:del w:id="7468" w:author="Haider Alhabibi" w:date="2022-01-30T13:47:00Z">
              <w:r w:rsidRPr="0024633A" w:rsidDel="00891374">
                <w:rPr>
                  <w:rFonts w:cs="Tahoma"/>
                  <w:sz w:val="24"/>
                  <w:szCs w:val="24"/>
                </w:rPr>
                <w:delText>19</w:delText>
              </w:r>
            </w:del>
            <w:r w:rsidRPr="0024633A">
              <w:rPr>
                <w:rFonts w:cs="Tahoma"/>
                <w:sz w:val="24"/>
                <w:szCs w:val="24"/>
              </w:rPr>
              <w:t>-CF1R-PLB-01-E-HydronicHeatingSystemWorksheet.docx</w:t>
            </w:r>
          </w:p>
        </w:tc>
      </w:tr>
      <w:tr w:rsidR="00A2683C" w:rsidRPr="0024633A" w14:paraId="321E2F7D" w14:textId="77777777" w:rsidTr="000B1824">
        <w:trPr>
          <w:trHeight w:hRule="exact" w:val="288"/>
        </w:trPr>
        <w:tc>
          <w:tcPr>
            <w:tcW w:w="9936" w:type="dxa"/>
            <w:noWrap/>
          </w:tcPr>
          <w:p w14:paraId="33287506" w14:textId="1734DB8C" w:rsidR="00A2683C" w:rsidRPr="0024633A" w:rsidRDefault="00A2683C" w:rsidP="00A2683C">
            <w:pPr>
              <w:spacing w:after="0"/>
              <w:rPr>
                <w:rFonts w:cs="Tahoma"/>
                <w:sz w:val="24"/>
                <w:szCs w:val="24"/>
              </w:rPr>
            </w:pPr>
            <w:del w:id="7469" w:author="Alhabibi, Haider@Energy" w:date="2022-03-18T17:41:00Z">
              <w:r w:rsidRPr="0024633A" w:rsidDel="00D00435">
                <w:rPr>
                  <w:rFonts w:cs="Tahoma"/>
                  <w:sz w:val="24"/>
                  <w:szCs w:val="24"/>
                </w:rPr>
                <w:delText>20</w:delText>
              </w:r>
            </w:del>
            <w:ins w:id="7470" w:author="Haider Alhabibi" w:date="2022-01-30T13:47:00Z">
              <w:del w:id="7471" w:author="Alhabibi, Haider@Energy" w:date="2022-03-18T17:41:00Z">
                <w:r w:rsidR="00891374" w:rsidDel="00D00435">
                  <w:rPr>
                    <w:rFonts w:cs="Tahoma"/>
                    <w:sz w:val="24"/>
                    <w:szCs w:val="24"/>
                  </w:rPr>
                  <w:delText>22</w:delText>
                </w:r>
              </w:del>
            </w:ins>
            <w:del w:id="7472" w:author="Alhabibi, Haider@Energy" w:date="2022-03-18T17:41:00Z">
              <w:r w:rsidRPr="0024633A" w:rsidDel="00D00435">
                <w:rPr>
                  <w:rFonts w:cs="Tahoma"/>
                  <w:sz w:val="24"/>
                  <w:szCs w:val="24"/>
                </w:rPr>
                <w:delText>19-CF1R-STH-01-E-OG100 Solar Water Heating Systems Worksheet.docx</w:delText>
              </w:r>
            </w:del>
          </w:p>
        </w:tc>
      </w:tr>
      <w:tr w:rsidR="00113C7F" w:rsidRPr="0024633A" w14:paraId="06485777" w14:textId="77777777" w:rsidTr="000B1824">
        <w:trPr>
          <w:trHeight w:hRule="exact" w:val="288"/>
          <w:ins w:id="7473" w:author="Haider Alhabibi" w:date="2022-01-30T13:48:00Z"/>
        </w:trPr>
        <w:tc>
          <w:tcPr>
            <w:tcW w:w="9936" w:type="dxa"/>
            <w:noWrap/>
          </w:tcPr>
          <w:p w14:paraId="2235D565" w14:textId="6A9BEED4" w:rsidR="00113C7F" w:rsidRPr="00113C7F" w:rsidRDefault="00113C7F" w:rsidP="00A2683C">
            <w:pPr>
              <w:spacing w:after="0"/>
              <w:rPr>
                <w:ins w:id="7474" w:author="Haider Alhabibi" w:date="2022-01-30T13:48:00Z"/>
                <w:rFonts w:cs="Tahoma"/>
                <w:sz w:val="24"/>
                <w:szCs w:val="24"/>
              </w:rPr>
            </w:pPr>
            <w:ins w:id="7475" w:author="Haider Alhabibi" w:date="2022-01-30T13:49:00Z">
              <w:r w:rsidRPr="00113C7F">
                <w:rPr>
                  <w:rFonts w:cs="Tahoma"/>
                  <w:sz w:val="24"/>
                  <w:szCs w:val="24"/>
                </w:rPr>
                <w:t>2022-CF2R-ELC-01-E-ElectricReady</w:t>
              </w:r>
            </w:ins>
          </w:p>
        </w:tc>
      </w:tr>
      <w:tr w:rsidR="001537DB" w:rsidRPr="0024633A" w14:paraId="4285C9F6" w14:textId="77777777" w:rsidTr="000B1824">
        <w:trPr>
          <w:trHeight w:hRule="exact" w:val="288"/>
        </w:trPr>
        <w:tc>
          <w:tcPr>
            <w:tcW w:w="9936" w:type="dxa"/>
            <w:noWrap/>
          </w:tcPr>
          <w:p w14:paraId="314F192E" w14:textId="099F3C94" w:rsidR="001537DB" w:rsidRPr="0024633A" w:rsidRDefault="001537DB" w:rsidP="002409AF">
            <w:pPr>
              <w:spacing w:after="0"/>
              <w:rPr>
                <w:rFonts w:cs="Tahoma"/>
                <w:sz w:val="24"/>
                <w:szCs w:val="24"/>
              </w:rPr>
            </w:pPr>
            <w:r w:rsidRPr="0024633A">
              <w:rPr>
                <w:rFonts w:cs="Tahoma"/>
                <w:sz w:val="24"/>
                <w:szCs w:val="24"/>
              </w:rPr>
              <w:t>20</w:t>
            </w:r>
            <w:ins w:id="7476" w:author="Haider Alhabibi" w:date="2022-01-30T13:49:00Z">
              <w:r w:rsidR="00113C7F">
                <w:rPr>
                  <w:rFonts w:cs="Tahoma"/>
                  <w:sz w:val="24"/>
                  <w:szCs w:val="24"/>
                </w:rPr>
                <w:t>22</w:t>
              </w:r>
            </w:ins>
            <w:del w:id="7477" w:author="Haider Alhabibi" w:date="2022-01-30T13:49:00Z">
              <w:r w:rsidRPr="0024633A" w:rsidDel="00113C7F">
                <w:rPr>
                  <w:rFonts w:cs="Tahoma"/>
                  <w:sz w:val="24"/>
                  <w:szCs w:val="24"/>
                </w:rPr>
                <w:delText>19</w:delText>
              </w:r>
            </w:del>
            <w:r w:rsidRPr="0024633A">
              <w:rPr>
                <w:rFonts w:cs="Tahoma"/>
                <w:sz w:val="24"/>
                <w:szCs w:val="24"/>
              </w:rPr>
              <w:t>-</w:t>
            </w:r>
            <w:r w:rsidR="002409AF" w:rsidRPr="0024633A">
              <w:rPr>
                <w:rFonts w:cs="Tahoma"/>
                <w:sz w:val="24"/>
                <w:szCs w:val="24"/>
              </w:rPr>
              <w:t>CF2R-</w:t>
            </w:r>
            <w:r w:rsidRPr="0024633A">
              <w:rPr>
                <w:rFonts w:cs="Tahoma"/>
                <w:sz w:val="24"/>
                <w:szCs w:val="24"/>
              </w:rPr>
              <w:t>ENV-01-</w:t>
            </w:r>
            <w:ins w:id="7478" w:author="Haider Alhabibi" w:date="2022-01-30T13:53:00Z">
              <w:r w:rsidR="000620D7">
                <w:rPr>
                  <w:rFonts w:cs="Tahoma"/>
                  <w:sz w:val="24"/>
                  <w:szCs w:val="24"/>
                </w:rPr>
                <w:t>E-</w:t>
              </w:r>
            </w:ins>
            <w:r w:rsidRPr="0024633A">
              <w:rPr>
                <w:rFonts w:cs="Tahoma"/>
                <w:sz w:val="24"/>
                <w:szCs w:val="24"/>
              </w:rPr>
              <w:t>FenestrationInstallation.docx</w:t>
            </w:r>
          </w:p>
        </w:tc>
      </w:tr>
      <w:tr w:rsidR="001537DB" w:rsidRPr="0024633A" w14:paraId="7EF4BF6B" w14:textId="77777777" w:rsidTr="000B1824">
        <w:trPr>
          <w:trHeight w:hRule="exact" w:val="288"/>
        </w:trPr>
        <w:tc>
          <w:tcPr>
            <w:tcW w:w="9936" w:type="dxa"/>
            <w:noWrap/>
          </w:tcPr>
          <w:p w14:paraId="704AC1AB" w14:textId="033DEEEF" w:rsidR="001537DB" w:rsidRPr="0024633A" w:rsidRDefault="001537DB" w:rsidP="002409AF">
            <w:pPr>
              <w:spacing w:after="0"/>
              <w:rPr>
                <w:rFonts w:cs="Tahoma"/>
                <w:sz w:val="24"/>
                <w:szCs w:val="24"/>
              </w:rPr>
            </w:pPr>
            <w:r w:rsidRPr="0024633A">
              <w:rPr>
                <w:rFonts w:cs="Tahoma"/>
                <w:sz w:val="24"/>
                <w:szCs w:val="24"/>
              </w:rPr>
              <w:t>20</w:t>
            </w:r>
            <w:ins w:id="7479" w:author="Haider Alhabibi" w:date="2022-01-30T13:49:00Z">
              <w:r w:rsidR="00113C7F">
                <w:rPr>
                  <w:rFonts w:cs="Tahoma"/>
                  <w:sz w:val="24"/>
                  <w:szCs w:val="24"/>
                </w:rPr>
                <w:t>22</w:t>
              </w:r>
            </w:ins>
            <w:del w:id="7480" w:author="Haider Alhabibi" w:date="2022-01-30T13:49:00Z">
              <w:r w:rsidRPr="0024633A" w:rsidDel="00113C7F">
                <w:rPr>
                  <w:rFonts w:cs="Tahoma"/>
                  <w:sz w:val="24"/>
                  <w:szCs w:val="24"/>
                </w:rPr>
                <w:delText>19</w:delText>
              </w:r>
            </w:del>
            <w:r w:rsidRPr="0024633A">
              <w:rPr>
                <w:rFonts w:cs="Tahoma"/>
                <w:sz w:val="24"/>
                <w:szCs w:val="24"/>
              </w:rPr>
              <w:t>-</w:t>
            </w:r>
            <w:r w:rsidR="002409AF" w:rsidRPr="0024633A">
              <w:rPr>
                <w:rFonts w:cs="Tahoma"/>
                <w:sz w:val="24"/>
                <w:szCs w:val="24"/>
              </w:rPr>
              <w:t>CF2R-</w:t>
            </w:r>
            <w:r w:rsidRPr="0024633A">
              <w:rPr>
                <w:rFonts w:cs="Tahoma"/>
                <w:sz w:val="24"/>
                <w:szCs w:val="24"/>
              </w:rPr>
              <w:t>ENV-03-</w:t>
            </w:r>
            <w:ins w:id="7481" w:author="Haider Alhabibi" w:date="2022-01-30T13:53:00Z">
              <w:r w:rsidR="000620D7">
                <w:rPr>
                  <w:rFonts w:cs="Tahoma"/>
                  <w:sz w:val="24"/>
                  <w:szCs w:val="24"/>
                </w:rPr>
                <w:t>E-</w:t>
              </w:r>
            </w:ins>
            <w:r w:rsidR="00564A95" w:rsidRPr="0024633A">
              <w:rPr>
                <w:rFonts w:cs="Tahoma"/>
                <w:sz w:val="24"/>
                <w:szCs w:val="24"/>
              </w:rPr>
              <w:t>InsulationInstallation.docx</w:t>
            </w:r>
          </w:p>
        </w:tc>
      </w:tr>
      <w:tr w:rsidR="00A91994" w:rsidRPr="0024633A" w14:paraId="1CA859DD" w14:textId="77777777" w:rsidTr="000B1824">
        <w:trPr>
          <w:trHeight w:hRule="exact" w:val="288"/>
        </w:trPr>
        <w:tc>
          <w:tcPr>
            <w:tcW w:w="9936" w:type="dxa"/>
            <w:noWrap/>
          </w:tcPr>
          <w:p w14:paraId="051F4BB7" w14:textId="07BFB577" w:rsidR="00A91994" w:rsidRPr="0024633A" w:rsidRDefault="001537DB" w:rsidP="002409AF">
            <w:pPr>
              <w:spacing w:after="0"/>
              <w:rPr>
                <w:rFonts w:cs="Tahoma"/>
                <w:sz w:val="24"/>
                <w:szCs w:val="24"/>
              </w:rPr>
            </w:pPr>
            <w:r w:rsidRPr="0024633A">
              <w:rPr>
                <w:rFonts w:cs="Tahoma"/>
                <w:sz w:val="24"/>
                <w:szCs w:val="24"/>
              </w:rPr>
              <w:t>20</w:t>
            </w:r>
            <w:ins w:id="7482" w:author="Haider Alhabibi" w:date="2022-01-30T13:49:00Z">
              <w:r w:rsidR="00113C7F">
                <w:rPr>
                  <w:rFonts w:cs="Tahoma"/>
                  <w:sz w:val="24"/>
                  <w:szCs w:val="24"/>
                </w:rPr>
                <w:t>22</w:t>
              </w:r>
            </w:ins>
            <w:del w:id="7483" w:author="Haider Alhabibi" w:date="2022-01-30T13:49:00Z">
              <w:r w:rsidRPr="0024633A" w:rsidDel="00113C7F">
                <w:rPr>
                  <w:rFonts w:cs="Tahoma"/>
                  <w:sz w:val="24"/>
                  <w:szCs w:val="24"/>
                </w:rPr>
                <w:delText>19</w:delText>
              </w:r>
            </w:del>
            <w:r w:rsidRPr="0024633A">
              <w:rPr>
                <w:rFonts w:cs="Tahoma"/>
                <w:sz w:val="24"/>
                <w:szCs w:val="24"/>
              </w:rPr>
              <w:t>-</w:t>
            </w:r>
            <w:r w:rsidR="002409AF" w:rsidRPr="0024633A">
              <w:rPr>
                <w:rFonts w:cs="Tahoma"/>
                <w:sz w:val="24"/>
                <w:szCs w:val="24"/>
              </w:rPr>
              <w:t>CF2R-</w:t>
            </w:r>
            <w:r w:rsidRPr="0024633A">
              <w:rPr>
                <w:rFonts w:cs="Tahoma"/>
                <w:sz w:val="24"/>
                <w:szCs w:val="24"/>
              </w:rPr>
              <w:t>ENV</w:t>
            </w:r>
            <w:r w:rsidR="00564A95" w:rsidRPr="0024633A">
              <w:rPr>
                <w:rFonts w:cs="Tahoma"/>
                <w:sz w:val="24"/>
                <w:szCs w:val="24"/>
              </w:rPr>
              <w:t>-</w:t>
            </w:r>
            <w:r w:rsidRPr="0024633A">
              <w:rPr>
                <w:rFonts w:cs="Tahoma"/>
                <w:sz w:val="24"/>
                <w:szCs w:val="24"/>
              </w:rPr>
              <w:t>04-</w:t>
            </w:r>
            <w:ins w:id="7484" w:author="Haider Alhabibi" w:date="2022-01-30T13:53:00Z">
              <w:r w:rsidR="000620D7">
                <w:rPr>
                  <w:rFonts w:cs="Tahoma"/>
                  <w:sz w:val="24"/>
                  <w:szCs w:val="24"/>
                </w:rPr>
                <w:t>E-</w:t>
              </w:r>
            </w:ins>
            <w:r w:rsidRPr="0024633A">
              <w:rPr>
                <w:rFonts w:cs="Tahoma"/>
                <w:sz w:val="24"/>
                <w:szCs w:val="24"/>
              </w:rPr>
              <w:t>Roofing-RadiantBarrier.docx</w:t>
            </w:r>
          </w:p>
        </w:tc>
      </w:tr>
      <w:tr w:rsidR="003054D0" w:rsidRPr="0024633A" w14:paraId="434B8A6F" w14:textId="77777777" w:rsidTr="000B1824">
        <w:trPr>
          <w:trHeight w:hRule="exact" w:val="288"/>
        </w:trPr>
        <w:tc>
          <w:tcPr>
            <w:tcW w:w="9936" w:type="dxa"/>
            <w:noWrap/>
          </w:tcPr>
          <w:p w14:paraId="42EE1940" w14:textId="29755552" w:rsidR="003054D0" w:rsidRPr="0024633A" w:rsidRDefault="003054D0" w:rsidP="00A70A09">
            <w:pPr>
              <w:spacing w:after="0"/>
              <w:rPr>
                <w:rFonts w:cs="Tahoma"/>
                <w:sz w:val="24"/>
                <w:szCs w:val="24"/>
              </w:rPr>
            </w:pPr>
            <w:r w:rsidRPr="0024633A">
              <w:rPr>
                <w:rFonts w:cs="Tahoma"/>
                <w:sz w:val="24"/>
                <w:szCs w:val="24"/>
              </w:rPr>
              <w:t>20</w:t>
            </w:r>
            <w:ins w:id="7485" w:author="Haider Alhabibi" w:date="2022-01-30T13:49:00Z">
              <w:r w:rsidR="00113C7F">
                <w:rPr>
                  <w:rFonts w:cs="Tahoma"/>
                  <w:sz w:val="24"/>
                  <w:szCs w:val="24"/>
                </w:rPr>
                <w:t>22</w:t>
              </w:r>
            </w:ins>
            <w:del w:id="7486" w:author="Haider Alhabibi" w:date="2022-01-30T13:49:00Z">
              <w:r w:rsidRPr="0024633A" w:rsidDel="00113C7F">
                <w:rPr>
                  <w:rFonts w:cs="Tahoma"/>
                  <w:sz w:val="24"/>
                  <w:szCs w:val="24"/>
                </w:rPr>
                <w:delText>19</w:delText>
              </w:r>
            </w:del>
            <w:r w:rsidRPr="0024633A">
              <w:rPr>
                <w:rFonts w:cs="Tahoma"/>
                <w:sz w:val="24"/>
                <w:szCs w:val="24"/>
              </w:rPr>
              <w:t>-CF2R-ENV-20</w:t>
            </w:r>
            <w:r w:rsidR="00564A95" w:rsidRPr="0024633A">
              <w:rPr>
                <w:rFonts w:cs="Tahoma"/>
                <w:sz w:val="24"/>
                <w:szCs w:val="24"/>
              </w:rPr>
              <w:t>a-</w:t>
            </w:r>
            <w:ins w:id="7487" w:author="Haider Alhabibi" w:date="2022-01-30T13:53:00Z">
              <w:r w:rsidR="000620D7">
                <w:rPr>
                  <w:rFonts w:cs="Tahoma"/>
                  <w:sz w:val="24"/>
                  <w:szCs w:val="24"/>
                </w:rPr>
                <w:t>E-</w:t>
              </w:r>
            </w:ins>
            <w:r w:rsidR="00A70A09" w:rsidRPr="0024633A">
              <w:rPr>
                <w:rFonts w:cs="Tahoma"/>
                <w:sz w:val="24"/>
                <w:szCs w:val="24"/>
              </w:rPr>
              <w:t>Enclosue</w:t>
            </w:r>
            <w:r w:rsidRPr="0024633A">
              <w:rPr>
                <w:rFonts w:cs="Tahoma"/>
                <w:sz w:val="24"/>
                <w:szCs w:val="24"/>
              </w:rPr>
              <w:t>AirLeakage-SinglePointTest-Manual Meter.docx</w:t>
            </w:r>
          </w:p>
        </w:tc>
      </w:tr>
      <w:tr w:rsidR="003054D0" w:rsidRPr="0024633A" w14:paraId="683CCD97" w14:textId="77777777" w:rsidTr="000B1824">
        <w:trPr>
          <w:trHeight w:hRule="exact" w:val="288"/>
        </w:trPr>
        <w:tc>
          <w:tcPr>
            <w:tcW w:w="9936" w:type="dxa"/>
            <w:noWrap/>
          </w:tcPr>
          <w:p w14:paraId="440AAA87" w14:textId="4368480B" w:rsidR="003054D0" w:rsidRPr="0024633A" w:rsidRDefault="003054D0" w:rsidP="00A70A09">
            <w:pPr>
              <w:spacing w:after="0"/>
              <w:rPr>
                <w:rFonts w:cs="Tahoma"/>
                <w:sz w:val="24"/>
                <w:szCs w:val="24"/>
              </w:rPr>
            </w:pPr>
            <w:r w:rsidRPr="0024633A">
              <w:rPr>
                <w:rFonts w:cs="Tahoma"/>
                <w:sz w:val="24"/>
                <w:szCs w:val="24"/>
              </w:rPr>
              <w:t>20</w:t>
            </w:r>
            <w:ins w:id="7488" w:author="Haider Alhabibi" w:date="2022-01-30T13:49:00Z">
              <w:r w:rsidR="00113C7F">
                <w:rPr>
                  <w:rFonts w:cs="Tahoma"/>
                  <w:sz w:val="24"/>
                  <w:szCs w:val="24"/>
                </w:rPr>
                <w:t>22</w:t>
              </w:r>
            </w:ins>
            <w:del w:id="7489" w:author="Haider Alhabibi" w:date="2022-01-30T13:49:00Z">
              <w:r w:rsidRPr="0024633A" w:rsidDel="00113C7F">
                <w:rPr>
                  <w:rFonts w:cs="Tahoma"/>
                  <w:sz w:val="24"/>
                  <w:szCs w:val="24"/>
                </w:rPr>
                <w:delText>19</w:delText>
              </w:r>
            </w:del>
            <w:r w:rsidRPr="0024633A">
              <w:rPr>
                <w:rFonts w:cs="Tahoma"/>
                <w:sz w:val="24"/>
                <w:szCs w:val="24"/>
              </w:rPr>
              <w:t>-CF2R-ENV-20</w:t>
            </w:r>
            <w:r w:rsidR="00564A95" w:rsidRPr="0024633A">
              <w:rPr>
                <w:rFonts w:cs="Tahoma"/>
                <w:sz w:val="24"/>
                <w:szCs w:val="24"/>
              </w:rPr>
              <w:t>b-</w:t>
            </w:r>
            <w:ins w:id="7490" w:author="Haider Alhabibi" w:date="2022-01-30T13:53:00Z">
              <w:r w:rsidR="000620D7">
                <w:rPr>
                  <w:rFonts w:cs="Tahoma"/>
                  <w:sz w:val="24"/>
                  <w:szCs w:val="24"/>
                </w:rPr>
                <w:t>E-</w:t>
              </w:r>
            </w:ins>
            <w:r w:rsidR="00A70A09" w:rsidRPr="0024633A">
              <w:rPr>
                <w:rFonts w:cs="Tahoma"/>
                <w:sz w:val="24"/>
                <w:szCs w:val="24"/>
              </w:rPr>
              <w:t>Enclosure</w:t>
            </w:r>
            <w:r w:rsidRPr="0024633A">
              <w:rPr>
                <w:rFonts w:cs="Tahoma"/>
                <w:sz w:val="24"/>
                <w:szCs w:val="24"/>
              </w:rPr>
              <w:t>AirLeakage-SinglePointTest-</w:t>
            </w:r>
            <w:r w:rsidR="00564A95" w:rsidRPr="0024633A">
              <w:rPr>
                <w:rFonts w:cs="Tahoma"/>
                <w:sz w:val="24"/>
                <w:szCs w:val="24"/>
              </w:rPr>
              <w:t>Automatic</w:t>
            </w:r>
            <w:r w:rsidR="00A5139C" w:rsidRPr="0024633A">
              <w:rPr>
                <w:rFonts w:cs="Tahoma"/>
                <w:sz w:val="24"/>
                <w:szCs w:val="24"/>
              </w:rPr>
              <w:t xml:space="preserve"> </w:t>
            </w:r>
            <w:r w:rsidRPr="0024633A">
              <w:rPr>
                <w:rFonts w:cs="Tahoma"/>
                <w:sz w:val="24"/>
                <w:szCs w:val="24"/>
              </w:rPr>
              <w:t>Meter.docx</w:t>
            </w:r>
          </w:p>
        </w:tc>
      </w:tr>
      <w:tr w:rsidR="00E5683C" w:rsidRPr="0024633A" w14:paraId="6904F85E" w14:textId="77777777" w:rsidTr="000B1824">
        <w:trPr>
          <w:trHeight w:hRule="exact" w:val="288"/>
        </w:trPr>
        <w:tc>
          <w:tcPr>
            <w:tcW w:w="9936" w:type="dxa"/>
            <w:noWrap/>
          </w:tcPr>
          <w:p w14:paraId="57D6DDB9" w14:textId="433F7276" w:rsidR="00E5683C" w:rsidRPr="0024633A" w:rsidRDefault="00E5683C" w:rsidP="000B0AAC">
            <w:pPr>
              <w:spacing w:after="0"/>
              <w:rPr>
                <w:rFonts w:cs="Tahoma"/>
                <w:sz w:val="24"/>
                <w:szCs w:val="24"/>
              </w:rPr>
            </w:pPr>
            <w:r w:rsidRPr="0024633A">
              <w:rPr>
                <w:rFonts w:cs="Tahoma"/>
                <w:sz w:val="24"/>
                <w:szCs w:val="24"/>
              </w:rPr>
              <w:t>20</w:t>
            </w:r>
            <w:ins w:id="7491" w:author="Haider Alhabibi" w:date="2022-01-30T13:49:00Z">
              <w:r w:rsidR="00113C7F">
                <w:rPr>
                  <w:rFonts w:cs="Tahoma"/>
                  <w:sz w:val="24"/>
                  <w:szCs w:val="24"/>
                </w:rPr>
                <w:t>22</w:t>
              </w:r>
            </w:ins>
            <w:del w:id="7492" w:author="Haider Alhabibi" w:date="2022-01-30T13:49:00Z">
              <w:r w:rsidRPr="0024633A" w:rsidDel="00113C7F">
                <w:rPr>
                  <w:rFonts w:cs="Tahoma"/>
                  <w:sz w:val="24"/>
                  <w:szCs w:val="24"/>
                </w:rPr>
                <w:delText>19</w:delText>
              </w:r>
            </w:del>
            <w:r w:rsidRPr="0024633A">
              <w:rPr>
                <w:rFonts w:cs="Tahoma"/>
                <w:sz w:val="24"/>
                <w:szCs w:val="24"/>
              </w:rPr>
              <w:t>-CF2R-ENV-21-H</w:t>
            </w:r>
            <w:del w:id="7493" w:author="Haider Alhabibi" w:date="2022-01-30T13:53:00Z">
              <w:r w:rsidRPr="0024633A" w:rsidDel="000620D7">
                <w:rPr>
                  <w:rFonts w:cs="Tahoma"/>
                  <w:sz w:val="24"/>
                  <w:szCs w:val="24"/>
                </w:rPr>
                <w:delText>ERS</w:delText>
              </w:r>
            </w:del>
            <w:r w:rsidRPr="0024633A">
              <w:rPr>
                <w:rFonts w:cs="Tahoma"/>
                <w:sz w:val="24"/>
                <w:szCs w:val="24"/>
              </w:rPr>
              <w:t>-QII-FramingStage.docx</w:t>
            </w:r>
          </w:p>
        </w:tc>
      </w:tr>
      <w:tr w:rsidR="00E5683C" w:rsidRPr="0024633A" w14:paraId="1E0688F8" w14:textId="77777777" w:rsidTr="000B1824">
        <w:trPr>
          <w:trHeight w:hRule="exact" w:val="288"/>
        </w:trPr>
        <w:tc>
          <w:tcPr>
            <w:tcW w:w="9936" w:type="dxa"/>
            <w:noWrap/>
          </w:tcPr>
          <w:p w14:paraId="7EB91924" w14:textId="379A9021" w:rsidR="00E5683C" w:rsidRPr="0024633A" w:rsidRDefault="00E5683C" w:rsidP="00564A95">
            <w:pPr>
              <w:spacing w:after="0"/>
              <w:rPr>
                <w:rFonts w:cs="Tahoma"/>
                <w:sz w:val="24"/>
                <w:szCs w:val="24"/>
              </w:rPr>
            </w:pPr>
            <w:r w:rsidRPr="0024633A">
              <w:rPr>
                <w:rFonts w:cs="Tahoma"/>
                <w:sz w:val="24"/>
                <w:szCs w:val="24"/>
              </w:rPr>
              <w:t>20</w:t>
            </w:r>
            <w:ins w:id="7494" w:author="Haider Alhabibi" w:date="2022-01-30T13:49:00Z">
              <w:r w:rsidR="00113C7F">
                <w:rPr>
                  <w:rFonts w:cs="Tahoma"/>
                  <w:sz w:val="24"/>
                  <w:szCs w:val="24"/>
                </w:rPr>
                <w:t>22</w:t>
              </w:r>
            </w:ins>
            <w:del w:id="7495" w:author="Haider Alhabibi" w:date="2022-01-30T13:49:00Z">
              <w:r w:rsidRPr="0024633A" w:rsidDel="00113C7F">
                <w:rPr>
                  <w:rFonts w:cs="Tahoma"/>
                  <w:sz w:val="24"/>
                  <w:szCs w:val="24"/>
                </w:rPr>
                <w:delText>19</w:delText>
              </w:r>
            </w:del>
            <w:r w:rsidRPr="0024633A">
              <w:rPr>
                <w:rFonts w:cs="Tahoma"/>
                <w:sz w:val="24"/>
                <w:szCs w:val="24"/>
              </w:rPr>
              <w:t>-CF2R-ENV-22-</w:t>
            </w:r>
            <w:r w:rsidR="00564A95" w:rsidRPr="0024633A">
              <w:rPr>
                <w:rFonts w:cs="Tahoma"/>
                <w:sz w:val="24"/>
                <w:szCs w:val="24"/>
              </w:rPr>
              <w:t>H</w:t>
            </w:r>
            <w:del w:id="7496" w:author="Haider Alhabibi" w:date="2022-01-30T13:53:00Z">
              <w:r w:rsidR="00564A95" w:rsidRPr="0024633A" w:rsidDel="009124B9">
                <w:rPr>
                  <w:rFonts w:cs="Tahoma"/>
                  <w:sz w:val="24"/>
                  <w:szCs w:val="24"/>
                </w:rPr>
                <w:delText>ERS</w:delText>
              </w:r>
            </w:del>
            <w:r w:rsidR="00564A95" w:rsidRPr="0024633A">
              <w:rPr>
                <w:rFonts w:cs="Tahoma"/>
                <w:sz w:val="24"/>
                <w:szCs w:val="24"/>
              </w:rPr>
              <w:t>-QII-InsulationStage</w:t>
            </w:r>
            <w:r w:rsidRPr="0024633A">
              <w:rPr>
                <w:rFonts w:cs="Tahoma"/>
                <w:sz w:val="24"/>
                <w:szCs w:val="24"/>
              </w:rPr>
              <w:t>.docx</w:t>
            </w:r>
          </w:p>
        </w:tc>
      </w:tr>
      <w:tr w:rsidR="00E5683C" w:rsidRPr="0024633A" w14:paraId="50197ADD" w14:textId="77777777" w:rsidTr="000B1824">
        <w:trPr>
          <w:trHeight w:hRule="exact" w:val="288"/>
        </w:trPr>
        <w:tc>
          <w:tcPr>
            <w:tcW w:w="9936" w:type="dxa"/>
            <w:noWrap/>
          </w:tcPr>
          <w:p w14:paraId="2190EE7A" w14:textId="44F51AAF" w:rsidR="00E5683C" w:rsidRPr="0024633A" w:rsidRDefault="00E5683C" w:rsidP="00E5683C">
            <w:pPr>
              <w:spacing w:after="0"/>
              <w:rPr>
                <w:rFonts w:cs="Tahoma"/>
                <w:sz w:val="24"/>
                <w:szCs w:val="24"/>
              </w:rPr>
            </w:pPr>
            <w:r w:rsidRPr="0024633A">
              <w:rPr>
                <w:rFonts w:cs="Tahoma"/>
                <w:sz w:val="24"/>
                <w:szCs w:val="24"/>
              </w:rPr>
              <w:t>20</w:t>
            </w:r>
            <w:ins w:id="7497" w:author="Haider Alhabibi" w:date="2022-01-30T14:14:00Z">
              <w:r w:rsidR="008F1862">
                <w:rPr>
                  <w:rFonts w:cs="Tahoma"/>
                  <w:sz w:val="24"/>
                  <w:szCs w:val="24"/>
                </w:rPr>
                <w:t>22</w:t>
              </w:r>
            </w:ins>
            <w:del w:id="7498" w:author="Haider Alhabibi" w:date="2022-01-30T14:14:00Z">
              <w:r w:rsidRPr="0024633A" w:rsidDel="008F1862">
                <w:rPr>
                  <w:rFonts w:cs="Tahoma"/>
                  <w:sz w:val="24"/>
                  <w:szCs w:val="24"/>
                </w:rPr>
                <w:delText>19</w:delText>
              </w:r>
            </w:del>
            <w:r w:rsidRPr="0024633A">
              <w:rPr>
                <w:rFonts w:cs="Tahoma"/>
                <w:sz w:val="24"/>
                <w:szCs w:val="24"/>
              </w:rPr>
              <w:t>-CF2R-LTG-01-E-Lighting–SingleFamilyDwellings.docx</w:t>
            </w:r>
          </w:p>
        </w:tc>
      </w:tr>
      <w:tr w:rsidR="00E5683C" w:rsidRPr="0024633A" w:rsidDel="008F1862" w14:paraId="08C1071E" w14:textId="6FDC1458" w:rsidTr="000B1824">
        <w:trPr>
          <w:trHeight w:hRule="exact" w:val="288"/>
          <w:del w:id="7499" w:author="Haider Alhabibi" w:date="2022-01-30T18:01:00Z"/>
        </w:trPr>
        <w:tc>
          <w:tcPr>
            <w:tcW w:w="9936" w:type="dxa"/>
            <w:noWrap/>
          </w:tcPr>
          <w:p w14:paraId="7C8B5822" w14:textId="2D7B5797" w:rsidR="00E5683C" w:rsidRPr="0024633A" w:rsidDel="008F1862" w:rsidRDefault="00E5683C" w:rsidP="00E5683C">
            <w:pPr>
              <w:spacing w:after="0"/>
              <w:rPr>
                <w:del w:id="7500" w:author="Haider Alhabibi" w:date="2022-01-30T18:01:00Z"/>
                <w:rFonts w:cs="Tahoma"/>
                <w:sz w:val="24"/>
                <w:szCs w:val="24"/>
              </w:rPr>
            </w:pPr>
            <w:del w:id="7501" w:author="Haider Alhabibi" w:date="2022-01-30T18:01:00Z">
              <w:r w:rsidRPr="0024633A" w:rsidDel="008F1862">
                <w:rPr>
                  <w:rFonts w:cs="Tahoma"/>
                  <w:sz w:val="24"/>
                  <w:szCs w:val="24"/>
                </w:rPr>
                <w:delText>20</w:delText>
              </w:r>
            </w:del>
            <w:del w:id="7502" w:author="Haider Alhabibi" w:date="2022-01-30T14:15:00Z">
              <w:r w:rsidRPr="0024633A" w:rsidDel="008F1862">
                <w:rPr>
                  <w:rFonts w:cs="Tahoma"/>
                  <w:sz w:val="24"/>
                  <w:szCs w:val="24"/>
                </w:rPr>
                <w:delText>19</w:delText>
              </w:r>
            </w:del>
            <w:del w:id="7503" w:author="Haider Alhabibi" w:date="2022-01-30T18:01:00Z">
              <w:r w:rsidRPr="0024633A" w:rsidDel="008F1862">
                <w:rPr>
                  <w:rFonts w:cs="Tahoma"/>
                  <w:sz w:val="24"/>
                  <w:szCs w:val="24"/>
                </w:rPr>
                <w:delText>-CF2R-LTG-02-E-Lighting–MultiFamilyDwellings.docx</w:delText>
              </w:r>
            </w:del>
          </w:p>
        </w:tc>
      </w:tr>
      <w:tr w:rsidR="00E5683C" w:rsidRPr="0024633A" w14:paraId="17F02404" w14:textId="77777777" w:rsidTr="000B1824">
        <w:trPr>
          <w:trHeight w:hRule="exact" w:val="288"/>
        </w:trPr>
        <w:tc>
          <w:tcPr>
            <w:tcW w:w="9936" w:type="dxa"/>
            <w:noWrap/>
          </w:tcPr>
          <w:p w14:paraId="703AB9A0" w14:textId="3D3CBAA3" w:rsidR="00E5683C" w:rsidRPr="0024633A" w:rsidRDefault="00E5683C" w:rsidP="00E5683C">
            <w:pPr>
              <w:spacing w:after="0"/>
              <w:rPr>
                <w:rFonts w:cs="Tahoma"/>
                <w:sz w:val="24"/>
                <w:szCs w:val="24"/>
              </w:rPr>
            </w:pPr>
            <w:r w:rsidRPr="0024633A">
              <w:rPr>
                <w:rFonts w:cs="Tahoma"/>
                <w:sz w:val="24"/>
                <w:szCs w:val="24"/>
              </w:rPr>
              <w:t>20</w:t>
            </w:r>
            <w:ins w:id="7504" w:author="Haider Alhabibi" w:date="2022-01-30T14:15:00Z">
              <w:r w:rsidR="008F1862">
                <w:rPr>
                  <w:rFonts w:cs="Tahoma"/>
                  <w:sz w:val="24"/>
                  <w:szCs w:val="24"/>
                </w:rPr>
                <w:t>22</w:t>
              </w:r>
            </w:ins>
            <w:del w:id="7505" w:author="Haider Alhabibi" w:date="2022-01-30T14:15:00Z">
              <w:r w:rsidRPr="0024633A" w:rsidDel="008F1862">
                <w:rPr>
                  <w:rFonts w:cs="Tahoma"/>
                  <w:sz w:val="24"/>
                  <w:szCs w:val="24"/>
                </w:rPr>
                <w:delText>19</w:delText>
              </w:r>
            </w:del>
            <w:r w:rsidRPr="0024633A">
              <w:rPr>
                <w:rFonts w:cs="Tahoma"/>
                <w:sz w:val="24"/>
                <w:szCs w:val="24"/>
              </w:rPr>
              <w:t>-CF2R-MCH-01a-</w:t>
            </w:r>
            <w:ins w:id="7506" w:author="Haider Alhabibi" w:date="2022-01-30T13:54:00Z">
              <w:r w:rsidR="00882DCF">
                <w:rPr>
                  <w:rFonts w:cs="Tahoma"/>
                  <w:sz w:val="24"/>
                  <w:szCs w:val="24"/>
                </w:rPr>
                <w:t>E-</w:t>
              </w:r>
            </w:ins>
            <w:r w:rsidRPr="0024633A">
              <w:rPr>
                <w:rFonts w:cs="Tahoma"/>
                <w:sz w:val="24"/>
                <w:szCs w:val="24"/>
              </w:rPr>
              <w:t>SpaceConditioningSystem-Performance.docx</w:t>
            </w:r>
          </w:p>
        </w:tc>
      </w:tr>
      <w:tr w:rsidR="00E5683C" w:rsidRPr="0024633A" w14:paraId="5C7E4456" w14:textId="77777777" w:rsidTr="000B1824">
        <w:trPr>
          <w:trHeight w:hRule="exact" w:val="288"/>
        </w:trPr>
        <w:tc>
          <w:tcPr>
            <w:tcW w:w="9936" w:type="dxa"/>
            <w:noWrap/>
          </w:tcPr>
          <w:p w14:paraId="72A26EB7" w14:textId="7A9FD2F4" w:rsidR="00E5683C" w:rsidRPr="0024633A" w:rsidRDefault="00E5683C" w:rsidP="00E5683C">
            <w:pPr>
              <w:spacing w:after="0"/>
              <w:rPr>
                <w:rFonts w:cs="Tahoma"/>
                <w:sz w:val="24"/>
                <w:szCs w:val="24"/>
              </w:rPr>
            </w:pPr>
            <w:r w:rsidRPr="0024633A">
              <w:rPr>
                <w:rFonts w:cs="Tahoma"/>
                <w:sz w:val="24"/>
                <w:szCs w:val="24"/>
              </w:rPr>
              <w:t>20</w:t>
            </w:r>
            <w:ins w:id="7507" w:author="Haider Alhabibi" w:date="2022-01-30T14:15:00Z">
              <w:r w:rsidR="008F1862">
                <w:rPr>
                  <w:rFonts w:cs="Tahoma"/>
                  <w:sz w:val="24"/>
                  <w:szCs w:val="24"/>
                </w:rPr>
                <w:t>22</w:t>
              </w:r>
            </w:ins>
            <w:del w:id="7508" w:author="Haider Alhabibi" w:date="2022-01-30T14:15:00Z">
              <w:r w:rsidRPr="0024633A" w:rsidDel="008F1862">
                <w:rPr>
                  <w:rFonts w:cs="Tahoma"/>
                  <w:sz w:val="24"/>
                  <w:szCs w:val="24"/>
                </w:rPr>
                <w:delText>19</w:delText>
              </w:r>
            </w:del>
            <w:r w:rsidRPr="0024633A">
              <w:rPr>
                <w:rFonts w:cs="Tahoma"/>
                <w:sz w:val="24"/>
                <w:szCs w:val="24"/>
              </w:rPr>
              <w:t>-CF2R-MCH-01b-</w:t>
            </w:r>
            <w:ins w:id="7509" w:author="Haider Alhabibi" w:date="2022-01-30T13:54:00Z">
              <w:r w:rsidR="00882DCF">
                <w:rPr>
                  <w:rFonts w:cs="Tahoma"/>
                  <w:sz w:val="24"/>
                  <w:szCs w:val="24"/>
                </w:rPr>
                <w:t>E-</w:t>
              </w:r>
            </w:ins>
            <w:r w:rsidRPr="0024633A">
              <w:rPr>
                <w:rFonts w:cs="Tahoma"/>
                <w:sz w:val="24"/>
                <w:szCs w:val="24"/>
              </w:rPr>
              <w:t>SpaceConditioningSystem-PrescriptiveAlterations.docx</w:t>
            </w:r>
          </w:p>
        </w:tc>
      </w:tr>
      <w:tr w:rsidR="00DF5E10" w:rsidRPr="0024633A" w14:paraId="15E4E7A7" w14:textId="77777777" w:rsidTr="000B1824">
        <w:trPr>
          <w:trHeight w:hRule="exact" w:val="288"/>
        </w:trPr>
        <w:tc>
          <w:tcPr>
            <w:tcW w:w="9936" w:type="dxa"/>
            <w:noWrap/>
          </w:tcPr>
          <w:p w14:paraId="628B5265" w14:textId="6F99FCEE" w:rsidR="00DF5E10" w:rsidRPr="0024633A" w:rsidDel="00507E8E" w:rsidRDefault="00DF5E10" w:rsidP="00D1380E">
            <w:pPr>
              <w:spacing w:after="0"/>
              <w:rPr>
                <w:rFonts w:cs="Tahoma"/>
                <w:sz w:val="24"/>
                <w:szCs w:val="24"/>
              </w:rPr>
            </w:pPr>
            <w:bookmarkStart w:id="7510" w:name="_Hlk94458412"/>
            <w:r w:rsidRPr="0024633A">
              <w:rPr>
                <w:rFonts w:cs="Tahoma"/>
                <w:sz w:val="24"/>
                <w:szCs w:val="24"/>
              </w:rPr>
              <w:t>20</w:t>
            </w:r>
            <w:ins w:id="7511" w:author="Haider Alhabibi" w:date="2022-01-30T14:15:00Z">
              <w:r w:rsidR="008F1862">
                <w:rPr>
                  <w:rFonts w:cs="Tahoma"/>
                  <w:sz w:val="24"/>
                  <w:szCs w:val="24"/>
                </w:rPr>
                <w:t>22</w:t>
              </w:r>
            </w:ins>
            <w:del w:id="7512" w:author="Haider Alhabibi" w:date="2022-01-30T14:15:00Z">
              <w:r w:rsidRPr="0024633A" w:rsidDel="008F1862">
                <w:rPr>
                  <w:rFonts w:cs="Tahoma"/>
                  <w:sz w:val="24"/>
                  <w:szCs w:val="24"/>
                </w:rPr>
                <w:delText>19</w:delText>
              </w:r>
            </w:del>
            <w:r w:rsidRPr="0024633A">
              <w:rPr>
                <w:rFonts w:cs="Tahoma"/>
                <w:sz w:val="24"/>
                <w:szCs w:val="24"/>
              </w:rPr>
              <w:t>-CF2R-MCH-01c-</w:t>
            </w:r>
            <w:ins w:id="7513" w:author="Haider Alhabibi" w:date="2022-01-30T13:54:00Z">
              <w:r w:rsidR="00882DCF">
                <w:rPr>
                  <w:rFonts w:cs="Tahoma"/>
                  <w:sz w:val="24"/>
                  <w:szCs w:val="24"/>
                </w:rPr>
                <w:t>E-</w:t>
              </w:r>
            </w:ins>
            <w:r w:rsidRPr="0024633A">
              <w:rPr>
                <w:rFonts w:cs="Tahoma"/>
                <w:sz w:val="24"/>
                <w:szCs w:val="24"/>
              </w:rPr>
              <w:t>SpaceConditioningSystem-PrescriptiveNCB.docx</w:t>
            </w:r>
          </w:p>
        </w:tc>
      </w:tr>
      <w:tr w:rsidR="00DF5E10" w:rsidRPr="0024633A" w14:paraId="6E3550BB" w14:textId="77777777" w:rsidTr="000B1824">
        <w:trPr>
          <w:trHeight w:hRule="exact" w:val="288"/>
        </w:trPr>
        <w:tc>
          <w:tcPr>
            <w:tcW w:w="9936" w:type="dxa"/>
            <w:noWrap/>
          </w:tcPr>
          <w:p w14:paraId="25133DC4" w14:textId="335C10A7" w:rsidR="00DF5E10" w:rsidRPr="0024633A" w:rsidDel="00507E8E" w:rsidRDefault="00DF5E10" w:rsidP="00A5139C">
            <w:pPr>
              <w:spacing w:after="0"/>
              <w:rPr>
                <w:rFonts w:cs="Tahoma"/>
                <w:sz w:val="24"/>
                <w:szCs w:val="24"/>
              </w:rPr>
            </w:pPr>
            <w:r w:rsidRPr="0024633A">
              <w:rPr>
                <w:rFonts w:cs="Tahoma"/>
                <w:sz w:val="24"/>
                <w:szCs w:val="24"/>
              </w:rPr>
              <w:t>20</w:t>
            </w:r>
            <w:ins w:id="7514" w:author="Haider Alhabibi" w:date="2022-01-30T14:19:00Z">
              <w:r w:rsidR="008F1862">
                <w:rPr>
                  <w:rFonts w:cs="Tahoma"/>
                  <w:sz w:val="24"/>
                  <w:szCs w:val="24"/>
                </w:rPr>
                <w:t>22</w:t>
              </w:r>
            </w:ins>
            <w:del w:id="7515" w:author="Haider Alhabibi" w:date="2022-01-30T14:19:00Z">
              <w:r w:rsidRPr="0024633A" w:rsidDel="008F1862">
                <w:rPr>
                  <w:rFonts w:cs="Tahoma"/>
                  <w:sz w:val="24"/>
                  <w:szCs w:val="24"/>
                </w:rPr>
                <w:delText>19</w:delText>
              </w:r>
            </w:del>
            <w:r w:rsidRPr="0024633A">
              <w:rPr>
                <w:rFonts w:cs="Tahoma"/>
                <w:sz w:val="24"/>
                <w:szCs w:val="24"/>
              </w:rPr>
              <w:t>-CF2R-MCH-01d-</w:t>
            </w:r>
            <w:ins w:id="7516" w:author="Haider Alhabibi" w:date="2022-01-30T13:54:00Z">
              <w:r w:rsidR="00882DCF">
                <w:rPr>
                  <w:rFonts w:cs="Tahoma"/>
                  <w:sz w:val="24"/>
                  <w:szCs w:val="24"/>
                </w:rPr>
                <w:t>E-</w:t>
              </w:r>
            </w:ins>
            <w:r w:rsidRPr="0024633A">
              <w:rPr>
                <w:rFonts w:cs="Tahoma"/>
                <w:sz w:val="24"/>
                <w:szCs w:val="24"/>
              </w:rPr>
              <w:t>SpaceConditioningSystem-Performance-E+A+A.docx</w:t>
            </w:r>
          </w:p>
        </w:tc>
      </w:tr>
      <w:bookmarkEnd w:id="7510"/>
      <w:tr w:rsidR="00E5683C" w:rsidRPr="0024633A" w14:paraId="7CD502FF" w14:textId="77777777" w:rsidTr="000B1824">
        <w:trPr>
          <w:trHeight w:hRule="exact" w:val="288"/>
        </w:trPr>
        <w:tc>
          <w:tcPr>
            <w:tcW w:w="9936" w:type="dxa"/>
            <w:noWrap/>
          </w:tcPr>
          <w:p w14:paraId="30CE7E6E" w14:textId="5D699403" w:rsidR="00E5683C" w:rsidRPr="0024633A" w:rsidRDefault="00E5683C" w:rsidP="00E5683C">
            <w:pPr>
              <w:spacing w:after="0"/>
              <w:rPr>
                <w:rFonts w:cs="Tahoma"/>
                <w:sz w:val="24"/>
                <w:szCs w:val="24"/>
              </w:rPr>
            </w:pPr>
            <w:r w:rsidRPr="0024633A">
              <w:rPr>
                <w:rFonts w:cs="Tahoma"/>
                <w:sz w:val="24"/>
                <w:szCs w:val="24"/>
              </w:rPr>
              <w:t>20</w:t>
            </w:r>
            <w:ins w:id="7517" w:author="Haider Alhabibi" w:date="2022-01-30T14:20:00Z">
              <w:r w:rsidR="008F1862">
                <w:rPr>
                  <w:rFonts w:cs="Tahoma"/>
                  <w:sz w:val="24"/>
                  <w:szCs w:val="24"/>
                </w:rPr>
                <w:t>22</w:t>
              </w:r>
            </w:ins>
            <w:del w:id="7518" w:author="Haider Alhabibi" w:date="2022-01-30T14:20:00Z">
              <w:r w:rsidRPr="0024633A" w:rsidDel="008F1862">
                <w:rPr>
                  <w:rFonts w:cs="Tahoma"/>
                  <w:sz w:val="24"/>
                  <w:szCs w:val="24"/>
                </w:rPr>
                <w:delText>19</w:delText>
              </w:r>
            </w:del>
            <w:r w:rsidRPr="0024633A">
              <w:rPr>
                <w:rFonts w:cs="Tahoma"/>
                <w:sz w:val="24"/>
                <w:szCs w:val="24"/>
              </w:rPr>
              <w:t>-CF2R-MCH-02-</w:t>
            </w:r>
            <w:ins w:id="7519" w:author="Haider Alhabibi" w:date="2022-01-30T13:54:00Z">
              <w:r w:rsidR="00882DCF">
                <w:rPr>
                  <w:rFonts w:cs="Tahoma"/>
                  <w:sz w:val="24"/>
                  <w:szCs w:val="24"/>
                </w:rPr>
                <w:t>E</w:t>
              </w:r>
            </w:ins>
            <w:ins w:id="7520" w:author="Haider Alhabibi" w:date="2022-01-30T14:21:00Z">
              <w:r w:rsidR="008F1862">
                <w:rPr>
                  <w:rFonts w:cs="Tahoma"/>
                  <w:sz w:val="24"/>
                  <w:szCs w:val="24"/>
                </w:rPr>
                <w:t>-</w:t>
              </w:r>
            </w:ins>
            <w:r w:rsidRPr="0024633A">
              <w:rPr>
                <w:rFonts w:cs="Tahoma"/>
                <w:sz w:val="24"/>
                <w:szCs w:val="24"/>
              </w:rPr>
              <w:t>WholeHouseFan.docx</w:t>
            </w:r>
          </w:p>
        </w:tc>
      </w:tr>
      <w:tr w:rsidR="00E5683C" w:rsidRPr="0024633A" w14:paraId="5895D018" w14:textId="77777777" w:rsidTr="000B1824">
        <w:trPr>
          <w:trHeight w:hRule="exact" w:val="288"/>
        </w:trPr>
        <w:tc>
          <w:tcPr>
            <w:tcW w:w="9936" w:type="dxa"/>
            <w:noWrap/>
          </w:tcPr>
          <w:p w14:paraId="12E0E3F4" w14:textId="12F8537B" w:rsidR="00E5683C" w:rsidRPr="0024633A" w:rsidRDefault="00E5683C" w:rsidP="00E5683C">
            <w:pPr>
              <w:spacing w:after="0"/>
              <w:rPr>
                <w:rFonts w:cs="Tahoma"/>
                <w:sz w:val="24"/>
                <w:szCs w:val="24"/>
              </w:rPr>
            </w:pPr>
            <w:r w:rsidRPr="0024633A">
              <w:rPr>
                <w:rFonts w:cs="Tahoma"/>
                <w:sz w:val="24"/>
                <w:szCs w:val="24"/>
              </w:rPr>
              <w:t>20</w:t>
            </w:r>
            <w:ins w:id="7521" w:author="Haider Alhabibi" w:date="2022-01-30T14:20:00Z">
              <w:r w:rsidR="008F1862">
                <w:rPr>
                  <w:rFonts w:cs="Tahoma"/>
                  <w:sz w:val="24"/>
                  <w:szCs w:val="24"/>
                </w:rPr>
                <w:t>22</w:t>
              </w:r>
            </w:ins>
            <w:del w:id="7522" w:author="Haider Alhabibi" w:date="2022-01-30T14:20:00Z">
              <w:r w:rsidRPr="0024633A" w:rsidDel="008F1862">
                <w:rPr>
                  <w:rFonts w:cs="Tahoma"/>
                  <w:sz w:val="24"/>
                  <w:szCs w:val="24"/>
                </w:rPr>
                <w:delText>19</w:delText>
              </w:r>
            </w:del>
            <w:r w:rsidRPr="0024633A">
              <w:rPr>
                <w:rFonts w:cs="Tahoma"/>
                <w:sz w:val="24"/>
                <w:szCs w:val="24"/>
              </w:rPr>
              <w:t>-CF2R-MCH-04-</w:t>
            </w:r>
            <w:ins w:id="7523" w:author="Haider Alhabibi" w:date="2022-01-30T13:54:00Z">
              <w:r w:rsidR="00882DCF">
                <w:rPr>
                  <w:rFonts w:cs="Tahoma"/>
                  <w:sz w:val="24"/>
                  <w:szCs w:val="24"/>
                </w:rPr>
                <w:t>E</w:t>
              </w:r>
              <w:r w:rsidR="00E52355">
                <w:rPr>
                  <w:rFonts w:cs="Tahoma"/>
                  <w:sz w:val="24"/>
                  <w:szCs w:val="24"/>
                </w:rPr>
                <w:t>-</w:t>
              </w:r>
            </w:ins>
            <w:r w:rsidRPr="0024633A">
              <w:rPr>
                <w:rFonts w:cs="Tahoma"/>
                <w:sz w:val="24"/>
                <w:szCs w:val="24"/>
              </w:rPr>
              <w:t>EvaporativeCoolers.docx</w:t>
            </w:r>
          </w:p>
        </w:tc>
      </w:tr>
      <w:tr w:rsidR="00E5683C" w:rsidRPr="0024633A" w14:paraId="3CEF6ED1" w14:textId="77777777" w:rsidTr="000B1824">
        <w:trPr>
          <w:trHeight w:hRule="exact" w:val="288"/>
        </w:trPr>
        <w:tc>
          <w:tcPr>
            <w:tcW w:w="9936" w:type="dxa"/>
            <w:noWrap/>
          </w:tcPr>
          <w:p w14:paraId="065D1B5D" w14:textId="4CFB2D5D" w:rsidR="00E5683C" w:rsidRPr="0024633A" w:rsidRDefault="00E5683C" w:rsidP="00E5683C">
            <w:pPr>
              <w:spacing w:after="0"/>
              <w:rPr>
                <w:rFonts w:cs="Tahoma"/>
                <w:sz w:val="24"/>
                <w:szCs w:val="24"/>
              </w:rPr>
            </w:pPr>
            <w:bookmarkStart w:id="7524" w:name="_Hlk91577935"/>
            <w:r w:rsidRPr="0024633A">
              <w:rPr>
                <w:rFonts w:cs="Tahoma"/>
                <w:sz w:val="24"/>
                <w:szCs w:val="24"/>
              </w:rPr>
              <w:lastRenderedPageBreak/>
              <w:t>20</w:t>
            </w:r>
            <w:ins w:id="7525" w:author="Haider Alhabibi" w:date="2022-01-30T14:20:00Z">
              <w:r w:rsidR="008F1862">
                <w:rPr>
                  <w:rFonts w:cs="Tahoma"/>
                  <w:sz w:val="24"/>
                  <w:szCs w:val="24"/>
                </w:rPr>
                <w:t>22</w:t>
              </w:r>
            </w:ins>
            <w:del w:id="7526" w:author="Haider Alhabibi" w:date="2022-01-30T14:20:00Z">
              <w:r w:rsidRPr="0024633A" w:rsidDel="008F1862">
                <w:rPr>
                  <w:rFonts w:cs="Tahoma"/>
                  <w:sz w:val="24"/>
                  <w:szCs w:val="24"/>
                </w:rPr>
                <w:delText>19</w:delText>
              </w:r>
            </w:del>
            <w:r w:rsidRPr="0024633A">
              <w:rPr>
                <w:rFonts w:cs="Tahoma"/>
                <w:sz w:val="24"/>
                <w:szCs w:val="24"/>
              </w:rPr>
              <w:t>-CF2R-MCH-20a-</w:t>
            </w:r>
            <w:ins w:id="7527" w:author="Haider Alhabibi" w:date="2022-01-30T13:54:00Z">
              <w:r w:rsidR="00E52355">
                <w:rPr>
                  <w:rFonts w:cs="Tahoma"/>
                  <w:sz w:val="24"/>
                  <w:szCs w:val="24"/>
                </w:rPr>
                <w:t>H-</w:t>
              </w:r>
            </w:ins>
            <w:r w:rsidRPr="0024633A">
              <w:rPr>
                <w:rFonts w:cs="Tahoma"/>
                <w:sz w:val="24"/>
                <w:szCs w:val="24"/>
              </w:rPr>
              <w:t>DuctLeakageTest-NewConst.docx</w:t>
            </w:r>
          </w:p>
        </w:tc>
      </w:tr>
      <w:tr w:rsidR="00E5683C" w:rsidRPr="0024633A" w14:paraId="3386B383" w14:textId="77777777" w:rsidTr="000B1824">
        <w:trPr>
          <w:trHeight w:hRule="exact" w:val="288"/>
        </w:trPr>
        <w:tc>
          <w:tcPr>
            <w:tcW w:w="9936" w:type="dxa"/>
            <w:noWrap/>
          </w:tcPr>
          <w:p w14:paraId="487B0BF6" w14:textId="7059AF3B" w:rsidR="00E5683C" w:rsidRPr="0024633A" w:rsidRDefault="00E5683C" w:rsidP="00E5683C">
            <w:pPr>
              <w:spacing w:after="0"/>
              <w:rPr>
                <w:rFonts w:cs="Tahoma"/>
                <w:sz w:val="24"/>
                <w:szCs w:val="24"/>
              </w:rPr>
            </w:pPr>
            <w:r w:rsidRPr="0024633A">
              <w:rPr>
                <w:rFonts w:cs="Tahoma"/>
                <w:sz w:val="24"/>
                <w:szCs w:val="24"/>
              </w:rPr>
              <w:t>20</w:t>
            </w:r>
            <w:ins w:id="7528" w:author="Haider Alhabibi" w:date="2022-01-30T14:20:00Z">
              <w:r w:rsidR="008F1862">
                <w:rPr>
                  <w:rFonts w:cs="Tahoma"/>
                  <w:sz w:val="24"/>
                  <w:szCs w:val="24"/>
                </w:rPr>
                <w:t>22</w:t>
              </w:r>
            </w:ins>
            <w:del w:id="7529" w:author="Haider Alhabibi" w:date="2022-01-30T14:20:00Z">
              <w:r w:rsidRPr="0024633A" w:rsidDel="008F1862">
                <w:rPr>
                  <w:rFonts w:cs="Tahoma"/>
                  <w:sz w:val="24"/>
                  <w:szCs w:val="24"/>
                </w:rPr>
                <w:delText>19</w:delText>
              </w:r>
            </w:del>
            <w:r w:rsidRPr="0024633A">
              <w:rPr>
                <w:rFonts w:cs="Tahoma"/>
                <w:sz w:val="24"/>
                <w:szCs w:val="24"/>
              </w:rPr>
              <w:t>-CF2R-MCH-20b-</w:t>
            </w:r>
            <w:ins w:id="7530" w:author="Haider Alhabibi" w:date="2022-01-30T13:54:00Z">
              <w:r w:rsidR="00E52355">
                <w:rPr>
                  <w:rFonts w:cs="Tahoma"/>
                  <w:sz w:val="24"/>
                  <w:szCs w:val="24"/>
                </w:rPr>
                <w:t>H-</w:t>
              </w:r>
            </w:ins>
            <w:r w:rsidRPr="0024633A">
              <w:rPr>
                <w:rFonts w:cs="Tahoma"/>
                <w:sz w:val="24"/>
                <w:szCs w:val="24"/>
              </w:rPr>
              <w:t>DuctLeakage-LLDCS.docx</w:t>
            </w:r>
          </w:p>
        </w:tc>
      </w:tr>
      <w:tr w:rsidR="00E5683C" w:rsidRPr="0024633A" w14:paraId="37C2D96D" w14:textId="77777777" w:rsidTr="000B1824">
        <w:trPr>
          <w:trHeight w:hRule="exact" w:val="288"/>
        </w:trPr>
        <w:tc>
          <w:tcPr>
            <w:tcW w:w="9936" w:type="dxa"/>
            <w:noWrap/>
          </w:tcPr>
          <w:p w14:paraId="51A16595" w14:textId="2CA332C7" w:rsidR="00E5683C" w:rsidRPr="0024633A" w:rsidRDefault="00E5683C" w:rsidP="00E5683C">
            <w:pPr>
              <w:spacing w:after="0"/>
              <w:rPr>
                <w:rFonts w:cs="Tahoma"/>
                <w:sz w:val="24"/>
                <w:szCs w:val="24"/>
              </w:rPr>
            </w:pPr>
            <w:r w:rsidRPr="0024633A">
              <w:rPr>
                <w:rFonts w:cs="Tahoma"/>
                <w:sz w:val="24"/>
                <w:szCs w:val="24"/>
              </w:rPr>
              <w:t>20</w:t>
            </w:r>
            <w:ins w:id="7531" w:author="Haider Alhabibi" w:date="2022-01-30T14:20:00Z">
              <w:r w:rsidR="008F1862">
                <w:rPr>
                  <w:rFonts w:cs="Tahoma"/>
                  <w:sz w:val="24"/>
                  <w:szCs w:val="24"/>
                </w:rPr>
                <w:t>22</w:t>
              </w:r>
            </w:ins>
            <w:del w:id="7532" w:author="Haider Alhabibi" w:date="2022-01-30T14:20:00Z">
              <w:r w:rsidRPr="0024633A" w:rsidDel="008F1862">
                <w:rPr>
                  <w:rFonts w:cs="Tahoma"/>
                  <w:sz w:val="24"/>
                  <w:szCs w:val="24"/>
                </w:rPr>
                <w:delText>19</w:delText>
              </w:r>
            </w:del>
            <w:r w:rsidRPr="0024633A">
              <w:rPr>
                <w:rFonts w:cs="Tahoma"/>
                <w:sz w:val="24"/>
                <w:szCs w:val="24"/>
              </w:rPr>
              <w:t>-CF2R-MCH-20c-</w:t>
            </w:r>
            <w:ins w:id="7533" w:author="Haider Alhabibi" w:date="2022-01-30T13:54:00Z">
              <w:r w:rsidR="00E52355">
                <w:rPr>
                  <w:rFonts w:cs="Tahoma"/>
                  <w:sz w:val="24"/>
                  <w:szCs w:val="24"/>
                </w:rPr>
                <w:t>H-</w:t>
              </w:r>
            </w:ins>
            <w:r w:rsidRPr="0024633A">
              <w:rPr>
                <w:rFonts w:cs="Tahoma"/>
                <w:sz w:val="24"/>
                <w:szCs w:val="24"/>
              </w:rPr>
              <w:t>DuctLeakage-LLAHU.docx</w:t>
            </w:r>
          </w:p>
        </w:tc>
      </w:tr>
      <w:tr w:rsidR="00E5683C" w:rsidRPr="0024633A" w14:paraId="4F2019AF" w14:textId="77777777" w:rsidTr="000B1824">
        <w:trPr>
          <w:trHeight w:hRule="exact" w:val="288"/>
        </w:trPr>
        <w:tc>
          <w:tcPr>
            <w:tcW w:w="9936" w:type="dxa"/>
            <w:noWrap/>
          </w:tcPr>
          <w:p w14:paraId="491BEB56" w14:textId="4D8B3700" w:rsidR="00E5683C" w:rsidRPr="0024633A" w:rsidRDefault="00E5683C" w:rsidP="00E5683C">
            <w:pPr>
              <w:spacing w:after="0"/>
              <w:rPr>
                <w:rFonts w:cs="Tahoma"/>
                <w:sz w:val="24"/>
                <w:szCs w:val="24"/>
              </w:rPr>
            </w:pPr>
            <w:r w:rsidRPr="0024633A">
              <w:rPr>
                <w:rFonts w:cs="Tahoma"/>
                <w:sz w:val="24"/>
                <w:szCs w:val="24"/>
              </w:rPr>
              <w:t>20</w:t>
            </w:r>
            <w:ins w:id="7534" w:author="Haider Alhabibi" w:date="2022-01-30T14:20:00Z">
              <w:r w:rsidR="008F1862">
                <w:rPr>
                  <w:rFonts w:cs="Tahoma"/>
                  <w:sz w:val="24"/>
                  <w:szCs w:val="24"/>
                </w:rPr>
                <w:t>22</w:t>
              </w:r>
            </w:ins>
            <w:del w:id="7535" w:author="Haider Alhabibi" w:date="2022-01-30T14:20:00Z">
              <w:r w:rsidRPr="0024633A" w:rsidDel="008F1862">
                <w:rPr>
                  <w:rFonts w:cs="Tahoma"/>
                  <w:sz w:val="24"/>
                  <w:szCs w:val="24"/>
                </w:rPr>
                <w:delText>19</w:delText>
              </w:r>
            </w:del>
            <w:r w:rsidRPr="0024633A">
              <w:rPr>
                <w:rFonts w:cs="Tahoma"/>
                <w:sz w:val="24"/>
                <w:szCs w:val="24"/>
              </w:rPr>
              <w:t>-CF2R-MCH-20d-</w:t>
            </w:r>
            <w:ins w:id="7536" w:author="Haider Alhabibi" w:date="2022-01-30T13:55:00Z">
              <w:r w:rsidR="00E52355">
                <w:rPr>
                  <w:rFonts w:cs="Tahoma"/>
                  <w:sz w:val="24"/>
                  <w:szCs w:val="24"/>
                </w:rPr>
                <w:t>H-</w:t>
              </w:r>
            </w:ins>
            <w:r w:rsidRPr="0024633A">
              <w:rPr>
                <w:rFonts w:cs="Tahoma"/>
                <w:sz w:val="24"/>
                <w:szCs w:val="24"/>
              </w:rPr>
              <w:t>DuctLeakageTest-ExistingConst.docx</w:t>
            </w:r>
          </w:p>
        </w:tc>
      </w:tr>
      <w:tr w:rsidR="00E5683C" w:rsidRPr="0024633A" w14:paraId="3EA3DDDC" w14:textId="77777777" w:rsidTr="000B1824">
        <w:trPr>
          <w:trHeight w:hRule="exact" w:val="288"/>
        </w:trPr>
        <w:tc>
          <w:tcPr>
            <w:tcW w:w="9936" w:type="dxa"/>
            <w:noWrap/>
          </w:tcPr>
          <w:p w14:paraId="1D862771" w14:textId="3A04E547" w:rsidR="00E5683C" w:rsidRPr="0024633A" w:rsidRDefault="00E5683C" w:rsidP="00E5683C">
            <w:pPr>
              <w:spacing w:after="0"/>
              <w:rPr>
                <w:rFonts w:cs="Tahoma"/>
                <w:sz w:val="24"/>
                <w:szCs w:val="24"/>
              </w:rPr>
            </w:pPr>
            <w:r w:rsidRPr="0024633A">
              <w:rPr>
                <w:rFonts w:cs="Tahoma"/>
                <w:sz w:val="24"/>
                <w:szCs w:val="24"/>
              </w:rPr>
              <w:t>20</w:t>
            </w:r>
            <w:ins w:id="7537" w:author="Haider Alhabibi" w:date="2022-01-30T14:20:00Z">
              <w:r w:rsidR="008F1862">
                <w:rPr>
                  <w:rFonts w:cs="Tahoma"/>
                  <w:sz w:val="24"/>
                  <w:szCs w:val="24"/>
                </w:rPr>
                <w:t>22</w:t>
              </w:r>
            </w:ins>
            <w:del w:id="7538" w:author="Haider Alhabibi" w:date="2022-01-30T14:20:00Z">
              <w:r w:rsidRPr="0024633A" w:rsidDel="008F1862">
                <w:rPr>
                  <w:rFonts w:cs="Tahoma"/>
                  <w:sz w:val="24"/>
                  <w:szCs w:val="24"/>
                </w:rPr>
                <w:delText>19</w:delText>
              </w:r>
            </w:del>
            <w:r w:rsidRPr="0024633A">
              <w:rPr>
                <w:rFonts w:cs="Tahoma"/>
                <w:sz w:val="24"/>
                <w:szCs w:val="24"/>
              </w:rPr>
              <w:t>-CF2R-MCH-20e-</w:t>
            </w:r>
            <w:ins w:id="7539" w:author="Haider Alhabibi" w:date="2022-01-30T13:55:00Z">
              <w:r w:rsidR="00E52355">
                <w:rPr>
                  <w:rFonts w:cs="Tahoma"/>
                  <w:sz w:val="24"/>
                  <w:szCs w:val="24"/>
                </w:rPr>
                <w:t>H-</w:t>
              </w:r>
            </w:ins>
            <w:r w:rsidRPr="0024633A">
              <w:rPr>
                <w:rFonts w:cs="Tahoma"/>
                <w:sz w:val="24"/>
                <w:szCs w:val="24"/>
              </w:rPr>
              <w:t>DuctleakageTest-</w:t>
            </w:r>
            <w:r w:rsidRPr="14C21260">
              <w:rPr>
                <w:rFonts w:cs="Tahoma"/>
                <w:sz w:val="24"/>
                <w:szCs w:val="24"/>
              </w:rPr>
              <w:t>SealingAccesibleLeaks</w:t>
            </w:r>
            <w:r w:rsidRPr="0024633A">
              <w:rPr>
                <w:rFonts w:cs="Tahoma"/>
                <w:sz w:val="24"/>
                <w:szCs w:val="24"/>
              </w:rPr>
              <w:t>.docx</w:t>
            </w:r>
          </w:p>
        </w:tc>
      </w:tr>
      <w:bookmarkEnd w:id="7524"/>
      <w:tr w:rsidR="00E5683C" w:rsidRPr="0024633A" w14:paraId="55DCC309" w14:textId="77777777" w:rsidTr="000B1824">
        <w:trPr>
          <w:trHeight w:hRule="exact" w:val="288"/>
        </w:trPr>
        <w:tc>
          <w:tcPr>
            <w:tcW w:w="9936" w:type="dxa"/>
            <w:noWrap/>
          </w:tcPr>
          <w:p w14:paraId="2F832986" w14:textId="5F4D526B" w:rsidR="00E5683C" w:rsidRPr="0024633A" w:rsidRDefault="00E5683C" w:rsidP="00E5683C">
            <w:pPr>
              <w:spacing w:after="0"/>
              <w:rPr>
                <w:rFonts w:cs="Tahoma"/>
                <w:sz w:val="24"/>
                <w:szCs w:val="24"/>
              </w:rPr>
            </w:pPr>
            <w:r w:rsidRPr="0024633A">
              <w:rPr>
                <w:rFonts w:cs="Tahoma"/>
                <w:sz w:val="24"/>
                <w:szCs w:val="24"/>
              </w:rPr>
              <w:t>20</w:t>
            </w:r>
            <w:ins w:id="7540" w:author="Haider Alhabibi" w:date="2022-01-30T14:20:00Z">
              <w:r w:rsidR="008F1862">
                <w:rPr>
                  <w:rFonts w:cs="Tahoma"/>
                  <w:sz w:val="24"/>
                  <w:szCs w:val="24"/>
                </w:rPr>
                <w:t>22</w:t>
              </w:r>
            </w:ins>
            <w:del w:id="7541" w:author="Haider Alhabibi" w:date="2022-01-30T14:20:00Z">
              <w:r w:rsidRPr="0024633A" w:rsidDel="008F1862">
                <w:rPr>
                  <w:rFonts w:cs="Tahoma"/>
                  <w:sz w:val="24"/>
                  <w:szCs w:val="24"/>
                </w:rPr>
                <w:delText>19</w:delText>
              </w:r>
            </w:del>
            <w:r w:rsidRPr="0024633A">
              <w:rPr>
                <w:rFonts w:cs="Tahoma"/>
                <w:sz w:val="24"/>
                <w:szCs w:val="24"/>
              </w:rPr>
              <w:t>-CF2R-MCH-21-</w:t>
            </w:r>
            <w:ins w:id="7542" w:author="Haider Alhabibi" w:date="2022-01-30T13:55:00Z">
              <w:r w:rsidR="0095548A">
                <w:rPr>
                  <w:rFonts w:cs="Tahoma"/>
                  <w:sz w:val="24"/>
                  <w:szCs w:val="24"/>
                </w:rPr>
                <w:t>H-</w:t>
              </w:r>
            </w:ins>
            <w:r w:rsidRPr="0024633A">
              <w:rPr>
                <w:rFonts w:cs="Tahoma"/>
                <w:sz w:val="24"/>
                <w:szCs w:val="24"/>
              </w:rPr>
              <w:t>DuctLocation.docx</w:t>
            </w:r>
          </w:p>
        </w:tc>
      </w:tr>
      <w:tr w:rsidR="00E5683C" w:rsidRPr="0024633A" w14:paraId="6D17D15A" w14:textId="77777777" w:rsidTr="000B1824">
        <w:trPr>
          <w:trHeight w:hRule="exact" w:val="288"/>
        </w:trPr>
        <w:tc>
          <w:tcPr>
            <w:tcW w:w="9936" w:type="dxa"/>
            <w:noWrap/>
          </w:tcPr>
          <w:p w14:paraId="11330371" w14:textId="291C4D9C" w:rsidR="00E5683C" w:rsidRPr="0024633A" w:rsidRDefault="00E5683C" w:rsidP="00E5683C">
            <w:pPr>
              <w:spacing w:after="0"/>
              <w:rPr>
                <w:rFonts w:cs="Tahoma"/>
                <w:sz w:val="24"/>
                <w:szCs w:val="24"/>
              </w:rPr>
            </w:pPr>
            <w:r w:rsidRPr="0024633A">
              <w:rPr>
                <w:rFonts w:cs="Tahoma"/>
                <w:sz w:val="24"/>
                <w:szCs w:val="24"/>
              </w:rPr>
              <w:t>20</w:t>
            </w:r>
            <w:ins w:id="7543" w:author="Haider Alhabibi" w:date="2022-01-30T14:20:00Z">
              <w:r w:rsidR="008F1862">
                <w:rPr>
                  <w:rFonts w:cs="Tahoma"/>
                  <w:sz w:val="24"/>
                  <w:szCs w:val="24"/>
                </w:rPr>
                <w:t>22</w:t>
              </w:r>
            </w:ins>
            <w:del w:id="7544" w:author="Haider Alhabibi" w:date="2022-01-30T14:20:00Z">
              <w:r w:rsidRPr="0024633A" w:rsidDel="008F1862">
                <w:rPr>
                  <w:rFonts w:cs="Tahoma"/>
                  <w:sz w:val="24"/>
                  <w:szCs w:val="24"/>
                </w:rPr>
                <w:delText>19</w:delText>
              </w:r>
            </w:del>
            <w:r w:rsidRPr="0024633A">
              <w:rPr>
                <w:rFonts w:cs="Tahoma"/>
                <w:sz w:val="24"/>
                <w:szCs w:val="24"/>
              </w:rPr>
              <w:t>-CF2R-MCH-22a-</w:t>
            </w:r>
            <w:ins w:id="7545" w:author="Haider Alhabibi" w:date="2022-01-30T13:55:00Z">
              <w:r w:rsidR="00DF5A1F">
                <w:rPr>
                  <w:rFonts w:cs="Tahoma"/>
                  <w:sz w:val="24"/>
                  <w:szCs w:val="24"/>
                </w:rPr>
                <w:t>H-</w:t>
              </w:r>
            </w:ins>
            <w:r w:rsidRPr="0024633A">
              <w:rPr>
                <w:rFonts w:cs="Tahoma"/>
                <w:sz w:val="24"/>
                <w:szCs w:val="24"/>
              </w:rPr>
              <w:t>FanEfficacy-AllZonesCallingOnly.docx</w:t>
            </w:r>
          </w:p>
        </w:tc>
      </w:tr>
      <w:tr w:rsidR="00E5683C" w:rsidRPr="0024633A" w14:paraId="0B9E6C1B" w14:textId="77777777" w:rsidTr="000B1824">
        <w:trPr>
          <w:trHeight w:hRule="exact" w:val="288"/>
        </w:trPr>
        <w:tc>
          <w:tcPr>
            <w:tcW w:w="9936" w:type="dxa"/>
            <w:noWrap/>
          </w:tcPr>
          <w:p w14:paraId="45C75897" w14:textId="5BA7FA56" w:rsidR="00E5683C" w:rsidRPr="0024633A" w:rsidRDefault="00E5683C" w:rsidP="00E5683C">
            <w:pPr>
              <w:spacing w:after="0"/>
              <w:rPr>
                <w:rFonts w:cs="Tahoma"/>
                <w:sz w:val="24"/>
                <w:szCs w:val="24"/>
              </w:rPr>
            </w:pPr>
            <w:r w:rsidRPr="0024633A">
              <w:rPr>
                <w:rFonts w:cs="Tahoma"/>
                <w:sz w:val="24"/>
                <w:szCs w:val="24"/>
              </w:rPr>
              <w:t>20</w:t>
            </w:r>
            <w:ins w:id="7546" w:author="Haider Alhabibi" w:date="2022-01-30T14:20:00Z">
              <w:r w:rsidR="008F1862">
                <w:rPr>
                  <w:rFonts w:cs="Tahoma"/>
                  <w:sz w:val="24"/>
                  <w:szCs w:val="24"/>
                </w:rPr>
                <w:t>22</w:t>
              </w:r>
            </w:ins>
            <w:del w:id="7547" w:author="Haider Alhabibi" w:date="2022-01-30T14:20:00Z">
              <w:r w:rsidRPr="0024633A" w:rsidDel="008F1862">
                <w:rPr>
                  <w:rFonts w:cs="Tahoma"/>
                  <w:sz w:val="24"/>
                  <w:szCs w:val="24"/>
                </w:rPr>
                <w:delText>19</w:delText>
              </w:r>
            </w:del>
            <w:r w:rsidRPr="0024633A">
              <w:rPr>
                <w:rFonts w:cs="Tahoma"/>
                <w:sz w:val="24"/>
                <w:szCs w:val="24"/>
              </w:rPr>
              <w:t>-CF2R-MCH-22b-</w:t>
            </w:r>
            <w:ins w:id="7548" w:author="Haider Alhabibi" w:date="2022-01-30T13:56:00Z">
              <w:r w:rsidR="00DF5A1F">
                <w:rPr>
                  <w:rFonts w:cs="Tahoma"/>
                  <w:sz w:val="24"/>
                  <w:szCs w:val="24"/>
                </w:rPr>
                <w:t>H-</w:t>
              </w:r>
            </w:ins>
            <w:r w:rsidRPr="0024633A">
              <w:rPr>
                <w:rFonts w:cs="Tahoma"/>
                <w:sz w:val="24"/>
                <w:szCs w:val="24"/>
              </w:rPr>
              <w:t>FanEfficacy-EveryZonalControlMode.docx</w:t>
            </w:r>
          </w:p>
        </w:tc>
      </w:tr>
      <w:tr w:rsidR="00334B39" w:rsidRPr="0024633A" w14:paraId="183E3C7D" w14:textId="77777777" w:rsidTr="000B1824">
        <w:trPr>
          <w:trHeight w:hRule="exact" w:val="288"/>
        </w:trPr>
        <w:tc>
          <w:tcPr>
            <w:tcW w:w="9936" w:type="dxa"/>
            <w:noWrap/>
          </w:tcPr>
          <w:p w14:paraId="3216300D" w14:textId="4DA39387" w:rsidR="00334B39" w:rsidRPr="0024633A" w:rsidDel="00507E8E" w:rsidRDefault="005462C5" w:rsidP="005462C5">
            <w:pPr>
              <w:spacing w:after="0"/>
              <w:rPr>
                <w:rFonts w:cs="Tahoma"/>
                <w:sz w:val="24"/>
                <w:szCs w:val="24"/>
              </w:rPr>
            </w:pPr>
            <w:r w:rsidRPr="0024633A">
              <w:rPr>
                <w:rFonts w:cs="Tahoma"/>
                <w:sz w:val="24"/>
                <w:szCs w:val="24"/>
              </w:rPr>
              <w:t>20</w:t>
            </w:r>
            <w:ins w:id="7549" w:author="Haider Alhabibi" w:date="2022-01-30T14:20:00Z">
              <w:r w:rsidR="008F1862">
                <w:rPr>
                  <w:rFonts w:cs="Tahoma"/>
                  <w:sz w:val="24"/>
                  <w:szCs w:val="24"/>
                </w:rPr>
                <w:t>22</w:t>
              </w:r>
            </w:ins>
            <w:del w:id="7550" w:author="Haider Alhabibi" w:date="2022-01-30T14:20:00Z">
              <w:r w:rsidRPr="0024633A" w:rsidDel="008F1862">
                <w:rPr>
                  <w:rFonts w:cs="Tahoma"/>
                  <w:sz w:val="24"/>
                  <w:szCs w:val="24"/>
                </w:rPr>
                <w:delText>19</w:delText>
              </w:r>
            </w:del>
            <w:r w:rsidRPr="0024633A">
              <w:rPr>
                <w:rFonts w:cs="Tahoma"/>
                <w:sz w:val="24"/>
                <w:szCs w:val="24"/>
              </w:rPr>
              <w:t>-CF2R-MCH-22c-</w:t>
            </w:r>
            <w:ins w:id="7551" w:author="Haider Alhabibi" w:date="2022-01-30T13:56:00Z">
              <w:r w:rsidR="00DF5A1F">
                <w:rPr>
                  <w:rFonts w:cs="Tahoma"/>
                  <w:sz w:val="24"/>
                  <w:szCs w:val="24"/>
                </w:rPr>
                <w:t>H-</w:t>
              </w:r>
            </w:ins>
            <w:r w:rsidRPr="0024633A">
              <w:rPr>
                <w:rFonts w:cs="Tahoma"/>
                <w:sz w:val="24"/>
                <w:szCs w:val="24"/>
              </w:rPr>
              <w:t>FanEfficacy-AllZonesCallingOnly-WithCFVCS.docx</w:t>
            </w:r>
          </w:p>
        </w:tc>
      </w:tr>
      <w:tr w:rsidR="00334B39" w:rsidRPr="0024633A" w14:paraId="6FCEFA8F" w14:textId="77777777" w:rsidTr="000B1824">
        <w:trPr>
          <w:trHeight w:hRule="exact" w:val="288"/>
        </w:trPr>
        <w:tc>
          <w:tcPr>
            <w:tcW w:w="9936" w:type="dxa"/>
            <w:noWrap/>
          </w:tcPr>
          <w:p w14:paraId="0F489D80" w14:textId="26565837" w:rsidR="00334B39" w:rsidRPr="0024633A" w:rsidDel="00507E8E" w:rsidRDefault="005462C5" w:rsidP="00A5139C">
            <w:pPr>
              <w:spacing w:after="0"/>
              <w:rPr>
                <w:rFonts w:cs="Tahoma"/>
                <w:sz w:val="24"/>
                <w:szCs w:val="24"/>
              </w:rPr>
            </w:pPr>
            <w:r w:rsidRPr="0024633A">
              <w:rPr>
                <w:rFonts w:cs="Tahoma"/>
                <w:sz w:val="24"/>
                <w:szCs w:val="24"/>
              </w:rPr>
              <w:t>20</w:t>
            </w:r>
            <w:ins w:id="7552" w:author="Haider Alhabibi" w:date="2022-01-30T14:20:00Z">
              <w:r w:rsidR="008F1862">
                <w:rPr>
                  <w:rFonts w:cs="Tahoma"/>
                  <w:sz w:val="24"/>
                  <w:szCs w:val="24"/>
                </w:rPr>
                <w:t>22</w:t>
              </w:r>
            </w:ins>
            <w:del w:id="7553" w:author="Haider Alhabibi" w:date="2022-01-30T14:20:00Z">
              <w:r w:rsidRPr="0024633A" w:rsidDel="008F1862">
                <w:rPr>
                  <w:rFonts w:cs="Tahoma"/>
                  <w:sz w:val="24"/>
                  <w:szCs w:val="24"/>
                </w:rPr>
                <w:delText>19</w:delText>
              </w:r>
            </w:del>
            <w:r w:rsidRPr="0024633A">
              <w:rPr>
                <w:rFonts w:cs="Tahoma"/>
                <w:sz w:val="24"/>
                <w:szCs w:val="24"/>
              </w:rPr>
              <w:t>-CF2R-MCH-22d-</w:t>
            </w:r>
            <w:ins w:id="7554" w:author="Haider Alhabibi" w:date="2022-01-30T13:56:00Z">
              <w:r w:rsidR="00DF5A1F">
                <w:rPr>
                  <w:rFonts w:cs="Tahoma"/>
                  <w:sz w:val="24"/>
                  <w:szCs w:val="24"/>
                </w:rPr>
                <w:t>H-</w:t>
              </w:r>
            </w:ins>
            <w:r w:rsidRPr="0024633A">
              <w:rPr>
                <w:rFonts w:cs="Tahoma"/>
                <w:sz w:val="24"/>
                <w:szCs w:val="24"/>
              </w:rPr>
              <w:t>FanEfficacy-EveryZonalControlMode-WithCFVCS.docx</w:t>
            </w:r>
          </w:p>
        </w:tc>
      </w:tr>
      <w:tr w:rsidR="00E5683C" w:rsidRPr="0024633A" w14:paraId="14839E42" w14:textId="77777777" w:rsidTr="000B1824">
        <w:trPr>
          <w:trHeight w:hRule="exact" w:val="288"/>
        </w:trPr>
        <w:tc>
          <w:tcPr>
            <w:tcW w:w="9936" w:type="dxa"/>
            <w:noWrap/>
          </w:tcPr>
          <w:p w14:paraId="57A5F3B7" w14:textId="7787C58E" w:rsidR="00E5683C" w:rsidRPr="0024633A" w:rsidRDefault="00E5683C" w:rsidP="00E5683C">
            <w:pPr>
              <w:spacing w:after="0"/>
              <w:rPr>
                <w:rFonts w:cs="Tahoma"/>
                <w:sz w:val="24"/>
                <w:szCs w:val="24"/>
              </w:rPr>
            </w:pPr>
            <w:r w:rsidRPr="0024633A">
              <w:rPr>
                <w:rFonts w:cs="Tahoma"/>
                <w:sz w:val="24"/>
                <w:szCs w:val="24"/>
              </w:rPr>
              <w:t>20</w:t>
            </w:r>
            <w:ins w:id="7555" w:author="Haider Alhabibi" w:date="2022-01-30T14:20:00Z">
              <w:r w:rsidR="008F1862">
                <w:rPr>
                  <w:rFonts w:cs="Tahoma"/>
                  <w:sz w:val="24"/>
                  <w:szCs w:val="24"/>
                </w:rPr>
                <w:t>22</w:t>
              </w:r>
            </w:ins>
            <w:del w:id="7556" w:author="Haider Alhabibi" w:date="2022-01-30T14:20:00Z">
              <w:r w:rsidRPr="0024633A" w:rsidDel="008F1862">
                <w:rPr>
                  <w:rFonts w:cs="Tahoma"/>
                  <w:sz w:val="24"/>
                  <w:szCs w:val="24"/>
                </w:rPr>
                <w:delText>19</w:delText>
              </w:r>
            </w:del>
            <w:r w:rsidRPr="0024633A">
              <w:rPr>
                <w:rFonts w:cs="Tahoma"/>
                <w:sz w:val="24"/>
                <w:szCs w:val="24"/>
              </w:rPr>
              <w:t>-CF2R-MCH-23a-</w:t>
            </w:r>
            <w:ins w:id="7557" w:author="Haider Alhabibi" w:date="2022-01-30T13:56:00Z">
              <w:r w:rsidR="00DF5A1F">
                <w:rPr>
                  <w:rFonts w:cs="Tahoma"/>
                  <w:sz w:val="24"/>
                  <w:szCs w:val="24"/>
                </w:rPr>
                <w:t>H-</w:t>
              </w:r>
            </w:ins>
            <w:r w:rsidRPr="0024633A">
              <w:rPr>
                <w:rFonts w:cs="Tahoma"/>
                <w:sz w:val="24"/>
                <w:szCs w:val="24"/>
              </w:rPr>
              <w:t>AirflowRate-AllZonesCallingOnly.docx</w:t>
            </w:r>
          </w:p>
        </w:tc>
      </w:tr>
      <w:tr w:rsidR="00E5683C" w:rsidRPr="0024633A" w14:paraId="74CB878B" w14:textId="77777777" w:rsidTr="000B1824">
        <w:trPr>
          <w:trHeight w:hRule="exact" w:val="288"/>
        </w:trPr>
        <w:tc>
          <w:tcPr>
            <w:tcW w:w="9936" w:type="dxa"/>
            <w:noWrap/>
          </w:tcPr>
          <w:p w14:paraId="185AF73C" w14:textId="0F3DC4A4" w:rsidR="00E5683C" w:rsidRPr="0024633A" w:rsidRDefault="00E5683C" w:rsidP="00E5683C">
            <w:pPr>
              <w:spacing w:after="0"/>
              <w:rPr>
                <w:rFonts w:cs="Tahoma"/>
                <w:sz w:val="24"/>
                <w:szCs w:val="24"/>
              </w:rPr>
            </w:pPr>
            <w:r w:rsidRPr="0024633A">
              <w:rPr>
                <w:rFonts w:cs="Tahoma"/>
                <w:sz w:val="24"/>
                <w:szCs w:val="24"/>
              </w:rPr>
              <w:t>20</w:t>
            </w:r>
            <w:ins w:id="7558" w:author="Haider Alhabibi" w:date="2022-01-30T14:20:00Z">
              <w:r w:rsidR="008F1862">
                <w:rPr>
                  <w:rFonts w:cs="Tahoma"/>
                  <w:sz w:val="24"/>
                  <w:szCs w:val="24"/>
                </w:rPr>
                <w:t>22</w:t>
              </w:r>
            </w:ins>
            <w:del w:id="7559" w:author="Haider Alhabibi" w:date="2022-01-30T14:20:00Z">
              <w:r w:rsidRPr="0024633A" w:rsidDel="008F1862">
                <w:rPr>
                  <w:rFonts w:cs="Tahoma"/>
                  <w:sz w:val="24"/>
                  <w:szCs w:val="24"/>
                </w:rPr>
                <w:delText>19</w:delText>
              </w:r>
            </w:del>
            <w:r w:rsidRPr="0024633A">
              <w:rPr>
                <w:rFonts w:cs="Tahoma"/>
                <w:sz w:val="24"/>
                <w:szCs w:val="24"/>
              </w:rPr>
              <w:t>-CF2R-MCH-23b-</w:t>
            </w:r>
            <w:ins w:id="7560" w:author="Haider Alhabibi" w:date="2022-01-30T13:56:00Z">
              <w:r w:rsidR="00DF5A1F">
                <w:rPr>
                  <w:rFonts w:cs="Tahoma"/>
                  <w:sz w:val="24"/>
                  <w:szCs w:val="24"/>
                </w:rPr>
                <w:t>H-</w:t>
              </w:r>
            </w:ins>
            <w:r w:rsidRPr="0024633A">
              <w:rPr>
                <w:rFonts w:cs="Tahoma"/>
                <w:sz w:val="24"/>
                <w:szCs w:val="24"/>
              </w:rPr>
              <w:t>AirflowRate-EveryZonalControlMode.docx</w:t>
            </w:r>
          </w:p>
        </w:tc>
      </w:tr>
      <w:tr w:rsidR="00E5683C" w:rsidRPr="0024633A" w14:paraId="2AD4CE30" w14:textId="77777777" w:rsidTr="000B1824">
        <w:trPr>
          <w:trHeight w:hRule="exact" w:val="288"/>
        </w:trPr>
        <w:tc>
          <w:tcPr>
            <w:tcW w:w="9936" w:type="dxa"/>
            <w:noWrap/>
          </w:tcPr>
          <w:p w14:paraId="3F1BDC07" w14:textId="7756D938" w:rsidR="00E5683C" w:rsidRPr="0024633A" w:rsidRDefault="00E5683C" w:rsidP="00E5683C">
            <w:pPr>
              <w:spacing w:after="0"/>
              <w:rPr>
                <w:rFonts w:cs="Tahoma"/>
                <w:sz w:val="24"/>
                <w:szCs w:val="24"/>
              </w:rPr>
            </w:pPr>
            <w:r w:rsidRPr="0024633A">
              <w:rPr>
                <w:rFonts w:cs="Tahoma"/>
                <w:sz w:val="24"/>
                <w:szCs w:val="24"/>
              </w:rPr>
              <w:t>20</w:t>
            </w:r>
            <w:ins w:id="7561" w:author="Haider Alhabibi" w:date="2022-01-30T14:20:00Z">
              <w:r w:rsidR="008F1862">
                <w:rPr>
                  <w:rFonts w:cs="Tahoma"/>
                  <w:sz w:val="24"/>
                  <w:szCs w:val="24"/>
                </w:rPr>
                <w:t>22</w:t>
              </w:r>
            </w:ins>
            <w:del w:id="7562" w:author="Haider Alhabibi" w:date="2022-01-30T14:20:00Z">
              <w:r w:rsidRPr="0024633A" w:rsidDel="008F1862">
                <w:rPr>
                  <w:rFonts w:cs="Tahoma"/>
                  <w:sz w:val="24"/>
                  <w:szCs w:val="24"/>
                </w:rPr>
                <w:delText>19</w:delText>
              </w:r>
            </w:del>
            <w:r w:rsidRPr="0024633A">
              <w:rPr>
                <w:rFonts w:cs="Tahoma"/>
                <w:sz w:val="24"/>
                <w:szCs w:val="24"/>
              </w:rPr>
              <w:t>-CF2R-MCH-23c-</w:t>
            </w:r>
            <w:ins w:id="7563" w:author="Haider Alhabibi" w:date="2022-01-30T13:56:00Z">
              <w:r w:rsidR="00DF5A1F">
                <w:rPr>
                  <w:rFonts w:cs="Tahoma"/>
                  <w:sz w:val="24"/>
                  <w:szCs w:val="24"/>
                </w:rPr>
                <w:t>H-</w:t>
              </w:r>
            </w:ins>
            <w:r w:rsidRPr="0024633A">
              <w:rPr>
                <w:rFonts w:cs="Tahoma"/>
                <w:sz w:val="24"/>
                <w:szCs w:val="24"/>
              </w:rPr>
              <w:t>AirflowRate-BestThatIcanDo.docx</w:t>
            </w:r>
          </w:p>
        </w:tc>
      </w:tr>
      <w:tr w:rsidR="00E5683C" w:rsidRPr="0024633A" w14:paraId="57F6EBF1" w14:textId="77777777" w:rsidTr="000B1824">
        <w:trPr>
          <w:trHeight w:hRule="exact" w:val="288"/>
        </w:trPr>
        <w:tc>
          <w:tcPr>
            <w:tcW w:w="9936" w:type="dxa"/>
            <w:noWrap/>
          </w:tcPr>
          <w:p w14:paraId="40F6D284" w14:textId="56A3A39A" w:rsidR="00E5683C" w:rsidRPr="0024633A" w:rsidRDefault="00E5683C" w:rsidP="00E5683C">
            <w:pPr>
              <w:spacing w:after="0"/>
              <w:rPr>
                <w:rFonts w:cs="Tahoma"/>
                <w:sz w:val="24"/>
                <w:szCs w:val="24"/>
              </w:rPr>
            </w:pPr>
            <w:r w:rsidRPr="0024633A">
              <w:rPr>
                <w:rFonts w:cs="Tahoma"/>
                <w:sz w:val="24"/>
                <w:szCs w:val="24"/>
              </w:rPr>
              <w:t>20</w:t>
            </w:r>
            <w:ins w:id="7564" w:author="Haider Alhabibi" w:date="2022-01-30T14:21:00Z">
              <w:r w:rsidR="008F1862">
                <w:rPr>
                  <w:rFonts w:cs="Tahoma"/>
                  <w:sz w:val="24"/>
                  <w:szCs w:val="24"/>
                </w:rPr>
                <w:t>22</w:t>
              </w:r>
            </w:ins>
            <w:del w:id="7565" w:author="Haider Alhabibi" w:date="2022-01-30T14:21:00Z">
              <w:r w:rsidRPr="0024633A" w:rsidDel="008F1862">
                <w:rPr>
                  <w:rFonts w:cs="Tahoma"/>
                  <w:sz w:val="24"/>
                  <w:szCs w:val="24"/>
                </w:rPr>
                <w:delText>19</w:delText>
              </w:r>
            </w:del>
            <w:r w:rsidRPr="0024633A">
              <w:rPr>
                <w:rFonts w:cs="Tahoma"/>
                <w:sz w:val="24"/>
                <w:szCs w:val="24"/>
              </w:rPr>
              <w:t>-CF2R-MCH-23d-</w:t>
            </w:r>
            <w:ins w:id="7566" w:author="Haider Alhabibi" w:date="2022-01-30T13:56:00Z">
              <w:r w:rsidR="00403130">
                <w:rPr>
                  <w:rFonts w:cs="Tahoma"/>
                  <w:sz w:val="24"/>
                  <w:szCs w:val="24"/>
                </w:rPr>
                <w:t>H-</w:t>
              </w:r>
            </w:ins>
            <w:r w:rsidRPr="0024633A">
              <w:rPr>
                <w:rFonts w:cs="Tahoma"/>
                <w:sz w:val="24"/>
                <w:szCs w:val="24"/>
              </w:rPr>
              <w:t>AirflowRate-MeasurementOnly-AllZonesCallingOnly.docx</w:t>
            </w:r>
          </w:p>
        </w:tc>
      </w:tr>
      <w:tr w:rsidR="005462C5" w:rsidRPr="0024633A" w14:paraId="715DCB88" w14:textId="77777777" w:rsidTr="000B1824">
        <w:trPr>
          <w:trHeight w:hRule="exact" w:val="288"/>
        </w:trPr>
        <w:tc>
          <w:tcPr>
            <w:tcW w:w="9936" w:type="dxa"/>
            <w:noWrap/>
          </w:tcPr>
          <w:p w14:paraId="74440AC3" w14:textId="470672A9" w:rsidR="005462C5" w:rsidRPr="0024633A" w:rsidDel="00507E8E" w:rsidRDefault="005462C5" w:rsidP="005462C5">
            <w:pPr>
              <w:spacing w:after="0"/>
              <w:rPr>
                <w:rFonts w:cs="Tahoma"/>
                <w:sz w:val="24"/>
                <w:szCs w:val="24"/>
              </w:rPr>
            </w:pPr>
            <w:r w:rsidRPr="0024633A">
              <w:rPr>
                <w:rFonts w:cs="Tahoma"/>
                <w:sz w:val="24"/>
                <w:szCs w:val="24"/>
              </w:rPr>
              <w:t>20</w:t>
            </w:r>
            <w:ins w:id="7567" w:author="Haider Alhabibi" w:date="2022-01-30T14:21:00Z">
              <w:r w:rsidR="008F1862">
                <w:rPr>
                  <w:rFonts w:cs="Tahoma"/>
                  <w:sz w:val="24"/>
                  <w:szCs w:val="24"/>
                </w:rPr>
                <w:t>22</w:t>
              </w:r>
            </w:ins>
            <w:del w:id="7568" w:author="Haider Alhabibi" w:date="2022-01-30T14:21:00Z">
              <w:r w:rsidRPr="0024633A" w:rsidDel="008F1862">
                <w:rPr>
                  <w:rFonts w:cs="Tahoma"/>
                  <w:sz w:val="24"/>
                  <w:szCs w:val="24"/>
                </w:rPr>
                <w:delText>19</w:delText>
              </w:r>
            </w:del>
            <w:r w:rsidRPr="0024633A">
              <w:rPr>
                <w:rFonts w:cs="Tahoma"/>
                <w:sz w:val="24"/>
                <w:szCs w:val="24"/>
              </w:rPr>
              <w:t>-CF2R-MCH-23e-</w:t>
            </w:r>
            <w:ins w:id="7569" w:author="Haider Alhabibi" w:date="2022-01-30T13:56:00Z">
              <w:r w:rsidR="00403130">
                <w:rPr>
                  <w:rFonts w:cs="Tahoma"/>
                  <w:sz w:val="24"/>
                  <w:szCs w:val="24"/>
                </w:rPr>
                <w:t>H-</w:t>
              </w:r>
            </w:ins>
            <w:r w:rsidRPr="0024633A">
              <w:rPr>
                <w:rFonts w:cs="Tahoma"/>
                <w:sz w:val="24"/>
                <w:szCs w:val="24"/>
              </w:rPr>
              <w:t>AirflowRate-AllZonesCallingOnly-WithCFVCS.docx</w:t>
            </w:r>
          </w:p>
        </w:tc>
      </w:tr>
      <w:tr w:rsidR="005462C5" w:rsidRPr="0024633A" w14:paraId="5D3FBDED" w14:textId="77777777" w:rsidTr="000B1824">
        <w:trPr>
          <w:trHeight w:hRule="exact" w:val="288"/>
        </w:trPr>
        <w:tc>
          <w:tcPr>
            <w:tcW w:w="9936" w:type="dxa"/>
            <w:noWrap/>
          </w:tcPr>
          <w:p w14:paraId="58B97163" w14:textId="67DDBDD0" w:rsidR="005462C5" w:rsidRPr="0024633A" w:rsidDel="00507E8E" w:rsidRDefault="005462C5" w:rsidP="005462C5">
            <w:pPr>
              <w:spacing w:after="0"/>
              <w:rPr>
                <w:rFonts w:cs="Tahoma"/>
                <w:sz w:val="24"/>
                <w:szCs w:val="24"/>
              </w:rPr>
            </w:pPr>
            <w:r w:rsidRPr="0024633A">
              <w:rPr>
                <w:rFonts w:cs="Tahoma"/>
                <w:sz w:val="24"/>
                <w:szCs w:val="24"/>
              </w:rPr>
              <w:t>20</w:t>
            </w:r>
            <w:ins w:id="7570" w:author="Haider Alhabibi" w:date="2022-01-30T14:21:00Z">
              <w:r w:rsidR="008F1862">
                <w:rPr>
                  <w:rFonts w:cs="Tahoma"/>
                  <w:sz w:val="24"/>
                  <w:szCs w:val="24"/>
                </w:rPr>
                <w:t>22</w:t>
              </w:r>
            </w:ins>
            <w:del w:id="7571" w:author="Haider Alhabibi" w:date="2022-01-30T14:21:00Z">
              <w:r w:rsidRPr="0024633A" w:rsidDel="008F1862">
                <w:rPr>
                  <w:rFonts w:cs="Tahoma"/>
                  <w:sz w:val="24"/>
                  <w:szCs w:val="24"/>
                </w:rPr>
                <w:delText>19</w:delText>
              </w:r>
            </w:del>
            <w:r w:rsidRPr="0024633A">
              <w:rPr>
                <w:rFonts w:cs="Tahoma"/>
                <w:sz w:val="24"/>
                <w:szCs w:val="24"/>
              </w:rPr>
              <w:t>-CF2R-MCH-23f-</w:t>
            </w:r>
            <w:ins w:id="7572" w:author="Haider Alhabibi" w:date="2022-01-30T13:56:00Z">
              <w:r w:rsidR="00403130">
                <w:rPr>
                  <w:rFonts w:cs="Tahoma"/>
                  <w:sz w:val="24"/>
                  <w:szCs w:val="24"/>
                </w:rPr>
                <w:t>H-</w:t>
              </w:r>
            </w:ins>
            <w:r w:rsidRPr="0024633A">
              <w:rPr>
                <w:rFonts w:cs="Tahoma"/>
                <w:sz w:val="24"/>
                <w:szCs w:val="24"/>
              </w:rPr>
              <w:t>AirflowRate-EveryZonalControlMode-WithCFVCS.docx</w:t>
            </w:r>
          </w:p>
        </w:tc>
      </w:tr>
      <w:tr w:rsidR="00E5683C" w:rsidRPr="0024633A" w:rsidDel="00EA3804" w14:paraId="72CA620A" w14:textId="29CD1DC0" w:rsidTr="000B1824">
        <w:trPr>
          <w:trHeight w:hRule="exact" w:val="288"/>
          <w:del w:id="7573" w:author="Haider Alhabibi" w:date="2022-01-30T13:58:00Z"/>
        </w:trPr>
        <w:tc>
          <w:tcPr>
            <w:tcW w:w="9936" w:type="dxa"/>
            <w:noWrap/>
          </w:tcPr>
          <w:p w14:paraId="36C65C29" w14:textId="783524AE" w:rsidR="00E5683C" w:rsidRPr="0024633A" w:rsidDel="00EA3804" w:rsidRDefault="00E5683C" w:rsidP="00A5139C">
            <w:pPr>
              <w:spacing w:after="0"/>
              <w:rPr>
                <w:del w:id="7574" w:author="Haider Alhabibi" w:date="2022-01-30T13:58:00Z"/>
                <w:rFonts w:cs="Tahoma"/>
                <w:sz w:val="24"/>
                <w:szCs w:val="24"/>
              </w:rPr>
            </w:pPr>
            <w:del w:id="7575" w:author="Haider Alhabibi" w:date="2022-01-30T13:56:00Z">
              <w:r w:rsidRPr="0024633A" w:rsidDel="00403130">
                <w:rPr>
                  <w:rFonts w:cs="Tahoma"/>
                  <w:sz w:val="24"/>
                  <w:szCs w:val="24"/>
                </w:rPr>
                <w:delText>2019-CF2R-MCH-24</w:delText>
              </w:r>
              <w:r w:rsidR="00B557E1" w:rsidRPr="0024633A" w:rsidDel="00403130">
                <w:rPr>
                  <w:rFonts w:cs="Tahoma"/>
                  <w:sz w:val="24"/>
                  <w:szCs w:val="24"/>
                </w:rPr>
                <w:delText>a</w:delText>
              </w:r>
              <w:r w:rsidRPr="0024633A" w:rsidDel="00403130">
                <w:rPr>
                  <w:rFonts w:cs="Tahoma"/>
                  <w:sz w:val="24"/>
                  <w:szCs w:val="24"/>
                </w:rPr>
                <w:delText>-</w:delText>
              </w:r>
              <w:r w:rsidR="00A5139C" w:rsidRPr="0024633A" w:rsidDel="00403130">
                <w:rPr>
                  <w:rFonts w:cs="Tahoma"/>
                  <w:sz w:val="24"/>
                  <w:szCs w:val="24"/>
                </w:rPr>
                <w:delText>Enclosure</w:delText>
              </w:r>
              <w:r w:rsidRPr="0024633A" w:rsidDel="00403130">
                <w:rPr>
                  <w:rFonts w:cs="Tahoma"/>
                  <w:sz w:val="24"/>
                  <w:szCs w:val="24"/>
                </w:rPr>
                <w:delText>AirLeakageWorksheet-SinglePointTest-Manual Meter.docx</w:delText>
              </w:r>
            </w:del>
          </w:p>
        </w:tc>
      </w:tr>
      <w:tr w:rsidR="0045164F" w:rsidRPr="0024633A" w:rsidDel="00EA3804" w14:paraId="736BC28B" w14:textId="0857114B" w:rsidTr="000B1824">
        <w:trPr>
          <w:trHeight w:hRule="exact" w:val="288"/>
          <w:del w:id="7576" w:author="Haider Alhabibi" w:date="2022-01-30T13:58:00Z"/>
        </w:trPr>
        <w:tc>
          <w:tcPr>
            <w:tcW w:w="9936" w:type="dxa"/>
            <w:noWrap/>
          </w:tcPr>
          <w:p w14:paraId="26B7C776" w14:textId="3CFB1B67" w:rsidR="0045164F" w:rsidRPr="0024633A" w:rsidDel="00EA3804" w:rsidRDefault="0045164F" w:rsidP="00A5139C">
            <w:pPr>
              <w:spacing w:after="0"/>
              <w:rPr>
                <w:del w:id="7577" w:author="Haider Alhabibi" w:date="2022-01-30T13:58:00Z"/>
                <w:rFonts w:cs="Tahoma"/>
                <w:sz w:val="24"/>
                <w:szCs w:val="24"/>
              </w:rPr>
            </w:pPr>
            <w:del w:id="7578" w:author="Haider Alhabibi" w:date="2022-01-30T13:56:00Z">
              <w:r w:rsidRPr="0024633A" w:rsidDel="00403130">
                <w:rPr>
                  <w:rFonts w:cs="Tahoma"/>
                  <w:sz w:val="24"/>
                  <w:szCs w:val="24"/>
                </w:rPr>
                <w:delText>2019-CF2R-MCH-24</w:delText>
              </w:r>
              <w:r w:rsidR="00B557E1" w:rsidRPr="0024633A" w:rsidDel="00403130">
                <w:rPr>
                  <w:rFonts w:cs="Tahoma"/>
                  <w:sz w:val="24"/>
                  <w:szCs w:val="24"/>
                </w:rPr>
                <w:delText>b</w:delText>
              </w:r>
              <w:r w:rsidRPr="0024633A" w:rsidDel="00403130">
                <w:rPr>
                  <w:rFonts w:cs="Tahoma"/>
                  <w:sz w:val="24"/>
                  <w:szCs w:val="24"/>
                </w:rPr>
                <w:delText>-</w:delText>
              </w:r>
              <w:r w:rsidR="00A5139C" w:rsidRPr="0024633A" w:rsidDel="00403130">
                <w:rPr>
                  <w:rFonts w:cs="Tahoma"/>
                  <w:sz w:val="24"/>
                  <w:szCs w:val="24"/>
                </w:rPr>
                <w:delText>Enclosure</w:delText>
              </w:r>
              <w:r w:rsidRPr="0024633A" w:rsidDel="00403130">
                <w:rPr>
                  <w:rFonts w:cs="Tahoma"/>
                  <w:sz w:val="24"/>
                  <w:szCs w:val="24"/>
                </w:rPr>
                <w:delText>AirLeakageWorksheet-SinglePointTest-</w:delText>
              </w:r>
              <w:r w:rsidR="00B557E1" w:rsidRPr="0024633A" w:rsidDel="00403130">
                <w:rPr>
                  <w:rFonts w:cs="Tahoma"/>
                  <w:sz w:val="24"/>
                  <w:szCs w:val="24"/>
                </w:rPr>
                <w:delText>Automatic</w:delText>
              </w:r>
              <w:r w:rsidRPr="0024633A" w:rsidDel="00403130">
                <w:rPr>
                  <w:rFonts w:cs="Tahoma"/>
                  <w:sz w:val="24"/>
                  <w:szCs w:val="24"/>
                </w:rPr>
                <w:delText xml:space="preserve"> Meter.docx</w:delText>
              </w:r>
            </w:del>
          </w:p>
        </w:tc>
      </w:tr>
      <w:tr w:rsidR="00E5683C" w:rsidRPr="0024633A" w14:paraId="3F921A7B" w14:textId="77777777" w:rsidTr="000B1824">
        <w:trPr>
          <w:trHeight w:hRule="exact" w:val="288"/>
        </w:trPr>
        <w:tc>
          <w:tcPr>
            <w:tcW w:w="9936" w:type="dxa"/>
            <w:noWrap/>
          </w:tcPr>
          <w:p w14:paraId="37BF43A0" w14:textId="054EE7DB" w:rsidR="00E5683C" w:rsidRPr="0024633A" w:rsidRDefault="00E5683C" w:rsidP="00E5683C">
            <w:pPr>
              <w:spacing w:after="0"/>
              <w:rPr>
                <w:rFonts w:cs="Tahoma"/>
                <w:sz w:val="24"/>
                <w:szCs w:val="24"/>
              </w:rPr>
            </w:pPr>
            <w:r w:rsidRPr="0024633A">
              <w:rPr>
                <w:rFonts w:cs="Tahoma"/>
                <w:sz w:val="24"/>
                <w:szCs w:val="24"/>
              </w:rPr>
              <w:t>20</w:t>
            </w:r>
            <w:ins w:id="7579" w:author="Haider Alhabibi" w:date="2022-01-30T14:21:00Z">
              <w:r w:rsidR="008F1862">
                <w:rPr>
                  <w:rFonts w:cs="Tahoma"/>
                  <w:sz w:val="24"/>
                  <w:szCs w:val="24"/>
                </w:rPr>
                <w:t>22</w:t>
              </w:r>
            </w:ins>
            <w:del w:id="7580" w:author="Haider Alhabibi" w:date="2022-01-30T14:21:00Z">
              <w:r w:rsidRPr="0024633A" w:rsidDel="008F1862">
                <w:rPr>
                  <w:rFonts w:cs="Tahoma"/>
                  <w:sz w:val="24"/>
                  <w:szCs w:val="24"/>
                </w:rPr>
                <w:delText>19</w:delText>
              </w:r>
            </w:del>
            <w:r w:rsidRPr="0024633A">
              <w:rPr>
                <w:rFonts w:cs="Tahoma"/>
                <w:sz w:val="24"/>
                <w:szCs w:val="24"/>
              </w:rPr>
              <w:t>-CF2R-MCH-25a-</w:t>
            </w:r>
            <w:ins w:id="7581" w:author="Haider Alhabibi" w:date="2022-01-30T13:57:00Z">
              <w:r w:rsidR="00F73A03">
                <w:rPr>
                  <w:rFonts w:cs="Tahoma"/>
                  <w:sz w:val="24"/>
                  <w:szCs w:val="24"/>
                </w:rPr>
                <w:t>H-</w:t>
              </w:r>
            </w:ins>
            <w:r w:rsidRPr="0024633A">
              <w:rPr>
                <w:rFonts w:cs="Tahoma"/>
                <w:sz w:val="24"/>
                <w:szCs w:val="24"/>
              </w:rPr>
              <w:t>RefrigerantCharge-Superheat.docx</w:t>
            </w:r>
          </w:p>
        </w:tc>
      </w:tr>
      <w:tr w:rsidR="00E5683C" w:rsidRPr="0024633A" w14:paraId="4616A3DD" w14:textId="77777777" w:rsidTr="000B1824">
        <w:trPr>
          <w:trHeight w:hRule="exact" w:val="288"/>
        </w:trPr>
        <w:tc>
          <w:tcPr>
            <w:tcW w:w="9936" w:type="dxa"/>
            <w:noWrap/>
          </w:tcPr>
          <w:p w14:paraId="630EB3DA" w14:textId="3AA93FF2" w:rsidR="00E5683C" w:rsidRPr="0024633A" w:rsidRDefault="00E5683C" w:rsidP="00E5683C">
            <w:pPr>
              <w:spacing w:after="0"/>
              <w:rPr>
                <w:rFonts w:cs="Tahoma"/>
                <w:sz w:val="24"/>
                <w:szCs w:val="24"/>
              </w:rPr>
            </w:pPr>
            <w:r w:rsidRPr="0024633A">
              <w:rPr>
                <w:rFonts w:cs="Tahoma"/>
                <w:sz w:val="24"/>
                <w:szCs w:val="24"/>
              </w:rPr>
              <w:t>20</w:t>
            </w:r>
            <w:ins w:id="7582" w:author="Haider Alhabibi" w:date="2022-01-30T14:21:00Z">
              <w:r w:rsidR="008F1862">
                <w:rPr>
                  <w:rFonts w:cs="Tahoma"/>
                  <w:sz w:val="24"/>
                  <w:szCs w:val="24"/>
                </w:rPr>
                <w:t>22</w:t>
              </w:r>
            </w:ins>
            <w:del w:id="7583" w:author="Haider Alhabibi" w:date="2022-01-30T14:21:00Z">
              <w:r w:rsidRPr="0024633A" w:rsidDel="008F1862">
                <w:rPr>
                  <w:rFonts w:cs="Tahoma"/>
                  <w:sz w:val="24"/>
                  <w:szCs w:val="24"/>
                </w:rPr>
                <w:delText>19</w:delText>
              </w:r>
            </w:del>
            <w:r w:rsidRPr="0024633A">
              <w:rPr>
                <w:rFonts w:cs="Tahoma"/>
                <w:sz w:val="24"/>
                <w:szCs w:val="24"/>
              </w:rPr>
              <w:t>-CF2R-MCH-25b-</w:t>
            </w:r>
            <w:ins w:id="7584" w:author="Haider Alhabibi" w:date="2022-01-30T13:57:00Z">
              <w:r w:rsidR="00F73A03">
                <w:rPr>
                  <w:rFonts w:cs="Tahoma"/>
                  <w:sz w:val="24"/>
                  <w:szCs w:val="24"/>
                </w:rPr>
                <w:t>H-</w:t>
              </w:r>
            </w:ins>
            <w:r w:rsidRPr="0024633A">
              <w:rPr>
                <w:rFonts w:cs="Tahoma"/>
                <w:sz w:val="24"/>
                <w:szCs w:val="24"/>
              </w:rPr>
              <w:t>RefrigerantCharge-Subcooling.docx</w:t>
            </w:r>
          </w:p>
        </w:tc>
      </w:tr>
      <w:tr w:rsidR="00E5683C" w:rsidRPr="0024633A" w14:paraId="2619AE2C" w14:textId="77777777" w:rsidTr="000B1824">
        <w:trPr>
          <w:trHeight w:hRule="exact" w:val="288"/>
        </w:trPr>
        <w:tc>
          <w:tcPr>
            <w:tcW w:w="9936" w:type="dxa"/>
            <w:noWrap/>
          </w:tcPr>
          <w:p w14:paraId="6D991DD0" w14:textId="57D2F899" w:rsidR="00E5683C" w:rsidRPr="0024633A" w:rsidRDefault="00E5683C" w:rsidP="00A5139C">
            <w:pPr>
              <w:spacing w:after="0"/>
              <w:rPr>
                <w:rFonts w:cs="Tahoma"/>
                <w:sz w:val="24"/>
                <w:szCs w:val="24"/>
              </w:rPr>
            </w:pPr>
            <w:r w:rsidRPr="0024633A">
              <w:rPr>
                <w:rFonts w:cs="Tahoma"/>
                <w:sz w:val="24"/>
                <w:szCs w:val="24"/>
              </w:rPr>
              <w:t>20</w:t>
            </w:r>
            <w:ins w:id="7585" w:author="Haider Alhabibi" w:date="2022-01-30T14:21:00Z">
              <w:r w:rsidR="008F1862">
                <w:rPr>
                  <w:rFonts w:cs="Tahoma"/>
                  <w:sz w:val="24"/>
                  <w:szCs w:val="24"/>
                </w:rPr>
                <w:t>22</w:t>
              </w:r>
            </w:ins>
            <w:del w:id="7586" w:author="Haider Alhabibi" w:date="2022-01-30T14:21:00Z">
              <w:r w:rsidRPr="0024633A" w:rsidDel="008F1862">
                <w:rPr>
                  <w:rFonts w:cs="Tahoma"/>
                  <w:sz w:val="24"/>
                  <w:szCs w:val="24"/>
                </w:rPr>
                <w:delText>19</w:delText>
              </w:r>
            </w:del>
            <w:r w:rsidRPr="0024633A">
              <w:rPr>
                <w:rFonts w:cs="Tahoma"/>
                <w:sz w:val="24"/>
                <w:szCs w:val="24"/>
              </w:rPr>
              <w:t>-CF2R-MCH-25c-</w:t>
            </w:r>
            <w:ins w:id="7587" w:author="Haider Alhabibi" w:date="2022-01-30T13:57:00Z">
              <w:r w:rsidR="00F73A03">
                <w:rPr>
                  <w:rFonts w:cs="Tahoma"/>
                  <w:sz w:val="24"/>
                  <w:szCs w:val="24"/>
                </w:rPr>
                <w:t>H-</w:t>
              </w:r>
            </w:ins>
            <w:r w:rsidRPr="0024633A">
              <w:rPr>
                <w:rFonts w:cs="Tahoma"/>
                <w:sz w:val="24"/>
                <w:szCs w:val="24"/>
              </w:rPr>
              <w:t>RefrigerantCharge-WeighIn</w:t>
            </w:r>
            <w:r w:rsidR="005F3E3D" w:rsidRPr="0024633A">
              <w:rPr>
                <w:rFonts w:cs="Tahoma"/>
                <w:sz w:val="24"/>
                <w:szCs w:val="24"/>
              </w:rPr>
              <w:t>Observation</w:t>
            </w:r>
            <w:r w:rsidRPr="0024633A">
              <w:rPr>
                <w:rFonts w:cs="Tahoma"/>
                <w:sz w:val="24"/>
                <w:szCs w:val="24"/>
              </w:rPr>
              <w:t>.docx</w:t>
            </w:r>
          </w:p>
        </w:tc>
      </w:tr>
      <w:tr w:rsidR="00E5683C" w:rsidRPr="0024633A" w14:paraId="298E0672" w14:textId="77777777" w:rsidTr="000B1824">
        <w:trPr>
          <w:trHeight w:hRule="exact" w:val="288"/>
        </w:trPr>
        <w:tc>
          <w:tcPr>
            <w:tcW w:w="9936" w:type="dxa"/>
            <w:noWrap/>
          </w:tcPr>
          <w:p w14:paraId="237DBB7A" w14:textId="130D6566" w:rsidR="00E5683C" w:rsidRPr="0024633A" w:rsidRDefault="00E5683C" w:rsidP="00E5683C">
            <w:pPr>
              <w:spacing w:after="0"/>
              <w:rPr>
                <w:rFonts w:cs="Tahoma"/>
                <w:sz w:val="24"/>
                <w:szCs w:val="24"/>
              </w:rPr>
            </w:pPr>
            <w:r w:rsidRPr="0024633A">
              <w:rPr>
                <w:rFonts w:cs="Tahoma"/>
                <w:sz w:val="24"/>
                <w:szCs w:val="24"/>
              </w:rPr>
              <w:t>20</w:t>
            </w:r>
            <w:ins w:id="7588" w:author="Haider Alhabibi" w:date="2022-01-30T14:21:00Z">
              <w:r w:rsidR="008F1862">
                <w:rPr>
                  <w:rFonts w:cs="Tahoma"/>
                  <w:sz w:val="24"/>
                  <w:szCs w:val="24"/>
                </w:rPr>
                <w:t>22</w:t>
              </w:r>
            </w:ins>
            <w:del w:id="7589" w:author="Haider Alhabibi" w:date="2022-01-30T14:21:00Z">
              <w:r w:rsidRPr="0024633A" w:rsidDel="008F1862">
                <w:rPr>
                  <w:rFonts w:cs="Tahoma"/>
                  <w:sz w:val="24"/>
                  <w:szCs w:val="24"/>
                </w:rPr>
                <w:delText>19</w:delText>
              </w:r>
            </w:del>
            <w:r w:rsidRPr="0024633A">
              <w:rPr>
                <w:rFonts w:cs="Tahoma"/>
                <w:sz w:val="24"/>
                <w:szCs w:val="24"/>
              </w:rPr>
              <w:t>-CF2R-MCH-25e-</w:t>
            </w:r>
            <w:ins w:id="7590" w:author="Haider Alhabibi" w:date="2022-01-30T13:57:00Z">
              <w:r w:rsidR="00F73A03">
                <w:rPr>
                  <w:rFonts w:cs="Tahoma"/>
                  <w:sz w:val="24"/>
                  <w:szCs w:val="24"/>
                </w:rPr>
                <w:t>H-</w:t>
              </w:r>
            </w:ins>
            <w:r w:rsidRPr="0024633A">
              <w:rPr>
                <w:rFonts w:cs="Tahoma"/>
                <w:sz w:val="24"/>
                <w:szCs w:val="24"/>
              </w:rPr>
              <w:t>RefrigerantCharge-WinterSetup.docx</w:t>
            </w:r>
          </w:p>
        </w:tc>
      </w:tr>
      <w:tr w:rsidR="00B557E1" w:rsidRPr="0024633A" w14:paraId="4A3ED828" w14:textId="77777777" w:rsidTr="000B1824">
        <w:trPr>
          <w:trHeight w:hRule="exact" w:val="288"/>
        </w:trPr>
        <w:tc>
          <w:tcPr>
            <w:tcW w:w="9936" w:type="dxa"/>
            <w:noWrap/>
          </w:tcPr>
          <w:p w14:paraId="00A4B84B" w14:textId="01FB59A4" w:rsidR="00B557E1" w:rsidRPr="0024633A" w:rsidDel="00507E8E" w:rsidRDefault="00B557E1" w:rsidP="00B5394A">
            <w:pPr>
              <w:spacing w:after="0"/>
              <w:rPr>
                <w:rFonts w:cs="Tahoma"/>
                <w:sz w:val="24"/>
                <w:szCs w:val="24"/>
              </w:rPr>
            </w:pPr>
            <w:r w:rsidRPr="0024633A">
              <w:rPr>
                <w:rFonts w:cs="Tahoma"/>
                <w:sz w:val="24"/>
                <w:szCs w:val="24"/>
              </w:rPr>
              <w:t>20</w:t>
            </w:r>
            <w:ins w:id="7591" w:author="Haider Alhabibi" w:date="2022-01-30T14:21:00Z">
              <w:r w:rsidR="008F1862">
                <w:rPr>
                  <w:rFonts w:cs="Tahoma"/>
                  <w:sz w:val="24"/>
                  <w:szCs w:val="24"/>
                </w:rPr>
                <w:t>22</w:t>
              </w:r>
            </w:ins>
            <w:del w:id="7592" w:author="Haider Alhabibi" w:date="2022-01-30T14:21:00Z">
              <w:r w:rsidRPr="0024633A" w:rsidDel="008F1862">
                <w:rPr>
                  <w:rFonts w:cs="Tahoma"/>
                  <w:sz w:val="24"/>
                  <w:szCs w:val="24"/>
                </w:rPr>
                <w:delText>19</w:delText>
              </w:r>
            </w:del>
            <w:r w:rsidRPr="0024633A">
              <w:rPr>
                <w:rFonts w:cs="Tahoma"/>
                <w:sz w:val="24"/>
                <w:szCs w:val="24"/>
              </w:rPr>
              <w:t>-CF2R-MCH-25f-</w:t>
            </w:r>
            <w:ins w:id="7593" w:author="Haider Alhabibi" w:date="2022-01-30T13:57:00Z">
              <w:r w:rsidR="00F73A03">
                <w:rPr>
                  <w:rFonts w:cs="Tahoma"/>
                  <w:sz w:val="24"/>
                  <w:szCs w:val="24"/>
                </w:rPr>
                <w:t>H-</w:t>
              </w:r>
            </w:ins>
            <w:r w:rsidRPr="0024633A">
              <w:rPr>
                <w:rFonts w:cs="Tahoma"/>
                <w:sz w:val="24"/>
                <w:szCs w:val="24"/>
              </w:rPr>
              <w:t>RefrigerantCharge-</w:t>
            </w:r>
            <w:r w:rsidR="002507C4" w:rsidRPr="0024633A">
              <w:rPr>
                <w:rFonts w:cs="Tahoma"/>
                <w:sz w:val="24"/>
                <w:szCs w:val="24"/>
              </w:rPr>
              <w:t>Package</w:t>
            </w:r>
            <w:r w:rsidR="00B5394A" w:rsidRPr="0024633A">
              <w:rPr>
                <w:rFonts w:cs="Tahoma"/>
                <w:sz w:val="24"/>
                <w:szCs w:val="24"/>
              </w:rPr>
              <w:t>d</w:t>
            </w:r>
            <w:r w:rsidR="002507C4" w:rsidRPr="0024633A">
              <w:rPr>
                <w:rFonts w:cs="Tahoma"/>
                <w:sz w:val="24"/>
                <w:szCs w:val="24"/>
              </w:rPr>
              <w:t>Sys</w:t>
            </w:r>
            <w:r w:rsidR="00B5394A" w:rsidRPr="0024633A">
              <w:rPr>
                <w:rFonts w:cs="Tahoma"/>
                <w:sz w:val="24"/>
                <w:szCs w:val="24"/>
              </w:rPr>
              <w:t>t</w:t>
            </w:r>
            <w:r w:rsidR="002507C4" w:rsidRPr="0024633A">
              <w:rPr>
                <w:rFonts w:cs="Tahoma"/>
                <w:sz w:val="24"/>
                <w:szCs w:val="24"/>
              </w:rPr>
              <w:t>em</w:t>
            </w:r>
            <w:r w:rsidR="00B5394A" w:rsidRPr="0024633A">
              <w:rPr>
                <w:rFonts w:cs="Tahoma"/>
                <w:sz w:val="24"/>
                <w:szCs w:val="24"/>
              </w:rPr>
              <w:t>ManufacturerCert</w:t>
            </w:r>
            <w:r w:rsidRPr="0024633A">
              <w:rPr>
                <w:rFonts w:cs="Tahoma"/>
                <w:sz w:val="24"/>
                <w:szCs w:val="24"/>
              </w:rPr>
              <w:t>.docx</w:t>
            </w:r>
          </w:p>
        </w:tc>
      </w:tr>
      <w:tr w:rsidR="00B557E1" w:rsidRPr="0024633A" w14:paraId="13FF8268" w14:textId="77777777" w:rsidTr="000B1824">
        <w:trPr>
          <w:trHeight w:hRule="exact" w:val="288"/>
        </w:trPr>
        <w:tc>
          <w:tcPr>
            <w:tcW w:w="9936" w:type="dxa"/>
            <w:noWrap/>
          </w:tcPr>
          <w:p w14:paraId="5C85CC67" w14:textId="5B9C9C25" w:rsidR="00B557E1" w:rsidRPr="0024633A" w:rsidRDefault="00B557E1" w:rsidP="00B557E1">
            <w:pPr>
              <w:spacing w:after="0"/>
              <w:rPr>
                <w:rFonts w:cs="Tahoma"/>
                <w:sz w:val="24"/>
                <w:szCs w:val="24"/>
              </w:rPr>
            </w:pPr>
            <w:r w:rsidRPr="0024633A">
              <w:rPr>
                <w:rFonts w:cs="Tahoma"/>
                <w:sz w:val="24"/>
                <w:szCs w:val="24"/>
              </w:rPr>
              <w:t>20</w:t>
            </w:r>
            <w:ins w:id="7594" w:author="Haider Alhabibi" w:date="2022-01-30T14:21:00Z">
              <w:r w:rsidR="008F1862">
                <w:rPr>
                  <w:rFonts w:cs="Tahoma"/>
                  <w:sz w:val="24"/>
                  <w:szCs w:val="24"/>
                </w:rPr>
                <w:t>22</w:t>
              </w:r>
            </w:ins>
            <w:del w:id="7595" w:author="Haider Alhabibi" w:date="2022-01-30T14:21:00Z">
              <w:r w:rsidRPr="0024633A" w:rsidDel="008F1862">
                <w:rPr>
                  <w:rFonts w:cs="Tahoma"/>
                  <w:sz w:val="24"/>
                  <w:szCs w:val="24"/>
                </w:rPr>
                <w:delText>19</w:delText>
              </w:r>
            </w:del>
            <w:r w:rsidRPr="0024633A">
              <w:rPr>
                <w:rFonts w:cs="Tahoma"/>
                <w:sz w:val="24"/>
                <w:szCs w:val="24"/>
              </w:rPr>
              <w:t>-CF2R-MCH-26-</w:t>
            </w:r>
            <w:ins w:id="7596" w:author="Haider Alhabibi" w:date="2022-01-30T13:57:00Z">
              <w:r w:rsidR="00F73A03">
                <w:rPr>
                  <w:rFonts w:cs="Tahoma"/>
                  <w:sz w:val="24"/>
                  <w:szCs w:val="24"/>
                </w:rPr>
                <w:t>H-</w:t>
              </w:r>
            </w:ins>
            <w:r w:rsidRPr="0024633A">
              <w:rPr>
                <w:rFonts w:cs="Tahoma"/>
                <w:sz w:val="24"/>
                <w:szCs w:val="24"/>
              </w:rPr>
              <w:t>RatedSystemVerification.docx</w:t>
            </w:r>
          </w:p>
        </w:tc>
      </w:tr>
      <w:tr w:rsidR="00B557E1" w:rsidRPr="0024633A" w14:paraId="7E59AF29" w14:textId="77777777" w:rsidTr="000B1824">
        <w:trPr>
          <w:trHeight w:hRule="exact" w:val="288"/>
        </w:trPr>
        <w:tc>
          <w:tcPr>
            <w:tcW w:w="9936" w:type="dxa"/>
            <w:noWrap/>
          </w:tcPr>
          <w:p w14:paraId="4C3A9457" w14:textId="118CC508" w:rsidR="00B557E1" w:rsidRPr="0024633A" w:rsidRDefault="00B557E1" w:rsidP="001A4292">
            <w:pPr>
              <w:spacing w:after="0"/>
              <w:rPr>
                <w:rFonts w:cs="Tahoma"/>
                <w:sz w:val="24"/>
                <w:szCs w:val="24"/>
              </w:rPr>
            </w:pPr>
            <w:r w:rsidRPr="0024633A">
              <w:rPr>
                <w:rFonts w:cs="Tahoma"/>
                <w:sz w:val="24"/>
                <w:szCs w:val="24"/>
              </w:rPr>
              <w:t>20</w:t>
            </w:r>
            <w:ins w:id="7597" w:author="Haider Alhabibi" w:date="2022-01-30T14:21:00Z">
              <w:r w:rsidR="008F1862">
                <w:rPr>
                  <w:rFonts w:cs="Tahoma"/>
                  <w:sz w:val="24"/>
                  <w:szCs w:val="24"/>
                </w:rPr>
                <w:t>22</w:t>
              </w:r>
            </w:ins>
            <w:del w:id="7598" w:author="Haider Alhabibi" w:date="2022-01-30T14:21:00Z">
              <w:r w:rsidRPr="0024633A" w:rsidDel="008F1862">
                <w:rPr>
                  <w:rFonts w:cs="Tahoma"/>
                  <w:sz w:val="24"/>
                  <w:szCs w:val="24"/>
                </w:rPr>
                <w:delText>19</w:delText>
              </w:r>
            </w:del>
            <w:r w:rsidRPr="0024633A">
              <w:rPr>
                <w:rFonts w:cs="Tahoma"/>
                <w:sz w:val="24"/>
                <w:szCs w:val="24"/>
              </w:rPr>
              <w:t>-CF2R-MCH-27a-</w:t>
            </w:r>
            <w:ins w:id="7599" w:author="Haider Alhabibi" w:date="2022-01-30T13:58:00Z">
              <w:r w:rsidR="00EA3804">
                <w:rPr>
                  <w:rFonts w:cs="Tahoma"/>
                  <w:sz w:val="24"/>
                  <w:szCs w:val="24"/>
                </w:rPr>
                <w:t>H-</w:t>
              </w:r>
            </w:ins>
            <w:r w:rsidR="001A4292" w:rsidRPr="0024633A">
              <w:rPr>
                <w:rFonts w:cs="Tahoma"/>
                <w:sz w:val="24"/>
                <w:szCs w:val="24"/>
              </w:rPr>
              <w:t>SingleFamilyAttachedDetachedVentilation</w:t>
            </w:r>
            <w:r w:rsidRPr="0024633A">
              <w:rPr>
                <w:rFonts w:cs="Tahoma"/>
                <w:sz w:val="24"/>
                <w:szCs w:val="24"/>
              </w:rPr>
              <w:t>.docx</w:t>
            </w:r>
          </w:p>
        </w:tc>
      </w:tr>
      <w:tr w:rsidR="00B557E1" w:rsidRPr="0024633A" w:rsidDel="00EA3804" w14:paraId="413ACA32" w14:textId="00BD460E" w:rsidTr="000B1824">
        <w:trPr>
          <w:trHeight w:hRule="exact" w:val="288"/>
          <w:del w:id="7600" w:author="Haider Alhabibi" w:date="2022-01-30T13:58:00Z"/>
        </w:trPr>
        <w:tc>
          <w:tcPr>
            <w:tcW w:w="9936" w:type="dxa"/>
            <w:noWrap/>
          </w:tcPr>
          <w:p w14:paraId="51A1A4C4" w14:textId="769301E9" w:rsidR="00B557E1" w:rsidRPr="0024633A" w:rsidDel="00EA3804" w:rsidRDefault="00B557E1" w:rsidP="001A4292">
            <w:pPr>
              <w:spacing w:after="0"/>
              <w:rPr>
                <w:del w:id="7601" w:author="Haider Alhabibi" w:date="2022-01-30T13:58:00Z"/>
                <w:rFonts w:cs="Tahoma"/>
                <w:sz w:val="24"/>
                <w:szCs w:val="24"/>
              </w:rPr>
            </w:pPr>
            <w:del w:id="7602" w:author="Haider Alhabibi" w:date="2022-01-30T13:58:00Z">
              <w:r w:rsidRPr="0024633A" w:rsidDel="00EA3804">
                <w:rPr>
                  <w:rFonts w:cs="Tahoma"/>
                  <w:sz w:val="24"/>
                  <w:szCs w:val="24"/>
                </w:rPr>
                <w:delText>2019-CF2R-MCH-27b-</w:delText>
              </w:r>
              <w:r w:rsidR="001A4292" w:rsidRPr="0024633A" w:rsidDel="00EA3804">
                <w:rPr>
                  <w:rFonts w:cs="Tahoma"/>
                  <w:sz w:val="24"/>
                  <w:szCs w:val="24"/>
                </w:rPr>
                <w:delText>Multifamily</w:delText>
              </w:r>
              <w:r w:rsidRPr="0024633A" w:rsidDel="00EA3804">
                <w:rPr>
                  <w:rFonts w:cs="Tahoma"/>
                  <w:sz w:val="24"/>
                  <w:szCs w:val="24"/>
                </w:rPr>
                <w:delText>.docx</w:delText>
              </w:r>
            </w:del>
          </w:p>
        </w:tc>
      </w:tr>
      <w:tr w:rsidR="00B557E1" w:rsidRPr="0024633A" w14:paraId="4A21F1AA" w14:textId="77777777" w:rsidTr="000B1824">
        <w:trPr>
          <w:trHeight w:hRule="exact" w:val="288"/>
        </w:trPr>
        <w:tc>
          <w:tcPr>
            <w:tcW w:w="9936" w:type="dxa"/>
            <w:noWrap/>
          </w:tcPr>
          <w:p w14:paraId="076BB596" w14:textId="24E6953C" w:rsidR="00B557E1" w:rsidRPr="0024633A" w:rsidRDefault="00B557E1" w:rsidP="00CA0B9D">
            <w:pPr>
              <w:spacing w:after="0"/>
              <w:rPr>
                <w:rFonts w:cs="Tahoma"/>
                <w:sz w:val="24"/>
                <w:szCs w:val="24"/>
              </w:rPr>
            </w:pPr>
            <w:r w:rsidRPr="0024633A">
              <w:rPr>
                <w:rFonts w:cs="Tahoma"/>
                <w:sz w:val="24"/>
                <w:szCs w:val="24"/>
              </w:rPr>
              <w:t>20</w:t>
            </w:r>
            <w:ins w:id="7603" w:author="Haider Alhabibi" w:date="2022-01-30T14:21:00Z">
              <w:r w:rsidR="008F1862">
                <w:rPr>
                  <w:rFonts w:cs="Tahoma"/>
                  <w:sz w:val="24"/>
                  <w:szCs w:val="24"/>
                </w:rPr>
                <w:t>22</w:t>
              </w:r>
            </w:ins>
            <w:del w:id="7604" w:author="Haider Alhabibi" w:date="2022-01-30T14:21:00Z">
              <w:r w:rsidRPr="0024633A" w:rsidDel="008F1862">
                <w:rPr>
                  <w:rFonts w:cs="Tahoma"/>
                  <w:sz w:val="24"/>
                  <w:szCs w:val="24"/>
                </w:rPr>
                <w:delText>19</w:delText>
              </w:r>
            </w:del>
            <w:r w:rsidRPr="0024633A">
              <w:rPr>
                <w:rFonts w:cs="Tahoma"/>
                <w:sz w:val="24"/>
                <w:szCs w:val="24"/>
              </w:rPr>
              <w:t>-CF2R-MCH-27c-</w:t>
            </w:r>
            <w:ins w:id="7605" w:author="Haider Alhabibi" w:date="2022-01-30T13:58:00Z">
              <w:r w:rsidR="00EA3804">
                <w:rPr>
                  <w:rFonts w:cs="Tahoma"/>
                  <w:sz w:val="24"/>
                  <w:szCs w:val="24"/>
                </w:rPr>
                <w:t>H-</w:t>
              </w:r>
            </w:ins>
            <w:r w:rsidR="001A4292" w:rsidRPr="0024633A">
              <w:rPr>
                <w:rFonts w:cs="Tahoma"/>
                <w:sz w:val="24"/>
                <w:szCs w:val="24"/>
              </w:rPr>
              <w:t>SinglefamilyMultifamily</w:t>
            </w:r>
            <w:r w:rsidR="00CA0B9D" w:rsidRPr="0024633A">
              <w:rPr>
                <w:rFonts w:cs="Tahoma"/>
                <w:sz w:val="24"/>
                <w:szCs w:val="24"/>
              </w:rPr>
              <w:t>ScheduledandRealTimeControl</w:t>
            </w:r>
            <w:r w:rsidRPr="0024633A">
              <w:rPr>
                <w:rFonts w:cs="Tahoma"/>
                <w:sz w:val="24"/>
                <w:szCs w:val="24"/>
              </w:rPr>
              <w:t>.docx</w:t>
            </w:r>
          </w:p>
        </w:tc>
      </w:tr>
      <w:tr w:rsidR="00B557E1" w:rsidRPr="0024633A" w14:paraId="3CD529A8" w14:textId="77777777" w:rsidTr="000B1824">
        <w:trPr>
          <w:trHeight w:hRule="exact" w:val="288"/>
        </w:trPr>
        <w:tc>
          <w:tcPr>
            <w:tcW w:w="9936" w:type="dxa"/>
            <w:noWrap/>
          </w:tcPr>
          <w:p w14:paraId="1340ED1D" w14:textId="47D7D674" w:rsidR="00B557E1" w:rsidRPr="0024633A" w:rsidRDefault="00B557E1" w:rsidP="001A4292">
            <w:pPr>
              <w:spacing w:after="0"/>
              <w:rPr>
                <w:rFonts w:cs="Tahoma"/>
                <w:sz w:val="24"/>
                <w:szCs w:val="24"/>
              </w:rPr>
            </w:pPr>
            <w:r w:rsidRPr="0024633A">
              <w:rPr>
                <w:rFonts w:cs="Tahoma"/>
                <w:sz w:val="24"/>
                <w:szCs w:val="24"/>
              </w:rPr>
              <w:t>20</w:t>
            </w:r>
            <w:ins w:id="7606" w:author="Haider Alhabibi" w:date="2022-01-30T14:21:00Z">
              <w:r w:rsidR="008F1862">
                <w:rPr>
                  <w:rFonts w:cs="Tahoma"/>
                  <w:sz w:val="24"/>
                  <w:szCs w:val="24"/>
                </w:rPr>
                <w:t>22</w:t>
              </w:r>
            </w:ins>
            <w:del w:id="7607" w:author="Haider Alhabibi" w:date="2022-01-30T14:21:00Z">
              <w:r w:rsidRPr="0024633A" w:rsidDel="008F1862">
                <w:rPr>
                  <w:rFonts w:cs="Tahoma"/>
                  <w:sz w:val="24"/>
                  <w:szCs w:val="24"/>
                </w:rPr>
                <w:delText>19</w:delText>
              </w:r>
            </w:del>
            <w:r w:rsidRPr="0024633A">
              <w:rPr>
                <w:rFonts w:cs="Tahoma"/>
                <w:sz w:val="24"/>
                <w:szCs w:val="24"/>
              </w:rPr>
              <w:t>-CF2R-MCH-27d-</w:t>
            </w:r>
            <w:ins w:id="7608" w:author="Haider Alhabibi" w:date="2022-01-30T13:58:00Z">
              <w:r w:rsidR="00EA3804">
                <w:rPr>
                  <w:rFonts w:cs="Tahoma"/>
                  <w:sz w:val="24"/>
                  <w:szCs w:val="24"/>
                </w:rPr>
                <w:t>H-</w:t>
              </w:r>
            </w:ins>
            <w:r w:rsidR="001A4292" w:rsidRPr="0024633A">
              <w:rPr>
                <w:rFonts w:cs="Tahoma"/>
                <w:sz w:val="24"/>
                <w:szCs w:val="24"/>
              </w:rPr>
              <w:t>NondwellingUnit</w:t>
            </w:r>
            <w:r w:rsidRPr="0024633A">
              <w:rPr>
                <w:rFonts w:cs="Tahoma"/>
                <w:sz w:val="24"/>
                <w:szCs w:val="24"/>
              </w:rPr>
              <w:t>.docx</w:t>
            </w:r>
          </w:p>
        </w:tc>
      </w:tr>
      <w:tr w:rsidR="00B557E1" w:rsidRPr="0024633A" w14:paraId="56CC7873" w14:textId="77777777" w:rsidTr="000B1824">
        <w:trPr>
          <w:trHeight w:hRule="exact" w:val="288"/>
        </w:trPr>
        <w:tc>
          <w:tcPr>
            <w:tcW w:w="9936" w:type="dxa"/>
            <w:noWrap/>
          </w:tcPr>
          <w:p w14:paraId="58ABEDBE" w14:textId="753C78A3" w:rsidR="00B557E1" w:rsidRPr="0024633A" w:rsidRDefault="00B557E1" w:rsidP="00B557E1">
            <w:pPr>
              <w:spacing w:after="0"/>
              <w:rPr>
                <w:rFonts w:cs="Tahoma"/>
                <w:sz w:val="24"/>
                <w:szCs w:val="24"/>
              </w:rPr>
            </w:pPr>
            <w:r w:rsidRPr="0024633A">
              <w:rPr>
                <w:rFonts w:cs="Tahoma"/>
                <w:sz w:val="24"/>
                <w:szCs w:val="24"/>
              </w:rPr>
              <w:t>20</w:t>
            </w:r>
            <w:ins w:id="7609" w:author="Haider Alhabibi" w:date="2022-01-30T14:22:00Z">
              <w:r w:rsidR="008F1862">
                <w:rPr>
                  <w:rFonts w:cs="Tahoma"/>
                  <w:sz w:val="24"/>
                  <w:szCs w:val="24"/>
                </w:rPr>
                <w:t>22</w:t>
              </w:r>
            </w:ins>
            <w:del w:id="7610" w:author="Haider Alhabibi" w:date="2022-01-30T14:22:00Z">
              <w:r w:rsidRPr="0024633A" w:rsidDel="008F1862">
                <w:rPr>
                  <w:rFonts w:cs="Tahoma"/>
                  <w:sz w:val="24"/>
                  <w:szCs w:val="24"/>
                </w:rPr>
                <w:delText>19</w:delText>
              </w:r>
            </w:del>
            <w:r w:rsidRPr="0024633A">
              <w:rPr>
                <w:rFonts w:cs="Tahoma"/>
                <w:sz w:val="24"/>
                <w:szCs w:val="24"/>
              </w:rPr>
              <w:t>-CF2R-MCH-28-</w:t>
            </w:r>
            <w:ins w:id="7611" w:author="Haider Alhabibi" w:date="2022-01-30T13:58:00Z">
              <w:r w:rsidR="00EA3804">
                <w:rPr>
                  <w:rFonts w:cs="Tahoma"/>
                  <w:sz w:val="24"/>
                  <w:szCs w:val="24"/>
                </w:rPr>
                <w:t>H-</w:t>
              </w:r>
            </w:ins>
            <w:r w:rsidRPr="0024633A">
              <w:rPr>
                <w:rFonts w:cs="Tahoma"/>
                <w:sz w:val="24"/>
                <w:szCs w:val="24"/>
              </w:rPr>
              <w:t>ReturnDuctAndFilterGrilleDesign-Table150.0-BorC.docx</w:t>
            </w:r>
          </w:p>
        </w:tc>
      </w:tr>
      <w:tr w:rsidR="00B557E1" w:rsidRPr="0024633A" w14:paraId="110FE407" w14:textId="77777777" w:rsidTr="000B1824">
        <w:trPr>
          <w:trHeight w:hRule="exact" w:val="288"/>
        </w:trPr>
        <w:tc>
          <w:tcPr>
            <w:tcW w:w="9936" w:type="dxa"/>
            <w:noWrap/>
          </w:tcPr>
          <w:p w14:paraId="7D35B93A" w14:textId="27C23BA6" w:rsidR="00B557E1" w:rsidRPr="0024633A" w:rsidRDefault="00B557E1" w:rsidP="00B557E1">
            <w:pPr>
              <w:spacing w:after="0"/>
              <w:rPr>
                <w:rFonts w:cs="Tahoma"/>
                <w:sz w:val="24"/>
                <w:szCs w:val="24"/>
              </w:rPr>
            </w:pPr>
            <w:r w:rsidRPr="0024633A">
              <w:rPr>
                <w:rFonts w:cs="Tahoma"/>
                <w:sz w:val="24"/>
                <w:szCs w:val="24"/>
              </w:rPr>
              <w:t>20</w:t>
            </w:r>
            <w:ins w:id="7612" w:author="Haider Alhabibi" w:date="2022-01-30T14:22:00Z">
              <w:r w:rsidR="008F1862">
                <w:rPr>
                  <w:rFonts w:cs="Tahoma"/>
                  <w:sz w:val="24"/>
                  <w:szCs w:val="24"/>
                </w:rPr>
                <w:t>22</w:t>
              </w:r>
            </w:ins>
            <w:del w:id="7613" w:author="Haider Alhabibi" w:date="2022-01-30T14:22:00Z">
              <w:r w:rsidRPr="0024633A" w:rsidDel="008F1862">
                <w:rPr>
                  <w:rFonts w:cs="Tahoma"/>
                  <w:sz w:val="24"/>
                  <w:szCs w:val="24"/>
                </w:rPr>
                <w:delText>19</w:delText>
              </w:r>
            </w:del>
            <w:r w:rsidRPr="0024633A">
              <w:rPr>
                <w:rFonts w:cs="Tahoma"/>
                <w:sz w:val="24"/>
                <w:szCs w:val="24"/>
              </w:rPr>
              <w:t>-CF2R-MCH-29-</w:t>
            </w:r>
            <w:ins w:id="7614" w:author="Haider Alhabibi" w:date="2022-01-30T13:58:00Z">
              <w:r w:rsidR="00EA3804">
                <w:rPr>
                  <w:rFonts w:cs="Tahoma"/>
                  <w:sz w:val="24"/>
                  <w:szCs w:val="24"/>
                </w:rPr>
                <w:t>H-</w:t>
              </w:r>
            </w:ins>
            <w:r w:rsidRPr="0024633A">
              <w:rPr>
                <w:rFonts w:cs="Tahoma"/>
                <w:sz w:val="24"/>
                <w:szCs w:val="24"/>
              </w:rPr>
              <w:t>SupplyDuctSurfaceAreaBuriedDucts.docx</w:t>
            </w:r>
          </w:p>
        </w:tc>
      </w:tr>
      <w:tr w:rsidR="00B557E1" w:rsidRPr="0024633A" w14:paraId="2A688BFD" w14:textId="77777777" w:rsidTr="000B1824">
        <w:trPr>
          <w:trHeight w:hRule="exact" w:val="288"/>
        </w:trPr>
        <w:tc>
          <w:tcPr>
            <w:tcW w:w="9936" w:type="dxa"/>
            <w:noWrap/>
          </w:tcPr>
          <w:p w14:paraId="29ABA10F" w14:textId="0EEED28B" w:rsidR="00B557E1" w:rsidRPr="0024633A" w:rsidRDefault="00B557E1" w:rsidP="00B557E1">
            <w:pPr>
              <w:spacing w:after="0"/>
              <w:rPr>
                <w:rFonts w:cs="Tahoma"/>
                <w:sz w:val="24"/>
                <w:szCs w:val="24"/>
              </w:rPr>
            </w:pPr>
            <w:r w:rsidRPr="0024633A">
              <w:rPr>
                <w:rFonts w:cs="Tahoma"/>
                <w:sz w:val="24"/>
                <w:szCs w:val="24"/>
              </w:rPr>
              <w:t>20</w:t>
            </w:r>
            <w:ins w:id="7615" w:author="Haider Alhabibi" w:date="2022-01-30T14:22:00Z">
              <w:r w:rsidR="008F1862">
                <w:rPr>
                  <w:rFonts w:cs="Tahoma"/>
                  <w:sz w:val="24"/>
                  <w:szCs w:val="24"/>
                </w:rPr>
                <w:t>22</w:t>
              </w:r>
            </w:ins>
            <w:del w:id="7616" w:author="Haider Alhabibi" w:date="2022-01-30T14:22:00Z">
              <w:r w:rsidRPr="0024633A" w:rsidDel="008F1862">
                <w:rPr>
                  <w:rFonts w:cs="Tahoma"/>
                  <w:sz w:val="24"/>
                  <w:szCs w:val="24"/>
                </w:rPr>
                <w:delText>19</w:delText>
              </w:r>
            </w:del>
            <w:r w:rsidRPr="0024633A">
              <w:rPr>
                <w:rFonts w:cs="Tahoma"/>
                <w:sz w:val="24"/>
                <w:szCs w:val="24"/>
              </w:rPr>
              <w:t>-CF2R-MCH-30-</w:t>
            </w:r>
            <w:ins w:id="7617" w:author="Haider Alhabibi" w:date="2022-01-30T13:58:00Z">
              <w:r w:rsidR="00EA3804">
                <w:rPr>
                  <w:rFonts w:cs="Tahoma"/>
                  <w:sz w:val="24"/>
                  <w:szCs w:val="24"/>
                </w:rPr>
                <w:t>H-</w:t>
              </w:r>
            </w:ins>
            <w:r w:rsidRPr="0024633A">
              <w:rPr>
                <w:rFonts w:cs="Tahoma"/>
                <w:sz w:val="24"/>
                <w:szCs w:val="24"/>
              </w:rPr>
              <w:t>VentilationCooling.docx</w:t>
            </w:r>
          </w:p>
          <w:p w14:paraId="384E7EFD" w14:textId="77777777" w:rsidR="00B557E1" w:rsidRPr="0024633A" w:rsidRDefault="00B557E1" w:rsidP="00B557E1">
            <w:pPr>
              <w:spacing w:after="0"/>
              <w:rPr>
                <w:rFonts w:cs="Tahoma"/>
                <w:sz w:val="24"/>
                <w:szCs w:val="24"/>
              </w:rPr>
            </w:pPr>
          </w:p>
          <w:p w14:paraId="366A6EC7" w14:textId="77777777" w:rsidR="00B557E1" w:rsidRPr="0024633A" w:rsidRDefault="00B557E1" w:rsidP="00B557E1">
            <w:pPr>
              <w:spacing w:after="0"/>
              <w:rPr>
                <w:rFonts w:cs="Tahoma"/>
                <w:sz w:val="24"/>
                <w:szCs w:val="24"/>
              </w:rPr>
            </w:pPr>
          </w:p>
          <w:p w14:paraId="2C288AFB" w14:textId="77777777" w:rsidR="00B557E1" w:rsidRPr="0024633A" w:rsidRDefault="00B557E1" w:rsidP="00B557E1">
            <w:pPr>
              <w:spacing w:after="0"/>
              <w:rPr>
                <w:rFonts w:cs="Tahoma"/>
                <w:sz w:val="24"/>
                <w:szCs w:val="24"/>
              </w:rPr>
            </w:pPr>
          </w:p>
        </w:tc>
      </w:tr>
      <w:tr w:rsidR="00B557E1" w:rsidRPr="0024633A" w14:paraId="308C279C" w14:textId="77777777" w:rsidTr="000B1824">
        <w:trPr>
          <w:trHeight w:hRule="exact" w:val="288"/>
        </w:trPr>
        <w:tc>
          <w:tcPr>
            <w:tcW w:w="9936" w:type="dxa"/>
            <w:noWrap/>
          </w:tcPr>
          <w:p w14:paraId="07CF235C" w14:textId="604705FA" w:rsidR="00B557E1" w:rsidRPr="0024633A" w:rsidDel="00507E8E" w:rsidRDefault="00B557E1" w:rsidP="00B5394A">
            <w:pPr>
              <w:spacing w:after="0"/>
              <w:rPr>
                <w:rFonts w:cs="Tahoma"/>
                <w:sz w:val="24"/>
                <w:szCs w:val="24"/>
              </w:rPr>
            </w:pPr>
            <w:r w:rsidRPr="0024633A">
              <w:rPr>
                <w:rFonts w:cs="Tahoma"/>
                <w:sz w:val="24"/>
                <w:szCs w:val="24"/>
              </w:rPr>
              <w:t>20</w:t>
            </w:r>
            <w:ins w:id="7618" w:author="Haider Alhabibi" w:date="2022-01-30T14:22:00Z">
              <w:r w:rsidR="008F1862">
                <w:rPr>
                  <w:rFonts w:cs="Tahoma"/>
                  <w:sz w:val="24"/>
                  <w:szCs w:val="24"/>
                </w:rPr>
                <w:t>22</w:t>
              </w:r>
            </w:ins>
            <w:del w:id="7619" w:author="Haider Alhabibi" w:date="2022-01-30T14:22:00Z">
              <w:r w:rsidRPr="0024633A" w:rsidDel="008F1862">
                <w:rPr>
                  <w:rFonts w:cs="Tahoma"/>
                  <w:sz w:val="24"/>
                  <w:szCs w:val="24"/>
                </w:rPr>
                <w:delText>19</w:delText>
              </w:r>
            </w:del>
            <w:r w:rsidRPr="0024633A">
              <w:rPr>
                <w:rFonts w:cs="Tahoma"/>
                <w:sz w:val="24"/>
                <w:szCs w:val="24"/>
              </w:rPr>
              <w:t>-CF2R-MCH-31a-</w:t>
            </w:r>
            <w:r w:rsidR="001D1B1E" w:rsidRPr="0024633A">
              <w:rPr>
                <w:rFonts w:cs="Tahoma"/>
                <w:sz w:val="24"/>
                <w:szCs w:val="24"/>
              </w:rPr>
              <w:t>H-WholeHouseFan</w:t>
            </w:r>
            <w:r w:rsidRPr="0024633A">
              <w:rPr>
                <w:rFonts w:cs="Tahoma"/>
                <w:sz w:val="24"/>
                <w:szCs w:val="24"/>
              </w:rPr>
              <w:t>HERS-</w:t>
            </w:r>
            <w:r w:rsidR="001D1B1E" w:rsidRPr="0024633A">
              <w:rPr>
                <w:rFonts w:cs="Tahoma"/>
                <w:sz w:val="24"/>
                <w:szCs w:val="24"/>
              </w:rPr>
              <w:t>Airflow</w:t>
            </w:r>
            <w:r w:rsidRPr="0024633A">
              <w:rPr>
                <w:rFonts w:cs="Tahoma"/>
                <w:sz w:val="24"/>
                <w:szCs w:val="24"/>
              </w:rPr>
              <w:t>andWatts</w:t>
            </w:r>
            <w:r w:rsidR="002D12CD" w:rsidRPr="0024633A">
              <w:rPr>
                <w:rFonts w:cs="Tahoma"/>
                <w:sz w:val="24"/>
                <w:szCs w:val="24"/>
              </w:rPr>
              <w:t>perWHF</w:t>
            </w:r>
            <w:r w:rsidRPr="0024633A">
              <w:rPr>
                <w:rFonts w:cs="Tahoma"/>
                <w:sz w:val="24"/>
                <w:szCs w:val="24"/>
              </w:rPr>
              <w:t>.docx</w:t>
            </w:r>
          </w:p>
        </w:tc>
      </w:tr>
      <w:tr w:rsidR="00B557E1" w:rsidRPr="0024633A" w14:paraId="07B84465" w14:textId="77777777" w:rsidTr="000B1824">
        <w:trPr>
          <w:trHeight w:hRule="exact" w:val="288"/>
        </w:trPr>
        <w:tc>
          <w:tcPr>
            <w:tcW w:w="9936" w:type="dxa"/>
            <w:noWrap/>
          </w:tcPr>
          <w:p w14:paraId="0BD86571" w14:textId="021A9C9B" w:rsidR="00B557E1" w:rsidRPr="0024633A" w:rsidDel="00507E8E" w:rsidRDefault="00B557E1" w:rsidP="00B5394A">
            <w:pPr>
              <w:spacing w:after="0"/>
              <w:rPr>
                <w:rFonts w:cs="Tahoma"/>
                <w:sz w:val="24"/>
                <w:szCs w:val="24"/>
              </w:rPr>
            </w:pPr>
            <w:r w:rsidRPr="0024633A">
              <w:rPr>
                <w:rFonts w:cs="Tahoma"/>
                <w:sz w:val="24"/>
                <w:szCs w:val="24"/>
              </w:rPr>
              <w:t>20</w:t>
            </w:r>
            <w:ins w:id="7620" w:author="Haider Alhabibi" w:date="2022-01-30T14:22:00Z">
              <w:r w:rsidR="008F1862">
                <w:rPr>
                  <w:rFonts w:cs="Tahoma"/>
                  <w:sz w:val="24"/>
                  <w:szCs w:val="24"/>
                </w:rPr>
                <w:t>22</w:t>
              </w:r>
            </w:ins>
            <w:del w:id="7621" w:author="Haider Alhabibi" w:date="2022-01-30T14:22:00Z">
              <w:r w:rsidRPr="0024633A" w:rsidDel="008F1862">
                <w:rPr>
                  <w:rFonts w:cs="Tahoma"/>
                  <w:sz w:val="24"/>
                  <w:szCs w:val="24"/>
                </w:rPr>
                <w:delText>19</w:delText>
              </w:r>
            </w:del>
            <w:r w:rsidRPr="0024633A">
              <w:rPr>
                <w:rFonts w:cs="Tahoma"/>
                <w:sz w:val="24"/>
                <w:szCs w:val="24"/>
              </w:rPr>
              <w:t>-CF2R-MCH-31b-</w:t>
            </w:r>
            <w:r w:rsidR="001D1B1E" w:rsidRPr="0024633A">
              <w:rPr>
                <w:rFonts w:cs="Tahoma"/>
                <w:sz w:val="24"/>
                <w:szCs w:val="24"/>
              </w:rPr>
              <w:t>H-WholeHouseFan</w:t>
            </w:r>
            <w:r w:rsidRPr="0024633A">
              <w:rPr>
                <w:rFonts w:cs="Tahoma"/>
                <w:sz w:val="24"/>
                <w:szCs w:val="24"/>
              </w:rPr>
              <w:t>HERS</w:t>
            </w:r>
            <w:r w:rsidR="00B5394A" w:rsidRPr="0024633A">
              <w:rPr>
                <w:rFonts w:cs="Tahoma"/>
                <w:sz w:val="24"/>
                <w:szCs w:val="24"/>
              </w:rPr>
              <w:t>-</w:t>
            </w:r>
            <w:r w:rsidR="001D1B1E" w:rsidRPr="0024633A">
              <w:rPr>
                <w:rFonts w:cs="Tahoma"/>
                <w:sz w:val="24"/>
                <w:szCs w:val="24"/>
              </w:rPr>
              <w:t>AirflowperWHFandTotal</w:t>
            </w:r>
            <w:r w:rsidRPr="0024633A">
              <w:rPr>
                <w:rFonts w:cs="Tahoma"/>
                <w:sz w:val="24"/>
                <w:szCs w:val="24"/>
              </w:rPr>
              <w:t>Watts.docx</w:t>
            </w:r>
          </w:p>
        </w:tc>
      </w:tr>
      <w:tr w:rsidR="00B557E1" w:rsidRPr="0024633A" w:rsidDel="00EA3804" w14:paraId="6C623EF4" w14:textId="0143F5F8" w:rsidTr="000B1824">
        <w:trPr>
          <w:trHeight w:hRule="exact" w:val="288"/>
          <w:del w:id="7622" w:author="Haider Alhabibi" w:date="2022-01-30T13:59:00Z"/>
        </w:trPr>
        <w:tc>
          <w:tcPr>
            <w:tcW w:w="9936" w:type="dxa"/>
            <w:noWrap/>
          </w:tcPr>
          <w:p w14:paraId="43248DD7" w14:textId="2166D69C" w:rsidR="00B557E1" w:rsidRPr="0024633A" w:rsidDel="00EA3804" w:rsidRDefault="00B557E1" w:rsidP="00B5394A">
            <w:pPr>
              <w:spacing w:after="0"/>
              <w:rPr>
                <w:del w:id="7623" w:author="Haider Alhabibi" w:date="2022-01-30T13:59:00Z"/>
                <w:rFonts w:cs="Tahoma"/>
                <w:sz w:val="24"/>
                <w:szCs w:val="24"/>
              </w:rPr>
            </w:pPr>
            <w:del w:id="7624" w:author="Haider Alhabibi" w:date="2022-01-30T13:59:00Z">
              <w:r w:rsidRPr="0024633A" w:rsidDel="00EA3804">
                <w:rPr>
                  <w:rFonts w:cs="Tahoma"/>
                  <w:sz w:val="24"/>
                  <w:szCs w:val="24"/>
                </w:rPr>
                <w:delText>2019-CF2R-MCH-31c-</w:delText>
              </w:r>
              <w:r w:rsidR="001D1B1E" w:rsidRPr="0024633A" w:rsidDel="00EA3804">
                <w:rPr>
                  <w:rFonts w:cs="Tahoma"/>
                  <w:sz w:val="24"/>
                  <w:szCs w:val="24"/>
                </w:rPr>
                <w:delText>H-WholeHouseFan</w:delText>
              </w:r>
              <w:r w:rsidRPr="0024633A" w:rsidDel="00EA3804">
                <w:rPr>
                  <w:rFonts w:cs="Tahoma"/>
                  <w:sz w:val="24"/>
                  <w:szCs w:val="24"/>
                </w:rPr>
                <w:delText>HERS</w:delText>
              </w:r>
              <w:r w:rsidR="00AD4A47" w:rsidRPr="0024633A" w:rsidDel="00EA3804">
                <w:rPr>
                  <w:rFonts w:cs="Tahoma"/>
                  <w:sz w:val="24"/>
                  <w:szCs w:val="24"/>
                </w:rPr>
                <w:delText>-</w:delText>
              </w:r>
              <w:r w:rsidRPr="0024633A" w:rsidDel="00EA3804">
                <w:rPr>
                  <w:rFonts w:cs="Tahoma"/>
                  <w:sz w:val="24"/>
                  <w:szCs w:val="24"/>
                </w:rPr>
                <w:delText>Total</w:delText>
              </w:r>
              <w:r w:rsidR="002D12CD" w:rsidRPr="0024633A" w:rsidDel="00EA3804">
                <w:rPr>
                  <w:rFonts w:cs="Tahoma"/>
                  <w:sz w:val="24"/>
                  <w:szCs w:val="24"/>
                </w:rPr>
                <w:delText>Airflowand</w:delText>
              </w:r>
              <w:r w:rsidRPr="0024633A" w:rsidDel="00EA3804">
                <w:rPr>
                  <w:rFonts w:cs="Tahoma"/>
                  <w:sz w:val="24"/>
                  <w:szCs w:val="24"/>
                </w:rPr>
                <w:delText>Watts</w:delText>
              </w:r>
              <w:r w:rsidR="00B5394A" w:rsidRPr="0024633A" w:rsidDel="00EA3804">
                <w:rPr>
                  <w:rFonts w:cs="Tahoma"/>
                  <w:sz w:val="24"/>
                  <w:szCs w:val="24"/>
                </w:rPr>
                <w:delText>perWHF</w:delText>
              </w:r>
              <w:r w:rsidRPr="0024633A" w:rsidDel="00EA3804">
                <w:rPr>
                  <w:rFonts w:cs="Tahoma"/>
                  <w:sz w:val="24"/>
                  <w:szCs w:val="24"/>
                </w:rPr>
                <w:delText>.docx</w:delText>
              </w:r>
            </w:del>
          </w:p>
        </w:tc>
      </w:tr>
      <w:tr w:rsidR="00B557E1" w:rsidRPr="0024633A" w:rsidDel="00EA3804" w14:paraId="38E1E087" w14:textId="6A6A00CE" w:rsidTr="000B1824">
        <w:trPr>
          <w:trHeight w:hRule="exact" w:val="288"/>
          <w:del w:id="7625" w:author="Haider Alhabibi" w:date="2022-01-30T13:59:00Z"/>
        </w:trPr>
        <w:tc>
          <w:tcPr>
            <w:tcW w:w="9936" w:type="dxa"/>
            <w:noWrap/>
          </w:tcPr>
          <w:p w14:paraId="10160C48" w14:textId="2FCD19F8" w:rsidR="00B557E1" w:rsidRPr="0024633A" w:rsidDel="00EA3804" w:rsidRDefault="00B557E1" w:rsidP="00B5394A">
            <w:pPr>
              <w:spacing w:after="0"/>
              <w:rPr>
                <w:del w:id="7626" w:author="Haider Alhabibi" w:date="2022-01-30T13:59:00Z"/>
                <w:rFonts w:cs="Tahoma"/>
                <w:sz w:val="24"/>
                <w:szCs w:val="24"/>
              </w:rPr>
            </w:pPr>
            <w:del w:id="7627" w:author="Haider Alhabibi" w:date="2022-01-30T13:59:00Z">
              <w:r w:rsidRPr="0024633A" w:rsidDel="00EA3804">
                <w:rPr>
                  <w:rFonts w:cs="Tahoma"/>
                  <w:sz w:val="24"/>
                  <w:szCs w:val="24"/>
                </w:rPr>
                <w:delText>2019-CF2R-MCH-31d-</w:delText>
              </w:r>
              <w:r w:rsidR="001D1B1E" w:rsidRPr="0024633A" w:rsidDel="00EA3804">
                <w:rPr>
                  <w:rFonts w:cs="Tahoma"/>
                  <w:sz w:val="24"/>
                  <w:szCs w:val="24"/>
                </w:rPr>
                <w:delText>H-WholeHouseFan</w:delText>
              </w:r>
              <w:r w:rsidRPr="0024633A" w:rsidDel="00EA3804">
                <w:rPr>
                  <w:rFonts w:cs="Tahoma"/>
                  <w:sz w:val="24"/>
                  <w:szCs w:val="24"/>
                </w:rPr>
                <w:delText>HERS-Total</w:delText>
              </w:r>
              <w:r w:rsidR="002133FE" w:rsidRPr="0024633A" w:rsidDel="00EA3804">
                <w:rPr>
                  <w:rFonts w:cs="Tahoma"/>
                  <w:sz w:val="24"/>
                  <w:szCs w:val="24"/>
                </w:rPr>
                <w:delText>Airflow</w:delText>
              </w:r>
              <w:r w:rsidRPr="0024633A" w:rsidDel="00EA3804">
                <w:rPr>
                  <w:rFonts w:cs="Tahoma"/>
                  <w:sz w:val="24"/>
                  <w:szCs w:val="24"/>
                </w:rPr>
                <w:delText>andWatts.docx</w:delText>
              </w:r>
            </w:del>
          </w:p>
        </w:tc>
      </w:tr>
      <w:tr w:rsidR="00B8453D" w:rsidRPr="0024633A" w14:paraId="2B3ADD70" w14:textId="77777777" w:rsidTr="000B1824">
        <w:trPr>
          <w:trHeight w:hRule="exact" w:val="288"/>
        </w:trPr>
        <w:tc>
          <w:tcPr>
            <w:tcW w:w="9936" w:type="dxa"/>
            <w:noWrap/>
          </w:tcPr>
          <w:p w14:paraId="5DC6B5D7" w14:textId="6D28671C" w:rsidR="00B8453D" w:rsidRPr="0024633A" w:rsidDel="00507E8E" w:rsidRDefault="00B8453D" w:rsidP="00B557E1">
            <w:pPr>
              <w:spacing w:after="0"/>
              <w:rPr>
                <w:rFonts w:cs="Tahoma"/>
                <w:sz w:val="24"/>
                <w:szCs w:val="24"/>
              </w:rPr>
            </w:pPr>
            <w:r w:rsidRPr="0024633A">
              <w:rPr>
                <w:rFonts w:cs="Tahoma"/>
                <w:sz w:val="24"/>
                <w:szCs w:val="24"/>
              </w:rPr>
              <w:t>20</w:t>
            </w:r>
            <w:ins w:id="7628" w:author="Haider Alhabibi" w:date="2022-01-30T14:22:00Z">
              <w:r w:rsidR="008F1862">
                <w:rPr>
                  <w:rFonts w:cs="Tahoma"/>
                  <w:sz w:val="24"/>
                  <w:szCs w:val="24"/>
                </w:rPr>
                <w:t>22</w:t>
              </w:r>
            </w:ins>
            <w:del w:id="7629" w:author="Haider Alhabibi" w:date="2022-01-30T14:22:00Z">
              <w:r w:rsidRPr="0024633A" w:rsidDel="008F1862">
                <w:rPr>
                  <w:rFonts w:cs="Tahoma"/>
                  <w:sz w:val="24"/>
                  <w:szCs w:val="24"/>
                </w:rPr>
                <w:delText>19</w:delText>
              </w:r>
            </w:del>
            <w:r w:rsidRPr="0024633A">
              <w:rPr>
                <w:rFonts w:cs="Tahoma"/>
                <w:sz w:val="24"/>
                <w:szCs w:val="24"/>
              </w:rPr>
              <w:t>-CF2R-MCH-32-</w:t>
            </w:r>
            <w:ins w:id="7630" w:author="Haider Alhabibi" w:date="2022-01-30T13:59:00Z">
              <w:r w:rsidR="00E90FD7">
                <w:rPr>
                  <w:rFonts w:cs="Tahoma"/>
                  <w:sz w:val="24"/>
                  <w:szCs w:val="24"/>
                </w:rPr>
                <w:t>H-</w:t>
              </w:r>
            </w:ins>
            <w:r w:rsidRPr="0024633A">
              <w:rPr>
                <w:rFonts w:cs="Tahoma"/>
                <w:sz w:val="24"/>
                <w:szCs w:val="24"/>
              </w:rPr>
              <w:t>KitchenVentilation.docx</w:t>
            </w:r>
          </w:p>
        </w:tc>
      </w:tr>
      <w:tr w:rsidR="00B557E1" w:rsidRPr="0024633A" w14:paraId="68011502" w14:textId="77777777" w:rsidTr="000B1824">
        <w:trPr>
          <w:trHeight w:hRule="exact" w:val="288"/>
        </w:trPr>
        <w:tc>
          <w:tcPr>
            <w:tcW w:w="9936" w:type="dxa"/>
            <w:noWrap/>
          </w:tcPr>
          <w:p w14:paraId="53941788" w14:textId="3CA63D29" w:rsidR="00AE1391" w:rsidRPr="0024633A" w:rsidRDefault="00AE1391" w:rsidP="00B557E1">
            <w:pPr>
              <w:spacing w:after="0"/>
              <w:rPr>
                <w:rFonts w:cs="Tahoma"/>
                <w:sz w:val="24"/>
                <w:szCs w:val="24"/>
              </w:rPr>
            </w:pPr>
            <w:r w:rsidRPr="0024633A">
              <w:rPr>
                <w:rFonts w:cs="Tahoma"/>
                <w:sz w:val="24"/>
                <w:szCs w:val="24"/>
              </w:rPr>
              <w:t>20</w:t>
            </w:r>
            <w:ins w:id="7631" w:author="Haider Alhabibi" w:date="2022-01-30T14:22:00Z">
              <w:r w:rsidR="008F1862">
                <w:rPr>
                  <w:rFonts w:cs="Tahoma"/>
                  <w:sz w:val="24"/>
                  <w:szCs w:val="24"/>
                </w:rPr>
                <w:t>22</w:t>
              </w:r>
            </w:ins>
            <w:del w:id="7632" w:author="Haider Alhabibi" w:date="2022-01-30T14:22:00Z">
              <w:r w:rsidRPr="0024633A" w:rsidDel="008F1862">
                <w:rPr>
                  <w:rFonts w:cs="Tahoma"/>
                  <w:sz w:val="24"/>
                  <w:szCs w:val="24"/>
                </w:rPr>
                <w:delText>19</w:delText>
              </w:r>
            </w:del>
            <w:r w:rsidRPr="0024633A">
              <w:rPr>
                <w:rFonts w:cs="Tahoma"/>
                <w:sz w:val="24"/>
                <w:szCs w:val="24"/>
              </w:rPr>
              <w:t>-CF2R-MCH-33-</w:t>
            </w:r>
            <w:ins w:id="7633" w:author="Haider Alhabibi" w:date="2022-01-30T13:59:00Z">
              <w:r w:rsidR="00E90FD7">
                <w:rPr>
                  <w:rFonts w:cs="Tahoma"/>
                  <w:sz w:val="24"/>
                  <w:szCs w:val="24"/>
                </w:rPr>
                <w:t>H-</w:t>
              </w:r>
            </w:ins>
            <w:r w:rsidRPr="0024633A">
              <w:rPr>
                <w:rFonts w:cs="Tahoma"/>
                <w:sz w:val="24"/>
                <w:szCs w:val="24"/>
              </w:rPr>
              <w:t>VchpComplianceCredit.docx</w:t>
            </w:r>
          </w:p>
          <w:p w14:paraId="4C6F61A0" w14:textId="0A394EE3" w:rsidR="00B557E1" w:rsidRPr="0024633A" w:rsidRDefault="00B557E1" w:rsidP="00B557E1">
            <w:pPr>
              <w:spacing w:after="0"/>
              <w:rPr>
                <w:rFonts w:cs="Tahoma"/>
                <w:sz w:val="24"/>
                <w:szCs w:val="24"/>
              </w:rPr>
            </w:pPr>
            <w:r w:rsidRPr="0024633A">
              <w:rPr>
                <w:rFonts w:cs="Tahoma"/>
                <w:sz w:val="24"/>
                <w:szCs w:val="24"/>
              </w:rPr>
              <w:t>2019-CF2R-PLB-01a-NonHERS-MultifamilyCentralHotWaterSystemDistribution.docx</w:t>
            </w:r>
          </w:p>
        </w:tc>
      </w:tr>
      <w:tr w:rsidR="00B557E1" w:rsidRPr="0024633A" w14:paraId="06548FE8" w14:textId="77777777" w:rsidTr="000B1824">
        <w:trPr>
          <w:trHeight w:hRule="exact" w:val="288"/>
        </w:trPr>
        <w:tc>
          <w:tcPr>
            <w:tcW w:w="9936" w:type="dxa"/>
            <w:noWrap/>
          </w:tcPr>
          <w:p w14:paraId="483BB584" w14:textId="5A6938E3" w:rsidR="00AB123D" w:rsidRPr="00B512CE" w:rsidRDefault="00AB123D" w:rsidP="00194CA6">
            <w:pPr>
              <w:spacing w:after="0"/>
              <w:rPr>
                <w:rFonts w:cs="Tahoma"/>
                <w:sz w:val="24"/>
                <w:szCs w:val="24"/>
              </w:rPr>
            </w:pPr>
            <w:r w:rsidRPr="00B512CE">
              <w:rPr>
                <w:rFonts w:cs="Tahoma"/>
                <w:sz w:val="24"/>
                <w:szCs w:val="24"/>
              </w:rPr>
              <w:t>20</w:t>
            </w:r>
            <w:ins w:id="7634" w:author="Haider Alhabibi" w:date="2022-01-30T14:22:00Z">
              <w:r w:rsidR="008F1862" w:rsidRPr="00B512CE">
                <w:rPr>
                  <w:rFonts w:cs="Tahoma"/>
                  <w:sz w:val="24"/>
                  <w:szCs w:val="24"/>
                </w:rPr>
                <w:t>22</w:t>
              </w:r>
            </w:ins>
            <w:del w:id="7635" w:author="Haider Alhabibi" w:date="2022-01-30T14:22:00Z">
              <w:r w:rsidRPr="00B512CE" w:rsidDel="008F1862">
                <w:rPr>
                  <w:rFonts w:cs="Tahoma"/>
                  <w:sz w:val="24"/>
                  <w:szCs w:val="24"/>
                </w:rPr>
                <w:delText>19</w:delText>
              </w:r>
            </w:del>
            <w:r w:rsidRPr="00B512CE">
              <w:rPr>
                <w:rFonts w:cs="Tahoma"/>
                <w:sz w:val="24"/>
                <w:szCs w:val="24"/>
              </w:rPr>
              <w:t>-CF2R-MCH-34-</w:t>
            </w:r>
            <w:ins w:id="7636" w:author="Haider Alhabibi" w:date="2022-01-30T14:06:00Z">
              <w:r w:rsidR="009D4BA6" w:rsidRPr="00B512CE">
                <w:rPr>
                  <w:rFonts w:cs="Tahoma"/>
                  <w:sz w:val="24"/>
                  <w:szCs w:val="24"/>
                </w:rPr>
                <w:t>H</w:t>
              </w:r>
              <w:r w:rsidR="00087F5A" w:rsidRPr="00B512CE">
                <w:rPr>
                  <w:rFonts w:cs="Tahoma"/>
                  <w:sz w:val="24"/>
                  <w:szCs w:val="24"/>
                </w:rPr>
                <w:t>-</w:t>
              </w:r>
            </w:ins>
            <w:r w:rsidRPr="00B512CE">
              <w:rPr>
                <w:rFonts w:cs="Tahoma"/>
                <w:sz w:val="24"/>
                <w:szCs w:val="24"/>
              </w:rPr>
              <w:t>Pre-Cooling.docx</w:t>
            </w:r>
          </w:p>
          <w:p w14:paraId="0C8FDE6C" w14:textId="4A8AC1DA" w:rsidR="00B557E1" w:rsidRPr="00DC6B36" w:rsidDel="00507E8E" w:rsidRDefault="00B557E1" w:rsidP="00194CA6">
            <w:pPr>
              <w:spacing w:after="0"/>
              <w:rPr>
                <w:rFonts w:cs="Tahoma"/>
                <w:sz w:val="24"/>
                <w:szCs w:val="24"/>
                <w:highlight w:val="yellow"/>
              </w:rPr>
            </w:pPr>
            <w:r w:rsidRPr="00DC6B36">
              <w:rPr>
                <w:rFonts w:cs="Tahoma"/>
                <w:sz w:val="24"/>
                <w:szCs w:val="24"/>
                <w:highlight w:val="yellow"/>
              </w:rPr>
              <w:t>2019-CF2R-PLB-01b-NonHERS-MultifamilyCentralDistNEEA.docx</w:t>
            </w:r>
          </w:p>
        </w:tc>
      </w:tr>
      <w:tr w:rsidR="00B557E1" w:rsidRPr="0024633A" w14:paraId="1F53F747" w14:textId="77777777" w:rsidTr="000B1824">
        <w:trPr>
          <w:trHeight w:hRule="exact" w:val="288"/>
        </w:trPr>
        <w:tc>
          <w:tcPr>
            <w:tcW w:w="9936" w:type="dxa"/>
            <w:noWrap/>
          </w:tcPr>
          <w:p w14:paraId="7521735F" w14:textId="0BCB4A98" w:rsidR="00B557E1" w:rsidRPr="0024633A" w:rsidRDefault="00B557E1" w:rsidP="00B557E1">
            <w:pPr>
              <w:spacing w:after="0"/>
              <w:rPr>
                <w:rFonts w:cs="Tahoma"/>
                <w:sz w:val="24"/>
                <w:szCs w:val="24"/>
              </w:rPr>
            </w:pPr>
            <w:r w:rsidRPr="0024633A">
              <w:rPr>
                <w:rFonts w:cs="Tahoma"/>
                <w:sz w:val="24"/>
                <w:szCs w:val="24"/>
              </w:rPr>
              <w:t>20</w:t>
            </w:r>
            <w:ins w:id="7637" w:author="Haider Alhabibi" w:date="2022-01-30T14:22:00Z">
              <w:r w:rsidR="008F1862">
                <w:rPr>
                  <w:rFonts w:cs="Tahoma"/>
                  <w:sz w:val="24"/>
                  <w:szCs w:val="24"/>
                </w:rPr>
                <w:t>22</w:t>
              </w:r>
            </w:ins>
            <w:del w:id="7638" w:author="Haider Alhabibi" w:date="2022-01-30T14:22:00Z">
              <w:r w:rsidRPr="0024633A" w:rsidDel="008F1862">
                <w:rPr>
                  <w:rFonts w:cs="Tahoma"/>
                  <w:sz w:val="24"/>
                  <w:szCs w:val="24"/>
                </w:rPr>
                <w:delText>19</w:delText>
              </w:r>
            </w:del>
            <w:r w:rsidRPr="0024633A">
              <w:rPr>
                <w:rFonts w:cs="Tahoma"/>
                <w:sz w:val="24"/>
                <w:szCs w:val="24"/>
              </w:rPr>
              <w:t>-CF2R-PLB-02</w:t>
            </w:r>
            <w:del w:id="7639" w:author="Haider Alhabibi" w:date="2022-01-30T14:06:00Z">
              <w:r w:rsidRPr="0024633A" w:rsidDel="00087F5A">
                <w:rPr>
                  <w:rFonts w:cs="Tahoma"/>
                  <w:sz w:val="24"/>
                  <w:szCs w:val="24"/>
                </w:rPr>
                <w:delText>a</w:delText>
              </w:r>
            </w:del>
            <w:r w:rsidRPr="0024633A">
              <w:rPr>
                <w:rFonts w:cs="Tahoma"/>
                <w:sz w:val="24"/>
                <w:szCs w:val="24"/>
              </w:rPr>
              <w:t>-</w:t>
            </w:r>
            <w:ins w:id="7640" w:author="Haider Alhabibi" w:date="2022-01-30T14:08:00Z">
              <w:r w:rsidR="00DC5240">
                <w:rPr>
                  <w:rFonts w:cs="Tahoma"/>
                  <w:sz w:val="24"/>
                  <w:szCs w:val="24"/>
                </w:rPr>
                <w:t>E-</w:t>
              </w:r>
            </w:ins>
            <w:r w:rsidRPr="0024633A">
              <w:rPr>
                <w:rFonts w:cs="Tahoma"/>
                <w:sz w:val="24"/>
                <w:szCs w:val="24"/>
              </w:rPr>
              <w:t>NonHERS-SingleDwellingUnitHotWaterSystemDistribution.docx</w:t>
            </w:r>
          </w:p>
        </w:tc>
      </w:tr>
      <w:tr w:rsidR="00B557E1" w:rsidRPr="0024633A" w:rsidDel="00FD08F4" w14:paraId="4C6CC894" w14:textId="7F2042A8" w:rsidTr="000B1824">
        <w:trPr>
          <w:trHeight w:hRule="exact" w:val="288"/>
          <w:del w:id="7641" w:author="Haider Alhabibi" w:date="2022-01-30T14:10:00Z"/>
        </w:trPr>
        <w:tc>
          <w:tcPr>
            <w:tcW w:w="9936" w:type="dxa"/>
            <w:noWrap/>
          </w:tcPr>
          <w:p w14:paraId="73422AB1" w14:textId="226E5E31" w:rsidR="00B557E1" w:rsidRPr="0024633A" w:rsidDel="00FD08F4" w:rsidRDefault="00B557E1" w:rsidP="002133FE">
            <w:pPr>
              <w:spacing w:after="0"/>
              <w:rPr>
                <w:del w:id="7642" w:author="Haider Alhabibi" w:date="2022-01-30T14:10:00Z"/>
                <w:rFonts w:cs="Tahoma"/>
                <w:sz w:val="24"/>
                <w:szCs w:val="24"/>
              </w:rPr>
            </w:pPr>
            <w:del w:id="7643" w:author="Haider Alhabibi" w:date="2022-01-30T14:10:00Z">
              <w:r w:rsidRPr="0024633A" w:rsidDel="00FD08F4">
                <w:rPr>
                  <w:rFonts w:cs="Tahoma"/>
                  <w:sz w:val="24"/>
                  <w:szCs w:val="24"/>
                </w:rPr>
                <w:delText>2019-CF2R-PLB-02b-NonHERS-SingleDwellingDistNEEA.docx</w:delText>
              </w:r>
            </w:del>
          </w:p>
        </w:tc>
      </w:tr>
      <w:tr w:rsidR="00B557E1" w:rsidRPr="0024633A" w14:paraId="32CAA10D" w14:textId="77777777" w:rsidTr="000B1824">
        <w:trPr>
          <w:trHeight w:hRule="exact" w:val="288"/>
        </w:trPr>
        <w:tc>
          <w:tcPr>
            <w:tcW w:w="9936" w:type="dxa"/>
            <w:noWrap/>
          </w:tcPr>
          <w:p w14:paraId="0457AE69" w14:textId="3BF33824" w:rsidR="00B557E1" w:rsidRPr="0024633A" w:rsidRDefault="00B557E1" w:rsidP="00B557E1">
            <w:pPr>
              <w:spacing w:after="0"/>
              <w:rPr>
                <w:rFonts w:cs="Tahoma"/>
                <w:sz w:val="24"/>
                <w:szCs w:val="24"/>
              </w:rPr>
            </w:pPr>
            <w:r w:rsidRPr="0024633A">
              <w:rPr>
                <w:rFonts w:cs="Tahoma"/>
                <w:sz w:val="24"/>
                <w:szCs w:val="24"/>
              </w:rPr>
              <w:t>20</w:t>
            </w:r>
            <w:ins w:id="7644" w:author="Haider Alhabibi" w:date="2022-01-30T14:22:00Z">
              <w:r w:rsidR="008F1862">
                <w:rPr>
                  <w:rFonts w:cs="Tahoma"/>
                  <w:sz w:val="24"/>
                  <w:szCs w:val="24"/>
                </w:rPr>
                <w:t>22</w:t>
              </w:r>
            </w:ins>
            <w:del w:id="7645" w:author="Haider Alhabibi" w:date="2022-01-30T14:22:00Z">
              <w:r w:rsidRPr="0024633A" w:rsidDel="008F1862">
                <w:rPr>
                  <w:rFonts w:cs="Tahoma"/>
                  <w:sz w:val="24"/>
                  <w:szCs w:val="24"/>
                </w:rPr>
                <w:delText>19</w:delText>
              </w:r>
            </w:del>
            <w:r w:rsidRPr="0024633A">
              <w:rPr>
                <w:rFonts w:cs="Tahoma"/>
                <w:sz w:val="24"/>
                <w:szCs w:val="24"/>
              </w:rPr>
              <w:t>-CF2R-PLB-03-</w:t>
            </w:r>
            <w:ins w:id="7646" w:author="Haider Alhabibi" w:date="2022-01-30T14:11:00Z">
              <w:r w:rsidR="00FD08F4">
                <w:rPr>
                  <w:rFonts w:cs="Tahoma"/>
                  <w:sz w:val="24"/>
                  <w:szCs w:val="24"/>
                </w:rPr>
                <w:t>E-</w:t>
              </w:r>
            </w:ins>
            <w:r w:rsidRPr="0024633A">
              <w:rPr>
                <w:rFonts w:cs="Tahoma"/>
                <w:sz w:val="24"/>
                <w:szCs w:val="24"/>
              </w:rPr>
              <w:t>PoolAndSpaHeatingSystems.docx</w:t>
            </w:r>
          </w:p>
        </w:tc>
      </w:tr>
      <w:tr w:rsidR="00B557E1" w:rsidRPr="0024633A" w:rsidDel="00947ED0" w14:paraId="3910BE62" w14:textId="55FB9049" w:rsidTr="000B1824">
        <w:trPr>
          <w:trHeight w:hRule="exact" w:val="288"/>
          <w:del w:id="7647" w:author="Haider Alhabibi" w:date="2022-01-30T14:11:00Z"/>
        </w:trPr>
        <w:tc>
          <w:tcPr>
            <w:tcW w:w="9936" w:type="dxa"/>
            <w:noWrap/>
          </w:tcPr>
          <w:p w14:paraId="22913E53" w14:textId="2EF05BB9" w:rsidR="00B557E1" w:rsidRPr="0024633A" w:rsidDel="00947ED0" w:rsidRDefault="00B557E1" w:rsidP="00B557E1">
            <w:pPr>
              <w:spacing w:after="0"/>
              <w:rPr>
                <w:del w:id="7648" w:author="Haider Alhabibi" w:date="2022-01-30T14:11:00Z"/>
                <w:rFonts w:cs="Tahoma"/>
                <w:sz w:val="24"/>
                <w:szCs w:val="24"/>
              </w:rPr>
            </w:pPr>
            <w:del w:id="7649" w:author="Haider Alhabibi" w:date="2022-01-30T14:11:00Z">
              <w:r w:rsidRPr="0024633A" w:rsidDel="00947ED0">
                <w:rPr>
                  <w:rFonts w:cs="Tahoma"/>
                  <w:sz w:val="24"/>
                  <w:szCs w:val="24"/>
                </w:rPr>
                <w:delText>2019-CF2R-PLB-21a-HERS-MultifamilyCentralHotWaterSystemDistribution.docx</w:delText>
              </w:r>
            </w:del>
          </w:p>
        </w:tc>
      </w:tr>
      <w:tr w:rsidR="00B557E1" w:rsidRPr="0024633A" w:rsidDel="00947ED0" w14:paraId="77752CFF" w14:textId="2CEE85C8" w:rsidTr="000B1824">
        <w:trPr>
          <w:trHeight w:hRule="exact" w:val="288"/>
          <w:del w:id="7650" w:author="Haider Alhabibi" w:date="2022-01-30T14:11:00Z"/>
        </w:trPr>
        <w:tc>
          <w:tcPr>
            <w:tcW w:w="9936" w:type="dxa"/>
            <w:noWrap/>
          </w:tcPr>
          <w:p w14:paraId="52649356" w14:textId="2ACD9C36" w:rsidR="00B557E1" w:rsidRPr="0024633A" w:rsidDel="00947ED0" w:rsidRDefault="00B557E1" w:rsidP="002133FE">
            <w:pPr>
              <w:spacing w:after="0"/>
              <w:rPr>
                <w:del w:id="7651" w:author="Haider Alhabibi" w:date="2022-01-30T14:11:00Z"/>
                <w:rFonts w:cs="Tahoma"/>
                <w:sz w:val="24"/>
                <w:szCs w:val="24"/>
              </w:rPr>
            </w:pPr>
            <w:del w:id="7652" w:author="Haider Alhabibi" w:date="2022-01-30T14:11:00Z">
              <w:r w:rsidRPr="0024633A" w:rsidDel="00947ED0">
                <w:rPr>
                  <w:rFonts w:cs="Tahoma"/>
                  <w:sz w:val="24"/>
                  <w:szCs w:val="24"/>
                </w:rPr>
                <w:delText>2019-CF2R-PLB-21b-HERS-MultifamilyCentralDistNEEA.docx</w:delText>
              </w:r>
            </w:del>
          </w:p>
        </w:tc>
      </w:tr>
      <w:tr w:rsidR="00B557E1" w:rsidRPr="0024633A" w14:paraId="33D79B6D" w14:textId="77777777" w:rsidTr="000B1824">
        <w:trPr>
          <w:trHeight w:hRule="exact" w:val="288"/>
        </w:trPr>
        <w:tc>
          <w:tcPr>
            <w:tcW w:w="9936" w:type="dxa"/>
            <w:noWrap/>
          </w:tcPr>
          <w:p w14:paraId="654C1BE9" w14:textId="7D92B123" w:rsidR="00B557E1" w:rsidRPr="0024633A" w:rsidRDefault="00B557E1" w:rsidP="00B557E1">
            <w:pPr>
              <w:spacing w:after="0"/>
              <w:rPr>
                <w:rFonts w:cs="Tahoma"/>
                <w:sz w:val="24"/>
                <w:szCs w:val="24"/>
              </w:rPr>
            </w:pPr>
            <w:r w:rsidRPr="0024633A">
              <w:rPr>
                <w:rFonts w:cs="Tahoma"/>
                <w:sz w:val="24"/>
                <w:szCs w:val="24"/>
              </w:rPr>
              <w:t>20</w:t>
            </w:r>
            <w:ins w:id="7653" w:author="Haider Alhabibi" w:date="2022-01-30T14:22:00Z">
              <w:r w:rsidR="008F1862">
                <w:rPr>
                  <w:rFonts w:cs="Tahoma"/>
                  <w:sz w:val="24"/>
                  <w:szCs w:val="24"/>
                </w:rPr>
                <w:t>22</w:t>
              </w:r>
            </w:ins>
            <w:del w:id="7654" w:author="Haider Alhabibi" w:date="2022-01-30T14:22:00Z">
              <w:r w:rsidRPr="0024633A" w:rsidDel="008F1862">
                <w:rPr>
                  <w:rFonts w:cs="Tahoma"/>
                  <w:sz w:val="24"/>
                  <w:szCs w:val="24"/>
                </w:rPr>
                <w:delText>19</w:delText>
              </w:r>
            </w:del>
            <w:r w:rsidRPr="0024633A">
              <w:rPr>
                <w:rFonts w:cs="Tahoma"/>
                <w:sz w:val="24"/>
                <w:szCs w:val="24"/>
              </w:rPr>
              <w:t>-CF2R-PLB-22</w:t>
            </w:r>
            <w:del w:id="7655" w:author="Haider Alhabibi" w:date="2022-01-30T14:13:00Z">
              <w:r w:rsidRPr="0024633A" w:rsidDel="00713A02">
                <w:rPr>
                  <w:rFonts w:cs="Tahoma"/>
                  <w:sz w:val="24"/>
                  <w:szCs w:val="24"/>
                </w:rPr>
                <w:delText>a</w:delText>
              </w:r>
            </w:del>
            <w:ins w:id="7656" w:author="Haider Alhabibi" w:date="2022-01-30T14:13:00Z">
              <w:r w:rsidR="003B517F">
                <w:rPr>
                  <w:rFonts w:cs="Tahoma"/>
                  <w:sz w:val="24"/>
                  <w:szCs w:val="24"/>
                </w:rPr>
                <w:t>-H</w:t>
              </w:r>
            </w:ins>
            <w:r w:rsidRPr="0024633A">
              <w:rPr>
                <w:rFonts w:cs="Tahoma"/>
                <w:sz w:val="24"/>
                <w:szCs w:val="24"/>
              </w:rPr>
              <w:t>-HERS-SingleDwellingUnitHotWaterSystemDistribution.docx</w:t>
            </w:r>
          </w:p>
        </w:tc>
      </w:tr>
      <w:tr w:rsidR="00B557E1" w:rsidRPr="0024633A" w:rsidDel="00713A02" w14:paraId="50A5BDA5" w14:textId="6E0599ED" w:rsidTr="000B1824">
        <w:trPr>
          <w:trHeight w:hRule="exact" w:val="288"/>
          <w:del w:id="7657" w:author="Haider Alhabibi" w:date="2022-01-30T14:13:00Z"/>
        </w:trPr>
        <w:tc>
          <w:tcPr>
            <w:tcW w:w="9936" w:type="dxa"/>
            <w:noWrap/>
          </w:tcPr>
          <w:p w14:paraId="71728002" w14:textId="5FEBA429" w:rsidR="00B557E1" w:rsidRPr="0024633A" w:rsidDel="00713A02" w:rsidRDefault="00B557E1" w:rsidP="002133FE">
            <w:pPr>
              <w:spacing w:after="0"/>
              <w:rPr>
                <w:del w:id="7658" w:author="Haider Alhabibi" w:date="2022-01-30T14:13:00Z"/>
                <w:rFonts w:cs="Tahoma"/>
                <w:sz w:val="24"/>
                <w:szCs w:val="24"/>
              </w:rPr>
            </w:pPr>
            <w:del w:id="7659" w:author="Haider Alhabibi" w:date="2022-01-30T14:13:00Z">
              <w:r w:rsidRPr="0024633A" w:rsidDel="00713A02">
                <w:rPr>
                  <w:rFonts w:cs="Tahoma"/>
                  <w:sz w:val="24"/>
                  <w:szCs w:val="24"/>
                </w:rPr>
                <w:delText>2019-CF2R-PLB-22b-HERS-SingleDwellingDistNEEA.docx</w:delText>
              </w:r>
            </w:del>
          </w:p>
        </w:tc>
      </w:tr>
      <w:tr w:rsidR="00B557E1" w:rsidRPr="0024633A" w14:paraId="3BC6A7EB" w14:textId="77777777" w:rsidTr="000B1824">
        <w:trPr>
          <w:trHeight w:hRule="exact" w:val="288"/>
        </w:trPr>
        <w:tc>
          <w:tcPr>
            <w:tcW w:w="9936" w:type="dxa"/>
            <w:noWrap/>
          </w:tcPr>
          <w:p w14:paraId="01693298" w14:textId="7327D74A" w:rsidR="00B557E1" w:rsidRPr="0024633A" w:rsidRDefault="00B557E1" w:rsidP="00194CA6">
            <w:pPr>
              <w:spacing w:after="0"/>
              <w:rPr>
                <w:rFonts w:cs="Tahoma"/>
                <w:sz w:val="24"/>
                <w:szCs w:val="24"/>
              </w:rPr>
            </w:pPr>
            <w:r w:rsidRPr="0024633A">
              <w:rPr>
                <w:rFonts w:cs="Tahoma"/>
                <w:sz w:val="24"/>
                <w:szCs w:val="24"/>
              </w:rPr>
              <w:t>20</w:t>
            </w:r>
            <w:ins w:id="7660" w:author="Haider Alhabibi" w:date="2022-01-30T14:22:00Z">
              <w:r w:rsidR="008F1862">
                <w:rPr>
                  <w:rFonts w:cs="Tahoma"/>
                  <w:sz w:val="24"/>
                  <w:szCs w:val="24"/>
                </w:rPr>
                <w:t>22</w:t>
              </w:r>
            </w:ins>
            <w:del w:id="7661" w:author="Haider Alhabibi" w:date="2022-01-30T14:22:00Z">
              <w:r w:rsidRPr="0024633A" w:rsidDel="008F1862">
                <w:rPr>
                  <w:rFonts w:cs="Tahoma"/>
                  <w:sz w:val="24"/>
                  <w:szCs w:val="24"/>
                </w:rPr>
                <w:delText>19</w:delText>
              </w:r>
            </w:del>
            <w:r w:rsidRPr="0024633A">
              <w:rPr>
                <w:rFonts w:cs="Tahoma"/>
                <w:sz w:val="24"/>
                <w:szCs w:val="24"/>
              </w:rPr>
              <w:t>-CF2R-PVB-01</w:t>
            </w:r>
            <w:r w:rsidR="001A4292" w:rsidRPr="0024633A">
              <w:rPr>
                <w:rFonts w:cs="Tahoma"/>
                <w:sz w:val="24"/>
                <w:szCs w:val="24"/>
              </w:rPr>
              <w:t>-E-</w:t>
            </w:r>
            <w:r w:rsidRPr="0024633A">
              <w:rPr>
                <w:rFonts w:cs="Tahoma"/>
                <w:sz w:val="24"/>
                <w:szCs w:val="24"/>
              </w:rPr>
              <w:t>PV</w:t>
            </w:r>
            <w:r w:rsidR="00194CA6" w:rsidRPr="0024633A">
              <w:rPr>
                <w:rFonts w:cs="Tahoma"/>
                <w:sz w:val="24"/>
                <w:szCs w:val="24"/>
              </w:rPr>
              <w:t xml:space="preserve"> </w:t>
            </w:r>
            <w:r w:rsidRPr="0024633A">
              <w:rPr>
                <w:rFonts w:cs="Tahoma"/>
                <w:sz w:val="24"/>
                <w:szCs w:val="24"/>
              </w:rPr>
              <w:t>Systems.docx</w:t>
            </w:r>
          </w:p>
        </w:tc>
      </w:tr>
      <w:tr w:rsidR="00B557E1" w:rsidRPr="0024633A" w14:paraId="4D051B65" w14:textId="77777777" w:rsidTr="000B1824">
        <w:trPr>
          <w:trHeight w:hRule="exact" w:val="288"/>
        </w:trPr>
        <w:tc>
          <w:tcPr>
            <w:tcW w:w="9936" w:type="dxa"/>
            <w:noWrap/>
          </w:tcPr>
          <w:p w14:paraId="4F24ACC7" w14:textId="198A7867" w:rsidR="00B557E1" w:rsidRPr="0024633A" w:rsidRDefault="00B557E1" w:rsidP="001A4292">
            <w:pPr>
              <w:spacing w:after="0"/>
              <w:rPr>
                <w:rFonts w:cs="Tahoma"/>
                <w:sz w:val="24"/>
                <w:szCs w:val="24"/>
              </w:rPr>
            </w:pPr>
            <w:r w:rsidRPr="0024633A">
              <w:rPr>
                <w:rFonts w:cs="Tahoma"/>
                <w:sz w:val="24"/>
                <w:szCs w:val="24"/>
              </w:rPr>
              <w:t>20</w:t>
            </w:r>
            <w:ins w:id="7662" w:author="Haider Alhabibi" w:date="2022-01-30T14:22:00Z">
              <w:r w:rsidR="008F1862">
                <w:rPr>
                  <w:rFonts w:cs="Tahoma"/>
                  <w:sz w:val="24"/>
                  <w:szCs w:val="24"/>
                </w:rPr>
                <w:t>22</w:t>
              </w:r>
            </w:ins>
            <w:del w:id="7663" w:author="Haider Alhabibi" w:date="2022-01-30T14:22:00Z">
              <w:r w:rsidRPr="0024633A" w:rsidDel="008F1862">
                <w:rPr>
                  <w:rFonts w:cs="Tahoma"/>
                  <w:sz w:val="24"/>
                  <w:szCs w:val="24"/>
                </w:rPr>
                <w:delText>19</w:delText>
              </w:r>
            </w:del>
            <w:r w:rsidRPr="0024633A">
              <w:rPr>
                <w:rFonts w:cs="Tahoma"/>
                <w:sz w:val="24"/>
                <w:szCs w:val="24"/>
              </w:rPr>
              <w:t>-CF2R-PVB-02</w:t>
            </w:r>
            <w:r w:rsidR="00194CA6" w:rsidRPr="0024633A">
              <w:rPr>
                <w:rFonts w:cs="Tahoma"/>
                <w:sz w:val="24"/>
                <w:szCs w:val="24"/>
              </w:rPr>
              <w:t>-E-Battery</w:t>
            </w:r>
            <w:r w:rsidR="001A4292" w:rsidRPr="0024633A">
              <w:rPr>
                <w:rFonts w:cs="Tahoma"/>
                <w:sz w:val="24"/>
                <w:szCs w:val="24"/>
              </w:rPr>
              <w:t>StorageSystems</w:t>
            </w:r>
            <w:r w:rsidR="00194CA6" w:rsidRPr="0024633A">
              <w:rPr>
                <w:rFonts w:cs="Tahoma"/>
                <w:sz w:val="24"/>
                <w:szCs w:val="24"/>
              </w:rPr>
              <w:t>.</w:t>
            </w:r>
            <w:r w:rsidRPr="0024633A">
              <w:rPr>
                <w:rFonts w:cs="Tahoma"/>
                <w:sz w:val="24"/>
                <w:szCs w:val="24"/>
              </w:rPr>
              <w:t>docx</w:t>
            </w:r>
          </w:p>
        </w:tc>
      </w:tr>
      <w:tr w:rsidR="00B557E1" w:rsidRPr="0024633A" w14:paraId="7E1DD827" w14:textId="77777777" w:rsidTr="000B1824">
        <w:trPr>
          <w:trHeight w:hRule="exact" w:val="288"/>
        </w:trPr>
        <w:tc>
          <w:tcPr>
            <w:tcW w:w="9936" w:type="dxa"/>
            <w:noWrap/>
          </w:tcPr>
          <w:p w14:paraId="57F8C802" w14:textId="537D583B" w:rsidR="00B557E1" w:rsidRPr="0024633A" w:rsidDel="00507E8E" w:rsidRDefault="00B557E1" w:rsidP="00194CA6">
            <w:pPr>
              <w:spacing w:after="0"/>
              <w:rPr>
                <w:rFonts w:cs="Tahoma"/>
                <w:sz w:val="24"/>
                <w:szCs w:val="24"/>
              </w:rPr>
            </w:pPr>
            <w:r w:rsidRPr="0024633A">
              <w:rPr>
                <w:rFonts w:cs="Tahoma"/>
                <w:sz w:val="24"/>
                <w:szCs w:val="24"/>
              </w:rPr>
              <w:t>20</w:t>
            </w:r>
            <w:ins w:id="7664" w:author="Haider Alhabibi" w:date="2022-01-30T14:22:00Z">
              <w:r w:rsidR="008F1862">
                <w:rPr>
                  <w:rFonts w:cs="Tahoma"/>
                  <w:sz w:val="24"/>
                  <w:szCs w:val="24"/>
                </w:rPr>
                <w:t>22</w:t>
              </w:r>
            </w:ins>
            <w:del w:id="7665" w:author="Haider Alhabibi" w:date="2022-01-30T14:22:00Z">
              <w:r w:rsidRPr="0024633A" w:rsidDel="008F1862">
                <w:rPr>
                  <w:rFonts w:cs="Tahoma"/>
                  <w:sz w:val="24"/>
                  <w:szCs w:val="24"/>
                </w:rPr>
                <w:delText>19</w:delText>
              </w:r>
            </w:del>
            <w:r w:rsidRPr="0024633A">
              <w:rPr>
                <w:rFonts w:cs="Tahoma"/>
                <w:sz w:val="24"/>
                <w:szCs w:val="24"/>
              </w:rPr>
              <w:t>-CF2R-SRA-01</w:t>
            </w:r>
            <w:r w:rsidR="00194CA6" w:rsidRPr="0024633A">
              <w:rPr>
                <w:rFonts w:cs="Tahoma"/>
                <w:sz w:val="24"/>
                <w:szCs w:val="24"/>
              </w:rPr>
              <w:t>-E</w:t>
            </w:r>
            <w:r w:rsidR="001A4292" w:rsidRPr="0024633A">
              <w:rPr>
                <w:rFonts w:cs="Tahoma"/>
                <w:sz w:val="24"/>
                <w:szCs w:val="24"/>
              </w:rPr>
              <w:t>-</w:t>
            </w:r>
            <w:r w:rsidRPr="0024633A">
              <w:rPr>
                <w:rFonts w:cs="Tahoma"/>
                <w:sz w:val="24"/>
                <w:szCs w:val="24"/>
              </w:rPr>
              <w:t>SolarReady</w:t>
            </w:r>
            <w:r w:rsidR="00194CA6" w:rsidRPr="0024633A">
              <w:rPr>
                <w:rFonts w:cs="Tahoma"/>
                <w:sz w:val="24"/>
                <w:szCs w:val="24"/>
              </w:rPr>
              <w:t>Buildings</w:t>
            </w:r>
            <w:r w:rsidRPr="0024633A">
              <w:rPr>
                <w:rFonts w:cs="Tahoma"/>
                <w:sz w:val="24"/>
                <w:szCs w:val="24"/>
              </w:rPr>
              <w:t>.docx</w:t>
            </w:r>
          </w:p>
        </w:tc>
      </w:tr>
      <w:tr w:rsidR="00B557E1" w:rsidRPr="0024633A" w14:paraId="7320BBE0" w14:textId="77777777" w:rsidTr="000B1824">
        <w:trPr>
          <w:trHeight w:hRule="exact" w:val="288"/>
        </w:trPr>
        <w:tc>
          <w:tcPr>
            <w:tcW w:w="9936" w:type="dxa"/>
            <w:noWrap/>
          </w:tcPr>
          <w:p w14:paraId="59FA51CB" w14:textId="7DFFED01" w:rsidR="00B557E1" w:rsidRPr="0024633A" w:rsidDel="00507E8E" w:rsidRDefault="00B557E1" w:rsidP="00B557E1">
            <w:pPr>
              <w:spacing w:after="0"/>
              <w:rPr>
                <w:rFonts w:cs="Tahoma"/>
                <w:sz w:val="24"/>
                <w:szCs w:val="24"/>
              </w:rPr>
            </w:pPr>
            <w:bookmarkStart w:id="7666" w:name="_Hlk94458806"/>
            <w:r w:rsidRPr="0024633A">
              <w:rPr>
                <w:rFonts w:cs="Tahoma"/>
                <w:sz w:val="24"/>
                <w:szCs w:val="24"/>
              </w:rPr>
              <w:t>20</w:t>
            </w:r>
            <w:ins w:id="7667" w:author="Haider Alhabibi" w:date="2022-01-30T14:22:00Z">
              <w:r w:rsidR="008F1862">
                <w:rPr>
                  <w:rFonts w:cs="Tahoma"/>
                  <w:sz w:val="24"/>
                  <w:szCs w:val="24"/>
                </w:rPr>
                <w:t>22</w:t>
              </w:r>
            </w:ins>
            <w:del w:id="7668" w:author="Haider Alhabibi" w:date="2022-01-30T14:22:00Z">
              <w:r w:rsidRPr="0024633A" w:rsidDel="008F1862">
                <w:rPr>
                  <w:rFonts w:cs="Tahoma"/>
                  <w:sz w:val="24"/>
                  <w:szCs w:val="24"/>
                </w:rPr>
                <w:delText>19</w:delText>
              </w:r>
            </w:del>
            <w:r w:rsidRPr="0024633A">
              <w:rPr>
                <w:rFonts w:cs="Tahoma"/>
                <w:sz w:val="24"/>
                <w:szCs w:val="24"/>
              </w:rPr>
              <w:t>-CF2R-SRA-02-</w:t>
            </w:r>
            <w:r w:rsidR="00194CA6" w:rsidRPr="0024633A">
              <w:rPr>
                <w:rFonts w:cs="Tahoma"/>
                <w:sz w:val="24"/>
                <w:szCs w:val="24"/>
              </w:rPr>
              <w:t>E-</w:t>
            </w:r>
            <w:r w:rsidRPr="0024633A">
              <w:rPr>
                <w:rFonts w:cs="Tahoma"/>
                <w:sz w:val="24"/>
                <w:szCs w:val="24"/>
              </w:rPr>
              <w:t>MinimumSolarZoneAreaWorksheet.docx</w:t>
            </w:r>
          </w:p>
        </w:tc>
      </w:tr>
      <w:tr w:rsidR="00B557E1" w:rsidRPr="0024633A" w14:paraId="06159AD9" w14:textId="77777777" w:rsidTr="000B1824">
        <w:trPr>
          <w:trHeight w:hRule="exact" w:val="288"/>
        </w:trPr>
        <w:tc>
          <w:tcPr>
            <w:tcW w:w="9936" w:type="dxa"/>
            <w:noWrap/>
          </w:tcPr>
          <w:p w14:paraId="73F48169" w14:textId="3BF89FC7" w:rsidR="00B557E1" w:rsidRPr="0024633A" w:rsidRDefault="00B557E1" w:rsidP="00B557E1">
            <w:pPr>
              <w:spacing w:after="0"/>
              <w:rPr>
                <w:rFonts w:cs="Tahoma"/>
                <w:sz w:val="24"/>
                <w:szCs w:val="24"/>
              </w:rPr>
            </w:pPr>
            <w:r w:rsidRPr="0024633A">
              <w:rPr>
                <w:rFonts w:cs="Tahoma"/>
                <w:sz w:val="24"/>
                <w:szCs w:val="24"/>
              </w:rPr>
              <w:t>20</w:t>
            </w:r>
            <w:ins w:id="7669" w:author="Haider Alhabibi" w:date="2022-01-30T14:22:00Z">
              <w:r w:rsidR="008F1862">
                <w:rPr>
                  <w:rFonts w:cs="Tahoma"/>
                  <w:sz w:val="24"/>
                  <w:szCs w:val="24"/>
                </w:rPr>
                <w:t>22</w:t>
              </w:r>
            </w:ins>
            <w:del w:id="7670" w:author="Haider Alhabibi" w:date="2022-01-30T14:22:00Z">
              <w:r w:rsidRPr="0024633A" w:rsidDel="008F1862">
                <w:rPr>
                  <w:rFonts w:cs="Tahoma"/>
                  <w:sz w:val="24"/>
                  <w:szCs w:val="24"/>
                </w:rPr>
                <w:delText>19</w:delText>
              </w:r>
            </w:del>
            <w:r w:rsidRPr="0024633A">
              <w:rPr>
                <w:rFonts w:cs="Tahoma"/>
                <w:sz w:val="24"/>
                <w:szCs w:val="24"/>
              </w:rPr>
              <w:t>-CF2R-STH-01-SolarWaterHeatingSystems.docx</w:t>
            </w:r>
          </w:p>
        </w:tc>
      </w:tr>
      <w:bookmarkEnd w:id="7666"/>
      <w:tr w:rsidR="00B557E1" w:rsidRPr="0024633A" w14:paraId="52EACE70" w14:textId="77777777" w:rsidTr="000B1824">
        <w:trPr>
          <w:trHeight w:hRule="exact" w:val="288"/>
        </w:trPr>
        <w:tc>
          <w:tcPr>
            <w:tcW w:w="9936" w:type="dxa"/>
            <w:noWrap/>
          </w:tcPr>
          <w:p w14:paraId="05E23A7F" w14:textId="3A76960D" w:rsidR="00B557E1" w:rsidRPr="0024633A" w:rsidRDefault="00B557E1" w:rsidP="00DD2B74">
            <w:pPr>
              <w:spacing w:after="0"/>
              <w:rPr>
                <w:rFonts w:cs="Tahoma"/>
                <w:sz w:val="24"/>
                <w:szCs w:val="24"/>
              </w:rPr>
            </w:pPr>
            <w:r w:rsidRPr="0024633A">
              <w:rPr>
                <w:rFonts w:cs="Tahoma"/>
                <w:sz w:val="24"/>
                <w:szCs w:val="24"/>
              </w:rPr>
              <w:t>20</w:t>
            </w:r>
            <w:ins w:id="7671" w:author="Haider Alhabibi" w:date="2022-01-30T14:22:00Z">
              <w:r w:rsidR="008F1862">
                <w:rPr>
                  <w:rFonts w:cs="Tahoma"/>
                  <w:sz w:val="24"/>
                  <w:szCs w:val="24"/>
                </w:rPr>
                <w:t>22</w:t>
              </w:r>
            </w:ins>
            <w:del w:id="7672" w:author="Haider Alhabibi" w:date="2022-01-30T14:22:00Z">
              <w:r w:rsidRPr="0024633A" w:rsidDel="008F1862">
                <w:rPr>
                  <w:rFonts w:cs="Tahoma"/>
                  <w:sz w:val="24"/>
                  <w:szCs w:val="24"/>
                </w:rPr>
                <w:delText>19</w:delText>
              </w:r>
            </w:del>
            <w:r w:rsidRPr="0024633A">
              <w:rPr>
                <w:rFonts w:cs="Tahoma"/>
                <w:sz w:val="24"/>
                <w:szCs w:val="24"/>
              </w:rPr>
              <w:t>-CF3R-ENV-20</w:t>
            </w:r>
            <w:r w:rsidR="00B35AD8" w:rsidRPr="0024633A">
              <w:rPr>
                <w:rFonts w:cs="Tahoma"/>
                <w:sz w:val="24"/>
                <w:szCs w:val="24"/>
              </w:rPr>
              <w:t>a</w:t>
            </w:r>
            <w:r w:rsidRPr="0024633A">
              <w:rPr>
                <w:rFonts w:cs="Tahoma"/>
                <w:sz w:val="24"/>
                <w:szCs w:val="24"/>
              </w:rPr>
              <w:t>-</w:t>
            </w:r>
            <w:ins w:id="7673" w:author="Haider Alhabibi" w:date="2022-01-30T14:38:00Z">
              <w:r w:rsidR="008F1862">
                <w:rPr>
                  <w:rFonts w:cs="Tahoma"/>
                  <w:sz w:val="24"/>
                  <w:szCs w:val="24"/>
                </w:rPr>
                <w:t>H-</w:t>
              </w:r>
            </w:ins>
            <w:r w:rsidR="00DD2B74" w:rsidRPr="0024633A">
              <w:rPr>
                <w:rFonts w:cs="Tahoma"/>
                <w:sz w:val="24"/>
                <w:szCs w:val="24"/>
              </w:rPr>
              <w:t>Enclosure</w:t>
            </w:r>
            <w:r w:rsidRPr="0024633A">
              <w:rPr>
                <w:rFonts w:cs="Tahoma"/>
                <w:sz w:val="24"/>
                <w:szCs w:val="24"/>
              </w:rPr>
              <w:t>AirLeakage-SinglePointTest-Manual Meter.docx</w:t>
            </w:r>
          </w:p>
        </w:tc>
      </w:tr>
      <w:tr w:rsidR="00B35AD8" w:rsidRPr="0024633A" w14:paraId="4BC80987" w14:textId="77777777" w:rsidTr="000B1824">
        <w:trPr>
          <w:trHeight w:hRule="exact" w:val="288"/>
        </w:trPr>
        <w:tc>
          <w:tcPr>
            <w:tcW w:w="9936" w:type="dxa"/>
            <w:noWrap/>
          </w:tcPr>
          <w:p w14:paraId="4034FC83" w14:textId="7DB5DE3A" w:rsidR="00B35AD8" w:rsidRPr="0024633A" w:rsidDel="00507E8E" w:rsidRDefault="00B35AD8" w:rsidP="00DD2B74">
            <w:pPr>
              <w:spacing w:after="0"/>
              <w:rPr>
                <w:rFonts w:cs="Tahoma"/>
                <w:sz w:val="24"/>
                <w:szCs w:val="24"/>
              </w:rPr>
            </w:pPr>
            <w:r w:rsidRPr="0024633A">
              <w:rPr>
                <w:rFonts w:cs="Tahoma"/>
                <w:sz w:val="24"/>
                <w:szCs w:val="24"/>
              </w:rPr>
              <w:t>20</w:t>
            </w:r>
            <w:ins w:id="7674" w:author="Haider Alhabibi" w:date="2022-01-30T14:22:00Z">
              <w:r w:rsidR="008F1862">
                <w:rPr>
                  <w:rFonts w:cs="Tahoma"/>
                  <w:sz w:val="24"/>
                  <w:szCs w:val="24"/>
                </w:rPr>
                <w:t>22</w:t>
              </w:r>
            </w:ins>
            <w:del w:id="7675" w:author="Haider Alhabibi" w:date="2022-01-30T14:22:00Z">
              <w:r w:rsidRPr="0024633A" w:rsidDel="008F1862">
                <w:rPr>
                  <w:rFonts w:cs="Tahoma"/>
                  <w:sz w:val="24"/>
                  <w:szCs w:val="24"/>
                </w:rPr>
                <w:delText>19</w:delText>
              </w:r>
            </w:del>
            <w:r w:rsidRPr="0024633A">
              <w:rPr>
                <w:rFonts w:cs="Tahoma"/>
                <w:sz w:val="24"/>
                <w:szCs w:val="24"/>
              </w:rPr>
              <w:t>-CF3R-ENV-20b-</w:t>
            </w:r>
            <w:ins w:id="7676" w:author="Haider Alhabibi" w:date="2022-01-30T14:38:00Z">
              <w:r w:rsidR="008F1862">
                <w:rPr>
                  <w:rFonts w:cs="Tahoma"/>
                  <w:sz w:val="24"/>
                  <w:szCs w:val="24"/>
                </w:rPr>
                <w:t>H-</w:t>
              </w:r>
            </w:ins>
            <w:r w:rsidR="00DD2B74" w:rsidRPr="0024633A">
              <w:rPr>
                <w:rFonts w:cs="Tahoma"/>
                <w:sz w:val="24"/>
                <w:szCs w:val="24"/>
              </w:rPr>
              <w:t>Enclosure</w:t>
            </w:r>
            <w:r w:rsidRPr="0024633A">
              <w:rPr>
                <w:rFonts w:cs="Tahoma"/>
                <w:sz w:val="24"/>
                <w:szCs w:val="24"/>
              </w:rPr>
              <w:t>AirLeakage-SinglePointTest-Automatic Meter.docx</w:t>
            </w:r>
          </w:p>
        </w:tc>
      </w:tr>
      <w:tr w:rsidR="00B557E1" w:rsidRPr="0024633A" w14:paraId="0C426814" w14:textId="77777777" w:rsidTr="000B1824">
        <w:trPr>
          <w:trHeight w:hRule="exact" w:val="288"/>
        </w:trPr>
        <w:tc>
          <w:tcPr>
            <w:tcW w:w="9936" w:type="dxa"/>
            <w:noWrap/>
          </w:tcPr>
          <w:p w14:paraId="186C4291" w14:textId="18271E73" w:rsidR="00B557E1" w:rsidRPr="0024633A" w:rsidRDefault="00B557E1" w:rsidP="00DD2B74">
            <w:pPr>
              <w:spacing w:after="0"/>
              <w:rPr>
                <w:rFonts w:cs="Tahoma"/>
                <w:sz w:val="24"/>
                <w:szCs w:val="24"/>
              </w:rPr>
            </w:pPr>
            <w:r w:rsidRPr="0024633A">
              <w:rPr>
                <w:rFonts w:cs="Tahoma"/>
                <w:sz w:val="24"/>
                <w:szCs w:val="24"/>
              </w:rPr>
              <w:t>20</w:t>
            </w:r>
            <w:ins w:id="7677" w:author="Haider Alhabibi" w:date="2022-01-30T14:23:00Z">
              <w:r w:rsidR="008F1862">
                <w:rPr>
                  <w:rFonts w:cs="Tahoma"/>
                  <w:sz w:val="24"/>
                  <w:szCs w:val="24"/>
                </w:rPr>
                <w:t>22</w:t>
              </w:r>
            </w:ins>
            <w:del w:id="7678" w:author="Haider Alhabibi" w:date="2022-01-30T14:23:00Z">
              <w:r w:rsidRPr="0024633A" w:rsidDel="008F1862">
                <w:rPr>
                  <w:rFonts w:cs="Tahoma"/>
                  <w:sz w:val="24"/>
                  <w:szCs w:val="24"/>
                </w:rPr>
                <w:delText>19</w:delText>
              </w:r>
            </w:del>
            <w:r w:rsidRPr="0024633A">
              <w:rPr>
                <w:rFonts w:cs="Tahoma"/>
                <w:sz w:val="24"/>
                <w:szCs w:val="24"/>
              </w:rPr>
              <w:t>-CF3R-ENV-21-H</w:t>
            </w:r>
            <w:del w:id="7679" w:author="Haider Alhabibi" w:date="2022-01-30T14:38:00Z">
              <w:r w:rsidRPr="0024633A" w:rsidDel="008F1862">
                <w:rPr>
                  <w:rFonts w:cs="Tahoma"/>
                  <w:sz w:val="24"/>
                  <w:szCs w:val="24"/>
                </w:rPr>
                <w:delText>ERS</w:delText>
              </w:r>
            </w:del>
            <w:r w:rsidRPr="0024633A">
              <w:rPr>
                <w:rFonts w:cs="Tahoma"/>
                <w:sz w:val="24"/>
                <w:szCs w:val="24"/>
              </w:rPr>
              <w:t>-QII-FramingStage.docx</w:t>
            </w:r>
          </w:p>
        </w:tc>
      </w:tr>
      <w:tr w:rsidR="00B557E1" w:rsidRPr="0024633A" w14:paraId="06AFB49C" w14:textId="77777777" w:rsidTr="000B1824">
        <w:trPr>
          <w:trHeight w:hRule="exact" w:val="288"/>
        </w:trPr>
        <w:tc>
          <w:tcPr>
            <w:tcW w:w="9936" w:type="dxa"/>
            <w:noWrap/>
          </w:tcPr>
          <w:p w14:paraId="6A9F91F8" w14:textId="1D50E9A1" w:rsidR="00B557E1" w:rsidRPr="0024633A" w:rsidRDefault="00B557E1" w:rsidP="00DD2B74">
            <w:pPr>
              <w:spacing w:after="0"/>
              <w:rPr>
                <w:rFonts w:cs="Tahoma"/>
                <w:sz w:val="24"/>
                <w:szCs w:val="24"/>
              </w:rPr>
            </w:pPr>
            <w:r w:rsidRPr="0024633A">
              <w:rPr>
                <w:rFonts w:cs="Tahoma"/>
                <w:sz w:val="24"/>
                <w:szCs w:val="24"/>
              </w:rPr>
              <w:t>20</w:t>
            </w:r>
            <w:ins w:id="7680" w:author="Haider Alhabibi" w:date="2022-01-30T14:23:00Z">
              <w:r w:rsidR="008F1862">
                <w:rPr>
                  <w:rFonts w:cs="Tahoma"/>
                  <w:sz w:val="24"/>
                  <w:szCs w:val="24"/>
                </w:rPr>
                <w:t>22</w:t>
              </w:r>
            </w:ins>
            <w:del w:id="7681" w:author="Haider Alhabibi" w:date="2022-01-30T14:23:00Z">
              <w:r w:rsidRPr="0024633A" w:rsidDel="008F1862">
                <w:rPr>
                  <w:rFonts w:cs="Tahoma"/>
                  <w:sz w:val="24"/>
                  <w:szCs w:val="24"/>
                </w:rPr>
                <w:delText>19</w:delText>
              </w:r>
            </w:del>
            <w:r w:rsidRPr="0024633A">
              <w:rPr>
                <w:rFonts w:cs="Tahoma"/>
                <w:sz w:val="24"/>
                <w:szCs w:val="24"/>
              </w:rPr>
              <w:t>-CF3R-ENV-22-</w:t>
            </w:r>
            <w:r w:rsidR="00DD2B74" w:rsidRPr="0024633A">
              <w:rPr>
                <w:rFonts w:cs="Tahoma"/>
                <w:sz w:val="24"/>
                <w:szCs w:val="24"/>
              </w:rPr>
              <w:t>H</w:t>
            </w:r>
            <w:del w:id="7682" w:author="Haider Alhabibi" w:date="2022-01-30T14:38:00Z">
              <w:r w:rsidR="00DD2B74" w:rsidRPr="0024633A" w:rsidDel="008F1862">
                <w:rPr>
                  <w:rFonts w:cs="Tahoma"/>
                  <w:sz w:val="24"/>
                  <w:szCs w:val="24"/>
                </w:rPr>
                <w:delText>ERS</w:delText>
              </w:r>
            </w:del>
            <w:r w:rsidR="00DD2B74" w:rsidRPr="0024633A">
              <w:rPr>
                <w:rFonts w:cs="Tahoma"/>
                <w:sz w:val="24"/>
                <w:szCs w:val="24"/>
              </w:rPr>
              <w:t>-QII-InsulationStage</w:t>
            </w:r>
            <w:r w:rsidRPr="0024633A">
              <w:rPr>
                <w:rFonts w:cs="Tahoma"/>
                <w:sz w:val="24"/>
                <w:szCs w:val="24"/>
              </w:rPr>
              <w:t>.docx</w:t>
            </w:r>
          </w:p>
        </w:tc>
      </w:tr>
      <w:tr w:rsidR="002133FE" w:rsidRPr="0024633A" w14:paraId="49F11BAB" w14:textId="77777777" w:rsidTr="000B1824">
        <w:trPr>
          <w:trHeight w:hRule="exact" w:val="288"/>
        </w:trPr>
        <w:tc>
          <w:tcPr>
            <w:tcW w:w="9936" w:type="dxa"/>
            <w:noWrap/>
          </w:tcPr>
          <w:p w14:paraId="01FC5FBA" w14:textId="2F913B5D" w:rsidR="002133FE" w:rsidRPr="0024633A" w:rsidDel="00507E8E" w:rsidRDefault="002133FE" w:rsidP="00FC029D">
            <w:pPr>
              <w:spacing w:after="0"/>
              <w:rPr>
                <w:rFonts w:cs="Tahoma"/>
                <w:sz w:val="24"/>
                <w:szCs w:val="24"/>
                <w:lang w:val="fr-FR"/>
              </w:rPr>
            </w:pPr>
            <w:r w:rsidRPr="0024633A">
              <w:rPr>
                <w:rFonts w:cs="Tahoma"/>
                <w:sz w:val="24"/>
                <w:szCs w:val="24"/>
              </w:rPr>
              <w:lastRenderedPageBreak/>
              <w:t>20</w:t>
            </w:r>
            <w:ins w:id="7683" w:author="Haider Alhabibi" w:date="2022-01-30T14:23:00Z">
              <w:r w:rsidR="008F1862">
                <w:rPr>
                  <w:rFonts w:cs="Tahoma"/>
                  <w:sz w:val="24"/>
                  <w:szCs w:val="24"/>
                </w:rPr>
                <w:t>22</w:t>
              </w:r>
            </w:ins>
            <w:del w:id="7684" w:author="Haider Alhabibi" w:date="2022-01-30T14:23:00Z">
              <w:r w:rsidRPr="0024633A" w:rsidDel="008F1862">
                <w:rPr>
                  <w:rFonts w:cs="Tahoma"/>
                  <w:sz w:val="24"/>
                  <w:szCs w:val="24"/>
                </w:rPr>
                <w:delText>19</w:delText>
              </w:r>
            </w:del>
            <w:r w:rsidRPr="0024633A">
              <w:rPr>
                <w:rFonts w:cs="Tahoma"/>
                <w:sz w:val="24"/>
                <w:szCs w:val="24"/>
              </w:rPr>
              <w:t>-CF3R-EXC-20-H</w:t>
            </w:r>
            <w:del w:id="7685" w:author="Haider Alhabibi" w:date="2022-01-30T14:38:00Z">
              <w:r w:rsidRPr="0024633A" w:rsidDel="008F1862">
                <w:rPr>
                  <w:rFonts w:cs="Tahoma"/>
                  <w:sz w:val="24"/>
                  <w:szCs w:val="24"/>
                </w:rPr>
                <w:delText>ERS</w:delText>
              </w:r>
            </w:del>
            <w:r w:rsidRPr="0024633A">
              <w:rPr>
                <w:rFonts w:cs="Tahoma"/>
                <w:sz w:val="24"/>
                <w:szCs w:val="24"/>
              </w:rPr>
              <w:t>-Verification</w:t>
            </w:r>
            <w:r w:rsidR="00DD2B74" w:rsidRPr="0024633A">
              <w:rPr>
                <w:rFonts w:cs="Tahoma"/>
                <w:sz w:val="24"/>
                <w:szCs w:val="24"/>
              </w:rPr>
              <w:t>O</w:t>
            </w:r>
            <w:r w:rsidRPr="0024633A">
              <w:rPr>
                <w:rFonts w:cs="Tahoma"/>
                <w:sz w:val="24"/>
                <w:szCs w:val="24"/>
              </w:rPr>
              <w:t>fExistingConditions</w:t>
            </w:r>
            <w:r w:rsidR="00DD2B74" w:rsidRPr="0024633A">
              <w:rPr>
                <w:rFonts w:cs="Tahoma"/>
                <w:sz w:val="24"/>
                <w:szCs w:val="24"/>
              </w:rPr>
              <w:t>ForAlterations</w:t>
            </w:r>
            <w:r w:rsidRPr="0024633A">
              <w:rPr>
                <w:rFonts w:cs="Tahoma"/>
                <w:sz w:val="24"/>
                <w:szCs w:val="24"/>
              </w:rPr>
              <w:t>.docx</w:t>
            </w:r>
          </w:p>
        </w:tc>
      </w:tr>
      <w:tr w:rsidR="00B557E1" w:rsidRPr="0024633A" w14:paraId="01E14728" w14:textId="77777777" w:rsidTr="000B1824">
        <w:trPr>
          <w:trHeight w:hRule="exact" w:val="288"/>
        </w:trPr>
        <w:tc>
          <w:tcPr>
            <w:tcW w:w="9936" w:type="dxa"/>
            <w:noWrap/>
          </w:tcPr>
          <w:p w14:paraId="60F714AE" w14:textId="018EC35B" w:rsidR="00B557E1" w:rsidRPr="0024633A" w:rsidRDefault="00B557E1" w:rsidP="00BB5EC9">
            <w:pPr>
              <w:spacing w:after="0"/>
              <w:rPr>
                <w:rFonts w:cs="Tahoma"/>
                <w:sz w:val="24"/>
                <w:szCs w:val="24"/>
                <w:lang w:val="fr-FR"/>
              </w:rPr>
            </w:pPr>
            <w:r w:rsidRPr="0024633A">
              <w:rPr>
                <w:rFonts w:cs="Tahoma"/>
                <w:sz w:val="24"/>
                <w:szCs w:val="24"/>
                <w:lang w:val="fr-FR"/>
              </w:rPr>
              <w:t>20</w:t>
            </w:r>
            <w:ins w:id="7686" w:author="Haider Alhabibi" w:date="2022-01-30T14:35:00Z">
              <w:r w:rsidR="008F1862">
                <w:rPr>
                  <w:rFonts w:cs="Tahoma"/>
                  <w:sz w:val="24"/>
                  <w:szCs w:val="24"/>
                  <w:lang w:val="fr-FR"/>
                </w:rPr>
                <w:t>22</w:t>
              </w:r>
            </w:ins>
            <w:del w:id="7687" w:author="Haider Alhabibi" w:date="2022-01-30T14:35:00Z">
              <w:r w:rsidRPr="0024633A" w:rsidDel="008F1862">
                <w:rPr>
                  <w:rFonts w:cs="Tahoma"/>
                  <w:sz w:val="24"/>
                  <w:szCs w:val="24"/>
                  <w:lang w:val="fr-FR"/>
                </w:rPr>
                <w:delText>19</w:delText>
              </w:r>
            </w:del>
            <w:r w:rsidRPr="0024633A">
              <w:rPr>
                <w:rFonts w:cs="Tahoma"/>
                <w:sz w:val="24"/>
                <w:szCs w:val="24"/>
                <w:lang w:val="fr-FR"/>
              </w:rPr>
              <w:t>-CF3R-MCH-20a-</w:t>
            </w:r>
            <w:ins w:id="7688" w:author="Haider Alhabibi" w:date="2022-01-30T14:39:00Z">
              <w:r w:rsidR="008F1862">
                <w:rPr>
                  <w:rFonts w:cs="Tahoma"/>
                  <w:sz w:val="24"/>
                  <w:szCs w:val="24"/>
                  <w:lang w:val="fr-FR"/>
                </w:rPr>
                <w:t>H-</w:t>
              </w:r>
            </w:ins>
            <w:r w:rsidRPr="0024633A">
              <w:rPr>
                <w:rFonts w:cs="Tahoma"/>
                <w:sz w:val="24"/>
                <w:szCs w:val="24"/>
                <w:lang w:val="fr-FR"/>
              </w:rPr>
              <w:t>DuctLeakageTest-NewConst.docx</w:t>
            </w:r>
          </w:p>
        </w:tc>
      </w:tr>
      <w:tr w:rsidR="00B557E1" w:rsidRPr="0024633A" w14:paraId="7DB1AED3" w14:textId="77777777" w:rsidTr="000B1824">
        <w:trPr>
          <w:trHeight w:hRule="exact" w:val="288"/>
        </w:trPr>
        <w:tc>
          <w:tcPr>
            <w:tcW w:w="9936" w:type="dxa"/>
            <w:noWrap/>
          </w:tcPr>
          <w:p w14:paraId="3A738B3E" w14:textId="79AFA4FD" w:rsidR="00B557E1" w:rsidRPr="0024633A" w:rsidRDefault="00B557E1" w:rsidP="00BB5EC9">
            <w:pPr>
              <w:spacing w:after="0"/>
              <w:rPr>
                <w:rFonts w:cs="Tahoma"/>
                <w:sz w:val="24"/>
                <w:szCs w:val="24"/>
                <w:lang w:val="fr-FR"/>
              </w:rPr>
            </w:pPr>
            <w:r w:rsidRPr="0024633A">
              <w:rPr>
                <w:rFonts w:cs="Tahoma"/>
                <w:sz w:val="24"/>
                <w:szCs w:val="24"/>
                <w:lang w:val="fr-FR"/>
              </w:rPr>
              <w:t>20</w:t>
            </w:r>
            <w:ins w:id="7689" w:author="Haider Alhabibi" w:date="2022-01-30T14:35:00Z">
              <w:r w:rsidR="008F1862">
                <w:rPr>
                  <w:rFonts w:cs="Tahoma"/>
                  <w:sz w:val="24"/>
                  <w:szCs w:val="24"/>
                  <w:lang w:val="fr-FR"/>
                </w:rPr>
                <w:t>22</w:t>
              </w:r>
            </w:ins>
            <w:del w:id="7690" w:author="Haider Alhabibi" w:date="2022-01-30T14:35:00Z">
              <w:r w:rsidRPr="0024633A" w:rsidDel="008F1862">
                <w:rPr>
                  <w:rFonts w:cs="Tahoma"/>
                  <w:sz w:val="24"/>
                  <w:szCs w:val="24"/>
                  <w:lang w:val="fr-FR"/>
                </w:rPr>
                <w:delText>19</w:delText>
              </w:r>
            </w:del>
            <w:r w:rsidRPr="0024633A">
              <w:rPr>
                <w:rFonts w:cs="Tahoma"/>
                <w:sz w:val="24"/>
                <w:szCs w:val="24"/>
                <w:lang w:val="fr-FR"/>
              </w:rPr>
              <w:t>-CF3R-MCH-20b-</w:t>
            </w:r>
            <w:ins w:id="7691" w:author="Haider Alhabibi" w:date="2022-01-30T14:39:00Z">
              <w:r w:rsidR="008F1862">
                <w:rPr>
                  <w:rFonts w:cs="Tahoma"/>
                  <w:sz w:val="24"/>
                  <w:szCs w:val="24"/>
                  <w:lang w:val="fr-FR"/>
                </w:rPr>
                <w:t>H-</w:t>
              </w:r>
            </w:ins>
            <w:r w:rsidRPr="0024633A">
              <w:rPr>
                <w:rFonts w:cs="Tahoma"/>
                <w:sz w:val="24"/>
                <w:szCs w:val="24"/>
                <w:lang w:val="fr-FR"/>
              </w:rPr>
              <w:t>DuctLeakage-LLDCS.docx</w:t>
            </w:r>
          </w:p>
        </w:tc>
      </w:tr>
      <w:tr w:rsidR="00B557E1" w:rsidRPr="0024633A" w14:paraId="4AD43B9C" w14:textId="77777777" w:rsidTr="000B1824">
        <w:trPr>
          <w:trHeight w:hRule="exact" w:val="288"/>
        </w:trPr>
        <w:tc>
          <w:tcPr>
            <w:tcW w:w="9936" w:type="dxa"/>
            <w:noWrap/>
          </w:tcPr>
          <w:p w14:paraId="248CDBAD" w14:textId="197DA9EA" w:rsidR="00B557E1" w:rsidRPr="0024633A" w:rsidRDefault="00B557E1" w:rsidP="00BB5EC9">
            <w:pPr>
              <w:spacing w:after="0"/>
              <w:rPr>
                <w:rFonts w:cs="Tahoma"/>
                <w:sz w:val="24"/>
                <w:szCs w:val="24"/>
                <w:lang w:val="fr-FR"/>
              </w:rPr>
            </w:pPr>
            <w:r w:rsidRPr="0024633A">
              <w:rPr>
                <w:rFonts w:cs="Tahoma"/>
                <w:sz w:val="24"/>
                <w:szCs w:val="24"/>
                <w:lang w:val="fr-FR"/>
              </w:rPr>
              <w:t>20</w:t>
            </w:r>
            <w:ins w:id="7692" w:author="Haider Alhabibi" w:date="2022-01-30T14:35:00Z">
              <w:r w:rsidR="008F1862">
                <w:rPr>
                  <w:rFonts w:cs="Tahoma"/>
                  <w:sz w:val="24"/>
                  <w:szCs w:val="24"/>
                  <w:lang w:val="fr-FR"/>
                </w:rPr>
                <w:t>22</w:t>
              </w:r>
            </w:ins>
            <w:del w:id="7693" w:author="Haider Alhabibi" w:date="2022-01-30T14:35:00Z">
              <w:r w:rsidRPr="0024633A" w:rsidDel="008F1862">
                <w:rPr>
                  <w:rFonts w:cs="Tahoma"/>
                  <w:sz w:val="24"/>
                  <w:szCs w:val="24"/>
                  <w:lang w:val="fr-FR"/>
                </w:rPr>
                <w:delText>19</w:delText>
              </w:r>
            </w:del>
            <w:r w:rsidRPr="0024633A">
              <w:rPr>
                <w:rFonts w:cs="Tahoma"/>
                <w:sz w:val="24"/>
                <w:szCs w:val="24"/>
                <w:lang w:val="fr-FR"/>
              </w:rPr>
              <w:t>-CF3R-MCH-20c</w:t>
            </w:r>
            <w:ins w:id="7694" w:author="Haider Alhabibi" w:date="2022-01-30T14:39:00Z">
              <w:r w:rsidR="008F1862">
                <w:rPr>
                  <w:rFonts w:cs="Tahoma"/>
                  <w:sz w:val="24"/>
                  <w:szCs w:val="24"/>
                  <w:lang w:val="fr-FR"/>
                </w:rPr>
                <w:t>-H</w:t>
              </w:r>
            </w:ins>
            <w:r w:rsidRPr="0024633A">
              <w:rPr>
                <w:rFonts w:cs="Tahoma"/>
                <w:sz w:val="24"/>
                <w:szCs w:val="24"/>
                <w:lang w:val="fr-FR"/>
              </w:rPr>
              <w:t>-DuctLeakage-LLAHU.docx</w:t>
            </w:r>
          </w:p>
        </w:tc>
      </w:tr>
      <w:tr w:rsidR="00B557E1" w:rsidRPr="0024633A" w14:paraId="5066D21C" w14:textId="77777777" w:rsidTr="000B1824">
        <w:trPr>
          <w:trHeight w:hRule="exact" w:val="288"/>
        </w:trPr>
        <w:tc>
          <w:tcPr>
            <w:tcW w:w="9936" w:type="dxa"/>
            <w:noWrap/>
          </w:tcPr>
          <w:p w14:paraId="4AFFBF9D" w14:textId="745C1C11" w:rsidR="00B557E1" w:rsidRPr="0024633A" w:rsidRDefault="00B557E1" w:rsidP="00BB5EC9">
            <w:pPr>
              <w:spacing w:after="0"/>
              <w:rPr>
                <w:rFonts w:cs="Tahoma"/>
                <w:sz w:val="24"/>
                <w:szCs w:val="24"/>
                <w:lang w:val="fr-FR"/>
              </w:rPr>
            </w:pPr>
            <w:r w:rsidRPr="0024633A">
              <w:rPr>
                <w:rFonts w:cs="Tahoma"/>
                <w:sz w:val="24"/>
                <w:szCs w:val="24"/>
                <w:lang w:val="fr-FR"/>
              </w:rPr>
              <w:t>20</w:t>
            </w:r>
            <w:ins w:id="7695" w:author="Haider Alhabibi" w:date="2022-01-30T14:35:00Z">
              <w:r w:rsidR="008F1862">
                <w:rPr>
                  <w:rFonts w:cs="Tahoma"/>
                  <w:sz w:val="24"/>
                  <w:szCs w:val="24"/>
                  <w:lang w:val="fr-FR"/>
                </w:rPr>
                <w:t>22</w:t>
              </w:r>
            </w:ins>
            <w:del w:id="7696" w:author="Haider Alhabibi" w:date="2022-01-30T14:35:00Z">
              <w:r w:rsidRPr="0024633A" w:rsidDel="008F1862">
                <w:rPr>
                  <w:rFonts w:cs="Tahoma"/>
                  <w:sz w:val="24"/>
                  <w:szCs w:val="24"/>
                  <w:lang w:val="fr-FR"/>
                </w:rPr>
                <w:delText>19</w:delText>
              </w:r>
            </w:del>
            <w:r w:rsidRPr="0024633A">
              <w:rPr>
                <w:rFonts w:cs="Tahoma"/>
                <w:sz w:val="24"/>
                <w:szCs w:val="24"/>
                <w:lang w:val="fr-FR"/>
              </w:rPr>
              <w:t>-CF3R-MCH-20d-</w:t>
            </w:r>
            <w:ins w:id="7697" w:author="Haider Alhabibi" w:date="2022-01-30T14:39:00Z">
              <w:r w:rsidR="008F1862">
                <w:rPr>
                  <w:rFonts w:cs="Tahoma"/>
                  <w:sz w:val="24"/>
                  <w:szCs w:val="24"/>
                  <w:lang w:val="fr-FR"/>
                </w:rPr>
                <w:t>H-</w:t>
              </w:r>
            </w:ins>
            <w:r w:rsidRPr="0024633A">
              <w:rPr>
                <w:rFonts w:cs="Tahoma"/>
                <w:sz w:val="24"/>
                <w:szCs w:val="24"/>
                <w:lang w:val="fr-FR"/>
              </w:rPr>
              <w:t>DuctLeakageTest-ExistingConst.docx</w:t>
            </w:r>
          </w:p>
        </w:tc>
      </w:tr>
      <w:tr w:rsidR="00B557E1" w:rsidRPr="0024633A" w14:paraId="31834EFA" w14:textId="77777777" w:rsidTr="000B1824">
        <w:trPr>
          <w:trHeight w:hRule="exact" w:val="288"/>
        </w:trPr>
        <w:tc>
          <w:tcPr>
            <w:tcW w:w="9936" w:type="dxa"/>
            <w:noWrap/>
          </w:tcPr>
          <w:p w14:paraId="1397617A" w14:textId="2F4ADFAE" w:rsidR="00B557E1" w:rsidRPr="0024633A" w:rsidRDefault="00B557E1" w:rsidP="00BB5EC9">
            <w:pPr>
              <w:spacing w:after="0"/>
              <w:rPr>
                <w:rFonts w:cs="Tahoma"/>
                <w:sz w:val="24"/>
                <w:szCs w:val="24"/>
                <w:lang w:val="fr-FR"/>
              </w:rPr>
            </w:pPr>
            <w:r w:rsidRPr="0024633A">
              <w:rPr>
                <w:rFonts w:cs="Tahoma"/>
                <w:sz w:val="24"/>
                <w:szCs w:val="24"/>
                <w:lang w:val="fr-FR"/>
              </w:rPr>
              <w:t>20</w:t>
            </w:r>
            <w:ins w:id="7698" w:author="Haider Alhabibi" w:date="2022-01-30T14:35:00Z">
              <w:r w:rsidR="008F1862">
                <w:rPr>
                  <w:rFonts w:cs="Tahoma"/>
                  <w:sz w:val="24"/>
                  <w:szCs w:val="24"/>
                  <w:lang w:val="fr-FR"/>
                </w:rPr>
                <w:t>22</w:t>
              </w:r>
            </w:ins>
            <w:del w:id="7699" w:author="Haider Alhabibi" w:date="2022-01-30T14:35:00Z">
              <w:r w:rsidRPr="0024633A" w:rsidDel="008F1862">
                <w:rPr>
                  <w:rFonts w:cs="Tahoma"/>
                  <w:sz w:val="24"/>
                  <w:szCs w:val="24"/>
                  <w:lang w:val="fr-FR"/>
                </w:rPr>
                <w:delText>19</w:delText>
              </w:r>
            </w:del>
            <w:r w:rsidRPr="0024633A">
              <w:rPr>
                <w:rFonts w:cs="Tahoma"/>
                <w:sz w:val="24"/>
                <w:szCs w:val="24"/>
                <w:lang w:val="fr-FR"/>
              </w:rPr>
              <w:t>-CF3R-MCH-20e-</w:t>
            </w:r>
            <w:ins w:id="7700" w:author="Haider Alhabibi" w:date="2022-01-30T14:39:00Z">
              <w:r w:rsidR="008F1862">
                <w:rPr>
                  <w:rFonts w:cs="Tahoma"/>
                  <w:sz w:val="24"/>
                  <w:szCs w:val="24"/>
                  <w:lang w:val="fr-FR"/>
                </w:rPr>
                <w:t>H-</w:t>
              </w:r>
            </w:ins>
            <w:r w:rsidRPr="0024633A">
              <w:rPr>
                <w:rFonts w:cs="Tahoma"/>
                <w:sz w:val="24"/>
                <w:szCs w:val="24"/>
                <w:lang w:val="fr-FR"/>
              </w:rPr>
              <w:t>DuctleakageTest-</w:t>
            </w:r>
            <w:ins w:id="7701" w:author="Alhabibi, Haider@Energy" w:date="2022-03-17T14:51:00Z">
              <w:r w:rsidR="00642A3F" w:rsidRPr="00642A3F">
                <w:rPr>
                  <w:rFonts w:cs="Tahoma"/>
                  <w:sz w:val="24"/>
                  <w:szCs w:val="24"/>
                  <w:lang w:val="fr-FR"/>
                </w:rPr>
                <w:t>SealingAccesible</w:t>
              </w:r>
              <w:r w:rsidR="00642A3F">
                <w:rPr>
                  <w:rFonts w:cs="Tahoma"/>
                  <w:sz w:val="24"/>
                  <w:szCs w:val="24"/>
                  <w:lang w:val="fr-FR"/>
                </w:rPr>
                <w:t>Leaks</w:t>
              </w:r>
            </w:ins>
            <w:ins w:id="7702" w:author="Alhabibi, Haider@Energy" w:date="2022-03-17T14:52:00Z">
              <w:r w:rsidR="00246AB1" w:rsidRPr="00246AB1">
                <w:rPr>
                  <w:rFonts w:cs="Tahoma"/>
                  <w:sz w:val="24"/>
                  <w:szCs w:val="24"/>
                  <w:lang w:val="fr-FR"/>
                </w:rPr>
                <w:t>.docx</w:t>
              </w:r>
            </w:ins>
            <w:ins w:id="7703" w:author="Alhabibi, Haider@Energy" w:date="2022-03-17T14:51:00Z">
              <w:r w:rsidR="00642A3F" w:rsidRPr="00642A3F">
                <w:rPr>
                  <w:rFonts w:cs="Tahoma"/>
                  <w:sz w:val="24"/>
                  <w:szCs w:val="24"/>
                  <w:lang w:val="fr-FR"/>
                </w:rPr>
                <w:t xml:space="preserve"> Leaks</w:t>
              </w:r>
            </w:ins>
            <w:ins w:id="7704" w:author="Alhabibi, Haider@Energy" w:date="2022-03-16T18:51:00Z">
              <w:r w:rsidRPr="14C21260">
                <w:rPr>
                  <w:rFonts w:cs="Tahoma"/>
                  <w:sz w:val="24"/>
                  <w:szCs w:val="24"/>
                  <w:lang w:val="fr-FR"/>
                </w:rPr>
                <w:t>SealingAcce</w:t>
              </w:r>
            </w:ins>
            <w:ins w:id="7705" w:author="Alhabibi, Haider@Energy" w:date="2022-02-11T15:52:00Z">
              <w:r w:rsidR="3EEDE663" w:rsidRPr="14C21260">
                <w:rPr>
                  <w:rFonts w:cs="Tahoma"/>
                  <w:sz w:val="24"/>
                  <w:szCs w:val="24"/>
                  <w:lang w:val="fr-FR"/>
                </w:rPr>
                <w:t>s</w:t>
              </w:r>
            </w:ins>
            <w:ins w:id="7706" w:author="Alhabibi, Haider@Energy" w:date="2022-03-16T18:51:00Z">
              <w:r w:rsidRPr="14C21260">
                <w:rPr>
                  <w:rFonts w:cs="Tahoma"/>
                  <w:sz w:val="24"/>
                  <w:szCs w:val="24"/>
                  <w:lang w:val="fr-FR"/>
                </w:rPr>
                <w:t>sible</w:t>
              </w:r>
              <w:r w:rsidRPr="0024633A">
                <w:rPr>
                  <w:rFonts w:cs="Tahoma"/>
                  <w:sz w:val="24"/>
                  <w:szCs w:val="24"/>
                  <w:lang w:val="fr-FR"/>
                </w:rPr>
                <w:t>Leaks</w:t>
              </w:r>
            </w:ins>
            <w:del w:id="7707" w:author="Alhabibi, Haider@Energy" w:date="2022-03-16T18:51:00Z">
              <w:r w:rsidRPr="14C21260">
                <w:rPr>
                  <w:rFonts w:cs="Tahoma"/>
                  <w:sz w:val="24"/>
                  <w:szCs w:val="24"/>
                  <w:lang w:val="fr-FR"/>
                </w:rPr>
                <w:delText>SealingAcce</w:delText>
              </w:r>
            </w:del>
            <w:ins w:id="7708" w:author="Haider Alhabibi" w:date="2022-02-11T15:52:00Z">
              <w:r w:rsidR="3EEDE663" w:rsidRPr="14C21260">
                <w:rPr>
                  <w:rFonts w:cs="Tahoma"/>
                  <w:sz w:val="24"/>
                  <w:szCs w:val="24"/>
                  <w:lang w:val="fr-FR"/>
                </w:rPr>
                <w:t>s</w:t>
              </w:r>
            </w:ins>
            <w:del w:id="7709" w:author="Alhabibi, Haider@Energy" w:date="2022-03-16T18:51:00Z">
              <w:r w:rsidRPr="14C21260">
                <w:rPr>
                  <w:rFonts w:cs="Tahoma"/>
                  <w:sz w:val="24"/>
                  <w:szCs w:val="24"/>
                  <w:lang w:val="fr-FR"/>
                </w:rPr>
                <w:delText>sible</w:delText>
              </w:r>
              <w:r w:rsidRPr="0024633A">
                <w:rPr>
                  <w:rFonts w:cs="Tahoma"/>
                  <w:sz w:val="24"/>
                  <w:szCs w:val="24"/>
                  <w:lang w:val="fr-FR"/>
                </w:rPr>
                <w:delText>Leaks</w:delText>
              </w:r>
            </w:del>
            <w:r w:rsidRPr="0024633A">
              <w:rPr>
                <w:rFonts w:cs="Tahoma"/>
                <w:sz w:val="24"/>
                <w:szCs w:val="24"/>
                <w:lang w:val="fr-FR"/>
              </w:rPr>
              <w:t>.docx</w:t>
            </w:r>
          </w:p>
        </w:tc>
      </w:tr>
      <w:tr w:rsidR="00B557E1" w:rsidRPr="0024633A" w14:paraId="746930AE" w14:textId="77777777" w:rsidTr="000B1824">
        <w:trPr>
          <w:trHeight w:hRule="exact" w:val="288"/>
        </w:trPr>
        <w:tc>
          <w:tcPr>
            <w:tcW w:w="9936" w:type="dxa"/>
            <w:noWrap/>
          </w:tcPr>
          <w:p w14:paraId="15799581" w14:textId="1D9FE06A" w:rsidR="00B557E1" w:rsidRPr="0024633A" w:rsidRDefault="00B557E1" w:rsidP="00FC029D">
            <w:pPr>
              <w:spacing w:after="0"/>
              <w:rPr>
                <w:rFonts w:cs="Tahoma"/>
                <w:sz w:val="24"/>
                <w:szCs w:val="24"/>
                <w:lang w:val="fr-FR"/>
              </w:rPr>
            </w:pPr>
            <w:r w:rsidRPr="0024633A">
              <w:rPr>
                <w:rFonts w:cs="Tahoma"/>
                <w:sz w:val="24"/>
                <w:szCs w:val="24"/>
                <w:lang w:val="fr-FR"/>
              </w:rPr>
              <w:t>20</w:t>
            </w:r>
            <w:ins w:id="7710" w:author="Haider Alhabibi" w:date="2022-01-30T14:35:00Z">
              <w:r w:rsidR="008F1862">
                <w:rPr>
                  <w:rFonts w:cs="Tahoma"/>
                  <w:sz w:val="24"/>
                  <w:szCs w:val="24"/>
                  <w:lang w:val="fr-FR"/>
                </w:rPr>
                <w:t>22</w:t>
              </w:r>
            </w:ins>
            <w:del w:id="7711" w:author="Haider Alhabibi" w:date="2022-01-30T14:35:00Z">
              <w:r w:rsidRPr="0024633A" w:rsidDel="008F1862">
                <w:rPr>
                  <w:rFonts w:cs="Tahoma"/>
                  <w:sz w:val="24"/>
                  <w:szCs w:val="24"/>
                  <w:lang w:val="fr-FR"/>
                </w:rPr>
                <w:delText>19</w:delText>
              </w:r>
            </w:del>
            <w:r w:rsidRPr="0024633A">
              <w:rPr>
                <w:rFonts w:cs="Tahoma"/>
                <w:sz w:val="24"/>
                <w:szCs w:val="24"/>
                <w:lang w:val="fr-FR"/>
              </w:rPr>
              <w:t>-CF3R-MCH-21-</w:t>
            </w:r>
            <w:ins w:id="7712" w:author="Haider Alhabibi" w:date="2022-01-30T14:39:00Z">
              <w:r w:rsidR="008F1862">
                <w:rPr>
                  <w:rFonts w:cs="Tahoma"/>
                  <w:sz w:val="24"/>
                  <w:szCs w:val="24"/>
                  <w:lang w:val="fr-FR"/>
                </w:rPr>
                <w:t>H-</w:t>
              </w:r>
            </w:ins>
            <w:r w:rsidRPr="0024633A">
              <w:rPr>
                <w:rFonts w:cs="Tahoma"/>
                <w:sz w:val="24"/>
                <w:szCs w:val="24"/>
                <w:lang w:val="fr-FR"/>
              </w:rPr>
              <w:t>DuctLocation.docx</w:t>
            </w:r>
          </w:p>
        </w:tc>
      </w:tr>
      <w:tr w:rsidR="00B557E1" w:rsidRPr="0024633A" w14:paraId="21C8C678" w14:textId="77777777" w:rsidTr="000B1824">
        <w:trPr>
          <w:trHeight w:hRule="exact" w:val="288"/>
        </w:trPr>
        <w:tc>
          <w:tcPr>
            <w:tcW w:w="9936" w:type="dxa"/>
            <w:noWrap/>
          </w:tcPr>
          <w:p w14:paraId="027D739C" w14:textId="205416CB" w:rsidR="00B557E1" w:rsidRPr="0024633A" w:rsidRDefault="00B557E1" w:rsidP="00BB5EC9">
            <w:pPr>
              <w:spacing w:after="0"/>
              <w:rPr>
                <w:rFonts w:cs="Tahoma"/>
                <w:sz w:val="24"/>
                <w:szCs w:val="24"/>
                <w:lang w:val="fr-FR"/>
              </w:rPr>
            </w:pPr>
            <w:r w:rsidRPr="0024633A">
              <w:rPr>
                <w:rFonts w:cs="Tahoma"/>
                <w:sz w:val="24"/>
                <w:szCs w:val="24"/>
                <w:lang w:val="fr-FR"/>
              </w:rPr>
              <w:t>20</w:t>
            </w:r>
            <w:ins w:id="7713" w:author="Haider Alhabibi" w:date="2022-01-30T14:35:00Z">
              <w:r w:rsidR="008F1862">
                <w:rPr>
                  <w:rFonts w:cs="Tahoma"/>
                  <w:sz w:val="24"/>
                  <w:szCs w:val="24"/>
                  <w:lang w:val="fr-FR"/>
                </w:rPr>
                <w:t>22</w:t>
              </w:r>
            </w:ins>
            <w:del w:id="7714" w:author="Haider Alhabibi" w:date="2022-01-30T14:35:00Z">
              <w:r w:rsidRPr="0024633A" w:rsidDel="008F1862">
                <w:rPr>
                  <w:rFonts w:cs="Tahoma"/>
                  <w:sz w:val="24"/>
                  <w:szCs w:val="24"/>
                  <w:lang w:val="fr-FR"/>
                </w:rPr>
                <w:delText>19</w:delText>
              </w:r>
            </w:del>
            <w:r w:rsidRPr="0024633A">
              <w:rPr>
                <w:rFonts w:cs="Tahoma"/>
                <w:sz w:val="24"/>
                <w:szCs w:val="24"/>
                <w:lang w:val="fr-FR"/>
              </w:rPr>
              <w:t>-CF3R-MCH-22a-</w:t>
            </w:r>
            <w:ins w:id="7715" w:author="Haider Alhabibi" w:date="2022-01-30T14:39:00Z">
              <w:r w:rsidR="008F1862">
                <w:rPr>
                  <w:rFonts w:cs="Tahoma"/>
                  <w:sz w:val="24"/>
                  <w:szCs w:val="24"/>
                  <w:lang w:val="fr-FR"/>
                </w:rPr>
                <w:t>H-</w:t>
              </w:r>
            </w:ins>
            <w:r w:rsidRPr="0024633A">
              <w:rPr>
                <w:rFonts w:cs="Tahoma"/>
                <w:sz w:val="24"/>
                <w:szCs w:val="24"/>
                <w:lang w:val="fr-FR"/>
              </w:rPr>
              <w:t>FanEfficacy-AllZonesCallingOnly.docx</w:t>
            </w:r>
          </w:p>
        </w:tc>
      </w:tr>
      <w:tr w:rsidR="00B557E1" w:rsidRPr="0024633A" w14:paraId="01C398E5" w14:textId="77777777" w:rsidTr="000B1824">
        <w:trPr>
          <w:trHeight w:hRule="exact" w:val="288"/>
        </w:trPr>
        <w:tc>
          <w:tcPr>
            <w:tcW w:w="9936" w:type="dxa"/>
            <w:noWrap/>
          </w:tcPr>
          <w:p w14:paraId="2E72B62D" w14:textId="45B30ACB" w:rsidR="00B557E1" w:rsidRPr="0024633A" w:rsidRDefault="00B557E1" w:rsidP="00BB5EC9">
            <w:pPr>
              <w:spacing w:after="0"/>
              <w:rPr>
                <w:rFonts w:cs="Tahoma"/>
                <w:sz w:val="24"/>
                <w:szCs w:val="24"/>
                <w:lang w:val="fr-FR"/>
              </w:rPr>
            </w:pPr>
            <w:r w:rsidRPr="0024633A">
              <w:rPr>
                <w:rFonts w:cs="Tahoma"/>
                <w:sz w:val="24"/>
                <w:szCs w:val="24"/>
                <w:lang w:val="fr-FR"/>
              </w:rPr>
              <w:t>20</w:t>
            </w:r>
            <w:ins w:id="7716" w:author="Haider Alhabibi" w:date="2022-01-30T14:35:00Z">
              <w:r w:rsidR="008F1862">
                <w:rPr>
                  <w:rFonts w:cs="Tahoma"/>
                  <w:sz w:val="24"/>
                  <w:szCs w:val="24"/>
                  <w:lang w:val="fr-FR"/>
                </w:rPr>
                <w:t>22</w:t>
              </w:r>
            </w:ins>
            <w:del w:id="7717" w:author="Haider Alhabibi" w:date="2022-01-30T14:35:00Z">
              <w:r w:rsidRPr="0024633A" w:rsidDel="008F1862">
                <w:rPr>
                  <w:rFonts w:cs="Tahoma"/>
                  <w:sz w:val="24"/>
                  <w:szCs w:val="24"/>
                  <w:lang w:val="fr-FR"/>
                </w:rPr>
                <w:delText>19</w:delText>
              </w:r>
            </w:del>
            <w:r w:rsidRPr="0024633A">
              <w:rPr>
                <w:rFonts w:cs="Tahoma"/>
                <w:sz w:val="24"/>
                <w:szCs w:val="24"/>
                <w:lang w:val="fr-FR"/>
              </w:rPr>
              <w:t>-CF3R-MCH-22b-</w:t>
            </w:r>
            <w:ins w:id="7718" w:author="Haider Alhabibi" w:date="2022-01-30T14:40:00Z">
              <w:r w:rsidR="008F1862">
                <w:rPr>
                  <w:rFonts w:cs="Tahoma"/>
                  <w:sz w:val="24"/>
                  <w:szCs w:val="24"/>
                  <w:lang w:val="fr-FR"/>
                </w:rPr>
                <w:t>H-</w:t>
              </w:r>
            </w:ins>
            <w:r w:rsidRPr="0024633A">
              <w:rPr>
                <w:rFonts w:cs="Tahoma"/>
                <w:sz w:val="24"/>
                <w:szCs w:val="24"/>
                <w:lang w:val="fr-FR"/>
              </w:rPr>
              <w:t>FanEfficacy-EveryZonalControlMode.docx</w:t>
            </w:r>
          </w:p>
        </w:tc>
      </w:tr>
      <w:tr w:rsidR="00FC029D" w:rsidRPr="0024633A" w14:paraId="1ED552FE" w14:textId="1B78DD5D" w:rsidTr="000B1824">
        <w:trPr>
          <w:trHeight w:hRule="exact" w:val="288"/>
        </w:trPr>
        <w:tc>
          <w:tcPr>
            <w:tcW w:w="9936" w:type="dxa"/>
            <w:noWrap/>
          </w:tcPr>
          <w:p w14:paraId="58FDE209" w14:textId="45EE4191" w:rsidR="00FC029D" w:rsidRPr="0024633A" w:rsidRDefault="00FC029D" w:rsidP="00BB5EC9">
            <w:pPr>
              <w:spacing w:after="0"/>
              <w:rPr>
                <w:rFonts w:cs="Tahoma"/>
                <w:sz w:val="24"/>
                <w:szCs w:val="24"/>
                <w:lang w:val="fr-FR"/>
              </w:rPr>
            </w:pPr>
            <w:r w:rsidRPr="0024633A">
              <w:rPr>
                <w:rFonts w:cs="Tahoma"/>
                <w:sz w:val="24"/>
                <w:szCs w:val="24"/>
                <w:lang w:val="fr-FR"/>
              </w:rPr>
              <w:t>20</w:t>
            </w:r>
            <w:ins w:id="7719" w:author="Haider Alhabibi" w:date="2022-01-30T14:36:00Z">
              <w:r w:rsidR="008F1862">
                <w:rPr>
                  <w:rFonts w:cs="Tahoma"/>
                  <w:sz w:val="24"/>
                  <w:szCs w:val="24"/>
                  <w:lang w:val="fr-FR"/>
                </w:rPr>
                <w:t>22</w:t>
              </w:r>
            </w:ins>
            <w:del w:id="7720" w:author="Haider Alhabibi" w:date="2022-01-30T14:36:00Z">
              <w:r w:rsidRPr="0024633A" w:rsidDel="008F1862">
                <w:rPr>
                  <w:rFonts w:cs="Tahoma"/>
                  <w:sz w:val="24"/>
                  <w:szCs w:val="24"/>
                  <w:lang w:val="fr-FR"/>
                </w:rPr>
                <w:delText>19</w:delText>
              </w:r>
            </w:del>
            <w:r w:rsidRPr="0024633A">
              <w:rPr>
                <w:rFonts w:cs="Tahoma"/>
                <w:sz w:val="24"/>
                <w:szCs w:val="24"/>
                <w:lang w:val="fr-FR"/>
              </w:rPr>
              <w:t>-CF3R-MCH-22c-</w:t>
            </w:r>
            <w:ins w:id="7721" w:author="Haider Alhabibi" w:date="2022-01-30T14:40:00Z">
              <w:r w:rsidR="008F1862">
                <w:rPr>
                  <w:rFonts w:cs="Tahoma"/>
                  <w:sz w:val="24"/>
                  <w:szCs w:val="24"/>
                  <w:lang w:val="fr-FR"/>
                </w:rPr>
                <w:t>H-</w:t>
              </w:r>
            </w:ins>
            <w:r w:rsidRPr="0024633A">
              <w:rPr>
                <w:rFonts w:cs="Tahoma"/>
                <w:sz w:val="24"/>
                <w:szCs w:val="24"/>
                <w:lang w:val="fr-FR"/>
              </w:rPr>
              <w:t>FanEfficacy-AllZonesCallingOnly-WithCFVCS.docx</w:t>
            </w:r>
          </w:p>
        </w:tc>
      </w:tr>
      <w:tr w:rsidR="00FC029D" w:rsidRPr="0024633A" w14:paraId="5E03F2B9" w14:textId="0A2527DA" w:rsidTr="000B1824">
        <w:trPr>
          <w:trHeight w:hRule="exact" w:val="288"/>
        </w:trPr>
        <w:tc>
          <w:tcPr>
            <w:tcW w:w="9936" w:type="dxa"/>
            <w:noWrap/>
          </w:tcPr>
          <w:p w14:paraId="44B7E61E" w14:textId="65FE4EDB" w:rsidR="00FC029D" w:rsidRPr="0024633A" w:rsidRDefault="00FC029D" w:rsidP="00FC029D">
            <w:pPr>
              <w:spacing w:after="0"/>
              <w:rPr>
                <w:rFonts w:cs="Tahoma"/>
                <w:sz w:val="24"/>
                <w:szCs w:val="24"/>
                <w:lang w:val="fr-FR"/>
              </w:rPr>
            </w:pPr>
            <w:r w:rsidRPr="0024633A">
              <w:rPr>
                <w:rFonts w:cs="Tahoma"/>
                <w:sz w:val="24"/>
                <w:szCs w:val="24"/>
                <w:lang w:val="fr-FR"/>
              </w:rPr>
              <w:t>20</w:t>
            </w:r>
            <w:ins w:id="7722" w:author="Haider Alhabibi" w:date="2022-01-30T14:36:00Z">
              <w:r w:rsidR="008F1862">
                <w:rPr>
                  <w:rFonts w:cs="Tahoma"/>
                  <w:sz w:val="24"/>
                  <w:szCs w:val="24"/>
                  <w:lang w:val="fr-FR"/>
                </w:rPr>
                <w:t>22</w:t>
              </w:r>
            </w:ins>
            <w:del w:id="7723" w:author="Haider Alhabibi" w:date="2022-01-30T14:36:00Z">
              <w:r w:rsidRPr="0024633A" w:rsidDel="008F1862">
                <w:rPr>
                  <w:rFonts w:cs="Tahoma"/>
                  <w:sz w:val="24"/>
                  <w:szCs w:val="24"/>
                  <w:lang w:val="fr-FR"/>
                </w:rPr>
                <w:delText>19</w:delText>
              </w:r>
            </w:del>
            <w:r w:rsidRPr="0024633A">
              <w:rPr>
                <w:rFonts w:cs="Tahoma"/>
                <w:sz w:val="24"/>
                <w:szCs w:val="24"/>
                <w:lang w:val="fr-FR"/>
              </w:rPr>
              <w:t>-CF3R-MCH-22d-</w:t>
            </w:r>
            <w:ins w:id="7724" w:author="Haider Alhabibi" w:date="2022-01-30T14:40:00Z">
              <w:r w:rsidR="008F1862">
                <w:rPr>
                  <w:rFonts w:cs="Tahoma"/>
                  <w:sz w:val="24"/>
                  <w:szCs w:val="24"/>
                  <w:lang w:val="fr-FR"/>
                </w:rPr>
                <w:t>H-</w:t>
              </w:r>
            </w:ins>
            <w:r w:rsidRPr="0024633A">
              <w:rPr>
                <w:rFonts w:cs="Tahoma"/>
                <w:sz w:val="24"/>
                <w:szCs w:val="24"/>
                <w:lang w:val="fr-FR"/>
              </w:rPr>
              <w:t>FanEfficacy-EveryZonalControlMode-WithCFVCS.docx</w:t>
            </w:r>
          </w:p>
        </w:tc>
      </w:tr>
      <w:tr w:rsidR="00B557E1" w:rsidRPr="0024633A" w14:paraId="26444D51" w14:textId="77777777" w:rsidTr="000B1824">
        <w:trPr>
          <w:trHeight w:hRule="exact" w:val="288"/>
        </w:trPr>
        <w:tc>
          <w:tcPr>
            <w:tcW w:w="9936" w:type="dxa"/>
            <w:noWrap/>
          </w:tcPr>
          <w:p w14:paraId="47CD33AD" w14:textId="48E07185" w:rsidR="00B557E1" w:rsidRPr="0024633A" w:rsidRDefault="00B557E1" w:rsidP="00BB5EC9">
            <w:pPr>
              <w:spacing w:after="0"/>
              <w:rPr>
                <w:rFonts w:cs="Tahoma"/>
                <w:sz w:val="24"/>
                <w:szCs w:val="24"/>
                <w:lang w:val="fr-FR"/>
              </w:rPr>
            </w:pPr>
            <w:r w:rsidRPr="0024633A">
              <w:rPr>
                <w:rFonts w:cs="Tahoma"/>
                <w:sz w:val="24"/>
                <w:szCs w:val="24"/>
                <w:lang w:val="fr-FR"/>
              </w:rPr>
              <w:t>20</w:t>
            </w:r>
            <w:ins w:id="7725" w:author="Haider Alhabibi" w:date="2022-01-30T14:36:00Z">
              <w:r w:rsidR="008F1862">
                <w:rPr>
                  <w:rFonts w:cs="Tahoma"/>
                  <w:sz w:val="24"/>
                  <w:szCs w:val="24"/>
                  <w:lang w:val="fr-FR"/>
                </w:rPr>
                <w:t>22</w:t>
              </w:r>
            </w:ins>
            <w:del w:id="7726" w:author="Haider Alhabibi" w:date="2022-01-30T14:36:00Z">
              <w:r w:rsidRPr="0024633A" w:rsidDel="008F1862">
                <w:rPr>
                  <w:rFonts w:cs="Tahoma"/>
                  <w:sz w:val="24"/>
                  <w:szCs w:val="24"/>
                  <w:lang w:val="fr-FR"/>
                </w:rPr>
                <w:delText>19</w:delText>
              </w:r>
            </w:del>
            <w:r w:rsidRPr="0024633A">
              <w:rPr>
                <w:rFonts w:cs="Tahoma"/>
                <w:sz w:val="24"/>
                <w:szCs w:val="24"/>
                <w:lang w:val="fr-FR"/>
              </w:rPr>
              <w:t>-CF3R-MCH-23a-</w:t>
            </w:r>
            <w:ins w:id="7727" w:author="Haider Alhabibi" w:date="2022-01-30T14:40:00Z">
              <w:r w:rsidR="008F1862">
                <w:rPr>
                  <w:rFonts w:cs="Tahoma"/>
                  <w:sz w:val="24"/>
                  <w:szCs w:val="24"/>
                  <w:lang w:val="fr-FR"/>
                </w:rPr>
                <w:t>H-</w:t>
              </w:r>
            </w:ins>
            <w:r w:rsidRPr="0024633A">
              <w:rPr>
                <w:rFonts w:cs="Tahoma"/>
                <w:sz w:val="24"/>
                <w:szCs w:val="24"/>
                <w:lang w:val="fr-FR"/>
              </w:rPr>
              <w:t>AirflowRate-AllZonesCallingOnly.docx</w:t>
            </w:r>
          </w:p>
        </w:tc>
      </w:tr>
      <w:tr w:rsidR="00B557E1" w:rsidRPr="0024633A" w14:paraId="1132E2E8" w14:textId="77777777" w:rsidTr="000B1824">
        <w:trPr>
          <w:trHeight w:hRule="exact" w:val="288"/>
        </w:trPr>
        <w:tc>
          <w:tcPr>
            <w:tcW w:w="9936" w:type="dxa"/>
            <w:noWrap/>
          </w:tcPr>
          <w:p w14:paraId="2556E243" w14:textId="0D59FC54" w:rsidR="00B557E1" w:rsidRPr="0024633A" w:rsidRDefault="00B557E1" w:rsidP="00BB5EC9">
            <w:pPr>
              <w:spacing w:after="0"/>
              <w:rPr>
                <w:rFonts w:cs="Tahoma"/>
                <w:sz w:val="24"/>
                <w:szCs w:val="24"/>
                <w:lang w:val="fr-FR"/>
              </w:rPr>
            </w:pPr>
            <w:r w:rsidRPr="0024633A">
              <w:rPr>
                <w:rFonts w:cs="Tahoma"/>
                <w:sz w:val="24"/>
                <w:szCs w:val="24"/>
                <w:lang w:val="fr-FR"/>
              </w:rPr>
              <w:t>20</w:t>
            </w:r>
            <w:ins w:id="7728" w:author="Haider Alhabibi" w:date="2022-01-30T14:36:00Z">
              <w:r w:rsidR="008F1862">
                <w:rPr>
                  <w:rFonts w:cs="Tahoma"/>
                  <w:sz w:val="24"/>
                  <w:szCs w:val="24"/>
                  <w:lang w:val="fr-FR"/>
                </w:rPr>
                <w:t>22</w:t>
              </w:r>
            </w:ins>
            <w:del w:id="7729" w:author="Haider Alhabibi" w:date="2022-01-30T14:36:00Z">
              <w:r w:rsidRPr="0024633A" w:rsidDel="008F1862">
                <w:rPr>
                  <w:rFonts w:cs="Tahoma"/>
                  <w:sz w:val="24"/>
                  <w:szCs w:val="24"/>
                  <w:lang w:val="fr-FR"/>
                </w:rPr>
                <w:delText>19</w:delText>
              </w:r>
            </w:del>
            <w:r w:rsidRPr="0024633A">
              <w:rPr>
                <w:rFonts w:cs="Tahoma"/>
                <w:sz w:val="24"/>
                <w:szCs w:val="24"/>
                <w:lang w:val="fr-FR"/>
              </w:rPr>
              <w:t>-CF3R-MCH-23b-</w:t>
            </w:r>
            <w:ins w:id="7730" w:author="Haider Alhabibi" w:date="2022-01-30T14:40:00Z">
              <w:r w:rsidR="008F1862">
                <w:rPr>
                  <w:rFonts w:cs="Tahoma"/>
                  <w:sz w:val="24"/>
                  <w:szCs w:val="24"/>
                  <w:lang w:val="fr-FR"/>
                </w:rPr>
                <w:t>H-</w:t>
              </w:r>
            </w:ins>
            <w:r w:rsidRPr="0024633A">
              <w:rPr>
                <w:rFonts w:cs="Tahoma"/>
                <w:sz w:val="24"/>
                <w:szCs w:val="24"/>
                <w:lang w:val="fr-FR"/>
              </w:rPr>
              <w:t>AirflowRate-EveryZonalControlMode.docx</w:t>
            </w:r>
          </w:p>
        </w:tc>
      </w:tr>
      <w:tr w:rsidR="00B557E1" w:rsidRPr="0024633A" w14:paraId="3AB984CA" w14:textId="77777777" w:rsidTr="000B1824">
        <w:trPr>
          <w:trHeight w:hRule="exact" w:val="288"/>
        </w:trPr>
        <w:tc>
          <w:tcPr>
            <w:tcW w:w="9936" w:type="dxa"/>
            <w:noWrap/>
          </w:tcPr>
          <w:p w14:paraId="6837AB75" w14:textId="2438B3F2" w:rsidR="00B557E1" w:rsidRPr="0024633A" w:rsidRDefault="00B557E1" w:rsidP="00BB5EC9">
            <w:pPr>
              <w:spacing w:after="0"/>
              <w:rPr>
                <w:rFonts w:cs="Tahoma"/>
                <w:sz w:val="24"/>
                <w:szCs w:val="24"/>
                <w:lang w:val="fr-FR"/>
              </w:rPr>
            </w:pPr>
            <w:r w:rsidRPr="0024633A">
              <w:rPr>
                <w:rFonts w:cs="Tahoma"/>
                <w:sz w:val="24"/>
                <w:szCs w:val="24"/>
                <w:lang w:val="fr-FR"/>
              </w:rPr>
              <w:t>20</w:t>
            </w:r>
            <w:ins w:id="7731" w:author="Haider Alhabibi" w:date="2022-01-30T14:36:00Z">
              <w:r w:rsidR="008F1862">
                <w:rPr>
                  <w:rFonts w:cs="Tahoma"/>
                  <w:sz w:val="24"/>
                  <w:szCs w:val="24"/>
                  <w:lang w:val="fr-FR"/>
                </w:rPr>
                <w:t>22</w:t>
              </w:r>
            </w:ins>
            <w:del w:id="7732" w:author="Haider Alhabibi" w:date="2022-01-30T14:36:00Z">
              <w:r w:rsidRPr="0024633A" w:rsidDel="008F1862">
                <w:rPr>
                  <w:rFonts w:cs="Tahoma"/>
                  <w:sz w:val="24"/>
                  <w:szCs w:val="24"/>
                  <w:lang w:val="fr-FR"/>
                </w:rPr>
                <w:delText>19</w:delText>
              </w:r>
            </w:del>
            <w:r w:rsidRPr="0024633A">
              <w:rPr>
                <w:rFonts w:cs="Tahoma"/>
                <w:sz w:val="24"/>
                <w:szCs w:val="24"/>
                <w:lang w:val="fr-FR"/>
              </w:rPr>
              <w:t>-CF3R-MCH-23c-</w:t>
            </w:r>
            <w:ins w:id="7733" w:author="Haider Alhabibi" w:date="2022-01-30T14:40:00Z">
              <w:r w:rsidR="008F1862">
                <w:rPr>
                  <w:rFonts w:cs="Tahoma"/>
                  <w:sz w:val="24"/>
                  <w:szCs w:val="24"/>
                  <w:lang w:val="fr-FR"/>
                </w:rPr>
                <w:t>H-</w:t>
              </w:r>
            </w:ins>
            <w:r w:rsidRPr="0024633A">
              <w:rPr>
                <w:rFonts w:cs="Tahoma"/>
                <w:sz w:val="24"/>
                <w:szCs w:val="24"/>
                <w:lang w:val="fr-FR"/>
              </w:rPr>
              <w:t>AirflowRate-BestThatIcanDo.docx</w:t>
            </w:r>
          </w:p>
        </w:tc>
      </w:tr>
      <w:tr w:rsidR="00B557E1" w:rsidRPr="0024633A" w14:paraId="6F4819EF" w14:textId="77777777" w:rsidTr="000B1824">
        <w:trPr>
          <w:trHeight w:hRule="exact" w:val="288"/>
        </w:trPr>
        <w:tc>
          <w:tcPr>
            <w:tcW w:w="9936" w:type="dxa"/>
            <w:noWrap/>
          </w:tcPr>
          <w:p w14:paraId="7A2818B0" w14:textId="1D433116" w:rsidR="00B557E1" w:rsidRPr="0024633A" w:rsidRDefault="00B557E1" w:rsidP="00BB5EC9">
            <w:pPr>
              <w:spacing w:after="0"/>
              <w:rPr>
                <w:rFonts w:cs="Tahoma"/>
                <w:sz w:val="24"/>
                <w:szCs w:val="24"/>
                <w:lang w:val="fr-FR"/>
              </w:rPr>
            </w:pPr>
            <w:r w:rsidRPr="0024633A">
              <w:rPr>
                <w:rFonts w:cs="Tahoma"/>
                <w:sz w:val="24"/>
                <w:szCs w:val="24"/>
                <w:lang w:val="fr-FR"/>
              </w:rPr>
              <w:t>20</w:t>
            </w:r>
            <w:ins w:id="7734" w:author="Haider Alhabibi" w:date="2022-01-30T14:36:00Z">
              <w:r w:rsidR="008F1862">
                <w:rPr>
                  <w:rFonts w:cs="Tahoma"/>
                  <w:sz w:val="24"/>
                  <w:szCs w:val="24"/>
                  <w:lang w:val="fr-FR"/>
                </w:rPr>
                <w:t>22</w:t>
              </w:r>
            </w:ins>
            <w:del w:id="7735" w:author="Haider Alhabibi" w:date="2022-01-30T14:36:00Z">
              <w:r w:rsidRPr="0024633A" w:rsidDel="008F1862">
                <w:rPr>
                  <w:rFonts w:cs="Tahoma"/>
                  <w:sz w:val="24"/>
                  <w:szCs w:val="24"/>
                  <w:lang w:val="fr-FR"/>
                </w:rPr>
                <w:delText>1</w:delText>
              </w:r>
            </w:del>
            <w:r w:rsidRPr="0024633A">
              <w:rPr>
                <w:rFonts w:cs="Tahoma"/>
                <w:sz w:val="24"/>
                <w:szCs w:val="24"/>
                <w:lang w:val="fr-FR"/>
              </w:rPr>
              <w:t>9-CF3R-MCH-23d-</w:t>
            </w:r>
            <w:ins w:id="7736" w:author="Haider Alhabibi" w:date="2022-01-30T14:40:00Z">
              <w:r w:rsidR="008F1862">
                <w:rPr>
                  <w:rFonts w:cs="Tahoma"/>
                  <w:sz w:val="24"/>
                  <w:szCs w:val="24"/>
                  <w:lang w:val="fr-FR"/>
                </w:rPr>
                <w:t>H-</w:t>
              </w:r>
            </w:ins>
            <w:r w:rsidRPr="0024633A">
              <w:rPr>
                <w:rFonts w:cs="Tahoma"/>
                <w:sz w:val="24"/>
                <w:szCs w:val="24"/>
                <w:lang w:val="fr-FR"/>
              </w:rPr>
              <w:t>AirflowRate-MeasurementOnly-AllZonesCallingOnly.docx</w:t>
            </w:r>
          </w:p>
        </w:tc>
      </w:tr>
      <w:tr w:rsidR="00DD2B74" w:rsidRPr="0024633A" w14:paraId="2F7E67E8" w14:textId="77777777" w:rsidTr="000B1824">
        <w:trPr>
          <w:trHeight w:hRule="exact" w:val="288"/>
        </w:trPr>
        <w:tc>
          <w:tcPr>
            <w:tcW w:w="9936" w:type="dxa"/>
            <w:noWrap/>
          </w:tcPr>
          <w:p w14:paraId="1E68A493" w14:textId="739FEA4C" w:rsidR="00DD2B74" w:rsidRPr="0024633A" w:rsidDel="00507E8E" w:rsidRDefault="00DD2B74" w:rsidP="00BB5EC9">
            <w:pPr>
              <w:spacing w:after="0"/>
              <w:rPr>
                <w:rFonts w:cs="Tahoma"/>
                <w:sz w:val="24"/>
                <w:szCs w:val="24"/>
                <w:lang w:val="fr-FR"/>
              </w:rPr>
            </w:pPr>
            <w:r w:rsidRPr="0024633A">
              <w:rPr>
                <w:rFonts w:cs="Tahoma"/>
                <w:sz w:val="24"/>
                <w:szCs w:val="24"/>
                <w:lang w:val="fr-FR"/>
              </w:rPr>
              <w:t>20</w:t>
            </w:r>
            <w:ins w:id="7737" w:author="Haider Alhabibi" w:date="2022-01-30T14:36:00Z">
              <w:r w:rsidR="008F1862">
                <w:rPr>
                  <w:rFonts w:cs="Tahoma"/>
                  <w:sz w:val="24"/>
                  <w:szCs w:val="24"/>
                  <w:lang w:val="fr-FR"/>
                </w:rPr>
                <w:t>22</w:t>
              </w:r>
            </w:ins>
            <w:del w:id="7738" w:author="Haider Alhabibi" w:date="2022-01-30T14:36:00Z">
              <w:r w:rsidRPr="0024633A" w:rsidDel="008F1862">
                <w:rPr>
                  <w:rFonts w:cs="Tahoma"/>
                  <w:sz w:val="24"/>
                  <w:szCs w:val="24"/>
                  <w:lang w:val="fr-FR"/>
                </w:rPr>
                <w:delText>19</w:delText>
              </w:r>
            </w:del>
            <w:r w:rsidRPr="0024633A">
              <w:rPr>
                <w:rFonts w:cs="Tahoma"/>
                <w:sz w:val="24"/>
                <w:szCs w:val="24"/>
                <w:lang w:val="fr-FR"/>
              </w:rPr>
              <w:t>-CF3R-MCH-23e-</w:t>
            </w:r>
            <w:ins w:id="7739" w:author="Haider Alhabibi" w:date="2022-01-30T14:40:00Z">
              <w:r w:rsidR="008F1862">
                <w:rPr>
                  <w:rFonts w:cs="Tahoma"/>
                  <w:sz w:val="24"/>
                  <w:szCs w:val="24"/>
                  <w:lang w:val="fr-FR"/>
                </w:rPr>
                <w:t>H-</w:t>
              </w:r>
            </w:ins>
            <w:r w:rsidR="00800AC9" w:rsidRPr="0024633A">
              <w:rPr>
                <w:rFonts w:cs="Tahoma"/>
                <w:sz w:val="24"/>
                <w:szCs w:val="24"/>
                <w:lang w:val="fr-FR"/>
              </w:rPr>
              <w:t>AirflowRate-AllZonesCallingOnly-WithCFVCS.docx</w:t>
            </w:r>
          </w:p>
        </w:tc>
      </w:tr>
      <w:tr w:rsidR="00DD2B74" w:rsidRPr="0024633A" w14:paraId="577D4B6F" w14:textId="77777777" w:rsidTr="000B1824">
        <w:trPr>
          <w:trHeight w:hRule="exact" w:val="288"/>
        </w:trPr>
        <w:tc>
          <w:tcPr>
            <w:tcW w:w="9936" w:type="dxa"/>
            <w:noWrap/>
          </w:tcPr>
          <w:p w14:paraId="365E3753" w14:textId="7F2A7865" w:rsidR="00DD2B74" w:rsidRPr="0024633A" w:rsidDel="00507E8E" w:rsidRDefault="00800AC9" w:rsidP="00800AC9">
            <w:pPr>
              <w:spacing w:after="0"/>
              <w:rPr>
                <w:rFonts w:cs="Tahoma"/>
                <w:sz w:val="24"/>
                <w:szCs w:val="24"/>
                <w:lang w:val="fr-FR"/>
              </w:rPr>
            </w:pPr>
            <w:r w:rsidRPr="0024633A">
              <w:rPr>
                <w:rFonts w:cs="Tahoma"/>
                <w:sz w:val="24"/>
                <w:szCs w:val="24"/>
                <w:lang w:val="fr-FR"/>
              </w:rPr>
              <w:t>20</w:t>
            </w:r>
            <w:ins w:id="7740" w:author="Haider Alhabibi" w:date="2022-01-30T14:36:00Z">
              <w:r w:rsidR="008F1862">
                <w:rPr>
                  <w:rFonts w:cs="Tahoma"/>
                  <w:sz w:val="24"/>
                  <w:szCs w:val="24"/>
                  <w:lang w:val="fr-FR"/>
                </w:rPr>
                <w:t>22</w:t>
              </w:r>
            </w:ins>
            <w:del w:id="7741" w:author="Haider Alhabibi" w:date="2022-01-30T14:36:00Z">
              <w:r w:rsidRPr="0024633A" w:rsidDel="008F1862">
                <w:rPr>
                  <w:rFonts w:cs="Tahoma"/>
                  <w:sz w:val="24"/>
                  <w:szCs w:val="24"/>
                  <w:lang w:val="fr-FR"/>
                </w:rPr>
                <w:delText>19</w:delText>
              </w:r>
            </w:del>
            <w:r w:rsidRPr="0024633A">
              <w:rPr>
                <w:rFonts w:cs="Tahoma"/>
                <w:sz w:val="24"/>
                <w:szCs w:val="24"/>
                <w:lang w:val="fr-FR"/>
              </w:rPr>
              <w:t>-CF3R-MCH-23f-</w:t>
            </w:r>
            <w:ins w:id="7742" w:author="Haider Alhabibi" w:date="2022-01-30T14:40:00Z">
              <w:r w:rsidR="008F1862">
                <w:rPr>
                  <w:rFonts w:cs="Tahoma"/>
                  <w:sz w:val="24"/>
                  <w:szCs w:val="24"/>
                  <w:lang w:val="fr-FR"/>
                </w:rPr>
                <w:t>H-</w:t>
              </w:r>
            </w:ins>
            <w:r w:rsidRPr="0024633A">
              <w:rPr>
                <w:rFonts w:cs="Tahoma"/>
                <w:sz w:val="24"/>
                <w:szCs w:val="24"/>
                <w:lang w:val="fr-FR"/>
              </w:rPr>
              <w:t>AirflowRate-EveryZonalControlMode-WithCFVCS.docx</w:t>
            </w:r>
          </w:p>
        </w:tc>
      </w:tr>
      <w:tr w:rsidR="00B557E1" w:rsidRPr="0024633A" w:rsidDel="008F1862" w14:paraId="7CBAE275" w14:textId="1959B0A7" w:rsidTr="000B1824">
        <w:trPr>
          <w:trHeight w:hRule="exact" w:val="288"/>
          <w:del w:id="7743" w:author="Haider Alhabibi" w:date="2022-01-30T14:23:00Z"/>
        </w:trPr>
        <w:tc>
          <w:tcPr>
            <w:tcW w:w="9936" w:type="dxa"/>
            <w:noWrap/>
          </w:tcPr>
          <w:p w14:paraId="3C17EBB9" w14:textId="0F5A6176" w:rsidR="00B557E1" w:rsidRPr="0024633A" w:rsidDel="008F1862" w:rsidRDefault="00B557E1" w:rsidP="00800AC9">
            <w:pPr>
              <w:spacing w:after="0"/>
              <w:rPr>
                <w:del w:id="7744" w:author="Haider Alhabibi" w:date="2022-01-30T14:23:00Z"/>
                <w:rFonts w:cs="Tahoma"/>
                <w:sz w:val="24"/>
                <w:szCs w:val="24"/>
                <w:lang w:val="fr-FR"/>
              </w:rPr>
            </w:pPr>
            <w:del w:id="7745" w:author="Haider Alhabibi" w:date="2022-01-30T14:23:00Z">
              <w:r w:rsidRPr="0024633A" w:rsidDel="008F1862">
                <w:rPr>
                  <w:rFonts w:cs="Tahoma"/>
                  <w:sz w:val="24"/>
                  <w:szCs w:val="24"/>
                  <w:lang w:val="fr-FR"/>
                </w:rPr>
                <w:delText>2019-CF3R-MCH-24</w:delText>
              </w:r>
              <w:r w:rsidR="00BB5EC9" w:rsidRPr="0024633A" w:rsidDel="008F1862">
                <w:rPr>
                  <w:rFonts w:cs="Tahoma"/>
                  <w:sz w:val="24"/>
                  <w:szCs w:val="24"/>
                  <w:lang w:val="fr-FR"/>
                </w:rPr>
                <w:delText>a</w:delText>
              </w:r>
              <w:r w:rsidRPr="0024633A" w:rsidDel="008F1862">
                <w:rPr>
                  <w:rFonts w:cs="Tahoma"/>
                  <w:sz w:val="24"/>
                  <w:szCs w:val="24"/>
                  <w:lang w:val="fr-FR"/>
                </w:rPr>
                <w:delText>-</w:delText>
              </w:r>
              <w:r w:rsidR="00800AC9" w:rsidRPr="0024633A" w:rsidDel="008F1862">
                <w:rPr>
                  <w:rFonts w:cs="Tahoma"/>
                  <w:sz w:val="24"/>
                  <w:szCs w:val="24"/>
                  <w:lang w:val="fr-FR"/>
                </w:rPr>
                <w:delText>Enclosure</w:delText>
              </w:r>
              <w:r w:rsidRPr="0024633A" w:rsidDel="008F1862">
                <w:rPr>
                  <w:rFonts w:cs="Tahoma"/>
                  <w:sz w:val="24"/>
                  <w:szCs w:val="24"/>
                  <w:lang w:val="fr-FR"/>
                </w:rPr>
                <w:delText>AirLeakageWorksheet-SinglePointTest-Manual Meter.docx</w:delText>
              </w:r>
            </w:del>
          </w:p>
        </w:tc>
      </w:tr>
      <w:tr w:rsidR="00BB5EC9" w:rsidRPr="0024633A" w:rsidDel="008F1862" w14:paraId="3AE00D14" w14:textId="6F7C7B84" w:rsidTr="000B1824">
        <w:trPr>
          <w:trHeight w:hRule="exact" w:val="288"/>
          <w:del w:id="7746" w:author="Haider Alhabibi" w:date="2022-01-30T14:23:00Z"/>
        </w:trPr>
        <w:tc>
          <w:tcPr>
            <w:tcW w:w="9936" w:type="dxa"/>
            <w:noWrap/>
          </w:tcPr>
          <w:p w14:paraId="5D204ABD" w14:textId="206F78DD" w:rsidR="00BB5EC9" w:rsidRPr="0024633A" w:rsidDel="008F1862" w:rsidRDefault="00BB5EC9" w:rsidP="00800AC9">
            <w:pPr>
              <w:spacing w:after="0"/>
              <w:rPr>
                <w:del w:id="7747" w:author="Haider Alhabibi" w:date="2022-01-30T14:23:00Z"/>
                <w:rFonts w:cs="Tahoma"/>
                <w:sz w:val="24"/>
                <w:szCs w:val="24"/>
                <w:lang w:val="fr-FR"/>
              </w:rPr>
            </w:pPr>
            <w:del w:id="7748" w:author="Haider Alhabibi" w:date="2022-01-30T14:23:00Z">
              <w:r w:rsidRPr="0024633A" w:rsidDel="008F1862">
                <w:rPr>
                  <w:rFonts w:cs="Tahoma"/>
                  <w:sz w:val="24"/>
                  <w:szCs w:val="24"/>
                  <w:lang w:val="fr-FR"/>
                </w:rPr>
                <w:delText>2019-CF3R-MCH-24b-</w:delText>
              </w:r>
              <w:r w:rsidR="00800AC9" w:rsidRPr="0024633A" w:rsidDel="008F1862">
                <w:rPr>
                  <w:rFonts w:cs="Tahoma"/>
                  <w:sz w:val="24"/>
                  <w:szCs w:val="24"/>
                  <w:lang w:val="fr-FR"/>
                </w:rPr>
                <w:delText>Enclosure</w:delText>
              </w:r>
              <w:r w:rsidRPr="0024633A" w:rsidDel="008F1862">
                <w:rPr>
                  <w:rFonts w:cs="Tahoma"/>
                  <w:sz w:val="24"/>
                  <w:szCs w:val="24"/>
                  <w:lang w:val="fr-FR"/>
                </w:rPr>
                <w:delText>AirLeakageWorksheet-SinglePointTest-Automatic Meter.docx</w:delText>
              </w:r>
            </w:del>
          </w:p>
        </w:tc>
      </w:tr>
      <w:tr w:rsidR="00B557E1" w:rsidRPr="0024633A" w14:paraId="6DD5AC5A" w14:textId="77777777" w:rsidTr="000B1824">
        <w:trPr>
          <w:trHeight w:hRule="exact" w:val="288"/>
        </w:trPr>
        <w:tc>
          <w:tcPr>
            <w:tcW w:w="9936" w:type="dxa"/>
            <w:noWrap/>
          </w:tcPr>
          <w:p w14:paraId="170D21C8" w14:textId="59CBB2BC" w:rsidR="00B557E1" w:rsidRPr="0024633A" w:rsidRDefault="00B557E1" w:rsidP="00BB5EC9">
            <w:pPr>
              <w:spacing w:after="0"/>
              <w:rPr>
                <w:rFonts w:cs="Tahoma"/>
                <w:sz w:val="24"/>
                <w:szCs w:val="24"/>
                <w:lang w:val="fr-FR"/>
              </w:rPr>
            </w:pPr>
            <w:r w:rsidRPr="0024633A">
              <w:rPr>
                <w:rFonts w:cs="Tahoma"/>
                <w:sz w:val="24"/>
                <w:szCs w:val="24"/>
                <w:lang w:val="fr-FR"/>
              </w:rPr>
              <w:t>20</w:t>
            </w:r>
            <w:ins w:id="7749" w:author="Haider Alhabibi" w:date="2022-01-30T14:36:00Z">
              <w:r w:rsidR="008F1862">
                <w:rPr>
                  <w:rFonts w:cs="Tahoma"/>
                  <w:sz w:val="24"/>
                  <w:szCs w:val="24"/>
                  <w:lang w:val="fr-FR"/>
                </w:rPr>
                <w:t>22</w:t>
              </w:r>
            </w:ins>
            <w:del w:id="7750" w:author="Haider Alhabibi" w:date="2022-01-30T14:36:00Z">
              <w:r w:rsidRPr="0024633A" w:rsidDel="008F1862">
                <w:rPr>
                  <w:rFonts w:cs="Tahoma"/>
                  <w:sz w:val="24"/>
                  <w:szCs w:val="24"/>
                  <w:lang w:val="fr-FR"/>
                </w:rPr>
                <w:delText>19</w:delText>
              </w:r>
            </w:del>
            <w:r w:rsidRPr="0024633A">
              <w:rPr>
                <w:rFonts w:cs="Tahoma"/>
                <w:sz w:val="24"/>
                <w:szCs w:val="24"/>
                <w:lang w:val="fr-FR"/>
              </w:rPr>
              <w:t>-CF3R-MCH-25a-</w:t>
            </w:r>
            <w:ins w:id="7751" w:author="Haider Alhabibi" w:date="2022-01-30T14:40:00Z">
              <w:r w:rsidR="008F1862">
                <w:rPr>
                  <w:rFonts w:cs="Tahoma"/>
                  <w:sz w:val="24"/>
                  <w:szCs w:val="24"/>
                  <w:lang w:val="fr-FR"/>
                </w:rPr>
                <w:t>H-</w:t>
              </w:r>
            </w:ins>
            <w:r w:rsidRPr="0024633A">
              <w:rPr>
                <w:rFonts w:cs="Tahoma"/>
                <w:sz w:val="24"/>
                <w:szCs w:val="24"/>
                <w:lang w:val="fr-FR"/>
              </w:rPr>
              <w:t>RefrigerantCharge-Superheat.docx</w:t>
            </w:r>
          </w:p>
        </w:tc>
      </w:tr>
      <w:tr w:rsidR="00B557E1" w:rsidRPr="0024633A" w14:paraId="30A63BF2" w14:textId="77777777" w:rsidTr="000B1824">
        <w:trPr>
          <w:trHeight w:hRule="exact" w:val="288"/>
        </w:trPr>
        <w:tc>
          <w:tcPr>
            <w:tcW w:w="9936" w:type="dxa"/>
            <w:noWrap/>
          </w:tcPr>
          <w:p w14:paraId="3941E977" w14:textId="45D36B3C" w:rsidR="00B557E1" w:rsidRPr="0024633A" w:rsidRDefault="00B557E1" w:rsidP="00BB5EC9">
            <w:pPr>
              <w:spacing w:after="0"/>
              <w:rPr>
                <w:rFonts w:cs="Tahoma"/>
                <w:sz w:val="24"/>
                <w:szCs w:val="24"/>
                <w:lang w:val="fr-FR"/>
              </w:rPr>
            </w:pPr>
            <w:r w:rsidRPr="0024633A">
              <w:rPr>
                <w:rFonts w:cs="Tahoma"/>
                <w:sz w:val="24"/>
                <w:szCs w:val="24"/>
                <w:lang w:val="fr-FR"/>
              </w:rPr>
              <w:t>20</w:t>
            </w:r>
            <w:ins w:id="7752" w:author="Haider Alhabibi" w:date="2022-01-30T14:36:00Z">
              <w:r w:rsidR="008F1862">
                <w:rPr>
                  <w:rFonts w:cs="Tahoma"/>
                  <w:sz w:val="24"/>
                  <w:szCs w:val="24"/>
                  <w:lang w:val="fr-FR"/>
                </w:rPr>
                <w:t>22</w:t>
              </w:r>
            </w:ins>
            <w:del w:id="7753" w:author="Haider Alhabibi" w:date="2022-01-30T14:36:00Z">
              <w:r w:rsidRPr="0024633A" w:rsidDel="008F1862">
                <w:rPr>
                  <w:rFonts w:cs="Tahoma"/>
                  <w:sz w:val="24"/>
                  <w:szCs w:val="24"/>
                  <w:lang w:val="fr-FR"/>
                </w:rPr>
                <w:delText>19</w:delText>
              </w:r>
            </w:del>
            <w:r w:rsidRPr="0024633A">
              <w:rPr>
                <w:rFonts w:cs="Tahoma"/>
                <w:sz w:val="24"/>
                <w:szCs w:val="24"/>
                <w:lang w:val="fr-FR"/>
              </w:rPr>
              <w:t>-CF3R-MCH-25b-</w:t>
            </w:r>
            <w:ins w:id="7754" w:author="Haider Alhabibi" w:date="2022-01-30T14:40:00Z">
              <w:r w:rsidR="008F1862">
                <w:rPr>
                  <w:rFonts w:cs="Tahoma"/>
                  <w:sz w:val="24"/>
                  <w:szCs w:val="24"/>
                  <w:lang w:val="fr-FR"/>
                </w:rPr>
                <w:t>H-</w:t>
              </w:r>
            </w:ins>
            <w:r w:rsidRPr="0024633A">
              <w:rPr>
                <w:rFonts w:cs="Tahoma"/>
                <w:sz w:val="24"/>
                <w:szCs w:val="24"/>
                <w:lang w:val="fr-FR"/>
              </w:rPr>
              <w:t>RefrigerantCharge-Subcooling.docx</w:t>
            </w:r>
          </w:p>
        </w:tc>
      </w:tr>
      <w:tr w:rsidR="00B557E1" w:rsidRPr="0024633A" w14:paraId="335AA837" w14:textId="77777777" w:rsidTr="000B1824">
        <w:trPr>
          <w:trHeight w:hRule="exact" w:val="288"/>
        </w:trPr>
        <w:tc>
          <w:tcPr>
            <w:tcW w:w="9936" w:type="dxa"/>
            <w:noWrap/>
          </w:tcPr>
          <w:p w14:paraId="745671DA" w14:textId="6D10A77D" w:rsidR="00B557E1" w:rsidRPr="0024633A" w:rsidRDefault="00B557E1" w:rsidP="007C633C">
            <w:pPr>
              <w:spacing w:after="0"/>
              <w:rPr>
                <w:rFonts w:cs="Tahoma"/>
                <w:sz w:val="24"/>
                <w:szCs w:val="24"/>
                <w:lang w:val="fr-FR"/>
              </w:rPr>
            </w:pPr>
            <w:r w:rsidRPr="0024633A">
              <w:rPr>
                <w:rFonts w:cs="Tahoma"/>
                <w:sz w:val="24"/>
                <w:szCs w:val="24"/>
                <w:lang w:val="fr-FR"/>
              </w:rPr>
              <w:t>20</w:t>
            </w:r>
            <w:ins w:id="7755" w:author="Haider Alhabibi" w:date="2022-01-30T14:36:00Z">
              <w:r w:rsidR="008F1862">
                <w:rPr>
                  <w:rFonts w:cs="Tahoma"/>
                  <w:sz w:val="24"/>
                  <w:szCs w:val="24"/>
                  <w:lang w:val="fr-FR"/>
                </w:rPr>
                <w:t>22</w:t>
              </w:r>
            </w:ins>
            <w:del w:id="7756" w:author="Haider Alhabibi" w:date="2022-01-30T14:36:00Z">
              <w:r w:rsidRPr="0024633A" w:rsidDel="008F1862">
                <w:rPr>
                  <w:rFonts w:cs="Tahoma"/>
                  <w:sz w:val="24"/>
                  <w:szCs w:val="24"/>
                  <w:lang w:val="fr-FR"/>
                </w:rPr>
                <w:delText>19</w:delText>
              </w:r>
            </w:del>
            <w:r w:rsidRPr="0024633A">
              <w:rPr>
                <w:rFonts w:cs="Tahoma"/>
                <w:sz w:val="24"/>
                <w:szCs w:val="24"/>
                <w:lang w:val="fr-FR"/>
              </w:rPr>
              <w:t>-CF3R-MCH-25c-</w:t>
            </w:r>
            <w:ins w:id="7757" w:author="Haider Alhabibi" w:date="2022-01-30T14:40:00Z">
              <w:r w:rsidR="008F1862">
                <w:rPr>
                  <w:rFonts w:cs="Tahoma"/>
                  <w:sz w:val="24"/>
                  <w:szCs w:val="24"/>
                  <w:lang w:val="fr-FR"/>
                </w:rPr>
                <w:t>H-</w:t>
              </w:r>
            </w:ins>
            <w:r w:rsidRPr="0024633A">
              <w:rPr>
                <w:rFonts w:cs="Tahoma"/>
                <w:sz w:val="24"/>
                <w:szCs w:val="24"/>
                <w:lang w:val="fr-FR"/>
              </w:rPr>
              <w:t>RefrigerantCharge-Weighin.docx</w:t>
            </w:r>
          </w:p>
        </w:tc>
      </w:tr>
      <w:tr w:rsidR="00B557E1" w:rsidRPr="0024633A" w14:paraId="28E62A73" w14:textId="77777777" w:rsidTr="000B1824">
        <w:trPr>
          <w:trHeight w:hRule="exact" w:val="288"/>
        </w:trPr>
        <w:tc>
          <w:tcPr>
            <w:tcW w:w="9936" w:type="dxa"/>
            <w:noWrap/>
          </w:tcPr>
          <w:p w14:paraId="37F40EBD" w14:textId="30A0743C" w:rsidR="00B557E1" w:rsidRPr="0024633A" w:rsidRDefault="00B557E1" w:rsidP="00BB5EC9">
            <w:pPr>
              <w:spacing w:after="0"/>
              <w:rPr>
                <w:rFonts w:cs="Tahoma"/>
                <w:sz w:val="24"/>
                <w:szCs w:val="24"/>
                <w:lang w:val="fr-FR"/>
              </w:rPr>
            </w:pPr>
            <w:r w:rsidRPr="0024633A">
              <w:rPr>
                <w:rFonts w:cs="Tahoma"/>
                <w:sz w:val="24"/>
                <w:szCs w:val="24"/>
                <w:lang w:val="fr-FR"/>
              </w:rPr>
              <w:t>20</w:t>
            </w:r>
            <w:ins w:id="7758" w:author="Haider Alhabibi" w:date="2022-01-30T14:36:00Z">
              <w:r w:rsidR="008F1862">
                <w:rPr>
                  <w:rFonts w:cs="Tahoma"/>
                  <w:sz w:val="24"/>
                  <w:szCs w:val="24"/>
                  <w:lang w:val="fr-FR"/>
                </w:rPr>
                <w:t>22</w:t>
              </w:r>
            </w:ins>
            <w:del w:id="7759" w:author="Haider Alhabibi" w:date="2022-01-30T14:36:00Z">
              <w:r w:rsidRPr="0024633A" w:rsidDel="008F1862">
                <w:rPr>
                  <w:rFonts w:cs="Tahoma"/>
                  <w:sz w:val="24"/>
                  <w:szCs w:val="24"/>
                  <w:lang w:val="fr-FR"/>
                </w:rPr>
                <w:delText>19</w:delText>
              </w:r>
            </w:del>
            <w:r w:rsidRPr="0024633A">
              <w:rPr>
                <w:rFonts w:cs="Tahoma"/>
                <w:sz w:val="24"/>
                <w:szCs w:val="24"/>
                <w:lang w:val="fr-FR"/>
              </w:rPr>
              <w:t>-CF3R-MCH-25d-</w:t>
            </w:r>
            <w:ins w:id="7760" w:author="Haider Alhabibi" w:date="2022-01-30T14:40:00Z">
              <w:r w:rsidR="008F1862">
                <w:rPr>
                  <w:rFonts w:cs="Tahoma"/>
                  <w:sz w:val="24"/>
                  <w:szCs w:val="24"/>
                  <w:lang w:val="fr-FR"/>
                </w:rPr>
                <w:t>H-</w:t>
              </w:r>
            </w:ins>
            <w:r w:rsidRPr="0024633A">
              <w:rPr>
                <w:rFonts w:cs="Tahoma"/>
                <w:sz w:val="24"/>
                <w:szCs w:val="24"/>
                <w:lang w:val="fr-FR"/>
              </w:rPr>
              <w:t>RefrigerantCharge-FID.docx</w:t>
            </w:r>
          </w:p>
        </w:tc>
      </w:tr>
      <w:tr w:rsidR="00B557E1" w:rsidRPr="0024633A" w14:paraId="48EC7C79" w14:textId="77777777" w:rsidTr="000B1824">
        <w:trPr>
          <w:trHeight w:hRule="exact" w:val="288"/>
        </w:trPr>
        <w:tc>
          <w:tcPr>
            <w:tcW w:w="9936" w:type="dxa"/>
            <w:noWrap/>
          </w:tcPr>
          <w:p w14:paraId="20F743B0" w14:textId="5BD4B978" w:rsidR="00B557E1" w:rsidRPr="0024633A" w:rsidRDefault="00B557E1" w:rsidP="00BB5EC9">
            <w:pPr>
              <w:spacing w:after="0"/>
              <w:rPr>
                <w:rFonts w:cs="Tahoma"/>
                <w:sz w:val="24"/>
                <w:szCs w:val="24"/>
                <w:lang w:val="fr-FR"/>
              </w:rPr>
            </w:pPr>
            <w:r w:rsidRPr="0024633A">
              <w:rPr>
                <w:rFonts w:cs="Tahoma"/>
                <w:sz w:val="24"/>
                <w:szCs w:val="24"/>
                <w:lang w:val="fr-FR"/>
              </w:rPr>
              <w:t>20</w:t>
            </w:r>
            <w:ins w:id="7761" w:author="Haider Alhabibi" w:date="2022-01-30T14:36:00Z">
              <w:r w:rsidR="008F1862">
                <w:rPr>
                  <w:rFonts w:cs="Tahoma"/>
                  <w:sz w:val="24"/>
                  <w:szCs w:val="24"/>
                  <w:lang w:val="fr-FR"/>
                </w:rPr>
                <w:t>22</w:t>
              </w:r>
            </w:ins>
            <w:del w:id="7762" w:author="Haider Alhabibi" w:date="2022-01-30T14:36:00Z">
              <w:r w:rsidRPr="0024633A" w:rsidDel="008F1862">
                <w:rPr>
                  <w:rFonts w:cs="Tahoma"/>
                  <w:sz w:val="24"/>
                  <w:szCs w:val="24"/>
                  <w:lang w:val="fr-FR"/>
                </w:rPr>
                <w:delText>19</w:delText>
              </w:r>
            </w:del>
            <w:r w:rsidRPr="0024633A">
              <w:rPr>
                <w:rFonts w:cs="Tahoma"/>
                <w:sz w:val="24"/>
                <w:szCs w:val="24"/>
                <w:lang w:val="fr-FR"/>
              </w:rPr>
              <w:t>-CF3R-MCH-25e-</w:t>
            </w:r>
            <w:ins w:id="7763" w:author="Haider Alhabibi" w:date="2022-01-30T14:40:00Z">
              <w:r w:rsidR="008F1862">
                <w:rPr>
                  <w:rFonts w:cs="Tahoma"/>
                  <w:sz w:val="24"/>
                  <w:szCs w:val="24"/>
                  <w:lang w:val="fr-FR"/>
                </w:rPr>
                <w:t>H-</w:t>
              </w:r>
            </w:ins>
            <w:r w:rsidRPr="0024633A">
              <w:rPr>
                <w:rFonts w:cs="Tahoma"/>
                <w:sz w:val="24"/>
                <w:szCs w:val="24"/>
                <w:lang w:val="fr-FR"/>
              </w:rPr>
              <w:t>RefrigerantCharge-WinterSetUp.docx</w:t>
            </w:r>
          </w:p>
        </w:tc>
      </w:tr>
      <w:tr w:rsidR="00B557E1" w:rsidRPr="0024633A" w14:paraId="69640BBF" w14:textId="77777777" w:rsidTr="000B1824">
        <w:trPr>
          <w:trHeight w:hRule="exact" w:val="288"/>
        </w:trPr>
        <w:tc>
          <w:tcPr>
            <w:tcW w:w="9936" w:type="dxa"/>
            <w:noWrap/>
          </w:tcPr>
          <w:p w14:paraId="336FF703" w14:textId="379FE974" w:rsidR="00B557E1" w:rsidRPr="0024633A" w:rsidRDefault="00B557E1" w:rsidP="00B557E1">
            <w:pPr>
              <w:spacing w:after="0"/>
              <w:rPr>
                <w:rFonts w:cs="Tahoma"/>
                <w:sz w:val="24"/>
                <w:szCs w:val="24"/>
                <w:lang w:val="fr-FR"/>
              </w:rPr>
            </w:pPr>
            <w:r w:rsidRPr="0024633A">
              <w:rPr>
                <w:rFonts w:cs="Tahoma"/>
                <w:sz w:val="24"/>
                <w:szCs w:val="24"/>
                <w:lang w:val="fr-FR"/>
              </w:rPr>
              <w:t>20</w:t>
            </w:r>
            <w:ins w:id="7764" w:author="Haider Alhabibi" w:date="2022-01-30T14:36:00Z">
              <w:r w:rsidR="008F1862">
                <w:rPr>
                  <w:rFonts w:cs="Tahoma"/>
                  <w:sz w:val="24"/>
                  <w:szCs w:val="24"/>
                  <w:lang w:val="fr-FR"/>
                </w:rPr>
                <w:t>22</w:t>
              </w:r>
            </w:ins>
            <w:del w:id="7765" w:author="Haider Alhabibi" w:date="2022-01-30T14:36:00Z">
              <w:r w:rsidRPr="0024633A" w:rsidDel="008F1862">
                <w:rPr>
                  <w:rFonts w:cs="Tahoma"/>
                  <w:sz w:val="24"/>
                  <w:szCs w:val="24"/>
                  <w:lang w:val="fr-FR"/>
                </w:rPr>
                <w:delText>19</w:delText>
              </w:r>
            </w:del>
            <w:r w:rsidRPr="0024633A">
              <w:rPr>
                <w:rFonts w:cs="Tahoma"/>
                <w:sz w:val="24"/>
                <w:szCs w:val="24"/>
                <w:lang w:val="fr-FR"/>
              </w:rPr>
              <w:t>-CF3R-MCH-26-</w:t>
            </w:r>
            <w:ins w:id="7766" w:author="Haider Alhabibi" w:date="2022-01-30T14:41:00Z">
              <w:r w:rsidR="008F1862">
                <w:rPr>
                  <w:rFonts w:cs="Tahoma"/>
                  <w:sz w:val="24"/>
                  <w:szCs w:val="24"/>
                  <w:lang w:val="fr-FR"/>
                </w:rPr>
                <w:t>H-</w:t>
              </w:r>
            </w:ins>
            <w:r w:rsidRPr="0024633A">
              <w:rPr>
                <w:rFonts w:cs="Tahoma"/>
                <w:sz w:val="24"/>
                <w:szCs w:val="24"/>
                <w:lang w:val="fr-FR"/>
              </w:rPr>
              <w:t>RatedSystemVerification.docx</w:t>
            </w:r>
          </w:p>
        </w:tc>
      </w:tr>
      <w:tr w:rsidR="00734D64" w:rsidRPr="0024633A" w14:paraId="77D29529" w14:textId="77777777" w:rsidTr="000B1824">
        <w:trPr>
          <w:trHeight w:hRule="exact" w:val="288"/>
        </w:trPr>
        <w:tc>
          <w:tcPr>
            <w:tcW w:w="9936" w:type="dxa"/>
            <w:noWrap/>
          </w:tcPr>
          <w:p w14:paraId="3E23A08A" w14:textId="02078B71" w:rsidR="00734D64" w:rsidRPr="0024633A" w:rsidRDefault="00734D64" w:rsidP="00800AC9">
            <w:pPr>
              <w:spacing w:after="0"/>
              <w:rPr>
                <w:rFonts w:cs="Tahoma"/>
                <w:sz w:val="24"/>
                <w:szCs w:val="24"/>
                <w:lang w:val="fr-FR"/>
              </w:rPr>
            </w:pPr>
            <w:r w:rsidRPr="0024633A">
              <w:rPr>
                <w:rFonts w:cs="Tahoma"/>
                <w:sz w:val="24"/>
                <w:szCs w:val="24"/>
              </w:rPr>
              <w:t>20</w:t>
            </w:r>
            <w:ins w:id="7767" w:author="Haider Alhabibi" w:date="2022-01-30T14:36:00Z">
              <w:r w:rsidR="008F1862">
                <w:rPr>
                  <w:rFonts w:cs="Tahoma"/>
                  <w:sz w:val="24"/>
                  <w:szCs w:val="24"/>
                </w:rPr>
                <w:t>22</w:t>
              </w:r>
            </w:ins>
            <w:del w:id="7768" w:author="Haider Alhabibi" w:date="2022-01-30T14:36:00Z">
              <w:r w:rsidRPr="0024633A" w:rsidDel="008F1862">
                <w:rPr>
                  <w:rFonts w:cs="Tahoma"/>
                  <w:sz w:val="24"/>
                  <w:szCs w:val="24"/>
                </w:rPr>
                <w:delText>19</w:delText>
              </w:r>
            </w:del>
            <w:r w:rsidRPr="0024633A">
              <w:rPr>
                <w:rFonts w:cs="Tahoma"/>
                <w:sz w:val="24"/>
                <w:szCs w:val="24"/>
              </w:rPr>
              <w:t>-CF3R-MCH-27a-</w:t>
            </w:r>
            <w:ins w:id="7769" w:author="Haider Alhabibi" w:date="2022-01-30T14:41:00Z">
              <w:r w:rsidR="008F1862">
                <w:rPr>
                  <w:rFonts w:cs="Tahoma"/>
                  <w:sz w:val="24"/>
                  <w:szCs w:val="24"/>
                </w:rPr>
                <w:t>H-</w:t>
              </w:r>
            </w:ins>
            <w:r w:rsidR="00800AC9" w:rsidRPr="0024633A">
              <w:rPr>
                <w:rFonts w:cs="Tahoma"/>
                <w:sz w:val="24"/>
                <w:szCs w:val="24"/>
              </w:rPr>
              <w:t>Continuous</w:t>
            </w:r>
            <w:r w:rsidRPr="0024633A">
              <w:rPr>
                <w:rFonts w:cs="Tahoma"/>
                <w:sz w:val="24"/>
                <w:szCs w:val="24"/>
              </w:rPr>
              <w:t>MechVent-</w:t>
            </w:r>
            <w:r w:rsidR="00800AC9" w:rsidRPr="0024633A">
              <w:rPr>
                <w:rFonts w:cs="Tahoma"/>
                <w:sz w:val="24"/>
                <w:szCs w:val="24"/>
              </w:rPr>
              <w:t>FanVentRateMethod</w:t>
            </w:r>
            <w:r w:rsidRPr="0024633A">
              <w:rPr>
                <w:rFonts w:cs="Tahoma"/>
                <w:sz w:val="24"/>
                <w:szCs w:val="24"/>
              </w:rPr>
              <w:t>.docx</w:t>
            </w:r>
          </w:p>
        </w:tc>
      </w:tr>
      <w:tr w:rsidR="00734D64" w:rsidRPr="0024633A" w:rsidDel="008F1862" w14:paraId="00FA71E6" w14:textId="6F664E73" w:rsidTr="000B1824">
        <w:trPr>
          <w:trHeight w:hRule="exact" w:val="288"/>
          <w:del w:id="7770" w:author="Haider Alhabibi" w:date="2022-01-30T14:24:00Z"/>
        </w:trPr>
        <w:tc>
          <w:tcPr>
            <w:tcW w:w="9936" w:type="dxa"/>
            <w:noWrap/>
          </w:tcPr>
          <w:p w14:paraId="64B14D96" w14:textId="46316115" w:rsidR="00734D64" w:rsidRPr="0024633A" w:rsidDel="008F1862" w:rsidRDefault="00734D64" w:rsidP="00800AC9">
            <w:pPr>
              <w:spacing w:after="0"/>
              <w:rPr>
                <w:del w:id="7771" w:author="Haider Alhabibi" w:date="2022-01-30T14:24:00Z"/>
                <w:rFonts w:cs="Tahoma"/>
                <w:sz w:val="24"/>
                <w:szCs w:val="24"/>
                <w:lang w:val="fr-FR"/>
              </w:rPr>
            </w:pPr>
            <w:del w:id="7772" w:author="Haider Alhabibi" w:date="2022-01-30T14:24:00Z">
              <w:r w:rsidRPr="0024633A" w:rsidDel="008F1862">
                <w:rPr>
                  <w:rFonts w:cs="Tahoma"/>
                  <w:sz w:val="24"/>
                  <w:szCs w:val="24"/>
                </w:rPr>
                <w:delText>2019-CF3R-MCH-27b-</w:delText>
              </w:r>
              <w:r w:rsidR="00800AC9" w:rsidRPr="0024633A" w:rsidDel="008F1862">
                <w:rPr>
                  <w:rFonts w:cs="Tahoma"/>
                  <w:sz w:val="24"/>
                  <w:szCs w:val="24"/>
                </w:rPr>
                <w:delText>Continuous</w:delText>
              </w:r>
              <w:r w:rsidRPr="0024633A" w:rsidDel="008F1862">
                <w:rPr>
                  <w:rFonts w:cs="Tahoma"/>
                  <w:sz w:val="24"/>
                  <w:szCs w:val="24"/>
                </w:rPr>
                <w:delText>MechVent-</w:delText>
              </w:r>
              <w:r w:rsidR="00800AC9" w:rsidRPr="0024633A" w:rsidDel="008F1862">
                <w:rPr>
                  <w:rFonts w:cs="Tahoma"/>
                  <w:sz w:val="24"/>
                  <w:szCs w:val="24"/>
                </w:rPr>
                <w:delText>TotalVentRateMethod</w:delText>
              </w:r>
              <w:r w:rsidRPr="0024633A" w:rsidDel="008F1862">
                <w:rPr>
                  <w:rFonts w:cs="Tahoma"/>
                  <w:sz w:val="24"/>
                  <w:szCs w:val="24"/>
                </w:rPr>
                <w:delText>.docx</w:delText>
              </w:r>
            </w:del>
          </w:p>
        </w:tc>
      </w:tr>
      <w:tr w:rsidR="00734D64" w:rsidRPr="0024633A" w14:paraId="7717E041" w14:textId="77777777" w:rsidTr="000B1824">
        <w:trPr>
          <w:trHeight w:hRule="exact" w:val="288"/>
        </w:trPr>
        <w:tc>
          <w:tcPr>
            <w:tcW w:w="9936" w:type="dxa"/>
            <w:noWrap/>
          </w:tcPr>
          <w:p w14:paraId="22F04871" w14:textId="37EC7BB2" w:rsidR="00734D64" w:rsidRPr="0024633A" w:rsidRDefault="00734D64" w:rsidP="00800AC9">
            <w:pPr>
              <w:spacing w:after="0"/>
              <w:rPr>
                <w:rFonts w:cs="Tahoma"/>
                <w:sz w:val="24"/>
                <w:szCs w:val="24"/>
                <w:lang w:val="fr-FR"/>
              </w:rPr>
            </w:pPr>
            <w:r w:rsidRPr="0024633A">
              <w:rPr>
                <w:rFonts w:cs="Tahoma"/>
                <w:sz w:val="24"/>
                <w:szCs w:val="24"/>
              </w:rPr>
              <w:t>20</w:t>
            </w:r>
            <w:ins w:id="7773" w:author="Haider Alhabibi" w:date="2022-01-30T14:36:00Z">
              <w:r w:rsidR="008F1862">
                <w:rPr>
                  <w:rFonts w:cs="Tahoma"/>
                  <w:sz w:val="24"/>
                  <w:szCs w:val="24"/>
                </w:rPr>
                <w:t>22</w:t>
              </w:r>
            </w:ins>
            <w:del w:id="7774" w:author="Haider Alhabibi" w:date="2022-01-30T14:36:00Z">
              <w:r w:rsidRPr="0024633A" w:rsidDel="008F1862">
                <w:rPr>
                  <w:rFonts w:cs="Tahoma"/>
                  <w:sz w:val="24"/>
                  <w:szCs w:val="24"/>
                </w:rPr>
                <w:delText>19</w:delText>
              </w:r>
            </w:del>
            <w:r w:rsidRPr="0024633A">
              <w:rPr>
                <w:rFonts w:cs="Tahoma"/>
                <w:sz w:val="24"/>
                <w:szCs w:val="24"/>
              </w:rPr>
              <w:t>-CF3R-MCH-27c-</w:t>
            </w:r>
            <w:ins w:id="7775" w:author="Haider Alhabibi" w:date="2022-01-30T14:41:00Z">
              <w:r w:rsidR="008F1862">
                <w:rPr>
                  <w:rFonts w:cs="Tahoma"/>
                  <w:sz w:val="24"/>
                  <w:szCs w:val="24"/>
                </w:rPr>
                <w:t>H-</w:t>
              </w:r>
            </w:ins>
            <w:r w:rsidR="00F51499" w:rsidRPr="0024633A">
              <w:rPr>
                <w:rFonts w:cs="Tahoma"/>
                <w:sz w:val="24"/>
                <w:szCs w:val="24"/>
              </w:rPr>
              <w:t>SinglefamilyMultifamilyScheduledandRealTimeControl</w:t>
            </w:r>
            <w:r w:rsidRPr="0024633A">
              <w:rPr>
                <w:rFonts w:cs="Tahoma"/>
                <w:sz w:val="24"/>
                <w:szCs w:val="24"/>
              </w:rPr>
              <w:t>.docx</w:t>
            </w:r>
          </w:p>
        </w:tc>
      </w:tr>
      <w:tr w:rsidR="00734D64" w:rsidRPr="0024633A" w14:paraId="1D363CFE" w14:textId="77777777" w:rsidTr="000B1824">
        <w:trPr>
          <w:trHeight w:hRule="exact" w:val="288"/>
        </w:trPr>
        <w:tc>
          <w:tcPr>
            <w:tcW w:w="9936" w:type="dxa"/>
            <w:noWrap/>
          </w:tcPr>
          <w:p w14:paraId="5CCF7131" w14:textId="2992FD3E" w:rsidR="00734D64" w:rsidRPr="0024633A" w:rsidRDefault="00734D64" w:rsidP="00734D64">
            <w:pPr>
              <w:spacing w:after="0"/>
              <w:rPr>
                <w:rFonts w:cs="Tahoma"/>
                <w:sz w:val="24"/>
                <w:szCs w:val="24"/>
                <w:lang w:val="fr-FR"/>
              </w:rPr>
            </w:pPr>
            <w:r w:rsidRPr="0024633A">
              <w:rPr>
                <w:rFonts w:cs="Tahoma"/>
                <w:sz w:val="24"/>
                <w:szCs w:val="24"/>
                <w:lang w:val="fr-FR"/>
              </w:rPr>
              <w:t>20</w:t>
            </w:r>
            <w:ins w:id="7776" w:author="Haider Alhabibi" w:date="2022-01-30T14:37:00Z">
              <w:r w:rsidR="008F1862">
                <w:rPr>
                  <w:rFonts w:cs="Tahoma"/>
                  <w:sz w:val="24"/>
                  <w:szCs w:val="24"/>
                  <w:lang w:val="fr-FR"/>
                </w:rPr>
                <w:t>22</w:t>
              </w:r>
            </w:ins>
            <w:del w:id="7777" w:author="Haider Alhabibi" w:date="2022-01-30T14:37:00Z">
              <w:r w:rsidRPr="0024633A" w:rsidDel="008F1862">
                <w:rPr>
                  <w:rFonts w:cs="Tahoma"/>
                  <w:sz w:val="24"/>
                  <w:szCs w:val="24"/>
                  <w:lang w:val="fr-FR"/>
                </w:rPr>
                <w:delText>19</w:delText>
              </w:r>
            </w:del>
            <w:r w:rsidRPr="0024633A">
              <w:rPr>
                <w:rFonts w:cs="Tahoma"/>
                <w:sz w:val="24"/>
                <w:szCs w:val="24"/>
                <w:lang w:val="fr-FR"/>
              </w:rPr>
              <w:t>-CF3R-MCH-28-</w:t>
            </w:r>
            <w:ins w:id="7778" w:author="Haider Alhabibi" w:date="2022-01-30T14:41:00Z">
              <w:r w:rsidR="008F1862">
                <w:rPr>
                  <w:rFonts w:cs="Tahoma"/>
                  <w:sz w:val="24"/>
                  <w:szCs w:val="24"/>
                  <w:lang w:val="fr-FR"/>
                </w:rPr>
                <w:t>H-</w:t>
              </w:r>
            </w:ins>
            <w:r w:rsidRPr="0024633A">
              <w:rPr>
                <w:rFonts w:cs="Tahoma"/>
                <w:sz w:val="24"/>
                <w:szCs w:val="24"/>
                <w:lang w:val="fr-FR"/>
              </w:rPr>
              <w:t>ReturnDuctAndFilterGrilleDesign-Table150.0-BorC.docx</w:t>
            </w:r>
          </w:p>
        </w:tc>
      </w:tr>
      <w:tr w:rsidR="00734D64" w:rsidRPr="0024633A" w14:paraId="47F9B60B" w14:textId="77777777" w:rsidTr="000B1824">
        <w:trPr>
          <w:trHeight w:hRule="exact" w:val="288"/>
        </w:trPr>
        <w:tc>
          <w:tcPr>
            <w:tcW w:w="9936" w:type="dxa"/>
            <w:noWrap/>
          </w:tcPr>
          <w:p w14:paraId="44CEAE18" w14:textId="2331AE30" w:rsidR="00734D64" w:rsidRPr="0024633A" w:rsidRDefault="00734D64" w:rsidP="00734D64">
            <w:pPr>
              <w:spacing w:after="0"/>
              <w:rPr>
                <w:rFonts w:cs="Tahoma"/>
                <w:sz w:val="24"/>
                <w:szCs w:val="24"/>
                <w:lang w:val="fr-FR"/>
              </w:rPr>
            </w:pPr>
            <w:r w:rsidRPr="0024633A">
              <w:rPr>
                <w:rFonts w:cs="Tahoma"/>
                <w:sz w:val="24"/>
                <w:szCs w:val="24"/>
                <w:lang w:val="fr-FR"/>
              </w:rPr>
              <w:t>20</w:t>
            </w:r>
            <w:ins w:id="7779" w:author="Haider Alhabibi" w:date="2022-01-30T14:37:00Z">
              <w:r w:rsidR="008F1862">
                <w:rPr>
                  <w:rFonts w:cs="Tahoma"/>
                  <w:sz w:val="24"/>
                  <w:szCs w:val="24"/>
                  <w:lang w:val="fr-FR"/>
                </w:rPr>
                <w:t>22</w:t>
              </w:r>
            </w:ins>
            <w:del w:id="7780" w:author="Haider Alhabibi" w:date="2022-01-30T14:37:00Z">
              <w:r w:rsidRPr="0024633A" w:rsidDel="008F1862">
                <w:rPr>
                  <w:rFonts w:cs="Tahoma"/>
                  <w:sz w:val="24"/>
                  <w:szCs w:val="24"/>
                  <w:lang w:val="fr-FR"/>
                </w:rPr>
                <w:delText>19</w:delText>
              </w:r>
            </w:del>
            <w:r w:rsidRPr="0024633A">
              <w:rPr>
                <w:rFonts w:cs="Tahoma"/>
                <w:sz w:val="24"/>
                <w:szCs w:val="24"/>
                <w:lang w:val="fr-FR"/>
              </w:rPr>
              <w:t>-CF3R-MCH-29-</w:t>
            </w:r>
            <w:ins w:id="7781" w:author="Haider Alhabibi" w:date="2022-01-30T14:41:00Z">
              <w:r w:rsidR="008F1862">
                <w:rPr>
                  <w:rFonts w:cs="Tahoma"/>
                  <w:sz w:val="24"/>
                  <w:szCs w:val="24"/>
                  <w:lang w:val="fr-FR"/>
                </w:rPr>
                <w:t>H-</w:t>
              </w:r>
            </w:ins>
            <w:r w:rsidRPr="0024633A">
              <w:rPr>
                <w:rFonts w:cs="Tahoma"/>
                <w:sz w:val="24"/>
                <w:szCs w:val="24"/>
                <w:lang w:val="fr-FR"/>
              </w:rPr>
              <w:t>SupplyDuctSurfaceAreaBuriedDucts.docx</w:t>
            </w:r>
          </w:p>
        </w:tc>
      </w:tr>
      <w:tr w:rsidR="00536168" w:rsidRPr="0024633A" w:rsidDel="00507E8E" w14:paraId="75489A1E" w14:textId="77777777" w:rsidTr="000B1824">
        <w:trPr>
          <w:trHeight w:hRule="exact" w:val="288"/>
        </w:trPr>
        <w:tc>
          <w:tcPr>
            <w:tcW w:w="9936" w:type="dxa"/>
            <w:noWrap/>
          </w:tcPr>
          <w:p w14:paraId="75EBE1F6" w14:textId="0C39D550" w:rsidR="00536168" w:rsidRPr="0024633A" w:rsidRDefault="00536168" w:rsidP="00AD4A47">
            <w:pPr>
              <w:spacing w:after="0"/>
              <w:rPr>
                <w:rFonts w:cs="Tahoma"/>
                <w:sz w:val="24"/>
                <w:szCs w:val="24"/>
              </w:rPr>
            </w:pPr>
            <w:r w:rsidRPr="0024633A">
              <w:rPr>
                <w:rFonts w:cs="Tahoma"/>
                <w:sz w:val="24"/>
                <w:szCs w:val="24"/>
              </w:rPr>
              <w:t>20</w:t>
            </w:r>
            <w:ins w:id="7782" w:author="Haider Alhabibi" w:date="2022-01-30T14:37:00Z">
              <w:r w:rsidR="008F1862">
                <w:rPr>
                  <w:rFonts w:cs="Tahoma"/>
                  <w:sz w:val="24"/>
                  <w:szCs w:val="24"/>
                </w:rPr>
                <w:t>22</w:t>
              </w:r>
            </w:ins>
            <w:del w:id="7783" w:author="Haider Alhabibi" w:date="2022-01-30T14:37:00Z">
              <w:r w:rsidRPr="0024633A" w:rsidDel="008F1862">
                <w:rPr>
                  <w:rFonts w:cs="Tahoma"/>
                  <w:sz w:val="24"/>
                  <w:szCs w:val="24"/>
                </w:rPr>
                <w:delText>19</w:delText>
              </w:r>
            </w:del>
            <w:r w:rsidRPr="0024633A">
              <w:rPr>
                <w:rFonts w:cs="Tahoma"/>
                <w:sz w:val="24"/>
                <w:szCs w:val="24"/>
              </w:rPr>
              <w:t>-CF3R-MCH-30-</w:t>
            </w:r>
            <w:ins w:id="7784" w:author="Haider Alhabibi" w:date="2022-01-30T14:41:00Z">
              <w:r w:rsidR="008F1862">
                <w:rPr>
                  <w:rFonts w:cs="Tahoma"/>
                  <w:sz w:val="24"/>
                  <w:szCs w:val="24"/>
                </w:rPr>
                <w:t>H-</w:t>
              </w:r>
            </w:ins>
            <w:r w:rsidRPr="0024633A">
              <w:rPr>
                <w:rFonts w:cs="Tahoma"/>
                <w:sz w:val="24"/>
                <w:szCs w:val="24"/>
              </w:rPr>
              <w:t>VentilationCooling.docx</w:t>
            </w:r>
          </w:p>
        </w:tc>
      </w:tr>
      <w:tr w:rsidR="00AD4A47" w:rsidRPr="0024633A" w:rsidDel="00507E8E" w14:paraId="406FE2DD" w14:textId="77777777" w:rsidTr="000B1824">
        <w:trPr>
          <w:trHeight w:hRule="exact" w:val="288"/>
        </w:trPr>
        <w:tc>
          <w:tcPr>
            <w:tcW w:w="9936" w:type="dxa"/>
            <w:noWrap/>
          </w:tcPr>
          <w:p w14:paraId="3D42A2E4" w14:textId="628E7ECF" w:rsidR="00AD4A47" w:rsidRPr="0024633A" w:rsidDel="00507E8E" w:rsidRDefault="00AD4A47" w:rsidP="00AD4A47">
            <w:pPr>
              <w:spacing w:after="0"/>
              <w:rPr>
                <w:rFonts w:cs="Tahoma"/>
                <w:sz w:val="24"/>
                <w:szCs w:val="24"/>
                <w:lang w:val="fr-FR"/>
              </w:rPr>
            </w:pPr>
            <w:r w:rsidRPr="0024633A">
              <w:rPr>
                <w:rFonts w:cs="Tahoma"/>
                <w:sz w:val="24"/>
                <w:szCs w:val="24"/>
              </w:rPr>
              <w:t>20</w:t>
            </w:r>
            <w:ins w:id="7785" w:author="Haider Alhabibi" w:date="2022-01-30T14:37:00Z">
              <w:r w:rsidR="008F1862">
                <w:rPr>
                  <w:rFonts w:cs="Tahoma"/>
                  <w:sz w:val="24"/>
                  <w:szCs w:val="24"/>
                </w:rPr>
                <w:t>22</w:t>
              </w:r>
            </w:ins>
            <w:del w:id="7786" w:author="Haider Alhabibi" w:date="2022-01-30T14:37:00Z">
              <w:r w:rsidRPr="0024633A" w:rsidDel="008F1862">
                <w:rPr>
                  <w:rFonts w:cs="Tahoma"/>
                  <w:sz w:val="24"/>
                  <w:szCs w:val="24"/>
                </w:rPr>
                <w:delText>19</w:delText>
              </w:r>
            </w:del>
            <w:r w:rsidRPr="0024633A">
              <w:rPr>
                <w:rFonts w:cs="Tahoma"/>
                <w:sz w:val="24"/>
                <w:szCs w:val="24"/>
              </w:rPr>
              <w:t>-CF3R-MCH-31a-H-WholeHouseFanHERS-AirflowandWattsperWHF.docx</w:t>
            </w:r>
          </w:p>
        </w:tc>
      </w:tr>
      <w:tr w:rsidR="00AD4A47" w:rsidRPr="0024633A" w:rsidDel="00507E8E" w14:paraId="1D0ACA04" w14:textId="77777777" w:rsidTr="000B1824">
        <w:trPr>
          <w:trHeight w:hRule="exact" w:val="288"/>
        </w:trPr>
        <w:tc>
          <w:tcPr>
            <w:tcW w:w="9936" w:type="dxa"/>
            <w:noWrap/>
          </w:tcPr>
          <w:p w14:paraId="1F5F108E" w14:textId="71DCE39D" w:rsidR="00AD4A47" w:rsidRPr="0024633A" w:rsidDel="00507E8E" w:rsidRDefault="00AD4A47" w:rsidP="00AD4A47">
            <w:pPr>
              <w:spacing w:after="0"/>
              <w:rPr>
                <w:rFonts w:cs="Tahoma"/>
                <w:sz w:val="24"/>
                <w:szCs w:val="24"/>
                <w:lang w:val="fr-FR"/>
              </w:rPr>
            </w:pPr>
            <w:r w:rsidRPr="0024633A">
              <w:rPr>
                <w:rFonts w:cs="Tahoma"/>
                <w:sz w:val="24"/>
                <w:szCs w:val="24"/>
              </w:rPr>
              <w:t>20</w:t>
            </w:r>
            <w:ins w:id="7787" w:author="Haider Alhabibi" w:date="2022-01-30T14:37:00Z">
              <w:r w:rsidR="008F1862">
                <w:rPr>
                  <w:rFonts w:cs="Tahoma"/>
                  <w:sz w:val="24"/>
                  <w:szCs w:val="24"/>
                </w:rPr>
                <w:t>22</w:t>
              </w:r>
            </w:ins>
            <w:del w:id="7788" w:author="Haider Alhabibi" w:date="2022-01-30T14:37:00Z">
              <w:r w:rsidRPr="0024633A" w:rsidDel="008F1862">
                <w:rPr>
                  <w:rFonts w:cs="Tahoma"/>
                  <w:sz w:val="24"/>
                  <w:szCs w:val="24"/>
                </w:rPr>
                <w:delText>19</w:delText>
              </w:r>
            </w:del>
            <w:r w:rsidRPr="0024633A">
              <w:rPr>
                <w:rFonts w:cs="Tahoma"/>
                <w:sz w:val="24"/>
                <w:szCs w:val="24"/>
              </w:rPr>
              <w:t>-CF3R-MCH-31b-H-WholeHouseFanHERS-AirflowperWHFandTotalWatts.docx</w:t>
            </w:r>
          </w:p>
        </w:tc>
      </w:tr>
      <w:tr w:rsidR="00AD4A47" w:rsidRPr="0024633A" w:rsidDel="008F1862" w14:paraId="644F01F7" w14:textId="534D8770" w:rsidTr="000B1824">
        <w:trPr>
          <w:trHeight w:hRule="exact" w:val="288"/>
          <w:del w:id="7789" w:author="Haider Alhabibi" w:date="2022-01-30T14:42:00Z"/>
        </w:trPr>
        <w:tc>
          <w:tcPr>
            <w:tcW w:w="9936" w:type="dxa"/>
            <w:noWrap/>
          </w:tcPr>
          <w:p w14:paraId="41F4B84C" w14:textId="042D2769" w:rsidR="00AD4A47" w:rsidRPr="0024633A" w:rsidDel="008F1862" w:rsidRDefault="00AD4A47" w:rsidP="00AD4A47">
            <w:pPr>
              <w:spacing w:after="0"/>
              <w:rPr>
                <w:del w:id="7790" w:author="Haider Alhabibi" w:date="2022-01-30T14:42:00Z"/>
                <w:rFonts w:cs="Tahoma"/>
                <w:sz w:val="24"/>
                <w:szCs w:val="24"/>
                <w:lang w:val="fr-FR"/>
              </w:rPr>
            </w:pPr>
            <w:del w:id="7791" w:author="Haider Alhabibi" w:date="2022-01-30T14:42:00Z">
              <w:r w:rsidRPr="0024633A" w:rsidDel="008F1862">
                <w:rPr>
                  <w:rFonts w:cs="Tahoma"/>
                  <w:sz w:val="24"/>
                  <w:szCs w:val="24"/>
                </w:rPr>
                <w:delText>2019-CF3R-MCH-31c-H-WholeHouseFanHERS-TotalAirflowandWattsperWHF.docx</w:delText>
              </w:r>
            </w:del>
          </w:p>
        </w:tc>
      </w:tr>
      <w:tr w:rsidR="00AD4A47" w:rsidRPr="0024633A" w:rsidDel="008F1862" w14:paraId="3B0BBF98" w14:textId="0A8FF629" w:rsidTr="000B1824">
        <w:trPr>
          <w:trHeight w:hRule="exact" w:val="288"/>
          <w:del w:id="7792" w:author="Haider Alhabibi" w:date="2022-01-30T14:42:00Z"/>
        </w:trPr>
        <w:tc>
          <w:tcPr>
            <w:tcW w:w="9936" w:type="dxa"/>
            <w:noWrap/>
          </w:tcPr>
          <w:p w14:paraId="460B5013" w14:textId="466E250B" w:rsidR="00AD4A47" w:rsidRPr="0024633A" w:rsidDel="008F1862" w:rsidRDefault="00AD4A47" w:rsidP="00AD4A47">
            <w:pPr>
              <w:spacing w:after="0"/>
              <w:rPr>
                <w:del w:id="7793" w:author="Haider Alhabibi" w:date="2022-01-30T14:42:00Z"/>
                <w:rFonts w:cs="Tahoma"/>
                <w:sz w:val="24"/>
                <w:szCs w:val="24"/>
                <w:lang w:val="fr-FR"/>
              </w:rPr>
            </w:pPr>
            <w:del w:id="7794" w:author="Haider Alhabibi" w:date="2022-01-30T14:42:00Z">
              <w:r w:rsidRPr="0024633A" w:rsidDel="008F1862">
                <w:rPr>
                  <w:rFonts w:cs="Tahoma"/>
                  <w:sz w:val="24"/>
                  <w:szCs w:val="24"/>
                </w:rPr>
                <w:delText>2019-CF3R-MCH-31d-H-WholeHouseFanHERS-TotalAirflowandWatts.docx</w:delText>
              </w:r>
            </w:del>
          </w:p>
        </w:tc>
      </w:tr>
      <w:tr w:rsidR="00536168" w:rsidRPr="0024633A" w14:paraId="2154D3E1" w14:textId="77777777" w:rsidTr="000B1824">
        <w:trPr>
          <w:trHeight w:hRule="exact" w:val="288"/>
        </w:trPr>
        <w:tc>
          <w:tcPr>
            <w:tcW w:w="9936" w:type="dxa"/>
            <w:noWrap/>
          </w:tcPr>
          <w:p w14:paraId="38C965D8" w14:textId="5731CF16" w:rsidR="00536168" w:rsidRPr="0024633A" w:rsidRDefault="00536168" w:rsidP="00734D64">
            <w:pPr>
              <w:spacing w:after="0"/>
              <w:rPr>
                <w:rFonts w:cs="Tahoma"/>
                <w:sz w:val="24"/>
                <w:szCs w:val="24"/>
                <w:lang w:val="fr-FR"/>
              </w:rPr>
            </w:pPr>
            <w:r w:rsidRPr="0024633A">
              <w:rPr>
                <w:rFonts w:cs="Tahoma"/>
                <w:sz w:val="24"/>
                <w:szCs w:val="24"/>
                <w:lang w:val="fr-FR"/>
              </w:rPr>
              <w:t>20</w:t>
            </w:r>
            <w:ins w:id="7795" w:author="Haider Alhabibi" w:date="2022-01-30T14:37:00Z">
              <w:r w:rsidR="008F1862">
                <w:rPr>
                  <w:rFonts w:cs="Tahoma"/>
                  <w:sz w:val="24"/>
                  <w:szCs w:val="24"/>
                  <w:lang w:val="fr-FR"/>
                </w:rPr>
                <w:t>22</w:t>
              </w:r>
            </w:ins>
            <w:del w:id="7796" w:author="Haider Alhabibi" w:date="2022-01-30T14:37:00Z">
              <w:r w:rsidRPr="0024633A" w:rsidDel="008F1862">
                <w:rPr>
                  <w:rFonts w:cs="Tahoma"/>
                  <w:sz w:val="24"/>
                  <w:szCs w:val="24"/>
                  <w:lang w:val="fr-FR"/>
                </w:rPr>
                <w:delText>19</w:delText>
              </w:r>
            </w:del>
            <w:r w:rsidRPr="0024633A">
              <w:rPr>
                <w:rFonts w:cs="Tahoma"/>
                <w:sz w:val="24"/>
                <w:szCs w:val="24"/>
                <w:lang w:val="fr-FR"/>
              </w:rPr>
              <w:t>-CF3R-MCH-32-</w:t>
            </w:r>
            <w:ins w:id="7797" w:author="Haider Alhabibi" w:date="2022-01-30T14:50:00Z">
              <w:r w:rsidR="008F1862">
                <w:rPr>
                  <w:rFonts w:cs="Tahoma"/>
                  <w:sz w:val="24"/>
                  <w:szCs w:val="24"/>
                  <w:lang w:val="fr-FR"/>
                </w:rPr>
                <w:t>H-</w:t>
              </w:r>
            </w:ins>
            <w:r w:rsidRPr="0024633A">
              <w:rPr>
                <w:rFonts w:cs="Tahoma"/>
                <w:sz w:val="24"/>
                <w:szCs w:val="24"/>
                <w:lang w:val="fr-FR"/>
              </w:rPr>
              <w:t>KitchenVentilation.docx</w:t>
            </w:r>
          </w:p>
        </w:tc>
      </w:tr>
      <w:tr w:rsidR="00734D64" w:rsidRPr="0024633A" w14:paraId="4B0B5AA5" w14:textId="77777777" w:rsidTr="000B1824">
        <w:trPr>
          <w:trHeight w:hRule="exact" w:val="288"/>
        </w:trPr>
        <w:tc>
          <w:tcPr>
            <w:tcW w:w="9936" w:type="dxa"/>
            <w:noWrap/>
          </w:tcPr>
          <w:p w14:paraId="1685F6E2" w14:textId="028AD426" w:rsidR="00AE1391" w:rsidRPr="0024633A" w:rsidRDefault="00AE1391" w:rsidP="00734D64">
            <w:pPr>
              <w:spacing w:after="0"/>
              <w:rPr>
                <w:rFonts w:cs="Tahoma"/>
                <w:sz w:val="24"/>
                <w:szCs w:val="24"/>
                <w:lang w:val="fr-FR"/>
              </w:rPr>
            </w:pPr>
            <w:r w:rsidRPr="0024633A">
              <w:rPr>
                <w:rFonts w:cs="Tahoma"/>
                <w:sz w:val="24"/>
                <w:szCs w:val="24"/>
                <w:lang w:val="fr-FR"/>
              </w:rPr>
              <w:t>20</w:t>
            </w:r>
            <w:ins w:id="7798" w:author="Haider Alhabibi" w:date="2022-01-30T14:37:00Z">
              <w:r w:rsidR="008F1862">
                <w:rPr>
                  <w:rFonts w:cs="Tahoma"/>
                  <w:sz w:val="24"/>
                  <w:szCs w:val="24"/>
                  <w:lang w:val="fr-FR"/>
                </w:rPr>
                <w:t>22</w:t>
              </w:r>
            </w:ins>
            <w:del w:id="7799" w:author="Haider Alhabibi" w:date="2022-01-30T14:37:00Z">
              <w:r w:rsidRPr="0024633A" w:rsidDel="008F1862">
                <w:rPr>
                  <w:rFonts w:cs="Tahoma"/>
                  <w:sz w:val="24"/>
                  <w:szCs w:val="24"/>
                  <w:lang w:val="fr-FR"/>
                </w:rPr>
                <w:delText>19</w:delText>
              </w:r>
            </w:del>
            <w:r w:rsidRPr="0024633A">
              <w:rPr>
                <w:rFonts w:cs="Tahoma"/>
                <w:sz w:val="24"/>
                <w:szCs w:val="24"/>
                <w:lang w:val="fr-FR"/>
              </w:rPr>
              <w:t>-CF3R-MCH-33-</w:t>
            </w:r>
            <w:ins w:id="7800" w:author="Haider Alhabibi" w:date="2022-01-30T14:50:00Z">
              <w:r w:rsidR="008F1862">
                <w:rPr>
                  <w:rFonts w:cs="Tahoma"/>
                  <w:sz w:val="24"/>
                  <w:szCs w:val="24"/>
                  <w:lang w:val="fr-FR"/>
                </w:rPr>
                <w:t>H-</w:t>
              </w:r>
            </w:ins>
            <w:r w:rsidRPr="0024633A">
              <w:rPr>
                <w:rFonts w:cs="Tahoma"/>
                <w:sz w:val="24"/>
                <w:szCs w:val="24"/>
                <w:lang w:val="fr-FR"/>
              </w:rPr>
              <w:t>VchpComplianceCredit.docx</w:t>
            </w:r>
          </w:p>
          <w:p w14:paraId="4CC20A20" w14:textId="6B7F87B4" w:rsidR="00734D64" w:rsidRPr="0024633A" w:rsidRDefault="00734D64" w:rsidP="00734D64">
            <w:pPr>
              <w:spacing w:after="0"/>
              <w:rPr>
                <w:rFonts w:cs="Tahoma"/>
                <w:sz w:val="24"/>
                <w:szCs w:val="24"/>
                <w:lang w:val="fr-FR"/>
              </w:rPr>
            </w:pPr>
            <w:r w:rsidRPr="0024633A">
              <w:rPr>
                <w:rFonts w:cs="Tahoma"/>
                <w:sz w:val="24"/>
                <w:szCs w:val="24"/>
                <w:lang w:val="fr-FR"/>
              </w:rPr>
              <w:t>2019-CF3R-PLB-21a-HERS-MultifamilyCentralHotWaterSystemDistribution.docx</w:t>
            </w:r>
          </w:p>
        </w:tc>
      </w:tr>
      <w:tr w:rsidR="00734D64" w:rsidRPr="0024633A" w:rsidDel="008F1862" w14:paraId="2464ACCC" w14:textId="0B716A21" w:rsidTr="000B1824">
        <w:trPr>
          <w:trHeight w:hRule="exact" w:val="288"/>
          <w:del w:id="7801" w:author="Haider Alhabibi" w:date="2022-01-30T14:24:00Z"/>
        </w:trPr>
        <w:tc>
          <w:tcPr>
            <w:tcW w:w="9936" w:type="dxa"/>
            <w:noWrap/>
          </w:tcPr>
          <w:p w14:paraId="776CCF96" w14:textId="5376B102" w:rsidR="00734D64" w:rsidRPr="0024633A" w:rsidDel="008F1862" w:rsidRDefault="00734D64" w:rsidP="0036359C">
            <w:pPr>
              <w:spacing w:after="0"/>
              <w:rPr>
                <w:del w:id="7802" w:author="Haider Alhabibi" w:date="2022-01-30T14:24:00Z"/>
                <w:rFonts w:cs="Tahoma"/>
                <w:sz w:val="24"/>
                <w:szCs w:val="24"/>
                <w:lang w:val="fr-FR"/>
              </w:rPr>
            </w:pPr>
            <w:del w:id="7803" w:author="Haider Alhabibi" w:date="2022-01-30T14:24:00Z">
              <w:r w:rsidRPr="0024633A" w:rsidDel="008F1862">
                <w:rPr>
                  <w:rFonts w:cs="Tahoma"/>
                  <w:sz w:val="24"/>
                  <w:szCs w:val="24"/>
                  <w:lang w:val="fr-FR"/>
                </w:rPr>
                <w:delText>2019-CF3R-PLB-21b-HERS-MultifamilyCentralDistNEEA.docx</w:delText>
              </w:r>
            </w:del>
          </w:p>
        </w:tc>
      </w:tr>
      <w:tr w:rsidR="00734D64" w:rsidRPr="0024633A" w14:paraId="00A56852" w14:textId="77777777" w:rsidTr="000B1824">
        <w:trPr>
          <w:trHeight w:hRule="exact" w:val="288"/>
        </w:trPr>
        <w:tc>
          <w:tcPr>
            <w:tcW w:w="9936" w:type="dxa"/>
            <w:noWrap/>
          </w:tcPr>
          <w:p w14:paraId="0DA150CC" w14:textId="0CA50859" w:rsidR="00734D64" w:rsidRPr="0024633A" w:rsidRDefault="00734D64" w:rsidP="00734D64">
            <w:pPr>
              <w:spacing w:after="0"/>
              <w:rPr>
                <w:rFonts w:cs="Tahoma"/>
                <w:sz w:val="24"/>
                <w:szCs w:val="24"/>
                <w:lang w:val="fr-FR"/>
              </w:rPr>
            </w:pPr>
            <w:r w:rsidRPr="0024633A">
              <w:rPr>
                <w:rFonts w:cs="Tahoma"/>
                <w:sz w:val="24"/>
                <w:szCs w:val="24"/>
                <w:lang w:val="fr-FR"/>
              </w:rPr>
              <w:t>20</w:t>
            </w:r>
            <w:ins w:id="7804" w:author="Haider Alhabibi" w:date="2022-01-30T14:37:00Z">
              <w:r w:rsidR="008F1862">
                <w:rPr>
                  <w:rFonts w:cs="Tahoma"/>
                  <w:sz w:val="24"/>
                  <w:szCs w:val="24"/>
                  <w:lang w:val="fr-FR"/>
                </w:rPr>
                <w:t>22</w:t>
              </w:r>
            </w:ins>
            <w:del w:id="7805" w:author="Haider Alhabibi" w:date="2022-01-30T14:37:00Z">
              <w:r w:rsidRPr="0024633A" w:rsidDel="008F1862">
                <w:rPr>
                  <w:rFonts w:cs="Tahoma"/>
                  <w:sz w:val="24"/>
                  <w:szCs w:val="24"/>
                  <w:lang w:val="fr-FR"/>
                </w:rPr>
                <w:delText>19</w:delText>
              </w:r>
            </w:del>
            <w:r w:rsidRPr="0024633A">
              <w:rPr>
                <w:rFonts w:cs="Tahoma"/>
                <w:sz w:val="24"/>
                <w:szCs w:val="24"/>
                <w:lang w:val="fr-FR"/>
              </w:rPr>
              <w:t>-CF3R-PLB-22</w:t>
            </w:r>
            <w:del w:id="7806" w:author="Haider Alhabibi" w:date="2022-01-30T14:37:00Z">
              <w:r w:rsidRPr="0024633A" w:rsidDel="008F1862">
                <w:rPr>
                  <w:rFonts w:cs="Tahoma"/>
                  <w:sz w:val="24"/>
                  <w:szCs w:val="24"/>
                  <w:lang w:val="fr-FR"/>
                </w:rPr>
                <w:delText>a</w:delText>
              </w:r>
            </w:del>
            <w:r w:rsidRPr="0024633A">
              <w:rPr>
                <w:rFonts w:cs="Tahoma"/>
                <w:sz w:val="24"/>
                <w:szCs w:val="24"/>
                <w:lang w:val="fr-FR"/>
              </w:rPr>
              <w:t>-H</w:t>
            </w:r>
            <w:del w:id="7807" w:author="Haider Alhabibi" w:date="2022-01-30T14:37:00Z">
              <w:r w:rsidRPr="0024633A" w:rsidDel="008F1862">
                <w:rPr>
                  <w:rFonts w:cs="Tahoma"/>
                  <w:sz w:val="24"/>
                  <w:szCs w:val="24"/>
                  <w:lang w:val="fr-FR"/>
                </w:rPr>
                <w:delText>ERS</w:delText>
              </w:r>
            </w:del>
            <w:r w:rsidRPr="0024633A">
              <w:rPr>
                <w:rFonts w:cs="Tahoma"/>
                <w:sz w:val="24"/>
                <w:szCs w:val="24"/>
                <w:lang w:val="fr-FR"/>
              </w:rPr>
              <w:t>-SingleDwellingUnitHotWaterSystemDistribution.docx</w:t>
            </w:r>
          </w:p>
        </w:tc>
      </w:tr>
      <w:tr w:rsidR="00666719" w:rsidRPr="0024633A" w:rsidDel="008F1862" w14:paraId="1BFE6830" w14:textId="77777777" w:rsidTr="000B1824">
        <w:trPr>
          <w:trHeight w:hRule="exact" w:val="288"/>
          <w:ins w:id="7808" w:author="Haider Alhabibi" w:date="2022-02-04T13:34:00Z"/>
        </w:trPr>
        <w:tc>
          <w:tcPr>
            <w:tcW w:w="9936" w:type="dxa"/>
            <w:noWrap/>
          </w:tcPr>
          <w:p w14:paraId="58D66EAC" w14:textId="26969998" w:rsidR="00734D64" w:rsidDel="00666719" w:rsidRDefault="00734D64" w:rsidP="0036359C">
            <w:pPr>
              <w:spacing w:after="0"/>
              <w:rPr>
                <w:del w:id="7809" w:author="Haider Alhabibi" w:date="2022-02-04T13:34:00Z"/>
                <w:rFonts w:cs="Tahoma"/>
                <w:sz w:val="24"/>
                <w:szCs w:val="24"/>
                <w:lang w:val="fr-FR"/>
              </w:rPr>
            </w:pPr>
            <w:del w:id="7810" w:author="Haider Alhabibi" w:date="2022-02-04T13:34:00Z">
              <w:r w:rsidRPr="0024633A" w:rsidDel="00666719">
                <w:rPr>
                  <w:rFonts w:cs="Tahoma"/>
                  <w:sz w:val="24"/>
                  <w:szCs w:val="24"/>
                  <w:lang w:val="fr-FR"/>
                </w:rPr>
                <w:delText>2019-CF3R-PLB-22b-</w:delText>
              </w:r>
              <w:r w:rsidR="0036359C" w:rsidRPr="0024633A" w:rsidDel="00666719">
                <w:rPr>
                  <w:rFonts w:cs="Tahoma"/>
                  <w:sz w:val="24"/>
                  <w:szCs w:val="24"/>
                  <w:lang w:val="fr-FR"/>
                </w:rPr>
                <w:delText>Non</w:delText>
              </w:r>
              <w:r w:rsidRPr="0024633A" w:rsidDel="00666719">
                <w:rPr>
                  <w:rFonts w:cs="Tahoma"/>
                  <w:sz w:val="24"/>
                  <w:szCs w:val="24"/>
                  <w:lang w:val="fr-FR"/>
                </w:rPr>
                <w:delText>HERS-SingleDwellingDistNEEA.docx</w:delText>
              </w:r>
            </w:del>
          </w:p>
          <w:p w14:paraId="4FF59914" w14:textId="77777777" w:rsidR="00666719" w:rsidRPr="0024633A" w:rsidRDefault="00666719" w:rsidP="0036359C">
            <w:pPr>
              <w:spacing w:after="0"/>
              <w:rPr>
                <w:ins w:id="7811" w:author="Haider Alhabibi" w:date="2022-02-04T13:34:00Z"/>
                <w:rFonts w:cs="Tahoma"/>
                <w:sz w:val="24"/>
                <w:szCs w:val="24"/>
                <w:lang w:val="fr-FR"/>
              </w:rPr>
            </w:pPr>
          </w:p>
        </w:tc>
      </w:tr>
      <w:tr w:rsidR="00734D64" w:rsidRPr="0024633A" w14:paraId="6181E650" w14:textId="77777777" w:rsidTr="000B1824">
        <w:trPr>
          <w:trHeight w:hRule="exact" w:val="288"/>
        </w:trPr>
        <w:tc>
          <w:tcPr>
            <w:tcW w:w="9936" w:type="dxa"/>
            <w:noWrap/>
          </w:tcPr>
          <w:p w14:paraId="649FCCD5" w14:textId="110C9794" w:rsidR="00734D64" w:rsidRPr="0071577B" w:rsidRDefault="00734D64" w:rsidP="00734D64">
            <w:pPr>
              <w:spacing w:after="0"/>
              <w:rPr>
                <w:rFonts w:cs="Tahoma"/>
                <w:sz w:val="24"/>
                <w:szCs w:val="24"/>
                <w:lang w:val="fr-FR"/>
              </w:rPr>
            </w:pPr>
            <w:del w:id="7812" w:author="Armando Ramirez" w:date="2022-02-10T20:38:00Z">
              <w:r w:rsidRPr="0071577B">
                <w:rPr>
                  <w:rFonts w:cs="Tahoma"/>
                  <w:sz w:val="24"/>
                  <w:szCs w:val="24"/>
                  <w:lang w:val="fr-FR"/>
                </w:rPr>
                <w:delText>20</w:delText>
              </w:r>
            </w:del>
            <w:ins w:id="7813" w:author="Haider Alhabibi" w:date="2022-02-04T13:31:00Z">
              <w:del w:id="7814" w:author="Armando Ramirez" w:date="2022-02-10T20:38:00Z">
                <w:r w:rsidR="00795069">
                  <w:rPr>
                    <w:rFonts w:cs="Tahoma"/>
                    <w:sz w:val="24"/>
                    <w:szCs w:val="24"/>
                    <w:lang w:val="fr-FR"/>
                  </w:rPr>
                  <w:delText>22</w:delText>
                </w:r>
              </w:del>
            </w:ins>
            <w:del w:id="7815" w:author="Armando Ramirez" w:date="2022-02-10T20:38:00Z">
              <w:r w:rsidRPr="0071577B" w:rsidDel="00795069">
                <w:rPr>
                  <w:rFonts w:cs="Tahoma"/>
                  <w:sz w:val="24"/>
                  <w:szCs w:val="24"/>
                  <w:lang w:val="fr-FR"/>
                </w:rPr>
                <w:delText>19</w:delText>
              </w:r>
              <w:r w:rsidRPr="0071577B">
                <w:rPr>
                  <w:rFonts w:cs="Tahoma"/>
                  <w:sz w:val="24"/>
                  <w:szCs w:val="24"/>
                  <w:lang w:val="fr-FR"/>
                </w:rPr>
                <w:delText>-NRCV-MCH-04a-</w:delText>
              </w:r>
            </w:del>
            <w:ins w:id="7816" w:author="Haider Alhabibi" w:date="2022-02-04T13:52:00Z">
              <w:del w:id="7817" w:author="Armando Ramirez" w:date="2022-02-10T20:38:00Z">
                <w:r w:rsidR="00380910">
                  <w:rPr>
                    <w:rFonts w:cs="Tahoma"/>
                    <w:sz w:val="24"/>
                    <w:szCs w:val="24"/>
                    <w:lang w:val="fr-FR"/>
                  </w:rPr>
                  <w:delText>H-</w:delText>
                </w:r>
              </w:del>
            </w:ins>
            <w:del w:id="7818" w:author="Armando Ramirez" w:date="2022-02-10T20:38:00Z">
              <w:r w:rsidRPr="0071577B">
                <w:rPr>
                  <w:rFonts w:cs="Tahoma"/>
                  <w:sz w:val="24"/>
                  <w:szCs w:val="24"/>
                  <w:lang w:val="fr-FR"/>
                </w:rPr>
                <w:delText>DuctLeakageTest-NewConst.docx</w:delText>
              </w:r>
            </w:del>
          </w:p>
        </w:tc>
      </w:tr>
      <w:tr w:rsidR="00734D64" w:rsidRPr="0024633A" w14:paraId="3548A69F" w14:textId="77777777" w:rsidTr="000B1824">
        <w:trPr>
          <w:trHeight w:hRule="exact" w:val="288"/>
        </w:trPr>
        <w:tc>
          <w:tcPr>
            <w:tcW w:w="9936" w:type="dxa"/>
            <w:noWrap/>
          </w:tcPr>
          <w:p w14:paraId="4F6D75AF" w14:textId="6A7D2688" w:rsidR="00734D64" w:rsidRPr="0071577B" w:rsidRDefault="00734D64" w:rsidP="00734D64">
            <w:pPr>
              <w:spacing w:after="0"/>
              <w:rPr>
                <w:rFonts w:cs="Tahoma"/>
                <w:sz w:val="24"/>
                <w:szCs w:val="24"/>
                <w:lang w:val="fr-FR"/>
              </w:rPr>
            </w:pPr>
            <w:del w:id="7819" w:author="Armando Ramirez" w:date="2022-02-10T20:38:00Z">
              <w:r w:rsidRPr="0071577B">
                <w:rPr>
                  <w:rFonts w:cs="Tahoma"/>
                  <w:sz w:val="24"/>
                  <w:szCs w:val="24"/>
                  <w:lang w:val="fr-FR"/>
                </w:rPr>
                <w:delText>20</w:delText>
              </w:r>
            </w:del>
            <w:ins w:id="7820" w:author="Haider Alhabibi" w:date="2022-02-04T13:31:00Z">
              <w:del w:id="7821" w:author="Armando Ramirez" w:date="2022-02-10T20:38:00Z">
                <w:r w:rsidR="00795069">
                  <w:rPr>
                    <w:rFonts w:cs="Tahoma"/>
                    <w:sz w:val="24"/>
                    <w:szCs w:val="24"/>
                    <w:lang w:val="fr-FR"/>
                  </w:rPr>
                  <w:delText>22</w:delText>
                </w:r>
              </w:del>
            </w:ins>
            <w:del w:id="7822" w:author="Armando Ramirez" w:date="2022-02-10T20:38:00Z">
              <w:r w:rsidRPr="0071577B" w:rsidDel="00795069">
                <w:rPr>
                  <w:rFonts w:cs="Tahoma"/>
                  <w:sz w:val="24"/>
                  <w:szCs w:val="24"/>
                  <w:lang w:val="fr-FR"/>
                </w:rPr>
                <w:delText>19</w:delText>
              </w:r>
              <w:r w:rsidRPr="0071577B">
                <w:rPr>
                  <w:rFonts w:cs="Tahoma"/>
                  <w:sz w:val="24"/>
                  <w:szCs w:val="24"/>
                  <w:lang w:val="fr-FR"/>
                </w:rPr>
                <w:delText>-NRCV-MCH-04c-</w:delText>
              </w:r>
            </w:del>
            <w:ins w:id="7823" w:author="Haider Alhabibi" w:date="2022-02-04T13:52:00Z">
              <w:del w:id="7824" w:author="Armando Ramirez" w:date="2022-02-10T20:38:00Z">
                <w:r w:rsidR="00380910">
                  <w:rPr>
                    <w:rFonts w:cs="Tahoma"/>
                    <w:sz w:val="24"/>
                    <w:szCs w:val="24"/>
                    <w:lang w:val="fr-FR"/>
                  </w:rPr>
                  <w:delText>H-</w:delText>
                </w:r>
              </w:del>
            </w:ins>
            <w:del w:id="7825" w:author="Armando Ramirez" w:date="2022-02-10T20:38:00Z">
              <w:r w:rsidRPr="0071577B">
                <w:rPr>
                  <w:rFonts w:cs="Tahoma"/>
                  <w:sz w:val="24"/>
                  <w:szCs w:val="24"/>
                  <w:lang w:val="fr-FR"/>
                </w:rPr>
                <w:delText>DuctLeakage-LLAHU.docx</w:delText>
              </w:r>
            </w:del>
          </w:p>
        </w:tc>
      </w:tr>
      <w:tr w:rsidR="00734D64" w:rsidRPr="0024633A" w14:paraId="3B4FD988" w14:textId="77777777" w:rsidTr="000B1824">
        <w:trPr>
          <w:trHeight w:hRule="exact" w:val="288"/>
        </w:trPr>
        <w:tc>
          <w:tcPr>
            <w:tcW w:w="9936" w:type="dxa"/>
            <w:noWrap/>
          </w:tcPr>
          <w:p w14:paraId="3F2CF8C1" w14:textId="6756477D" w:rsidR="00734D64" w:rsidRPr="0071577B" w:rsidRDefault="00734D64" w:rsidP="00734D64">
            <w:pPr>
              <w:spacing w:after="0"/>
              <w:rPr>
                <w:rFonts w:cs="Tahoma"/>
                <w:sz w:val="24"/>
                <w:szCs w:val="24"/>
                <w:lang w:val="fr-FR"/>
              </w:rPr>
            </w:pPr>
            <w:del w:id="7826" w:author="Armando Ramirez" w:date="2022-02-10T20:38:00Z">
              <w:r w:rsidRPr="0071577B">
                <w:rPr>
                  <w:rFonts w:cs="Tahoma"/>
                  <w:sz w:val="24"/>
                  <w:szCs w:val="24"/>
                  <w:lang w:val="fr-FR"/>
                </w:rPr>
                <w:delText>20</w:delText>
              </w:r>
            </w:del>
            <w:ins w:id="7827" w:author="Haider Alhabibi" w:date="2022-02-04T13:31:00Z">
              <w:del w:id="7828" w:author="Armando Ramirez" w:date="2022-02-10T20:38:00Z">
                <w:r w:rsidR="00795069">
                  <w:rPr>
                    <w:rFonts w:cs="Tahoma"/>
                    <w:sz w:val="24"/>
                    <w:szCs w:val="24"/>
                    <w:lang w:val="fr-FR"/>
                  </w:rPr>
                  <w:delText>22</w:delText>
                </w:r>
              </w:del>
            </w:ins>
            <w:del w:id="7829" w:author="Armando Ramirez" w:date="2022-02-10T20:38:00Z">
              <w:r w:rsidRPr="0071577B" w:rsidDel="00795069">
                <w:rPr>
                  <w:rFonts w:cs="Tahoma"/>
                  <w:sz w:val="24"/>
                  <w:szCs w:val="24"/>
                  <w:lang w:val="fr-FR"/>
                </w:rPr>
                <w:delText>19</w:delText>
              </w:r>
              <w:r w:rsidRPr="0071577B">
                <w:rPr>
                  <w:rFonts w:cs="Tahoma"/>
                  <w:sz w:val="24"/>
                  <w:szCs w:val="24"/>
                  <w:lang w:val="fr-FR"/>
                </w:rPr>
                <w:delText>-NRCV-MCH-04d-</w:delText>
              </w:r>
            </w:del>
            <w:ins w:id="7830" w:author="Haider Alhabibi" w:date="2022-02-04T13:52:00Z">
              <w:del w:id="7831" w:author="Armando Ramirez" w:date="2022-02-10T20:38:00Z">
                <w:r w:rsidR="00380910">
                  <w:rPr>
                    <w:rFonts w:cs="Tahoma"/>
                    <w:sz w:val="24"/>
                    <w:szCs w:val="24"/>
                    <w:lang w:val="fr-FR"/>
                  </w:rPr>
                  <w:delText>H-</w:delText>
                </w:r>
              </w:del>
            </w:ins>
            <w:del w:id="7832" w:author="Armando Ramirez" w:date="2022-02-10T20:38:00Z">
              <w:r w:rsidRPr="0071577B">
                <w:rPr>
                  <w:rFonts w:cs="Tahoma"/>
                  <w:sz w:val="24"/>
                  <w:szCs w:val="24"/>
                  <w:lang w:val="fr-FR"/>
                </w:rPr>
                <w:delText>DuctLeakageTest-ExistingConst.docx</w:delText>
              </w:r>
            </w:del>
          </w:p>
        </w:tc>
      </w:tr>
      <w:tr w:rsidR="00734D64" w:rsidRPr="0024633A" w14:paraId="51388DE7" w14:textId="77777777" w:rsidTr="000B1824">
        <w:trPr>
          <w:trHeight w:hRule="exact" w:val="288"/>
        </w:trPr>
        <w:tc>
          <w:tcPr>
            <w:tcW w:w="9936" w:type="dxa"/>
            <w:noWrap/>
          </w:tcPr>
          <w:p w14:paraId="6A2192C1" w14:textId="1B70F6BC" w:rsidR="00734D64" w:rsidRPr="0071577B" w:rsidRDefault="00734D64" w:rsidP="00734D64">
            <w:pPr>
              <w:spacing w:after="0"/>
              <w:rPr>
                <w:del w:id="7833" w:author="Armando Ramirez" w:date="2022-02-10T20:38:00Z"/>
                <w:rFonts w:cs="Tahoma"/>
                <w:sz w:val="24"/>
                <w:szCs w:val="24"/>
                <w:lang w:val="fr-FR"/>
              </w:rPr>
            </w:pPr>
            <w:del w:id="7834" w:author="Armando Ramirez" w:date="2022-02-10T20:38:00Z">
              <w:r w:rsidRPr="0071577B">
                <w:rPr>
                  <w:rFonts w:cs="Tahoma"/>
                  <w:sz w:val="24"/>
                  <w:szCs w:val="24"/>
                  <w:lang w:val="fr-FR"/>
                </w:rPr>
                <w:delText>20</w:delText>
              </w:r>
            </w:del>
            <w:ins w:id="7835" w:author="Haider Alhabibi" w:date="2022-02-04T13:31:00Z">
              <w:del w:id="7836" w:author="Armando Ramirez" w:date="2022-02-10T20:38:00Z">
                <w:r w:rsidR="00795069">
                  <w:rPr>
                    <w:rFonts w:cs="Tahoma"/>
                    <w:sz w:val="24"/>
                    <w:szCs w:val="24"/>
                    <w:lang w:val="fr-FR"/>
                  </w:rPr>
                  <w:delText>22</w:delText>
                </w:r>
              </w:del>
            </w:ins>
            <w:del w:id="7837" w:author="Armando Ramirez" w:date="2022-02-10T20:38:00Z">
              <w:r w:rsidRPr="0071577B" w:rsidDel="00795069">
                <w:rPr>
                  <w:rFonts w:cs="Tahoma"/>
                  <w:sz w:val="24"/>
                  <w:szCs w:val="24"/>
                  <w:lang w:val="fr-FR"/>
                </w:rPr>
                <w:delText>19</w:delText>
              </w:r>
              <w:r w:rsidRPr="0071577B">
                <w:rPr>
                  <w:rFonts w:cs="Tahoma"/>
                  <w:sz w:val="24"/>
                  <w:szCs w:val="24"/>
                  <w:lang w:val="fr-FR"/>
                </w:rPr>
                <w:delText>-NRCV-MCH-04e-</w:delText>
              </w:r>
            </w:del>
            <w:ins w:id="7838" w:author="Haider Alhabibi" w:date="2022-02-04T13:52:00Z">
              <w:del w:id="7839" w:author="Armando Ramirez" w:date="2022-02-10T20:38:00Z">
                <w:r w:rsidR="00380910">
                  <w:rPr>
                    <w:rFonts w:cs="Tahoma"/>
                    <w:sz w:val="24"/>
                    <w:szCs w:val="24"/>
                    <w:lang w:val="fr-FR"/>
                  </w:rPr>
                  <w:delText>H-</w:delText>
                </w:r>
              </w:del>
            </w:ins>
            <w:del w:id="7840" w:author="Armando Ramirez" w:date="2022-02-10T20:38:00Z">
              <w:r w:rsidRPr="0071577B">
                <w:rPr>
                  <w:rFonts w:cs="Tahoma"/>
                  <w:sz w:val="24"/>
                  <w:szCs w:val="24"/>
                  <w:lang w:val="fr-FR"/>
                </w:rPr>
                <w:delText>DuctleakageTest-SealingAccesibleLeaks.docx</w:delText>
              </w:r>
            </w:del>
          </w:p>
          <w:p w14:paraId="1892178D" w14:textId="57B65393" w:rsidR="0078168B" w:rsidRPr="0071577B" w:rsidRDefault="0078168B" w:rsidP="00734D64">
            <w:pPr>
              <w:spacing w:after="0"/>
              <w:rPr>
                <w:del w:id="7841" w:author="Armando Ramirez" w:date="2022-02-10T20:38:00Z"/>
                <w:rFonts w:cs="Tahoma"/>
                <w:sz w:val="24"/>
                <w:szCs w:val="24"/>
                <w:lang w:val="fr-FR"/>
              </w:rPr>
            </w:pPr>
          </w:p>
          <w:p w14:paraId="0184FF43" w14:textId="0E4A9985" w:rsidR="0078168B" w:rsidRPr="0071577B" w:rsidRDefault="0078168B" w:rsidP="00734D64">
            <w:pPr>
              <w:spacing w:after="0"/>
              <w:rPr>
                <w:del w:id="7842" w:author="Armando Ramirez" w:date="2022-02-10T20:38:00Z"/>
                <w:rFonts w:cs="Tahoma"/>
                <w:sz w:val="24"/>
                <w:szCs w:val="24"/>
                <w:lang w:val="fr-FR"/>
              </w:rPr>
            </w:pPr>
            <w:del w:id="7843" w:author="Armando Ramirez" w:date="2022-02-10T20:38:00Z">
              <w:r w:rsidRPr="0071577B">
                <w:rPr>
                  <w:rFonts w:cs="Tahoma"/>
                  <w:sz w:val="24"/>
                  <w:szCs w:val="24"/>
                  <w:lang w:val="fr-FR"/>
                </w:rPr>
                <w:delText>2019</w:delText>
              </w:r>
            </w:del>
          </w:p>
          <w:p w14:paraId="015912F2" w14:textId="4D2D9E5F" w:rsidR="00500063" w:rsidRPr="0071577B" w:rsidRDefault="00500063" w:rsidP="00734D64">
            <w:pPr>
              <w:spacing w:after="0"/>
              <w:rPr>
                <w:rFonts w:cs="Tahoma"/>
                <w:sz w:val="24"/>
                <w:szCs w:val="24"/>
                <w:lang w:val="fr-FR"/>
              </w:rPr>
            </w:pPr>
          </w:p>
        </w:tc>
      </w:tr>
      <w:tr w:rsidR="0078168B" w:rsidRPr="0024633A" w14:paraId="32E22012" w14:textId="77777777" w:rsidTr="000B1824">
        <w:trPr>
          <w:trHeight w:hRule="exact" w:val="288"/>
        </w:trPr>
        <w:tc>
          <w:tcPr>
            <w:tcW w:w="9936" w:type="dxa"/>
            <w:noWrap/>
          </w:tcPr>
          <w:p w14:paraId="3AC1ABA1" w14:textId="0BA37CB4" w:rsidR="0078168B" w:rsidRPr="0071577B" w:rsidRDefault="0078168B" w:rsidP="00734D64">
            <w:pPr>
              <w:spacing w:after="0"/>
              <w:rPr>
                <w:rFonts w:cs="Tahoma"/>
                <w:sz w:val="24"/>
                <w:szCs w:val="24"/>
                <w:lang w:val="fr-FR"/>
              </w:rPr>
            </w:pPr>
            <w:del w:id="7844" w:author="Armando Ramirez" w:date="2022-02-10T20:38:00Z">
              <w:r w:rsidRPr="0071577B">
                <w:rPr>
                  <w:rFonts w:cs="Tahoma"/>
                  <w:sz w:val="24"/>
                  <w:szCs w:val="24"/>
                  <w:lang w:val="fr-FR"/>
                </w:rPr>
                <w:delText>20</w:delText>
              </w:r>
            </w:del>
            <w:ins w:id="7845" w:author="Haider Alhabibi" w:date="2022-02-04T13:31:00Z">
              <w:del w:id="7846" w:author="Armando Ramirez" w:date="2022-02-10T20:38:00Z">
                <w:r w:rsidR="00795069">
                  <w:rPr>
                    <w:rFonts w:cs="Tahoma"/>
                    <w:sz w:val="24"/>
                    <w:szCs w:val="24"/>
                    <w:lang w:val="fr-FR"/>
                  </w:rPr>
                  <w:delText>22</w:delText>
                </w:r>
              </w:del>
            </w:ins>
            <w:del w:id="7847" w:author="Armando Ramirez" w:date="2022-02-10T20:38:00Z">
              <w:r w:rsidRPr="0071577B" w:rsidDel="00795069">
                <w:rPr>
                  <w:rFonts w:cs="Tahoma"/>
                  <w:sz w:val="24"/>
                  <w:szCs w:val="24"/>
                  <w:lang w:val="fr-FR"/>
                </w:rPr>
                <w:delText>19</w:delText>
              </w:r>
              <w:r w:rsidRPr="0071577B">
                <w:rPr>
                  <w:rFonts w:cs="Tahoma"/>
                  <w:sz w:val="24"/>
                  <w:szCs w:val="24"/>
                  <w:lang w:val="fr-FR"/>
                </w:rPr>
                <w:delText>-NRCV-MCH-24a-</w:delText>
              </w:r>
            </w:del>
            <w:ins w:id="7848" w:author="Haider Alhabibi" w:date="2022-02-04T13:52:00Z">
              <w:del w:id="7849" w:author="Armando Ramirez" w:date="2022-02-10T20:38:00Z">
                <w:r w:rsidR="00380910">
                  <w:rPr>
                    <w:rFonts w:cs="Tahoma"/>
                    <w:sz w:val="24"/>
                    <w:szCs w:val="24"/>
                    <w:lang w:val="fr-FR"/>
                  </w:rPr>
                  <w:delText>H-</w:delText>
                </w:r>
              </w:del>
            </w:ins>
            <w:del w:id="7850" w:author="Armando Ramirez" w:date="2022-02-10T20:38:00Z">
              <w:r w:rsidRPr="0071577B">
                <w:rPr>
                  <w:rFonts w:cs="Tahoma"/>
                  <w:sz w:val="24"/>
                  <w:szCs w:val="24"/>
                  <w:lang w:val="fr-FR"/>
                </w:rPr>
                <w:delText>EnclosureAirLeakageWorksheet-SinglePointTest-ManualMeter.docx</w:delText>
              </w:r>
            </w:del>
          </w:p>
        </w:tc>
      </w:tr>
      <w:tr w:rsidR="0078168B" w:rsidRPr="0024633A" w14:paraId="60B01A0C" w14:textId="77777777" w:rsidTr="000B1824">
        <w:trPr>
          <w:trHeight w:hRule="exact" w:val="288"/>
        </w:trPr>
        <w:tc>
          <w:tcPr>
            <w:tcW w:w="9936" w:type="dxa"/>
            <w:noWrap/>
          </w:tcPr>
          <w:p w14:paraId="71C9AAF3" w14:textId="741F1EC3" w:rsidR="0078168B" w:rsidRPr="0071577B" w:rsidRDefault="0078168B" w:rsidP="00734D64">
            <w:pPr>
              <w:spacing w:after="0"/>
              <w:rPr>
                <w:rFonts w:cs="Tahoma"/>
                <w:sz w:val="24"/>
                <w:szCs w:val="24"/>
                <w:lang w:val="fr-FR"/>
              </w:rPr>
            </w:pPr>
            <w:del w:id="7851" w:author="Armando Ramirez" w:date="2022-02-10T20:38:00Z">
              <w:r w:rsidRPr="0071577B">
                <w:rPr>
                  <w:rFonts w:cs="Tahoma"/>
                  <w:sz w:val="24"/>
                  <w:szCs w:val="24"/>
                  <w:lang w:val="fr-FR"/>
                </w:rPr>
                <w:delText>20</w:delText>
              </w:r>
            </w:del>
            <w:ins w:id="7852" w:author="Haider Alhabibi" w:date="2022-02-04T13:31:00Z">
              <w:del w:id="7853" w:author="Armando Ramirez" w:date="2022-02-10T20:38:00Z">
                <w:r w:rsidR="00795069">
                  <w:rPr>
                    <w:rFonts w:cs="Tahoma"/>
                    <w:sz w:val="24"/>
                    <w:szCs w:val="24"/>
                    <w:lang w:val="fr-FR"/>
                  </w:rPr>
                  <w:delText>22</w:delText>
                </w:r>
              </w:del>
            </w:ins>
            <w:del w:id="7854" w:author="Armando Ramirez" w:date="2022-02-10T20:38:00Z">
              <w:r w:rsidRPr="0071577B" w:rsidDel="00795069">
                <w:rPr>
                  <w:rFonts w:cs="Tahoma"/>
                  <w:sz w:val="24"/>
                  <w:szCs w:val="24"/>
                  <w:lang w:val="fr-FR"/>
                </w:rPr>
                <w:delText>19</w:delText>
              </w:r>
              <w:r w:rsidRPr="0071577B">
                <w:rPr>
                  <w:rFonts w:cs="Tahoma"/>
                  <w:sz w:val="24"/>
                  <w:szCs w:val="24"/>
                  <w:lang w:val="fr-FR"/>
                </w:rPr>
                <w:delText>-NRCV-MCH-24b-</w:delText>
              </w:r>
            </w:del>
            <w:ins w:id="7855" w:author="Haider Alhabibi" w:date="2022-02-04T13:52:00Z">
              <w:del w:id="7856" w:author="Armando Ramirez" w:date="2022-02-10T20:38:00Z">
                <w:r w:rsidR="00380910">
                  <w:rPr>
                    <w:rFonts w:cs="Tahoma"/>
                    <w:sz w:val="24"/>
                    <w:szCs w:val="24"/>
                    <w:lang w:val="fr-FR"/>
                  </w:rPr>
                  <w:delText>H-</w:delText>
                </w:r>
              </w:del>
            </w:ins>
            <w:del w:id="7857" w:author="Armando Ramirez" w:date="2022-02-10T20:38:00Z">
              <w:r w:rsidRPr="0071577B">
                <w:rPr>
                  <w:rFonts w:cs="Tahoma"/>
                  <w:sz w:val="24"/>
                  <w:szCs w:val="24"/>
                  <w:lang w:val="fr-FR"/>
                </w:rPr>
                <w:delText>EnclosureAirLeakageWorksheet-SinglePointTest-AutomaticMeter.docx</w:delText>
              </w:r>
            </w:del>
          </w:p>
        </w:tc>
      </w:tr>
      <w:tr w:rsidR="0078168B" w:rsidRPr="0024633A" w14:paraId="20355F5F" w14:textId="77777777" w:rsidTr="000B1824">
        <w:trPr>
          <w:trHeight w:hRule="exact" w:val="288"/>
        </w:trPr>
        <w:tc>
          <w:tcPr>
            <w:tcW w:w="9936" w:type="dxa"/>
            <w:noWrap/>
          </w:tcPr>
          <w:p w14:paraId="58CF351C" w14:textId="67948CD9" w:rsidR="0078168B" w:rsidRPr="0071577B" w:rsidRDefault="0078168B" w:rsidP="00734D64">
            <w:pPr>
              <w:spacing w:after="0"/>
              <w:rPr>
                <w:rFonts w:cs="Tahoma"/>
                <w:sz w:val="24"/>
                <w:szCs w:val="24"/>
                <w:lang w:val="fr-FR"/>
              </w:rPr>
            </w:pPr>
            <w:del w:id="7858" w:author="Armando Ramirez" w:date="2022-02-10T20:38:00Z">
              <w:r w:rsidRPr="0071577B">
                <w:rPr>
                  <w:rFonts w:cs="Tahoma"/>
                  <w:sz w:val="24"/>
                  <w:szCs w:val="24"/>
                  <w:lang w:val="fr-FR"/>
                </w:rPr>
                <w:delText>20</w:delText>
              </w:r>
            </w:del>
            <w:ins w:id="7859" w:author="Haider Alhabibi" w:date="2022-02-04T13:31:00Z">
              <w:del w:id="7860" w:author="Armando Ramirez" w:date="2022-02-10T20:38:00Z">
                <w:r w:rsidR="00795069">
                  <w:rPr>
                    <w:rFonts w:cs="Tahoma"/>
                    <w:sz w:val="24"/>
                    <w:szCs w:val="24"/>
                    <w:lang w:val="fr-FR"/>
                  </w:rPr>
                  <w:delText>22</w:delText>
                </w:r>
              </w:del>
            </w:ins>
            <w:del w:id="7861" w:author="Armando Ramirez" w:date="2022-02-10T20:38:00Z">
              <w:r w:rsidRPr="0071577B" w:rsidDel="00795069">
                <w:rPr>
                  <w:rFonts w:cs="Tahoma"/>
                  <w:sz w:val="24"/>
                  <w:szCs w:val="24"/>
                  <w:lang w:val="fr-FR"/>
                </w:rPr>
                <w:delText>19</w:delText>
              </w:r>
              <w:r w:rsidRPr="0071577B">
                <w:rPr>
                  <w:rFonts w:cs="Tahoma"/>
                  <w:sz w:val="24"/>
                  <w:szCs w:val="24"/>
                  <w:lang w:val="fr-FR"/>
                </w:rPr>
                <w:delText>-NRCV-MCH-27b-</w:delText>
              </w:r>
            </w:del>
            <w:ins w:id="7862" w:author="Haider Alhabibi" w:date="2022-02-04T13:52:00Z">
              <w:del w:id="7863" w:author="Armando Ramirez" w:date="2022-02-10T20:38:00Z">
                <w:r w:rsidR="00380910">
                  <w:rPr>
                    <w:rFonts w:cs="Tahoma"/>
                    <w:sz w:val="24"/>
                    <w:szCs w:val="24"/>
                    <w:lang w:val="fr-FR"/>
                  </w:rPr>
                  <w:delText>H-</w:delText>
                </w:r>
              </w:del>
            </w:ins>
            <w:del w:id="7864" w:author="Armando Ramirez" w:date="2022-02-10T20:38:00Z">
              <w:r w:rsidRPr="0071577B">
                <w:rPr>
                  <w:rFonts w:cs="Tahoma"/>
                  <w:sz w:val="24"/>
                  <w:szCs w:val="24"/>
                  <w:lang w:val="fr-FR"/>
                </w:rPr>
                <w:delText>HighriseResidential.docx</w:delText>
              </w:r>
            </w:del>
          </w:p>
        </w:tc>
      </w:tr>
      <w:tr w:rsidR="0078168B" w:rsidRPr="0024633A" w14:paraId="3F730870" w14:textId="77777777" w:rsidTr="000B1824">
        <w:trPr>
          <w:trHeight w:hRule="exact" w:val="288"/>
        </w:trPr>
        <w:tc>
          <w:tcPr>
            <w:tcW w:w="9936" w:type="dxa"/>
            <w:noWrap/>
          </w:tcPr>
          <w:p w14:paraId="442AF7D9" w14:textId="0761008F" w:rsidR="0078168B" w:rsidRPr="0071577B" w:rsidRDefault="0078168B" w:rsidP="00734D64">
            <w:pPr>
              <w:spacing w:after="0"/>
              <w:rPr>
                <w:rFonts w:cs="Tahoma"/>
                <w:sz w:val="24"/>
                <w:szCs w:val="24"/>
                <w:lang w:val="fr-FR"/>
              </w:rPr>
            </w:pPr>
            <w:del w:id="7865" w:author="Armando Ramirez" w:date="2022-02-10T20:38:00Z">
              <w:r w:rsidRPr="0071577B">
                <w:rPr>
                  <w:rFonts w:cs="Tahoma"/>
                  <w:sz w:val="24"/>
                  <w:szCs w:val="24"/>
                  <w:lang w:val="fr-FR"/>
                </w:rPr>
                <w:delText>20</w:delText>
              </w:r>
            </w:del>
            <w:ins w:id="7866" w:author="Haider Alhabibi" w:date="2022-02-04T13:31:00Z">
              <w:del w:id="7867" w:author="Armando Ramirez" w:date="2022-02-10T20:38:00Z">
                <w:r w:rsidR="00795069">
                  <w:rPr>
                    <w:rFonts w:cs="Tahoma"/>
                    <w:sz w:val="24"/>
                    <w:szCs w:val="24"/>
                    <w:lang w:val="fr-FR"/>
                  </w:rPr>
                  <w:delText>22</w:delText>
                </w:r>
              </w:del>
            </w:ins>
            <w:del w:id="7868" w:author="Armando Ramirez" w:date="2022-02-10T20:38:00Z">
              <w:r w:rsidRPr="0071577B" w:rsidDel="00795069">
                <w:rPr>
                  <w:rFonts w:cs="Tahoma"/>
                  <w:sz w:val="24"/>
                  <w:szCs w:val="24"/>
                  <w:lang w:val="fr-FR"/>
                </w:rPr>
                <w:delText>19</w:delText>
              </w:r>
              <w:r w:rsidRPr="0071577B">
                <w:rPr>
                  <w:rFonts w:cs="Tahoma"/>
                  <w:sz w:val="24"/>
                  <w:szCs w:val="24"/>
                  <w:lang w:val="fr-FR"/>
                </w:rPr>
                <w:delText>-NRCV-MCH-27c-</w:delText>
              </w:r>
            </w:del>
            <w:ins w:id="7869" w:author="Haider Alhabibi" w:date="2022-02-04T13:52:00Z">
              <w:del w:id="7870" w:author="Armando Ramirez" w:date="2022-02-10T20:38:00Z">
                <w:r w:rsidR="00380910">
                  <w:rPr>
                    <w:rFonts w:cs="Tahoma"/>
                    <w:sz w:val="24"/>
                    <w:szCs w:val="24"/>
                    <w:lang w:val="fr-FR"/>
                  </w:rPr>
                  <w:delText>H-</w:delText>
                </w:r>
              </w:del>
            </w:ins>
            <w:del w:id="7871" w:author="Armando Ramirez" w:date="2022-02-10T20:38:00Z">
              <w:r w:rsidRPr="0071577B">
                <w:rPr>
                  <w:rFonts w:cs="Tahoma"/>
                  <w:sz w:val="24"/>
                  <w:szCs w:val="24"/>
                  <w:lang w:val="fr-FR"/>
                </w:rPr>
                <w:delText>HighriseResidentialScheduledRealTimeControl.docx</w:delText>
              </w:r>
            </w:del>
          </w:p>
        </w:tc>
      </w:tr>
      <w:tr w:rsidR="00500063" w:rsidRPr="0024633A" w14:paraId="39B900F7" w14:textId="77777777" w:rsidTr="000B1824">
        <w:trPr>
          <w:trHeight w:hRule="exact" w:val="288"/>
        </w:trPr>
        <w:tc>
          <w:tcPr>
            <w:tcW w:w="9936" w:type="dxa"/>
            <w:noWrap/>
          </w:tcPr>
          <w:p w14:paraId="6DB02A40" w14:textId="5A1A0967" w:rsidR="006E1C29" w:rsidRDefault="00500063" w:rsidP="0078168B">
            <w:pPr>
              <w:spacing w:after="0"/>
              <w:rPr>
                <w:ins w:id="7872" w:author="Armando Ramirez" w:date="2022-02-09T09:21:00Z"/>
                <w:del w:id="7873" w:author="Armando Ramirez" w:date="2022-02-10T20:38:00Z"/>
                <w:rFonts w:cs="Tahoma"/>
                <w:sz w:val="24"/>
                <w:szCs w:val="24"/>
                <w:lang w:val="fr-FR"/>
              </w:rPr>
            </w:pPr>
            <w:del w:id="7874" w:author="Armando Ramirez" w:date="2022-02-10T20:38:00Z">
              <w:r w:rsidRPr="0071577B">
                <w:rPr>
                  <w:rFonts w:cs="Tahoma"/>
                  <w:sz w:val="24"/>
                  <w:szCs w:val="24"/>
                  <w:lang w:val="fr-FR"/>
                </w:rPr>
                <w:delText>20</w:delText>
              </w:r>
            </w:del>
            <w:ins w:id="7875" w:author="Haider Alhabibi" w:date="2022-02-04T13:31:00Z">
              <w:del w:id="7876" w:author="Armando Ramirez" w:date="2022-02-10T20:38:00Z">
                <w:r w:rsidR="00795069">
                  <w:rPr>
                    <w:rFonts w:cs="Tahoma"/>
                    <w:sz w:val="24"/>
                    <w:szCs w:val="24"/>
                    <w:lang w:val="fr-FR"/>
                  </w:rPr>
                  <w:delText>22</w:delText>
                </w:r>
              </w:del>
            </w:ins>
            <w:del w:id="7877" w:author="Armando Ramirez" w:date="2022-02-10T20:38:00Z">
              <w:r w:rsidRPr="0071577B" w:rsidDel="00795069">
                <w:rPr>
                  <w:rFonts w:cs="Tahoma"/>
                  <w:sz w:val="24"/>
                  <w:szCs w:val="24"/>
                  <w:lang w:val="fr-FR"/>
                </w:rPr>
                <w:delText>19</w:delText>
              </w:r>
              <w:r w:rsidRPr="0071577B">
                <w:rPr>
                  <w:rFonts w:cs="Tahoma"/>
                  <w:sz w:val="24"/>
                  <w:szCs w:val="24"/>
                  <w:lang w:val="fr-FR"/>
                </w:rPr>
                <w:delText>-NRCV-MCH-32-</w:delText>
              </w:r>
            </w:del>
            <w:ins w:id="7878" w:author="Haider Alhabibi" w:date="2022-02-04T13:53:00Z">
              <w:del w:id="7879" w:author="Armando Ramirez" w:date="2022-02-10T20:38:00Z">
                <w:r w:rsidR="00380910">
                  <w:rPr>
                    <w:rFonts w:cs="Tahoma"/>
                    <w:sz w:val="24"/>
                    <w:szCs w:val="24"/>
                    <w:lang w:val="fr-FR"/>
                  </w:rPr>
                  <w:delText>H-</w:delText>
                </w:r>
              </w:del>
            </w:ins>
            <w:del w:id="7880" w:author="Armando Ramirez" w:date="2022-02-10T20:38:00Z">
              <w:r w:rsidR="0078168B" w:rsidRPr="0071577B">
                <w:rPr>
                  <w:rFonts w:cs="Tahoma"/>
                  <w:sz w:val="24"/>
                  <w:szCs w:val="24"/>
                  <w:lang w:val="fr-FR"/>
                </w:rPr>
                <w:delText>LocalMechanicalExhaust.docx</w:delText>
              </w:r>
            </w:del>
          </w:p>
          <w:p w14:paraId="2173236C" w14:textId="557469B5" w:rsidR="00500063" w:rsidRDefault="006E1C29" w:rsidP="0078168B">
            <w:pPr>
              <w:spacing w:after="0"/>
              <w:rPr>
                <w:ins w:id="7881" w:author="Armando Ramirez" w:date="2022-02-09T09:21:00Z"/>
                <w:del w:id="7882" w:author="Armando Ramirez" w:date="2022-02-10T20:38:00Z"/>
                <w:rFonts w:cs="Tahoma"/>
                <w:sz w:val="24"/>
                <w:szCs w:val="24"/>
                <w:lang w:val="fr-FR"/>
              </w:rPr>
            </w:pPr>
            <w:ins w:id="7883" w:author="Armando Ramirez" w:date="2022-02-09T09:21:00Z">
              <w:del w:id="7884" w:author="Armando Ramirez" w:date="2022-02-10T20:38:00Z">
                <w:r>
                  <w:rPr>
                    <w:rFonts w:cs="Tahoma"/>
                    <w:sz w:val="24"/>
                    <w:szCs w:val="24"/>
                    <w:lang w:val="fr-FR"/>
                  </w:rPr>
                  <w:delText>HRV/ERV form</w:delText>
                </w:r>
              </w:del>
            </w:ins>
          </w:p>
          <w:p w14:paraId="03283D01" w14:textId="62C4580F" w:rsidR="00CE584A" w:rsidRPr="0071577B" w:rsidDel="00507E8E" w:rsidRDefault="00CE584A" w:rsidP="0078168B">
            <w:pPr>
              <w:spacing w:after="0"/>
              <w:rPr>
                <w:rFonts w:cs="Tahoma"/>
                <w:sz w:val="24"/>
                <w:szCs w:val="24"/>
                <w:lang w:val="fr-FR"/>
              </w:rPr>
            </w:pPr>
          </w:p>
        </w:tc>
      </w:tr>
      <w:tr w:rsidR="00734D64" w:rsidRPr="0024633A" w14:paraId="40441798" w14:textId="77777777" w:rsidTr="000B1824">
        <w:trPr>
          <w:trHeight w:hRule="exact" w:val="288"/>
        </w:trPr>
        <w:tc>
          <w:tcPr>
            <w:tcW w:w="9936" w:type="dxa"/>
            <w:noWrap/>
          </w:tcPr>
          <w:p w14:paraId="01A8B568" w14:textId="2D0CA8DF" w:rsidR="00734D64" w:rsidRPr="0071577B" w:rsidRDefault="00734D64" w:rsidP="00734D64">
            <w:pPr>
              <w:spacing w:after="0"/>
              <w:rPr>
                <w:rFonts w:cs="Tahoma"/>
                <w:sz w:val="24"/>
                <w:szCs w:val="24"/>
                <w:lang w:val="fr-FR"/>
              </w:rPr>
            </w:pPr>
            <w:del w:id="7885" w:author="Armando Ramirez" w:date="2022-02-10T20:38:00Z">
              <w:r w:rsidRPr="0071577B">
                <w:rPr>
                  <w:rFonts w:cs="Tahoma"/>
                  <w:sz w:val="24"/>
                  <w:szCs w:val="24"/>
                  <w:lang w:val="fr-FR"/>
                </w:rPr>
                <w:delText>20</w:delText>
              </w:r>
            </w:del>
            <w:ins w:id="7886" w:author="Haider Alhabibi" w:date="2022-02-04T13:31:00Z">
              <w:del w:id="7887" w:author="Armando Ramirez" w:date="2022-02-10T20:38:00Z">
                <w:r w:rsidR="00795069">
                  <w:rPr>
                    <w:rFonts w:cs="Tahoma"/>
                    <w:sz w:val="24"/>
                    <w:szCs w:val="24"/>
                    <w:lang w:val="fr-FR"/>
                  </w:rPr>
                  <w:delText>22</w:delText>
                </w:r>
              </w:del>
            </w:ins>
            <w:del w:id="7888" w:author="Armando Ramirez" w:date="2022-02-10T20:38:00Z">
              <w:r w:rsidRPr="0071577B" w:rsidDel="00795069">
                <w:rPr>
                  <w:rFonts w:cs="Tahoma"/>
                  <w:sz w:val="24"/>
                  <w:szCs w:val="24"/>
                  <w:lang w:val="fr-FR"/>
                </w:rPr>
                <w:delText>19</w:delText>
              </w:r>
              <w:r w:rsidRPr="0071577B">
                <w:rPr>
                  <w:rFonts w:cs="Tahoma"/>
                  <w:sz w:val="24"/>
                  <w:szCs w:val="24"/>
                  <w:lang w:val="fr-FR"/>
                </w:rPr>
                <w:delText>-NRCV-PLB-21-HERS-HighRiseMultifamilyCentralHotWaterSystemDistribution.docx</w:delText>
              </w:r>
            </w:del>
          </w:p>
        </w:tc>
      </w:tr>
      <w:tr w:rsidR="00734D64" w:rsidRPr="0024633A" w14:paraId="250700B3" w14:textId="77777777" w:rsidTr="000B1824">
        <w:trPr>
          <w:trHeight w:hRule="exact" w:val="288"/>
        </w:trPr>
        <w:tc>
          <w:tcPr>
            <w:tcW w:w="9936" w:type="dxa"/>
            <w:noWrap/>
          </w:tcPr>
          <w:p w14:paraId="0F4A00A2" w14:textId="7B996206" w:rsidR="00734D64" w:rsidRPr="0071577B" w:rsidRDefault="00734D64" w:rsidP="00734D64">
            <w:pPr>
              <w:spacing w:after="0"/>
              <w:rPr>
                <w:rFonts w:cs="Tahoma"/>
                <w:sz w:val="24"/>
                <w:szCs w:val="24"/>
                <w:lang w:val="fr-FR"/>
              </w:rPr>
            </w:pPr>
            <w:del w:id="7889" w:author="Armando Ramirez" w:date="2022-02-10T20:38:00Z">
              <w:r w:rsidRPr="0071577B">
                <w:rPr>
                  <w:rFonts w:cs="Tahoma"/>
                  <w:sz w:val="24"/>
                  <w:szCs w:val="24"/>
                  <w:lang w:val="fr-FR"/>
                </w:rPr>
                <w:delText>20</w:delText>
              </w:r>
            </w:del>
            <w:ins w:id="7890" w:author="Haider Alhabibi" w:date="2022-02-04T13:31:00Z">
              <w:del w:id="7891" w:author="Armando Ramirez" w:date="2022-02-10T20:38:00Z">
                <w:r w:rsidR="00795069">
                  <w:rPr>
                    <w:rFonts w:cs="Tahoma"/>
                    <w:sz w:val="24"/>
                    <w:szCs w:val="24"/>
                    <w:lang w:val="fr-FR"/>
                  </w:rPr>
                  <w:delText>22</w:delText>
                </w:r>
              </w:del>
            </w:ins>
            <w:del w:id="7892" w:author="Armando Ramirez" w:date="2022-02-10T20:38:00Z">
              <w:r w:rsidRPr="0071577B" w:rsidDel="00795069">
                <w:rPr>
                  <w:rFonts w:cs="Tahoma"/>
                  <w:sz w:val="24"/>
                  <w:szCs w:val="24"/>
                  <w:lang w:val="fr-FR"/>
                </w:rPr>
                <w:delText>19</w:delText>
              </w:r>
              <w:r w:rsidRPr="0071577B">
                <w:rPr>
                  <w:rFonts w:cs="Tahoma"/>
                  <w:sz w:val="24"/>
                  <w:szCs w:val="24"/>
                  <w:lang w:val="fr-FR"/>
                </w:rPr>
                <w:delText>-NRCV-PLB-22-HERS-HighRiseSingleDwellingUnitHotWaterSystemDistribution.docx</w:delText>
              </w:r>
            </w:del>
          </w:p>
        </w:tc>
      </w:tr>
    </w:tbl>
    <w:p w14:paraId="6175ABFB" w14:textId="744B0440" w:rsidR="00095A1B" w:rsidRDefault="00095A1B">
      <w:pPr>
        <w:spacing w:after="0" w:line="240" w:lineRule="auto"/>
        <w:rPr>
          <w:ins w:id="7893" w:author="Author"/>
          <w:rFonts w:cs="Tahoma"/>
          <w:b/>
          <w:bCs/>
        </w:rPr>
      </w:pPr>
      <w:ins w:id="7894" w:author="Author">
        <w:r w:rsidRPr="00095A1B">
          <w:rPr>
            <w:rFonts w:cs="Tahoma"/>
            <w:b/>
            <w:bCs/>
          </w:rPr>
          <w:lastRenderedPageBreak/>
          <w:t xml:space="preserve">Low-Rise Multifamily </w:t>
        </w:r>
      </w:ins>
    </w:p>
    <w:p w14:paraId="7410F174" w14:textId="77777777" w:rsidR="00095A1B" w:rsidRDefault="00095A1B">
      <w:pPr>
        <w:spacing w:after="0" w:line="240" w:lineRule="auto"/>
        <w:rPr>
          <w:ins w:id="7895" w:author="Author"/>
          <w:rFonts w:cs="Tahoma"/>
          <w:b/>
          <w:bCs/>
        </w:rPr>
      </w:pPr>
    </w:p>
    <w:p w14:paraId="09E5045B" w14:textId="5F4BFF32" w:rsidR="00095A1B" w:rsidRDefault="00095A1B">
      <w:pPr>
        <w:spacing w:after="0" w:line="240" w:lineRule="auto"/>
        <w:rPr>
          <w:ins w:id="7896" w:author="Author"/>
          <w:rFonts w:cs="Tahoma"/>
        </w:rPr>
      </w:pPr>
      <w:ins w:id="7897" w:author="Author">
        <w:r>
          <w:rPr>
            <w:rFonts w:cs="Tahoma"/>
          </w:rPr>
          <w:t>2022-LMCC-ELC-</w:t>
        </w:r>
      </w:ins>
      <w:ins w:id="7898" w:author="Alhabibi, Haider@Energy" w:date="2022-03-18T17:44:00Z">
        <w:r w:rsidR="002A507F">
          <w:rPr>
            <w:rFonts w:cs="Tahoma"/>
          </w:rPr>
          <w:t>01</w:t>
        </w:r>
        <w:r w:rsidR="00E46480">
          <w:rPr>
            <w:rFonts w:cs="Tahoma"/>
          </w:rPr>
          <w:t>-</w:t>
        </w:r>
      </w:ins>
      <w:ins w:id="7899" w:author="Author">
        <w:r>
          <w:rPr>
            <w:rFonts w:cs="Tahoma"/>
          </w:rPr>
          <w:t>E-Electrical Power Distribution</w:t>
        </w:r>
        <w:r w:rsidR="001F43DE">
          <w:rPr>
            <w:rFonts w:cs="Tahoma"/>
          </w:rPr>
          <w:t xml:space="preserve"> and Electric Ready</w:t>
        </w:r>
        <w:r>
          <w:rPr>
            <w:rFonts w:cs="Tahoma"/>
          </w:rPr>
          <w:t>.xlsx</w:t>
        </w:r>
      </w:ins>
    </w:p>
    <w:p w14:paraId="24E15AC4" w14:textId="41C7D452" w:rsidR="00095A1B" w:rsidRDefault="00095A1B">
      <w:pPr>
        <w:spacing w:after="0" w:line="240" w:lineRule="auto"/>
        <w:rPr>
          <w:ins w:id="7900" w:author="Author"/>
          <w:rFonts w:cs="Tahoma"/>
        </w:rPr>
      </w:pPr>
      <w:ins w:id="7901" w:author="Author">
        <w:r>
          <w:rPr>
            <w:rFonts w:cs="Tahoma"/>
          </w:rPr>
          <w:t>2022-LMCC-ENV-</w:t>
        </w:r>
      </w:ins>
      <w:ins w:id="7902" w:author="Alhabibi, Haider@Energy" w:date="2022-03-18T17:44:00Z">
        <w:r w:rsidR="00E46480">
          <w:rPr>
            <w:rFonts w:cs="Tahoma"/>
          </w:rPr>
          <w:t>01-</w:t>
        </w:r>
      </w:ins>
      <w:ins w:id="7903" w:author="Author">
        <w:r>
          <w:rPr>
            <w:rFonts w:cs="Tahoma"/>
          </w:rPr>
          <w:t>E-Envelope.xlsx</w:t>
        </w:r>
      </w:ins>
    </w:p>
    <w:p w14:paraId="2A7CC8C0" w14:textId="4017CC04" w:rsidR="00095A1B" w:rsidRDefault="00095A1B">
      <w:pPr>
        <w:spacing w:after="0" w:line="240" w:lineRule="auto"/>
        <w:rPr>
          <w:ins w:id="7904" w:author="Author"/>
          <w:rFonts w:cs="Tahoma"/>
        </w:rPr>
      </w:pPr>
      <w:ins w:id="7905" w:author="Author">
        <w:r>
          <w:rPr>
            <w:rFonts w:cs="Tahoma"/>
          </w:rPr>
          <w:t>2022-LMCC-LTI-</w:t>
        </w:r>
      </w:ins>
      <w:ins w:id="7906" w:author="Alhabibi, Haider@Energy" w:date="2022-03-18T17:45:00Z">
        <w:r w:rsidR="00045A0D">
          <w:rPr>
            <w:rFonts w:cs="Tahoma"/>
          </w:rPr>
          <w:t>01-</w:t>
        </w:r>
      </w:ins>
      <w:ins w:id="7907" w:author="Author">
        <w:r>
          <w:rPr>
            <w:rFonts w:cs="Tahoma"/>
          </w:rPr>
          <w:t>E-Indoor Lighting.xlsx</w:t>
        </w:r>
        <w:r>
          <w:rPr>
            <w:rFonts w:cs="Tahoma"/>
          </w:rPr>
          <w:br/>
          <w:t>2022-LMCC-LTO-</w:t>
        </w:r>
      </w:ins>
      <w:ins w:id="7908" w:author="Alhabibi, Haider@Energy" w:date="2022-03-18T17:45:00Z">
        <w:r w:rsidR="00045A0D">
          <w:rPr>
            <w:rFonts w:cs="Tahoma"/>
          </w:rPr>
          <w:t>01-</w:t>
        </w:r>
      </w:ins>
      <w:ins w:id="7909" w:author="Author">
        <w:r>
          <w:rPr>
            <w:rFonts w:cs="Tahoma"/>
          </w:rPr>
          <w:t>E-Outdoor Lighting.xlsx</w:t>
        </w:r>
      </w:ins>
    </w:p>
    <w:p w14:paraId="2E642114" w14:textId="61278462" w:rsidR="00095A1B" w:rsidRDefault="00095A1B">
      <w:pPr>
        <w:spacing w:after="0" w:line="240" w:lineRule="auto"/>
        <w:rPr>
          <w:ins w:id="7910" w:author="Author"/>
          <w:rFonts w:cs="Tahoma"/>
        </w:rPr>
      </w:pPr>
      <w:ins w:id="7911" w:author="Author">
        <w:r>
          <w:rPr>
            <w:rFonts w:cs="Tahoma"/>
          </w:rPr>
          <w:t>2022-LMCC-LTS-</w:t>
        </w:r>
      </w:ins>
      <w:ins w:id="7912" w:author="Alhabibi, Haider@Energy" w:date="2022-03-18T17:45:00Z">
        <w:r w:rsidR="00045A0D">
          <w:rPr>
            <w:rFonts w:cs="Tahoma"/>
          </w:rPr>
          <w:t>01-</w:t>
        </w:r>
      </w:ins>
      <w:ins w:id="7913" w:author="Author">
        <w:r>
          <w:rPr>
            <w:rFonts w:cs="Tahoma"/>
          </w:rPr>
          <w:t>E-Sign Lighting.xlsx</w:t>
        </w:r>
      </w:ins>
    </w:p>
    <w:p w14:paraId="5A3C3D0A" w14:textId="421A766D" w:rsidR="00095A1B" w:rsidRDefault="00095A1B">
      <w:pPr>
        <w:spacing w:after="0" w:line="240" w:lineRule="auto"/>
        <w:rPr>
          <w:ins w:id="7914" w:author="Author"/>
          <w:rFonts w:cs="Tahoma"/>
        </w:rPr>
      </w:pPr>
      <w:ins w:id="7915" w:author="Author">
        <w:r>
          <w:rPr>
            <w:rFonts w:cs="Tahoma"/>
          </w:rPr>
          <w:t>2022-LMCC-MCH-</w:t>
        </w:r>
      </w:ins>
      <w:ins w:id="7916" w:author="Alhabibi, Haider@Energy" w:date="2022-03-18T17:45:00Z">
        <w:r w:rsidR="00045A0D">
          <w:rPr>
            <w:rFonts w:cs="Tahoma"/>
          </w:rPr>
          <w:t>01-</w:t>
        </w:r>
      </w:ins>
      <w:ins w:id="7917" w:author="Author">
        <w:r>
          <w:rPr>
            <w:rFonts w:cs="Tahoma"/>
          </w:rPr>
          <w:t>E-Mechanical.xlsx</w:t>
        </w:r>
      </w:ins>
    </w:p>
    <w:p w14:paraId="73489B46" w14:textId="0397CEE4" w:rsidR="00095A1B" w:rsidRDefault="00095A1B">
      <w:pPr>
        <w:spacing w:after="0" w:line="240" w:lineRule="auto"/>
        <w:rPr>
          <w:ins w:id="7918" w:author="Author"/>
          <w:rFonts w:cs="Tahoma"/>
        </w:rPr>
      </w:pPr>
      <w:ins w:id="7919" w:author="Author">
        <w:r>
          <w:rPr>
            <w:rFonts w:cs="Tahoma"/>
          </w:rPr>
          <w:t>2022-LMCC-PLB-E-Water Heating.xlsx</w:t>
        </w:r>
      </w:ins>
    </w:p>
    <w:p w14:paraId="3E30CC4F" w14:textId="06D57AB1" w:rsidR="00095A1B" w:rsidRDefault="00095A1B">
      <w:pPr>
        <w:spacing w:after="0" w:line="240" w:lineRule="auto"/>
        <w:rPr>
          <w:ins w:id="7920" w:author="Author"/>
          <w:rFonts w:cs="Tahoma"/>
        </w:rPr>
      </w:pPr>
      <w:ins w:id="7921" w:author="Author">
        <w:r>
          <w:rPr>
            <w:rFonts w:cs="Tahoma"/>
          </w:rPr>
          <w:t>2022-LMCC-PRC-</w:t>
        </w:r>
      </w:ins>
      <w:ins w:id="7922" w:author="Alhabibi, Haider@Energy" w:date="2022-03-18T17:46:00Z">
        <w:r w:rsidR="00045A0D">
          <w:rPr>
            <w:rFonts w:cs="Tahoma"/>
          </w:rPr>
          <w:t>01-</w:t>
        </w:r>
      </w:ins>
      <w:ins w:id="7923" w:author="Author">
        <w:r>
          <w:rPr>
            <w:rFonts w:cs="Tahoma"/>
          </w:rPr>
          <w:t>E-Process Systems.xlsx</w:t>
        </w:r>
      </w:ins>
    </w:p>
    <w:p w14:paraId="4F0542BF" w14:textId="139A8E72" w:rsidR="00095A1B" w:rsidRDefault="00095A1B">
      <w:pPr>
        <w:spacing w:after="0" w:line="240" w:lineRule="auto"/>
        <w:rPr>
          <w:ins w:id="7924" w:author="Haider Alhabibi" w:date="2022-01-30T17:44:00Z"/>
          <w:rFonts w:cs="Tahoma"/>
        </w:rPr>
      </w:pPr>
      <w:ins w:id="7925" w:author="Author">
        <w:r>
          <w:rPr>
            <w:rFonts w:cs="Tahoma"/>
          </w:rPr>
          <w:t>2022-LMCC-SAB-</w:t>
        </w:r>
      </w:ins>
      <w:ins w:id="7926" w:author="Alhabibi, Haider@Energy" w:date="2022-03-18T17:46:00Z">
        <w:r w:rsidR="00045A0D">
          <w:rPr>
            <w:rFonts w:cs="Tahoma"/>
          </w:rPr>
          <w:t>01-</w:t>
        </w:r>
      </w:ins>
      <w:ins w:id="7927" w:author="Author">
        <w:r>
          <w:rPr>
            <w:rFonts w:cs="Tahoma"/>
          </w:rPr>
          <w:t>E-Solar Ready, PV and Battery.xlsx</w:t>
        </w:r>
      </w:ins>
    </w:p>
    <w:p w14:paraId="7FA6EA21" w14:textId="7570897A" w:rsidR="008F1862" w:rsidRDefault="008F1862">
      <w:pPr>
        <w:spacing w:after="0" w:line="240" w:lineRule="auto"/>
        <w:rPr>
          <w:ins w:id="7928" w:author="Author"/>
          <w:rFonts w:cs="Tahoma"/>
        </w:rPr>
      </w:pPr>
      <w:ins w:id="7929" w:author="Haider Alhabibi" w:date="2022-01-30T17:44:00Z">
        <w:r>
          <w:rPr>
            <w:rFonts w:cs="Tahoma"/>
          </w:rPr>
          <w:t>2022-LMCC-CXR</w:t>
        </w:r>
      </w:ins>
      <w:ins w:id="7930" w:author="Haider Alhabibi" w:date="2022-01-30T17:45:00Z">
        <w:r>
          <w:rPr>
            <w:rFonts w:cs="Tahoma"/>
          </w:rPr>
          <w:t>-</w:t>
        </w:r>
      </w:ins>
      <w:ins w:id="7931" w:author="Alhabibi, Haider@Energy" w:date="2022-03-18T17:46:00Z">
        <w:r w:rsidR="00045A0D">
          <w:rPr>
            <w:rFonts w:cs="Tahoma"/>
          </w:rPr>
          <w:t>01-</w:t>
        </w:r>
      </w:ins>
      <w:ins w:id="7932" w:author="Haider Alhabibi" w:date="2022-01-30T17:45:00Z">
        <w:r>
          <w:rPr>
            <w:rFonts w:cs="Tahoma"/>
          </w:rPr>
          <w:t>E-Commissioning.xlsx</w:t>
        </w:r>
      </w:ins>
    </w:p>
    <w:p w14:paraId="142A8E87" w14:textId="0AD82D69" w:rsidR="00095A1B" w:rsidDel="004042C9" w:rsidRDefault="00095A1B" w:rsidP="00095A1B">
      <w:pPr>
        <w:spacing w:after="0" w:line="240" w:lineRule="auto"/>
        <w:rPr>
          <w:ins w:id="7933" w:author="Author"/>
          <w:del w:id="7934" w:author="Author"/>
          <w:rFonts w:cs="Tahoma"/>
        </w:rPr>
      </w:pPr>
      <w:ins w:id="7935" w:author="Author">
        <w:del w:id="7936" w:author="Author">
          <w:r w:rsidDel="004042C9">
            <w:rPr>
              <w:rFonts w:cs="Tahoma"/>
            </w:rPr>
            <w:delText>2022-LMCI-ELC-E-Electrical Power Distribution</w:delText>
          </w:r>
          <w:r w:rsidR="001F43DE" w:rsidDel="004042C9">
            <w:rPr>
              <w:rFonts w:cs="Tahoma"/>
            </w:rPr>
            <w:delText xml:space="preserve"> and Electric Ready</w:delText>
          </w:r>
          <w:r w:rsidDel="004042C9">
            <w:rPr>
              <w:rFonts w:cs="Tahoma"/>
            </w:rPr>
            <w:delText>.xlsx</w:delText>
          </w:r>
        </w:del>
      </w:ins>
    </w:p>
    <w:p w14:paraId="169BFE7A" w14:textId="73F93492" w:rsidR="009376CA" w:rsidDel="008F1862" w:rsidRDefault="009376CA" w:rsidP="00095A1B">
      <w:pPr>
        <w:spacing w:after="0" w:line="240" w:lineRule="auto"/>
        <w:rPr>
          <w:del w:id="7937" w:author="Author"/>
          <w:rFonts w:cs="Tahoma"/>
        </w:rPr>
      </w:pPr>
      <w:ins w:id="7938" w:author="Author">
        <w:del w:id="7939" w:author="Author">
          <w:r w:rsidDel="009A66C9">
            <w:rPr>
              <w:rFonts w:cs="Tahoma"/>
            </w:rPr>
            <w:delText>2022-LMCI-ENV-E-Envelope</w:delText>
          </w:r>
          <w:r w:rsidR="00D27BB3" w:rsidDel="009A66C9">
            <w:rPr>
              <w:rFonts w:cs="Tahoma"/>
            </w:rPr>
            <w:delText>.xslx</w:delText>
          </w:r>
        </w:del>
      </w:ins>
    </w:p>
    <w:p w14:paraId="3A62C65E" w14:textId="2C58BD9A" w:rsidR="008F1862" w:rsidRDefault="008F1862" w:rsidP="00095A1B">
      <w:pPr>
        <w:spacing w:after="0" w:line="240" w:lineRule="auto"/>
        <w:rPr>
          <w:ins w:id="7940" w:author="Haider Alhabibi" w:date="2022-01-30T17:59:00Z"/>
          <w:rFonts w:cs="Tahoma"/>
        </w:rPr>
      </w:pPr>
      <w:ins w:id="7941" w:author="Haider Alhabibi" w:date="2022-01-30T17:59:00Z">
        <w:r>
          <w:rPr>
            <w:rFonts w:cs="Tahoma"/>
            <w:szCs w:val="24"/>
          </w:rPr>
          <w:t>2022-LMCI-</w:t>
        </w:r>
        <w:r w:rsidRPr="00113C7F">
          <w:rPr>
            <w:rFonts w:cs="Tahoma"/>
            <w:szCs w:val="24"/>
          </w:rPr>
          <w:t>ELC-01-E-ElectricReady</w:t>
        </w:r>
      </w:ins>
    </w:p>
    <w:p w14:paraId="3169E53F" w14:textId="145D8C26" w:rsidR="008F7B89" w:rsidRDefault="008F7B89" w:rsidP="00095A1B">
      <w:pPr>
        <w:spacing w:after="0" w:line="240" w:lineRule="auto"/>
        <w:rPr>
          <w:ins w:id="7942" w:author="Author"/>
          <w:rFonts w:cs="Tahoma"/>
        </w:rPr>
      </w:pPr>
      <w:ins w:id="7943" w:author="Author">
        <w:r>
          <w:rPr>
            <w:rFonts w:cs="Tahoma"/>
          </w:rPr>
          <w:t>2022-LMCI-ENV-20a-H-</w:t>
        </w:r>
        <w:r w:rsidRPr="008F7B89">
          <w:t xml:space="preserve"> </w:t>
        </w:r>
        <w:proofErr w:type="spellStart"/>
        <w:r w:rsidRPr="008F7B89">
          <w:rPr>
            <w:rFonts w:cs="Tahoma"/>
          </w:rPr>
          <w:t>EnclosureAirLeakage</w:t>
        </w:r>
        <w:proofErr w:type="spellEnd"/>
        <w:r w:rsidRPr="008F7B89">
          <w:rPr>
            <w:rFonts w:cs="Tahoma"/>
          </w:rPr>
          <w:t>-</w:t>
        </w:r>
        <w:proofErr w:type="spellStart"/>
        <w:r w:rsidRPr="008F7B89">
          <w:rPr>
            <w:rFonts w:cs="Tahoma"/>
          </w:rPr>
          <w:t>SinglePointTest</w:t>
        </w:r>
        <w:proofErr w:type="spellEnd"/>
        <w:r w:rsidRPr="008F7B89">
          <w:rPr>
            <w:rFonts w:cs="Tahoma"/>
          </w:rPr>
          <w:t>-Manual Meter</w:t>
        </w:r>
        <w:r>
          <w:rPr>
            <w:rFonts w:cs="Tahoma"/>
          </w:rPr>
          <w:t>.docx</w:t>
        </w:r>
      </w:ins>
    </w:p>
    <w:p w14:paraId="3BF05F02" w14:textId="44DEDC91" w:rsidR="008F7B89" w:rsidRDefault="008F7B89" w:rsidP="00095A1B">
      <w:pPr>
        <w:spacing w:after="0" w:line="240" w:lineRule="auto"/>
        <w:rPr>
          <w:ins w:id="7944" w:author="Author"/>
          <w:rFonts w:cs="Tahoma"/>
        </w:rPr>
      </w:pPr>
      <w:ins w:id="7945" w:author="Author">
        <w:r>
          <w:rPr>
            <w:rFonts w:cs="Tahoma"/>
          </w:rPr>
          <w:t>2022-LMCI-ENV-20b-H-</w:t>
        </w:r>
        <w:r w:rsidRPr="008F7B89">
          <w:t xml:space="preserve"> </w:t>
        </w:r>
        <w:proofErr w:type="spellStart"/>
        <w:r w:rsidRPr="008F7B89">
          <w:rPr>
            <w:rFonts w:cs="Tahoma"/>
          </w:rPr>
          <w:t>EnclosureAirLeakage</w:t>
        </w:r>
        <w:proofErr w:type="spellEnd"/>
        <w:r w:rsidRPr="008F7B89">
          <w:rPr>
            <w:rFonts w:cs="Tahoma"/>
          </w:rPr>
          <w:t>-</w:t>
        </w:r>
        <w:proofErr w:type="spellStart"/>
        <w:r w:rsidRPr="008F7B89">
          <w:rPr>
            <w:rFonts w:cs="Tahoma"/>
          </w:rPr>
          <w:t>SinglePointTest</w:t>
        </w:r>
        <w:proofErr w:type="spellEnd"/>
        <w:r w:rsidRPr="008F7B89">
          <w:rPr>
            <w:rFonts w:cs="Tahoma"/>
          </w:rPr>
          <w:t>-Automatic Meter</w:t>
        </w:r>
        <w:r>
          <w:rPr>
            <w:rFonts w:cs="Tahoma"/>
          </w:rPr>
          <w:t>.docx</w:t>
        </w:r>
      </w:ins>
    </w:p>
    <w:p w14:paraId="3FAA7EE6" w14:textId="1CD1A314" w:rsidR="00095A1B" w:rsidRDefault="00095A1B" w:rsidP="00095A1B">
      <w:pPr>
        <w:spacing w:after="0" w:line="240" w:lineRule="auto"/>
        <w:rPr>
          <w:ins w:id="7946" w:author="Author"/>
          <w:rFonts w:cs="Tahoma"/>
        </w:rPr>
      </w:pPr>
      <w:ins w:id="7947" w:author="Author">
        <w:r>
          <w:rPr>
            <w:rFonts w:cs="Tahoma"/>
          </w:rPr>
          <w:t>2022-LMCI-ENV-21-H-QII Framing Stage.docx</w:t>
        </w:r>
      </w:ins>
    </w:p>
    <w:p w14:paraId="2C9773DB" w14:textId="690561A9" w:rsidR="00095A1B" w:rsidRDefault="00095A1B" w:rsidP="00095A1B">
      <w:pPr>
        <w:spacing w:after="0" w:line="240" w:lineRule="auto"/>
        <w:rPr>
          <w:ins w:id="7948" w:author="Haider Alhabibi" w:date="2022-01-30T18:02:00Z"/>
          <w:rFonts w:cs="Tahoma"/>
        </w:rPr>
      </w:pPr>
      <w:ins w:id="7949" w:author="Author">
        <w:r>
          <w:rPr>
            <w:rFonts w:cs="Tahoma"/>
          </w:rPr>
          <w:t>2022-LMCI-ENV-22-H-QII Insulation Stage.docx</w:t>
        </w:r>
      </w:ins>
    </w:p>
    <w:p w14:paraId="0E808D9A" w14:textId="7E4A2340" w:rsidR="008F1862" w:rsidRDefault="008F1862" w:rsidP="00095A1B">
      <w:pPr>
        <w:spacing w:after="0" w:line="240" w:lineRule="auto"/>
        <w:rPr>
          <w:ins w:id="7950" w:author="Haider Alhabibi" w:date="2022-01-30T18:04:00Z"/>
          <w:rFonts w:cs="Tahoma"/>
          <w:szCs w:val="24"/>
        </w:rPr>
      </w:pPr>
      <w:ins w:id="7951" w:author="Haider Alhabibi" w:date="2022-01-30T18:02:00Z">
        <w:r>
          <w:rPr>
            <w:rFonts w:cs="Tahoma"/>
            <w:szCs w:val="24"/>
          </w:rPr>
          <w:t>2022-LMCI-</w:t>
        </w:r>
        <w:r w:rsidRPr="0024633A">
          <w:rPr>
            <w:rFonts w:cs="Tahoma"/>
            <w:szCs w:val="24"/>
          </w:rPr>
          <w:t>LTG-02-E-Lighting–MultiFamilyDwellings.docx</w:t>
        </w:r>
      </w:ins>
    </w:p>
    <w:p w14:paraId="7D373AE5" w14:textId="27055C2D" w:rsidR="008F1862" w:rsidRDefault="008F1862" w:rsidP="00095A1B">
      <w:pPr>
        <w:spacing w:after="0" w:line="240" w:lineRule="auto"/>
        <w:rPr>
          <w:ins w:id="7952" w:author="Haider Alhabibi" w:date="2022-01-30T18:05:00Z"/>
          <w:rFonts w:cs="Tahoma"/>
          <w:szCs w:val="24"/>
        </w:rPr>
      </w:pPr>
      <w:ins w:id="7953" w:author="Haider Alhabibi" w:date="2022-01-30T18:05:00Z">
        <w:r>
          <w:rPr>
            <w:rFonts w:cs="Tahoma"/>
            <w:szCs w:val="24"/>
          </w:rPr>
          <w:t>2022-LMCI-</w:t>
        </w:r>
        <w:r w:rsidRPr="0024633A">
          <w:rPr>
            <w:rFonts w:cs="Tahoma"/>
            <w:szCs w:val="24"/>
          </w:rPr>
          <w:t>MCH-01a-</w:t>
        </w:r>
        <w:r>
          <w:rPr>
            <w:rFonts w:cs="Tahoma"/>
            <w:szCs w:val="24"/>
          </w:rPr>
          <w:t>E-</w:t>
        </w:r>
        <w:r w:rsidRPr="0024633A">
          <w:rPr>
            <w:rFonts w:cs="Tahoma"/>
            <w:szCs w:val="24"/>
          </w:rPr>
          <w:t>SpaceConditioningSystem-Performance.docx</w:t>
        </w:r>
      </w:ins>
    </w:p>
    <w:p w14:paraId="70B76612" w14:textId="3B8A9323" w:rsidR="008F1862" w:rsidRPr="0024633A" w:rsidRDefault="008F1862" w:rsidP="008F1862">
      <w:pPr>
        <w:spacing w:after="0"/>
        <w:rPr>
          <w:ins w:id="7954" w:author="Haider Alhabibi" w:date="2022-01-30T18:06:00Z"/>
          <w:rFonts w:cs="Tahoma"/>
          <w:szCs w:val="24"/>
        </w:rPr>
      </w:pPr>
      <w:ins w:id="7955" w:author="Haider Alhabibi" w:date="2022-01-30T18:06:00Z">
        <w:r w:rsidRPr="0024633A">
          <w:rPr>
            <w:rFonts w:cs="Tahoma"/>
            <w:szCs w:val="24"/>
          </w:rPr>
          <w:t>20</w:t>
        </w:r>
        <w:r>
          <w:rPr>
            <w:rFonts w:cs="Tahoma"/>
            <w:szCs w:val="24"/>
          </w:rPr>
          <w:t>22</w:t>
        </w:r>
        <w:r w:rsidRPr="0024633A">
          <w:rPr>
            <w:rFonts w:cs="Tahoma"/>
            <w:szCs w:val="24"/>
          </w:rPr>
          <w:t>-</w:t>
        </w:r>
        <w:r>
          <w:rPr>
            <w:rFonts w:cs="Tahoma"/>
            <w:szCs w:val="24"/>
          </w:rPr>
          <w:t>LMCI</w:t>
        </w:r>
        <w:r w:rsidRPr="0024633A">
          <w:rPr>
            <w:rFonts w:cs="Tahoma"/>
            <w:szCs w:val="24"/>
          </w:rPr>
          <w:t>-MCH-01b-</w:t>
        </w:r>
        <w:r>
          <w:rPr>
            <w:rFonts w:cs="Tahoma"/>
            <w:szCs w:val="24"/>
          </w:rPr>
          <w:t>E-</w:t>
        </w:r>
        <w:r w:rsidRPr="0024633A">
          <w:rPr>
            <w:rFonts w:cs="Tahoma"/>
            <w:szCs w:val="24"/>
          </w:rPr>
          <w:t>SpaceConditioningSystem-PrescriptiveAlterations.docx</w:t>
        </w:r>
      </w:ins>
    </w:p>
    <w:p w14:paraId="42A5BA61" w14:textId="728CFFB4" w:rsidR="008F1862" w:rsidRPr="008F1862" w:rsidRDefault="008F1862" w:rsidP="008F1862">
      <w:pPr>
        <w:spacing w:after="0" w:line="240" w:lineRule="auto"/>
        <w:rPr>
          <w:ins w:id="7956" w:author="Haider Alhabibi" w:date="2022-01-30T18:06:00Z"/>
          <w:rFonts w:cs="Tahoma"/>
        </w:rPr>
      </w:pPr>
      <w:ins w:id="7957" w:author="Haider Alhabibi" w:date="2022-01-30T18:06:00Z">
        <w:r w:rsidRPr="008F1862">
          <w:rPr>
            <w:rFonts w:cs="Tahoma"/>
          </w:rPr>
          <w:t>2022-</w:t>
        </w:r>
        <w:r>
          <w:rPr>
            <w:rFonts w:cs="Tahoma"/>
          </w:rPr>
          <w:t>LMCI</w:t>
        </w:r>
        <w:r w:rsidRPr="008F1862">
          <w:rPr>
            <w:rFonts w:cs="Tahoma"/>
          </w:rPr>
          <w:t>-MCH-01c-E-SpaceConditioningSystem-PrescriptiveNCB.docx</w:t>
        </w:r>
      </w:ins>
    </w:p>
    <w:p w14:paraId="13AE00BE" w14:textId="17E2AB1C" w:rsidR="008F1862" w:rsidRDefault="008F1862" w:rsidP="008F1862">
      <w:pPr>
        <w:spacing w:after="0" w:line="240" w:lineRule="auto"/>
        <w:rPr>
          <w:ins w:id="7958" w:author="Author"/>
          <w:rFonts w:cs="Tahoma"/>
        </w:rPr>
      </w:pPr>
      <w:ins w:id="7959" w:author="Haider Alhabibi" w:date="2022-01-30T18:06:00Z">
        <w:r w:rsidRPr="008F1862">
          <w:rPr>
            <w:rFonts w:cs="Tahoma"/>
          </w:rPr>
          <w:t>2022-</w:t>
        </w:r>
        <w:r>
          <w:rPr>
            <w:rFonts w:cs="Tahoma"/>
          </w:rPr>
          <w:t>LMCI</w:t>
        </w:r>
        <w:r w:rsidRPr="008F1862">
          <w:rPr>
            <w:rFonts w:cs="Tahoma"/>
          </w:rPr>
          <w:t>-MCH-01d-E-SpaceConditioningSystem-Performance-E+A+A.docx</w:t>
        </w:r>
      </w:ins>
    </w:p>
    <w:p w14:paraId="6026C480" w14:textId="7770BD8B" w:rsidR="00095A1B" w:rsidDel="004042C9" w:rsidRDefault="00095A1B" w:rsidP="00095A1B">
      <w:pPr>
        <w:spacing w:after="0" w:line="240" w:lineRule="auto"/>
        <w:rPr>
          <w:ins w:id="7960" w:author="Author"/>
          <w:del w:id="7961" w:author="Author"/>
          <w:rFonts w:cs="Tahoma"/>
        </w:rPr>
      </w:pPr>
      <w:ins w:id="7962" w:author="Author">
        <w:del w:id="7963" w:author="Author">
          <w:r w:rsidDel="004042C9">
            <w:rPr>
              <w:rFonts w:cs="Tahoma"/>
            </w:rPr>
            <w:delText>2022-LMCI-LTS-E-Sign Lighting.xlsx</w:delText>
          </w:r>
        </w:del>
      </w:ins>
    </w:p>
    <w:p w14:paraId="59F67B0D" w14:textId="34B3B0F4" w:rsidR="008F7B89" w:rsidRPr="008F7B89" w:rsidRDefault="008F7B89" w:rsidP="008F7B89">
      <w:pPr>
        <w:spacing w:after="0" w:line="240" w:lineRule="auto"/>
        <w:rPr>
          <w:ins w:id="7964" w:author="Author"/>
          <w:rFonts w:cs="Tahoma"/>
        </w:rPr>
      </w:pPr>
      <w:ins w:id="7965" w:author="Author">
        <w:r w:rsidRPr="008F7B89">
          <w:rPr>
            <w:rFonts w:cs="Tahoma"/>
          </w:rPr>
          <w:t>2019-</w:t>
        </w:r>
        <w:r>
          <w:rPr>
            <w:rFonts w:cs="Tahoma"/>
          </w:rPr>
          <w:t>LMCI</w:t>
        </w:r>
        <w:r w:rsidRPr="008F7B89">
          <w:rPr>
            <w:rFonts w:cs="Tahoma"/>
          </w:rPr>
          <w:t>-MCH-20a-</w:t>
        </w:r>
      </w:ins>
      <w:ins w:id="7966" w:author="Haider Alhabibi" w:date="2022-01-30T18:14:00Z">
        <w:r w:rsidR="008F1862">
          <w:rPr>
            <w:rFonts w:cs="Tahoma"/>
          </w:rPr>
          <w:t>H-</w:t>
        </w:r>
      </w:ins>
      <w:ins w:id="7967" w:author="Author">
        <w:r w:rsidRPr="008F7B89">
          <w:rPr>
            <w:rFonts w:cs="Tahoma"/>
          </w:rPr>
          <w:t>DuctLeakageTest-NewConst.docx</w:t>
        </w:r>
      </w:ins>
    </w:p>
    <w:p w14:paraId="5FDB957C" w14:textId="57F2F08E" w:rsidR="008F7B89" w:rsidRPr="008F7B89" w:rsidRDefault="008F7B89" w:rsidP="008F7B89">
      <w:pPr>
        <w:spacing w:after="0" w:line="240" w:lineRule="auto"/>
        <w:rPr>
          <w:ins w:id="7968" w:author="Author"/>
          <w:rFonts w:cs="Tahoma"/>
        </w:rPr>
      </w:pPr>
      <w:ins w:id="7969" w:author="Author">
        <w:r w:rsidRPr="008F7B89">
          <w:rPr>
            <w:rFonts w:cs="Tahoma"/>
          </w:rPr>
          <w:t>2019-</w:t>
        </w:r>
        <w:r>
          <w:rPr>
            <w:rFonts w:cs="Tahoma"/>
          </w:rPr>
          <w:t>LMCI</w:t>
        </w:r>
        <w:r w:rsidRPr="008F7B89">
          <w:rPr>
            <w:rFonts w:cs="Tahoma"/>
          </w:rPr>
          <w:t>-MCH-20b-</w:t>
        </w:r>
      </w:ins>
      <w:ins w:id="7970" w:author="Haider Alhabibi" w:date="2022-01-30T18:14:00Z">
        <w:r w:rsidR="008F1862">
          <w:rPr>
            <w:rFonts w:cs="Tahoma"/>
          </w:rPr>
          <w:t>H-</w:t>
        </w:r>
      </w:ins>
      <w:ins w:id="7971" w:author="Author">
        <w:r w:rsidRPr="008F7B89">
          <w:rPr>
            <w:rFonts w:cs="Tahoma"/>
          </w:rPr>
          <w:t>DuctLeakage-LLDCS.docx</w:t>
        </w:r>
      </w:ins>
    </w:p>
    <w:p w14:paraId="0602A83E" w14:textId="00D60E95" w:rsidR="008F7B89" w:rsidRPr="008F7B89" w:rsidRDefault="008F7B89" w:rsidP="008F7B89">
      <w:pPr>
        <w:spacing w:after="0" w:line="240" w:lineRule="auto"/>
        <w:rPr>
          <w:ins w:id="7972" w:author="Author"/>
          <w:rFonts w:cs="Tahoma"/>
        </w:rPr>
      </w:pPr>
      <w:ins w:id="7973" w:author="Author">
        <w:r w:rsidRPr="008F7B89">
          <w:rPr>
            <w:rFonts w:cs="Tahoma"/>
          </w:rPr>
          <w:t>2019-</w:t>
        </w:r>
        <w:r>
          <w:rPr>
            <w:rFonts w:cs="Tahoma"/>
          </w:rPr>
          <w:t>LMCI</w:t>
        </w:r>
        <w:r w:rsidRPr="008F7B89">
          <w:rPr>
            <w:rFonts w:cs="Tahoma"/>
          </w:rPr>
          <w:t>-MCH-20c-</w:t>
        </w:r>
      </w:ins>
      <w:ins w:id="7974" w:author="Haider Alhabibi" w:date="2022-01-30T18:14:00Z">
        <w:r w:rsidR="008F1862">
          <w:rPr>
            <w:rFonts w:cs="Tahoma"/>
          </w:rPr>
          <w:t>H-</w:t>
        </w:r>
      </w:ins>
      <w:ins w:id="7975" w:author="Author">
        <w:r w:rsidRPr="008F7B89">
          <w:rPr>
            <w:rFonts w:cs="Tahoma"/>
          </w:rPr>
          <w:t>DuctLeakage-LLAHU.docx</w:t>
        </w:r>
      </w:ins>
    </w:p>
    <w:p w14:paraId="2EFCFF1B" w14:textId="4DCFC3A7" w:rsidR="008F7B89" w:rsidRPr="008F7B89" w:rsidRDefault="008F7B89" w:rsidP="008F7B89">
      <w:pPr>
        <w:spacing w:after="0" w:line="240" w:lineRule="auto"/>
        <w:rPr>
          <w:ins w:id="7976" w:author="Author"/>
          <w:rFonts w:cs="Tahoma"/>
        </w:rPr>
      </w:pPr>
      <w:ins w:id="7977" w:author="Author">
        <w:r w:rsidRPr="008F7B89">
          <w:rPr>
            <w:rFonts w:cs="Tahoma"/>
          </w:rPr>
          <w:t>2019-</w:t>
        </w:r>
        <w:r>
          <w:rPr>
            <w:rFonts w:cs="Tahoma"/>
          </w:rPr>
          <w:t>LMCI</w:t>
        </w:r>
        <w:r w:rsidRPr="008F7B89">
          <w:rPr>
            <w:rFonts w:cs="Tahoma"/>
          </w:rPr>
          <w:t>-MCH-20d-</w:t>
        </w:r>
      </w:ins>
      <w:ins w:id="7978" w:author="Haider Alhabibi" w:date="2022-01-30T18:14:00Z">
        <w:r w:rsidR="008F1862">
          <w:rPr>
            <w:rFonts w:cs="Tahoma"/>
          </w:rPr>
          <w:t>H-</w:t>
        </w:r>
      </w:ins>
      <w:ins w:id="7979" w:author="Author">
        <w:r w:rsidRPr="008F7B89">
          <w:rPr>
            <w:rFonts w:cs="Tahoma"/>
          </w:rPr>
          <w:t>DuctLeakageTest-ExistingConst.docx</w:t>
        </w:r>
      </w:ins>
    </w:p>
    <w:p w14:paraId="42D2BC93" w14:textId="0E9D1EFD" w:rsidR="008F7B89" w:rsidRDefault="008F7B89" w:rsidP="008F7B89">
      <w:pPr>
        <w:spacing w:after="0" w:line="240" w:lineRule="auto"/>
        <w:rPr>
          <w:ins w:id="7980" w:author="Author"/>
          <w:rFonts w:cs="Tahoma"/>
        </w:rPr>
      </w:pPr>
      <w:ins w:id="7981" w:author="Author">
        <w:r w:rsidRPr="008F7B89">
          <w:rPr>
            <w:rFonts w:cs="Tahoma"/>
          </w:rPr>
          <w:t>2019-</w:t>
        </w:r>
        <w:r>
          <w:rPr>
            <w:rFonts w:cs="Tahoma"/>
          </w:rPr>
          <w:t>LMCI</w:t>
        </w:r>
        <w:r w:rsidRPr="008F7B89">
          <w:rPr>
            <w:rFonts w:cs="Tahoma"/>
          </w:rPr>
          <w:t>-MCH-20e-</w:t>
        </w:r>
      </w:ins>
      <w:ins w:id="7982" w:author="Haider Alhabibi" w:date="2022-01-30T18:14:00Z">
        <w:r w:rsidR="008F1862">
          <w:rPr>
            <w:rFonts w:cs="Tahoma"/>
          </w:rPr>
          <w:t>H-</w:t>
        </w:r>
      </w:ins>
      <w:ins w:id="7983" w:author="Author">
        <w:r w:rsidRPr="008F7B89">
          <w:rPr>
            <w:rFonts w:cs="Tahoma"/>
          </w:rPr>
          <w:t>DuctleakageTest-</w:t>
        </w:r>
        <w:del w:id="7984" w:author="Alhabibi, Haider@Energy" w:date="2022-03-17T14:50:00Z">
          <w:r w:rsidRPr="008F7B89" w:rsidDel="00CA7BE6">
            <w:rPr>
              <w:rFonts w:cs="Tahoma"/>
            </w:rPr>
            <w:delText>SealingAccesibleLeaks</w:delText>
          </w:r>
        </w:del>
        <w:r w:rsidRPr="008F7B89">
          <w:rPr>
            <w:rFonts w:cs="Tahoma"/>
          </w:rPr>
          <w:t>SealingAccesibleLeaks.docx</w:t>
        </w:r>
      </w:ins>
    </w:p>
    <w:p w14:paraId="4EBD9A49" w14:textId="03934107" w:rsidR="00095A1B" w:rsidRDefault="00095A1B" w:rsidP="00095A1B">
      <w:pPr>
        <w:spacing w:after="0" w:line="240" w:lineRule="auto"/>
        <w:rPr>
          <w:ins w:id="7985" w:author="Author"/>
          <w:rFonts w:cs="Tahoma"/>
        </w:rPr>
      </w:pPr>
      <w:ins w:id="7986" w:author="Author">
        <w:r>
          <w:rPr>
            <w:rFonts w:cs="Tahoma"/>
          </w:rPr>
          <w:t>2022-LMCI-MCH-21-H-Duct Location.docx</w:t>
        </w:r>
      </w:ins>
    </w:p>
    <w:p w14:paraId="69D1FBCD" w14:textId="59ED8308" w:rsidR="008F7B89" w:rsidRPr="008F7B89" w:rsidRDefault="008F7B89" w:rsidP="008F7B89">
      <w:pPr>
        <w:spacing w:after="0" w:line="240" w:lineRule="auto"/>
        <w:rPr>
          <w:ins w:id="7987" w:author="Author"/>
          <w:rFonts w:cs="Tahoma"/>
        </w:rPr>
      </w:pPr>
      <w:ins w:id="7988" w:author="Author">
        <w:r w:rsidRPr="008F7B89">
          <w:rPr>
            <w:rFonts w:cs="Tahoma"/>
          </w:rPr>
          <w:t>20</w:t>
        </w:r>
        <w:r>
          <w:rPr>
            <w:rFonts w:cs="Tahoma"/>
          </w:rPr>
          <w:t>22</w:t>
        </w:r>
        <w:r w:rsidRPr="008F7B89">
          <w:rPr>
            <w:rFonts w:cs="Tahoma"/>
          </w:rPr>
          <w:t>-</w:t>
        </w:r>
        <w:r>
          <w:rPr>
            <w:rFonts w:cs="Tahoma"/>
          </w:rPr>
          <w:t>LMCI</w:t>
        </w:r>
        <w:r w:rsidRPr="008F7B89">
          <w:rPr>
            <w:rFonts w:cs="Tahoma"/>
          </w:rPr>
          <w:t>-MCH-22a-</w:t>
        </w:r>
      </w:ins>
      <w:ins w:id="7989" w:author="Haider Alhabibi" w:date="2022-01-30T18:14:00Z">
        <w:r w:rsidR="008F1862">
          <w:rPr>
            <w:rFonts w:cs="Tahoma"/>
          </w:rPr>
          <w:t>H-</w:t>
        </w:r>
      </w:ins>
      <w:ins w:id="7990" w:author="Author">
        <w:r w:rsidRPr="008F7B89">
          <w:rPr>
            <w:rFonts w:cs="Tahoma"/>
          </w:rPr>
          <w:t>FanEfficacy-AllZonesCallingOnly.docx</w:t>
        </w:r>
      </w:ins>
    </w:p>
    <w:p w14:paraId="37B5C535" w14:textId="3AED7DA4" w:rsidR="008F7B89" w:rsidRPr="008F7B89" w:rsidRDefault="008F7B89" w:rsidP="008F7B89">
      <w:pPr>
        <w:spacing w:after="0" w:line="240" w:lineRule="auto"/>
        <w:rPr>
          <w:ins w:id="7991" w:author="Author"/>
          <w:rFonts w:cs="Tahoma"/>
        </w:rPr>
      </w:pPr>
      <w:ins w:id="7992" w:author="Author">
        <w:r w:rsidRPr="008F7B89">
          <w:rPr>
            <w:rFonts w:cs="Tahoma"/>
          </w:rPr>
          <w:t>20</w:t>
        </w:r>
        <w:r>
          <w:rPr>
            <w:rFonts w:cs="Tahoma"/>
          </w:rPr>
          <w:t>22</w:t>
        </w:r>
        <w:r w:rsidRPr="008F7B89">
          <w:rPr>
            <w:rFonts w:cs="Tahoma"/>
          </w:rPr>
          <w:t>-</w:t>
        </w:r>
        <w:r>
          <w:rPr>
            <w:rFonts w:cs="Tahoma"/>
          </w:rPr>
          <w:t>LMCI</w:t>
        </w:r>
        <w:r w:rsidRPr="008F7B89">
          <w:rPr>
            <w:rFonts w:cs="Tahoma"/>
          </w:rPr>
          <w:t>-MCH-22b-</w:t>
        </w:r>
      </w:ins>
      <w:ins w:id="7993" w:author="Haider Alhabibi" w:date="2022-01-30T18:14:00Z">
        <w:r w:rsidR="008F1862">
          <w:rPr>
            <w:rFonts w:cs="Tahoma"/>
          </w:rPr>
          <w:t>H-</w:t>
        </w:r>
      </w:ins>
      <w:ins w:id="7994" w:author="Author">
        <w:r w:rsidRPr="008F7B89">
          <w:rPr>
            <w:rFonts w:cs="Tahoma"/>
          </w:rPr>
          <w:t>FanEfficacy-EveryZonalControlMode.docx</w:t>
        </w:r>
      </w:ins>
    </w:p>
    <w:p w14:paraId="535B6502" w14:textId="613968D6" w:rsidR="008F7B89" w:rsidRPr="008F7B89" w:rsidRDefault="008F7B89" w:rsidP="008F7B89">
      <w:pPr>
        <w:spacing w:after="0" w:line="240" w:lineRule="auto"/>
        <w:rPr>
          <w:ins w:id="7995" w:author="Author"/>
          <w:rFonts w:cs="Tahoma"/>
        </w:rPr>
      </w:pPr>
      <w:ins w:id="7996" w:author="Author">
        <w:r w:rsidRPr="008F7B89">
          <w:rPr>
            <w:rFonts w:cs="Tahoma"/>
          </w:rPr>
          <w:t>20</w:t>
        </w:r>
        <w:r>
          <w:rPr>
            <w:rFonts w:cs="Tahoma"/>
          </w:rPr>
          <w:t>22</w:t>
        </w:r>
        <w:r w:rsidRPr="008F7B89">
          <w:rPr>
            <w:rFonts w:cs="Tahoma"/>
          </w:rPr>
          <w:t>-</w:t>
        </w:r>
        <w:r>
          <w:rPr>
            <w:rFonts w:cs="Tahoma"/>
          </w:rPr>
          <w:t>LMCI</w:t>
        </w:r>
        <w:r w:rsidRPr="008F7B89">
          <w:rPr>
            <w:rFonts w:cs="Tahoma"/>
          </w:rPr>
          <w:t>-MCH-22c-</w:t>
        </w:r>
      </w:ins>
      <w:ins w:id="7997" w:author="Haider Alhabibi" w:date="2022-01-30T18:14:00Z">
        <w:r w:rsidR="008F1862">
          <w:rPr>
            <w:rFonts w:cs="Tahoma"/>
          </w:rPr>
          <w:t>H-</w:t>
        </w:r>
      </w:ins>
      <w:ins w:id="7998" w:author="Author">
        <w:r w:rsidRPr="008F7B89">
          <w:rPr>
            <w:rFonts w:cs="Tahoma"/>
          </w:rPr>
          <w:t>FanEfficacy-AllZonesCallingOnly-WithCFVCS.docx</w:t>
        </w:r>
      </w:ins>
    </w:p>
    <w:p w14:paraId="743EE6FF" w14:textId="78338A23" w:rsidR="008F7B89" w:rsidRPr="008F7B89" w:rsidRDefault="008F7B89" w:rsidP="008F7B89">
      <w:pPr>
        <w:spacing w:after="0" w:line="240" w:lineRule="auto"/>
        <w:rPr>
          <w:ins w:id="7999" w:author="Author"/>
          <w:rFonts w:cs="Tahoma"/>
        </w:rPr>
      </w:pPr>
      <w:ins w:id="8000" w:author="Author">
        <w:r w:rsidRPr="008F7B89">
          <w:rPr>
            <w:rFonts w:cs="Tahoma"/>
          </w:rPr>
          <w:t>20</w:t>
        </w:r>
        <w:r>
          <w:rPr>
            <w:rFonts w:cs="Tahoma"/>
          </w:rPr>
          <w:t>22</w:t>
        </w:r>
        <w:r w:rsidRPr="008F7B89">
          <w:rPr>
            <w:rFonts w:cs="Tahoma"/>
          </w:rPr>
          <w:t>-</w:t>
        </w:r>
        <w:r>
          <w:rPr>
            <w:rFonts w:cs="Tahoma"/>
          </w:rPr>
          <w:t>LMCI</w:t>
        </w:r>
        <w:r w:rsidRPr="008F7B89">
          <w:rPr>
            <w:rFonts w:cs="Tahoma"/>
          </w:rPr>
          <w:t>-MCH-22d-</w:t>
        </w:r>
      </w:ins>
      <w:ins w:id="8001" w:author="Haider Alhabibi" w:date="2022-01-30T18:14:00Z">
        <w:r w:rsidR="008F1862">
          <w:rPr>
            <w:rFonts w:cs="Tahoma"/>
          </w:rPr>
          <w:t>H-</w:t>
        </w:r>
      </w:ins>
      <w:ins w:id="8002" w:author="Author">
        <w:r w:rsidRPr="008F7B89">
          <w:rPr>
            <w:rFonts w:cs="Tahoma"/>
          </w:rPr>
          <w:t>FanEfficacy-EveryZonalControlMode-WithCFVCS.docx</w:t>
        </w:r>
      </w:ins>
    </w:p>
    <w:p w14:paraId="2C30CCB5" w14:textId="6244970A" w:rsidR="008F7B89" w:rsidRPr="008F7B89" w:rsidRDefault="008F7B89" w:rsidP="008F7B89">
      <w:pPr>
        <w:spacing w:after="0" w:line="240" w:lineRule="auto"/>
        <w:rPr>
          <w:ins w:id="8003" w:author="Author"/>
          <w:rFonts w:cs="Tahoma"/>
        </w:rPr>
      </w:pPr>
      <w:ins w:id="8004" w:author="Author">
        <w:r w:rsidRPr="008F7B89">
          <w:rPr>
            <w:rFonts w:cs="Tahoma"/>
          </w:rPr>
          <w:t>20</w:t>
        </w:r>
        <w:r>
          <w:rPr>
            <w:rFonts w:cs="Tahoma"/>
          </w:rPr>
          <w:t>22</w:t>
        </w:r>
        <w:r w:rsidRPr="008F7B89">
          <w:rPr>
            <w:rFonts w:cs="Tahoma"/>
          </w:rPr>
          <w:t>-</w:t>
        </w:r>
        <w:r>
          <w:rPr>
            <w:rFonts w:cs="Tahoma"/>
          </w:rPr>
          <w:t>LMCI</w:t>
        </w:r>
        <w:r w:rsidRPr="008F7B89">
          <w:rPr>
            <w:rFonts w:cs="Tahoma"/>
          </w:rPr>
          <w:t>-MCH-23a-</w:t>
        </w:r>
      </w:ins>
      <w:ins w:id="8005" w:author="Haider Alhabibi" w:date="2022-01-30T18:14:00Z">
        <w:r w:rsidR="008F1862">
          <w:rPr>
            <w:rFonts w:cs="Tahoma"/>
          </w:rPr>
          <w:t>H-</w:t>
        </w:r>
      </w:ins>
      <w:ins w:id="8006" w:author="Author">
        <w:r w:rsidRPr="008F7B89">
          <w:rPr>
            <w:rFonts w:cs="Tahoma"/>
          </w:rPr>
          <w:t>AirflowRate-AllZonesCallingOnly.docx</w:t>
        </w:r>
      </w:ins>
    </w:p>
    <w:p w14:paraId="672A1032" w14:textId="04CF9869" w:rsidR="008F7B89" w:rsidRPr="008F7B89" w:rsidRDefault="008F7B89" w:rsidP="008F7B89">
      <w:pPr>
        <w:spacing w:after="0" w:line="240" w:lineRule="auto"/>
        <w:rPr>
          <w:ins w:id="8007" w:author="Author"/>
          <w:rFonts w:cs="Tahoma"/>
        </w:rPr>
      </w:pPr>
      <w:ins w:id="8008" w:author="Author">
        <w:r w:rsidRPr="008F7B89">
          <w:rPr>
            <w:rFonts w:cs="Tahoma"/>
          </w:rPr>
          <w:t>20</w:t>
        </w:r>
        <w:r>
          <w:rPr>
            <w:rFonts w:cs="Tahoma"/>
          </w:rPr>
          <w:t>22</w:t>
        </w:r>
        <w:r w:rsidRPr="008F7B89">
          <w:rPr>
            <w:rFonts w:cs="Tahoma"/>
          </w:rPr>
          <w:t>-</w:t>
        </w:r>
        <w:r>
          <w:rPr>
            <w:rFonts w:cs="Tahoma"/>
          </w:rPr>
          <w:t>LMCI</w:t>
        </w:r>
        <w:r w:rsidRPr="008F7B89">
          <w:rPr>
            <w:rFonts w:cs="Tahoma"/>
          </w:rPr>
          <w:t>-MCH-23b-</w:t>
        </w:r>
      </w:ins>
      <w:ins w:id="8009" w:author="Haider Alhabibi" w:date="2022-01-30T18:14:00Z">
        <w:r w:rsidR="008F1862">
          <w:rPr>
            <w:rFonts w:cs="Tahoma"/>
          </w:rPr>
          <w:t>H-</w:t>
        </w:r>
      </w:ins>
      <w:ins w:id="8010" w:author="Author">
        <w:r w:rsidRPr="008F7B89">
          <w:rPr>
            <w:rFonts w:cs="Tahoma"/>
          </w:rPr>
          <w:t>AirflowRate-EveryZonalControlMode.docx</w:t>
        </w:r>
      </w:ins>
    </w:p>
    <w:p w14:paraId="53BC4334" w14:textId="1D0CE8C0" w:rsidR="008F7B89" w:rsidRPr="008F7B89" w:rsidRDefault="008F7B89" w:rsidP="008F7B89">
      <w:pPr>
        <w:spacing w:after="0" w:line="240" w:lineRule="auto"/>
        <w:rPr>
          <w:ins w:id="8011" w:author="Author"/>
          <w:rFonts w:cs="Tahoma"/>
        </w:rPr>
      </w:pPr>
      <w:ins w:id="8012" w:author="Author">
        <w:r w:rsidRPr="008F7B89">
          <w:rPr>
            <w:rFonts w:cs="Tahoma"/>
          </w:rPr>
          <w:t>20</w:t>
        </w:r>
        <w:r>
          <w:rPr>
            <w:rFonts w:cs="Tahoma"/>
          </w:rPr>
          <w:t>22</w:t>
        </w:r>
        <w:r w:rsidRPr="008F7B89">
          <w:rPr>
            <w:rFonts w:cs="Tahoma"/>
          </w:rPr>
          <w:t>-</w:t>
        </w:r>
        <w:r>
          <w:rPr>
            <w:rFonts w:cs="Tahoma"/>
          </w:rPr>
          <w:t>LMCI</w:t>
        </w:r>
        <w:r w:rsidRPr="008F7B89">
          <w:rPr>
            <w:rFonts w:cs="Tahoma"/>
          </w:rPr>
          <w:t>-MCH-23c-</w:t>
        </w:r>
      </w:ins>
      <w:ins w:id="8013" w:author="Haider Alhabibi" w:date="2022-01-30T18:14:00Z">
        <w:r w:rsidR="008F1862">
          <w:rPr>
            <w:rFonts w:cs="Tahoma"/>
          </w:rPr>
          <w:t>H-</w:t>
        </w:r>
      </w:ins>
      <w:ins w:id="8014" w:author="Author">
        <w:r w:rsidRPr="008F7B89">
          <w:rPr>
            <w:rFonts w:cs="Tahoma"/>
          </w:rPr>
          <w:t>AirflowRate-BestThatIcanDo.docx</w:t>
        </w:r>
      </w:ins>
    </w:p>
    <w:p w14:paraId="786AF116" w14:textId="1094D397" w:rsidR="008F7B89" w:rsidRPr="008F7B89" w:rsidRDefault="008F7B89" w:rsidP="008F7B89">
      <w:pPr>
        <w:spacing w:after="0" w:line="240" w:lineRule="auto"/>
        <w:rPr>
          <w:ins w:id="8015" w:author="Author"/>
          <w:rFonts w:cs="Tahoma"/>
        </w:rPr>
      </w:pPr>
      <w:ins w:id="8016" w:author="Author">
        <w:r w:rsidRPr="008F7B89">
          <w:rPr>
            <w:rFonts w:cs="Tahoma"/>
          </w:rPr>
          <w:t>20</w:t>
        </w:r>
        <w:r>
          <w:rPr>
            <w:rFonts w:cs="Tahoma"/>
          </w:rPr>
          <w:t>22</w:t>
        </w:r>
        <w:r w:rsidRPr="008F7B89">
          <w:rPr>
            <w:rFonts w:cs="Tahoma"/>
          </w:rPr>
          <w:t>-</w:t>
        </w:r>
        <w:r>
          <w:rPr>
            <w:rFonts w:cs="Tahoma"/>
          </w:rPr>
          <w:t>LMCI</w:t>
        </w:r>
        <w:r w:rsidRPr="008F7B89">
          <w:rPr>
            <w:rFonts w:cs="Tahoma"/>
          </w:rPr>
          <w:t>-MCH-23d-</w:t>
        </w:r>
      </w:ins>
      <w:ins w:id="8017" w:author="Haider Alhabibi" w:date="2022-01-30T18:14:00Z">
        <w:r w:rsidR="008F1862">
          <w:rPr>
            <w:rFonts w:cs="Tahoma"/>
          </w:rPr>
          <w:t>H-</w:t>
        </w:r>
      </w:ins>
      <w:ins w:id="8018" w:author="Author">
        <w:r w:rsidRPr="008F7B89">
          <w:rPr>
            <w:rFonts w:cs="Tahoma"/>
          </w:rPr>
          <w:t>AirflowRate-MeasurementOnly-AllZonesCallingOnly.docx</w:t>
        </w:r>
      </w:ins>
    </w:p>
    <w:p w14:paraId="39AFD8F8" w14:textId="0666C4CC" w:rsidR="008F7B89" w:rsidRPr="008F7B89" w:rsidRDefault="008F7B89" w:rsidP="008F7B89">
      <w:pPr>
        <w:spacing w:after="0" w:line="240" w:lineRule="auto"/>
        <w:rPr>
          <w:ins w:id="8019" w:author="Author"/>
          <w:rFonts w:cs="Tahoma"/>
        </w:rPr>
      </w:pPr>
      <w:ins w:id="8020" w:author="Author">
        <w:r w:rsidRPr="008F7B89">
          <w:rPr>
            <w:rFonts w:cs="Tahoma"/>
          </w:rPr>
          <w:t>20</w:t>
        </w:r>
        <w:r>
          <w:rPr>
            <w:rFonts w:cs="Tahoma"/>
          </w:rPr>
          <w:t>22</w:t>
        </w:r>
        <w:r w:rsidRPr="008F7B89">
          <w:rPr>
            <w:rFonts w:cs="Tahoma"/>
          </w:rPr>
          <w:t>-</w:t>
        </w:r>
        <w:r>
          <w:rPr>
            <w:rFonts w:cs="Tahoma"/>
          </w:rPr>
          <w:t>LMCI</w:t>
        </w:r>
        <w:r w:rsidRPr="008F7B89">
          <w:rPr>
            <w:rFonts w:cs="Tahoma"/>
          </w:rPr>
          <w:t>-MCH-23e-</w:t>
        </w:r>
      </w:ins>
      <w:ins w:id="8021" w:author="Haider Alhabibi" w:date="2022-01-30T18:14:00Z">
        <w:r w:rsidR="008F1862">
          <w:rPr>
            <w:rFonts w:cs="Tahoma"/>
          </w:rPr>
          <w:t>H-</w:t>
        </w:r>
      </w:ins>
      <w:ins w:id="8022" w:author="Author">
        <w:r w:rsidRPr="008F7B89">
          <w:rPr>
            <w:rFonts w:cs="Tahoma"/>
          </w:rPr>
          <w:t>AirflowRate-AllZonesCallingOnly-WithCFVCS.docx</w:t>
        </w:r>
      </w:ins>
    </w:p>
    <w:p w14:paraId="2A23853A" w14:textId="078300E9" w:rsidR="008F7B89" w:rsidRPr="008F7B89" w:rsidRDefault="008F7B89" w:rsidP="008F7B89">
      <w:pPr>
        <w:spacing w:after="0" w:line="240" w:lineRule="auto"/>
        <w:rPr>
          <w:ins w:id="8023" w:author="Author"/>
          <w:rFonts w:cs="Tahoma"/>
        </w:rPr>
      </w:pPr>
      <w:ins w:id="8024" w:author="Author">
        <w:r w:rsidRPr="008F7B89">
          <w:rPr>
            <w:rFonts w:cs="Tahoma"/>
          </w:rPr>
          <w:t>20</w:t>
        </w:r>
        <w:r>
          <w:rPr>
            <w:rFonts w:cs="Tahoma"/>
          </w:rPr>
          <w:t>22</w:t>
        </w:r>
        <w:r w:rsidRPr="008F7B89">
          <w:rPr>
            <w:rFonts w:cs="Tahoma"/>
          </w:rPr>
          <w:t>-</w:t>
        </w:r>
        <w:r>
          <w:rPr>
            <w:rFonts w:cs="Tahoma"/>
          </w:rPr>
          <w:t>LMCI</w:t>
        </w:r>
        <w:r w:rsidRPr="008F7B89">
          <w:rPr>
            <w:rFonts w:cs="Tahoma"/>
          </w:rPr>
          <w:t>-MCH-23f-</w:t>
        </w:r>
      </w:ins>
      <w:ins w:id="8025" w:author="Haider Alhabibi" w:date="2022-01-30T18:15:00Z">
        <w:r w:rsidR="008F1862">
          <w:rPr>
            <w:rFonts w:cs="Tahoma"/>
          </w:rPr>
          <w:t>H-</w:t>
        </w:r>
      </w:ins>
      <w:ins w:id="8026" w:author="Author">
        <w:r w:rsidRPr="008F7B89">
          <w:rPr>
            <w:rFonts w:cs="Tahoma"/>
          </w:rPr>
          <w:t>AirflowRate-EveryZonalControlMode-WithCFVCS.docx</w:t>
        </w:r>
      </w:ins>
    </w:p>
    <w:p w14:paraId="2FBAC176" w14:textId="285F6BF0" w:rsidR="008F7B89" w:rsidRPr="008F7B89" w:rsidRDefault="008F7B89" w:rsidP="008F7B89">
      <w:pPr>
        <w:spacing w:after="0" w:line="240" w:lineRule="auto"/>
        <w:rPr>
          <w:ins w:id="8027" w:author="Author"/>
          <w:rFonts w:cs="Tahoma"/>
        </w:rPr>
      </w:pPr>
      <w:ins w:id="8028" w:author="Author">
        <w:r w:rsidRPr="008F7B89">
          <w:rPr>
            <w:rFonts w:cs="Tahoma"/>
          </w:rPr>
          <w:t>20</w:t>
        </w:r>
        <w:r>
          <w:rPr>
            <w:rFonts w:cs="Tahoma"/>
          </w:rPr>
          <w:t>22</w:t>
        </w:r>
        <w:r w:rsidRPr="008F7B89">
          <w:rPr>
            <w:rFonts w:cs="Tahoma"/>
          </w:rPr>
          <w:t>-</w:t>
        </w:r>
        <w:r>
          <w:rPr>
            <w:rFonts w:cs="Tahoma"/>
          </w:rPr>
          <w:t>LMCI</w:t>
        </w:r>
        <w:r w:rsidRPr="008F7B89">
          <w:rPr>
            <w:rFonts w:cs="Tahoma"/>
          </w:rPr>
          <w:t>-MCH-24a-</w:t>
        </w:r>
      </w:ins>
      <w:ins w:id="8029" w:author="Haider Alhabibi" w:date="2022-01-30T18:15:00Z">
        <w:r w:rsidR="008F1862">
          <w:rPr>
            <w:rFonts w:cs="Tahoma"/>
          </w:rPr>
          <w:t>H-</w:t>
        </w:r>
      </w:ins>
      <w:ins w:id="8030" w:author="Author">
        <w:r w:rsidRPr="008F7B89">
          <w:rPr>
            <w:rFonts w:cs="Tahoma"/>
          </w:rPr>
          <w:t>EnclosureAirLeakageWorksheet-SinglePointTest-Manual Meter.docx</w:t>
        </w:r>
      </w:ins>
    </w:p>
    <w:p w14:paraId="2A9C98F8" w14:textId="3616CA8F" w:rsidR="008F7B89" w:rsidRPr="008F7B89" w:rsidRDefault="008F7B89" w:rsidP="008F7B89">
      <w:pPr>
        <w:spacing w:after="0" w:line="240" w:lineRule="auto"/>
        <w:rPr>
          <w:ins w:id="8031" w:author="Author"/>
          <w:rFonts w:cs="Tahoma"/>
        </w:rPr>
      </w:pPr>
      <w:ins w:id="8032" w:author="Author">
        <w:r w:rsidRPr="008F7B89">
          <w:rPr>
            <w:rFonts w:cs="Tahoma"/>
          </w:rPr>
          <w:t>20</w:t>
        </w:r>
        <w:r>
          <w:rPr>
            <w:rFonts w:cs="Tahoma"/>
          </w:rPr>
          <w:t>22</w:t>
        </w:r>
        <w:r w:rsidRPr="008F7B89">
          <w:rPr>
            <w:rFonts w:cs="Tahoma"/>
          </w:rPr>
          <w:t>-</w:t>
        </w:r>
        <w:r>
          <w:rPr>
            <w:rFonts w:cs="Tahoma"/>
          </w:rPr>
          <w:t>LMCI</w:t>
        </w:r>
        <w:r w:rsidRPr="008F7B89">
          <w:rPr>
            <w:rFonts w:cs="Tahoma"/>
          </w:rPr>
          <w:t>-MCH-24b-</w:t>
        </w:r>
      </w:ins>
      <w:ins w:id="8033" w:author="Haider Alhabibi" w:date="2022-01-30T18:15:00Z">
        <w:r w:rsidR="008F1862">
          <w:rPr>
            <w:rFonts w:cs="Tahoma"/>
          </w:rPr>
          <w:t>H-</w:t>
        </w:r>
      </w:ins>
      <w:ins w:id="8034" w:author="Author">
        <w:r w:rsidRPr="008F7B89">
          <w:rPr>
            <w:rFonts w:cs="Tahoma"/>
          </w:rPr>
          <w:t>EnclosureAirLeakageWorksheet-SinglePointTest-Automatic Meter.docx</w:t>
        </w:r>
      </w:ins>
    </w:p>
    <w:p w14:paraId="4CFF6F02" w14:textId="67EFF5EF" w:rsidR="008F7B89" w:rsidRPr="008F7B89" w:rsidRDefault="008F7B89" w:rsidP="008F7B89">
      <w:pPr>
        <w:spacing w:after="0" w:line="240" w:lineRule="auto"/>
        <w:rPr>
          <w:ins w:id="8035" w:author="Author"/>
          <w:rFonts w:cs="Tahoma"/>
        </w:rPr>
      </w:pPr>
      <w:ins w:id="8036" w:author="Author">
        <w:r w:rsidRPr="008F7B89">
          <w:rPr>
            <w:rFonts w:cs="Tahoma"/>
          </w:rPr>
          <w:t>20</w:t>
        </w:r>
        <w:r>
          <w:rPr>
            <w:rFonts w:cs="Tahoma"/>
          </w:rPr>
          <w:t>22</w:t>
        </w:r>
        <w:r w:rsidRPr="008F7B89">
          <w:rPr>
            <w:rFonts w:cs="Tahoma"/>
          </w:rPr>
          <w:t>-</w:t>
        </w:r>
        <w:r>
          <w:rPr>
            <w:rFonts w:cs="Tahoma"/>
          </w:rPr>
          <w:t>LMCI</w:t>
        </w:r>
        <w:r w:rsidRPr="008F7B89">
          <w:rPr>
            <w:rFonts w:cs="Tahoma"/>
          </w:rPr>
          <w:t>-MCH-25a-</w:t>
        </w:r>
      </w:ins>
      <w:ins w:id="8037" w:author="Haider Alhabibi" w:date="2022-01-30T18:15:00Z">
        <w:r w:rsidR="008F1862">
          <w:rPr>
            <w:rFonts w:cs="Tahoma"/>
          </w:rPr>
          <w:t>H-</w:t>
        </w:r>
      </w:ins>
      <w:ins w:id="8038" w:author="Author">
        <w:r w:rsidRPr="008F7B89">
          <w:rPr>
            <w:rFonts w:cs="Tahoma"/>
          </w:rPr>
          <w:t>RefrigerantCharge-Superheat.docx</w:t>
        </w:r>
      </w:ins>
    </w:p>
    <w:p w14:paraId="7E526B67" w14:textId="477D1AB5" w:rsidR="008F7B89" w:rsidRPr="008F7B89" w:rsidRDefault="008F7B89" w:rsidP="008F7B89">
      <w:pPr>
        <w:spacing w:after="0" w:line="240" w:lineRule="auto"/>
        <w:rPr>
          <w:ins w:id="8039" w:author="Author"/>
          <w:rFonts w:cs="Tahoma"/>
        </w:rPr>
      </w:pPr>
      <w:ins w:id="8040" w:author="Author">
        <w:r w:rsidRPr="008F7B89">
          <w:rPr>
            <w:rFonts w:cs="Tahoma"/>
          </w:rPr>
          <w:t>20</w:t>
        </w:r>
        <w:r>
          <w:rPr>
            <w:rFonts w:cs="Tahoma"/>
          </w:rPr>
          <w:t>22</w:t>
        </w:r>
        <w:r w:rsidRPr="008F7B89">
          <w:rPr>
            <w:rFonts w:cs="Tahoma"/>
          </w:rPr>
          <w:t>-</w:t>
        </w:r>
        <w:r>
          <w:rPr>
            <w:rFonts w:cs="Tahoma"/>
          </w:rPr>
          <w:t>LMCI</w:t>
        </w:r>
        <w:r w:rsidRPr="008F7B89">
          <w:rPr>
            <w:rFonts w:cs="Tahoma"/>
          </w:rPr>
          <w:t>-MCH-25b-</w:t>
        </w:r>
      </w:ins>
      <w:ins w:id="8041" w:author="Haider Alhabibi" w:date="2022-01-30T18:15:00Z">
        <w:r w:rsidR="008F1862">
          <w:rPr>
            <w:rFonts w:cs="Tahoma"/>
          </w:rPr>
          <w:t>H-</w:t>
        </w:r>
      </w:ins>
      <w:ins w:id="8042" w:author="Author">
        <w:r w:rsidRPr="008F7B89">
          <w:rPr>
            <w:rFonts w:cs="Tahoma"/>
          </w:rPr>
          <w:t>RefrigerantCharge-Subcooling.docx</w:t>
        </w:r>
      </w:ins>
    </w:p>
    <w:p w14:paraId="3AEF39CA" w14:textId="4D0FE09D" w:rsidR="008F7B89" w:rsidRPr="008F7B89" w:rsidRDefault="008F7B89" w:rsidP="008F7B89">
      <w:pPr>
        <w:spacing w:after="0" w:line="240" w:lineRule="auto"/>
        <w:rPr>
          <w:ins w:id="8043" w:author="Author"/>
          <w:rFonts w:cs="Tahoma"/>
        </w:rPr>
      </w:pPr>
      <w:ins w:id="8044" w:author="Author">
        <w:r w:rsidRPr="008F7B89">
          <w:rPr>
            <w:rFonts w:cs="Tahoma"/>
          </w:rPr>
          <w:t>20</w:t>
        </w:r>
        <w:r>
          <w:rPr>
            <w:rFonts w:cs="Tahoma"/>
          </w:rPr>
          <w:t>22</w:t>
        </w:r>
        <w:r w:rsidRPr="008F7B89">
          <w:rPr>
            <w:rFonts w:cs="Tahoma"/>
          </w:rPr>
          <w:t>-</w:t>
        </w:r>
        <w:r>
          <w:rPr>
            <w:rFonts w:cs="Tahoma"/>
          </w:rPr>
          <w:t>LMCI</w:t>
        </w:r>
        <w:r w:rsidRPr="008F7B89">
          <w:rPr>
            <w:rFonts w:cs="Tahoma"/>
          </w:rPr>
          <w:t>-MCH-25c-</w:t>
        </w:r>
      </w:ins>
      <w:ins w:id="8045" w:author="Haider Alhabibi" w:date="2022-01-30T18:15:00Z">
        <w:r w:rsidR="008F1862">
          <w:rPr>
            <w:rFonts w:cs="Tahoma"/>
          </w:rPr>
          <w:t>H-</w:t>
        </w:r>
      </w:ins>
      <w:ins w:id="8046" w:author="Author">
        <w:r w:rsidRPr="008F7B89">
          <w:rPr>
            <w:rFonts w:cs="Tahoma"/>
          </w:rPr>
          <w:t>RefrigerantCharge-WeighInObservation.docx</w:t>
        </w:r>
      </w:ins>
    </w:p>
    <w:p w14:paraId="0688DF77" w14:textId="357C7A11" w:rsidR="008F7B89" w:rsidRPr="008F7B89" w:rsidRDefault="008F7B89" w:rsidP="008F7B89">
      <w:pPr>
        <w:spacing w:after="0" w:line="240" w:lineRule="auto"/>
        <w:rPr>
          <w:ins w:id="8047" w:author="Author"/>
          <w:rFonts w:cs="Tahoma"/>
        </w:rPr>
      </w:pPr>
      <w:ins w:id="8048" w:author="Author">
        <w:r w:rsidRPr="008F7B89">
          <w:rPr>
            <w:rFonts w:cs="Tahoma"/>
          </w:rPr>
          <w:lastRenderedPageBreak/>
          <w:t>20</w:t>
        </w:r>
        <w:r>
          <w:rPr>
            <w:rFonts w:cs="Tahoma"/>
          </w:rPr>
          <w:t>22</w:t>
        </w:r>
        <w:r w:rsidRPr="008F7B89">
          <w:rPr>
            <w:rFonts w:cs="Tahoma"/>
          </w:rPr>
          <w:t>-</w:t>
        </w:r>
        <w:r>
          <w:rPr>
            <w:rFonts w:cs="Tahoma"/>
          </w:rPr>
          <w:t>LMCI</w:t>
        </w:r>
        <w:r w:rsidRPr="008F7B89">
          <w:rPr>
            <w:rFonts w:cs="Tahoma"/>
          </w:rPr>
          <w:t>-MCH-25e-</w:t>
        </w:r>
      </w:ins>
      <w:ins w:id="8049" w:author="Haider Alhabibi" w:date="2022-01-30T18:16:00Z">
        <w:r w:rsidR="008F1862">
          <w:rPr>
            <w:rFonts w:cs="Tahoma"/>
          </w:rPr>
          <w:t>H-</w:t>
        </w:r>
      </w:ins>
      <w:ins w:id="8050" w:author="Author">
        <w:r w:rsidRPr="008F7B89">
          <w:rPr>
            <w:rFonts w:cs="Tahoma"/>
          </w:rPr>
          <w:t>RefrigerantCharge-WinterSetup.docx</w:t>
        </w:r>
      </w:ins>
    </w:p>
    <w:p w14:paraId="6257E720" w14:textId="24383BE2" w:rsidR="008F7B89" w:rsidRDefault="008F7B89" w:rsidP="008F7B89">
      <w:pPr>
        <w:spacing w:after="0" w:line="240" w:lineRule="auto"/>
        <w:rPr>
          <w:ins w:id="8051" w:author="Author"/>
          <w:rFonts w:cs="Tahoma"/>
        </w:rPr>
      </w:pPr>
      <w:ins w:id="8052" w:author="Author">
        <w:r w:rsidRPr="008F7B89">
          <w:rPr>
            <w:rFonts w:cs="Tahoma"/>
          </w:rPr>
          <w:t>20</w:t>
        </w:r>
        <w:r>
          <w:rPr>
            <w:rFonts w:cs="Tahoma"/>
          </w:rPr>
          <w:t>22</w:t>
        </w:r>
        <w:r w:rsidRPr="008F7B89">
          <w:rPr>
            <w:rFonts w:cs="Tahoma"/>
          </w:rPr>
          <w:t>-</w:t>
        </w:r>
        <w:r>
          <w:rPr>
            <w:rFonts w:cs="Tahoma"/>
          </w:rPr>
          <w:t>LMCI</w:t>
        </w:r>
        <w:r w:rsidRPr="008F7B89">
          <w:rPr>
            <w:rFonts w:cs="Tahoma"/>
          </w:rPr>
          <w:t>-MCH-25f-</w:t>
        </w:r>
      </w:ins>
      <w:ins w:id="8053" w:author="Haider Alhabibi" w:date="2022-01-30T18:16:00Z">
        <w:r w:rsidR="008F1862">
          <w:rPr>
            <w:rFonts w:cs="Tahoma"/>
          </w:rPr>
          <w:t>H-</w:t>
        </w:r>
      </w:ins>
      <w:ins w:id="8054" w:author="Author">
        <w:r w:rsidRPr="008F7B89">
          <w:rPr>
            <w:rFonts w:cs="Tahoma"/>
          </w:rPr>
          <w:t>RefrigerantCharge-PackagedSystemManufacturerCert.docx</w:t>
        </w:r>
      </w:ins>
    </w:p>
    <w:p w14:paraId="33068C89" w14:textId="62E07F08" w:rsidR="008F7B89" w:rsidRPr="008F7B89" w:rsidRDefault="008F7B89" w:rsidP="008F7B89">
      <w:pPr>
        <w:spacing w:after="0" w:line="240" w:lineRule="auto"/>
        <w:rPr>
          <w:ins w:id="8055" w:author="Author"/>
          <w:rFonts w:cs="Tahoma"/>
        </w:rPr>
      </w:pPr>
      <w:ins w:id="8056" w:author="Author">
        <w:r w:rsidRPr="008F7B89">
          <w:rPr>
            <w:rFonts w:cs="Tahoma"/>
          </w:rPr>
          <w:t>20</w:t>
        </w:r>
        <w:r>
          <w:rPr>
            <w:rFonts w:cs="Tahoma"/>
          </w:rPr>
          <w:t>22</w:t>
        </w:r>
        <w:r w:rsidRPr="008F7B89">
          <w:rPr>
            <w:rFonts w:cs="Tahoma"/>
          </w:rPr>
          <w:t>-</w:t>
        </w:r>
        <w:r>
          <w:rPr>
            <w:rFonts w:cs="Tahoma"/>
          </w:rPr>
          <w:t>LMCI</w:t>
        </w:r>
        <w:r w:rsidRPr="008F7B89">
          <w:rPr>
            <w:rFonts w:cs="Tahoma"/>
          </w:rPr>
          <w:t>-MCH-26-</w:t>
        </w:r>
      </w:ins>
      <w:ins w:id="8057" w:author="Haider Alhabibi" w:date="2022-01-30T18:16:00Z">
        <w:r w:rsidR="008F1862">
          <w:rPr>
            <w:rFonts w:cs="Tahoma"/>
          </w:rPr>
          <w:t>H-</w:t>
        </w:r>
      </w:ins>
      <w:ins w:id="8058" w:author="Author">
        <w:r w:rsidRPr="008F7B89">
          <w:rPr>
            <w:rFonts w:cs="Tahoma"/>
          </w:rPr>
          <w:t>RatedSystemVerification.docx</w:t>
        </w:r>
      </w:ins>
    </w:p>
    <w:p w14:paraId="1D4A3538" w14:textId="72856BB6" w:rsidR="008F7B89" w:rsidRPr="008F7B89" w:rsidDel="008F1862" w:rsidRDefault="008F7B89" w:rsidP="008F7B89">
      <w:pPr>
        <w:spacing w:after="0" w:line="240" w:lineRule="auto"/>
        <w:rPr>
          <w:ins w:id="8059" w:author="Author"/>
          <w:del w:id="8060" w:author="Haider Alhabibi" w:date="2022-01-30T18:08:00Z"/>
          <w:rFonts w:cs="Tahoma"/>
        </w:rPr>
      </w:pPr>
      <w:ins w:id="8061" w:author="Author">
        <w:del w:id="8062" w:author="Haider Alhabibi" w:date="2022-01-30T18:08:00Z">
          <w:r w:rsidRPr="008F7B89" w:rsidDel="008F1862">
            <w:rPr>
              <w:rFonts w:cs="Tahoma"/>
            </w:rPr>
            <w:delText>20</w:delText>
          </w:r>
          <w:r w:rsidDel="008F1862">
            <w:rPr>
              <w:rFonts w:cs="Tahoma"/>
            </w:rPr>
            <w:delText>22</w:delText>
          </w:r>
          <w:r w:rsidRPr="008F7B89" w:rsidDel="008F1862">
            <w:rPr>
              <w:rFonts w:cs="Tahoma"/>
            </w:rPr>
            <w:delText>-</w:delText>
          </w:r>
          <w:r w:rsidDel="008F1862">
            <w:rPr>
              <w:rFonts w:cs="Tahoma"/>
            </w:rPr>
            <w:delText>LMCI</w:delText>
          </w:r>
          <w:r w:rsidRPr="008F7B89" w:rsidDel="008F1862">
            <w:rPr>
              <w:rFonts w:cs="Tahoma"/>
            </w:rPr>
            <w:delText>-MCH-27a-ContinuousMechVent-FanVentRateMethod.docx</w:delText>
          </w:r>
        </w:del>
      </w:ins>
    </w:p>
    <w:p w14:paraId="42E869D4" w14:textId="28E6E378" w:rsidR="008F7B89" w:rsidRPr="008F7B89" w:rsidRDefault="008F7B89" w:rsidP="008F7B89">
      <w:pPr>
        <w:spacing w:after="0" w:line="240" w:lineRule="auto"/>
        <w:rPr>
          <w:ins w:id="8063" w:author="Author"/>
          <w:rFonts w:cs="Tahoma"/>
        </w:rPr>
      </w:pPr>
      <w:ins w:id="8064" w:author="Author">
        <w:r w:rsidRPr="008F7B89">
          <w:rPr>
            <w:rFonts w:cs="Tahoma"/>
          </w:rPr>
          <w:t>20</w:t>
        </w:r>
        <w:r>
          <w:rPr>
            <w:rFonts w:cs="Tahoma"/>
          </w:rPr>
          <w:t>22</w:t>
        </w:r>
        <w:r w:rsidRPr="008F7B89">
          <w:rPr>
            <w:rFonts w:cs="Tahoma"/>
          </w:rPr>
          <w:t>-</w:t>
        </w:r>
        <w:r>
          <w:rPr>
            <w:rFonts w:cs="Tahoma"/>
          </w:rPr>
          <w:t>LMCI</w:t>
        </w:r>
        <w:r w:rsidRPr="008F7B89">
          <w:rPr>
            <w:rFonts w:cs="Tahoma"/>
          </w:rPr>
          <w:t>-MCH-27b-</w:t>
        </w:r>
      </w:ins>
      <w:ins w:id="8065" w:author="Haider Alhabibi" w:date="2022-01-30T18:16:00Z">
        <w:r w:rsidR="008F1862">
          <w:rPr>
            <w:rFonts w:cs="Tahoma"/>
          </w:rPr>
          <w:t>H-</w:t>
        </w:r>
      </w:ins>
      <w:ins w:id="8066" w:author="Author">
        <w:r w:rsidRPr="008F7B89">
          <w:rPr>
            <w:rFonts w:cs="Tahoma"/>
          </w:rPr>
          <w:t>ContinuousMechVent-TotalVentRateMethod.docx</w:t>
        </w:r>
      </w:ins>
    </w:p>
    <w:p w14:paraId="0EF338F1" w14:textId="7855556D" w:rsidR="008F7B89" w:rsidRPr="008F7B89" w:rsidRDefault="008F7B89" w:rsidP="008F7B89">
      <w:pPr>
        <w:spacing w:after="0" w:line="240" w:lineRule="auto"/>
        <w:rPr>
          <w:ins w:id="8067" w:author="Author"/>
          <w:rFonts w:cs="Tahoma"/>
        </w:rPr>
      </w:pPr>
      <w:ins w:id="8068" w:author="Author">
        <w:r w:rsidRPr="008F7B89">
          <w:rPr>
            <w:rFonts w:cs="Tahoma"/>
          </w:rPr>
          <w:t>20</w:t>
        </w:r>
        <w:r>
          <w:rPr>
            <w:rFonts w:cs="Tahoma"/>
          </w:rPr>
          <w:t>22</w:t>
        </w:r>
        <w:r w:rsidRPr="008F7B89">
          <w:rPr>
            <w:rFonts w:cs="Tahoma"/>
          </w:rPr>
          <w:t>-</w:t>
        </w:r>
        <w:r>
          <w:rPr>
            <w:rFonts w:cs="Tahoma"/>
          </w:rPr>
          <w:t>LMCI</w:t>
        </w:r>
        <w:r w:rsidRPr="008F7B89">
          <w:rPr>
            <w:rFonts w:cs="Tahoma"/>
          </w:rPr>
          <w:t>-MCH-28-</w:t>
        </w:r>
      </w:ins>
      <w:ins w:id="8069" w:author="Haider Alhabibi" w:date="2022-01-30T18:16:00Z">
        <w:r w:rsidR="008F1862">
          <w:rPr>
            <w:rFonts w:cs="Tahoma"/>
          </w:rPr>
          <w:t>H-</w:t>
        </w:r>
      </w:ins>
      <w:ins w:id="8070" w:author="Author">
        <w:r w:rsidRPr="008F7B89">
          <w:rPr>
            <w:rFonts w:cs="Tahoma"/>
          </w:rPr>
          <w:t>ReturnDuctAndFilterGrilleDesign-Table150.0-BorC.docx</w:t>
        </w:r>
      </w:ins>
    </w:p>
    <w:p w14:paraId="23DC25BB" w14:textId="32524954" w:rsidR="008F7B89" w:rsidRPr="008F7B89" w:rsidRDefault="008F7B89" w:rsidP="008F7B89">
      <w:pPr>
        <w:spacing w:after="0" w:line="240" w:lineRule="auto"/>
        <w:rPr>
          <w:ins w:id="8071" w:author="Author"/>
          <w:rFonts w:cs="Tahoma"/>
        </w:rPr>
      </w:pPr>
      <w:ins w:id="8072" w:author="Author">
        <w:r w:rsidRPr="008F7B89">
          <w:rPr>
            <w:rFonts w:cs="Tahoma"/>
          </w:rPr>
          <w:t>20</w:t>
        </w:r>
        <w:r>
          <w:rPr>
            <w:rFonts w:cs="Tahoma"/>
          </w:rPr>
          <w:t>22</w:t>
        </w:r>
        <w:r w:rsidRPr="008F7B89">
          <w:rPr>
            <w:rFonts w:cs="Tahoma"/>
          </w:rPr>
          <w:t>-</w:t>
        </w:r>
        <w:r>
          <w:rPr>
            <w:rFonts w:cs="Tahoma"/>
          </w:rPr>
          <w:t>LMCI</w:t>
        </w:r>
        <w:r w:rsidRPr="008F7B89">
          <w:rPr>
            <w:rFonts w:cs="Tahoma"/>
          </w:rPr>
          <w:t>-MCH-29-</w:t>
        </w:r>
      </w:ins>
      <w:ins w:id="8073" w:author="Haider Alhabibi" w:date="2022-01-30T18:16:00Z">
        <w:r w:rsidR="008F1862">
          <w:rPr>
            <w:rFonts w:cs="Tahoma"/>
          </w:rPr>
          <w:t>H-</w:t>
        </w:r>
      </w:ins>
      <w:ins w:id="8074" w:author="Author">
        <w:r w:rsidRPr="008F7B89">
          <w:rPr>
            <w:rFonts w:cs="Tahoma"/>
          </w:rPr>
          <w:t>SupplyDuctSurfaceAreaBuriedDucts.docx</w:t>
        </w:r>
      </w:ins>
    </w:p>
    <w:p w14:paraId="4FA048E8" w14:textId="71958B74" w:rsidR="008F7B89" w:rsidRPr="008F7B89" w:rsidRDefault="008F7B89" w:rsidP="008F7B89">
      <w:pPr>
        <w:spacing w:after="0" w:line="240" w:lineRule="auto"/>
        <w:rPr>
          <w:ins w:id="8075" w:author="Author"/>
          <w:rFonts w:cs="Tahoma"/>
        </w:rPr>
      </w:pPr>
      <w:ins w:id="8076" w:author="Author">
        <w:r w:rsidRPr="008F7B89">
          <w:rPr>
            <w:rFonts w:cs="Tahoma"/>
          </w:rPr>
          <w:t>20</w:t>
        </w:r>
        <w:r>
          <w:rPr>
            <w:rFonts w:cs="Tahoma"/>
          </w:rPr>
          <w:t>22</w:t>
        </w:r>
        <w:r w:rsidRPr="008F7B89">
          <w:rPr>
            <w:rFonts w:cs="Tahoma"/>
          </w:rPr>
          <w:t>-</w:t>
        </w:r>
        <w:r>
          <w:rPr>
            <w:rFonts w:cs="Tahoma"/>
          </w:rPr>
          <w:t>LMCI</w:t>
        </w:r>
        <w:r w:rsidRPr="008F7B89">
          <w:rPr>
            <w:rFonts w:cs="Tahoma"/>
          </w:rPr>
          <w:t>-MCH-30-</w:t>
        </w:r>
      </w:ins>
      <w:ins w:id="8077" w:author="Haider Alhabibi" w:date="2022-01-30T18:16:00Z">
        <w:r w:rsidR="008F1862">
          <w:rPr>
            <w:rFonts w:cs="Tahoma"/>
          </w:rPr>
          <w:t>H-</w:t>
        </w:r>
      </w:ins>
      <w:ins w:id="8078" w:author="Author">
        <w:r w:rsidRPr="008F7B89">
          <w:rPr>
            <w:rFonts w:cs="Tahoma"/>
          </w:rPr>
          <w:t>VentilationCooling.docx</w:t>
        </w:r>
      </w:ins>
    </w:p>
    <w:p w14:paraId="5319BB2E" w14:textId="127BCF18" w:rsidR="008F7B89" w:rsidRPr="008F7B89" w:rsidRDefault="008F7B89" w:rsidP="008F7B89">
      <w:pPr>
        <w:spacing w:after="0" w:line="240" w:lineRule="auto"/>
        <w:rPr>
          <w:ins w:id="8079" w:author="Author"/>
          <w:rFonts w:cs="Tahoma"/>
        </w:rPr>
      </w:pPr>
      <w:ins w:id="8080" w:author="Author">
        <w:r w:rsidRPr="008F7B89">
          <w:rPr>
            <w:rFonts w:cs="Tahoma"/>
          </w:rPr>
          <w:t>20</w:t>
        </w:r>
        <w:r>
          <w:rPr>
            <w:rFonts w:cs="Tahoma"/>
          </w:rPr>
          <w:t>22</w:t>
        </w:r>
        <w:r w:rsidRPr="008F7B89">
          <w:rPr>
            <w:rFonts w:cs="Tahoma"/>
          </w:rPr>
          <w:t>-</w:t>
        </w:r>
        <w:r>
          <w:rPr>
            <w:rFonts w:cs="Tahoma"/>
          </w:rPr>
          <w:t>LMCI</w:t>
        </w:r>
        <w:r w:rsidRPr="008F7B89">
          <w:rPr>
            <w:rFonts w:cs="Tahoma"/>
          </w:rPr>
          <w:t>-MCH-31a-H-WholeHouseFanHERS-AirflowandWattsperWHF.docx</w:t>
        </w:r>
      </w:ins>
    </w:p>
    <w:p w14:paraId="1D2EB7D1" w14:textId="3B2D7889" w:rsidR="008F7B89" w:rsidRPr="008F7B89" w:rsidRDefault="008F7B89" w:rsidP="008F7B89">
      <w:pPr>
        <w:spacing w:after="0" w:line="240" w:lineRule="auto"/>
        <w:rPr>
          <w:ins w:id="8081" w:author="Author"/>
          <w:rFonts w:cs="Tahoma"/>
        </w:rPr>
      </w:pPr>
      <w:ins w:id="8082" w:author="Author">
        <w:r w:rsidRPr="008F7B89">
          <w:rPr>
            <w:rFonts w:cs="Tahoma"/>
          </w:rPr>
          <w:t>20</w:t>
        </w:r>
        <w:r>
          <w:rPr>
            <w:rFonts w:cs="Tahoma"/>
          </w:rPr>
          <w:t>22</w:t>
        </w:r>
        <w:r w:rsidRPr="008F7B89">
          <w:rPr>
            <w:rFonts w:cs="Tahoma"/>
          </w:rPr>
          <w:t>-</w:t>
        </w:r>
        <w:r>
          <w:rPr>
            <w:rFonts w:cs="Tahoma"/>
          </w:rPr>
          <w:t>LMCI</w:t>
        </w:r>
        <w:r w:rsidRPr="008F7B89">
          <w:rPr>
            <w:rFonts w:cs="Tahoma"/>
          </w:rPr>
          <w:t>-MCH-31b-H-WholeHouseFanHERS-AirflowperWHFandTotalWatts.docx</w:t>
        </w:r>
      </w:ins>
    </w:p>
    <w:p w14:paraId="244E9A2E" w14:textId="22B12684" w:rsidR="008F7B89" w:rsidRPr="008F7B89" w:rsidDel="0038709B" w:rsidRDefault="008F7B89" w:rsidP="008F7B89">
      <w:pPr>
        <w:spacing w:after="0" w:line="240" w:lineRule="auto"/>
        <w:rPr>
          <w:ins w:id="8083" w:author="Author"/>
          <w:del w:id="8084" w:author="Author"/>
          <w:rFonts w:cs="Tahoma"/>
        </w:rPr>
      </w:pPr>
      <w:ins w:id="8085" w:author="Author">
        <w:del w:id="8086" w:author="Author">
          <w:r w:rsidRPr="008F7B89" w:rsidDel="0038709B">
            <w:rPr>
              <w:rFonts w:cs="Tahoma"/>
            </w:rPr>
            <w:delText>20</w:delText>
          </w:r>
          <w:r w:rsidDel="0038709B">
            <w:rPr>
              <w:rFonts w:cs="Tahoma"/>
            </w:rPr>
            <w:delText>22</w:delText>
          </w:r>
          <w:r w:rsidRPr="008F7B89" w:rsidDel="0038709B">
            <w:rPr>
              <w:rFonts w:cs="Tahoma"/>
            </w:rPr>
            <w:delText>-</w:delText>
          </w:r>
          <w:r w:rsidDel="0038709B">
            <w:rPr>
              <w:rFonts w:cs="Tahoma"/>
            </w:rPr>
            <w:delText>LMCI</w:delText>
          </w:r>
          <w:r w:rsidRPr="008F7B89" w:rsidDel="0038709B">
            <w:rPr>
              <w:rFonts w:cs="Tahoma"/>
            </w:rPr>
            <w:delText>-MCH-31c-H-WholeHouseFanHERS-TotalAirflowandWattsperWHF.docx</w:delText>
          </w:r>
        </w:del>
      </w:ins>
    </w:p>
    <w:p w14:paraId="767D9499" w14:textId="6851EE20" w:rsidR="008F7B89" w:rsidRPr="008F7B89" w:rsidDel="0038709B" w:rsidRDefault="008F7B89" w:rsidP="008F7B89">
      <w:pPr>
        <w:spacing w:after="0" w:line="240" w:lineRule="auto"/>
        <w:rPr>
          <w:ins w:id="8087" w:author="Author"/>
          <w:del w:id="8088" w:author="Author"/>
          <w:rFonts w:cs="Tahoma"/>
        </w:rPr>
      </w:pPr>
      <w:ins w:id="8089" w:author="Author">
        <w:del w:id="8090" w:author="Author">
          <w:r w:rsidRPr="008F7B89" w:rsidDel="0038709B">
            <w:rPr>
              <w:rFonts w:cs="Tahoma"/>
            </w:rPr>
            <w:delText>20</w:delText>
          </w:r>
          <w:r w:rsidDel="0038709B">
            <w:rPr>
              <w:rFonts w:cs="Tahoma"/>
            </w:rPr>
            <w:delText>22</w:delText>
          </w:r>
          <w:r w:rsidRPr="008F7B89" w:rsidDel="0038709B">
            <w:rPr>
              <w:rFonts w:cs="Tahoma"/>
            </w:rPr>
            <w:delText>-</w:delText>
          </w:r>
          <w:r w:rsidDel="0038709B">
            <w:rPr>
              <w:rFonts w:cs="Tahoma"/>
            </w:rPr>
            <w:delText>LMCI</w:delText>
          </w:r>
          <w:r w:rsidRPr="008F7B89" w:rsidDel="0038709B">
            <w:rPr>
              <w:rFonts w:cs="Tahoma"/>
            </w:rPr>
            <w:delText>-MCH-31d-H-WholeHouseFanHERS-TotalAirflowandWatts.docx</w:delText>
          </w:r>
        </w:del>
      </w:ins>
    </w:p>
    <w:p w14:paraId="4ABAB322" w14:textId="42EC7C63" w:rsidR="008F7B89" w:rsidRPr="008F7B89" w:rsidRDefault="008F7B89" w:rsidP="008F7B89">
      <w:pPr>
        <w:spacing w:after="0" w:line="240" w:lineRule="auto"/>
        <w:rPr>
          <w:ins w:id="8091" w:author="Author"/>
          <w:rFonts w:cs="Tahoma"/>
        </w:rPr>
      </w:pPr>
      <w:ins w:id="8092" w:author="Author">
        <w:r w:rsidRPr="008F7B89">
          <w:rPr>
            <w:rFonts w:cs="Tahoma"/>
          </w:rPr>
          <w:t>20</w:t>
        </w:r>
        <w:r>
          <w:rPr>
            <w:rFonts w:cs="Tahoma"/>
          </w:rPr>
          <w:t>22</w:t>
        </w:r>
        <w:r w:rsidRPr="008F7B89">
          <w:rPr>
            <w:rFonts w:cs="Tahoma"/>
          </w:rPr>
          <w:t>-</w:t>
        </w:r>
        <w:r>
          <w:rPr>
            <w:rFonts w:cs="Tahoma"/>
          </w:rPr>
          <w:t>LMCI</w:t>
        </w:r>
        <w:r w:rsidRPr="008F7B89">
          <w:rPr>
            <w:rFonts w:cs="Tahoma"/>
          </w:rPr>
          <w:t>-MCH-32-</w:t>
        </w:r>
      </w:ins>
      <w:ins w:id="8093" w:author="Haider Alhabibi" w:date="2022-01-30T18:16:00Z">
        <w:r w:rsidR="008F1862">
          <w:rPr>
            <w:rFonts w:cs="Tahoma"/>
          </w:rPr>
          <w:t>H</w:t>
        </w:r>
      </w:ins>
      <w:ins w:id="8094" w:author="Haider Alhabibi" w:date="2022-01-30T18:11:00Z">
        <w:r w:rsidR="008F1862">
          <w:rPr>
            <w:rFonts w:cs="Tahoma"/>
          </w:rPr>
          <w:t>-</w:t>
        </w:r>
      </w:ins>
      <w:ins w:id="8095" w:author="Author">
        <w:r w:rsidRPr="008F7B89">
          <w:rPr>
            <w:rFonts w:cs="Tahoma"/>
          </w:rPr>
          <w:t>KitchenVentilation.docx</w:t>
        </w:r>
      </w:ins>
    </w:p>
    <w:p w14:paraId="7776FB6F" w14:textId="22D52463" w:rsidR="008F7B89" w:rsidRDefault="008F7B89" w:rsidP="008F7B89">
      <w:pPr>
        <w:spacing w:after="0" w:line="240" w:lineRule="auto"/>
        <w:rPr>
          <w:ins w:id="8096" w:author="Haider Alhabibi" w:date="2022-01-30T18:18:00Z"/>
          <w:rFonts w:cs="Tahoma"/>
        </w:rPr>
      </w:pPr>
      <w:ins w:id="8097" w:author="Author">
        <w:r w:rsidRPr="008F7B89">
          <w:rPr>
            <w:rFonts w:cs="Tahoma"/>
          </w:rPr>
          <w:t>20</w:t>
        </w:r>
        <w:r>
          <w:rPr>
            <w:rFonts w:cs="Tahoma"/>
          </w:rPr>
          <w:t>22</w:t>
        </w:r>
        <w:r w:rsidRPr="008F7B89">
          <w:rPr>
            <w:rFonts w:cs="Tahoma"/>
          </w:rPr>
          <w:t>-</w:t>
        </w:r>
        <w:r>
          <w:rPr>
            <w:rFonts w:cs="Tahoma"/>
          </w:rPr>
          <w:t>LMCI</w:t>
        </w:r>
        <w:r w:rsidRPr="008F7B89">
          <w:rPr>
            <w:rFonts w:cs="Tahoma"/>
          </w:rPr>
          <w:t>-MCH-33-</w:t>
        </w:r>
      </w:ins>
      <w:ins w:id="8098" w:author="Haider Alhabibi" w:date="2022-01-30T18:16:00Z">
        <w:r w:rsidR="008F1862">
          <w:rPr>
            <w:rFonts w:cs="Tahoma"/>
          </w:rPr>
          <w:t>H</w:t>
        </w:r>
      </w:ins>
      <w:ins w:id="8099" w:author="Haider Alhabibi" w:date="2022-01-30T18:11:00Z">
        <w:r w:rsidR="008F1862">
          <w:rPr>
            <w:rFonts w:cs="Tahoma"/>
          </w:rPr>
          <w:t>-</w:t>
        </w:r>
      </w:ins>
      <w:ins w:id="8100" w:author="Author">
        <w:r w:rsidRPr="008F7B89">
          <w:rPr>
            <w:rFonts w:cs="Tahoma"/>
          </w:rPr>
          <w:t>VchpComplianceCredit.docx</w:t>
        </w:r>
      </w:ins>
    </w:p>
    <w:p w14:paraId="65E1BF28" w14:textId="7C84FDB9" w:rsidR="008F1862" w:rsidRDefault="008F1862" w:rsidP="008F7B89">
      <w:pPr>
        <w:spacing w:after="0" w:line="240" w:lineRule="auto"/>
        <w:rPr>
          <w:ins w:id="8101" w:author="Haider Alhabibi" w:date="2022-01-30T18:19:00Z"/>
          <w:rFonts w:cs="Tahoma"/>
        </w:rPr>
      </w:pPr>
      <w:ins w:id="8102" w:author="Haider Alhabibi" w:date="2022-01-30T18:19:00Z">
        <w:r>
          <w:rPr>
            <w:rFonts w:cs="Tahoma"/>
          </w:rPr>
          <w:t>2022-LMCI-</w:t>
        </w:r>
        <w:r w:rsidRPr="008F1862">
          <w:rPr>
            <w:rFonts w:cs="Tahoma"/>
          </w:rPr>
          <w:t>PLB-01-</w:t>
        </w:r>
        <w:r>
          <w:rPr>
            <w:rFonts w:cs="Tahoma"/>
          </w:rPr>
          <w:t>E-</w:t>
        </w:r>
      </w:ins>
      <w:ins w:id="8103" w:author="Haider Alhabibi" w:date="2022-01-30T18:20:00Z">
        <w:r w:rsidRPr="008F1862">
          <w:rPr>
            <w:rFonts w:cs="Tahoma"/>
          </w:rPr>
          <w:t>MultifamilyCentralHotWaterSystemDistribution</w:t>
        </w:r>
      </w:ins>
    </w:p>
    <w:p w14:paraId="53412C15" w14:textId="11D0463A" w:rsidR="008F1862" w:rsidRPr="008F7B89" w:rsidRDefault="008F1862" w:rsidP="008F7B89">
      <w:pPr>
        <w:spacing w:after="0" w:line="240" w:lineRule="auto"/>
        <w:rPr>
          <w:ins w:id="8104" w:author="Author"/>
          <w:rFonts w:cs="Tahoma"/>
        </w:rPr>
      </w:pPr>
      <w:ins w:id="8105" w:author="Haider Alhabibi" w:date="2022-01-30T18:19:00Z">
        <w:r>
          <w:rPr>
            <w:rFonts w:cs="Tahoma"/>
          </w:rPr>
          <w:t>2022-LMCI-PLB-02-E-</w:t>
        </w:r>
      </w:ins>
      <w:ins w:id="8106" w:author="Haider Alhabibi" w:date="2022-01-30T18:20:00Z">
        <w:r w:rsidRPr="008F1862">
          <w:rPr>
            <w:rFonts w:cs="Tahoma"/>
          </w:rPr>
          <w:t xml:space="preserve">SingleDwellingUnitHotWaterSystemDistribution </w:t>
        </w:r>
        <w:proofErr w:type="spellStart"/>
        <w:r w:rsidRPr="008F1862">
          <w:rPr>
            <w:rFonts w:cs="Tahoma"/>
          </w:rPr>
          <w:t>dsp</w:t>
        </w:r>
      </w:ins>
      <w:proofErr w:type="spellEnd"/>
    </w:p>
    <w:p w14:paraId="43325467" w14:textId="10C36939" w:rsidR="008F7B89" w:rsidRDefault="008F7B89" w:rsidP="008F7B89">
      <w:pPr>
        <w:spacing w:after="0" w:line="240" w:lineRule="auto"/>
        <w:rPr>
          <w:ins w:id="8107" w:author="Author"/>
          <w:rFonts w:cs="Tahoma"/>
        </w:rPr>
      </w:pPr>
      <w:ins w:id="8108" w:author="Author">
        <w:r w:rsidRPr="008F7B89">
          <w:rPr>
            <w:rFonts w:cs="Tahoma"/>
          </w:rPr>
          <w:t>20</w:t>
        </w:r>
        <w:r>
          <w:rPr>
            <w:rFonts w:cs="Tahoma"/>
          </w:rPr>
          <w:t>22</w:t>
        </w:r>
        <w:r w:rsidRPr="008F7B89">
          <w:rPr>
            <w:rFonts w:cs="Tahoma"/>
          </w:rPr>
          <w:t>-</w:t>
        </w:r>
        <w:r>
          <w:rPr>
            <w:rFonts w:cs="Tahoma"/>
          </w:rPr>
          <w:t>LMCI</w:t>
        </w:r>
        <w:r w:rsidRPr="008F7B89">
          <w:rPr>
            <w:rFonts w:cs="Tahoma"/>
          </w:rPr>
          <w:t>-PLB-21-H</w:t>
        </w:r>
        <w:del w:id="8109" w:author="Haider Alhabibi" w:date="2022-01-30T18:11:00Z">
          <w:r w:rsidRPr="008F7B89" w:rsidDel="008F1862">
            <w:rPr>
              <w:rFonts w:cs="Tahoma"/>
            </w:rPr>
            <w:delText>ERS</w:delText>
          </w:r>
        </w:del>
        <w:r w:rsidRPr="008F7B89">
          <w:rPr>
            <w:rFonts w:cs="Tahoma"/>
          </w:rPr>
          <w:t>-MultifamilyCentralHotWaterSystemDistribution.docx</w:t>
        </w:r>
      </w:ins>
    </w:p>
    <w:p w14:paraId="3A72E681" w14:textId="0DD3C2B7" w:rsidR="008F7B89" w:rsidRDefault="008F7B89" w:rsidP="008F7B89">
      <w:pPr>
        <w:spacing w:after="0" w:line="240" w:lineRule="auto"/>
        <w:rPr>
          <w:ins w:id="8110" w:author="Author"/>
          <w:rFonts w:cs="Tahoma"/>
        </w:rPr>
      </w:pPr>
      <w:ins w:id="8111" w:author="Author">
        <w:r w:rsidRPr="008F7B89">
          <w:rPr>
            <w:rFonts w:cs="Tahoma"/>
          </w:rPr>
          <w:t>20</w:t>
        </w:r>
        <w:r>
          <w:rPr>
            <w:rFonts w:cs="Tahoma"/>
          </w:rPr>
          <w:t>22</w:t>
        </w:r>
        <w:r w:rsidRPr="008F7B89">
          <w:rPr>
            <w:rFonts w:cs="Tahoma"/>
          </w:rPr>
          <w:t>-</w:t>
        </w:r>
        <w:r>
          <w:rPr>
            <w:rFonts w:cs="Tahoma"/>
          </w:rPr>
          <w:t>LMCI</w:t>
        </w:r>
        <w:r w:rsidRPr="008F7B89">
          <w:rPr>
            <w:rFonts w:cs="Tahoma"/>
          </w:rPr>
          <w:t>-PLB-22-H</w:t>
        </w:r>
        <w:del w:id="8112" w:author="Haider Alhabibi" w:date="2022-01-30T18:11:00Z">
          <w:r w:rsidRPr="008F7B89" w:rsidDel="008F1862">
            <w:rPr>
              <w:rFonts w:cs="Tahoma"/>
            </w:rPr>
            <w:delText>ERS</w:delText>
          </w:r>
        </w:del>
        <w:r w:rsidRPr="008F7B89">
          <w:rPr>
            <w:rFonts w:cs="Tahoma"/>
          </w:rPr>
          <w:t>-SingleDwellingUnitHotWaterSystemDistribution.docx</w:t>
        </w:r>
      </w:ins>
    </w:p>
    <w:p w14:paraId="28FAB627" w14:textId="0316ABB8" w:rsidR="00095A1B" w:rsidDel="00E44CCB" w:rsidRDefault="00095A1B" w:rsidP="00095A1B">
      <w:pPr>
        <w:spacing w:after="0" w:line="240" w:lineRule="auto"/>
        <w:rPr>
          <w:ins w:id="8113" w:author="Author"/>
          <w:del w:id="8114" w:author="Author"/>
          <w:rFonts w:cs="Tahoma"/>
        </w:rPr>
      </w:pPr>
      <w:ins w:id="8115" w:author="Author">
        <w:del w:id="8116" w:author="Author">
          <w:r w:rsidDel="00E44CCB">
            <w:rPr>
              <w:rFonts w:cs="Tahoma"/>
            </w:rPr>
            <w:delText>2022-LMCI-PRC-E-Process Systems.xlsx</w:delText>
          </w:r>
        </w:del>
      </w:ins>
    </w:p>
    <w:p w14:paraId="352ABDA7" w14:textId="150697D9" w:rsidR="00095A1B" w:rsidDel="008F1862" w:rsidRDefault="00095A1B" w:rsidP="00095A1B">
      <w:pPr>
        <w:spacing w:after="0" w:line="240" w:lineRule="auto"/>
        <w:rPr>
          <w:del w:id="8117" w:author="Author"/>
          <w:rFonts w:cs="Tahoma"/>
        </w:rPr>
      </w:pPr>
      <w:ins w:id="8118" w:author="Author">
        <w:del w:id="8119" w:author="Author">
          <w:r w:rsidDel="00E44CCB">
            <w:rPr>
              <w:rFonts w:cs="Tahoma"/>
            </w:rPr>
            <w:delText>2022-LMCI-SAB-E-Solar Ready, PV and Battery.xlsx</w:delText>
          </w:r>
        </w:del>
      </w:ins>
    </w:p>
    <w:p w14:paraId="38FC1A34" w14:textId="3737D9AD" w:rsidR="008F1862" w:rsidDel="00DF49F7" w:rsidRDefault="008F1862" w:rsidP="00095A1B">
      <w:pPr>
        <w:spacing w:after="0" w:line="240" w:lineRule="auto"/>
        <w:rPr>
          <w:ins w:id="8120" w:author="Haider Alhabibi" w:date="2022-01-30T18:22:00Z"/>
          <w:del w:id="8121" w:author="Alhabibi, Haider@Energy" w:date="2022-03-18T17:47:00Z"/>
          <w:rFonts w:cs="Tahoma"/>
        </w:rPr>
      </w:pPr>
      <w:ins w:id="8122" w:author="Haider Alhabibi" w:date="2022-01-30T18:22:00Z">
        <w:del w:id="8123" w:author="Alhabibi, Haider@Energy" w:date="2022-03-18T17:47:00Z">
          <w:r w:rsidDel="00DF49F7">
            <w:rPr>
              <w:rFonts w:cs="Tahoma"/>
            </w:rPr>
            <w:delText>2022-LMCI-</w:delText>
          </w:r>
          <w:r w:rsidRPr="008F1862" w:rsidDel="00DF49F7">
            <w:rPr>
              <w:rFonts w:cs="Tahoma"/>
            </w:rPr>
            <w:delText>SRA-01-E-SolarReadiness-NewConstruction</w:delText>
          </w:r>
        </w:del>
      </w:ins>
    </w:p>
    <w:p w14:paraId="44A92E7D" w14:textId="2251C247" w:rsidR="008F1862" w:rsidRPr="008F1862" w:rsidDel="00DF49F7" w:rsidRDefault="008F1862" w:rsidP="008F1862">
      <w:pPr>
        <w:spacing w:after="0" w:line="240" w:lineRule="auto"/>
        <w:rPr>
          <w:ins w:id="8124" w:author="Haider Alhabibi" w:date="2022-01-30T18:13:00Z"/>
          <w:del w:id="8125" w:author="Alhabibi, Haider@Energy" w:date="2022-03-18T17:47:00Z"/>
          <w:rFonts w:cs="Tahoma"/>
        </w:rPr>
      </w:pPr>
      <w:ins w:id="8126" w:author="Haider Alhabibi" w:date="2022-01-30T18:13:00Z">
        <w:del w:id="8127" w:author="Alhabibi, Haider@Energy" w:date="2022-03-18T17:47:00Z">
          <w:r w:rsidRPr="008F1862" w:rsidDel="00DF49F7">
            <w:rPr>
              <w:rFonts w:cs="Tahoma"/>
            </w:rPr>
            <w:delText>2022-</w:delText>
          </w:r>
          <w:r w:rsidDel="00DF49F7">
            <w:rPr>
              <w:rFonts w:cs="Tahoma"/>
            </w:rPr>
            <w:delText>LMCI</w:delText>
          </w:r>
          <w:r w:rsidRPr="008F1862" w:rsidDel="00DF49F7">
            <w:rPr>
              <w:rFonts w:cs="Tahoma"/>
            </w:rPr>
            <w:delText>-SRA-02-E-MinimumSolarZoneAreaWorksheet.docx</w:delText>
          </w:r>
        </w:del>
      </w:ins>
    </w:p>
    <w:p w14:paraId="58A475FE" w14:textId="7C6D0B49" w:rsidR="008F1862" w:rsidDel="00DF49F7" w:rsidRDefault="008F1862" w:rsidP="008F1862">
      <w:pPr>
        <w:spacing w:after="0" w:line="240" w:lineRule="auto"/>
        <w:rPr>
          <w:ins w:id="8128" w:author="Haider Alhabibi" w:date="2022-01-30T18:13:00Z"/>
          <w:del w:id="8129" w:author="Alhabibi, Haider@Energy" w:date="2022-03-18T17:47:00Z"/>
          <w:rFonts w:cs="Tahoma"/>
        </w:rPr>
      </w:pPr>
      <w:ins w:id="8130" w:author="Haider Alhabibi" w:date="2022-01-30T18:13:00Z">
        <w:del w:id="8131" w:author="Alhabibi, Haider@Energy" w:date="2022-03-18T17:47:00Z">
          <w:r w:rsidRPr="008F1862" w:rsidDel="00DF49F7">
            <w:rPr>
              <w:rFonts w:cs="Tahoma"/>
            </w:rPr>
            <w:delText>2022-</w:delText>
          </w:r>
          <w:r w:rsidDel="00DF49F7">
            <w:rPr>
              <w:rFonts w:cs="Tahoma"/>
            </w:rPr>
            <w:delText>LMCI</w:delText>
          </w:r>
          <w:r w:rsidRPr="008F1862" w:rsidDel="00DF49F7">
            <w:rPr>
              <w:rFonts w:cs="Tahoma"/>
            </w:rPr>
            <w:delText>-STH-01-</w:delText>
          </w:r>
          <w:r w:rsidDel="00DF49F7">
            <w:rPr>
              <w:rFonts w:cs="Tahoma"/>
            </w:rPr>
            <w:delText>E-</w:delText>
          </w:r>
          <w:r w:rsidRPr="008F1862" w:rsidDel="00DF49F7">
            <w:rPr>
              <w:rFonts w:cs="Tahoma"/>
            </w:rPr>
            <w:delText>SolarWaterHeatingSystems.docx</w:delText>
          </w:r>
        </w:del>
      </w:ins>
    </w:p>
    <w:p w14:paraId="6B082936" w14:textId="7493B2AF" w:rsidR="008F7B89" w:rsidRDefault="008F7B89" w:rsidP="008F7B89">
      <w:pPr>
        <w:spacing w:after="0" w:line="240" w:lineRule="auto"/>
        <w:rPr>
          <w:ins w:id="8132" w:author="Author"/>
          <w:rFonts w:cs="Tahoma"/>
        </w:rPr>
      </w:pPr>
      <w:ins w:id="8133" w:author="Author">
        <w:r>
          <w:rPr>
            <w:rFonts w:cs="Tahoma"/>
          </w:rPr>
          <w:t>2022-LMCV-ENV-20a-H-</w:t>
        </w:r>
        <w:r w:rsidRPr="008F7B89">
          <w:t xml:space="preserve"> </w:t>
        </w:r>
        <w:proofErr w:type="spellStart"/>
        <w:r w:rsidRPr="008F7B89">
          <w:rPr>
            <w:rFonts w:cs="Tahoma"/>
          </w:rPr>
          <w:t>EnclosureAirLeakage</w:t>
        </w:r>
        <w:proofErr w:type="spellEnd"/>
        <w:r w:rsidRPr="008F7B89">
          <w:rPr>
            <w:rFonts w:cs="Tahoma"/>
          </w:rPr>
          <w:t>-</w:t>
        </w:r>
        <w:proofErr w:type="spellStart"/>
        <w:r w:rsidRPr="008F7B89">
          <w:rPr>
            <w:rFonts w:cs="Tahoma"/>
          </w:rPr>
          <w:t>SinglePointTest</w:t>
        </w:r>
        <w:proofErr w:type="spellEnd"/>
        <w:r w:rsidRPr="008F7B89">
          <w:rPr>
            <w:rFonts w:cs="Tahoma"/>
          </w:rPr>
          <w:t>-Manual Meter</w:t>
        </w:r>
        <w:r>
          <w:rPr>
            <w:rFonts w:cs="Tahoma"/>
          </w:rPr>
          <w:t>.docx</w:t>
        </w:r>
      </w:ins>
    </w:p>
    <w:p w14:paraId="0E5842D2" w14:textId="2ADC7F7E" w:rsidR="008F7B89" w:rsidRDefault="008F7B89" w:rsidP="008F7B89">
      <w:pPr>
        <w:spacing w:after="0" w:line="240" w:lineRule="auto"/>
        <w:rPr>
          <w:ins w:id="8134" w:author="Author"/>
          <w:rFonts w:cs="Tahoma"/>
        </w:rPr>
      </w:pPr>
      <w:ins w:id="8135" w:author="Author">
        <w:r>
          <w:rPr>
            <w:rFonts w:cs="Tahoma"/>
          </w:rPr>
          <w:t>2022-LMCV-ENV-20b-H-</w:t>
        </w:r>
        <w:r w:rsidRPr="008F7B89">
          <w:t xml:space="preserve"> </w:t>
        </w:r>
        <w:proofErr w:type="spellStart"/>
        <w:r w:rsidRPr="008F7B89">
          <w:rPr>
            <w:rFonts w:cs="Tahoma"/>
          </w:rPr>
          <w:t>EnclosureAirLeakage</w:t>
        </w:r>
        <w:proofErr w:type="spellEnd"/>
        <w:r w:rsidRPr="008F7B89">
          <w:rPr>
            <w:rFonts w:cs="Tahoma"/>
          </w:rPr>
          <w:t>-</w:t>
        </w:r>
        <w:proofErr w:type="spellStart"/>
        <w:r w:rsidRPr="008F7B89">
          <w:rPr>
            <w:rFonts w:cs="Tahoma"/>
          </w:rPr>
          <w:t>SinglePointTest</w:t>
        </w:r>
        <w:proofErr w:type="spellEnd"/>
        <w:r w:rsidRPr="008F7B89">
          <w:rPr>
            <w:rFonts w:cs="Tahoma"/>
          </w:rPr>
          <w:t>-Automatic Meter</w:t>
        </w:r>
        <w:r>
          <w:rPr>
            <w:rFonts w:cs="Tahoma"/>
          </w:rPr>
          <w:t>.docx</w:t>
        </w:r>
      </w:ins>
    </w:p>
    <w:p w14:paraId="129818A8" w14:textId="0CEA29F5" w:rsidR="004746F1" w:rsidRDefault="004746F1" w:rsidP="004746F1">
      <w:pPr>
        <w:spacing w:after="0" w:line="240" w:lineRule="auto"/>
        <w:rPr>
          <w:ins w:id="8136" w:author="Author"/>
          <w:rFonts w:cs="Tahoma"/>
        </w:rPr>
      </w:pPr>
      <w:ins w:id="8137" w:author="Author">
        <w:r>
          <w:rPr>
            <w:rFonts w:cs="Tahoma"/>
          </w:rPr>
          <w:t>2022-LMCV-ENV-21-H-QII Framing Stage.docx</w:t>
        </w:r>
      </w:ins>
    </w:p>
    <w:p w14:paraId="1B5764EC" w14:textId="77777777" w:rsidR="004746F1" w:rsidRDefault="004746F1" w:rsidP="004746F1">
      <w:pPr>
        <w:spacing w:after="0" w:line="240" w:lineRule="auto"/>
        <w:rPr>
          <w:ins w:id="8138" w:author="Author"/>
          <w:rFonts w:cs="Tahoma"/>
        </w:rPr>
      </w:pPr>
      <w:ins w:id="8139" w:author="Author">
        <w:r>
          <w:rPr>
            <w:rFonts w:cs="Tahoma"/>
          </w:rPr>
          <w:t>2022-LMCV-ENV-22-H-QII Insulation Stage.docx</w:t>
        </w:r>
      </w:ins>
    </w:p>
    <w:p w14:paraId="4E153338" w14:textId="69DA4E2E" w:rsidR="008F7B89" w:rsidRPr="008F7B89" w:rsidRDefault="008F7B89" w:rsidP="008F7B89">
      <w:pPr>
        <w:spacing w:after="0" w:line="240" w:lineRule="auto"/>
        <w:rPr>
          <w:ins w:id="8140" w:author="Author"/>
          <w:rFonts w:cs="Tahoma"/>
        </w:rPr>
      </w:pPr>
      <w:ins w:id="8141" w:author="Author">
        <w:r w:rsidRPr="008F7B89">
          <w:rPr>
            <w:rFonts w:cs="Tahoma"/>
          </w:rPr>
          <w:t>20</w:t>
        </w:r>
        <w:r w:rsidR="0030433B">
          <w:rPr>
            <w:rFonts w:cs="Tahoma"/>
          </w:rPr>
          <w:t>22</w:t>
        </w:r>
        <w:r w:rsidRPr="008F7B89">
          <w:rPr>
            <w:rFonts w:cs="Tahoma"/>
          </w:rPr>
          <w:t>-</w:t>
        </w:r>
        <w:r>
          <w:rPr>
            <w:rFonts w:cs="Tahoma"/>
          </w:rPr>
          <w:t>LMCV</w:t>
        </w:r>
        <w:r w:rsidRPr="008F7B89">
          <w:rPr>
            <w:rFonts w:cs="Tahoma"/>
          </w:rPr>
          <w:t>-MCH-20a-</w:t>
        </w:r>
      </w:ins>
      <w:ins w:id="8142" w:author="Haider Alhabibi" w:date="2022-01-30T21:10:00Z">
        <w:r w:rsidR="008F1862">
          <w:rPr>
            <w:rFonts w:cs="Tahoma"/>
          </w:rPr>
          <w:t>H-</w:t>
        </w:r>
      </w:ins>
      <w:ins w:id="8143" w:author="Author">
        <w:r w:rsidRPr="008F7B89">
          <w:rPr>
            <w:rFonts w:cs="Tahoma"/>
          </w:rPr>
          <w:t>DuctLeakageTest-NewConst.docx</w:t>
        </w:r>
      </w:ins>
    </w:p>
    <w:p w14:paraId="1E5AC602" w14:textId="5E47BFCD" w:rsidR="008F7B89" w:rsidRPr="008F7B89" w:rsidRDefault="008F7B89" w:rsidP="008F7B89">
      <w:pPr>
        <w:spacing w:after="0" w:line="240" w:lineRule="auto"/>
        <w:rPr>
          <w:ins w:id="8144" w:author="Author"/>
          <w:rFonts w:cs="Tahoma"/>
        </w:rPr>
      </w:pPr>
      <w:ins w:id="8145" w:author="Author">
        <w:r w:rsidRPr="008F7B89">
          <w:rPr>
            <w:rFonts w:cs="Tahoma"/>
          </w:rPr>
          <w:t>20</w:t>
        </w:r>
        <w:r w:rsidR="0030433B">
          <w:rPr>
            <w:rFonts w:cs="Tahoma"/>
          </w:rPr>
          <w:t>22</w:t>
        </w:r>
        <w:r w:rsidRPr="008F7B89">
          <w:rPr>
            <w:rFonts w:cs="Tahoma"/>
          </w:rPr>
          <w:t>-</w:t>
        </w:r>
        <w:r>
          <w:rPr>
            <w:rFonts w:cs="Tahoma"/>
          </w:rPr>
          <w:t>LMCV</w:t>
        </w:r>
        <w:r w:rsidRPr="008F7B89">
          <w:rPr>
            <w:rFonts w:cs="Tahoma"/>
          </w:rPr>
          <w:t>-MCH-20b-</w:t>
        </w:r>
      </w:ins>
      <w:ins w:id="8146" w:author="Haider Alhabibi" w:date="2022-01-30T21:10:00Z">
        <w:r w:rsidR="008F1862">
          <w:rPr>
            <w:rFonts w:cs="Tahoma"/>
          </w:rPr>
          <w:t>H-</w:t>
        </w:r>
      </w:ins>
      <w:ins w:id="8147" w:author="Author">
        <w:r w:rsidRPr="008F7B89">
          <w:rPr>
            <w:rFonts w:cs="Tahoma"/>
          </w:rPr>
          <w:t>DuctLeakage-LLDCS.docx</w:t>
        </w:r>
      </w:ins>
    </w:p>
    <w:p w14:paraId="1B6B0C53" w14:textId="723E40BB" w:rsidR="008F7B89" w:rsidRPr="008F7B89" w:rsidRDefault="008F7B89" w:rsidP="008F7B89">
      <w:pPr>
        <w:spacing w:after="0" w:line="240" w:lineRule="auto"/>
        <w:rPr>
          <w:ins w:id="8148" w:author="Author"/>
          <w:rFonts w:cs="Tahoma"/>
        </w:rPr>
      </w:pPr>
      <w:ins w:id="8149" w:author="Author">
        <w:r w:rsidRPr="008F7B89">
          <w:rPr>
            <w:rFonts w:cs="Tahoma"/>
          </w:rPr>
          <w:t>2</w:t>
        </w:r>
        <w:r w:rsidR="0030433B">
          <w:rPr>
            <w:rFonts w:cs="Tahoma"/>
          </w:rPr>
          <w:t>022</w:t>
        </w:r>
        <w:r w:rsidRPr="008F7B89">
          <w:rPr>
            <w:rFonts w:cs="Tahoma"/>
          </w:rPr>
          <w:t>-</w:t>
        </w:r>
        <w:r>
          <w:rPr>
            <w:rFonts w:cs="Tahoma"/>
          </w:rPr>
          <w:t>LMCV</w:t>
        </w:r>
        <w:r w:rsidRPr="008F7B89">
          <w:rPr>
            <w:rFonts w:cs="Tahoma"/>
          </w:rPr>
          <w:t>-MCH-20c-</w:t>
        </w:r>
      </w:ins>
      <w:ins w:id="8150" w:author="Haider Alhabibi" w:date="2022-01-30T21:10:00Z">
        <w:r w:rsidR="008F1862">
          <w:rPr>
            <w:rFonts w:cs="Tahoma"/>
          </w:rPr>
          <w:t>H-</w:t>
        </w:r>
      </w:ins>
      <w:ins w:id="8151" w:author="Author">
        <w:r w:rsidRPr="008F7B89">
          <w:rPr>
            <w:rFonts w:cs="Tahoma"/>
          </w:rPr>
          <w:t>DuctLeakage-LLAHU.docx</w:t>
        </w:r>
      </w:ins>
    </w:p>
    <w:p w14:paraId="74C49E92" w14:textId="7545E94B" w:rsidR="008F7B89" w:rsidRPr="008F7B89" w:rsidRDefault="008F7B89" w:rsidP="008F7B89">
      <w:pPr>
        <w:spacing w:after="0" w:line="240" w:lineRule="auto"/>
        <w:rPr>
          <w:ins w:id="8152" w:author="Author"/>
          <w:rFonts w:cs="Tahoma"/>
        </w:rPr>
      </w:pPr>
      <w:ins w:id="8153" w:author="Author">
        <w:r w:rsidRPr="008F7B89">
          <w:rPr>
            <w:rFonts w:cs="Tahoma"/>
          </w:rPr>
          <w:t>2</w:t>
        </w:r>
        <w:r w:rsidR="0030433B">
          <w:rPr>
            <w:rFonts w:cs="Tahoma"/>
          </w:rPr>
          <w:t>022</w:t>
        </w:r>
        <w:r w:rsidRPr="008F7B89">
          <w:rPr>
            <w:rFonts w:cs="Tahoma"/>
          </w:rPr>
          <w:t>-</w:t>
        </w:r>
        <w:r>
          <w:rPr>
            <w:rFonts w:cs="Tahoma"/>
          </w:rPr>
          <w:t>LMCV</w:t>
        </w:r>
        <w:r w:rsidRPr="008F7B89">
          <w:rPr>
            <w:rFonts w:cs="Tahoma"/>
          </w:rPr>
          <w:t>-MCH-20d-</w:t>
        </w:r>
      </w:ins>
      <w:ins w:id="8154" w:author="Haider Alhabibi" w:date="2022-01-30T21:10:00Z">
        <w:r w:rsidR="008F1862">
          <w:rPr>
            <w:rFonts w:cs="Tahoma"/>
          </w:rPr>
          <w:t>H-</w:t>
        </w:r>
      </w:ins>
      <w:ins w:id="8155" w:author="Author">
        <w:r w:rsidRPr="008F7B89">
          <w:rPr>
            <w:rFonts w:cs="Tahoma"/>
          </w:rPr>
          <w:t>DuctLeakageTest-ExistingConst.docx</w:t>
        </w:r>
      </w:ins>
    </w:p>
    <w:p w14:paraId="36043FC0" w14:textId="14AF3E6B" w:rsidR="008F7B89" w:rsidRDefault="008F7B89" w:rsidP="008F7B89">
      <w:pPr>
        <w:spacing w:after="0" w:line="240" w:lineRule="auto"/>
        <w:rPr>
          <w:ins w:id="8156" w:author="Author"/>
          <w:rFonts w:cs="Tahoma"/>
        </w:rPr>
      </w:pPr>
      <w:ins w:id="8157" w:author="Author">
        <w:r w:rsidRPr="008F7B89">
          <w:rPr>
            <w:rFonts w:cs="Tahoma"/>
          </w:rPr>
          <w:t>20</w:t>
        </w:r>
        <w:r w:rsidR="0030433B">
          <w:rPr>
            <w:rFonts w:cs="Tahoma"/>
          </w:rPr>
          <w:t>22</w:t>
        </w:r>
        <w:r w:rsidRPr="008F7B89">
          <w:rPr>
            <w:rFonts w:cs="Tahoma"/>
          </w:rPr>
          <w:t>-</w:t>
        </w:r>
        <w:r>
          <w:rPr>
            <w:rFonts w:cs="Tahoma"/>
          </w:rPr>
          <w:t>LMCV</w:t>
        </w:r>
        <w:r w:rsidRPr="008F7B89">
          <w:rPr>
            <w:rFonts w:cs="Tahoma"/>
          </w:rPr>
          <w:t>-MCH-20e-</w:t>
        </w:r>
      </w:ins>
      <w:ins w:id="8158" w:author="Haider Alhabibi" w:date="2022-01-30T21:10:00Z">
        <w:r w:rsidR="008F1862">
          <w:rPr>
            <w:rFonts w:cs="Tahoma"/>
          </w:rPr>
          <w:t>H-</w:t>
        </w:r>
      </w:ins>
      <w:ins w:id="8159" w:author="Author">
        <w:r w:rsidRPr="008F7B89">
          <w:rPr>
            <w:rFonts w:cs="Tahoma"/>
          </w:rPr>
          <w:t>DuctleakageTest-SealingAccesibleLeaks.docx</w:t>
        </w:r>
      </w:ins>
    </w:p>
    <w:p w14:paraId="5C0E7434" w14:textId="5E081669" w:rsidR="008F7B89" w:rsidRDefault="008F7B89" w:rsidP="008F7B89">
      <w:pPr>
        <w:spacing w:after="0" w:line="240" w:lineRule="auto"/>
        <w:rPr>
          <w:ins w:id="8160" w:author="Author"/>
          <w:rFonts w:cs="Tahoma"/>
        </w:rPr>
      </w:pPr>
      <w:ins w:id="8161" w:author="Author">
        <w:r>
          <w:rPr>
            <w:rFonts w:cs="Tahoma"/>
          </w:rPr>
          <w:t>2022-LMCV-MCH-21-H-Duct Location.docx</w:t>
        </w:r>
      </w:ins>
    </w:p>
    <w:p w14:paraId="318CC55C" w14:textId="1CFA9207" w:rsidR="008F7B89" w:rsidRPr="008F7B89" w:rsidRDefault="008F7B89" w:rsidP="008F7B89">
      <w:pPr>
        <w:spacing w:after="0" w:line="240" w:lineRule="auto"/>
        <w:rPr>
          <w:ins w:id="8162" w:author="Author"/>
          <w:rFonts w:cs="Tahoma"/>
        </w:rPr>
      </w:pPr>
      <w:ins w:id="8163" w:author="Author">
        <w:r w:rsidRPr="008F7B89">
          <w:rPr>
            <w:rFonts w:cs="Tahoma"/>
          </w:rPr>
          <w:t>20</w:t>
        </w:r>
        <w:r>
          <w:rPr>
            <w:rFonts w:cs="Tahoma"/>
          </w:rPr>
          <w:t>22</w:t>
        </w:r>
        <w:r w:rsidRPr="008F7B89">
          <w:rPr>
            <w:rFonts w:cs="Tahoma"/>
          </w:rPr>
          <w:t>-</w:t>
        </w:r>
        <w:r>
          <w:rPr>
            <w:rFonts w:cs="Tahoma"/>
          </w:rPr>
          <w:t>LMCV</w:t>
        </w:r>
        <w:r w:rsidRPr="008F7B89">
          <w:rPr>
            <w:rFonts w:cs="Tahoma"/>
          </w:rPr>
          <w:t>-MCH-22a-</w:t>
        </w:r>
      </w:ins>
      <w:ins w:id="8164" w:author="Haider Alhabibi" w:date="2022-01-30T21:10:00Z">
        <w:r w:rsidR="008F1862">
          <w:rPr>
            <w:rFonts w:cs="Tahoma"/>
          </w:rPr>
          <w:t>H-</w:t>
        </w:r>
      </w:ins>
      <w:ins w:id="8165" w:author="Author">
        <w:r w:rsidRPr="008F7B89">
          <w:rPr>
            <w:rFonts w:cs="Tahoma"/>
          </w:rPr>
          <w:t>FanEfficacy-AllZonesCallingOnly.docx</w:t>
        </w:r>
      </w:ins>
    </w:p>
    <w:p w14:paraId="007C256E" w14:textId="26D94A91" w:rsidR="008F7B89" w:rsidRPr="008F7B89" w:rsidRDefault="008F7B89" w:rsidP="008F7B89">
      <w:pPr>
        <w:spacing w:after="0" w:line="240" w:lineRule="auto"/>
        <w:rPr>
          <w:ins w:id="8166" w:author="Author"/>
          <w:rFonts w:cs="Tahoma"/>
        </w:rPr>
      </w:pPr>
      <w:ins w:id="8167" w:author="Author">
        <w:r w:rsidRPr="008F7B89">
          <w:rPr>
            <w:rFonts w:cs="Tahoma"/>
          </w:rPr>
          <w:t>20</w:t>
        </w:r>
        <w:r>
          <w:rPr>
            <w:rFonts w:cs="Tahoma"/>
          </w:rPr>
          <w:t>22</w:t>
        </w:r>
        <w:r w:rsidRPr="008F7B89">
          <w:rPr>
            <w:rFonts w:cs="Tahoma"/>
          </w:rPr>
          <w:t>-</w:t>
        </w:r>
        <w:r>
          <w:rPr>
            <w:rFonts w:cs="Tahoma"/>
          </w:rPr>
          <w:t>LMCV</w:t>
        </w:r>
        <w:r w:rsidRPr="008F7B89">
          <w:rPr>
            <w:rFonts w:cs="Tahoma"/>
          </w:rPr>
          <w:t>-MCH-22b-</w:t>
        </w:r>
      </w:ins>
      <w:ins w:id="8168" w:author="Haider Alhabibi" w:date="2022-01-30T21:10:00Z">
        <w:r w:rsidR="008F1862">
          <w:rPr>
            <w:rFonts w:cs="Tahoma"/>
          </w:rPr>
          <w:t>H-</w:t>
        </w:r>
      </w:ins>
      <w:ins w:id="8169" w:author="Author">
        <w:r w:rsidRPr="008F7B89">
          <w:rPr>
            <w:rFonts w:cs="Tahoma"/>
          </w:rPr>
          <w:t>FanEfficacy-EveryZonalControlMode.docx</w:t>
        </w:r>
      </w:ins>
    </w:p>
    <w:p w14:paraId="35B4999F" w14:textId="3875B3B1" w:rsidR="008F7B89" w:rsidRPr="008F7B89" w:rsidRDefault="008F7B89" w:rsidP="008F7B89">
      <w:pPr>
        <w:spacing w:after="0" w:line="240" w:lineRule="auto"/>
        <w:rPr>
          <w:ins w:id="8170" w:author="Author"/>
          <w:rFonts w:cs="Tahoma"/>
        </w:rPr>
      </w:pPr>
      <w:ins w:id="8171" w:author="Author">
        <w:r w:rsidRPr="008F7B89">
          <w:rPr>
            <w:rFonts w:cs="Tahoma"/>
          </w:rPr>
          <w:t>20</w:t>
        </w:r>
        <w:r>
          <w:rPr>
            <w:rFonts w:cs="Tahoma"/>
          </w:rPr>
          <w:t>22</w:t>
        </w:r>
        <w:r w:rsidRPr="008F7B89">
          <w:rPr>
            <w:rFonts w:cs="Tahoma"/>
          </w:rPr>
          <w:t>-</w:t>
        </w:r>
        <w:r>
          <w:rPr>
            <w:rFonts w:cs="Tahoma"/>
          </w:rPr>
          <w:t>LMCV</w:t>
        </w:r>
        <w:r w:rsidRPr="008F7B89">
          <w:rPr>
            <w:rFonts w:cs="Tahoma"/>
          </w:rPr>
          <w:t>-MCH-22c-</w:t>
        </w:r>
      </w:ins>
      <w:ins w:id="8172" w:author="Haider Alhabibi" w:date="2022-01-30T21:10:00Z">
        <w:r w:rsidR="008F1862">
          <w:rPr>
            <w:rFonts w:cs="Tahoma"/>
          </w:rPr>
          <w:t>H-</w:t>
        </w:r>
      </w:ins>
      <w:ins w:id="8173" w:author="Author">
        <w:r w:rsidRPr="008F7B89">
          <w:rPr>
            <w:rFonts w:cs="Tahoma"/>
          </w:rPr>
          <w:t>FanEfficacy-AllZonesCallingOnly-WithCFVCS.docx</w:t>
        </w:r>
      </w:ins>
    </w:p>
    <w:p w14:paraId="6C762620" w14:textId="132B900D" w:rsidR="008F7B89" w:rsidRPr="008F7B89" w:rsidRDefault="008F7B89" w:rsidP="008F7B89">
      <w:pPr>
        <w:spacing w:after="0" w:line="240" w:lineRule="auto"/>
        <w:rPr>
          <w:ins w:id="8174" w:author="Author"/>
          <w:rFonts w:cs="Tahoma"/>
        </w:rPr>
      </w:pPr>
      <w:ins w:id="8175" w:author="Author">
        <w:r w:rsidRPr="008F7B89">
          <w:rPr>
            <w:rFonts w:cs="Tahoma"/>
          </w:rPr>
          <w:t>20</w:t>
        </w:r>
        <w:r>
          <w:rPr>
            <w:rFonts w:cs="Tahoma"/>
          </w:rPr>
          <w:t>22</w:t>
        </w:r>
        <w:r w:rsidRPr="008F7B89">
          <w:rPr>
            <w:rFonts w:cs="Tahoma"/>
          </w:rPr>
          <w:t>-</w:t>
        </w:r>
        <w:r>
          <w:rPr>
            <w:rFonts w:cs="Tahoma"/>
          </w:rPr>
          <w:t>LMCV</w:t>
        </w:r>
        <w:r w:rsidRPr="008F7B89">
          <w:rPr>
            <w:rFonts w:cs="Tahoma"/>
          </w:rPr>
          <w:t>-MCH-22d-</w:t>
        </w:r>
      </w:ins>
      <w:ins w:id="8176" w:author="Haider Alhabibi" w:date="2022-01-30T21:10:00Z">
        <w:r w:rsidR="008F1862">
          <w:rPr>
            <w:rFonts w:cs="Tahoma"/>
          </w:rPr>
          <w:t>H-</w:t>
        </w:r>
      </w:ins>
      <w:ins w:id="8177" w:author="Author">
        <w:r w:rsidRPr="008F7B89">
          <w:rPr>
            <w:rFonts w:cs="Tahoma"/>
          </w:rPr>
          <w:t>FanEfficacy-EveryZonalControlMode-WithCFVCS.docx</w:t>
        </w:r>
      </w:ins>
    </w:p>
    <w:p w14:paraId="0BA19C3B" w14:textId="451E36B7" w:rsidR="008F7B89" w:rsidRPr="008F7B89" w:rsidRDefault="008F7B89" w:rsidP="008F7B89">
      <w:pPr>
        <w:spacing w:after="0" w:line="240" w:lineRule="auto"/>
        <w:rPr>
          <w:ins w:id="8178" w:author="Author"/>
          <w:rFonts w:cs="Tahoma"/>
        </w:rPr>
      </w:pPr>
      <w:ins w:id="8179" w:author="Author">
        <w:r w:rsidRPr="008F7B89">
          <w:rPr>
            <w:rFonts w:cs="Tahoma"/>
          </w:rPr>
          <w:t>20</w:t>
        </w:r>
        <w:r>
          <w:rPr>
            <w:rFonts w:cs="Tahoma"/>
          </w:rPr>
          <w:t>22</w:t>
        </w:r>
        <w:r w:rsidRPr="008F7B89">
          <w:rPr>
            <w:rFonts w:cs="Tahoma"/>
          </w:rPr>
          <w:t>-</w:t>
        </w:r>
        <w:r>
          <w:rPr>
            <w:rFonts w:cs="Tahoma"/>
          </w:rPr>
          <w:t>LMCV</w:t>
        </w:r>
        <w:r w:rsidRPr="008F7B89">
          <w:rPr>
            <w:rFonts w:cs="Tahoma"/>
          </w:rPr>
          <w:t>-MCH-23a-</w:t>
        </w:r>
      </w:ins>
      <w:ins w:id="8180" w:author="Haider Alhabibi" w:date="2022-01-30T21:10:00Z">
        <w:r w:rsidR="008F1862">
          <w:rPr>
            <w:rFonts w:cs="Tahoma"/>
          </w:rPr>
          <w:t>H</w:t>
        </w:r>
      </w:ins>
      <w:ins w:id="8181" w:author="Haider Alhabibi" w:date="2022-01-30T21:11:00Z">
        <w:r w:rsidR="008F1862">
          <w:rPr>
            <w:rFonts w:cs="Tahoma"/>
          </w:rPr>
          <w:t>-</w:t>
        </w:r>
      </w:ins>
      <w:ins w:id="8182" w:author="Author">
        <w:r w:rsidRPr="008F7B89">
          <w:rPr>
            <w:rFonts w:cs="Tahoma"/>
          </w:rPr>
          <w:t>AirflowRate-AllZonesCallingOnly.docx</w:t>
        </w:r>
      </w:ins>
    </w:p>
    <w:p w14:paraId="51F327A0" w14:textId="4CCF50D4" w:rsidR="008F7B89" w:rsidRPr="008F7B89" w:rsidRDefault="008F7B89" w:rsidP="008F7B89">
      <w:pPr>
        <w:spacing w:after="0" w:line="240" w:lineRule="auto"/>
        <w:rPr>
          <w:ins w:id="8183" w:author="Author"/>
          <w:rFonts w:cs="Tahoma"/>
        </w:rPr>
      </w:pPr>
      <w:ins w:id="8184" w:author="Author">
        <w:r w:rsidRPr="008F7B89">
          <w:rPr>
            <w:rFonts w:cs="Tahoma"/>
          </w:rPr>
          <w:t>20</w:t>
        </w:r>
        <w:r>
          <w:rPr>
            <w:rFonts w:cs="Tahoma"/>
          </w:rPr>
          <w:t>22</w:t>
        </w:r>
        <w:r w:rsidRPr="008F7B89">
          <w:rPr>
            <w:rFonts w:cs="Tahoma"/>
          </w:rPr>
          <w:t>-</w:t>
        </w:r>
        <w:r>
          <w:rPr>
            <w:rFonts w:cs="Tahoma"/>
          </w:rPr>
          <w:t>LMCV</w:t>
        </w:r>
        <w:r w:rsidRPr="008F7B89">
          <w:rPr>
            <w:rFonts w:cs="Tahoma"/>
          </w:rPr>
          <w:t>-MCH-23b-</w:t>
        </w:r>
      </w:ins>
      <w:ins w:id="8185" w:author="Haider Alhabibi" w:date="2022-01-30T21:11:00Z">
        <w:r w:rsidR="008F1862">
          <w:rPr>
            <w:rFonts w:cs="Tahoma"/>
          </w:rPr>
          <w:t>H-</w:t>
        </w:r>
      </w:ins>
      <w:ins w:id="8186" w:author="Author">
        <w:r w:rsidRPr="008F7B89">
          <w:rPr>
            <w:rFonts w:cs="Tahoma"/>
          </w:rPr>
          <w:t>AirflowRate-EveryZonalControlMode.docx</w:t>
        </w:r>
      </w:ins>
    </w:p>
    <w:p w14:paraId="7843F4B2" w14:textId="24F7ECE4" w:rsidR="008F7B89" w:rsidRPr="008F7B89" w:rsidRDefault="008F7B89" w:rsidP="008F7B89">
      <w:pPr>
        <w:spacing w:after="0" w:line="240" w:lineRule="auto"/>
        <w:rPr>
          <w:ins w:id="8187" w:author="Author"/>
          <w:rFonts w:cs="Tahoma"/>
        </w:rPr>
      </w:pPr>
      <w:ins w:id="8188" w:author="Author">
        <w:r w:rsidRPr="008F7B89">
          <w:rPr>
            <w:rFonts w:cs="Tahoma"/>
          </w:rPr>
          <w:t>20</w:t>
        </w:r>
        <w:r>
          <w:rPr>
            <w:rFonts w:cs="Tahoma"/>
          </w:rPr>
          <w:t>22</w:t>
        </w:r>
        <w:r w:rsidRPr="008F7B89">
          <w:rPr>
            <w:rFonts w:cs="Tahoma"/>
          </w:rPr>
          <w:t>-</w:t>
        </w:r>
        <w:r>
          <w:rPr>
            <w:rFonts w:cs="Tahoma"/>
          </w:rPr>
          <w:t>LMCV</w:t>
        </w:r>
        <w:r w:rsidRPr="008F7B89">
          <w:rPr>
            <w:rFonts w:cs="Tahoma"/>
          </w:rPr>
          <w:t>-MCH-23c-</w:t>
        </w:r>
      </w:ins>
      <w:ins w:id="8189" w:author="Haider Alhabibi" w:date="2022-01-30T21:11:00Z">
        <w:r w:rsidR="008F1862">
          <w:rPr>
            <w:rFonts w:cs="Tahoma"/>
          </w:rPr>
          <w:t>H-</w:t>
        </w:r>
      </w:ins>
      <w:ins w:id="8190" w:author="Author">
        <w:r w:rsidRPr="008F7B89">
          <w:rPr>
            <w:rFonts w:cs="Tahoma"/>
          </w:rPr>
          <w:t>AirflowRate-BestThatIcanDo.docx</w:t>
        </w:r>
      </w:ins>
    </w:p>
    <w:p w14:paraId="620F4D1E" w14:textId="15C91F0F" w:rsidR="008F7B89" w:rsidRPr="008F7B89" w:rsidRDefault="008F7B89" w:rsidP="008F7B89">
      <w:pPr>
        <w:spacing w:after="0" w:line="240" w:lineRule="auto"/>
        <w:rPr>
          <w:ins w:id="8191" w:author="Author"/>
          <w:rFonts w:cs="Tahoma"/>
        </w:rPr>
      </w:pPr>
      <w:ins w:id="8192" w:author="Author">
        <w:r w:rsidRPr="008F7B89">
          <w:rPr>
            <w:rFonts w:cs="Tahoma"/>
          </w:rPr>
          <w:t>20</w:t>
        </w:r>
        <w:r>
          <w:rPr>
            <w:rFonts w:cs="Tahoma"/>
          </w:rPr>
          <w:t>22</w:t>
        </w:r>
        <w:r w:rsidRPr="008F7B89">
          <w:rPr>
            <w:rFonts w:cs="Tahoma"/>
          </w:rPr>
          <w:t>-</w:t>
        </w:r>
        <w:r>
          <w:rPr>
            <w:rFonts w:cs="Tahoma"/>
          </w:rPr>
          <w:t>LMCV</w:t>
        </w:r>
        <w:r w:rsidRPr="008F7B89">
          <w:rPr>
            <w:rFonts w:cs="Tahoma"/>
          </w:rPr>
          <w:t>-MCH-23d-</w:t>
        </w:r>
      </w:ins>
      <w:ins w:id="8193" w:author="Haider Alhabibi" w:date="2022-01-30T21:11:00Z">
        <w:r w:rsidR="008F1862">
          <w:rPr>
            <w:rFonts w:cs="Tahoma"/>
          </w:rPr>
          <w:t>H-</w:t>
        </w:r>
      </w:ins>
      <w:ins w:id="8194" w:author="Author">
        <w:r w:rsidRPr="008F7B89">
          <w:rPr>
            <w:rFonts w:cs="Tahoma"/>
          </w:rPr>
          <w:t>AirflowRate-MeasurementOnly-AllZonesCallingOnly.docx</w:t>
        </w:r>
      </w:ins>
    </w:p>
    <w:p w14:paraId="000E6CDE" w14:textId="62B4EFF8" w:rsidR="008F7B89" w:rsidRPr="008F7B89" w:rsidRDefault="008F7B89" w:rsidP="008F7B89">
      <w:pPr>
        <w:spacing w:after="0" w:line="240" w:lineRule="auto"/>
        <w:rPr>
          <w:ins w:id="8195" w:author="Author"/>
          <w:rFonts w:cs="Tahoma"/>
        </w:rPr>
      </w:pPr>
      <w:ins w:id="8196" w:author="Author">
        <w:r w:rsidRPr="008F7B89">
          <w:rPr>
            <w:rFonts w:cs="Tahoma"/>
          </w:rPr>
          <w:t>20</w:t>
        </w:r>
        <w:r>
          <w:rPr>
            <w:rFonts w:cs="Tahoma"/>
          </w:rPr>
          <w:t>22</w:t>
        </w:r>
        <w:r w:rsidRPr="008F7B89">
          <w:rPr>
            <w:rFonts w:cs="Tahoma"/>
          </w:rPr>
          <w:t>-</w:t>
        </w:r>
        <w:r>
          <w:rPr>
            <w:rFonts w:cs="Tahoma"/>
          </w:rPr>
          <w:t>LMCV</w:t>
        </w:r>
        <w:r w:rsidRPr="008F7B89">
          <w:rPr>
            <w:rFonts w:cs="Tahoma"/>
          </w:rPr>
          <w:t>-MCH-23e-</w:t>
        </w:r>
      </w:ins>
      <w:ins w:id="8197" w:author="Haider Alhabibi" w:date="2022-01-30T21:11:00Z">
        <w:r w:rsidR="008F1862">
          <w:rPr>
            <w:rFonts w:cs="Tahoma"/>
          </w:rPr>
          <w:t>H-</w:t>
        </w:r>
      </w:ins>
      <w:ins w:id="8198" w:author="Author">
        <w:r w:rsidRPr="008F7B89">
          <w:rPr>
            <w:rFonts w:cs="Tahoma"/>
          </w:rPr>
          <w:t>AirflowRate-AllZonesCallingOnly-WithCFVCS.docx</w:t>
        </w:r>
      </w:ins>
    </w:p>
    <w:p w14:paraId="44732284" w14:textId="52B16E0F" w:rsidR="008F7B89" w:rsidRPr="008F7B89" w:rsidRDefault="008F7B89" w:rsidP="008F7B89">
      <w:pPr>
        <w:spacing w:after="0" w:line="240" w:lineRule="auto"/>
        <w:rPr>
          <w:ins w:id="8199" w:author="Author"/>
          <w:rFonts w:cs="Tahoma"/>
        </w:rPr>
      </w:pPr>
      <w:ins w:id="8200" w:author="Author">
        <w:r w:rsidRPr="008F7B89">
          <w:rPr>
            <w:rFonts w:cs="Tahoma"/>
          </w:rPr>
          <w:t>20</w:t>
        </w:r>
        <w:r>
          <w:rPr>
            <w:rFonts w:cs="Tahoma"/>
          </w:rPr>
          <w:t>22</w:t>
        </w:r>
        <w:r w:rsidRPr="008F7B89">
          <w:rPr>
            <w:rFonts w:cs="Tahoma"/>
          </w:rPr>
          <w:t>-</w:t>
        </w:r>
        <w:r>
          <w:rPr>
            <w:rFonts w:cs="Tahoma"/>
          </w:rPr>
          <w:t>LMCV</w:t>
        </w:r>
        <w:r w:rsidRPr="008F7B89">
          <w:rPr>
            <w:rFonts w:cs="Tahoma"/>
          </w:rPr>
          <w:t>-MCH-23f-</w:t>
        </w:r>
      </w:ins>
      <w:ins w:id="8201" w:author="Haider Alhabibi" w:date="2022-01-30T21:11:00Z">
        <w:r w:rsidR="008F1862">
          <w:rPr>
            <w:rFonts w:cs="Tahoma"/>
          </w:rPr>
          <w:t>H-</w:t>
        </w:r>
      </w:ins>
      <w:ins w:id="8202" w:author="Author">
        <w:r w:rsidRPr="008F7B89">
          <w:rPr>
            <w:rFonts w:cs="Tahoma"/>
          </w:rPr>
          <w:t>AirflowRate-EveryZonalControlMode-WithCFVCS.docx</w:t>
        </w:r>
      </w:ins>
    </w:p>
    <w:p w14:paraId="0FFFFFB1" w14:textId="2B595559" w:rsidR="008F7B89" w:rsidRPr="008F7B89" w:rsidRDefault="008F7B89" w:rsidP="008F7B89">
      <w:pPr>
        <w:spacing w:after="0" w:line="240" w:lineRule="auto"/>
        <w:rPr>
          <w:ins w:id="8203" w:author="Author"/>
          <w:rFonts w:cs="Tahoma"/>
        </w:rPr>
      </w:pPr>
      <w:ins w:id="8204" w:author="Author">
        <w:r w:rsidRPr="008F7B89">
          <w:rPr>
            <w:rFonts w:cs="Tahoma"/>
          </w:rPr>
          <w:t>20</w:t>
        </w:r>
        <w:r>
          <w:rPr>
            <w:rFonts w:cs="Tahoma"/>
          </w:rPr>
          <w:t>22</w:t>
        </w:r>
        <w:r w:rsidRPr="008F7B89">
          <w:rPr>
            <w:rFonts w:cs="Tahoma"/>
          </w:rPr>
          <w:t>-</w:t>
        </w:r>
        <w:r>
          <w:rPr>
            <w:rFonts w:cs="Tahoma"/>
          </w:rPr>
          <w:t>LMCV</w:t>
        </w:r>
        <w:r w:rsidRPr="008F7B89">
          <w:rPr>
            <w:rFonts w:cs="Tahoma"/>
          </w:rPr>
          <w:t>-MCH-24a-</w:t>
        </w:r>
      </w:ins>
      <w:ins w:id="8205" w:author="Haider Alhabibi" w:date="2022-01-30T21:11:00Z">
        <w:r w:rsidR="008F1862">
          <w:rPr>
            <w:rFonts w:cs="Tahoma"/>
          </w:rPr>
          <w:t>H-</w:t>
        </w:r>
      </w:ins>
      <w:ins w:id="8206" w:author="Author">
        <w:r w:rsidRPr="008F7B89">
          <w:rPr>
            <w:rFonts w:cs="Tahoma"/>
          </w:rPr>
          <w:t>EnclosureAirLeakageWorksheet-SinglePointTest-Manual Meter.docx</w:t>
        </w:r>
      </w:ins>
    </w:p>
    <w:p w14:paraId="6B00F354" w14:textId="3DAA2185" w:rsidR="008F7B89" w:rsidRPr="008F7B89" w:rsidRDefault="008F7B89" w:rsidP="008F7B89">
      <w:pPr>
        <w:spacing w:after="0" w:line="240" w:lineRule="auto"/>
        <w:rPr>
          <w:ins w:id="8207" w:author="Author"/>
          <w:rFonts w:cs="Tahoma"/>
        </w:rPr>
      </w:pPr>
      <w:ins w:id="8208" w:author="Author">
        <w:r w:rsidRPr="008F7B89">
          <w:rPr>
            <w:rFonts w:cs="Tahoma"/>
          </w:rPr>
          <w:t>20</w:t>
        </w:r>
        <w:r>
          <w:rPr>
            <w:rFonts w:cs="Tahoma"/>
          </w:rPr>
          <w:t>22</w:t>
        </w:r>
        <w:r w:rsidRPr="008F7B89">
          <w:rPr>
            <w:rFonts w:cs="Tahoma"/>
          </w:rPr>
          <w:t>-</w:t>
        </w:r>
        <w:r>
          <w:rPr>
            <w:rFonts w:cs="Tahoma"/>
          </w:rPr>
          <w:t>LMCV</w:t>
        </w:r>
        <w:r w:rsidRPr="008F7B89">
          <w:rPr>
            <w:rFonts w:cs="Tahoma"/>
          </w:rPr>
          <w:t>-MCH-24b-</w:t>
        </w:r>
      </w:ins>
      <w:ins w:id="8209" w:author="Haider Alhabibi" w:date="2022-01-30T21:12:00Z">
        <w:r w:rsidR="008F1862">
          <w:rPr>
            <w:rFonts w:cs="Tahoma"/>
          </w:rPr>
          <w:t>H-</w:t>
        </w:r>
      </w:ins>
      <w:ins w:id="8210" w:author="Author">
        <w:r w:rsidRPr="008F7B89">
          <w:rPr>
            <w:rFonts w:cs="Tahoma"/>
          </w:rPr>
          <w:t>EnclosureAirLeakageWorksheet-SinglePointTest-Automatic Meter.docx</w:t>
        </w:r>
      </w:ins>
    </w:p>
    <w:p w14:paraId="1E83C90A" w14:textId="77ADA06D" w:rsidR="008F7B89" w:rsidRPr="008F7B89" w:rsidRDefault="008F7B89" w:rsidP="008F7B89">
      <w:pPr>
        <w:spacing w:after="0" w:line="240" w:lineRule="auto"/>
        <w:rPr>
          <w:ins w:id="8211" w:author="Author"/>
          <w:rFonts w:cs="Tahoma"/>
        </w:rPr>
      </w:pPr>
      <w:ins w:id="8212" w:author="Author">
        <w:r w:rsidRPr="008F7B89">
          <w:rPr>
            <w:rFonts w:cs="Tahoma"/>
          </w:rPr>
          <w:t>20</w:t>
        </w:r>
        <w:r>
          <w:rPr>
            <w:rFonts w:cs="Tahoma"/>
          </w:rPr>
          <w:t>22</w:t>
        </w:r>
        <w:r w:rsidRPr="008F7B89">
          <w:rPr>
            <w:rFonts w:cs="Tahoma"/>
          </w:rPr>
          <w:t>-</w:t>
        </w:r>
        <w:r>
          <w:rPr>
            <w:rFonts w:cs="Tahoma"/>
          </w:rPr>
          <w:t>LMCV</w:t>
        </w:r>
        <w:r w:rsidRPr="008F7B89">
          <w:rPr>
            <w:rFonts w:cs="Tahoma"/>
          </w:rPr>
          <w:t>-MCH-</w:t>
        </w:r>
      </w:ins>
      <w:ins w:id="8213" w:author="Haider Alhabibi" w:date="2022-01-30T21:12:00Z">
        <w:r w:rsidR="008F1862">
          <w:rPr>
            <w:rFonts w:cs="Tahoma"/>
          </w:rPr>
          <w:t>H-</w:t>
        </w:r>
      </w:ins>
      <w:ins w:id="8214" w:author="Author">
        <w:r w:rsidRPr="008F7B89">
          <w:rPr>
            <w:rFonts w:cs="Tahoma"/>
          </w:rPr>
          <w:t>25a-RefrigerantCharge-Superheat.docx</w:t>
        </w:r>
      </w:ins>
    </w:p>
    <w:p w14:paraId="40C45149" w14:textId="521E36AC" w:rsidR="008F7B89" w:rsidRPr="008F7B89" w:rsidRDefault="008F7B89" w:rsidP="008F7B89">
      <w:pPr>
        <w:spacing w:after="0" w:line="240" w:lineRule="auto"/>
        <w:rPr>
          <w:ins w:id="8215" w:author="Author"/>
          <w:rFonts w:cs="Tahoma"/>
        </w:rPr>
      </w:pPr>
      <w:ins w:id="8216" w:author="Author">
        <w:r w:rsidRPr="008F7B89">
          <w:rPr>
            <w:rFonts w:cs="Tahoma"/>
          </w:rPr>
          <w:t>20</w:t>
        </w:r>
        <w:r>
          <w:rPr>
            <w:rFonts w:cs="Tahoma"/>
          </w:rPr>
          <w:t>22</w:t>
        </w:r>
        <w:r w:rsidRPr="008F7B89">
          <w:rPr>
            <w:rFonts w:cs="Tahoma"/>
          </w:rPr>
          <w:t>-</w:t>
        </w:r>
        <w:r>
          <w:rPr>
            <w:rFonts w:cs="Tahoma"/>
          </w:rPr>
          <w:t>LMCV</w:t>
        </w:r>
        <w:r w:rsidRPr="008F7B89">
          <w:rPr>
            <w:rFonts w:cs="Tahoma"/>
          </w:rPr>
          <w:t>-MCH-</w:t>
        </w:r>
      </w:ins>
      <w:ins w:id="8217" w:author="Haider Alhabibi" w:date="2022-01-30T21:12:00Z">
        <w:r w:rsidR="008F1862">
          <w:rPr>
            <w:rFonts w:cs="Tahoma"/>
          </w:rPr>
          <w:t>H-</w:t>
        </w:r>
      </w:ins>
      <w:ins w:id="8218" w:author="Author">
        <w:r w:rsidRPr="008F7B89">
          <w:rPr>
            <w:rFonts w:cs="Tahoma"/>
          </w:rPr>
          <w:t>25b-RefrigerantCharge-Subcooling.docx</w:t>
        </w:r>
      </w:ins>
    </w:p>
    <w:p w14:paraId="466F3064" w14:textId="46FBD65D" w:rsidR="008F7B89" w:rsidRPr="008F7B89" w:rsidRDefault="008F7B89" w:rsidP="008F7B89">
      <w:pPr>
        <w:spacing w:after="0" w:line="240" w:lineRule="auto"/>
        <w:rPr>
          <w:ins w:id="8219" w:author="Author"/>
          <w:rFonts w:cs="Tahoma"/>
        </w:rPr>
      </w:pPr>
      <w:ins w:id="8220" w:author="Author">
        <w:r w:rsidRPr="008F7B89">
          <w:rPr>
            <w:rFonts w:cs="Tahoma"/>
          </w:rPr>
          <w:t>20</w:t>
        </w:r>
        <w:r>
          <w:rPr>
            <w:rFonts w:cs="Tahoma"/>
          </w:rPr>
          <w:t>22</w:t>
        </w:r>
        <w:r w:rsidRPr="008F7B89">
          <w:rPr>
            <w:rFonts w:cs="Tahoma"/>
          </w:rPr>
          <w:t>-</w:t>
        </w:r>
        <w:r>
          <w:rPr>
            <w:rFonts w:cs="Tahoma"/>
          </w:rPr>
          <w:t>LMCV</w:t>
        </w:r>
        <w:r w:rsidRPr="008F7B89">
          <w:rPr>
            <w:rFonts w:cs="Tahoma"/>
          </w:rPr>
          <w:t>-MCH-</w:t>
        </w:r>
      </w:ins>
      <w:ins w:id="8221" w:author="Haider Alhabibi" w:date="2022-01-30T21:12:00Z">
        <w:r w:rsidR="008F1862">
          <w:rPr>
            <w:rFonts w:cs="Tahoma"/>
          </w:rPr>
          <w:t>H-</w:t>
        </w:r>
      </w:ins>
      <w:ins w:id="8222" w:author="Author">
        <w:r w:rsidRPr="008F7B89">
          <w:rPr>
            <w:rFonts w:cs="Tahoma"/>
          </w:rPr>
          <w:t>25c-RefrigerantCharge-WeighInObservation.docx</w:t>
        </w:r>
      </w:ins>
    </w:p>
    <w:p w14:paraId="32A0421F" w14:textId="433D7677" w:rsidR="008F7B89" w:rsidRPr="008F7B89" w:rsidRDefault="008F7B89" w:rsidP="008F7B89">
      <w:pPr>
        <w:spacing w:after="0" w:line="240" w:lineRule="auto"/>
        <w:rPr>
          <w:ins w:id="8223" w:author="Author"/>
          <w:rFonts w:cs="Tahoma"/>
        </w:rPr>
      </w:pPr>
      <w:ins w:id="8224" w:author="Author">
        <w:r w:rsidRPr="008F7B89">
          <w:rPr>
            <w:rFonts w:cs="Tahoma"/>
          </w:rPr>
          <w:t>20</w:t>
        </w:r>
        <w:r>
          <w:rPr>
            <w:rFonts w:cs="Tahoma"/>
          </w:rPr>
          <w:t>22</w:t>
        </w:r>
        <w:r w:rsidRPr="008F7B89">
          <w:rPr>
            <w:rFonts w:cs="Tahoma"/>
          </w:rPr>
          <w:t>-</w:t>
        </w:r>
        <w:r>
          <w:rPr>
            <w:rFonts w:cs="Tahoma"/>
          </w:rPr>
          <w:t>LMCV</w:t>
        </w:r>
        <w:r w:rsidRPr="008F7B89">
          <w:rPr>
            <w:rFonts w:cs="Tahoma"/>
          </w:rPr>
          <w:t>-MCH-</w:t>
        </w:r>
      </w:ins>
      <w:ins w:id="8225" w:author="Haider Alhabibi" w:date="2022-01-30T21:12:00Z">
        <w:r w:rsidR="008F1862">
          <w:rPr>
            <w:rFonts w:cs="Tahoma"/>
          </w:rPr>
          <w:t>H-</w:t>
        </w:r>
      </w:ins>
      <w:ins w:id="8226" w:author="Author">
        <w:r w:rsidRPr="008F7B89">
          <w:rPr>
            <w:rFonts w:cs="Tahoma"/>
          </w:rPr>
          <w:t>25e-RefrigerantCharge-WinterSetup.docx</w:t>
        </w:r>
      </w:ins>
    </w:p>
    <w:p w14:paraId="49157847" w14:textId="3952346B" w:rsidR="008F7B89" w:rsidRDefault="008F7B89" w:rsidP="008F7B89">
      <w:pPr>
        <w:spacing w:after="0" w:line="240" w:lineRule="auto"/>
        <w:rPr>
          <w:ins w:id="8227" w:author="Author"/>
          <w:rFonts w:cs="Tahoma"/>
        </w:rPr>
      </w:pPr>
      <w:ins w:id="8228" w:author="Author">
        <w:r w:rsidRPr="008F7B89">
          <w:rPr>
            <w:rFonts w:cs="Tahoma"/>
          </w:rPr>
          <w:t>20</w:t>
        </w:r>
        <w:r>
          <w:rPr>
            <w:rFonts w:cs="Tahoma"/>
          </w:rPr>
          <w:t>22</w:t>
        </w:r>
        <w:r w:rsidRPr="008F7B89">
          <w:rPr>
            <w:rFonts w:cs="Tahoma"/>
          </w:rPr>
          <w:t>-</w:t>
        </w:r>
        <w:r>
          <w:rPr>
            <w:rFonts w:cs="Tahoma"/>
          </w:rPr>
          <w:t>LMCV</w:t>
        </w:r>
        <w:r w:rsidRPr="008F7B89">
          <w:rPr>
            <w:rFonts w:cs="Tahoma"/>
          </w:rPr>
          <w:t>-MCH-</w:t>
        </w:r>
      </w:ins>
      <w:ins w:id="8229" w:author="Haider Alhabibi" w:date="2022-01-30T21:12:00Z">
        <w:r w:rsidR="008F1862">
          <w:rPr>
            <w:rFonts w:cs="Tahoma"/>
          </w:rPr>
          <w:t>H-</w:t>
        </w:r>
      </w:ins>
      <w:ins w:id="8230" w:author="Author">
        <w:r w:rsidRPr="008F7B89">
          <w:rPr>
            <w:rFonts w:cs="Tahoma"/>
          </w:rPr>
          <w:t>25f-RefrigerantCharge-PackagedSystemManufacturerCert.docx</w:t>
        </w:r>
      </w:ins>
    </w:p>
    <w:p w14:paraId="57B40D8A" w14:textId="3A4F5ABE" w:rsidR="008F7B89" w:rsidRPr="008F7B89" w:rsidRDefault="008F7B89" w:rsidP="008F7B89">
      <w:pPr>
        <w:spacing w:after="0" w:line="240" w:lineRule="auto"/>
        <w:rPr>
          <w:ins w:id="8231" w:author="Author"/>
          <w:rFonts w:cs="Tahoma"/>
        </w:rPr>
      </w:pPr>
      <w:ins w:id="8232" w:author="Author">
        <w:r w:rsidRPr="008F7B89">
          <w:rPr>
            <w:rFonts w:cs="Tahoma"/>
          </w:rPr>
          <w:t>20</w:t>
        </w:r>
        <w:r>
          <w:rPr>
            <w:rFonts w:cs="Tahoma"/>
          </w:rPr>
          <w:t>22</w:t>
        </w:r>
        <w:r w:rsidRPr="008F7B89">
          <w:rPr>
            <w:rFonts w:cs="Tahoma"/>
          </w:rPr>
          <w:t>-</w:t>
        </w:r>
        <w:r>
          <w:rPr>
            <w:rFonts w:cs="Tahoma"/>
          </w:rPr>
          <w:t>LMCV</w:t>
        </w:r>
        <w:r w:rsidRPr="008F7B89">
          <w:rPr>
            <w:rFonts w:cs="Tahoma"/>
          </w:rPr>
          <w:t>-MCH-</w:t>
        </w:r>
      </w:ins>
      <w:ins w:id="8233" w:author="Haider Alhabibi" w:date="2022-01-30T21:12:00Z">
        <w:r w:rsidR="008F1862">
          <w:rPr>
            <w:rFonts w:cs="Tahoma"/>
          </w:rPr>
          <w:t>H-</w:t>
        </w:r>
      </w:ins>
      <w:ins w:id="8234" w:author="Author">
        <w:r w:rsidRPr="008F7B89">
          <w:rPr>
            <w:rFonts w:cs="Tahoma"/>
          </w:rPr>
          <w:t>26-RatedSystemVerification.docx</w:t>
        </w:r>
      </w:ins>
    </w:p>
    <w:p w14:paraId="3178477E" w14:textId="5A0E83A6" w:rsidR="008F7B89" w:rsidRPr="008F7B89" w:rsidDel="008F1862" w:rsidRDefault="008F7B89" w:rsidP="008F7B89">
      <w:pPr>
        <w:spacing w:after="0" w:line="240" w:lineRule="auto"/>
        <w:rPr>
          <w:ins w:id="8235" w:author="Author"/>
          <w:del w:id="8236" w:author="Haider Alhabibi" w:date="2022-01-30T21:13:00Z"/>
          <w:rFonts w:cs="Tahoma"/>
        </w:rPr>
      </w:pPr>
      <w:ins w:id="8237" w:author="Author">
        <w:del w:id="8238" w:author="Haider Alhabibi" w:date="2022-01-30T21:13:00Z">
          <w:r w:rsidRPr="008F7B89" w:rsidDel="008F1862">
            <w:rPr>
              <w:rFonts w:cs="Tahoma"/>
            </w:rPr>
            <w:lastRenderedPageBreak/>
            <w:delText>20</w:delText>
          </w:r>
          <w:r w:rsidDel="008F1862">
            <w:rPr>
              <w:rFonts w:cs="Tahoma"/>
            </w:rPr>
            <w:delText>22</w:delText>
          </w:r>
          <w:r w:rsidRPr="008F7B89" w:rsidDel="008F1862">
            <w:rPr>
              <w:rFonts w:cs="Tahoma"/>
            </w:rPr>
            <w:delText>-</w:delText>
          </w:r>
          <w:r w:rsidDel="008F1862">
            <w:rPr>
              <w:rFonts w:cs="Tahoma"/>
            </w:rPr>
            <w:delText>LMCV</w:delText>
          </w:r>
          <w:r w:rsidRPr="008F7B89" w:rsidDel="008F1862">
            <w:rPr>
              <w:rFonts w:cs="Tahoma"/>
            </w:rPr>
            <w:delText>-MCH-27a-ContinuousMechVent-FanVentRateMethod.docx</w:delText>
          </w:r>
        </w:del>
      </w:ins>
    </w:p>
    <w:p w14:paraId="6E5B76E0" w14:textId="3B05E409" w:rsidR="008F7B89" w:rsidRPr="008F7B89" w:rsidRDefault="008F7B89" w:rsidP="008F7B89">
      <w:pPr>
        <w:spacing w:after="0" w:line="240" w:lineRule="auto"/>
        <w:rPr>
          <w:ins w:id="8239" w:author="Author"/>
          <w:rFonts w:cs="Tahoma"/>
        </w:rPr>
      </w:pPr>
      <w:ins w:id="8240" w:author="Author">
        <w:r w:rsidRPr="008F7B89">
          <w:rPr>
            <w:rFonts w:cs="Tahoma"/>
          </w:rPr>
          <w:t>20</w:t>
        </w:r>
        <w:r>
          <w:rPr>
            <w:rFonts w:cs="Tahoma"/>
          </w:rPr>
          <w:t>22</w:t>
        </w:r>
        <w:r w:rsidRPr="008F7B89">
          <w:rPr>
            <w:rFonts w:cs="Tahoma"/>
          </w:rPr>
          <w:t>-</w:t>
        </w:r>
        <w:r>
          <w:rPr>
            <w:rFonts w:cs="Tahoma"/>
          </w:rPr>
          <w:t>LMCV</w:t>
        </w:r>
        <w:r w:rsidRPr="008F7B89">
          <w:rPr>
            <w:rFonts w:cs="Tahoma"/>
          </w:rPr>
          <w:t>-MCH-27b-</w:t>
        </w:r>
      </w:ins>
      <w:ins w:id="8241" w:author="Haider Alhabibi" w:date="2022-01-30T21:13:00Z">
        <w:r w:rsidR="008F1862">
          <w:rPr>
            <w:rFonts w:cs="Tahoma"/>
          </w:rPr>
          <w:t>H-</w:t>
        </w:r>
      </w:ins>
      <w:ins w:id="8242" w:author="Author">
        <w:r w:rsidRPr="008F7B89">
          <w:rPr>
            <w:rFonts w:cs="Tahoma"/>
          </w:rPr>
          <w:t>ContinuousMechVent-TotalVentRateMethod.docx</w:t>
        </w:r>
      </w:ins>
    </w:p>
    <w:p w14:paraId="45EC61DE" w14:textId="34EF027A" w:rsidR="008F7B89" w:rsidRPr="008F7B89" w:rsidDel="008F1862" w:rsidRDefault="008F7B89" w:rsidP="008F7B89">
      <w:pPr>
        <w:spacing w:after="0" w:line="240" w:lineRule="auto"/>
        <w:rPr>
          <w:ins w:id="8243" w:author="Author"/>
          <w:del w:id="8244" w:author="Haider Alhabibi" w:date="2022-01-30T21:13:00Z"/>
          <w:rFonts w:cs="Tahoma"/>
        </w:rPr>
      </w:pPr>
      <w:ins w:id="8245" w:author="Author">
        <w:del w:id="8246" w:author="Haider Alhabibi" w:date="2022-01-30T21:13:00Z">
          <w:r w:rsidRPr="008F7B89" w:rsidDel="008F1862">
            <w:rPr>
              <w:rFonts w:cs="Tahoma"/>
            </w:rPr>
            <w:delText>20</w:delText>
          </w:r>
          <w:r w:rsidDel="008F1862">
            <w:rPr>
              <w:rFonts w:cs="Tahoma"/>
            </w:rPr>
            <w:delText>22</w:delText>
          </w:r>
          <w:r w:rsidRPr="008F7B89" w:rsidDel="008F1862">
            <w:rPr>
              <w:rFonts w:cs="Tahoma"/>
            </w:rPr>
            <w:delText>-</w:delText>
          </w:r>
          <w:r w:rsidDel="008F1862">
            <w:rPr>
              <w:rFonts w:cs="Tahoma"/>
            </w:rPr>
            <w:delText>LMCV</w:delText>
          </w:r>
          <w:r w:rsidRPr="008F7B89" w:rsidDel="008F1862">
            <w:rPr>
              <w:rFonts w:cs="Tahoma"/>
            </w:rPr>
            <w:delText>-MCH-27c-SinglefamilyMultifamilyScheduledandRealTimeControl.docx</w:delText>
          </w:r>
        </w:del>
      </w:ins>
    </w:p>
    <w:p w14:paraId="18734A1B" w14:textId="13B6C36B" w:rsidR="008F7B89" w:rsidRPr="008F7B89" w:rsidRDefault="008F7B89" w:rsidP="008F7B89">
      <w:pPr>
        <w:spacing w:after="0" w:line="240" w:lineRule="auto"/>
        <w:rPr>
          <w:ins w:id="8247" w:author="Author"/>
          <w:rFonts w:cs="Tahoma"/>
        </w:rPr>
      </w:pPr>
      <w:ins w:id="8248" w:author="Author">
        <w:r w:rsidRPr="008F7B89">
          <w:rPr>
            <w:rFonts w:cs="Tahoma"/>
          </w:rPr>
          <w:t>20</w:t>
        </w:r>
        <w:r>
          <w:rPr>
            <w:rFonts w:cs="Tahoma"/>
          </w:rPr>
          <w:t>22</w:t>
        </w:r>
        <w:r w:rsidRPr="008F7B89">
          <w:rPr>
            <w:rFonts w:cs="Tahoma"/>
          </w:rPr>
          <w:t>-</w:t>
        </w:r>
        <w:r>
          <w:rPr>
            <w:rFonts w:cs="Tahoma"/>
          </w:rPr>
          <w:t>LMCV</w:t>
        </w:r>
        <w:r w:rsidRPr="008F7B89">
          <w:rPr>
            <w:rFonts w:cs="Tahoma"/>
          </w:rPr>
          <w:t>-MCH-28-</w:t>
        </w:r>
      </w:ins>
      <w:ins w:id="8249" w:author="Haider Alhabibi" w:date="2022-01-30T21:13:00Z">
        <w:r w:rsidR="008F1862">
          <w:rPr>
            <w:rFonts w:cs="Tahoma"/>
          </w:rPr>
          <w:t>H-</w:t>
        </w:r>
      </w:ins>
      <w:ins w:id="8250" w:author="Author">
        <w:r w:rsidRPr="008F7B89">
          <w:rPr>
            <w:rFonts w:cs="Tahoma"/>
          </w:rPr>
          <w:t>ReturnDuctAndFilterGrilleDesign-Table150.0-BorC.docx</w:t>
        </w:r>
      </w:ins>
    </w:p>
    <w:p w14:paraId="19EEBA17" w14:textId="1F7AFCE7" w:rsidR="008F7B89" w:rsidRPr="008F7B89" w:rsidRDefault="008F7B89" w:rsidP="008F7B89">
      <w:pPr>
        <w:spacing w:after="0" w:line="240" w:lineRule="auto"/>
        <w:rPr>
          <w:ins w:id="8251" w:author="Author"/>
          <w:rFonts w:cs="Tahoma"/>
        </w:rPr>
      </w:pPr>
      <w:ins w:id="8252" w:author="Author">
        <w:r w:rsidRPr="008F7B89">
          <w:rPr>
            <w:rFonts w:cs="Tahoma"/>
          </w:rPr>
          <w:t>20</w:t>
        </w:r>
        <w:r>
          <w:rPr>
            <w:rFonts w:cs="Tahoma"/>
          </w:rPr>
          <w:t>22</w:t>
        </w:r>
        <w:r w:rsidRPr="008F7B89">
          <w:rPr>
            <w:rFonts w:cs="Tahoma"/>
          </w:rPr>
          <w:t>-</w:t>
        </w:r>
        <w:r>
          <w:rPr>
            <w:rFonts w:cs="Tahoma"/>
          </w:rPr>
          <w:t>LMCV</w:t>
        </w:r>
        <w:r w:rsidRPr="008F7B89">
          <w:rPr>
            <w:rFonts w:cs="Tahoma"/>
          </w:rPr>
          <w:t>-MCH-29-</w:t>
        </w:r>
      </w:ins>
      <w:ins w:id="8253" w:author="Haider Alhabibi" w:date="2022-01-30T21:13:00Z">
        <w:r w:rsidR="008F1862">
          <w:rPr>
            <w:rFonts w:cs="Tahoma"/>
          </w:rPr>
          <w:t>H-</w:t>
        </w:r>
      </w:ins>
      <w:ins w:id="8254" w:author="Author">
        <w:r w:rsidRPr="008F7B89">
          <w:rPr>
            <w:rFonts w:cs="Tahoma"/>
          </w:rPr>
          <w:t>SupplyDuctSurfaceAreaBuriedDucts.docx</w:t>
        </w:r>
      </w:ins>
    </w:p>
    <w:p w14:paraId="7665B462" w14:textId="60BF68D8" w:rsidR="008F7B89" w:rsidRPr="008F7B89" w:rsidDel="008F1862" w:rsidRDefault="008F7B89" w:rsidP="008F7B89">
      <w:pPr>
        <w:spacing w:after="0" w:line="240" w:lineRule="auto"/>
        <w:rPr>
          <w:ins w:id="8255" w:author="Author"/>
          <w:del w:id="8256" w:author="Haider Alhabibi" w:date="2022-01-30T21:14:00Z"/>
          <w:rFonts w:cs="Tahoma"/>
        </w:rPr>
      </w:pPr>
      <w:ins w:id="8257" w:author="Author">
        <w:del w:id="8258" w:author="Haider Alhabibi" w:date="2022-01-30T21:14:00Z">
          <w:r w:rsidRPr="008F7B89" w:rsidDel="008F1862">
            <w:rPr>
              <w:rFonts w:cs="Tahoma"/>
            </w:rPr>
            <w:delText>20</w:delText>
          </w:r>
          <w:r w:rsidDel="008F1862">
            <w:rPr>
              <w:rFonts w:cs="Tahoma"/>
            </w:rPr>
            <w:delText>22</w:delText>
          </w:r>
          <w:r w:rsidRPr="008F7B89" w:rsidDel="008F1862">
            <w:rPr>
              <w:rFonts w:cs="Tahoma"/>
            </w:rPr>
            <w:delText>-</w:delText>
          </w:r>
          <w:r w:rsidDel="008F1862">
            <w:rPr>
              <w:rFonts w:cs="Tahoma"/>
            </w:rPr>
            <w:delText>LMCV-</w:delText>
          </w:r>
          <w:r w:rsidRPr="008F7B89" w:rsidDel="008F1862">
            <w:rPr>
              <w:rFonts w:cs="Tahoma"/>
            </w:rPr>
            <w:delText>MCH-30-VentilationCooling.docx</w:delText>
          </w:r>
        </w:del>
      </w:ins>
    </w:p>
    <w:p w14:paraId="36C5FE00" w14:textId="66E852FB" w:rsidR="008F7B89" w:rsidRPr="008F7B89" w:rsidRDefault="008F7B89" w:rsidP="008F7B89">
      <w:pPr>
        <w:spacing w:after="0" w:line="240" w:lineRule="auto"/>
        <w:rPr>
          <w:ins w:id="8259" w:author="Author"/>
          <w:rFonts w:cs="Tahoma"/>
        </w:rPr>
      </w:pPr>
      <w:ins w:id="8260" w:author="Author">
        <w:r w:rsidRPr="008F7B89">
          <w:rPr>
            <w:rFonts w:cs="Tahoma"/>
          </w:rPr>
          <w:t>20</w:t>
        </w:r>
        <w:r>
          <w:rPr>
            <w:rFonts w:cs="Tahoma"/>
          </w:rPr>
          <w:t>22</w:t>
        </w:r>
        <w:r w:rsidRPr="008F7B89">
          <w:rPr>
            <w:rFonts w:cs="Tahoma"/>
          </w:rPr>
          <w:t>-</w:t>
        </w:r>
        <w:r>
          <w:rPr>
            <w:rFonts w:cs="Tahoma"/>
          </w:rPr>
          <w:t>LMCV</w:t>
        </w:r>
        <w:r w:rsidRPr="008F7B89">
          <w:rPr>
            <w:rFonts w:cs="Tahoma"/>
          </w:rPr>
          <w:t>-MCH-31a-H-WholeHouseFanHERS-AirflowandWattsperWHF.docx</w:t>
        </w:r>
      </w:ins>
    </w:p>
    <w:p w14:paraId="64AE1D24" w14:textId="7BE4F37B" w:rsidR="008F7B89" w:rsidRPr="008F7B89" w:rsidRDefault="008F7B89" w:rsidP="008F7B89">
      <w:pPr>
        <w:spacing w:after="0" w:line="240" w:lineRule="auto"/>
        <w:rPr>
          <w:ins w:id="8261" w:author="Author"/>
          <w:rFonts w:cs="Tahoma"/>
        </w:rPr>
      </w:pPr>
      <w:ins w:id="8262" w:author="Author">
        <w:r w:rsidRPr="008F7B89">
          <w:rPr>
            <w:rFonts w:cs="Tahoma"/>
          </w:rPr>
          <w:t>20</w:t>
        </w:r>
        <w:r>
          <w:rPr>
            <w:rFonts w:cs="Tahoma"/>
          </w:rPr>
          <w:t>22</w:t>
        </w:r>
        <w:r w:rsidRPr="008F7B89">
          <w:rPr>
            <w:rFonts w:cs="Tahoma"/>
          </w:rPr>
          <w:t>-</w:t>
        </w:r>
        <w:r>
          <w:rPr>
            <w:rFonts w:cs="Tahoma"/>
          </w:rPr>
          <w:t>LMCV</w:t>
        </w:r>
        <w:r w:rsidRPr="008F7B89">
          <w:rPr>
            <w:rFonts w:cs="Tahoma"/>
          </w:rPr>
          <w:t>-MCH-31b-H-WholeHouseFanHERS-AirflowperWHFandTotalWatts.docx</w:t>
        </w:r>
      </w:ins>
    </w:p>
    <w:p w14:paraId="06A0D170" w14:textId="7EDB2800" w:rsidR="008F7B89" w:rsidRPr="008F7B89" w:rsidDel="008F1862" w:rsidRDefault="008F7B89" w:rsidP="008F7B89">
      <w:pPr>
        <w:spacing w:after="0" w:line="240" w:lineRule="auto"/>
        <w:rPr>
          <w:ins w:id="8263" w:author="Author"/>
          <w:del w:id="8264" w:author="Haider Alhabibi" w:date="2022-01-30T21:07:00Z"/>
          <w:rFonts w:cs="Tahoma"/>
        </w:rPr>
      </w:pPr>
      <w:ins w:id="8265" w:author="Author">
        <w:del w:id="8266" w:author="Haider Alhabibi" w:date="2022-01-30T21:07:00Z">
          <w:r w:rsidRPr="008F7B89" w:rsidDel="008F1862">
            <w:rPr>
              <w:rFonts w:cs="Tahoma"/>
            </w:rPr>
            <w:delText>20</w:delText>
          </w:r>
          <w:r w:rsidDel="008F1862">
            <w:rPr>
              <w:rFonts w:cs="Tahoma"/>
            </w:rPr>
            <w:delText>22</w:delText>
          </w:r>
          <w:r w:rsidRPr="008F7B89" w:rsidDel="008F1862">
            <w:rPr>
              <w:rFonts w:cs="Tahoma"/>
            </w:rPr>
            <w:delText>-</w:delText>
          </w:r>
          <w:r w:rsidDel="008F1862">
            <w:rPr>
              <w:rFonts w:cs="Tahoma"/>
            </w:rPr>
            <w:delText>LMCV</w:delText>
          </w:r>
          <w:r w:rsidRPr="008F7B89" w:rsidDel="008F1862">
            <w:rPr>
              <w:rFonts w:cs="Tahoma"/>
            </w:rPr>
            <w:delText>-MCH-31c-H-WholeHouseFanHERS-TotalAirflowandWattsperWHF.docx</w:delText>
          </w:r>
        </w:del>
      </w:ins>
    </w:p>
    <w:p w14:paraId="31ED8B80" w14:textId="13AF3148" w:rsidR="008F7B89" w:rsidRPr="008F7B89" w:rsidRDefault="008F7B89" w:rsidP="008F7B89">
      <w:pPr>
        <w:spacing w:after="0" w:line="240" w:lineRule="auto"/>
        <w:rPr>
          <w:ins w:id="8267" w:author="Author"/>
          <w:rFonts w:cs="Tahoma"/>
        </w:rPr>
      </w:pPr>
      <w:ins w:id="8268" w:author="Author">
        <w:r w:rsidRPr="008F7B89">
          <w:rPr>
            <w:rFonts w:cs="Tahoma"/>
          </w:rPr>
          <w:t>20</w:t>
        </w:r>
        <w:r>
          <w:rPr>
            <w:rFonts w:cs="Tahoma"/>
          </w:rPr>
          <w:t>22</w:t>
        </w:r>
        <w:r w:rsidRPr="008F7B89">
          <w:rPr>
            <w:rFonts w:cs="Tahoma"/>
          </w:rPr>
          <w:t>-</w:t>
        </w:r>
        <w:r>
          <w:rPr>
            <w:rFonts w:cs="Tahoma"/>
          </w:rPr>
          <w:t>LMCV</w:t>
        </w:r>
        <w:r w:rsidRPr="008F7B89">
          <w:rPr>
            <w:rFonts w:cs="Tahoma"/>
          </w:rPr>
          <w:t>-MCH-32-</w:t>
        </w:r>
      </w:ins>
      <w:ins w:id="8269" w:author="Haider Alhabibi" w:date="2022-01-30T21:14:00Z">
        <w:r w:rsidR="008F1862">
          <w:rPr>
            <w:rFonts w:cs="Tahoma"/>
          </w:rPr>
          <w:t>H-</w:t>
        </w:r>
      </w:ins>
      <w:ins w:id="8270" w:author="Author">
        <w:r w:rsidRPr="008F7B89">
          <w:rPr>
            <w:rFonts w:cs="Tahoma"/>
          </w:rPr>
          <w:t>KitchenVentilation.docx</w:t>
        </w:r>
      </w:ins>
    </w:p>
    <w:p w14:paraId="010D84F2" w14:textId="4B436B85" w:rsidR="008F7B89" w:rsidRPr="008F7B89" w:rsidRDefault="008F7B89" w:rsidP="008F7B89">
      <w:pPr>
        <w:spacing w:after="0" w:line="240" w:lineRule="auto"/>
        <w:rPr>
          <w:ins w:id="8271" w:author="Author"/>
          <w:rFonts w:cs="Tahoma"/>
        </w:rPr>
      </w:pPr>
      <w:ins w:id="8272" w:author="Author">
        <w:r w:rsidRPr="008F7B89">
          <w:rPr>
            <w:rFonts w:cs="Tahoma"/>
          </w:rPr>
          <w:t>20</w:t>
        </w:r>
        <w:r>
          <w:rPr>
            <w:rFonts w:cs="Tahoma"/>
          </w:rPr>
          <w:t>22</w:t>
        </w:r>
        <w:r w:rsidRPr="008F7B89">
          <w:rPr>
            <w:rFonts w:cs="Tahoma"/>
          </w:rPr>
          <w:t>-</w:t>
        </w:r>
        <w:r>
          <w:rPr>
            <w:rFonts w:cs="Tahoma"/>
          </w:rPr>
          <w:t>LMCV</w:t>
        </w:r>
        <w:r w:rsidRPr="008F7B89">
          <w:rPr>
            <w:rFonts w:cs="Tahoma"/>
          </w:rPr>
          <w:t>-MCH-33-</w:t>
        </w:r>
      </w:ins>
      <w:ins w:id="8273" w:author="Haider Alhabibi" w:date="2022-01-30T21:14:00Z">
        <w:r w:rsidR="008F1862">
          <w:rPr>
            <w:rFonts w:cs="Tahoma"/>
          </w:rPr>
          <w:t>H-</w:t>
        </w:r>
      </w:ins>
      <w:ins w:id="8274" w:author="Author">
        <w:r w:rsidRPr="008F7B89">
          <w:rPr>
            <w:rFonts w:cs="Tahoma"/>
          </w:rPr>
          <w:t>VchpComplianceCredit.docx</w:t>
        </w:r>
      </w:ins>
    </w:p>
    <w:p w14:paraId="0F8E7C58" w14:textId="175C01C3" w:rsidR="008F7B89" w:rsidRDefault="008F7B89" w:rsidP="008F7B89">
      <w:pPr>
        <w:spacing w:after="0" w:line="240" w:lineRule="auto"/>
        <w:rPr>
          <w:ins w:id="8275" w:author="Author"/>
          <w:rFonts w:cs="Tahoma"/>
        </w:rPr>
      </w:pPr>
      <w:ins w:id="8276" w:author="Author">
        <w:r w:rsidRPr="008F7B89">
          <w:rPr>
            <w:rFonts w:cs="Tahoma"/>
          </w:rPr>
          <w:t>20</w:t>
        </w:r>
        <w:r>
          <w:rPr>
            <w:rFonts w:cs="Tahoma"/>
          </w:rPr>
          <w:t>22</w:t>
        </w:r>
        <w:r w:rsidRPr="008F7B89">
          <w:rPr>
            <w:rFonts w:cs="Tahoma"/>
          </w:rPr>
          <w:t>-</w:t>
        </w:r>
        <w:r>
          <w:rPr>
            <w:rFonts w:cs="Tahoma"/>
          </w:rPr>
          <w:t>LMCV</w:t>
        </w:r>
        <w:r w:rsidRPr="008F7B89">
          <w:rPr>
            <w:rFonts w:cs="Tahoma"/>
          </w:rPr>
          <w:t>-PLB-21-H</w:t>
        </w:r>
        <w:del w:id="8277" w:author="Haider Alhabibi" w:date="2022-01-30T21:14:00Z">
          <w:r w:rsidRPr="008F7B89" w:rsidDel="008F1862">
            <w:rPr>
              <w:rFonts w:cs="Tahoma"/>
            </w:rPr>
            <w:delText>ERS</w:delText>
          </w:r>
        </w:del>
        <w:r w:rsidRPr="008F7B89">
          <w:rPr>
            <w:rFonts w:cs="Tahoma"/>
          </w:rPr>
          <w:t>-MultifamilyCentralHotWaterSystemDistribution.docx</w:t>
        </w:r>
      </w:ins>
    </w:p>
    <w:p w14:paraId="6845047F" w14:textId="067941A5" w:rsidR="008F7B89" w:rsidRDefault="008F7B89" w:rsidP="008F7B89">
      <w:pPr>
        <w:spacing w:after="0" w:line="240" w:lineRule="auto"/>
        <w:rPr>
          <w:ins w:id="8278" w:author="Haider Alhabibi" w:date="2022-02-18T08:25:00Z"/>
          <w:rFonts w:cs="Tahoma"/>
        </w:rPr>
      </w:pPr>
      <w:ins w:id="8279" w:author="Author">
        <w:r w:rsidRPr="008F7B89">
          <w:rPr>
            <w:rFonts w:cs="Tahoma"/>
          </w:rPr>
          <w:t>20</w:t>
        </w:r>
        <w:r>
          <w:rPr>
            <w:rFonts w:cs="Tahoma"/>
          </w:rPr>
          <w:t>22</w:t>
        </w:r>
        <w:r w:rsidRPr="008F7B89">
          <w:rPr>
            <w:rFonts w:cs="Tahoma"/>
          </w:rPr>
          <w:t>-</w:t>
        </w:r>
        <w:r>
          <w:rPr>
            <w:rFonts w:cs="Tahoma"/>
          </w:rPr>
          <w:t>LMCV</w:t>
        </w:r>
        <w:r w:rsidRPr="008F7B89">
          <w:rPr>
            <w:rFonts w:cs="Tahoma"/>
          </w:rPr>
          <w:t>-PLB-22-H</w:t>
        </w:r>
        <w:del w:id="8280" w:author="Haider Alhabibi" w:date="2022-01-30T21:14:00Z">
          <w:r w:rsidRPr="008F7B89" w:rsidDel="008F1862">
            <w:rPr>
              <w:rFonts w:cs="Tahoma"/>
            </w:rPr>
            <w:delText>ERS</w:delText>
          </w:r>
        </w:del>
        <w:r w:rsidRPr="008F7B89">
          <w:rPr>
            <w:rFonts w:cs="Tahoma"/>
          </w:rPr>
          <w:t>-SingleDwellingUnitHotWaterSystemDistribution.docx</w:t>
        </w:r>
      </w:ins>
    </w:p>
    <w:p w14:paraId="1906EACC" w14:textId="77777777" w:rsidR="004746F1" w:rsidRDefault="004746F1" w:rsidP="004746F1">
      <w:pPr>
        <w:spacing w:after="0" w:line="240" w:lineRule="auto"/>
        <w:rPr>
          <w:ins w:id="8281" w:author="Armando Ramirez" w:date="2022-02-10T20:36:00Z"/>
          <w:rFonts w:cs="Tahoma"/>
        </w:rPr>
      </w:pPr>
    </w:p>
    <w:p w14:paraId="1F5DE7D0" w14:textId="5BE89961" w:rsidR="006B1ACB" w:rsidRDefault="006B1ACB" w:rsidP="006B1ACB">
      <w:pPr>
        <w:spacing w:after="240"/>
        <w:rPr>
          <w:ins w:id="8282" w:author="Armando Ramirez" w:date="2022-02-10T20:38:00Z"/>
          <w:rStyle w:val="Hyperlink"/>
          <w:rFonts w:cs="Tahoma"/>
          <w:b/>
          <w:bCs/>
          <w:color w:val="auto"/>
          <w:szCs w:val="24"/>
          <w:u w:val="none"/>
        </w:rPr>
      </w:pPr>
      <w:bookmarkStart w:id="8283" w:name="_Hlk96070256"/>
      <w:ins w:id="8284" w:author="Armando Ramirez" w:date="2022-02-10T20:37:00Z">
        <w:r>
          <w:rPr>
            <w:rStyle w:val="Hyperlink"/>
            <w:rFonts w:cs="Tahoma"/>
            <w:b/>
            <w:bCs/>
            <w:color w:val="auto"/>
            <w:szCs w:val="24"/>
            <w:u w:val="none"/>
          </w:rPr>
          <w:t>Nonresidential and High-Rise</w:t>
        </w:r>
      </w:ins>
      <w:ins w:id="8285" w:author="Armando Ramirez" w:date="2022-02-10T20:36:00Z">
        <w:r>
          <w:rPr>
            <w:rStyle w:val="Hyperlink"/>
            <w:rFonts w:cs="Tahoma"/>
            <w:b/>
            <w:bCs/>
            <w:color w:val="auto"/>
            <w:szCs w:val="24"/>
            <w:u w:val="none"/>
          </w:rPr>
          <w:t xml:space="preserve"> </w:t>
        </w:r>
      </w:ins>
      <w:ins w:id="8286" w:author="Armando Ramirez" w:date="2022-02-10T20:37:00Z">
        <w:r>
          <w:rPr>
            <w:rStyle w:val="Hyperlink"/>
            <w:rFonts w:cs="Tahoma"/>
            <w:b/>
            <w:bCs/>
            <w:color w:val="auto"/>
            <w:szCs w:val="24"/>
            <w:u w:val="none"/>
          </w:rPr>
          <w:t>Multif</w:t>
        </w:r>
      </w:ins>
      <w:ins w:id="8287" w:author="Armando Ramirez" w:date="2022-02-10T20:36:00Z">
        <w:r w:rsidRPr="0030433B">
          <w:rPr>
            <w:rStyle w:val="Hyperlink"/>
            <w:rFonts w:cs="Tahoma"/>
            <w:b/>
            <w:bCs/>
            <w:color w:val="auto"/>
            <w:szCs w:val="24"/>
            <w:u w:val="none"/>
          </w:rPr>
          <w:t>amily</w:t>
        </w:r>
      </w:ins>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36"/>
      </w:tblGrid>
      <w:tr w:rsidR="00FB3DAE" w:rsidRPr="0071577B" w14:paraId="7E769F1B" w14:textId="77777777" w:rsidTr="0079022D">
        <w:trPr>
          <w:trHeight w:hRule="exact" w:val="288"/>
          <w:ins w:id="8288" w:author="Armando Ramirez" w:date="2022-02-10T20:38:00Z"/>
        </w:trPr>
        <w:tc>
          <w:tcPr>
            <w:tcW w:w="9936" w:type="dxa"/>
            <w:noWrap/>
          </w:tcPr>
          <w:bookmarkEnd w:id="8283"/>
          <w:p w14:paraId="06F84B8A" w14:textId="77777777" w:rsidR="00FB3DAE" w:rsidRPr="0071577B" w:rsidRDefault="00FB3DAE" w:rsidP="0079022D">
            <w:pPr>
              <w:spacing w:after="0"/>
              <w:rPr>
                <w:ins w:id="8289" w:author="Armando Ramirez" w:date="2022-02-10T20:38:00Z"/>
                <w:rFonts w:cs="Tahoma"/>
                <w:sz w:val="24"/>
                <w:szCs w:val="24"/>
                <w:lang w:val="fr-FR"/>
              </w:rPr>
            </w:pPr>
            <w:ins w:id="8290" w:author="Armando Ramirez" w:date="2022-02-10T20:38:00Z">
              <w:r w:rsidRPr="0071577B">
                <w:rPr>
                  <w:rFonts w:cs="Tahoma"/>
                  <w:sz w:val="24"/>
                  <w:szCs w:val="24"/>
                  <w:lang w:val="fr-FR"/>
                </w:rPr>
                <w:t>20</w:t>
              </w:r>
              <w:r>
                <w:rPr>
                  <w:rFonts w:cs="Tahoma"/>
                  <w:sz w:val="24"/>
                  <w:szCs w:val="24"/>
                  <w:lang w:val="fr-FR"/>
                </w:rPr>
                <w:t>22</w:t>
              </w:r>
              <w:r w:rsidRPr="0071577B">
                <w:rPr>
                  <w:rFonts w:cs="Tahoma"/>
                  <w:sz w:val="24"/>
                  <w:szCs w:val="24"/>
                  <w:lang w:val="fr-FR"/>
                </w:rPr>
                <w:t>-NRCV-MCH-04a-</w:t>
              </w:r>
              <w:r>
                <w:rPr>
                  <w:rFonts w:cs="Tahoma"/>
                  <w:sz w:val="24"/>
                  <w:szCs w:val="24"/>
                  <w:lang w:val="fr-FR"/>
                </w:rPr>
                <w:t>H-</w:t>
              </w:r>
              <w:r w:rsidRPr="0071577B">
                <w:rPr>
                  <w:rFonts w:cs="Tahoma"/>
                  <w:sz w:val="24"/>
                  <w:szCs w:val="24"/>
                  <w:lang w:val="fr-FR"/>
                </w:rPr>
                <w:t>DuctLeakageTest-NewConst.docx</w:t>
              </w:r>
            </w:ins>
          </w:p>
        </w:tc>
      </w:tr>
      <w:tr w:rsidR="00FB3DAE" w:rsidRPr="0071577B" w14:paraId="786F8DB1" w14:textId="77777777" w:rsidTr="0079022D">
        <w:trPr>
          <w:trHeight w:hRule="exact" w:val="288"/>
          <w:ins w:id="8291" w:author="Armando Ramirez" w:date="2022-02-10T20:38:00Z"/>
        </w:trPr>
        <w:tc>
          <w:tcPr>
            <w:tcW w:w="9936" w:type="dxa"/>
            <w:noWrap/>
          </w:tcPr>
          <w:p w14:paraId="27C2D4EF" w14:textId="77777777" w:rsidR="00FB3DAE" w:rsidRPr="0071577B" w:rsidRDefault="00FB3DAE" w:rsidP="0079022D">
            <w:pPr>
              <w:spacing w:after="0"/>
              <w:rPr>
                <w:ins w:id="8292" w:author="Armando Ramirez" w:date="2022-02-10T20:38:00Z"/>
                <w:rFonts w:cs="Tahoma"/>
                <w:sz w:val="24"/>
                <w:szCs w:val="24"/>
                <w:lang w:val="fr-FR"/>
              </w:rPr>
            </w:pPr>
            <w:ins w:id="8293" w:author="Armando Ramirez" w:date="2022-02-10T20:38:00Z">
              <w:r w:rsidRPr="0071577B">
                <w:rPr>
                  <w:rFonts w:cs="Tahoma"/>
                  <w:sz w:val="24"/>
                  <w:szCs w:val="24"/>
                  <w:lang w:val="fr-FR"/>
                </w:rPr>
                <w:t>20</w:t>
              </w:r>
              <w:r>
                <w:rPr>
                  <w:rFonts w:cs="Tahoma"/>
                  <w:sz w:val="24"/>
                  <w:szCs w:val="24"/>
                  <w:lang w:val="fr-FR"/>
                </w:rPr>
                <w:t>22</w:t>
              </w:r>
              <w:r w:rsidRPr="0071577B">
                <w:rPr>
                  <w:rFonts w:cs="Tahoma"/>
                  <w:sz w:val="24"/>
                  <w:szCs w:val="24"/>
                  <w:lang w:val="fr-FR"/>
                </w:rPr>
                <w:t>-NRCV-MCH-04c-</w:t>
              </w:r>
              <w:r>
                <w:rPr>
                  <w:rFonts w:cs="Tahoma"/>
                  <w:sz w:val="24"/>
                  <w:szCs w:val="24"/>
                  <w:lang w:val="fr-FR"/>
                </w:rPr>
                <w:t>H-</w:t>
              </w:r>
              <w:r w:rsidRPr="0071577B">
                <w:rPr>
                  <w:rFonts w:cs="Tahoma"/>
                  <w:sz w:val="24"/>
                  <w:szCs w:val="24"/>
                  <w:lang w:val="fr-FR"/>
                </w:rPr>
                <w:t>DuctLeakage-LLAHU.docx</w:t>
              </w:r>
            </w:ins>
          </w:p>
        </w:tc>
      </w:tr>
      <w:tr w:rsidR="00FB3DAE" w:rsidRPr="0071577B" w14:paraId="7348329B" w14:textId="77777777" w:rsidTr="0079022D">
        <w:trPr>
          <w:trHeight w:hRule="exact" w:val="288"/>
          <w:ins w:id="8294" w:author="Armando Ramirez" w:date="2022-02-10T20:38:00Z"/>
        </w:trPr>
        <w:tc>
          <w:tcPr>
            <w:tcW w:w="9936" w:type="dxa"/>
            <w:noWrap/>
          </w:tcPr>
          <w:p w14:paraId="6A9BBA55" w14:textId="77777777" w:rsidR="00FB3DAE" w:rsidRPr="0071577B" w:rsidRDefault="00FB3DAE" w:rsidP="0079022D">
            <w:pPr>
              <w:spacing w:after="0"/>
              <w:rPr>
                <w:ins w:id="8295" w:author="Armando Ramirez" w:date="2022-02-10T20:38:00Z"/>
                <w:rFonts w:cs="Tahoma"/>
                <w:sz w:val="24"/>
                <w:szCs w:val="24"/>
                <w:lang w:val="fr-FR"/>
              </w:rPr>
            </w:pPr>
            <w:ins w:id="8296" w:author="Armando Ramirez" w:date="2022-02-10T20:38:00Z">
              <w:r w:rsidRPr="0071577B">
                <w:rPr>
                  <w:rFonts w:cs="Tahoma"/>
                  <w:sz w:val="24"/>
                  <w:szCs w:val="24"/>
                  <w:lang w:val="fr-FR"/>
                </w:rPr>
                <w:t>20</w:t>
              </w:r>
              <w:r>
                <w:rPr>
                  <w:rFonts w:cs="Tahoma"/>
                  <w:sz w:val="24"/>
                  <w:szCs w:val="24"/>
                  <w:lang w:val="fr-FR"/>
                </w:rPr>
                <w:t>22</w:t>
              </w:r>
              <w:r w:rsidRPr="0071577B">
                <w:rPr>
                  <w:rFonts w:cs="Tahoma"/>
                  <w:sz w:val="24"/>
                  <w:szCs w:val="24"/>
                  <w:lang w:val="fr-FR"/>
                </w:rPr>
                <w:t>-NRCV-MCH-04d-</w:t>
              </w:r>
              <w:r>
                <w:rPr>
                  <w:rFonts w:cs="Tahoma"/>
                  <w:sz w:val="24"/>
                  <w:szCs w:val="24"/>
                  <w:lang w:val="fr-FR"/>
                </w:rPr>
                <w:t>H-</w:t>
              </w:r>
              <w:r w:rsidRPr="0071577B">
                <w:rPr>
                  <w:rFonts w:cs="Tahoma"/>
                  <w:sz w:val="24"/>
                  <w:szCs w:val="24"/>
                  <w:lang w:val="fr-FR"/>
                </w:rPr>
                <w:t>DuctLeakageTest-ExistingConst.docx</w:t>
              </w:r>
            </w:ins>
          </w:p>
        </w:tc>
      </w:tr>
      <w:tr w:rsidR="00FB3DAE" w:rsidRPr="0071577B" w14:paraId="5579A725" w14:textId="77777777" w:rsidTr="0079022D">
        <w:trPr>
          <w:trHeight w:hRule="exact" w:val="288"/>
          <w:ins w:id="8297" w:author="Armando Ramirez" w:date="2022-02-10T20:38:00Z"/>
        </w:trPr>
        <w:tc>
          <w:tcPr>
            <w:tcW w:w="9936" w:type="dxa"/>
            <w:noWrap/>
          </w:tcPr>
          <w:p w14:paraId="33CA5B72" w14:textId="77777777" w:rsidR="00FB3DAE" w:rsidRPr="0071577B" w:rsidRDefault="00FB3DAE" w:rsidP="0079022D">
            <w:pPr>
              <w:spacing w:after="0"/>
              <w:rPr>
                <w:ins w:id="8298" w:author="Armando Ramirez" w:date="2022-02-10T20:38:00Z"/>
                <w:rFonts w:cs="Tahoma"/>
                <w:sz w:val="24"/>
                <w:szCs w:val="24"/>
                <w:lang w:val="fr-FR"/>
              </w:rPr>
            </w:pPr>
            <w:ins w:id="8299" w:author="Armando Ramirez" w:date="2022-02-10T20:38:00Z">
              <w:r w:rsidRPr="0071577B">
                <w:rPr>
                  <w:rFonts w:cs="Tahoma"/>
                  <w:sz w:val="24"/>
                  <w:szCs w:val="24"/>
                  <w:lang w:val="fr-FR"/>
                </w:rPr>
                <w:t>20</w:t>
              </w:r>
              <w:r>
                <w:rPr>
                  <w:rFonts w:cs="Tahoma"/>
                  <w:sz w:val="24"/>
                  <w:szCs w:val="24"/>
                  <w:lang w:val="fr-FR"/>
                </w:rPr>
                <w:t>22</w:t>
              </w:r>
              <w:r w:rsidRPr="0071577B">
                <w:rPr>
                  <w:rFonts w:cs="Tahoma"/>
                  <w:sz w:val="24"/>
                  <w:szCs w:val="24"/>
                  <w:lang w:val="fr-FR"/>
                </w:rPr>
                <w:t>-NRCV-MCH-04e-</w:t>
              </w:r>
              <w:r>
                <w:rPr>
                  <w:rFonts w:cs="Tahoma"/>
                  <w:sz w:val="24"/>
                  <w:szCs w:val="24"/>
                  <w:lang w:val="fr-FR"/>
                </w:rPr>
                <w:t>H-</w:t>
              </w:r>
              <w:r w:rsidRPr="0071577B">
                <w:rPr>
                  <w:rFonts w:cs="Tahoma"/>
                  <w:sz w:val="24"/>
                  <w:szCs w:val="24"/>
                  <w:lang w:val="fr-FR"/>
                </w:rPr>
                <w:t>DuctleakageTest-SealingAccesibleLeaks.docx</w:t>
              </w:r>
            </w:ins>
          </w:p>
          <w:p w14:paraId="7522F70F" w14:textId="77777777" w:rsidR="00FB3DAE" w:rsidRPr="0071577B" w:rsidRDefault="00FB3DAE" w:rsidP="0079022D">
            <w:pPr>
              <w:spacing w:after="0"/>
              <w:rPr>
                <w:ins w:id="8300" w:author="Armando Ramirez" w:date="2022-02-10T20:38:00Z"/>
                <w:rFonts w:cs="Tahoma"/>
                <w:sz w:val="24"/>
                <w:szCs w:val="24"/>
                <w:lang w:val="fr-FR"/>
              </w:rPr>
            </w:pPr>
          </w:p>
          <w:p w14:paraId="596CE1B3" w14:textId="77777777" w:rsidR="00FB3DAE" w:rsidRPr="0071577B" w:rsidRDefault="00FB3DAE" w:rsidP="0079022D">
            <w:pPr>
              <w:spacing w:after="0"/>
              <w:rPr>
                <w:ins w:id="8301" w:author="Armando Ramirez" w:date="2022-02-10T20:38:00Z"/>
                <w:rFonts w:cs="Tahoma"/>
                <w:sz w:val="24"/>
                <w:szCs w:val="24"/>
                <w:lang w:val="fr-FR"/>
              </w:rPr>
            </w:pPr>
            <w:ins w:id="8302" w:author="Armando Ramirez" w:date="2022-02-10T20:38:00Z">
              <w:r w:rsidRPr="0071577B">
                <w:rPr>
                  <w:rFonts w:cs="Tahoma"/>
                  <w:sz w:val="24"/>
                  <w:szCs w:val="24"/>
                  <w:lang w:val="fr-FR"/>
                </w:rPr>
                <w:t>2019</w:t>
              </w:r>
            </w:ins>
          </w:p>
          <w:p w14:paraId="411B758E" w14:textId="77777777" w:rsidR="00FB3DAE" w:rsidRPr="0071577B" w:rsidRDefault="00FB3DAE" w:rsidP="0079022D">
            <w:pPr>
              <w:spacing w:after="0"/>
              <w:rPr>
                <w:ins w:id="8303" w:author="Armando Ramirez" w:date="2022-02-10T20:38:00Z"/>
                <w:rFonts w:cs="Tahoma"/>
                <w:sz w:val="24"/>
                <w:szCs w:val="24"/>
                <w:lang w:val="fr-FR"/>
              </w:rPr>
            </w:pPr>
          </w:p>
        </w:tc>
      </w:tr>
      <w:tr w:rsidR="00FB3DAE" w:rsidRPr="0071577B" w14:paraId="32E69C92" w14:textId="77777777" w:rsidTr="0079022D">
        <w:trPr>
          <w:trHeight w:hRule="exact" w:val="288"/>
          <w:ins w:id="8304" w:author="Armando Ramirez" w:date="2022-02-10T20:38:00Z"/>
        </w:trPr>
        <w:tc>
          <w:tcPr>
            <w:tcW w:w="9936" w:type="dxa"/>
            <w:noWrap/>
          </w:tcPr>
          <w:p w14:paraId="370E191F" w14:textId="77777777" w:rsidR="00FB3DAE" w:rsidRPr="0071577B" w:rsidRDefault="00FB3DAE" w:rsidP="0079022D">
            <w:pPr>
              <w:spacing w:after="0"/>
              <w:rPr>
                <w:ins w:id="8305" w:author="Armando Ramirez" w:date="2022-02-10T20:38:00Z"/>
                <w:rFonts w:cs="Tahoma"/>
                <w:sz w:val="24"/>
                <w:szCs w:val="24"/>
                <w:lang w:val="fr-FR"/>
              </w:rPr>
            </w:pPr>
            <w:ins w:id="8306" w:author="Armando Ramirez" w:date="2022-02-10T20:38:00Z">
              <w:r w:rsidRPr="0071577B">
                <w:rPr>
                  <w:rFonts w:cs="Tahoma"/>
                  <w:sz w:val="24"/>
                  <w:szCs w:val="24"/>
                  <w:lang w:val="fr-FR"/>
                </w:rPr>
                <w:t>20</w:t>
              </w:r>
              <w:r>
                <w:rPr>
                  <w:rFonts w:cs="Tahoma"/>
                  <w:sz w:val="24"/>
                  <w:szCs w:val="24"/>
                  <w:lang w:val="fr-FR"/>
                </w:rPr>
                <w:t>22</w:t>
              </w:r>
              <w:r w:rsidRPr="0071577B">
                <w:rPr>
                  <w:rFonts w:cs="Tahoma"/>
                  <w:sz w:val="24"/>
                  <w:szCs w:val="24"/>
                  <w:lang w:val="fr-FR"/>
                </w:rPr>
                <w:t>-NRCV-MCH-24a-</w:t>
              </w:r>
              <w:r>
                <w:rPr>
                  <w:rFonts w:cs="Tahoma"/>
                  <w:sz w:val="24"/>
                  <w:szCs w:val="24"/>
                  <w:lang w:val="fr-FR"/>
                </w:rPr>
                <w:t>H-</w:t>
              </w:r>
              <w:r w:rsidRPr="0071577B">
                <w:rPr>
                  <w:rFonts w:cs="Tahoma"/>
                  <w:sz w:val="24"/>
                  <w:szCs w:val="24"/>
                  <w:lang w:val="fr-FR"/>
                </w:rPr>
                <w:t>EnclosureAirLeakageWorksheet-SinglePointTest-ManualMeter.docx</w:t>
              </w:r>
            </w:ins>
          </w:p>
        </w:tc>
      </w:tr>
      <w:tr w:rsidR="00FB3DAE" w:rsidRPr="0071577B" w14:paraId="36B0C4EF" w14:textId="77777777" w:rsidTr="0079022D">
        <w:trPr>
          <w:trHeight w:hRule="exact" w:val="288"/>
          <w:ins w:id="8307" w:author="Armando Ramirez" w:date="2022-02-10T20:38:00Z"/>
        </w:trPr>
        <w:tc>
          <w:tcPr>
            <w:tcW w:w="9936" w:type="dxa"/>
            <w:noWrap/>
          </w:tcPr>
          <w:p w14:paraId="54114C81" w14:textId="77777777" w:rsidR="00FB3DAE" w:rsidRPr="0071577B" w:rsidRDefault="00FB3DAE" w:rsidP="0079022D">
            <w:pPr>
              <w:spacing w:after="0"/>
              <w:rPr>
                <w:ins w:id="8308" w:author="Armando Ramirez" w:date="2022-02-10T20:38:00Z"/>
                <w:rFonts w:cs="Tahoma"/>
                <w:sz w:val="24"/>
                <w:szCs w:val="24"/>
                <w:lang w:val="fr-FR"/>
              </w:rPr>
            </w:pPr>
            <w:ins w:id="8309" w:author="Armando Ramirez" w:date="2022-02-10T20:38:00Z">
              <w:r w:rsidRPr="0071577B">
                <w:rPr>
                  <w:rFonts w:cs="Tahoma"/>
                  <w:sz w:val="24"/>
                  <w:szCs w:val="24"/>
                  <w:lang w:val="fr-FR"/>
                </w:rPr>
                <w:t>20</w:t>
              </w:r>
              <w:r>
                <w:rPr>
                  <w:rFonts w:cs="Tahoma"/>
                  <w:sz w:val="24"/>
                  <w:szCs w:val="24"/>
                  <w:lang w:val="fr-FR"/>
                </w:rPr>
                <w:t>22</w:t>
              </w:r>
              <w:r w:rsidRPr="0071577B">
                <w:rPr>
                  <w:rFonts w:cs="Tahoma"/>
                  <w:sz w:val="24"/>
                  <w:szCs w:val="24"/>
                  <w:lang w:val="fr-FR"/>
                </w:rPr>
                <w:t>-NRCV-MCH-24b-</w:t>
              </w:r>
              <w:r>
                <w:rPr>
                  <w:rFonts w:cs="Tahoma"/>
                  <w:sz w:val="24"/>
                  <w:szCs w:val="24"/>
                  <w:lang w:val="fr-FR"/>
                </w:rPr>
                <w:t>H-</w:t>
              </w:r>
              <w:r w:rsidRPr="0071577B">
                <w:rPr>
                  <w:rFonts w:cs="Tahoma"/>
                  <w:sz w:val="24"/>
                  <w:szCs w:val="24"/>
                  <w:lang w:val="fr-FR"/>
                </w:rPr>
                <w:t>EnclosureAirLeakageWorksheet-SinglePointTest-AutomaticMeter.docx</w:t>
              </w:r>
            </w:ins>
          </w:p>
        </w:tc>
      </w:tr>
      <w:tr w:rsidR="00FB3DAE" w:rsidRPr="0071577B" w14:paraId="6168BE9F" w14:textId="77777777" w:rsidTr="0079022D">
        <w:trPr>
          <w:trHeight w:hRule="exact" w:val="288"/>
          <w:ins w:id="8310" w:author="Armando Ramirez" w:date="2022-02-10T20:38:00Z"/>
        </w:trPr>
        <w:tc>
          <w:tcPr>
            <w:tcW w:w="9936" w:type="dxa"/>
            <w:noWrap/>
          </w:tcPr>
          <w:p w14:paraId="367FD705" w14:textId="77777777" w:rsidR="00FB3DAE" w:rsidRPr="0071577B" w:rsidRDefault="00FB3DAE" w:rsidP="0079022D">
            <w:pPr>
              <w:spacing w:after="0"/>
              <w:rPr>
                <w:ins w:id="8311" w:author="Armando Ramirez" w:date="2022-02-10T20:38:00Z"/>
                <w:rFonts w:cs="Tahoma"/>
                <w:sz w:val="24"/>
                <w:szCs w:val="24"/>
                <w:lang w:val="fr-FR"/>
              </w:rPr>
            </w:pPr>
            <w:ins w:id="8312" w:author="Armando Ramirez" w:date="2022-02-10T20:38:00Z">
              <w:r w:rsidRPr="0071577B">
                <w:rPr>
                  <w:rFonts w:cs="Tahoma"/>
                  <w:sz w:val="24"/>
                  <w:szCs w:val="24"/>
                  <w:lang w:val="fr-FR"/>
                </w:rPr>
                <w:t>20</w:t>
              </w:r>
              <w:r>
                <w:rPr>
                  <w:rFonts w:cs="Tahoma"/>
                  <w:sz w:val="24"/>
                  <w:szCs w:val="24"/>
                  <w:lang w:val="fr-FR"/>
                </w:rPr>
                <w:t>22</w:t>
              </w:r>
              <w:r w:rsidRPr="0071577B">
                <w:rPr>
                  <w:rFonts w:cs="Tahoma"/>
                  <w:sz w:val="24"/>
                  <w:szCs w:val="24"/>
                  <w:lang w:val="fr-FR"/>
                </w:rPr>
                <w:t>-NRCV-MCH-27b-</w:t>
              </w:r>
              <w:r>
                <w:rPr>
                  <w:rFonts w:cs="Tahoma"/>
                  <w:sz w:val="24"/>
                  <w:szCs w:val="24"/>
                  <w:lang w:val="fr-FR"/>
                </w:rPr>
                <w:t>H-</w:t>
              </w:r>
              <w:r w:rsidRPr="0071577B">
                <w:rPr>
                  <w:rFonts w:cs="Tahoma"/>
                  <w:sz w:val="24"/>
                  <w:szCs w:val="24"/>
                  <w:lang w:val="fr-FR"/>
                </w:rPr>
                <w:t>HighriseResidential.docx</w:t>
              </w:r>
            </w:ins>
          </w:p>
        </w:tc>
      </w:tr>
      <w:tr w:rsidR="00FB3DAE" w:rsidRPr="0071577B" w14:paraId="7A57703C" w14:textId="77777777" w:rsidTr="0079022D">
        <w:trPr>
          <w:trHeight w:hRule="exact" w:val="288"/>
          <w:ins w:id="8313" w:author="Armando Ramirez" w:date="2022-02-10T20:38:00Z"/>
        </w:trPr>
        <w:tc>
          <w:tcPr>
            <w:tcW w:w="9936" w:type="dxa"/>
            <w:noWrap/>
          </w:tcPr>
          <w:p w14:paraId="0A65B182" w14:textId="77777777" w:rsidR="00FB3DAE" w:rsidRPr="0071577B" w:rsidRDefault="00FB3DAE" w:rsidP="0079022D">
            <w:pPr>
              <w:spacing w:after="0"/>
              <w:rPr>
                <w:ins w:id="8314" w:author="Armando Ramirez" w:date="2022-02-10T20:38:00Z"/>
                <w:rFonts w:cs="Tahoma"/>
                <w:sz w:val="24"/>
                <w:szCs w:val="24"/>
                <w:lang w:val="fr-FR"/>
              </w:rPr>
            </w:pPr>
            <w:ins w:id="8315" w:author="Armando Ramirez" w:date="2022-02-10T20:38:00Z">
              <w:r w:rsidRPr="0071577B">
                <w:rPr>
                  <w:rFonts w:cs="Tahoma"/>
                  <w:sz w:val="24"/>
                  <w:szCs w:val="24"/>
                  <w:lang w:val="fr-FR"/>
                </w:rPr>
                <w:t>20</w:t>
              </w:r>
              <w:r>
                <w:rPr>
                  <w:rFonts w:cs="Tahoma"/>
                  <w:sz w:val="24"/>
                  <w:szCs w:val="24"/>
                  <w:lang w:val="fr-FR"/>
                </w:rPr>
                <w:t>22</w:t>
              </w:r>
              <w:r w:rsidRPr="0071577B">
                <w:rPr>
                  <w:rFonts w:cs="Tahoma"/>
                  <w:sz w:val="24"/>
                  <w:szCs w:val="24"/>
                  <w:lang w:val="fr-FR"/>
                </w:rPr>
                <w:t>-NRCV-MCH-27c-</w:t>
              </w:r>
              <w:r>
                <w:rPr>
                  <w:rFonts w:cs="Tahoma"/>
                  <w:sz w:val="24"/>
                  <w:szCs w:val="24"/>
                  <w:lang w:val="fr-FR"/>
                </w:rPr>
                <w:t>H-</w:t>
              </w:r>
              <w:r w:rsidRPr="0071577B">
                <w:rPr>
                  <w:rFonts w:cs="Tahoma"/>
                  <w:sz w:val="24"/>
                  <w:szCs w:val="24"/>
                  <w:lang w:val="fr-FR"/>
                </w:rPr>
                <w:t>HighriseResidentialScheduledRealTimeControl.docx</w:t>
              </w:r>
            </w:ins>
          </w:p>
        </w:tc>
      </w:tr>
      <w:tr w:rsidR="00FB3DAE" w:rsidRPr="0071577B" w:rsidDel="00507E8E" w14:paraId="5D2B6B15" w14:textId="77777777" w:rsidTr="0079022D">
        <w:trPr>
          <w:trHeight w:hRule="exact" w:val="288"/>
          <w:ins w:id="8316" w:author="Armando Ramirez" w:date="2022-02-10T20:38:00Z"/>
        </w:trPr>
        <w:tc>
          <w:tcPr>
            <w:tcW w:w="9936" w:type="dxa"/>
            <w:noWrap/>
          </w:tcPr>
          <w:p w14:paraId="0779ADDA" w14:textId="77777777" w:rsidR="00FB3DAE" w:rsidRDefault="00FB3DAE" w:rsidP="0079022D">
            <w:pPr>
              <w:spacing w:after="0"/>
              <w:rPr>
                <w:ins w:id="8317" w:author="Armando Ramirez" w:date="2022-02-10T20:38:00Z"/>
                <w:rFonts w:cs="Tahoma"/>
                <w:sz w:val="24"/>
                <w:szCs w:val="24"/>
                <w:lang w:val="fr-FR"/>
              </w:rPr>
            </w:pPr>
            <w:ins w:id="8318" w:author="Armando Ramirez" w:date="2022-02-10T20:38:00Z">
              <w:r w:rsidRPr="0071577B">
                <w:rPr>
                  <w:rFonts w:cs="Tahoma"/>
                  <w:sz w:val="24"/>
                  <w:szCs w:val="24"/>
                  <w:lang w:val="fr-FR"/>
                </w:rPr>
                <w:t>20</w:t>
              </w:r>
              <w:r>
                <w:rPr>
                  <w:rFonts w:cs="Tahoma"/>
                  <w:sz w:val="24"/>
                  <w:szCs w:val="24"/>
                  <w:lang w:val="fr-FR"/>
                </w:rPr>
                <w:t>22</w:t>
              </w:r>
              <w:r w:rsidRPr="0071577B">
                <w:rPr>
                  <w:rFonts w:cs="Tahoma"/>
                  <w:sz w:val="24"/>
                  <w:szCs w:val="24"/>
                  <w:lang w:val="fr-FR"/>
                </w:rPr>
                <w:t>-NRCV-MCH-32-</w:t>
              </w:r>
              <w:r>
                <w:rPr>
                  <w:rFonts w:cs="Tahoma"/>
                  <w:sz w:val="24"/>
                  <w:szCs w:val="24"/>
                  <w:lang w:val="fr-FR"/>
                </w:rPr>
                <w:t>H-</w:t>
              </w:r>
              <w:r w:rsidRPr="0071577B">
                <w:rPr>
                  <w:rFonts w:cs="Tahoma"/>
                  <w:sz w:val="24"/>
                  <w:szCs w:val="24"/>
                  <w:lang w:val="fr-FR"/>
                </w:rPr>
                <w:t>LocalMechanicalExhaust.docx</w:t>
              </w:r>
            </w:ins>
          </w:p>
          <w:p w14:paraId="620F4801" w14:textId="77777777" w:rsidR="00FB3DAE" w:rsidRDefault="00FB3DAE" w:rsidP="0079022D">
            <w:pPr>
              <w:spacing w:after="0"/>
              <w:rPr>
                <w:ins w:id="8319" w:author="Armando Ramirez" w:date="2022-02-10T20:38:00Z"/>
                <w:rFonts w:cs="Tahoma"/>
                <w:sz w:val="24"/>
                <w:szCs w:val="24"/>
                <w:lang w:val="fr-FR"/>
              </w:rPr>
            </w:pPr>
            <w:ins w:id="8320" w:author="Armando Ramirez" w:date="2022-02-10T20:38:00Z">
              <w:r>
                <w:rPr>
                  <w:rFonts w:cs="Tahoma"/>
                  <w:sz w:val="24"/>
                  <w:szCs w:val="24"/>
                  <w:lang w:val="fr-FR"/>
                </w:rPr>
                <w:t xml:space="preserve">HRV/ERV </w:t>
              </w:r>
              <w:proofErr w:type="spellStart"/>
              <w:r>
                <w:rPr>
                  <w:rFonts w:cs="Tahoma"/>
                  <w:sz w:val="24"/>
                  <w:szCs w:val="24"/>
                  <w:lang w:val="fr-FR"/>
                </w:rPr>
                <w:t>form</w:t>
              </w:r>
              <w:proofErr w:type="spellEnd"/>
            </w:ins>
          </w:p>
          <w:p w14:paraId="7F4A36F6" w14:textId="77777777" w:rsidR="00FB3DAE" w:rsidRPr="0071577B" w:rsidDel="00507E8E" w:rsidRDefault="00FB3DAE" w:rsidP="0079022D">
            <w:pPr>
              <w:spacing w:after="0"/>
              <w:rPr>
                <w:ins w:id="8321" w:author="Armando Ramirez" w:date="2022-02-10T20:38:00Z"/>
                <w:rFonts w:cs="Tahoma"/>
                <w:sz w:val="24"/>
                <w:szCs w:val="24"/>
                <w:lang w:val="fr-FR"/>
              </w:rPr>
            </w:pPr>
          </w:p>
        </w:tc>
      </w:tr>
      <w:tr w:rsidR="00FB3DAE" w:rsidRPr="0071577B" w14:paraId="5EA13C6E" w14:textId="77777777" w:rsidTr="0079022D">
        <w:trPr>
          <w:trHeight w:hRule="exact" w:val="288"/>
          <w:ins w:id="8322" w:author="Armando Ramirez" w:date="2022-02-10T20:38:00Z"/>
        </w:trPr>
        <w:tc>
          <w:tcPr>
            <w:tcW w:w="9936" w:type="dxa"/>
            <w:noWrap/>
          </w:tcPr>
          <w:p w14:paraId="65B7FE3C" w14:textId="77777777" w:rsidR="00FB3DAE" w:rsidRPr="0071577B" w:rsidRDefault="00FB3DAE" w:rsidP="0079022D">
            <w:pPr>
              <w:spacing w:after="0"/>
              <w:rPr>
                <w:ins w:id="8323" w:author="Armando Ramirez" w:date="2022-02-10T20:38:00Z"/>
                <w:rFonts w:cs="Tahoma"/>
                <w:sz w:val="24"/>
                <w:szCs w:val="24"/>
                <w:lang w:val="fr-FR"/>
              </w:rPr>
            </w:pPr>
            <w:ins w:id="8324" w:author="Armando Ramirez" w:date="2022-02-10T20:38:00Z">
              <w:r w:rsidRPr="0071577B">
                <w:rPr>
                  <w:rFonts w:cs="Tahoma"/>
                  <w:sz w:val="24"/>
                  <w:szCs w:val="24"/>
                  <w:lang w:val="fr-FR"/>
                </w:rPr>
                <w:t>20</w:t>
              </w:r>
              <w:r>
                <w:rPr>
                  <w:rFonts w:cs="Tahoma"/>
                  <w:sz w:val="24"/>
                  <w:szCs w:val="24"/>
                  <w:lang w:val="fr-FR"/>
                </w:rPr>
                <w:t>22</w:t>
              </w:r>
              <w:r w:rsidRPr="0071577B">
                <w:rPr>
                  <w:rFonts w:cs="Tahoma"/>
                  <w:sz w:val="24"/>
                  <w:szCs w:val="24"/>
                  <w:lang w:val="fr-FR"/>
                </w:rPr>
                <w:t>-NRCV-PLB-21-H-HighRiseMultifamilyCentralHotWaterSystemDistribution.docx</w:t>
              </w:r>
            </w:ins>
          </w:p>
        </w:tc>
      </w:tr>
      <w:tr w:rsidR="00FB3DAE" w:rsidRPr="0071577B" w14:paraId="6BDF29EA" w14:textId="77777777" w:rsidTr="0079022D">
        <w:trPr>
          <w:trHeight w:hRule="exact" w:val="288"/>
          <w:ins w:id="8325" w:author="Armando Ramirez" w:date="2022-02-10T20:38:00Z"/>
        </w:trPr>
        <w:tc>
          <w:tcPr>
            <w:tcW w:w="9936" w:type="dxa"/>
            <w:noWrap/>
          </w:tcPr>
          <w:p w14:paraId="6A9832BB" w14:textId="77777777" w:rsidR="00FB3DAE" w:rsidRPr="0071577B" w:rsidRDefault="00FB3DAE" w:rsidP="0079022D">
            <w:pPr>
              <w:spacing w:after="0"/>
              <w:rPr>
                <w:ins w:id="8326" w:author="Armando Ramirez" w:date="2022-02-10T20:38:00Z"/>
                <w:rFonts w:cs="Tahoma"/>
                <w:sz w:val="24"/>
                <w:szCs w:val="24"/>
                <w:lang w:val="fr-FR"/>
              </w:rPr>
            </w:pPr>
            <w:ins w:id="8327" w:author="Armando Ramirez" w:date="2022-02-10T20:38:00Z">
              <w:r w:rsidRPr="0071577B">
                <w:rPr>
                  <w:rFonts w:cs="Tahoma"/>
                  <w:sz w:val="24"/>
                  <w:szCs w:val="24"/>
                  <w:lang w:val="fr-FR"/>
                </w:rPr>
                <w:t>20</w:t>
              </w:r>
              <w:r>
                <w:rPr>
                  <w:rFonts w:cs="Tahoma"/>
                  <w:sz w:val="24"/>
                  <w:szCs w:val="24"/>
                  <w:lang w:val="fr-FR"/>
                </w:rPr>
                <w:t>22</w:t>
              </w:r>
              <w:r w:rsidRPr="0071577B">
                <w:rPr>
                  <w:rFonts w:cs="Tahoma"/>
                  <w:sz w:val="24"/>
                  <w:szCs w:val="24"/>
                  <w:lang w:val="fr-FR"/>
                </w:rPr>
                <w:t>-NRCV-PLB-22-H-HighRiseSingleDwellingUnitHotWaterSystemDistribution.docx</w:t>
              </w:r>
            </w:ins>
          </w:p>
        </w:tc>
      </w:tr>
    </w:tbl>
    <w:p w14:paraId="66813C6F" w14:textId="77777777" w:rsidR="00FB3DAE" w:rsidRPr="00FB3DAE" w:rsidRDefault="00FB3DAE" w:rsidP="006B1ACB">
      <w:pPr>
        <w:spacing w:after="240"/>
        <w:rPr>
          <w:ins w:id="8328" w:author="Armando Ramirez" w:date="2022-02-10T20:36:00Z"/>
          <w:rFonts w:cs="Tahoma"/>
          <w:color w:val="auto"/>
          <w:szCs w:val="24"/>
          <w:lang w:val="fr-FR"/>
        </w:rPr>
      </w:pPr>
    </w:p>
    <w:p w14:paraId="34864EB1" w14:textId="77777777" w:rsidR="006B1ACB" w:rsidRDefault="006B1ACB" w:rsidP="004746F1">
      <w:pPr>
        <w:spacing w:after="0" w:line="240" w:lineRule="auto"/>
        <w:rPr>
          <w:ins w:id="8329" w:author="Author"/>
          <w:rFonts w:cs="Tahoma"/>
        </w:rPr>
      </w:pPr>
    </w:p>
    <w:p w14:paraId="1D7024FF" w14:textId="71A9D4D8" w:rsidR="001804FD" w:rsidRPr="00095A1B" w:rsidRDefault="001804FD" w:rsidP="004746F1">
      <w:pPr>
        <w:spacing w:after="0" w:line="240" w:lineRule="auto"/>
        <w:rPr>
          <w:rFonts w:cs="Tahoma"/>
          <w:b/>
          <w:bCs/>
        </w:rPr>
      </w:pPr>
      <w:r w:rsidRPr="00095A1B">
        <w:rPr>
          <w:rFonts w:cs="Tahoma"/>
          <w:b/>
          <w:bCs/>
        </w:rPr>
        <w:br w:type="page"/>
      </w:r>
    </w:p>
    <w:p w14:paraId="7ED1DDDC" w14:textId="54392E51" w:rsidR="00B06179" w:rsidRDefault="00A26D90" w:rsidP="009978D3">
      <w:pPr>
        <w:spacing w:after="240"/>
        <w:rPr>
          <w:ins w:id="8330" w:author="Haider Alhabibi" w:date="2022-02-18T08:08:00Z"/>
          <w:rFonts w:cs="Tahoma"/>
        </w:rPr>
      </w:pPr>
      <w:r w:rsidRPr="0024633A">
        <w:rPr>
          <w:rFonts w:cs="Tahoma"/>
        </w:rPr>
        <w:lastRenderedPageBreak/>
        <w:t xml:space="preserve">The contents of the file named </w:t>
      </w:r>
      <w:r w:rsidR="00507E8E" w:rsidRPr="0024633A">
        <w:rPr>
          <w:rFonts w:cs="Tahoma"/>
        </w:rPr>
        <w:t>20</w:t>
      </w:r>
      <w:ins w:id="8331" w:author="Author">
        <w:r w:rsidR="004746F1">
          <w:rPr>
            <w:rFonts w:cs="Tahoma"/>
          </w:rPr>
          <w:t>22</w:t>
        </w:r>
      </w:ins>
      <w:del w:id="8332" w:author="Author">
        <w:r w:rsidR="00507E8E" w:rsidRPr="0024633A" w:rsidDel="004746F1">
          <w:rPr>
            <w:rFonts w:cs="Tahoma"/>
          </w:rPr>
          <w:delText>19</w:delText>
        </w:r>
      </w:del>
      <w:r w:rsidRPr="0024633A">
        <w:rPr>
          <w:rFonts w:cs="Tahoma"/>
        </w:rPr>
        <w:t xml:space="preserve">-CF2R-MCH-01b-SpaceConditioningSystem-PrescriptiveAlterations.docx </w:t>
      </w:r>
      <w:ins w:id="8333" w:author="Haider Alhabibi" w:date="2022-02-18T08:08:00Z">
        <w:r w:rsidR="00066FBE">
          <w:rPr>
            <w:rFonts w:cs="Tahoma"/>
            <w:szCs w:val="24"/>
          </w:rPr>
          <w:t xml:space="preserve">at following </w:t>
        </w:r>
      </w:ins>
      <w:ins w:id="8334" w:author="Alhabibi, Haider@Energy" w:date="2022-02-18T08:08:00Z">
        <w:r w:rsidR="00066FBE">
          <w:rPr>
            <w:rFonts w:cs="Tahoma"/>
            <w:szCs w:val="24"/>
          </w:rPr>
          <w:t>URL</w:t>
        </w:r>
      </w:ins>
      <w:ins w:id="8335" w:author="Haider Alhabibi" w:date="2022-02-18T08:08:00Z">
        <w:del w:id="8336" w:author="Alhabibi, Haider@Energy" w:date="2022-03-17T15:06:00Z">
          <w:r w:rsidR="00066FBE" w:rsidDel="00377B16">
            <w:rPr>
              <w:rFonts w:cs="Tahoma"/>
              <w:szCs w:val="24"/>
            </w:rPr>
            <w:delText>URL</w:delText>
          </w:r>
        </w:del>
      </w:ins>
      <w:del w:id="8337" w:author="Haider Alhabibi" w:date="2022-02-18T08:08:00Z">
        <w:r w:rsidRPr="0024633A" w:rsidDel="00066FBE">
          <w:rPr>
            <w:rFonts w:cs="Tahoma"/>
          </w:rPr>
          <w:delText>follows</w:delText>
        </w:r>
      </w:del>
      <w:r w:rsidRPr="0024633A">
        <w:rPr>
          <w:rFonts w:cs="Tahoma"/>
        </w:rPr>
        <w:t>.</w:t>
      </w:r>
    </w:p>
    <w:p w14:paraId="30B2BAC2" w14:textId="3E10080F" w:rsidR="00B06179" w:rsidRDefault="00AD631D" w:rsidP="009978D3">
      <w:pPr>
        <w:spacing w:after="240"/>
        <w:rPr>
          <w:rFonts w:cs="Tahoma"/>
        </w:rPr>
      </w:pPr>
      <w:r>
        <w:rPr>
          <w:rFonts w:cs="Tahoma"/>
        </w:rPr>
        <w:fldChar w:fldCharType="begin"/>
      </w:r>
      <w:r>
        <w:rPr>
          <w:rFonts w:cs="Tahoma"/>
        </w:rPr>
        <w:instrText xml:space="preserve"> HYPERLINK "</w:instrText>
      </w:r>
      <w:r w:rsidRPr="000E282F">
        <w:rPr>
          <w:rFonts w:cs="Tahoma"/>
        </w:rPr>
        <w:instrText>https://github.com/california-energy-commission/2022-HERS-Documents-Schema</w:instrText>
      </w:r>
      <w:r>
        <w:rPr>
          <w:rFonts w:cs="Tahoma"/>
        </w:rPr>
        <w:instrText xml:space="preserve">" </w:instrText>
      </w:r>
      <w:r>
        <w:rPr>
          <w:rFonts w:cs="Tahoma"/>
        </w:rPr>
        <w:fldChar w:fldCharType="separate"/>
      </w:r>
      <w:ins w:id="8338" w:author="Haider Alhabibi" w:date="2022-02-18T08:11:00Z">
        <w:r w:rsidRPr="002E67C9">
          <w:rPr>
            <w:rStyle w:val="Hyperlink"/>
            <w:rFonts w:cs="Tahoma"/>
          </w:rPr>
          <w:t>https://github.com/california-energy-commission/2022-HERS-Documents-Schema</w:t>
        </w:r>
      </w:ins>
      <w:r>
        <w:rPr>
          <w:rFonts w:cs="Tahoma"/>
        </w:rPr>
        <w:fldChar w:fldCharType="end"/>
      </w:r>
    </w:p>
    <w:p w14:paraId="7AB97986" w14:textId="74F98A26" w:rsidR="004746F1" w:rsidRDefault="004746F1">
      <w:pPr>
        <w:spacing w:after="0" w:line="240" w:lineRule="auto"/>
        <w:rPr>
          <w:ins w:id="8339" w:author="Haider Alhabibi" w:date="2022-02-18T08:12:00Z"/>
          <w:rFonts w:cs="Tahoma"/>
        </w:rPr>
      </w:pPr>
      <w:ins w:id="8340" w:author="Author">
        <w:r w:rsidRPr="0024633A">
          <w:rPr>
            <w:rFonts w:cs="Tahoma"/>
          </w:rPr>
          <w:t>The contents of the file named 20</w:t>
        </w:r>
        <w:r>
          <w:rPr>
            <w:rFonts w:cs="Tahoma"/>
          </w:rPr>
          <w:t>22</w:t>
        </w:r>
        <w:r w:rsidRPr="0024633A">
          <w:rPr>
            <w:rFonts w:cs="Tahoma"/>
          </w:rPr>
          <w:t>-</w:t>
        </w:r>
        <w:r>
          <w:rPr>
            <w:rFonts w:cs="Tahoma"/>
          </w:rPr>
          <w:t>LMCC</w:t>
        </w:r>
        <w:r w:rsidRPr="0024633A">
          <w:rPr>
            <w:rFonts w:cs="Tahoma"/>
          </w:rPr>
          <w:t>-</w:t>
        </w:r>
        <w:r w:rsidR="0030433B">
          <w:rPr>
            <w:rFonts w:cs="Tahoma"/>
          </w:rPr>
          <w:t>ENV-E</w:t>
        </w:r>
        <w:r w:rsidRPr="0024633A">
          <w:rPr>
            <w:rFonts w:cs="Tahoma"/>
          </w:rPr>
          <w:t>-</w:t>
        </w:r>
        <w:r w:rsidR="0030433B">
          <w:rPr>
            <w:rFonts w:cs="Tahoma"/>
          </w:rPr>
          <w:t>Envelope</w:t>
        </w:r>
        <w:r w:rsidRPr="0024633A">
          <w:rPr>
            <w:rFonts w:cs="Tahoma"/>
          </w:rPr>
          <w:t>.</w:t>
        </w:r>
        <w:r>
          <w:rPr>
            <w:rFonts w:cs="Tahoma"/>
          </w:rPr>
          <w:t>xls</w:t>
        </w:r>
        <w:r w:rsidRPr="0024633A">
          <w:rPr>
            <w:rFonts w:cs="Tahoma"/>
          </w:rPr>
          <w:t xml:space="preserve">x </w:t>
        </w:r>
      </w:ins>
      <w:ins w:id="8341" w:author="Haider Alhabibi" w:date="2022-02-18T08:12:00Z">
        <w:r w:rsidR="00CC51CA">
          <w:rPr>
            <w:rFonts w:cs="Tahoma"/>
          </w:rPr>
          <w:t>At following URL</w:t>
        </w:r>
      </w:ins>
      <w:ins w:id="8342" w:author="Author">
        <w:del w:id="8343" w:author="Haider Alhabibi" w:date="2022-02-18T08:12:00Z">
          <w:r w:rsidRPr="0024633A" w:rsidDel="00C85B99">
            <w:rPr>
              <w:rFonts w:cs="Tahoma"/>
            </w:rPr>
            <w:delText>follows</w:delText>
          </w:r>
        </w:del>
        <w:r w:rsidRPr="0024633A">
          <w:rPr>
            <w:rFonts w:cs="Tahoma"/>
          </w:rPr>
          <w:t>.</w:t>
        </w:r>
      </w:ins>
    </w:p>
    <w:p w14:paraId="2435BE0E" w14:textId="3CC8E871" w:rsidR="00C85B99" w:rsidRDefault="00C85B99">
      <w:pPr>
        <w:spacing w:after="0" w:line="240" w:lineRule="auto"/>
        <w:rPr>
          <w:ins w:id="8344" w:author="Haider Alhabibi" w:date="2022-02-18T08:13:00Z"/>
          <w:rFonts w:cs="Tahoma"/>
        </w:rPr>
      </w:pPr>
    </w:p>
    <w:p w14:paraId="028A0A3A" w14:textId="2DBDD2C2" w:rsidR="00C85B99" w:rsidRDefault="00AD631D" w:rsidP="002632A7">
      <w:pPr>
        <w:rPr>
          <w:rFonts w:cs="Tahoma"/>
        </w:rPr>
      </w:pPr>
      <w:r>
        <w:rPr>
          <w:rFonts w:cs="Tahoma"/>
        </w:rPr>
        <w:fldChar w:fldCharType="begin"/>
      </w:r>
      <w:r>
        <w:rPr>
          <w:rFonts w:cs="Tahoma"/>
        </w:rPr>
        <w:instrText xml:space="preserve"> HYPERLINK "</w:instrText>
      </w:r>
      <w:r w:rsidRPr="009D2C36">
        <w:rPr>
          <w:rFonts w:cs="Tahoma"/>
        </w:rPr>
        <w:instrText>https://github.com/california-energy-commission/2022-HERS-Documents-Schema/tree/main/schema</w:instrText>
      </w:r>
      <w:r>
        <w:rPr>
          <w:rFonts w:cs="Tahoma"/>
        </w:rPr>
        <w:instrText xml:space="preserve">" </w:instrText>
      </w:r>
      <w:r>
        <w:rPr>
          <w:rFonts w:cs="Tahoma"/>
        </w:rPr>
        <w:fldChar w:fldCharType="separate"/>
      </w:r>
      <w:ins w:id="8345" w:author="Haider Alhabibi" w:date="2022-02-18T08:13:00Z">
        <w:r w:rsidRPr="002E67C9">
          <w:rPr>
            <w:rStyle w:val="Hyperlink"/>
            <w:rFonts w:cs="Tahoma"/>
          </w:rPr>
          <w:t>https://github.com/california-energy-commission/2022-HERS-Documents-Schema/tree/main/schema</w:t>
        </w:r>
      </w:ins>
      <w:r>
        <w:rPr>
          <w:rFonts w:cs="Tahoma"/>
        </w:rPr>
        <w:fldChar w:fldCharType="end"/>
      </w:r>
    </w:p>
    <w:p w14:paraId="1CFAE5E4" w14:textId="77777777" w:rsidR="00AD631D" w:rsidDel="009D2C36" w:rsidRDefault="00AD631D">
      <w:pPr>
        <w:spacing w:after="0" w:line="240" w:lineRule="auto"/>
        <w:rPr>
          <w:del w:id="8346" w:author="Haider Alhabibi" w:date="2022-02-18T08:13:00Z"/>
          <w:rFonts w:cs="Tahoma"/>
        </w:rPr>
      </w:pPr>
    </w:p>
    <w:p w14:paraId="25222C22" w14:textId="44249B76" w:rsidR="004746F1" w:rsidRDefault="25E6AD98" w:rsidP="002632A7">
      <w:pPr>
        <w:rPr>
          <w:ins w:id="8347" w:author="Author"/>
          <w:rFonts w:cs="Tahoma"/>
        </w:rPr>
      </w:pPr>
      <w:del w:id="8348" w:author="Haider Alhabibi" w:date="2022-02-08T19:10:00Z">
        <w:r w:rsidDel="00594660">
          <w:rPr>
            <w:noProof/>
          </w:rPr>
          <w:drawing>
            <wp:inline distT="0" distB="0" distL="0" distR="0" wp14:anchorId="69BBF94D" wp14:editId="4B6CDCBA">
              <wp:extent cx="6309360" cy="27254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pic:nvPicPr>
                    <pic:blipFill>
                      <a:blip r:embed="rId33">
                        <a:extLst>
                          <a:ext uri="{28A0092B-C50C-407E-A947-70E740481C1C}">
                            <a14:useLocalDpi xmlns:a14="http://schemas.microsoft.com/office/drawing/2010/main" val="0"/>
                          </a:ext>
                        </a:extLst>
                      </a:blip>
                      <a:stretch>
                        <a:fillRect/>
                      </a:stretch>
                    </pic:blipFill>
                    <pic:spPr>
                      <a:xfrm>
                        <a:off x="0" y="0"/>
                        <a:ext cx="6309360" cy="2725420"/>
                      </a:xfrm>
                      <a:prstGeom prst="rect">
                        <a:avLst/>
                      </a:prstGeom>
                    </pic:spPr>
                  </pic:pic>
                </a:graphicData>
              </a:graphic>
            </wp:inline>
          </w:drawing>
        </w:r>
      </w:del>
    </w:p>
    <w:p w14:paraId="52A364B9" w14:textId="2A5CA3C3" w:rsidR="004746F1" w:rsidRDefault="004746F1" w:rsidP="002632A7">
      <w:pPr>
        <w:rPr>
          <w:ins w:id="8349" w:author="Author"/>
          <w:rFonts w:cs="Tahoma"/>
        </w:rPr>
      </w:pPr>
      <w:ins w:id="8350" w:author="Author">
        <w:del w:id="8351" w:author="Haider Alhabibi" w:date="2022-02-08T19:10:00Z">
          <w:r>
            <w:rPr>
              <w:noProof/>
            </w:rPr>
            <w:drawing>
              <wp:inline distT="0" distB="0" distL="0" distR="0" wp14:anchorId="2C1024D0" wp14:editId="13CFC08A">
                <wp:extent cx="6366930" cy="206271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87882" cy="2069504"/>
                        </a:xfrm>
                        <a:prstGeom prst="rect">
                          <a:avLst/>
                        </a:prstGeom>
                      </pic:spPr>
                    </pic:pic>
                  </a:graphicData>
                </a:graphic>
              </wp:inline>
            </w:drawing>
          </w:r>
        </w:del>
      </w:ins>
    </w:p>
    <w:p w14:paraId="4D82C5C1" w14:textId="77777777" w:rsidR="004746F1" w:rsidRDefault="004746F1" w:rsidP="002632A7">
      <w:pPr>
        <w:rPr>
          <w:ins w:id="8352" w:author="Author"/>
          <w:rFonts w:cs="Tahoma"/>
        </w:rPr>
      </w:pPr>
    </w:p>
    <w:p w14:paraId="1FF99426" w14:textId="7AFAD7B8" w:rsidR="004746F1" w:rsidRDefault="004746F1" w:rsidP="002632A7">
      <w:pPr>
        <w:rPr>
          <w:ins w:id="8353" w:author="Author"/>
          <w:rFonts w:cs="Tahoma"/>
        </w:rPr>
      </w:pPr>
      <w:ins w:id="8354" w:author="Author">
        <w:del w:id="8355" w:author="Haider Alhabibi" w:date="2022-02-08T19:10:00Z">
          <w:r>
            <w:rPr>
              <w:noProof/>
            </w:rPr>
            <w:drawing>
              <wp:inline distT="0" distB="0" distL="0" distR="0" wp14:anchorId="15A0F187" wp14:editId="046E0806">
                <wp:extent cx="6309360" cy="26212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09360" cy="2621280"/>
                        </a:xfrm>
                        <a:prstGeom prst="rect">
                          <a:avLst/>
                        </a:prstGeom>
                      </pic:spPr>
                    </pic:pic>
                  </a:graphicData>
                </a:graphic>
              </wp:inline>
            </w:drawing>
          </w:r>
        </w:del>
      </w:ins>
    </w:p>
    <w:p w14:paraId="412DC4D6" w14:textId="6BA93297" w:rsidR="004746F1" w:rsidRDefault="004746F1" w:rsidP="002632A7">
      <w:pPr>
        <w:rPr>
          <w:ins w:id="8356" w:author="Author"/>
          <w:rFonts w:cs="Tahoma"/>
        </w:rPr>
      </w:pPr>
      <w:ins w:id="8357" w:author="Author">
        <w:del w:id="8358" w:author="Haider Alhabibi" w:date="2022-02-08T19:11:00Z">
          <w:r>
            <w:rPr>
              <w:noProof/>
            </w:rPr>
            <w:drawing>
              <wp:inline distT="0" distB="0" distL="0" distR="0" wp14:anchorId="79F4AF8C" wp14:editId="1C13C2CB">
                <wp:extent cx="6309360" cy="1899285"/>
                <wp:effectExtent l="0" t="0" r="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09360" cy="1899285"/>
                        </a:xfrm>
                        <a:prstGeom prst="rect">
                          <a:avLst/>
                        </a:prstGeom>
                      </pic:spPr>
                    </pic:pic>
                  </a:graphicData>
                </a:graphic>
              </wp:inline>
            </w:drawing>
          </w:r>
        </w:del>
      </w:ins>
    </w:p>
    <w:p w14:paraId="247B27F0" w14:textId="7C50793F" w:rsidR="004746F1" w:rsidRDefault="004746F1" w:rsidP="002632A7">
      <w:pPr>
        <w:rPr>
          <w:ins w:id="8359" w:author="Author"/>
          <w:rFonts w:cs="Tahoma"/>
        </w:rPr>
      </w:pPr>
      <w:ins w:id="8360" w:author="Author">
        <w:del w:id="8361" w:author="Haider Alhabibi" w:date="2022-02-08T19:11:00Z">
          <w:r>
            <w:rPr>
              <w:noProof/>
            </w:rPr>
            <w:drawing>
              <wp:inline distT="0" distB="0" distL="0" distR="0" wp14:anchorId="374AAFC5" wp14:editId="61D1BF49">
                <wp:extent cx="6309360" cy="18954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09360" cy="1895475"/>
                        </a:xfrm>
                        <a:prstGeom prst="rect">
                          <a:avLst/>
                        </a:prstGeom>
                      </pic:spPr>
                    </pic:pic>
                  </a:graphicData>
                </a:graphic>
              </wp:inline>
            </w:drawing>
          </w:r>
        </w:del>
      </w:ins>
    </w:p>
    <w:p w14:paraId="63AB7175" w14:textId="77777777" w:rsidR="004746F1" w:rsidRDefault="004746F1" w:rsidP="002632A7">
      <w:pPr>
        <w:rPr>
          <w:ins w:id="8362" w:author="Author"/>
          <w:rFonts w:cs="Tahoma"/>
        </w:rPr>
      </w:pPr>
    </w:p>
    <w:p w14:paraId="39002761" w14:textId="486FC288" w:rsidR="004746F1" w:rsidRDefault="004746F1" w:rsidP="002632A7">
      <w:pPr>
        <w:rPr>
          <w:ins w:id="8363" w:author="Author"/>
          <w:rFonts w:cs="Tahoma"/>
        </w:rPr>
      </w:pPr>
      <w:ins w:id="8364" w:author="Author">
        <w:del w:id="8365" w:author="Haider Alhabibi" w:date="2022-02-08T19:11:00Z">
          <w:r>
            <w:rPr>
              <w:noProof/>
            </w:rPr>
            <w:drawing>
              <wp:inline distT="0" distB="0" distL="0" distR="0" wp14:anchorId="3940D65D" wp14:editId="04C12115">
                <wp:extent cx="6309360" cy="9004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09360" cy="900430"/>
                        </a:xfrm>
                        <a:prstGeom prst="rect">
                          <a:avLst/>
                        </a:prstGeom>
                      </pic:spPr>
                    </pic:pic>
                  </a:graphicData>
                </a:graphic>
              </wp:inline>
            </w:drawing>
          </w:r>
        </w:del>
      </w:ins>
    </w:p>
    <w:p w14:paraId="71E92254" w14:textId="727260C0" w:rsidR="004746F1" w:rsidRDefault="004746F1" w:rsidP="002632A7">
      <w:pPr>
        <w:rPr>
          <w:ins w:id="8366" w:author="Author"/>
          <w:noProof/>
        </w:rPr>
      </w:pPr>
      <w:ins w:id="8367" w:author="Author">
        <w:del w:id="8368" w:author="Haider Alhabibi" w:date="2022-02-08T19:11:00Z">
          <w:r>
            <w:rPr>
              <w:noProof/>
            </w:rPr>
            <w:drawing>
              <wp:inline distT="0" distB="0" distL="0" distR="0" wp14:anchorId="09F1A2D7" wp14:editId="1BD3B495">
                <wp:extent cx="6309360" cy="24079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09360" cy="2407920"/>
                        </a:xfrm>
                        <a:prstGeom prst="rect">
                          <a:avLst/>
                        </a:prstGeom>
                      </pic:spPr>
                    </pic:pic>
                  </a:graphicData>
                </a:graphic>
              </wp:inline>
            </w:drawing>
          </w:r>
        </w:del>
        <w:r w:rsidRPr="004746F1">
          <w:rPr>
            <w:noProof/>
          </w:rPr>
          <w:t xml:space="preserve">  </w:t>
        </w:r>
        <w:del w:id="8369" w:author="Haider Alhabibi" w:date="2022-02-08T19:12:00Z">
          <w:r>
            <w:rPr>
              <w:noProof/>
            </w:rPr>
            <w:drawing>
              <wp:inline distT="0" distB="0" distL="0" distR="0" wp14:anchorId="4D65C07C" wp14:editId="25AE1827">
                <wp:extent cx="6309360" cy="32067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09360" cy="3206750"/>
                        </a:xfrm>
                        <a:prstGeom prst="rect">
                          <a:avLst/>
                        </a:prstGeom>
                      </pic:spPr>
                    </pic:pic>
                  </a:graphicData>
                </a:graphic>
              </wp:inline>
            </w:drawing>
          </w:r>
        </w:del>
        <w:r w:rsidRPr="004746F1">
          <w:rPr>
            <w:noProof/>
          </w:rPr>
          <w:t xml:space="preserve">  </w:t>
        </w:r>
        <w:del w:id="8370" w:author="Haider Alhabibi" w:date="2022-02-08T19:12:00Z">
          <w:r>
            <w:rPr>
              <w:noProof/>
            </w:rPr>
            <w:drawing>
              <wp:inline distT="0" distB="0" distL="0" distR="0" wp14:anchorId="5852606A" wp14:editId="07E6DA84">
                <wp:extent cx="6309360" cy="4302125"/>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09360" cy="4302125"/>
                        </a:xfrm>
                        <a:prstGeom prst="rect">
                          <a:avLst/>
                        </a:prstGeom>
                      </pic:spPr>
                    </pic:pic>
                  </a:graphicData>
                </a:graphic>
              </wp:inline>
            </w:drawing>
          </w:r>
          <w:r>
            <w:rPr>
              <w:noProof/>
            </w:rPr>
            <w:drawing>
              <wp:inline distT="0" distB="0" distL="0" distR="0" wp14:anchorId="4ABEAC66" wp14:editId="51D5C811">
                <wp:extent cx="6309360" cy="4302125"/>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09360" cy="4302125"/>
                        </a:xfrm>
                        <a:prstGeom prst="rect">
                          <a:avLst/>
                        </a:prstGeom>
                      </pic:spPr>
                    </pic:pic>
                  </a:graphicData>
                </a:graphic>
              </wp:inline>
            </w:drawing>
          </w:r>
        </w:del>
        <w:r w:rsidRPr="004746F1">
          <w:rPr>
            <w:noProof/>
          </w:rPr>
          <w:t xml:space="preserve"> </w:t>
        </w:r>
        <w:del w:id="8371" w:author="Haider Alhabibi" w:date="2022-02-08T19:13:00Z">
          <w:r>
            <w:rPr>
              <w:noProof/>
            </w:rPr>
            <w:drawing>
              <wp:inline distT="0" distB="0" distL="0" distR="0" wp14:anchorId="671A7527" wp14:editId="370077A9">
                <wp:extent cx="6309360" cy="349186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09360" cy="3491865"/>
                        </a:xfrm>
                        <a:prstGeom prst="rect">
                          <a:avLst/>
                        </a:prstGeom>
                      </pic:spPr>
                    </pic:pic>
                  </a:graphicData>
                </a:graphic>
              </wp:inline>
            </w:drawing>
          </w:r>
        </w:del>
      </w:ins>
    </w:p>
    <w:p w14:paraId="2BEED3D1" w14:textId="77777777" w:rsidR="004746F1" w:rsidRDefault="004746F1" w:rsidP="002632A7">
      <w:pPr>
        <w:rPr>
          <w:ins w:id="8372" w:author="Author"/>
          <w:noProof/>
        </w:rPr>
      </w:pPr>
    </w:p>
    <w:p w14:paraId="0C5C0F75" w14:textId="22671C16" w:rsidR="004746F1" w:rsidRDefault="004746F1" w:rsidP="002632A7">
      <w:pPr>
        <w:rPr>
          <w:ins w:id="8373" w:author="Author"/>
          <w:rFonts w:cs="Tahoma"/>
        </w:rPr>
      </w:pPr>
      <w:ins w:id="8374" w:author="Author">
        <w:del w:id="8375" w:author="Haider Alhabibi" w:date="2022-02-08T19:13:00Z">
          <w:r>
            <w:rPr>
              <w:noProof/>
            </w:rPr>
            <w:drawing>
              <wp:inline distT="0" distB="0" distL="0" distR="0" wp14:anchorId="4318C9C3" wp14:editId="2D810691">
                <wp:extent cx="6309360" cy="2837815"/>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09360" cy="2837815"/>
                        </a:xfrm>
                        <a:prstGeom prst="rect">
                          <a:avLst/>
                        </a:prstGeom>
                      </pic:spPr>
                    </pic:pic>
                  </a:graphicData>
                </a:graphic>
              </wp:inline>
            </w:drawing>
          </w:r>
        </w:del>
      </w:ins>
    </w:p>
    <w:p w14:paraId="4E8FA1C0" w14:textId="77777777" w:rsidR="003F0F10" w:rsidRDefault="003F0F10" w:rsidP="002632A7">
      <w:pPr>
        <w:rPr>
          <w:ins w:id="8376" w:author="Author"/>
          <w:rFonts w:cs="Tahoma"/>
        </w:rPr>
      </w:pPr>
    </w:p>
    <w:p w14:paraId="38B2ABD8" w14:textId="6C6CFF20" w:rsidR="003F0F10" w:rsidRDefault="003F0F10" w:rsidP="002632A7">
      <w:pPr>
        <w:rPr>
          <w:ins w:id="8377" w:author="Author"/>
          <w:noProof/>
        </w:rPr>
      </w:pPr>
      <w:ins w:id="8378" w:author="Author">
        <w:del w:id="8379" w:author="Haider Alhabibi" w:date="2022-02-08T19:13:00Z">
          <w:r>
            <w:rPr>
              <w:noProof/>
            </w:rPr>
            <w:drawing>
              <wp:inline distT="0" distB="0" distL="0" distR="0" wp14:anchorId="2A17AAEE" wp14:editId="56552B46">
                <wp:extent cx="6309360" cy="4399915"/>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09360" cy="4399915"/>
                        </a:xfrm>
                        <a:prstGeom prst="rect">
                          <a:avLst/>
                        </a:prstGeom>
                      </pic:spPr>
                    </pic:pic>
                  </a:graphicData>
                </a:graphic>
              </wp:inline>
            </w:drawing>
          </w:r>
        </w:del>
        <w:r w:rsidRPr="003F0F10">
          <w:rPr>
            <w:noProof/>
          </w:rPr>
          <w:t xml:space="preserve"> </w:t>
        </w:r>
        <w:del w:id="8380" w:author="Haider Alhabibi" w:date="2022-02-08T19:13:00Z">
          <w:r>
            <w:rPr>
              <w:noProof/>
            </w:rPr>
            <w:drawing>
              <wp:inline distT="0" distB="0" distL="0" distR="0" wp14:anchorId="76795CCF" wp14:editId="50B55EF1">
                <wp:extent cx="6309360" cy="3554095"/>
                <wp:effectExtent l="0" t="0" r="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309360" cy="3554095"/>
                        </a:xfrm>
                        <a:prstGeom prst="rect">
                          <a:avLst/>
                        </a:prstGeom>
                      </pic:spPr>
                    </pic:pic>
                  </a:graphicData>
                </a:graphic>
              </wp:inline>
            </w:drawing>
          </w:r>
        </w:del>
        <w:r w:rsidRPr="003F0F10">
          <w:rPr>
            <w:noProof/>
          </w:rPr>
          <w:t xml:space="preserve"> </w:t>
        </w:r>
        <w:del w:id="8381" w:author="Haider Alhabibi" w:date="2022-02-08T19:13:00Z">
          <w:r>
            <w:rPr>
              <w:noProof/>
            </w:rPr>
            <w:drawing>
              <wp:inline distT="0" distB="0" distL="0" distR="0" wp14:anchorId="63D6B8F8" wp14:editId="52CEBBA5">
                <wp:extent cx="6309360" cy="311658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09360" cy="3116580"/>
                        </a:xfrm>
                        <a:prstGeom prst="rect">
                          <a:avLst/>
                        </a:prstGeom>
                      </pic:spPr>
                    </pic:pic>
                  </a:graphicData>
                </a:graphic>
              </wp:inline>
            </w:drawing>
          </w:r>
        </w:del>
        <w:r w:rsidRPr="003F0F10">
          <w:rPr>
            <w:noProof/>
          </w:rPr>
          <w:t xml:space="preserve"> </w:t>
        </w:r>
        <w:del w:id="8382" w:author="Haider Alhabibi" w:date="2022-02-08T19:13:00Z">
          <w:r>
            <w:rPr>
              <w:noProof/>
            </w:rPr>
            <w:drawing>
              <wp:inline distT="0" distB="0" distL="0" distR="0" wp14:anchorId="1DA3CA88" wp14:editId="2F245508">
                <wp:extent cx="6309360" cy="430974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09360" cy="4309745"/>
                        </a:xfrm>
                        <a:prstGeom prst="rect">
                          <a:avLst/>
                        </a:prstGeom>
                      </pic:spPr>
                    </pic:pic>
                  </a:graphicData>
                </a:graphic>
              </wp:inline>
            </w:drawing>
          </w:r>
        </w:del>
        <w:r w:rsidRPr="003F0F10">
          <w:rPr>
            <w:noProof/>
          </w:rPr>
          <w:t xml:space="preserve"> </w:t>
        </w:r>
        <w:del w:id="8383" w:author="Haider Alhabibi" w:date="2022-02-08T19:13:00Z">
          <w:r>
            <w:rPr>
              <w:noProof/>
            </w:rPr>
            <w:drawing>
              <wp:inline distT="0" distB="0" distL="0" distR="0" wp14:anchorId="464163C1" wp14:editId="43802E8D">
                <wp:extent cx="6309360" cy="398653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09360" cy="3986530"/>
                        </a:xfrm>
                        <a:prstGeom prst="rect">
                          <a:avLst/>
                        </a:prstGeom>
                      </pic:spPr>
                    </pic:pic>
                  </a:graphicData>
                </a:graphic>
              </wp:inline>
            </w:drawing>
          </w:r>
        </w:del>
        <w:r w:rsidRPr="003F0F10">
          <w:rPr>
            <w:noProof/>
          </w:rPr>
          <w:t xml:space="preserve"> </w:t>
        </w:r>
        <w:del w:id="8384" w:author="Haider Alhabibi" w:date="2022-02-08T19:13:00Z">
          <w:r>
            <w:rPr>
              <w:noProof/>
            </w:rPr>
            <w:drawing>
              <wp:inline distT="0" distB="0" distL="0" distR="0" wp14:anchorId="3BCD83E2" wp14:editId="61CA8D25">
                <wp:extent cx="6309360" cy="4170680"/>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09360" cy="4170680"/>
                        </a:xfrm>
                        <a:prstGeom prst="rect">
                          <a:avLst/>
                        </a:prstGeom>
                      </pic:spPr>
                    </pic:pic>
                  </a:graphicData>
                </a:graphic>
              </wp:inline>
            </w:drawing>
          </w:r>
        </w:del>
        <w:r w:rsidRPr="003F0F10">
          <w:rPr>
            <w:noProof/>
          </w:rPr>
          <w:t xml:space="preserve"> </w:t>
        </w:r>
        <w:del w:id="8385" w:author="Haider Alhabibi" w:date="2022-02-08T19:13:00Z">
          <w:r>
            <w:rPr>
              <w:noProof/>
            </w:rPr>
            <w:drawing>
              <wp:inline distT="0" distB="0" distL="0" distR="0" wp14:anchorId="46C61D98" wp14:editId="678532C5">
                <wp:extent cx="6309360" cy="47136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09360" cy="4713605"/>
                        </a:xfrm>
                        <a:prstGeom prst="rect">
                          <a:avLst/>
                        </a:prstGeom>
                      </pic:spPr>
                    </pic:pic>
                  </a:graphicData>
                </a:graphic>
              </wp:inline>
            </w:drawing>
          </w:r>
        </w:del>
      </w:ins>
    </w:p>
    <w:p w14:paraId="2F21689E" w14:textId="77777777" w:rsidR="003F0F10" w:rsidRDefault="003F0F10" w:rsidP="002632A7">
      <w:pPr>
        <w:rPr>
          <w:ins w:id="8386" w:author="Author"/>
          <w:noProof/>
        </w:rPr>
      </w:pPr>
    </w:p>
    <w:p w14:paraId="363D599F" w14:textId="7A9479C4" w:rsidR="003F0F10" w:rsidRDefault="003F0F10" w:rsidP="002632A7">
      <w:pPr>
        <w:rPr>
          <w:ins w:id="8387" w:author="Author"/>
          <w:noProof/>
        </w:rPr>
      </w:pPr>
      <w:ins w:id="8388" w:author="Author">
        <w:del w:id="8389" w:author="Haider Alhabibi" w:date="2022-02-08T19:13:00Z">
          <w:r>
            <w:rPr>
              <w:noProof/>
            </w:rPr>
            <w:drawing>
              <wp:inline distT="0" distB="0" distL="0" distR="0" wp14:anchorId="6C99F578" wp14:editId="464B3495">
                <wp:extent cx="6309360" cy="41592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09360" cy="4159250"/>
                        </a:xfrm>
                        <a:prstGeom prst="rect">
                          <a:avLst/>
                        </a:prstGeom>
                      </pic:spPr>
                    </pic:pic>
                  </a:graphicData>
                </a:graphic>
              </wp:inline>
            </w:drawing>
          </w:r>
        </w:del>
        <w:r w:rsidR="009B1158" w:rsidRPr="009B1158">
          <w:rPr>
            <w:noProof/>
          </w:rPr>
          <w:t xml:space="preserve"> </w:t>
        </w:r>
        <w:del w:id="8390" w:author="Haider Alhabibi" w:date="2022-02-08T19:13:00Z">
          <w:r w:rsidR="009B1158">
            <w:rPr>
              <w:noProof/>
            </w:rPr>
            <w:drawing>
              <wp:inline distT="0" distB="0" distL="0" distR="0" wp14:anchorId="162284D8" wp14:editId="778D61F2">
                <wp:extent cx="6309360" cy="50704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309360" cy="5070475"/>
                        </a:xfrm>
                        <a:prstGeom prst="rect">
                          <a:avLst/>
                        </a:prstGeom>
                      </pic:spPr>
                    </pic:pic>
                  </a:graphicData>
                </a:graphic>
              </wp:inline>
            </w:drawing>
          </w:r>
        </w:del>
        <w:r w:rsidR="009B1158" w:rsidRPr="009B1158">
          <w:rPr>
            <w:noProof/>
          </w:rPr>
          <w:t xml:space="preserve"> </w:t>
        </w:r>
        <w:del w:id="8391" w:author="Haider Alhabibi" w:date="2022-02-08T19:13:00Z">
          <w:r w:rsidR="009B1158">
            <w:rPr>
              <w:noProof/>
            </w:rPr>
            <w:drawing>
              <wp:inline distT="0" distB="0" distL="0" distR="0" wp14:anchorId="510B46CF" wp14:editId="2BAE0CFB">
                <wp:extent cx="6309360" cy="4601845"/>
                <wp:effectExtent l="0" t="0" r="0"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309360" cy="4601845"/>
                        </a:xfrm>
                        <a:prstGeom prst="rect">
                          <a:avLst/>
                        </a:prstGeom>
                      </pic:spPr>
                    </pic:pic>
                  </a:graphicData>
                </a:graphic>
              </wp:inline>
            </w:drawing>
          </w:r>
        </w:del>
      </w:ins>
    </w:p>
    <w:p w14:paraId="6910B169" w14:textId="6480629A" w:rsidR="009B1158" w:rsidRDefault="009B1158" w:rsidP="002632A7">
      <w:pPr>
        <w:rPr>
          <w:ins w:id="8392" w:author="Author"/>
          <w:rFonts w:cs="Tahoma"/>
        </w:rPr>
      </w:pPr>
      <w:ins w:id="8393" w:author="Author">
        <w:del w:id="8394" w:author="Haider Alhabibi" w:date="2022-02-08T19:13:00Z">
          <w:r>
            <w:rPr>
              <w:noProof/>
            </w:rPr>
            <w:drawing>
              <wp:inline distT="0" distB="0" distL="0" distR="0" wp14:anchorId="05E185B6" wp14:editId="5A126998">
                <wp:extent cx="6309360" cy="27876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09360" cy="2787650"/>
                        </a:xfrm>
                        <a:prstGeom prst="rect">
                          <a:avLst/>
                        </a:prstGeom>
                      </pic:spPr>
                    </pic:pic>
                  </a:graphicData>
                </a:graphic>
              </wp:inline>
            </w:drawing>
          </w:r>
        </w:del>
      </w:ins>
    </w:p>
    <w:p w14:paraId="15F00764" w14:textId="77777777" w:rsidR="009B1158" w:rsidRDefault="009B1158" w:rsidP="002632A7">
      <w:pPr>
        <w:rPr>
          <w:ins w:id="8395" w:author="Author"/>
          <w:rFonts w:cs="Tahoma"/>
        </w:rPr>
      </w:pPr>
    </w:p>
    <w:p w14:paraId="1436DB22" w14:textId="1CCC0D57" w:rsidR="009B1158" w:rsidRDefault="009B1158" w:rsidP="002632A7">
      <w:pPr>
        <w:rPr>
          <w:ins w:id="8396" w:author="Author"/>
          <w:noProof/>
        </w:rPr>
      </w:pPr>
      <w:ins w:id="8397" w:author="Author">
        <w:del w:id="8398" w:author="Haider Alhabibi" w:date="2022-02-08T19:13:00Z">
          <w:r>
            <w:rPr>
              <w:noProof/>
            </w:rPr>
            <w:drawing>
              <wp:inline distT="0" distB="0" distL="0" distR="0" wp14:anchorId="7BB3FC25" wp14:editId="2B3B568D">
                <wp:extent cx="6309360" cy="30499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309360" cy="3049905"/>
                        </a:xfrm>
                        <a:prstGeom prst="rect">
                          <a:avLst/>
                        </a:prstGeom>
                      </pic:spPr>
                    </pic:pic>
                  </a:graphicData>
                </a:graphic>
              </wp:inline>
            </w:drawing>
          </w:r>
        </w:del>
        <w:r w:rsidRPr="009B1158">
          <w:rPr>
            <w:noProof/>
          </w:rPr>
          <w:t xml:space="preserve"> </w:t>
        </w:r>
      </w:ins>
    </w:p>
    <w:p w14:paraId="5BD64289" w14:textId="3AA5B109" w:rsidR="009B1158" w:rsidRDefault="009B1158" w:rsidP="002632A7">
      <w:pPr>
        <w:rPr>
          <w:ins w:id="8399" w:author="Author"/>
          <w:rFonts w:cs="Tahoma"/>
        </w:rPr>
      </w:pPr>
      <w:ins w:id="8400" w:author="Author">
        <w:del w:id="8401" w:author="Haider Alhabibi" w:date="2022-02-08T19:13:00Z">
          <w:r>
            <w:rPr>
              <w:noProof/>
            </w:rPr>
            <w:drawing>
              <wp:inline distT="0" distB="0" distL="0" distR="0" wp14:anchorId="7F801228" wp14:editId="7533928E">
                <wp:extent cx="6309360" cy="48609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309360" cy="4860925"/>
                        </a:xfrm>
                        <a:prstGeom prst="rect">
                          <a:avLst/>
                        </a:prstGeom>
                      </pic:spPr>
                    </pic:pic>
                  </a:graphicData>
                </a:graphic>
              </wp:inline>
            </w:drawing>
          </w:r>
        </w:del>
      </w:ins>
    </w:p>
    <w:p w14:paraId="35CF7B4C" w14:textId="2606AFA6" w:rsidR="009B1158" w:rsidRPr="0024633A" w:rsidRDefault="009B1158" w:rsidP="002632A7">
      <w:pPr>
        <w:rPr>
          <w:rFonts w:cs="Tahoma"/>
        </w:rPr>
        <w:sectPr w:rsidR="009B1158" w:rsidRPr="0024633A">
          <w:headerReference w:type="default" r:id="rId57"/>
          <w:footerReference w:type="default" r:id="rId58"/>
          <w:pgSz w:w="12240" w:h="15840" w:code="1"/>
          <w:pgMar w:top="1440" w:right="1152" w:bottom="1008" w:left="1152" w:header="720" w:footer="720" w:gutter="0"/>
          <w:pgNumType w:start="1"/>
          <w:cols w:space="720"/>
          <w:docGrid w:linePitch="360"/>
        </w:sectPr>
      </w:pPr>
      <w:ins w:id="8404" w:author="Author">
        <w:del w:id="8405" w:author="Haider Alhabibi" w:date="2022-02-08T19:13:00Z">
          <w:r>
            <w:rPr>
              <w:noProof/>
            </w:rPr>
            <w:drawing>
              <wp:inline distT="0" distB="0" distL="0" distR="0" wp14:anchorId="1A8BAECE" wp14:editId="7BBDDEC9">
                <wp:extent cx="5667375" cy="3133725"/>
                <wp:effectExtent l="0" t="0" r="9525"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67375" cy="3133725"/>
                        </a:xfrm>
                        <a:prstGeom prst="rect">
                          <a:avLst/>
                        </a:prstGeom>
                      </pic:spPr>
                    </pic:pic>
                  </a:graphicData>
                </a:graphic>
              </wp:inline>
            </w:drawing>
          </w:r>
        </w:del>
      </w:ins>
    </w:p>
    <w:p w14:paraId="14F4E948" w14:textId="73C9B5A4" w:rsidR="00A37621" w:rsidRPr="0024633A" w:rsidRDefault="008C7D36" w:rsidP="009978D3">
      <w:pPr>
        <w:pStyle w:val="Heading1"/>
        <w:keepLines/>
        <w:pageBreakBefore w:val="0"/>
        <w:numPr>
          <w:ilvl w:val="0"/>
          <w:numId w:val="0"/>
        </w:numPr>
        <w:tabs>
          <w:tab w:val="clear" w:pos="450"/>
        </w:tabs>
        <w:spacing w:after="240"/>
      </w:pPr>
      <w:bookmarkStart w:id="8406" w:name="_Toc418094552"/>
      <w:bookmarkStart w:id="8407" w:name="_Toc96009599"/>
      <w:r w:rsidRPr="0024633A">
        <w:rPr>
          <w:rFonts w:ascii="Tahoma" w:hAnsi="Tahoma" w:cs="Tahoma"/>
        </w:rPr>
        <w:lastRenderedPageBreak/>
        <w:t>Appendix B</w:t>
      </w:r>
      <w:r w:rsidR="00E101B3" w:rsidRPr="0024633A">
        <w:rPr>
          <w:rFonts w:ascii="Tahoma" w:hAnsi="Tahoma" w:cs="Tahoma"/>
        </w:rPr>
        <w:t xml:space="preserve"> </w:t>
      </w:r>
      <w:r w:rsidR="00E101B3" w:rsidRPr="0024633A">
        <w:rPr>
          <w:rFonts w:ascii="Tahoma" w:hAnsi="Tahoma" w:cs="Tahoma"/>
        </w:rPr>
        <w:br/>
      </w:r>
      <w:r w:rsidR="00480D54" w:rsidRPr="0024633A">
        <w:rPr>
          <w:rFonts w:ascii="Tahoma" w:hAnsi="Tahoma" w:cs="Tahoma"/>
        </w:rPr>
        <w:t>Compliance Document XML Schema</w:t>
      </w:r>
      <w:r w:rsidR="00A17279" w:rsidRPr="0024633A">
        <w:rPr>
          <w:rFonts w:ascii="Tahoma" w:hAnsi="Tahoma" w:cs="Tahoma"/>
        </w:rPr>
        <w:t xml:space="preserve"> Files</w:t>
      </w:r>
      <w:r w:rsidR="009B1A03" w:rsidRPr="0024633A">
        <w:rPr>
          <w:rFonts w:ascii="Tahoma" w:hAnsi="Tahoma" w:cs="Tahoma"/>
        </w:rPr>
        <w:t xml:space="preserve"> (XSD)</w:t>
      </w:r>
      <w:bookmarkEnd w:id="8406"/>
      <w:bookmarkEnd w:id="8407"/>
    </w:p>
    <w:p w14:paraId="5E0A40CF" w14:textId="0F8AC728" w:rsidR="00011A6A" w:rsidRPr="0024633A" w:rsidRDefault="00E07A17" w:rsidP="009978D3">
      <w:pPr>
        <w:spacing w:after="240"/>
        <w:rPr>
          <w:rFonts w:cs="Tahoma"/>
        </w:rPr>
      </w:pPr>
      <w:r w:rsidRPr="0024633A">
        <w:rPr>
          <w:rFonts w:cs="Tahoma"/>
        </w:rPr>
        <w:t xml:space="preserve">Note: </w:t>
      </w:r>
      <w:r w:rsidR="00FB4EC6" w:rsidRPr="0024633A">
        <w:rPr>
          <w:rFonts w:cs="Tahoma"/>
        </w:rPr>
        <w:t xml:space="preserve">At the end of Appendix B </w:t>
      </w:r>
      <w:r w:rsidR="00011A6A" w:rsidRPr="0024633A">
        <w:rPr>
          <w:rFonts w:cs="Tahoma"/>
        </w:rPr>
        <w:t>the contents of CF2RMCH01bE.xsd (</w:t>
      </w:r>
      <w:r w:rsidR="00E85FBD" w:rsidRPr="0024633A">
        <w:rPr>
          <w:rFonts w:cs="Tahoma"/>
        </w:rPr>
        <w:t>prescriptive alterations to s</w:t>
      </w:r>
      <w:r w:rsidR="00011A6A" w:rsidRPr="0024633A">
        <w:rPr>
          <w:rFonts w:cs="Tahoma"/>
        </w:rPr>
        <w:t xml:space="preserve">pace </w:t>
      </w:r>
      <w:r w:rsidR="00E85FBD" w:rsidRPr="0024633A">
        <w:rPr>
          <w:rFonts w:cs="Tahoma"/>
        </w:rPr>
        <w:t>c</w:t>
      </w:r>
      <w:r w:rsidR="00011A6A" w:rsidRPr="0024633A">
        <w:rPr>
          <w:rFonts w:cs="Tahoma"/>
        </w:rPr>
        <w:t xml:space="preserve">onditioning </w:t>
      </w:r>
      <w:r w:rsidR="00E85FBD" w:rsidRPr="0024633A">
        <w:rPr>
          <w:rFonts w:cs="Tahoma"/>
        </w:rPr>
        <w:t>s</w:t>
      </w:r>
      <w:r w:rsidR="00011A6A" w:rsidRPr="0024633A">
        <w:rPr>
          <w:rFonts w:cs="Tahoma"/>
        </w:rPr>
        <w:t xml:space="preserve">ystems) is </w:t>
      </w:r>
      <w:r w:rsidR="00382BF9" w:rsidRPr="0024633A">
        <w:rPr>
          <w:rFonts w:cs="Tahoma"/>
        </w:rPr>
        <w:t>displayed</w:t>
      </w:r>
      <w:r w:rsidR="00FB4EC6" w:rsidRPr="0024633A">
        <w:rPr>
          <w:rFonts w:cs="Tahoma"/>
        </w:rPr>
        <w:t xml:space="preserve"> for information purposes only</w:t>
      </w:r>
      <w:r w:rsidR="00011A6A" w:rsidRPr="0024633A">
        <w:rPr>
          <w:rFonts w:cs="Tahoma"/>
        </w:rPr>
        <w:t>.</w:t>
      </w:r>
      <w:r w:rsidR="00E85FBD" w:rsidRPr="0024633A">
        <w:rPr>
          <w:rFonts w:cs="Tahoma"/>
        </w:rPr>
        <w:t xml:space="preserve"> For</w:t>
      </w:r>
      <w:r w:rsidR="00A26D90" w:rsidRPr="0024633A">
        <w:rPr>
          <w:rFonts w:cs="Tahoma"/>
        </w:rPr>
        <w:t xml:space="preserve"> information for</w:t>
      </w:r>
      <w:r w:rsidR="0043159A" w:rsidRPr="0024633A">
        <w:rPr>
          <w:rFonts w:cs="Tahoma"/>
        </w:rPr>
        <w:t xml:space="preserve"> implementation</w:t>
      </w:r>
      <w:r w:rsidR="00273EFA" w:rsidRPr="0024633A">
        <w:rPr>
          <w:rFonts w:cs="Tahoma"/>
        </w:rPr>
        <w:t xml:space="preserve"> of the </w:t>
      </w:r>
      <w:r w:rsidR="00A26D90" w:rsidRPr="0024633A">
        <w:rPr>
          <w:rFonts w:cs="Tahoma"/>
        </w:rPr>
        <w:t xml:space="preserve">MCH-01b </w:t>
      </w:r>
      <w:r w:rsidR="00273EFA" w:rsidRPr="0024633A">
        <w:rPr>
          <w:rFonts w:cs="Tahoma"/>
        </w:rPr>
        <w:t>schema</w:t>
      </w:r>
      <w:r w:rsidR="0043159A" w:rsidRPr="0024633A">
        <w:rPr>
          <w:rFonts w:cs="Tahoma"/>
        </w:rPr>
        <w:t xml:space="preserve">, refer to the current version of the file maintained in the applicable Energy Commission XSD </w:t>
      </w:r>
      <w:r w:rsidR="00452794" w:rsidRPr="0024633A">
        <w:rPr>
          <w:rFonts w:cs="Tahoma"/>
        </w:rPr>
        <w:t>r</w:t>
      </w:r>
      <w:r w:rsidR="0043159A" w:rsidRPr="0024633A">
        <w:rPr>
          <w:rFonts w:cs="Tahoma"/>
        </w:rPr>
        <w:t>epository</w:t>
      </w:r>
      <w:r w:rsidR="00897944" w:rsidRPr="0024633A">
        <w:rPr>
          <w:rFonts w:cs="Tahoma"/>
        </w:rPr>
        <w:t xml:space="preserve"> at </w:t>
      </w:r>
      <w:ins w:id="8408" w:author="Haider Alhabibi" w:date="2022-02-02T08:05:00Z">
        <w:r w:rsidR="00C20BBE">
          <w:rPr>
            <w:rFonts w:cs="Tahoma"/>
            <w:szCs w:val="24"/>
          </w:rPr>
          <w:fldChar w:fldCharType="begin"/>
        </w:r>
        <w:r w:rsidR="00C20BBE">
          <w:rPr>
            <w:rFonts w:cs="Tahoma"/>
            <w:szCs w:val="24"/>
          </w:rPr>
          <w:instrText>HYPERLINK "https://github.com/california-energy-commission/2022-HERS-Documents-Schema/tree/main/deployed"</w:instrText>
        </w:r>
        <w:r w:rsidR="00C20BBE">
          <w:rPr>
            <w:rFonts w:cs="Tahoma"/>
            <w:szCs w:val="24"/>
          </w:rPr>
          <w:fldChar w:fldCharType="separate"/>
        </w:r>
        <w:r w:rsidR="00C20BBE" w:rsidRPr="009621EB">
          <w:rPr>
            <w:rStyle w:val="Hyperlink"/>
            <w:rFonts w:cs="Tahoma"/>
            <w:szCs w:val="24"/>
          </w:rPr>
          <w:t>GitHub.com</w:t>
        </w:r>
        <w:r w:rsidR="00C20BBE">
          <w:rPr>
            <w:rFonts w:cs="Tahoma"/>
            <w:szCs w:val="24"/>
          </w:rPr>
          <w:fldChar w:fldCharType="end"/>
        </w:r>
        <w:r w:rsidR="00C20BBE">
          <w:rPr>
            <w:rFonts w:cs="Tahoma"/>
            <w:szCs w:val="24"/>
          </w:rPr>
          <w:t>.</w:t>
        </w:r>
      </w:ins>
      <w:del w:id="8409" w:author="Haider Alhabibi" w:date="2022-02-02T08:06:00Z">
        <w:r w:rsidR="00897944" w:rsidRPr="0024633A">
          <w:rPr>
            <w:rFonts w:cs="Tahoma"/>
          </w:rPr>
          <w:delText>the following URL</w:delText>
        </w:r>
        <w:r w:rsidR="0043159A" w:rsidRPr="0024633A">
          <w:rPr>
            <w:rFonts w:cs="Tahoma"/>
          </w:rPr>
          <w:delText>.</w:delText>
        </w:r>
      </w:del>
    </w:p>
    <w:p w14:paraId="4A653D75" w14:textId="5471DDD2" w:rsidR="001D75DB" w:rsidRDefault="004E1134" w:rsidP="009978D3">
      <w:pPr>
        <w:spacing w:after="240"/>
        <w:rPr>
          <w:ins w:id="8410" w:author="Author"/>
          <w:del w:id="8411" w:author="Haider Alhabibi" w:date="2022-02-02T08:05:00Z"/>
          <w:rStyle w:val="Hyperlink"/>
          <w:rFonts w:cs="Tahoma"/>
        </w:rPr>
      </w:pPr>
      <w:del w:id="8412" w:author="Haider Alhabibi" w:date="2022-02-02T08:05:00Z">
        <w:r>
          <w:rPr>
            <w:rFonts w:ascii="Calibri" w:hAnsi="Calibri"/>
            <w:sz w:val="22"/>
          </w:rPr>
          <w:fldChar w:fldCharType="begin"/>
        </w:r>
        <w:r>
          <w:delInstrText xml:space="preserve"> HYPERLINK "https://github.com/california-energy-commission/2019-HERS-Documents-Schema/tree/master/deployed/schema" </w:delInstrText>
        </w:r>
        <w:r>
          <w:rPr>
            <w:rFonts w:ascii="Calibri" w:hAnsi="Calibri"/>
            <w:sz w:val="22"/>
          </w:rPr>
          <w:fldChar w:fldCharType="separate"/>
        </w:r>
        <w:r w:rsidR="00105B95" w:rsidRPr="0024633A">
          <w:rPr>
            <w:rStyle w:val="Hyperlink"/>
            <w:rFonts w:cs="Tahoma"/>
          </w:rPr>
          <w:delText>https://github.com/california-energy-commission/2019-HERS-Documents-Schema/tree/master/deployed/schema</w:delText>
        </w:r>
        <w:r>
          <w:rPr>
            <w:rStyle w:val="Hyperlink"/>
            <w:rFonts w:cs="Tahoma"/>
          </w:rPr>
          <w:fldChar w:fldCharType="end"/>
        </w:r>
      </w:del>
    </w:p>
    <w:p w14:paraId="417AC4A4" w14:textId="58648F35" w:rsidR="0030433B" w:rsidRPr="0030433B" w:rsidRDefault="0030433B" w:rsidP="009978D3">
      <w:pPr>
        <w:spacing w:after="240"/>
        <w:rPr>
          <w:rFonts w:cs="Tahoma"/>
          <w:b/>
          <w:bCs/>
          <w:color w:val="auto"/>
        </w:rPr>
      </w:pPr>
      <w:ins w:id="8413" w:author="Author">
        <w:r w:rsidRPr="0030433B">
          <w:rPr>
            <w:rStyle w:val="Hyperlink"/>
            <w:rFonts w:cs="Tahoma"/>
            <w:b/>
            <w:bCs/>
            <w:color w:val="auto"/>
            <w:u w:val="none"/>
          </w:rPr>
          <w:t>Single Family</w:t>
        </w:r>
      </w:ins>
    </w:p>
    <w:p w14:paraId="18187582" w14:textId="68EBF084" w:rsidR="00BF0147" w:rsidRPr="00BF0147" w:rsidRDefault="00BF0147" w:rsidP="00322836">
      <w:pPr>
        <w:spacing w:after="0"/>
        <w:rPr>
          <w:ins w:id="8414" w:author="Ramirez, Armando@Energy" w:date="2022-03-17T15:11:00Z"/>
        </w:rPr>
      </w:pPr>
      <w:ins w:id="8415" w:author="Ramirez, Armando@Energy" w:date="2022-03-17T15:11:00Z">
        <w:r w:rsidRPr="00BF0147">
          <w:t>CF1RADD01E.xsd</w:t>
        </w:r>
      </w:ins>
    </w:p>
    <w:p w14:paraId="7D60C1FB" w14:textId="77777777" w:rsidR="00BF0147" w:rsidRPr="00BF0147" w:rsidRDefault="00BF0147" w:rsidP="00322836">
      <w:pPr>
        <w:spacing w:after="0"/>
        <w:rPr>
          <w:ins w:id="8416" w:author="Ramirez, Armando@Energy" w:date="2022-03-17T15:11:00Z"/>
        </w:rPr>
      </w:pPr>
      <w:ins w:id="8417" w:author="Ramirez, Armando@Energy" w:date="2022-03-17T15:11:00Z">
        <w:r w:rsidRPr="00BF0147">
          <w:t>CF1RALT01E.xsd</w:t>
        </w:r>
      </w:ins>
    </w:p>
    <w:p w14:paraId="03FEBE83" w14:textId="77777777" w:rsidR="00BF0147" w:rsidRPr="00BF0147" w:rsidRDefault="00BF0147" w:rsidP="00322836">
      <w:pPr>
        <w:spacing w:after="0"/>
        <w:rPr>
          <w:ins w:id="8418" w:author="Ramirez, Armando@Energy" w:date="2022-03-17T15:11:00Z"/>
        </w:rPr>
      </w:pPr>
      <w:ins w:id="8419" w:author="Ramirez, Armando@Energy" w:date="2022-03-17T15:11:00Z">
        <w:r w:rsidRPr="00BF0147">
          <w:t>CF1RALT02E.xsd</w:t>
        </w:r>
      </w:ins>
    </w:p>
    <w:p w14:paraId="5EDF52AC" w14:textId="77777777" w:rsidR="00BF0147" w:rsidRPr="00BF0147" w:rsidRDefault="00BF0147" w:rsidP="00322836">
      <w:pPr>
        <w:spacing w:after="0"/>
        <w:rPr>
          <w:ins w:id="8420" w:author="Ramirez, Armando@Energy" w:date="2022-03-17T15:11:00Z"/>
        </w:rPr>
      </w:pPr>
      <w:ins w:id="8421" w:author="Ramirez, Armando@Energy" w:date="2022-03-17T15:11:00Z">
        <w:r w:rsidRPr="00BF0147">
          <w:t>CF1RENV02E.xsd</w:t>
        </w:r>
      </w:ins>
    </w:p>
    <w:p w14:paraId="38737B55" w14:textId="77777777" w:rsidR="00BF0147" w:rsidRPr="00BF0147" w:rsidRDefault="00BF0147" w:rsidP="00322836">
      <w:pPr>
        <w:spacing w:after="0"/>
        <w:rPr>
          <w:ins w:id="8422" w:author="Ramirez, Armando@Energy" w:date="2022-03-17T15:11:00Z"/>
        </w:rPr>
      </w:pPr>
      <w:ins w:id="8423" w:author="Ramirez, Armando@Energy" w:date="2022-03-17T15:11:00Z">
        <w:r w:rsidRPr="00BF0147">
          <w:t>CF1RENV03E.xsd</w:t>
        </w:r>
      </w:ins>
    </w:p>
    <w:p w14:paraId="414F4678" w14:textId="77777777" w:rsidR="00BF0147" w:rsidRPr="00BF0147" w:rsidRDefault="00BF0147" w:rsidP="00322836">
      <w:pPr>
        <w:spacing w:after="0"/>
        <w:rPr>
          <w:ins w:id="8424" w:author="Ramirez, Armando@Energy" w:date="2022-03-17T15:11:00Z"/>
        </w:rPr>
      </w:pPr>
      <w:ins w:id="8425" w:author="Ramirez, Armando@Energy" w:date="2022-03-17T15:11:00Z">
        <w:r w:rsidRPr="00BF0147">
          <w:t>CF1RENV04E.xsd</w:t>
        </w:r>
      </w:ins>
    </w:p>
    <w:p w14:paraId="194F343A" w14:textId="77777777" w:rsidR="00BF0147" w:rsidRPr="00BF0147" w:rsidRDefault="00BF0147" w:rsidP="00322836">
      <w:pPr>
        <w:spacing w:after="0"/>
        <w:rPr>
          <w:ins w:id="8426" w:author="Ramirez, Armando@Energy" w:date="2022-03-17T15:11:00Z"/>
        </w:rPr>
      </w:pPr>
      <w:ins w:id="8427" w:author="Ramirez, Armando@Energy" w:date="2022-03-17T15:11:00Z">
        <w:r w:rsidRPr="00BF0147">
          <w:t>CF1RENV05E.xsd</w:t>
        </w:r>
      </w:ins>
    </w:p>
    <w:p w14:paraId="0E934541" w14:textId="77777777" w:rsidR="00BF0147" w:rsidRPr="00BF0147" w:rsidRDefault="00BF0147" w:rsidP="00322836">
      <w:pPr>
        <w:spacing w:after="0"/>
        <w:rPr>
          <w:ins w:id="8428" w:author="Ramirez, Armando@Energy" w:date="2022-03-17T15:11:00Z"/>
        </w:rPr>
      </w:pPr>
      <w:ins w:id="8429" w:author="Ramirez, Armando@Energy" w:date="2022-03-17T15:11:00Z">
        <w:r w:rsidRPr="00BF0147">
          <w:t>CF1RENV06E.xsd</w:t>
        </w:r>
      </w:ins>
    </w:p>
    <w:p w14:paraId="42D47A39" w14:textId="77777777" w:rsidR="00BF0147" w:rsidRPr="00BF0147" w:rsidRDefault="00BF0147" w:rsidP="00322836">
      <w:pPr>
        <w:spacing w:after="0"/>
        <w:rPr>
          <w:ins w:id="8430" w:author="Ramirez, Armando@Energy" w:date="2022-03-17T15:11:00Z"/>
        </w:rPr>
      </w:pPr>
      <w:ins w:id="8431" w:author="Ramirez, Armando@Energy" w:date="2022-03-17T15:11:00Z">
        <w:r w:rsidRPr="00BF0147">
          <w:t>CF1RNCB01E.xsd</w:t>
        </w:r>
      </w:ins>
    </w:p>
    <w:p w14:paraId="6C61AB9B" w14:textId="77777777" w:rsidR="00BF0147" w:rsidRPr="00BF0147" w:rsidRDefault="00BF0147" w:rsidP="00322836">
      <w:pPr>
        <w:spacing w:after="0"/>
        <w:rPr>
          <w:ins w:id="8432" w:author="Ramirez, Armando@Energy" w:date="2022-03-17T15:11:00Z"/>
        </w:rPr>
      </w:pPr>
      <w:ins w:id="8433" w:author="Ramirez, Armando@Energy" w:date="2022-03-17T15:11:00Z">
        <w:r w:rsidRPr="00BF0147">
          <w:t>CF1RPLB01E.xsd</w:t>
        </w:r>
      </w:ins>
    </w:p>
    <w:p w14:paraId="7A013D69" w14:textId="7251AEC0" w:rsidR="00BF0147" w:rsidRPr="00BF0147" w:rsidDel="00130DC7" w:rsidRDefault="00BF0147" w:rsidP="00322836">
      <w:pPr>
        <w:spacing w:after="0"/>
        <w:rPr>
          <w:ins w:id="8434" w:author="Ramirez, Armando@Energy" w:date="2022-03-17T15:11:00Z"/>
          <w:del w:id="8435" w:author="Alhabibi, Haider@Energy" w:date="2022-03-18T17:52:00Z"/>
        </w:rPr>
      </w:pPr>
      <w:ins w:id="8436" w:author="Ramirez, Armando@Energy" w:date="2022-03-17T15:11:00Z">
        <w:del w:id="8437" w:author="Alhabibi, Haider@Energy" w:date="2022-03-18T17:52:00Z">
          <w:r w:rsidRPr="00BF0147" w:rsidDel="00130DC7">
            <w:delText>CF1RSTH01E.xsd</w:delText>
          </w:r>
        </w:del>
      </w:ins>
    </w:p>
    <w:p w14:paraId="1C9DD8C3" w14:textId="77777777" w:rsidR="00BF0147" w:rsidRPr="00BF0147" w:rsidRDefault="00BF0147" w:rsidP="00322836">
      <w:pPr>
        <w:spacing w:after="0"/>
        <w:rPr>
          <w:ins w:id="8438" w:author="Ramirez, Armando@Energy" w:date="2022-03-17T15:11:00Z"/>
        </w:rPr>
      </w:pPr>
      <w:ins w:id="8439" w:author="Ramirez, Armando@Energy" w:date="2022-03-17T15:11:00Z">
        <w:r w:rsidRPr="00BF0147">
          <w:t>PSR01E.xsd</w:t>
        </w:r>
      </w:ins>
    </w:p>
    <w:p w14:paraId="38FD0651" w14:textId="77777777" w:rsidR="00BF0147" w:rsidRPr="00BF0147" w:rsidRDefault="00BF0147" w:rsidP="00322836">
      <w:pPr>
        <w:spacing w:after="0"/>
        <w:rPr>
          <w:ins w:id="8440" w:author="Ramirez, Armando@Energy" w:date="2022-03-17T15:11:00Z"/>
        </w:rPr>
      </w:pPr>
      <w:ins w:id="8441" w:author="Ramirez, Armando@Energy" w:date="2022-03-17T15:11:00Z">
        <w:r w:rsidRPr="00BF0147">
          <w:t>CF2RENV01E.xsd</w:t>
        </w:r>
      </w:ins>
    </w:p>
    <w:p w14:paraId="5DE8154F" w14:textId="77777777" w:rsidR="00BF0147" w:rsidRPr="00BF0147" w:rsidRDefault="00BF0147" w:rsidP="00322836">
      <w:pPr>
        <w:spacing w:after="0"/>
        <w:rPr>
          <w:ins w:id="8442" w:author="Ramirez, Armando@Energy" w:date="2022-03-17T15:11:00Z"/>
        </w:rPr>
      </w:pPr>
      <w:ins w:id="8443" w:author="Ramirez, Armando@Energy" w:date="2022-03-17T15:11:00Z">
        <w:r w:rsidRPr="00BF0147">
          <w:t>CF2RELC01E.xsd</w:t>
        </w:r>
      </w:ins>
    </w:p>
    <w:p w14:paraId="2B866745" w14:textId="77777777" w:rsidR="00BF0147" w:rsidRPr="00BF0147" w:rsidRDefault="00BF0147" w:rsidP="00322836">
      <w:pPr>
        <w:spacing w:after="0"/>
        <w:rPr>
          <w:ins w:id="8444" w:author="Ramirez, Armando@Energy" w:date="2022-03-17T15:11:00Z"/>
        </w:rPr>
      </w:pPr>
      <w:ins w:id="8445" w:author="Ramirez, Armando@Energy" w:date="2022-03-17T15:11:00Z">
        <w:r w:rsidRPr="00BF0147">
          <w:t>CF2RENV03E.xsd</w:t>
        </w:r>
      </w:ins>
    </w:p>
    <w:p w14:paraId="5E34874C" w14:textId="77777777" w:rsidR="00BF0147" w:rsidRPr="00BF0147" w:rsidRDefault="00BF0147" w:rsidP="00322836">
      <w:pPr>
        <w:spacing w:after="0"/>
        <w:rPr>
          <w:ins w:id="8446" w:author="Ramirez, Armando@Energy" w:date="2022-03-17T15:11:00Z"/>
        </w:rPr>
      </w:pPr>
      <w:ins w:id="8447" w:author="Ramirez, Armando@Energy" w:date="2022-03-17T15:11:00Z">
        <w:r w:rsidRPr="00BF0147">
          <w:t>CF2RENV03E.xsd</w:t>
        </w:r>
      </w:ins>
    </w:p>
    <w:p w14:paraId="20376885" w14:textId="77777777" w:rsidR="00BF0147" w:rsidRPr="00BF0147" w:rsidRDefault="00BF0147" w:rsidP="00322836">
      <w:pPr>
        <w:spacing w:after="0"/>
        <w:rPr>
          <w:ins w:id="8448" w:author="Ramirez, Armando@Energy" w:date="2022-03-17T15:11:00Z"/>
        </w:rPr>
      </w:pPr>
      <w:ins w:id="8449" w:author="Ramirez, Armando@Energy" w:date="2022-03-17T15:11:00Z">
        <w:r w:rsidRPr="00BF0147">
          <w:t>CF2RENV04E.xsd</w:t>
        </w:r>
      </w:ins>
    </w:p>
    <w:p w14:paraId="08B17E1A" w14:textId="77777777" w:rsidR="00BF0147" w:rsidRPr="00BF0147" w:rsidRDefault="00BF0147" w:rsidP="00322836">
      <w:pPr>
        <w:spacing w:after="0"/>
        <w:rPr>
          <w:ins w:id="8450" w:author="Ramirez, Armando@Energy" w:date="2022-03-17T15:11:00Z"/>
        </w:rPr>
      </w:pPr>
      <w:ins w:id="8451" w:author="Ramirez, Armando@Energy" w:date="2022-03-17T15:11:00Z">
        <w:r w:rsidRPr="00BF0147">
          <w:t>CF2RENV20aH.xsd</w:t>
        </w:r>
      </w:ins>
    </w:p>
    <w:p w14:paraId="1C3F5F60" w14:textId="77777777" w:rsidR="00BF0147" w:rsidRPr="00BF0147" w:rsidRDefault="00BF0147" w:rsidP="00322836">
      <w:pPr>
        <w:spacing w:after="0"/>
        <w:rPr>
          <w:ins w:id="8452" w:author="Ramirez, Armando@Energy" w:date="2022-03-17T15:11:00Z"/>
        </w:rPr>
      </w:pPr>
      <w:ins w:id="8453" w:author="Ramirez, Armando@Energy" w:date="2022-03-17T15:11:00Z">
        <w:r w:rsidRPr="00BF0147">
          <w:t>CF2RENV20bH.xsd</w:t>
        </w:r>
      </w:ins>
    </w:p>
    <w:p w14:paraId="463A94A1" w14:textId="77777777" w:rsidR="00BF0147" w:rsidRPr="00BF0147" w:rsidRDefault="00BF0147" w:rsidP="00322836">
      <w:pPr>
        <w:spacing w:after="0"/>
        <w:rPr>
          <w:ins w:id="8454" w:author="Ramirez, Armando@Energy" w:date="2022-03-17T15:11:00Z"/>
        </w:rPr>
      </w:pPr>
      <w:ins w:id="8455" w:author="Ramirez, Armando@Energy" w:date="2022-03-17T15:11:00Z">
        <w:r w:rsidRPr="00BF0147">
          <w:t>CF2RENV21H.xsd</w:t>
        </w:r>
      </w:ins>
    </w:p>
    <w:p w14:paraId="5064CB84" w14:textId="77777777" w:rsidR="00BF0147" w:rsidRPr="00BF0147" w:rsidRDefault="00BF0147" w:rsidP="00322836">
      <w:pPr>
        <w:spacing w:after="0"/>
        <w:rPr>
          <w:ins w:id="8456" w:author="Ramirez, Armando@Energy" w:date="2022-03-17T15:11:00Z"/>
        </w:rPr>
      </w:pPr>
      <w:ins w:id="8457" w:author="Ramirez, Armando@Energy" w:date="2022-03-17T15:11:00Z">
        <w:r w:rsidRPr="00BF0147">
          <w:t>CF2RENV22H.xsd</w:t>
        </w:r>
      </w:ins>
    </w:p>
    <w:p w14:paraId="45E0576D" w14:textId="77777777" w:rsidR="00BF0147" w:rsidRPr="00BF0147" w:rsidRDefault="00BF0147" w:rsidP="00322836">
      <w:pPr>
        <w:spacing w:after="0"/>
        <w:rPr>
          <w:ins w:id="8458" w:author="Ramirez, Armando@Energy" w:date="2022-03-17T15:11:00Z"/>
        </w:rPr>
      </w:pPr>
      <w:ins w:id="8459" w:author="Ramirez, Armando@Energy" w:date="2022-03-17T15:11:00Z">
        <w:r w:rsidRPr="00BF0147">
          <w:t>CF2RLTG01E.xsd</w:t>
        </w:r>
      </w:ins>
    </w:p>
    <w:p w14:paraId="4A86CD95" w14:textId="77777777" w:rsidR="00BF0147" w:rsidRPr="00BF0147" w:rsidRDefault="00BF0147" w:rsidP="00322836">
      <w:pPr>
        <w:spacing w:after="0"/>
        <w:rPr>
          <w:ins w:id="8460" w:author="Ramirez, Armando@Energy" w:date="2022-03-17T15:11:00Z"/>
        </w:rPr>
      </w:pPr>
      <w:ins w:id="8461" w:author="Ramirez, Armando@Energy" w:date="2022-03-17T15:11:00Z">
        <w:r w:rsidRPr="00BF0147">
          <w:t>CF2RMCH01aE.xsd</w:t>
        </w:r>
      </w:ins>
    </w:p>
    <w:p w14:paraId="3089B6EE" w14:textId="77777777" w:rsidR="00BF0147" w:rsidRPr="00BF0147" w:rsidRDefault="00BF0147" w:rsidP="00322836">
      <w:pPr>
        <w:spacing w:after="0"/>
        <w:rPr>
          <w:ins w:id="8462" w:author="Ramirez, Armando@Energy" w:date="2022-03-17T15:11:00Z"/>
        </w:rPr>
      </w:pPr>
      <w:ins w:id="8463" w:author="Ramirez, Armando@Energy" w:date="2022-03-17T15:11:00Z">
        <w:r w:rsidRPr="00BF0147">
          <w:t>CF2RMCH01bE.xsd</w:t>
        </w:r>
      </w:ins>
    </w:p>
    <w:p w14:paraId="2E3B8E38" w14:textId="77777777" w:rsidR="00BF0147" w:rsidRPr="00BF0147" w:rsidRDefault="00BF0147" w:rsidP="00322836">
      <w:pPr>
        <w:spacing w:after="0"/>
        <w:rPr>
          <w:ins w:id="8464" w:author="Ramirez, Armando@Energy" w:date="2022-03-17T15:11:00Z"/>
        </w:rPr>
      </w:pPr>
      <w:ins w:id="8465" w:author="Ramirez, Armando@Energy" w:date="2022-03-17T15:11:00Z">
        <w:r w:rsidRPr="00BF0147">
          <w:t>CF2RMCH01cE.xsd</w:t>
        </w:r>
      </w:ins>
    </w:p>
    <w:p w14:paraId="3DCBD84E" w14:textId="77777777" w:rsidR="00BF0147" w:rsidRPr="00BF0147" w:rsidRDefault="00BF0147" w:rsidP="00322836">
      <w:pPr>
        <w:spacing w:after="0"/>
        <w:rPr>
          <w:ins w:id="8466" w:author="Ramirez, Armando@Energy" w:date="2022-03-17T15:11:00Z"/>
        </w:rPr>
      </w:pPr>
      <w:ins w:id="8467" w:author="Ramirez, Armando@Energy" w:date="2022-03-17T15:11:00Z">
        <w:r w:rsidRPr="00BF0147">
          <w:t>CF2RMCH01dE.xsd</w:t>
        </w:r>
      </w:ins>
    </w:p>
    <w:p w14:paraId="5035F9A2" w14:textId="77777777" w:rsidR="00BF0147" w:rsidRPr="00BF0147" w:rsidRDefault="00BF0147" w:rsidP="00322836">
      <w:pPr>
        <w:spacing w:after="0"/>
        <w:rPr>
          <w:ins w:id="8468" w:author="Ramirez, Armando@Energy" w:date="2022-03-17T15:11:00Z"/>
        </w:rPr>
      </w:pPr>
      <w:ins w:id="8469" w:author="Ramirez, Armando@Energy" w:date="2022-03-17T15:11:00Z">
        <w:r w:rsidRPr="00BF0147">
          <w:t>CF2RMCH02E.xsd</w:t>
        </w:r>
      </w:ins>
    </w:p>
    <w:p w14:paraId="41B698C3" w14:textId="77777777" w:rsidR="00BF0147" w:rsidRPr="00BF0147" w:rsidRDefault="00BF0147" w:rsidP="00322836">
      <w:pPr>
        <w:spacing w:after="0"/>
        <w:rPr>
          <w:ins w:id="8470" w:author="Ramirez, Armando@Energy" w:date="2022-03-17T15:11:00Z"/>
        </w:rPr>
      </w:pPr>
      <w:ins w:id="8471" w:author="Ramirez, Armando@Energy" w:date="2022-03-17T15:11:00Z">
        <w:r w:rsidRPr="00BF0147">
          <w:t>CF2RMCH04E.xsd</w:t>
        </w:r>
      </w:ins>
    </w:p>
    <w:p w14:paraId="150F53AC" w14:textId="77777777" w:rsidR="00BF0147" w:rsidRPr="00BF0147" w:rsidRDefault="00BF0147" w:rsidP="00322836">
      <w:pPr>
        <w:spacing w:after="0"/>
        <w:rPr>
          <w:ins w:id="8472" w:author="Ramirez, Armando@Energy" w:date="2022-03-17T15:11:00Z"/>
        </w:rPr>
      </w:pPr>
      <w:ins w:id="8473" w:author="Ramirez, Armando@Energy" w:date="2022-03-17T15:11:00Z">
        <w:r w:rsidRPr="00BF0147">
          <w:t>CF2RMCH20aH.xsd</w:t>
        </w:r>
      </w:ins>
    </w:p>
    <w:p w14:paraId="0809B75E" w14:textId="77777777" w:rsidR="00BF0147" w:rsidRPr="00BF0147" w:rsidRDefault="00BF0147" w:rsidP="00322836">
      <w:pPr>
        <w:spacing w:after="0"/>
        <w:rPr>
          <w:ins w:id="8474" w:author="Ramirez, Armando@Energy" w:date="2022-03-17T15:11:00Z"/>
        </w:rPr>
      </w:pPr>
      <w:ins w:id="8475" w:author="Ramirez, Armando@Energy" w:date="2022-03-17T15:11:00Z">
        <w:r w:rsidRPr="00BF0147">
          <w:lastRenderedPageBreak/>
          <w:t>CF2RMCH20bH.xsd</w:t>
        </w:r>
      </w:ins>
    </w:p>
    <w:p w14:paraId="77CC485E" w14:textId="77777777" w:rsidR="00BF0147" w:rsidRPr="00BF0147" w:rsidRDefault="00BF0147" w:rsidP="00322836">
      <w:pPr>
        <w:spacing w:after="0"/>
        <w:rPr>
          <w:ins w:id="8476" w:author="Ramirez, Armando@Energy" w:date="2022-03-17T15:11:00Z"/>
        </w:rPr>
      </w:pPr>
      <w:ins w:id="8477" w:author="Ramirez, Armando@Energy" w:date="2022-03-17T15:11:00Z">
        <w:r w:rsidRPr="00BF0147">
          <w:t>CF2RMCH20cH.xsd</w:t>
        </w:r>
      </w:ins>
    </w:p>
    <w:p w14:paraId="73013954" w14:textId="77777777" w:rsidR="00BF0147" w:rsidRPr="00BF0147" w:rsidRDefault="00BF0147" w:rsidP="00322836">
      <w:pPr>
        <w:spacing w:after="0"/>
        <w:rPr>
          <w:ins w:id="8478" w:author="Ramirez, Armando@Energy" w:date="2022-03-17T15:11:00Z"/>
        </w:rPr>
      </w:pPr>
      <w:ins w:id="8479" w:author="Ramirez, Armando@Energy" w:date="2022-03-17T15:11:00Z">
        <w:r w:rsidRPr="00BF0147">
          <w:t>CF2RMCH20dH.xsd</w:t>
        </w:r>
      </w:ins>
    </w:p>
    <w:p w14:paraId="11013D09" w14:textId="77777777" w:rsidR="00BF0147" w:rsidRPr="00BF0147" w:rsidRDefault="00BF0147" w:rsidP="00322836">
      <w:pPr>
        <w:spacing w:after="0"/>
        <w:rPr>
          <w:ins w:id="8480" w:author="Ramirez, Armando@Energy" w:date="2022-03-17T15:11:00Z"/>
        </w:rPr>
      </w:pPr>
      <w:ins w:id="8481" w:author="Ramirez, Armando@Energy" w:date="2022-03-17T15:11:00Z">
        <w:r w:rsidRPr="00BF0147">
          <w:t>CF2RMCH20eH.xsd</w:t>
        </w:r>
      </w:ins>
    </w:p>
    <w:p w14:paraId="778F3CEF" w14:textId="77777777" w:rsidR="00BF0147" w:rsidRPr="00BF0147" w:rsidRDefault="00BF0147" w:rsidP="00322836">
      <w:pPr>
        <w:spacing w:after="0"/>
        <w:rPr>
          <w:ins w:id="8482" w:author="Ramirez, Armando@Energy" w:date="2022-03-17T15:11:00Z"/>
        </w:rPr>
      </w:pPr>
      <w:ins w:id="8483" w:author="Ramirez, Armando@Energy" w:date="2022-03-17T15:11:00Z">
        <w:r w:rsidRPr="00BF0147">
          <w:t>CF2RMCH21H.xsd</w:t>
        </w:r>
      </w:ins>
    </w:p>
    <w:p w14:paraId="4D21A5A5" w14:textId="77777777" w:rsidR="00BF0147" w:rsidRPr="00BF0147" w:rsidRDefault="00BF0147" w:rsidP="00322836">
      <w:pPr>
        <w:spacing w:after="0"/>
        <w:rPr>
          <w:ins w:id="8484" w:author="Ramirez, Armando@Energy" w:date="2022-03-17T15:11:00Z"/>
        </w:rPr>
      </w:pPr>
      <w:ins w:id="8485" w:author="Ramirez, Armando@Energy" w:date="2022-03-17T15:11:00Z">
        <w:r w:rsidRPr="00BF0147">
          <w:t>CF2RMCH22aH.xsd</w:t>
        </w:r>
      </w:ins>
    </w:p>
    <w:p w14:paraId="1EDC787F" w14:textId="77777777" w:rsidR="00BF0147" w:rsidRPr="00BF0147" w:rsidRDefault="00BF0147" w:rsidP="00322836">
      <w:pPr>
        <w:spacing w:after="0"/>
        <w:rPr>
          <w:ins w:id="8486" w:author="Ramirez, Armando@Energy" w:date="2022-03-17T15:11:00Z"/>
        </w:rPr>
      </w:pPr>
      <w:ins w:id="8487" w:author="Ramirez, Armando@Energy" w:date="2022-03-17T15:11:00Z">
        <w:r w:rsidRPr="00BF0147">
          <w:t>CF2RMCH22bH.xsd</w:t>
        </w:r>
      </w:ins>
    </w:p>
    <w:p w14:paraId="0B07538B" w14:textId="77777777" w:rsidR="00BF0147" w:rsidRPr="00BF0147" w:rsidRDefault="00BF0147" w:rsidP="00322836">
      <w:pPr>
        <w:spacing w:after="0"/>
        <w:rPr>
          <w:ins w:id="8488" w:author="Ramirez, Armando@Energy" w:date="2022-03-17T15:11:00Z"/>
        </w:rPr>
      </w:pPr>
      <w:ins w:id="8489" w:author="Ramirez, Armando@Energy" w:date="2022-03-17T15:11:00Z">
        <w:r w:rsidRPr="00BF0147">
          <w:t>CF2RMCH22cH.xsd</w:t>
        </w:r>
      </w:ins>
    </w:p>
    <w:p w14:paraId="331C9FD6" w14:textId="77777777" w:rsidR="00BF0147" w:rsidRPr="00BF0147" w:rsidRDefault="00BF0147" w:rsidP="00322836">
      <w:pPr>
        <w:spacing w:after="0"/>
        <w:rPr>
          <w:ins w:id="8490" w:author="Ramirez, Armando@Energy" w:date="2022-03-17T15:11:00Z"/>
        </w:rPr>
      </w:pPr>
      <w:ins w:id="8491" w:author="Ramirez, Armando@Energy" w:date="2022-03-17T15:11:00Z">
        <w:r w:rsidRPr="00BF0147">
          <w:t>CF2RMCH22dH.xsd</w:t>
        </w:r>
      </w:ins>
    </w:p>
    <w:p w14:paraId="6C2CB240" w14:textId="77777777" w:rsidR="00BF0147" w:rsidRPr="00BF0147" w:rsidRDefault="00BF0147" w:rsidP="00322836">
      <w:pPr>
        <w:spacing w:after="0"/>
        <w:rPr>
          <w:ins w:id="8492" w:author="Ramirez, Armando@Energy" w:date="2022-03-17T15:11:00Z"/>
        </w:rPr>
      </w:pPr>
      <w:ins w:id="8493" w:author="Ramirez, Armando@Energy" w:date="2022-03-17T15:11:00Z">
        <w:r w:rsidRPr="00BF0147">
          <w:t>CF2RMCH23aH.xsd</w:t>
        </w:r>
      </w:ins>
    </w:p>
    <w:p w14:paraId="09BF3578" w14:textId="77777777" w:rsidR="00BF0147" w:rsidRPr="00BF0147" w:rsidRDefault="00BF0147" w:rsidP="00322836">
      <w:pPr>
        <w:spacing w:after="0"/>
        <w:rPr>
          <w:ins w:id="8494" w:author="Ramirez, Armando@Energy" w:date="2022-03-17T15:11:00Z"/>
        </w:rPr>
      </w:pPr>
      <w:ins w:id="8495" w:author="Ramirez, Armando@Energy" w:date="2022-03-17T15:11:00Z">
        <w:r w:rsidRPr="00BF0147">
          <w:t>CF2RMCH23bH.xsd</w:t>
        </w:r>
      </w:ins>
    </w:p>
    <w:p w14:paraId="0772E595" w14:textId="77777777" w:rsidR="00BF0147" w:rsidRPr="00BF0147" w:rsidRDefault="00BF0147" w:rsidP="00322836">
      <w:pPr>
        <w:spacing w:after="0"/>
        <w:rPr>
          <w:ins w:id="8496" w:author="Ramirez, Armando@Energy" w:date="2022-03-17T15:11:00Z"/>
        </w:rPr>
      </w:pPr>
      <w:ins w:id="8497" w:author="Ramirez, Armando@Energy" w:date="2022-03-17T15:11:00Z">
        <w:r w:rsidRPr="00BF0147">
          <w:t>CF2RMCH23cH.xsd</w:t>
        </w:r>
      </w:ins>
    </w:p>
    <w:p w14:paraId="5DDE4651" w14:textId="77777777" w:rsidR="00BF0147" w:rsidRPr="00BF0147" w:rsidRDefault="00BF0147" w:rsidP="00322836">
      <w:pPr>
        <w:spacing w:after="0"/>
        <w:rPr>
          <w:ins w:id="8498" w:author="Ramirez, Armando@Energy" w:date="2022-03-17T15:11:00Z"/>
        </w:rPr>
      </w:pPr>
      <w:ins w:id="8499" w:author="Ramirez, Armando@Energy" w:date="2022-03-17T15:11:00Z">
        <w:r w:rsidRPr="00BF0147">
          <w:t>CF2RMCH23dH.xsd</w:t>
        </w:r>
      </w:ins>
    </w:p>
    <w:p w14:paraId="333C6C51" w14:textId="77777777" w:rsidR="00BF0147" w:rsidRPr="00BF0147" w:rsidRDefault="00BF0147" w:rsidP="00322836">
      <w:pPr>
        <w:spacing w:after="0"/>
        <w:rPr>
          <w:ins w:id="8500" w:author="Ramirez, Armando@Energy" w:date="2022-03-17T15:11:00Z"/>
        </w:rPr>
      </w:pPr>
      <w:ins w:id="8501" w:author="Ramirez, Armando@Energy" w:date="2022-03-17T15:11:00Z">
        <w:r w:rsidRPr="00BF0147">
          <w:t>CF2RMCH23eH.xsd</w:t>
        </w:r>
      </w:ins>
    </w:p>
    <w:p w14:paraId="30141F91" w14:textId="77777777" w:rsidR="00BF0147" w:rsidRPr="00BF0147" w:rsidRDefault="00BF0147" w:rsidP="00322836">
      <w:pPr>
        <w:spacing w:after="0"/>
        <w:rPr>
          <w:ins w:id="8502" w:author="Ramirez, Armando@Energy" w:date="2022-03-17T15:11:00Z"/>
        </w:rPr>
      </w:pPr>
      <w:ins w:id="8503" w:author="Ramirez, Armando@Energy" w:date="2022-03-17T15:11:00Z">
        <w:r w:rsidRPr="00BF0147">
          <w:t>CF2RMCH23fH.xsd</w:t>
        </w:r>
      </w:ins>
    </w:p>
    <w:p w14:paraId="0F0BC3BD" w14:textId="6B941AF3" w:rsidR="00BF0147" w:rsidRPr="00BF0147" w:rsidDel="009C2C53" w:rsidRDefault="00BF0147" w:rsidP="00322836">
      <w:pPr>
        <w:spacing w:after="0"/>
        <w:rPr>
          <w:ins w:id="8504" w:author="Ramirez, Armando@Energy" w:date="2022-03-17T15:11:00Z"/>
          <w:del w:id="8505" w:author="Alhabibi, Haider@Energy" w:date="2022-03-18T17:53:00Z"/>
        </w:rPr>
      </w:pPr>
      <w:ins w:id="8506" w:author="Ramirez, Armando@Energy" w:date="2022-03-17T15:11:00Z">
        <w:del w:id="8507" w:author="Alhabibi, Haider@Energy" w:date="2022-03-18T17:53:00Z">
          <w:r w:rsidRPr="00BF0147" w:rsidDel="009C2C53">
            <w:delText>CF2RMCH24aH.xsd</w:delText>
          </w:r>
        </w:del>
      </w:ins>
    </w:p>
    <w:p w14:paraId="5160D6C4" w14:textId="0DAC48D4" w:rsidR="00BF0147" w:rsidRPr="00BF0147" w:rsidDel="009C2C53" w:rsidRDefault="00BF0147" w:rsidP="00322836">
      <w:pPr>
        <w:spacing w:after="0"/>
        <w:rPr>
          <w:ins w:id="8508" w:author="Ramirez, Armando@Energy" w:date="2022-03-17T15:11:00Z"/>
          <w:del w:id="8509" w:author="Alhabibi, Haider@Energy" w:date="2022-03-18T17:53:00Z"/>
        </w:rPr>
      </w:pPr>
      <w:ins w:id="8510" w:author="Ramirez, Armando@Energy" w:date="2022-03-17T15:11:00Z">
        <w:del w:id="8511" w:author="Alhabibi, Haider@Energy" w:date="2022-03-18T17:53:00Z">
          <w:r w:rsidRPr="00BF0147" w:rsidDel="009C2C53">
            <w:delText>CF2RMCH24bH.xsd</w:delText>
          </w:r>
        </w:del>
      </w:ins>
    </w:p>
    <w:p w14:paraId="0B1C0462" w14:textId="77777777" w:rsidR="00BF0147" w:rsidRPr="00BF0147" w:rsidRDefault="00BF0147" w:rsidP="00322836">
      <w:pPr>
        <w:spacing w:after="0"/>
        <w:rPr>
          <w:ins w:id="8512" w:author="Ramirez, Armando@Energy" w:date="2022-03-17T15:11:00Z"/>
        </w:rPr>
      </w:pPr>
      <w:ins w:id="8513" w:author="Ramirez, Armando@Energy" w:date="2022-03-17T15:11:00Z">
        <w:r w:rsidRPr="00BF0147">
          <w:t>CF2RMCH25aH.xsd</w:t>
        </w:r>
      </w:ins>
    </w:p>
    <w:p w14:paraId="4CE0DBA6" w14:textId="77777777" w:rsidR="00BF0147" w:rsidRPr="00BF0147" w:rsidRDefault="00BF0147" w:rsidP="00322836">
      <w:pPr>
        <w:spacing w:after="0"/>
        <w:rPr>
          <w:ins w:id="8514" w:author="Ramirez, Armando@Energy" w:date="2022-03-17T15:11:00Z"/>
        </w:rPr>
      </w:pPr>
      <w:ins w:id="8515" w:author="Ramirez, Armando@Energy" w:date="2022-03-17T15:11:00Z">
        <w:r w:rsidRPr="00BF0147">
          <w:t>CF2RMCH25bH.xsd</w:t>
        </w:r>
      </w:ins>
    </w:p>
    <w:p w14:paraId="6957440C" w14:textId="77777777" w:rsidR="00BF0147" w:rsidRPr="00BF0147" w:rsidRDefault="00BF0147" w:rsidP="00322836">
      <w:pPr>
        <w:spacing w:after="0"/>
        <w:rPr>
          <w:ins w:id="8516" w:author="Ramirez, Armando@Energy" w:date="2022-03-17T15:11:00Z"/>
        </w:rPr>
      </w:pPr>
      <w:ins w:id="8517" w:author="Ramirez, Armando@Energy" w:date="2022-03-17T15:11:00Z">
        <w:r w:rsidRPr="00BF0147">
          <w:t>CF2RMCH25cH.xsd</w:t>
        </w:r>
      </w:ins>
    </w:p>
    <w:p w14:paraId="53DA6AE8" w14:textId="77777777" w:rsidR="00BF0147" w:rsidRPr="00BF0147" w:rsidRDefault="00BF0147" w:rsidP="00322836">
      <w:pPr>
        <w:spacing w:after="0"/>
        <w:rPr>
          <w:ins w:id="8518" w:author="Ramirez, Armando@Energy" w:date="2022-03-17T15:11:00Z"/>
        </w:rPr>
      </w:pPr>
      <w:ins w:id="8519" w:author="Ramirez, Armando@Energy" w:date="2022-03-17T15:11:00Z">
        <w:r w:rsidRPr="00BF0147">
          <w:t>CF2RMCH25dH.xsd</w:t>
        </w:r>
      </w:ins>
    </w:p>
    <w:p w14:paraId="7D442B5B" w14:textId="77777777" w:rsidR="00BF0147" w:rsidRPr="00BF0147" w:rsidRDefault="00BF0147" w:rsidP="00322836">
      <w:pPr>
        <w:spacing w:after="0"/>
        <w:rPr>
          <w:ins w:id="8520" w:author="Ramirez, Armando@Energy" w:date="2022-03-17T15:11:00Z"/>
        </w:rPr>
      </w:pPr>
      <w:ins w:id="8521" w:author="Ramirez, Armando@Energy" w:date="2022-03-17T15:11:00Z">
        <w:r w:rsidRPr="00BF0147">
          <w:t>CF2RMCH25eH.xsd</w:t>
        </w:r>
      </w:ins>
    </w:p>
    <w:p w14:paraId="3B404389" w14:textId="77777777" w:rsidR="00BF0147" w:rsidRPr="00BF0147" w:rsidRDefault="00BF0147" w:rsidP="00322836">
      <w:pPr>
        <w:spacing w:after="0"/>
        <w:rPr>
          <w:ins w:id="8522" w:author="Ramirez, Armando@Energy" w:date="2022-03-17T15:11:00Z"/>
        </w:rPr>
      </w:pPr>
      <w:ins w:id="8523" w:author="Ramirez, Armando@Energy" w:date="2022-03-17T15:11:00Z">
        <w:r w:rsidRPr="00BF0147">
          <w:t>CF2RMCH25fE.xsd</w:t>
        </w:r>
      </w:ins>
    </w:p>
    <w:p w14:paraId="2B6BB3D1" w14:textId="77777777" w:rsidR="00BF0147" w:rsidRPr="00BF0147" w:rsidRDefault="00BF0147" w:rsidP="00322836">
      <w:pPr>
        <w:spacing w:after="0"/>
        <w:rPr>
          <w:ins w:id="8524" w:author="Ramirez, Armando@Energy" w:date="2022-03-17T15:11:00Z"/>
        </w:rPr>
      </w:pPr>
      <w:ins w:id="8525" w:author="Ramirez, Armando@Energy" w:date="2022-03-17T15:11:00Z">
        <w:r w:rsidRPr="00BF0147">
          <w:t>CF2RMCH26H.xsd</w:t>
        </w:r>
      </w:ins>
    </w:p>
    <w:p w14:paraId="5DDE129E" w14:textId="77777777" w:rsidR="00BF0147" w:rsidRPr="00BF0147" w:rsidRDefault="00BF0147" w:rsidP="00322836">
      <w:pPr>
        <w:spacing w:after="0"/>
        <w:rPr>
          <w:ins w:id="8526" w:author="Ramirez, Armando@Energy" w:date="2022-03-17T15:11:00Z"/>
        </w:rPr>
      </w:pPr>
      <w:ins w:id="8527" w:author="Ramirez, Armando@Energy" w:date="2022-03-17T15:11:00Z">
        <w:r w:rsidRPr="00BF0147">
          <w:t>CF2RMCH27aH.xsd</w:t>
        </w:r>
      </w:ins>
    </w:p>
    <w:p w14:paraId="2B7D325B" w14:textId="77777777" w:rsidR="00BF0147" w:rsidRPr="00BF0147" w:rsidRDefault="00BF0147" w:rsidP="00322836">
      <w:pPr>
        <w:spacing w:after="0"/>
        <w:rPr>
          <w:ins w:id="8528" w:author="Ramirez, Armando@Energy" w:date="2022-03-17T15:11:00Z"/>
        </w:rPr>
      </w:pPr>
      <w:ins w:id="8529" w:author="Ramirez, Armando@Energy" w:date="2022-03-17T15:11:00Z">
        <w:r w:rsidRPr="00BF0147">
          <w:t>CF2RMCH27cH.xsd</w:t>
        </w:r>
      </w:ins>
    </w:p>
    <w:p w14:paraId="7D01A9AB" w14:textId="77777777" w:rsidR="00BF0147" w:rsidRPr="00BF0147" w:rsidRDefault="00BF0147" w:rsidP="00322836">
      <w:pPr>
        <w:spacing w:after="0"/>
        <w:rPr>
          <w:ins w:id="8530" w:author="Ramirez, Armando@Energy" w:date="2022-03-17T15:11:00Z"/>
        </w:rPr>
      </w:pPr>
      <w:ins w:id="8531" w:author="Ramirez, Armando@Energy" w:date="2022-03-17T15:11:00Z">
        <w:r w:rsidRPr="00BF0147">
          <w:t>CF2RMCH27dE.xsd</w:t>
        </w:r>
      </w:ins>
    </w:p>
    <w:p w14:paraId="43D6F271" w14:textId="77777777" w:rsidR="00BF0147" w:rsidRPr="00BF0147" w:rsidRDefault="00BF0147" w:rsidP="00322836">
      <w:pPr>
        <w:spacing w:after="0"/>
        <w:rPr>
          <w:ins w:id="8532" w:author="Ramirez, Armando@Energy" w:date="2022-03-17T15:11:00Z"/>
        </w:rPr>
      </w:pPr>
      <w:ins w:id="8533" w:author="Ramirez, Armando@Energy" w:date="2022-03-17T15:11:00Z">
        <w:r w:rsidRPr="00BF0147">
          <w:t>CF2RMCH28H.xsd</w:t>
        </w:r>
      </w:ins>
    </w:p>
    <w:p w14:paraId="281FB37E" w14:textId="77777777" w:rsidR="00BF0147" w:rsidRPr="00BF0147" w:rsidRDefault="00BF0147" w:rsidP="00322836">
      <w:pPr>
        <w:spacing w:after="0"/>
        <w:rPr>
          <w:ins w:id="8534" w:author="Ramirez, Armando@Energy" w:date="2022-03-17T15:11:00Z"/>
        </w:rPr>
      </w:pPr>
      <w:ins w:id="8535" w:author="Ramirez, Armando@Energy" w:date="2022-03-17T15:11:00Z">
        <w:r w:rsidRPr="00BF0147">
          <w:t>CF2RMCH29H.xsd</w:t>
        </w:r>
      </w:ins>
    </w:p>
    <w:p w14:paraId="6335A577" w14:textId="77777777" w:rsidR="00BF0147" w:rsidRPr="00BF0147" w:rsidRDefault="00BF0147" w:rsidP="00322836">
      <w:pPr>
        <w:spacing w:after="0"/>
        <w:rPr>
          <w:ins w:id="8536" w:author="Ramirez, Armando@Energy" w:date="2022-03-17T15:11:00Z"/>
        </w:rPr>
      </w:pPr>
      <w:ins w:id="8537" w:author="Ramirez, Armando@Energy" w:date="2022-03-17T15:11:00Z">
        <w:r w:rsidRPr="00BF0147">
          <w:t>CF2RMCH30H.xsd</w:t>
        </w:r>
      </w:ins>
    </w:p>
    <w:p w14:paraId="083E1957" w14:textId="77777777" w:rsidR="00BF0147" w:rsidRPr="00BF0147" w:rsidRDefault="00BF0147" w:rsidP="00322836">
      <w:pPr>
        <w:spacing w:after="0"/>
        <w:rPr>
          <w:ins w:id="8538" w:author="Ramirez, Armando@Energy" w:date="2022-03-17T15:11:00Z"/>
        </w:rPr>
      </w:pPr>
      <w:ins w:id="8539" w:author="Ramirez, Armando@Energy" w:date="2022-03-17T15:11:00Z">
        <w:r w:rsidRPr="00BF0147">
          <w:t>CF2RMCH31aH.xsd</w:t>
        </w:r>
      </w:ins>
    </w:p>
    <w:p w14:paraId="515EC1BF" w14:textId="77777777" w:rsidR="00BF0147" w:rsidRPr="00BF0147" w:rsidRDefault="00BF0147" w:rsidP="00322836">
      <w:pPr>
        <w:spacing w:after="0"/>
        <w:rPr>
          <w:ins w:id="8540" w:author="Ramirez, Armando@Energy" w:date="2022-03-17T15:11:00Z"/>
        </w:rPr>
      </w:pPr>
      <w:ins w:id="8541" w:author="Ramirez, Armando@Energy" w:date="2022-03-17T15:11:00Z">
        <w:r w:rsidRPr="00BF0147">
          <w:t>CF2RMCH31bH.xsd</w:t>
        </w:r>
      </w:ins>
    </w:p>
    <w:p w14:paraId="3B3B9D7F" w14:textId="25FE967C" w:rsidR="00BF0147" w:rsidRPr="00BF0147" w:rsidRDefault="00BF0147" w:rsidP="00322836">
      <w:pPr>
        <w:spacing w:after="0"/>
        <w:rPr>
          <w:ins w:id="8542" w:author="Ramirez, Armando@Energy" w:date="2022-03-17T15:11:00Z"/>
        </w:rPr>
      </w:pPr>
      <w:ins w:id="8543" w:author="Ramirez, Armando@Energy" w:date="2022-03-17T15:11:00Z">
        <w:r w:rsidRPr="00BF0147">
          <w:t>CF2RMCH32</w:t>
        </w:r>
      </w:ins>
      <w:ins w:id="8544" w:author="Alhabibi, Haider@Energy" w:date="2022-03-18T17:55:00Z">
        <w:r w:rsidR="00AD35F1">
          <w:t>H</w:t>
        </w:r>
      </w:ins>
      <w:ins w:id="8545" w:author="Ramirez, Armando@Energy" w:date="2022-03-17T15:11:00Z">
        <w:r w:rsidRPr="00BF0147">
          <w:t>.Hxsd</w:t>
        </w:r>
      </w:ins>
    </w:p>
    <w:p w14:paraId="7915D432" w14:textId="77777777" w:rsidR="00BF0147" w:rsidRPr="00BF0147" w:rsidRDefault="00BF0147" w:rsidP="00322836">
      <w:pPr>
        <w:spacing w:after="0"/>
        <w:rPr>
          <w:ins w:id="8546" w:author="Ramirez, Armando@Energy" w:date="2022-03-17T15:11:00Z"/>
        </w:rPr>
      </w:pPr>
      <w:ins w:id="8547" w:author="Ramirez, Armando@Energy" w:date="2022-03-17T15:11:00Z">
        <w:r w:rsidRPr="00BF0147">
          <w:t>CF2RMCH33H.xsd</w:t>
        </w:r>
      </w:ins>
    </w:p>
    <w:p w14:paraId="557A71CE" w14:textId="768F2144" w:rsidR="00BF0147" w:rsidRPr="00BF0147" w:rsidRDefault="00BF0147" w:rsidP="00322836">
      <w:pPr>
        <w:spacing w:after="0"/>
        <w:rPr>
          <w:ins w:id="8548" w:author="Ramirez, Armando@Energy" w:date="2022-03-17T15:11:00Z"/>
        </w:rPr>
      </w:pPr>
      <w:ins w:id="8549" w:author="Ramirez, Armando@Energy" w:date="2022-03-17T15:11:00Z">
        <w:r w:rsidRPr="00BF0147">
          <w:t>CF2RPLB01</w:t>
        </w:r>
        <w:del w:id="8550" w:author="Alhabibi, Haider@Energy" w:date="2022-03-18T17:53:00Z">
          <w:r w:rsidRPr="00BF0147" w:rsidDel="00955314">
            <w:delText>a</w:delText>
          </w:r>
        </w:del>
        <w:r w:rsidRPr="00BF0147">
          <w:t>E.xsd</w:t>
        </w:r>
      </w:ins>
    </w:p>
    <w:p w14:paraId="556CDE8D" w14:textId="00DE1262" w:rsidR="00BF0147" w:rsidRPr="00BF0147" w:rsidDel="00420901" w:rsidRDefault="00BF0147" w:rsidP="00322836">
      <w:pPr>
        <w:spacing w:after="0"/>
        <w:rPr>
          <w:ins w:id="8551" w:author="Ramirez, Armando@Energy" w:date="2022-03-17T15:11:00Z"/>
          <w:del w:id="8552" w:author="Alhabibi, Haider@Energy" w:date="2022-03-18T17:54:00Z"/>
        </w:rPr>
      </w:pPr>
      <w:ins w:id="8553" w:author="Ramirez, Armando@Energy" w:date="2022-03-17T15:11:00Z">
        <w:del w:id="8554" w:author="Alhabibi, Haider@Energy" w:date="2022-03-18T17:54:00Z">
          <w:r w:rsidRPr="00BF0147" w:rsidDel="00420901">
            <w:delText>CF2RMCH34E.xsd</w:delText>
          </w:r>
        </w:del>
      </w:ins>
    </w:p>
    <w:p w14:paraId="4CA2A495" w14:textId="5190975C" w:rsidR="00BF0147" w:rsidRPr="00BF0147" w:rsidDel="0023542F" w:rsidRDefault="00BF0147" w:rsidP="00322836">
      <w:pPr>
        <w:spacing w:after="0"/>
        <w:rPr>
          <w:ins w:id="8555" w:author="Ramirez, Armando@Energy" w:date="2022-03-17T15:11:00Z"/>
          <w:del w:id="8556" w:author="Alhabibi, Haider@Energy" w:date="2022-03-18T17:55:00Z"/>
        </w:rPr>
      </w:pPr>
      <w:ins w:id="8557" w:author="Ramirez, Armando@Energy" w:date="2022-03-17T15:11:00Z">
        <w:del w:id="8558" w:author="Alhabibi, Haider@Energy" w:date="2022-03-18T17:55:00Z">
          <w:r w:rsidRPr="00BF0147" w:rsidDel="0023542F">
            <w:delText>CF2RPLB01</w:delText>
          </w:r>
        </w:del>
        <w:del w:id="8559" w:author="Alhabibi, Haider@Energy" w:date="2022-03-18T17:54:00Z">
          <w:r w:rsidRPr="00BF0147" w:rsidDel="00420901">
            <w:delText>b</w:delText>
          </w:r>
        </w:del>
        <w:del w:id="8560" w:author="Alhabibi, Haider@Energy" w:date="2022-03-18T17:55:00Z">
          <w:r w:rsidRPr="00BF0147" w:rsidDel="0023542F">
            <w:delText>E.xsd</w:delText>
          </w:r>
        </w:del>
      </w:ins>
    </w:p>
    <w:p w14:paraId="1690CE69" w14:textId="330B756C" w:rsidR="00BF0147" w:rsidRPr="00BF0147" w:rsidRDefault="00BF0147" w:rsidP="00322836">
      <w:pPr>
        <w:spacing w:after="0"/>
        <w:rPr>
          <w:ins w:id="8561" w:author="Ramirez, Armando@Energy" w:date="2022-03-17T15:11:00Z"/>
        </w:rPr>
      </w:pPr>
      <w:ins w:id="8562" w:author="Ramirez, Armando@Energy" w:date="2022-03-17T15:11:00Z">
        <w:r w:rsidRPr="00BF0147">
          <w:t>CF2RPLB02</w:t>
        </w:r>
        <w:del w:id="8563" w:author="Alhabibi, Haider@Energy" w:date="2022-03-18T17:55:00Z">
          <w:r w:rsidRPr="00BF0147" w:rsidDel="0023542F">
            <w:delText>a</w:delText>
          </w:r>
        </w:del>
        <w:r w:rsidRPr="00BF0147">
          <w:t>E.xsd</w:t>
        </w:r>
      </w:ins>
    </w:p>
    <w:p w14:paraId="4C4B434C" w14:textId="77777777" w:rsidR="00BF0147" w:rsidRPr="00BF0147" w:rsidRDefault="00BF0147" w:rsidP="00322836">
      <w:pPr>
        <w:spacing w:after="0"/>
        <w:rPr>
          <w:ins w:id="8564" w:author="Ramirez, Armando@Energy" w:date="2022-03-17T15:11:00Z"/>
        </w:rPr>
      </w:pPr>
      <w:ins w:id="8565" w:author="Ramirez, Armando@Energy" w:date="2022-03-17T15:11:00Z">
        <w:r w:rsidRPr="00BF0147">
          <w:t>CF2RPLB03E.xsd</w:t>
        </w:r>
      </w:ins>
    </w:p>
    <w:p w14:paraId="7E619A70" w14:textId="4BA644F0" w:rsidR="00BF0147" w:rsidRPr="00BF0147" w:rsidRDefault="00BF0147" w:rsidP="00322836">
      <w:pPr>
        <w:spacing w:after="0"/>
        <w:rPr>
          <w:ins w:id="8566" w:author="Ramirez, Armando@Energy" w:date="2022-03-17T15:11:00Z"/>
        </w:rPr>
      </w:pPr>
      <w:ins w:id="8567" w:author="Ramirez, Armando@Energy" w:date="2022-03-17T15:11:00Z">
        <w:r w:rsidRPr="00BF0147">
          <w:t>CF2RPLB22</w:t>
        </w:r>
        <w:del w:id="8568" w:author="Alhabibi, Haider@Energy" w:date="2022-03-18T17:55:00Z">
          <w:r w:rsidRPr="00BF0147" w:rsidDel="00974949">
            <w:delText>a</w:delText>
          </w:r>
        </w:del>
        <w:r w:rsidRPr="00BF0147">
          <w:t>H.xsd</w:t>
        </w:r>
      </w:ins>
    </w:p>
    <w:p w14:paraId="016EC71B" w14:textId="77777777" w:rsidR="00BF0147" w:rsidRPr="00BF0147" w:rsidRDefault="00BF0147" w:rsidP="00322836">
      <w:pPr>
        <w:spacing w:after="0"/>
        <w:rPr>
          <w:ins w:id="8569" w:author="Ramirez, Armando@Energy" w:date="2022-03-17T15:11:00Z"/>
        </w:rPr>
      </w:pPr>
      <w:ins w:id="8570" w:author="Ramirez, Armando@Energy" w:date="2022-03-17T15:11:00Z">
        <w:r w:rsidRPr="00BF0147">
          <w:t>CF2RPVB01E.xsd</w:t>
        </w:r>
      </w:ins>
    </w:p>
    <w:p w14:paraId="11D91993" w14:textId="77777777" w:rsidR="00BF0147" w:rsidRPr="00BF0147" w:rsidRDefault="00BF0147" w:rsidP="00322836">
      <w:pPr>
        <w:spacing w:after="0"/>
        <w:rPr>
          <w:ins w:id="8571" w:author="Ramirez, Armando@Energy" w:date="2022-03-17T15:11:00Z"/>
        </w:rPr>
      </w:pPr>
      <w:ins w:id="8572" w:author="Ramirez, Armando@Energy" w:date="2022-03-17T15:11:00Z">
        <w:r w:rsidRPr="00BF0147">
          <w:t>CF2RPVB02E.xsd</w:t>
        </w:r>
      </w:ins>
    </w:p>
    <w:p w14:paraId="50B6C9CF" w14:textId="77777777" w:rsidR="00BF0147" w:rsidRPr="00BF0147" w:rsidRDefault="00BF0147" w:rsidP="00322836">
      <w:pPr>
        <w:spacing w:after="0"/>
        <w:rPr>
          <w:ins w:id="8573" w:author="Ramirez, Armando@Energy" w:date="2022-03-17T15:11:00Z"/>
        </w:rPr>
      </w:pPr>
      <w:ins w:id="8574" w:author="Ramirez, Armando@Energy" w:date="2022-03-17T15:11:00Z">
        <w:r w:rsidRPr="00BF0147">
          <w:t>CF2RSRA01E.xsd</w:t>
        </w:r>
      </w:ins>
    </w:p>
    <w:p w14:paraId="0F68F264" w14:textId="77777777" w:rsidR="00BF0147" w:rsidRPr="00BF0147" w:rsidRDefault="00BF0147" w:rsidP="00322836">
      <w:pPr>
        <w:spacing w:after="0"/>
        <w:rPr>
          <w:ins w:id="8575" w:author="Ramirez, Armando@Energy" w:date="2022-03-17T15:11:00Z"/>
        </w:rPr>
      </w:pPr>
      <w:ins w:id="8576" w:author="Ramirez, Armando@Energy" w:date="2022-03-17T15:11:00Z">
        <w:r w:rsidRPr="00BF0147">
          <w:lastRenderedPageBreak/>
          <w:t>CF2RSRA02E.xsd</w:t>
        </w:r>
      </w:ins>
    </w:p>
    <w:p w14:paraId="48279C93" w14:textId="77777777" w:rsidR="00BF0147" w:rsidRPr="00BF0147" w:rsidRDefault="00BF0147" w:rsidP="00322836">
      <w:pPr>
        <w:spacing w:after="0"/>
        <w:rPr>
          <w:ins w:id="8577" w:author="Ramirez, Armando@Energy" w:date="2022-03-17T15:11:00Z"/>
        </w:rPr>
      </w:pPr>
      <w:ins w:id="8578" w:author="Ramirez, Armando@Energy" w:date="2022-03-17T15:11:00Z">
        <w:r w:rsidRPr="00BF0147">
          <w:t>CF2RSTH01E.xsd</w:t>
        </w:r>
      </w:ins>
    </w:p>
    <w:p w14:paraId="32AEA0B9" w14:textId="77777777" w:rsidR="00BF0147" w:rsidRPr="00BF0147" w:rsidRDefault="00BF0147" w:rsidP="00322836">
      <w:pPr>
        <w:spacing w:after="0"/>
        <w:rPr>
          <w:ins w:id="8579" w:author="Ramirez, Armando@Energy" w:date="2022-03-17T15:11:00Z"/>
        </w:rPr>
      </w:pPr>
      <w:ins w:id="8580" w:author="Ramirez, Armando@Energy" w:date="2022-03-17T15:11:00Z">
        <w:r w:rsidRPr="00BF0147">
          <w:t>CF3RENV20aH.xsd</w:t>
        </w:r>
      </w:ins>
    </w:p>
    <w:p w14:paraId="7058B391" w14:textId="77777777" w:rsidR="00BF0147" w:rsidRPr="00BF0147" w:rsidRDefault="00BF0147" w:rsidP="00322836">
      <w:pPr>
        <w:spacing w:after="0"/>
        <w:rPr>
          <w:ins w:id="8581" w:author="Ramirez, Armando@Energy" w:date="2022-03-17T15:11:00Z"/>
        </w:rPr>
      </w:pPr>
      <w:ins w:id="8582" w:author="Ramirez, Armando@Energy" w:date="2022-03-17T15:11:00Z">
        <w:r w:rsidRPr="00BF0147">
          <w:t>CF3RENV20bH.xsd</w:t>
        </w:r>
      </w:ins>
    </w:p>
    <w:p w14:paraId="15EDC421" w14:textId="77777777" w:rsidR="00BF0147" w:rsidRPr="00BF0147" w:rsidRDefault="00BF0147" w:rsidP="00322836">
      <w:pPr>
        <w:spacing w:after="0"/>
        <w:rPr>
          <w:ins w:id="8583" w:author="Ramirez, Armando@Energy" w:date="2022-03-17T15:11:00Z"/>
        </w:rPr>
      </w:pPr>
      <w:ins w:id="8584" w:author="Ramirez, Armando@Energy" w:date="2022-03-17T15:11:00Z">
        <w:r w:rsidRPr="00BF0147">
          <w:t>CF3RENV21H.xsd</w:t>
        </w:r>
      </w:ins>
    </w:p>
    <w:p w14:paraId="5D89E29B" w14:textId="77777777" w:rsidR="00BF0147" w:rsidRPr="00BF0147" w:rsidRDefault="00BF0147" w:rsidP="00322836">
      <w:pPr>
        <w:spacing w:after="0"/>
        <w:rPr>
          <w:ins w:id="8585" w:author="Ramirez, Armando@Energy" w:date="2022-03-17T15:11:00Z"/>
        </w:rPr>
      </w:pPr>
      <w:ins w:id="8586" w:author="Ramirez, Armando@Energy" w:date="2022-03-17T15:11:00Z">
        <w:r w:rsidRPr="00BF0147">
          <w:t>CF3RENV22H.xsd</w:t>
        </w:r>
      </w:ins>
    </w:p>
    <w:p w14:paraId="0DC72C21" w14:textId="77777777" w:rsidR="00BF0147" w:rsidRPr="00BF0147" w:rsidRDefault="00BF0147" w:rsidP="00322836">
      <w:pPr>
        <w:spacing w:after="0"/>
        <w:rPr>
          <w:ins w:id="8587" w:author="Ramirez, Armando@Energy" w:date="2022-03-17T15:11:00Z"/>
        </w:rPr>
      </w:pPr>
      <w:ins w:id="8588" w:author="Ramirez, Armando@Energy" w:date="2022-03-17T15:11:00Z">
        <w:r w:rsidRPr="00BF0147">
          <w:t>CF3REXC20H.xsd</w:t>
        </w:r>
      </w:ins>
    </w:p>
    <w:p w14:paraId="2CF49CF8" w14:textId="77777777" w:rsidR="00BF0147" w:rsidRPr="00BF0147" w:rsidRDefault="00BF0147" w:rsidP="00322836">
      <w:pPr>
        <w:spacing w:after="0"/>
        <w:rPr>
          <w:ins w:id="8589" w:author="Ramirez, Armando@Energy" w:date="2022-03-17T15:11:00Z"/>
        </w:rPr>
      </w:pPr>
      <w:ins w:id="8590" w:author="Ramirez, Armando@Energy" w:date="2022-03-17T15:11:00Z">
        <w:r w:rsidRPr="00BF0147">
          <w:t>CF3RMCH20aH.xsd</w:t>
        </w:r>
      </w:ins>
    </w:p>
    <w:p w14:paraId="3F36ABAA" w14:textId="77777777" w:rsidR="00BF0147" w:rsidRPr="00BF0147" w:rsidRDefault="00BF0147" w:rsidP="00322836">
      <w:pPr>
        <w:spacing w:after="0"/>
        <w:rPr>
          <w:ins w:id="8591" w:author="Ramirez, Armando@Energy" w:date="2022-03-17T15:11:00Z"/>
        </w:rPr>
      </w:pPr>
      <w:ins w:id="8592" w:author="Ramirez, Armando@Energy" w:date="2022-03-17T15:11:00Z">
        <w:r w:rsidRPr="00BF0147">
          <w:t>CF3RMCH20bH.xsd</w:t>
        </w:r>
      </w:ins>
    </w:p>
    <w:p w14:paraId="2F645CDE" w14:textId="77777777" w:rsidR="00BF0147" w:rsidRPr="00BF0147" w:rsidRDefault="00BF0147" w:rsidP="00322836">
      <w:pPr>
        <w:spacing w:after="0"/>
        <w:rPr>
          <w:ins w:id="8593" w:author="Ramirez, Armando@Energy" w:date="2022-03-17T15:11:00Z"/>
        </w:rPr>
      </w:pPr>
      <w:ins w:id="8594" w:author="Ramirez, Armando@Energy" w:date="2022-03-17T15:11:00Z">
        <w:r w:rsidRPr="00BF0147">
          <w:t>CF3RMCH20cH.xsd</w:t>
        </w:r>
      </w:ins>
    </w:p>
    <w:p w14:paraId="384B8EC2" w14:textId="77777777" w:rsidR="00BF0147" w:rsidRPr="00BF0147" w:rsidRDefault="00BF0147" w:rsidP="00322836">
      <w:pPr>
        <w:spacing w:after="0"/>
        <w:rPr>
          <w:ins w:id="8595" w:author="Ramirez, Armando@Energy" w:date="2022-03-17T15:11:00Z"/>
        </w:rPr>
      </w:pPr>
      <w:ins w:id="8596" w:author="Ramirez, Armando@Energy" w:date="2022-03-17T15:11:00Z">
        <w:r w:rsidRPr="00BF0147">
          <w:t>CF3RMCH20dH.xsd</w:t>
        </w:r>
      </w:ins>
    </w:p>
    <w:p w14:paraId="45B087B6" w14:textId="77777777" w:rsidR="00BF0147" w:rsidRPr="00BF0147" w:rsidRDefault="00BF0147" w:rsidP="00322836">
      <w:pPr>
        <w:spacing w:after="0"/>
        <w:rPr>
          <w:ins w:id="8597" w:author="Ramirez, Armando@Energy" w:date="2022-03-17T15:11:00Z"/>
        </w:rPr>
      </w:pPr>
      <w:ins w:id="8598" w:author="Ramirez, Armando@Energy" w:date="2022-03-17T15:11:00Z">
        <w:r w:rsidRPr="00BF0147">
          <w:t>CF3RMCH20eH.xsd</w:t>
        </w:r>
      </w:ins>
    </w:p>
    <w:p w14:paraId="205325CA" w14:textId="77777777" w:rsidR="00BF0147" w:rsidRPr="00BF0147" w:rsidRDefault="00BF0147" w:rsidP="00322836">
      <w:pPr>
        <w:spacing w:after="0"/>
        <w:rPr>
          <w:ins w:id="8599" w:author="Ramirez, Armando@Energy" w:date="2022-03-17T15:11:00Z"/>
        </w:rPr>
      </w:pPr>
      <w:ins w:id="8600" w:author="Ramirez, Armando@Energy" w:date="2022-03-17T15:11:00Z">
        <w:r w:rsidRPr="00BF0147">
          <w:t>CF3RMCH21H.xsd</w:t>
        </w:r>
      </w:ins>
    </w:p>
    <w:p w14:paraId="30DD739A" w14:textId="16E24B50" w:rsidR="00BF0147" w:rsidRPr="00BF0147" w:rsidRDefault="00BF0147" w:rsidP="00322836">
      <w:pPr>
        <w:spacing w:after="0"/>
        <w:rPr>
          <w:ins w:id="8601" w:author="Ramirez, Armando@Energy" w:date="2022-03-17T15:11:00Z"/>
        </w:rPr>
      </w:pPr>
      <w:ins w:id="8602" w:author="Ramirez, Armando@Energy" w:date="2022-03-17T15:11:00Z">
        <w:r w:rsidRPr="00BF0147">
          <w:t>CF3RMCH22a</w:t>
        </w:r>
      </w:ins>
      <w:ins w:id="8603" w:author="Alhabibi, Haider@Energy" w:date="2022-03-18T17:57:00Z">
        <w:r w:rsidR="00D8142D">
          <w:t>H</w:t>
        </w:r>
      </w:ins>
      <w:ins w:id="8604" w:author="Ramirez, Armando@Energy" w:date="2022-03-17T15:11:00Z">
        <w:r w:rsidRPr="00BF0147">
          <w:t>.xsd</w:t>
        </w:r>
      </w:ins>
    </w:p>
    <w:p w14:paraId="3AA89DC8" w14:textId="77777777" w:rsidR="00BF0147" w:rsidRPr="00BF0147" w:rsidRDefault="00BF0147" w:rsidP="00322836">
      <w:pPr>
        <w:spacing w:after="0"/>
        <w:rPr>
          <w:ins w:id="8605" w:author="Ramirez, Armando@Energy" w:date="2022-03-17T15:11:00Z"/>
        </w:rPr>
      </w:pPr>
      <w:ins w:id="8606" w:author="Ramirez, Armando@Energy" w:date="2022-03-17T15:11:00Z">
        <w:r w:rsidRPr="00BF0147">
          <w:t>CF3RMCH22bH.xsd</w:t>
        </w:r>
      </w:ins>
    </w:p>
    <w:p w14:paraId="71B9DC64" w14:textId="77777777" w:rsidR="00BF0147" w:rsidRPr="00BF0147" w:rsidRDefault="00BF0147" w:rsidP="00322836">
      <w:pPr>
        <w:spacing w:after="0"/>
        <w:rPr>
          <w:ins w:id="8607" w:author="Ramirez, Armando@Energy" w:date="2022-03-17T15:11:00Z"/>
        </w:rPr>
      </w:pPr>
      <w:ins w:id="8608" w:author="Ramirez, Armando@Energy" w:date="2022-03-17T15:11:00Z">
        <w:r w:rsidRPr="00BF0147">
          <w:t>CF3RMCH22cH.xsd</w:t>
        </w:r>
      </w:ins>
    </w:p>
    <w:p w14:paraId="0248E743" w14:textId="77777777" w:rsidR="00BF0147" w:rsidRPr="00BF0147" w:rsidRDefault="00BF0147" w:rsidP="00322836">
      <w:pPr>
        <w:spacing w:after="0"/>
        <w:rPr>
          <w:ins w:id="8609" w:author="Ramirez, Armando@Energy" w:date="2022-03-17T15:11:00Z"/>
        </w:rPr>
      </w:pPr>
      <w:ins w:id="8610" w:author="Ramirez, Armando@Energy" w:date="2022-03-17T15:11:00Z">
        <w:r w:rsidRPr="00BF0147">
          <w:t>CF3RMCH22dH.xsd</w:t>
        </w:r>
      </w:ins>
    </w:p>
    <w:p w14:paraId="41DC9D6D" w14:textId="77777777" w:rsidR="00BF0147" w:rsidRPr="00BF0147" w:rsidRDefault="00BF0147" w:rsidP="00322836">
      <w:pPr>
        <w:spacing w:after="0"/>
        <w:rPr>
          <w:ins w:id="8611" w:author="Ramirez, Armando@Energy" w:date="2022-03-17T15:11:00Z"/>
        </w:rPr>
      </w:pPr>
      <w:ins w:id="8612" w:author="Ramirez, Armando@Energy" w:date="2022-03-17T15:11:00Z">
        <w:r w:rsidRPr="00BF0147">
          <w:t>CF3RMCH23aH.xsd</w:t>
        </w:r>
      </w:ins>
    </w:p>
    <w:p w14:paraId="47903F42" w14:textId="77777777" w:rsidR="00BF0147" w:rsidRPr="00BF0147" w:rsidRDefault="00BF0147" w:rsidP="00322836">
      <w:pPr>
        <w:spacing w:after="0"/>
        <w:rPr>
          <w:ins w:id="8613" w:author="Ramirez, Armando@Energy" w:date="2022-03-17T15:11:00Z"/>
        </w:rPr>
      </w:pPr>
      <w:ins w:id="8614" w:author="Ramirez, Armando@Energy" w:date="2022-03-17T15:11:00Z">
        <w:r w:rsidRPr="00BF0147">
          <w:t>CF3RMCH23bH.xsd</w:t>
        </w:r>
      </w:ins>
    </w:p>
    <w:p w14:paraId="03D79D99" w14:textId="77777777" w:rsidR="00BF0147" w:rsidRPr="00BF0147" w:rsidRDefault="00BF0147" w:rsidP="00322836">
      <w:pPr>
        <w:spacing w:after="0"/>
        <w:rPr>
          <w:ins w:id="8615" w:author="Ramirez, Armando@Energy" w:date="2022-03-17T15:11:00Z"/>
        </w:rPr>
      </w:pPr>
      <w:ins w:id="8616" w:author="Ramirez, Armando@Energy" w:date="2022-03-17T15:11:00Z">
        <w:r w:rsidRPr="00BF0147">
          <w:t>CF3RMCH23cH.xsd</w:t>
        </w:r>
      </w:ins>
    </w:p>
    <w:p w14:paraId="01C5A92A" w14:textId="77777777" w:rsidR="00BF0147" w:rsidRPr="00BF0147" w:rsidRDefault="00BF0147" w:rsidP="00322836">
      <w:pPr>
        <w:spacing w:after="0"/>
        <w:rPr>
          <w:ins w:id="8617" w:author="Ramirez, Armando@Energy" w:date="2022-03-17T15:11:00Z"/>
        </w:rPr>
      </w:pPr>
      <w:ins w:id="8618" w:author="Ramirez, Armando@Energy" w:date="2022-03-17T15:11:00Z">
        <w:r w:rsidRPr="00BF0147">
          <w:t>CF3RMCH23dH.xsd</w:t>
        </w:r>
      </w:ins>
    </w:p>
    <w:p w14:paraId="16F754AD" w14:textId="77777777" w:rsidR="00BF0147" w:rsidRPr="00BF0147" w:rsidRDefault="00BF0147" w:rsidP="00322836">
      <w:pPr>
        <w:spacing w:after="0"/>
        <w:rPr>
          <w:ins w:id="8619" w:author="Ramirez, Armando@Energy" w:date="2022-03-17T15:11:00Z"/>
        </w:rPr>
      </w:pPr>
      <w:ins w:id="8620" w:author="Ramirez, Armando@Energy" w:date="2022-03-17T15:11:00Z">
        <w:r w:rsidRPr="00BF0147">
          <w:t>CF3RMCH23eH.xsd</w:t>
        </w:r>
      </w:ins>
    </w:p>
    <w:p w14:paraId="29782EF8" w14:textId="77777777" w:rsidR="00BF0147" w:rsidRPr="00BF0147" w:rsidRDefault="00BF0147" w:rsidP="00322836">
      <w:pPr>
        <w:spacing w:after="0"/>
        <w:rPr>
          <w:ins w:id="8621" w:author="Ramirez, Armando@Energy" w:date="2022-03-17T15:11:00Z"/>
        </w:rPr>
      </w:pPr>
      <w:ins w:id="8622" w:author="Ramirez, Armando@Energy" w:date="2022-03-17T15:11:00Z">
        <w:r w:rsidRPr="00BF0147">
          <w:t>CF3RMCH23fH.xsd</w:t>
        </w:r>
      </w:ins>
    </w:p>
    <w:p w14:paraId="02AE9A78" w14:textId="77777777" w:rsidR="00BF0147" w:rsidRPr="00BF0147" w:rsidRDefault="00BF0147" w:rsidP="00322836">
      <w:pPr>
        <w:spacing w:after="0"/>
        <w:rPr>
          <w:ins w:id="8623" w:author="Ramirez, Armando@Energy" w:date="2022-03-17T15:11:00Z"/>
        </w:rPr>
      </w:pPr>
      <w:ins w:id="8624" w:author="Ramirez, Armando@Energy" w:date="2022-03-17T15:11:00Z">
        <w:r w:rsidRPr="00BF0147">
          <w:t>CF3RMCH24aH.xsd</w:t>
        </w:r>
      </w:ins>
    </w:p>
    <w:p w14:paraId="7F688DCF" w14:textId="77777777" w:rsidR="00BF0147" w:rsidRPr="00BF0147" w:rsidRDefault="00BF0147" w:rsidP="00322836">
      <w:pPr>
        <w:spacing w:after="0"/>
        <w:rPr>
          <w:ins w:id="8625" w:author="Ramirez, Armando@Energy" w:date="2022-03-17T15:11:00Z"/>
        </w:rPr>
      </w:pPr>
      <w:ins w:id="8626" w:author="Ramirez, Armando@Energy" w:date="2022-03-17T15:11:00Z">
        <w:r w:rsidRPr="00BF0147">
          <w:t>CF3RMCH24bH.xsd</w:t>
        </w:r>
      </w:ins>
    </w:p>
    <w:p w14:paraId="69154273" w14:textId="77777777" w:rsidR="00BF0147" w:rsidRPr="00BF0147" w:rsidRDefault="00BF0147" w:rsidP="00322836">
      <w:pPr>
        <w:spacing w:after="0"/>
        <w:rPr>
          <w:ins w:id="8627" w:author="Ramirez, Armando@Energy" w:date="2022-03-17T15:11:00Z"/>
        </w:rPr>
      </w:pPr>
      <w:ins w:id="8628" w:author="Ramirez, Armando@Energy" w:date="2022-03-17T15:11:00Z">
        <w:r w:rsidRPr="00BF0147">
          <w:t>CF3RMCH25aH.xsd</w:t>
        </w:r>
      </w:ins>
    </w:p>
    <w:p w14:paraId="6FA3171B" w14:textId="77777777" w:rsidR="00BF0147" w:rsidRPr="00BF0147" w:rsidRDefault="00BF0147" w:rsidP="00322836">
      <w:pPr>
        <w:spacing w:after="0"/>
        <w:rPr>
          <w:ins w:id="8629" w:author="Ramirez, Armando@Energy" w:date="2022-03-17T15:11:00Z"/>
        </w:rPr>
      </w:pPr>
      <w:ins w:id="8630" w:author="Ramirez, Armando@Energy" w:date="2022-03-17T15:11:00Z">
        <w:r w:rsidRPr="00BF0147">
          <w:t>CF3RMCH25bH.xsd</w:t>
        </w:r>
      </w:ins>
    </w:p>
    <w:p w14:paraId="5EBA6523" w14:textId="77777777" w:rsidR="00BF0147" w:rsidRPr="00BF0147" w:rsidRDefault="00BF0147" w:rsidP="00322836">
      <w:pPr>
        <w:spacing w:after="0"/>
        <w:rPr>
          <w:ins w:id="8631" w:author="Ramirez, Armando@Energy" w:date="2022-03-17T15:11:00Z"/>
        </w:rPr>
      </w:pPr>
      <w:ins w:id="8632" w:author="Ramirez, Armando@Energy" w:date="2022-03-17T15:11:00Z">
        <w:r w:rsidRPr="00BF0147">
          <w:t>CF3RMCH25cH.xsd</w:t>
        </w:r>
      </w:ins>
    </w:p>
    <w:p w14:paraId="2FC6D325" w14:textId="77777777" w:rsidR="00BF0147" w:rsidRPr="00BF0147" w:rsidRDefault="00BF0147" w:rsidP="00322836">
      <w:pPr>
        <w:spacing w:after="0"/>
        <w:rPr>
          <w:ins w:id="8633" w:author="Ramirez, Armando@Energy" w:date="2022-03-17T15:11:00Z"/>
        </w:rPr>
      </w:pPr>
      <w:ins w:id="8634" w:author="Ramirez, Armando@Energy" w:date="2022-03-17T15:11:00Z">
        <w:r w:rsidRPr="00BF0147">
          <w:t>CF3RMCH25dH.xsd</w:t>
        </w:r>
      </w:ins>
    </w:p>
    <w:p w14:paraId="799F0DB3" w14:textId="77777777" w:rsidR="00BF0147" w:rsidRPr="00BF0147" w:rsidRDefault="00BF0147" w:rsidP="00322836">
      <w:pPr>
        <w:spacing w:after="0"/>
        <w:rPr>
          <w:ins w:id="8635" w:author="Ramirez, Armando@Energy" w:date="2022-03-17T15:11:00Z"/>
        </w:rPr>
      </w:pPr>
      <w:ins w:id="8636" w:author="Ramirez, Armando@Energy" w:date="2022-03-17T15:11:00Z">
        <w:r w:rsidRPr="00BF0147">
          <w:t>CF3RMCH25eH.xsd</w:t>
        </w:r>
      </w:ins>
    </w:p>
    <w:p w14:paraId="65DD955E" w14:textId="77777777" w:rsidR="00BF0147" w:rsidRPr="00BF0147" w:rsidRDefault="00BF0147" w:rsidP="00322836">
      <w:pPr>
        <w:spacing w:after="0"/>
        <w:rPr>
          <w:ins w:id="8637" w:author="Ramirez, Armando@Energy" w:date="2022-03-17T15:11:00Z"/>
        </w:rPr>
      </w:pPr>
      <w:ins w:id="8638" w:author="Ramirez, Armando@Energy" w:date="2022-03-17T15:11:00Z">
        <w:r w:rsidRPr="00BF0147">
          <w:t>CF3RMCH26H.xsd</w:t>
        </w:r>
      </w:ins>
    </w:p>
    <w:p w14:paraId="00B83568" w14:textId="77777777" w:rsidR="00BF0147" w:rsidRPr="00BF0147" w:rsidRDefault="00BF0147" w:rsidP="00322836">
      <w:pPr>
        <w:spacing w:after="0"/>
        <w:rPr>
          <w:ins w:id="8639" w:author="Ramirez, Armando@Energy" w:date="2022-03-17T15:11:00Z"/>
        </w:rPr>
      </w:pPr>
      <w:ins w:id="8640" w:author="Ramirez, Armando@Energy" w:date="2022-03-17T15:11:00Z">
        <w:r w:rsidRPr="00BF0147">
          <w:t>CF3RMCH27aH.xsd</w:t>
        </w:r>
      </w:ins>
    </w:p>
    <w:p w14:paraId="35E58CBB" w14:textId="77777777" w:rsidR="00BF0147" w:rsidRPr="00BF0147" w:rsidRDefault="00BF0147" w:rsidP="00322836">
      <w:pPr>
        <w:spacing w:after="0"/>
        <w:rPr>
          <w:ins w:id="8641" w:author="Ramirez, Armando@Energy" w:date="2022-03-17T15:11:00Z"/>
        </w:rPr>
      </w:pPr>
      <w:ins w:id="8642" w:author="Ramirez, Armando@Energy" w:date="2022-03-17T15:11:00Z">
        <w:r w:rsidRPr="00BF0147">
          <w:t>CF3RMCH27cH.xsd</w:t>
        </w:r>
      </w:ins>
    </w:p>
    <w:p w14:paraId="4254B362" w14:textId="77777777" w:rsidR="00BF0147" w:rsidRPr="00BF0147" w:rsidRDefault="00BF0147" w:rsidP="00322836">
      <w:pPr>
        <w:spacing w:after="0"/>
        <w:rPr>
          <w:ins w:id="8643" w:author="Ramirez, Armando@Energy" w:date="2022-03-17T15:11:00Z"/>
        </w:rPr>
      </w:pPr>
      <w:ins w:id="8644" w:author="Ramirez, Armando@Energy" w:date="2022-03-17T15:11:00Z">
        <w:r w:rsidRPr="00BF0147">
          <w:t>CF3RMCH28H.xsd</w:t>
        </w:r>
      </w:ins>
    </w:p>
    <w:p w14:paraId="4672868D" w14:textId="77777777" w:rsidR="00BF0147" w:rsidRPr="00BF0147" w:rsidRDefault="00BF0147" w:rsidP="00322836">
      <w:pPr>
        <w:spacing w:after="0"/>
        <w:rPr>
          <w:ins w:id="8645" w:author="Ramirez, Armando@Energy" w:date="2022-03-17T15:11:00Z"/>
        </w:rPr>
      </w:pPr>
      <w:ins w:id="8646" w:author="Ramirez, Armando@Energy" w:date="2022-03-17T15:11:00Z">
        <w:r w:rsidRPr="00BF0147">
          <w:t>CF3RMCH29H.xsd</w:t>
        </w:r>
      </w:ins>
    </w:p>
    <w:p w14:paraId="32A0A1CB" w14:textId="77777777" w:rsidR="00BF0147" w:rsidRPr="00BF0147" w:rsidRDefault="00BF0147" w:rsidP="00322836">
      <w:pPr>
        <w:spacing w:after="0"/>
        <w:rPr>
          <w:ins w:id="8647" w:author="Ramirez, Armando@Energy" w:date="2022-03-17T15:11:00Z"/>
        </w:rPr>
      </w:pPr>
      <w:ins w:id="8648" w:author="Ramirez, Armando@Energy" w:date="2022-03-17T15:11:00Z">
        <w:r w:rsidRPr="00BF0147">
          <w:t>CF3RMCH30H.xsd</w:t>
        </w:r>
      </w:ins>
    </w:p>
    <w:p w14:paraId="576BC907" w14:textId="77777777" w:rsidR="00BF0147" w:rsidRPr="00BF0147" w:rsidRDefault="00BF0147" w:rsidP="00322836">
      <w:pPr>
        <w:spacing w:after="0"/>
        <w:rPr>
          <w:ins w:id="8649" w:author="Ramirez, Armando@Energy" w:date="2022-03-17T15:11:00Z"/>
        </w:rPr>
      </w:pPr>
      <w:ins w:id="8650" w:author="Ramirez, Armando@Energy" w:date="2022-03-17T15:11:00Z">
        <w:r w:rsidRPr="00BF0147">
          <w:t>CF3RMCH31aH.xsd</w:t>
        </w:r>
      </w:ins>
    </w:p>
    <w:p w14:paraId="5D0BFB0A" w14:textId="77777777" w:rsidR="00BF0147" w:rsidRPr="00BF0147" w:rsidRDefault="00BF0147" w:rsidP="00322836">
      <w:pPr>
        <w:spacing w:after="0"/>
        <w:rPr>
          <w:ins w:id="8651" w:author="Ramirez, Armando@Energy" w:date="2022-03-17T15:11:00Z"/>
        </w:rPr>
      </w:pPr>
      <w:ins w:id="8652" w:author="Ramirez, Armando@Energy" w:date="2022-03-17T15:11:00Z">
        <w:r w:rsidRPr="00BF0147">
          <w:t>CF3RMCH31bH.xsd</w:t>
        </w:r>
      </w:ins>
    </w:p>
    <w:p w14:paraId="2FAAA53F" w14:textId="77777777" w:rsidR="00BF0147" w:rsidRPr="00BF0147" w:rsidRDefault="00BF0147" w:rsidP="00322836">
      <w:pPr>
        <w:spacing w:after="0"/>
        <w:rPr>
          <w:ins w:id="8653" w:author="Ramirez, Armando@Energy" w:date="2022-03-17T15:11:00Z"/>
        </w:rPr>
      </w:pPr>
      <w:ins w:id="8654" w:author="Ramirez, Armando@Energy" w:date="2022-03-17T15:11:00Z">
        <w:r w:rsidRPr="00BF0147">
          <w:t>CF3RMCH32H.xsd</w:t>
        </w:r>
      </w:ins>
    </w:p>
    <w:p w14:paraId="409229F8" w14:textId="77777777" w:rsidR="00BF0147" w:rsidRPr="00BF0147" w:rsidRDefault="00BF0147" w:rsidP="00322836">
      <w:pPr>
        <w:spacing w:after="0"/>
        <w:rPr>
          <w:ins w:id="8655" w:author="Ramirez, Armando@Energy" w:date="2022-03-17T15:11:00Z"/>
        </w:rPr>
      </w:pPr>
      <w:ins w:id="8656" w:author="Ramirez, Armando@Energy" w:date="2022-03-17T15:11:00Z">
        <w:r w:rsidRPr="00BF0147">
          <w:lastRenderedPageBreak/>
          <w:t>CF3RMCH33H.xsd</w:t>
        </w:r>
      </w:ins>
    </w:p>
    <w:p w14:paraId="4260DEE4" w14:textId="4BC3B59D" w:rsidR="00BF0147" w:rsidRPr="00BF0147" w:rsidDel="00FB355C" w:rsidRDefault="00BF0147" w:rsidP="00322836">
      <w:pPr>
        <w:spacing w:after="0"/>
        <w:rPr>
          <w:ins w:id="8657" w:author="Ramirez, Armando@Energy" w:date="2022-03-17T15:11:00Z"/>
          <w:del w:id="8658" w:author="Alhabibi, Haider@Energy" w:date="2022-03-18T17:57:00Z"/>
        </w:rPr>
      </w:pPr>
      <w:ins w:id="8659" w:author="Ramirez, Armando@Energy" w:date="2022-03-17T15:11:00Z">
        <w:del w:id="8660" w:author="Alhabibi, Haider@Energy" w:date="2022-03-18T17:57:00Z">
          <w:r w:rsidRPr="00BF0147" w:rsidDel="00FB355C">
            <w:delText>CF3RPLB21aH.xsd</w:delText>
          </w:r>
        </w:del>
      </w:ins>
    </w:p>
    <w:p w14:paraId="1953BBD4" w14:textId="399A2D58" w:rsidR="00BF0147" w:rsidRPr="00BF0147" w:rsidRDefault="00BF0147" w:rsidP="00322836">
      <w:pPr>
        <w:spacing w:after="0"/>
        <w:rPr>
          <w:ins w:id="8661" w:author="Ramirez, Armando@Energy" w:date="2022-03-17T15:11:00Z"/>
        </w:rPr>
      </w:pPr>
      <w:ins w:id="8662" w:author="Ramirez, Armando@Energy" w:date="2022-03-17T15:11:00Z">
        <w:r w:rsidRPr="00BF0147">
          <w:t>CF3RPLB22</w:t>
        </w:r>
        <w:del w:id="8663" w:author="Alhabibi, Haider@Energy" w:date="2022-03-18T17:57:00Z">
          <w:r w:rsidRPr="00BF0147" w:rsidDel="00FB355C">
            <w:delText>a</w:delText>
          </w:r>
        </w:del>
        <w:r w:rsidRPr="00BF0147">
          <w:t>H.xsd</w:t>
        </w:r>
      </w:ins>
    </w:p>
    <w:p w14:paraId="09C8EAA1" w14:textId="79E7BFF1" w:rsidR="00EF5557" w:rsidRPr="00BF0147" w:rsidRDefault="00EF5557" w:rsidP="00322836">
      <w:pPr>
        <w:spacing w:after="0"/>
        <w:rPr>
          <w:ins w:id="8664" w:author="Ramirez, Armando@Energy" w:date="2022-03-17T15:11:00Z"/>
        </w:rPr>
      </w:pPr>
      <w:ins w:id="8665" w:author="Ramirez, Armando@Energy" w:date="2022-03-17T15:15:00Z">
        <w:r>
          <w:t>CF</w:t>
        </w:r>
        <w:r w:rsidR="005D3C9A">
          <w:t>3RNo</w:t>
        </w:r>
      </w:ins>
      <w:ins w:id="8666" w:author="Ramirez, Armando@Energy" w:date="2022-03-17T15:16:00Z">
        <w:r w:rsidR="005D3C9A">
          <w:t>TestH.xsd</w:t>
        </w:r>
      </w:ins>
    </w:p>
    <w:p w14:paraId="3C59762E" w14:textId="77777777" w:rsidR="00BF0147" w:rsidRPr="00BF0147" w:rsidRDefault="00BF0147" w:rsidP="00322836">
      <w:pPr>
        <w:spacing w:after="0"/>
        <w:rPr>
          <w:ins w:id="8667" w:author="Ramirez, Armando@Energy" w:date="2022-03-17T15:11:00Z"/>
        </w:rPr>
      </w:pPr>
      <w:ins w:id="8668" w:author="Ramirez, Armando@Energy" w:date="2022-03-17T15:11:00Z">
        <w:r w:rsidRPr="00BF0147">
          <w:t>DataTypes.xsd</w:t>
        </w:r>
      </w:ins>
    </w:p>
    <w:p w14:paraId="4F178519" w14:textId="77777777" w:rsidR="00BF0147" w:rsidRPr="00BF0147" w:rsidRDefault="00BF0147" w:rsidP="00322836">
      <w:pPr>
        <w:spacing w:after="0"/>
        <w:rPr>
          <w:ins w:id="8669" w:author="Ramirez, Armando@Energy" w:date="2022-03-17T15:11:00Z"/>
        </w:rPr>
      </w:pPr>
      <w:ins w:id="8670" w:author="Ramirez, Armando@Energy" w:date="2022-03-17T15:11:00Z">
        <w:r w:rsidRPr="00BF0147">
          <w:t>ResBuilding.xsd</w:t>
        </w:r>
      </w:ins>
    </w:p>
    <w:p w14:paraId="5459E75F" w14:textId="77777777" w:rsidR="00BF0147" w:rsidRPr="00BF0147" w:rsidRDefault="00BF0147" w:rsidP="00322836">
      <w:pPr>
        <w:spacing w:after="0"/>
        <w:rPr>
          <w:ins w:id="8671" w:author="Ramirez, Armando@Energy" w:date="2022-03-17T15:11:00Z"/>
        </w:rPr>
      </w:pPr>
      <w:ins w:id="8672" w:author="Ramirez, Armando@Energy" w:date="2022-03-17T15:11:00Z">
        <w:r w:rsidRPr="00BF0147">
          <w:t>ResCommon.xsd</w:t>
        </w:r>
      </w:ins>
    </w:p>
    <w:p w14:paraId="180E18CE" w14:textId="77777777" w:rsidR="00BF0147" w:rsidRPr="00BF0147" w:rsidRDefault="00BF0147" w:rsidP="00322836">
      <w:pPr>
        <w:spacing w:after="0"/>
        <w:rPr>
          <w:ins w:id="8673" w:author="Ramirez, Armando@Energy" w:date="2022-03-17T15:11:00Z"/>
        </w:rPr>
      </w:pPr>
      <w:ins w:id="8674" w:author="Ramirez, Armando@Energy" w:date="2022-03-17T15:11:00Z">
        <w:r w:rsidRPr="00BF0147">
          <w:t>ResCompliance.xsd</w:t>
        </w:r>
      </w:ins>
    </w:p>
    <w:p w14:paraId="6FDA62E3" w14:textId="77777777" w:rsidR="00BF0147" w:rsidRPr="00BF0147" w:rsidRDefault="00BF0147" w:rsidP="00322836">
      <w:pPr>
        <w:spacing w:after="0"/>
        <w:rPr>
          <w:ins w:id="8675" w:author="Ramirez, Armando@Energy" w:date="2022-03-17T15:11:00Z"/>
        </w:rPr>
      </w:pPr>
      <w:ins w:id="8676" w:author="Ramirez, Armando@Energy" w:date="2022-03-17T15:11:00Z">
        <w:r w:rsidRPr="00BF0147">
          <w:t>ResEnvelope.xsd</w:t>
        </w:r>
      </w:ins>
    </w:p>
    <w:p w14:paraId="28108651" w14:textId="77777777" w:rsidR="00BF0147" w:rsidRPr="00BF0147" w:rsidRDefault="00BF0147" w:rsidP="00322836">
      <w:pPr>
        <w:spacing w:after="0"/>
        <w:rPr>
          <w:ins w:id="8677" w:author="Ramirez, Armando@Energy" w:date="2022-03-17T15:11:00Z"/>
        </w:rPr>
      </w:pPr>
      <w:ins w:id="8678" w:author="Ramirez, Armando@Energy" w:date="2022-03-17T15:11:00Z">
        <w:r w:rsidRPr="00BF0147">
          <w:t>ResHvac.xsd</w:t>
        </w:r>
      </w:ins>
    </w:p>
    <w:p w14:paraId="1CFDA1FA" w14:textId="77777777" w:rsidR="00BF0147" w:rsidRPr="00BF0147" w:rsidRDefault="00BF0147" w:rsidP="00322836">
      <w:pPr>
        <w:spacing w:after="0"/>
        <w:rPr>
          <w:ins w:id="8679" w:author="Ramirez, Armando@Energy" w:date="2022-03-17T15:11:00Z"/>
        </w:rPr>
      </w:pPr>
      <w:ins w:id="8680" w:author="Ramirez, Armando@Energy" w:date="2022-03-17T15:11:00Z">
        <w:r w:rsidRPr="00BF0147">
          <w:t>ResLighting.xsd</w:t>
        </w:r>
      </w:ins>
    </w:p>
    <w:p w14:paraId="493BB169" w14:textId="77777777" w:rsidR="00BF0147" w:rsidRPr="00BF0147" w:rsidRDefault="00BF0147" w:rsidP="00BF0147">
      <w:pPr>
        <w:rPr>
          <w:ins w:id="8681" w:author="Ramirez, Armando@Energy" w:date="2022-03-17T15:11:00Z"/>
          <w:rFonts w:cs="Tahoma"/>
          <w:szCs w:val="24"/>
        </w:rPr>
      </w:pPr>
    </w:p>
    <w:p w14:paraId="516C9C68" w14:textId="77E845D2" w:rsidR="008C7D36" w:rsidRDefault="008C7D36" w:rsidP="002632A7">
      <w:pPr>
        <w:rPr>
          <w:rFonts w:cs="Tahoma"/>
          <w:szCs w:val="24"/>
        </w:rPr>
      </w:pPr>
    </w:p>
    <w:p w14:paraId="24CB922F" w14:textId="30B3E985" w:rsidR="00AD631D" w:rsidRDefault="00AD631D" w:rsidP="002632A7">
      <w:pPr>
        <w:rPr>
          <w:rFonts w:cs="Tahoma"/>
          <w:szCs w:val="24"/>
        </w:rPr>
      </w:pPr>
    </w:p>
    <w:p w14:paraId="011261FF" w14:textId="77777777" w:rsidR="00AD631D" w:rsidRDefault="00AD631D" w:rsidP="002632A7">
      <w:pPr>
        <w:rPr>
          <w:ins w:id="8682" w:author="Author"/>
          <w:rFonts w:cs="Tahoma"/>
          <w:szCs w:val="24"/>
        </w:rPr>
      </w:pPr>
    </w:p>
    <w:p w14:paraId="03261F2D" w14:textId="34CA3AA6" w:rsidR="0030433B" w:rsidRDefault="0030433B" w:rsidP="002632A7">
      <w:pPr>
        <w:rPr>
          <w:ins w:id="8683" w:author="Author"/>
          <w:rFonts w:cs="Tahoma"/>
          <w:b/>
          <w:bCs/>
          <w:szCs w:val="24"/>
        </w:rPr>
      </w:pPr>
      <w:ins w:id="8684" w:author="Author">
        <w:r w:rsidRPr="0030433B">
          <w:rPr>
            <w:rFonts w:cs="Tahoma"/>
            <w:b/>
            <w:bCs/>
            <w:szCs w:val="24"/>
          </w:rPr>
          <w:t>Low-Rise Multifamily</w:t>
        </w:r>
      </w:ins>
    </w:p>
    <w:p w14:paraId="25664FDC" w14:textId="1793054C" w:rsidR="00FA7349" w:rsidRPr="00FA7349" w:rsidRDefault="00FA7349" w:rsidP="00FA7349">
      <w:pPr>
        <w:spacing w:after="0" w:line="240" w:lineRule="auto"/>
        <w:rPr>
          <w:ins w:id="8685" w:author="Alhabibi, Haider@Energy" w:date="2022-03-04T16:43:00Z"/>
          <w:rFonts w:cs="Tahoma"/>
        </w:rPr>
      </w:pPr>
      <w:ins w:id="8686" w:author="Alhabibi, Haider@Energy" w:date="2022-03-04T16:43:00Z">
        <w:r w:rsidRPr="00FA7349">
          <w:rPr>
            <w:rFonts w:cs="Tahoma"/>
          </w:rPr>
          <w:t>LMCCCXR</w:t>
        </w:r>
      </w:ins>
      <w:ins w:id="8687" w:author="Alhabibi, Haider@Energy" w:date="2022-03-18T17:58:00Z">
        <w:r w:rsidR="00343811">
          <w:rPr>
            <w:rFonts w:cs="Tahoma"/>
          </w:rPr>
          <w:t>01</w:t>
        </w:r>
      </w:ins>
      <w:ins w:id="8688" w:author="Alhabibi, Haider@Energy" w:date="2022-03-04T16:43:00Z">
        <w:r w:rsidRPr="00FA7349">
          <w:rPr>
            <w:rFonts w:cs="Tahoma"/>
          </w:rPr>
          <w:t>E.xsd</w:t>
        </w:r>
      </w:ins>
    </w:p>
    <w:p w14:paraId="61127CD1" w14:textId="4EDE9FB7" w:rsidR="00FA7349" w:rsidRPr="00FA7349" w:rsidRDefault="00FA7349" w:rsidP="00FA7349">
      <w:pPr>
        <w:spacing w:after="0" w:line="240" w:lineRule="auto"/>
        <w:rPr>
          <w:ins w:id="8689" w:author="Alhabibi, Haider@Energy" w:date="2022-03-04T16:43:00Z"/>
          <w:rFonts w:cs="Tahoma"/>
        </w:rPr>
      </w:pPr>
      <w:ins w:id="8690" w:author="Alhabibi, Haider@Energy" w:date="2022-03-04T16:43:00Z">
        <w:r w:rsidRPr="00FA7349">
          <w:rPr>
            <w:rFonts w:cs="Tahoma"/>
          </w:rPr>
          <w:t>LMCCELC</w:t>
        </w:r>
      </w:ins>
      <w:ins w:id="8691" w:author="Alhabibi, Haider@Energy" w:date="2022-03-18T17:58:00Z">
        <w:r w:rsidR="00343811">
          <w:rPr>
            <w:rFonts w:cs="Tahoma"/>
          </w:rPr>
          <w:t>01</w:t>
        </w:r>
      </w:ins>
      <w:ins w:id="8692" w:author="Alhabibi, Haider@Energy" w:date="2022-03-04T16:43:00Z">
        <w:r w:rsidRPr="00FA7349">
          <w:rPr>
            <w:rFonts w:cs="Tahoma"/>
          </w:rPr>
          <w:t>E.xsd</w:t>
        </w:r>
      </w:ins>
    </w:p>
    <w:p w14:paraId="1D4B4C39" w14:textId="5C915D5B" w:rsidR="00FA7349" w:rsidRPr="00FA7349" w:rsidRDefault="00FA7349" w:rsidP="00FA7349">
      <w:pPr>
        <w:spacing w:after="0" w:line="240" w:lineRule="auto"/>
        <w:rPr>
          <w:ins w:id="8693" w:author="Alhabibi, Haider@Energy" w:date="2022-03-04T16:43:00Z"/>
          <w:rFonts w:cs="Tahoma"/>
        </w:rPr>
      </w:pPr>
      <w:ins w:id="8694" w:author="Alhabibi, Haider@Energy" w:date="2022-03-04T16:43:00Z">
        <w:r w:rsidRPr="00FA7349">
          <w:rPr>
            <w:rFonts w:cs="Tahoma"/>
          </w:rPr>
          <w:t>LMCCENV</w:t>
        </w:r>
      </w:ins>
      <w:ins w:id="8695" w:author="Alhabibi, Haider@Energy" w:date="2022-03-18T17:58:00Z">
        <w:r w:rsidR="00343811">
          <w:rPr>
            <w:rFonts w:cs="Tahoma"/>
          </w:rPr>
          <w:t>01</w:t>
        </w:r>
      </w:ins>
      <w:ins w:id="8696" w:author="Alhabibi, Haider@Energy" w:date="2022-03-04T16:43:00Z">
        <w:r w:rsidRPr="00FA7349">
          <w:rPr>
            <w:rFonts w:cs="Tahoma"/>
          </w:rPr>
          <w:t>E.xsd</w:t>
        </w:r>
      </w:ins>
    </w:p>
    <w:p w14:paraId="6CB7E891" w14:textId="2C8913AD" w:rsidR="00FA7349" w:rsidRPr="00FA7349" w:rsidRDefault="00FA7349" w:rsidP="00FA7349">
      <w:pPr>
        <w:spacing w:after="0" w:line="240" w:lineRule="auto"/>
        <w:rPr>
          <w:ins w:id="8697" w:author="Alhabibi, Haider@Energy" w:date="2022-03-04T16:43:00Z"/>
          <w:rFonts w:cs="Tahoma"/>
        </w:rPr>
      </w:pPr>
      <w:ins w:id="8698" w:author="Alhabibi, Haider@Energy" w:date="2022-03-04T16:43:00Z">
        <w:r w:rsidRPr="00FA7349">
          <w:rPr>
            <w:rFonts w:cs="Tahoma"/>
          </w:rPr>
          <w:t>LMCCLTI</w:t>
        </w:r>
      </w:ins>
      <w:ins w:id="8699" w:author="Alhabibi, Haider@Energy" w:date="2022-03-18T17:59:00Z">
        <w:r w:rsidR="00343811">
          <w:rPr>
            <w:rFonts w:cs="Tahoma"/>
          </w:rPr>
          <w:t>01</w:t>
        </w:r>
      </w:ins>
      <w:ins w:id="8700" w:author="Alhabibi, Haider@Energy" w:date="2022-03-04T16:43:00Z">
        <w:r w:rsidRPr="00FA7349">
          <w:rPr>
            <w:rFonts w:cs="Tahoma"/>
          </w:rPr>
          <w:t>E.xsd</w:t>
        </w:r>
      </w:ins>
    </w:p>
    <w:p w14:paraId="6661F5EA" w14:textId="0D93754A" w:rsidR="00FA7349" w:rsidRPr="00FA7349" w:rsidRDefault="00FA7349" w:rsidP="00FA7349">
      <w:pPr>
        <w:spacing w:after="0" w:line="240" w:lineRule="auto"/>
        <w:rPr>
          <w:ins w:id="8701" w:author="Alhabibi, Haider@Energy" w:date="2022-03-04T16:43:00Z"/>
          <w:rFonts w:cs="Tahoma"/>
        </w:rPr>
      </w:pPr>
      <w:ins w:id="8702" w:author="Alhabibi, Haider@Energy" w:date="2022-03-04T16:43:00Z">
        <w:r w:rsidRPr="00FA7349">
          <w:rPr>
            <w:rFonts w:cs="Tahoma"/>
          </w:rPr>
          <w:t>LMCCLTO</w:t>
        </w:r>
      </w:ins>
      <w:ins w:id="8703" w:author="Alhabibi, Haider@Energy" w:date="2022-03-18T17:59:00Z">
        <w:r w:rsidR="00343811">
          <w:rPr>
            <w:rFonts w:cs="Tahoma"/>
          </w:rPr>
          <w:t>01</w:t>
        </w:r>
      </w:ins>
      <w:ins w:id="8704" w:author="Alhabibi, Haider@Energy" w:date="2022-03-04T16:43:00Z">
        <w:r w:rsidRPr="00FA7349">
          <w:rPr>
            <w:rFonts w:cs="Tahoma"/>
          </w:rPr>
          <w:t>E.xsd</w:t>
        </w:r>
      </w:ins>
    </w:p>
    <w:p w14:paraId="5723F9EF" w14:textId="4E66BD20" w:rsidR="00FA7349" w:rsidRPr="00FA7349" w:rsidRDefault="00FA7349" w:rsidP="00FA7349">
      <w:pPr>
        <w:spacing w:after="0" w:line="240" w:lineRule="auto"/>
        <w:rPr>
          <w:ins w:id="8705" w:author="Alhabibi, Haider@Energy" w:date="2022-03-04T16:43:00Z"/>
          <w:rFonts w:cs="Tahoma"/>
        </w:rPr>
      </w:pPr>
      <w:ins w:id="8706" w:author="Alhabibi, Haider@Energy" w:date="2022-03-04T16:43:00Z">
        <w:r w:rsidRPr="00FA7349">
          <w:rPr>
            <w:rFonts w:cs="Tahoma"/>
          </w:rPr>
          <w:t>LMCCLTS</w:t>
        </w:r>
      </w:ins>
      <w:ins w:id="8707" w:author="Alhabibi, Haider@Energy" w:date="2022-03-18T17:59:00Z">
        <w:r w:rsidR="00343811">
          <w:rPr>
            <w:rFonts w:cs="Tahoma"/>
          </w:rPr>
          <w:t>01</w:t>
        </w:r>
      </w:ins>
      <w:ins w:id="8708" w:author="Alhabibi, Haider@Energy" w:date="2022-03-04T16:43:00Z">
        <w:r w:rsidRPr="00FA7349">
          <w:rPr>
            <w:rFonts w:cs="Tahoma"/>
          </w:rPr>
          <w:t>E.xsd</w:t>
        </w:r>
      </w:ins>
    </w:p>
    <w:p w14:paraId="1A381D31" w14:textId="79D1818E" w:rsidR="00FA7349" w:rsidRPr="00FA7349" w:rsidRDefault="00FA7349" w:rsidP="00FA7349">
      <w:pPr>
        <w:spacing w:after="0" w:line="240" w:lineRule="auto"/>
        <w:rPr>
          <w:ins w:id="8709" w:author="Alhabibi, Haider@Energy" w:date="2022-03-04T16:43:00Z"/>
          <w:rFonts w:cs="Tahoma"/>
        </w:rPr>
      </w:pPr>
      <w:ins w:id="8710" w:author="Alhabibi, Haider@Energy" w:date="2022-03-04T16:43:00Z">
        <w:r w:rsidRPr="00FA7349">
          <w:rPr>
            <w:rFonts w:cs="Tahoma"/>
          </w:rPr>
          <w:t>LMCCMCH</w:t>
        </w:r>
      </w:ins>
      <w:ins w:id="8711" w:author="Alhabibi, Haider@Energy" w:date="2022-03-18T17:59:00Z">
        <w:r w:rsidR="00343811">
          <w:rPr>
            <w:rFonts w:cs="Tahoma"/>
          </w:rPr>
          <w:t>01</w:t>
        </w:r>
      </w:ins>
      <w:ins w:id="8712" w:author="Alhabibi, Haider@Energy" w:date="2022-03-04T16:43:00Z">
        <w:r w:rsidRPr="00FA7349">
          <w:rPr>
            <w:rFonts w:cs="Tahoma"/>
          </w:rPr>
          <w:t>E.xsd</w:t>
        </w:r>
      </w:ins>
    </w:p>
    <w:p w14:paraId="75C4B2B2" w14:textId="1D0F74B4" w:rsidR="00FA7349" w:rsidRPr="00FA7349" w:rsidRDefault="00FA7349" w:rsidP="00FA7349">
      <w:pPr>
        <w:spacing w:after="0" w:line="240" w:lineRule="auto"/>
        <w:rPr>
          <w:ins w:id="8713" w:author="Alhabibi, Haider@Energy" w:date="2022-03-04T16:43:00Z"/>
          <w:rFonts w:cs="Tahoma"/>
        </w:rPr>
      </w:pPr>
      <w:ins w:id="8714" w:author="Alhabibi, Haider@Energy" w:date="2022-03-04T16:43:00Z">
        <w:r w:rsidRPr="00FA7349">
          <w:rPr>
            <w:rFonts w:cs="Tahoma"/>
          </w:rPr>
          <w:t>LMCCPLB</w:t>
        </w:r>
      </w:ins>
      <w:ins w:id="8715" w:author="Alhabibi, Haider@Energy" w:date="2022-03-18T17:59:00Z">
        <w:r w:rsidR="00343811">
          <w:rPr>
            <w:rFonts w:cs="Tahoma"/>
          </w:rPr>
          <w:t>01</w:t>
        </w:r>
      </w:ins>
      <w:ins w:id="8716" w:author="Alhabibi, Haider@Energy" w:date="2022-03-04T16:43:00Z">
        <w:r w:rsidRPr="00FA7349">
          <w:rPr>
            <w:rFonts w:cs="Tahoma"/>
          </w:rPr>
          <w:t>E.xsd</w:t>
        </w:r>
      </w:ins>
    </w:p>
    <w:p w14:paraId="160844F6" w14:textId="2297DE4E" w:rsidR="00FA7349" w:rsidRPr="00FA7349" w:rsidRDefault="00FA7349" w:rsidP="00FA7349">
      <w:pPr>
        <w:spacing w:after="0" w:line="240" w:lineRule="auto"/>
        <w:rPr>
          <w:ins w:id="8717" w:author="Alhabibi, Haider@Energy" w:date="2022-03-04T16:43:00Z"/>
          <w:rFonts w:cs="Tahoma"/>
        </w:rPr>
      </w:pPr>
      <w:ins w:id="8718" w:author="Alhabibi, Haider@Energy" w:date="2022-03-04T16:43:00Z">
        <w:r w:rsidRPr="00FA7349">
          <w:rPr>
            <w:rFonts w:cs="Tahoma"/>
          </w:rPr>
          <w:t>LMCCPRCE</w:t>
        </w:r>
      </w:ins>
      <w:ins w:id="8719" w:author="Alhabibi, Haider@Energy" w:date="2022-03-18T17:59:00Z">
        <w:r w:rsidR="00343811">
          <w:rPr>
            <w:rFonts w:cs="Tahoma"/>
          </w:rPr>
          <w:t>01</w:t>
        </w:r>
      </w:ins>
      <w:ins w:id="8720" w:author="Alhabibi, Haider@Energy" w:date="2022-03-04T16:43:00Z">
        <w:r w:rsidRPr="00FA7349">
          <w:rPr>
            <w:rFonts w:cs="Tahoma"/>
          </w:rPr>
          <w:t>.xsd</w:t>
        </w:r>
      </w:ins>
    </w:p>
    <w:p w14:paraId="564A533A" w14:textId="66674CEA" w:rsidR="00FA7349" w:rsidRPr="00FA7349" w:rsidRDefault="00FA7349" w:rsidP="00FA7349">
      <w:pPr>
        <w:spacing w:after="0" w:line="240" w:lineRule="auto"/>
        <w:rPr>
          <w:ins w:id="8721" w:author="Alhabibi, Haider@Energy" w:date="2022-03-04T16:43:00Z"/>
          <w:rFonts w:cs="Tahoma"/>
        </w:rPr>
      </w:pPr>
      <w:ins w:id="8722" w:author="Alhabibi, Haider@Energy" w:date="2022-03-04T16:43:00Z">
        <w:r w:rsidRPr="00FA7349">
          <w:rPr>
            <w:rFonts w:cs="Tahoma"/>
          </w:rPr>
          <w:t>LMCCSAB</w:t>
        </w:r>
      </w:ins>
      <w:ins w:id="8723" w:author="Alhabibi, Haider@Energy" w:date="2022-03-18T17:59:00Z">
        <w:r w:rsidR="00166B3D">
          <w:rPr>
            <w:rFonts w:cs="Tahoma"/>
          </w:rPr>
          <w:t>01</w:t>
        </w:r>
      </w:ins>
      <w:ins w:id="8724" w:author="Alhabibi, Haider@Energy" w:date="2022-03-04T16:43:00Z">
        <w:r w:rsidRPr="00FA7349">
          <w:rPr>
            <w:rFonts w:cs="Tahoma"/>
          </w:rPr>
          <w:t>E.xsd</w:t>
        </w:r>
      </w:ins>
    </w:p>
    <w:p w14:paraId="7C67CB4F" w14:textId="77777777" w:rsidR="00FA7349" w:rsidRPr="00FA7349" w:rsidRDefault="00FA7349" w:rsidP="00FA7349">
      <w:pPr>
        <w:spacing w:after="0" w:line="240" w:lineRule="auto"/>
        <w:rPr>
          <w:ins w:id="8725" w:author="Alhabibi, Haider@Energy" w:date="2022-03-04T16:43:00Z"/>
          <w:rFonts w:cs="Tahoma"/>
        </w:rPr>
      </w:pPr>
      <w:ins w:id="8726" w:author="Alhabibi, Haider@Energy" w:date="2022-03-04T16:43:00Z">
        <w:r w:rsidRPr="00FA7349">
          <w:rPr>
            <w:rFonts w:cs="Tahoma"/>
          </w:rPr>
          <w:t>LMCIELC01E.xsd</w:t>
        </w:r>
      </w:ins>
    </w:p>
    <w:p w14:paraId="34EF7D7A" w14:textId="77777777" w:rsidR="00FA7349" w:rsidRPr="00FA7349" w:rsidRDefault="00FA7349" w:rsidP="00FA7349">
      <w:pPr>
        <w:spacing w:after="0" w:line="240" w:lineRule="auto"/>
        <w:rPr>
          <w:ins w:id="8727" w:author="Alhabibi, Haider@Energy" w:date="2022-03-04T16:43:00Z"/>
          <w:rFonts w:cs="Tahoma"/>
        </w:rPr>
      </w:pPr>
      <w:ins w:id="8728" w:author="Alhabibi, Haider@Energy" w:date="2022-03-04T16:43:00Z">
        <w:r w:rsidRPr="00FA7349">
          <w:rPr>
            <w:rFonts w:cs="Tahoma"/>
          </w:rPr>
          <w:t>LMCIENV20aH.xsd</w:t>
        </w:r>
      </w:ins>
    </w:p>
    <w:p w14:paraId="62AD7AD3" w14:textId="77777777" w:rsidR="00FA7349" w:rsidRPr="00FA7349" w:rsidRDefault="00FA7349" w:rsidP="00FA7349">
      <w:pPr>
        <w:spacing w:after="0" w:line="240" w:lineRule="auto"/>
        <w:rPr>
          <w:ins w:id="8729" w:author="Alhabibi, Haider@Energy" w:date="2022-03-04T16:43:00Z"/>
          <w:rFonts w:cs="Tahoma"/>
        </w:rPr>
      </w:pPr>
      <w:ins w:id="8730" w:author="Alhabibi, Haider@Energy" w:date="2022-03-04T16:43:00Z">
        <w:r w:rsidRPr="00FA7349">
          <w:rPr>
            <w:rFonts w:cs="Tahoma"/>
          </w:rPr>
          <w:t>LMCIENV20bH.xsd</w:t>
        </w:r>
      </w:ins>
    </w:p>
    <w:p w14:paraId="2874E8E7" w14:textId="38C11693" w:rsidR="00FA7349" w:rsidRPr="00FA7349" w:rsidRDefault="000952D0" w:rsidP="00FA7349">
      <w:pPr>
        <w:spacing w:after="0" w:line="240" w:lineRule="auto"/>
        <w:rPr>
          <w:ins w:id="8731" w:author="Alhabibi, Haider@Energy" w:date="2022-03-04T16:43:00Z"/>
          <w:rFonts w:cs="Tahoma"/>
        </w:rPr>
      </w:pPr>
      <w:ins w:id="8732" w:author="Ramirez, Armando@Energy" w:date="2022-03-17T15:04:00Z">
        <w:del w:id="8733" w:author="Alhabibi, Haider@Energy" w:date="2022-03-18T18:00:00Z">
          <w:r w:rsidDel="00166B3D">
            <w:rPr>
              <w:rFonts w:cs="Tahoma"/>
            </w:rPr>
            <w:delText>0E</w:delText>
          </w:r>
        </w:del>
      </w:ins>
      <w:ins w:id="8734" w:author="Alhabibi, Haider@Energy" w:date="2022-03-04T16:43:00Z">
        <w:r w:rsidR="00FA7349" w:rsidRPr="00FA7349">
          <w:rPr>
            <w:rFonts w:cs="Tahoma"/>
          </w:rPr>
          <w:t>LMCIENV21H.xsd</w:t>
        </w:r>
      </w:ins>
    </w:p>
    <w:p w14:paraId="2817AF33" w14:textId="77777777" w:rsidR="00FA7349" w:rsidRPr="00FA7349" w:rsidRDefault="00FA7349" w:rsidP="00FA7349">
      <w:pPr>
        <w:spacing w:after="0" w:line="240" w:lineRule="auto"/>
        <w:rPr>
          <w:ins w:id="8735" w:author="Alhabibi, Haider@Energy" w:date="2022-03-04T16:43:00Z"/>
          <w:rFonts w:cs="Tahoma"/>
        </w:rPr>
      </w:pPr>
      <w:ins w:id="8736" w:author="Alhabibi, Haider@Energy" w:date="2022-03-04T16:43:00Z">
        <w:r w:rsidRPr="00FA7349">
          <w:rPr>
            <w:rFonts w:cs="Tahoma"/>
          </w:rPr>
          <w:t>LMCIENV22H.xsd</w:t>
        </w:r>
      </w:ins>
    </w:p>
    <w:p w14:paraId="0200EC5D" w14:textId="77777777" w:rsidR="00FA7349" w:rsidRPr="00FA7349" w:rsidRDefault="00FA7349" w:rsidP="00FA7349">
      <w:pPr>
        <w:spacing w:after="0" w:line="240" w:lineRule="auto"/>
        <w:rPr>
          <w:ins w:id="8737" w:author="Alhabibi, Haider@Energy" w:date="2022-03-04T16:43:00Z"/>
          <w:rFonts w:cs="Tahoma"/>
        </w:rPr>
      </w:pPr>
      <w:ins w:id="8738" w:author="Alhabibi, Haider@Energy" w:date="2022-03-04T16:43:00Z">
        <w:r w:rsidRPr="00FA7349">
          <w:rPr>
            <w:rFonts w:cs="Tahoma"/>
          </w:rPr>
          <w:t>LMCIMCH01aE.xsd</w:t>
        </w:r>
      </w:ins>
    </w:p>
    <w:p w14:paraId="78784D93" w14:textId="77777777" w:rsidR="00FA7349" w:rsidRPr="00FA7349" w:rsidRDefault="00FA7349" w:rsidP="00FA7349">
      <w:pPr>
        <w:spacing w:after="0" w:line="240" w:lineRule="auto"/>
        <w:rPr>
          <w:ins w:id="8739" w:author="Alhabibi, Haider@Energy" w:date="2022-03-04T16:43:00Z"/>
          <w:rFonts w:cs="Tahoma"/>
        </w:rPr>
      </w:pPr>
      <w:ins w:id="8740" w:author="Alhabibi, Haider@Energy" w:date="2022-03-04T16:43:00Z">
        <w:r w:rsidRPr="00FA7349">
          <w:rPr>
            <w:rFonts w:cs="Tahoma"/>
          </w:rPr>
          <w:t>LMCIMCH01bE.xsd</w:t>
        </w:r>
      </w:ins>
    </w:p>
    <w:p w14:paraId="3A44FD89" w14:textId="77777777" w:rsidR="00FA7349" w:rsidRPr="00FA7349" w:rsidRDefault="00FA7349" w:rsidP="00FA7349">
      <w:pPr>
        <w:spacing w:after="0" w:line="240" w:lineRule="auto"/>
        <w:rPr>
          <w:ins w:id="8741" w:author="Alhabibi, Haider@Energy" w:date="2022-03-04T16:43:00Z"/>
          <w:rFonts w:cs="Tahoma"/>
        </w:rPr>
      </w:pPr>
      <w:ins w:id="8742" w:author="Alhabibi, Haider@Energy" w:date="2022-03-04T16:43:00Z">
        <w:r w:rsidRPr="00FA7349">
          <w:rPr>
            <w:rFonts w:cs="Tahoma"/>
          </w:rPr>
          <w:t>LMCIMCH01cE.xsd</w:t>
        </w:r>
      </w:ins>
    </w:p>
    <w:p w14:paraId="03BF485D" w14:textId="77777777" w:rsidR="00FA7349" w:rsidRPr="00FA7349" w:rsidRDefault="00FA7349" w:rsidP="00FA7349">
      <w:pPr>
        <w:spacing w:after="0" w:line="240" w:lineRule="auto"/>
        <w:rPr>
          <w:ins w:id="8743" w:author="Alhabibi, Haider@Energy" w:date="2022-03-04T16:43:00Z"/>
          <w:rFonts w:cs="Tahoma"/>
        </w:rPr>
      </w:pPr>
      <w:ins w:id="8744" w:author="Alhabibi, Haider@Energy" w:date="2022-03-04T16:43:00Z">
        <w:r w:rsidRPr="00FA7349">
          <w:rPr>
            <w:rFonts w:cs="Tahoma"/>
          </w:rPr>
          <w:t>LMCIMCH01dE.xsd</w:t>
        </w:r>
      </w:ins>
    </w:p>
    <w:p w14:paraId="5C47D839" w14:textId="77777777" w:rsidR="00FA7349" w:rsidRPr="00FA7349" w:rsidRDefault="00FA7349" w:rsidP="00FA7349">
      <w:pPr>
        <w:spacing w:after="0" w:line="240" w:lineRule="auto"/>
        <w:rPr>
          <w:ins w:id="8745" w:author="Alhabibi, Haider@Energy" w:date="2022-03-04T16:43:00Z"/>
          <w:rFonts w:cs="Tahoma"/>
        </w:rPr>
      </w:pPr>
      <w:ins w:id="8746" w:author="Alhabibi, Haider@Energy" w:date="2022-03-04T16:43:00Z">
        <w:r w:rsidRPr="00FA7349">
          <w:rPr>
            <w:rFonts w:cs="Tahoma"/>
          </w:rPr>
          <w:t>LMCIMCH20aH.xsd</w:t>
        </w:r>
      </w:ins>
    </w:p>
    <w:p w14:paraId="4B3EE4A3" w14:textId="77777777" w:rsidR="00FA7349" w:rsidRPr="00FA7349" w:rsidRDefault="00FA7349" w:rsidP="00FA7349">
      <w:pPr>
        <w:spacing w:after="0" w:line="240" w:lineRule="auto"/>
        <w:rPr>
          <w:ins w:id="8747" w:author="Alhabibi, Haider@Energy" w:date="2022-03-04T16:43:00Z"/>
          <w:rFonts w:cs="Tahoma"/>
        </w:rPr>
      </w:pPr>
      <w:ins w:id="8748" w:author="Alhabibi, Haider@Energy" w:date="2022-03-04T16:43:00Z">
        <w:r w:rsidRPr="00FA7349">
          <w:rPr>
            <w:rFonts w:cs="Tahoma"/>
          </w:rPr>
          <w:t>LMCIMCH20bH.xsd</w:t>
        </w:r>
      </w:ins>
    </w:p>
    <w:p w14:paraId="46D62A90" w14:textId="77777777" w:rsidR="00FA7349" w:rsidRPr="00FA7349" w:rsidRDefault="00FA7349" w:rsidP="00FA7349">
      <w:pPr>
        <w:spacing w:after="0" w:line="240" w:lineRule="auto"/>
        <w:rPr>
          <w:ins w:id="8749" w:author="Alhabibi, Haider@Energy" w:date="2022-03-04T16:43:00Z"/>
          <w:rFonts w:cs="Tahoma"/>
        </w:rPr>
      </w:pPr>
      <w:ins w:id="8750" w:author="Alhabibi, Haider@Energy" w:date="2022-03-04T16:43:00Z">
        <w:r w:rsidRPr="00FA7349">
          <w:rPr>
            <w:rFonts w:cs="Tahoma"/>
          </w:rPr>
          <w:t>LMCIMCH20cH.xsd</w:t>
        </w:r>
      </w:ins>
    </w:p>
    <w:p w14:paraId="212BBEFD" w14:textId="77777777" w:rsidR="00FA7349" w:rsidRPr="00FA7349" w:rsidRDefault="00FA7349" w:rsidP="00FA7349">
      <w:pPr>
        <w:spacing w:after="0" w:line="240" w:lineRule="auto"/>
        <w:rPr>
          <w:ins w:id="8751" w:author="Alhabibi, Haider@Energy" w:date="2022-03-04T16:43:00Z"/>
          <w:rFonts w:cs="Tahoma"/>
        </w:rPr>
      </w:pPr>
      <w:ins w:id="8752" w:author="Alhabibi, Haider@Energy" w:date="2022-03-04T16:43:00Z">
        <w:r w:rsidRPr="00FA7349">
          <w:rPr>
            <w:rFonts w:cs="Tahoma"/>
          </w:rPr>
          <w:t>LMCIMCH20dH.xsd</w:t>
        </w:r>
      </w:ins>
    </w:p>
    <w:p w14:paraId="264AC03C" w14:textId="77777777" w:rsidR="00FA7349" w:rsidRPr="00FA7349" w:rsidRDefault="00FA7349" w:rsidP="00FA7349">
      <w:pPr>
        <w:spacing w:after="0" w:line="240" w:lineRule="auto"/>
        <w:rPr>
          <w:ins w:id="8753" w:author="Alhabibi, Haider@Energy" w:date="2022-03-04T16:43:00Z"/>
          <w:rFonts w:cs="Tahoma"/>
        </w:rPr>
      </w:pPr>
      <w:ins w:id="8754" w:author="Alhabibi, Haider@Energy" w:date="2022-03-04T16:43:00Z">
        <w:r w:rsidRPr="00FA7349">
          <w:rPr>
            <w:rFonts w:cs="Tahoma"/>
          </w:rPr>
          <w:t>LMCIMCH20eH.xsd</w:t>
        </w:r>
      </w:ins>
    </w:p>
    <w:p w14:paraId="1CBD8CD9" w14:textId="77777777" w:rsidR="00FA7349" w:rsidRPr="00FA7349" w:rsidRDefault="00FA7349" w:rsidP="00FA7349">
      <w:pPr>
        <w:spacing w:after="0" w:line="240" w:lineRule="auto"/>
        <w:rPr>
          <w:ins w:id="8755" w:author="Alhabibi, Haider@Energy" w:date="2022-03-04T16:43:00Z"/>
          <w:rFonts w:cs="Tahoma"/>
        </w:rPr>
      </w:pPr>
      <w:ins w:id="8756" w:author="Alhabibi, Haider@Energy" w:date="2022-03-04T16:43:00Z">
        <w:r w:rsidRPr="00FA7349">
          <w:rPr>
            <w:rFonts w:cs="Tahoma"/>
          </w:rPr>
          <w:lastRenderedPageBreak/>
          <w:t>LMCIMCH21H.xsd</w:t>
        </w:r>
      </w:ins>
    </w:p>
    <w:p w14:paraId="2ED12C83" w14:textId="77777777" w:rsidR="00FA7349" w:rsidRPr="00FA7349" w:rsidRDefault="00FA7349" w:rsidP="00FA7349">
      <w:pPr>
        <w:spacing w:after="0" w:line="240" w:lineRule="auto"/>
        <w:rPr>
          <w:ins w:id="8757" w:author="Alhabibi, Haider@Energy" w:date="2022-03-04T16:43:00Z"/>
          <w:rFonts w:cs="Tahoma"/>
        </w:rPr>
      </w:pPr>
      <w:ins w:id="8758" w:author="Alhabibi, Haider@Energy" w:date="2022-03-04T16:43:00Z">
        <w:r w:rsidRPr="00FA7349">
          <w:rPr>
            <w:rFonts w:cs="Tahoma"/>
          </w:rPr>
          <w:t>LMCIMCH22aH.xsd</w:t>
        </w:r>
      </w:ins>
    </w:p>
    <w:p w14:paraId="29A5629A" w14:textId="77777777" w:rsidR="00FA7349" w:rsidRPr="00FA7349" w:rsidRDefault="00FA7349" w:rsidP="00FA7349">
      <w:pPr>
        <w:spacing w:after="0" w:line="240" w:lineRule="auto"/>
        <w:rPr>
          <w:ins w:id="8759" w:author="Alhabibi, Haider@Energy" w:date="2022-03-04T16:43:00Z"/>
          <w:rFonts w:cs="Tahoma"/>
        </w:rPr>
      </w:pPr>
      <w:ins w:id="8760" w:author="Alhabibi, Haider@Energy" w:date="2022-03-04T16:43:00Z">
        <w:r w:rsidRPr="00FA7349">
          <w:rPr>
            <w:rFonts w:cs="Tahoma"/>
          </w:rPr>
          <w:t>LMCIMCH22bH.xsd</w:t>
        </w:r>
      </w:ins>
    </w:p>
    <w:p w14:paraId="48C46C96" w14:textId="77777777" w:rsidR="00FA7349" w:rsidRPr="00FA7349" w:rsidRDefault="00FA7349" w:rsidP="00FA7349">
      <w:pPr>
        <w:spacing w:after="0" w:line="240" w:lineRule="auto"/>
        <w:rPr>
          <w:ins w:id="8761" w:author="Alhabibi, Haider@Energy" w:date="2022-03-04T16:43:00Z"/>
          <w:rFonts w:cs="Tahoma"/>
        </w:rPr>
      </w:pPr>
      <w:ins w:id="8762" w:author="Alhabibi, Haider@Energy" w:date="2022-03-04T16:43:00Z">
        <w:r w:rsidRPr="00FA7349">
          <w:rPr>
            <w:rFonts w:cs="Tahoma"/>
          </w:rPr>
          <w:t>LMCIMCH22cH.xsd</w:t>
        </w:r>
      </w:ins>
    </w:p>
    <w:p w14:paraId="32868AA3" w14:textId="77777777" w:rsidR="00FA7349" w:rsidRPr="00FA7349" w:rsidRDefault="00FA7349" w:rsidP="00FA7349">
      <w:pPr>
        <w:spacing w:after="0" w:line="240" w:lineRule="auto"/>
        <w:rPr>
          <w:ins w:id="8763" w:author="Alhabibi, Haider@Energy" w:date="2022-03-04T16:43:00Z"/>
          <w:rFonts w:cs="Tahoma"/>
        </w:rPr>
      </w:pPr>
      <w:ins w:id="8764" w:author="Alhabibi, Haider@Energy" w:date="2022-03-04T16:43:00Z">
        <w:r w:rsidRPr="00FA7349">
          <w:rPr>
            <w:rFonts w:cs="Tahoma"/>
          </w:rPr>
          <w:t>LMCIMCH22dH.xsd</w:t>
        </w:r>
      </w:ins>
    </w:p>
    <w:p w14:paraId="6E816861" w14:textId="77777777" w:rsidR="00FA7349" w:rsidRPr="00FA7349" w:rsidRDefault="00FA7349" w:rsidP="00FA7349">
      <w:pPr>
        <w:spacing w:after="0" w:line="240" w:lineRule="auto"/>
        <w:rPr>
          <w:ins w:id="8765" w:author="Alhabibi, Haider@Energy" w:date="2022-03-04T16:43:00Z"/>
          <w:rFonts w:cs="Tahoma"/>
        </w:rPr>
      </w:pPr>
      <w:ins w:id="8766" w:author="Alhabibi, Haider@Energy" w:date="2022-03-04T16:43:00Z">
        <w:r w:rsidRPr="00FA7349">
          <w:rPr>
            <w:rFonts w:cs="Tahoma"/>
          </w:rPr>
          <w:t>LMCIMCH23aH.xsd</w:t>
        </w:r>
      </w:ins>
    </w:p>
    <w:p w14:paraId="758E30EB" w14:textId="77777777" w:rsidR="00FA7349" w:rsidRPr="00FA7349" w:rsidRDefault="00FA7349" w:rsidP="00FA7349">
      <w:pPr>
        <w:spacing w:after="0" w:line="240" w:lineRule="auto"/>
        <w:rPr>
          <w:ins w:id="8767" w:author="Alhabibi, Haider@Energy" w:date="2022-03-04T16:43:00Z"/>
          <w:rFonts w:cs="Tahoma"/>
        </w:rPr>
      </w:pPr>
      <w:ins w:id="8768" w:author="Alhabibi, Haider@Energy" w:date="2022-03-04T16:43:00Z">
        <w:r w:rsidRPr="00FA7349">
          <w:rPr>
            <w:rFonts w:cs="Tahoma"/>
          </w:rPr>
          <w:t>LMCIMCH23bH.xsd</w:t>
        </w:r>
      </w:ins>
    </w:p>
    <w:p w14:paraId="6AF7A5EC" w14:textId="77777777" w:rsidR="00FA7349" w:rsidRPr="00FA7349" w:rsidRDefault="00FA7349" w:rsidP="00FA7349">
      <w:pPr>
        <w:spacing w:after="0" w:line="240" w:lineRule="auto"/>
        <w:rPr>
          <w:ins w:id="8769" w:author="Alhabibi, Haider@Energy" w:date="2022-03-04T16:43:00Z"/>
          <w:rFonts w:cs="Tahoma"/>
        </w:rPr>
      </w:pPr>
      <w:ins w:id="8770" w:author="Alhabibi, Haider@Energy" w:date="2022-03-04T16:43:00Z">
        <w:r w:rsidRPr="00FA7349">
          <w:rPr>
            <w:rFonts w:cs="Tahoma"/>
          </w:rPr>
          <w:t>LMCIMCH23cH.xsd</w:t>
        </w:r>
      </w:ins>
    </w:p>
    <w:p w14:paraId="39A546FF" w14:textId="77777777" w:rsidR="00FA7349" w:rsidRPr="00FA7349" w:rsidRDefault="00FA7349" w:rsidP="00FA7349">
      <w:pPr>
        <w:spacing w:after="0" w:line="240" w:lineRule="auto"/>
        <w:rPr>
          <w:ins w:id="8771" w:author="Alhabibi, Haider@Energy" w:date="2022-03-04T16:43:00Z"/>
          <w:rFonts w:cs="Tahoma"/>
        </w:rPr>
      </w:pPr>
      <w:ins w:id="8772" w:author="Alhabibi, Haider@Energy" w:date="2022-03-04T16:43:00Z">
        <w:r w:rsidRPr="00FA7349">
          <w:rPr>
            <w:rFonts w:cs="Tahoma"/>
          </w:rPr>
          <w:t>LMCIMCH23dH.xsd</w:t>
        </w:r>
      </w:ins>
    </w:p>
    <w:p w14:paraId="14A16CA5" w14:textId="77777777" w:rsidR="00FA7349" w:rsidRPr="00FA7349" w:rsidRDefault="00FA7349" w:rsidP="00FA7349">
      <w:pPr>
        <w:spacing w:after="0" w:line="240" w:lineRule="auto"/>
        <w:rPr>
          <w:ins w:id="8773" w:author="Alhabibi, Haider@Energy" w:date="2022-03-04T16:43:00Z"/>
          <w:rFonts w:cs="Tahoma"/>
        </w:rPr>
      </w:pPr>
      <w:ins w:id="8774" w:author="Alhabibi, Haider@Energy" w:date="2022-03-04T16:43:00Z">
        <w:r w:rsidRPr="00FA7349">
          <w:rPr>
            <w:rFonts w:cs="Tahoma"/>
          </w:rPr>
          <w:t>LMCIMCH23eH.xsd</w:t>
        </w:r>
      </w:ins>
    </w:p>
    <w:p w14:paraId="0FD1BEC6" w14:textId="77777777" w:rsidR="00FA7349" w:rsidRPr="00FA7349" w:rsidRDefault="00FA7349" w:rsidP="00FA7349">
      <w:pPr>
        <w:spacing w:after="0" w:line="240" w:lineRule="auto"/>
        <w:rPr>
          <w:ins w:id="8775" w:author="Alhabibi, Haider@Energy" w:date="2022-03-04T16:43:00Z"/>
          <w:rFonts w:cs="Tahoma"/>
        </w:rPr>
      </w:pPr>
      <w:ins w:id="8776" w:author="Alhabibi, Haider@Energy" w:date="2022-03-04T16:43:00Z">
        <w:r w:rsidRPr="00FA7349">
          <w:rPr>
            <w:rFonts w:cs="Tahoma"/>
          </w:rPr>
          <w:t>LMCIMCH23fH.xsd</w:t>
        </w:r>
      </w:ins>
    </w:p>
    <w:p w14:paraId="7C907AAF" w14:textId="77777777" w:rsidR="00FA7349" w:rsidRPr="00FA7349" w:rsidRDefault="00FA7349" w:rsidP="00FA7349">
      <w:pPr>
        <w:spacing w:after="0" w:line="240" w:lineRule="auto"/>
        <w:rPr>
          <w:ins w:id="8777" w:author="Alhabibi, Haider@Energy" w:date="2022-03-04T16:43:00Z"/>
          <w:rFonts w:cs="Tahoma"/>
        </w:rPr>
      </w:pPr>
      <w:ins w:id="8778" w:author="Alhabibi, Haider@Energy" w:date="2022-03-04T16:43:00Z">
        <w:r w:rsidRPr="00FA7349">
          <w:rPr>
            <w:rFonts w:cs="Tahoma"/>
          </w:rPr>
          <w:t>LMCIMCH24aH.xsd</w:t>
        </w:r>
      </w:ins>
    </w:p>
    <w:p w14:paraId="4DBF73B9" w14:textId="77777777" w:rsidR="00FA7349" w:rsidRPr="00FA7349" w:rsidRDefault="00FA7349" w:rsidP="00FA7349">
      <w:pPr>
        <w:spacing w:after="0" w:line="240" w:lineRule="auto"/>
        <w:rPr>
          <w:ins w:id="8779" w:author="Alhabibi, Haider@Energy" w:date="2022-03-04T16:43:00Z"/>
          <w:rFonts w:cs="Tahoma"/>
        </w:rPr>
      </w:pPr>
      <w:ins w:id="8780" w:author="Alhabibi, Haider@Energy" w:date="2022-03-04T16:43:00Z">
        <w:r w:rsidRPr="00FA7349">
          <w:rPr>
            <w:rFonts w:cs="Tahoma"/>
          </w:rPr>
          <w:t>LMCIMCH24bH.xsd</w:t>
        </w:r>
      </w:ins>
    </w:p>
    <w:p w14:paraId="44C76CA1" w14:textId="77777777" w:rsidR="00FA7349" w:rsidRPr="00FA7349" w:rsidRDefault="00FA7349" w:rsidP="00FA7349">
      <w:pPr>
        <w:spacing w:after="0" w:line="240" w:lineRule="auto"/>
        <w:rPr>
          <w:ins w:id="8781" w:author="Alhabibi, Haider@Energy" w:date="2022-03-04T16:43:00Z"/>
          <w:rFonts w:cs="Tahoma"/>
        </w:rPr>
      </w:pPr>
      <w:ins w:id="8782" w:author="Alhabibi, Haider@Energy" w:date="2022-03-04T16:43:00Z">
        <w:r w:rsidRPr="00FA7349">
          <w:rPr>
            <w:rFonts w:cs="Tahoma"/>
          </w:rPr>
          <w:t>LMCIMCH25aH.xsd</w:t>
        </w:r>
      </w:ins>
    </w:p>
    <w:p w14:paraId="319F2FF6" w14:textId="77777777" w:rsidR="00FA7349" w:rsidRPr="00FA7349" w:rsidRDefault="00FA7349" w:rsidP="00FA7349">
      <w:pPr>
        <w:spacing w:after="0" w:line="240" w:lineRule="auto"/>
        <w:rPr>
          <w:ins w:id="8783" w:author="Alhabibi, Haider@Energy" w:date="2022-03-04T16:43:00Z"/>
          <w:rFonts w:cs="Tahoma"/>
        </w:rPr>
      </w:pPr>
      <w:ins w:id="8784" w:author="Alhabibi, Haider@Energy" w:date="2022-03-04T16:43:00Z">
        <w:r w:rsidRPr="00FA7349">
          <w:rPr>
            <w:rFonts w:cs="Tahoma"/>
          </w:rPr>
          <w:t>LMCIMCH25bH.xsd</w:t>
        </w:r>
      </w:ins>
    </w:p>
    <w:p w14:paraId="42FFB12E" w14:textId="77777777" w:rsidR="00FA7349" w:rsidRPr="00FA7349" w:rsidRDefault="00FA7349" w:rsidP="00FA7349">
      <w:pPr>
        <w:spacing w:after="0" w:line="240" w:lineRule="auto"/>
        <w:rPr>
          <w:ins w:id="8785" w:author="Alhabibi, Haider@Energy" w:date="2022-03-04T16:43:00Z"/>
          <w:rFonts w:cs="Tahoma"/>
        </w:rPr>
      </w:pPr>
      <w:ins w:id="8786" w:author="Alhabibi, Haider@Energy" w:date="2022-03-04T16:43:00Z">
        <w:r w:rsidRPr="00FA7349">
          <w:rPr>
            <w:rFonts w:cs="Tahoma"/>
          </w:rPr>
          <w:t>LMCIMCH25cH.xsd</w:t>
        </w:r>
      </w:ins>
    </w:p>
    <w:p w14:paraId="663D101E" w14:textId="77777777" w:rsidR="00FA7349" w:rsidRPr="00FA7349" w:rsidRDefault="00FA7349" w:rsidP="00FA7349">
      <w:pPr>
        <w:spacing w:after="0" w:line="240" w:lineRule="auto"/>
        <w:rPr>
          <w:ins w:id="8787" w:author="Alhabibi, Haider@Energy" w:date="2022-03-04T16:43:00Z"/>
          <w:rFonts w:cs="Tahoma"/>
        </w:rPr>
      </w:pPr>
      <w:ins w:id="8788" w:author="Alhabibi, Haider@Energy" w:date="2022-03-04T16:43:00Z">
        <w:r w:rsidRPr="00FA7349">
          <w:rPr>
            <w:rFonts w:cs="Tahoma"/>
          </w:rPr>
          <w:t>LMCIMCH25dH.xsd</w:t>
        </w:r>
      </w:ins>
    </w:p>
    <w:p w14:paraId="4FA04A01" w14:textId="77777777" w:rsidR="00FA7349" w:rsidRPr="00FA7349" w:rsidRDefault="00FA7349" w:rsidP="00FA7349">
      <w:pPr>
        <w:spacing w:after="0" w:line="240" w:lineRule="auto"/>
        <w:rPr>
          <w:ins w:id="8789" w:author="Alhabibi, Haider@Energy" w:date="2022-03-04T16:43:00Z"/>
          <w:rFonts w:cs="Tahoma"/>
        </w:rPr>
      </w:pPr>
      <w:ins w:id="8790" w:author="Alhabibi, Haider@Energy" w:date="2022-03-04T16:43:00Z">
        <w:r w:rsidRPr="00FA7349">
          <w:rPr>
            <w:rFonts w:cs="Tahoma"/>
          </w:rPr>
          <w:t>LMCIMCH25eH.xsd</w:t>
        </w:r>
      </w:ins>
    </w:p>
    <w:p w14:paraId="5343F2E9" w14:textId="77777777" w:rsidR="00FA7349" w:rsidRPr="00FA7349" w:rsidRDefault="00FA7349" w:rsidP="00FA7349">
      <w:pPr>
        <w:spacing w:after="0" w:line="240" w:lineRule="auto"/>
        <w:rPr>
          <w:ins w:id="8791" w:author="Alhabibi, Haider@Energy" w:date="2022-03-04T16:43:00Z"/>
          <w:rFonts w:cs="Tahoma"/>
        </w:rPr>
      </w:pPr>
      <w:ins w:id="8792" w:author="Alhabibi, Haider@Energy" w:date="2022-03-04T16:43:00Z">
        <w:r w:rsidRPr="00FA7349">
          <w:rPr>
            <w:rFonts w:cs="Tahoma"/>
          </w:rPr>
          <w:t>LMCIMCH25fE.xsd</w:t>
        </w:r>
      </w:ins>
    </w:p>
    <w:p w14:paraId="70CAB9B8" w14:textId="77777777" w:rsidR="00FA7349" w:rsidRPr="00FA7349" w:rsidRDefault="00FA7349" w:rsidP="00FA7349">
      <w:pPr>
        <w:spacing w:after="0" w:line="240" w:lineRule="auto"/>
        <w:rPr>
          <w:ins w:id="8793" w:author="Alhabibi, Haider@Energy" w:date="2022-03-04T16:43:00Z"/>
          <w:rFonts w:cs="Tahoma"/>
        </w:rPr>
      </w:pPr>
      <w:ins w:id="8794" w:author="Alhabibi, Haider@Energy" w:date="2022-03-04T16:43:00Z">
        <w:r w:rsidRPr="00FA7349">
          <w:rPr>
            <w:rFonts w:cs="Tahoma"/>
          </w:rPr>
          <w:t>LMCIMCH26H.xsd</w:t>
        </w:r>
      </w:ins>
    </w:p>
    <w:p w14:paraId="2C43C952" w14:textId="77777777" w:rsidR="00FA7349" w:rsidRPr="00FA7349" w:rsidRDefault="00FA7349" w:rsidP="00FA7349">
      <w:pPr>
        <w:spacing w:after="0" w:line="240" w:lineRule="auto"/>
        <w:rPr>
          <w:ins w:id="8795" w:author="Alhabibi, Haider@Energy" w:date="2022-03-04T16:43:00Z"/>
          <w:rFonts w:cs="Tahoma"/>
        </w:rPr>
      </w:pPr>
      <w:ins w:id="8796" w:author="Alhabibi, Haider@Energy" w:date="2022-03-04T16:43:00Z">
        <w:r w:rsidRPr="00FA7349">
          <w:rPr>
            <w:rFonts w:cs="Tahoma"/>
          </w:rPr>
          <w:t>LMCIMCH27bH.xsd</w:t>
        </w:r>
      </w:ins>
    </w:p>
    <w:p w14:paraId="3F8F23D5" w14:textId="77777777" w:rsidR="00FA7349" w:rsidRPr="00FA7349" w:rsidRDefault="00FA7349" w:rsidP="00FA7349">
      <w:pPr>
        <w:spacing w:after="0" w:line="240" w:lineRule="auto"/>
        <w:rPr>
          <w:ins w:id="8797" w:author="Alhabibi, Haider@Energy" w:date="2022-03-04T16:43:00Z"/>
          <w:rFonts w:cs="Tahoma"/>
        </w:rPr>
      </w:pPr>
      <w:ins w:id="8798" w:author="Alhabibi, Haider@Energy" w:date="2022-03-04T16:43:00Z">
        <w:r w:rsidRPr="00FA7349">
          <w:rPr>
            <w:rFonts w:cs="Tahoma"/>
          </w:rPr>
          <w:t>LMCIMCH28H.xsd</w:t>
        </w:r>
      </w:ins>
    </w:p>
    <w:p w14:paraId="715E826F" w14:textId="77777777" w:rsidR="00FA7349" w:rsidRPr="00FA7349" w:rsidRDefault="00FA7349" w:rsidP="00FA7349">
      <w:pPr>
        <w:spacing w:after="0" w:line="240" w:lineRule="auto"/>
        <w:rPr>
          <w:ins w:id="8799" w:author="Alhabibi, Haider@Energy" w:date="2022-03-04T16:43:00Z"/>
          <w:rFonts w:cs="Tahoma"/>
        </w:rPr>
      </w:pPr>
      <w:ins w:id="8800" w:author="Alhabibi, Haider@Energy" w:date="2022-03-04T16:43:00Z">
        <w:r w:rsidRPr="00FA7349">
          <w:rPr>
            <w:rFonts w:cs="Tahoma"/>
          </w:rPr>
          <w:t>LMCIMCH29H.xsd</w:t>
        </w:r>
      </w:ins>
    </w:p>
    <w:p w14:paraId="51BED748" w14:textId="77777777" w:rsidR="00FA7349" w:rsidRPr="00FA7349" w:rsidRDefault="00FA7349" w:rsidP="00FA7349">
      <w:pPr>
        <w:spacing w:after="0" w:line="240" w:lineRule="auto"/>
        <w:rPr>
          <w:ins w:id="8801" w:author="Alhabibi, Haider@Energy" w:date="2022-03-04T16:43:00Z"/>
          <w:rFonts w:cs="Tahoma"/>
        </w:rPr>
      </w:pPr>
      <w:ins w:id="8802" w:author="Alhabibi, Haider@Energy" w:date="2022-03-04T16:43:00Z">
        <w:r w:rsidRPr="00FA7349">
          <w:rPr>
            <w:rFonts w:cs="Tahoma"/>
          </w:rPr>
          <w:t>LMCIMCH30H.xsd</w:t>
        </w:r>
      </w:ins>
    </w:p>
    <w:p w14:paraId="5792165C" w14:textId="77777777" w:rsidR="00FA7349" w:rsidRPr="00FA7349" w:rsidRDefault="00FA7349" w:rsidP="00FA7349">
      <w:pPr>
        <w:spacing w:after="0" w:line="240" w:lineRule="auto"/>
        <w:rPr>
          <w:ins w:id="8803" w:author="Alhabibi, Haider@Energy" w:date="2022-03-04T16:43:00Z"/>
          <w:rFonts w:cs="Tahoma"/>
        </w:rPr>
      </w:pPr>
      <w:ins w:id="8804" w:author="Alhabibi, Haider@Energy" w:date="2022-03-04T16:43:00Z">
        <w:r w:rsidRPr="00FA7349">
          <w:rPr>
            <w:rFonts w:cs="Tahoma"/>
          </w:rPr>
          <w:t>LMCIMCH31aH.xsd</w:t>
        </w:r>
      </w:ins>
    </w:p>
    <w:p w14:paraId="1A70ADC7" w14:textId="77777777" w:rsidR="00FA7349" w:rsidRPr="00FA7349" w:rsidRDefault="00FA7349" w:rsidP="00FA7349">
      <w:pPr>
        <w:spacing w:after="0" w:line="240" w:lineRule="auto"/>
        <w:rPr>
          <w:ins w:id="8805" w:author="Alhabibi, Haider@Energy" w:date="2022-03-04T16:43:00Z"/>
          <w:rFonts w:cs="Tahoma"/>
        </w:rPr>
      </w:pPr>
      <w:ins w:id="8806" w:author="Alhabibi, Haider@Energy" w:date="2022-03-04T16:43:00Z">
        <w:r w:rsidRPr="00FA7349">
          <w:rPr>
            <w:rFonts w:cs="Tahoma"/>
          </w:rPr>
          <w:t>LMCIMCH31bH.xsd</w:t>
        </w:r>
      </w:ins>
    </w:p>
    <w:p w14:paraId="6FC76369" w14:textId="77777777" w:rsidR="00FA7349" w:rsidRPr="00FA7349" w:rsidRDefault="00FA7349" w:rsidP="00FA7349">
      <w:pPr>
        <w:spacing w:after="0" w:line="240" w:lineRule="auto"/>
        <w:rPr>
          <w:ins w:id="8807" w:author="Alhabibi, Haider@Energy" w:date="2022-03-04T16:43:00Z"/>
          <w:rFonts w:cs="Tahoma"/>
        </w:rPr>
      </w:pPr>
      <w:ins w:id="8808" w:author="Alhabibi, Haider@Energy" w:date="2022-03-04T16:43:00Z">
        <w:r w:rsidRPr="00FA7349">
          <w:rPr>
            <w:rFonts w:cs="Tahoma"/>
          </w:rPr>
          <w:t>LMCIMCH32.Hxsd</w:t>
        </w:r>
      </w:ins>
    </w:p>
    <w:p w14:paraId="4F3DB538" w14:textId="77777777" w:rsidR="00FA7349" w:rsidRPr="00FA7349" w:rsidRDefault="00FA7349" w:rsidP="00FA7349">
      <w:pPr>
        <w:spacing w:after="0" w:line="240" w:lineRule="auto"/>
        <w:rPr>
          <w:ins w:id="8809" w:author="Alhabibi, Haider@Energy" w:date="2022-03-04T16:43:00Z"/>
          <w:rFonts w:cs="Tahoma"/>
        </w:rPr>
      </w:pPr>
      <w:ins w:id="8810" w:author="Alhabibi, Haider@Energy" w:date="2022-03-04T16:43:00Z">
        <w:r w:rsidRPr="00FA7349">
          <w:rPr>
            <w:rFonts w:cs="Tahoma"/>
          </w:rPr>
          <w:t>LMCIMCH33H.xsd</w:t>
        </w:r>
      </w:ins>
    </w:p>
    <w:p w14:paraId="0D5E0BC6" w14:textId="4DD0A57F" w:rsidR="00FA7349" w:rsidRPr="00FA7349" w:rsidRDefault="00FA7349" w:rsidP="00FA7349">
      <w:pPr>
        <w:spacing w:after="0" w:line="240" w:lineRule="auto"/>
        <w:rPr>
          <w:ins w:id="8811" w:author="Alhabibi, Haider@Energy" w:date="2022-03-04T16:43:00Z"/>
          <w:rFonts w:cs="Tahoma"/>
        </w:rPr>
      </w:pPr>
      <w:ins w:id="8812" w:author="Alhabibi, Haider@Energy" w:date="2022-03-04T16:43:00Z">
        <w:r w:rsidRPr="00FA7349">
          <w:rPr>
            <w:rFonts w:cs="Tahoma"/>
          </w:rPr>
          <w:t>LMCIPLB01E.xsd</w:t>
        </w:r>
      </w:ins>
    </w:p>
    <w:p w14:paraId="674E1968" w14:textId="77777777" w:rsidR="00FA7349" w:rsidRPr="00FA7349" w:rsidRDefault="00FA7349" w:rsidP="00FA7349">
      <w:pPr>
        <w:spacing w:after="0" w:line="240" w:lineRule="auto"/>
        <w:rPr>
          <w:ins w:id="8813" w:author="Alhabibi, Haider@Energy" w:date="2022-03-04T16:43:00Z"/>
          <w:rFonts w:cs="Tahoma"/>
        </w:rPr>
      </w:pPr>
      <w:ins w:id="8814" w:author="Alhabibi, Haider@Energy" w:date="2022-03-04T16:43:00Z">
        <w:r w:rsidRPr="00FA7349">
          <w:rPr>
            <w:rFonts w:cs="Tahoma"/>
          </w:rPr>
          <w:t>LMCIPLB02E.xsd</w:t>
        </w:r>
      </w:ins>
    </w:p>
    <w:p w14:paraId="3A3191A9" w14:textId="77777777" w:rsidR="00FA7349" w:rsidRPr="00FA7349" w:rsidRDefault="00FA7349" w:rsidP="00FA7349">
      <w:pPr>
        <w:spacing w:after="0" w:line="240" w:lineRule="auto"/>
        <w:rPr>
          <w:ins w:id="8815" w:author="Alhabibi, Haider@Energy" w:date="2022-03-04T16:43:00Z"/>
          <w:rFonts w:cs="Tahoma"/>
        </w:rPr>
      </w:pPr>
      <w:ins w:id="8816" w:author="Alhabibi, Haider@Energy" w:date="2022-03-04T16:43:00Z">
        <w:r w:rsidRPr="00FA7349">
          <w:rPr>
            <w:rFonts w:cs="Tahoma"/>
          </w:rPr>
          <w:t>LMCIPLB21E.xsd</w:t>
        </w:r>
      </w:ins>
    </w:p>
    <w:p w14:paraId="1AADC2EF" w14:textId="77777777" w:rsidR="00FA7349" w:rsidRPr="00FA7349" w:rsidRDefault="00FA7349" w:rsidP="00FA7349">
      <w:pPr>
        <w:spacing w:after="0" w:line="240" w:lineRule="auto"/>
        <w:rPr>
          <w:ins w:id="8817" w:author="Alhabibi, Haider@Energy" w:date="2022-03-04T16:43:00Z"/>
          <w:rFonts w:cs="Tahoma"/>
        </w:rPr>
      </w:pPr>
      <w:ins w:id="8818" w:author="Alhabibi, Haider@Energy" w:date="2022-03-04T16:43:00Z">
        <w:r w:rsidRPr="00FA7349">
          <w:rPr>
            <w:rFonts w:cs="Tahoma"/>
          </w:rPr>
          <w:t>LMCIPLB22H.xsd</w:t>
        </w:r>
      </w:ins>
    </w:p>
    <w:p w14:paraId="3314A812" w14:textId="77777777" w:rsidR="00FA7349" w:rsidRPr="00FA7349" w:rsidRDefault="00FA7349" w:rsidP="00FA7349">
      <w:pPr>
        <w:spacing w:after="0" w:line="240" w:lineRule="auto"/>
        <w:rPr>
          <w:ins w:id="8819" w:author="Alhabibi, Haider@Energy" w:date="2022-03-04T16:43:00Z"/>
          <w:rFonts w:cs="Tahoma"/>
        </w:rPr>
      </w:pPr>
      <w:ins w:id="8820" w:author="Alhabibi, Haider@Energy" w:date="2022-03-04T16:43:00Z">
        <w:r w:rsidRPr="00FA7349">
          <w:rPr>
            <w:rFonts w:cs="Tahoma"/>
          </w:rPr>
          <w:t>LMCVENV20aH.xsd</w:t>
        </w:r>
      </w:ins>
    </w:p>
    <w:p w14:paraId="3A80853E" w14:textId="77777777" w:rsidR="00FA7349" w:rsidRPr="00FA7349" w:rsidRDefault="00FA7349" w:rsidP="00FA7349">
      <w:pPr>
        <w:spacing w:after="0" w:line="240" w:lineRule="auto"/>
        <w:rPr>
          <w:ins w:id="8821" w:author="Alhabibi, Haider@Energy" w:date="2022-03-04T16:43:00Z"/>
          <w:rFonts w:cs="Tahoma"/>
        </w:rPr>
      </w:pPr>
      <w:ins w:id="8822" w:author="Alhabibi, Haider@Energy" w:date="2022-03-04T16:43:00Z">
        <w:r w:rsidRPr="00FA7349">
          <w:rPr>
            <w:rFonts w:cs="Tahoma"/>
          </w:rPr>
          <w:t>LMCVENV20bH.xsd</w:t>
        </w:r>
      </w:ins>
    </w:p>
    <w:p w14:paraId="6F847908" w14:textId="77777777" w:rsidR="00FA7349" w:rsidRPr="00FA7349" w:rsidRDefault="00FA7349" w:rsidP="00FA7349">
      <w:pPr>
        <w:spacing w:after="0" w:line="240" w:lineRule="auto"/>
        <w:rPr>
          <w:ins w:id="8823" w:author="Alhabibi, Haider@Energy" w:date="2022-03-04T16:43:00Z"/>
          <w:rFonts w:cs="Tahoma"/>
        </w:rPr>
      </w:pPr>
      <w:ins w:id="8824" w:author="Alhabibi, Haider@Energy" w:date="2022-03-04T16:43:00Z">
        <w:r w:rsidRPr="00FA7349">
          <w:rPr>
            <w:rFonts w:cs="Tahoma"/>
          </w:rPr>
          <w:t>LMCVENV21H.xsd</w:t>
        </w:r>
      </w:ins>
    </w:p>
    <w:p w14:paraId="48241C1F" w14:textId="77777777" w:rsidR="00FA7349" w:rsidRPr="00FA7349" w:rsidRDefault="00FA7349" w:rsidP="00FA7349">
      <w:pPr>
        <w:spacing w:after="0" w:line="240" w:lineRule="auto"/>
        <w:rPr>
          <w:ins w:id="8825" w:author="Alhabibi, Haider@Energy" w:date="2022-03-04T16:43:00Z"/>
          <w:rFonts w:cs="Tahoma"/>
        </w:rPr>
      </w:pPr>
      <w:ins w:id="8826" w:author="Alhabibi, Haider@Energy" w:date="2022-03-04T16:43:00Z">
        <w:r w:rsidRPr="00FA7349">
          <w:rPr>
            <w:rFonts w:cs="Tahoma"/>
          </w:rPr>
          <w:t>LMCVENV22H.xsd</w:t>
        </w:r>
      </w:ins>
    </w:p>
    <w:p w14:paraId="2C57A09D" w14:textId="77777777" w:rsidR="00FA7349" w:rsidRPr="00FA7349" w:rsidRDefault="00FA7349" w:rsidP="00FA7349">
      <w:pPr>
        <w:spacing w:after="0" w:line="240" w:lineRule="auto"/>
        <w:rPr>
          <w:ins w:id="8827" w:author="Alhabibi, Haider@Energy" w:date="2022-03-04T16:43:00Z"/>
          <w:rFonts w:cs="Tahoma"/>
        </w:rPr>
      </w:pPr>
      <w:ins w:id="8828" w:author="Alhabibi, Haider@Energy" w:date="2022-03-04T16:43:00Z">
        <w:r w:rsidRPr="00FA7349">
          <w:rPr>
            <w:rFonts w:cs="Tahoma"/>
          </w:rPr>
          <w:t>LMCVMCH20aH.xsd</w:t>
        </w:r>
      </w:ins>
    </w:p>
    <w:p w14:paraId="38B96839" w14:textId="77777777" w:rsidR="00FA7349" w:rsidRPr="00FA7349" w:rsidRDefault="00FA7349" w:rsidP="00FA7349">
      <w:pPr>
        <w:spacing w:after="0" w:line="240" w:lineRule="auto"/>
        <w:rPr>
          <w:ins w:id="8829" w:author="Alhabibi, Haider@Energy" w:date="2022-03-04T16:43:00Z"/>
          <w:rFonts w:cs="Tahoma"/>
        </w:rPr>
      </w:pPr>
      <w:ins w:id="8830" w:author="Alhabibi, Haider@Energy" w:date="2022-03-04T16:43:00Z">
        <w:r w:rsidRPr="00FA7349">
          <w:rPr>
            <w:rFonts w:cs="Tahoma"/>
          </w:rPr>
          <w:t>LMCVMCH20bH.xsd</w:t>
        </w:r>
      </w:ins>
    </w:p>
    <w:p w14:paraId="3BE02D98" w14:textId="77777777" w:rsidR="00FA7349" w:rsidRPr="00FA7349" w:rsidRDefault="00FA7349" w:rsidP="00FA7349">
      <w:pPr>
        <w:spacing w:after="0" w:line="240" w:lineRule="auto"/>
        <w:rPr>
          <w:ins w:id="8831" w:author="Alhabibi, Haider@Energy" w:date="2022-03-04T16:43:00Z"/>
          <w:rFonts w:cs="Tahoma"/>
        </w:rPr>
      </w:pPr>
      <w:ins w:id="8832" w:author="Alhabibi, Haider@Energy" w:date="2022-03-04T16:43:00Z">
        <w:r w:rsidRPr="00FA7349">
          <w:rPr>
            <w:rFonts w:cs="Tahoma"/>
          </w:rPr>
          <w:t>LMCVMCH20cH.xsd</w:t>
        </w:r>
      </w:ins>
    </w:p>
    <w:p w14:paraId="224206B9" w14:textId="77777777" w:rsidR="00FA7349" w:rsidRPr="00FA7349" w:rsidRDefault="00FA7349" w:rsidP="00FA7349">
      <w:pPr>
        <w:spacing w:after="0" w:line="240" w:lineRule="auto"/>
        <w:rPr>
          <w:ins w:id="8833" w:author="Alhabibi, Haider@Energy" w:date="2022-03-04T16:43:00Z"/>
          <w:rFonts w:cs="Tahoma"/>
        </w:rPr>
      </w:pPr>
      <w:ins w:id="8834" w:author="Alhabibi, Haider@Energy" w:date="2022-03-04T16:43:00Z">
        <w:r w:rsidRPr="00FA7349">
          <w:rPr>
            <w:rFonts w:cs="Tahoma"/>
          </w:rPr>
          <w:t>LMCVMCH20dH.xsd</w:t>
        </w:r>
      </w:ins>
    </w:p>
    <w:p w14:paraId="5A08AD44" w14:textId="77777777" w:rsidR="00FA7349" w:rsidRPr="00FA7349" w:rsidRDefault="00FA7349" w:rsidP="00FA7349">
      <w:pPr>
        <w:spacing w:after="0" w:line="240" w:lineRule="auto"/>
        <w:rPr>
          <w:ins w:id="8835" w:author="Alhabibi, Haider@Energy" w:date="2022-03-04T16:43:00Z"/>
          <w:rFonts w:cs="Tahoma"/>
        </w:rPr>
      </w:pPr>
      <w:ins w:id="8836" w:author="Alhabibi, Haider@Energy" w:date="2022-03-04T16:43:00Z">
        <w:r w:rsidRPr="00FA7349">
          <w:rPr>
            <w:rFonts w:cs="Tahoma"/>
          </w:rPr>
          <w:t>LMCVMCH20eH.xsd</w:t>
        </w:r>
      </w:ins>
    </w:p>
    <w:p w14:paraId="19EBDD2D" w14:textId="77777777" w:rsidR="00FA7349" w:rsidRPr="00FA7349" w:rsidRDefault="00FA7349" w:rsidP="00FA7349">
      <w:pPr>
        <w:spacing w:after="0" w:line="240" w:lineRule="auto"/>
        <w:rPr>
          <w:ins w:id="8837" w:author="Alhabibi, Haider@Energy" w:date="2022-03-04T16:43:00Z"/>
          <w:rFonts w:cs="Tahoma"/>
        </w:rPr>
      </w:pPr>
      <w:ins w:id="8838" w:author="Alhabibi, Haider@Energy" w:date="2022-03-04T16:43:00Z">
        <w:r w:rsidRPr="00FA7349">
          <w:rPr>
            <w:rFonts w:cs="Tahoma"/>
          </w:rPr>
          <w:t>LMCVMCH21H.xsd</w:t>
        </w:r>
      </w:ins>
    </w:p>
    <w:p w14:paraId="0890C82A" w14:textId="77777777" w:rsidR="00FA7349" w:rsidRPr="00FA7349" w:rsidRDefault="00FA7349" w:rsidP="00FA7349">
      <w:pPr>
        <w:spacing w:after="0" w:line="240" w:lineRule="auto"/>
        <w:rPr>
          <w:ins w:id="8839" w:author="Alhabibi, Haider@Energy" w:date="2022-03-04T16:43:00Z"/>
          <w:rFonts w:cs="Tahoma"/>
        </w:rPr>
      </w:pPr>
      <w:ins w:id="8840" w:author="Alhabibi, Haider@Energy" w:date="2022-03-04T16:43:00Z">
        <w:r w:rsidRPr="00FA7349">
          <w:rPr>
            <w:rFonts w:cs="Tahoma"/>
          </w:rPr>
          <w:t>LMCVMCH22Ha.xsd</w:t>
        </w:r>
      </w:ins>
    </w:p>
    <w:p w14:paraId="355BAB4E" w14:textId="77777777" w:rsidR="00FA7349" w:rsidRPr="00FA7349" w:rsidRDefault="00FA7349" w:rsidP="00FA7349">
      <w:pPr>
        <w:spacing w:after="0" w:line="240" w:lineRule="auto"/>
        <w:rPr>
          <w:ins w:id="8841" w:author="Alhabibi, Haider@Energy" w:date="2022-03-04T16:43:00Z"/>
          <w:rFonts w:cs="Tahoma"/>
        </w:rPr>
      </w:pPr>
      <w:ins w:id="8842" w:author="Alhabibi, Haider@Energy" w:date="2022-03-04T16:43:00Z">
        <w:r w:rsidRPr="00FA7349">
          <w:rPr>
            <w:rFonts w:cs="Tahoma"/>
          </w:rPr>
          <w:t>LMCVMCH22bH.xsd</w:t>
        </w:r>
      </w:ins>
    </w:p>
    <w:p w14:paraId="18C7A415" w14:textId="77777777" w:rsidR="00FA7349" w:rsidRPr="00FA7349" w:rsidRDefault="00FA7349" w:rsidP="00FA7349">
      <w:pPr>
        <w:spacing w:after="0" w:line="240" w:lineRule="auto"/>
        <w:rPr>
          <w:ins w:id="8843" w:author="Alhabibi, Haider@Energy" w:date="2022-03-04T16:43:00Z"/>
          <w:rFonts w:cs="Tahoma"/>
        </w:rPr>
      </w:pPr>
      <w:ins w:id="8844" w:author="Alhabibi, Haider@Energy" w:date="2022-03-04T16:43:00Z">
        <w:r w:rsidRPr="00FA7349">
          <w:rPr>
            <w:rFonts w:cs="Tahoma"/>
          </w:rPr>
          <w:lastRenderedPageBreak/>
          <w:t>LMCVMCH22cH.xsd</w:t>
        </w:r>
      </w:ins>
    </w:p>
    <w:p w14:paraId="3DEE7DD0" w14:textId="77777777" w:rsidR="00FA7349" w:rsidRPr="00FA7349" w:rsidRDefault="00FA7349" w:rsidP="00FA7349">
      <w:pPr>
        <w:spacing w:after="0" w:line="240" w:lineRule="auto"/>
        <w:rPr>
          <w:ins w:id="8845" w:author="Alhabibi, Haider@Energy" w:date="2022-03-04T16:43:00Z"/>
          <w:rFonts w:cs="Tahoma"/>
        </w:rPr>
      </w:pPr>
      <w:ins w:id="8846" w:author="Alhabibi, Haider@Energy" w:date="2022-03-04T16:43:00Z">
        <w:r w:rsidRPr="00FA7349">
          <w:rPr>
            <w:rFonts w:cs="Tahoma"/>
          </w:rPr>
          <w:t>LMCVMCH22dH.xsd</w:t>
        </w:r>
      </w:ins>
    </w:p>
    <w:p w14:paraId="015D79A5" w14:textId="77777777" w:rsidR="00FA7349" w:rsidRPr="00FA7349" w:rsidRDefault="00FA7349" w:rsidP="00FA7349">
      <w:pPr>
        <w:spacing w:after="0" w:line="240" w:lineRule="auto"/>
        <w:rPr>
          <w:ins w:id="8847" w:author="Alhabibi, Haider@Energy" w:date="2022-03-04T16:43:00Z"/>
          <w:rFonts w:cs="Tahoma"/>
        </w:rPr>
      </w:pPr>
      <w:ins w:id="8848" w:author="Alhabibi, Haider@Energy" w:date="2022-03-04T16:43:00Z">
        <w:r w:rsidRPr="00FA7349">
          <w:rPr>
            <w:rFonts w:cs="Tahoma"/>
          </w:rPr>
          <w:t>LMCVMCH23aH.xsd</w:t>
        </w:r>
      </w:ins>
    </w:p>
    <w:p w14:paraId="7A1063B0" w14:textId="77777777" w:rsidR="00FA7349" w:rsidRPr="00FA7349" w:rsidRDefault="00FA7349" w:rsidP="00FA7349">
      <w:pPr>
        <w:spacing w:after="0" w:line="240" w:lineRule="auto"/>
        <w:rPr>
          <w:ins w:id="8849" w:author="Alhabibi, Haider@Energy" w:date="2022-03-04T16:43:00Z"/>
          <w:rFonts w:cs="Tahoma"/>
        </w:rPr>
      </w:pPr>
      <w:ins w:id="8850" w:author="Alhabibi, Haider@Energy" w:date="2022-03-04T16:43:00Z">
        <w:r w:rsidRPr="00FA7349">
          <w:rPr>
            <w:rFonts w:cs="Tahoma"/>
          </w:rPr>
          <w:t>LMCVMCH23bH.xsd</w:t>
        </w:r>
      </w:ins>
    </w:p>
    <w:p w14:paraId="61CD5258" w14:textId="77777777" w:rsidR="00FA7349" w:rsidRPr="00FA7349" w:rsidRDefault="00FA7349" w:rsidP="00FA7349">
      <w:pPr>
        <w:spacing w:after="0" w:line="240" w:lineRule="auto"/>
        <w:rPr>
          <w:ins w:id="8851" w:author="Alhabibi, Haider@Energy" w:date="2022-03-04T16:43:00Z"/>
          <w:rFonts w:cs="Tahoma"/>
        </w:rPr>
      </w:pPr>
      <w:ins w:id="8852" w:author="Alhabibi, Haider@Energy" w:date="2022-03-04T16:43:00Z">
        <w:r w:rsidRPr="00FA7349">
          <w:rPr>
            <w:rFonts w:cs="Tahoma"/>
          </w:rPr>
          <w:t>LMCVMCH23cH.xsd</w:t>
        </w:r>
      </w:ins>
    </w:p>
    <w:p w14:paraId="1CDCE5A5" w14:textId="77777777" w:rsidR="00FA7349" w:rsidRPr="00FA7349" w:rsidRDefault="00FA7349" w:rsidP="00FA7349">
      <w:pPr>
        <w:spacing w:after="0" w:line="240" w:lineRule="auto"/>
        <w:rPr>
          <w:ins w:id="8853" w:author="Alhabibi, Haider@Energy" w:date="2022-03-04T16:43:00Z"/>
          <w:rFonts w:cs="Tahoma"/>
        </w:rPr>
      </w:pPr>
      <w:ins w:id="8854" w:author="Alhabibi, Haider@Energy" w:date="2022-03-04T16:43:00Z">
        <w:r w:rsidRPr="00FA7349">
          <w:rPr>
            <w:rFonts w:cs="Tahoma"/>
          </w:rPr>
          <w:t>LMCVMCH23dH.xsd</w:t>
        </w:r>
      </w:ins>
    </w:p>
    <w:p w14:paraId="61629F17" w14:textId="77777777" w:rsidR="00FA7349" w:rsidRPr="00FA7349" w:rsidRDefault="00FA7349" w:rsidP="00FA7349">
      <w:pPr>
        <w:spacing w:after="0" w:line="240" w:lineRule="auto"/>
        <w:rPr>
          <w:ins w:id="8855" w:author="Alhabibi, Haider@Energy" w:date="2022-03-04T16:43:00Z"/>
          <w:rFonts w:cs="Tahoma"/>
        </w:rPr>
      </w:pPr>
      <w:ins w:id="8856" w:author="Alhabibi, Haider@Energy" w:date="2022-03-04T16:43:00Z">
        <w:r w:rsidRPr="00FA7349">
          <w:rPr>
            <w:rFonts w:cs="Tahoma"/>
          </w:rPr>
          <w:t>LMCVMCH23eH.xsd</w:t>
        </w:r>
      </w:ins>
    </w:p>
    <w:p w14:paraId="1F7E1F62" w14:textId="77777777" w:rsidR="00FA7349" w:rsidRPr="00FA7349" w:rsidRDefault="00FA7349" w:rsidP="00FA7349">
      <w:pPr>
        <w:spacing w:after="0" w:line="240" w:lineRule="auto"/>
        <w:rPr>
          <w:ins w:id="8857" w:author="Alhabibi, Haider@Energy" w:date="2022-03-04T16:43:00Z"/>
          <w:rFonts w:cs="Tahoma"/>
        </w:rPr>
      </w:pPr>
      <w:ins w:id="8858" w:author="Alhabibi, Haider@Energy" w:date="2022-03-04T16:43:00Z">
        <w:r w:rsidRPr="00FA7349">
          <w:rPr>
            <w:rFonts w:cs="Tahoma"/>
          </w:rPr>
          <w:t>LMCVMCH23fH.xsd</w:t>
        </w:r>
      </w:ins>
    </w:p>
    <w:p w14:paraId="4486A6E7" w14:textId="77777777" w:rsidR="00FA7349" w:rsidRPr="00FA7349" w:rsidRDefault="00FA7349" w:rsidP="00FA7349">
      <w:pPr>
        <w:spacing w:after="0" w:line="240" w:lineRule="auto"/>
        <w:rPr>
          <w:ins w:id="8859" w:author="Alhabibi, Haider@Energy" w:date="2022-03-04T16:43:00Z"/>
          <w:rFonts w:cs="Tahoma"/>
        </w:rPr>
      </w:pPr>
      <w:ins w:id="8860" w:author="Alhabibi, Haider@Energy" w:date="2022-03-04T16:43:00Z">
        <w:r w:rsidRPr="00FA7349">
          <w:rPr>
            <w:rFonts w:cs="Tahoma"/>
          </w:rPr>
          <w:t>LMCVMCH24aH.xsd</w:t>
        </w:r>
      </w:ins>
    </w:p>
    <w:p w14:paraId="7CBDBD83" w14:textId="77777777" w:rsidR="00FA7349" w:rsidRPr="00FA7349" w:rsidRDefault="00FA7349" w:rsidP="00FA7349">
      <w:pPr>
        <w:spacing w:after="0" w:line="240" w:lineRule="auto"/>
        <w:rPr>
          <w:ins w:id="8861" w:author="Alhabibi, Haider@Energy" w:date="2022-03-04T16:43:00Z"/>
          <w:rFonts w:cs="Tahoma"/>
        </w:rPr>
      </w:pPr>
      <w:ins w:id="8862" w:author="Alhabibi, Haider@Energy" w:date="2022-03-04T16:43:00Z">
        <w:r w:rsidRPr="00FA7349">
          <w:rPr>
            <w:rFonts w:cs="Tahoma"/>
          </w:rPr>
          <w:t>LMCVMCH24bH.xsd</w:t>
        </w:r>
      </w:ins>
    </w:p>
    <w:p w14:paraId="161C4361" w14:textId="77777777" w:rsidR="00FA7349" w:rsidRPr="00FA7349" w:rsidRDefault="00FA7349" w:rsidP="00FA7349">
      <w:pPr>
        <w:spacing w:after="0" w:line="240" w:lineRule="auto"/>
        <w:rPr>
          <w:ins w:id="8863" w:author="Alhabibi, Haider@Energy" w:date="2022-03-04T16:43:00Z"/>
          <w:rFonts w:cs="Tahoma"/>
        </w:rPr>
      </w:pPr>
      <w:ins w:id="8864" w:author="Alhabibi, Haider@Energy" w:date="2022-03-04T16:43:00Z">
        <w:r w:rsidRPr="00FA7349">
          <w:rPr>
            <w:rFonts w:cs="Tahoma"/>
          </w:rPr>
          <w:t>LMCVMCH25aH.xsd</w:t>
        </w:r>
      </w:ins>
    </w:p>
    <w:p w14:paraId="55518C38" w14:textId="77777777" w:rsidR="00FA7349" w:rsidRPr="00FA7349" w:rsidRDefault="00FA7349" w:rsidP="00FA7349">
      <w:pPr>
        <w:spacing w:after="0" w:line="240" w:lineRule="auto"/>
        <w:rPr>
          <w:ins w:id="8865" w:author="Alhabibi, Haider@Energy" w:date="2022-03-04T16:43:00Z"/>
          <w:rFonts w:cs="Tahoma"/>
        </w:rPr>
      </w:pPr>
      <w:ins w:id="8866" w:author="Alhabibi, Haider@Energy" w:date="2022-03-04T16:43:00Z">
        <w:r w:rsidRPr="00FA7349">
          <w:rPr>
            <w:rFonts w:cs="Tahoma"/>
          </w:rPr>
          <w:t>LMCVMCH25bH.xsd</w:t>
        </w:r>
      </w:ins>
    </w:p>
    <w:p w14:paraId="347D3216" w14:textId="77777777" w:rsidR="00FA7349" w:rsidRPr="00FA7349" w:rsidRDefault="00FA7349" w:rsidP="00FA7349">
      <w:pPr>
        <w:spacing w:after="0" w:line="240" w:lineRule="auto"/>
        <w:rPr>
          <w:ins w:id="8867" w:author="Alhabibi, Haider@Energy" w:date="2022-03-04T16:43:00Z"/>
          <w:rFonts w:cs="Tahoma"/>
        </w:rPr>
      </w:pPr>
      <w:ins w:id="8868" w:author="Alhabibi, Haider@Energy" w:date="2022-03-04T16:43:00Z">
        <w:r w:rsidRPr="00FA7349">
          <w:rPr>
            <w:rFonts w:cs="Tahoma"/>
          </w:rPr>
          <w:t>LMCVMCH25cH.xsd</w:t>
        </w:r>
      </w:ins>
    </w:p>
    <w:p w14:paraId="41F7457E" w14:textId="77777777" w:rsidR="00FA7349" w:rsidRPr="00FA7349" w:rsidRDefault="00FA7349" w:rsidP="00FA7349">
      <w:pPr>
        <w:spacing w:after="0" w:line="240" w:lineRule="auto"/>
        <w:rPr>
          <w:ins w:id="8869" w:author="Alhabibi, Haider@Energy" w:date="2022-03-04T16:43:00Z"/>
          <w:rFonts w:cs="Tahoma"/>
        </w:rPr>
      </w:pPr>
      <w:ins w:id="8870" w:author="Alhabibi, Haider@Energy" w:date="2022-03-04T16:43:00Z">
        <w:r w:rsidRPr="00FA7349">
          <w:rPr>
            <w:rFonts w:cs="Tahoma"/>
          </w:rPr>
          <w:t>LMCVMCH25dH.xsd</w:t>
        </w:r>
      </w:ins>
    </w:p>
    <w:p w14:paraId="4631C1E6" w14:textId="77777777" w:rsidR="00FA7349" w:rsidRPr="00FA7349" w:rsidRDefault="00FA7349" w:rsidP="00FA7349">
      <w:pPr>
        <w:spacing w:after="0" w:line="240" w:lineRule="auto"/>
        <w:rPr>
          <w:ins w:id="8871" w:author="Alhabibi, Haider@Energy" w:date="2022-03-04T16:43:00Z"/>
          <w:rFonts w:cs="Tahoma"/>
        </w:rPr>
      </w:pPr>
      <w:ins w:id="8872" w:author="Alhabibi, Haider@Energy" w:date="2022-03-04T16:43:00Z">
        <w:r w:rsidRPr="00FA7349">
          <w:rPr>
            <w:rFonts w:cs="Tahoma"/>
          </w:rPr>
          <w:t>LMCVMCH25eH.xsd</w:t>
        </w:r>
      </w:ins>
    </w:p>
    <w:p w14:paraId="7DE86732" w14:textId="77777777" w:rsidR="00FA7349" w:rsidRPr="00FA7349" w:rsidRDefault="00FA7349" w:rsidP="00FA7349">
      <w:pPr>
        <w:spacing w:after="0" w:line="240" w:lineRule="auto"/>
        <w:rPr>
          <w:ins w:id="8873" w:author="Alhabibi, Haider@Energy" w:date="2022-03-04T16:43:00Z"/>
          <w:rFonts w:cs="Tahoma"/>
        </w:rPr>
      </w:pPr>
      <w:ins w:id="8874" w:author="Alhabibi, Haider@Energy" w:date="2022-03-04T16:43:00Z">
        <w:r w:rsidRPr="00FA7349">
          <w:rPr>
            <w:rFonts w:cs="Tahoma"/>
          </w:rPr>
          <w:t>LMCVMCH26H.xsd</w:t>
        </w:r>
      </w:ins>
    </w:p>
    <w:p w14:paraId="57CBF6C7" w14:textId="77777777" w:rsidR="00FA7349" w:rsidRPr="00FA7349" w:rsidRDefault="00FA7349" w:rsidP="00FA7349">
      <w:pPr>
        <w:spacing w:after="0" w:line="240" w:lineRule="auto"/>
        <w:rPr>
          <w:ins w:id="8875" w:author="Alhabibi, Haider@Energy" w:date="2022-03-04T16:43:00Z"/>
          <w:rFonts w:cs="Tahoma"/>
        </w:rPr>
      </w:pPr>
      <w:ins w:id="8876" w:author="Alhabibi, Haider@Energy" w:date="2022-03-04T16:43:00Z">
        <w:r w:rsidRPr="00FA7349">
          <w:rPr>
            <w:rFonts w:cs="Tahoma"/>
          </w:rPr>
          <w:t>LMCVMCH27bH.xsd</w:t>
        </w:r>
      </w:ins>
    </w:p>
    <w:p w14:paraId="46C715D2" w14:textId="77777777" w:rsidR="00FA7349" w:rsidRPr="00FA7349" w:rsidRDefault="00FA7349" w:rsidP="00FA7349">
      <w:pPr>
        <w:spacing w:after="0" w:line="240" w:lineRule="auto"/>
        <w:rPr>
          <w:ins w:id="8877" w:author="Alhabibi, Haider@Energy" w:date="2022-03-04T16:43:00Z"/>
          <w:rFonts w:cs="Tahoma"/>
        </w:rPr>
      </w:pPr>
      <w:ins w:id="8878" w:author="Alhabibi, Haider@Energy" w:date="2022-03-04T16:43:00Z">
        <w:r w:rsidRPr="00FA7349">
          <w:rPr>
            <w:rFonts w:cs="Tahoma"/>
          </w:rPr>
          <w:t>LMCVMCH28H.xsd</w:t>
        </w:r>
      </w:ins>
    </w:p>
    <w:p w14:paraId="5E9CF7D9" w14:textId="77777777" w:rsidR="00FA7349" w:rsidRPr="00FA7349" w:rsidRDefault="00FA7349" w:rsidP="00FA7349">
      <w:pPr>
        <w:spacing w:after="0" w:line="240" w:lineRule="auto"/>
        <w:rPr>
          <w:ins w:id="8879" w:author="Alhabibi, Haider@Energy" w:date="2022-03-04T16:43:00Z"/>
          <w:rFonts w:cs="Tahoma"/>
        </w:rPr>
      </w:pPr>
      <w:ins w:id="8880" w:author="Alhabibi, Haider@Energy" w:date="2022-03-04T16:43:00Z">
        <w:r w:rsidRPr="00FA7349">
          <w:rPr>
            <w:rFonts w:cs="Tahoma"/>
          </w:rPr>
          <w:t>LMCVMCH29H.xsd</w:t>
        </w:r>
      </w:ins>
    </w:p>
    <w:p w14:paraId="46DD2283" w14:textId="77777777" w:rsidR="00FA7349" w:rsidRPr="00FA7349" w:rsidRDefault="00FA7349" w:rsidP="00FA7349">
      <w:pPr>
        <w:spacing w:after="0" w:line="240" w:lineRule="auto"/>
        <w:rPr>
          <w:ins w:id="8881" w:author="Alhabibi, Haider@Energy" w:date="2022-03-04T16:43:00Z"/>
          <w:rFonts w:cs="Tahoma"/>
        </w:rPr>
      </w:pPr>
      <w:ins w:id="8882" w:author="Alhabibi, Haider@Energy" w:date="2022-03-04T16:43:00Z">
        <w:r w:rsidRPr="00FA7349">
          <w:rPr>
            <w:rFonts w:cs="Tahoma"/>
          </w:rPr>
          <w:t>LMCVMCH30H.xsd</w:t>
        </w:r>
      </w:ins>
    </w:p>
    <w:p w14:paraId="2C81DDE6" w14:textId="77777777" w:rsidR="00FA7349" w:rsidRPr="00FA7349" w:rsidRDefault="00FA7349" w:rsidP="00FA7349">
      <w:pPr>
        <w:spacing w:after="0" w:line="240" w:lineRule="auto"/>
        <w:rPr>
          <w:ins w:id="8883" w:author="Alhabibi, Haider@Energy" w:date="2022-03-04T16:43:00Z"/>
          <w:rFonts w:cs="Tahoma"/>
        </w:rPr>
      </w:pPr>
      <w:ins w:id="8884" w:author="Alhabibi, Haider@Energy" w:date="2022-03-04T16:43:00Z">
        <w:r w:rsidRPr="00FA7349">
          <w:rPr>
            <w:rFonts w:cs="Tahoma"/>
          </w:rPr>
          <w:t>LMCVMCH31aH.xsd</w:t>
        </w:r>
      </w:ins>
    </w:p>
    <w:p w14:paraId="0D2A8006" w14:textId="77777777" w:rsidR="00FA7349" w:rsidRPr="00FA7349" w:rsidRDefault="00FA7349" w:rsidP="00FA7349">
      <w:pPr>
        <w:spacing w:after="0" w:line="240" w:lineRule="auto"/>
        <w:rPr>
          <w:ins w:id="8885" w:author="Alhabibi, Haider@Energy" w:date="2022-03-04T16:43:00Z"/>
          <w:rFonts w:cs="Tahoma"/>
        </w:rPr>
      </w:pPr>
      <w:ins w:id="8886" w:author="Alhabibi, Haider@Energy" w:date="2022-03-04T16:43:00Z">
        <w:r w:rsidRPr="00FA7349">
          <w:rPr>
            <w:rFonts w:cs="Tahoma"/>
          </w:rPr>
          <w:t>LMCVMCH31bH.xsd</w:t>
        </w:r>
      </w:ins>
    </w:p>
    <w:p w14:paraId="327E13E3" w14:textId="77777777" w:rsidR="00FA7349" w:rsidRPr="00FA7349" w:rsidRDefault="00FA7349" w:rsidP="00FA7349">
      <w:pPr>
        <w:spacing w:after="0" w:line="240" w:lineRule="auto"/>
        <w:rPr>
          <w:ins w:id="8887" w:author="Alhabibi, Haider@Energy" w:date="2022-03-04T16:43:00Z"/>
          <w:rFonts w:cs="Tahoma"/>
        </w:rPr>
      </w:pPr>
      <w:ins w:id="8888" w:author="Alhabibi, Haider@Energy" w:date="2022-03-04T16:43:00Z">
        <w:r w:rsidRPr="00FA7349">
          <w:rPr>
            <w:rFonts w:cs="Tahoma"/>
          </w:rPr>
          <w:t>LMCVMCH32H.xsd</w:t>
        </w:r>
      </w:ins>
    </w:p>
    <w:p w14:paraId="29CDBDAA" w14:textId="77777777" w:rsidR="00FA7349" w:rsidRPr="00FA7349" w:rsidRDefault="00FA7349" w:rsidP="00FA7349">
      <w:pPr>
        <w:spacing w:after="0" w:line="240" w:lineRule="auto"/>
        <w:rPr>
          <w:ins w:id="8889" w:author="Alhabibi, Haider@Energy" w:date="2022-03-04T16:43:00Z"/>
          <w:rFonts w:cs="Tahoma"/>
        </w:rPr>
      </w:pPr>
      <w:ins w:id="8890" w:author="Alhabibi, Haider@Energy" w:date="2022-03-04T16:43:00Z">
        <w:r w:rsidRPr="00FA7349">
          <w:rPr>
            <w:rFonts w:cs="Tahoma"/>
          </w:rPr>
          <w:t>LMCVMCH33H.xsd</w:t>
        </w:r>
      </w:ins>
    </w:p>
    <w:p w14:paraId="54F1E033" w14:textId="20708A3F" w:rsidR="00FA7349" w:rsidRPr="00FA7349" w:rsidRDefault="00FA7349" w:rsidP="00FA7349">
      <w:pPr>
        <w:spacing w:after="0" w:line="240" w:lineRule="auto"/>
        <w:rPr>
          <w:ins w:id="8891" w:author="Alhabibi, Haider@Energy" w:date="2022-03-04T16:43:00Z"/>
          <w:del w:id="8892" w:author="Ramirez, Armando@Energy" w:date="2022-03-17T15:16:00Z"/>
          <w:rFonts w:cs="Tahoma"/>
        </w:rPr>
      </w:pPr>
      <w:ins w:id="8893" w:author="Alhabibi, Haider@Energy" w:date="2022-03-04T16:43:00Z">
        <w:del w:id="8894" w:author="Ramirez, Armando@Energy" w:date="2022-03-17T15:16:00Z">
          <w:r w:rsidRPr="00FA7349">
            <w:rPr>
              <w:rFonts w:cs="Tahoma"/>
            </w:rPr>
            <w:delText>CF3RPLB21aH.xsd</w:delText>
          </w:r>
        </w:del>
      </w:ins>
    </w:p>
    <w:p w14:paraId="5E32DC44" w14:textId="77777777" w:rsidR="00FA7349" w:rsidRPr="00FA7349" w:rsidRDefault="00FA7349" w:rsidP="00FA7349">
      <w:pPr>
        <w:spacing w:after="0" w:line="240" w:lineRule="auto"/>
        <w:rPr>
          <w:ins w:id="8895" w:author="Alhabibi, Haider@Energy" w:date="2022-03-04T16:43:00Z"/>
          <w:rFonts w:cs="Tahoma"/>
        </w:rPr>
      </w:pPr>
      <w:ins w:id="8896" w:author="Alhabibi, Haider@Energy" w:date="2022-03-04T16:43:00Z">
        <w:r w:rsidRPr="00FA7349">
          <w:rPr>
            <w:rFonts w:cs="Tahoma"/>
          </w:rPr>
          <w:t>LMCVPLB21H.xsd</w:t>
        </w:r>
      </w:ins>
    </w:p>
    <w:p w14:paraId="60391171" w14:textId="034077A6" w:rsidR="00FA7349" w:rsidRDefault="00FA7349" w:rsidP="00FA7349">
      <w:pPr>
        <w:spacing w:after="0" w:line="240" w:lineRule="auto"/>
        <w:rPr>
          <w:ins w:id="8897" w:author="Ramirez, Armando@Energy" w:date="2022-03-17T15:16:00Z"/>
          <w:rFonts w:cs="Tahoma"/>
        </w:rPr>
      </w:pPr>
      <w:ins w:id="8898" w:author="Alhabibi, Haider@Energy" w:date="2022-03-04T16:43:00Z">
        <w:r w:rsidRPr="00FA7349">
          <w:rPr>
            <w:rFonts w:cs="Tahoma"/>
          </w:rPr>
          <w:t>LMCVPLB22H.xsd</w:t>
        </w:r>
      </w:ins>
    </w:p>
    <w:p w14:paraId="5B3AC27E" w14:textId="77777777" w:rsidR="00297057" w:rsidRPr="00FA7349" w:rsidRDefault="00297057" w:rsidP="00FA7349">
      <w:pPr>
        <w:spacing w:after="0" w:line="240" w:lineRule="auto"/>
        <w:rPr>
          <w:ins w:id="8899" w:author="Alhabibi, Haider@Energy" w:date="2022-03-04T16:43:00Z"/>
          <w:rFonts w:cs="Tahoma"/>
        </w:rPr>
      </w:pPr>
    </w:p>
    <w:tbl>
      <w:tblPr>
        <w:tblStyle w:val="TableGrid1"/>
        <w:tblW w:w="1582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5"/>
      </w:tblGrid>
      <w:tr w:rsidR="00C220AE" w:rsidRPr="0024633A" w:rsidDel="00130A7D" w14:paraId="691FE9DA" w14:textId="5A3901E5" w:rsidTr="000B3B1F">
        <w:trPr>
          <w:trHeight w:hRule="exact" w:val="288"/>
          <w:ins w:id="8900" w:author="Haider Alhabibi" w:date="2022-02-18T09:30:00Z"/>
          <w:del w:id="8901" w:author="Alhabibi, Haider@Energy" w:date="2022-03-17T15:08:00Z"/>
        </w:trPr>
        <w:tc>
          <w:tcPr>
            <w:tcW w:w="5000" w:type="pct"/>
            <w:noWrap/>
          </w:tcPr>
          <w:p w14:paraId="2061F5D0" w14:textId="0122B23C" w:rsidR="00C220AE" w:rsidDel="00130A7D" w:rsidRDefault="00C220AE" w:rsidP="000B3B1F">
            <w:pPr>
              <w:rPr>
                <w:ins w:id="8902" w:author="Haider Alhabibi" w:date="2022-02-18T09:30:00Z"/>
                <w:del w:id="8903" w:author="Alhabibi, Haider@Energy" w:date="2022-03-17T15:08:00Z"/>
                <w:rFonts w:cs="Tahoma"/>
                <w:szCs w:val="24"/>
              </w:rPr>
            </w:pPr>
            <w:ins w:id="8904" w:author="Haider Alhabibi" w:date="2022-02-18T09:30:00Z">
              <w:del w:id="8905" w:author="Alhabibi, Haider@Energy" w:date="2022-03-17T15:08:00Z">
                <w:r w:rsidRPr="00C220AE" w:rsidDel="00130A7D">
                  <w:rPr>
                    <w:rFonts w:cs="Tahoma"/>
                    <w:szCs w:val="24"/>
                  </w:rPr>
                  <w:delText>LMCCCXRE.xsd</w:delText>
                </w:r>
              </w:del>
            </w:ins>
          </w:p>
        </w:tc>
      </w:tr>
      <w:tr w:rsidR="00C220AE" w:rsidRPr="0024633A" w:rsidDel="00130A7D" w14:paraId="7271DAA2" w14:textId="4DD8C429" w:rsidTr="000B3B1F">
        <w:trPr>
          <w:trHeight w:hRule="exact" w:val="288"/>
          <w:ins w:id="8906" w:author="Haider Alhabibi" w:date="2022-02-18T09:30:00Z"/>
          <w:del w:id="8907" w:author="Alhabibi, Haider@Energy" w:date="2022-03-17T15:08:00Z"/>
        </w:trPr>
        <w:tc>
          <w:tcPr>
            <w:tcW w:w="5000" w:type="pct"/>
            <w:noWrap/>
          </w:tcPr>
          <w:p w14:paraId="27513BDA" w14:textId="11162C71" w:rsidR="00C220AE" w:rsidRPr="00C220AE" w:rsidDel="00130A7D" w:rsidRDefault="00C220AE" w:rsidP="000B3B1F">
            <w:pPr>
              <w:rPr>
                <w:ins w:id="8908" w:author="Haider Alhabibi" w:date="2022-02-18T09:30:00Z"/>
                <w:del w:id="8909" w:author="Alhabibi, Haider@Energy" w:date="2022-03-17T15:08:00Z"/>
                <w:rFonts w:cs="Tahoma"/>
                <w:szCs w:val="24"/>
              </w:rPr>
            </w:pPr>
            <w:ins w:id="8910" w:author="Haider Alhabibi" w:date="2022-02-18T09:30:00Z">
              <w:del w:id="8911" w:author="Alhabibi, Haider@Energy" w:date="2022-03-17T15:08:00Z">
                <w:r w:rsidDel="00130A7D">
                  <w:rPr>
                    <w:rFonts w:cs="Tahoma"/>
                    <w:szCs w:val="24"/>
                  </w:rPr>
                  <w:delText>LMCC</w:delText>
                </w:r>
                <w:r w:rsidR="001A6F71" w:rsidDel="00130A7D">
                  <w:rPr>
                    <w:rFonts w:cs="Tahoma"/>
                    <w:szCs w:val="24"/>
                  </w:rPr>
                  <w:delText>ELCE.xsd</w:delText>
                </w:r>
              </w:del>
            </w:ins>
          </w:p>
        </w:tc>
      </w:tr>
      <w:tr w:rsidR="0007696B" w:rsidRPr="0024633A" w:rsidDel="00130A7D" w14:paraId="0E810BCB" w14:textId="55B25156" w:rsidTr="000B3B1F">
        <w:trPr>
          <w:trHeight w:hRule="exact" w:val="288"/>
          <w:ins w:id="8912" w:author="Haider Alhabibi" w:date="2022-02-18T09:27:00Z"/>
          <w:del w:id="8913" w:author="Alhabibi, Haider@Energy" w:date="2022-03-17T15:08:00Z"/>
        </w:trPr>
        <w:tc>
          <w:tcPr>
            <w:tcW w:w="5000" w:type="pct"/>
            <w:noWrap/>
          </w:tcPr>
          <w:p w14:paraId="3662FC97" w14:textId="04D69F82" w:rsidR="0007696B" w:rsidDel="00130A7D" w:rsidRDefault="0007696B" w:rsidP="000B3B1F">
            <w:pPr>
              <w:rPr>
                <w:ins w:id="8914" w:author="Haider Alhabibi" w:date="2022-02-18T09:27:00Z"/>
                <w:del w:id="8915" w:author="Alhabibi, Haider@Energy" w:date="2022-03-17T15:08:00Z"/>
                <w:rFonts w:cs="Tahoma"/>
                <w:szCs w:val="24"/>
              </w:rPr>
            </w:pPr>
            <w:ins w:id="8916" w:author="Haider Alhabibi" w:date="2022-02-18T09:27:00Z">
              <w:del w:id="8917" w:author="Alhabibi, Haider@Energy" w:date="2022-03-17T15:08:00Z">
                <w:r w:rsidRPr="0007696B" w:rsidDel="00130A7D">
                  <w:rPr>
                    <w:rFonts w:cs="Tahoma"/>
                    <w:szCs w:val="24"/>
                  </w:rPr>
                  <w:delText>LMCCENVE.xsd</w:delText>
                </w:r>
              </w:del>
            </w:ins>
          </w:p>
        </w:tc>
      </w:tr>
      <w:tr w:rsidR="00613664" w:rsidRPr="0024633A" w:rsidDel="00130A7D" w14:paraId="32117A37" w14:textId="5A171988" w:rsidTr="000B3B1F">
        <w:trPr>
          <w:trHeight w:hRule="exact" w:val="288"/>
          <w:ins w:id="8918" w:author="Haider Alhabibi" w:date="2022-02-18T09:26:00Z"/>
          <w:del w:id="8919" w:author="Alhabibi, Haider@Energy" w:date="2022-03-17T15:08:00Z"/>
        </w:trPr>
        <w:tc>
          <w:tcPr>
            <w:tcW w:w="5000" w:type="pct"/>
            <w:noWrap/>
          </w:tcPr>
          <w:p w14:paraId="460111B7" w14:textId="7E4716AE" w:rsidR="00613664" w:rsidDel="00130A7D" w:rsidRDefault="00613664" w:rsidP="000B3B1F">
            <w:pPr>
              <w:rPr>
                <w:ins w:id="8920" w:author="Haider Alhabibi" w:date="2022-02-18T09:26:00Z"/>
                <w:del w:id="8921" w:author="Alhabibi, Haider@Energy" w:date="2022-03-17T15:08:00Z"/>
                <w:rFonts w:cs="Tahoma"/>
                <w:szCs w:val="24"/>
              </w:rPr>
            </w:pPr>
            <w:ins w:id="8922" w:author="Haider Alhabibi" w:date="2022-02-18T09:26:00Z">
              <w:del w:id="8923" w:author="Alhabibi, Haider@Energy" w:date="2022-03-17T15:08:00Z">
                <w:r w:rsidRPr="00613664" w:rsidDel="00130A7D">
                  <w:rPr>
                    <w:rFonts w:cs="Tahoma"/>
                    <w:szCs w:val="24"/>
                  </w:rPr>
                  <w:delText>LMCCLTIE.xsd</w:delText>
                </w:r>
              </w:del>
            </w:ins>
          </w:p>
        </w:tc>
      </w:tr>
      <w:tr w:rsidR="00096A71" w:rsidRPr="0024633A" w:rsidDel="00130A7D" w14:paraId="01945CD4" w14:textId="50266FD1" w:rsidTr="000B3B1F">
        <w:trPr>
          <w:trHeight w:hRule="exact" w:val="288"/>
          <w:ins w:id="8924" w:author="Haider Alhabibi" w:date="2022-02-18T08:35:00Z"/>
          <w:del w:id="8925" w:author="Alhabibi, Haider@Energy" w:date="2022-03-17T15:08:00Z"/>
        </w:trPr>
        <w:tc>
          <w:tcPr>
            <w:tcW w:w="5000" w:type="pct"/>
            <w:noWrap/>
          </w:tcPr>
          <w:p w14:paraId="206C9B73" w14:textId="2D08EA3D" w:rsidR="00096A71" w:rsidRPr="0024633A" w:rsidDel="00130A7D" w:rsidRDefault="00E80A6E" w:rsidP="000B3B1F">
            <w:pPr>
              <w:rPr>
                <w:ins w:id="8926" w:author="Haider Alhabibi" w:date="2022-02-18T08:35:00Z"/>
                <w:del w:id="8927" w:author="Alhabibi, Haider@Energy" w:date="2022-03-17T15:08:00Z"/>
                <w:rFonts w:cs="Tahoma"/>
                <w:sz w:val="24"/>
                <w:szCs w:val="24"/>
              </w:rPr>
            </w:pPr>
            <w:ins w:id="8928" w:author="Haider Alhabibi" w:date="2022-02-18T08:36:00Z">
              <w:del w:id="8929" w:author="Alhabibi, Haider@Energy" w:date="2022-03-17T15:08:00Z">
                <w:r w:rsidDel="00130A7D">
                  <w:rPr>
                    <w:rFonts w:cs="Tahoma"/>
                    <w:sz w:val="24"/>
                    <w:szCs w:val="24"/>
                  </w:rPr>
                  <w:delText>LMCCLTOE</w:delText>
                </w:r>
              </w:del>
            </w:ins>
            <w:ins w:id="8930" w:author="Haider Alhabibi" w:date="2022-02-18T08:35:00Z">
              <w:del w:id="8931" w:author="Alhabibi, Haider@Energy" w:date="2022-03-17T15:08:00Z">
                <w:r w:rsidR="00096A71" w:rsidRPr="0024633A" w:rsidDel="00130A7D">
                  <w:rPr>
                    <w:rFonts w:cs="Tahoma"/>
                    <w:sz w:val="24"/>
                    <w:szCs w:val="24"/>
                  </w:rPr>
                  <w:delText>.xsd</w:delText>
                </w:r>
              </w:del>
            </w:ins>
          </w:p>
        </w:tc>
      </w:tr>
      <w:tr w:rsidR="00096A71" w:rsidRPr="0024633A" w:rsidDel="00130A7D" w14:paraId="7CE72E4C" w14:textId="0B122704" w:rsidTr="000B3B1F">
        <w:trPr>
          <w:trHeight w:hRule="exact" w:val="288"/>
          <w:ins w:id="8932" w:author="Haider Alhabibi" w:date="2022-02-18T08:35:00Z"/>
          <w:del w:id="8933" w:author="Alhabibi, Haider@Energy" w:date="2022-03-17T15:08:00Z"/>
        </w:trPr>
        <w:tc>
          <w:tcPr>
            <w:tcW w:w="5000" w:type="pct"/>
            <w:noWrap/>
          </w:tcPr>
          <w:p w14:paraId="33B9E085" w14:textId="574D2246" w:rsidR="00096A71" w:rsidRPr="0024633A" w:rsidDel="00130A7D" w:rsidRDefault="00E80A6E" w:rsidP="000B3B1F">
            <w:pPr>
              <w:rPr>
                <w:ins w:id="8934" w:author="Haider Alhabibi" w:date="2022-02-18T08:35:00Z"/>
                <w:del w:id="8935" w:author="Alhabibi, Haider@Energy" w:date="2022-03-17T15:08:00Z"/>
                <w:rFonts w:cs="Tahoma"/>
                <w:sz w:val="24"/>
                <w:szCs w:val="24"/>
              </w:rPr>
            </w:pPr>
            <w:ins w:id="8936" w:author="Haider Alhabibi" w:date="2022-02-18T08:37:00Z">
              <w:del w:id="8937" w:author="Alhabibi, Haider@Energy" w:date="2022-03-17T15:08:00Z">
                <w:r w:rsidDel="00130A7D">
                  <w:rPr>
                    <w:rFonts w:cs="Tahoma"/>
                    <w:sz w:val="24"/>
                    <w:szCs w:val="24"/>
                  </w:rPr>
                  <w:delText>LMCCLTS</w:delText>
                </w:r>
              </w:del>
            </w:ins>
            <w:ins w:id="8938" w:author="Haider Alhabibi" w:date="2022-02-18T08:35:00Z">
              <w:del w:id="8939" w:author="Alhabibi, Haider@Energy" w:date="2022-03-17T15:08:00Z">
                <w:r w:rsidR="00096A71" w:rsidRPr="0024633A" w:rsidDel="00130A7D">
                  <w:rPr>
                    <w:rFonts w:cs="Tahoma"/>
                    <w:sz w:val="24"/>
                    <w:szCs w:val="24"/>
                  </w:rPr>
                  <w:delText>E.xsd</w:delText>
                </w:r>
              </w:del>
            </w:ins>
          </w:p>
        </w:tc>
      </w:tr>
      <w:tr w:rsidR="00096A71" w:rsidRPr="0024633A" w:rsidDel="00130A7D" w14:paraId="2217C381" w14:textId="0CA85C5C" w:rsidTr="000B3B1F">
        <w:trPr>
          <w:trHeight w:hRule="exact" w:val="288"/>
          <w:ins w:id="8940" w:author="Haider Alhabibi" w:date="2022-02-18T08:35:00Z"/>
          <w:del w:id="8941" w:author="Alhabibi, Haider@Energy" w:date="2022-03-17T15:08:00Z"/>
        </w:trPr>
        <w:tc>
          <w:tcPr>
            <w:tcW w:w="5000" w:type="pct"/>
            <w:noWrap/>
          </w:tcPr>
          <w:p w14:paraId="4BE81919" w14:textId="1CF8FF06" w:rsidR="00096A71" w:rsidRPr="0024633A" w:rsidDel="00130A7D" w:rsidRDefault="0007696B" w:rsidP="000B3B1F">
            <w:pPr>
              <w:rPr>
                <w:ins w:id="8942" w:author="Haider Alhabibi" w:date="2022-02-18T08:35:00Z"/>
                <w:del w:id="8943" w:author="Alhabibi, Haider@Energy" w:date="2022-03-17T15:08:00Z"/>
                <w:rFonts w:cs="Tahoma"/>
                <w:sz w:val="24"/>
                <w:szCs w:val="24"/>
              </w:rPr>
            </w:pPr>
            <w:ins w:id="8944" w:author="Haider Alhabibi" w:date="2022-02-18T09:27:00Z">
              <w:del w:id="8945" w:author="Alhabibi, Haider@Energy" w:date="2022-03-17T15:08:00Z">
                <w:r w:rsidDel="00130A7D">
                  <w:rPr>
                    <w:rFonts w:cs="Tahoma"/>
                    <w:sz w:val="24"/>
                    <w:szCs w:val="24"/>
                  </w:rPr>
                  <w:delText>LMCC</w:delText>
                </w:r>
                <w:r w:rsidR="00717DB8" w:rsidDel="00130A7D">
                  <w:rPr>
                    <w:rFonts w:cs="Tahoma"/>
                    <w:sz w:val="24"/>
                    <w:szCs w:val="24"/>
                  </w:rPr>
                  <w:delText>MCHE</w:delText>
                </w:r>
              </w:del>
            </w:ins>
            <w:ins w:id="8946" w:author="Haider Alhabibi" w:date="2022-02-18T09:28:00Z">
              <w:del w:id="8947" w:author="Alhabibi, Haider@Energy" w:date="2022-03-17T15:08:00Z">
                <w:r w:rsidR="00717DB8" w:rsidDel="00130A7D">
                  <w:rPr>
                    <w:rFonts w:cs="Tahoma"/>
                    <w:sz w:val="24"/>
                    <w:szCs w:val="24"/>
                  </w:rPr>
                  <w:delText>.xsd</w:delText>
                </w:r>
              </w:del>
            </w:ins>
          </w:p>
        </w:tc>
      </w:tr>
      <w:tr w:rsidR="00096A71" w:rsidRPr="0024633A" w:rsidDel="00130A7D" w14:paraId="6454C666" w14:textId="7379E0A9" w:rsidTr="000B3B1F">
        <w:trPr>
          <w:trHeight w:hRule="exact" w:val="288"/>
          <w:ins w:id="8948" w:author="Haider Alhabibi" w:date="2022-02-18T08:35:00Z"/>
          <w:del w:id="8949" w:author="Alhabibi, Haider@Energy" w:date="2022-03-17T15:08:00Z"/>
        </w:trPr>
        <w:tc>
          <w:tcPr>
            <w:tcW w:w="5000" w:type="pct"/>
            <w:noWrap/>
          </w:tcPr>
          <w:p w14:paraId="305C69D4" w14:textId="07E6E3D6" w:rsidR="00096A71" w:rsidRPr="0024633A" w:rsidDel="00130A7D" w:rsidRDefault="006D1339" w:rsidP="000B3B1F">
            <w:pPr>
              <w:rPr>
                <w:ins w:id="8950" w:author="Haider Alhabibi" w:date="2022-02-18T08:35:00Z"/>
                <w:del w:id="8951" w:author="Alhabibi, Haider@Energy" w:date="2022-03-17T15:08:00Z"/>
                <w:rFonts w:cs="Tahoma"/>
                <w:sz w:val="24"/>
                <w:szCs w:val="24"/>
              </w:rPr>
            </w:pPr>
            <w:ins w:id="8952" w:author="Haider Alhabibi" w:date="2022-02-18T09:28:00Z">
              <w:del w:id="8953" w:author="Alhabibi, Haider@Energy" w:date="2022-03-17T15:08:00Z">
                <w:r w:rsidDel="00130A7D">
                  <w:rPr>
                    <w:rFonts w:cs="Tahoma"/>
                    <w:sz w:val="24"/>
                    <w:szCs w:val="24"/>
                  </w:rPr>
                  <w:delText>LMCCPLBE</w:delText>
                </w:r>
              </w:del>
            </w:ins>
            <w:ins w:id="8954" w:author="Haider Alhabibi" w:date="2022-02-18T08:35:00Z">
              <w:del w:id="8955" w:author="Alhabibi, Haider@Energy" w:date="2022-03-17T15:08:00Z">
                <w:r w:rsidR="00096A71" w:rsidRPr="0024633A" w:rsidDel="00130A7D">
                  <w:rPr>
                    <w:rFonts w:cs="Tahoma"/>
                    <w:sz w:val="24"/>
                    <w:szCs w:val="24"/>
                  </w:rPr>
                  <w:delText>.xsd</w:delText>
                </w:r>
              </w:del>
            </w:ins>
          </w:p>
        </w:tc>
      </w:tr>
      <w:tr w:rsidR="00096A71" w:rsidRPr="0024633A" w:rsidDel="00130A7D" w14:paraId="3DBA131B" w14:textId="45BD1ED0" w:rsidTr="000B3B1F">
        <w:trPr>
          <w:trHeight w:hRule="exact" w:val="288"/>
          <w:ins w:id="8956" w:author="Haider Alhabibi" w:date="2022-02-18T08:35:00Z"/>
          <w:del w:id="8957" w:author="Alhabibi, Haider@Energy" w:date="2022-03-17T15:08:00Z"/>
        </w:trPr>
        <w:tc>
          <w:tcPr>
            <w:tcW w:w="5000" w:type="pct"/>
            <w:noWrap/>
          </w:tcPr>
          <w:p w14:paraId="234C35D6" w14:textId="780C6F58" w:rsidR="00096A71" w:rsidRPr="0024633A" w:rsidDel="00130A7D" w:rsidRDefault="006D1339" w:rsidP="000B3B1F">
            <w:pPr>
              <w:rPr>
                <w:ins w:id="8958" w:author="Haider Alhabibi" w:date="2022-02-18T08:35:00Z"/>
                <w:del w:id="8959" w:author="Alhabibi, Haider@Energy" w:date="2022-03-17T15:08:00Z"/>
                <w:rFonts w:cs="Tahoma"/>
                <w:sz w:val="24"/>
                <w:szCs w:val="24"/>
              </w:rPr>
            </w:pPr>
            <w:ins w:id="8960" w:author="Haider Alhabibi" w:date="2022-02-18T09:29:00Z">
              <w:del w:id="8961" w:author="Alhabibi, Haider@Energy" w:date="2022-03-17T15:08:00Z">
                <w:r w:rsidDel="00130A7D">
                  <w:rPr>
                    <w:rFonts w:cs="Tahoma"/>
                    <w:sz w:val="24"/>
                    <w:szCs w:val="24"/>
                  </w:rPr>
                  <w:delText>LMC</w:delText>
                </w:r>
                <w:r w:rsidR="00D862B5" w:rsidDel="00130A7D">
                  <w:rPr>
                    <w:rFonts w:cs="Tahoma"/>
                    <w:sz w:val="24"/>
                    <w:szCs w:val="24"/>
                  </w:rPr>
                  <w:delText>CPRC</w:delText>
                </w:r>
              </w:del>
            </w:ins>
            <w:ins w:id="8962" w:author="Haider Alhabibi" w:date="2022-02-18T08:35:00Z">
              <w:del w:id="8963" w:author="Alhabibi, Haider@Energy" w:date="2022-03-17T15:08:00Z">
                <w:r w:rsidR="00096A71" w:rsidRPr="0024633A" w:rsidDel="00130A7D">
                  <w:rPr>
                    <w:rFonts w:cs="Tahoma"/>
                    <w:sz w:val="24"/>
                    <w:szCs w:val="24"/>
                  </w:rPr>
                  <w:delText>E.xsd</w:delText>
                </w:r>
              </w:del>
            </w:ins>
          </w:p>
        </w:tc>
      </w:tr>
      <w:tr w:rsidR="001A6F71" w:rsidRPr="0024633A" w:rsidDel="00130A7D" w14:paraId="0F670275" w14:textId="014BA617" w:rsidTr="000B3B1F">
        <w:trPr>
          <w:trHeight w:hRule="exact" w:val="288"/>
          <w:ins w:id="8964" w:author="Haider Alhabibi" w:date="2022-02-18T09:31:00Z"/>
          <w:del w:id="8965" w:author="Alhabibi, Haider@Energy" w:date="2022-03-17T15:08:00Z"/>
        </w:trPr>
        <w:tc>
          <w:tcPr>
            <w:tcW w:w="5000" w:type="pct"/>
            <w:noWrap/>
          </w:tcPr>
          <w:p w14:paraId="796AC07A" w14:textId="7CAB2CE3" w:rsidR="001A6F71" w:rsidRPr="001748A6" w:rsidDel="00130A7D" w:rsidRDefault="001A6F71" w:rsidP="000B3B1F">
            <w:pPr>
              <w:rPr>
                <w:ins w:id="8966" w:author="Haider Alhabibi" w:date="2022-02-18T09:31:00Z"/>
                <w:del w:id="8967" w:author="Alhabibi, Haider@Energy" w:date="2022-03-17T15:08:00Z"/>
                <w:rFonts w:cs="Tahoma"/>
                <w:sz w:val="24"/>
                <w:szCs w:val="24"/>
              </w:rPr>
            </w:pPr>
            <w:ins w:id="8968" w:author="Haider Alhabibi" w:date="2022-02-18T09:31:00Z">
              <w:del w:id="8969" w:author="Alhabibi, Haider@Energy" w:date="2022-03-17T15:08:00Z">
                <w:r w:rsidRPr="001748A6" w:rsidDel="00130A7D">
                  <w:rPr>
                    <w:rFonts w:cs="Tahoma"/>
                    <w:sz w:val="24"/>
                    <w:szCs w:val="24"/>
                  </w:rPr>
                  <w:delText>LMCCSABE.x</w:delText>
                </w:r>
                <w:r w:rsidR="00254987" w:rsidRPr="001748A6" w:rsidDel="00130A7D">
                  <w:rPr>
                    <w:rFonts w:cs="Tahoma"/>
                    <w:sz w:val="24"/>
                    <w:szCs w:val="24"/>
                  </w:rPr>
                  <w:delText>sd</w:delText>
                </w:r>
              </w:del>
            </w:ins>
          </w:p>
        </w:tc>
      </w:tr>
      <w:tr w:rsidR="00144D96" w:rsidRPr="0024633A" w:rsidDel="00130A7D" w14:paraId="3D9806F2" w14:textId="3F178947" w:rsidTr="000B3B1F">
        <w:trPr>
          <w:trHeight w:hRule="exact" w:val="288"/>
          <w:ins w:id="8970" w:author="Haider Alhabibi" w:date="2022-02-18T09:33:00Z"/>
          <w:del w:id="8971" w:author="Alhabibi, Haider@Energy" w:date="2022-03-17T15:08:00Z"/>
        </w:trPr>
        <w:tc>
          <w:tcPr>
            <w:tcW w:w="5000" w:type="pct"/>
            <w:noWrap/>
          </w:tcPr>
          <w:p w14:paraId="25FB87DE" w14:textId="778E5396" w:rsidR="00144D96" w:rsidRPr="001748A6" w:rsidDel="00130A7D" w:rsidRDefault="00144D96" w:rsidP="000B3B1F">
            <w:pPr>
              <w:rPr>
                <w:ins w:id="8972" w:author="Haider Alhabibi" w:date="2022-02-18T09:33:00Z"/>
                <w:del w:id="8973" w:author="Alhabibi, Haider@Energy" w:date="2022-03-17T15:08:00Z"/>
                <w:rFonts w:cs="Tahoma"/>
                <w:sz w:val="24"/>
                <w:szCs w:val="24"/>
              </w:rPr>
            </w:pPr>
            <w:ins w:id="8974" w:author="Haider Alhabibi" w:date="2022-02-18T09:33:00Z">
              <w:del w:id="8975" w:author="Alhabibi, Haider@Energy" w:date="2022-03-17T15:08:00Z">
                <w:r w:rsidRPr="001748A6" w:rsidDel="00130A7D">
                  <w:rPr>
                    <w:rFonts w:cs="Tahoma"/>
                    <w:sz w:val="24"/>
                    <w:szCs w:val="24"/>
                  </w:rPr>
                  <w:delText>LMCIELC01E.xsd</w:delText>
                </w:r>
              </w:del>
            </w:ins>
          </w:p>
        </w:tc>
      </w:tr>
      <w:tr w:rsidR="00144D96" w:rsidRPr="0024633A" w:rsidDel="00130A7D" w14:paraId="56F79E3F" w14:textId="4AAFCEFA" w:rsidTr="000B3B1F">
        <w:trPr>
          <w:trHeight w:hRule="exact" w:val="288"/>
          <w:ins w:id="8976" w:author="Haider Alhabibi" w:date="2022-02-18T09:33:00Z"/>
          <w:del w:id="8977" w:author="Alhabibi, Haider@Energy" w:date="2022-03-17T15:08:00Z"/>
        </w:trPr>
        <w:tc>
          <w:tcPr>
            <w:tcW w:w="5000" w:type="pct"/>
            <w:noWrap/>
          </w:tcPr>
          <w:p w14:paraId="3181ADDC" w14:textId="7B8D8196" w:rsidR="00144D96" w:rsidRPr="0024633A" w:rsidDel="00130A7D" w:rsidRDefault="00144D96" w:rsidP="000B3B1F">
            <w:pPr>
              <w:rPr>
                <w:ins w:id="8978" w:author="Haider Alhabibi" w:date="2022-02-18T09:33:00Z"/>
                <w:del w:id="8979" w:author="Alhabibi, Haider@Energy" w:date="2022-03-17T15:08:00Z"/>
                <w:rFonts w:cs="Tahoma"/>
                <w:sz w:val="24"/>
                <w:szCs w:val="24"/>
              </w:rPr>
            </w:pPr>
            <w:ins w:id="8980" w:author="Haider Alhabibi" w:date="2022-02-18T09:34:00Z">
              <w:del w:id="8981" w:author="Alhabibi, Haider@Energy" w:date="2022-03-17T15:08:00Z">
                <w:r w:rsidDel="00130A7D">
                  <w:rPr>
                    <w:rFonts w:cs="Tahoma"/>
                    <w:sz w:val="24"/>
                    <w:szCs w:val="24"/>
                  </w:rPr>
                  <w:delText>LMCI</w:delText>
                </w:r>
              </w:del>
            </w:ins>
            <w:ins w:id="8982" w:author="Haider Alhabibi" w:date="2022-02-18T09:33:00Z">
              <w:del w:id="8983" w:author="Alhabibi, Haider@Energy" w:date="2022-03-17T15:08:00Z">
                <w:r w:rsidRPr="0024633A" w:rsidDel="00130A7D">
                  <w:rPr>
                    <w:rFonts w:cs="Tahoma"/>
                    <w:sz w:val="24"/>
                    <w:szCs w:val="24"/>
                  </w:rPr>
                  <w:delText>ENV20aH.xsd</w:delText>
                </w:r>
              </w:del>
            </w:ins>
          </w:p>
        </w:tc>
      </w:tr>
      <w:tr w:rsidR="00144D96" w:rsidRPr="0024633A" w:rsidDel="00130A7D" w14:paraId="3DE9833D" w14:textId="2F941F9D" w:rsidTr="000B3B1F">
        <w:trPr>
          <w:trHeight w:hRule="exact" w:val="288"/>
          <w:ins w:id="8984" w:author="Haider Alhabibi" w:date="2022-02-18T09:33:00Z"/>
          <w:del w:id="8985" w:author="Alhabibi, Haider@Energy" w:date="2022-03-17T15:08:00Z"/>
        </w:trPr>
        <w:tc>
          <w:tcPr>
            <w:tcW w:w="5000" w:type="pct"/>
            <w:noWrap/>
          </w:tcPr>
          <w:p w14:paraId="747EC21B" w14:textId="73AC42EC" w:rsidR="00144D96" w:rsidRPr="0024633A" w:rsidDel="00130A7D" w:rsidRDefault="00144D96" w:rsidP="000B3B1F">
            <w:pPr>
              <w:rPr>
                <w:ins w:id="8986" w:author="Haider Alhabibi" w:date="2022-02-18T09:33:00Z"/>
                <w:del w:id="8987" w:author="Alhabibi, Haider@Energy" w:date="2022-03-17T15:08:00Z"/>
                <w:rFonts w:cs="Tahoma"/>
                <w:sz w:val="24"/>
                <w:szCs w:val="24"/>
              </w:rPr>
            </w:pPr>
            <w:ins w:id="8988" w:author="Haider Alhabibi" w:date="2022-02-18T09:34:00Z">
              <w:del w:id="8989" w:author="Alhabibi, Haider@Energy" w:date="2022-03-17T15:08:00Z">
                <w:r w:rsidDel="00130A7D">
                  <w:rPr>
                    <w:rFonts w:cs="Tahoma"/>
                    <w:sz w:val="24"/>
                    <w:szCs w:val="24"/>
                  </w:rPr>
                  <w:delText>LMCI</w:delText>
                </w:r>
              </w:del>
            </w:ins>
            <w:ins w:id="8990" w:author="Haider Alhabibi" w:date="2022-02-18T09:33:00Z">
              <w:del w:id="8991" w:author="Alhabibi, Haider@Energy" w:date="2022-03-17T15:08:00Z">
                <w:r w:rsidRPr="0024633A" w:rsidDel="00130A7D">
                  <w:rPr>
                    <w:rFonts w:cs="Tahoma"/>
                    <w:sz w:val="24"/>
                    <w:szCs w:val="24"/>
                  </w:rPr>
                  <w:delText>ENV20bH.xsd</w:delText>
                </w:r>
              </w:del>
            </w:ins>
          </w:p>
        </w:tc>
      </w:tr>
      <w:tr w:rsidR="007526F2" w:rsidRPr="0024633A" w:rsidDel="00130A7D" w14:paraId="22AE70A8" w14:textId="42E901C9" w:rsidTr="000B3B1F">
        <w:trPr>
          <w:trHeight w:hRule="exact" w:val="288"/>
          <w:ins w:id="8992" w:author="Haider Alhabibi" w:date="2022-02-18T09:36:00Z"/>
          <w:del w:id="8993" w:author="Alhabibi, Haider@Energy" w:date="2022-03-17T15:08:00Z"/>
        </w:trPr>
        <w:tc>
          <w:tcPr>
            <w:tcW w:w="5000" w:type="pct"/>
            <w:noWrap/>
          </w:tcPr>
          <w:p w14:paraId="6B186A2F" w14:textId="33EE95EA" w:rsidR="007526F2" w:rsidDel="00130A7D" w:rsidRDefault="007526F2" w:rsidP="000B3B1F">
            <w:pPr>
              <w:rPr>
                <w:ins w:id="8994" w:author="Haider Alhabibi" w:date="2022-02-18T09:36:00Z"/>
                <w:del w:id="8995" w:author="Alhabibi, Haider@Energy" w:date="2022-03-17T15:08:00Z"/>
                <w:rFonts w:cs="Tahoma"/>
                <w:szCs w:val="24"/>
              </w:rPr>
            </w:pPr>
            <w:ins w:id="8996" w:author="Haider Alhabibi" w:date="2022-02-18T09:36:00Z">
              <w:del w:id="8997" w:author="Alhabibi, Haider@Energy" w:date="2022-03-17T15:08:00Z">
                <w:r w:rsidRPr="001748A6" w:rsidDel="00130A7D">
                  <w:rPr>
                    <w:rFonts w:cs="Tahoma"/>
                    <w:sz w:val="24"/>
                    <w:szCs w:val="28"/>
                  </w:rPr>
                  <w:delText>LMCILTGEo</w:delText>
                </w:r>
              </w:del>
            </w:ins>
            <w:ins w:id="8998" w:author="Ramirez, Armando@Energy" w:date="2022-03-17T15:04:00Z">
              <w:del w:id="8999" w:author="Alhabibi, Haider@Energy" w:date="2022-03-17T15:08:00Z">
                <w:r w:rsidR="000952D0" w:rsidRPr="001748A6" w:rsidDel="00130A7D">
                  <w:rPr>
                    <w:rFonts w:cs="Tahoma"/>
                    <w:sz w:val="24"/>
                    <w:szCs w:val="28"/>
                  </w:rPr>
                  <w:delText>0</w:delText>
                </w:r>
              </w:del>
            </w:ins>
            <w:ins w:id="9000" w:author="Haider Alhabibi" w:date="2022-02-18T09:36:00Z">
              <w:del w:id="9001" w:author="Alhabibi, Haider@Energy" w:date="2022-03-17T15:08:00Z">
                <w:r w:rsidRPr="001748A6" w:rsidDel="00130A7D">
                  <w:rPr>
                    <w:rFonts w:cs="Tahoma"/>
                    <w:sz w:val="24"/>
                    <w:szCs w:val="28"/>
                  </w:rPr>
                  <w:delText>2</w:delText>
                </w:r>
              </w:del>
            </w:ins>
            <w:ins w:id="9002" w:author="Ramirez, Armando@Energy" w:date="2022-03-17T15:04:00Z">
              <w:del w:id="9003" w:author="Alhabibi, Haider@Energy" w:date="2022-03-17T15:08:00Z">
                <w:r w:rsidR="000952D0" w:rsidRPr="001748A6" w:rsidDel="00130A7D">
                  <w:rPr>
                    <w:rFonts w:cs="Tahoma"/>
                    <w:sz w:val="24"/>
                    <w:szCs w:val="28"/>
                  </w:rPr>
                  <w:delText>E</w:delText>
                </w:r>
              </w:del>
            </w:ins>
            <w:ins w:id="9004" w:author="Haider Alhabibi" w:date="2022-02-18T09:36:00Z">
              <w:del w:id="9005" w:author="Alhabibi, Haider@Energy" w:date="2022-03-17T15:08:00Z">
                <w:r w:rsidRPr="001748A6" w:rsidDel="00130A7D">
                  <w:rPr>
                    <w:rFonts w:cs="Tahoma"/>
                    <w:sz w:val="24"/>
                    <w:szCs w:val="28"/>
                  </w:rPr>
                  <w:delText>.xsd</w:delText>
                </w:r>
              </w:del>
            </w:ins>
          </w:p>
        </w:tc>
      </w:tr>
      <w:tr w:rsidR="00144D96" w:rsidRPr="0024633A" w:rsidDel="00130A7D" w14:paraId="75346E03" w14:textId="1CDFED11" w:rsidTr="000B3B1F">
        <w:trPr>
          <w:trHeight w:hRule="exact" w:val="288"/>
          <w:ins w:id="9006" w:author="Haider Alhabibi" w:date="2022-02-18T09:33:00Z"/>
          <w:del w:id="9007" w:author="Alhabibi, Haider@Energy" w:date="2022-03-17T15:08:00Z"/>
        </w:trPr>
        <w:tc>
          <w:tcPr>
            <w:tcW w:w="5000" w:type="pct"/>
            <w:noWrap/>
          </w:tcPr>
          <w:p w14:paraId="425C97B2" w14:textId="67A9D700" w:rsidR="00144D96" w:rsidRPr="0024633A" w:rsidDel="00130A7D" w:rsidRDefault="00144D96" w:rsidP="000B3B1F">
            <w:pPr>
              <w:rPr>
                <w:ins w:id="9008" w:author="Haider Alhabibi" w:date="2022-02-18T09:33:00Z"/>
                <w:del w:id="9009" w:author="Alhabibi, Haider@Energy" w:date="2022-03-17T15:08:00Z"/>
                <w:rFonts w:cs="Tahoma"/>
                <w:sz w:val="24"/>
                <w:szCs w:val="24"/>
              </w:rPr>
            </w:pPr>
            <w:ins w:id="9010" w:author="Haider Alhabibi" w:date="2022-02-18T09:34:00Z">
              <w:del w:id="9011" w:author="Alhabibi, Haider@Energy" w:date="2022-03-17T15:08:00Z">
                <w:r w:rsidDel="00130A7D">
                  <w:rPr>
                    <w:rFonts w:cs="Tahoma"/>
                    <w:sz w:val="24"/>
                    <w:szCs w:val="24"/>
                  </w:rPr>
                  <w:delText>LMCI</w:delText>
                </w:r>
              </w:del>
            </w:ins>
            <w:ins w:id="9012" w:author="Haider Alhabibi" w:date="2022-02-18T09:33:00Z">
              <w:del w:id="9013" w:author="Alhabibi, Haider@Energy" w:date="2022-03-17T15:08:00Z">
                <w:r w:rsidRPr="0024633A" w:rsidDel="00130A7D">
                  <w:rPr>
                    <w:rFonts w:cs="Tahoma"/>
                    <w:sz w:val="24"/>
                    <w:szCs w:val="24"/>
                  </w:rPr>
                  <w:delText>ENV21H.xsd</w:delText>
                </w:r>
              </w:del>
            </w:ins>
          </w:p>
        </w:tc>
      </w:tr>
      <w:tr w:rsidR="00144D96" w:rsidRPr="0024633A" w:rsidDel="00130A7D" w14:paraId="3C1F6BFA" w14:textId="3EB56522" w:rsidTr="000B3B1F">
        <w:trPr>
          <w:trHeight w:hRule="exact" w:val="288"/>
          <w:ins w:id="9014" w:author="Haider Alhabibi" w:date="2022-02-18T09:33:00Z"/>
          <w:del w:id="9015" w:author="Alhabibi, Haider@Energy" w:date="2022-03-17T15:08:00Z"/>
        </w:trPr>
        <w:tc>
          <w:tcPr>
            <w:tcW w:w="5000" w:type="pct"/>
            <w:noWrap/>
          </w:tcPr>
          <w:p w14:paraId="776D6DEF" w14:textId="0A983175" w:rsidR="00144D96" w:rsidRPr="0024633A" w:rsidDel="00130A7D" w:rsidRDefault="00144D96" w:rsidP="000B3B1F">
            <w:pPr>
              <w:rPr>
                <w:ins w:id="9016" w:author="Haider Alhabibi" w:date="2022-02-18T09:33:00Z"/>
                <w:del w:id="9017" w:author="Alhabibi, Haider@Energy" w:date="2022-03-17T15:08:00Z"/>
                <w:rFonts w:cs="Tahoma"/>
                <w:sz w:val="24"/>
                <w:szCs w:val="24"/>
              </w:rPr>
            </w:pPr>
            <w:ins w:id="9018" w:author="Haider Alhabibi" w:date="2022-02-18T09:34:00Z">
              <w:del w:id="9019" w:author="Alhabibi, Haider@Energy" w:date="2022-03-17T15:08:00Z">
                <w:r w:rsidDel="00130A7D">
                  <w:rPr>
                    <w:rFonts w:cs="Tahoma"/>
                    <w:sz w:val="24"/>
                    <w:szCs w:val="24"/>
                  </w:rPr>
                  <w:delText>LMCI</w:delText>
                </w:r>
              </w:del>
            </w:ins>
            <w:ins w:id="9020" w:author="Haider Alhabibi" w:date="2022-02-18T09:33:00Z">
              <w:del w:id="9021" w:author="Alhabibi, Haider@Energy" w:date="2022-03-17T15:08:00Z">
                <w:r w:rsidRPr="0024633A" w:rsidDel="00130A7D">
                  <w:rPr>
                    <w:rFonts w:cs="Tahoma"/>
                    <w:sz w:val="24"/>
                    <w:szCs w:val="24"/>
                  </w:rPr>
                  <w:delText>ENV22H.xsd</w:delText>
                </w:r>
              </w:del>
            </w:ins>
          </w:p>
        </w:tc>
      </w:tr>
      <w:tr w:rsidR="00144D96" w:rsidRPr="0024633A" w:rsidDel="00130A7D" w14:paraId="2D289866" w14:textId="38B4BE0C" w:rsidTr="000B3B1F">
        <w:trPr>
          <w:trHeight w:hRule="exact" w:val="288"/>
          <w:ins w:id="9022" w:author="Haider Alhabibi" w:date="2022-02-18T09:33:00Z"/>
          <w:del w:id="9023" w:author="Alhabibi, Haider@Energy" w:date="2022-03-17T15:08:00Z"/>
        </w:trPr>
        <w:tc>
          <w:tcPr>
            <w:tcW w:w="5000" w:type="pct"/>
            <w:noWrap/>
          </w:tcPr>
          <w:p w14:paraId="1C7E1CEE" w14:textId="31477814" w:rsidR="00144D96" w:rsidRPr="0024633A" w:rsidDel="00130A7D" w:rsidRDefault="00144D96" w:rsidP="000B3B1F">
            <w:pPr>
              <w:rPr>
                <w:ins w:id="9024" w:author="Haider Alhabibi" w:date="2022-02-18T09:33:00Z"/>
                <w:del w:id="9025" w:author="Alhabibi, Haider@Energy" w:date="2022-03-17T15:08:00Z"/>
                <w:rFonts w:cs="Tahoma"/>
                <w:sz w:val="24"/>
                <w:szCs w:val="24"/>
              </w:rPr>
            </w:pPr>
            <w:ins w:id="9026" w:author="Haider Alhabibi" w:date="2022-02-18T09:34:00Z">
              <w:del w:id="9027" w:author="Alhabibi, Haider@Energy" w:date="2022-03-17T15:08:00Z">
                <w:r w:rsidDel="00130A7D">
                  <w:rPr>
                    <w:rFonts w:cs="Tahoma"/>
                    <w:sz w:val="24"/>
                    <w:szCs w:val="24"/>
                  </w:rPr>
                  <w:delText>LMCI</w:delText>
                </w:r>
              </w:del>
            </w:ins>
            <w:ins w:id="9028" w:author="Haider Alhabibi" w:date="2022-02-18T09:33:00Z">
              <w:del w:id="9029" w:author="Alhabibi, Haider@Energy" w:date="2022-03-17T15:08:00Z">
                <w:r w:rsidRPr="0024633A" w:rsidDel="00130A7D">
                  <w:rPr>
                    <w:rFonts w:cs="Tahoma"/>
                    <w:sz w:val="24"/>
                    <w:szCs w:val="24"/>
                  </w:rPr>
                  <w:delText>LTG01E.xsd</w:delText>
                </w:r>
              </w:del>
            </w:ins>
          </w:p>
        </w:tc>
      </w:tr>
      <w:tr w:rsidR="00144D96" w:rsidRPr="0024633A" w:rsidDel="00130A7D" w14:paraId="032ED9EE" w14:textId="6CEB08DA" w:rsidTr="000B3B1F">
        <w:trPr>
          <w:trHeight w:hRule="exact" w:val="288"/>
          <w:ins w:id="9030" w:author="Haider Alhabibi" w:date="2022-02-18T09:33:00Z"/>
          <w:del w:id="9031" w:author="Alhabibi, Haider@Energy" w:date="2022-03-17T15:08:00Z"/>
        </w:trPr>
        <w:tc>
          <w:tcPr>
            <w:tcW w:w="5000" w:type="pct"/>
            <w:noWrap/>
          </w:tcPr>
          <w:p w14:paraId="5113E46C" w14:textId="436B10C3" w:rsidR="00144D96" w:rsidRPr="0024633A" w:rsidDel="00130A7D" w:rsidRDefault="00144D96" w:rsidP="000B3B1F">
            <w:pPr>
              <w:rPr>
                <w:ins w:id="9032" w:author="Haider Alhabibi" w:date="2022-02-18T09:33:00Z"/>
                <w:del w:id="9033" w:author="Alhabibi, Haider@Energy" w:date="2022-03-17T15:08:00Z"/>
                <w:rFonts w:cs="Tahoma"/>
                <w:sz w:val="24"/>
                <w:szCs w:val="24"/>
              </w:rPr>
            </w:pPr>
            <w:ins w:id="9034" w:author="Haider Alhabibi" w:date="2022-02-18T09:34:00Z">
              <w:del w:id="9035" w:author="Alhabibi, Haider@Energy" w:date="2022-03-17T15:08:00Z">
                <w:r w:rsidDel="00130A7D">
                  <w:rPr>
                    <w:rFonts w:cs="Tahoma"/>
                    <w:sz w:val="24"/>
                    <w:szCs w:val="24"/>
                  </w:rPr>
                  <w:delText>LMCI</w:delText>
                </w:r>
              </w:del>
            </w:ins>
            <w:ins w:id="9036" w:author="Haider Alhabibi" w:date="2022-02-18T09:33:00Z">
              <w:del w:id="9037" w:author="Alhabibi, Haider@Energy" w:date="2022-03-17T15:08:00Z">
                <w:r w:rsidRPr="0024633A" w:rsidDel="00130A7D">
                  <w:rPr>
                    <w:rFonts w:cs="Tahoma"/>
                    <w:sz w:val="24"/>
                    <w:szCs w:val="24"/>
                  </w:rPr>
                  <w:delText>MCH01aE.xsd</w:delText>
                </w:r>
              </w:del>
            </w:ins>
          </w:p>
        </w:tc>
      </w:tr>
      <w:tr w:rsidR="00144D96" w:rsidRPr="0024633A" w:rsidDel="00130A7D" w14:paraId="2776C863" w14:textId="0A2F0F8E" w:rsidTr="000B3B1F">
        <w:trPr>
          <w:trHeight w:hRule="exact" w:val="288"/>
          <w:ins w:id="9038" w:author="Haider Alhabibi" w:date="2022-02-18T09:33:00Z"/>
          <w:del w:id="9039" w:author="Alhabibi, Haider@Energy" w:date="2022-03-17T15:08:00Z"/>
        </w:trPr>
        <w:tc>
          <w:tcPr>
            <w:tcW w:w="5000" w:type="pct"/>
            <w:noWrap/>
          </w:tcPr>
          <w:p w14:paraId="376B3902" w14:textId="20BECD1C" w:rsidR="00144D96" w:rsidRPr="0024633A" w:rsidDel="00130A7D" w:rsidRDefault="00144D96" w:rsidP="000B3B1F">
            <w:pPr>
              <w:rPr>
                <w:ins w:id="9040" w:author="Haider Alhabibi" w:date="2022-02-18T09:33:00Z"/>
                <w:del w:id="9041" w:author="Alhabibi, Haider@Energy" w:date="2022-03-17T15:08:00Z"/>
                <w:rFonts w:cs="Tahoma"/>
                <w:sz w:val="24"/>
                <w:szCs w:val="24"/>
              </w:rPr>
            </w:pPr>
            <w:ins w:id="9042" w:author="Haider Alhabibi" w:date="2022-02-18T09:34:00Z">
              <w:del w:id="9043" w:author="Alhabibi, Haider@Energy" w:date="2022-03-17T15:08:00Z">
                <w:r w:rsidDel="00130A7D">
                  <w:rPr>
                    <w:rFonts w:cs="Tahoma"/>
                    <w:sz w:val="24"/>
                    <w:szCs w:val="24"/>
                  </w:rPr>
                  <w:delText>LMCI</w:delText>
                </w:r>
              </w:del>
            </w:ins>
            <w:ins w:id="9044" w:author="Haider Alhabibi" w:date="2022-02-18T09:33:00Z">
              <w:del w:id="9045" w:author="Alhabibi, Haider@Energy" w:date="2022-03-17T15:08:00Z">
                <w:r w:rsidRPr="0024633A" w:rsidDel="00130A7D">
                  <w:rPr>
                    <w:rFonts w:cs="Tahoma"/>
                    <w:sz w:val="24"/>
                    <w:szCs w:val="24"/>
                  </w:rPr>
                  <w:delText>MCH01bE.xsd</w:delText>
                </w:r>
              </w:del>
            </w:ins>
          </w:p>
        </w:tc>
      </w:tr>
      <w:tr w:rsidR="00144D96" w:rsidRPr="0024633A" w:rsidDel="00130A7D" w14:paraId="75789301" w14:textId="7B76CDD7" w:rsidTr="000B3B1F">
        <w:trPr>
          <w:trHeight w:hRule="exact" w:val="288"/>
          <w:ins w:id="9046" w:author="Haider Alhabibi" w:date="2022-02-18T09:33:00Z"/>
          <w:del w:id="9047" w:author="Alhabibi, Haider@Energy" w:date="2022-03-17T15:08:00Z"/>
        </w:trPr>
        <w:tc>
          <w:tcPr>
            <w:tcW w:w="5000" w:type="pct"/>
            <w:noWrap/>
          </w:tcPr>
          <w:p w14:paraId="12F25376" w14:textId="7D0F22B1" w:rsidR="00144D96" w:rsidRPr="0024633A" w:rsidDel="00130A7D" w:rsidRDefault="00144D96" w:rsidP="000B3B1F">
            <w:pPr>
              <w:rPr>
                <w:ins w:id="9048" w:author="Haider Alhabibi" w:date="2022-02-18T09:33:00Z"/>
                <w:del w:id="9049" w:author="Alhabibi, Haider@Energy" w:date="2022-03-17T15:08:00Z"/>
                <w:rFonts w:cs="Tahoma"/>
                <w:sz w:val="24"/>
                <w:szCs w:val="24"/>
              </w:rPr>
            </w:pPr>
            <w:ins w:id="9050" w:author="Haider Alhabibi" w:date="2022-02-18T09:34:00Z">
              <w:del w:id="9051" w:author="Alhabibi, Haider@Energy" w:date="2022-03-17T15:08:00Z">
                <w:r w:rsidDel="00130A7D">
                  <w:rPr>
                    <w:rFonts w:cs="Tahoma"/>
                    <w:sz w:val="24"/>
                    <w:szCs w:val="24"/>
                  </w:rPr>
                  <w:delText>LMCI</w:delText>
                </w:r>
              </w:del>
            </w:ins>
            <w:ins w:id="9052" w:author="Haider Alhabibi" w:date="2022-02-18T09:33:00Z">
              <w:del w:id="9053" w:author="Alhabibi, Haider@Energy" w:date="2022-03-17T15:08:00Z">
                <w:r w:rsidRPr="0024633A" w:rsidDel="00130A7D">
                  <w:rPr>
                    <w:rFonts w:cs="Tahoma"/>
                    <w:sz w:val="24"/>
                    <w:szCs w:val="24"/>
                  </w:rPr>
                  <w:delText>MCH01cE.xsd</w:delText>
                </w:r>
              </w:del>
            </w:ins>
          </w:p>
        </w:tc>
      </w:tr>
      <w:tr w:rsidR="00144D96" w:rsidRPr="0024633A" w:rsidDel="00130A7D" w14:paraId="5101B6F0" w14:textId="10A631B5" w:rsidTr="000B3B1F">
        <w:trPr>
          <w:trHeight w:hRule="exact" w:val="288"/>
          <w:ins w:id="9054" w:author="Haider Alhabibi" w:date="2022-02-18T09:33:00Z"/>
          <w:del w:id="9055" w:author="Alhabibi, Haider@Energy" w:date="2022-03-17T15:08:00Z"/>
        </w:trPr>
        <w:tc>
          <w:tcPr>
            <w:tcW w:w="5000" w:type="pct"/>
            <w:noWrap/>
          </w:tcPr>
          <w:p w14:paraId="2DAC95F6" w14:textId="0FCED876" w:rsidR="00144D96" w:rsidRPr="0024633A" w:rsidDel="00130A7D" w:rsidRDefault="00144D96" w:rsidP="000B3B1F">
            <w:pPr>
              <w:rPr>
                <w:ins w:id="9056" w:author="Haider Alhabibi" w:date="2022-02-18T09:33:00Z"/>
                <w:del w:id="9057" w:author="Alhabibi, Haider@Energy" w:date="2022-03-17T15:08:00Z"/>
                <w:rFonts w:cs="Tahoma"/>
                <w:sz w:val="24"/>
                <w:szCs w:val="24"/>
              </w:rPr>
            </w:pPr>
            <w:ins w:id="9058" w:author="Haider Alhabibi" w:date="2022-02-18T09:34:00Z">
              <w:del w:id="9059" w:author="Alhabibi, Haider@Energy" w:date="2022-03-17T15:08:00Z">
                <w:r w:rsidDel="00130A7D">
                  <w:rPr>
                    <w:rFonts w:cs="Tahoma"/>
                    <w:sz w:val="24"/>
                    <w:szCs w:val="24"/>
                  </w:rPr>
                  <w:delText>LMCI</w:delText>
                </w:r>
              </w:del>
            </w:ins>
            <w:ins w:id="9060" w:author="Haider Alhabibi" w:date="2022-02-18T09:33:00Z">
              <w:del w:id="9061" w:author="Alhabibi, Haider@Energy" w:date="2022-03-17T15:08:00Z">
                <w:r w:rsidRPr="0024633A" w:rsidDel="00130A7D">
                  <w:rPr>
                    <w:rFonts w:cs="Tahoma"/>
                    <w:sz w:val="24"/>
                    <w:szCs w:val="24"/>
                  </w:rPr>
                  <w:delText>MCH01dE.xsd</w:delText>
                </w:r>
              </w:del>
            </w:ins>
          </w:p>
        </w:tc>
      </w:tr>
      <w:tr w:rsidR="00144D96" w:rsidRPr="0024633A" w:rsidDel="00130A7D" w14:paraId="2C37F0D8" w14:textId="602EFC08" w:rsidTr="000B3B1F">
        <w:trPr>
          <w:trHeight w:hRule="exact" w:val="288"/>
          <w:ins w:id="9062" w:author="Haider Alhabibi" w:date="2022-02-18T09:33:00Z"/>
          <w:del w:id="9063" w:author="Alhabibi, Haider@Energy" w:date="2022-03-17T15:08:00Z"/>
        </w:trPr>
        <w:tc>
          <w:tcPr>
            <w:tcW w:w="5000" w:type="pct"/>
            <w:noWrap/>
          </w:tcPr>
          <w:p w14:paraId="0E81FF9D" w14:textId="7205EFC0" w:rsidR="00144D96" w:rsidRPr="0024633A" w:rsidDel="00130A7D" w:rsidRDefault="00144D96" w:rsidP="000B3B1F">
            <w:pPr>
              <w:rPr>
                <w:ins w:id="9064" w:author="Haider Alhabibi" w:date="2022-02-18T09:33:00Z"/>
                <w:del w:id="9065" w:author="Alhabibi, Haider@Energy" w:date="2022-03-17T15:08:00Z"/>
                <w:rFonts w:cs="Tahoma"/>
                <w:sz w:val="24"/>
                <w:szCs w:val="24"/>
              </w:rPr>
            </w:pPr>
            <w:ins w:id="9066" w:author="Haider Alhabibi" w:date="2022-02-18T09:34:00Z">
              <w:del w:id="9067" w:author="Alhabibi, Haider@Energy" w:date="2022-03-17T15:08:00Z">
                <w:r w:rsidDel="00130A7D">
                  <w:rPr>
                    <w:rFonts w:cs="Tahoma"/>
                    <w:sz w:val="24"/>
                    <w:szCs w:val="24"/>
                  </w:rPr>
                  <w:delText>LMCI</w:delText>
                </w:r>
              </w:del>
            </w:ins>
            <w:ins w:id="9068" w:author="Haider Alhabibi" w:date="2022-02-18T09:33:00Z">
              <w:del w:id="9069" w:author="Alhabibi, Haider@Energy" w:date="2022-03-17T15:08:00Z">
                <w:r w:rsidRPr="0024633A" w:rsidDel="00130A7D">
                  <w:rPr>
                    <w:rFonts w:cs="Tahoma"/>
                    <w:sz w:val="24"/>
                    <w:szCs w:val="24"/>
                  </w:rPr>
                  <w:delText>MCH20aH.xsd</w:delText>
                </w:r>
              </w:del>
            </w:ins>
          </w:p>
        </w:tc>
      </w:tr>
      <w:tr w:rsidR="00144D96" w:rsidRPr="0024633A" w:rsidDel="00130A7D" w14:paraId="42EEE785" w14:textId="0E1E7B8E" w:rsidTr="000B3B1F">
        <w:trPr>
          <w:trHeight w:hRule="exact" w:val="288"/>
          <w:ins w:id="9070" w:author="Haider Alhabibi" w:date="2022-02-18T09:33:00Z"/>
          <w:del w:id="9071" w:author="Alhabibi, Haider@Energy" w:date="2022-03-17T15:08:00Z"/>
        </w:trPr>
        <w:tc>
          <w:tcPr>
            <w:tcW w:w="5000" w:type="pct"/>
            <w:noWrap/>
          </w:tcPr>
          <w:p w14:paraId="791F5AE4" w14:textId="65F117CD" w:rsidR="00144D96" w:rsidRPr="0024633A" w:rsidDel="00130A7D" w:rsidRDefault="00144D96" w:rsidP="000B3B1F">
            <w:pPr>
              <w:rPr>
                <w:ins w:id="9072" w:author="Haider Alhabibi" w:date="2022-02-18T09:33:00Z"/>
                <w:del w:id="9073" w:author="Alhabibi, Haider@Energy" w:date="2022-03-17T15:08:00Z"/>
                <w:rFonts w:cs="Tahoma"/>
                <w:sz w:val="24"/>
                <w:szCs w:val="24"/>
              </w:rPr>
            </w:pPr>
            <w:ins w:id="9074" w:author="Haider Alhabibi" w:date="2022-02-18T09:34:00Z">
              <w:del w:id="9075" w:author="Alhabibi, Haider@Energy" w:date="2022-03-17T15:08:00Z">
                <w:r w:rsidDel="00130A7D">
                  <w:rPr>
                    <w:rFonts w:cs="Tahoma"/>
                    <w:sz w:val="24"/>
                    <w:szCs w:val="24"/>
                  </w:rPr>
                  <w:delText>LMCI</w:delText>
                </w:r>
              </w:del>
            </w:ins>
            <w:ins w:id="9076" w:author="Haider Alhabibi" w:date="2022-02-18T09:33:00Z">
              <w:del w:id="9077" w:author="Alhabibi, Haider@Energy" w:date="2022-03-17T15:08:00Z">
                <w:r w:rsidRPr="0024633A" w:rsidDel="00130A7D">
                  <w:rPr>
                    <w:rFonts w:cs="Tahoma"/>
                    <w:sz w:val="24"/>
                    <w:szCs w:val="24"/>
                  </w:rPr>
                  <w:delText>MCH20bH.xsd</w:delText>
                </w:r>
              </w:del>
            </w:ins>
          </w:p>
        </w:tc>
      </w:tr>
      <w:tr w:rsidR="00144D96" w:rsidRPr="0024633A" w:rsidDel="00130A7D" w14:paraId="1C0BC8B9" w14:textId="31E2443D" w:rsidTr="000B3B1F">
        <w:trPr>
          <w:trHeight w:hRule="exact" w:val="288"/>
          <w:ins w:id="9078" w:author="Haider Alhabibi" w:date="2022-02-18T09:33:00Z"/>
          <w:del w:id="9079" w:author="Alhabibi, Haider@Energy" w:date="2022-03-17T15:08:00Z"/>
        </w:trPr>
        <w:tc>
          <w:tcPr>
            <w:tcW w:w="5000" w:type="pct"/>
            <w:noWrap/>
          </w:tcPr>
          <w:p w14:paraId="6234BB8C" w14:textId="22FE8650" w:rsidR="00144D96" w:rsidRPr="0024633A" w:rsidDel="00130A7D" w:rsidRDefault="00144D96" w:rsidP="000B3B1F">
            <w:pPr>
              <w:rPr>
                <w:ins w:id="9080" w:author="Haider Alhabibi" w:date="2022-02-18T09:33:00Z"/>
                <w:del w:id="9081" w:author="Alhabibi, Haider@Energy" w:date="2022-03-17T15:08:00Z"/>
                <w:rFonts w:cs="Tahoma"/>
                <w:sz w:val="24"/>
                <w:szCs w:val="24"/>
              </w:rPr>
            </w:pPr>
            <w:ins w:id="9082" w:author="Haider Alhabibi" w:date="2022-02-18T09:34:00Z">
              <w:del w:id="9083" w:author="Alhabibi, Haider@Energy" w:date="2022-03-17T15:08:00Z">
                <w:r w:rsidDel="00130A7D">
                  <w:rPr>
                    <w:rFonts w:cs="Tahoma"/>
                    <w:sz w:val="24"/>
                    <w:szCs w:val="24"/>
                  </w:rPr>
                  <w:delText>LMCI</w:delText>
                </w:r>
              </w:del>
            </w:ins>
            <w:ins w:id="9084" w:author="Haider Alhabibi" w:date="2022-02-18T09:33:00Z">
              <w:del w:id="9085" w:author="Alhabibi, Haider@Energy" w:date="2022-03-17T15:08:00Z">
                <w:r w:rsidRPr="0024633A" w:rsidDel="00130A7D">
                  <w:rPr>
                    <w:rFonts w:cs="Tahoma"/>
                    <w:sz w:val="24"/>
                    <w:szCs w:val="24"/>
                  </w:rPr>
                  <w:delText>MCH20cH.xsd</w:delText>
                </w:r>
              </w:del>
            </w:ins>
          </w:p>
        </w:tc>
      </w:tr>
      <w:tr w:rsidR="00144D96" w:rsidRPr="0024633A" w:rsidDel="00130A7D" w14:paraId="68871217" w14:textId="6EB9BB2F" w:rsidTr="000B3B1F">
        <w:trPr>
          <w:trHeight w:hRule="exact" w:val="288"/>
          <w:ins w:id="9086" w:author="Haider Alhabibi" w:date="2022-02-18T09:33:00Z"/>
          <w:del w:id="9087" w:author="Alhabibi, Haider@Energy" w:date="2022-03-17T15:08:00Z"/>
        </w:trPr>
        <w:tc>
          <w:tcPr>
            <w:tcW w:w="5000" w:type="pct"/>
            <w:noWrap/>
          </w:tcPr>
          <w:p w14:paraId="0B20130A" w14:textId="7EA4B043" w:rsidR="00144D96" w:rsidRPr="0024633A" w:rsidDel="00130A7D" w:rsidRDefault="00144D96" w:rsidP="000B3B1F">
            <w:pPr>
              <w:rPr>
                <w:ins w:id="9088" w:author="Haider Alhabibi" w:date="2022-02-18T09:33:00Z"/>
                <w:del w:id="9089" w:author="Alhabibi, Haider@Energy" w:date="2022-03-17T15:08:00Z"/>
                <w:rFonts w:cs="Tahoma"/>
                <w:sz w:val="24"/>
                <w:szCs w:val="24"/>
              </w:rPr>
            </w:pPr>
            <w:ins w:id="9090" w:author="Haider Alhabibi" w:date="2022-02-18T09:34:00Z">
              <w:del w:id="9091" w:author="Alhabibi, Haider@Energy" w:date="2022-03-17T15:08:00Z">
                <w:r w:rsidDel="00130A7D">
                  <w:rPr>
                    <w:rFonts w:cs="Tahoma"/>
                    <w:sz w:val="24"/>
                    <w:szCs w:val="24"/>
                  </w:rPr>
                  <w:delText>LMCI</w:delText>
                </w:r>
              </w:del>
            </w:ins>
            <w:ins w:id="9092" w:author="Haider Alhabibi" w:date="2022-02-18T09:33:00Z">
              <w:del w:id="9093" w:author="Alhabibi, Haider@Energy" w:date="2022-03-17T15:08:00Z">
                <w:r w:rsidRPr="0024633A" w:rsidDel="00130A7D">
                  <w:rPr>
                    <w:rFonts w:cs="Tahoma"/>
                    <w:sz w:val="24"/>
                    <w:szCs w:val="24"/>
                  </w:rPr>
                  <w:delText>MCH20dH.xsd</w:delText>
                </w:r>
              </w:del>
            </w:ins>
          </w:p>
        </w:tc>
      </w:tr>
      <w:tr w:rsidR="00144D96" w:rsidRPr="0024633A" w:rsidDel="00130A7D" w14:paraId="15A4768F" w14:textId="2D53E0C7" w:rsidTr="000B3B1F">
        <w:trPr>
          <w:trHeight w:hRule="exact" w:val="288"/>
          <w:ins w:id="9094" w:author="Haider Alhabibi" w:date="2022-02-18T09:33:00Z"/>
          <w:del w:id="9095" w:author="Alhabibi, Haider@Energy" w:date="2022-03-17T15:08:00Z"/>
        </w:trPr>
        <w:tc>
          <w:tcPr>
            <w:tcW w:w="5000" w:type="pct"/>
            <w:noWrap/>
          </w:tcPr>
          <w:p w14:paraId="20CDE3AF" w14:textId="30719851" w:rsidR="00144D96" w:rsidRPr="0024633A" w:rsidDel="00130A7D" w:rsidRDefault="00144D96" w:rsidP="000B3B1F">
            <w:pPr>
              <w:rPr>
                <w:ins w:id="9096" w:author="Haider Alhabibi" w:date="2022-02-18T09:33:00Z"/>
                <w:del w:id="9097" w:author="Alhabibi, Haider@Energy" w:date="2022-03-17T15:08:00Z"/>
                <w:rFonts w:cs="Tahoma"/>
                <w:sz w:val="24"/>
                <w:szCs w:val="24"/>
              </w:rPr>
            </w:pPr>
            <w:ins w:id="9098" w:author="Haider Alhabibi" w:date="2022-02-18T09:34:00Z">
              <w:del w:id="9099" w:author="Alhabibi, Haider@Energy" w:date="2022-03-17T15:08:00Z">
                <w:r w:rsidDel="00130A7D">
                  <w:rPr>
                    <w:rFonts w:cs="Tahoma"/>
                    <w:sz w:val="24"/>
                    <w:szCs w:val="24"/>
                  </w:rPr>
                  <w:delText>LMCI</w:delText>
                </w:r>
              </w:del>
            </w:ins>
            <w:ins w:id="9100" w:author="Haider Alhabibi" w:date="2022-02-18T09:33:00Z">
              <w:del w:id="9101" w:author="Alhabibi, Haider@Energy" w:date="2022-03-17T15:08:00Z">
                <w:r w:rsidRPr="0024633A" w:rsidDel="00130A7D">
                  <w:rPr>
                    <w:rFonts w:cs="Tahoma"/>
                    <w:sz w:val="24"/>
                    <w:szCs w:val="24"/>
                  </w:rPr>
                  <w:delText>MCH20eH.xsd</w:delText>
                </w:r>
              </w:del>
            </w:ins>
          </w:p>
        </w:tc>
      </w:tr>
      <w:tr w:rsidR="00144D96" w:rsidRPr="0024633A" w:rsidDel="00130A7D" w14:paraId="7E67DF12" w14:textId="6F28E8A6" w:rsidTr="000B3B1F">
        <w:trPr>
          <w:trHeight w:hRule="exact" w:val="288"/>
          <w:ins w:id="9102" w:author="Haider Alhabibi" w:date="2022-02-18T09:33:00Z"/>
          <w:del w:id="9103" w:author="Alhabibi, Haider@Energy" w:date="2022-03-17T15:08:00Z"/>
        </w:trPr>
        <w:tc>
          <w:tcPr>
            <w:tcW w:w="5000" w:type="pct"/>
            <w:noWrap/>
          </w:tcPr>
          <w:p w14:paraId="61651873" w14:textId="760A6FEB" w:rsidR="00144D96" w:rsidRPr="0024633A" w:rsidDel="00130A7D" w:rsidRDefault="00144D96" w:rsidP="000B3B1F">
            <w:pPr>
              <w:rPr>
                <w:ins w:id="9104" w:author="Haider Alhabibi" w:date="2022-02-18T09:33:00Z"/>
                <w:del w:id="9105" w:author="Alhabibi, Haider@Energy" w:date="2022-03-17T15:08:00Z"/>
                <w:rFonts w:cs="Tahoma"/>
                <w:sz w:val="24"/>
                <w:szCs w:val="24"/>
              </w:rPr>
            </w:pPr>
            <w:ins w:id="9106" w:author="Haider Alhabibi" w:date="2022-02-18T09:34:00Z">
              <w:del w:id="9107" w:author="Alhabibi, Haider@Energy" w:date="2022-03-17T15:08:00Z">
                <w:r w:rsidDel="00130A7D">
                  <w:rPr>
                    <w:rFonts w:cs="Tahoma"/>
                    <w:sz w:val="24"/>
                    <w:szCs w:val="24"/>
                  </w:rPr>
                  <w:delText>LMCI</w:delText>
                </w:r>
              </w:del>
            </w:ins>
            <w:ins w:id="9108" w:author="Haider Alhabibi" w:date="2022-02-18T09:33:00Z">
              <w:del w:id="9109" w:author="Alhabibi, Haider@Energy" w:date="2022-03-17T15:08:00Z">
                <w:r w:rsidRPr="0024633A" w:rsidDel="00130A7D">
                  <w:rPr>
                    <w:rFonts w:cs="Tahoma"/>
                    <w:sz w:val="24"/>
                    <w:szCs w:val="24"/>
                  </w:rPr>
                  <w:delText>MCH21H.xsd</w:delText>
                </w:r>
              </w:del>
            </w:ins>
          </w:p>
        </w:tc>
      </w:tr>
      <w:tr w:rsidR="00144D96" w:rsidRPr="0024633A" w:rsidDel="00130A7D" w14:paraId="151B0488" w14:textId="32247AE6" w:rsidTr="000B3B1F">
        <w:trPr>
          <w:trHeight w:hRule="exact" w:val="288"/>
          <w:ins w:id="9110" w:author="Haider Alhabibi" w:date="2022-02-18T09:33:00Z"/>
          <w:del w:id="9111" w:author="Alhabibi, Haider@Energy" w:date="2022-03-17T15:08:00Z"/>
        </w:trPr>
        <w:tc>
          <w:tcPr>
            <w:tcW w:w="5000" w:type="pct"/>
            <w:noWrap/>
          </w:tcPr>
          <w:p w14:paraId="71E5B9EF" w14:textId="538E0242" w:rsidR="00144D96" w:rsidRPr="0024633A" w:rsidDel="00130A7D" w:rsidRDefault="00144D96" w:rsidP="000B3B1F">
            <w:pPr>
              <w:rPr>
                <w:ins w:id="9112" w:author="Haider Alhabibi" w:date="2022-02-18T09:33:00Z"/>
                <w:del w:id="9113" w:author="Alhabibi, Haider@Energy" w:date="2022-03-17T15:08:00Z"/>
                <w:rFonts w:cs="Tahoma"/>
                <w:sz w:val="24"/>
                <w:szCs w:val="24"/>
              </w:rPr>
            </w:pPr>
            <w:ins w:id="9114" w:author="Haider Alhabibi" w:date="2022-02-18T09:34:00Z">
              <w:del w:id="9115" w:author="Alhabibi, Haider@Energy" w:date="2022-03-17T15:08:00Z">
                <w:r w:rsidDel="00130A7D">
                  <w:rPr>
                    <w:rFonts w:cs="Tahoma"/>
                    <w:sz w:val="24"/>
                    <w:szCs w:val="24"/>
                  </w:rPr>
                  <w:delText>LMCI</w:delText>
                </w:r>
              </w:del>
            </w:ins>
            <w:ins w:id="9116" w:author="Haider Alhabibi" w:date="2022-02-18T09:33:00Z">
              <w:del w:id="9117" w:author="Alhabibi, Haider@Energy" w:date="2022-03-17T15:08:00Z">
                <w:r w:rsidRPr="0024633A" w:rsidDel="00130A7D">
                  <w:rPr>
                    <w:rFonts w:cs="Tahoma"/>
                    <w:sz w:val="24"/>
                    <w:szCs w:val="24"/>
                  </w:rPr>
                  <w:delText>MCH22aH.xsd</w:delText>
                </w:r>
              </w:del>
            </w:ins>
          </w:p>
        </w:tc>
      </w:tr>
      <w:tr w:rsidR="00144D96" w:rsidRPr="0024633A" w:rsidDel="00130A7D" w14:paraId="603B0D6D" w14:textId="0598C526" w:rsidTr="000B3B1F">
        <w:trPr>
          <w:trHeight w:hRule="exact" w:val="288"/>
          <w:ins w:id="9118" w:author="Haider Alhabibi" w:date="2022-02-18T09:33:00Z"/>
          <w:del w:id="9119" w:author="Alhabibi, Haider@Energy" w:date="2022-03-17T15:08:00Z"/>
        </w:trPr>
        <w:tc>
          <w:tcPr>
            <w:tcW w:w="5000" w:type="pct"/>
            <w:noWrap/>
          </w:tcPr>
          <w:p w14:paraId="48898EE0" w14:textId="458CDB08" w:rsidR="00144D96" w:rsidRPr="0024633A" w:rsidDel="00130A7D" w:rsidRDefault="00144D96" w:rsidP="000B3B1F">
            <w:pPr>
              <w:rPr>
                <w:ins w:id="9120" w:author="Haider Alhabibi" w:date="2022-02-18T09:33:00Z"/>
                <w:del w:id="9121" w:author="Alhabibi, Haider@Energy" w:date="2022-03-17T15:08:00Z"/>
                <w:rFonts w:cs="Tahoma"/>
                <w:sz w:val="24"/>
                <w:szCs w:val="24"/>
              </w:rPr>
            </w:pPr>
            <w:ins w:id="9122" w:author="Haider Alhabibi" w:date="2022-02-18T09:34:00Z">
              <w:del w:id="9123" w:author="Alhabibi, Haider@Energy" w:date="2022-03-17T15:08:00Z">
                <w:r w:rsidDel="00130A7D">
                  <w:rPr>
                    <w:rFonts w:cs="Tahoma"/>
                    <w:sz w:val="24"/>
                    <w:szCs w:val="24"/>
                  </w:rPr>
                  <w:delText>LMCI</w:delText>
                </w:r>
              </w:del>
            </w:ins>
            <w:ins w:id="9124" w:author="Haider Alhabibi" w:date="2022-02-18T09:33:00Z">
              <w:del w:id="9125" w:author="Alhabibi, Haider@Energy" w:date="2022-03-17T15:08:00Z">
                <w:r w:rsidRPr="0024633A" w:rsidDel="00130A7D">
                  <w:rPr>
                    <w:rFonts w:cs="Tahoma"/>
                    <w:sz w:val="24"/>
                    <w:szCs w:val="24"/>
                  </w:rPr>
                  <w:delText>MCH22bH.xsd</w:delText>
                </w:r>
              </w:del>
            </w:ins>
          </w:p>
        </w:tc>
      </w:tr>
      <w:tr w:rsidR="00144D96" w:rsidRPr="0024633A" w:rsidDel="00130A7D" w14:paraId="25EC883D" w14:textId="55D30C9C" w:rsidTr="000B3B1F">
        <w:trPr>
          <w:trHeight w:hRule="exact" w:val="288"/>
          <w:ins w:id="9126" w:author="Haider Alhabibi" w:date="2022-02-18T09:33:00Z"/>
          <w:del w:id="9127" w:author="Alhabibi, Haider@Energy" w:date="2022-03-17T15:08:00Z"/>
        </w:trPr>
        <w:tc>
          <w:tcPr>
            <w:tcW w:w="5000" w:type="pct"/>
            <w:noWrap/>
          </w:tcPr>
          <w:p w14:paraId="547EF792" w14:textId="05E50272" w:rsidR="00144D96" w:rsidRPr="0024633A" w:rsidDel="00130A7D" w:rsidRDefault="00144D96" w:rsidP="000B3B1F">
            <w:pPr>
              <w:rPr>
                <w:ins w:id="9128" w:author="Haider Alhabibi" w:date="2022-02-18T09:33:00Z"/>
                <w:del w:id="9129" w:author="Alhabibi, Haider@Energy" w:date="2022-03-17T15:08:00Z"/>
                <w:rFonts w:cs="Tahoma"/>
                <w:sz w:val="24"/>
                <w:szCs w:val="24"/>
              </w:rPr>
            </w:pPr>
            <w:ins w:id="9130" w:author="Haider Alhabibi" w:date="2022-02-18T09:34:00Z">
              <w:del w:id="9131" w:author="Alhabibi, Haider@Energy" w:date="2022-03-17T15:08:00Z">
                <w:r w:rsidDel="00130A7D">
                  <w:rPr>
                    <w:rFonts w:cs="Tahoma"/>
                    <w:sz w:val="24"/>
                    <w:szCs w:val="24"/>
                  </w:rPr>
                  <w:delText>LMCI</w:delText>
                </w:r>
              </w:del>
            </w:ins>
            <w:ins w:id="9132" w:author="Haider Alhabibi" w:date="2022-02-18T09:33:00Z">
              <w:del w:id="9133" w:author="Alhabibi, Haider@Energy" w:date="2022-03-17T15:08:00Z">
                <w:r w:rsidRPr="0024633A" w:rsidDel="00130A7D">
                  <w:rPr>
                    <w:rFonts w:cs="Tahoma"/>
                    <w:sz w:val="24"/>
                    <w:szCs w:val="24"/>
                  </w:rPr>
                  <w:delText>MCH22cH.xsd</w:delText>
                </w:r>
              </w:del>
            </w:ins>
          </w:p>
        </w:tc>
      </w:tr>
      <w:tr w:rsidR="00144D96" w:rsidRPr="0024633A" w:rsidDel="00130A7D" w14:paraId="10C68EC0" w14:textId="02A6A3ED" w:rsidTr="000B3B1F">
        <w:trPr>
          <w:trHeight w:hRule="exact" w:val="288"/>
          <w:ins w:id="9134" w:author="Haider Alhabibi" w:date="2022-02-18T09:33:00Z"/>
          <w:del w:id="9135" w:author="Alhabibi, Haider@Energy" w:date="2022-03-17T15:08:00Z"/>
        </w:trPr>
        <w:tc>
          <w:tcPr>
            <w:tcW w:w="5000" w:type="pct"/>
            <w:noWrap/>
          </w:tcPr>
          <w:p w14:paraId="7E334AB9" w14:textId="14353CC4" w:rsidR="00144D96" w:rsidRPr="0024633A" w:rsidDel="00130A7D" w:rsidRDefault="00144D96" w:rsidP="000B3B1F">
            <w:pPr>
              <w:rPr>
                <w:ins w:id="9136" w:author="Haider Alhabibi" w:date="2022-02-18T09:33:00Z"/>
                <w:del w:id="9137" w:author="Alhabibi, Haider@Energy" w:date="2022-03-17T15:08:00Z"/>
                <w:rFonts w:cs="Tahoma"/>
                <w:sz w:val="24"/>
                <w:szCs w:val="24"/>
              </w:rPr>
            </w:pPr>
            <w:ins w:id="9138" w:author="Haider Alhabibi" w:date="2022-02-18T09:34:00Z">
              <w:del w:id="9139" w:author="Alhabibi, Haider@Energy" w:date="2022-03-17T15:08:00Z">
                <w:r w:rsidDel="00130A7D">
                  <w:rPr>
                    <w:rFonts w:cs="Tahoma"/>
                    <w:sz w:val="24"/>
                    <w:szCs w:val="24"/>
                  </w:rPr>
                  <w:delText>LMCI</w:delText>
                </w:r>
              </w:del>
            </w:ins>
            <w:ins w:id="9140" w:author="Haider Alhabibi" w:date="2022-02-18T09:33:00Z">
              <w:del w:id="9141" w:author="Alhabibi, Haider@Energy" w:date="2022-03-17T15:08:00Z">
                <w:r w:rsidRPr="0024633A" w:rsidDel="00130A7D">
                  <w:rPr>
                    <w:rFonts w:cs="Tahoma"/>
                    <w:sz w:val="24"/>
                    <w:szCs w:val="24"/>
                  </w:rPr>
                  <w:delText>MCH22dH.xsd</w:delText>
                </w:r>
              </w:del>
            </w:ins>
          </w:p>
        </w:tc>
      </w:tr>
      <w:tr w:rsidR="00144D96" w:rsidRPr="0024633A" w:rsidDel="00130A7D" w14:paraId="5661EF89" w14:textId="5ABD1D44" w:rsidTr="000B3B1F">
        <w:trPr>
          <w:trHeight w:hRule="exact" w:val="288"/>
          <w:ins w:id="9142" w:author="Haider Alhabibi" w:date="2022-02-18T09:33:00Z"/>
          <w:del w:id="9143" w:author="Alhabibi, Haider@Energy" w:date="2022-03-17T15:08:00Z"/>
        </w:trPr>
        <w:tc>
          <w:tcPr>
            <w:tcW w:w="5000" w:type="pct"/>
            <w:noWrap/>
          </w:tcPr>
          <w:p w14:paraId="2C5F12D3" w14:textId="2AB74268" w:rsidR="00144D96" w:rsidRPr="0024633A" w:rsidDel="00130A7D" w:rsidRDefault="00144D96" w:rsidP="000B3B1F">
            <w:pPr>
              <w:rPr>
                <w:ins w:id="9144" w:author="Haider Alhabibi" w:date="2022-02-18T09:33:00Z"/>
                <w:del w:id="9145" w:author="Alhabibi, Haider@Energy" w:date="2022-03-17T15:08:00Z"/>
                <w:rFonts w:cs="Tahoma"/>
                <w:sz w:val="24"/>
                <w:szCs w:val="24"/>
              </w:rPr>
            </w:pPr>
            <w:ins w:id="9146" w:author="Haider Alhabibi" w:date="2022-02-18T09:34:00Z">
              <w:del w:id="9147" w:author="Alhabibi, Haider@Energy" w:date="2022-03-17T15:08:00Z">
                <w:r w:rsidDel="00130A7D">
                  <w:rPr>
                    <w:rFonts w:cs="Tahoma"/>
                    <w:sz w:val="24"/>
                    <w:szCs w:val="24"/>
                  </w:rPr>
                  <w:delText>LMCI</w:delText>
                </w:r>
              </w:del>
            </w:ins>
            <w:ins w:id="9148" w:author="Haider Alhabibi" w:date="2022-02-18T09:33:00Z">
              <w:del w:id="9149" w:author="Alhabibi, Haider@Energy" w:date="2022-03-17T15:08:00Z">
                <w:r w:rsidRPr="0024633A" w:rsidDel="00130A7D">
                  <w:rPr>
                    <w:rFonts w:cs="Tahoma"/>
                    <w:sz w:val="24"/>
                    <w:szCs w:val="24"/>
                  </w:rPr>
                  <w:delText>MCH23aH.xsd</w:delText>
                </w:r>
              </w:del>
            </w:ins>
          </w:p>
        </w:tc>
      </w:tr>
      <w:tr w:rsidR="00144D96" w:rsidRPr="0024633A" w:rsidDel="00130A7D" w14:paraId="5B0AE177" w14:textId="333DDA97" w:rsidTr="000B3B1F">
        <w:trPr>
          <w:trHeight w:hRule="exact" w:val="288"/>
          <w:ins w:id="9150" w:author="Haider Alhabibi" w:date="2022-02-18T09:33:00Z"/>
          <w:del w:id="9151" w:author="Alhabibi, Haider@Energy" w:date="2022-03-17T15:08:00Z"/>
        </w:trPr>
        <w:tc>
          <w:tcPr>
            <w:tcW w:w="5000" w:type="pct"/>
            <w:noWrap/>
          </w:tcPr>
          <w:p w14:paraId="062F2E2B" w14:textId="3CE99477" w:rsidR="00144D96" w:rsidRPr="0024633A" w:rsidDel="00130A7D" w:rsidRDefault="00144D96" w:rsidP="000B3B1F">
            <w:pPr>
              <w:rPr>
                <w:ins w:id="9152" w:author="Haider Alhabibi" w:date="2022-02-18T09:33:00Z"/>
                <w:del w:id="9153" w:author="Alhabibi, Haider@Energy" w:date="2022-03-17T15:08:00Z"/>
                <w:rFonts w:cs="Tahoma"/>
                <w:sz w:val="24"/>
                <w:szCs w:val="24"/>
              </w:rPr>
            </w:pPr>
            <w:ins w:id="9154" w:author="Haider Alhabibi" w:date="2022-02-18T09:34:00Z">
              <w:del w:id="9155" w:author="Alhabibi, Haider@Energy" w:date="2022-03-17T15:08:00Z">
                <w:r w:rsidDel="00130A7D">
                  <w:rPr>
                    <w:rFonts w:cs="Tahoma"/>
                    <w:sz w:val="24"/>
                    <w:szCs w:val="24"/>
                  </w:rPr>
                  <w:delText>LMCI</w:delText>
                </w:r>
              </w:del>
            </w:ins>
            <w:ins w:id="9156" w:author="Haider Alhabibi" w:date="2022-02-18T09:33:00Z">
              <w:del w:id="9157" w:author="Alhabibi, Haider@Energy" w:date="2022-03-17T15:08:00Z">
                <w:r w:rsidRPr="0024633A" w:rsidDel="00130A7D">
                  <w:rPr>
                    <w:rFonts w:cs="Tahoma"/>
                    <w:sz w:val="24"/>
                    <w:szCs w:val="24"/>
                  </w:rPr>
                  <w:delText>MCH23bH.xsd</w:delText>
                </w:r>
              </w:del>
            </w:ins>
          </w:p>
        </w:tc>
      </w:tr>
      <w:tr w:rsidR="00144D96" w:rsidRPr="0024633A" w:rsidDel="00130A7D" w14:paraId="67243135" w14:textId="0D93BCD0" w:rsidTr="000B3B1F">
        <w:trPr>
          <w:trHeight w:hRule="exact" w:val="288"/>
          <w:ins w:id="9158" w:author="Haider Alhabibi" w:date="2022-02-18T09:33:00Z"/>
          <w:del w:id="9159" w:author="Alhabibi, Haider@Energy" w:date="2022-03-17T15:08:00Z"/>
        </w:trPr>
        <w:tc>
          <w:tcPr>
            <w:tcW w:w="5000" w:type="pct"/>
            <w:noWrap/>
          </w:tcPr>
          <w:p w14:paraId="4B7874C3" w14:textId="3445B1CF" w:rsidR="00144D96" w:rsidRPr="0024633A" w:rsidDel="00130A7D" w:rsidRDefault="00144D96" w:rsidP="000B3B1F">
            <w:pPr>
              <w:rPr>
                <w:ins w:id="9160" w:author="Haider Alhabibi" w:date="2022-02-18T09:33:00Z"/>
                <w:del w:id="9161" w:author="Alhabibi, Haider@Energy" w:date="2022-03-17T15:08:00Z"/>
                <w:rFonts w:cs="Tahoma"/>
                <w:sz w:val="24"/>
                <w:szCs w:val="24"/>
              </w:rPr>
            </w:pPr>
            <w:ins w:id="9162" w:author="Haider Alhabibi" w:date="2022-02-18T09:34:00Z">
              <w:del w:id="9163" w:author="Alhabibi, Haider@Energy" w:date="2022-03-17T15:08:00Z">
                <w:r w:rsidDel="00130A7D">
                  <w:rPr>
                    <w:rFonts w:cs="Tahoma"/>
                    <w:sz w:val="24"/>
                    <w:szCs w:val="24"/>
                  </w:rPr>
                  <w:delText>LMCI</w:delText>
                </w:r>
              </w:del>
            </w:ins>
            <w:ins w:id="9164" w:author="Haider Alhabibi" w:date="2022-02-18T09:33:00Z">
              <w:del w:id="9165" w:author="Alhabibi, Haider@Energy" w:date="2022-03-17T15:08:00Z">
                <w:r w:rsidRPr="0024633A" w:rsidDel="00130A7D">
                  <w:rPr>
                    <w:rFonts w:cs="Tahoma"/>
                    <w:sz w:val="24"/>
                    <w:szCs w:val="24"/>
                  </w:rPr>
                  <w:delText>MCH23cH.xsd</w:delText>
                </w:r>
              </w:del>
            </w:ins>
          </w:p>
        </w:tc>
      </w:tr>
      <w:tr w:rsidR="00144D96" w:rsidRPr="0024633A" w:rsidDel="00130A7D" w14:paraId="4D5FBF79" w14:textId="67E989C3" w:rsidTr="000B3B1F">
        <w:trPr>
          <w:trHeight w:hRule="exact" w:val="288"/>
          <w:ins w:id="9166" w:author="Haider Alhabibi" w:date="2022-02-18T09:33:00Z"/>
          <w:del w:id="9167" w:author="Alhabibi, Haider@Energy" w:date="2022-03-17T15:08:00Z"/>
        </w:trPr>
        <w:tc>
          <w:tcPr>
            <w:tcW w:w="5000" w:type="pct"/>
            <w:noWrap/>
          </w:tcPr>
          <w:p w14:paraId="7280AC52" w14:textId="076C909D" w:rsidR="00144D96" w:rsidRPr="0024633A" w:rsidDel="00130A7D" w:rsidRDefault="00144D96" w:rsidP="000B3B1F">
            <w:pPr>
              <w:rPr>
                <w:ins w:id="9168" w:author="Haider Alhabibi" w:date="2022-02-18T09:33:00Z"/>
                <w:del w:id="9169" w:author="Alhabibi, Haider@Energy" w:date="2022-03-17T15:08:00Z"/>
                <w:rFonts w:cs="Tahoma"/>
                <w:sz w:val="24"/>
                <w:szCs w:val="24"/>
              </w:rPr>
            </w:pPr>
            <w:ins w:id="9170" w:author="Haider Alhabibi" w:date="2022-02-18T09:34:00Z">
              <w:del w:id="9171" w:author="Alhabibi, Haider@Energy" w:date="2022-03-17T15:08:00Z">
                <w:r w:rsidDel="00130A7D">
                  <w:rPr>
                    <w:rFonts w:cs="Tahoma"/>
                    <w:sz w:val="24"/>
                    <w:szCs w:val="24"/>
                  </w:rPr>
                  <w:delText>LMCI</w:delText>
                </w:r>
              </w:del>
            </w:ins>
            <w:ins w:id="9172" w:author="Haider Alhabibi" w:date="2022-02-18T09:33:00Z">
              <w:del w:id="9173" w:author="Alhabibi, Haider@Energy" w:date="2022-03-17T15:08:00Z">
                <w:r w:rsidRPr="0024633A" w:rsidDel="00130A7D">
                  <w:rPr>
                    <w:rFonts w:cs="Tahoma"/>
                    <w:sz w:val="24"/>
                    <w:szCs w:val="24"/>
                  </w:rPr>
                  <w:delText>MCH23dH.xsd</w:delText>
                </w:r>
              </w:del>
            </w:ins>
          </w:p>
        </w:tc>
      </w:tr>
      <w:tr w:rsidR="00144D96" w:rsidRPr="0024633A" w:rsidDel="00130A7D" w14:paraId="7FC78AD0" w14:textId="4BE8EA42" w:rsidTr="000B3B1F">
        <w:trPr>
          <w:trHeight w:hRule="exact" w:val="288"/>
          <w:ins w:id="9174" w:author="Haider Alhabibi" w:date="2022-02-18T09:33:00Z"/>
          <w:del w:id="9175" w:author="Alhabibi, Haider@Energy" w:date="2022-03-17T15:08:00Z"/>
        </w:trPr>
        <w:tc>
          <w:tcPr>
            <w:tcW w:w="5000" w:type="pct"/>
            <w:noWrap/>
          </w:tcPr>
          <w:p w14:paraId="6D415E32" w14:textId="44444050" w:rsidR="00144D96" w:rsidRPr="0024633A" w:rsidDel="00130A7D" w:rsidRDefault="00144D96" w:rsidP="000B3B1F">
            <w:pPr>
              <w:rPr>
                <w:ins w:id="9176" w:author="Haider Alhabibi" w:date="2022-02-18T09:33:00Z"/>
                <w:del w:id="9177" w:author="Alhabibi, Haider@Energy" w:date="2022-03-17T15:08:00Z"/>
                <w:rFonts w:cs="Tahoma"/>
                <w:sz w:val="24"/>
                <w:szCs w:val="24"/>
              </w:rPr>
            </w:pPr>
            <w:ins w:id="9178" w:author="Haider Alhabibi" w:date="2022-02-18T09:34:00Z">
              <w:del w:id="9179" w:author="Alhabibi, Haider@Energy" w:date="2022-03-17T15:08:00Z">
                <w:r w:rsidDel="00130A7D">
                  <w:rPr>
                    <w:rFonts w:cs="Tahoma"/>
                    <w:sz w:val="24"/>
                    <w:szCs w:val="24"/>
                  </w:rPr>
                  <w:delText>LMCI</w:delText>
                </w:r>
              </w:del>
            </w:ins>
            <w:ins w:id="9180" w:author="Haider Alhabibi" w:date="2022-02-18T09:33:00Z">
              <w:del w:id="9181" w:author="Alhabibi, Haider@Energy" w:date="2022-03-17T15:08:00Z">
                <w:r w:rsidRPr="0024633A" w:rsidDel="00130A7D">
                  <w:rPr>
                    <w:rFonts w:cs="Tahoma"/>
                    <w:sz w:val="24"/>
                    <w:szCs w:val="24"/>
                  </w:rPr>
                  <w:delText>MCH23eH.xsd</w:delText>
                </w:r>
              </w:del>
            </w:ins>
          </w:p>
        </w:tc>
      </w:tr>
      <w:tr w:rsidR="00144D96" w:rsidRPr="0024633A" w:rsidDel="00130A7D" w14:paraId="224AB3C8" w14:textId="340BE0D3" w:rsidTr="000B3B1F">
        <w:trPr>
          <w:trHeight w:hRule="exact" w:val="288"/>
          <w:ins w:id="9182" w:author="Haider Alhabibi" w:date="2022-02-18T09:33:00Z"/>
          <w:del w:id="9183" w:author="Alhabibi, Haider@Energy" w:date="2022-03-17T15:08:00Z"/>
        </w:trPr>
        <w:tc>
          <w:tcPr>
            <w:tcW w:w="5000" w:type="pct"/>
            <w:noWrap/>
          </w:tcPr>
          <w:p w14:paraId="25254812" w14:textId="5D6E0901" w:rsidR="00144D96" w:rsidRPr="0024633A" w:rsidDel="00130A7D" w:rsidRDefault="00144D96" w:rsidP="000B3B1F">
            <w:pPr>
              <w:rPr>
                <w:ins w:id="9184" w:author="Haider Alhabibi" w:date="2022-02-18T09:33:00Z"/>
                <w:del w:id="9185" w:author="Alhabibi, Haider@Energy" w:date="2022-03-17T15:08:00Z"/>
                <w:rFonts w:cs="Tahoma"/>
                <w:sz w:val="24"/>
                <w:szCs w:val="24"/>
              </w:rPr>
            </w:pPr>
            <w:ins w:id="9186" w:author="Haider Alhabibi" w:date="2022-02-18T09:34:00Z">
              <w:del w:id="9187" w:author="Alhabibi, Haider@Energy" w:date="2022-03-17T15:08:00Z">
                <w:r w:rsidDel="00130A7D">
                  <w:rPr>
                    <w:rFonts w:cs="Tahoma"/>
                    <w:sz w:val="24"/>
                    <w:szCs w:val="24"/>
                  </w:rPr>
                  <w:delText>LMCI</w:delText>
                </w:r>
              </w:del>
            </w:ins>
            <w:ins w:id="9188" w:author="Haider Alhabibi" w:date="2022-02-18T09:33:00Z">
              <w:del w:id="9189" w:author="Alhabibi, Haider@Energy" w:date="2022-03-17T15:08:00Z">
                <w:r w:rsidRPr="0024633A" w:rsidDel="00130A7D">
                  <w:rPr>
                    <w:rFonts w:cs="Tahoma"/>
                    <w:sz w:val="24"/>
                    <w:szCs w:val="24"/>
                  </w:rPr>
                  <w:delText>MCH23fH.xsd</w:delText>
                </w:r>
              </w:del>
            </w:ins>
          </w:p>
        </w:tc>
      </w:tr>
      <w:tr w:rsidR="00144D96" w:rsidRPr="0024633A" w:rsidDel="00130A7D" w14:paraId="70D37AE8" w14:textId="5E47B2FB" w:rsidTr="000B3B1F">
        <w:trPr>
          <w:trHeight w:hRule="exact" w:val="288"/>
          <w:ins w:id="9190" w:author="Haider Alhabibi" w:date="2022-02-18T09:33:00Z"/>
          <w:del w:id="9191" w:author="Alhabibi, Haider@Energy" w:date="2022-03-17T15:08:00Z"/>
        </w:trPr>
        <w:tc>
          <w:tcPr>
            <w:tcW w:w="5000" w:type="pct"/>
            <w:noWrap/>
          </w:tcPr>
          <w:p w14:paraId="26DFBFF2" w14:textId="3038BB20" w:rsidR="00144D96" w:rsidRPr="0024633A" w:rsidDel="00130A7D" w:rsidRDefault="00144D96" w:rsidP="000B3B1F">
            <w:pPr>
              <w:rPr>
                <w:ins w:id="9192" w:author="Haider Alhabibi" w:date="2022-02-18T09:33:00Z"/>
                <w:del w:id="9193" w:author="Alhabibi, Haider@Energy" w:date="2022-03-17T15:08:00Z"/>
                <w:rFonts w:cs="Tahoma"/>
                <w:sz w:val="24"/>
                <w:szCs w:val="24"/>
              </w:rPr>
            </w:pPr>
            <w:ins w:id="9194" w:author="Haider Alhabibi" w:date="2022-02-18T09:34:00Z">
              <w:del w:id="9195" w:author="Alhabibi, Haider@Energy" w:date="2022-03-17T15:08:00Z">
                <w:r w:rsidDel="00130A7D">
                  <w:rPr>
                    <w:rFonts w:cs="Tahoma"/>
                    <w:sz w:val="24"/>
                    <w:szCs w:val="24"/>
                  </w:rPr>
                  <w:delText>LMCI</w:delText>
                </w:r>
              </w:del>
            </w:ins>
            <w:ins w:id="9196" w:author="Haider Alhabibi" w:date="2022-02-18T09:33:00Z">
              <w:del w:id="9197" w:author="Alhabibi, Haider@Energy" w:date="2022-03-17T15:08:00Z">
                <w:r w:rsidRPr="0024633A" w:rsidDel="00130A7D">
                  <w:rPr>
                    <w:rFonts w:cs="Tahoma"/>
                    <w:sz w:val="24"/>
                    <w:szCs w:val="24"/>
                  </w:rPr>
                  <w:delText>MCH24aH.xsd</w:delText>
                </w:r>
              </w:del>
            </w:ins>
          </w:p>
        </w:tc>
      </w:tr>
      <w:tr w:rsidR="00144D96" w:rsidRPr="0024633A" w:rsidDel="00130A7D" w14:paraId="4D7DDDF0" w14:textId="21A7D5EB" w:rsidTr="000B3B1F">
        <w:trPr>
          <w:trHeight w:hRule="exact" w:val="288"/>
          <w:ins w:id="9198" w:author="Haider Alhabibi" w:date="2022-02-18T09:33:00Z"/>
          <w:del w:id="9199" w:author="Alhabibi, Haider@Energy" w:date="2022-03-17T15:08:00Z"/>
        </w:trPr>
        <w:tc>
          <w:tcPr>
            <w:tcW w:w="5000" w:type="pct"/>
            <w:noWrap/>
          </w:tcPr>
          <w:p w14:paraId="7C1F07DF" w14:textId="532964B2" w:rsidR="00144D96" w:rsidRPr="0024633A" w:rsidDel="00130A7D" w:rsidRDefault="00144D96" w:rsidP="000B3B1F">
            <w:pPr>
              <w:rPr>
                <w:ins w:id="9200" w:author="Haider Alhabibi" w:date="2022-02-18T09:33:00Z"/>
                <w:del w:id="9201" w:author="Alhabibi, Haider@Energy" w:date="2022-03-17T15:08:00Z"/>
                <w:rFonts w:cs="Tahoma"/>
                <w:sz w:val="24"/>
                <w:szCs w:val="24"/>
              </w:rPr>
            </w:pPr>
            <w:ins w:id="9202" w:author="Haider Alhabibi" w:date="2022-02-18T09:34:00Z">
              <w:del w:id="9203" w:author="Alhabibi, Haider@Energy" w:date="2022-03-17T15:08:00Z">
                <w:r w:rsidDel="00130A7D">
                  <w:rPr>
                    <w:rFonts w:cs="Tahoma"/>
                    <w:sz w:val="24"/>
                    <w:szCs w:val="24"/>
                  </w:rPr>
                  <w:delText>LMCI</w:delText>
                </w:r>
              </w:del>
            </w:ins>
            <w:ins w:id="9204" w:author="Haider Alhabibi" w:date="2022-02-18T09:33:00Z">
              <w:del w:id="9205" w:author="Alhabibi, Haider@Energy" w:date="2022-03-17T15:08:00Z">
                <w:r w:rsidRPr="0024633A" w:rsidDel="00130A7D">
                  <w:rPr>
                    <w:rFonts w:cs="Tahoma"/>
                    <w:sz w:val="24"/>
                    <w:szCs w:val="24"/>
                  </w:rPr>
                  <w:delText>MCH24bH.xsd</w:delText>
                </w:r>
              </w:del>
            </w:ins>
          </w:p>
        </w:tc>
      </w:tr>
      <w:tr w:rsidR="00144D96" w:rsidRPr="0024633A" w:rsidDel="00130A7D" w14:paraId="616F545A" w14:textId="3196A695" w:rsidTr="000B3B1F">
        <w:trPr>
          <w:trHeight w:hRule="exact" w:val="288"/>
          <w:ins w:id="9206" w:author="Haider Alhabibi" w:date="2022-02-18T09:33:00Z"/>
          <w:del w:id="9207" w:author="Alhabibi, Haider@Energy" w:date="2022-03-17T15:08:00Z"/>
        </w:trPr>
        <w:tc>
          <w:tcPr>
            <w:tcW w:w="5000" w:type="pct"/>
            <w:noWrap/>
          </w:tcPr>
          <w:p w14:paraId="70B817A0" w14:textId="4BBC23A8" w:rsidR="00144D96" w:rsidRPr="0024633A" w:rsidDel="00130A7D" w:rsidRDefault="00144D96" w:rsidP="000B3B1F">
            <w:pPr>
              <w:rPr>
                <w:ins w:id="9208" w:author="Haider Alhabibi" w:date="2022-02-18T09:33:00Z"/>
                <w:del w:id="9209" w:author="Alhabibi, Haider@Energy" w:date="2022-03-17T15:08:00Z"/>
                <w:rFonts w:cs="Tahoma"/>
                <w:sz w:val="24"/>
                <w:szCs w:val="24"/>
              </w:rPr>
            </w:pPr>
            <w:ins w:id="9210" w:author="Haider Alhabibi" w:date="2022-02-18T09:34:00Z">
              <w:del w:id="9211" w:author="Alhabibi, Haider@Energy" w:date="2022-03-17T15:08:00Z">
                <w:r w:rsidDel="00130A7D">
                  <w:rPr>
                    <w:rFonts w:cs="Tahoma"/>
                    <w:sz w:val="24"/>
                    <w:szCs w:val="24"/>
                  </w:rPr>
                  <w:delText>LMCI</w:delText>
                </w:r>
              </w:del>
            </w:ins>
            <w:ins w:id="9212" w:author="Haider Alhabibi" w:date="2022-02-18T09:33:00Z">
              <w:del w:id="9213" w:author="Alhabibi, Haider@Energy" w:date="2022-03-17T15:08:00Z">
                <w:r w:rsidRPr="0024633A" w:rsidDel="00130A7D">
                  <w:rPr>
                    <w:rFonts w:cs="Tahoma"/>
                    <w:sz w:val="24"/>
                    <w:szCs w:val="24"/>
                  </w:rPr>
                  <w:delText>MCH25aH.xsd</w:delText>
                </w:r>
              </w:del>
            </w:ins>
          </w:p>
        </w:tc>
      </w:tr>
      <w:tr w:rsidR="00144D96" w:rsidRPr="0024633A" w:rsidDel="00130A7D" w14:paraId="3C5BEEFD" w14:textId="572281E0" w:rsidTr="000B3B1F">
        <w:trPr>
          <w:trHeight w:hRule="exact" w:val="288"/>
          <w:ins w:id="9214" w:author="Haider Alhabibi" w:date="2022-02-18T09:33:00Z"/>
          <w:del w:id="9215" w:author="Alhabibi, Haider@Energy" w:date="2022-03-17T15:08:00Z"/>
        </w:trPr>
        <w:tc>
          <w:tcPr>
            <w:tcW w:w="5000" w:type="pct"/>
            <w:noWrap/>
          </w:tcPr>
          <w:p w14:paraId="0703EB06" w14:textId="17BE56AF" w:rsidR="00144D96" w:rsidRPr="0024633A" w:rsidDel="00130A7D" w:rsidRDefault="00144D96" w:rsidP="000B3B1F">
            <w:pPr>
              <w:rPr>
                <w:ins w:id="9216" w:author="Haider Alhabibi" w:date="2022-02-18T09:33:00Z"/>
                <w:del w:id="9217" w:author="Alhabibi, Haider@Energy" w:date="2022-03-17T15:08:00Z"/>
                <w:rFonts w:cs="Tahoma"/>
                <w:sz w:val="24"/>
                <w:szCs w:val="24"/>
              </w:rPr>
            </w:pPr>
            <w:ins w:id="9218" w:author="Haider Alhabibi" w:date="2022-02-18T09:34:00Z">
              <w:del w:id="9219" w:author="Alhabibi, Haider@Energy" w:date="2022-03-17T15:08:00Z">
                <w:r w:rsidDel="00130A7D">
                  <w:rPr>
                    <w:rFonts w:cs="Tahoma"/>
                    <w:sz w:val="24"/>
                    <w:szCs w:val="24"/>
                  </w:rPr>
                  <w:delText>LMCI</w:delText>
                </w:r>
              </w:del>
            </w:ins>
            <w:ins w:id="9220" w:author="Haider Alhabibi" w:date="2022-02-18T09:33:00Z">
              <w:del w:id="9221" w:author="Alhabibi, Haider@Energy" w:date="2022-03-17T15:08:00Z">
                <w:r w:rsidRPr="0024633A" w:rsidDel="00130A7D">
                  <w:rPr>
                    <w:rFonts w:cs="Tahoma"/>
                    <w:sz w:val="24"/>
                    <w:szCs w:val="24"/>
                  </w:rPr>
                  <w:delText>MCH25bH.xsd</w:delText>
                </w:r>
              </w:del>
            </w:ins>
          </w:p>
        </w:tc>
      </w:tr>
      <w:tr w:rsidR="00144D96" w:rsidRPr="0024633A" w:rsidDel="00130A7D" w14:paraId="5C7B74E2" w14:textId="48F1BD1E" w:rsidTr="000B3B1F">
        <w:trPr>
          <w:trHeight w:hRule="exact" w:val="288"/>
          <w:ins w:id="9222" w:author="Haider Alhabibi" w:date="2022-02-18T09:33:00Z"/>
          <w:del w:id="9223" w:author="Alhabibi, Haider@Energy" w:date="2022-03-17T15:08:00Z"/>
        </w:trPr>
        <w:tc>
          <w:tcPr>
            <w:tcW w:w="5000" w:type="pct"/>
            <w:noWrap/>
          </w:tcPr>
          <w:p w14:paraId="2DEC4763" w14:textId="1658807B" w:rsidR="00144D96" w:rsidRPr="0024633A" w:rsidDel="00130A7D" w:rsidRDefault="00144D96" w:rsidP="000B3B1F">
            <w:pPr>
              <w:rPr>
                <w:ins w:id="9224" w:author="Haider Alhabibi" w:date="2022-02-18T09:33:00Z"/>
                <w:del w:id="9225" w:author="Alhabibi, Haider@Energy" w:date="2022-03-17T15:08:00Z"/>
                <w:rFonts w:cs="Tahoma"/>
                <w:sz w:val="24"/>
                <w:szCs w:val="24"/>
              </w:rPr>
            </w:pPr>
            <w:ins w:id="9226" w:author="Haider Alhabibi" w:date="2022-02-18T09:34:00Z">
              <w:del w:id="9227" w:author="Alhabibi, Haider@Energy" w:date="2022-03-17T15:08:00Z">
                <w:r w:rsidDel="00130A7D">
                  <w:rPr>
                    <w:rFonts w:cs="Tahoma"/>
                    <w:sz w:val="24"/>
                    <w:szCs w:val="24"/>
                  </w:rPr>
                  <w:delText>LMCI</w:delText>
                </w:r>
              </w:del>
            </w:ins>
            <w:ins w:id="9228" w:author="Haider Alhabibi" w:date="2022-02-18T09:33:00Z">
              <w:del w:id="9229" w:author="Alhabibi, Haider@Energy" w:date="2022-03-17T15:08:00Z">
                <w:r w:rsidRPr="0024633A" w:rsidDel="00130A7D">
                  <w:rPr>
                    <w:rFonts w:cs="Tahoma"/>
                    <w:sz w:val="24"/>
                    <w:szCs w:val="24"/>
                  </w:rPr>
                  <w:delText>MCH25cH.xsd</w:delText>
                </w:r>
              </w:del>
            </w:ins>
          </w:p>
        </w:tc>
      </w:tr>
      <w:tr w:rsidR="00144D96" w:rsidRPr="0024633A" w:rsidDel="00130A7D" w14:paraId="3A696141" w14:textId="768264CE" w:rsidTr="000B3B1F">
        <w:trPr>
          <w:trHeight w:hRule="exact" w:val="288"/>
          <w:ins w:id="9230" w:author="Haider Alhabibi" w:date="2022-02-18T09:33:00Z"/>
          <w:del w:id="9231" w:author="Alhabibi, Haider@Energy" w:date="2022-03-17T15:08:00Z"/>
        </w:trPr>
        <w:tc>
          <w:tcPr>
            <w:tcW w:w="5000" w:type="pct"/>
            <w:noWrap/>
          </w:tcPr>
          <w:p w14:paraId="073FECBA" w14:textId="7653D199" w:rsidR="00144D96" w:rsidRPr="0024633A" w:rsidDel="00130A7D" w:rsidRDefault="00144D96" w:rsidP="000B3B1F">
            <w:pPr>
              <w:rPr>
                <w:ins w:id="9232" w:author="Haider Alhabibi" w:date="2022-02-18T09:33:00Z"/>
                <w:del w:id="9233" w:author="Alhabibi, Haider@Energy" w:date="2022-03-17T15:08:00Z"/>
                <w:rFonts w:cs="Tahoma"/>
                <w:sz w:val="24"/>
                <w:szCs w:val="24"/>
              </w:rPr>
            </w:pPr>
            <w:ins w:id="9234" w:author="Haider Alhabibi" w:date="2022-02-18T09:34:00Z">
              <w:del w:id="9235" w:author="Alhabibi, Haider@Energy" w:date="2022-03-17T15:08:00Z">
                <w:r w:rsidDel="00130A7D">
                  <w:rPr>
                    <w:rFonts w:cs="Tahoma"/>
                    <w:sz w:val="24"/>
                    <w:szCs w:val="24"/>
                  </w:rPr>
                  <w:delText>LMCI</w:delText>
                </w:r>
              </w:del>
            </w:ins>
            <w:ins w:id="9236" w:author="Haider Alhabibi" w:date="2022-02-18T09:33:00Z">
              <w:del w:id="9237" w:author="Alhabibi, Haider@Energy" w:date="2022-03-17T15:08:00Z">
                <w:r w:rsidRPr="0024633A" w:rsidDel="00130A7D">
                  <w:rPr>
                    <w:rFonts w:cs="Tahoma"/>
                    <w:sz w:val="24"/>
                    <w:szCs w:val="24"/>
                  </w:rPr>
                  <w:delText>MCH25dH.xsd</w:delText>
                </w:r>
              </w:del>
            </w:ins>
          </w:p>
        </w:tc>
      </w:tr>
      <w:tr w:rsidR="00144D96" w:rsidRPr="0024633A" w:rsidDel="00130A7D" w14:paraId="54A9FCBA" w14:textId="3B8F577D" w:rsidTr="000B3B1F">
        <w:trPr>
          <w:trHeight w:hRule="exact" w:val="288"/>
          <w:ins w:id="9238" w:author="Haider Alhabibi" w:date="2022-02-18T09:33:00Z"/>
          <w:del w:id="9239" w:author="Alhabibi, Haider@Energy" w:date="2022-03-17T15:08:00Z"/>
        </w:trPr>
        <w:tc>
          <w:tcPr>
            <w:tcW w:w="5000" w:type="pct"/>
            <w:noWrap/>
          </w:tcPr>
          <w:p w14:paraId="77C4D19A" w14:textId="03A1ECDC" w:rsidR="00144D96" w:rsidRPr="0024633A" w:rsidDel="00130A7D" w:rsidRDefault="00144D96" w:rsidP="000B3B1F">
            <w:pPr>
              <w:rPr>
                <w:ins w:id="9240" w:author="Haider Alhabibi" w:date="2022-02-18T09:33:00Z"/>
                <w:del w:id="9241" w:author="Alhabibi, Haider@Energy" w:date="2022-03-17T15:08:00Z"/>
                <w:rFonts w:cs="Tahoma"/>
                <w:sz w:val="24"/>
                <w:szCs w:val="24"/>
              </w:rPr>
            </w:pPr>
            <w:ins w:id="9242" w:author="Haider Alhabibi" w:date="2022-02-18T09:34:00Z">
              <w:del w:id="9243" w:author="Alhabibi, Haider@Energy" w:date="2022-03-17T15:08:00Z">
                <w:r w:rsidDel="00130A7D">
                  <w:rPr>
                    <w:rFonts w:cs="Tahoma"/>
                    <w:sz w:val="24"/>
                    <w:szCs w:val="24"/>
                  </w:rPr>
                  <w:delText>LMCI</w:delText>
                </w:r>
              </w:del>
            </w:ins>
            <w:ins w:id="9244" w:author="Haider Alhabibi" w:date="2022-02-18T09:33:00Z">
              <w:del w:id="9245" w:author="Alhabibi, Haider@Energy" w:date="2022-03-17T15:08:00Z">
                <w:r w:rsidRPr="0024633A" w:rsidDel="00130A7D">
                  <w:rPr>
                    <w:rFonts w:cs="Tahoma"/>
                    <w:sz w:val="24"/>
                    <w:szCs w:val="24"/>
                  </w:rPr>
                  <w:delText>MCH25eH.xsd</w:delText>
                </w:r>
              </w:del>
            </w:ins>
          </w:p>
        </w:tc>
      </w:tr>
      <w:tr w:rsidR="00144D96" w:rsidRPr="0024633A" w:rsidDel="00130A7D" w14:paraId="01481A2A" w14:textId="5001EE74" w:rsidTr="000B3B1F">
        <w:trPr>
          <w:trHeight w:hRule="exact" w:val="288"/>
          <w:ins w:id="9246" w:author="Haider Alhabibi" w:date="2022-02-18T09:33:00Z"/>
          <w:del w:id="9247" w:author="Alhabibi, Haider@Energy" w:date="2022-03-17T15:08:00Z"/>
        </w:trPr>
        <w:tc>
          <w:tcPr>
            <w:tcW w:w="5000" w:type="pct"/>
            <w:noWrap/>
          </w:tcPr>
          <w:p w14:paraId="1851481C" w14:textId="38DB839A" w:rsidR="00144D96" w:rsidRPr="0024633A" w:rsidDel="00130A7D" w:rsidRDefault="00144D96" w:rsidP="000B3B1F">
            <w:pPr>
              <w:rPr>
                <w:ins w:id="9248" w:author="Haider Alhabibi" w:date="2022-02-18T09:33:00Z"/>
                <w:del w:id="9249" w:author="Alhabibi, Haider@Energy" w:date="2022-03-17T15:08:00Z"/>
                <w:rFonts w:cs="Tahoma"/>
                <w:sz w:val="24"/>
                <w:szCs w:val="24"/>
              </w:rPr>
            </w:pPr>
            <w:ins w:id="9250" w:author="Haider Alhabibi" w:date="2022-02-18T09:34:00Z">
              <w:del w:id="9251" w:author="Alhabibi, Haider@Energy" w:date="2022-03-17T15:08:00Z">
                <w:r w:rsidDel="00130A7D">
                  <w:rPr>
                    <w:rFonts w:cs="Tahoma"/>
                    <w:sz w:val="24"/>
                    <w:szCs w:val="24"/>
                  </w:rPr>
                  <w:delText>LMCI</w:delText>
                </w:r>
              </w:del>
            </w:ins>
            <w:ins w:id="9252" w:author="Haider Alhabibi" w:date="2022-02-18T09:33:00Z">
              <w:del w:id="9253" w:author="Alhabibi, Haider@Energy" w:date="2022-03-17T15:08:00Z">
                <w:r w:rsidRPr="0024633A" w:rsidDel="00130A7D">
                  <w:rPr>
                    <w:rFonts w:cs="Tahoma"/>
                    <w:sz w:val="24"/>
                    <w:szCs w:val="24"/>
                  </w:rPr>
                  <w:delText>MCH25fE.xsd</w:delText>
                </w:r>
              </w:del>
            </w:ins>
          </w:p>
        </w:tc>
      </w:tr>
      <w:tr w:rsidR="00144D96" w:rsidRPr="0024633A" w:rsidDel="00130A7D" w14:paraId="6643E5F3" w14:textId="06CDCCFD" w:rsidTr="000B3B1F">
        <w:trPr>
          <w:trHeight w:hRule="exact" w:val="288"/>
          <w:ins w:id="9254" w:author="Haider Alhabibi" w:date="2022-02-18T09:33:00Z"/>
          <w:del w:id="9255" w:author="Alhabibi, Haider@Energy" w:date="2022-03-17T15:08:00Z"/>
        </w:trPr>
        <w:tc>
          <w:tcPr>
            <w:tcW w:w="5000" w:type="pct"/>
            <w:noWrap/>
          </w:tcPr>
          <w:p w14:paraId="46207561" w14:textId="3C5771A0" w:rsidR="00144D96" w:rsidRPr="0024633A" w:rsidDel="00130A7D" w:rsidRDefault="00144D96" w:rsidP="000B3B1F">
            <w:pPr>
              <w:rPr>
                <w:ins w:id="9256" w:author="Haider Alhabibi" w:date="2022-02-18T09:33:00Z"/>
                <w:del w:id="9257" w:author="Alhabibi, Haider@Energy" w:date="2022-03-17T15:08:00Z"/>
                <w:rFonts w:cs="Tahoma"/>
                <w:sz w:val="24"/>
                <w:szCs w:val="24"/>
              </w:rPr>
            </w:pPr>
            <w:ins w:id="9258" w:author="Haider Alhabibi" w:date="2022-02-18T09:34:00Z">
              <w:del w:id="9259" w:author="Alhabibi, Haider@Energy" w:date="2022-03-17T15:08:00Z">
                <w:r w:rsidDel="00130A7D">
                  <w:rPr>
                    <w:rFonts w:cs="Tahoma"/>
                    <w:sz w:val="24"/>
                    <w:szCs w:val="24"/>
                  </w:rPr>
                  <w:delText>LMCI</w:delText>
                </w:r>
              </w:del>
            </w:ins>
            <w:ins w:id="9260" w:author="Haider Alhabibi" w:date="2022-02-18T09:33:00Z">
              <w:del w:id="9261" w:author="Alhabibi, Haider@Energy" w:date="2022-03-17T15:08:00Z">
                <w:r w:rsidRPr="0024633A" w:rsidDel="00130A7D">
                  <w:rPr>
                    <w:rFonts w:cs="Tahoma"/>
                    <w:sz w:val="24"/>
                    <w:szCs w:val="24"/>
                  </w:rPr>
                  <w:delText>MCH26H.xsd</w:delText>
                </w:r>
              </w:del>
            </w:ins>
          </w:p>
        </w:tc>
      </w:tr>
      <w:tr w:rsidR="00144D96" w:rsidRPr="0024633A" w:rsidDel="00130A7D" w14:paraId="1609880F" w14:textId="7B4333BD" w:rsidTr="000B3B1F">
        <w:trPr>
          <w:trHeight w:hRule="exact" w:val="288"/>
          <w:ins w:id="9262" w:author="Haider Alhabibi" w:date="2022-02-18T09:33:00Z"/>
          <w:del w:id="9263" w:author="Alhabibi, Haider@Energy" w:date="2022-03-17T15:08:00Z"/>
        </w:trPr>
        <w:tc>
          <w:tcPr>
            <w:tcW w:w="5000" w:type="pct"/>
            <w:noWrap/>
          </w:tcPr>
          <w:p w14:paraId="55D98D2B" w14:textId="639FDEC8" w:rsidR="00144D96" w:rsidRPr="0024633A" w:rsidDel="00130A7D" w:rsidRDefault="00144D96" w:rsidP="000B3B1F">
            <w:pPr>
              <w:rPr>
                <w:ins w:id="9264" w:author="Haider Alhabibi" w:date="2022-02-18T09:33:00Z"/>
                <w:del w:id="9265" w:author="Alhabibi, Haider@Energy" w:date="2022-03-17T15:08:00Z"/>
                <w:rFonts w:cs="Tahoma"/>
                <w:sz w:val="24"/>
                <w:szCs w:val="24"/>
              </w:rPr>
            </w:pPr>
            <w:ins w:id="9266" w:author="Haider Alhabibi" w:date="2022-02-18T09:34:00Z">
              <w:del w:id="9267" w:author="Alhabibi, Haider@Energy" w:date="2022-03-17T15:08:00Z">
                <w:r w:rsidDel="00130A7D">
                  <w:rPr>
                    <w:rFonts w:cs="Tahoma"/>
                    <w:sz w:val="24"/>
                    <w:szCs w:val="24"/>
                  </w:rPr>
                  <w:delText>LMCI</w:delText>
                </w:r>
              </w:del>
            </w:ins>
            <w:ins w:id="9268" w:author="Haider Alhabibi" w:date="2022-02-18T09:33:00Z">
              <w:del w:id="9269" w:author="Alhabibi, Haider@Energy" w:date="2022-03-17T15:08:00Z">
                <w:r w:rsidRPr="0024633A" w:rsidDel="00130A7D">
                  <w:rPr>
                    <w:rFonts w:cs="Tahoma"/>
                    <w:sz w:val="24"/>
                    <w:szCs w:val="24"/>
                  </w:rPr>
                  <w:delText>MCH27</w:delText>
                </w:r>
              </w:del>
            </w:ins>
            <w:ins w:id="9270" w:author="Haider Alhabibi" w:date="2022-02-18T09:39:00Z">
              <w:del w:id="9271" w:author="Alhabibi, Haider@Energy" w:date="2022-03-17T15:08:00Z">
                <w:r w:rsidR="003056D4" w:rsidDel="00130A7D">
                  <w:rPr>
                    <w:rFonts w:cs="Tahoma"/>
                    <w:sz w:val="24"/>
                    <w:szCs w:val="24"/>
                  </w:rPr>
                  <w:delText>b</w:delText>
                </w:r>
              </w:del>
            </w:ins>
            <w:ins w:id="9272" w:author="Haider Alhabibi" w:date="2022-02-18T09:33:00Z">
              <w:del w:id="9273" w:author="Alhabibi, Haider@Energy" w:date="2022-03-17T15:08:00Z">
                <w:r w:rsidRPr="0024633A" w:rsidDel="00130A7D">
                  <w:rPr>
                    <w:rFonts w:cs="Tahoma"/>
                    <w:sz w:val="24"/>
                    <w:szCs w:val="24"/>
                  </w:rPr>
                  <w:delText>H.xsd</w:delText>
                </w:r>
              </w:del>
            </w:ins>
          </w:p>
        </w:tc>
      </w:tr>
      <w:tr w:rsidR="00144D96" w:rsidRPr="0024633A" w:rsidDel="00130A7D" w14:paraId="3A3BB8EF" w14:textId="169E473F" w:rsidTr="000B3B1F">
        <w:trPr>
          <w:trHeight w:hRule="exact" w:val="288"/>
          <w:ins w:id="9274" w:author="Haider Alhabibi" w:date="2022-02-18T09:33:00Z"/>
          <w:del w:id="9275" w:author="Alhabibi, Haider@Energy" w:date="2022-03-17T15:08:00Z"/>
        </w:trPr>
        <w:tc>
          <w:tcPr>
            <w:tcW w:w="5000" w:type="pct"/>
            <w:noWrap/>
          </w:tcPr>
          <w:p w14:paraId="4C88E165" w14:textId="7EF039C3" w:rsidR="00144D96" w:rsidRPr="0024633A" w:rsidDel="00130A7D" w:rsidRDefault="00144D96" w:rsidP="000B3B1F">
            <w:pPr>
              <w:rPr>
                <w:ins w:id="9276" w:author="Haider Alhabibi" w:date="2022-02-18T09:33:00Z"/>
                <w:del w:id="9277" w:author="Alhabibi, Haider@Energy" w:date="2022-03-17T15:08:00Z"/>
                <w:rFonts w:cs="Tahoma"/>
                <w:sz w:val="24"/>
                <w:szCs w:val="24"/>
              </w:rPr>
            </w:pPr>
            <w:ins w:id="9278" w:author="Haider Alhabibi" w:date="2022-02-18T09:34:00Z">
              <w:del w:id="9279" w:author="Alhabibi, Haider@Energy" w:date="2022-03-17T15:08:00Z">
                <w:r w:rsidDel="00130A7D">
                  <w:rPr>
                    <w:rFonts w:cs="Tahoma"/>
                    <w:sz w:val="24"/>
                    <w:szCs w:val="24"/>
                  </w:rPr>
                  <w:delText>LMCI</w:delText>
                </w:r>
              </w:del>
            </w:ins>
            <w:ins w:id="9280" w:author="Haider Alhabibi" w:date="2022-02-18T09:33:00Z">
              <w:del w:id="9281" w:author="Alhabibi, Haider@Energy" w:date="2022-03-17T15:08:00Z">
                <w:r w:rsidRPr="0024633A" w:rsidDel="00130A7D">
                  <w:rPr>
                    <w:rFonts w:cs="Tahoma"/>
                    <w:sz w:val="24"/>
                    <w:szCs w:val="24"/>
                  </w:rPr>
                  <w:delText>MCH28H.xsd</w:delText>
                </w:r>
              </w:del>
            </w:ins>
          </w:p>
        </w:tc>
      </w:tr>
      <w:tr w:rsidR="00144D96" w:rsidRPr="0024633A" w:rsidDel="00130A7D" w14:paraId="48F75188" w14:textId="30C04B88" w:rsidTr="000B3B1F">
        <w:trPr>
          <w:trHeight w:hRule="exact" w:val="288"/>
          <w:ins w:id="9282" w:author="Haider Alhabibi" w:date="2022-02-18T09:33:00Z"/>
          <w:del w:id="9283" w:author="Alhabibi, Haider@Energy" w:date="2022-03-17T15:08:00Z"/>
        </w:trPr>
        <w:tc>
          <w:tcPr>
            <w:tcW w:w="5000" w:type="pct"/>
            <w:noWrap/>
          </w:tcPr>
          <w:p w14:paraId="2032691D" w14:textId="46BE4E13" w:rsidR="00144D96" w:rsidRPr="0024633A" w:rsidDel="00130A7D" w:rsidRDefault="00144D96" w:rsidP="000B3B1F">
            <w:pPr>
              <w:rPr>
                <w:ins w:id="9284" w:author="Haider Alhabibi" w:date="2022-02-18T09:33:00Z"/>
                <w:del w:id="9285" w:author="Alhabibi, Haider@Energy" w:date="2022-03-17T15:08:00Z"/>
                <w:rFonts w:cs="Tahoma"/>
                <w:sz w:val="24"/>
                <w:szCs w:val="24"/>
              </w:rPr>
            </w:pPr>
            <w:ins w:id="9286" w:author="Haider Alhabibi" w:date="2022-02-18T09:34:00Z">
              <w:del w:id="9287" w:author="Alhabibi, Haider@Energy" w:date="2022-03-17T15:08:00Z">
                <w:r w:rsidDel="00130A7D">
                  <w:rPr>
                    <w:rFonts w:cs="Tahoma"/>
                    <w:sz w:val="24"/>
                    <w:szCs w:val="24"/>
                  </w:rPr>
                  <w:delText>LMCI</w:delText>
                </w:r>
              </w:del>
            </w:ins>
            <w:ins w:id="9288" w:author="Haider Alhabibi" w:date="2022-02-18T09:33:00Z">
              <w:del w:id="9289" w:author="Alhabibi, Haider@Energy" w:date="2022-03-17T15:08:00Z">
                <w:r w:rsidRPr="0024633A" w:rsidDel="00130A7D">
                  <w:rPr>
                    <w:rFonts w:cs="Tahoma"/>
                    <w:sz w:val="24"/>
                    <w:szCs w:val="24"/>
                  </w:rPr>
                  <w:delText>MCH29H.xsd</w:delText>
                </w:r>
              </w:del>
            </w:ins>
          </w:p>
        </w:tc>
      </w:tr>
      <w:tr w:rsidR="00144D96" w:rsidRPr="0024633A" w:rsidDel="00130A7D" w14:paraId="4299F62E" w14:textId="35C7593D" w:rsidTr="000B3B1F">
        <w:trPr>
          <w:trHeight w:hRule="exact" w:val="288"/>
          <w:ins w:id="9290" w:author="Haider Alhabibi" w:date="2022-02-18T09:33:00Z"/>
          <w:del w:id="9291" w:author="Alhabibi, Haider@Energy" w:date="2022-03-17T15:08:00Z"/>
        </w:trPr>
        <w:tc>
          <w:tcPr>
            <w:tcW w:w="5000" w:type="pct"/>
            <w:noWrap/>
          </w:tcPr>
          <w:p w14:paraId="52FF99A2" w14:textId="016F9105" w:rsidR="00144D96" w:rsidRPr="0024633A" w:rsidDel="00130A7D" w:rsidRDefault="00144D96" w:rsidP="000B3B1F">
            <w:pPr>
              <w:rPr>
                <w:ins w:id="9292" w:author="Haider Alhabibi" w:date="2022-02-18T09:33:00Z"/>
                <w:del w:id="9293" w:author="Alhabibi, Haider@Energy" w:date="2022-03-17T15:08:00Z"/>
                <w:rFonts w:cs="Tahoma"/>
                <w:sz w:val="24"/>
                <w:szCs w:val="24"/>
              </w:rPr>
            </w:pPr>
            <w:ins w:id="9294" w:author="Haider Alhabibi" w:date="2022-02-18T09:34:00Z">
              <w:del w:id="9295" w:author="Alhabibi, Haider@Energy" w:date="2022-03-17T15:08:00Z">
                <w:r w:rsidDel="00130A7D">
                  <w:rPr>
                    <w:rFonts w:cs="Tahoma"/>
                    <w:sz w:val="24"/>
                    <w:szCs w:val="24"/>
                  </w:rPr>
                  <w:delText>LMCI</w:delText>
                </w:r>
              </w:del>
            </w:ins>
            <w:ins w:id="9296" w:author="Haider Alhabibi" w:date="2022-02-18T09:33:00Z">
              <w:del w:id="9297" w:author="Alhabibi, Haider@Energy" w:date="2022-03-17T15:08:00Z">
                <w:r w:rsidRPr="0024633A" w:rsidDel="00130A7D">
                  <w:rPr>
                    <w:rFonts w:cs="Tahoma"/>
                    <w:sz w:val="24"/>
                    <w:szCs w:val="24"/>
                  </w:rPr>
                  <w:delText>MCH30H.xsd</w:delText>
                </w:r>
              </w:del>
            </w:ins>
          </w:p>
          <w:p w14:paraId="32B5C3C7" w14:textId="77777777" w:rsidR="00144D96" w:rsidRPr="0024633A" w:rsidDel="00130A7D" w:rsidRDefault="00144D96" w:rsidP="000B3B1F">
            <w:pPr>
              <w:rPr>
                <w:ins w:id="9298" w:author="Haider Alhabibi" w:date="2022-02-18T09:33:00Z"/>
                <w:del w:id="9299" w:author="Alhabibi, Haider@Energy" w:date="2022-03-17T15:08:00Z"/>
                <w:rFonts w:cs="Tahoma"/>
                <w:sz w:val="24"/>
                <w:szCs w:val="24"/>
              </w:rPr>
            </w:pPr>
          </w:p>
          <w:p w14:paraId="022480AA" w14:textId="77777777" w:rsidR="00144D96" w:rsidRPr="0024633A" w:rsidDel="00130A7D" w:rsidRDefault="00144D96" w:rsidP="000B3B1F">
            <w:pPr>
              <w:rPr>
                <w:ins w:id="9300" w:author="Haider Alhabibi" w:date="2022-02-18T09:33:00Z"/>
                <w:del w:id="9301" w:author="Alhabibi, Haider@Energy" w:date="2022-03-17T15:08:00Z"/>
                <w:rFonts w:cs="Tahoma"/>
                <w:sz w:val="24"/>
                <w:szCs w:val="24"/>
              </w:rPr>
            </w:pPr>
          </w:p>
          <w:p w14:paraId="4D68A54A" w14:textId="77777777" w:rsidR="00144D96" w:rsidRPr="0024633A" w:rsidDel="00130A7D" w:rsidRDefault="00144D96" w:rsidP="000B3B1F">
            <w:pPr>
              <w:rPr>
                <w:ins w:id="9302" w:author="Haider Alhabibi" w:date="2022-02-18T09:33:00Z"/>
                <w:del w:id="9303" w:author="Alhabibi, Haider@Energy" w:date="2022-03-17T15:08:00Z"/>
                <w:rFonts w:cs="Tahoma"/>
                <w:sz w:val="24"/>
                <w:szCs w:val="24"/>
              </w:rPr>
            </w:pPr>
          </w:p>
        </w:tc>
      </w:tr>
      <w:tr w:rsidR="00144D96" w:rsidRPr="0024633A" w:rsidDel="00130A7D" w14:paraId="5EDCC093" w14:textId="10B0A11C" w:rsidTr="000B3B1F">
        <w:trPr>
          <w:trHeight w:hRule="exact" w:val="288"/>
          <w:ins w:id="9304" w:author="Haider Alhabibi" w:date="2022-02-18T09:33:00Z"/>
          <w:del w:id="9305" w:author="Alhabibi, Haider@Energy" w:date="2022-03-17T15:08:00Z"/>
        </w:trPr>
        <w:tc>
          <w:tcPr>
            <w:tcW w:w="5000" w:type="pct"/>
            <w:noWrap/>
          </w:tcPr>
          <w:p w14:paraId="27861B94" w14:textId="1959E9F3" w:rsidR="00144D96" w:rsidRPr="0024633A" w:rsidDel="00130A7D" w:rsidRDefault="00144D96" w:rsidP="000B3B1F">
            <w:pPr>
              <w:rPr>
                <w:ins w:id="9306" w:author="Haider Alhabibi" w:date="2022-02-18T09:33:00Z"/>
                <w:del w:id="9307" w:author="Alhabibi, Haider@Energy" w:date="2022-03-17T15:08:00Z"/>
                <w:rFonts w:cs="Tahoma"/>
                <w:sz w:val="24"/>
                <w:szCs w:val="24"/>
              </w:rPr>
            </w:pPr>
            <w:ins w:id="9308" w:author="Haider Alhabibi" w:date="2022-02-18T09:35:00Z">
              <w:del w:id="9309" w:author="Alhabibi, Haider@Energy" w:date="2022-03-17T15:08:00Z">
                <w:r w:rsidDel="00130A7D">
                  <w:rPr>
                    <w:rFonts w:cs="Tahoma"/>
                    <w:sz w:val="24"/>
                    <w:szCs w:val="24"/>
                  </w:rPr>
                  <w:delText>LMCI</w:delText>
                </w:r>
              </w:del>
            </w:ins>
            <w:ins w:id="9310" w:author="Haider Alhabibi" w:date="2022-02-18T09:33:00Z">
              <w:del w:id="9311" w:author="Alhabibi, Haider@Energy" w:date="2022-03-17T15:08:00Z">
                <w:r w:rsidRPr="0024633A" w:rsidDel="00130A7D">
                  <w:rPr>
                    <w:rFonts w:cs="Tahoma"/>
                    <w:sz w:val="24"/>
                    <w:szCs w:val="24"/>
                  </w:rPr>
                  <w:delText>MCH31aH.xsd</w:delText>
                </w:r>
              </w:del>
            </w:ins>
          </w:p>
        </w:tc>
      </w:tr>
      <w:tr w:rsidR="00144D96" w:rsidRPr="0024633A" w:rsidDel="00130A7D" w14:paraId="5B70DFB7" w14:textId="5E62F6DE" w:rsidTr="000B3B1F">
        <w:trPr>
          <w:trHeight w:hRule="exact" w:val="288"/>
          <w:ins w:id="9312" w:author="Haider Alhabibi" w:date="2022-02-18T09:33:00Z"/>
          <w:del w:id="9313" w:author="Alhabibi, Haider@Energy" w:date="2022-03-17T15:08:00Z"/>
        </w:trPr>
        <w:tc>
          <w:tcPr>
            <w:tcW w:w="5000" w:type="pct"/>
            <w:noWrap/>
          </w:tcPr>
          <w:p w14:paraId="55D4B000" w14:textId="6A2C36D5" w:rsidR="00144D96" w:rsidRPr="0024633A" w:rsidDel="00130A7D" w:rsidRDefault="00144D96" w:rsidP="000B3B1F">
            <w:pPr>
              <w:rPr>
                <w:ins w:id="9314" w:author="Haider Alhabibi" w:date="2022-02-18T09:33:00Z"/>
                <w:del w:id="9315" w:author="Alhabibi, Haider@Energy" w:date="2022-03-17T15:08:00Z"/>
                <w:rFonts w:cs="Tahoma"/>
                <w:sz w:val="24"/>
                <w:szCs w:val="24"/>
              </w:rPr>
            </w:pPr>
            <w:ins w:id="9316" w:author="Haider Alhabibi" w:date="2022-02-18T09:35:00Z">
              <w:del w:id="9317" w:author="Alhabibi, Haider@Energy" w:date="2022-03-17T15:08:00Z">
                <w:r w:rsidDel="00130A7D">
                  <w:rPr>
                    <w:rFonts w:cs="Tahoma"/>
                    <w:sz w:val="24"/>
                    <w:szCs w:val="24"/>
                  </w:rPr>
                  <w:delText>LMCI</w:delText>
                </w:r>
              </w:del>
            </w:ins>
            <w:ins w:id="9318" w:author="Haider Alhabibi" w:date="2022-02-18T09:33:00Z">
              <w:del w:id="9319" w:author="Alhabibi, Haider@Energy" w:date="2022-03-17T15:08:00Z">
                <w:r w:rsidRPr="0024633A" w:rsidDel="00130A7D">
                  <w:rPr>
                    <w:rFonts w:cs="Tahoma"/>
                    <w:sz w:val="24"/>
                    <w:szCs w:val="24"/>
                  </w:rPr>
                  <w:delText>MCH31bH.xsd</w:delText>
                </w:r>
              </w:del>
            </w:ins>
          </w:p>
        </w:tc>
      </w:tr>
      <w:tr w:rsidR="00144D96" w:rsidRPr="0024633A" w:rsidDel="00130A7D" w14:paraId="52367B37" w14:textId="445124C5" w:rsidTr="000B3B1F">
        <w:trPr>
          <w:trHeight w:hRule="exact" w:val="288"/>
          <w:ins w:id="9320" w:author="Haider Alhabibi" w:date="2022-02-18T09:33:00Z"/>
          <w:del w:id="9321" w:author="Alhabibi, Haider@Energy" w:date="2022-03-17T15:08:00Z"/>
        </w:trPr>
        <w:tc>
          <w:tcPr>
            <w:tcW w:w="5000" w:type="pct"/>
            <w:noWrap/>
          </w:tcPr>
          <w:p w14:paraId="34C705CE" w14:textId="6EEF6614" w:rsidR="00144D96" w:rsidRPr="0024633A" w:rsidDel="00130A7D" w:rsidRDefault="00144D96" w:rsidP="000B3B1F">
            <w:pPr>
              <w:rPr>
                <w:ins w:id="9322" w:author="Haider Alhabibi" w:date="2022-02-18T09:33:00Z"/>
                <w:del w:id="9323" w:author="Alhabibi, Haider@Energy" w:date="2022-03-17T15:08:00Z"/>
                <w:rFonts w:cs="Tahoma"/>
                <w:sz w:val="24"/>
                <w:szCs w:val="24"/>
              </w:rPr>
            </w:pPr>
            <w:ins w:id="9324" w:author="Haider Alhabibi" w:date="2022-02-18T09:35:00Z">
              <w:del w:id="9325" w:author="Alhabibi, Haider@Energy" w:date="2022-03-17T15:08:00Z">
                <w:r w:rsidDel="00130A7D">
                  <w:rPr>
                    <w:rFonts w:cs="Tahoma"/>
                    <w:sz w:val="24"/>
                    <w:szCs w:val="24"/>
                  </w:rPr>
                  <w:delText>LMCI</w:delText>
                </w:r>
              </w:del>
            </w:ins>
            <w:ins w:id="9326" w:author="Haider Alhabibi" w:date="2022-02-18T09:33:00Z">
              <w:del w:id="9327" w:author="Alhabibi, Haider@Energy" w:date="2022-03-17T15:08:00Z">
                <w:r w:rsidRPr="0024633A" w:rsidDel="00130A7D">
                  <w:rPr>
                    <w:rFonts w:cs="Tahoma"/>
                    <w:sz w:val="24"/>
                    <w:szCs w:val="24"/>
                  </w:rPr>
                  <w:delText>MCH32.Hxsd</w:delText>
                </w:r>
              </w:del>
            </w:ins>
          </w:p>
        </w:tc>
      </w:tr>
      <w:tr w:rsidR="00144D96" w:rsidRPr="0024633A" w:rsidDel="00130A7D" w14:paraId="25DB9CD9" w14:textId="1EFD8A5A" w:rsidTr="000B3B1F">
        <w:trPr>
          <w:trHeight w:hRule="exact" w:val="288"/>
          <w:ins w:id="9328" w:author="Haider Alhabibi" w:date="2022-02-18T09:33:00Z"/>
          <w:del w:id="9329" w:author="Alhabibi, Haider@Energy" w:date="2022-03-17T15:08:00Z"/>
        </w:trPr>
        <w:tc>
          <w:tcPr>
            <w:tcW w:w="5000" w:type="pct"/>
            <w:noWrap/>
          </w:tcPr>
          <w:p w14:paraId="0F21BC7C" w14:textId="3E02B4E6" w:rsidR="00144D96" w:rsidRPr="0024633A" w:rsidDel="00130A7D" w:rsidRDefault="00144D96" w:rsidP="000B3B1F">
            <w:pPr>
              <w:rPr>
                <w:ins w:id="9330" w:author="Haider Alhabibi" w:date="2022-02-18T09:33:00Z"/>
                <w:del w:id="9331" w:author="Alhabibi, Haider@Energy" w:date="2022-03-17T15:08:00Z"/>
                <w:rFonts w:cs="Tahoma"/>
                <w:sz w:val="24"/>
                <w:szCs w:val="24"/>
              </w:rPr>
            </w:pPr>
            <w:ins w:id="9332" w:author="Haider Alhabibi" w:date="2022-02-18T09:35:00Z">
              <w:del w:id="9333" w:author="Alhabibi, Haider@Energy" w:date="2022-03-17T15:08:00Z">
                <w:r w:rsidDel="00130A7D">
                  <w:rPr>
                    <w:rFonts w:cs="Tahoma"/>
                    <w:sz w:val="24"/>
                    <w:szCs w:val="24"/>
                  </w:rPr>
                  <w:delText>LMCI</w:delText>
                </w:r>
              </w:del>
            </w:ins>
            <w:ins w:id="9334" w:author="Haider Alhabibi" w:date="2022-02-18T09:33:00Z">
              <w:del w:id="9335" w:author="Alhabibi, Haider@Energy" w:date="2022-03-17T15:08:00Z">
                <w:r w:rsidRPr="0024633A" w:rsidDel="00130A7D">
                  <w:rPr>
                    <w:rFonts w:cs="Tahoma"/>
                    <w:sz w:val="24"/>
                    <w:szCs w:val="24"/>
                  </w:rPr>
                  <w:delText>MCH33H.xsd</w:delText>
                </w:r>
              </w:del>
            </w:ins>
          </w:p>
          <w:p w14:paraId="1C4889CF" w14:textId="7B6FBFB5" w:rsidR="00144D96" w:rsidRPr="0024633A" w:rsidDel="00130A7D" w:rsidRDefault="00144D96" w:rsidP="000B3B1F">
            <w:pPr>
              <w:rPr>
                <w:ins w:id="9336" w:author="Haider Alhabibi" w:date="2022-02-18T09:33:00Z"/>
                <w:del w:id="9337" w:author="Alhabibi, Haider@Energy" w:date="2022-03-17T15:08:00Z"/>
                <w:rFonts w:cs="Tahoma"/>
                <w:sz w:val="24"/>
                <w:szCs w:val="24"/>
              </w:rPr>
            </w:pPr>
            <w:ins w:id="9338" w:author="Haider Alhabibi" w:date="2022-02-18T09:35:00Z">
              <w:del w:id="9339" w:author="Alhabibi, Haider@Energy" w:date="2022-03-17T15:08:00Z">
                <w:r w:rsidDel="00130A7D">
                  <w:rPr>
                    <w:rFonts w:cs="Tahoma"/>
                    <w:sz w:val="24"/>
                    <w:szCs w:val="24"/>
                  </w:rPr>
                  <w:delText>LMCI</w:delText>
                </w:r>
              </w:del>
            </w:ins>
            <w:ins w:id="9340" w:author="Haider Alhabibi" w:date="2022-02-18T09:33:00Z">
              <w:del w:id="9341" w:author="Alhabibi, Haider@Energy" w:date="2022-03-17T15:08:00Z">
                <w:r w:rsidRPr="0024633A" w:rsidDel="00130A7D">
                  <w:rPr>
                    <w:rFonts w:cs="Tahoma"/>
                    <w:sz w:val="24"/>
                    <w:szCs w:val="24"/>
                  </w:rPr>
                  <w:delText>PLB01aE.xsd</w:delText>
                </w:r>
              </w:del>
            </w:ins>
          </w:p>
        </w:tc>
      </w:tr>
      <w:tr w:rsidR="00144D96" w:rsidRPr="0024633A" w:rsidDel="00130A7D" w14:paraId="06E65D02" w14:textId="00B6AA18" w:rsidTr="000B3B1F">
        <w:trPr>
          <w:trHeight w:hRule="exact" w:val="288"/>
          <w:ins w:id="9342" w:author="Haider Alhabibi" w:date="2022-02-18T09:33:00Z"/>
          <w:del w:id="9343" w:author="Alhabibi, Haider@Energy" w:date="2022-03-17T15:08:00Z"/>
        </w:trPr>
        <w:tc>
          <w:tcPr>
            <w:tcW w:w="5000" w:type="pct"/>
            <w:noWrap/>
          </w:tcPr>
          <w:p w14:paraId="61975D62" w14:textId="378CBFB1" w:rsidR="00144D96" w:rsidRPr="0024633A" w:rsidDel="00130A7D" w:rsidRDefault="00144D96" w:rsidP="000B3B1F">
            <w:pPr>
              <w:rPr>
                <w:ins w:id="9344" w:author="Haider Alhabibi" w:date="2022-02-18T09:33:00Z"/>
                <w:del w:id="9345" w:author="Alhabibi, Haider@Energy" w:date="2022-03-17T15:08:00Z"/>
                <w:rFonts w:cs="Tahoma"/>
                <w:sz w:val="24"/>
                <w:szCs w:val="24"/>
              </w:rPr>
            </w:pPr>
            <w:ins w:id="9346" w:author="Haider Alhabibi" w:date="2022-02-18T09:35:00Z">
              <w:del w:id="9347" w:author="Alhabibi, Haider@Energy" w:date="2022-03-17T15:08:00Z">
                <w:r w:rsidDel="00130A7D">
                  <w:rPr>
                    <w:rFonts w:cs="Tahoma"/>
                    <w:sz w:val="24"/>
                    <w:szCs w:val="24"/>
                  </w:rPr>
                  <w:delText>LMCI</w:delText>
                </w:r>
              </w:del>
            </w:ins>
            <w:ins w:id="9348" w:author="Haider Alhabibi" w:date="2022-02-18T09:33:00Z">
              <w:del w:id="9349" w:author="Alhabibi, Haider@Energy" w:date="2022-03-17T15:08:00Z">
                <w:r w:rsidRPr="0024633A" w:rsidDel="00130A7D">
                  <w:rPr>
                    <w:rFonts w:cs="Tahoma"/>
                    <w:sz w:val="24"/>
                    <w:szCs w:val="24"/>
                  </w:rPr>
                  <w:delText>PLB0</w:delText>
                </w:r>
              </w:del>
            </w:ins>
            <w:ins w:id="9350" w:author="Haider Alhabibi" w:date="2022-02-18T09:41:00Z">
              <w:del w:id="9351" w:author="Alhabibi, Haider@Energy" w:date="2022-03-17T15:08:00Z">
                <w:r w:rsidR="00704175" w:rsidDel="00130A7D">
                  <w:rPr>
                    <w:rFonts w:cs="Tahoma"/>
                    <w:sz w:val="24"/>
                    <w:szCs w:val="24"/>
                  </w:rPr>
                  <w:delText>1</w:delText>
                </w:r>
              </w:del>
            </w:ins>
            <w:ins w:id="9352" w:author="Haider Alhabibi" w:date="2022-02-18T09:33:00Z">
              <w:del w:id="9353" w:author="Alhabibi, Haider@Energy" w:date="2022-03-17T15:08:00Z">
                <w:r w:rsidRPr="0024633A" w:rsidDel="00130A7D">
                  <w:rPr>
                    <w:rFonts w:cs="Tahoma"/>
                    <w:sz w:val="24"/>
                    <w:szCs w:val="24"/>
                  </w:rPr>
                  <w:delText>E.xsd</w:delText>
                </w:r>
              </w:del>
            </w:ins>
          </w:p>
        </w:tc>
      </w:tr>
      <w:tr w:rsidR="00144D96" w:rsidRPr="0024633A" w:rsidDel="00130A7D" w14:paraId="3FA0072E" w14:textId="4596299C" w:rsidTr="000B3B1F">
        <w:trPr>
          <w:trHeight w:hRule="exact" w:val="288"/>
          <w:ins w:id="9354" w:author="Haider Alhabibi" w:date="2022-02-18T09:33:00Z"/>
          <w:del w:id="9355" w:author="Alhabibi, Haider@Energy" w:date="2022-03-17T15:08:00Z"/>
        </w:trPr>
        <w:tc>
          <w:tcPr>
            <w:tcW w:w="5000" w:type="pct"/>
            <w:noWrap/>
          </w:tcPr>
          <w:p w14:paraId="4E8AD87D" w14:textId="2DA2B1D5" w:rsidR="00144D96" w:rsidRPr="0024633A" w:rsidDel="00130A7D" w:rsidRDefault="00144D96" w:rsidP="000B3B1F">
            <w:pPr>
              <w:rPr>
                <w:ins w:id="9356" w:author="Haider Alhabibi" w:date="2022-02-18T09:33:00Z"/>
                <w:del w:id="9357" w:author="Alhabibi, Haider@Energy" w:date="2022-03-17T15:08:00Z"/>
                <w:rFonts w:cs="Tahoma"/>
                <w:sz w:val="24"/>
                <w:szCs w:val="24"/>
              </w:rPr>
            </w:pPr>
            <w:ins w:id="9358" w:author="Haider Alhabibi" w:date="2022-02-18T09:35:00Z">
              <w:del w:id="9359" w:author="Alhabibi, Haider@Energy" w:date="2022-03-17T15:08:00Z">
                <w:r w:rsidDel="00130A7D">
                  <w:rPr>
                    <w:rFonts w:cs="Tahoma"/>
                    <w:sz w:val="24"/>
                    <w:szCs w:val="24"/>
                  </w:rPr>
                  <w:delText>LMCI</w:delText>
                </w:r>
              </w:del>
            </w:ins>
            <w:ins w:id="9360" w:author="Haider Alhabibi" w:date="2022-02-18T09:33:00Z">
              <w:del w:id="9361" w:author="Alhabibi, Haider@Energy" w:date="2022-03-17T15:08:00Z">
                <w:r w:rsidRPr="0024633A" w:rsidDel="00130A7D">
                  <w:rPr>
                    <w:rFonts w:cs="Tahoma"/>
                    <w:sz w:val="24"/>
                    <w:szCs w:val="24"/>
                  </w:rPr>
                  <w:delText>PLB02E.xsd</w:delText>
                </w:r>
              </w:del>
            </w:ins>
          </w:p>
        </w:tc>
      </w:tr>
      <w:tr w:rsidR="00144D96" w:rsidRPr="0024633A" w:rsidDel="00130A7D" w14:paraId="32BFB2FB" w14:textId="645284CF" w:rsidTr="000B3B1F">
        <w:trPr>
          <w:trHeight w:hRule="exact" w:val="288"/>
          <w:ins w:id="9362" w:author="Haider Alhabibi" w:date="2022-02-18T09:33:00Z"/>
          <w:del w:id="9363" w:author="Alhabibi, Haider@Energy" w:date="2022-03-17T15:08:00Z"/>
        </w:trPr>
        <w:tc>
          <w:tcPr>
            <w:tcW w:w="5000" w:type="pct"/>
            <w:noWrap/>
          </w:tcPr>
          <w:p w14:paraId="79404C65" w14:textId="358DD4D6" w:rsidR="00144D96" w:rsidRPr="0024633A" w:rsidDel="00130A7D" w:rsidRDefault="00144D96" w:rsidP="000B3B1F">
            <w:pPr>
              <w:rPr>
                <w:ins w:id="9364" w:author="Haider Alhabibi" w:date="2022-02-18T09:33:00Z"/>
                <w:del w:id="9365" w:author="Alhabibi, Haider@Energy" w:date="2022-03-17T15:08:00Z"/>
                <w:rFonts w:cs="Tahoma"/>
                <w:sz w:val="24"/>
                <w:szCs w:val="24"/>
              </w:rPr>
            </w:pPr>
            <w:ins w:id="9366" w:author="Haider Alhabibi" w:date="2022-02-18T09:35:00Z">
              <w:del w:id="9367" w:author="Alhabibi, Haider@Energy" w:date="2022-03-17T15:08:00Z">
                <w:r w:rsidDel="00130A7D">
                  <w:rPr>
                    <w:rFonts w:cs="Tahoma"/>
                    <w:sz w:val="24"/>
                    <w:szCs w:val="24"/>
                  </w:rPr>
                  <w:delText>LMCI</w:delText>
                </w:r>
              </w:del>
            </w:ins>
            <w:ins w:id="9368" w:author="Haider Alhabibi" w:date="2022-02-18T09:33:00Z">
              <w:del w:id="9369" w:author="Alhabibi, Haider@Energy" w:date="2022-03-17T15:08:00Z">
                <w:r w:rsidRPr="0024633A" w:rsidDel="00130A7D">
                  <w:rPr>
                    <w:rFonts w:cs="Tahoma"/>
                    <w:sz w:val="24"/>
                    <w:szCs w:val="24"/>
                  </w:rPr>
                  <w:delText>PLB</w:delText>
                </w:r>
              </w:del>
            </w:ins>
            <w:ins w:id="9370" w:author="Haider Alhabibi" w:date="2022-02-18T09:41:00Z">
              <w:del w:id="9371" w:author="Alhabibi, Haider@Energy" w:date="2022-03-17T15:08:00Z">
                <w:r w:rsidR="007732A5" w:rsidDel="00130A7D">
                  <w:rPr>
                    <w:rFonts w:cs="Tahoma"/>
                    <w:sz w:val="24"/>
                    <w:szCs w:val="24"/>
                  </w:rPr>
                  <w:delText>21</w:delText>
                </w:r>
              </w:del>
            </w:ins>
            <w:ins w:id="9372" w:author="Haider Alhabibi" w:date="2022-02-18T09:33:00Z">
              <w:del w:id="9373" w:author="Alhabibi, Haider@Energy" w:date="2022-03-17T15:08:00Z">
                <w:r w:rsidRPr="0024633A" w:rsidDel="00130A7D">
                  <w:rPr>
                    <w:rFonts w:cs="Tahoma"/>
                    <w:sz w:val="24"/>
                    <w:szCs w:val="24"/>
                  </w:rPr>
                  <w:delText>E.xsd</w:delText>
                </w:r>
              </w:del>
            </w:ins>
          </w:p>
        </w:tc>
      </w:tr>
      <w:tr w:rsidR="00144D96" w:rsidRPr="0024633A" w:rsidDel="00130A7D" w14:paraId="29550475" w14:textId="6F66901F" w:rsidTr="000B3B1F">
        <w:trPr>
          <w:trHeight w:hRule="exact" w:val="288"/>
          <w:ins w:id="9374" w:author="Haider Alhabibi" w:date="2022-02-18T09:33:00Z"/>
          <w:del w:id="9375" w:author="Alhabibi, Haider@Energy" w:date="2022-03-17T15:08:00Z"/>
        </w:trPr>
        <w:tc>
          <w:tcPr>
            <w:tcW w:w="5000" w:type="pct"/>
            <w:noWrap/>
          </w:tcPr>
          <w:p w14:paraId="72BF20AA" w14:textId="522E7EDF" w:rsidR="00144D96" w:rsidRPr="0024633A" w:rsidDel="00130A7D" w:rsidRDefault="00144D96" w:rsidP="000B3B1F">
            <w:pPr>
              <w:rPr>
                <w:ins w:id="9376" w:author="Haider Alhabibi" w:date="2022-02-18T09:33:00Z"/>
                <w:del w:id="9377" w:author="Alhabibi, Haider@Energy" w:date="2022-03-17T15:08:00Z"/>
                <w:rFonts w:cs="Tahoma"/>
                <w:sz w:val="24"/>
                <w:szCs w:val="24"/>
              </w:rPr>
            </w:pPr>
            <w:ins w:id="9378" w:author="Haider Alhabibi" w:date="2022-02-18T09:35:00Z">
              <w:del w:id="9379" w:author="Alhabibi, Haider@Energy" w:date="2022-03-17T15:08:00Z">
                <w:r w:rsidDel="00130A7D">
                  <w:rPr>
                    <w:rFonts w:cs="Tahoma"/>
                    <w:sz w:val="24"/>
                    <w:szCs w:val="24"/>
                  </w:rPr>
                  <w:delText>LMCI</w:delText>
                </w:r>
              </w:del>
            </w:ins>
            <w:ins w:id="9380" w:author="Haider Alhabibi" w:date="2022-02-18T09:33:00Z">
              <w:del w:id="9381" w:author="Alhabibi, Haider@Energy" w:date="2022-03-17T15:08:00Z">
                <w:r w:rsidRPr="0024633A" w:rsidDel="00130A7D">
                  <w:rPr>
                    <w:rFonts w:cs="Tahoma"/>
                    <w:sz w:val="24"/>
                    <w:szCs w:val="24"/>
                  </w:rPr>
                  <w:delText>PLB22H.xsd</w:delText>
                </w:r>
              </w:del>
            </w:ins>
          </w:p>
        </w:tc>
      </w:tr>
      <w:tr w:rsidR="00144D96" w:rsidRPr="0024633A" w:rsidDel="00130A7D" w14:paraId="77AF07A1" w14:textId="524A0DC8" w:rsidTr="000B3B1F">
        <w:trPr>
          <w:trHeight w:hRule="exact" w:val="288"/>
          <w:ins w:id="9382" w:author="Haider Alhabibi" w:date="2022-02-18T09:33:00Z"/>
          <w:del w:id="9383" w:author="Alhabibi, Haider@Energy" w:date="2022-03-17T15:08:00Z"/>
        </w:trPr>
        <w:tc>
          <w:tcPr>
            <w:tcW w:w="5000" w:type="pct"/>
            <w:noWrap/>
          </w:tcPr>
          <w:p w14:paraId="5C530336" w14:textId="3544B73D" w:rsidR="00144D96" w:rsidRPr="0024633A" w:rsidDel="00130A7D" w:rsidRDefault="00144D96" w:rsidP="000B3B1F">
            <w:pPr>
              <w:rPr>
                <w:ins w:id="9384" w:author="Haider Alhabibi" w:date="2022-02-18T09:33:00Z"/>
                <w:del w:id="9385" w:author="Alhabibi, Haider@Energy" w:date="2022-03-17T15:08:00Z"/>
                <w:rFonts w:cs="Tahoma"/>
                <w:sz w:val="24"/>
                <w:szCs w:val="24"/>
              </w:rPr>
            </w:pPr>
            <w:ins w:id="9386" w:author="Haider Alhabibi" w:date="2022-02-18T09:35:00Z">
              <w:del w:id="9387" w:author="Alhabibi, Haider@Energy" w:date="2022-03-17T15:08:00Z">
                <w:r w:rsidDel="00130A7D">
                  <w:rPr>
                    <w:rFonts w:cs="Tahoma"/>
                    <w:sz w:val="24"/>
                    <w:szCs w:val="24"/>
                  </w:rPr>
                  <w:delText>LMCI</w:delText>
                </w:r>
              </w:del>
            </w:ins>
            <w:ins w:id="9388" w:author="Haider Alhabibi" w:date="2022-02-18T09:33:00Z">
              <w:del w:id="9389" w:author="Alhabibi, Haider@Energy" w:date="2022-03-17T15:08:00Z">
                <w:r w:rsidRPr="0024633A" w:rsidDel="00130A7D">
                  <w:rPr>
                    <w:rFonts w:cs="Tahoma"/>
                    <w:sz w:val="24"/>
                    <w:szCs w:val="24"/>
                  </w:rPr>
                  <w:delText>PVB01E.xsd</w:delText>
                </w:r>
              </w:del>
            </w:ins>
          </w:p>
        </w:tc>
      </w:tr>
      <w:tr w:rsidR="00144D96" w:rsidRPr="0024633A" w:rsidDel="00130A7D" w14:paraId="62C50503" w14:textId="6A6D8CBF" w:rsidTr="000B3B1F">
        <w:trPr>
          <w:trHeight w:hRule="exact" w:val="288"/>
          <w:ins w:id="9390" w:author="Haider Alhabibi" w:date="2022-02-18T09:33:00Z"/>
          <w:del w:id="9391" w:author="Alhabibi, Haider@Energy" w:date="2022-03-17T15:08:00Z"/>
        </w:trPr>
        <w:tc>
          <w:tcPr>
            <w:tcW w:w="5000" w:type="pct"/>
            <w:noWrap/>
          </w:tcPr>
          <w:p w14:paraId="10C4A39A" w14:textId="4ACA3DD2" w:rsidR="00144D96" w:rsidRPr="0024633A" w:rsidDel="00130A7D" w:rsidRDefault="00144D96" w:rsidP="000B3B1F">
            <w:pPr>
              <w:rPr>
                <w:ins w:id="9392" w:author="Haider Alhabibi" w:date="2022-02-18T09:33:00Z"/>
                <w:del w:id="9393" w:author="Alhabibi, Haider@Energy" w:date="2022-03-17T15:08:00Z"/>
                <w:rFonts w:cs="Tahoma"/>
                <w:sz w:val="24"/>
                <w:szCs w:val="24"/>
              </w:rPr>
            </w:pPr>
            <w:ins w:id="9394" w:author="Haider Alhabibi" w:date="2022-02-18T09:35:00Z">
              <w:del w:id="9395" w:author="Alhabibi, Haider@Energy" w:date="2022-03-17T15:08:00Z">
                <w:r w:rsidDel="00130A7D">
                  <w:rPr>
                    <w:rFonts w:cs="Tahoma"/>
                    <w:sz w:val="24"/>
                    <w:szCs w:val="24"/>
                  </w:rPr>
                  <w:delText>LMCI</w:delText>
                </w:r>
              </w:del>
            </w:ins>
            <w:ins w:id="9396" w:author="Haider Alhabibi" w:date="2022-02-18T09:33:00Z">
              <w:del w:id="9397" w:author="Alhabibi, Haider@Energy" w:date="2022-03-17T15:08:00Z">
                <w:r w:rsidRPr="0024633A" w:rsidDel="00130A7D">
                  <w:rPr>
                    <w:rFonts w:cs="Tahoma"/>
                    <w:sz w:val="24"/>
                    <w:szCs w:val="24"/>
                  </w:rPr>
                  <w:delText>PVB02E.xsd</w:delText>
                </w:r>
              </w:del>
            </w:ins>
          </w:p>
        </w:tc>
      </w:tr>
      <w:tr w:rsidR="00144D96" w:rsidRPr="0024633A" w:rsidDel="00130A7D" w14:paraId="291E720D" w14:textId="33ACE9AE" w:rsidTr="000B3B1F">
        <w:trPr>
          <w:trHeight w:hRule="exact" w:val="288"/>
          <w:ins w:id="9398" w:author="Haider Alhabibi" w:date="2022-02-18T09:33:00Z"/>
          <w:del w:id="9399" w:author="Alhabibi, Haider@Energy" w:date="2022-03-17T15:08:00Z"/>
        </w:trPr>
        <w:tc>
          <w:tcPr>
            <w:tcW w:w="5000" w:type="pct"/>
            <w:noWrap/>
          </w:tcPr>
          <w:p w14:paraId="3B5E3B87" w14:textId="1A69844F" w:rsidR="00144D96" w:rsidRPr="0024633A" w:rsidDel="00130A7D" w:rsidRDefault="00144D96" w:rsidP="000B3B1F">
            <w:pPr>
              <w:rPr>
                <w:ins w:id="9400" w:author="Haider Alhabibi" w:date="2022-02-18T09:33:00Z"/>
                <w:del w:id="9401" w:author="Alhabibi, Haider@Energy" w:date="2022-03-17T15:08:00Z"/>
                <w:rFonts w:cs="Tahoma"/>
                <w:sz w:val="24"/>
                <w:szCs w:val="24"/>
              </w:rPr>
            </w:pPr>
            <w:ins w:id="9402" w:author="Haider Alhabibi" w:date="2022-02-18T09:35:00Z">
              <w:del w:id="9403" w:author="Alhabibi, Haider@Energy" w:date="2022-03-17T15:08:00Z">
                <w:r w:rsidDel="00130A7D">
                  <w:rPr>
                    <w:rFonts w:cs="Tahoma"/>
                    <w:sz w:val="24"/>
                    <w:szCs w:val="24"/>
                  </w:rPr>
                  <w:delText>LMCI</w:delText>
                </w:r>
              </w:del>
            </w:ins>
            <w:ins w:id="9404" w:author="Haider Alhabibi" w:date="2022-02-18T09:33:00Z">
              <w:del w:id="9405" w:author="Alhabibi, Haider@Energy" w:date="2022-03-17T15:08:00Z">
                <w:r w:rsidRPr="0024633A" w:rsidDel="00130A7D">
                  <w:rPr>
                    <w:rFonts w:cs="Tahoma"/>
                    <w:sz w:val="24"/>
                    <w:szCs w:val="24"/>
                  </w:rPr>
                  <w:delText>SRA01E.xsd</w:delText>
                </w:r>
              </w:del>
            </w:ins>
          </w:p>
        </w:tc>
      </w:tr>
      <w:tr w:rsidR="00144D96" w:rsidRPr="0024633A" w:rsidDel="00130A7D" w14:paraId="704F8157" w14:textId="341EB754" w:rsidTr="000B3B1F">
        <w:trPr>
          <w:trHeight w:hRule="exact" w:val="288"/>
          <w:ins w:id="9406" w:author="Haider Alhabibi" w:date="2022-02-18T09:33:00Z"/>
          <w:del w:id="9407" w:author="Alhabibi, Haider@Energy" w:date="2022-03-17T15:08:00Z"/>
        </w:trPr>
        <w:tc>
          <w:tcPr>
            <w:tcW w:w="5000" w:type="pct"/>
            <w:noWrap/>
          </w:tcPr>
          <w:p w14:paraId="100A258E" w14:textId="372531C1" w:rsidR="00144D96" w:rsidRPr="0024633A" w:rsidDel="00130A7D" w:rsidRDefault="00144D96" w:rsidP="000B3B1F">
            <w:pPr>
              <w:rPr>
                <w:ins w:id="9408" w:author="Haider Alhabibi" w:date="2022-02-18T09:33:00Z"/>
                <w:del w:id="9409" w:author="Alhabibi, Haider@Energy" w:date="2022-03-17T15:08:00Z"/>
                <w:rFonts w:cs="Tahoma"/>
                <w:sz w:val="24"/>
                <w:szCs w:val="24"/>
              </w:rPr>
            </w:pPr>
            <w:ins w:id="9410" w:author="Haider Alhabibi" w:date="2022-02-18T09:35:00Z">
              <w:del w:id="9411" w:author="Alhabibi, Haider@Energy" w:date="2022-03-17T15:08:00Z">
                <w:r w:rsidDel="00130A7D">
                  <w:rPr>
                    <w:rFonts w:cs="Tahoma"/>
                    <w:sz w:val="24"/>
                    <w:szCs w:val="24"/>
                  </w:rPr>
                  <w:delText>LMCI</w:delText>
                </w:r>
              </w:del>
            </w:ins>
            <w:ins w:id="9412" w:author="Haider Alhabibi" w:date="2022-02-18T09:33:00Z">
              <w:del w:id="9413" w:author="Alhabibi, Haider@Energy" w:date="2022-03-17T15:08:00Z">
                <w:r w:rsidRPr="0024633A" w:rsidDel="00130A7D">
                  <w:rPr>
                    <w:rFonts w:cs="Tahoma"/>
                    <w:sz w:val="24"/>
                    <w:szCs w:val="24"/>
                  </w:rPr>
                  <w:delText>SRA02E.xsd</w:delText>
                </w:r>
              </w:del>
            </w:ins>
          </w:p>
        </w:tc>
      </w:tr>
      <w:tr w:rsidR="00144D96" w:rsidRPr="0024633A" w:rsidDel="00130A7D" w14:paraId="6D05AE88" w14:textId="627CD415" w:rsidTr="000B3B1F">
        <w:trPr>
          <w:trHeight w:hRule="exact" w:val="288"/>
          <w:ins w:id="9414" w:author="Haider Alhabibi" w:date="2022-02-18T09:33:00Z"/>
          <w:del w:id="9415" w:author="Alhabibi, Haider@Energy" w:date="2022-03-17T15:08:00Z"/>
        </w:trPr>
        <w:tc>
          <w:tcPr>
            <w:tcW w:w="5000" w:type="pct"/>
            <w:noWrap/>
          </w:tcPr>
          <w:p w14:paraId="3521CEC2" w14:textId="79C9312B" w:rsidR="00144D96" w:rsidRPr="0024633A" w:rsidDel="00130A7D" w:rsidRDefault="00144D96" w:rsidP="000B3B1F">
            <w:pPr>
              <w:rPr>
                <w:ins w:id="9416" w:author="Haider Alhabibi" w:date="2022-02-18T09:33:00Z"/>
                <w:del w:id="9417" w:author="Alhabibi, Haider@Energy" w:date="2022-03-17T15:08:00Z"/>
                <w:rFonts w:cs="Tahoma"/>
                <w:sz w:val="24"/>
                <w:szCs w:val="24"/>
              </w:rPr>
            </w:pPr>
            <w:ins w:id="9418" w:author="Haider Alhabibi" w:date="2022-02-18T09:35:00Z">
              <w:del w:id="9419" w:author="Alhabibi, Haider@Energy" w:date="2022-03-17T15:08:00Z">
                <w:r w:rsidDel="00130A7D">
                  <w:rPr>
                    <w:rFonts w:cs="Tahoma"/>
                    <w:sz w:val="24"/>
                    <w:szCs w:val="24"/>
                  </w:rPr>
                  <w:delText>LMCI</w:delText>
                </w:r>
              </w:del>
            </w:ins>
            <w:ins w:id="9420" w:author="Haider Alhabibi" w:date="2022-02-18T09:33:00Z">
              <w:del w:id="9421" w:author="Alhabibi, Haider@Energy" w:date="2022-03-17T15:08:00Z">
                <w:r w:rsidRPr="0024633A" w:rsidDel="00130A7D">
                  <w:rPr>
                    <w:rFonts w:cs="Tahoma"/>
                    <w:sz w:val="24"/>
                    <w:szCs w:val="24"/>
                  </w:rPr>
                  <w:delText>STH01E.xsd</w:delText>
                </w:r>
              </w:del>
            </w:ins>
          </w:p>
        </w:tc>
      </w:tr>
      <w:tr w:rsidR="00144D96" w:rsidRPr="0024633A" w:rsidDel="00130A7D" w14:paraId="06A1B87D" w14:textId="223F3C07" w:rsidTr="000B3B1F">
        <w:trPr>
          <w:trHeight w:hRule="exact" w:val="288"/>
          <w:ins w:id="9422" w:author="Haider Alhabibi" w:date="2022-02-18T09:33:00Z"/>
          <w:del w:id="9423" w:author="Alhabibi, Haider@Energy" w:date="2022-03-17T15:08:00Z"/>
        </w:trPr>
        <w:tc>
          <w:tcPr>
            <w:tcW w:w="5000" w:type="pct"/>
            <w:noWrap/>
          </w:tcPr>
          <w:p w14:paraId="0E05913E" w14:textId="1C3D12C8" w:rsidR="00144D96" w:rsidRPr="0024633A" w:rsidDel="00130A7D" w:rsidRDefault="00833DA2" w:rsidP="000B3B1F">
            <w:pPr>
              <w:rPr>
                <w:ins w:id="9424" w:author="Haider Alhabibi" w:date="2022-02-18T09:33:00Z"/>
                <w:del w:id="9425" w:author="Alhabibi, Haider@Energy" w:date="2022-03-17T15:08:00Z"/>
                <w:rFonts w:cs="Tahoma"/>
                <w:sz w:val="24"/>
                <w:szCs w:val="24"/>
              </w:rPr>
            </w:pPr>
            <w:ins w:id="9426" w:author="Haider Alhabibi" w:date="2022-02-18T09:43:00Z">
              <w:del w:id="9427" w:author="Alhabibi, Haider@Energy" w:date="2022-03-17T15:08:00Z">
                <w:r w:rsidDel="00130A7D">
                  <w:rPr>
                    <w:rFonts w:cs="Tahoma"/>
                    <w:sz w:val="24"/>
                    <w:szCs w:val="24"/>
                  </w:rPr>
                  <w:delText>LMCV</w:delText>
                </w:r>
              </w:del>
            </w:ins>
            <w:ins w:id="9428" w:author="Haider Alhabibi" w:date="2022-02-18T09:33:00Z">
              <w:del w:id="9429" w:author="Alhabibi, Haider@Energy" w:date="2022-03-17T15:08:00Z">
                <w:r w:rsidR="00144D96" w:rsidRPr="0024633A" w:rsidDel="00130A7D">
                  <w:rPr>
                    <w:rFonts w:cs="Tahoma"/>
                    <w:sz w:val="24"/>
                    <w:szCs w:val="24"/>
                  </w:rPr>
                  <w:delText>ENV20aH.xsd</w:delText>
                </w:r>
              </w:del>
            </w:ins>
          </w:p>
        </w:tc>
      </w:tr>
      <w:tr w:rsidR="00144D96" w:rsidRPr="0024633A" w:rsidDel="00130A7D" w14:paraId="04854432" w14:textId="26A331CD" w:rsidTr="000B3B1F">
        <w:trPr>
          <w:trHeight w:hRule="exact" w:val="288"/>
          <w:ins w:id="9430" w:author="Haider Alhabibi" w:date="2022-02-18T09:33:00Z"/>
          <w:del w:id="9431" w:author="Alhabibi, Haider@Energy" w:date="2022-03-17T15:08:00Z"/>
        </w:trPr>
        <w:tc>
          <w:tcPr>
            <w:tcW w:w="5000" w:type="pct"/>
            <w:noWrap/>
          </w:tcPr>
          <w:p w14:paraId="052F5966" w14:textId="014E9165" w:rsidR="00144D96" w:rsidRPr="0024633A" w:rsidDel="00130A7D" w:rsidRDefault="00833DA2" w:rsidP="000B3B1F">
            <w:pPr>
              <w:rPr>
                <w:ins w:id="9432" w:author="Haider Alhabibi" w:date="2022-02-18T09:33:00Z"/>
                <w:del w:id="9433" w:author="Alhabibi, Haider@Energy" w:date="2022-03-17T15:08:00Z"/>
                <w:rFonts w:cs="Tahoma"/>
                <w:sz w:val="24"/>
                <w:szCs w:val="24"/>
              </w:rPr>
            </w:pPr>
            <w:ins w:id="9434" w:author="Haider Alhabibi" w:date="2022-02-18T09:43:00Z">
              <w:del w:id="9435" w:author="Alhabibi, Haider@Energy" w:date="2022-03-17T15:08:00Z">
                <w:r w:rsidDel="00130A7D">
                  <w:rPr>
                    <w:rFonts w:cs="Tahoma"/>
                    <w:sz w:val="24"/>
                    <w:szCs w:val="24"/>
                  </w:rPr>
                  <w:delText>LMCV</w:delText>
                </w:r>
              </w:del>
            </w:ins>
            <w:ins w:id="9436" w:author="Haider Alhabibi" w:date="2022-02-18T09:33:00Z">
              <w:del w:id="9437" w:author="Alhabibi, Haider@Energy" w:date="2022-03-17T15:08:00Z">
                <w:r w:rsidR="00144D96" w:rsidRPr="0024633A" w:rsidDel="00130A7D">
                  <w:rPr>
                    <w:rFonts w:cs="Tahoma"/>
                    <w:sz w:val="24"/>
                    <w:szCs w:val="24"/>
                  </w:rPr>
                  <w:delText>ENV20bH.xsd</w:delText>
                </w:r>
              </w:del>
            </w:ins>
          </w:p>
        </w:tc>
      </w:tr>
      <w:tr w:rsidR="00144D96" w:rsidRPr="0024633A" w:rsidDel="00130A7D" w14:paraId="1F35581F" w14:textId="6249E5E0" w:rsidTr="000B3B1F">
        <w:trPr>
          <w:trHeight w:hRule="exact" w:val="288"/>
          <w:ins w:id="9438" w:author="Haider Alhabibi" w:date="2022-02-18T09:33:00Z"/>
          <w:del w:id="9439" w:author="Alhabibi, Haider@Energy" w:date="2022-03-17T15:08:00Z"/>
        </w:trPr>
        <w:tc>
          <w:tcPr>
            <w:tcW w:w="5000" w:type="pct"/>
            <w:noWrap/>
          </w:tcPr>
          <w:p w14:paraId="0795F71A" w14:textId="4DCA8D9F" w:rsidR="00144D96" w:rsidRPr="0024633A" w:rsidDel="00130A7D" w:rsidRDefault="00833DA2" w:rsidP="000B3B1F">
            <w:pPr>
              <w:rPr>
                <w:ins w:id="9440" w:author="Haider Alhabibi" w:date="2022-02-18T09:33:00Z"/>
                <w:del w:id="9441" w:author="Alhabibi, Haider@Energy" w:date="2022-03-17T15:08:00Z"/>
                <w:rFonts w:cs="Tahoma"/>
                <w:sz w:val="24"/>
                <w:szCs w:val="24"/>
              </w:rPr>
            </w:pPr>
            <w:ins w:id="9442" w:author="Haider Alhabibi" w:date="2022-02-18T09:43:00Z">
              <w:del w:id="9443" w:author="Alhabibi, Haider@Energy" w:date="2022-03-17T15:08:00Z">
                <w:r w:rsidDel="00130A7D">
                  <w:rPr>
                    <w:rFonts w:cs="Tahoma"/>
                    <w:sz w:val="24"/>
                    <w:szCs w:val="24"/>
                  </w:rPr>
                  <w:delText>LMCV</w:delText>
                </w:r>
              </w:del>
            </w:ins>
            <w:ins w:id="9444" w:author="Haider Alhabibi" w:date="2022-02-18T09:33:00Z">
              <w:del w:id="9445" w:author="Alhabibi, Haider@Energy" w:date="2022-03-17T15:08:00Z">
                <w:r w:rsidR="00144D96" w:rsidRPr="0024633A" w:rsidDel="00130A7D">
                  <w:rPr>
                    <w:rFonts w:cs="Tahoma"/>
                    <w:sz w:val="24"/>
                    <w:szCs w:val="24"/>
                  </w:rPr>
                  <w:delText>ENV21H.xsd</w:delText>
                </w:r>
              </w:del>
            </w:ins>
          </w:p>
        </w:tc>
      </w:tr>
      <w:tr w:rsidR="00144D96" w:rsidRPr="0024633A" w:rsidDel="00130A7D" w14:paraId="0E23D70D" w14:textId="4E742A1D" w:rsidTr="000B3B1F">
        <w:trPr>
          <w:trHeight w:hRule="exact" w:val="288"/>
          <w:ins w:id="9446" w:author="Haider Alhabibi" w:date="2022-02-18T09:33:00Z"/>
          <w:del w:id="9447" w:author="Alhabibi, Haider@Energy" w:date="2022-03-17T15:08:00Z"/>
        </w:trPr>
        <w:tc>
          <w:tcPr>
            <w:tcW w:w="5000" w:type="pct"/>
            <w:noWrap/>
          </w:tcPr>
          <w:p w14:paraId="5C824F2A" w14:textId="38E4E386" w:rsidR="00144D96" w:rsidRPr="0024633A" w:rsidDel="00130A7D" w:rsidRDefault="00833DA2" w:rsidP="000B3B1F">
            <w:pPr>
              <w:rPr>
                <w:ins w:id="9448" w:author="Haider Alhabibi" w:date="2022-02-18T09:33:00Z"/>
                <w:del w:id="9449" w:author="Alhabibi, Haider@Energy" w:date="2022-03-17T15:08:00Z"/>
                <w:rFonts w:cs="Tahoma"/>
                <w:sz w:val="24"/>
                <w:szCs w:val="24"/>
              </w:rPr>
            </w:pPr>
            <w:ins w:id="9450" w:author="Haider Alhabibi" w:date="2022-02-18T09:43:00Z">
              <w:del w:id="9451" w:author="Alhabibi, Haider@Energy" w:date="2022-03-17T15:08:00Z">
                <w:r w:rsidDel="00130A7D">
                  <w:rPr>
                    <w:rFonts w:cs="Tahoma"/>
                    <w:sz w:val="24"/>
                    <w:szCs w:val="24"/>
                  </w:rPr>
                  <w:delText>LMCV</w:delText>
                </w:r>
              </w:del>
            </w:ins>
            <w:ins w:id="9452" w:author="Haider Alhabibi" w:date="2022-02-18T09:33:00Z">
              <w:del w:id="9453" w:author="Alhabibi, Haider@Energy" w:date="2022-03-17T15:08:00Z">
                <w:r w:rsidR="00144D96" w:rsidRPr="0024633A" w:rsidDel="00130A7D">
                  <w:rPr>
                    <w:rFonts w:cs="Tahoma"/>
                    <w:sz w:val="24"/>
                    <w:szCs w:val="24"/>
                  </w:rPr>
                  <w:delText>ENV22H.xsd</w:delText>
                </w:r>
              </w:del>
            </w:ins>
          </w:p>
        </w:tc>
      </w:tr>
      <w:tr w:rsidR="00144D96" w:rsidRPr="0024633A" w:rsidDel="00130A7D" w14:paraId="225E02F2" w14:textId="70249A99" w:rsidTr="000B3B1F">
        <w:trPr>
          <w:trHeight w:hRule="exact" w:val="288"/>
          <w:ins w:id="9454" w:author="Haider Alhabibi" w:date="2022-02-18T09:33:00Z"/>
          <w:del w:id="9455" w:author="Alhabibi, Haider@Energy" w:date="2022-03-17T15:08:00Z"/>
        </w:trPr>
        <w:tc>
          <w:tcPr>
            <w:tcW w:w="5000" w:type="pct"/>
            <w:noWrap/>
          </w:tcPr>
          <w:p w14:paraId="38229940" w14:textId="2CFBB449" w:rsidR="00144D96" w:rsidRPr="0024633A" w:rsidDel="00130A7D" w:rsidRDefault="00833DA2" w:rsidP="000B3B1F">
            <w:pPr>
              <w:rPr>
                <w:ins w:id="9456" w:author="Haider Alhabibi" w:date="2022-02-18T09:33:00Z"/>
                <w:del w:id="9457" w:author="Alhabibi, Haider@Energy" w:date="2022-03-17T15:08:00Z"/>
                <w:rFonts w:cs="Tahoma"/>
                <w:sz w:val="24"/>
                <w:szCs w:val="24"/>
              </w:rPr>
            </w:pPr>
            <w:ins w:id="9458" w:author="Haider Alhabibi" w:date="2022-02-18T09:43:00Z">
              <w:del w:id="9459" w:author="Alhabibi, Haider@Energy" w:date="2022-03-17T15:08:00Z">
                <w:r w:rsidDel="00130A7D">
                  <w:rPr>
                    <w:rFonts w:cs="Tahoma"/>
                    <w:sz w:val="24"/>
                    <w:szCs w:val="24"/>
                  </w:rPr>
                  <w:delText>LMCV</w:delText>
                </w:r>
              </w:del>
            </w:ins>
            <w:ins w:id="9460" w:author="Haider Alhabibi" w:date="2022-02-18T09:33:00Z">
              <w:del w:id="9461" w:author="Alhabibi, Haider@Energy" w:date="2022-03-17T15:08:00Z">
                <w:r w:rsidR="00144D96" w:rsidRPr="0024633A" w:rsidDel="00130A7D">
                  <w:rPr>
                    <w:rFonts w:cs="Tahoma"/>
                    <w:sz w:val="24"/>
                    <w:szCs w:val="24"/>
                  </w:rPr>
                  <w:delText>MCH20aH.xsd</w:delText>
                </w:r>
              </w:del>
            </w:ins>
          </w:p>
        </w:tc>
      </w:tr>
      <w:tr w:rsidR="00144D96" w:rsidRPr="0024633A" w:rsidDel="00130A7D" w14:paraId="22C1F087" w14:textId="1724BED3" w:rsidTr="000B3B1F">
        <w:trPr>
          <w:trHeight w:hRule="exact" w:val="288"/>
          <w:ins w:id="9462" w:author="Haider Alhabibi" w:date="2022-02-18T09:33:00Z"/>
          <w:del w:id="9463" w:author="Alhabibi, Haider@Energy" w:date="2022-03-17T15:08:00Z"/>
        </w:trPr>
        <w:tc>
          <w:tcPr>
            <w:tcW w:w="5000" w:type="pct"/>
            <w:noWrap/>
          </w:tcPr>
          <w:p w14:paraId="0BA3B776" w14:textId="6CBDCB67" w:rsidR="00144D96" w:rsidRPr="0024633A" w:rsidDel="00130A7D" w:rsidRDefault="00833DA2" w:rsidP="000B3B1F">
            <w:pPr>
              <w:rPr>
                <w:ins w:id="9464" w:author="Haider Alhabibi" w:date="2022-02-18T09:33:00Z"/>
                <w:del w:id="9465" w:author="Alhabibi, Haider@Energy" w:date="2022-03-17T15:08:00Z"/>
                <w:rFonts w:cs="Tahoma"/>
                <w:sz w:val="24"/>
                <w:szCs w:val="24"/>
              </w:rPr>
            </w:pPr>
            <w:ins w:id="9466" w:author="Haider Alhabibi" w:date="2022-02-18T09:43:00Z">
              <w:del w:id="9467" w:author="Alhabibi, Haider@Energy" w:date="2022-03-17T15:08:00Z">
                <w:r w:rsidDel="00130A7D">
                  <w:rPr>
                    <w:rFonts w:cs="Tahoma"/>
                    <w:sz w:val="24"/>
                    <w:szCs w:val="24"/>
                  </w:rPr>
                  <w:delText>LMCV</w:delText>
                </w:r>
              </w:del>
            </w:ins>
            <w:ins w:id="9468" w:author="Haider Alhabibi" w:date="2022-02-18T09:33:00Z">
              <w:del w:id="9469" w:author="Alhabibi, Haider@Energy" w:date="2022-03-17T15:08:00Z">
                <w:r w:rsidR="00144D96" w:rsidRPr="0024633A" w:rsidDel="00130A7D">
                  <w:rPr>
                    <w:rFonts w:cs="Tahoma"/>
                    <w:sz w:val="24"/>
                    <w:szCs w:val="24"/>
                  </w:rPr>
                  <w:delText>MCH20bH.xsd</w:delText>
                </w:r>
              </w:del>
            </w:ins>
          </w:p>
        </w:tc>
      </w:tr>
      <w:tr w:rsidR="00144D96" w:rsidRPr="0024633A" w:rsidDel="00130A7D" w14:paraId="638732FA" w14:textId="6E1E305F" w:rsidTr="000B3B1F">
        <w:trPr>
          <w:trHeight w:hRule="exact" w:val="288"/>
          <w:ins w:id="9470" w:author="Haider Alhabibi" w:date="2022-02-18T09:33:00Z"/>
          <w:del w:id="9471" w:author="Alhabibi, Haider@Energy" w:date="2022-03-17T15:08:00Z"/>
        </w:trPr>
        <w:tc>
          <w:tcPr>
            <w:tcW w:w="5000" w:type="pct"/>
            <w:noWrap/>
          </w:tcPr>
          <w:p w14:paraId="05352989" w14:textId="1D97CC65" w:rsidR="00144D96" w:rsidRPr="0024633A" w:rsidDel="00130A7D" w:rsidRDefault="00833DA2" w:rsidP="000B3B1F">
            <w:pPr>
              <w:rPr>
                <w:ins w:id="9472" w:author="Haider Alhabibi" w:date="2022-02-18T09:33:00Z"/>
                <w:del w:id="9473" w:author="Alhabibi, Haider@Energy" w:date="2022-03-17T15:08:00Z"/>
                <w:rFonts w:cs="Tahoma"/>
                <w:sz w:val="24"/>
                <w:szCs w:val="24"/>
              </w:rPr>
            </w:pPr>
            <w:ins w:id="9474" w:author="Haider Alhabibi" w:date="2022-02-18T09:44:00Z">
              <w:del w:id="9475" w:author="Alhabibi, Haider@Energy" w:date="2022-03-17T15:08:00Z">
                <w:r w:rsidDel="00130A7D">
                  <w:rPr>
                    <w:rFonts w:cs="Tahoma"/>
                    <w:sz w:val="24"/>
                    <w:szCs w:val="24"/>
                  </w:rPr>
                  <w:delText>LMCV</w:delText>
                </w:r>
              </w:del>
            </w:ins>
            <w:ins w:id="9476" w:author="Haider Alhabibi" w:date="2022-02-18T09:33:00Z">
              <w:del w:id="9477" w:author="Alhabibi, Haider@Energy" w:date="2022-03-17T15:08:00Z">
                <w:r w:rsidR="00144D96" w:rsidRPr="0024633A" w:rsidDel="00130A7D">
                  <w:rPr>
                    <w:rFonts w:cs="Tahoma"/>
                    <w:sz w:val="24"/>
                    <w:szCs w:val="24"/>
                  </w:rPr>
                  <w:delText>MCH20cH.xsd</w:delText>
                </w:r>
              </w:del>
            </w:ins>
          </w:p>
        </w:tc>
      </w:tr>
      <w:tr w:rsidR="00144D96" w:rsidRPr="0024633A" w:rsidDel="00130A7D" w14:paraId="387FCA01" w14:textId="16CC734C" w:rsidTr="000B3B1F">
        <w:trPr>
          <w:trHeight w:hRule="exact" w:val="288"/>
          <w:ins w:id="9478" w:author="Haider Alhabibi" w:date="2022-02-18T09:33:00Z"/>
          <w:del w:id="9479" w:author="Alhabibi, Haider@Energy" w:date="2022-03-17T15:08:00Z"/>
        </w:trPr>
        <w:tc>
          <w:tcPr>
            <w:tcW w:w="5000" w:type="pct"/>
            <w:noWrap/>
          </w:tcPr>
          <w:p w14:paraId="54BB823A" w14:textId="1C3459F4" w:rsidR="00144D96" w:rsidRPr="0024633A" w:rsidDel="00130A7D" w:rsidRDefault="00833DA2" w:rsidP="000B3B1F">
            <w:pPr>
              <w:rPr>
                <w:ins w:id="9480" w:author="Haider Alhabibi" w:date="2022-02-18T09:33:00Z"/>
                <w:del w:id="9481" w:author="Alhabibi, Haider@Energy" w:date="2022-03-17T15:08:00Z"/>
                <w:rFonts w:cs="Tahoma"/>
                <w:sz w:val="24"/>
                <w:szCs w:val="24"/>
              </w:rPr>
            </w:pPr>
            <w:ins w:id="9482" w:author="Haider Alhabibi" w:date="2022-02-18T09:44:00Z">
              <w:del w:id="9483" w:author="Alhabibi, Haider@Energy" w:date="2022-03-17T15:08:00Z">
                <w:r w:rsidDel="00130A7D">
                  <w:rPr>
                    <w:rFonts w:cs="Tahoma"/>
                    <w:sz w:val="24"/>
                    <w:szCs w:val="24"/>
                  </w:rPr>
                  <w:delText>LMCV</w:delText>
                </w:r>
              </w:del>
            </w:ins>
            <w:ins w:id="9484" w:author="Haider Alhabibi" w:date="2022-02-18T09:33:00Z">
              <w:del w:id="9485" w:author="Alhabibi, Haider@Energy" w:date="2022-03-17T15:08:00Z">
                <w:r w:rsidR="00144D96" w:rsidRPr="0024633A" w:rsidDel="00130A7D">
                  <w:rPr>
                    <w:rFonts w:cs="Tahoma"/>
                    <w:sz w:val="24"/>
                    <w:szCs w:val="24"/>
                  </w:rPr>
                  <w:delText>MCH20dH.xsd</w:delText>
                </w:r>
              </w:del>
            </w:ins>
          </w:p>
        </w:tc>
      </w:tr>
      <w:tr w:rsidR="00144D96" w:rsidRPr="0024633A" w:rsidDel="00130A7D" w14:paraId="48114D61" w14:textId="235C6B6A" w:rsidTr="000B3B1F">
        <w:trPr>
          <w:trHeight w:hRule="exact" w:val="288"/>
          <w:ins w:id="9486" w:author="Haider Alhabibi" w:date="2022-02-18T09:33:00Z"/>
          <w:del w:id="9487" w:author="Alhabibi, Haider@Energy" w:date="2022-03-17T15:08:00Z"/>
        </w:trPr>
        <w:tc>
          <w:tcPr>
            <w:tcW w:w="5000" w:type="pct"/>
            <w:noWrap/>
          </w:tcPr>
          <w:p w14:paraId="19756786" w14:textId="7FD4EEEF" w:rsidR="00144D96" w:rsidRPr="0024633A" w:rsidDel="00130A7D" w:rsidRDefault="00833DA2" w:rsidP="000B3B1F">
            <w:pPr>
              <w:rPr>
                <w:ins w:id="9488" w:author="Haider Alhabibi" w:date="2022-02-18T09:33:00Z"/>
                <w:del w:id="9489" w:author="Alhabibi, Haider@Energy" w:date="2022-03-17T15:08:00Z"/>
                <w:rFonts w:cs="Tahoma"/>
                <w:sz w:val="24"/>
                <w:szCs w:val="24"/>
              </w:rPr>
            </w:pPr>
            <w:ins w:id="9490" w:author="Haider Alhabibi" w:date="2022-02-18T09:44:00Z">
              <w:del w:id="9491" w:author="Alhabibi, Haider@Energy" w:date="2022-03-17T15:08:00Z">
                <w:r w:rsidDel="00130A7D">
                  <w:rPr>
                    <w:rFonts w:cs="Tahoma"/>
                    <w:sz w:val="24"/>
                    <w:szCs w:val="24"/>
                  </w:rPr>
                  <w:delText>LMCV</w:delText>
                </w:r>
              </w:del>
            </w:ins>
            <w:ins w:id="9492" w:author="Haider Alhabibi" w:date="2022-02-18T09:33:00Z">
              <w:del w:id="9493" w:author="Alhabibi, Haider@Energy" w:date="2022-03-17T15:08:00Z">
                <w:r w:rsidR="00144D96" w:rsidRPr="0024633A" w:rsidDel="00130A7D">
                  <w:rPr>
                    <w:rFonts w:cs="Tahoma"/>
                    <w:sz w:val="24"/>
                    <w:szCs w:val="24"/>
                  </w:rPr>
                  <w:delText>MCH20eH.xsd</w:delText>
                </w:r>
              </w:del>
            </w:ins>
          </w:p>
        </w:tc>
      </w:tr>
      <w:tr w:rsidR="00144D96" w:rsidRPr="0024633A" w:rsidDel="00130A7D" w14:paraId="55370503" w14:textId="5FFA5872" w:rsidTr="000B3B1F">
        <w:trPr>
          <w:trHeight w:hRule="exact" w:val="288"/>
          <w:ins w:id="9494" w:author="Haider Alhabibi" w:date="2022-02-18T09:33:00Z"/>
          <w:del w:id="9495" w:author="Alhabibi, Haider@Energy" w:date="2022-03-17T15:08:00Z"/>
        </w:trPr>
        <w:tc>
          <w:tcPr>
            <w:tcW w:w="5000" w:type="pct"/>
            <w:noWrap/>
          </w:tcPr>
          <w:p w14:paraId="5AD269F0" w14:textId="5FCB7CAB" w:rsidR="00144D96" w:rsidRPr="0024633A" w:rsidDel="00130A7D" w:rsidRDefault="00833DA2" w:rsidP="000B3B1F">
            <w:pPr>
              <w:rPr>
                <w:ins w:id="9496" w:author="Haider Alhabibi" w:date="2022-02-18T09:33:00Z"/>
                <w:del w:id="9497" w:author="Alhabibi, Haider@Energy" w:date="2022-03-17T15:08:00Z"/>
                <w:rFonts w:cs="Tahoma"/>
                <w:sz w:val="24"/>
                <w:szCs w:val="24"/>
              </w:rPr>
            </w:pPr>
            <w:ins w:id="9498" w:author="Haider Alhabibi" w:date="2022-02-18T09:44:00Z">
              <w:del w:id="9499" w:author="Alhabibi, Haider@Energy" w:date="2022-03-17T15:08:00Z">
                <w:r w:rsidDel="00130A7D">
                  <w:rPr>
                    <w:rFonts w:cs="Tahoma"/>
                    <w:sz w:val="24"/>
                    <w:szCs w:val="24"/>
                  </w:rPr>
                  <w:delText>LMCV</w:delText>
                </w:r>
              </w:del>
            </w:ins>
            <w:ins w:id="9500" w:author="Haider Alhabibi" w:date="2022-02-18T09:33:00Z">
              <w:del w:id="9501" w:author="Alhabibi, Haider@Energy" w:date="2022-03-17T15:08:00Z">
                <w:r w:rsidR="00144D96" w:rsidRPr="0024633A" w:rsidDel="00130A7D">
                  <w:rPr>
                    <w:rFonts w:cs="Tahoma"/>
                    <w:sz w:val="24"/>
                    <w:szCs w:val="24"/>
                  </w:rPr>
                  <w:delText>MCH21H.xsd</w:delText>
                </w:r>
              </w:del>
            </w:ins>
          </w:p>
        </w:tc>
      </w:tr>
      <w:tr w:rsidR="00144D96" w:rsidRPr="0024633A" w:rsidDel="00130A7D" w14:paraId="2ADA9D81" w14:textId="66C82385" w:rsidTr="000B3B1F">
        <w:trPr>
          <w:trHeight w:hRule="exact" w:val="288"/>
          <w:ins w:id="9502" w:author="Haider Alhabibi" w:date="2022-02-18T09:33:00Z"/>
          <w:del w:id="9503" w:author="Alhabibi, Haider@Energy" w:date="2022-03-17T15:08:00Z"/>
        </w:trPr>
        <w:tc>
          <w:tcPr>
            <w:tcW w:w="5000" w:type="pct"/>
            <w:noWrap/>
          </w:tcPr>
          <w:p w14:paraId="3AC8225A" w14:textId="26B67A68" w:rsidR="00144D96" w:rsidRPr="0024633A" w:rsidDel="00130A7D" w:rsidRDefault="00833DA2" w:rsidP="000B3B1F">
            <w:pPr>
              <w:rPr>
                <w:ins w:id="9504" w:author="Haider Alhabibi" w:date="2022-02-18T09:33:00Z"/>
                <w:del w:id="9505" w:author="Alhabibi, Haider@Energy" w:date="2022-03-17T15:08:00Z"/>
                <w:rFonts w:cs="Tahoma"/>
                <w:sz w:val="24"/>
                <w:szCs w:val="24"/>
              </w:rPr>
            </w:pPr>
            <w:ins w:id="9506" w:author="Haider Alhabibi" w:date="2022-02-18T09:44:00Z">
              <w:del w:id="9507" w:author="Alhabibi, Haider@Energy" w:date="2022-03-17T15:08:00Z">
                <w:r w:rsidDel="00130A7D">
                  <w:rPr>
                    <w:rFonts w:cs="Tahoma"/>
                    <w:sz w:val="24"/>
                    <w:szCs w:val="24"/>
                  </w:rPr>
                  <w:delText>LMCV</w:delText>
                </w:r>
              </w:del>
            </w:ins>
            <w:ins w:id="9508" w:author="Haider Alhabibi" w:date="2022-02-18T09:33:00Z">
              <w:del w:id="9509" w:author="Alhabibi, Haider@Energy" w:date="2022-03-17T15:08:00Z">
                <w:r w:rsidR="00144D96" w:rsidRPr="0024633A" w:rsidDel="00130A7D">
                  <w:rPr>
                    <w:rFonts w:cs="Tahoma"/>
                    <w:sz w:val="24"/>
                    <w:szCs w:val="24"/>
                  </w:rPr>
                  <w:delText>MCH22Ha.xsd</w:delText>
                </w:r>
              </w:del>
            </w:ins>
          </w:p>
        </w:tc>
      </w:tr>
      <w:tr w:rsidR="00144D96" w:rsidRPr="0024633A" w:rsidDel="00130A7D" w14:paraId="69383D36" w14:textId="101885FC" w:rsidTr="000B3B1F">
        <w:trPr>
          <w:trHeight w:hRule="exact" w:val="288"/>
          <w:ins w:id="9510" w:author="Haider Alhabibi" w:date="2022-02-18T09:33:00Z"/>
          <w:del w:id="9511" w:author="Alhabibi, Haider@Energy" w:date="2022-03-17T15:08:00Z"/>
        </w:trPr>
        <w:tc>
          <w:tcPr>
            <w:tcW w:w="5000" w:type="pct"/>
            <w:noWrap/>
          </w:tcPr>
          <w:p w14:paraId="1FD92A4B" w14:textId="4EBB3469" w:rsidR="00144D96" w:rsidRPr="0024633A" w:rsidDel="00130A7D" w:rsidRDefault="00833DA2" w:rsidP="000B3B1F">
            <w:pPr>
              <w:rPr>
                <w:ins w:id="9512" w:author="Haider Alhabibi" w:date="2022-02-18T09:33:00Z"/>
                <w:del w:id="9513" w:author="Alhabibi, Haider@Energy" w:date="2022-03-17T15:08:00Z"/>
                <w:rFonts w:cs="Tahoma"/>
                <w:sz w:val="24"/>
                <w:szCs w:val="24"/>
              </w:rPr>
            </w:pPr>
            <w:ins w:id="9514" w:author="Haider Alhabibi" w:date="2022-02-18T09:44:00Z">
              <w:del w:id="9515" w:author="Alhabibi, Haider@Energy" w:date="2022-03-17T15:08:00Z">
                <w:r w:rsidDel="00130A7D">
                  <w:rPr>
                    <w:rFonts w:cs="Tahoma"/>
                    <w:sz w:val="24"/>
                    <w:szCs w:val="24"/>
                  </w:rPr>
                  <w:delText>LMCV</w:delText>
                </w:r>
              </w:del>
            </w:ins>
            <w:ins w:id="9516" w:author="Haider Alhabibi" w:date="2022-02-18T09:33:00Z">
              <w:del w:id="9517" w:author="Alhabibi, Haider@Energy" w:date="2022-03-17T15:08:00Z">
                <w:r w:rsidR="00144D96" w:rsidRPr="0024633A" w:rsidDel="00130A7D">
                  <w:rPr>
                    <w:rFonts w:cs="Tahoma"/>
                    <w:sz w:val="24"/>
                    <w:szCs w:val="24"/>
                  </w:rPr>
                  <w:delText>MCH22bH.xsd</w:delText>
                </w:r>
              </w:del>
            </w:ins>
          </w:p>
        </w:tc>
      </w:tr>
      <w:tr w:rsidR="00144D96" w:rsidRPr="0024633A" w:rsidDel="00130A7D" w14:paraId="33EFDDD2" w14:textId="76339639" w:rsidTr="000B3B1F">
        <w:trPr>
          <w:trHeight w:hRule="exact" w:val="288"/>
          <w:ins w:id="9518" w:author="Haider Alhabibi" w:date="2022-02-18T09:33:00Z"/>
          <w:del w:id="9519" w:author="Alhabibi, Haider@Energy" w:date="2022-03-17T15:08:00Z"/>
        </w:trPr>
        <w:tc>
          <w:tcPr>
            <w:tcW w:w="5000" w:type="pct"/>
            <w:noWrap/>
          </w:tcPr>
          <w:p w14:paraId="2D9122C6" w14:textId="049CAF86" w:rsidR="00144D96" w:rsidRPr="0024633A" w:rsidDel="00130A7D" w:rsidRDefault="00833DA2" w:rsidP="000B3B1F">
            <w:pPr>
              <w:rPr>
                <w:ins w:id="9520" w:author="Haider Alhabibi" w:date="2022-02-18T09:33:00Z"/>
                <w:del w:id="9521" w:author="Alhabibi, Haider@Energy" w:date="2022-03-17T15:08:00Z"/>
                <w:rFonts w:cs="Tahoma"/>
                <w:sz w:val="24"/>
                <w:szCs w:val="24"/>
              </w:rPr>
            </w:pPr>
            <w:ins w:id="9522" w:author="Haider Alhabibi" w:date="2022-02-18T09:44:00Z">
              <w:del w:id="9523" w:author="Alhabibi, Haider@Energy" w:date="2022-03-17T15:08:00Z">
                <w:r w:rsidDel="00130A7D">
                  <w:rPr>
                    <w:rFonts w:cs="Tahoma"/>
                    <w:sz w:val="24"/>
                    <w:szCs w:val="24"/>
                  </w:rPr>
                  <w:delText>LMCV</w:delText>
                </w:r>
              </w:del>
            </w:ins>
            <w:ins w:id="9524" w:author="Haider Alhabibi" w:date="2022-02-18T09:33:00Z">
              <w:del w:id="9525" w:author="Alhabibi, Haider@Energy" w:date="2022-03-17T15:08:00Z">
                <w:r w:rsidR="00144D96" w:rsidRPr="0024633A" w:rsidDel="00130A7D">
                  <w:rPr>
                    <w:rFonts w:cs="Tahoma"/>
                    <w:sz w:val="24"/>
                    <w:szCs w:val="24"/>
                  </w:rPr>
                  <w:delText>MCH22cH.xsd</w:delText>
                </w:r>
              </w:del>
            </w:ins>
          </w:p>
        </w:tc>
      </w:tr>
      <w:tr w:rsidR="00144D96" w:rsidRPr="0024633A" w:rsidDel="00130A7D" w14:paraId="4F33EE64" w14:textId="38CF627F" w:rsidTr="000B3B1F">
        <w:trPr>
          <w:trHeight w:hRule="exact" w:val="288"/>
          <w:ins w:id="9526" w:author="Haider Alhabibi" w:date="2022-02-18T09:33:00Z"/>
          <w:del w:id="9527" w:author="Alhabibi, Haider@Energy" w:date="2022-03-17T15:08:00Z"/>
        </w:trPr>
        <w:tc>
          <w:tcPr>
            <w:tcW w:w="5000" w:type="pct"/>
            <w:noWrap/>
          </w:tcPr>
          <w:p w14:paraId="141D9D9B" w14:textId="33288515" w:rsidR="00144D96" w:rsidRPr="0024633A" w:rsidDel="00130A7D" w:rsidRDefault="00833DA2" w:rsidP="000B3B1F">
            <w:pPr>
              <w:rPr>
                <w:ins w:id="9528" w:author="Haider Alhabibi" w:date="2022-02-18T09:33:00Z"/>
                <w:del w:id="9529" w:author="Alhabibi, Haider@Energy" w:date="2022-03-17T15:08:00Z"/>
                <w:rFonts w:cs="Tahoma"/>
                <w:sz w:val="24"/>
                <w:szCs w:val="24"/>
              </w:rPr>
            </w:pPr>
            <w:ins w:id="9530" w:author="Haider Alhabibi" w:date="2022-02-18T09:44:00Z">
              <w:del w:id="9531" w:author="Alhabibi, Haider@Energy" w:date="2022-03-17T15:08:00Z">
                <w:r w:rsidDel="00130A7D">
                  <w:rPr>
                    <w:rFonts w:cs="Tahoma"/>
                    <w:sz w:val="24"/>
                    <w:szCs w:val="24"/>
                  </w:rPr>
                  <w:delText>LMCV</w:delText>
                </w:r>
              </w:del>
            </w:ins>
            <w:ins w:id="9532" w:author="Haider Alhabibi" w:date="2022-02-18T09:33:00Z">
              <w:del w:id="9533" w:author="Alhabibi, Haider@Energy" w:date="2022-03-17T15:08:00Z">
                <w:r w:rsidR="00144D96" w:rsidRPr="0024633A" w:rsidDel="00130A7D">
                  <w:rPr>
                    <w:rFonts w:cs="Tahoma"/>
                    <w:sz w:val="24"/>
                    <w:szCs w:val="24"/>
                  </w:rPr>
                  <w:delText>MCH22dH.xsd</w:delText>
                </w:r>
              </w:del>
            </w:ins>
          </w:p>
        </w:tc>
      </w:tr>
      <w:tr w:rsidR="00144D96" w:rsidRPr="0024633A" w:rsidDel="00130A7D" w14:paraId="30FC61F0" w14:textId="7455328F" w:rsidTr="000B3B1F">
        <w:trPr>
          <w:trHeight w:hRule="exact" w:val="288"/>
          <w:ins w:id="9534" w:author="Haider Alhabibi" w:date="2022-02-18T09:33:00Z"/>
          <w:del w:id="9535" w:author="Alhabibi, Haider@Energy" w:date="2022-03-17T15:08:00Z"/>
        </w:trPr>
        <w:tc>
          <w:tcPr>
            <w:tcW w:w="5000" w:type="pct"/>
            <w:noWrap/>
          </w:tcPr>
          <w:p w14:paraId="164D5D2E" w14:textId="1BB38C58" w:rsidR="00144D96" w:rsidRPr="0024633A" w:rsidDel="00130A7D" w:rsidRDefault="00833DA2" w:rsidP="000B3B1F">
            <w:pPr>
              <w:rPr>
                <w:ins w:id="9536" w:author="Haider Alhabibi" w:date="2022-02-18T09:33:00Z"/>
                <w:del w:id="9537" w:author="Alhabibi, Haider@Energy" w:date="2022-03-17T15:08:00Z"/>
                <w:rFonts w:cs="Tahoma"/>
                <w:sz w:val="24"/>
                <w:szCs w:val="24"/>
              </w:rPr>
            </w:pPr>
            <w:ins w:id="9538" w:author="Haider Alhabibi" w:date="2022-02-18T09:44:00Z">
              <w:del w:id="9539" w:author="Alhabibi, Haider@Energy" w:date="2022-03-17T15:08:00Z">
                <w:r w:rsidDel="00130A7D">
                  <w:rPr>
                    <w:rFonts w:cs="Tahoma"/>
                    <w:sz w:val="24"/>
                    <w:szCs w:val="24"/>
                  </w:rPr>
                  <w:delText>LMCV</w:delText>
                </w:r>
              </w:del>
            </w:ins>
            <w:ins w:id="9540" w:author="Haider Alhabibi" w:date="2022-02-18T09:33:00Z">
              <w:del w:id="9541" w:author="Alhabibi, Haider@Energy" w:date="2022-03-17T15:08:00Z">
                <w:r w:rsidR="00144D96" w:rsidRPr="0024633A" w:rsidDel="00130A7D">
                  <w:rPr>
                    <w:rFonts w:cs="Tahoma"/>
                    <w:sz w:val="24"/>
                    <w:szCs w:val="24"/>
                  </w:rPr>
                  <w:delText>MCH23aH.xsd</w:delText>
                </w:r>
              </w:del>
            </w:ins>
          </w:p>
        </w:tc>
      </w:tr>
      <w:tr w:rsidR="00144D96" w:rsidRPr="0024633A" w:rsidDel="00130A7D" w14:paraId="614D6E77" w14:textId="1435CA20" w:rsidTr="000B3B1F">
        <w:trPr>
          <w:trHeight w:hRule="exact" w:val="288"/>
          <w:ins w:id="9542" w:author="Haider Alhabibi" w:date="2022-02-18T09:33:00Z"/>
          <w:del w:id="9543" w:author="Alhabibi, Haider@Energy" w:date="2022-03-17T15:08:00Z"/>
        </w:trPr>
        <w:tc>
          <w:tcPr>
            <w:tcW w:w="5000" w:type="pct"/>
            <w:noWrap/>
          </w:tcPr>
          <w:p w14:paraId="5D45FED1" w14:textId="0E108424" w:rsidR="00144D96" w:rsidRPr="0024633A" w:rsidDel="00130A7D" w:rsidRDefault="00833DA2" w:rsidP="000B3B1F">
            <w:pPr>
              <w:rPr>
                <w:ins w:id="9544" w:author="Haider Alhabibi" w:date="2022-02-18T09:33:00Z"/>
                <w:del w:id="9545" w:author="Alhabibi, Haider@Energy" w:date="2022-03-17T15:08:00Z"/>
                <w:rFonts w:cs="Tahoma"/>
                <w:sz w:val="24"/>
                <w:szCs w:val="24"/>
              </w:rPr>
            </w:pPr>
            <w:ins w:id="9546" w:author="Haider Alhabibi" w:date="2022-02-18T09:44:00Z">
              <w:del w:id="9547" w:author="Alhabibi, Haider@Energy" w:date="2022-03-17T15:08:00Z">
                <w:r w:rsidDel="00130A7D">
                  <w:rPr>
                    <w:rFonts w:cs="Tahoma"/>
                    <w:sz w:val="24"/>
                    <w:szCs w:val="24"/>
                  </w:rPr>
                  <w:delText>LMCV</w:delText>
                </w:r>
              </w:del>
            </w:ins>
            <w:ins w:id="9548" w:author="Haider Alhabibi" w:date="2022-02-18T09:33:00Z">
              <w:del w:id="9549" w:author="Alhabibi, Haider@Energy" w:date="2022-03-17T15:08:00Z">
                <w:r w:rsidR="00144D96" w:rsidRPr="0024633A" w:rsidDel="00130A7D">
                  <w:rPr>
                    <w:rFonts w:cs="Tahoma"/>
                    <w:sz w:val="24"/>
                    <w:szCs w:val="24"/>
                  </w:rPr>
                  <w:delText>MCH23bH.xsd</w:delText>
                </w:r>
              </w:del>
            </w:ins>
          </w:p>
        </w:tc>
      </w:tr>
      <w:tr w:rsidR="00144D96" w:rsidRPr="0024633A" w:rsidDel="00130A7D" w14:paraId="29C26094" w14:textId="2B1D8419" w:rsidTr="000B3B1F">
        <w:trPr>
          <w:trHeight w:hRule="exact" w:val="288"/>
          <w:ins w:id="9550" w:author="Haider Alhabibi" w:date="2022-02-18T09:33:00Z"/>
          <w:del w:id="9551" w:author="Alhabibi, Haider@Energy" w:date="2022-03-17T15:08:00Z"/>
        </w:trPr>
        <w:tc>
          <w:tcPr>
            <w:tcW w:w="5000" w:type="pct"/>
            <w:noWrap/>
          </w:tcPr>
          <w:p w14:paraId="7293C390" w14:textId="58F57227" w:rsidR="00144D96" w:rsidRPr="0024633A" w:rsidDel="00130A7D" w:rsidRDefault="00833DA2" w:rsidP="000B3B1F">
            <w:pPr>
              <w:rPr>
                <w:ins w:id="9552" w:author="Haider Alhabibi" w:date="2022-02-18T09:33:00Z"/>
                <w:del w:id="9553" w:author="Alhabibi, Haider@Energy" w:date="2022-03-17T15:08:00Z"/>
                <w:rFonts w:cs="Tahoma"/>
                <w:sz w:val="24"/>
                <w:szCs w:val="24"/>
              </w:rPr>
            </w:pPr>
            <w:ins w:id="9554" w:author="Haider Alhabibi" w:date="2022-02-18T09:44:00Z">
              <w:del w:id="9555" w:author="Alhabibi, Haider@Energy" w:date="2022-03-17T15:08:00Z">
                <w:r w:rsidDel="00130A7D">
                  <w:rPr>
                    <w:rFonts w:cs="Tahoma"/>
                    <w:sz w:val="24"/>
                    <w:szCs w:val="24"/>
                  </w:rPr>
                  <w:delText>LMCV</w:delText>
                </w:r>
              </w:del>
            </w:ins>
            <w:ins w:id="9556" w:author="Haider Alhabibi" w:date="2022-02-18T09:33:00Z">
              <w:del w:id="9557" w:author="Alhabibi, Haider@Energy" w:date="2022-03-17T15:08:00Z">
                <w:r w:rsidR="00144D96" w:rsidRPr="0024633A" w:rsidDel="00130A7D">
                  <w:rPr>
                    <w:rFonts w:cs="Tahoma"/>
                    <w:sz w:val="24"/>
                    <w:szCs w:val="24"/>
                  </w:rPr>
                  <w:delText>MCH23cH.xsd</w:delText>
                </w:r>
              </w:del>
            </w:ins>
          </w:p>
        </w:tc>
      </w:tr>
      <w:tr w:rsidR="00144D96" w:rsidRPr="0024633A" w:rsidDel="00130A7D" w14:paraId="1031E75A" w14:textId="578782FE" w:rsidTr="000B3B1F">
        <w:trPr>
          <w:trHeight w:hRule="exact" w:val="288"/>
          <w:ins w:id="9558" w:author="Haider Alhabibi" w:date="2022-02-18T09:33:00Z"/>
          <w:del w:id="9559" w:author="Alhabibi, Haider@Energy" w:date="2022-03-17T15:08:00Z"/>
        </w:trPr>
        <w:tc>
          <w:tcPr>
            <w:tcW w:w="5000" w:type="pct"/>
            <w:noWrap/>
          </w:tcPr>
          <w:p w14:paraId="20FFCB95" w14:textId="557FEF3D" w:rsidR="00144D96" w:rsidRPr="0024633A" w:rsidDel="00130A7D" w:rsidRDefault="00833DA2" w:rsidP="000B3B1F">
            <w:pPr>
              <w:rPr>
                <w:ins w:id="9560" w:author="Haider Alhabibi" w:date="2022-02-18T09:33:00Z"/>
                <w:del w:id="9561" w:author="Alhabibi, Haider@Energy" w:date="2022-03-17T15:08:00Z"/>
                <w:rFonts w:cs="Tahoma"/>
                <w:sz w:val="24"/>
                <w:szCs w:val="24"/>
              </w:rPr>
            </w:pPr>
            <w:ins w:id="9562" w:author="Haider Alhabibi" w:date="2022-02-18T09:44:00Z">
              <w:del w:id="9563" w:author="Alhabibi, Haider@Energy" w:date="2022-03-17T15:08:00Z">
                <w:r w:rsidDel="00130A7D">
                  <w:rPr>
                    <w:rFonts w:cs="Tahoma"/>
                    <w:sz w:val="24"/>
                    <w:szCs w:val="24"/>
                  </w:rPr>
                  <w:delText>LMCV</w:delText>
                </w:r>
              </w:del>
            </w:ins>
            <w:ins w:id="9564" w:author="Haider Alhabibi" w:date="2022-02-18T09:33:00Z">
              <w:del w:id="9565" w:author="Alhabibi, Haider@Energy" w:date="2022-03-17T15:08:00Z">
                <w:r w:rsidR="00144D96" w:rsidRPr="0024633A" w:rsidDel="00130A7D">
                  <w:rPr>
                    <w:rFonts w:cs="Tahoma"/>
                    <w:sz w:val="24"/>
                    <w:szCs w:val="24"/>
                  </w:rPr>
                  <w:delText>MCH23dH.xsd</w:delText>
                </w:r>
              </w:del>
            </w:ins>
          </w:p>
        </w:tc>
      </w:tr>
      <w:tr w:rsidR="00144D96" w:rsidRPr="0024633A" w:rsidDel="00130A7D" w14:paraId="3F61ADCB" w14:textId="4E0088D9" w:rsidTr="000B3B1F">
        <w:trPr>
          <w:trHeight w:hRule="exact" w:val="288"/>
          <w:ins w:id="9566" w:author="Haider Alhabibi" w:date="2022-02-18T09:33:00Z"/>
          <w:del w:id="9567" w:author="Alhabibi, Haider@Energy" w:date="2022-03-17T15:08:00Z"/>
        </w:trPr>
        <w:tc>
          <w:tcPr>
            <w:tcW w:w="5000" w:type="pct"/>
            <w:noWrap/>
          </w:tcPr>
          <w:p w14:paraId="65852177" w14:textId="1E1C2239" w:rsidR="00144D96" w:rsidRPr="0024633A" w:rsidDel="00130A7D" w:rsidRDefault="00833DA2" w:rsidP="000B3B1F">
            <w:pPr>
              <w:rPr>
                <w:ins w:id="9568" w:author="Haider Alhabibi" w:date="2022-02-18T09:33:00Z"/>
                <w:del w:id="9569" w:author="Alhabibi, Haider@Energy" w:date="2022-03-17T15:08:00Z"/>
                <w:rFonts w:cs="Tahoma"/>
                <w:sz w:val="24"/>
                <w:szCs w:val="24"/>
              </w:rPr>
            </w:pPr>
            <w:ins w:id="9570" w:author="Haider Alhabibi" w:date="2022-02-18T09:44:00Z">
              <w:del w:id="9571" w:author="Alhabibi, Haider@Energy" w:date="2022-03-17T15:08:00Z">
                <w:r w:rsidDel="00130A7D">
                  <w:rPr>
                    <w:rFonts w:cs="Tahoma"/>
                    <w:sz w:val="24"/>
                    <w:szCs w:val="24"/>
                  </w:rPr>
                  <w:delText>LMCV</w:delText>
                </w:r>
              </w:del>
            </w:ins>
            <w:ins w:id="9572" w:author="Haider Alhabibi" w:date="2022-02-18T09:33:00Z">
              <w:del w:id="9573" w:author="Alhabibi, Haider@Energy" w:date="2022-03-17T15:08:00Z">
                <w:r w:rsidR="00144D96" w:rsidRPr="0024633A" w:rsidDel="00130A7D">
                  <w:rPr>
                    <w:rFonts w:cs="Tahoma"/>
                    <w:sz w:val="24"/>
                    <w:szCs w:val="24"/>
                  </w:rPr>
                  <w:delText>MCH23eH.xsd</w:delText>
                </w:r>
              </w:del>
            </w:ins>
          </w:p>
        </w:tc>
      </w:tr>
      <w:tr w:rsidR="00144D96" w:rsidRPr="0024633A" w:rsidDel="00130A7D" w14:paraId="594F747E" w14:textId="1B4D9142" w:rsidTr="000B3B1F">
        <w:trPr>
          <w:trHeight w:hRule="exact" w:val="288"/>
          <w:ins w:id="9574" w:author="Haider Alhabibi" w:date="2022-02-18T09:33:00Z"/>
          <w:del w:id="9575" w:author="Alhabibi, Haider@Energy" w:date="2022-03-17T15:08:00Z"/>
        </w:trPr>
        <w:tc>
          <w:tcPr>
            <w:tcW w:w="5000" w:type="pct"/>
            <w:noWrap/>
          </w:tcPr>
          <w:p w14:paraId="21551D3D" w14:textId="623B3D35" w:rsidR="00144D96" w:rsidRPr="0024633A" w:rsidDel="00130A7D" w:rsidRDefault="00833DA2" w:rsidP="000B3B1F">
            <w:pPr>
              <w:rPr>
                <w:ins w:id="9576" w:author="Haider Alhabibi" w:date="2022-02-18T09:33:00Z"/>
                <w:del w:id="9577" w:author="Alhabibi, Haider@Energy" w:date="2022-03-17T15:08:00Z"/>
                <w:rFonts w:cs="Tahoma"/>
                <w:sz w:val="24"/>
                <w:szCs w:val="24"/>
              </w:rPr>
            </w:pPr>
            <w:ins w:id="9578" w:author="Haider Alhabibi" w:date="2022-02-18T09:44:00Z">
              <w:del w:id="9579" w:author="Alhabibi, Haider@Energy" w:date="2022-03-17T15:08:00Z">
                <w:r w:rsidDel="00130A7D">
                  <w:rPr>
                    <w:rFonts w:cs="Tahoma"/>
                    <w:sz w:val="24"/>
                    <w:szCs w:val="24"/>
                  </w:rPr>
                  <w:delText>LMCV</w:delText>
                </w:r>
              </w:del>
            </w:ins>
            <w:ins w:id="9580" w:author="Haider Alhabibi" w:date="2022-02-18T09:33:00Z">
              <w:del w:id="9581" w:author="Alhabibi, Haider@Energy" w:date="2022-03-17T15:08:00Z">
                <w:r w:rsidR="00144D96" w:rsidRPr="0024633A" w:rsidDel="00130A7D">
                  <w:rPr>
                    <w:rFonts w:cs="Tahoma"/>
                    <w:sz w:val="24"/>
                    <w:szCs w:val="24"/>
                  </w:rPr>
                  <w:delText>MCH23fH.xsd</w:delText>
                </w:r>
              </w:del>
            </w:ins>
          </w:p>
        </w:tc>
      </w:tr>
      <w:tr w:rsidR="00144D96" w:rsidRPr="0024633A" w:rsidDel="00130A7D" w14:paraId="7F0060E0" w14:textId="3BEB76C0" w:rsidTr="000B3B1F">
        <w:trPr>
          <w:trHeight w:hRule="exact" w:val="288"/>
          <w:ins w:id="9582" w:author="Haider Alhabibi" w:date="2022-02-18T09:33:00Z"/>
          <w:del w:id="9583" w:author="Alhabibi, Haider@Energy" w:date="2022-03-17T15:08:00Z"/>
        </w:trPr>
        <w:tc>
          <w:tcPr>
            <w:tcW w:w="5000" w:type="pct"/>
            <w:noWrap/>
          </w:tcPr>
          <w:p w14:paraId="5834DC9D" w14:textId="69CFF16B" w:rsidR="00144D96" w:rsidRPr="0024633A" w:rsidDel="00130A7D" w:rsidRDefault="00833DA2" w:rsidP="000B3B1F">
            <w:pPr>
              <w:rPr>
                <w:ins w:id="9584" w:author="Haider Alhabibi" w:date="2022-02-18T09:33:00Z"/>
                <w:del w:id="9585" w:author="Alhabibi, Haider@Energy" w:date="2022-03-17T15:08:00Z"/>
                <w:rFonts w:cs="Tahoma"/>
                <w:sz w:val="24"/>
                <w:szCs w:val="24"/>
              </w:rPr>
            </w:pPr>
            <w:ins w:id="9586" w:author="Haider Alhabibi" w:date="2022-02-18T09:44:00Z">
              <w:del w:id="9587" w:author="Alhabibi, Haider@Energy" w:date="2022-03-17T15:08:00Z">
                <w:r w:rsidDel="00130A7D">
                  <w:rPr>
                    <w:rFonts w:cs="Tahoma"/>
                    <w:sz w:val="24"/>
                    <w:szCs w:val="24"/>
                  </w:rPr>
                  <w:delText>LMCV</w:delText>
                </w:r>
              </w:del>
            </w:ins>
            <w:ins w:id="9588" w:author="Haider Alhabibi" w:date="2022-02-18T09:33:00Z">
              <w:del w:id="9589" w:author="Alhabibi, Haider@Energy" w:date="2022-03-17T15:08:00Z">
                <w:r w:rsidR="00144D96" w:rsidRPr="0024633A" w:rsidDel="00130A7D">
                  <w:rPr>
                    <w:rFonts w:cs="Tahoma"/>
                    <w:sz w:val="24"/>
                    <w:szCs w:val="24"/>
                  </w:rPr>
                  <w:delText>MCH24aH.xsd</w:delText>
                </w:r>
              </w:del>
            </w:ins>
          </w:p>
        </w:tc>
      </w:tr>
      <w:tr w:rsidR="00144D96" w:rsidRPr="0024633A" w:rsidDel="00130A7D" w14:paraId="0462B9A3" w14:textId="13F62A01" w:rsidTr="000B3B1F">
        <w:trPr>
          <w:trHeight w:hRule="exact" w:val="288"/>
          <w:ins w:id="9590" w:author="Haider Alhabibi" w:date="2022-02-18T09:33:00Z"/>
          <w:del w:id="9591" w:author="Alhabibi, Haider@Energy" w:date="2022-03-17T15:08:00Z"/>
        </w:trPr>
        <w:tc>
          <w:tcPr>
            <w:tcW w:w="5000" w:type="pct"/>
            <w:noWrap/>
          </w:tcPr>
          <w:p w14:paraId="4C917C84" w14:textId="2BB5ED7D" w:rsidR="00144D96" w:rsidRPr="0024633A" w:rsidDel="00130A7D" w:rsidRDefault="00833DA2" w:rsidP="000B3B1F">
            <w:pPr>
              <w:rPr>
                <w:ins w:id="9592" w:author="Haider Alhabibi" w:date="2022-02-18T09:33:00Z"/>
                <w:del w:id="9593" w:author="Alhabibi, Haider@Energy" w:date="2022-03-17T15:08:00Z"/>
                <w:rFonts w:cs="Tahoma"/>
                <w:sz w:val="24"/>
                <w:szCs w:val="24"/>
              </w:rPr>
            </w:pPr>
            <w:ins w:id="9594" w:author="Haider Alhabibi" w:date="2022-02-18T09:44:00Z">
              <w:del w:id="9595" w:author="Alhabibi, Haider@Energy" w:date="2022-03-17T15:08:00Z">
                <w:r w:rsidDel="00130A7D">
                  <w:rPr>
                    <w:rFonts w:cs="Tahoma"/>
                    <w:sz w:val="24"/>
                    <w:szCs w:val="24"/>
                  </w:rPr>
                  <w:delText>LMCV</w:delText>
                </w:r>
              </w:del>
            </w:ins>
            <w:ins w:id="9596" w:author="Haider Alhabibi" w:date="2022-02-18T09:33:00Z">
              <w:del w:id="9597" w:author="Alhabibi, Haider@Energy" w:date="2022-03-17T15:08:00Z">
                <w:r w:rsidR="00144D96" w:rsidRPr="0024633A" w:rsidDel="00130A7D">
                  <w:rPr>
                    <w:rFonts w:cs="Tahoma"/>
                    <w:sz w:val="24"/>
                    <w:szCs w:val="24"/>
                  </w:rPr>
                  <w:delText>MCH24bH.xsd</w:delText>
                </w:r>
              </w:del>
            </w:ins>
          </w:p>
        </w:tc>
      </w:tr>
      <w:tr w:rsidR="00144D96" w:rsidRPr="0024633A" w:rsidDel="00130A7D" w14:paraId="52883AFC" w14:textId="799DDBFF" w:rsidTr="000B3B1F">
        <w:trPr>
          <w:trHeight w:hRule="exact" w:val="288"/>
          <w:ins w:id="9598" w:author="Haider Alhabibi" w:date="2022-02-18T09:33:00Z"/>
          <w:del w:id="9599" w:author="Alhabibi, Haider@Energy" w:date="2022-03-17T15:08:00Z"/>
        </w:trPr>
        <w:tc>
          <w:tcPr>
            <w:tcW w:w="5000" w:type="pct"/>
            <w:noWrap/>
          </w:tcPr>
          <w:p w14:paraId="5A7841FC" w14:textId="1AE51A45" w:rsidR="00144D96" w:rsidRPr="0024633A" w:rsidDel="00130A7D" w:rsidRDefault="00833DA2" w:rsidP="000B3B1F">
            <w:pPr>
              <w:rPr>
                <w:ins w:id="9600" w:author="Haider Alhabibi" w:date="2022-02-18T09:33:00Z"/>
                <w:del w:id="9601" w:author="Alhabibi, Haider@Energy" w:date="2022-03-17T15:08:00Z"/>
                <w:rFonts w:cs="Tahoma"/>
                <w:sz w:val="24"/>
                <w:szCs w:val="24"/>
              </w:rPr>
            </w:pPr>
            <w:ins w:id="9602" w:author="Haider Alhabibi" w:date="2022-02-18T09:44:00Z">
              <w:del w:id="9603" w:author="Alhabibi, Haider@Energy" w:date="2022-03-17T15:08:00Z">
                <w:r w:rsidDel="00130A7D">
                  <w:rPr>
                    <w:rFonts w:cs="Tahoma"/>
                    <w:sz w:val="24"/>
                    <w:szCs w:val="24"/>
                  </w:rPr>
                  <w:delText>LMCV</w:delText>
                </w:r>
              </w:del>
            </w:ins>
            <w:ins w:id="9604" w:author="Haider Alhabibi" w:date="2022-02-18T09:33:00Z">
              <w:del w:id="9605" w:author="Alhabibi, Haider@Energy" w:date="2022-03-17T15:08:00Z">
                <w:r w:rsidR="00144D96" w:rsidRPr="0024633A" w:rsidDel="00130A7D">
                  <w:rPr>
                    <w:rFonts w:cs="Tahoma"/>
                    <w:sz w:val="24"/>
                    <w:szCs w:val="24"/>
                  </w:rPr>
                  <w:delText>MCH25aH.xsd</w:delText>
                </w:r>
              </w:del>
            </w:ins>
          </w:p>
        </w:tc>
      </w:tr>
      <w:tr w:rsidR="00144D96" w:rsidRPr="0024633A" w:rsidDel="00130A7D" w14:paraId="26F5CABB" w14:textId="660F7DDC" w:rsidTr="000B3B1F">
        <w:trPr>
          <w:trHeight w:hRule="exact" w:val="288"/>
          <w:ins w:id="9606" w:author="Haider Alhabibi" w:date="2022-02-18T09:33:00Z"/>
          <w:del w:id="9607" w:author="Alhabibi, Haider@Energy" w:date="2022-03-17T15:08:00Z"/>
        </w:trPr>
        <w:tc>
          <w:tcPr>
            <w:tcW w:w="5000" w:type="pct"/>
            <w:noWrap/>
          </w:tcPr>
          <w:p w14:paraId="4F4BB89A" w14:textId="06C7A9E5" w:rsidR="00144D96" w:rsidRPr="0024633A" w:rsidDel="00130A7D" w:rsidRDefault="00833DA2" w:rsidP="000B3B1F">
            <w:pPr>
              <w:rPr>
                <w:ins w:id="9608" w:author="Haider Alhabibi" w:date="2022-02-18T09:33:00Z"/>
                <w:del w:id="9609" w:author="Alhabibi, Haider@Energy" w:date="2022-03-17T15:08:00Z"/>
                <w:rFonts w:cs="Tahoma"/>
                <w:sz w:val="24"/>
                <w:szCs w:val="24"/>
              </w:rPr>
            </w:pPr>
            <w:ins w:id="9610" w:author="Haider Alhabibi" w:date="2022-02-18T09:44:00Z">
              <w:del w:id="9611" w:author="Alhabibi, Haider@Energy" w:date="2022-03-17T15:08:00Z">
                <w:r w:rsidDel="00130A7D">
                  <w:rPr>
                    <w:rFonts w:cs="Tahoma"/>
                    <w:sz w:val="24"/>
                    <w:szCs w:val="24"/>
                  </w:rPr>
                  <w:delText>LMCV</w:delText>
                </w:r>
              </w:del>
            </w:ins>
            <w:ins w:id="9612" w:author="Haider Alhabibi" w:date="2022-02-18T09:33:00Z">
              <w:del w:id="9613" w:author="Alhabibi, Haider@Energy" w:date="2022-03-17T15:08:00Z">
                <w:r w:rsidR="00144D96" w:rsidRPr="0024633A" w:rsidDel="00130A7D">
                  <w:rPr>
                    <w:rFonts w:cs="Tahoma"/>
                    <w:sz w:val="24"/>
                    <w:szCs w:val="24"/>
                  </w:rPr>
                  <w:delText>MCH25bH.xsd</w:delText>
                </w:r>
              </w:del>
            </w:ins>
          </w:p>
        </w:tc>
      </w:tr>
      <w:tr w:rsidR="00144D96" w:rsidRPr="0024633A" w:rsidDel="00130A7D" w14:paraId="4BF08979" w14:textId="6FD75ABF" w:rsidTr="000B3B1F">
        <w:trPr>
          <w:trHeight w:hRule="exact" w:val="288"/>
          <w:ins w:id="9614" w:author="Haider Alhabibi" w:date="2022-02-18T09:33:00Z"/>
          <w:del w:id="9615" w:author="Alhabibi, Haider@Energy" w:date="2022-03-17T15:08:00Z"/>
        </w:trPr>
        <w:tc>
          <w:tcPr>
            <w:tcW w:w="5000" w:type="pct"/>
            <w:noWrap/>
          </w:tcPr>
          <w:p w14:paraId="3E6F3928" w14:textId="48024F4B" w:rsidR="00144D96" w:rsidRPr="0024633A" w:rsidDel="00130A7D" w:rsidRDefault="00833DA2" w:rsidP="000B3B1F">
            <w:pPr>
              <w:rPr>
                <w:ins w:id="9616" w:author="Haider Alhabibi" w:date="2022-02-18T09:33:00Z"/>
                <w:del w:id="9617" w:author="Alhabibi, Haider@Energy" w:date="2022-03-17T15:08:00Z"/>
                <w:rFonts w:cs="Tahoma"/>
                <w:sz w:val="24"/>
                <w:szCs w:val="24"/>
              </w:rPr>
            </w:pPr>
            <w:ins w:id="9618" w:author="Haider Alhabibi" w:date="2022-02-18T09:44:00Z">
              <w:del w:id="9619" w:author="Alhabibi, Haider@Energy" w:date="2022-03-17T15:08:00Z">
                <w:r w:rsidDel="00130A7D">
                  <w:rPr>
                    <w:rFonts w:cs="Tahoma"/>
                    <w:sz w:val="24"/>
                    <w:szCs w:val="24"/>
                  </w:rPr>
                  <w:delText>LMCV</w:delText>
                </w:r>
              </w:del>
            </w:ins>
            <w:ins w:id="9620" w:author="Haider Alhabibi" w:date="2022-02-18T09:33:00Z">
              <w:del w:id="9621" w:author="Alhabibi, Haider@Energy" w:date="2022-03-17T15:08:00Z">
                <w:r w:rsidR="00144D96" w:rsidRPr="0024633A" w:rsidDel="00130A7D">
                  <w:rPr>
                    <w:rFonts w:cs="Tahoma"/>
                    <w:sz w:val="24"/>
                    <w:szCs w:val="24"/>
                  </w:rPr>
                  <w:delText>MCH25cH.xsd</w:delText>
                </w:r>
              </w:del>
            </w:ins>
          </w:p>
        </w:tc>
      </w:tr>
      <w:tr w:rsidR="00144D96" w:rsidRPr="0024633A" w:rsidDel="00130A7D" w14:paraId="7CA62D25" w14:textId="240E7E59" w:rsidTr="000B3B1F">
        <w:trPr>
          <w:trHeight w:hRule="exact" w:val="288"/>
          <w:ins w:id="9622" w:author="Haider Alhabibi" w:date="2022-02-18T09:33:00Z"/>
          <w:del w:id="9623" w:author="Alhabibi, Haider@Energy" w:date="2022-03-17T15:08:00Z"/>
        </w:trPr>
        <w:tc>
          <w:tcPr>
            <w:tcW w:w="5000" w:type="pct"/>
            <w:noWrap/>
          </w:tcPr>
          <w:p w14:paraId="65D6CDE8" w14:textId="33F90FB4" w:rsidR="00144D96" w:rsidRPr="0024633A" w:rsidDel="00130A7D" w:rsidRDefault="00833DA2" w:rsidP="000B3B1F">
            <w:pPr>
              <w:rPr>
                <w:ins w:id="9624" w:author="Haider Alhabibi" w:date="2022-02-18T09:33:00Z"/>
                <w:del w:id="9625" w:author="Alhabibi, Haider@Energy" w:date="2022-03-17T15:08:00Z"/>
                <w:rFonts w:cs="Tahoma"/>
                <w:sz w:val="24"/>
                <w:szCs w:val="24"/>
              </w:rPr>
            </w:pPr>
            <w:ins w:id="9626" w:author="Haider Alhabibi" w:date="2022-02-18T09:44:00Z">
              <w:del w:id="9627" w:author="Alhabibi, Haider@Energy" w:date="2022-03-17T15:08:00Z">
                <w:r w:rsidDel="00130A7D">
                  <w:rPr>
                    <w:rFonts w:cs="Tahoma"/>
                    <w:sz w:val="24"/>
                    <w:szCs w:val="24"/>
                  </w:rPr>
                  <w:delText>LMCV</w:delText>
                </w:r>
              </w:del>
            </w:ins>
            <w:ins w:id="9628" w:author="Haider Alhabibi" w:date="2022-02-18T09:33:00Z">
              <w:del w:id="9629" w:author="Alhabibi, Haider@Energy" w:date="2022-03-17T15:08:00Z">
                <w:r w:rsidR="00144D96" w:rsidRPr="0024633A" w:rsidDel="00130A7D">
                  <w:rPr>
                    <w:rFonts w:cs="Tahoma"/>
                    <w:sz w:val="24"/>
                    <w:szCs w:val="24"/>
                  </w:rPr>
                  <w:delText>MCH25dH.xsd</w:delText>
                </w:r>
              </w:del>
            </w:ins>
          </w:p>
        </w:tc>
      </w:tr>
      <w:tr w:rsidR="00144D96" w:rsidRPr="0024633A" w:rsidDel="00130A7D" w14:paraId="534D3311" w14:textId="702820AB" w:rsidTr="000B3B1F">
        <w:trPr>
          <w:trHeight w:hRule="exact" w:val="288"/>
          <w:ins w:id="9630" w:author="Haider Alhabibi" w:date="2022-02-18T09:33:00Z"/>
          <w:del w:id="9631" w:author="Alhabibi, Haider@Energy" w:date="2022-03-17T15:08:00Z"/>
        </w:trPr>
        <w:tc>
          <w:tcPr>
            <w:tcW w:w="5000" w:type="pct"/>
            <w:noWrap/>
          </w:tcPr>
          <w:p w14:paraId="0E1EEBEA" w14:textId="3D8584E3" w:rsidR="00144D96" w:rsidRPr="0024633A" w:rsidDel="00130A7D" w:rsidRDefault="00833DA2" w:rsidP="000B3B1F">
            <w:pPr>
              <w:rPr>
                <w:ins w:id="9632" w:author="Haider Alhabibi" w:date="2022-02-18T09:33:00Z"/>
                <w:del w:id="9633" w:author="Alhabibi, Haider@Energy" w:date="2022-03-17T15:08:00Z"/>
                <w:rFonts w:cs="Tahoma"/>
                <w:sz w:val="24"/>
                <w:szCs w:val="24"/>
              </w:rPr>
            </w:pPr>
            <w:ins w:id="9634" w:author="Haider Alhabibi" w:date="2022-02-18T09:44:00Z">
              <w:del w:id="9635" w:author="Alhabibi, Haider@Energy" w:date="2022-03-17T15:08:00Z">
                <w:r w:rsidDel="00130A7D">
                  <w:rPr>
                    <w:rFonts w:cs="Tahoma"/>
                    <w:sz w:val="24"/>
                    <w:szCs w:val="24"/>
                  </w:rPr>
                  <w:delText>LMCV</w:delText>
                </w:r>
              </w:del>
            </w:ins>
            <w:ins w:id="9636" w:author="Haider Alhabibi" w:date="2022-02-18T09:33:00Z">
              <w:del w:id="9637" w:author="Alhabibi, Haider@Energy" w:date="2022-03-17T15:08:00Z">
                <w:r w:rsidR="00144D96" w:rsidRPr="0024633A" w:rsidDel="00130A7D">
                  <w:rPr>
                    <w:rFonts w:cs="Tahoma"/>
                    <w:sz w:val="24"/>
                    <w:szCs w:val="24"/>
                  </w:rPr>
                  <w:delText>MCH25eH.xsd</w:delText>
                </w:r>
              </w:del>
            </w:ins>
          </w:p>
        </w:tc>
      </w:tr>
      <w:tr w:rsidR="00144D96" w:rsidRPr="0024633A" w:rsidDel="00130A7D" w14:paraId="2F51FE7E" w14:textId="4B7A43B6" w:rsidTr="000B3B1F">
        <w:trPr>
          <w:trHeight w:hRule="exact" w:val="288"/>
          <w:ins w:id="9638" w:author="Haider Alhabibi" w:date="2022-02-18T09:33:00Z"/>
          <w:del w:id="9639" w:author="Alhabibi, Haider@Energy" w:date="2022-03-17T15:08:00Z"/>
        </w:trPr>
        <w:tc>
          <w:tcPr>
            <w:tcW w:w="5000" w:type="pct"/>
            <w:noWrap/>
          </w:tcPr>
          <w:p w14:paraId="53AD02D1" w14:textId="4C72CAF9" w:rsidR="00144D96" w:rsidRPr="0024633A" w:rsidDel="00130A7D" w:rsidRDefault="00833DA2" w:rsidP="000B3B1F">
            <w:pPr>
              <w:rPr>
                <w:ins w:id="9640" w:author="Haider Alhabibi" w:date="2022-02-18T09:33:00Z"/>
                <w:del w:id="9641" w:author="Alhabibi, Haider@Energy" w:date="2022-03-17T15:08:00Z"/>
                <w:rFonts w:cs="Tahoma"/>
                <w:sz w:val="24"/>
                <w:szCs w:val="24"/>
              </w:rPr>
            </w:pPr>
            <w:ins w:id="9642" w:author="Haider Alhabibi" w:date="2022-02-18T09:44:00Z">
              <w:del w:id="9643" w:author="Alhabibi, Haider@Energy" w:date="2022-03-17T15:08:00Z">
                <w:r w:rsidDel="00130A7D">
                  <w:rPr>
                    <w:rFonts w:cs="Tahoma"/>
                    <w:sz w:val="24"/>
                    <w:szCs w:val="24"/>
                  </w:rPr>
                  <w:delText>LMCV</w:delText>
                </w:r>
              </w:del>
            </w:ins>
            <w:ins w:id="9644" w:author="Haider Alhabibi" w:date="2022-02-18T09:33:00Z">
              <w:del w:id="9645" w:author="Alhabibi, Haider@Energy" w:date="2022-03-17T15:08:00Z">
                <w:r w:rsidR="00144D96" w:rsidRPr="0024633A" w:rsidDel="00130A7D">
                  <w:rPr>
                    <w:rFonts w:cs="Tahoma"/>
                    <w:sz w:val="24"/>
                    <w:szCs w:val="24"/>
                  </w:rPr>
                  <w:delText>MCH26H.xsd</w:delText>
                </w:r>
              </w:del>
            </w:ins>
          </w:p>
        </w:tc>
      </w:tr>
      <w:tr w:rsidR="00144D96" w:rsidRPr="0024633A" w:rsidDel="00130A7D" w14:paraId="5BC427AF" w14:textId="6AF1C6A9" w:rsidTr="000B3B1F">
        <w:trPr>
          <w:trHeight w:hRule="exact" w:val="288"/>
          <w:ins w:id="9646" w:author="Haider Alhabibi" w:date="2022-02-18T09:33:00Z"/>
          <w:del w:id="9647" w:author="Alhabibi, Haider@Energy" w:date="2022-03-17T15:08:00Z"/>
        </w:trPr>
        <w:tc>
          <w:tcPr>
            <w:tcW w:w="5000" w:type="pct"/>
            <w:noWrap/>
          </w:tcPr>
          <w:p w14:paraId="779CF732" w14:textId="62F03155" w:rsidR="00144D96" w:rsidRPr="0024633A" w:rsidDel="00130A7D" w:rsidRDefault="00833DA2" w:rsidP="000B3B1F">
            <w:pPr>
              <w:rPr>
                <w:ins w:id="9648" w:author="Haider Alhabibi" w:date="2022-02-18T09:33:00Z"/>
                <w:del w:id="9649" w:author="Alhabibi, Haider@Energy" w:date="2022-03-17T15:08:00Z"/>
                <w:rFonts w:cs="Tahoma"/>
                <w:sz w:val="24"/>
                <w:szCs w:val="24"/>
              </w:rPr>
            </w:pPr>
            <w:ins w:id="9650" w:author="Haider Alhabibi" w:date="2022-02-18T09:44:00Z">
              <w:del w:id="9651" w:author="Alhabibi, Haider@Energy" w:date="2022-03-17T15:08:00Z">
                <w:r w:rsidDel="00130A7D">
                  <w:rPr>
                    <w:rFonts w:cs="Tahoma"/>
                    <w:sz w:val="24"/>
                    <w:szCs w:val="24"/>
                  </w:rPr>
                  <w:delText>LMCV</w:delText>
                </w:r>
              </w:del>
            </w:ins>
            <w:ins w:id="9652" w:author="Haider Alhabibi" w:date="2022-02-18T09:33:00Z">
              <w:del w:id="9653" w:author="Alhabibi, Haider@Energy" w:date="2022-03-17T15:08:00Z">
                <w:r w:rsidR="00144D96" w:rsidRPr="0024633A" w:rsidDel="00130A7D">
                  <w:rPr>
                    <w:rFonts w:cs="Tahoma"/>
                    <w:sz w:val="24"/>
                    <w:szCs w:val="24"/>
                  </w:rPr>
                  <w:delText>MCH27</w:delText>
                </w:r>
              </w:del>
            </w:ins>
            <w:ins w:id="9654" w:author="Haider Alhabibi" w:date="2022-02-18T09:48:00Z">
              <w:del w:id="9655" w:author="Alhabibi, Haider@Energy" w:date="2022-03-17T15:08:00Z">
                <w:r w:rsidR="007C729B" w:rsidDel="00130A7D">
                  <w:rPr>
                    <w:rFonts w:cs="Tahoma"/>
                    <w:sz w:val="24"/>
                    <w:szCs w:val="24"/>
                  </w:rPr>
                  <w:delText>b</w:delText>
                </w:r>
              </w:del>
            </w:ins>
            <w:ins w:id="9656" w:author="Haider Alhabibi" w:date="2022-02-18T09:33:00Z">
              <w:del w:id="9657" w:author="Alhabibi, Haider@Energy" w:date="2022-03-17T15:08:00Z">
                <w:r w:rsidR="00144D96" w:rsidRPr="0024633A" w:rsidDel="00130A7D">
                  <w:rPr>
                    <w:rFonts w:cs="Tahoma"/>
                    <w:sz w:val="24"/>
                    <w:szCs w:val="24"/>
                  </w:rPr>
                  <w:delText>H.xsd</w:delText>
                </w:r>
              </w:del>
            </w:ins>
          </w:p>
        </w:tc>
      </w:tr>
      <w:tr w:rsidR="00144D96" w:rsidRPr="0024633A" w:rsidDel="00130A7D" w14:paraId="17B437E3" w14:textId="395F1F8B" w:rsidTr="000B3B1F">
        <w:trPr>
          <w:trHeight w:hRule="exact" w:val="288"/>
          <w:ins w:id="9658" w:author="Haider Alhabibi" w:date="2022-02-18T09:33:00Z"/>
          <w:del w:id="9659" w:author="Alhabibi, Haider@Energy" w:date="2022-03-17T15:08:00Z"/>
        </w:trPr>
        <w:tc>
          <w:tcPr>
            <w:tcW w:w="5000" w:type="pct"/>
            <w:noWrap/>
          </w:tcPr>
          <w:p w14:paraId="1065427C" w14:textId="4537E730" w:rsidR="00144D96" w:rsidRPr="0024633A" w:rsidDel="00130A7D" w:rsidRDefault="00833DA2" w:rsidP="000B3B1F">
            <w:pPr>
              <w:rPr>
                <w:ins w:id="9660" w:author="Haider Alhabibi" w:date="2022-02-18T09:33:00Z"/>
                <w:del w:id="9661" w:author="Alhabibi, Haider@Energy" w:date="2022-03-17T15:08:00Z"/>
                <w:rFonts w:cs="Tahoma"/>
                <w:sz w:val="24"/>
                <w:szCs w:val="24"/>
              </w:rPr>
            </w:pPr>
            <w:ins w:id="9662" w:author="Haider Alhabibi" w:date="2022-02-18T09:44:00Z">
              <w:del w:id="9663" w:author="Alhabibi, Haider@Energy" w:date="2022-03-17T15:08:00Z">
                <w:r w:rsidDel="00130A7D">
                  <w:rPr>
                    <w:rFonts w:cs="Tahoma"/>
                    <w:sz w:val="24"/>
                    <w:szCs w:val="24"/>
                  </w:rPr>
                  <w:delText>LMCV</w:delText>
                </w:r>
              </w:del>
            </w:ins>
            <w:ins w:id="9664" w:author="Haider Alhabibi" w:date="2022-02-18T09:33:00Z">
              <w:del w:id="9665" w:author="Alhabibi, Haider@Energy" w:date="2022-03-17T15:08:00Z">
                <w:r w:rsidR="00144D96" w:rsidRPr="0024633A" w:rsidDel="00130A7D">
                  <w:rPr>
                    <w:rFonts w:cs="Tahoma"/>
                    <w:sz w:val="24"/>
                    <w:szCs w:val="24"/>
                  </w:rPr>
                  <w:delText>MCH28H.xsd</w:delText>
                </w:r>
              </w:del>
            </w:ins>
          </w:p>
        </w:tc>
      </w:tr>
      <w:tr w:rsidR="00144D96" w:rsidRPr="0024633A" w:rsidDel="00130A7D" w14:paraId="1C64F99D" w14:textId="4949D891" w:rsidTr="000B3B1F">
        <w:trPr>
          <w:trHeight w:hRule="exact" w:val="288"/>
          <w:ins w:id="9666" w:author="Haider Alhabibi" w:date="2022-02-18T09:33:00Z"/>
          <w:del w:id="9667" w:author="Alhabibi, Haider@Energy" w:date="2022-03-17T15:08:00Z"/>
        </w:trPr>
        <w:tc>
          <w:tcPr>
            <w:tcW w:w="5000" w:type="pct"/>
            <w:noWrap/>
          </w:tcPr>
          <w:p w14:paraId="77D0B2B6" w14:textId="64C6B890" w:rsidR="00144D96" w:rsidRPr="0024633A" w:rsidDel="00130A7D" w:rsidRDefault="00833DA2" w:rsidP="000B3B1F">
            <w:pPr>
              <w:rPr>
                <w:ins w:id="9668" w:author="Haider Alhabibi" w:date="2022-02-18T09:33:00Z"/>
                <w:del w:id="9669" w:author="Alhabibi, Haider@Energy" w:date="2022-03-17T15:08:00Z"/>
                <w:rFonts w:cs="Tahoma"/>
                <w:sz w:val="24"/>
                <w:szCs w:val="24"/>
              </w:rPr>
            </w:pPr>
            <w:ins w:id="9670" w:author="Haider Alhabibi" w:date="2022-02-18T09:44:00Z">
              <w:del w:id="9671" w:author="Alhabibi, Haider@Energy" w:date="2022-03-17T15:08:00Z">
                <w:r w:rsidDel="00130A7D">
                  <w:rPr>
                    <w:rFonts w:cs="Tahoma"/>
                    <w:sz w:val="24"/>
                    <w:szCs w:val="24"/>
                  </w:rPr>
                  <w:delText>LMCV</w:delText>
                </w:r>
              </w:del>
            </w:ins>
            <w:ins w:id="9672" w:author="Haider Alhabibi" w:date="2022-02-18T09:33:00Z">
              <w:del w:id="9673" w:author="Alhabibi, Haider@Energy" w:date="2022-03-17T15:08:00Z">
                <w:r w:rsidR="00144D96" w:rsidRPr="0024633A" w:rsidDel="00130A7D">
                  <w:rPr>
                    <w:rFonts w:cs="Tahoma"/>
                    <w:sz w:val="24"/>
                    <w:szCs w:val="24"/>
                  </w:rPr>
                  <w:delText>MCH29H.xsd</w:delText>
                </w:r>
              </w:del>
            </w:ins>
          </w:p>
        </w:tc>
      </w:tr>
      <w:tr w:rsidR="00144D96" w:rsidRPr="0024633A" w:rsidDel="00130A7D" w14:paraId="77CDF191" w14:textId="1E607414" w:rsidTr="000B3B1F">
        <w:trPr>
          <w:trHeight w:hRule="exact" w:val="288"/>
          <w:ins w:id="9674" w:author="Haider Alhabibi" w:date="2022-02-18T09:33:00Z"/>
          <w:del w:id="9675" w:author="Alhabibi, Haider@Energy" w:date="2022-03-17T15:08:00Z"/>
        </w:trPr>
        <w:tc>
          <w:tcPr>
            <w:tcW w:w="5000" w:type="pct"/>
            <w:noWrap/>
          </w:tcPr>
          <w:p w14:paraId="68C8BB7F" w14:textId="347BAD2A" w:rsidR="00144D96" w:rsidRPr="0024633A" w:rsidDel="00130A7D" w:rsidRDefault="00833DA2" w:rsidP="000B3B1F">
            <w:pPr>
              <w:rPr>
                <w:ins w:id="9676" w:author="Haider Alhabibi" w:date="2022-02-18T09:33:00Z"/>
                <w:del w:id="9677" w:author="Alhabibi, Haider@Energy" w:date="2022-03-17T15:08:00Z"/>
                <w:rFonts w:cs="Tahoma"/>
                <w:sz w:val="24"/>
                <w:szCs w:val="24"/>
              </w:rPr>
            </w:pPr>
            <w:ins w:id="9678" w:author="Haider Alhabibi" w:date="2022-02-18T09:44:00Z">
              <w:del w:id="9679" w:author="Alhabibi, Haider@Energy" w:date="2022-03-17T15:08:00Z">
                <w:r w:rsidDel="00130A7D">
                  <w:rPr>
                    <w:rFonts w:cs="Tahoma"/>
                    <w:sz w:val="24"/>
                    <w:szCs w:val="24"/>
                  </w:rPr>
                  <w:delText>LMCV</w:delText>
                </w:r>
              </w:del>
            </w:ins>
            <w:ins w:id="9680" w:author="Haider Alhabibi" w:date="2022-02-18T09:33:00Z">
              <w:del w:id="9681" w:author="Alhabibi, Haider@Energy" w:date="2022-03-17T15:08:00Z">
                <w:r w:rsidR="00144D96" w:rsidRPr="0024633A" w:rsidDel="00130A7D">
                  <w:rPr>
                    <w:rFonts w:cs="Tahoma"/>
                    <w:sz w:val="24"/>
                    <w:szCs w:val="24"/>
                  </w:rPr>
                  <w:delText>MCH30H.xsd</w:delText>
                </w:r>
              </w:del>
            </w:ins>
          </w:p>
        </w:tc>
      </w:tr>
      <w:tr w:rsidR="00144D96" w:rsidRPr="0024633A" w:rsidDel="00130A7D" w14:paraId="07E221AE" w14:textId="2DA22F7D" w:rsidTr="000B3B1F">
        <w:trPr>
          <w:trHeight w:hRule="exact" w:val="288"/>
          <w:ins w:id="9682" w:author="Haider Alhabibi" w:date="2022-02-18T09:33:00Z"/>
          <w:del w:id="9683" w:author="Alhabibi, Haider@Energy" w:date="2022-03-17T15:08:00Z"/>
        </w:trPr>
        <w:tc>
          <w:tcPr>
            <w:tcW w:w="5000" w:type="pct"/>
            <w:noWrap/>
          </w:tcPr>
          <w:p w14:paraId="32B9403D" w14:textId="435CCA3C" w:rsidR="00144D96" w:rsidRPr="0024633A" w:rsidDel="00130A7D" w:rsidRDefault="00833DA2" w:rsidP="000B3B1F">
            <w:pPr>
              <w:rPr>
                <w:ins w:id="9684" w:author="Haider Alhabibi" w:date="2022-02-18T09:33:00Z"/>
                <w:del w:id="9685" w:author="Alhabibi, Haider@Energy" w:date="2022-03-17T15:08:00Z"/>
                <w:rFonts w:cs="Tahoma"/>
                <w:sz w:val="24"/>
                <w:szCs w:val="24"/>
              </w:rPr>
            </w:pPr>
            <w:ins w:id="9686" w:author="Haider Alhabibi" w:date="2022-02-18T09:44:00Z">
              <w:del w:id="9687" w:author="Alhabibi, Haider@Energy" w:date="2022-03-17T15:08:00Z">
                <w:r w:rsidDel="00130A7D">
                  <w:rPr>
                    <w:rFonts w:cs="Tahoma"/>
                    <w:sz w:val="24"/>
                    <w:szCs w:val="24"/>
                  </w:rPr>
                  <w:delText>LMCV</w:delText>
                </w:r>
              </w:del>
            </w:ins>
            <w:ins w:id="9688" w:author="Haider Alhabibi" w:date="2022-02-18T09:33:00Z">
              <w:del w:id="9689" w:author="Alhabibi, Haider@Energy" w:date="2022-03-17T15:08:00Z">
                <w:r w:rsidR="00144D96" w:rsidRPr="0024633A" w:rsidDel="00130A7D">
                  <w:rPr>
                    <w:rFonts w:cs="Tahoma"/>
                    <w:sz w:val="24"/>
                    <w:szCs w:val="24"/>
                  </w:rPr>
                  <w:delText>MCH31aH.xsd</w:delText>
                </w:r>
              </w:del>
            </w:ins>
          </w:p>
        </w:tc>
      </w:tr>
      <w:tr w:rsidR="00144D96" w:rsidRPr="0024633A" w:rsidDel="00130A7D" w14:paraId="7C44E033" w14:textId="315791C1" w:rsidTr="000B3B1F">
        <w:trPr>
          <w:trHeight w:hRule="exact" w:val="288"/>
          <w:ins w:id="9690" w:author="Haider Alhabibi" w:date="2022-02-18T09:33:00Z"/>
          <w:del w:id="9691" w:author="Alhabibi, Haider@Energy" w:date="2022-03-17T15:08:00Z"/>
        </w:trPr>
        <w:tc>
          <w:tcPr>
            <w:tcW w:w="5000" w:type="pct"/>
            <w:noWrap/>
          </w:tcPr>
          <w:p w14:paraId="0932C890" w14:textId="56C1529A" w:rsidR="00144D96" w:rsidRPr="0024633A" w:rsidDel="00130A7D" w:rsidRDefault="00833DA2" w:rsidP="000B3B1F">
            <w:pPr>
              <w:rPr>
                <w:ins w:id="9692" w:author="Haider Alhabibi" w:date="2022-02-18T09:33:00Z"/>
                <w:del w:id="9693" w:author="Alhabibi, Haider@Energy" w:date="2022-03-17T15:08:00Z"/>
                <w:rFonts w:cs="Tahoma"/>
                <w:sz w:val="24"/>
                <w:szCs w:val="24"/>
              </w:rPr>
            </w:pPr>
            <w:ins w:id="9694" w:author="Haider Alhabibi" w:date="2022-02-18T09:44:00Z">
              <w:del w:id="9695" w:author="Alhabibi, Haider@Energy" w:date="2022-03-17T15:08:00Z">
                <w:r w:rsidDel="00130A7D">
                  <w:rPr>
                    <w:rFonts w:cs="Tahoma"/>
                    <w:sz w:val="24"/>
                    <w:szCs w:val="24"/>
                  </w:rPr>
                  <w:delText>LMCV</w:delText>
                </w:r>
              </w:del>
            </w:ins>
            <w:ins w:id="9696" w:author="Haider Alhabibi" w:date="2022-02-18T09:33:00Z">
              <w:del w:id="9697" w:author="Alhabibi, Haider@Energy" w:date="2022-03-17T15:08:00Z">
                <w:r w:rsidR="00144D96" w:rsidRPr="0024633A" w:rsidDel="00130A7D">
                  <w:rPr>
                    <w:rFonts w:cs="Tahoma"/>
                    <w:sz w:val="24"/>
                    <w:szCs w:val="24"/>
                  </w:rPr>
                  <w:delText>MCH31bH.xsd</w:delText>
                </w:r>
              </w:del>
            </w:ins>
          </w:p>
        </w:tc>
      </w:tr>
      <w:tr w:rsidR="00144D96" w:rsidRPr="0024633A" w:rsidDel="00130A7D" w14:paraId="6D0671C9" w14:textId="30CF8209" w:rsidTr="000B3B1F">
        <w:trPr>
          <w:trHeight w:hRule="exact" w:val="288"/>
          <w:ins w:id="9698" w:author="Haider Alhabibi" w:date="2022-02-18T09:33:00Z"/>
          <w:del w:id="9699" w:author="Alhabibi, Haider@Energy" w:date="2022-03-17T15:08:00Z"/>
        </w:trPr>
        <w:tc>
          <w:tcPr>
            <w:tcW w:w="5000" w:type="pct"/>
            <w:noWrap/>
          </w:tcPr>
          <w:p w14:paraId="705AF8C4" w14:textId="55A1BEAF" w:rsidR="00144D96" w:rsidRPr="0024633A" w:rsidDel="00130A7D" w:rsidRDefault="00833DA2" w:rsidP="000B3B1F">
            <w:pPr>
              <w:rPr>
                <w:ins w:id="9700" w:author="Haider Alhabibi" w:date="2022-02-18T09:33:00Z"/>
                <w:del w:id="9701" w:author="Alhabibi, Haider@Energy" w:date="2022-03-17T15:08:00Z"/>
                <w:rFonts w:cs="Tahoma"/>
                <w:sz w:val="24"/>
                <w:szCs w:val="24"/>
              </w:rPr>
            </w:pPr>
            <w:ins w:id="9702" w:author="Haider Alhabibi" w:date="2022-02-18T09:44:00Z">
              <w:del w:id="9703" w:author="Alhabibi, Haider@Energy" w:date="2022-03-17T15:08:00Z">
                <w:r w:rsidDel="00130A7D">
                  <w:rPr>
                    <w:rFonts w:cs="Tahoma"/>
                    <w:sz w:val="24"/>
                    <w:szCs w:val="24"/>
                  </w:rPr>
                  <w:delText>LMCV</w:delText>
                </w:r>
              </w:del>
            </w:ins>
            <w:ins w:id="9704" w:author="Haider Alhabibi" w:date="2022-02-18T09:33:00Z">
              <w:del w:id="9705" w:author="Alhabibi, Haider@Energy" w:date="2022-03-17T15:08:00Z">
                <w:r w:rsidR="00144D96" w:rsidRPr="0024633A" w:rsidDel="00130A7D">
                  <w:rPr>
                    <w:rFonts w:cs="Tahoma"/>
                    <w:sz w:val="24"/>
                    <w:szCs w:val="24"/>
                  </w:rPr>
                  <w:delText>MCH32H.xsd</w:delText>
                </w:r>
              </w:del>
            </w:ins>
          </w:p>
        </w:tc>
      </w:tr>
      <w:tr w:rsidR="00144D96" w:rsidRPr="0024633A" w:rsidDel="00130A7D" w14:paraId="57F6314B" w14:textId="300E7CC5" w:rsidTr="000B3B1F">
        <w:trPr>
          <w:trHeight w:hRule="exact" w:val="288"/>
          <w:ins w:id="9706" w:author="Haider Alhabibi" w:date="2022-02-18T09:33:00Z"/>
          <w:del w:id="9707" w:author="Alhabibi, Haider@Energy" w:date="2022-03-17T15:08:00Z"/>
        </w:trPr>
        <w:tc>
          <w:tcPr>
            <w:tcW w:w="5000" w:type="pct"/>
            <w:noWrap/>
          </w:tcPr>
          <w:p w14:paraId="2B480C27" w14:textId="2FDFE117" w:rsidR="00144D96" w:rsidRPr="0024633A" w:rsidDel="00130A7D" w:rsidRDefault="00833DA2" w:rsidP="000B3B1F">
            <w:pPr>
              <w:rPr>
                <w:ins w:id="9708" w:author="Haider Alhabibi" w:date="2022-02-18T09:33:00Z"/>
                <w:del w:id="9709" w:author="Alhabibi, Haider@Energy" w:date="2022-03-17T15:08:00Z"/>
                <w:rFonts w:cs="Tahoma"/>
                <w:sz w:val="24"/>
                <w:szCs w:val="24"/>
              </w:rPr>
            </w:pPr>
            <w:ins w:id="9710" w:author="Haider Alhabibi" w:date="2022-02-18T09:44:00Z">
              <w:del w:id="9711" w:author="Alhabibi, Haider@Energy" w:date="2022-03-17T15:08:00Z">
                <w:r w:rsidDel="00130A7D">
                  <w:rPr>
                    <w:rFonts w:cs="Tahoma"/>
                    <w:sz w:val="24"/>
                    <w:szCs w:val="24"/>
                  </w:rPr>
                  <w:delText>LMCV</w:delText>
                </w:r>
              </w:del>
            </w:ins>
            <w:ins w:id="9712" w:author="Haider Alhabibi" w:date="2022-02-18T09:33:00Z">
              <w:del w:id="9713" w:author="Alhabibi, Haider@Energy" w:date="2022-03-17T15:08:00Z">
                <w:r w:rsidR="00144D96" w:rsidRPr="0024633A" w:rsidDel="00130A7D">
                  <w:rPr>
                    <w:rFonts w:cs="Tahoma"/>
                    <w:sz w:val="24"/>
                    <w:szCs w:val="24"/>
                  </w:rPr>
                  <w:delText>MCH33H.xsd</w:delText>
                </w:r>
              </w:del>
            </w:ins>
          </w:p>
          <w:p w14:paraId="06070FCF" w14:textId="77777777" w:rsidR="00144D96" w:rsidRPr="0024633A" w:rsidDel="00130A7D" w:rsidRDefault="00144D96" w:rsidP="000B3B1F">
            <w:pPr>
              <w:rPr>
                <w:ins w:id="9714" w:author="Haider Alhabibi" w:date="2022-02-18T09:33:00Z"/>
                <w:del w:id="9715" w:author="Alhabibi, Haider@Energy" w:date="2022-03-17T15:08:00Z"/>
                <w:rFonts w:cs="Tahoma"/>
                <w:sz w:val="24"/>
                <w:szCs w:val="24"/>
              </w:rPr>
            </w:pPr>
            <w:ins w:id="9716" w:author="Haider Alhabibi" w:date="2022-02-18T09:33:00Z">
              <w:del w:id="9717" w:author="Alhabibi, Haider@Energy" w:date="2022-03-17T15:08:00Z">
                <w:r w:rsidRPr="0024633A" w:rsidDel="00130A7D">
                  <w:rPr>
                    <w:rFonts w:cs="Tahoma"/>
                    <w:sz w:val="24"/>
                    <w:szCs w:val="24"/>
                  </w:rPr>
                  <w:delText>CF3RPLB21aH.xsd</w:delText>
                </w:r>
              </w:del>
            </w:ins>
          </w:p>
        </w:tc>
      </w:tr>
      <w:tr w:rsidR="009A70FA" w:rsidRPr="0024633A" w:rsidDel="00130A7D" w14:paraId="18D5D4C3" w14:textId="1D030A38" w:rsidTr="000B3B1F">
        <w:trPr>
          <w:trHeight w:hRule="exact" w:val="288"/>
          <w:ins w:id="9718" w:author="Haider Alhabibi" w:date="2022-02-18T09:49:00Z"/>
          <w:del w:id="9719" w:author="Alhabibi, Haider@Energy" w:date="2022-03-17T15:08:00Z"/>
        </w:trPr>
        <w:tc>
          <w:tcPr>
            <w:tcW w:w="5000" w:type="pct"/>
            <w:noWrap/>
          </w:tcPr>
          <w:p w14:paraId="5077A3DA" w14:textId="52BEB434" w:rsidR="009A70FA" w:rsidDel="00130A7D" w:rsidRDefault="009A70FA" w:rsidP="000B3B1F">
            <w:pPr>
              <w:rPr>
                <w:ins w:id="9720" w:author="Haider Alhabibi" w:date="2022-02-18T09:49:00Z"/>
                <w:del w:id="9721" w:author="Alhabibi, Haider@Energy" w:date="2022-03-17T15:08:00Z"/>
                <w:rFonts w:cs="Tahoma"/>
                <w:szCs w:val="24"/>
              </w:rPr>
            </w:pPr>
            <w:ins w:id="9722" w:author="Haider Alhabibi" w:date="2022-02-18T09:49:00Z">
              <w:del w:id="9723" w:author="Alhabibi, Haider@Energy" w:date="2022-03-17T15:08:00Z">
                <w:r w:rsidRPr="009A70FA" w:rsidDel="00130A7D">
                  <w:rPr>
                    <w:rFonts w:cs="Tahoma"/>
                    <w:szCs w:val="24"/>
                  </w:rPr>
                  <w:delText>LMCVPLB2</w:delText>
                </w:r>
                <w:r w:rsidDel="00130A7D">
                  <w:rPr>
                    <w:rFonts w:cs="Tahoma"/>
                    <w:szCs w:val="24"/>
                  </w:rPr>
                  <w:delText>1</w:delText>
                </w:r>
                <w:r w:rsidRPr="009A70FA" w:rsidDel="00130A7D">
                  <w:rPr>
                    <w:rFonts w:cs="Tahoma"/>
                    <w:szCs w:val="24"/>
                  </w:rPr>
                  <w:delText>H.xsd</w:delText>
                </w:r>
              </w:del>
            </w:ins>
          </w:p>
        </w:tc>
      </w:tr>
      <w:tr w:rsidR="00144D96" w:rsidRPr="0024633A" w:rsidDel="00130A7D" w14:paraId="711FAA9C" w14:textId="14B24898" w:rsidTr="000B3B1F">
        <w:trPr>
          <w:trHeight w:hRule="exact" w:val="288"/>
          <w:ins w:id="9724" w:author="Haider Alhabibi" w:date="2022-02-18T09:33:00Z"/>
          <w:del w:id="9725" w:author="Alhabibi, Haider@Energy" w:date="2022-03-17T15:08:00Z"/>
        </w:trPr>
        <w:tc>
          <w:tcPr>
            <w:tcW w:w="5000" w:type="pct"/>
            <w:noWrap/>
          </w:tcPr>
          <w:p w14:paraId="730DBD2F" w14:textId="172B5703" w:rsidR="00144D96" w:rsidRPr="0024633A" w:rsidDel="00130A7D" w:rsidRDefault="00833DA2" w:rsidP="000B3B1F">
            <w:pPr>
              <w:rPr>
                <w:ins w:id="9726" w:author="Haider Alhabibi" w:date="2022-02-18T09:33:00Z"/>
                <w:del w:id="9727" w:author="Alhabibi, Haider@Energy" w:date="2022-03-17T15:08:00Z"/>
                <w:rFonts w:cs="Tahoma"/>
                <w:sz w:val="24"/>
                <w:szCs w:val="24"/>
              </w:rPr>
            </w:pPr>
            <w:ins w:id="9728" w:author="Haider Alhabibi" w:date="2022-02-18T09:44:00Z">
              <w:del w:id="9729" w:author="Alhabibi, Haider@Energy" w:date="2022-03-17T15:08:00Z">
                <w:r w:rsidDel="00130A7D">
                  <w:rPr>
                    <w:rFonts w:cs="Tahoma"/>
                    <w:sz w:val="24"/>
                    <w:szCs w:val="24"/>
                  </w:rPr>
                  <w:delText>LMCV</w:delText>
                </w:r>
              </w:del>
            </w:ins>
            <w:ins w:id="9730" w:author="Haider Alhabibi" w:date="2022-02-18T09:33:00Z">
              <w:del w:id="9731" w:author="Alhabibi, Haider@Energy" w:date="2022-03-17T15:08:00Z">
                <w:r w:rsidR="00144D96" w:rsidRPr="0024633A" w:rsidDel="00130A7D">
                  <w:rPr>
                    <w:rFonts w:cs="Tahoma"/>
                    <w:sz w:val="24"/>
                    <w:szCs w:val="24"/>
                  </w:rPr>
                  <w:delText>PLB2</w:delText>
                </w:r>
              </w:del>
            </w:ins>
            <w:ins w:id="9732" w:author="Haider Alhabibi" w:date="2022-02-18T09:48:00Z">
              <w:del w:id="9733" w:author="Alhabibi, Haider@Energy" w:date="2022-03-17T15:08:00Z">
                <w:r w:rsidR="009A70FA" w:rsidDel="00130A7D">
                  <w:rPr>
                    <w:rFonts w:cs="Tahoma"/>
                    <w:sz w:val="24"/>
                    <w:szCs w:val="24"/>
                  </w:rPr>
                  <w:delText>2</w:delText>
                </w:r>
              </w:del>
            </w:ins>
            <w:ins w:id="9734" w:author="Haider Alhabibi" w:date="2022-02-18T09:33:00Z">
              <w:del w:id="9735" w:author="Alhabibi, Haider@Energy" w:date="2022-03-17T15:08:00Z">
                <w:r w:rsidR="00144D96" w:rsidRPr="0024633A" w:rsidDel="00130A7D">
                  <w:rPr>
                    <w:rFonts w:cs="Tahoma"/>
                    <w:sz w:val="24"/>
                    <w:szCs w:val="24"/>
                  </w:rPr>
                  <w:delText>H.xsd</w:delText>
                </w:r>
              </w:del>
            </w:ins>
          </w:p>
        </w:tc>
      </w:tr>
    </w:tbl>
    <w:p w14:paraId="7B33BE1F" w14:textId="669245FD" w:rsidR="00096A71" w:rsidRDefault="00096A71" w:rsidP="0030433B">
      <w:pPr>
        <w:spacing w:after="0" w:line="240" w:lineRule="auto"/>
        <w:rPr>
          <w:ins w:id="9736" w:author="Haider Alhabibi" w:date="2022-02-18T09:50:00Z"/>
          <w:rFonts w:cs="Tahoma"/>
        </w:rPr>
      </w:pPr>
    </w:p>
    <w:p w14:paraId="405B6683" w14:textId="36A8CDD0" w:rsidR="00197031" w:rsidRPr="006B66DA" w:rsidRDefault="00197031" w:rsidP="006B66DA">
      <w:pPr>
        <w:spacing w:after="0" w:line="240" w:lineRule="auto"/>
        <w:rPr>
          <w:ins w:id="9737" w:author="Haider Alhabibi" w:date="2022-02-18T09:50:00Z"/>
          <w:b/>
          <w:bCs/>
        </w:rPr>
      </w:pPr>
      <w:ins w:id="9738" w:author="Haider Alhabibi" w:date="2022-02-18T09:50:00Z">
        <w:r w:rsidRPr="006B66DA">
          <w:rPr>
            <w:b/>
            <w:bCs/>
          </w:rPr>
          <w:t>Nonresidential and High-Rise Multifamily</w:t>
        </w:r>
      </w:ins>
    </w:p>
    <w:p w14:paraId="10CF4FDB" w14:textId="77777777" w:rsidR="00D63028" w:rsidRPr="00A77F51" w:rsidRDefault="00D63028" w:rsidP="00FA7349">
      <w:pPr>
        <w:spacing w:after="0" w:line="240" w:lineRule="auto"/>
        <w:rPr>
          <w:ins w:id="9739" w:author="Alhabibi, Haider@Energy" w:date="2022-03-04T16:43:00Z"/>
          <w:rFonts w:cs="Tahoma"/>
          <w:b/>
          <w:bCs/>
        </w:rPr>
      </w:pPr>
    </w:p>
    <w:p w14:paraId="107C1D1D" w14:textId="7890B1A1" w:rsidR="00FA7349" w:rsidRPr="00FA7349" w:rsidRDefault="00FA7349" w:rsidP="00FA7349">
      <w:pPr>
        <w:spacing w:after="0" w:line="240" w:lineRule="auto"/>
        <w:rPr>
          <w:ins w:id="9740" w:author="Alhabibi, Haider@Energy" w:date="2022-03-04T16:43:00Z"/>
          <w:rFonts w:cs="Tahoma"/>
        </w:rPr>
      </w:pPr>
      <w:ins w:id="9741" w:author="Alhabibi, Haider@Energy" w:date="2022-03-04T16:43:00Z">
        <w:r w:rsidRPr="00FA7349">
          <w:rPr>
            <w:rFonts w:cs="Tahoma"/>
          </w:rPr>
          <w:t>NRCVMCH04aH.xsd</w:t>
        </w:r>
      </w:ins>
    </w:p>
    <w:p w14:paraId="047588A7" w14:textId="038F895D" w:rsidR="00FA7349" w:rsidRPr="00FA7349" w:rsidRDefault="00FA7349" w:rsidP="00FA7349">
      <w:pPr>
        <w:spacing w:after="0" w:line="240" w:lineRule="auto"/>
        <w:rPr>
          <w:ins w:id="9742" w:author="Alhabibi, Haider@Energy" w:date="2022-03-04T16:43:00Z"/>
          <w:rFonts w:cs="Tahoma"/>
        </w:rPr>
      </w:pPr>
      <w:ins w:id="9743" w:author="Alhabibi, Haider@Energy" w:date="2022-03-04T16:43:00Z">
        <w:r w:rsidRPr="00FA7349">
          <w:rPr>
            <w:rFonts w:cs="Tahoma"/>
          </w:rPr>
          <w:t>NRCVMCH04cH.xsd</w:t>
        </w:r>
      </w:ins>
    </w:p>
    <w:p w14:paraId="2C081B1A" w14:textId="64E72BD3" w:rsidR="00FA7349" w:rsidRPr="00FA7349" w:rsidRDefault="00FA7349" w:rsidP="00FA7349">
      <w:pPr>
        <w:spacing w:after="0" w:line="240" w:lineRule="auto"/>
        <w:rPr>
          <w:ins w:id="9744" w:author="Alhabibi, Haider@Energy" w:date="2022-03-04T16:43:00Z"/>
          <w:rFonts w:cs="Tahoma"/>
        </w:rPr>
      </w:pPr>
      <w:ins w:id="9745" w:author="Alhabibi, Haider@Energy" w:date="2022-03-04T16:43:00Z">
        <w:r w:rsidRPr="00FA7349">
          <w:rPr>
            <w:rFonts w:cs="Tahoma"/>
          </w:rPr>
          <w:t>NRCVMCH04dH.xsd</w:t>
        </w:r>
      </w:ins>
    </w:p>
    <w:p w14:paraId="4E048345" w14:textId="77777777" w:rsidR="00FA7349" w:rsidRPr="00FA7349" w:rsidRDefault="00FA7349" w:rsidP="00FA7349">
      <w:pPr>
        <w:spacing w:after="0" w:line="240" w:lineRule="auto"/>
        <w:rPr>
          <w:ins w:id="9746" w:author="Alhabibi, Haider@Energy" w:date="2022-03-04T16:43:00Z"/>
          <w:rFonts w:cs="Tahoma"/>
        </w:rPr>
      </w:pPr>
      <w:ins w:id="9747" w:author="Alhabibi, Haider@Energy" w:date="2022-03-04T16:43:00Z">
        <w:r w:rsidRPr="00FA7349">
          <w:rPr>
            <w:rFonts w:cs="Tahoma"/>
          </w:rPr>
          <w:t>NRCVMCH04eH.xsd</w:t>
        </w:r>
      </w:ins>
    </w:p>
    <w:p w14:paraId="1E2CCB34" w14:textId="77777777" w:rsidR="00FA7349" w:rsidRPr="00FA7349" w:rsidRDefault="00FA7349" w:rsidP="00FA7349">
      <w:pPr>
        <w:spacing w:after="0" w:line="240" w:lineRule="auto"/>
        <w:rPr>
          <w:ins w:id="9748" w:author="Alhabibi, Haider@Energy" w:date="2022-03-04T16:43:00Z"/>
          <w:rFonts w:cs="Tahoma"/>
        </w:rPr>
      </w:pPr>
      <w:ins w:id="9749" w:author="Alhabibi, Haider@Energy" w:date="2022-03-04T16:43:00Z">
        <w:r w:rsidRPr="00FA7349">
          <w:rPr>
            <w:rFonts w:cs="Tahoma"/>
          </w:rPr>
          <w:t>NRCVMCH24aH.xsd</w:t>
        </w:r>
      </w:ins>
    </w:p>
    <w:p w14:paraId="377C5B43" w14:textId="77777777" w:rsidR="00FA7349" w:rsidRPr="00FA7349" w:rsidRDefault="00FA7349" w:rsidP="00FA7349">
      <w:pPr>
        <w:spacing w:after="0" w:line="240" w:lineRule="auto"/>
        <w:rPr>
          <w:ins w:id="9750" w:author="Alhabibi, Haider@Energy" w:date="2022-03-04T16:43:00Z"/>
          <w:rFonts w:cs="Tahoma"/>
        </w:rPr>
      </w:pPr>
      <w:ins w:id="9751" w:author="Alhabibi, Haider@Energy" w:date="2022-03-04T16:43:00Z">
        <w:r w:rsidRPr="00FA7349">
          <w:rPr>
            <w:rFonts w:cs="Tahoma"/>
          </w:rPr>
          <w:t>NRCVMCH24bH.xsd</w:t>
        </w:r>
      </w:ins>
    </w:p>
    <w:p w14:paraId="38C5FD38" w14:textId="77777777" w:rsidR="00FA7349" w:rsidRPr="00FA7349" w:rsidRDefault="00FA7349" w:rsidP="00FA7349">
      <w:pPr>
        <w:spacing w:after="0" w:line="240" w:lineRule="auto"/>
        <w:rPr>
          <w:ins w:id="9752" w:author="Alhabibi, Haider@Energy" w:date="2022-03-04T16:43:00Z"/>
          <w:rFonts w:cs="Tahoma"/>
        </w:rPr>
      </w:pPr>
      <w:ins w:id="9753" w:author="Alhabibi, Haider@Energy" w:date="2022-03-04T16:43:00Z">
        <w:r w:rsidRPr="00FA7349">
          <w:rPr>
            <w:rFonts w:cs="Tahoma"/>
          </w:rPr>
          <w:t>NRCVMCH27bH.xsd</w:t>
        </w:r>
      </w:ins>
    </w:p>
    <w:p w14:paraId="1E902C0E" w14:textId="77777777" w:rsidR="00FA7349" w:rsidRPr="00FA7349" w:rsidRDefault="00FA7349" w:rsidP="00FA7349">
      <w:pPr>
        <w:spacing w:after="0" w:line="240" w:lineRule="auto"/>
        <w:rPr>
          <w:ins w:id="9754" w:author="Alhabibi, Haider@Energy" w:date="2022-03-04T16:43:00Z"/>
          <w:rFonts w:cs="Tahoma"/>
        </w:rPr>
      </w:pPr>
      <w:ins w:id="9755" w:author="Alhabibi, Haider@Energy" w:date="2022-03-04T16:43:00Z">
        <w:r w:rsidRPr="00FA7349">
          <w:rPr>
            <w:rFonts w:cs="Tahoma"/>
          </w:rPr>
          <w:t>NRCVMCH27cH.xsd</w:t>
        </w:r>
      </w:ins>
    </w:p>
    <w:p w14:paraId="1BF6DF58" w14:textId="77777777" w:rsidR="00FA7349" w:rsidRPr="00FA7349" w:rsidRDefault="00FA7349" w:rsidP="00FA7349">
      <w:pPr>
        <w:spacing w:after="0" w:line="240" w:lineRule="auto"/>
        <w:rPr>
          <w:ins w:id="9756" w:author="Alhabibi, Haider@Energy" w:date="2022-03-04T16:43:00Z"/>
          <w:rFonts w:cs="Tahoma"/>
        </w:rPr>
      </w:pPr>
      <w:ins w:id="9757" w:author="Alhabibi, Haider@Energy" w:date="2022-03-04T16:43:00Z">
        <w:r w:rsidRPr="00FA7349">
          <w:rPr>
            <w:rFonts w:cs="Tahoma"/>
          </w:rPr>
          <w:t>NRCVMCH32H.xsd</w:t>
        </w:r>
      </w:ins>
    </w:p>
    <w:p w14:paraId="68E2E6AB" w14:textId="77777777" w:rsidR="00FA7349" w:rsidRPr="00FA7349" w:rsidRDefault="00FA7349" w:rsidP="00FA7349">
      <w:pPr>
        <w:spacing w:after="0" w:line="240" w:lineRule="auto"/>
        <w:rPr>
          <w:ins w:id="9758" w:author="Alhabibi, Haider@Energy" w:date="2022-03-04T16:43:00Z"/>
          <w:rFonts w:cs="Tahoma"/>
        </w:rPr>
      </w:pPr>
      <w:ins w:id="9759" w:author="Alhabibi, Haider@Energy" w:date="2022-03-04T16:43:00Z">
        <w:r w:rsidRPr="00FA7349">
          <w:rPr>
            <w:rFonts w:cs="Tahoma"/>
          </w:rPr>
          <w:t>NRCVPLB21H.xsd</w:t>
        </w:r>
      </w:ins>
    </w:p>
    <w:p w14:paraId="6C650ED6" w14:textId="77777777" w:rsidR="00D63028" w:rsidRDefault="00FA7349" w:rsidP="00FA7349">
      <w:pPr>
        <w:spacing w:after="0" w:line="240" w:lineRule="auto"/>
        <w:rPr>
          <w:ins w:id="9760" w:author="Alhabibi, Haider@Energy" w:date="2022-03-04T16:45:00Z"/>
          <w:rFonts w:cs="Tahoma"/>
        </w:rPr>
      </w:pPr>
      <w:ins w:id="9761" w:author="Alhabibi, Haider@Energy" w:date="2022-03-04T16:43:00Z">
        <w:r w:rsidRPr="00FA7349">
          <w:rPr>
            <w:rFonts w:cs="Tahoma"/>
          </w:rPr>
          <w:t>NRCVPLB22H.xsd</w:t>
        </w:r>
      </w:ins>
    </w:p>
    <w:p w14:paraId="530C48F0" w14:textId="77777777" w:rsidR="00D63028" w:rsidRDefault="00D63028" w:rsidP="00FA7349">
      <w:pPr>
        <w:spacing w:after="0" w:line="240" w:lineRule="auto"/>
        <w:rPr>
          <w:ins w:id="9762" w:author="Alhabibi, Haider@Energy" w:date="2022-03-04T16:45:00Z"/>
          <w:rFonts w:cs="Tahoma"/>
        </w:rPr>
      </w:pPr>
    </w:p>
    <w:tbl>
      <w:tblPr>
        <w:tblStyle w:val="TableGrid1"/>
        <w:tblW w:w="1582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5"/>
      </w:tblGrid>
      <w:tr w:rsidR="00674FE3" w:rsidRPr="0024633A" w:rsidDel="00130A7D" w14:paraId="1369F320" w14:textId="515358BC" w:rsidTr="000B3B1F">
        <w:trPr>
          <w:trHeight w:hRule="exact" w:val="288"/>
          <w:ins w:id="9763" w:author="Haider Alhabibi" w:date="2022-02-18T09:51:00Z"/>
          <w:del w:id="9764" w:author="Alhabibi, Haider@Energy" w:date="2022-03-17T15:09:00Z"/>
        </w:trPr>
        <w:tc>
          <w:tcPr>
            <w:tcW w:w="5000" w:type="pct"/>
            <w:noWrap/>
          </w:tcPr>
          <w:p w14:paraId="22A447F9" w14:textId="77777777" w:rsidR="00674FE3" w:rsidRPr="0024633A" w:rsidDel="00130A7D" w:rsidRDefault="00674FE3" w:rsidP="000B3B1F">
            <w:pPr>
              <w:rPr>
                <w:ins w:id="9765" w:author="Haider Alhabibi" w:date="2022-02-18T09:51:00Z"/>
                <w:del w:id="9766" w:author="Alhabibi, Haider@Energy" w:date="2022-03-17T15:09:00Z"/>
                <w:rFonts w:cs="Tahoma"/>
                <w:sz w:val="24"/>
                <w:szCs w:val="24"/>
              </w:rPr>
            </w:pPr>
            <w:ins w:id="9767" w:author="Haider Alhabibi" w:date="2022-02-18T09:51:00Z">
              <w:del w:id="9768" w:author="Alhabibi, Haider@Energy" w:date="2022-03-17T15:09:00Z">
                <w:r w:rsidRPr="0024633A" w:rsidDel="00130A7D">
                  <w:rPr>
                    <w:rFonts w:cs="Tahoma"/>
                    <w:sz w:val="24"/>
                    <w:szCs w:val="24"/>
                  </w:rPr>
                  <w:delText>NRCV-MCH-04aH.xsd</w:delText>
                </w:r>
              </w:del>
            </w:ins>
          </w:p>
        </w:tc>
      </w:tr>
      <w:tr w:rsidR="00674FE3" w:rsidRPr="0024633A" w:rsidDel="00130A7D" w14:paraId="4FD942B7" w14:textId="6EAC94DC" w:rsidTr="000B3B1F">
        <w:trPr>
          <w:trHeight w:hRule="exact" w:val="288"/>
          <w:ins w:id="9769" w:author="Haider Alhabibi" w:date="2022-02-18T09:51:00Z"/>
          <w:del w:id="9770" w:author="Alhabibi, Haider@Energy" w:date="2022-03-17T15:09:00Z"/>
        </w:trPr>
        <w:tc>
          <w:tcPr>
            <w:tcW w:w="5000" w:type="pct"/>
            <w:noWrap/>
          </w:tcPr>
          <w:p w14:paraId="62A0DA08" w14:textId="77777777" w:rsidR="00674FE3" w:rsidRPr="0024633A" w:rsidDel="00130A7D" w:rsidRDefault="00674FE3" w:rsidP="000B3B1F">
            <w:pPr>
              <w:rPr>
                <w:ins w:id="9771" w:author="Haider Alhabibi" w:date="2022-02-18T09:51:00Z"/>
                <w:del w:id="9772" w:author="Alhabibi, Haider@Energy" w:date="2022-03-17T15:09:00Z"/>
                <w:rFonts w:cs="Tahoma"/>
                <w:sz w:val="24"/>
                <w:szCs w:val="24"/>
              </w:rPr>
            </w:pPr>
            <w:ins w:id="9773" w:author="Haider Alhabibi" w:date="2022-02-18T09:51:00Z">
              <w:del w:id="9774" w:author="Alhabibi, Haider@Energy" w:date="2022-03-17T15:09:00Z">
                <w:r w:rsidRPr="0024633A" w:rsidDel="00130A7D">
                  <w:rPr>
                    <w:rFonts w:cs="Tahoma"/>
                    <w:sz w:val="24"/>
                    <w:szCs w:val="24"/>
                  </w:rPr>
                  <w:delText>NRCV-MCH-04cH.xsd</w:delText>
                </w:r>
              </w:del>
            </w:ins>
          </w:p>
        </w:tc>
      </w:tr>
      <w:tr w:rsidR="00674FE3" w:rsidRPr="0024633A" w:rsidDel="00130A7D" w14:paraId="4ACEC00B" w14:textId="6BC07A86" w:rsidTr="000B3B1F">
        <w:trPr>
          <w:trHeight w:hRule="exact" w:val="288"/>
          <w:ins w:id="9775" w:author="Haider Alhabibi" w:date="2022-02-18T09:51:00Z"/>
          <w:del w:id="9776" w:author="Alhabibi, Haider@Energy" w:date="2022-03-17T15:09:00Z"/>
        </w:trPr>
        <w:tc>
          <w:tcPr>
            <w:tcW w:w="5000" w:type="pct"/>
            <w:noWrap/>
          </w:tcPr>
          <w:p w14:paraId="5CE15034" w14:textId="77777777" w:rsidR="00674FE3" w:rsidRPr="0024633A" w:rsidDel="00130A7D" w:rsidRDefault="00674FE3" w:rsidP="000B3B1F">
            <w:pPr>
              <w:rPr>
                <w:ins w:id="9777" w:author="Haider Alhabibi" w:date="2022-02-18T09:51:00Z"/>
                <w:del w:id="9778" w:author="Alhabibi, Haider@Energy" w:date="2022-03-17T15:09:00Z"/>
                <w:rFonts w:cs="Tahoma"/>
                <w:sz w:val="24"/>
                <w:szCs w:val="24"/>
              </w:rPr>
            </w:pPr>
            <w:ins w:id="9779" w:author="Haider Alhabibi" w:date="2022-02-18T09:51:00Z">
              <w:del w:id="9780" w:author="Alhabibi, Haider@Energy" w:date="2022-03-17T15:09:00Z">
                <w:r w:rsidRPr="0024633A" w:rsidDel="00130A7D">
                  <w:rPr>
                    <w:rFonts w:cs="Tahoma"/>
                    <w:sz w:val="24"/>
                    <w:szCs w:val="24"/>
                  </w:rPr>
                  <w:delText>NRCV-MCH-04dH.xsd</w:delText>
                </w:r>
              </w:del>
            </w:ins>
          </w:p>
        </w:tc>
      </w:tr>
      <w:tr w:rsidR="00674FE3" w:rsidRPr="0024633A" w:rsidDel="00130A7D" w14:paraId="379BF830" w14:textId="4DBD4318" w:rsidTr="000B3B1F">
        <w:trPr>
          <w:trHeight w:hRule="exact" w:val="288"/>
          <w:ins w:id="9781" w:author="Haider Alhabibi" w:date="2022-02-18T09:51:00Z"/>
          <w:del w:id="9782" w:author="Alhabibi, Haider@Energy" w:date="2022-03-17T15:09:00Z"/>
        </w:trPr>
        <w:tc>
          <w:tcPr>
            <w:tcW w:w="5000" w:type="pct"/>
            <w:noWrap/>
          </w:tcPr>
          <w:p w14:paraId="78AA4813" w14:textId="77777777" w:rsidR="00674FE3" w:rsidRPr="0024633A" w:rsidDel="00130A7D" w:rsidRDefault="00674FE3" w:rsidP="000B3B1F">
            <w:pPr>
              <w:rPr>
                <w:ins w:id="9783" w:author="Haider Alhabibi" w:date="2022-02-18T09:51:00Z"/>
                <w:del w:id="9784" w:author="Alhabibi, Haider@Energy" w:date="2022-03-17T15:09:00Z"/>
                <w:rFonts w:cs="Tahoma"/>
                <w:sz w:val="24"/>
                <w:szCs w:val="24"/>
              </w:rPr>
            </w:pPr>
            <w:ins w:id="9785" w:author="Haider Alhabibi" w:date="2022-02-18T09:51:00Z">
              <w:del w:id="9786" w:author="Alhabibi, Haider@Energy" w:date="2022-03-17T15:09:00Z">
                <w:r w:rsidRPr="0024633A" w:rsidDel="00130A7D">
                  <w:rPr>
                    <w:rFonts w:cs="Tahoma"/>
                    <w:sz w:val="24"/>
                    <w:szCs w:val="24"/>
                  </w:rPr>
                  <w:delText>NRCVMCH04eH.xsd</w:delText>
                </w:r>
              </w:del>
            </w:ins>
          </w:p>
        </w:tc>
      </w:tr>
      <w:tr w:rsidR="00674FE3" w:rsidRPr="0024633A" w:rsidDel="00130A7D" w14:paraId="438C2116" w14:textId="3B808D5F" w:rsidTr="000B3B1F">
        <w:trPr>
          <w:trHeight w:hRule="exact" w:val="288"/>
          <w:ins w:id="9787" w:author="Haider Alhabibi" w:date="2022-02-18T09:51:00Z"/>
          <w:del w:id="9788" w:author="Alhabibi, Haider@Energy" w:date="2022-03-17T15:09:00Z"/>
        </w:trPr>
        <w:tc>
          <w:tcPr>
            <w:tcW w:w="5000" w:type="pct"/>
            <w:noWrap/>
          </w:tcPr>
          <w:p w14:paraId="758D29DE" w14:textId="77777777" w:rsidR="00674FE3" w:rsidRPr="0024633A" w:rsidDel="00130A7D" w:rsidRDefault="00674FE3" w:rsidP="000B3B1F">
            <w:pPr>
              <w:rPr>
                <w:ins w:id="9789" w:author="Haider Alhabibi" w:date="2022-02-18T09:51:00Z"/>
                <w:del w:id="9790" w:author="Alhabibi, Haider@Energy" w:date="2022-03-17T15:09:00Z"/>
                <w:rFonts w:cs="Tahoma"/>
                <w:sz w:val="24"/>
                <w:szCs w:val="24"/>
              </w:rPr>
            </w:pPr>
            <w:ins w:id="9791" w:author="Haider Alhabibi" w:date="2022-02-18T09:51:00Z">
              <w:del w:id="9792" w:author="Alhabibi, Haider@Energy" w:date="2022-03-17T15:09:00Z">
                <w:r w:rsidRPr="0024633A" w:rsidDel="00130A7D">
                  <w:rPr>
                    <w:rFonts w:cs="Tahoma"/>
                    <w:sz w:val="24"/>
                    <w:szCs w:val="24"/>
                  </w:rPr>
                  <w:delText>NRCVMCH24aH.xsd</w:delText>
                </w:r>
              </w:del>
            </w:ins>
          </w:p>
        </w:tc>
      </w:tr>
      <w:tr w:rsidR="00674FE3" w:rsidRPr="0024633A" w:rsidDel="00130A7D" w14:paraId="6F44B592" w14:textId="48080C94" w:rsidTr="000B3B1F">
        <w:trPr>
          <w:trHeight w:hRule="exact" w:val="288"/>
          <w:ins w:id="9793" w:author="Haider Alhabibi" w:date="2022-02-18T09:51:00Z"/>
          <w:del w:id="9794" w:author="Alhabibi, Haider@Energy" w:date="2022-03-17T15:09:00Z"/>
        </w:trPr>
        <w:tc>
          <w:tcPr>
            <w:tcW w:w="5000" w:type="pct"/>
            <w:noWrap/>
          </w:tcPr>
          <w:p w14:paraId="71DE1125" w14:textId="77777777" w:rsidR="00674FE3" w:rsidRPr="0024633A" w:rsidDel="00130A7D" w:rsidRDefault="00674FE3" w:rsidP="000B3B1F">
            <w:pPr>
              <w:rPr>
                <w:ins w:id="9795" w:author="Haider Alhabibi" w:date="2022-02-18T09:51:00Z"/>
                <w:del w:id="9796" w:author="Alhabibi, Haider@Energy" w:date="2022-03-17T15:09:00Z"/>
                <w:rFonts w:cs="Tahoma"/>
                <w:sz w:val="24"/>
                <w:szCs w:val="24"/>
              </w:rPr>
            </w:pPr>
            <w:ins w:id="9797" w:author="Haider Alhabibi" w:date="2022-02-18T09:51:00Z">
              <w:del w:id="9798" w:author="Alhabibi, Haider@Energy" w:date="2022-03-17T15:09:00Z">
                <w:r w:rsidRPr="0024633A" w:rsidDel="00130A7D">
                  <w:rPr>
                    <w:rFonts w:cs="Tahoma"/>
                    <w:sz w:val="24"/>
                    <w:szCs w:val="24"/>
                  </w:rPr>
                  <w:delText>NRCVMCH24bH.xsd</w:delText>
                </w:r>
              </w:del>
            </w:ins>
          </w:p>
        </w:tc>
      </w:tr>
      <w:tr w:rsidR="00674FE3" w:rsidRPr="0024633A" w:rsidDel="00130A7D" w14:paraId="41F521B9" w14:textId="3E3A63EA" w:rsidTr="000B3B1F">
        <w:trPr>
          <w:trHeight w:hRule="exact" w:val="288"/>
          <w:ins w:id="9799" w:author="Haider Alhabibi" w:date="2022-02-18T09:51:00Z"/>
          <w:del w:id="9800" w:author="Alhabibi, Haider@Energy" w:date="2022-03-17T15:09:00Z"/>
        </w:trPr>
        <w:tc>
          <w:tcPr>
            <w:tcW w:w="5000" w:type="pct"/>
            <w:noWrap/>
          </w:tcPr>
          <w:p w14:paraId="39F68911" w14:textId="77777777" w:rsidR="00674FE3" w:rsidRPr="0024633A" w:rsidDel="00130A7D" w:rsidRDefault="00674FE3" w:rsidP="000B3B1F">
            <w:pPr>
              <w:rPr>
                <w:ins w:id="9801" w:author="Haider Alhabibi" w:date="2022-02-18T09:51:00Z"/>
                <w:del w:id="9802" w:author="Alhabibi, Haider@Energy" w:date="2022-03-17T15:09:00Z"/>
                <w:rFonts w:cs="Tahoma"/>
                <w:sz w:val="24"/>
                <w:szCs w:val="24"/>
              </w:rPr>
            </w:pPr>
            <w:ins w:id="9803" w:author="Haider Alhabibi" w:date="2022-02-18T09:51:00Z">
              <w:del w:id="9804" w:author="Alhabibi, Haider@Energy" w:date="2022-03-17T15:09:00Z">
                <w:r w:rsidRPr="0024633A" w:rsidDel="00130A7D">
                  <w:rPr>
                    <w:rFonts w:cs="Tahoma"/>
                    <w:sz w:val="24"/>
                    <w:szCs w:val="24"/>
                  </w:rPr>
                  <w:delText>NRCVMCH27bH.xsd</w:delText>
                </w:r>
              </w:del>
            </w:ins>
          </w:p>
        </w:tc>
      </w:tr>
      <w:tr w:rsidR="00674FE3" w:rsidRPr="0024633A" w:rsidDel="00130A7D" w14:paraId="61F5FC92" w14:textId="036F1FCB" w:rsidTr="000B3B1F">
        <w:trPr>
          <w:trHeight w:hRule="exact" w:val="288"/>
          <w:ins w:id="9805" w:author="Haider Alhabibi" w:date="2022-02-18T09:51:00Z"/>
          <w:del w:id="9806" w:author="Alhabibi, Haider@Energy" w:date="2022-03-17T15:09:00Z"/>
        </w:trPr>
        <w:tc>
          <w:tcPr>
            <w:tcW w:w="5000" w:type="pct"/>
            <w:noWrap/>
          </w:tcPr>
          <w:p w14:paraId="741B9A29" w14:textId="77777777" w:rsidR="00674FE3" w:rsidRPr="0024633A" w:rsidDel="00130A7D" w:rsidRDefault="00674FE3" w:rsidP="000B3B1F">
            <w:pPr>
              <w:rPr>
                <w:ins w:id="9807" w:author="Haider Alhabibi" w:date="2022-02-18T09:51:00Z"/>
                <w:del w:id="9808" w:author="Alhabibi, Haider@Energy" w:date="2022-03-17T15:09:00Z"/>
                <w:rFonts w:cs="Tahoma"/>
                <w:sz w:val="24"/>
                <w:szCs w:val="24"/>
              </w:rPr>
            </w:pPr>
            <w:ins w:id="9809" w:author="Haider Alhabibi" w:date="2022-02-18T09:51:00Z">
              <w:del w:id="9810" w:author="Alhabibi, Haider@Energy" w:date="2022-03-17T15:09:00Z">
                <w:r w:rsidRPr="0024633A" w:rsidDel="00130A7D">
                  <w:rPr>
                    <w:rFonts w:cs="Tahoma"/>
                    <w:sz w:val="24"/>
                    <w:szCs w:val="24"/>
                  </w:rPr>
                  <w:delText>NRCVMCH27cH.xsd</w:delText>
                </w:r>
              </w:del>
            </w:ins>
          </w:p>
        </w:tc>
      </w:tr>
      <w:tr w:rsidR="00674FE3" w:rsidRPr="0024633A" w:rsidDel="00130A7D" w14:paraId="2A659715" w14:textId="148F3052" w:rsidTr="000B3B1F">
        <w:trPr>
          <w:trHeight w:hRule="exact" w:val="288"/>
          <w:ins w:id="9811" w:author="Haider Alhabibi" w:date="2022-02-18T09:51:00Z"/>
          <w:del w:id="9812" w:author="Alhabibi, Haider@Energy" w:date="2022-03-17T15:09:00Z"/>
        </w:trPr>
        <w:tc>
          <w:tcPr>
            <w:tcW w:w="5000" w:type="pct"/>
            <w:noWrap/>
          </w:tcPr>
          <w:p w14:paraId="34E7599C" w14:textId="77777777" w:rsidR="00674FE3" w:rsidRPr="0024633A" w:rsidDel="00130A7D" w:rsidRDefault="00674FE3" w:rsidP="000B3B1F">
            <w:pPr>
              <w:rPr>
                <w:ins w:id="9813" w:author="Haider Alhabibi" w:date="2022-02-18T09:51:00Z"/>
                <w:del w:id="9814" w:author="Alhabibi, Haider@Energy" w:date="2022-03-17T15:09:00Z"/>
                <w:rFonts w:cs="Tahoma"/>
                <w:sz w:val="24"/>
                <w:szCs w:val="24"/>
              </w:rPr>
            </w:pPr>
            <w:ins w:id="9815" w:author="Haider Alhabibi" w:date="2022-02-18T09:51:00Z">
              <w:del w:id="9816" w:author="Alhabibi, Haider@Energy" w:date="2022-03-17T15:09:00Z">
                <w:r w:rsidRPr="0024633A" w:rsidDel="00130A7D">
                  <w:rPr>
                    <w:rFonts w:cs="Tahoma"/>
                    <w:sz w:val="24"/>
                    <w:szCs w:val="24"/>
                  </w:rPr>
                  <w:delText>NRCVMCH32H.xsd</w:delText>
                </w:r>
              </w:del>
            </w:ins>
          </w:p>
        </w:tc>
      </w:tr>
      <w:tr w:rsidR="00674FE3" w:rsidRPr="0024633A" w:rsidDel="00130A7D" w14:paraId="3E0AB8B0" w14:textId="19599CAB" w:rsidTr="000B3B1F">
        <w:trPr>
          <w:trHeight w:hRule="exact" w:val="288"/>
          <w:ins w:id="9817" w:author="Haider Alhabibi" w:date="2022-02-18T09:51:00Z"/>
          <w:del w:id="9818" w:author="Alhabibi, Haider@Energy" w:date="2022-03-17T15:09:00Z"/>
        </w:trPr>
        <w:tc>
          <w:tcPr>
            <w:tcW w:w="5000" w:type="pct"/>
            <w:noWrap/>
          </w:tcPr>
          <w:p w14:paraId="1661B934" w14:textId="77777777" w:rsidR="00674FE3" w:rsidRPr="0024633A" w:rsidDel="00130A7D" w:rsidRDefault="00674FE3" w:rsidP="000B3B1F">
            <w:pPr>
              <w:rPr>
                <w:ins w:id="9819" w:author="Haider Alhabibi" w:date="2022-02-18T09:51:00Z"/>
                <w:del w:id="9820" w:author="Alhabibi, Haider@Energy" w:date="2022-03-17T15:09:00Z"/>
                <w:rFonts w:cs="Tahoma"/>
                <w:sz w:val="24"/>
                <w:szCs w:val="24"/>
              </w:rPr>
            </w:pPr>
            <w:ins w:id="9821" w:author="Haider Alhabibi" w:date="2022-02-18T09:51:00Z">
              <w:del w:id="9822" w:author="Alhabibi, Haider@Energy" w:date="2022-03-17T15:09:00Z">
                <w:r w:rsidRPr="0024633A" w:rsidDel="00130A7D">
                  <w:rPr>
                    <w:rFonts w:cs="Tahoma"/>
                    <w:sz w:val="24"/>
                    <w:szCs w:val="24"/>
                  </w:rPr>
                  <w:delText>NRCVPLB21H.xsd</w:delText>
                </w:r>
              </w:del>
            </w:ins>
          </w:p>
        </w:tc>
      </w:tr>
      <w:tr w:rsidR="00674FE3" w:rsidRPr="0024633A" w:rsidDel="00130A7D" w14:paraId="315125EB" w14:textId="2090DAE9" w:rsidTr="000B3B1F">
        <w:trPr>
          <w:trHeight w:hRule="exact" w:val="288"/>
          <w:ins w:id="9823" w:author="Haider Alhabibi" w:date="2022-02-18T09:51:00Z"/>
          <w:del w:id="9824" w:author="Alhabibi, Haider@Energy" w:date="2022-03-17T15:09:00Z"/>
        </w:trPr>
        <w:tc>
          <w:tcPr>
            <w:tcW w:w="5000" w:type="pct"/>
            <w:noWrap/>
          </w:tcPr>
          <w:p w14:paraId="3C5C05A4" w14:textId="77777777" w:rsidR="00674FE3" w:rsidRPr="0024633A" w:rsidDel="00130A7D" w:rsidRDefault="00674FE3" w:rsidP="000B3B1F">
            <w:pPr>
              <w:rPr>
                <w:ins w:id="9825" w:author="Haider Alhabibi" w:date="2022-02-18T09:51:00Z"/>
                <w:del w:id="9826" w:author="Alhabibi, Haider@Energy" w:date="2022-03-17T15:09:00Z"/>
                <w:rFonts w:cs="Tahoma"/>
                <w:sz w:val="24"/>
                <w:szCs w:val="24"/>
              </w:rPr>
            </w:pPr>
            <w:ins w:id="9827" w:author="Haider Alhabibi" w:date="2022-02-18T09:51:00Z">
              <w:del w:id="9828" w:author="Alhabibi, Haider@Energy" w:date="2022-03-17T15:09:00Z">
                <w:r w:rsidRPr="0024633A" w:rsidDel="00130A7D">
                  <w:rPr>
                    <w:rFonts w:cs="Tahoma"/>
                    <w:sz w:val="24"/>
                    <w:szCs w:val="24"/>
                  </w:rPr>
                  <w:delText>NRCVPLB22H.xsd</w:delText>
                </w:r>
              </w:del>
            </w:ins>
          </w:p>
        </w:tc>
      </w:tr>
    </w:tbl>
    <w:p w14:paraId="46EDEA00" w14:textId="3C153C78" w:rsidR="0030433B" w:rsidDel="00B94FE3" w:rsidRDefault="0030433B" w:rsidP="0030433B">
      <w:pPr>
        <w:spacing w:after="0" w:line="240" w:lineRule="auto"/>
        <w:rPr>
          <w:ins w:id="9829" w:author="Author"/>
          <w:del w:id="9830" w:author="Haider Alhabibi" w:date="2022-02-18T09:46:00Z"/>
          <w:rFonts w:cs="Tahoma"/>
        </w:rPr>
      </w:pPr>
      <w:ins w:id="9831" w:author="Author">
        <w:del w:id="9832" w:author="Haider Alhabibi" w:date="2022-02-18T09:46:00Z">
          <w:r w:rsidDel="00B94FE3">
            <w:rPr>
              <w:rFonts w:cs="Tahoma"/>
            </w:rPr>
            <w:delText>LMCCELC.</w:delText>
          </w:r>
          <w:r w:rsidR="00D27BB3" w:rsidDel="00B94FE3">
            <w:rPr>
              <w:rFonts w:cs="Tahoma"/>
            </w:rPr>
            <w:delText>xsd</w:delText>
          </w:r>
        </w:del>
      </w:ins>
    </w:p>
    <w:p w14:paraId="3036DB2A" w14:textId="13FC20CC" w:rsidR="0030433B" w:rsidDel="00B94FE3" w:rsidRDefault="0030433B" w:rsidP="0030433B">
      <w:pPr>
        <w:spacing w:after="0" w:line="240" w:lineRule="auto"/>
        <w:rPr>
          <w:ins w:id="9833" w:author="Author"/>
          <w:del w:id="9834" w:author="Haider Alhabibi" w:date="2022-02-18T09:46:00Z"/>
          <w:rFonts w:cs="Tahoma"/>
        </w:rPr>
      </w:pPr>
      <w:ins w:id="9835" w:author="Author">
        <w:del w:id="9836" w:author="Haider Alhabibi" w:date="2022-02-18T09:46:00Z">
          <w:r w:rsidDel="00B94FE3">
            <w:rPr>
              <w:rFonts w:cs="Tahoma"/>
            </w:rPr>
            <w:delText>LMCCENVE-Envelope.x</w:delText>
          </w:r>
          <w:r w:rsidR="00D27BB3" w:rsidDel="00B94FE3">
            <w:rPr>
              <w:rFonts w:cs="Tahoma"/>
            </w:rPr>
            <w:delText>sd</w:delText>
          </w:r>
        </w:del>
      </w:ins>
    </w:p>
    <w:p w14:paraId="4382B9F1" w14:textId="2D0441C7" w:rsidR="0030433B" w:rsidDel="00B94FE3" w:rsidRDefault="0030433B" w:rsidP="0030433B">
      <w:pPr>
        <w:spacing w:after="0" w:line="240" w:lineRule="auto"/>
        <w:rPr>
          <w:ins w:id="9837" w:author="Author"/>
          <w:del w:id="9838" w:author="Haider Alhabibi" w:date="2022-02-18T09:46:00Z"/>
          <w:rFonts w:cs="Tahoma"/>
        </w:rPr>
      </w:pPr>
      <w:ins w:id="9839" w:author="Author">
        <w:del w:id="9840" w:author="Haider Alhabibi" w:date="2022-02-18T09:46:00Z">
          <w:r w:rsidDel="00B94FE3">
            <w:rPr>
              <w:rFonts w:cs="Tahoma"/>
            </w:rPr>
            <w:delText>LMCC-LTI-E-Indoor Lighting.x</w:delText>
          </w:r>
          <w:r w:rsidR="00D27BB3" w:rsidDel="00B94FE3">
            <w:rPr>
              <w:rFonts w:cs="Tahoma"/>
            </w:rPr>
            <w:delText>sd</w:delText>
          </w:r>
          <w:r w:rsidDel="00B94FE3">
            <w:rPr>
              <w:rFonts w:cs="Tahoma"/>
            </w:rPr>
            <w:br/>
            <w:delText>LMCC-LTO-E-Outdoor Lighting.x</w:delText>
          </w:r>
          <w:r w:rsidR="00D27BB3" w:rsidDel="00B94FE3">
            <w:rPr>
              <w:rFonts w:cs="Tahoma"/>
            </w:rPr>
            <w:delText>sd</w:delText>
          </w:r>
        </w:del>
      </w:ins>
    </w:p>
    <w:p w14:paraId="09242AAC" w14:textId="44E4D869" w:rsidR="0030433B" w:rsidDel="00B94FE3" w:rsidRDefault="0030433B" w:rsidP="0030433B">
      <w:pPr>
        <w:spacing w:after="0" w:line="240" w:lineRule="auto"/>
        <w:rPr>
          <w:ins w:id="9841" w:author="Author"/>
          <w:del w:id="9842" w:author="Haider Alhabibi" w:date="2022-02-18T09:46:00Z"/>
          <w:rFonts w:cs="Tahoma"/>
        </w:rPr>
      </w:pPr>
      <w:ins w:id="9843" w:author="Author">
        <w:del w:id="9844" w:author="Haider Alhabibi" w:date="2022-02-18T09:46:00Z">
          <w:r w:rsidDel="00B94FE3">
            <w:rPr>
              <w:rFonts w:cs="Tahoma"/>
            </w:rPr>
            <w:delText>LMCC-LTS-E-Sign Lighting.x</w:delText>
          </w:r>
          <w:r w:rsidR="00D27BB3" w:rsidDel="00B94FE3">
            <w:rPr>
              <w:rFonts w:cs="Tahoma"/>
            </w:rPr>
            <w:delText>sd</w:delText>
          </w:r>
        </w:del>
      </w:ins>
    </w:p>
    <w:p w14:paraId="4B85ACF9" w14:textId="26A91BE7" w:rsidR="0030433B" w:rsidDel="00B94FE3" w:rsidRDefault="0030433B" w:rsidP="0030433B">
      <w:pPr>
        <w:spacing w:after="0" w:line="240" w:lineRule="auto"/>
        <w:rPr>
          <w:ins w:id="9845" w:author="Author"/>
          <w:del w:id="9846" w:author="Haider Alhabibi" w:date="2022-02-18T09:46:00Z"/>
          <w:rFonts w:cs="Tahoma"/>
        </w:rPr>
      </w:pPr>
      <w:ins w:id="9847" w:author="Author">
        <w:del w:id="9848" w:author="Haider Alhabibi" w:date="2022-02-18T09:46:00Z">
          <w:r w:rsidDel="00B94FE3">
            <w:rPr>
              <w:rFonts w:cs="Tahoma"/>
            </w:rPr>
            <w:delText>LMCC-MCH-E-Mechanical.x</w:delText>
          </w:r>
          <w:r w:rsidR="00D27BB3" w:rsidDel="00B94FE3">
            <w:rPr>
              <w:rFonts w:cs="Tahoma"/>
            </w:rPr>
            <w:delText>sd</w:delText>
          </w:r>
        </w:del>
      </w:ins>
    </w:p>
    <w:p w14:paraId="6249B7E7" w14:textId="76F2A900" w:rsidR="0030433B" w:rsidDel="00B94FE3" w:rsidRDefault="0030433B" w:rsidP="0030433B">
      <w:pPr>
        <w:spacing w:after="0" w:line="240" w:lineRule="auto"/>
        <w:rPr>
          <w:ins w:id="9849" w:author="Author"/>
          <w:del w:id="9850" w:author="Haider Alhabibi" w:date="2022-02-18T09:46:00Z"/>
          <w:rFonts w:cs="Tahoma"/>
        </w:rPr>
      </w:pPr>
      <w:ins w:id="9851" w:author="Author">
        <w:del w:id="9852" w:author="Haider Alhabibi" w:date="2022-02-18T09:46:00Z">
          <w:r w:rsidDel="00B94FE3">
            <w:rPr>
              <w:rFonts w:cs="Tahoma"/>
            </w:rPr>
            <w:delText>LMCC-PLB-E-Water Heating.x</w:delText>
          </w:r>
          <w:r w:rsidR="00D27BB3" w:rsidDel="00B94FE3">
            <w:rPr>
              <w:rFonts w:cs="Tahoma"/>
            </w:rPr>
            <w:delText>sd</w:delText>
          </w:r>
        </w:del>
      </w:ins>
    </w:p>
    <w:p w14:paraId="412104E4" w14:textId="346BB4B6" w:rsidR="0030433B" w:rsidDel="00B94FE3" w:rsidRDefault="0030433B" w:rsidP="0030433B">
      <w:pPr>
        <w:spacing w:after="0" w:line="240" w:lineRule="auto"/>
        <w:rPr>
          <w:ins w:id="9853" w:author="Author"/>
          <w:del w:id="9854" w:author="Haider Alhabibi" w:date="2022-02-18T09:46:00Z"/>
          <w:rFonts w:cs="Tahoma"/>
        </w:rPr>
      </w:pPr>
      <w:ins w:id="9855" w:author="Author">
        <w:del w:id="9856" w:author="Haider Alhabibi" w:date="2022-02-18T09:46:00Z">
          <w:r w:rsidDel="00B94FE3">
            <w:rPr>
              <w:rFonts w:cs="Tahoma"/>
            </w:rPr>
            <w:delText>LMCC-PRC-E-Process Systems.x</w:delText>
          </w:r>
          <w:r w:rsidR="00D27BB3" w:rsidDel="00B94FE3">
            <w:rPr>
              <w:rFonts w:cs="Tahoma"/>
            </w:rPr>
            <w:delText>sd</w:delText>
          </w:r>
        </w:del>
      </w:ins>
    </w:p>
    <w:p w14:paraId="2AC56EDA" w14:textId="7B58D60B" w:rsidR="0030433B" w:rsidDel="00B94FE3" w:rsidRDefault="0030433B" w:rsidP="0030433B">
      <w:pPr>
        <w:spacing w:after="0" w:line="240" w:lineRule="auto"/>
        <w:rPr>
          <w:ins w:id="9857" w:author="Author"/>
          <w:del w:id="9858" w:author="Haider Alhabibi" w:date="2022-02-18T09:46:00Z"/>
          <w:rFonts w:cs="Tahoma"/>
        </w:rPr>
      </w:pPr>
      <w:ins w:id="9859" w:author="Author">
        <w:del w:id="9860" w:author="Haider Alhabibi" w:date="2022-02-18T09:46:00Z">
          <w:r w:rsidDel="00B94FE3">
            <w:rPr>
              <w:rFonts w:cs="Tahoma"/>
            </w:rPr>
            <w:delText>LMCC-SAB-E-Solar Ready, PV and Battery.x</w:delText>
          </w:r>
          <w:r w:rsidR="00D27BB3" w:rsidDel="00B94FE3">
            <w:rPr>
              <w:rFonts w:cs="Tahoma"/>
            </w:rPr>
            <w:delText>sd</w:delText>
          </w:r>
        </w:del>
      </w:ins>
    </w:p>
    <w:p w14:paraId="733A7ABB" w14:textId="19B08AF1" w:rsidR="0030433B" w:rsidDel="00B94FE3" w:rsidRDefault="0030433B" w:rsidP="0030433B">
      <w:pPr>
        <w:spacing w:after="0" w:line="240" w:lineRule="auto"/>
        <w:rPr>
          <w:ins w:id="9861" w:author="Author"/>
          <w:del w:id="9862" w:author="Haider Alhabibi" w:date="2022-02-18T09:46:00Z"/>
          <w:rFonts w:cs="Tahoma"/>
        </w:rPr>
      </w:pPr>
      <w:ins w:id="9863" w:author="Author">
        <w:del w:id="9864" w:author="Haider Alhabibi" w:date="2022-02-18T09:46:00Z">
          <w:r w:rsidDel="00B94FE3">
            <w:rPr>
              <w:rFonts w:cs="Tahoma"/>
            </w:rPr>
            <w:delText>LMCI-ELC-E-Electrical Power Distribution and Electric Ready.x</w:delText>
          </w:r>
          <w:r w:rsidR="00D27BB3" w:rsidDel="00B94FE3">
            <w:rPr>
              <w:rFonts w:cs="Tahoma"/>
            </w:rPr>
            <w:delText>sd</w:delText>
          </w:r>
        </w:del>
      </w:ins>
    </w:p>
    <w:p w14:paraId="25835A76" w14:textId="1A381664" w:rsidR="0030433B" w:rsidDel="00B94FE3" w:rsidRDefault="0030433B" w:rsidP="0030433B">
      <w:pPr>
        <w:spacing w:after="0" w:line="240" w:lineRule="auto"/>
        <w:rPr>
          <w:ins w:id="9865" w:author="Author"/>
          <w:del w:id="9866" w:author="Haider Alhabibi" w:date="2022-02-18T09:46:00Z"/>
          <w:rFonts w:cs="Tahoma"/>
        </w:rPr>
      </w:pPr>
      <w:ins w:id="9867" w:author="Author">
        <w:del w:id="9868" w:author="Haider Alhabibi" w:date="2022-02-18T09:46:00Z">
          <w:r w:rsidDel="00B94FE3">
            <w:rPr>
              <w:rFonts w:cs="Tahoma"/>
            </w:rPr>
            <w:delText>LMCI-ENV-E-Envelope</w:delText>
          </w:r>
          <w:r w:rsidR="00D27BB3" w:rsidDel="00B94FE3">
            <w:rPr>
              <w:rFonts w:cs="Tahoma"/>
            </w:rPr>
            <w:delText>.xsd</w:delText>
          </w:r>
        </w:del>
      </w:ins>
    </w:p>
    <w:p w14:paraId="3B322487" w14:textId="78453005" w:rsidR="0030433B" w:rsidDel="00B94FE3" w:rsidRDefault="0030433B" w:rsidP="0030433B">
      <w:pPr>
        <w:spacing w:after="0" w:line="240" w:lineRule="auto"/>
        <w:rPr>
          <w:ins w:id="9869" w:author="Author"/>
          <w:del w:id="9870" w:author="Haider Alhabibi" w:date="2022-02-18T09:46:00Z"/>
          <w:rFonts w:cs="Tahoma"/>
        </w:rPr>
      </w:pPr>
      <w:ins w:id="9871" w:author="Author">
        <w:del w:id="9872" w:author="Haider Alhabibi" w:date="2022-02-18T09:46:00Z">
          <w:r w:rsidDel="00B94FE3">
            <w:rPr>
              <w:rFonts w:cs="Tahoma"/>
            </w:rPr>
            <w:delText>LMCI-ENV-20a-H-</w:delText>
          </w:r>
          <w:r w:rsidRPr="008F7B89" w:rsidDel="00B94FE3">
            <w:delText xml:space="preserve"> </w:delText>
          </w:r>
          <w:r w:rsidRPr="008F7B89" w:rsidDel="00B94FE3">
            <w:rPr>
              <w:rFonts w:cs="Tahoma"/>
            </w:rPr>
            <w:delText>EnclosureAirLeakage-SinglePointTest-Manual Meter</w:delText>
          </w:r>
          <w:r w:rsidDel="00B94FE3">
            <w:rPr>
              <w:rFonts w:cs="Tahoma"/>
            </w:rPr>
            <w:delText>.</w:delText>
          </w:r>
          <w:r w:rsidR="00D27BB3" w:rsidDel="00B94FE3">
            <w:rPr>
              <w:rFonts w:cs="Tahoma"/>
            </w:rPr>
            <w:delText>xsd</w:delText>
          </w:r>
        </w:del>
      </w:ins>
    </w:p>
    <w:p w14:paraId="0DB029B6" w14:textId="73DD33B0" w:rsidR="0030433B" w:rsidDel="00B94FE3" w:rsidRDefault="0030433B" w:rsidP="0030433B">
      <w:pPr>
        <w:spacing w:after="0" w:line="240" w:lineRule="auto"/>
        <w:rPr>
          <w:ins w:id="9873" w:author="Author"/>
          <w:del w:id="9874" w:author="Haider Alhabibi" w:date="2022-02-18T09:46:00Z"/>
          <w:rFonts w:cs="Tahoma"/>
        </w:rPr>
      </w:pPr>
      <w:ins w:id="9875" w:author="Author">
        <w:del w:id="9876" w:author="Haider Alhabibi" w:date="2022-02-18T09:46:00Z">
          <w:r w:rsidDel="00B94FE3">
            <w:rPr>
              <w:rFonts w:cs="Tahoma"/>
            </w:rPr>
            <w:delText>LMCI-ENV-20b-H-</w:delText>
          </w:r>
          <w:r w:rsidRPr="008F7B89" w:rsidDel="00B94FE3">
            <w:delText xml:space="preserve"> </w:delText>
          </w:r>
          <w:r w:rsidRPr="008F7B89" w:rsidDel="00B94FE3">
            <w:rPr>
              <w:rFonts w:cs="Tahoma"/>
            </w:rPr>
            <w:delText>EnclosureAirLeakage-SinglePointTest-Automatic Meter</w:delText>
          </w:r>
          <w:r w:rsidDel="00B94FE3">
            <w:rPr>
              <w:rFonts w:cs="Tahoma"/>
            </w:rPr>
            <w:delText>.</w:delText>
          </w:r>
          <w:r w:rsidR="00D27BB3" w:rsidDel="00B94FE3">
            <w:rPr>
              <w:rFonts w:cs="Tahoma"/>
            </w:rPr>
            <w:delText>xsd</w:delText>
          </w:r>
        </w:del>
      </w:ins>
    </w:p>
    <w:p w14:paraId="3A3CD65A" w14:textId="5AC92E8B" w:rsidR="0030433B" w:rsidDel="00B94FE3" w:rsidRDefault="0030433B" w:rsidP="0030433B">
      <w:pPr>
        <w:spacing w:after="0" w:line="240" w:lineRule="auto"/>
        <w:rPr>
          <w:ins w:id="9877" w:author="Author"/>
          <w:del w:id="9878" w:author="Haider Alhabibi" w:date="2022-02-18T09:46:00Z"/>
          <w:rFonts w:cs="Tahoma"/>
        </w:rPr>
      </w:pPr>
      <w:ins w:id="9879" w:author="Author">
        <w:del w:id="9880" w:author="Haider Alhabibi" w:date="2022-02-18T09:46:00Z">
          <w:r w:rsidDel="00B94FE3">
            <w:rPr>
              <w:rFonts w:cs="Tahoma"/>
            </w:rPr>
            <w:delText>LMCI-ENV-21-H-QII Framing Stage.</w:delText>
          </w:r>
          <w:r w:rsidR="00D27BB3" w:rsidDel="00B94FE3">
            <w:rPr>
              <w:rFonts w:cs="Tahoma"/>
            </w:rPr>
            <w:delText>xsd</w:delText>
          </w:r>
        </w:del>
      </w:ins>
    </w:p>
    <w:p w14:paraId="4AF80D1E" w14:textId="0AAEAAC2" w:rsidR="0030433B" w:rsidDel="00B94FE3" w:rsidRDefault="0030433B" w:rsidP="0030433B">
      <w:pPr>
        <w:spacing w:after="0" w:line="240" w:lineRule="auto"/>
        <w:rPr>
          <w:ins w:id="9881" w:author="Author"/>
          <w:del w:id="9882" w:author="Haider Alhabibi" w:date="2022-02-18T09:46:00Z"/>
          <w:rFonts w:cs="Tahoma"/>
        </w:rPr>
      </w:pPr>
      <w:ins w:id="9883" w:author="Author">
        <w:del w:id="9884" w:author="Haider Alhabibi" w:date="2022-02-18T09:46:00Z">
          <w:r w:rsidDel="00B94FE3">
            <w:rPr>
              <w:rFonts w:cs="Tahoma"/>
            </w:rPr>
            <w:delText>LMCI-ENV-22-H-QII Insulation Stage.</w:delText>
          </w:r>
          <w:r w:rsidR="00D27BB3" w:rsidDel="00B94FE3">
            <w:rPr>
              <w:rFonts w:cs="Tahoma"/>
            </w:rPr>
            <w:delText>xsd</w:delText>
          </w:r>
        </w:del>
      </w:ins>
    </w:p>
    <w:p w14:paraId="291C0A3F" w14:textId="54CC2777" w:rsidR="0030433B" w:rsidDel="00B94FE3" w:rsidRDefault="0030433B" w:rsidP="0030433B">
      <w:pPr>
        <w:spacing w:after="0" w:line="240" w:lineRule="auto"/>
        <w:rPr>
          <w:ins w:id="9885" w:author="Author"/>
          <w:del w:id="9886" w:author="Haider Alhabibi" w:date="2022-02-18T09:46:00Z"/>
          <w:rFonts w:cs="Tahoma"/>
        </w:rPr>
      </w:pPr>
      <w:ins w:id="9887" w:author="Author">
        <w:del w:id="9888" w:author="Haider Alhabibi" w:date="2022-02-18T09:46:00Z">
          <w:r w:rsidDel="00B94FE3">
            <w:rPr>
              <w:rFonts w:cs="Tahoma"/>
            </w:rPr>
            <w:delText>LMCI-LTI-E-Indoor Lighting.x</w:delText>
          </w:r>
          <w:r w:rsidR="00D27BB3" w:rsidDel="00B94FE3">
            <w:rPr>
              <w:rFonts w:cs="Tahoma"/>
            </w:rPr>
            <w:delText>sd</w:delText>
          </w:r>
          <w:r w:rsidDel="00B94FE3">
            <w:rPr>
              <w:rFonts w:cs="Tahoma"/>
            </w:rPr>
            <w:br/>
            <w:delText>LMCI-LTO-E-Outdoor Lighting.x</w:delText>
          </w:r>
          <w:r w:rsidR="00D27BB3" w:rsidDel="00B94FE3">
            <w:rPr>
              <w:rFonts w:cs="Tahoma"/>
            </w:rPr>
            <w:delText>sd</w:delText>
          </w:r>
        </w:del>
      </w:ins>
    </w:p>
    <w:p w14:paraId="33C1DE44" w14:textId="584CBC50" w:rsidR="0030433B" w:rsidDel="00B94FE3" w:rsidRDefault="0030433B" w:rsidP="0030433B">
      <w:pPr>
        <w:spacing w:after="0" w:line="240" w:lineRule="auto"/>
        <w:rPr>
          <w:ins w:id="9889" w:author="Author"/>
          <w:del w:id="9890" w:author="Haider Alhabibi" w:date="2022-02-18T09:46:00Z"/>
          <w:rFonts w:cs="Tahoma"/>
        </w:rPr>
      </w:pPr>
      <w:ins w:id="9891" w:author="Author">
        <w:del w:id="9892" w:author="Haider Alhabibi" w:date="2022-02-18T09:46:00Z">
          <w:r w:rsidDel="00B94FE3">
            <w:rPr>
              <w:rFonts w:cs="Tahoma"/>
            </w:rPr>
            <w:delText>LMCI-LTS-E-Sign Lighting.x</w:delText>
          </w:r>
          <w:r w:rsidR="00D27BB3" w:rsidDel="00B94FE3">
            <w:rPr>
              <w:rFonts w:cs="Tahoma"/>
            </w:rPr>
            <w:delText>sd</w:delText>
          </w:r>
        </w:del>
      </w:ins>
    </w:p>
    <w:p w14:paraId="2F78A634" w14:textId="461696E4" w:rsidR="0030433B" w:rsidRPr="008F7B89" w:rsidDel="00B94FE3" w:rsidRDefault="0030433B" w:rsidP="0030433B">
      <w:pPr>
        <w:spacing w:after="0" w:line="240" w:lineRule="auto"/>
        <w:rPr>
          <w:ins w:id="9893" w:author="Author"/>
          <w:del w:id="9894" w:author="Haider Alhabibi" w:date="2022-02-18T09:46:00Z"/>
          <w:rFonts w:cs="Tahoma"/>
        </w:rPr>
      </w:pPr>
      <w:ins w:id="9895" w:author="Author">
        <w:del w:id="9896" w:author="Haider Alhabibi" w:date="2022-02-18T09:46:00Z">
          <w:r w:rsidDel="00B94FE3">
            <w:rPr>
              <w:rFonts w:cs="Tahoma"/>
            </w:rPr>
            <w:delText>LMCI</w:delText>
          </w:r>
          <w:r w:rsidRPr="008F7B89" w:rsidDel="00B94FE3">
            <w:rPr>
              <w:rFonts w:cs="Tahoma"/>
            </w:rPr>
            <w:delText>-MCH-20a-DuctLeakageTest-NewConst.</w:delText>
          </w:r>
          <w:r w:rsidR="00D27BB3" w:rsidDel="00B94FE3">
            <w:rPr>
              <w:rFonts w:cs="Tahoma"/>
            </w:rPr>
            <w:delText>xsd</w:delText>
          </w:r>
        </w:del>
      </w:ins>
    </w:p>
    <w:p w14:paraId="428CE804" w14:textId="711227AF" w:rsidR="0030433B" w:rsidRPr="008F7B89" w:rsidDel="00B94FE3" w:rsidRDefault="0030433B" w:rsidP="0030433B">
      <w:pPr>
        <w:spacing w:after="0" w:line="240" w:lineRule="auto"/>
        <w:rPr>
          <w:ins w:id="9897" w:author="Author"/>
          <w:del w:id="9898" w:author="Haider Alhabibi" w:date="2022-02-18T09:46:00Z"/>
          <w:rFonts w:cs="Tahoma"/>
        </w:rPr>
      </w:pPr>
      <w:ins w:id="9899" w:author="Author">
        <w:del w:id="9900" w:author="Haider Alhabibi" w:date="2022-02-18T09:46:00Z">
          <w:r w:rsidDel="00B94FE3">
            <w:rPr>
              <w:rFonts w:cs="Tahoma"/>
            </w:rPr>
            <w:delText>LMCI</w:delText>
          </w:r>
          <w:r w:rsidRPr="008F7B89" w:rsidDel="00B94FE3">
            <w:rPr>
              <w:rFonts w:cs="Tahoma"/>
            </w:rPr>
            <w:delText>-MCH-20b-DuctLeakage-LLDCS.</w:delText>
          </w:r>
          <w:r w:rsidR="00D27BB3" w:rsidDel="00B94FE3">
            <w:rPr>
              <w:rFonts w:cs="Tahoma"/>
            </w:rPr>
            <w:delText>xsd</w:delText>
          </w:r>
        </w:del>
      </w:ins>
    </w:p>
    <w:p w14:paraId="32ADB41A" w14:textId="1D6BF1B1" w:rsidR="0030433B" w:rsidRPr="008F7B89" w:rsidDel="00B94FE3" w:rsidRDefault="0030433B" w:rsidP="0030433B">
      <w:pPr>
        <w:spacing w:after="0" w:line="240" w:lineRule="auto"/>
        <w:rPr>
          <w:ins w:id="9901" w:author="Author"/>
          <w:del w:id="9902" w:author="Haider Alhabibi" w:date="2022-02-18T09:46:00Z"/>
          <w:rFonts w:cs="Tahoma"/>
        </w:rPr>
      </w:pPr>
      <w:ins w:id="9903" w:author="Author">
        <w:del w:id="9904" w:author="Haider Alhabibi" w:date="2022-02-18T09:46:00Z">
          <w:r w:rsidDel="00B94FE3">
            <w:rPr>
              <w:rFonts w:cs="Tahoma"/>
            </w:rPr>
            <w:delText>LMCI</w:delText>
          </w:r>
          <w:r w:rsidRPr="008F7B89" w:rsidDel="00B94FE3">
            <w:rPr>
              <w:rFonts w:cs="Tahoma"/>
            </w:rPr>
            <w:delText>-MCH-20c-DuctLeakage-LLAHU.</w:delText>
          </w:r>
          <w:r w:rsidR="00D27BB3" w:rsidDel="00B94FE3">
            <w:rPr>
              <w:rFonts w:cs="Tahoma"/>
            </w:rPr>
            <w:delText>xsd</w:delText>
          </w:r>
        </w:del>
      </w:ins>
    </w:p>
    <w:p w14:paraId="4CE30A55" w14:textId="4E1CB86B" w:rsidR="0030433B" w:rsidRPr="008F7B89" w:rsidDel="00B94FE3" w:rsidRDefault="0030433B" w:rsidP="0030433B">
      <w:pPr>
        <w:spacing w:after="0" w:line="240" w:lineRule="auto"/>
        <w:rPr>
          <w:ins w:id="9905" w:author="Author"/>
          <w:del w:id="9906" w:author="Haider Alhabibi" w:date="2022-02-18T09:46:00Z"/>
          <w:rFonts w:cs="Tahoma"/>
        </w:rPr>
      </w:pPr>
      <w:ins w:id="9907" w:author="Author">
        <w:del w:id="9908" w:author="Haider Alhabibi" w:date="2022-02-18T09:46:00Z">
          <w:r w:rsidDel="00B94FE3">
            <w:rPr>
              <w:rFonts w:cs="Tahoma"/>
            </w:rPr>
            <w:delText>LMCI</w:delText>
          </w:r>
          <w:r w:rsidRPr="008F7B89" w:rsidDel="00B94FE3">
            <w:rPr>
              <w:rFonts w:cs="Tahoma"/>
            </w:rPr>
            <w:delText>-MCH-20d-DuctLeakageTest-ExistingConst.</w:delText>
          </w:r>
          <w:r w:rsidR="00D27BB3" w:rsidDel="00B94FE3">
            <w:rPr>
              <w:rFonts w:cs="Tahoma"/>
            </w:rPr>
            <w:delText>xsd</w:delText>
          </w:r>
        </w:del>
      </w:ins>
    </w:p>
    <w:p w14:paraId="3D104442" w14:textId="45DCD2E3" w:rsidR="0030433B" w:rsidDel="00B94FE3" w:rsidRDefault="0030433B" w:rsidP="0030433B">
      <w:pPr>
        <w:spacing w:after="0" w:line="240" w:lineRule="auto"/>
        <w:rPr>
          <w:ins w:id="9909" w:author="Author"/>
          <w:del w:id="9910" w:author="Haider Alhabibi" w:date="2022-02-18T09:46:00Z"/>
          <w:rFonts w:cs="Tahoma"/>
        </w:rPr>
      </w:pPr>
      <w:ins w:id="9911" w:author="Author">
        <w:del w:id="9912" w:author="Haider Alhabibi" w:date="2022-02-18T09:46:00Z">
          <w:r w:rsidDel="00B94FE3">
            <w:rPr>
              <w:rFonts w:cs="Tahoma"/>
            </w:rPr>
            <w:delText>LMCI</w:delText>
          </w:r>
          <w:r w:rsidRPr="008F7B89" w:rsidDel="00B94FE3">
            <w:rPr>
              <w:rFonts w:cs="Tahoma"/>
            </w:rPr>
            <w:delText>-MCH-20e-DuctleakageTest-SealingAccesibleLeaks.</w:delText>
          </w:r>
          <w:r w:rsidR="00D27BB3" w:rsidDel="00B94FE3">
            <w:rPr>
              <w:rFonts w:cs="Tahoma"/>
            </w:rPr>
            <w:delText>xsd</w:delText>
          </w:r>
        </w:del>
      </w:ins>
    </w:p>
    <w:p w14:paraId="3417689A" w14:textId="03560DE1" w:rsidR="0030433B" w:rsidDel="00B94FE3" w:rsidRDefault="0030433B" w:rsidP="0030433B">
      <w:pPr>
        <w:spacing w:after="0" w:line="240" w:lineRule="auto"/>
        <w:rPr>
          <w:ins w:id="9913" w:author="Author"/>
          <w:del w:id="9914" w:author="Haider Alhabibi" w:date="2022-02-18T09:46:00Z"/>
          <w:rFonts w:cs="Tahoma"/>
        </w:rPr>
      </w:pPr>
      <w:ins w:id="9915" w:author="Author">
        <w:del w:id="9916" w:author="Haider Alhabibi" w:date="2022-02-18T09:46:00Z">
          <w:r w:rsidDel="00B94FE3">
            <w:rPr>
              <w:rFonts w:cs="Tahoma"/>
            </w:rPr>
            <w:delText>LMCI-MCH-21-H-Duct Location.</w:delText>
          </w:r>
          <w:r w:rsidR="00D27BB3" w:rsidDel="00B94FE3">
            <w:rPr>
              <w:rFonts w:cs="Tahoma"/>
            </w:rPr>
            <w:delText>xsd</w:delText>
          </w:r>
        </w:del>
      </w:ins>
    </w:p>
    <w:p w14:paraId="0114A082" w14:textId="097840BA" w:rsidR="0030433B" w:rsidRPr="008F7B89" w:rsidDel="00B94FE3" w:rsidRDefault="0030433B" w:rsidP="0030433B">
      <w:pPr>
        <w:spacing w:after="0" w:line="240" w:lineRule="auto"/>
        <w:rPr>
          <w:ins w:id="9917" w:author="Author"/>
          <w:del w:id="9918" w:author="Haider Alhabibi" w:date="2022-02-18T09:46:00Z"/>
          <w:rFonts w:cs="Tahoma"/>
        </w:rPr>
      </w:pPr>
      <w:ins w:id="9919" w:author="Author">
        <w:del w:id="9920" w:author="Haider Alhabibi" w:date="2022-02-18T09:46:00Z">
          <w:r w:rsidDel="00B94FE3">
            <w:rPr>
              <w:rFonts w:cs="Tahoma"/>
            </w:rPr>
            <w:delText>LMCI</w:delText>
          </w:r>
          <w:r w:rsidRPr="008F7B89" w:rsidDel="00B94FE3">
            <w:rPr>
              <w:rFonts w:cs="Tahoma"/>
            </w:rPr>
            <w:delText>-MCH-22a-FanEfficacy-AllZonesCallingOnly.</w:delText>
          </w:r>
          <w:r w:rsidR="00D27BB3" w:rsidDel="00B94FE3">
            <w:rPr>
              <w:rFonts w:cs="Tahoma"/>
            </w:rPr>
            <w:delText>xsd</w:delText>
          </w:r>
        </w:del>
      </w:ins>
    </w:p>
    <w:p w14:paraId="0F5E566C" w14:textId="38C3A034" w:rsidR="0030433B" w:rsidRPr="008F7B89" w:rsidDel="00B94FE3" w:rsidRDefault="0030433B" w:rsidP="0030433B">
      <w:pPr>
        <w:spacing w:after="0" w:line="240" w:lineRule="auto"/>
        <w:rPr>
          <w:ins w:id="9921" w:author="Author"/>
          <w:del w:id="9922" w:author="Haider Alhabibi" w:date="2022-02-18T09:46:00Z"/>
          <w:rFonts w:cs="Tahoma"/>
        </w:rPr>
      </w:pPr>
      <w:ins w:id="9923" w:author="Author">
        <w:del w:id="9924" w:author="Haider Alhabibi" w:date="2022-02-18T09:46:00Z">
          <w:r w:rsidDel="00B94FE3">
            <w:rPr>
              <w:rFonts w:cs="Tahoma"/>
            </w:rPr>
            <w:delText>LMCI</w:delText>
          </w:r>
          <w:r w:rsidRPr="008F7B89" w:rsidDel="00B94FE3">
            <w:rPr>
              <w:rFonts w:cs="Tahoma"/>
            </w:rPr>
            <w:delText>-MCH-22b-FanEfficacy-EveryZonalControlMode.</w:delText>
          </w:r>
          <w:r w:rsidR="00D27BB3" w:rsidDel="00B94FE3">
            <w:rPr>
              <w:rFonts w:cs="Tahoma"/>
            </w:rPr>
            <w:delText>xsd</w:delText>
          </w:r>
        </w:del>
      </w:ins>
    </w:p>
    <w:p w14:paraId="312633BF" w14:textId="659B595A" w:rsidR="0030433B" w:rsidRPr="008F7B89" w:rsidDel="00B94FE3" w:rsidRDefault="0030433B" w:rsidP="0030433B">
      <w:pPr>
        <w:spacing w:after="0" w:line="240" w:lineRule="auto"/>
        <w:rPr>
          <w:ins w:id="9925" w:author="Author"/>
          <w:del w:id="9926" w:author="Haider Alhabibi" w:date="2022-02-18T09:46:00Z"/>
          <w:rFonts w:cs="Tahoma"/>
        </w:rPr>
      </w:pPr>
      <w:ins w:id="9927" w:author="Author">
        <w:del w:id="9928" w:author="Haider Alhabibi" w:date="2022-02-18T09:46:00Z">
          <w:r w:rsidDel="00B94FE3">
            <w:rPr>
              <w:rFonts w:cs="Tahoma"/>
            </w:rPr>
            <w:delText>LMCI</w:delText>
          </w:r>
          <w:r w:rsidRPr="008F7B89" w:rsidDel="00B94FE3">
            <w:rPr>
              <w:rFonts w:cs="Tahoma"/>
            </w:rPr>
            <w:delText>-MCH-22c-FanEfficacy-AllZonesCallingOnly-WithCFVCS.</w:delText>
          </w:r>
          <w:r w:rsidR="00D27BB3" w:rsidDel="00B94FE3">
            <w:rPr>
              <w:rFonts w:cs="Tahoma"/>
            </w:rPr>
            <w:delText>xsd</w:delText>
          </w:r>
        </w:del>
      </w:ins>
    </w:p>
    <w:p w14:paraId="219BE272" w14:textId="1B9C89D0" w:rsidR="0030433B" w:rsidRPr="008F7B89" w:rsidDel="00B94FE3" w:rsidRDefault="0030433B" w:rsidP="0030433B">
      <w:pPr>
        <w:spacing w:after="0" w:line="240" w:lineRule="auto"/>
        <w:rPr>
          <w:ins w:id="9929" w:author="Author"/>
          <w:del w:id="9930" w:author="Haider Alhabibi" w:date="2022-02-18T09:46:00Z"/>
          <w:rFonts w:cs="Tahoma"/>
        </w:rPr>
      </w:pPr>
      <w:ins w:id="9931" w:author="Author">
        <w:del w:id="9932" w:author="Haider Alhabibi" w:date="2022-02-18T09:46:00Z">
          <w:r w:rsidDel="00B94FE3">
            <w:rPr>
              <w:rFonts w:cs="Tahoma"/>
            </w:rPr>
            <w:delText>LMCI</w:delText>
          </w:r>
          <w:r w:rsidRPr="008F7B89" w:rsidDel="00B94FE3">
            <w:rPr>
              <w:rFonts w:cs="Tahoma"/>
            </w:rPr>
            <w:delText>-MCH-22d-FanEfficacy-EveryZonalControlMode-WithCFVCS.</w:delText>
          </w:r>
          <w:r w:rsidR="00D27BB3" w:rsidDel="00B94FE3">
            <w:rPr>
              <w:rFonts w:cs="Tahoma"/>
            </w:rPr>
            <w:delText>xsd</w:delText>
          </w:r>
        </w:del>
      </w:ins>
    </w:p>
    <w:p w14:paraId="744AE625" w14:textId="114D9EA3" w:rsidR="0030433B" w:rsidRPr="008F7B89" w:rsidDel="00B94FE3" w:rsidRDefault="0030433B" w:rsidP="0030433B">
      <w:pPr>
        <w:spacing w:after="0" w:line="240" w:lineRule="auto"/>
        <w:rPr>
          <w:ins w:id="9933" w:author="Author"/>
          <w:del w:id="9934" w:author="Haider Alhabibi" w:date="2022-02-18T09:46:00Z"/>
          <w:rFonts w:cs="Tahoma"/>
        </w:rPr>
      </w:pPr>
      <w:ins w:id="9935" w:author="Author">
        <w:del w:id="9936" w:author="Haider Alhabibi" w:date="2022-02-18T09:46:00Z">
          <w:r w:rsidDel="00B94FE3">
            <w:rPr>
              <w:rFonts w:cs="Tahoma"/>
            </w:rPr>
            <w:delText>LMCI</w:delText>
          </w:r>
          <w:r w:rsidRPr="008F7B89" w:rsidDel="00B94FE3">
            <w:rPr>
              <w:rFonts w:cs="Tahoma"/>
            </w:rPr>
            <w:delText>-MCH-23a-AirflowRate-AllZonesCallingOnly.</w:delText>
          </w:r>
          <w:r w:rsidR="00D27BB3" w:rsidDel="00B94FE3">
            <w:rPr>
              <w:rFonts w:cs="Tahoma"/>
            </w:rPr>
            <w:delText>xsd</w:delText>
          </w:r>
        </w:del>
      </w:ins>
    </w:p>
    <w:p w14:paraId="786C20DF" w14:textId="0DD911AB" w:rsidR="0030433B" w:rsidRPr="008F7B89" w:rsidDel="00B94FE3" w:rsidRDefault="0030433B" w:rsidP="0030433B">
      <w:pPr>
        <w:spacing w:after="0" w:line="240" w:lineRule="auto"/>
        <w:rPr>
          <w:ins w:id="9937" w:author="Author"/>
          <w:del w:id="9938" w:author="Haider Alhabibi" w:date="2022-02-18T09:46:00Z"/>
          <w:rFonts w:cs="Tahoma"/>
        </w:rPr>
      </w:pPr>
      <w:ins w:id="9939" w:author="Author">
        <w:del w:id="9940" w:author="Haider Alhabibi" w:date="2022-02-18T09:46:00Z">
          <w:r w:rsidDel="00B94FE3">
            <w:rPr>
              <w:rFonts w:cs="Tahoma"/>
            </w:rPr>
            <w:delText>LMCI</w:delText>
          </w:r>
          <w:r w:rsidRPr="008F7B89" w:rsidDel="00B94FE3">
            <w:rPr>
              <w:rFonts w:cs="Tahoma"/>
            </w:rPr>
            <w:delText>-MCH-23b-AirflowRate-EveryZonalControlMode.</w:delText>
          </w:r>
          <w:r w:rsidR="00D27BB3" w:rsidDel="00B94FE3">
            <w:rPr>
              <w:rFonts w:cs="Tahoma"/>
            </w:rPr>
            <w:delText>xsd</w:delText>
          </w:r>
        </w:del>
      </w:ins>
    </w:p>
    <w:p w14:paraId="6736042B" w14:textId="092B7416" w:rsidR="0030433B" w:rsidRPr="008F7B89" w:rsidDel="00B94FE3" w:rsidRDefault="0030433B" w:rsidP="0030433B">
      <w:pPr>
        <w:spacing w:after="0" w:line="240" w:lineRule="auto"/>
        <w:rPr>
          <w:ins w:id="9941" w:author="Author"/>
          <w:del w:id="9942" w:author="Haider Alhabibi" w:date="2022-02-18T09:46:00Z"/>
          <w:rFonts w:cs="Tahoma"/>
        </w:rPr>
      </w:pPr>
      <w:ins w:id="9943" w:author="Author">
        <w:del w:id="9944" w:author="Haider Alhabibi" w:date="2022-02-18T09:46:00Z">
          <w:r w:rsidDel="00B94FE3">
            <w:rPr>
              <w:rFonts w:cs="Tahoma"/>
            </w:rPr>
            <w:delText>LMCI</w:delText>
          </w:r>
          <w:r w:rsidRPr="008F7B89" w:rsidDel="00B94FE3">
            <w:rPr>
              <w:rFonts w:cs="Tahoma"/>
            </w:rPr>
            <w:delText>-MCH-23c-AirflowRate-BestThatIcanDo.</w:delText>
          </w:r>
          <w:r w:rsidR="00D27BB3" w:rsidDel="00B94FE3">
            <w:rPr>
              <w:rFonts w:cs="Tahoma"/>
            </w:rPr>
            <w:delText>xsd</w:delText>
          </w:r>
        </w:del>
      </w:ins>
    </w:p>
    <w:p w14:paraId="1E4ADAE3" w14:textId="2E95171A" w:rsidR="0030433B" w:rsidRPr="008F7B89" w:rsidDel="00B94FE3" w:rsidRDefault="0030433B" w:rsidP="0030433B">
      <w:pPr>
        <w:spacing w:after="0" w:line="240" w:lineRule="auto"/>
        <w:rPr>
          <w:ins w:id="9945" w:author="Author"/>
          <w:del w:id="9946" w:author="Haider Alhabibi" w:date="2022-02-18T09:46:00Z"/>
          <w:rFonts w:cs="Tahoma"/>
        </w:rPr>
      </w:pPr>
      <w:ins w:id="9947" w:author="Author">
        <w:del w:id="9948" w:author="Haider Alhabibi" w:date="2022-02-18T09:46:00Z">
          <w:r w:rsidDel="00B94FE3">
            <w:rPr>
              <w:rFonts w:cs="Tahoma"/>
            </w:rPr>
            <w:delText>LMCI</w:delText>
          </w:r>
          <w:r w:rsidRPr="008F7B89" w:rsidDel="00B94FE3">
            <w:rPr>
              <w:rFonts w:cs="Tahoma"/>
            </w:rPr>
            <w:delText>-MCH-23d-AirflowRate-MeasurementOnly-AllZonesCallingOnly.</w:delText>
          </w:r>
          <w:r w:rsidR="00D27BB3" w:rsidDel="00B94FE3">
            <w:rPr>
              <w:rFonts w:cs="Tahoma"/>
            </w:rPr>
            <w:delText>xsd</w:delText>
          </w:r>
        </w:del>
      </w:ins>
    </w:p>
    <w:p w14:paraId="38BBF435" w14:textId="0B304155" w:rsidR="0030433B" w:rsidRPr="008F7B89" w:rsidDel="00B94FE3" w:rsidRDefault="0030433B" w:rsidP="0030433B">
      <w:pPr>
        <w:spacing w:after="0" w:line="240" w:lineRule="auto"/>
        <w:rPr>
          <w:ins w:id="9949" w:author="Author"/>
          <w:del w:id="9950" w:author="Haider Alhabibi" w:date="2022-02-18T09:46:00Z"/>
          <w:rFonts w:cs="Tahoma"/>
        </w:rPr>
      </w:pPr>
      <w:ins w:id="9951" w:author="Author">
        <w:del w:id="9952" w:author="Haider Alhabibi" w:date="2022-02-18T09:46:00Z">
          <w:r w:rsidDel="00B94FE3">
            <w:rPr>
              <w:rFonts w:cs="Tahoma"/>
            </w:rPr>
            <w:delText>LMCI</w:delText>
          </w:r>
          <w:r w:rsidRPr="008F7B89" w:rsidDel="00B94FE3">
            <w:rPr>
              <w:rFonts w:cs="Tahoma"/>
            </w:rPr>
            <w:delText>-MCH-23e-AirflowRate-AllZonesCallingOnly-WithCFVCS.</w:delText>
          </w:r>
          <w:r w:rsidR="00D27BB3" w:rsidDel="00B94FE3">
            <w:rPr>
              <w:rFonts w:cs="Tahoma"/>
            </w:rPr>
            <w:delText>xsd</w:delText>
          </w:r>
        </w:del>
      </w:ins>
    </w:p>
    <w:p w14:paraId="1D946282" w14:textId="4975959F" w:rsidR="0030433B" w:rsidRPr="008F7B89" w:rsidDel="00B94FE3" w:rsidRDefault="0030433B" w:rsidP="0030433B">
      <w:pPr>
        <w:spacing w:after="0" w:line="240" w:lineRule="auto"/>
        <w:rPr>
          <w:ins w:id="9953" w:author="Author"/>
          <w:del w:id="9954" w:author="Haider Alhabibi" w:date="2022-02-18T09:46:00Z"/>
          <w:rFonts w:cs="Tahoma"/>
        </w:rPr>
      </w:pPr>
      <w:ins w:id="9955" w:author="Author">
        <w:del w:id="9956" w:author="Haider Alhabibi" w:date="2022-02-18T09:46:00Z">
          <w:r w:rsidDel="00B94FE3">
            <w:rPr>
              <w:rFonts w:cs="Tahoma"/>
            </w:rPr>
            <w:delText>LMCI</w:delText>
          </w:r>
          <w:r w:rsidRPr="008F7B89" w:rsidDel="00B94FE3">
            <w:rPr>
              <w:rFonts w:cs="Tahoma"/>
            </w:rPr>
            <w:delText>-MCH-23f-AirflowRate-EveryZonalControlMode-WithCFVCS.</w:delText>
          </w:r>
          <w:r w:rsidR="00D27BB3" w:rsidDel="00B94FE3">
            <w:rPr>
              <w:rFonts w:cs="Tahoma"/>
            </w:rPr>
            <w:delText>xsd</w:delText>
          </w:r>
        </w:del>
      </w:ins>
    </w:p>
    <w:p w14:paraId="6093D31E" w14:textId="57A7BDF4" w:rsidR="0030433B" w:rsidRPr="008F7B89" w:rsidDel="00B94FE3" w:rsidRDefault="0030433B" w:rsidP="0030433B">
      <w:pPr>
        <w:spacing w:after="0" w:line="240" w:lineRule="auto"/>
        <w:rPr>
          <w:ins w:id="9957" w:author="Author"/>
          <w:del w:id="9958" w:author="Haider Alhabibi" w:date="2022-02-18T09:46:00Z"/>
          <w:rFonts w:cs="Tahoma"/>
        </w:rPr>
      </w:pPr>
      <w:ins w:id="9959" w:author="Author">
        <w:del w:id="9960" w:author="Haider Alhabibi" w:date="2022-02-18T09:46:00Z">
          <w:r w:rsidDel="00B94FE3">
            <w:rPr>
              <w:rFonts w:cs="Tahoma"/>
            </w:rPr>
            <w:delText>LMCI</w:delText>
          </w:r>
          <w:r w:rsidRPr="008F7B89" w:rsidDel="00B94FE3">
            <w:rPr>
              <w:rFonts w:cs="Tahoma"/>
            </w:rPr>
            <w:delText>-MCH-24a-EnclosureAirLeakageWorksheet-SinglePointTest-Manual Meter.</w:delText>
          </w:r>
          <w:r w:rsidR="00D27BB3" w:rsidDel="00B94FE3">
            <w:rPr>
              <w:rFonts w:cs="Tahoma"/>
            </w:rPr>
            <w:delText>xsd</w:delText>
          </w:r>
        </w:del>
      </w:ins>
    </w:p>
    <w:p w14:paraId="22170117" w14:textId="38D71594" w:rsidR="0030433B" w:rsidRPr="008F7B89" w:rsidDel="00B94FE3" w:rsidRDefault="0030433B" w:rsidP="0030433B">
      <w:pPr>
        <w:spacing w:after="0" w:line="240" w:lineRule="auto"/>
        <w:rPr>
          <w:ins w:id="9961" w:author="Author"/>
          <w:del w:id="9962" w:author="Haider Alhabibi" w:date="2022-02-18T09:46:00Z"/>
          <w:rFonts w:cs="Tahoma"/>
        </w:rPr>
      </w:pPr>
      <w:ins w:id="9963" w:author="Author">
        <w:del w:id="9964" w:author="Haider Alhabibi" w:date="2022-02-18T09:46:00Z">
          <w:r w:rsidDel="00B94FE3">
            <w:rPr>
              <w:rFonts w:cs="Tahoma"/>
            </w:rPr>
            <w:delText>LMCI</w:delText>
          </w:r>
          <w:r w:rsidRPr="008F7B89" w:rsidDel="00B94FE3">
            <w:rPr>
              <w:rFonts w:cs="Tahoma"/>
            </w:rPr>
            <w:delText>-MCH-24b-EnclosureAirLeakageWorksheet-SinglePointTest-Automatic Meter.</w:delText>
          </w:r>
          <w:r w:rsidR="00D27BB3" w:rsidDel="00B94FE3">
            <w:rPr>
              <w:rFonts w:cs="Tahoma"/>
            </w:rPr>
            <w:delText>xsd</w:delText>
          </w:r>
        </w:del>
      </w:ins>
    </w:p>
    <w:p w14:paraId="67918501" w14:textId="72D37134" w:rsidR="0030433B" w:rsidRPr="008F7B89" w:rsidDel="00B94FE3" w:rsidRDefault="0030433B" w:rsidP="0030433B">
      <w:pPr>
        <w:spacing w:after="0" w:line="240" w:lineRule="auto"/>
        <w:rPr>
          <w:ins w:id="9965" w:author="Author"/>
          <w:del w:id="9966" w:author="Haider Alhabibi" w:date="2022-02-18T09:46:00Z"/>
          <w:rFonts w:cs="Tahoma"/>
        </w:rPr>
      </w:pPr>
      <w:ins w:id="9967" w:author="Author">
        <w:del w:id="9968" w:author="Haider Alhabibi" w:date="2022-02-18T09:46:00Z">
          <w:r w:rsidDel="00B94FE3">
            <w:rPr>
              <w:rFonts w:cs="Tahoma"/>
            </w:rPr>
            <w:delText>LMCI</w:delText>
          </w:r>
          <w:r w:rsidRPr="008F7B89" w:rsidDel="00B94FE3">
            <w:rPr>
              <w:rFonts w:cs="Tahoma"/>
            </w:rPr>
            <w:delText>-MCH-25a-RefrigerantCharge-Superheat.</w:delText>
          </w:r>
          <w:r w:rsidR="00D27BB3" w:rsidDel="00B94FE3">
            <w:rPr>
              <w:rFonts w:cs="Tahoma"/>
            </w:rPr>
            <w:delText>xsd</w:delText>
          </w:r>
        </w:del>
      </w:ins>
    </w:p>
    <w:p w14:paraId="54A8534D" w14:textId="4A33F23C" w:rsidR="0030433B" w:rsidRPr="008F7B89" w:rsidDel="00B94FE3" w:rsidRDefault="0030433B" w:rsidP="0030433B">
      <w:pPr>
        <w:spacing w:after="0" w:line="240" w:lineRule="auto"/>
        <w:rPr>
          <w:ins w:id="9969" w:author="Author"/>
          <w:del w:id="9970" w:author="Haider Alhabibi" w:date="2022-02-18T09:46:00Z"/>
          <w:rFonts w:cs="Tahoma"/>
        </w:rPr>
      </w:pPr>
      <w:ins w:id="9971" w:author="Author">
        <w:del w:id="9972" w:author="Haider Alhabibi" w:date="2022-02-18T09:46:00Z">
          <w:r w:rsidDel="00B94FE3">
            <w:rPr>
              <w:rFonts w:cs="Tahoma"/>
            </w:rPr>
            <w:delText>LMCI</w:delText>
          </w:r>
          <w:r w:rsidRPr="008F7B89" w:rsidDel="00B94FE3">
            <w:rPr>
              <w:rFonts w:cs="Tahoma"/>
            </w:rPr>
            <w:delText>-MCH-25b-RefrigerantCharge-Subcooling.</w:delText>
          </w:r>
          <w:r w:rsidR="00D27BB3" w:rsidDel="00B94FE3">
            <w:rPr>
              <w:rFonts w:cs="Tahoma"/>
            </w:rPr>
            <w:delText>xsd</w:delText>
          </w:r>
        </w:del>
      </w:ins>
    </w:p>
    <w:p w14:paraId="589085F1" w14:textId="15D79BD8" w:rsidR="0030433B" w:rsidRPr="008F7B89" w:rsidDel="00B94FE3" w:rsidRDefault="0030433B" w:rsidP="0030433B">
      <w:pPr>
        <w:spacing w:after="0" w:line="240" w:lineRule="auto"/>
        <w:rPr>
          <w:ins w:id="9973" w:author="Author"/>
          <w:del w:id="9974" w:author="Haider Alhabibi" w:date="2022-02-18T09:46:00Z"/>
          <w:rFonts w:cs="Tahoma"/>
        </w:rPr>
      </w:pPr>
      <w:ins w:id="9975" w:author="Author">
        <w:del w:id="9976" w:author="Haider Alhabibi" w:date="2022-02-18T09:46:00Z">
          <w:r w:rsidDel="00B94FE3">
            <w:rPr>
              <w:rFonts w:cs="Tahoma"/>
            </w:rPr>
            <w:delText>LMCI</w:delText>
          </w:r>
          <w:r w:rsidRPr="008F7B89" w:rsidDel="00B94FE3">
            <w:rPr>
              <w:rFonts w:cs="Tahoma"/>
            </w:rPr>
            <w:delText>-MCH-25c-RefrigerantCharge-WeighInObservation.</w:delText>
          </w:r>
          <w:r w:rsidR="00D27BB3" w:rsidDel="00B94FE3">
            <w:rPr>
              <w:rFonts w:cs="Tahoma"/>
            </w:rPr>
            <w:delText>xsd</w:delText>
          </w:r>
        </w:del>
      </w:ins>
    </w:p>
    <w:p w14:paraId="3B6F47A4" w14:textId="2071D206" w:rsidR="0030433B" w:rsidRPr="008F7B89" w:rsidDel="00B94FE3" w:rsidRDefault="0030433B" w:rsidP="0030433B">
      <w:pPr>
        <w:spacing w:after="0" w:line="240" w:lineRule="auto"/>
        <w:rPr>
          <w:ins w:id="9977" w:author="Author"/>
          <w:del w:id="9978" w:author="Haider Alhabibi" w:date="2022-02-18T09:46:00Z"/>
          <w:rFonts w:cs="Tahoma"/>
        </w:rPr>
      </w:pPr>
      <w:ins w:id="9979" w:author="Author">
        <w:del w:id="9980" w:author="Haider Alhabibi" w:date="2022-02-18T09:46:00Z">
          <w:r w:rsidDel="00B94FE3">
            <w:rPr>
              <w:rFonts w:cs="Tahoma"/>
            </w:rPr>
            <w:delText>LMCI</w:delText>
          </w:r>
          <w:r w:rsidRPr="008F7B89" w:rsidDel="00B94FE3">
            <w:rPr>
              <w:rFonts w:cs="Tahoma"/>
            </w:rPr>
            <w:delText>-MCH-25e-RefrigerantCharge-WinterSetup.</w:delText>
          </w:r>
          <w:r w:rsidR="00D27BB3" w:rsidDel="00B94FE3">
            <w:rPr>
              <w:rFonts w:cs="Tahoma"/>
            </w:rPr>
            <w:delText>xsd</w:delText>
          </w:r>
        </w:del>
      </w:ins>
    </w:p>
    <w:p w14:paraId="371C374B" w14:textId="301B5F5C" w:rsidR="0030433B" w:rsidDel="00B94FE3" w:rsidRDefault="0030433B" w:rsidP="0030433B">
      <w:pPr>
        <w:spacing w:after="0" w:line="240" w:lineRule="auto"/>
        <w:rPr>
          <w:ins w:id="9981" w:author="Author"/>
          <w:del w:id="9982" w:author="Haider Alhabibi" w:date="2022-02-18T09:46:00Z"/>
          <w:rFonts w:cs="Tahoma"/>
        </w:rPr>
      </w:pPr>
      <w:ins w:id="9983" w:author="Author">
        <w:del w:id="9984" w:author="Haider Alhabibi" w:date="2022-02-18T09:46:00Z">
          <w:r w:rsidDel="00B94FE3">
            <w:rPr>
              <w:rFonts w:cs="Tahoma"/>
            </w:rPr>
            <w:delText>LMCI</w:delText>
          </w:r>
          <w:r w:rsidRPr="008F7B89" w:rsidDel="00B94FE3">
            <w:rPr>
              <w:rFonts w:cs="Tahoma"/>
            </w:rPr>
            <w:delText>-MCH-25f-RefrigerantCharge-PackagedSystemManufacturerCert.</w:delText>
          </w:r>
          <w:r w:rsidR="00D27BB3" w:rsidDel="00B94FE3">
            <w:rPr>
              <w:rFonts w:cs="Tahoma"/>
            </w:rPr>
            <w:delText>xsd</w:delText>
          </w:r>
        </w:del>
      </w:ins>
    </w:p>
    <w:p w14:paraId="5082147B" w14:textId="7E2E836C" w:rsidR="0030433B" w:rsidRPr="008F7B89" w:rsidDel="00B94FE3" w:rsidRDefault="0030433B" w:rsidP="0030433B">
      <w:pPr>
        <w:spacing w:after="0" w:line="240" w:lineRule="auto"/>
        <w:rPr>
          <w:ins w:id="9985" w:author="Author"/>
          <w:del w:id="9986" w:author="Haider Alhabibi" w:date="2022-02-18T09:46:00Z"/>
          <w:rFonts w:cs="Tahoma"/>
        </w:rPr>
      </w:pPr>
      <w:ins w:id="9987" w:author="Author">
        <w:del w:id="9988" w:author="Haider Alhabibi" w:date="2022-02-18T09:46:00Z">
          <w:r w:rsidDel="00B94FE3">
            <w:rPr>
              <w:rFonts w:cs="Tahoma"/>
            </w:rPr>
            <w:delText>LMCI</w:delText>
          </w:r>
          <w:r w:rsidRPr="008F7B89" w:rsidDel="00B94FE3">
            <w:rPr>
              <w:rFonts w:cs="Tahoma"/>
            </w:rPr>
            <w:delText>-MCH-26-RatedSystemVerification.</w:delText>
          </w:r>
          <w:r w:rsidR="00D27BB3" w:rsidDel="00B94FE3">
            <w:rPr>
              <w:rFonts w:cs="Tahoma"/>
            </w:rPr>
            <w:delText>xsd</w:delText>
          </w:r>
        </w:del>
      </w:ins>
    </w:p>
    <w:p w14:paraId="2958A387" w14:textId="06A59E17" w:rsidR="0030433B" w:rsidRPr="008F7B89" w:rsidDel="00B94FE3" w:rsidRDefault="0030433B" w:rsidP="0030433B">
      <w:pPr>
        <w:spacing w:after="0" w:line="240" w:lineRule="auto"/>
        <w:rPr>
          <w:ins w:id="9989" w:author="Author"/>
          <w:del w:id="9990" w:author="Haider Alhabibi" w:date="2022-02-18T09:46:00Z"/>
          <w:rFonts w:cs="Tahoma"/>
        </w:rPr>
      </w:pPr>
      <w:ins w:id="9991" w:author="Author">
        <w:del w:id="9992" w:author="Haider Alhabibi" w:date="2022-02-18T09:46:00Z">
          <w:r w:rsidDel="00B94FE3">
            <w:rPr>
              <w:rFonts w:cs="Tahoma"/>
            </w:rPr>
            <w:delText>LMCI</w:delText>
          </w:r>
          <w:r w:rsidRPr="008F7B89" w:rsidDel="00B94FE3">
            <w:rPr>
              <w:rFonts w:cs="Tahoma"/>
            </w:rPr>
            <w:delText>-MCH-27a-ContinuousMechVent-FanVentRateMethod.</w:delText>
          </w:r>
          <w:r w:rsidR="00D27BB3" w:rsidDel="00B94FE3">
            <w:rPr>
              <w:rFonts w:cs="Tahoma"/>
            </w:rPr>
            <w:delText>xsd</w:delText>
          </w:r>
        </w:del>
      </w:ins>
    </w:p>
    <w:p w14:paraId="48863AA6" w14:textId="72170E8E" w:rsidR="0030433B" w:rsidRPr="008F7B89" w:rsidDel="00B94FE3" w:rsidRDefault="0030433B" w:rsidP="0030433B">
      <w:pPr>
        <w:spacing w:after="0" w:line="240" w:lineRule="auto"/>
        <w:rPr>
          <w:ins w:id="9993" w:author="Author"/>
          <w:del w:id="9994" w:author="Haider Alhabibi" w:date="2022-02-18T09:46:00Z"/>
          <w:rFonts w:cs="Tahoma"/>
        </w:rPr>
      </w:pPr>
      <w:ins w:id="9995" w:author="Author">
        <w:del w:id="9996" w:author="Haider Alhabibi" w:date="2022-02-18T09:46:00Z">
          <w:r w:rsidDel="00B94FE3">
            <w:rPr>
              <w:rFonts w:cs="Tahoma"/>
            </w:rPr>
            <w:delText>LMCI</w:delText>
          </w:r>
          <w:r w:rsidRPr="008F7B89" w:rsidDel="00B94FE3">
            <w:rPr>
              <w:rFonts w:cs="Tahoma"/>
            </w:rPr>
            <w:delText>-MCH-27b-ContinuousMechVent-TotalVentRateMethod.</w:delText>
          </w:r>
          <w:r w:rsidR="00D27BB3" w:rsidDel="00B94FE3">
            <w:rPr>
              <w:rFonts w:cs="Tahoma"/>
            </w:rPr>
            <w:delText>xsd</w:delText>
          </w:r>
        </w:del>
      </w:ins>
    </w:p>
    <w:p w14:paraId="6084CC84" w14:textId="405B9208" w:rsidR="0030433B" w:rsidRPr="008F7B89" w:rsidDel="00B94FE3" w:rsidRDefault="0030433B" w:rsidP="0030433B">
      <w:pPr>
        <w:spacing w:after="0" w:line="240" w:lineRule="auto"/>
        <w:rPr>
          <w:ins w:id="9997" w:author="Author"/>
          <w:del w:id="9998" w:author="Haider Alhabibi" w:date="2022-02-18T09:46:00Z"/>
          <w:rFonts w:cs="Tahoma"/>
        </w:rPr>
      </w:pPr>
      <w:ins w:id="9999" w:author="Author">
        <w:del w:id="10000" w:author="Haider Alhabibi" w:date="2022-02-18T09:46:00Z">
          <w:r w:rsidDel="00B94FE3">
            <w:rPr>
              <w:rFonts w:cs="Tahoma"/>
            </w:rPr>
            <w:delText>LMCI</w:delText>
          </w:r>
          <w:r w:rsidRPr="008F7B89" w:rsidDel="00B94FE3">
            <w:rPr>
              <w:rFonts w:cs="Tahoma"/>
            </w:rPr>
            <w:delText>-MCH-27c-SinglefamilyMultifamilyScheduledandRealTimeControl.</w:delText>
          </w:r>
          <w:r w:rsidR="00D27BB3" w:rsidDel="00B94FE3">
            <w:rPr>
              <w:rFonts w:cs="Tahoma"/>
            </w:rPr>
            <w:delText>xsd</w:delText>
          </w:r>
        </w:del>
      </w:ins>
    </w:p>
    <w:p w14:paraId="61A6D877" w14:textId="3E12D2B7" w:rsidR="0030433B" w:rsidRPr="008F7B89" w:rsidDel="00B94FE3" w:rsidRDefault="0030433B" w:rsidP="0030433B">
      <w:pPr>
        <w:spacing w:after="0" w:line="240" w:lineRule="auto"/>
        <w:rPr>
          <w:ins w:id="10001" w:author="Author"/>
          <w:del w:id="10002" w:author="Haider Alhabibi" w:date="2022-02-18T09:46:00Z"/>
          <w:rFonts w:cs="Tahoma"/>
        </w:rPr>
      </w:pPr>
      <w:ins w:id="10003" w:author="Author">
        <w:del w:id="10004" w:author="Haider Alhabibi" w:date="2022-02-18T09:46:00Z">
          <w:r w:rsidDel="00B94FE3">
            <w:rPr>
              <w:rFonts w:cs="Tahoma"/>
            </w:rPr>
            <w:delText>LMCI</w:delText>
          </w:r>
          <w:r w:rsidRPr="008F7B89" w:rsidDel="00B94FE3">
            <w:rPr>
              <w:rFonts w:cs="Tahoma"/>
            </w:rPr>
            <w:delText>-MCH-28-ReturnDuctAndFilterGrilleDesign-Table150.0-BorC.</w:delText>
          </w:r>
          <w:r w:rsidR="00D27BB3" w:rsidDel="00B94FE3">
            <w:rPr>
              <w:rFonts w:cs="Tahoma"/>
            </w:rPr>
            <w:delText>xsd</w:delText>
          </w:r>
        </w:del>
      </w:ins>
    </w:p>
    <w:p w14:paraId="58CB3860" w14:textId="3418FDE7" w:rsidR="0030433B" w:rsidRPr="008F7B89" w:rsidDel="00B94FE3" w:rsidRDefault="0030433B" w:rsidP="0030433B">
      <w:pPr>
        <w:spacing w:after="0" w:line="240" w:lineRule="auto"/>
        <w:rPr>
          <w:ins w:id="10005" w:author="Author"/>
          <w:del w:id="10006" w:author="Haider Alhabibi" w:date="2022-02-18T09:46:00Z"/>
          <w:rFonts w:cs="Tahoma"/>
        </w:rPr>
      </w:pPr>
      <w:ins w:id="10007" w:author="Author">
        <w:del w:id="10008" w:author="Haider Alhabibi" w:date="2022-02-18T09:46:00Z">
          <w:r w:rsidDel="00B94FE3">
            <w:rPr>
              <w:rFonts w:cs="Tahoma"/>
            </w:rPr>
            <w:delText>LMCI</w:delText>
          </w:r>
          <w:r w:rsidRPr="008F7B89" w:rsidDel="00B94FE3">
            <w:rPr>
              <w:rFonts w:cs="Tahoma"/>
            </w:rPr>
            <w:delText>-MCH-29-SupplyDuctSurfaceAreaBuriedDucts.</w:delText>
          </w:r>
          <w:r w:rsidR="00D27BB3" w:rsidDel="00B94FE3">
            <w:rPr>
              <w:rFonts w:cs="Tahoma"/>
            </w:rPr>
            <w:delText>xsd</w:delText>
          </w:r>
        </w:del>
      </w:ins>
    </w:p>
    <w:p w14:paraId="073EB157" w14:textId="5872A5A8" w:rsidR="0030433B" w:rsidRPr="008F7B89" w:rsidDel="00B94FE3" w:rsidRDefault="0030433B" w:rsidP="0030433B">
      <w:pPr>
        <w:spacing w:after="0" w:line="240" w:lineRule="auto"/>
        <w:rPr>
          <w:ins w:id="10009" w:author="Author"/>
          <w:del w:id="10010" w:author="Haider Alhabibi" w:date="2022-02-18T09:46:00Z"/>
          <w:rFonts w:cs="Tahoma"/>
        </w:rPr>
      </w:pPr>
      <w:ins w:id="10011" w:author="Author">
        <w:del w:id="10012" w:author="Haider Alhabibi" w:date="2022-02-18T09:46:00Z">
          <w:r w:rsidDel="00B94FE3">
            <w:rPr>
              <w:rFonts w:cs="Tahoma"/>
            </w:rPr>
            <w:delText>LMCI</w:delText>
          </w:r>
          <w:r w:rsidRPr="008F7B89" w:rsidDel="00B94FE3">
            <w:rPr>
              <w:rFonts w:cs="Tahoma"/>
            </w:rPr>
            <w:delText>-MCH-30-VentilationCooling.</w:delText>
          </w:r>
          <w:r w:rsidR="00D27BB3" w:rsidDel="00B94FE3">
            <w:rPr>
              <w:rFonts w:cs="Tahoma"/>
            </w:rPr>
            <w:delText>xsd</w:delText>
          </w:r>
        </w:del>
      </w:ins>
    </w:p>
    <w:p w14:paraId="0B2610C1" w14:textId="69088F02" w:rsidR="0030433B" w:rsidRPr="008F7B89" w:rsidDel="00B94FE3" w:rsidRDefault="0030433B" w:rsidP="0030433B">
      <w:pPr>
        <w:spacing w:after="0" w:line="240" w:lineRule="auto"/>
        <w:rPr>
          <w:ins w:id="10013" w:author="Author"/>
          <w:del w:id="10014" w:author="Haider Alhabibi" w:date="2022-02-18T09:46:00Z"/>
          <w:rFonts w:cs="Tahoma"/>
        </w:rPr>
      </w:pPr>
      <w:ins w:id="10015" w:author="Author">
        <w:del w:id="10016" w:author="Haider Alhabibi" w:date="2022-02-18T09:46:00Z">
          <w:r w:rsidDel="00B94FE3">
            <w:rPr>
              <w:rFonts w:cs="Tahoma"/>
            </w:rPr>
            <w:delText>LMCI</w:delText>
          </w:r>
          <w:r w:rsidRPr="008F7B89" w:rsidDel="00B94FE3">
            <w:rPr>
              <w:rFonts w:cs="Tahoma"/>
            </w:rPr>
            <w:delText>-MCH-31a-H-WholeHouseFanHERS-AirflowandWattsperWHF.</w:delText>
          </w:r>
          <w:r w:rsidR="00D27BB3" w:rsidDel="00B94FE3">
            <w:rPr>
              <w:rFonts w:cs="Tahoma"/>
            </w:rPr>
            <w:delText>xsd</w:delText>
          </w:r>
        </w:del>
      </w:ins>
    </w:p>
    <w:p w14:paraId="4E5D6DCA" w14:textId="7B7CC3A0" w:rsidR="0030433B" w:rsidRPr="008F7B89" w:rsidDel="00B94FE3" w:rsidRDefault="0030433B" w:rsidP="0030433B">
      <w:pPr>
        <w:spacing w:after="0" w:line="240" w:lineRule="auto"/>
        <w:rPr>
          <w:ins w:id="10017" w:author="Author"/>
          <w:del w:id="10018" w:author="Haider Alhabibi" w:date="2022-02-18T09:46:00Z"/>
          <w:rFonts w:cs="Tahoma"/>
        </w:rPr>
      </w:pPr>
      <w:ins w:id="10019" w:author="Author">
        <w:del w:id="10020" w:author="Haider Alhabibi" w:date="2022-02-18T09:46:00Z">
          <w:r w:rsidDel="00B94FE3">
            <w:rPr>
              <w:rFonts w:cs="Tahoma"/>
            </w:rPr>
            <w:delText>LMCI</w:delText>
          </w:r>
          <w:r w:rsidRPr="008F7B89" w:rsidDel="00B94FE3">
            <w:rPr>
              <w:rFonts w:cs="Tahoma"/>
            </w:rPr>
            <w:delText>-MCH-31b-H-WholeHouseFanHERS-AirflowperWHFandTotalWatts.</w:delText>
          </w:r>
          <w:r w:rsidR="00D27BB3" w:rsidDel="00B94FE3">
            <w:rPr>
              <w:rFonts w:cs="Tahoma"/>
            </w:rPr>
            <w:delText>xsd</w:delText>
          </w:r>
        </w:del>
      </w:ins>
    </w:p>
    <w:p w14:paraId="7149C8A1" w14:textId="74F721DB" w:rsidR="0030433B" w:rsidRPr="008F7B89" w:rsidDel="00B94FE3" w:rsidRDefault="0030433B" w:rsidP="0030433B">
      <w:pPr>
        <w:spacing w:after="0" w:line="240" w:lineRule="auto"/>
        <w:rPr>
          <w:ins w:id="10021" w:author="Author"/>
          <w:del w:id="10022" w:author="Haider Alhabibi" w:date="2022-02-18T09:46:00Z"/>
          <w:rFonts w:cs="Tahoma"/>
        </w:rPr>
      </w:pPr>
      <w:ins w:id="10023" w:author="Author">
        <w:del w:id="10024" w:author="Haider Alhabibi" w:date="2022-02-18T09:46:00Z">
          <w:r w:rsidDel="00B94FE3">
            <w:rPr>
              <w:rFonts w:cs="Tahoma"/>
            </w:rPr>
            <w:delText>LMCI</w:delText>
          </w:r>
          <w:r w:rsidRPr="008F7B89" w:rsidDel="00B94FE3">
            <w:rPr>
              <w:rFonts w:cs="Tahoma"/>
            </w:rPr>
            <w:delText>-MCH-31c-H-WholeHouseFanHERS-TotalAirflowandWattsperWHF.</w:delText>
          </w:r>
          <w:r w:rsidR="00D27BB3" w:rsidDel="00B94FE3">
            <w:rPr>
              <w:rFonts w:cs="Tahoma"/>
            </w:rPr>
            <w:delText>xsd</w:delText>
          </w:r>
        </w:del>
      </w:ins>
    </w:p>
    <w:p w14:paraId="36A2B80F" w14:textId="1B381A6D" w:rsidR="0030433B" w:rsidRPr="008F7B89" w:rsidDel="00B94FE3" w:rsidRDefault="0030433B" w:rsidP="0030433B">
      <w:pPr>
        <w:spacing w:after="0" w:line="240" w:lineRule="auto"/>
        <w:rPr>
          <w:ins w:id="10025" w:author="Author"/>
          <w:del w:id="10026" w:author="Haider Alhabibi" w:date="2022-02-18T09:46:00Z"/>
          <w:rFonts w:cs="Tahoma"/>
        </w:rPr>
      </w:pPr>
      <w:ins w:id="10027" w:author="Author">
        <w:del w:id="10028" w:author="Haider Alhabibi" w:date="2022-02-18T09:46:00Z">
          <w:r w:rsidDel="00B94FE3">
            <w:rPr>
              <w:rFonts w:cs="Tahoma"/>
            </w:rPr>
            <w:delText>LMCI</w:delText>
          </w:r>
          <w:r w:rsidRPr="008F7B89" w:rsidDel="00B94FE3">
            <w:rPr>
              <w:rFonts w:cs="Tahoma"/>
            </w:rPr>
            <w:delText>-MCH-31d-H-WholeHouseFanHERS-TotalAirflowandWatts.</w:delText>
          </w:r>
          <w:r w:rsidR="00D27BB3" w:rsidDel="00B94FE3">
            <w:rPr>
              <w:rFonts w:cs="Tahoma"/>
            </w:rPr>
            <w:delText>xsd</w:delText>
          </w:r>
        </w:del>
      </w:ins>
    </w:p>
    <w:p w14:paraId="1B7BDCC3" w14:textId="02FC12B4" w:rsidR="0030433B" w:rsidRPr="008F7B89" w:rsidDel="00B94FE3" w:rsidRDefault="0030433B" w:rsidP="0030433B">
      <w:pPr>
        <w:spacing w:after="0" w:line="240" w:lineRule="auto"/>
        <w:rPr>
          <w:ins w:id="10029" w:author="Author"/>
          <w:del w:id="10030" w:author="Haider Alhabibi" w:date="2022-02-18T09:46:00Z"/>
          <w:rFonts w:cs="Tahoma"/>
        </w:rPr>
      </w:pPr>
      <w:ins w:id="10031" w:author="Author">
        <w:del w:id="10032" w:author="Haider Alhabibi" w:date="2022-02-18T09:46:00Z">
          <w:r w:rsidDel="00B94FE3">
            <w:rPr>
              <w:rFonts w:cs="Tahoma"/>
            </w:rPr>
            <w:delText>LMCI</w:delText>
          </w:r>
          <w:r w:rsidRPr="008F7B89" w:rsidDel="00B94FE3">
            <w:rPr>
              <w:rFonts w:cs="Tahoma"/>
            </w:rPr>
            <w:delText>-MCH-32-KitchenVentilation.</w:delText>
          </w:r>
          <w:r w:rsidR="00D27BB3" w:rsidDel="00B94FE3">
            <w:rPr>
              <w:rFonts w:cs="Tahoma"/>
            </w:rPr>
            <w:delText>xsd</w:delText>
          </w:r>
        </w:del>
      </w:ins>
    </w:p>
    <w:p w14:paraId="79D0D8FD" w14:textId="2D28BBDB" w:rsidR="0030433B" w:rsidRPr="008F7B89" w:rsidDel="00B94FE3" w:rsidRDefault="0030433B" w:rsidP="0030433B">
      <w:pPr>
        <w:spacing w:after="0" w:line="240" w:lineRule="auto"/>
        <w:rPr>
          <w:ins w:id="10033" w:author="Author"/>
          <w:del w:id="10034" w:author="Haider Alhabibi" w:date="2022-02-18T09:46:00Z"/>
          <w:rFonts w:cs="Tahoma"/>
        </w:rPr>
      </w:pPr>
      <w:ins w:id="10035" w:author="Author">
        <w:del w:id="10036" w:author="Haider Alhabibi" w:date="2022-02-18T09:46:00Z">
          <w:r w:rsidDel="00B94FE3">
            <w:rPr>
              <w:rFonts w:cs="Tahoma"/>
            </w:rPr>
            <w:delText>LMCI</w:delText>
          </w:r>
          <w:r w:rsidRPr="008F7B89" w:rsidDel="00B94FE3">
            <w:rPr>
              <w:rFonts w:cs="Tahoma"/>
            </w:rPr>
            <w:delText>-MCH-33-VchpComplianceCredit.</w:delText>
          </w:r>
          <w:r w:rsidR="00D27BB3" w:rsidDel="00B94FE3">
            <w:rPr>
              <w:rFonts w:cs="Tahoma"/>
            </w:rPr>
            <w:delText>xsd</w:delText>
          </w:r>
        </w:del>
      </w:ins>
    </w:p>
    <w:p w14:paraId="5C214BEF" w14:textId="12D769B7" w:rsidR="0030433B" w:rsidDel="00B94FE3" w:rsidRDefault="0030433B" w:rsidP="0030433B">
      <w:pPr>
        <w:spacing w:after="0" w:line="240" w:lineRule="auto"/>
        <w:rPr>
          <w:ins w:id="10037" w:author="Author"/>
          <w:del w:id="10038" w:author="Haider Alhabibi" w:date="2022-02-18T09:46:00Z"/>
          <w:rFonts w:cs="Tahoma"/>
        </w:rPr>
      </w:pPr>
      <w:ins w:id="10039" w:author="Author">
        <w:del w:id="10040" w:author="Haider Alhabibi" w:date="2022-02-18T09:46:00Z">
          <w:r w:rsidDel="00B94FE3">
            <w:rPr>
              <w:rFonts w:cs="Tahoma"/>
            </w:rPr>
            <w:delText>LMCI</w:delText>
          </w:r>
          <w:r w:rsidRPr="008F7B89" w:rsidDel="00B94FE3">
            <w:rPr>
              <w:rFonts w:cs="Tahoma"/>
            </w:rPr>
            <w:delText>-PLB-21-HERS-MultifamilyCentralHotWaterSystemDistribution.</w:delText>
          </w:r>
          <w:r w:rsidR="00D27BB3" w:rsidDel="00B94FE3">
            <w:rPr>
              <w:rFonts w:cs="Tahoma"/>
            </w:rPr>
            <w:delText>xsd</w:delText>
          </w:r>
        </w:del>
      </w:ins>
    </w:p>
    <w:p w14:paraId="046AEA91" w14:textId="36043306" w:rsidR="0030433B" w:rsidDel="00B94FE3" w:rsidRDefault="0030433B" w:rsidP="0030433B">
      <w:pPr>
        <w:spacing w:after="0" w:line="240" w:lineRule="auto"/>
        <w:rPr>
          <w:ins w:id="10041" w:author="Author"/>
          <w:del w:id="10042" w:author="Haider Alhabibi" w:date="2022-02-18T09:46:00Z"/>
          <w:rFonts w:cs="Tahoma"/>
        </w:rPr>
      </w:pPr>
      <w:ins w:id="10043" w:author="Author">
        <w:del w:id="10044" w:author="Haider Alhabibi" w:date="2022-02-18T09:46:00Z">
          <w:r w:rsidDel="00B94FE3">
            <w:rPr>
              <w:rFonts w:cs="Tahoma"/>
            </w:rPr>
            <w:delText>LMCI</w:delText>
          </w:r>
          <w:r w:rsidRPr="008F7B89" w:rsidDel="00B94FE3">
            <w:rPr>
              <w:rFonts w:cs="Tahoma"/>
            </w:rPr>
            <w:delText>-PLB-22-HERS-SingleDwellingUnitHotWaterSystemDistribution.</w:delText>
          </w:r>
          <w:r w:rsidR="00D27BB3" w:rsidDel="00B94FE3">
            <w:rPr>
              <w:rFonts w:cs="Tahoma"/>
            </w:rPr>
            <w:delText>xsd</w:delText>
          </w:r>
        </w:del>
      </w:ins>
    </w:p>
    <w:p w14:paraId="14B56EE1" w14:textId="76887539" w:rsidR="0030433B" w:rsidDel="00B94FE3" w:rsidRDefault="0030433B" w:rsidP="0030433B">
      <w:pPr>
        <w:spacing w:after="0" w:line="240" w:lineRule="auto"/>
        <w:rPr>
          <w:ins w:id="10045" w:author="Author"/>
          <w:del w:id="10046" w:author="Haider Alhabibi" w:date="2022-02-18T09:46:00Z"/>
          <w:rFonts w:cs="Tahoma"/>
        </w:rPr>
      </w:pPr>
      <w:ins w:id="10047" w:author="Author">
        <w:del w:id="10048" w:author="Haider Alhabibi" w:date="2022-02-18T09:46:00Z">
          <w:r w:rsidDel="00B94FE3">
            <w:rPr>
              <w:rFonts w:cs="Tahoma"/>
            </w:rPr>
            <w:delText>LMCI-PRC-E-Process Systems.x</w:delText>
          </w:r>
          <w:r w:rsidR="00D27BB3" w:rsidDel="00B94FE3">
            <w:rPr>
              <w:rFonts w:cs="Tahoma"/>
            </w:rPr>
            <w:delText>sd</w:delText>
          </w:r>
        </w:del>
      </w:ins>
    </w:p>
    <w:p w14:paraId="0F6B7C0B" w14:textId="717D6D08" w:rsidR="0030433B" w:rsidDel="00B94FE3" w:rsidRDefault="0030433B" w:rsidP="0030433B">
      <w:pPr>
        <w:spacing w:after="0" w:line="240" w:lineRule="auto"/>
        <w:rPr>
          <w:ins w:id="10049" w:author="Author"/>
          <w:del w:id="10050" w:author="Haider Alhabibi" w:date="2022-02-18T09:46:00Z"/>
          <w:rFonts w:cs="Tahoma"/>
        </w:rPr>
      </w:pPr>
      <w:ins w:id="10051" w:author="Author">
        <w:del w:id="10052" w:author="Haider Alhabibi" w:date="2022-02-18T09:46:00Z">
          <w:r w:rsidDel="00B94FE3">
            <w:rPr>
              <w:rFonts w:cs="Tahoma"/>
            </w:rPr>
            <w:delText>LMCI-SAB-E-Solar Ready, PV and Battery.x</w:delText>
          </w:r>
          <w:r w:rsidR="00D27BB3" w:rsidDel="00B94FE3">
            <w:rPr>
              <w:rFonts w:cs="Tahoma"/>
            </w:rPr>
            <w:delText>sd</w:delText>
          </w:r>
        </w:del>
      </w:ins>
    </w:p>
    <w:p w14:paraId="29825E5B" w14:textId="6E7D0DD6" w:rsidR="0030433B" w:rsidDel="00B94FE3" w:rsidRDefault="0030433B" w:rsidP="0030433B">
      <w:pPr>
        <w:spacing w:after="0" w:line="240" w:lineRule="auto"/>
        <w:rPr>
          <w:ins w:id="10053" w:author="Author"/>
          <w:del w:id="10054" w:author="Haider Alhabibi" w:date="2022-02-18T09:46:00Z"/>
          <w:rFonts w:cs="Tahoma"/>
        </w:rPr>
      </w:pPr>
      <w:ins w:id="10055" w:author="Author">
        <w:del w:id="10056" w:author="Haider Alhabibi" w:date="2022-02-18T09:46:00Z">
          <w:r w:rsidDel="00B94FE3">
            <w:rPr>
              <w:rFonts w:cs="Tahoma"/>
            </w:rPr>
            <w:delText>LMCV-ENV-20a-H-</w:delText>
          </w:r>
          <w:r w:rsidRPr="008F7B89" w:rsidDel="00B94FE3">
            <w:delText xml:space="preserve"> </w:delText>
          </w:r>
          <w:r w:rsidRPr="008F7B89" w:rsidDel="00B94FE3">
            <w:rPr>
              <w:rFonts w:cs="Tahoma"/>
            </w:rPr>
            <w:delText>EnclosureAirLeakage-SinglePointTest-Manual Meter</w:delText>
          </w:r>
          <w:r w:rsidDel="00B94FE3">
            <w:rPr>
              <w:rFonts w:cs="Tahoma"/>
            </w:rPr>
            <w:delText>.</w:delText>
          </w:r>
          <w:r w:rsidR="00D27BB3" w:rsidDel="00B94FE3">
            <w:rPr>
              <w:rFonts w:cs="Tahoma"/>
            </w:rPr>
            <w:delText>xsd</w:delText>
          </w:r>
        </w:del>
      </w:ins>
    </w:p>
    <w:p w14:paraId="096A90EB" w14:textId="3011B182" w:rsidR="0030433B" w:rsidDel="00B94FE3" w:rsidRDefault="0030433B" w:rsidP="0030433B">
      <w:pPr>
        <w:spacing w:after="0" w:line="240" w:lineRule="auto"/>
        <w:rPr>
          <w:ins w:id="10057" w:author="Author"/>
          <w:del w:id="10058" w:author="Haider Alhabibi" w:date="2022-02-18T09:46:00Z"/>
          <w:rFonts w:cs="Tahoma"/>
        </w:rPr>
      </w:pPr>
      <w:ins w:id="10059" w:author="Author">
        <w:del w:id="10060" w:author="Haider Alhabibi" w:date="2022-02-18T09:46:00Z">
          <w:r w:rsidDel="00B94FE3">
            <w:rPr>
              <w:rFonts w:cs="Tahoma"/>
            </w:rPr>
            <w:delText>LMCV-ENV-20b-H-</w:delText>
          </w:r>
          <w:r w:rsidRPr="008F7B89" w:rsidDel="00B94FE3">
            <w:delText xml:space="preserve"> </w:delText>
          </w:r>
          <w:r w:rsidRPr="008F7B89" w:rsidDel="00B94FE3">
            <w:rPr>
              <w:rFonts w:cs="Tahoma"/>
            </w:rPr>
            <w:delText>EnclosureAirLeakage-SinglePointTest-Automatic Meter</w:delText>
          </w:r>
          <w:r w:rsidDel="00B94FE3">
            <w:rPr>
              <w:rFonts w:cs="Tahoma"/>
            </w:rPr>
            <w:delText>.</w:delText>
          </w:r>
          <w:r w:rsidR="00D27BB3" w:rsidDel="00B94FE3">
            <w:rPr>
              <w:rFonts w:cs="Tahoma"/>
            </w:rPr>
            <w:delText>xsd</w:delText>
          </w:r>
        </w:del>
      </w:ins>
    </w:p>
    <w:p w14:paraId="58464243" w14:textId="18ECA3B8" w:rsidR="0030433B" w:rsidDel="00B94FE3" w:rsidRDefault="0030433B" w:rsidP="0030433B">
      <w:pPr>
        <w:spacing w:after="0" w:line="240" w:lineRule="auto"/>
        <w:rPr>
          <w:ins w:id="10061" w:author="Author"/>
          <w:del w:id="10062" w:author="Haider Alhabibi" w:date="2022-02-18T09:46:00Z"/>
          <w:rFonts w:cs="Tahoma"/>
        </w:rPr>
      </w:pPr>
      <w:ins w:id="10063" w:author="Author">
        <w:del w:id="10064" w:author="Haider Alhabibi" w:date="2022-02-18T09:46:00Z">
          <w:r w:rsidDel="00B94FE3">
            <w:rPr>
              <w:rFonts w:cs="Tahoma"/>
            </w:rPr>
            <w:delText>LMCV-ENV-21-H-QII Framing Stage.</w:delText>
          </w:r>
          <w:r w:rsidR="00D27BB3" w:rsidDel="00B94FE3">
            <w:rPr>
              <w:rFonts w:cs="Tahoma"/>
            </w:rPr>
            <w:delText>xsd</w:delText>
          </w:r>
        </w:del>
      </w:ins>
    </w:p>
    <w:p w14:paraId="1A68FBB4" w14:textId="3B8263BA" w:rsidR="0030433B" w:rsidDel="00B94FE3" w:rsidRDefault="0030433B" w:rsidP="0030433B">
      <w:pPr>
        <w:spacing w:after="0" w:line="240" w:lineRule="auto"/>
        <w:rPr>
          <w:ins w:id="10065" w:author="Author"/>
          <w:del w:id="10066" w:author="Haider Alhabibi" w:date="2022-02-18T09:46:00Z"/>
          <w:rFonts w:cs="Tahoma"/>
        </w:rPr>
      </w:pPr>
      <w:ins w:id="10067" w:author="Author">
        <w:del w:id="10068" w:author="Haider Alhabibi" w:date="2022-02-18T09:46:00Z">
          <w:r w:rsidDel="00B94FE3">
            <w:rPr>
              <w:rFonts w:cs="Tahoma"/>
            </w:rPr>
            <w:delText>LMCV-ENV-22-H-QII Insulation Stage.</w:delText>
          </w:r>
          <w:r w:rsidR="00D27BB3" w:rsidDel="00B94FE3">
            <w:rPr>
              <w:rFonts w:cs="Tahoma"/>
            </w:rPr>
            <w:delText>xsd</w:delText>
          </w:r>
        </w:del>
      </w:ins>
    </w:p>
    <w:p w14:paraId="488CE96E" w14:textId="50B2F459" w:rsidR="0030433B" w:rsidRPr="008F7B89" w:rsidDel="00B94FE3" w:rsidRDefault="0030433B" w:rsidP="0030433B">
      <w:pPr>
        <w:spacing w:after="0" w:line="240" w:lineRule="auto"/>
        <w:rPr>
          <w:ins w:id="10069" w:author="Author"/>
          <w:del w:id="10070" w:author="Haider Alhabibi" w:date="2022-02-18T09:46:00Z"/>
          <w:rFonts w:cs="Tahoma"/>
        </w:rPr>
      </w:pPr>
      <w:ins w:id="10071" w:author="Author">
        <w:del w:id="10072" w:author="Haider Alhabibi" w:date="2022-02-18T09:46:00Z">
          <w:r w:rsidDel="00B94FE3">
            <w:rPr>
              <w:rFonts w:cs="Tahoma"/>
            </w:rPr>
            <w:delText>LMCV</w:delText>
          </w:r>
          <w:r w:rsidRPr="008F7B89" w:rsidDel="00B94FE3">
            <w:rPr>
              <w:rFonts w:cs="Tahoma"/>
            </w:rPr>
            <w:delText>-MCH-20a-DuctLeakageTest-NewConst.</w:delText>
          </w:r>
          <w:r w:rsidR="00D27BB3" w:rsidDel="00B94FE3">
            <w:rPr>
              <w:rFonts w:cs="Tahoma"/>
            </w:rPr>
            <w:delText>xsd</w:delText>
          </w:r>
        </w:del>
      </w:ins>
    </w:p>
    <w:p w14:paraId="60E3EDE9" w14:textId="574F7D08" w:rsidR="0030433B" w:rsidRPr="008F7B89" w:rsidDel="00B94FE3" w:rsidRDefault="0030433B" w:rsidP="0030433B">
      <w:pPr>
        <w:spacing w:after="0" w:line="240" w:lineRule="auto"/>
        <w:rPr>
          <w:ins w:id="10073" w:author="Author"/>
          <w:del w:id="10074" w:author="Haider Alhabibi" w:date="2022-02-18T09:46:00Z"/>
          <w:rFonts w:cs="Tahoma"/>
        </w:rPr>
      </w:pPr>
      <w:ins w:id="10075" w:author="Author">
        <w:del w:id="10076" w:author="Haider Alhabibi" w:date="2022-02-18T09:46:00Z">
          <w:r w:rsidDel="00B94FE3">
            <w:rPr>
              <w:rFonts w:cs="Tahoma"/>
            </w:rPr>
            <w:delText>LMCV</w:delText>
          </w:r>
          <w:r w:rsidRPr="008F7B89" w:rsidDel="00B94FE3">
            <w:rPr>
              <w:rFonts w:cs="Tahoma"/>
            </w:rPr>
            <w:delText>-MCH-20b-DuctLeakage-LLDCS.</w:delText>
          </w:r>
          <w:r w:rsidR="00D27BB3" w:rsidDel="00B94FE3">
            <w:rPr>
              <w:rFonts w:cs="Tahoma"/>
            </w:rPr>
            <w:delText>xsd</w:delText>
          </w:r>
        </w:del>
      </w:ins>
    </w:p>
    <w:p w14:paraId="232AF264" w14:textId="6A22F42A" w:rsidR="0030433B" w:rsidRPr="008F7B89" w:rsidDel="00B94FE3" w:rsidRDefault="0030433B" w:rsidP="0030433B">
      <w:pPr>
        <w:spacing w:after="0" w:line="240" w:lineRule="auto"/>
        <w:rPr>
          <w:ins w:id="10077" w:author="Author"/>
          <w:del w:id="10078" w:author="Haider Alhabibi" w:date="2022-02-18T09:46:00Z"/>
          <w:rFonts w:cs="Tahoma"/>
        </w:rPr>
      </w:pPr>
      <w:ins w:id="10079" w:author="Author">
        <w:del w:id="10080" w:author="Haider Alhabibi" w:date="2022-02-18T09:46:00Z">
          <w:r w:rsidDel="00B94FE3">
            <w:rPr>
              <w:rFonts w:cs="Tahoma"/>
            </w:rPr>
            <w:delText>LMCV</w:delText>
          </w:r>
          <w:r w:rsidRPr="008F7B89" w:rsidDel="00B94FE3">
            <w:rPr>
              <w:rFonts w:cs="Tahoma"/>
            </w:rPr>
            <w:delText>-MCH-20c-DuctLeakage-LLAHU.</w:delText>
          </w:r>
          <w:r w:rsidR="00D27BB3" w:rsidDel="00B94FE3">
            <w:rPr>
              <w:rFonts w:cs="Tahoma"/>
            </w:rPr>
            <w:delText>xsd</w:delText>
          </w:r>
        </w:del>
      </w:ins>
    </w:p>
    <w:p w14:paraId="41A1ABA3" w14:textId="364F3FC3" w:rsidR="0030433B" w:rsidRPr="008F7B89" w:rsidDel="00B94FE3" w:rsidRDefault="0030433B" w:rsidP="0030433B">
      <w:pPr>
        <w:spacing w:after="0" w:line="240" w:lineRule="auto"/>
        <w:rPr>
          <w:ins w:id="10081" w:author="Author"/>
          <w:del w:id="10082" w:author="Haider Alhabibi" w:date="2022-02-18T09:46:00Z"/>
          <w:rFonts w:cs="Tahoma"/>
        </w:rPr>
      </w:pPr>
      <w:ins w:id="10083" w:author="Author">
        <w:del w:id="10084" w:author="Haider Alhabibi" w:date="2022-02-18T09:46:00Z">
          <w:r w:rsidDel="00B94FE3">
            <w:rPr>
              <w:rFonts w:cs="Tahoma"/>
            </w:rPr>
            <w:delText>LMCV</w:delText>
          </w:r>
          <w:r w:rsidRPr="008F7B89" w:rsidDel="00B94FE3">
            <w:rPr>
              <w:rFonts w:cs="Tahoma"/>
            </w:rPr>
            <w:delText>-MCH-20d-DuctLeakageTest-ExistingConst.</w:delText>
          </w:r>
          <w:r w:rsidR="00D27BB3" w:rsidDel="00B94FE3">
            <w:rPr>
              <w:rFonts w:cs="Tahoma"/>
            </w:rPr>
            <w:delText>xsd</w:delText>
          </w:r>
        </w:del>
      </w:ins>
    </w:p>
    <w:p w14:paraId="724266BA" w14:textId="3D59DD4A" w:rsidR="0030433B" w:rsidDel="00B94FE3" w:rsidRDefault="0030433B" w:rsidP="0030433B">
      <w:pPr>
        <w:spacing w:after="0" w:line="240" w:lineRule="auto"/>
        <w:rPr>
          <w:ins w:id="10085" w:author="Author"/>
          <w:del w:id="10086" w:author="Haider Alhabibi" w:date="2022-02-18T09:46:00Z"/>
          <w:rFonts w:cs="Tahoma"/>
        </w:rPr>
      </w:pPr>
      <w:ins w:id="10087" w:author="Author">
        <w:del w:id="10088" w:author="Haider Alhabibi" w:date="2022-02-18T09:46:00Z">
          <w:r w:rsidDel="00B94FE3">
            <w:rPr>
              <w:rFonts w:cs="Tahoma"/>
            </w:rPr>
            <w:delText>LMCV</w:delText>
          </w:r>
          <w:r w:rsidRPr="008F7B89" w:rsidDel="00B94FE3">
            <w:rPr>
              <w:rFonts w:cs="Tahoma"/>
            </w:rPr>
            <w:delText>-MCH-20e-DuctleakageTest-SealingAccesibleLeaks.</w:delText>
          </w:r>
          <w:r w:rsidR="00D27BB3" w:rsidDel="00B94FE3">
            <w:rPr>
              <w:rFonts w:cs="Tahoma"/>
            </w:rPr>
            <w:delText>xsd</w:delText>
          </w:r>
        </w:del>
      </w:ins>
    </w:p>
    <w:p w14:paraId="786BD797" w14:textId="42F63675" w:rsidR="0030433B" w:rsidDel="00B94FE3" w:rsidRDefault="0030433B" w:rsidP="0030433B">
      <w:pPr>
        <w:spacing w:after="0" w:line="240" w:lineRule="auto"/>
        <w:rPr>
          <w:ins w:id="10089" w:author="Author"/>
          <w:del w:id="10090" w:author="Haider Alhabibi" w:date="2022-02-18T09:46:00Z"/>
          <w:rFonts w:cs="Tahoma"/>
        </w:rPr>
      </w:pPr>
      <w:ins w:id="10091" w:author="Author">
        <w:del w:id="10092" w:author="Haider Alhabibi" w:date="2022-02-18T09:46:00Z">
          <w:r w:rsidDel="00B94FE3">
            <w:rPr>
              <w:rFonts w:cs="Tahoma"/>
            </w:rPr>
            <w:delText>LMCV-MCH-21-H-Duct Location.</w:delText>
          </w:r>
          <w:r w:rsidR="00D27BB3" w:rsidDel="00B94FE3">
            <w:rPr>
              <w:rFonts w:cs="Tahoma"/>
            </w:rPr>
            <w:delText>xsd</w:delText>
          </w:r>
        </w:del>
      </w:ins>
    </w:p>
    <w:p w14:paraId="5C3ABCF5" w14:textId="1330BADA" w:rsidR="0030433B" w:rsidRPr="008F7B89" w:rsidDel="00B94FE3" w:rsidRDefault="0030433B" w:rsidP="0030433B">
      <w:pPr>
        <w:spacing w:after="0" w:line="240" w:lineRule="auto"/>
        <w:rPr>
          <w:ins w:id="10093" w:author="Author"/>
          <w:del w:id="10094" w:author="Haider Alhabibi" w:date="2022-02-18T09:46:00Z"/>
          <w:rFonts w:cs="Tahoma"/>
        </w:rPr>
      </w:pPr>
      <w:ins w:id="10095" w:author="Author">
        <w:del w:id="10096" w:author="Haider Alhabibi" w:date="2022-02-18T09:46:00Z">
          <w:r w:rsidDel="00B94FE3">
            <w:rPr>
              <w:rFonts w:cs="Tahoma"/>
            </w:rPr>
            <w:delText>LMCV</w:delText>
          </w:r>
          <w:r w:rsidRPr="008F7B89" w:rsidDel="00B94FE3">
            <w:rPr>
              <w:rFonts w:cs="Tahoma"/>
            </w:rPr>
            <w:delText>-MCH-22a-FanEfficacy-AllZonesCallingOnly.</w:delText>
          </w:r>
          <w:r w:rsidR="00D27BB3" w:rsidDel="00B94FE3">
            <w:rPr>
              <w:rFonts w:cs="Tahoma"/>
            </w:rPr>
            <w:delText>xsd</w:delText>
          </w:r>
        </w:del>
      </w:ins>
    </w:p>
    <w:p w14:paraId="546FDBA5" w14:textId="7FC687B2" w:rsidR="0030433B" w:rsidRPr="008F7B89" w:rsidDel="00B94FE3" w:rsidRDefault="0030433B" w:rsidP="0030433B">
      <w:pPr>
        <w:spacing w:after="0" w:line="240" w:lineRule="auto"/>
        <w:rPr>
          <w:ins w:id="10097" w:author="Author"/>
          <w:del w:id="10098" w:author="Haider Alhabibi" w:date="2022-02-18T09:46:00Z"/>
          <w:rFonts w:cs="Tahoma"/>
        </w:rPr>
      </w:pPr>
      <w:ins w:id="10099" w:author="Author">
        <w:del w:id="10100" w:author="Haider Alhabibi" w:date="2022-02-18T09:46:00Z">
          <w:r w:rsidDel="00B94FE3">
            <w:rPr>
              <w:rFonts w:cs="Tahoma"/>
            </w:rPr>
            <w:delText>LMCV</w:delText>
          </w:r>
          <w:r w:rsidRPr="008F7B89" w:rsidDel="00B94FE3">
            <w:rPr>
              <w:rFonts w:cs="Tahoma"/>
            </w:rPr>
            <w:delText>-MCH-22b-FanEfficacy-EveryZonalControlMode.</w:delText>
          </w:r>
          <w:r w:rsidR="00D27BB3" w:rsidDel="00B94FE3">
            <w:rPr>
              <w:rFonts w:cs="Tahoma"/>
            </w:rPr>
            <w:delText>xsd</w:delText>
          </w:r>
        </w:del>
      </w:ins>
    </w:p>
    <w:p w14:paraId="624A1E35" w14:textId="09CF5261" w:rsidR="0030433B" w:rsidRPr="008F7B89" w:rsidDel="00B94FE3" w:rsidRDefault="0030433B" w:rsidP="0030433B">
      <w:pPr>
        <w:spacing w:after="0" w:line="240" w:lineRule="auto"/>
        <w:rPr>
          <w:ins w:id="10101" w:author="Author"/>
          <w:del w:id="10102" w:author="Haider Alhabibi" w:date="2022-02-18T09:46:00Z"/>
          <w:rFonts w:cs="Tahoma"/>
        </w:rPr>
      </w:pPr>
      <w:ins w:id="10103" w:author="Author">
        <w:del w:id="10104" w:author="Haider Alhabibi" w:date="2022-02-18T09:46:00Z">
          <w:r w:rsidDel="00B94FE3">
            <w:rPr>
              <w:rFonts w:cs="Tahoma"/>
            </w:rPr>
            <w:delText>LMCV</w:delText>
          </w:r>
          <w:r w:rsidRPr="008F7B89" w:rsidDel="00B94FE3">
            <w:rPr>
              <w:rFonts w:cs="Tahoma"/>
            </w:rPr>
            <w:delText>-MCH-22c-FanEfficacy-AllZonesCallingOnly-WithCFVCS.</w:delText>
          </w:r>
          <w:r w:rsidR="00D27BB3" w:rsidDel="00B94FE3">
            <w:rPr>
              <w:rFonts w:cs="Tahoma"/>
            </w:rPr>
            <w:delText>xsd</w:delText>
          </w:r>
        </w:del>
      </w:ins>
    </w:p>
    <w:p w14:paraId="5075CC37" w14:textId="74C8F523" w:rsidR="0030433B" w:rsidRPr="008F7B89" w:rsidDel="00B94FE3" w:rsidRDefault="0030433B" w:rsidP="0030433B">
      <w:pPr>
        <w:spacing w:after="0" w:line="240" w:lineRule="auto"/>
        <w:rPr>
          <w:ins w:id="10105" w:author="Author"/>
          <w:del w:id="10106" w:author="Haider Alhabibi" w:date="2022-02-18T09:46:00Z"/>
          <w:rFonts w:cs="Tahoma"/>
        </w:rPr>
      </w:pPr>
      <w:ins w:id="10107" w:author="Author">
        <w:del w:id="10108" w:author="Haider Alhabibi" w:date="2022-02-18T09:46:00Z">
          <w:r w:rsidDel="00B94FE3">
            <w:rPr>
              <w:rFonts w:cs="Tahoma"/>
            </w:rPr>
            <w:delText>LMCV</w:delText>
          </w:r>
          <w:r w:rsidRPr="008F7B89" w:rsidDel="00B94FE3">
            <w:rPr>
              <w:rFonts w:cs="Tahoma"/>
            </w:rPr>
            <w:delText>-MCH-22d-FanEfficacy-EveryZonalControlMode-WithCFVCS.</w:delText>
          </w:r>
          <w:r w:rsidR="00D27BB3" w:rsidDel="00B94FE3">
            <w:rPr>
              <w:rFonts w:cs="Tahoma"/>
            </w:rPr>
            <w:delText>xsd</w:delText>
          </w:r>
        </w:del>
      </w:ins>
    </w:p>
    <w:p w14:paraId="52284893" w14:textId="6B1C1258" w:rsidR="0030433B" w:rsidRPr="008F7B89" w:rsidDel="00B94FE3" w:rsidRDefault="0030433B" w:rsidP="0030433B">
      <w:pPr>
        <w:spacing w:after="0" w:line="240" w:lineRule="auto"/>
        <w:rPr>
          <w:ins w:id="10109" w:author="Author"/>
          <w:del w:id="10110" w:author="Haider Alhabibi" w:date="2022-02-18T09:46:00Z"/>
          <w:rFonts w:cs="Tahoma"/>
        </w:rPr>
      </w:pPr>
      <w:ins w:id="10111" w:author="Author">
        <w:del w:id="10112" w:author="Haider Alhabibi" w:date="2022-02-18T09:46:00Z">
          <w:r w:rsidDel="00B94FE3">
            <w:rPr>
              <w:rFonts w:cs="Tahoma"/>
            </w:rPr>
            <w:delText>LMCV</w:delText>
          </w:r>
          <w:r w:rsidRPr="008F7B89" w:rsidDel="00B94FE3">
            <w:rPr>
              <w:rFonts w:cs="Tahoma"/>
            </w:rPr>
            <w:delText>-MCH-23a-AirflowRate-AllZonesCallingOnly.</w:delText>
          </w:r>
          <w:r w:rsidR="00D27BB3" w:rsidDel="00B94FE3">
            <w:rPr>
              <w:rFonts w:cs="Tahoma"/>
            </w:rPr>
            <w:delText>xsd</w:delText>
          </w:r>
        </w:del>
      </w:ins>
    </w:p>
    <w:p w14:paraId="6E750D23" w14:textId="3EB9BD54" w:rsidR="0030433B" w:rsidRPr="008F7B89" w:rsidDel="00B94FE3" w:rsidRDefault="0030433B" w:rsidP="0030433B">
      <w:pPr>
        <w:spacing w:after="0" w:line="240" w:lineRule="auto"/>
        <w:rPr>
          <w:ins w:id="10113" w:author="Author"/>
          <w:del w:id="10114" w:author="Haider Alhabibi" w:date="2022-02-18T09:46:00Z"/>
          <w:rFonts w:cs="Tahoma"/>
        </w:rPr>
      </w:pPr>
      <w:ins w:id="10115" w:author="Author">
        <w:del w:id="10116" w:author="Haider Alhabibi" w:date="2022-02-18T09:46:00Z">
          <w:r w:rsidDel="00B94FE3">
            <w:rPr>
              <w:rFonts w:cs="Tahoma"/>
            </w:rPr>
            <w:delText>LMCV</w:delText>
          </w:r>
          <w:r w:rsidRPr="008F7B89" w:rsidDel="00B94FE3">
            <w:rPr>
              <w:rFonts w:cs="Tahoma"/>
            </w:rPr>
            <w:delText>-MCH-23b-AirflowRate-EveryZonalControlMode.</w:delText>
          </w:r>
          <w:r w:rsidR="00D27BB3" w:rsidDel="00B94FE3">
            <w:rPr>
              <w:rFonts w:cs="Tahoma"/>
            </w:rPr>
            <w:delText>xsd</w:delText>
          </w:r>
        </w:del>
      </w:ins>
    </w:p>
    <w:p w14:paraId="1B85DA79" w14:textId="163AB97F" w:rsidR="0030433B" w:rsidRPr="008F7B89" w:rsidDel="00B94FE3" w:rsidRDefault="0030433B" w:rsidP="0030433B">
      <w:pPr>
        <w:spacing w:after="0" w:line="240" w:lineRule="auto"/>
        <w:rPr>
          <w:ins w:id="10117" w:author="Author"/>
          <w:del w:id="10118" w:author="Haider Alhabibi" w:date="2022-02-18T09:46:00Z"/>
          <w:rFonts w:cs="Tahoma"/>
        </w:rPr>
      </w:pPr>
      <w:ins w:id="10119" w:author="Author">
        <w:del w:id="10120" w:author="Haider Alhabibi" w:date="2022-02-18T09:46:00Z">
          <w:r w:rsidDel="00B94FE3">
            <w:rPr>
              <w:rFonts w:cs="Tahoma"/>
            </w:rPr>
            <w:delText>LMCV</w:delText>
          </w:r>
          <w:r w:rsidRPr="008F7B89" w:rsidDel="00B94FE3">
            <w:rPr>
              <w:rFonts w:cs="Tahoma"/>
            </w:rPr>
            <w:delText>-MCH-23c-AirflowRate-BestThatIcanDo.</w:delText>
          </w:r>
          <w:r w:rsidR="00D27BB3" w:rsidDel="00B94FE3">
            <w:rPr>
              <w:rFonts w:cs="Tahoma"/>
            </w:rPr>
            <w:delText>xsd</w:delText>
          </w:r>
        </w:del>
      </w:ins>
    </w:p>
    <w:p w14:paraId="791B1704" w14:textId="6591D43C" w:rsidR="0030433B" w:rsidRPr="008F7B89" w:rsidDel="00B94FE3" w:rsidRDefault="0030433B" w:rsidP="0030433B">
      <w:pPr>
        <w:spacing w:after="0" w:line="240" w:lineRule="auto"/>
        <w:rPr>
          <w:ins w:id="10121" w:author="Author"/>
          <w:del w:id="10122" w:author="Haider Alhabibi" w:date="2022-02-18T09:46:00Z"/>
          <w:rFonts w:cs="Tahoma"/>
        </w:rPr>
      </w:pPr>
      <w:ins w:id="10123" w:author="Author">
        <w:del w:id="10124" w:author="Haider Alhabibi" w:date="2022-02-18T09:46:00Z">
          <w:r w:rsidDel="00B94FE3">
            <w:rPr>
              <w:rFonts w:cs="Tahoma"/>
            </w:rPr>
            <w:delText>LMCV</w:delText>
          </w:r>
          <w:r w:rsidRPr="008F7B89" w:rsidDel="00B94FE3">
            <w:rPr>
              <w:rFonts w:cs="Tahoma"/>
            </w:rPr>
            <w:delText>-MCH-23d-AirflowRate-MeasurementOnly-AllZonesCallingOnly.</w:delText>
          </w:r>
          <w:r w:rsidR="00D27BB3" w:rsidDel="00B94FE3">
            <w:rPr>
              <w:rFonts w:cs="Tahoma"/>
            </w:rPr>
            <w:delText>xsd</w:delText>
          </w:r>
        </w:del>
      </w:ins>
    </w:p>
    <w:p w14:paraId="1F4EE419" w14:textId="1DD6313C" w:rsidR="0030433B" w:rsidRPr="008F7B89" w:rsidDel="00B94FE3" w:rsidRDefault="0030433B" w:rsidP="0030433B">
      <w:pPr>
        <w:spacing w:after="0" w:line="240" w:lineRule="auto"/>
        <w:rPr>
          <w:ins w:id="10125" w:author="Author"/>
          <w:del w:id="10126" w:author="Haider Alhabibi" w:date="2022-02-18T09:46:00Z"/>
          <w:rFonts w:cs="Tahoma"/>
        </w:rPr>
      </w:pPr>
      <w:ins w:id="10127" w:author="Author">
        <w:del w:id="10128" w:author="Haider Alhabibi" w:date="2022-02-18T09:46:00Z">
          <w:r w:rsidDel="00B94FE3">
            <w:rPr>
              <w:rFonts w:cs="Tahoma"/>
            </w:rPr>
            <w:delText>LMCV</w:delText>
          </w:r>
          <w:r w:rsidRPr="008F7B89" w:rsidDel="00B94FE3">
            <w:rPr>
              <w:rFonts w:cs="Tahoma"/>
            </w:rPr>
            <w:delText>-MCH-23e-AirflowRate-AllZonesCallingOnly-WithCFVCS.</w:delText>
          </w:r>
          <w:r w:rsidR="00D27BB3" w:rsidDel="00B94FE3">
            <w:rPr>
              <w:rFonts w:cs="Tahoma"/>
            </w:rPr>
            <w:delText>xsd</w:delText>
          </w:r>
        </w:del>
      </w:ins>
    </w:p>
    <w:p w14:paraId="30915F6F" w14:textId="01A3B094" w:rsidR="0030433B" w:rsidRPr="008F7B89" w:rsidDel="00B94FE3" w:rsidRDefault="0030433B" w:rsidP="0030433B">
      <w:pPr>
        <w:spacing w:after="0" w:line="240" w:lineRule="auto"/>
        <w:rPr>
          <w:ins w:id="10129" w:author="Author"/>
          <w:del w:id="10130" w:author="Haider Alhabibi" w:date="2022-02-18T09:46:00Z"/>
          <w:rFonts w:cs="Tahoma"/>
        </w:rPr>
      </w:pPr>
      <w:ins w:id="10131" w:author="Author">
        <w:del w:id="10132" w:author="Haider Alhabibi" w:date="2022-02-18T09:46:00Z">
          <w:r w:rsidDel="00B94FE3">
            <w:rPr>
              <w:rFonts w:cs="Tahoma"/>
            </w:rPr>
            <w:delText>LMCV</w:delText>
          </w:r>
          <w:r w:rsidRPr="008F7B89" w:rsidDel="00B94FE3">
            <w:rPr>
              <w:rFonts w:cs="Tahoma"/>
            </w:rPr>
            <w:delText>-MCH-23f-AirflowRate-EveryZonalControlMode-WithCFVCS.</w:delText>
          </w:r>
          <w:r w:rsidR="00D27BB3" w:rsidDel="00B94FE3">
            <w:rPr>
              <w:rFonts w:cs="Tahoma"/>
            </w:rPr>
            <w:delText>xsd</w:delText>
          </w:r>
        </w:del>
      </w:ins>
    </w:p>
    <w:p w14:paraId="540702AF" w14:textId="0711D84B" w:rsidR="0030433B" w:rsidRPr="008F7B89" w:rsidDel="00B94FE3" w:rsidRDefault="0030433B" w:rsidP="0030433B">
      <w:pPr>
        <w:spacing w:after="0" w:line="240" w:lineRule="auto"/>
        <w:rPr>
          <w:ins w:id="10133" w:author="Author"/>
          <w:del w:id="10134" w:author="Haider Alhabibi" w:date="2022-02-18T09:46:00Z"/>
          <w:rFonts w:cs="Tahoma"/>
        </w:rPr>
      </w:pPr>
      <w:ins w:id="10135" w:author="Author">
        <w:del w:id="10136" w:author="Haider Alhabibi" w:date="2022-02-18T09:46:00Z">
          <w:r w:rsidDel="00B94FE3">
            <w:rPr>
              <w:rFonts w:cs="Tahoma"/>
            </w:rPr>
            <w:delText>LMCV</w:delText>
          </w:r>
          <w:r w:rsidRPr="008F7B89" w:rsidDel="00B94FE3">
            <w:rPr>
              <w:rFonts w:cs="Tahoma"/>
            </w:rPr>
            <w:delText>-MCH-24a-EnclosureAirLeakageWorksheet-SinglePointTest-Manual Meter.</w:delText>
          </w:r>
          <w:r w:rsidR="00D27BB3" w:rsidDel="00B94FE3">
            <w:rPr>
              <w:rFonts w:cs="Tahoma"/>
            </w:rPr>
            <w:delText>xsd</w:delText>
          </w:r>
        </w:del>
      </w:ins>
    </w:p>
    <w:p w14:paraId="2BFED9DA" w14:textId="25A3E9AD" w:rsidR="0030433B" w:rsidRPr="008F7B89" w:rsidDel="00B94FE3" w:rsidRDefault="0030433B" w:rsidP="0030433B">
      <w:pPr>
        <w:spacing w:after="0" w:line="240" w:lineRule="auto"/>
        <w:rPr>
          <w:ins w:id="10137" w:author="Author"/>
          <w:del w:id="10138" w:author="Haider Alhabibi" w:date="2022-02-18T09:46:00Z"/>
          <w:rFonts w:cs="Tahoma"/>
        </w:rPr>
      </w:pPr>
      <w:ins w:id="10139" w:author="Author">
        <w:del w:id="10140" w:author="Haider Alhabibi" w:date="2022-02-18T09:46:00Z">
          <w:r w:rsidDel="00B94FE3">
            <w:rPr>
              <w:rFonts w:cs="Tahoma"/>
            </w:rPr>
            <w:delText>LMCV</w:delText>
          </w:r>
          <w:r w:rsidRPr="008F7B89" w:rsidDel="00B94FE3">
            <w:rPr>
              <w:rFonts w:cs="Tahoma"/>
            </w:rPr>
            <w:delText>-MCH-24b-EnclosureAirLeakageWorksheet-SinglePointTest-Automatic Meter.</w:delText>
          </w:r>
          <w:r w:rsidR="00D27BB3" w:rsidDel="00B94FE3">
            <w:rPr>
              <w:rFonts w:cs="Tahoma"/>
            </w:rPr>
            <w:delText>xsd</w:delText>
          </w:r>
        </w:del>
      </w:ins>
    </w:p>
    <w:p w14:paraId="6AF857B6" w14:textId="0C0880DC" w:rsidR="0030433B" w:rsidRPr="008F7B89" w:rsidDel="00B94FE3" w:rsidRDefault="0030433B" w:rsidP="0030433B">
      <w:pPr>
        <w:spacing w:after="0" w:line="240" w:lineRule="auto"/>
        <w:rPr>
          <w:ins w:id="10141" w:author="Author"/>
          <w:del w:id="10142" w:author="Haider Alhabibi" w:date="2022-02-18T09:46:00Z"/>
          <w:rFonts w:cs="Tahoma"/>
        </w:rPr>
      </w:pPr>
      <w:ins w:id="10143" w:author="Author">
        <w:del w:id="10144" w:author="Haider Alhabibi" w:date="2022-02-18T09:46:00Z">
          <w:r w:rsidDel="00B94FE3">
            <w:rPr>
              <w:rFonts w:cs="Tahoma"/>
            </w:rPr>
            <w:delText>LMCV</w:delText>
          </w:r>
          <w:r w:rsidRPr="008F7B89" w:rsidDel="00B94FE3">
            <w:rPr>
              <w:rFonts w:cs="Tahoma"/>
            </w:rPr>
            <w:delText>-MCH-25a-RefrigerantCharge-Superheat.</w:delText>
          </w:r>
          <w:r w:rsidR="00D27BB3" w:rsidDel="00B94FE3">
            <w:rPr>
              <w:rFonts w:cs="Tahoma"/>
            </w:rPr>
            <w:delText>xsd</w:delText>
          </w:r>
        </w:del>
      </w:ins>
    </w:p>
    <w:p w14:paraId="5449C0F3" w14:textId="3D8E425D" w:rsidR="0030433B" w:rsidRPr="008F7B89" w:rsidDel="00B94FE3" w:rsidRDefault="0030433B" w:rsidP="0030433B">
      <w:pPr>
        <w:spacing w:after="0" w:line="240" w:lineRule="auto"/>
        <w:rPr>
          <w:ins w:id="10145" w:author="Author"/>
          <w:del w:id="10146" w:author="Haider Alhabibi" w:date="2022-02-18T09:46:00Z"/>
          <w:rFonts w:cs="Tahoma"/>
        </w:rPr>
      </w:pPr>
      <w:ins w:id="10147" w:author="Author">
        <w:del w:id="10148" w:author="Haider Alhabibi" w:date="2022-02-18T09:46:00Z">
          <w:r w:rsidDel="00B94FE3">
            <w:rPr>
              <w:rFonts w:cs="Tahoma"/>
            </w:rPr>
            <w:delText>LMCV</w:delText>
          </w:r>
          <w:r w:rsidRPr="008F7B89" w:rsidDel="00B94FE3">
            <w:rPr>
              <w:rFonts w:cs="Tahoma"/>
            </w:rPr>
            <w:delText>-MCH-25b-RefrigerantCharge-Subcooling.</w:delText>
          </w:r>
          <w:r w:rsidR="00D27BB3" w:rsidDel="00B94FE3">
            <w:rPr>
              <w:rFonts w:cs="Tahoma"/>
            </w:rPr>
            <w:delText>xsd</w:delText>
          </w:r>
        </w:del>
      </w:ins>
    </w:p>
    <w:p w14:paraId="2C7C1068" w14:textId="78F4E135" w:rsidR="0030433B" w:rsidRPr="008F7B89" w:rsidDel="00B94FE3" w:rsidRDefault="0030433B" w:rsidP="0030433B">
      <w:pPr>
        <w:spacing w:after="0" w:line="240" w:lineRule="auto"/>
        <w:rPr>
          <w:ins w:id="10149" w:author="Author"/>
          <w:del w:id="10150" w:author="Haider Alhabibi" w:date="2022-02-18T09:46:00Z"/>
          <w:rFonts w:cs="Tahoma"/>
        </w:rPr>
      </w:pPr>
      <w:ins w:id="10151" w:author="Author">
        <w:del w:id="10152" w:author="Haider Alhabibi" w:date="2022-02-18T09:46:00Z">
          <w:r w:rsidDel="00B94FE3">
            <w:rPr>
              <w:rFonts w:cs="Tahoma"/>
            </w:rPr>
            <w:delText>LMCV</w:delText>
          </w:r>
          <w:r w:rsidRPr="008F7B89" w:rsidDel="00B94FE3">
            <w:rPr>
              <w:rFonts w:cs="Tahoma"/>
            </w:rPr>
            <w:delText>-MCH-25c-RefrigerantCharge-WeighInObservation.</w:delText>
          </w:r>
          <w:r w:rsidR="00D27BB3" w:rsidDel="00B94FE3">
            <w:rPr>
              <w:rFonts w:cs="Tahoma"/>
            </w:rPr>
            <w:delText>xsd</w:delText>
          </w:r>
        </w:del>
      </w:ins>
    </w:p>
    <w:p w14:paraId="2E8E2F5D" w14:textId="23C6A2DB" w:rsidR="0030433B" w:rsidRPr="008F7B89" w:rsidDel="00B94FE3" w:rsidRDefault="0030433B" w:rsidP="0030433B">
      <w:pPr>
        <w:spacing w:after="0" w:line="240" w:lineRule="auto"/>
        <w:rPr>
          <w:ins w:id="10153" w:author="Author"/>
          <w:del w:id="10154" w:author="Haider Alhabibi" w:date="2022-02-18T09:46:00Z"/>
          <w:rFonts w:cs="Tahoma"/>
        </w:rPr>
      </w:pPr>
      <w:ins w:id="10155" w:author="Author">
        <w:del w:id="10156" w:author="Haider Alhabibi" w:date="2022-02-18T09:46:00Z">
          <w:r w:rsidDel="00B94FE3">
            <w:rPr>
              <w:rFonts w:cs="Tahoma"/>
            </w:rPr>
            <w:delText>LMCV</w:delText>
          </w:r>
          <w:r w:rsidRPr="008F7B89" w:rsidDel="00B94FE3">
            <w:rPr>
              <w:rFonts w:cs="Tahoma"/>
            </w:rPr>
            <w:delText>-MCH-25e-RefrigerantCharge-WinterSetup.</w:delText>
          </w:r>
          <w:r w:rsidR="00D27BB3" w:rsidDel="00B94FE3">
            <w:rPr>
              <w:rFonts w:cs="Tahoma"/>
            </w:rPr>
            <w:delText>xsd</w:delText>
          </w:r>
        </w:del>
      </w:ins>
    </w:p>
    <w:p w14:paraId="1FBBC480" w14:textId="16722083" w:rsidR="0030433B" w:rsidDel="00B94FE3" w:rsidRDefault="0030433B" w:rsidP="0030433B">
      <w:pPr>
        <w:spacing w:after="0" w:line="240" w:lineRule="auto"/>
        <w:rPr>
          <w:ins w:id="10157" w:author="Author"/>
          <w:del w:id="10158" w:author="Haider Alhabibi" w:date="2022-02-18T09:46:00Z"/>
          <w:rFonts w:cs="Tahoma"/>
        </w:rPr>
      </w:pPr>
      <w:ins w:id="10159" w:author="Author">
        <w:del w:id="10160" w:author="Haider Alhabibi" w:date="2022-02-18T09:46:00Z">
          <w:r w:rsidDel="00B94FE3">
            <w:rPr>
              <w:rFonts w:cs="Tahoma"/>
            </w:rPr>
            <w:delText>LMCV</w:delText>
          </w:r>
          <w:r w:rsidRPr="008F7B89" w:rsidDel="00B94FE3">
            <w:rPr>
              <w:rFonts w:cs="Tahoma"/>
            </w:rPr>
            <w:delText>-MCH-25f-RefrigerantCharge-PackagedSystemManufacturerCert.</w:delText>
          </w:r>
          <w:r w:rsidR="00D27BB3" w:rsidDel="00B94FE3">
            <w:rPr>
              <w:rFonts w:cs="Tahoma"/>
            </w:rPr>
            <w:delText>xsd</w:delText>
          </w:r>
        </w:del>
      </w:ins>
    </w:p>
    <w:p w14:paraId="016E2172" w14:textId="54595514" w:rsidR="0030433B" w:rsidRPr="008F7B89" w:rsidDel="00B94FE3" w:rsidRDefault="0030433B" w:rsidP="0030433B">
      <w:pPr>
        <w:spacing w:after="0" w:line="240" w:lineRule="auto"/>
        <w:rPr>
          <w:ins w:id="10161" w:author="Author"/>
          <w:del w:id="10162" w:author="Haider Alhabibi" w:date="2022-02-18T09:46:00Z"/>
          <w:rFonts w:cs="Tahoma"/>
        </w:rPr>
      </w:pPr>
      <w:ins w:id="10163" w:author="Author">
        <w:del w:id="10164" w:author="Haider Alhabibi" w:date="2022-02-18T09:46:00Z">
          <w:r w:rsidDel="00B94FE3">
            <w:rPr>
              <w:rFonts w:cs="Tahoma"/>
            </w:rPr>
            <w:delText>LMCV</w:delText>
          </w:r>
          <w:r w:rsidRPr="008F7B89" w:rsidDel="00B94FE3">
            <w:rPr>
              <w:rFonts w:cs="Tahoma"/>
            </w:rPr>
            <w:delText>-MCH-26-RatedSystemVerification.</w:delText>
          </w:r>
          <w:r w:rsidR="00D27BB3" w:rsidDel="00B94FE3">
            <w:rPr>
              <w:rFonts w:cs="Tahoma"/>
            </w:rPr>
            <w:delText>xsd</w:delText>
          </w:r>
        </w:del>
      </w:ins>
    </w:p>
    <w:p w14:paraId="7905B5B4" w14:textId="5B157062" w:rsidR="0030433B" w:rsidRPr="008F7B89" w:rsidDel="00B94FE3" w:rsidRDefault="0030433B" w:rsidP="0030433B">
      <w:pPr>
        <w:spacing w:after="0" w:line="240" w:lineRule="auto"/>
        <w:rPr>
          <w:ins w:id="10165" w:author="Author"/>
          <w:del w:id="10166" w:author="Haider Alhabibi" w:date="2022-02-18T09:46:00Z"/>
          <w:rFonts w:cs="Tahoma"/>
        </w:rPr>
      </w:pPr>
      <w:ins w:id="10167" w:author="Author">
        <w:del w:id="10168" w:author="Haider Alhabibi" w:date="2022-02-18T09:46:00Z">
          <w:r w:rsidDel="00B94FE3">
            <w:rPr>
              <w:rFonts w:cs="Tahoma"/>
            </w:rPr>
            <w:delText>LMCV</w:delText>
          </w:r>
          <w:r w:rsidRPr="008F7B89" w:rsidDel="00B94FE3">
            <w:rPr>
              <w:rFonts w:cs="Tahoma"/>
            </w:rPr>
            <w:delText>-MCH-27a-ContinuousMechVent-FanVentRateMethod.</w:delText>
          </w:r>
          <w:r w:rsidR="00D27BB3" w:rsidDel="00B94FE3">
            <w:rPr>
              <w:rFonts w:cs="Tahoma"/>
            </w:rPr>
            <w:delText>xsd</w:delText>
          </w:r>
        </w:del>
      </w:ins>
    </w:p>
    <w:p w14:paraId="6B18A96F" w14:textId="4A36E073" w:rsidR="0030433B" w:rsidRPr="008F7B89" w:rsidDel="00B94FE3" w:rsidRDefault="0030433B" w:rsidP="0030433B">
      <w:pPr>
        <w:spacing w:after="0" w:line="240" w:lineRule="auto"/>
        <w:rPr>
          <w:ins w:id="10169" w:author="Author"/>
          <w:del w:id="10170" w:author="Haider Alhabibi" w:date="2022-02-18T09:46:00Z"/>
          <w:rFonts w:cs="Tahoma"/>
        </w:rPr>
      </w:pPr>
      <w:ins w:id="10171" w:author="Author">
        <w:del w:id="10172" w:author="Haider Alhabibi" w:date="2022-02-18T09:46:00Z">
          <w:r w:rsidDel="00B94FE3">
            <w:rPr>
              <w:rFonts w:cs="Tahoma"/>
            </w:rPr>
            <w:delText>LMCV</w:delText>
          </w:r>
          <w:r w:rsidRPr="008F7B89" w:rsidDel="00B94FE3">
            <w:rPr>
              <w:rFonts w:cs="Tahoma"/>
            </w:rPr>
            <w:delText>-MCH-27b-ContinuousMechVent-TotalVentRateMethod.</w:delText>
          </w:r>
          <w:r w:rsidR="00D27BB3" w:rsidDel="00B94FE3">
            <w:rPr>
              <w:rFonts w:cs="Tahoma"/>
            </w:rPr>
            <w:delText>xsd</w:delText>
          </w:r>
        </w:del>
      </w:ins>
    </w:p>
    <w:p w14:paraId="2C28F40C" w14:textId="34FC7EF8" w:rsidR="0030433B" w:rsidRPr="008F7B89" w:rsidDel="00B94FE3" w:rsidRDefault="0030433B" w:rsidP="0030433B">
      <w:pPr>
        <w:spacing w:after="0" w:line="240" w:lineRule="auto"/>
        <w:rPr>
          <w:ins w:id="10173" w:author="Author"/>
          <w:del w:id="10174" w:author="Haider Alhabibi" w:date="2022-02-18T09:46:00Z"/>
          <w:rFonts w:cs="Tahoma"/>
        </w:rPr>
      </w:pPr>
      <w:ins w:id="10175" w:author="Author">
        <w:del w:id="10176" w:author="Haider Alhabibi" w:date="2022-02-18T09:46:00Z">
          <w:r w:rsidDel="00B94FE3">
            <w:rPr>
              <w:rFonts w:cs="Tahoma"/>
            </w:rPr>
            <w:delText>LMCV</w:delText>
          </w:r>
          <w:r w:rsidRPr="008F7B89" w:rsidDel="00B94FE3">
            <w:rPr>
              <w:rFonts w:cs="Tahoma"/>
            </w:rPr>
            <w:delText>-MCH-27c-SinglefamilyMultifamilyScheduledandRealTimeControl.</w:delText>
          </w:r>
          <w:r w:rsidR="00D27BB3" w:rsidDel="00B94FE3">
            <w:rPr>
              <w:rFonts w:cs="Tahoma"/>
            </w:rPr>
            <w:delText>xsd</w:delText>
          </w:r>
        </w:del>
      </w:ins>
    </w:p>
    <w:p w14:paraId="3A27396A" w14:textId="3A40D9F4" w:rsidR="0030433B" w:rsidRPr="008F7B89" w:rsidDel="00B94FE3" w:rsidRDefault="0030433B" w:rsidP="0030433B">
      <w:pPr>
        <w:spacing w:after="0" w:line="240" w:lineRule="auto"/>
        <w:rPr>
          <w:ins w:id="10177" w:author="Author"/>
          <w:del w:id="10178" w:author="Haider Alhabibi" w:date="2022-02-18T09:46:00Z"/>
          <w:rFonts w:cs="Tahoma"/>
        </w:rPr>
      </w:pPr>
      <w:ins w:id="10179" w:author="Author">
        <w:del w:id="10180" w:author="Haider Alhabibi" w:date="2022-02-18T09:46:00Z">
          <w:r w:rsidDel="00B94FE3">
            <w:rPr>
              <w:rFonts w:cs="Tahoma"/>
            </w:rPr>
            <w:delText>LMCV</w:delText>
          </w:r>
          <w:r w:rsidRPr="008F7B89" w:rsidDel="00B94FE3">
            <w:rPr>
              <w:rFonts w:cs="Tahoma"/>
            </w:rPr>
            <w:delText>-MCH-28-ReturnDuctAndFilterGrilleDesign-Table150.0-BorC.</w:delText>
          </w:r>
          <w:r w:rsidR="00D27BB3" w:rsidDel="00B94FE3">
            <w:rPr>
              <w:rFonts w:cs="Tahoma"/>
            </w:rPr>
            <w:delText>xsd</w:delText>
          </w:r>
        </w:del>
      </w:ins>
    </w:p>
    <w:p w14:paraId="0DD2752C" w14:textId="29BF95E8" w:rsidR="0030433B" w:rsidRPr="008F7B89" w:rsidDel="00B94FE3" w:rsidRDefault="0030433B" w:rsidP="0030433B">
      <w:pPr>
        <w:spacing w:after="0" w:line="240" w:lineRule="auto"/>
        <w:rPr>
          <w:ins w:id="10181" w:author="Author"/>
          <w:del w:id="10182" w:author="Haider Alhabibi" w:date="2022-02-18T09:46:00Z"/>
          <w:rFonts w:cs="Tahoma"/>
        </w:rPr>
      </w:pPr>
      <w:ins w:id="10183" w:author="Author">
        <w:del w:id="10184" w:author="Haider Alhabibi" w:date="2022-02-18T09:46:00Z">
          <w:r w:rsidDel="00B94FE3">
            <w:rPr>
              <w:rFonts w:cs="Tahoma"/>
            </w:rPr>
            <w:delText>LMCV</w:delText>
          </w:r>
          <w:r w:rsidRPr="008F7B89" w:rsidDel="00B94FE3">
            <w:rPr>
              <w:rFonts w:cs="Tahoma"/>
            </w:rPr>
            <w:delText>-MCH-29-SupplyDuctSurfaceAreaBuriedDucts.</w:delText>
          </w:r>
          <w:r w:rsidR="00D27BB3" w:rsidDel="00B94FE3">
            <w:rPr>
              <w:rFonts w:cs="Tahoma"/>
            </w:rPr>
            <w:delText>xsd</w:delText>
          </w:r>
        </w:del>
      </w:ins>
    </w:p>
    <w:p w14:paraId="5DE5CE68" w14:textId="4CB6D2DB" w:rsidR="0030433B" w:rsidRPr="008F7B89" w:rsidDel="00B94FE3" w:rsidRDefault="0030433B" w:rsidP="0030433B">
      <w:pPr>
        <w:spacing w:after="0" w:line="240" w:lineRule="auto"/>
        <w:rPr>
          <w:ins w:id="10185" w:author="Author"/>
          <w:del w:id="10186" w:author="Haider Alhabibi" w:date="2022-02-18T09:46:00Z"/>
          <w:rFonts w:cs="Tahoma"/>
        </w:rPr>
      </w:pPr>
      <w:ins w:id="10187" w:author="Author">
        <w:del w:id="10188" w:author="Haider Alhabibi" w:date="2022-02-18T09:46:00Z">
          <w:r w:rsidDel="00B94FE3">
            <w:rPr>
              <w:rFonts w:cs="Tahoma"/>
            </w:rPr>
            <w:delText>LMCV-</w:delText>
          </w:r>
          <w:r w:rsidRPr="008F7B89" w:rsidDel="00B94FE3">
            <w:rPr>
              <w:rFonts w:cs="Tahoma"/>
            </w:rPr>
            <w:delText>MCH-30-VentilationCooling.</w:delText>
          </w:r>
          <w:r w:rsidR="00D27BB3" w:rsidDel="00B94FE3">
            <w:rPr>
              <w:rFonts w:cs="Tahoma"/>
            </w:rPr>
            <w:delText>xsd</w:delText>
          </w:r>
        </w:del>
      </w:ins>
    </w:p>
    <w:p w14:paraId="542C592D" w14:textId="27B9F83C" w:rsidR="0030433B" w:rsidRPr="008F7B89" w:rsidDel="00B94FE3" w:rsidRDefault="0030433B" w:rsidP="0030433B">
      <w:pPr>
        <w:spacing w:after="0" w:line="240" w:lineRule="auto"/>
        <w:rPr>
          <w:ins w:id="10189" w:author="Author"/>
          <w:del w:id="10190" w:author="Haider Alhabibi" w:date="2022-02-18T09:46:00Z"/>
          <w:rFonts w:cs="Tahoma"/>
        </w:rPr>
      </w:pPr>
      <w:ins w:id="10191" w:author="Author">
        <w:del w:id="10192" w:author="Haider Alhabibi" w:date="2022-02-18T09:46:00Z">
          <w:r w:rsidDel="00B94FE3">
            <w:rPr>
              <w:rFonts w:cs="Tahoma"/>
            </w:rPr>
            <w:delText>LMCV</w:delText>
          </w:r>
          <w:r w:rsidRPr="008F7B89" w:rsidDel="00B94FE3">
            <w:rPr>
              <w:rFonts w:cs="Tahoma"/>
            </w:rPr>
            <w:delText>-MCH-31a-H-WholeHouseFanHERS-AirflowandWattsperWHF.</w:delText>
          </w:r>
          <w:r w:rsidR="00D27BB3" w:rsidDel="00B94FE3">
            <w:rPr>
              <w:rFonts w:cs="Tahoma"/>
            </w:rPr>
            <w:delText>xsd</w:delText>
          </w:r>
        </w:del>
      </w:ins>
    </w:p>
    <w:p w14:paraId="4465F4AE" w14:textId="3A118D15" w:rsidR="0030433B" w:rsidRPr="008F7B89" w:rsidDel="00B94FE3" w:rsidRDefault="0030433B" w:rsidP="0030433B">
      <w:pPr>
        <w:spacing w:after="0" w:line="240" w:lineRule="auto"/>
        <w:rPr>
          <w:ins w:id="10193" w:author="Author"/>
          <w:del w:id="10194" w:author="Haider Alhabibi" w:date="2022-02-18T09:46:00Z"/>
          <w:rFonts w:cs="Tahoma"/>
        </w:rPr>
      </w:pPr>
      <w:ins w:id="10195" w:author="Author">
        <w:del w:id="10196" w:author="Haider Alhabibi" w:date="2022-02-18T09:46:00Z">
          <w:r w:rsidDel="00B94FE3">
            <w:rPr>
              <w:rFonts w:cs="Tahoma"/>
            </w:rPr>
            <w:delText>LMCV</w:delText>
          </w:r>
          <w:r w:rsidRPr="008F7B89" w:rsidDel="00B94FE3">
            <w:rPr>
              <w:rFonts w:cs="Tahoma"/>
            </w:rPr>
            <w:delText>-MCH-31b-H-WholeHouseFanHERS-AirflowperWHFandTotalWatts.</w:delText>
          </w:r>
          <w:r w:rsidR="00D27BB3" w:rsidDel="00B94FE3">
            <w:rPr>
              <w:rFonts w:cs="Tahoma"/>
            </w:rPr>
            <w:delText>xsd</w:delText>
          </w:r>
        </w:del>
      </w:ins>
    </w:p>
    <w:p w14:paraId="16688F2E" w14:textId="47E5DFB2" w:rsidR="0030433B" w:rsidRPr="008F7B89" w:rsidDel="00B94FE3" w:rsidRDefault="0030433B" w:rsidP="0030433B">
      <w:pPr>
        <w:spacing w:after="0" w:line="240" w:lineRule="auto"/>
        <w:rPr>
          <w:ins w:id="10197" w:author="Author"/>
          <w:del w:id="10198" w:author="Haider Alhabibi" w:date="2022-02-18T09:46:00Z"/>
          <w:rFonts w:cs="Tahoma"/>
        </w:rPr>
      </w:pPr>
      <w:ins w:id="10199" w:author="Author">
        <w:del w:id="10200" w:author="Haider Alhabibi" w:date="2022-02-18T09:46:00Z">
          <w:r w:rsidDel="00B94FE3">
            <w:rPr>
              <w:rFonts w:cs="Tahoma"/>
            </w:rPr>
            <w:delText>LMCV</w:delText>
          </w:r>
          <w:r w:rsidRPr="008F7B89" w:rsidDel="00B94FE3">
            <w:rPr>
              <w:rFonts w:cs="Tahoma"/>
            </w:rPr>
            <w:delText>-MCH-31c-H-WholeHouseFanHERS-TotalAirflowandWattsperWHF.</w:delText>
          </w:r>
          <w:r w:rsidR="00D27BB3" w:rsidDel="00B94FE3">
            <w:rPr>
              <w:rFonts w:cs="Tahoma"/>
            </w:rPr>
            <w:delText>xsd</w:delText>
          </w:r>
        </w:del>
      </w:ins>
    </w:p>
    <w:p w14:paraId="444994A1" w14:textId="76BF8837" w:rsidR="0030433B" w:rsidRPr="008F7B89" w:rsidDel="00B94FE3" w:rsidRDefault="0030433B" w:rsidP="0030433B">
      <w:pPr>
        <w:spacing w:after="0" w:line="240" w:lineRule="auto"/>
        <w:rPr>
          <w:ins w:id="10201" w:author="Author"/>
          <w:del w:id="10202" w:author="Haider Alhabibi" w:date="2022-02-18T09:46:00Z"/>
          <w:rFonts w:cs="Tahoma"/>
        </w:rPr>
      </w:pPr>
      <w:ins w:id="10203" w:author="Author">
        <w:del w:id="10204" w:author="Haider Alhabibi" w:date="2022-02-18T09:46:00Z">
          <w:r w:rsidDel="00B94FE3">
            <w:rPr>
              <w:rFonts w:cs="Tahoma"/>
            </w:rPr>
            <w:delText>LMCV</w:delText>
          </w:r>
          <w:r w:rsidRPr="008F7B89" w:rsidDel="00B94FE3">
            <w:rPr>
              <w:rFonts w:cs="Tahoma"/>
            </w:rPr>
            <w:delText>-MCH-31d-H-WholeHouseFanHERS-TotalAirflowandWatts.</w:delText>
          </w:r>
          <w:r w:rsidR="00D27BB3" w:rsidDel="00B94FE3">
            <w:rPr>
              <w:rFonts w:cs="Tahoma"/>
            </w:rPr>
            <w:delText>xsd</w:delText>
          </w:r>
        </w:del>
      </w:ins>
    </w:p>
    <w:p w14:paraId="55D7B1D0" w14:textId="5B70D512" w:rsidR="0030433B" w:rsidRPr="008F7B89" w:rsidDel="00B94FE3" w:rsidRDefault="0030433B" w:rsidP="0030433B">
      <w:pPr>
        <w:spacing w:after="0" w:line="240" w:lineRule="auto"/>
        <w:rPr>
          <w:ins w:id="10205" w:author="Author"/>
          <w:del w:id="10206" w:author="Haider Alhabibi" w:date="2022-02-18T09:46:00Z"/>
          <w:rFonts w:cs="Tahoma"/>
        </w:rPr>
      </w:pPr>
      <w:ins w:id="10207" w:author="Author">
        <w:del w:id="10208" w:author="Haider Alhabibi" w:date="2022-02-18T09:46:00Z">
          <w:r w:rsidDel="00B94FE3">
            <w:rPr>
              <w:rFonts w:cs="Tahoma"/>
            </w:rPr>
            <w:delText>LMCV</w:delText>
          </w:r>
          <w:r w:rsidRPr="008F7B89" w:rsidDel="00B94FE3">
            <w:rPr>
              <w:rFonts w:cs="Tahoma"/>
            </w:rPr>
            <w:delText>-MCH-32-KitchenVentilation.</w:delText>
          </w:r>
          <w:r w:rsidR="00D27BB3" w:rsidDel="00B94FE3">
            <w:rPr>
              <w:rFonts w:cs="Tahoma"/>
            </w:rPr>
            <w:delText>xsd</w:delText>
          </w:r>
        </w:del>
      </w:ins>
    </w:p>
    <w:p w14:paraId="4ECD63C9" w14:textId="69C70555" w:rsidR="0030433B" w:rsidRPr="008F7B89" w:rsidDel="00B94FE3" w:rsidRDefault="0030433B" w:rsidP="0030433B">
      <w:pPr>
        <w:spacing w:after="0" w:line="240" w:lineRule="auto"/>
        <w:rPr>
          <w:ins w:id="10209" w:author="Author"/>
          <w:del w:id="10210" w:author="Haider Alhabibi" w:date="2022-02-18T09:46:00Z"/>
          <w:rFonts w:cs="Tahoma"/>
        </w:rPr>
      </w:pPr>
      <w:ins w:id="10211" w:author="Author">
        <w:del w:id="10212" w:author="Haider Alhabibi" w:date="2022-02-18T09:46:00Z">
          <w:r w:rsidDel="00B94FE3">
            <w:rPr>
              <w:rFonts w:cs="Tahoma"/>
            </w:rPr>
            <w:delText>LMCV</w:delText>
          </w:r>
          <w:r w:rsidRPr="008F7B89" w:rsidDel="00B94FE3">
            <w:rPr>
              <w:rFonts w:cs="Tahoma"/>
            </w:rPr>
            <w:delText>-MCH-33-VchpComplianceCredit.</w:delText>
          </w:r>
          <w:r w:rsidR="00D27BB3" w:rsidDel="00B94FE3">
            <w:rPr>
              <w:rFonts w:cs="Tahoma"/>
            </w:rPr>
            <w:delText>xsd</w:delText>
          </w:r>
        </w:del>
      </w:ins>
    </w:p>
    <w:p w14:paraId="3879ED16" w14:textId="256041BB" w:rsidR="0030433B" w:rsidDel="00B94FE3" w:rsidRDefault="0030433B" w:rsidP="0030433B">
      <w:pPr>
        <w:spacing w:after="0" w:line="240" w:lineRule="auto"/>
        <w:rPr>
          <w:ins w:id="10213" w:author="Author"/>
          <w:del w:id="10214" w:author="Haider Alhabibi" w:date="2022-02-18T09:46:00Z"/>
          <w:rFonts w:cs="Tahoma"/>
        </w:rPr>
      </w:pPr>
      <w:ins w:id="10215" w:author="Author">
        <w:del w:id="10216" w:author="Haider Alhabibi" w:date="2022-02-18T09:46:00Z">
          <w:r w:rsidDel="00B94FE3">
            <w:rPr>
              <w:rFonts w:cs="Tahoma"/>
            </w:rPr>
            <w:delText>LMCV</w:delText>
          </w:r>
          <w:r w:rsidRPr="008F7B89" w:rsidDel="00B94FE3">
            <w:rPr>
              <w:rFonts w:cs="Tahoma"/>
            </w:rPr>
            <w:delText>-PLB-21-HERS-MultifamilyCentralHotWaterSystemDistribution.</w:delText>
          </w:r>
          <w:r w:rsidR="00D27BB3" w:rsidDel="00B94FE3">
            <w:rPr>
              <w:rFonts w:cs="Tahoma"/>
            </w:rPr>
            <w:delText>xsd</w:delText>
          </w:r>
        </w:del>
      </w:ins>
    </w:p>
    <w:p w14:paraId="3E7F6D09" w14:textId="7FCBB677" w:rsidR="0030433B" w:rsidRPr="0030433B" w:rsidRDefault="0030433B" w:rsidP="00AD631D">
      <w:pPr>
        <w:spacing w:after="0" w:line="240" w:lineRule="auto"/>
        <w:rPr>
          <w:rFonts w:cs="Tahoma"/>
          <w:b/>
          <w:bCs/>
          <w:szCs w:val="24"/>
        </w:rPr>
      </w:pPr>
      <w:ins w:id="10217" w:author="Author">
        <w:del w:id="10218" w:author="Haider Alhabibi" w:date="2022-02-18T09:46:00Z">
          <w:r w:rsidDel="00B94FE3">
            <w:rPr>
              <w:rFonts w:cs="Tahoma"/>
            </w:rPr>
            <w:delText>LMCV</w:delText>
          </w:r>
          <w:r w:rsidRPr="008F7B89" w:rsidDel="00B94FE3">
            <w:rPr>
              <w:rFonts w:cs="Tahoma"/>
            </w:rPr>
            <w:delText>-PLB-22-HERS-SingleDwellingUnitHotWaterSystemDistribution</w:delText>
          </w:r>
        </w:del>
        <w:del w:id="10219" w:author="Haider Alhabibi" w:date="2022-02-18T09:47:00Z">
          <w:r w:rsidRPr="008F7B89" w:rsidDel="00B94FE3">
            <w:rPr>
              <w:rFonts w:cs="Tahoma"/>
            </w:rPr>
            <w:delText>.</w:delText>
          </w:r>
          <w:r w:rsidR="00D27BB3" w:rsidDel="00B94FE3">
            <w:rPr>
              <w:rFonts w:cs="Tahoma"/>
            </w:rPr>
            <w:delText>xsd</w:delText>
          </w:r>
        </w:del>
      </w:ins>
    </w:p>
    <w:p w14:paraId="4EB914BA" w14:textId="7549C5A6" w:rsidR="00FE11E4" w:rsidRDefault="00EF2249" w:rsidP="001302DF">
      <w:pPr>
        <w:rPr>
          <w:ins w:id="10220" w:author="Haider Alhabibi" w:date="2022-02-18T08:04:00Z"/>
          <w:rFonts w:cs="Tahoma"/>
          <w:szCs w:val="24"/>
        </w:rPr>
      </w:pPr>
      <w:r w:rsidRPr="0024633A">
        <w:rPr>
          <w:rFonts w:cs="Tahoma"/>
          <w:szCs w:val="24"/>
        </w:rPr>
        <w:t xml:space="preserve">The contents of the file </w:t>
      </w:r>
      <w:r w:rsidR="00A26D90" w:rsidRPr="0024633A">
        <w:rPr>
          <w:rFonts w:cs="Tahoma"/>
          <w:szCs w:val="24"/>
        </w:rPr>
        <w:t xml:space="preserve">named </w:t>
      </w:r>
      <w:r w:rsidRPr="0024633A">
        <w:rPr>
          <w:rFonts w:cs="Tahoma"/>
          <w:szCs w:val="24"/>
        </w:rPr>
        <w:t>CF2RM</w:t>
      </w:r>
      <w:r w:rsidR="00A07898" w:rsidRPr="0024633A">
        <w:rPr>
          <w:rFonts w:cs="Tahoma"/>
          <w:szCs w:val="24"/>
        </w:rPr>
        <w:t>CH</w:t>
      </w:r>
      <w:r w:rsidRPr="0024633A">
        <w:rPr>
          <w:rFonts w:cs="Tahoma"/>
          <w:szCs w:val="24"/>
        </w:rPr>
        <w:t xml:space="preserve">01bE.xsd </w:t>
      </w:r>
      <w:ins w:id="10221" w:author="Haider Alhabibi" w:date="2022-02-18T08:02:00Z">
        <w:r w:rsidR="00363957">
          <w:rPr>
            <w:rFonts w:cs="Tahoma"/>
            <w:szCs w:val="24"/>
          </w:rPr>
          <w:t xml:space="preserve">at </w:t>
        </w:r>
        <w:r w:rsidR="008C418F">
          <w:rPr>
            <w:rFonts w:cs="Tahoma"/>
            <w:szCs w:val="24"/>
          </w:rPr>
          <w:t>following URL</w:t>
        </w:r>
      </w:ins>
      <w:del w:id="10222" w:author="Haider Alhabibi" w:date="2022-02-18T08:02:00Z">
        <w:r w:rsidRPr="0024633A" w:rsidDel="008C418F">
          <w:rPr>
            <w:rFonts w:cs="Tahoma"/>
            <w:szCs w:val="24"/>
          </w:rPr>
          <w:delText>follows</w:delText>
        </w:r>
      </w:del>
      <w:r w:rsidRPr="0024633A">
        <w:rPr>
          <w:rFonts w:cs="Tahoma"/>
          <w:szCs w:val="24"/>
        </w:rPr>
        <w:t>.</w:t>
      </w:r>
    </w:p>
    <w:p w14:paraId="2A3078ED" w14:textId="0BC7CC24" w:rsidR="00BB37C3" w:rsidRDefault="00AD631D" w:rsidP="001302DF">
      <w:pPr>
        <w:rPr>
          <w:rFonts w:cs="Tahoma"/>
          <w:szCs w:val="24"/>
        </w:rPr>
      </w:pPr>
      <w:r>
        <w:rPr>
          <w:rFonts w:cs="Tahoma"/>
          <w:szCs w:val="24"/>
        </w:rPr>
        <w:lastRenderedPageBreak/>
        <w:fldChar w:fldCharType="begin"/>
      </w:r>
      <w:r>
        <w:rPr>
          <w:rFonts w:cs="Tahoma"/>
          <w:szCs w:val="24"/>
        </w:rPr>
        <w:instrText xml:space="preserve"> HYPERLINK "</w:instrText>
      </w:r>
      <w:ins w:id="10223" w:author="Haider Alhabibi" w:date="2022-02-18T08:04:00Z">
        <w:r w:rsidRPr="00BB37C3">
          <w:rPr>
            <w:rFonts w:cs="Tahoma"/>
            <w:szCs w:val="24"/>
          </w:rPr>
          <w:instrText>https://github.com/california-energy-commission/2022-HERS-Documents-Schema/tree/main/schema/CF2R</w:instrText>
        </w:r>
      </w:ins>
      <w:r>
        <w:rPr>
          <w:rFonts w:cs="Tahoma"/>
          <w:szCs w:val="24"/>
        </w:rPr>
        <w:instrText xml:space="preserve">" </w:instrText>
      </w:r>
      <w:r>
        <w:rPr>
          <w:rFonts w:cs="Tahoma"/>
          <w:szCs w:val="24"/>
        </w:rPr>
        <w:fldChar w:fldCharType="separate"/>
      </w:r>
      <w:ins w:id="10224" w:author="Haider Alhabibi" w:date="2022-02-18T08:04:00Z">
        <w:r w:rsidRPr="002E67C9">
          <w:rPr>
            <w:rStyle w:val="Hyperlink"/>
            <w:rFonts w:cs="Tahoma"/>
            <w:szCs w:val="24"/>
          </w:rPr>
          <w:t>https://github.com/california-energy-commission/2022-HERS-Documents-Schema/tree/main/schema/CF2R</w:t>
        </w:r>
      </w:ins>
      <w:r>
        <w:rPr>
          <w:rFonts w:cs="Tahoma"/>
          <w:szCs w:val="24"/>
        </w:rPr>
        <w:fldChar w:fldCharType="end"/>
      </w:r>
    </w:p>
    <w:p w14:paraId="61B08FA0" w14:textId="1B638739" w:rsidR="0030433B" w:rsidRPr="0024633A" w:rsidRDefault="0030433B" w:rsidP="0030433B">
      <w:pPr>
        <w:rPr>
          <w:ins w:id="10225" w:author="Author"/>
          <w:rFonts w:cs="Tahoma"/>
          <w:szCs w:val="24"/>
        </w:rPr>
      </w:pPr>
      <w:ins w:id="10226" w:author="Author">
        <w:r w:rsidRPr="0024633A">
          <w:rPr>
            <w:rFonts w:cs="Tahoma"/>
            <w:szCs w:val="24"/>
          </w:rPr>
          <w:t xml:space="preserve">The contents of the file named </w:t>
        </w:r>
        <w:r>
          <w:rPr>
            <w:rFonts w:cs="Tahoma"/>
            <w:szCs w:val="24"/>
          </w:rPr>
          <w:t>LMCCENV</w:t>
        </w:r>
        <w:r w:rsidRPr="0024633A">
          <w:rPr>
            <w:rFonts w:cs="Tahoma"/>
            <w:szCs w:val="24"/>
          </w:rPr>
          <w:t xml:space="preserve">E.xsd </w:t>
        </w:r>
      </w:ins>
      <w:ins w:id="10227" w:author="Haider Alhabibi" w:date="2022-02-18T09:53:00Z">
        <w:r w:rsidR="004D4273">
          <w:rPr>
            <w:rFonts w:cs="Tahoma"/>
            <w:szCs w:val="24"/>
          </w:rPr>
          <w:t xml:space="preserve">at following </w:t>
        </w:r>
      </w:ins>
      <w:ins w:id="10228" w:author="Alhabibi, Haider@Energy" w:date="2022-02-18T09:53:00Z">
        <w:r w:rsidR="004D4273">
          <w:rPr>
            <w:rFonts w:cs="Tahoma"/>
            <w:szCs w:val="24"/>
          </w:rPr>
          <w:t>URL</w:t>
        </w:r>
      </w:ins>
      <w:ins w:id="10229" w:author="Author">
        <w:del w:id="10230" w:author="Alhabibi, Haider@Energy" w:date="2022-02-18T09:53:00Z">
          <w:r w:rsidRPr="0024633A" w:rsidDel="004D4273">
            <w:rPr>
              <w:rFonts w:cs="Tahoma"/>
              <w:szCs w:val="24"/>
            </w:rPr>
            <w:delText>follows</w:delText>
          </w:r>
        </w:del>
        <w:r w:rsidRPr="0024633A">
          <w:rPr>
            <w:rFonts w:cs="Tahoma"/>
            <w:szCs w:val="24"/>
          </w:rPr>
          <w:t>.</w:t>
        </w:r>
      </w:ins>
      <w:ins w:id="10231" w:author="Haider Alhabibi" w:date="2022-02-18T09:53:00Z">
        <w:r w:rsidR="004D4273">
          <w:rPr>
            <w:rFonts w:cs="Tahoma"/>
            <w:szCs w:val="24"/>
          </w:rPr>
          <w:t>URL</w:t>
        </w:r>
      </w:ins>
      <w:ins w:id="10232" w:author="Author">
        <w:del w:id="10233" w:author="Haider Alhabibi" w:date="2022-02-18T09:53:00Z">
          <w:r w:rsidRPr="0024633A" w:rsidDel="004D4273">
            <w:rPr>
              <w:rFonts w:cs="Tahoma"/>
              <w:szCs w:val="24"/>
            </w:rPr>
            <w:delText>follows</w:delText>
          </w:r>
        </w:del>
        <w:r w:rsidRPr="0024633A">
          <w:rPr>
            <w:rFonts w:cs="Tahoma"/>
            <w:szCs w:val="24"/>
          </w:rPr>
          <w:t>.</w:t>
        </w:r>
      </w:ins>
    </w:p>
    <w:p w14:paraId="54E63E7D" w14:textId="6A374BCB" w:rsidR="009B1158" w:rsidRDefault="00AD631D" w:rsidP="0030433B">
      <w:pPr>
        <w:spacing w:after="0" w:line="240" w:lineRule="auto"/>
        <w:rPr>
          <w:rFonts w:cs="Tahoma"/>
        </w:rPr>
      </w:pPr>
      <w:r>
        <w:rPr>
          <w:rFonts w:cs="Tahoma"/>
        </w:rPr>
        <w:fldChar w:fldCharType="begin"/>
      </w:r>
      <w:r>
        <w:rPr>
          <w:rFonts w:cs="Tahoma"/>
        </w:rPr>
        <w:instrText xml:space="preserve"> HYPERLINK "</w:instrText>
      </w:r>
      <w:ins w:id="10234" w:author="Haider Alhabibi" w:date="2022-02-18T09:53:00Z">
        <w:r w:rsidRPr="00B24FDA">
          <w:rPr>
            <w:rFonts w:cs="Tahoma"/>
          </w:rPr>
          <w:instrText>https://github.com/california-energy-commission/2022-HERS-Documents-Schema/tree/main/schema</w:instrText>
        </w:r>
      </w:ins>
      <w:r>
        <w:rPr>
          <w:rFonts w:cs="Tahoma"/>
        </w:rPr>
        <w:instrText xml:space="preserve">" </w:instrText>
      </w:r>
      <w:r>
        <w:rPr>
          <w:rFonts w:cs="Tahoma"/>
        </w:rPr>
        <w:fldChar w:fldCharType="separate"/>
      </w:r>
      <w:ins w:id="10235" w:author="Haider Alhabibi" w:date="2022-02-18T09:53:00Z">
        <w:r w:rsidRPr="002E67C9">
          <w:rPr>
            <w:rStyle w:val="Hyperlink"/>
            <w:rFonts w:cs="Tahoma"/>
          </w:rPr>
          <w:t>https://github.com/california-energy-commission/2022-HERS-Documents-Schema/tree/main/schema</w:t>
        </w:r>
      </w:ins>
      <w:r>
        <w:rPr>
          <w:rFonts w:cs="Tahoma"/>
        </w:rPr>
        <w:fldChar w:fldCharType="end"/>
      </w:r>
    </w:p>
    <w:p w14:paraId="02BC9317" w14:textId="77777777" w:rsidR="00AD631D" w:rsidRPr="0024633A" w:rsidRDefault="00AD631D" w:rsidP="0030433B">
      <w:pPr>
        <w:spacing w:after="0" w:line="240" w:lineRule="auto"/>
        <w:rPr>
          <w:rFonts w:cs="Tahoma"/>
        </w:rPr>
      </w:pPr>
    </w:p>
    <w:sectPr w:rsidR="00AD631D" w:rsidRPr="0024633A" w:rsidSect="00E548DA">
      <w:headerReference w:type="default" r:id="rId60"/>
      <w:footerReference w:type="default" r:id="rId61"/>
      <w:pgSz w:w="12240" w:h="15840" w:code="1"/>
      <w:pgMar w:top="1440" w:right="1152" w:bottom="1008"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A5832" w14:textId="77777777" w:rsidR="00411FA1" w:rsidRDefault="00411FA1" w:rsidP="002632A7">
      <w:r>
        <w:separator/>
      </w:r>
    </w:p>
  </w:endnote>
  <w:endnote w:type="continuationSeparator" w:id="0">
    <w:p w14:paraId="2E2FEF35" w14:textId="77777777" w:rsidR="00411FA1" w:rsidRDefault="00411FA1" w:rsidP="002632A7">
      <w:r>
        <w:continuationSeparator/>
      </w:r>
    </w:p>
  </w:endnote>
  <w:endnote w:type="continuationNotice" w:id="1">
    <w:p w14:paraId="7C2CBA8C" w14:textId="77777777" w:rsidR="00411FA1" w:rsidRDefault="00411F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JIKNK F+ Myriad Pro">
    <w:altName w:val="Calibri"/>
    <w:panose1 w:val="00000000000000000000"/>
    <w:charset w:val="00"/>
    <w:family w:val="swiss"/>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Univers (W1)">
    <w:altName w:val="Arial"/>
    <w:panose1 w:val="00000000000000000000"/>
    <w:charset w:val="00"/>
    <w:family w:val="swiss"/>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2320375"/>
      <w:docPartObj>
        <w:docPartGallery w:val="Page Numbers (Bottom of Page)"/>
        <w:docPartUnique/>
      </w:docPartObj>
    </w:sdtPr>
    <w:sdtEndPr>
      <w:rPr>
        <w:noProof/>
        <w:sz w:val="24"/>
      </w:rPr>
    </w:sdtEndPr>
    <w:sdtContent>
      <w:p w14:paraId="3559C4E2" w14:textId="624104A1" w:rsidR="00B26B54" w:rsidRPr="002C15D2" w:rsidRDefault="00B26B54" w:rsidP="00AB49A2">
        <w:pPr>
          <w:pStyle w:val="Footer"/>
          <w:jc w:val="center"/>
          <w:rPr>
            <w:sz w:val="24"/>
          </w:rPr>
        </w:pPr>
        <w:r w:rsidRPr="002C15D2">
          <w:rPr>
            <w:sz w:val="24"/>
          </w:rPr>
          <w:fldChar w:fldCharType="begin"/>
        </w:r>
        <w:r w:rsidRPr="002C15D2">
          <w:rPr>
            <w:sz w:val="24"/>
          </w:rPr>
          <w:instrText xml:space="preserve"> PAGE   \* MERGEFORMAT </w:instrText>
        </w:r>
        <w:r w:rsidRPr="002C15D2">
          <w:rPr>
            <w:sz w:val="24"/>
          </w:rPr>
          <w:fldChar w:fldCharType="separate"/>
        </w:r>
        <w:r>
          <w:rPr>
            <w:noProof/>
            <w:sz w:val="24"/>
          </w:rPr>
          <w:t>x</w:t>
        </w:r>
        <w:r w:rsidRPr="002C15D2">
          <w:rPr>
            <w:noProof/>
            <w:sz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63604" w14:textId="101B672A" w:rsidR="00B26B54" w:rsidRPr="002C15D2" w:rsidRDefault="00B26B54" w:rsidP="000F4022">
    <w:pPr>
      <w:pStyle w:val="Footer"/>
      <w:jc w:val="center"/>
      <w:rPr>
        <w:sz w:val="24"/>
      </w:rPr>
    </w:pPr>
    <w:r w:rsidRPr="002C15D2">
      <w:rPr>
        <w:sz w:val="24"/>
      </w:rPr>
      <w:fldChar w:fldCharType="begin"/>
    </w:r>
    <w:r w:rsidRPr="002C15D2">
      <w:rPr>
        <w:sz w:val="24"/>
      </w:rPr>
      <w:instrText xml:space="preserve"> PAGE  \* Arabic  \* MERGEFORMAT </w:instrText>
    </w:r>
    <w:r w:rsidRPr="002C15D2">
      <w:rPr>
        <w:sz w:val="24"/>
      </w:rPr>
      <w:fldChar w:fldCharType="separate"/>
    </w:r>
    <w:r w:rsidRPr="00353A18">
      <w:rPr>
        <w:i w:val="0"/>
        <w:noProof/>
        <w:sz w:val="24"/>
      </w:rPr>
      <w:t>79</w:t>
    </w:r>
    <w:r w:rsidRPr="002C15D2">
      <w:rPr>
        <w:i w:val="0"/>
        <w:noProof/>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41D1A" w14:textId="396CAB57" w:rsidR="00B26B54" w:rsidRPr="001804FD" w:rsidRDefault="00B26B54" w:rsidP="00AB49A2">
    <w:pPr>
      <w:pStyle w:val="Footer"/>
      <w:jc w:val="center"/>
      <w:rPr>
        <w:sz w:val="24"/>
      </w:rPr>
    </w:pPr>
    <w:r w:rsidRPr="001804FD">
      <w:rPr>
        <w:noProof/>
        <w:sz w:val="24"/>
      </w:rPr>
      <w:t>A-</w:t>
    </w:r>
    <w:r w:rsidRPr="001804FD">
      <w:rPr>
        <w:sz w:val="24"/>
      </w:rPr>
      <w:fldChar w:fldCharType="begin"/>
    </w:r>
    <w:r w:rsidRPr="001804FD">
      <w:rPr>
        <w:sz w:val="24"/>
      </w:rPr>
      <w:instrText xml:space="preserve"> PAGE   \* MERGEFORMAT </w:instrText>
    </w:r>
    <w:r w:rsidRPr="001804FD">
      <w:rPr>
        <w:sz w:val="24"/>
      </w:rPr>
      <w:fldChar w:fldCharType="separate"/>
    </w:r>
    <w:r>
      <w:rPr>
        <w:noProof/>
        <w:sz w:val="24"/>
      </w:rPr>
      <w:t>37</w:t>
    </w:r>
    <w:r w:rsidRPr="001804FD">
      <w:rPr>
        <w:noProof/>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6F502" w14:textId="696A1A2A" w:rsidR="00B26B54" w:rsidRPr="001804FD" w:rsidRDefault="00B26B54" w:rsidP="00862AD1">
    <w:pPr>
      <w:pStyle w:val="Footer"/>
      <w:jc w:val="center"/>
      <w:rPr>
        <w:sz w:val="24"/>
      </w:rPr>
    </w:pPr>
    <w:r w:rsidRPr="001804FD">
      <w:rPr>
        <w:sz w:val="24"/>
      </w:rPr>
      <w:t>B-</w:t>
    </w:r>
    <w:r w:rsidRPr="001804FD">
      <w:rPr>
        <w:sz w:val="24"/>
      </w:rPr>
      <w:fldChar w:fldCharType="begin"/>
    </w:r>
    <w:r w:rsidRPr="001804FD">
      <w:rPr>
        <w:sz w:val="24"/>
      </w:rPr>
      <w:instrText xml:space="preserve"> PAGE   \* MERGEFORMAT </w:instrText>
    </w:r>
    <w:r w:rsidRPr="001804FD">
      <w:rPr>
        <w:sz w:val="24"/>
      </w:rPr>
      <w:fldChar w:fldCharType="separate"/>
    </w:r>
    <w:r>
      <w:rPr>
        <w:noProof/>
        <w:sz w:val="24"/>
      </w:rPr>
      <w:t>1</w:t>
    </w:r>
    <w:r w:rsidRPr="001804FD">
      <w:rPr>
        <w:noProof/>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D4A74" w14:textId="77777777" w:rsidR="00411FA1" w:rsidRDefault="00411FA1" w:rsidP="002632A7">
      <w:r>
        <w:separator/>
      </w:r>
    </w:p>
  </w:footnote>
  <w:footnote w:type="continuationSeparator" w:id="0">
    <w:p w14:paraId="5384F197" w14:textId="77777777" w:rsidR="00411FA1" w:rsidRDefault="00411FA1" w:rsidP="002632A7">
      <w:r>
        <w:continuationSeparator/>
      </w:r>
    </w:p>
  </w:footnote>
  <w:footnote w:type="continuationNotice" w:id="1">
    <w:p w14:paraId="45917106" w14:textId="77777777" w:rsidR="00411FA1" w:rsidRDefault="00411FA1">
      <w:pPr>
        <w:spacing w:after="0" w:line="240" w:lineRule="auto"/>
      </w:pPr>
    </w:p>
  </w:footnote>
  <w:footnote w:id="2">
    <w:p w14:paraId="09B3D4D2" w14:textId="67FD56EA" w:rsidR="00FA02D1" w:rsidRPr="00FA02D1" w:rsidRDefault="00A871EE" w:rsidP="00FA02D1">
      <w:pPr>
        <w:spacing w:after="240"/>
        <w:rPr>
          <w:ins w:id="4021" w:author="Haider Alhabibi" w:date="2022-01-30T13:16:00Z"/>
          <w:rFonts w:cs="Tahoma"/>
          <w:sz w:val="20"/>
          <w:szCs w:val="20"/>
        </w:rPr>
      </w:pPr>
      <w:ins w:id="4022" w:author="Haider Alhabibi" w:date="2022-01-30T13:25:00Z">
        <w:r>
          <w:rPr>
            <w:rStyle w:val="FootnoteReference"/>
            <w:rFonts w:cs="Tahoma"/>
          </w:rPr>
          <w:footnoteRef/>
        </w:r>
        <w:r w:rsidR="00FC7CE8">
          <w:rPr>
            <w:rFonts w:cs="Tahoma"/>
            <w:sz w:val="20"/>
            <w:szCs w:val="20"/>
          </w:rPr>
          <w:t xml:space="preserve"> </w:t>
        </w:r>
      </w:ins>
      <w:ins w:id="4023" w:author="Haider Alhabibi" w:date="2022-02-03T12:04:00Z">
        <w:r w:rsidR="003A68FF" w:rsidRPr="003A68FF">
          <w:rPr>
            <w:rFonts w:cs="Tahoma"/>
            <w:sz w:val="20"/>
            <w:szCs w:val="20"/>
          </w:rPr>
          <w:t>F</w:t>
        </w:r>
        <w:r w:rsidR="00BC1973" w:rsidRPr="003A68FF">
          <w:rPr>
            <w:rFonts w:cs="Tahoma"/>
            <w:sz w:val="20"/>
            <w:szCs w:val="20"/>
          </w:rPr>
          <w:t>ootnotes</w:t>
        </w:r>
        <w:r w:rsidR="003A68FF" w:rsidRPr="003A68FF">
          <w:rPr>
            <w:rFonts w:cs="Tahoma"/>
            <w:sz w:val="20"/>
            <w:szCs w:val="20"/>
          </w:rPr>
          <w:t>:</w:t>
        </w:r>
        <w:r w:rsidR="003A68FF">
          <w:rPr>
            <w:rFonts w:cs="Tahoma"/>
            <w:sz w:val="20"/>
            <w:szCs w:val="20"/>
          </w:rPr>
          <w:t xml:space="preserve"> </w:t>
        </w:r>
      </w:ins>
      <w:ins w:id="4024" w:author="Haider Alhabibi" w:date="2022-01-30T13:15:00Z">
        <w:r w:rsidR="00AE1543" w:rsidRPr="00FA02D1">
          <w:rPr>
            <w:rFonts w:cs="Tahoma"/>
            <w:sz w:val="20"/>
            <w:szCs w:val="20"/>
          </w:rPr>
          <w:t>Staff Paper Approval Process</w:t>
        </w:r>
      </w:ins>
    </w:p>
    <w:p w14:paraId="011559EE" w14:textId="56DCADD9" w:rsidR="00FA02D1" w:rsidRPr="00FA02D1" w:rsidRDefault="002452EC" w:rsidP="00D52807">
      <w:pPr>
        <w:spacing w:after="240"/>
        <w:rPr>
          <w:sz w:val="20"/>
          <w:szCs w:val="20"/>
        </w:rPr>
      </w:pPr>
      <w:ins w:id="4025" w:author="Haider Alhabibi" w:date="2022-01-30T13:15:00Z">
        <w:r w:rsidRPr="00FA02D1">
          <w:rPr>
            <w:rFonts w:cs="Tahoma"/>
            <w:sz w:val="20"/>
            <w:szCs w:val="20"/>
          </w:rPr>
          <w:t xml:space="preserve"> </w:t>
        </w:r>
      </w:ins>
      <w:ins w:id="4026" w:author="Haider Alhabibi" w:date="2022-01-30T13:22:00Z">
        <w:r w:rsidR="00D952AC">
          <w:rPr>
            <w:rFonts w:cs="Tahoma"/>
            <w:sz w:val="20"/>
            <w:szCs w:val="20"/>
          </w:rPr>
          <w:t>&lt;</w:t>
        </w:r>
        <w:r w:rsidR="00D952AC">
          <w:rPr>
            <w:rFonts w:cs="Tahoma"/>
            <w:sz w:val="20"/>
            <w:szCs w:val="20"/>
          </w:rPr>
          <w:fldChar w:fldCharType="begin"/>
        </w:r>
        <w:r w:rsidR="00D952AC">
          <w:rPr>
            <w:rFonts w:cs="Tahoma"/>
            <w:sz w:val="20"/>
            <w:szCs w:val="20"/>
          </w:rPr>
          <w:instrText xml:space="preserve"> HYPERLINK "</w:instrText>
        </w:r>
      </w:ins>
      <w:ins w:id="4027" w:author="Haider Alhabibi" w:date="2022-01-30T13:17:00Z">
        <w:r w:rsidR="00D952AC" w:rsidRPr="00FA02D1">
          <w:rPr>
            <w:rFonts w:cs="Tahoma"/>
            <w:sz w:val="20"/>
            <w:szCs w:val="20"/>
          </w:rPr>
          <w:instrText>https://efiling.energy.ca.gov/GetDocument.aspx?tn=234639-1&amp;DocumentContentId=67486</w:instrText>
        </w:r>
      </w:ins>
      <w:ins w:id="4028" w:author="Haider Alhabibi" w:date="2022-01-30T13:22:00Z">
        <w:r w:rsidR="00D952AC">
          <w:rPr>
            <w:rFonts w:cs="Tahoma"/>
            <w:sz w:val="20"/>
            <w:szCs w:val="20"/>
          </w:rPr>
          <w:instrText xml:space="preserve">" </w:instrText>
        </w:r>
        <w:r w:rsidR="00D952AC">
          <w:rPr>
            <w:rFonts w:cs="Tahoma"/>
            <w:sz w:val="20"/>
            <w:szCs w:val="20"/>
          </w:rPr>
          <w:fldChar w:fldCharType="separate"/>
        </w:r>
      </w:ins>
      <w:ins w:id="4029" w:author="Haider Alhabibi" w:date="2022-01-30T13:17:00Z">
        <w:r w:rsidR="00D952AC" w:rsidRPr="00607267">
          <w:rPr>
            <w:rStyle w:val="Hyperlink"/>
            <w:rFonts w:cs="Tahoma"/>
            <w:sz w:val="20"/>
            <w:szCs w:val="20"/>
          </w:rPr>
          <w:t>https://efiling.energy.ca.gov/GetDocument.aspx?tn=234639-1&amp;DocumentContentId=67486</w:t>
        </w:r>
      </w:ins>
      <w:ins w:id="4030" w:author="Haider Alhabibi" w:date="2022-01-30T13:22:00Z">
        <w:r w:rsidR="00D952AC">
          <w:rPr>
            <w:rFonts w:cs="Tahoma"/>
            <w:sz w:val="20"/>
            <w:szCs w:val="20"/>
          </w:rPr>
          <w:fldChar w:fldCharType="end"/>
        </w:r>
        <w:r w:rsidR="00D952AC">
          <w:rPr>
            <w:rFonts w:cs="Tahoma"/>
            <w:sz w:val="20"/>
            <w:szCs w:val="20"/>
          </w:rPr>
          <w:t>&gt;</w:t>
        </w:r>
      </w:ins>
    </w:p>
  </w:footnote>
  <w:footnote w:id="3">
    <w:p w14:paraId="68C4D1BD" w14:textId="6385EE95" w:rsidR="00D52807" w:rsidRPr="00A871EE" w:rsidRDefault="00D52807">
      <w:pPr>
        <w:pStyle w:val="FootnoteText"/>
        <w:rPr>
          <w:ins w:id="4125" w:author="Haider Alhabibi" w:date="2022-01-30T13:23:00Z"/>
          <w:rFonts w:ascii="Tahoma" w:hAnsi="Tahoma" w:cs="Tahoma"/>
          <w:sz w:val="20"/>
        </w:rPr>
      </w:pPr>
      <w:ins w:id="4126" w:author="Haider Alhabibi" w:date="2022-01-30T13:22:00Z">
        <w:r w:rsidRPr="00A871EE">
          <w:rPr>
            <w:rStyle w:val="FootnoteReference"/>
            <w:rFonts w:ascii="Tahoma" w:hAnsi="Tahoma" w:cs="Tahoma"/>
            <w:sz w:val="20"/>
          </w:rPr>
          <w:footnoteRef/>
        </w:r>
        <w:r w:rsidRPr="00A871EE">
          <w:rPr>
            <w:rFonts w:ascii="Tahoma" w:hAnsi="Tahoma" w:cs="Tahoma"/>
            <w:sz w:val="20"/>
          </w:rPr>
          <w:t xml:space="preserve"> </w:t>
        </w:r>
      </w:ins>
      <w:ins w:id="4127" w:author="Haider Alhabibi" w:date="2022-02-03T12:05:00Z">
        <w:r w:rsidR="00BC1973" w:rsidRPr="003A68FF">
          <w:rPr>
            <w:rFonts w:ascii="Tahoma" w:hAnsi="Tahoma" w:cs="Tahoma"/>
            <w:sz w:val="20"/>
          </w:rPr>
          <w:t>Footnotes</w:t>
        </w:r>
        <w:r w:rsidR="00BC1973">
          <w:rPr>
            <w:rFonts w:ascii="Tahoma" w:hAnsi="Tahoma" w:cs="Tahoma"/>
            <w:sz w:val="20"/>
          </w:rPr>
          <w:t xml:space="preserve">: </w:t>
        </w:r>
      </w:ins>
      <w:ins w:id="4128" w:author="Haider Alhabibi" w:date="2022-01-30T13:23:00Z">
        <w:r w:rsidR="009A1AB8" w:rsidRPr="00A871EE">
          <w:rPr>
            <w:rFonts w:ascii="Tahoma" w:hAnsi="Tahoma" w:cs="Tahoma"/>
            <w:sz w:val="20"/>
          </w:rPr>
          <w:t>The checklist is located on Docket 19-HERS-01</w:t>
        </w:r>
      </w:ins>
    </w:p>
    <w:p w14:paraId="2F1D9F4E" w14:textId="249241D2" w:rsidR="009A1AB8" w:rsidRPr="00A871EE" w:rsidRDefault="009A1AB8">
      <w:pPr>
        <w:pStyle w:val="FootnoteText"/>
        <w:rPr>
          <w:rFonts w:ascii="Tahoma" w:hAnsi="Tahoma" w:cs="Tahoma"/>
          <w:sz w:val="20"/>
        </w:rPr>
      </w:pPr>
      <w:ins w:id="4129" w:author="Haider Alhabibi" w:date="2022-01-30T13:23:00Z">
        <w:r w:rsidRPr="00A871EE">
          <w:rPr>
            <w:rFonts w:ascii="Tahoma" w:hAnsi="Tahoma" w:cs="Tahoma"/>
            <w:sz w:val="20"/>
          </w:rPr>
          <w:t>&lt;</w:t>
        </w:r>
        <w:r w:rsidRPr="00A871EE">
          <w:fldChar w:fldCharType="begin"/>
        </w:r>
        <w:r w:rsidRPr="00A871EE">
          <w:rPr>
            <w:rFonts w:ascii="Tahoma" w:hAnsi="Tahoma" w:cs="Tahoma"/>
            <w:sz w:val="20"/>
          </w:rPr>
          <w:instrText xml:space="preserve"> HYPERLINK "https://efiling.energy.ca.gov/GetDocument.aspx?tn=234639-2&amp;DocumentContentId=67487" </w:instrText>
        </w:r>
        <w:r w:rsidRPr="00A871EE">
          <w:fldChar w:fldCharType="separate"/>
        </w:r>
        <w:r w:rsidRPr="00A871EE">
          <w:rPr>
            <w:rStyle w:val="Hyperlink"/>
            <w:rFonts w:ascii="Tahoma" w:hAnsi="Tahoma" w:cs="Tahoma"/>
            <w:sz w:val="20"/>
          </w:rPr>
          <w:t>https://efiling.energy.ca.gov/GetDocument.aspx?tn=234639-2&amp;DocumentContentId=67487</w:t>
        </w:r>
        <w:r w:rsidRPr="00A871EE">
          <w:rPr>
            <w:rStyle w:val="Hyperlink"/>
            <w:rFonts w:ascii="Tahoma" w:hAnsi="Tahoma" w:cs="Tahoma"/>
            <w:sz w:val="20"/>
          </w:rPr>
          <w:fldChar w:fldCharType="end"/>
        </w:r>
        <w:r w:rsidRPr="00A871EE">
          <w:rPr>
            <w:rStyle w:val="Hyperlink"/>
            <w:rFonts w:ascii="Tahoma" w:hAnsi="Tahoma" w:cs="Tahoma"/>
            <w:sz w:val="20"/>
          </w:rPr>
          <w:t>&gt;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1DB43" w14:textId="56DB5A01" w:rsidR="00B26B54" w:rsidRDefault="003350C4" w:rsidP="002632A7">
    <w:pPr>
      <w:pStyle w:val="Header"/>
    </w:pPr>
    <w:customXmlInsRangeStart w:id="17" w:author="Geiser, Che@Energy" w:date="2022-03-28T14:31:00Z"/>
    <w:sdt>
      <w:sdtPr>
        <w:rPr>
          <w:sz w:val="24"/>
        </w:rPr>
        <w:id w:val="-1905138336"/>
        <w:docPartObj>
          <w:docPartGallery w:val="Watermarks"/>
          <w:docPartUnique/>
        </w:docPartObj>
      </w:sdtPr>
      <w:sdtContent>
        <w:customXmlInsRangeEnd w:id="17"/>
        <w:ins w:id="18" w:author="Geiser, Che@Energy" w:date="2022-03-28T14:31:00Z">
          <w:r w:rsidRPr="003350C4">
            <w:rPr>
              <w:noProof/>
              <w:sz w:val="24"/>
            </w:rPr>
            <w:pict w14:anchorId="5AE1EF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4097"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19" w:author="Geiser, Che@Energy" w:date="2022-03-28T14:31:00Z"/>
      </w:sdtContent>
    </w:sdt>
    <w:customXmlInsRangeEnd w:id="19"/>
    <w:r w:rsidR="00B26B54" w:rsidRPr="002C15D2">
      <w:rPr>
        <w:sz w:val="24"/>
      </w:rPr>
      <w:t>20</w:t>
    </w:r>
    <w:ins w:id="20" w:author="Author">
      <w:r w:rsidR="00B26B54">
        <w:rPr>
          <w:sz w:val="24"/>
        </w:rPr>
        <w:t>22</w:t>
      </w:r>
    </w:ins>
    <w:del w:id="21" w:author="Author">
      <w:r w:rsidR="00B26B54" w:rsidRPr="002C15D2" w:rsidDel="007407C2">
        <w:rPr>
          <w:sz w:val="24"/>
        </w:rPr>
        <w:delText>19</w:delText>
      </w:r>
    </w:del>
    <w:r w:rsidR="00B26B54" w:rsidRPr="002C15D2">
      <w:rPr>
        <w:sz w:val="24"/>
      </w:rPr>
      <w:t xml:space="preserve"> </w:t>
    </w:r>
    <w:r w:rsidR="00017576">
      <w:rPr>
        <w:sz w:val="24"/>
      </w:rPr>
      <w:t xml:space="preserve">DRAFT </w:t>
    </w:r>
    <w:r w:rsidR="00B26B54" w:rsidRPr="002C15D2">
      <w:rPr>
        <w:sz w:val="24"/>
      </w:rPr>
      <w:t>Data Registry Requirements Manual</w:t>
    </w:r>
    <w:r w:rsidR="00B26B54">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43FBD" w14:textId="60AD0C90" w:rsidR="00B26B54" w:rsidRPr="002C15D2" w:rsidRDefault="00B26B54" w:rsidP="002632A7">
    <w:pPr>
      <w:pStyle w:val="Header"/>
      <w:rPr>
        <w:sz w:val="24"/>
      </w:rPr>
    </w:pPr>
    <w:r w:rsidRPr="002C15D2">
      <w:rPr>
        <w:sz w:val="24"/>
      </w:rPr>
      <w:t>20</w:t>
    </w:r>
    <w:ins w:id="1123" w:author="Author">
      <w:r>
        <w:rPr>
          <w:sz w:val="24"/>
        </w:rPr>
        <w:t>22</w:t>
      </w:r>
    </w:ins>
    <w:del w:id="1124" w:author="Author">
      <w:r w:rsidRPr="002C15D2" w:rsidDel="007407C2">
        <w:rPr>
          <w:sz w:val="24"/>
        </w:rPr>
        <w:delText>19</w:delText>
      </w:r>
    </w:del>
    <w:r w:rsidRPr="002C15D2">
      <w:rPr>
        <w:sz w:val="24"/>
      </w:rPr>
      <w:t xml:space="preserve"> Data Registry Requirements Manual</w:t>
    </w:r>
    <w:r w:rsidRPr="002C15D2">
      <w:rPr>
        <w:sz w:val="24"/>
      </w:rPr>
      <w:tab/>
    </w:r>
    <w:proofErr w:type="gramStart"/>
    <w:r>
      <w:rPr>
        <w:sz w:val="24"/>
      </w:rPr>
      <w:t>1  Introduction</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A4A4" w14:textId="23616312" w:rsidR="00B26B54" w:rsidRPr="002C15D2" w:rsidRDefault="00B26B54" w:rsidP="002632A7">
    <w:pPr>
      <w:pStyle w:val="Header"/>
      <w:rPr>
        <w:sz w:val="24"/>
      </w:rPr>
    </w:pPr>
    <w:r w:rsidRPr="002C15D2">
      <w:rPr>
        <w:sz w:val="24"/>
      </w:rPr>
      <w:t>20</w:t>
    </w:r>
    <w:ins w:id="1298" w:author="Author">
      <w:r>
        <w:rPr>
          <w:sz w:val="24"/>
        </w:rPr>
        <w:t>22</w:t>
      </w:r>
    </w:ins>
    <w:del w:id="1299" w:author="Author">
      <w:r w:rsidRPr="002C15D2" w:rsidDel="007407C2">
        <w:rPr>
          <w:sz w:val="24"/>
        </w:rPr>
        <w:delText>19</w:delText>
      </w:r>
    </w:del>
    <w:r w:rsidRPr="002C15D2">
      <w:rPr>
        <w:sz w:val="24"/>
      </w:rPr>
      <w:t xml:space="preserve"> Data Registry Requirements Manual</w:t>
    </w:r>
    <w:r w:rsidRPr="002C15D2">
      <w:rPr>
        <w:sz w:val="24"/>
      </w:rPr>
      <w:tab/>
    </w:r>
    <w:ins w:id="1300" w:author="Author">
      <w:r w:rsidR="00FA599D">
        <w:rPr>
          <w:sz w:val="24"/>
        </w:rPr>
        <w:t xml:space="preserve"> </w:t>
      </w:r>
    </w:ins>
    <w:proofErr w:type="gramStart"/>
    <w:r w:rsidRPr="002C15D2">
      <w:rPr>
        <w:sz w:val="24"/>
      </w:rPr>
      <w:t>2  Standardized</w:t>
    </w:r>
    <w:proofErr w:type="gramEnd"/>
    <w:r w:rsidRPr="002C15D2">
      <w:rPr>
        <w:sz w:val="24"/>
      </w:rPr>
      <w:t xml:space="preserve"> Data and Electronic Documents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88E90" w14:textId="5D2AB985" w:rsidR="00B26B54" w:rsidRPr="00C2293A" w:rsidRDefault="00B26B54" w:rsidP="002632A7">
    <w:pPr>
      <w:pStyle w:val="Header"/>
      <w:rPr>
        <w:sz w:val="24"/>
      </w:rPr>
    </w:pPr>
    <w:r w:rsidRPr="00C2293A">
      <w:rPr>
        <w:sz w:val="24"/>
      </w:rPr>
      <w:t>20</w:t>
    </w:r>
    <w:ins w:id="3753" w:author="Author">
      <w:r>
        <w:rPr>
          <w:sz w:val="24"/>
        </w:rPr>
        <w:t>22</w:t>
      </w:r>
    </w:ins>
    <w:del w:id="3754" w:author="Author">
      <w:r w:rsidRPr="00C2293A" w:rsidDel="00353104">
        <w:rPr>
          <w:sz w:val="24"/>
        </w:rPr>
        <w:delText>19</w:delText>
      </w:r>
    </w:del>
    <w:r w:rsidRPr="00C2293A">
      <w:rPr>
        <w:sz w:val="24"/>
      </w:rPr>
      <w:t xml:space="preserve"> Data Registry Requirements Manual</w:t>
    </w:r>
    <w:r w:rsidRPr="00C2293A">
      <w:rPr>
        <w:sz w:val="24"/>
      </w:rPr>
      <w:tab/>
    </w:r>
    <w:proofErr w:type="gramStart"/>
    <w:r w:rsidRPr="00C2293A">
      <w:rPr>
        <w:sz w:val="24"/>
      </w:rPr>
      <w:t>3  Document</w:t>
    </w:r>
    <w:proofErr w:type="gramEnd"/>
    <w:r w:rsidRPr="00C2293A">
      <w:rPr>
        <w:sz w:val="24"/>
      </w:rPr>
      <w:t xml:space="preserve"> Registration Processes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699" w14:textId="74091B18" w:rsidR="00B26B54" w:rsidRPr="00C2293A" w:rsidRDefault="00B26B54" w:rsidP="002632A7">
    <w:pPr>
      <w:pStyle w:val="Header"/>
      <w:rPr>
        <w:sz w:val="24"/>
      </w:rPr>
    </w:pPr>
    <w:r w:rsidRPr="00C2293A">
      <w:rPr>
        <w:sz w:val="24"/>
      </w:rPr>
      <w:t>20</w:t>
    </w:r>
    <w:ins w:id="3835" w:author="Author">
      <w:r>
        <w:rPr>
          <w:sz w:val="24"/>
        </w:rPr>
        <w:t>22</w:t>
      </w:r>
    </w:ins>
    <w:del w:id="3836" w:author="Author">
      <w:r w:rsidRPr="00C2293A" w:rsidDel="00353104">
        <w:rPr>
          <w:sz w:val="24"/>
        </w:rPr>
        <w:delText>19</w:delText>
      </w:r>
    </w:del>
    <w:r w:rsidRPr="00C2293A">
      <w:rPr>
        <w:sz w:val="24"/>
      </w:rPr>
      <w:t xml:space="preserve"> Data Registry Requirements Manual</w:t>
    </w:r>
    <w:r w:rsidRPr="00C2293A">
      <w:rPr>
        <w:sz w:val="24"/>
      </w:rPr>
      <w:tab/>
    </w:r>
    <w:proofErr w:type="gramStart"/>
    <w:r w:rsidRPr="00C2293A">
      <w:rPr>
        <w:sz w:val="24"/>
      </w:rPr>
      <w:t>4  Electronic</w:t>
    </w:r>
    <w:proofErr w:type="gramEnd"/>
    <w:r w:rsidRPr="00C2293A">
      <w:rPr>
        <w:sz w:val="24"/>
      </w:rPr>
      <w:t xml:space="preserve"> Signatures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424B1" w14:textId="77777777" w:rsidR="003532C1" w:rsidRPr="00C2293A" w:rsidRDefault="003532C1" w:rsidP="002632A7">
    <w:pPr>
      <w:pStyle w:val="Header"/>
      <w:rPr>
        <w:sz w:val="24"/>
      </w:rPr>
    </w:pPr>
    <w:r w:rsidRPr="00C2293A">
      <w:rPr>
        <w:sz w:val="24"/>
      </w:rPr>
      <w:t>2019 Data Registry Requirements Manual</w:t>
    </w:r>
    <w:r w:rsidRPr="00C2293A">
      <w:rPr>
        <w:sz w:val="24"/>
      </w:rPr>
      <w:tab/>
    </w:r>
    <w:proofErr w:type="gramStart"/>
    <w:r w:rsidRPr="00C2293A">
      <w:rPr>
        <w:sz w:val="24"/>
      </w:rPr>
      <w:t>5  Digital</w:t>
    </w:r>
    <w:proofErr w:type="gramEnd"/>
    <w:r w:rsidRPr="00C2293A">
      <w:rPr>
        <w:sz w:val="24"/>
      </w:rPr>
      <w:t xml:space="preserve"> Signatures and Certificate Authorities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C5D24" w14:textId="570C8BAD" w:rsidR="00B26B54" w:rsidRPr="00C2293A" w:rsidRDefault="00B26B54" w:rsidP="002632A7">
    <w:pPr>
      <w:pStyle w:val="Header"/>
      <w:rPr>
        <w:sz w:val="24"/>
      </w:rPr>
    </w:pPr>
    <w:r w:rsidRPr="00C2293A">
      <w:rPr>
        <w:sz w:val="24"/>
      </w:rPr>
      <w:t>20</w:t>
    </w:r>
    <w:ins w:id="5568" w:author="Author">
      <w:r>
        <w:rPr>
          <w:sz w:val="24"/>
        </w:rPr>
        <w:t>22</w:t>
      </w:r>
    </w:ins>
    <w:del w:id="5569" w:author="Author">
      <w:r w:rsidRPr="00C2293A" w:rsidDel="00353104">
        <w:rPr>
          <w:sz w:val="24"/>
        </w:rPr>
        <w:delText>19</w:delText>
      </w:r>
    </w:del>
    <w:r w:rsidRPr="00C2293A">
      <w:rPr>
        <w:sz w:val="24"/>
      </w:rPr>
      <w:t xml:space="preserve"> Data Registry Requirements Manual</w:t>
    </w:r>
    <w:r w:rsidRPr="00C2293A">
      <w:rPr>
        <w:sz w:val="24"/>
      </w:rPr>
      <w:tab/>
    </w:r>
    <w:proofErr w:type="gramStart"/>
    <w:r w:rsidRPr="00C2293A">
      <w:rPr>
        <w:sz w:val="24"/>
      </w:rPr>
      <w:t>6  Document</w:t>
    </w:r>
    <w:proofErr w:type="gramEnd"/>
    <w:r w:rsidRPr="00C2293A">
      <w:rPr>
        <w:sz w:val="24"/>
      </w:rPr>
      <w:t xml:space="preserve"> Configuration Rules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3F8B4" w14:textId="5BB2A243" w:rsidR="00B26B54" w:rsidRPr="00B26343" w:rsidRDefault="00B26B54" w:rsidP="002632A7">
    <w:pPr>
      <w:pStyle w:val="Header"/>
      <w:rPr>
        <w:sz w:val="24"/>
      </w:rPr>
    </w:pPr>
    <w:r w:rsidRPr="00B26343">
      <w:rPr>
        <w:sz w:val="24"/>
      </w:rPr>
      <w:t>20</w:t>
    </w:r>
    <w:ins w:id="7434" w:author="Author">
      <w:r>
        <w:rPr>
          <w:sz w:val="24"/>
        </w:rPr>
        <w:t>22</w:t>
      </w:r>
    </w:ins>
    <w:del w:id="7435" w:author="Author">
      <w:r w:rsidRPr="00B26343" w:rsidDel="00353104">
        <w:rPr>
          <w:sz w:val="24"/>
        </w:rPr>
        <w:delText>19</w:delText>
      </w:r>
    </w:del>
    <w:r w:rsidRPr="00B26343">
      <w:rPr>
        <w:sz w:val="24"/>
      </w:rPr>
      <w:t xml:space="preserve"> Data Registry Requirements Manual</w:t>
    </w:r>
    <w:r w:rsidRPr="00B26343">
      <w:rPr>
        <w:sz w:val="24"/>
      </w:rPr>
      <w:tab/>
    </w:r>
    <w:proofErr w:type="gramStart"/>
    <w:r w:rsidRPr="00B26343">
      <w:rPr>
        <w:sz w:val="24"/>
      </w:rPr>
      <w:t>7  Group</w:t>
    </w:r>
    <w:proofErr w:type="gramEnd"/>
    <w:r w:rsidRPr="00B26343">
      <w:rPr>
        <w:sz w:val="24"/>
      </w:rPr>
      <w:t xml:space="preserve"> Sampling Rules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CD011" w14:textId="0BD028CB" w:rsidR="00B26B54" w:rsidRPr="001804FD" w:rsidRDefault="00B26B54" w:rsidP="002632A7">
    <w:pPr>
      <w:pStyle w:val="Header"/>
      <w:rPr>
        <w:sz w:val="24"/>
      </w:rPr>
    </w:pPr>
    <w:r w:rsidRPr="001804FD">
      <w:rPr>
        <w:sz w:val="24"/>
      </w:rPr>
      <w:t>20</w:t>
    </w:r>
    <w:ins w:id="8402" w:author="Author">
      <w:r>
        <w:rPr>
          <w:sz w:val="24"/>
        </w:rPr>
        <w:t>22</w:t>
      </w:r>
    </w:ins>
    <w:del w:id="8403" w:author="Author">
      <w:r w:rsidRPr="001804FD" w:rsidDel="00353104">
        <w:rPr>
          <w:sz w:val="24"/>
        </w:rPr>
        <w:delText>19</w:delText>
      </w:r>
    </w:del>
    <w:r w:rsidRPr="001804FD">
      <w:rPr>
        <w:sz w:val="24"/>
      </w:rPr>
      <w:t xml:space="preserve"> Data Registry Requirements Manual</w:t>
    </w:r>
    <w:r w:rsidRPr="001804FD">
      <w:rPr>
        <w:sz w:val="24"/>
      </w:rPr>
      <w:tab/>
      <w:t>Appendix A</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84C89" w14:textId="3E0E55BB" w:rsidR="00B26B54" w:rsidRPr="001804FD" w:rsidRDefault="00B26B54" w:rsidP="002632A7">
    <w:pPr>
      <w:pStyle w:val="Header"/>
      <w:rPr>
        <w:sz w:val="24"/>
      </w:rPr>
    </w:pPr>
    <w:r w:rsidRPr="001804FD">
      <w:rPr>
        <w:sz w:val="24"/>
      </w:rPr>
      <w:t>20</w:t>
    </w:r>
    <w:ins w:id="10236" w:author="Author">
      <w:r>
        <w:rPr>
          <w:sz w:val="24"/>
        </w:rPr>
        <w:t>22</w:t>
      </w:r>
    </w:ins>
    <w:del w:id="10237" w:author="Author">
      <w:r w:rsidRPr="001804FD" w:rsidDel="00353104">
        <w:rPr>
          <w:sz w:val="24"/>
        </w:rPr>
        <w:delText>19</w:delText>
      </w:r>
    </w:del>
    <w:r w:rsidRPr="001804FD">
      <w:rPr>
        <w:sz w:val="24"/>
      </w:rPr>
      <w:t xml:space="preserve"> Data Registry Requirements Manual</w:t>
    </w:r>
    <w:r w:rsidRPr="001804FD">
      <w:rPr>
        <w:sz w:val="24"/>
      </w:rPr>
      <w:tab/>
      <w:t>Appendix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660A8"/>
    <w:multiLevelType w:val="hybridMultilevel"/>
    <w:tmpl w:val="0BAC26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A615A"/>
    <w:multiLevelType w:val="hybridMultilevel"/>
    <w:tmpl w:val="1A72F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A0451"/>
    <w:multiLevelType w:val="hybridMultilevel"/>
    <w:tmpl w:val="84EE28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EE7FEA"/>
    <w:multiLevelType w:val="hybridMultilevel"/>
    <w:tmpl w:val="0C6A8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56E07"/>
    <w:multiLevelType w:val="hybridMultilevel"/>
    <w:tmpl w:val="B01E160C"/>
    <w:lvl w:ilvl="0" w:tplc="FFFFFFFF">
      <w:start w:val="1"/>
      <w:numFmt w:val="bullet"/>
      <w:pStyle w:val="ListNumber4"/>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8569D3"/>
    <w:multiLevelType w:val="hybridMultilevel"/>
    <w:tmpl w:val="2DCA15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CC501A4"/>
    <w:multiLevelType w:val="hybridMultilevel"/>
    <w:tmpl w:val="6E0AF4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1312AA2"/>
    <w:multiLevelType w:val="hybridMultilevel"/>
    <w:tmpl w:val="7DFA7782"/>
    <w:lvl w:ilvl="0" w:tplc="7098153C">
      <w:start w:val="1"/>
      <w:numFmt w:val="decimal"/>
      <w:lvlText w:val="%1."/>
      <w:lvlJc w:val="left"/>
      <w:pPr>
        <w:ind w:left="1440" w:hanging="360"/>
      </w:pPr>
      <w:rPr>
        <w:rFonts w:ascii="Tahoma" w:hAnsi="Tahoma" w:hint="default"/>
        <w:b w:val="0"/>
        <w:i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15E6A90"/>
    <w:multiLevelType w:val="multilevel"/>
    <w:tmpl w:val="E75688BA"/>
    <w:lvl w:ilvl="0">
      <w:start w:val="1"/>
      <w:numFmt w:val="decimal"/>
      <w:pStyle w:val="Heading1"/>
      <w:lvlText w:val="%1"/>
      <w:lvlJc w:val="left"/>
      <w:pPr>
        <w:ind w:left="442" w:hanging="432"/>
      </w:pPr>
      <w:rPr>
        <w:rFonts w:hint="default"/>
      </w:rPr>
    </w:lvl>
    <w:lvl w:ilvl="1">
      <w:start w:val="1"/>
      <w:numFmt w:val="decimal"/>
      <w:pStyle w:val="Heading2"/>
      <w:lvlText w:val="%1.%2"/>
      <w:lvlJc w:val="left"/>
      <w:pPr>
        <w:ind w:left="1476" w:hanging="576"/>
      </w:pPr>
      <w:rPr>
        <w:b/>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134" w:hanging="864"/>
      </w:pPr>
      <w:rPr>
        <w:rFonts w:ascii="Tahoma" w:hAnsi="Tahoma" w:cs="Tahoma" w:hint="default"/>
        <w:b/>
        <w:bCs/>
        <w:sz w:val="24"/>
      </w:rPr>
    </w:lvl>
    <w:lvl w:ilvl="4">
      <w:start w:val="1"/>
      <w:numFmt w:val="decimal"/>
      <w:lvlText w:val="%1.%2.%3.%4.%5"/>
      <w:lvlJc w:val="left"/>
      <w:pPr>
        <w:ind w:left="1018" w:hanging="1008"/>
      </w:pPr>
      <w:rPr>
        <w:rFonts w:hint="default"/>
      </w:rPr>
    </w:lvl>
    <w:lvl w:ilvl="5">
      <w:start w:val="1"/>
      <w:numFmt w:val="decimal"/>
      <w:lvlText w:val="%1.%2.%3.%4.%5.%6"/>
      <w:lvlJc w:val="left"/>
      <w:pPr>
        <w:ind w:left="1162" w:hanging="1152"/>
      </w:pPr>
      <w:rPr>
        <w:rFonts w:hint="default"/>
      </w:rPr>
    </w:lvl>
    <w:lvl w:ilvl="6">
      <w:start w:val="1"/>
      <w:numFmt w:val="decimal"/>
      <w:pStyle w:val="Heading7"/>
      <w:lvlText w:val="%1.%2.%3.%4.%5.%6.%7"/>
      <w:lvlJc w:val="left"/>
      <w:pPr>
        <w:ind w:left="1306" w:hanging="1296"/>
      </w:pPr>
      <w:rPr>
        <w:rFonts w:hint="default"/>
      </w:rPr>
    </w:lvl>
    <w:lvl w:ilvl="7">
      <w:start w:val="1"/>
      <w:numFmt w:val="decimal"/>
      <w:pStyle w:val="Heading8"/>
      <w:lvlText w:val="%1.%2.%3.%4.%5.%6.%7.%8"/>
      <w:lvlJc w:val="left"/>
      <w:pPr>
        <w:ind w:left="1450" w:hanging="1440"/>
      </w:pPr>
      <w:rPr>
        <w:rFonts w:hint="default"/>
      </w:rPr>
    </w:lvl>
    <w:lvl w:ilvl="8">
      <w:start w:val="1"/>
      <w:numFmt w:val="decimal"/>
      <w:pStyle w:val="Heading9"/>
      <w:lvlText w:val="%1.%2.%3.%4.%5.%6.%7.%8.%9"/>
      <w:lvlJc w:val="left"/>
      <w:pPr>
        <w:ind w:left="1594" w:hanging="1584"/>
      </w:pPr>
      <w:rPr>
        <w:rFonts w:hint="default"/>
      </w:rPr>
    </w:lvl>
  </w:abstractNum>
  <w:abstractNum w:abstractNumId="9" w15:restartNumberingAfterBreak="0">
    <w:nsid w:val="116C0ADE"/>
    <w:multiLevelType w:val="hybridMultilevel"/>
    <w:tmpl w:val="34B696FE"/>
    <w:lvl w:ilvl="0" w:tplc="FFFFFFFF">
      <w:start w:val="1"/>
      <w:numFmt w:val="bullet"/>
      <w:lvlText w:val=""/>
      <w:lvlJc w:val="left"/>
      <w:pPr>
        <w:tabs>
          <w:tab w:val="num" w:pos="360"/>
        </w:tabs>
        <w:ind w:left="360" w:hanging="360"/>
      </w:pPr>
      <w:rPr>
        <w:rFonts w:ascii="Symbol" w:hAnsi="Symbol" w:hint="default"/>
        <w:color w:val="auto"/>
      </w:rPr>
    </w:lvl>
    <w:lvl w:ilvl="1" w:tplc="FFFFFFFF">
      <w:start w:val="1"/>
      <w:numFmt w:val="bullet"/>
      <w:pStyle w:val="Nomal"/>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34022D0"/>
    <w:multiLevelType w:val="hybridMultilevel"/>
    <w:tmpl w:val="64349A38"/>
    <w:lvl w:ilvl="0" w:tplc="930229F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BA4E2B"/>
    <w:multiLevelType w:val="hybridMultilevel"/>
    <w:tmpl w:val="2D187020"/>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Arial"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Arial"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Arial" w:hint="default"/>
      </w:rPr>
    </w:lvl>
    <w:lvl w:ilvl="8" w:tplc="04090005" w:tentative="1">
      <w:start w:val="1"/>
      <w:numFmt w:val="bullet"/>
      <w:lvlText w:val=""/>
      <w:lvlJc w:val="left"/>
      <w:pPr>
        <w:ind w:left="6470" w:hanging="360"/>
      </w:pPr>
      <w:rPr>
        <w:rFonts w:ascii="Wingdings" w:hAnsi="Wingdings" w:hint="default"/>
      </w:rPr>
    </w:lvl>
  </w:abstractNum>
  <w:abstractNum w:abstractNumId="12" w15:restartNumberingAfterBreak="0">
    <w:nsid w:val="15103BA0"/>
    <w:multiLevelType w:val="hybridMultilevel"/>
    <w:tmpl w:val="9092BA9C"/>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1C69FF"/>
    <w:multiLevelType w:val="hybridMultilevel"/>
    <w:tmpl w:val="53929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DC3AC4"/>
    <w:multiLevelType w:val="hybridMultilevel"/>
    <w:tmpl w:val="820451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536EBA"/>
    <w:multiLevelType w:val="hybridMultilevel"/>
    <w:tmpl w:val="6C4888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6E65AE"/>
    <w:multiLevelType w:val="hybridMultilevel"/>
    <w:tmpl w:val="1512B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272C29"/>
    <w:multiLevelType w:val="hybridMultilevel"/>
    <w:tmpl w:val="B26C581C"/>
    <w:lvl w:ilvl="0" w:tplc="FFFFFFFF">
      <w:start w:val="1"/>
      <w:numFmt w:val="bullet"/>
      <w:pStyle w:val="ListNumber3"/>
      <w:lvlText w:val=""/>
      <w:lvlJc w:val="left"/>
      <w:pPr>
        <w:tabs>
          <w:tab w:val="num" w:pos="360"/>
        </w:tabs>
        <w:ind w:left="360" w:hanging="360"/>
      </w:pPr>
      <w:rPr>
        <w:rFonts w:ascii="Symbol" w:hAnsi="Symbol" w:hint="default"/>
        <w:color w:val="auto"/>
      </w:rPr>
    </w:lvl>
    <w:lvl w:ilvl="1" w:tplc="FFFFFFFF">
      <w:start w:val="1"/>
      <w:numFmt w:val="bullet"/>
      <w:lvlText w:val="o"/>
      <w:lvlJc w:val="left"/>
      <w:pPr>
        <w:tabs>
          <w:tab w:val="num" w:pos="1440"/>
        </w:tabs>
        <w:ind w:left="1440" w:hanging="360"/>
      </w:pPr>
      <w:rPr>
        <w:rFonts w:ascii="Courier New" w:hAnsi="Courier New" w:cs="Arial"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CCF5F99"/>
    <w:multiLevelType w:val="hybridMultilevel"/>
    <w:tmpl w:val="693A6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376A6A"/>
    <w:multiLevelType w:val="hybridMultilevel"/>
    <w:tmpl w:val="629A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6E1AEA"/>
    <w:multiLevelType w:val="hybridMultilevel"/>
    <w:tmpl w:val="5344BBAC"/>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84672B"/>
    <w:multiLevelType w:val="hybridMultilevel"/>
    <w:tmpl w:val="5418AFB0"/>
    <w:lvl w:ilvl="0" w:tplc="FFFFFFFF">
      <w:start w:val="1"/>
      <w:numFmt w:val="bullet"/>
      <w:pStyle w:val="ListBullet4"/>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E97307D"/>
    <w:multiLevelType w:val="hybridMultilevel"/>
    <w:tmpl w:val="61F8DE7E"/>
    <w:lvl w:ilvl="0" w:tplc="3D44D5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07F501A"/>
    <w:multiLevelType w:val="hybridMultilevel"/>
    <w:tmpl w:val="695C8210"/>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0C72281"/>
    <w:multiLevelType w:val="hybridMultilevel"/>
    <w:tmpl w:val="EF52B988"/>
    <w:lvl w:ilvl="0" w:tplc="0636B032">
      <w:start w:val="1"/>
      <w:numFmt w:val="lowerRoman"/>
      <w:lvlText w:val="%1."/>
      <w:lvlJc w:val="right"/>
      <w:pPr>
        <w:ind w:left="1440" w:hanging="360"/>
      </w:pPr>
      <w:rPr>
        <w:strike w:val="0"/>
        <w:dstrike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58E704C"/>
    <w:multiLevelType w:val="multilevel"/>
    <w:tmpl w:val="0B121F7A"/>
    <w:lvl w:ilvl="0">
      <w:start w:val="3"/>
      <w:numFmt w:val="decimal"/>
      <w:pStyle w:val="ListBullet"/>
      <w:lvlText w:val="%1.1.1"/>
      <w:lvlJc w:val="left"/>
      <w:pPr>
        <w:tabs>
          <w:tab w:val="num" w:pos="360"/>
        </w:tabs>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tabs>
          <w:tab w:val="num" w:pos="0"/>
        </w:tabs>
        <w:ind w:left="0" w:firstLine="0"/>
      </w:pPr>
      <w:rPr>
        <w:rFonts w:hint="default"/>
        <w:b/>
      </w:rPr>
    </w:lvl>
    <w:lvl w:ilvl="2">
      <w:start w:val="1"/>
      <w:numFmt w:val="decimal"/>
      <w:lvlText w:val="%1.%2.%3"/>
      <w:lvlJc w:val="left"/>
      <w:pPr>
        <w:tabs>
          <w:tab w:val="num" w:pos="0"/>
        </w:tabs>
        <w:ind w:left="0" w:firstLine="0"/>
      </w:pPr>
      <w:rPr>
        <w:rFonts w:hint="default"/>
        <w:dstrike w:val="0"/>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numFmt w:val="decimal"/>
      <w:lvlText w:val="%6"/>
      <w:lvlJc w:val="left"/>
      <w:pPr>
        <w:tabs>
          <w:tab w:val="num" w:pos="0"/>
        </w:tabs>
        <w:ind w:left="0" w:firstLine="0"/>
      </w:pPr>
      <w:rPr>
        <w:rFonts w:ascii="Times New Roman" w:hAnsi="Times New Roman"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6" w15:restartNumberingAfterBreak="0">
    <w:nsid w:val="29C534A2"/>
    <w:multiLevelType w:val="hybridMultilevel"/>
    <w:tmpl w:val="7C96E8DA"/>
    <w:lvl w:ilvl="0" w:tplc="3D44D568">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D93FF3"/>
    <w:multiLevelType w:val="hybridMultilevel"/>
    <w:tmpl w:val="014AB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54194"/>
    <w:multiLevelType w:val="hybridMultilevel"/>
    <w:tmpl w:val="FDDC7076"/>
    <w:lvl w:ilvl="0" w:tplc="FFFFFFFF">
      <w:start w:val="1"/>
      <w:numFmt w:val="bullet"/>
      <w:pStyle w:val="ListBullet2"/>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Arial"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Arial"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2DF1269A"/>
    <w:multiLevelType w:val="hybridMultilevel"/>
    <w:tmpl w:val="445E428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FDF4815"/>
    <w:multiLevelType w:val="hybridMultilevel"/>
    <w:tmpl w:val="40D6C52C"/>
    <w:lvl w:ilvl="0" w:tplc="FFFFFFFF">
      <w:start w:val="1"/>
      <w:numFmt w:val="bullet"/>
      <w:pStyle w:val="ListBullet5"/>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D630E2"/>
    <w:multiLevelType w:val="hybridMultilevel"/>
    <w:tmpl w:val="375C1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304BFF"/>
    <w:multiLevelType w:val="hybridMultilevel"/>
    <w:tmpl w:val="99281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3239BB"/>
    <w:multiLevelType w:val="hybridMultilevel"/>
    <w:tmpl w:val="C5BEBF90"/>
    <w:lvl w:ilvl="0" w:tplc="04090019">
      <w:start w:val="1"/>
      <w:numFmt w:val="lowerLetter"/>
      <w:lvlText w:val="%1."/>
      <w:lvlJc w:val="left"/>
      <w:pPr>
        <w:tabs>
          <w:tab w:val="num" w:pos="360"/>
        </w:tabs>
        <w:ind w:left="360" w:hanging="360"/>
      </w:pPr>
      <w:rPr>
        <w:rFonts w:hint="default"/>
        <w:b w:val="0"/>
      </w:rPr>
    </w:lvl>
    <w:lvl w:ilvl="1" w:tplc="04090019">
      <w:start w:val="1"/>
      <w:numFmt w:val="bullet"/>
      <w:lvlText w:val="o"/>
      <w:lvlJc w:val="left"/>
      <w:pPr>
        <w:tabs>
          <w:tab w:val="num" w:pos="1440"/>
        </w:tabs>
        <w:ind w:left="1440" w:hanging="360"/>
      </w:pPr>
      <w:rPr>
        <w:rFonts w:ascii="Courier New" w:hAnsi="Courier New" w:cs="Arial" w:hint="default"/>
      </w:rPr>
    </w:lvl>
    <w:lvl w:ilvl="2" w:tplc="04090019"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Arial"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Arial"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48F1839"/>
    <w:multiLevelType w:val="hybridMultilevel"/>
    <w:tmpl w:val="820451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0C22F7"/>
    <w:multiLevelType w:val="hybridMultilevel"/>
    <w:tmpl w:val="50C8926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8AF4360"/>
    <w:multiLevelType w:val="hybridMultilevel"/>
    <w:tmpl w:val="1054E61E"/>
    <w:lvl w:ilvl="0" w:tplc="3D44D568">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9577742"/>
    <w:multiLevelType w:val="hybridMultilevel"/>
    <w:tmpl w:val="F760D5B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B2101C"/>
    <w:multiLevelType w:val="hybridMultilevel"/>
    <w:tmpl w:val="63FA0918"/>
    <w:lvl w:ilvl="0" w:tplc="8AB6F404">
      <w:start w:val="1"/>
      <w:numFmt w:val="bullet"/>
      <w:pStyle w:val="Letterbullet"/>
      <w:lvlText w:val=""/>
      <w:lvlJc w:val="left"/>
      <w:pPr>
        <w:tabs>
          <w:tab w:val="num" w:pos="360"/>
        </w:tabs>
        <w:ind w:left="360" w:hanging="360"/>
      </w:pPr>
      <w:rPr>
        <w:rFonts w:ascii="Symbol" w:hAnsi="Symbol" w:hint="default"/>
        <w:color w:val="auto"/>
      </w:rPr>
    </w:lvl>
    <w:lvl w:ilvl="1" w:tplc="D41A8412">
      <w:start w:val="1"/>
      <w:numFmt w:val="bullet"/>
      <w:lvlText w:val="o"/>
      <w:lvlJc w:val="left"/>
      <w:pPr>
        <w:tabs>
          <w:tab w:val="num" w:pos="1440"/>
        </w:tabs>
        <w:ind w:left="1440" w:hanging="360"/>
      </w:pPr>
      <w:rPr>
        <w:rFonts w:ascii="Courier New" w:hAnsi="Courier New" w:hint="default"/>
      </w:rPr>
    </w:lvl>
    <w:lvl w:ilvl="2" w:tplc="1FE01B40">
      <w:start w:val="1"/>
      <w:numFmt w:val="bullet"/>
      <w:lvlText w:val=""/>
      <w:lvlJc w:val="left"/>
      <w:pPr>
        <w:tabs>
          <w:tab w:val="num" w:pos="2160"/>
        </w:tabs>
        <w:ind w:left="2160" w:hanging="360"/>
      </w:pPr>
      <w:rPr>
        <w:rFonts w:ascii="Wingdings" w:hAnsi="Wingdings" w:hint="default"/>
      </w:rPr>
    </w:lvl>
    <w:lvl w:ilvl="3" w:tplc="BE78A1D2">
      <w:start w:val="1"/>
      <w:numFmt w:val="bullet"/>
      <w:lvlText w:val=""/>
      <w:lvlJc w:val="left"/>
      <w:pPr>
        <w:tabs>
          <w:tab w:val="num" w:pos="2880"/>
        </w:tabs>
        <w:ind w:left="2880" w:hanging="360"/>
      </w:pPr>
      <w:rPr>
        <w:rFonts w:ascii="Symbol" w:hAnsi="Symbol" w:hint="default"/>
      </w:rPr>
    </w:lvl>
    <w:lvl w:ilvl="4" w:tplc="5F7A295E" w:tentative="1">
      <w:start w:val="1"/>
      <w:numFmt w:val="bullet"/>
      <w:lvlText w:val="o"/>
      <w:lvlJc w:val="left"/>
      <w:pPr>
        <w:tabs>
          <w:tab w:val="num" w:pos="3600"/>
        </w:tabs>
        <w:ind w:left="3600" w:hanging="360"/>
      </w:pPr>
      <w:rPr>
        <w:rFonts w:ascii="Courier New" w:hAnsi="Courier New" w:hint="default"/>
      </w:rPr>
    </w:lvl>
    <w:lvl w:ilvl="5" w:tplc="87D0D82C" w:tentative="1">
      <w:start w:val="1"/>
      <w:numFmt w:val="bullet"/>
      <w:lvlText w:val=""/>
      <w:lvlJc w:val="left"/>
      <w:pPr>
        <w:tabs>
          <w:tab w:val="num" w:pos="4320"/>
        </w:tabs>
        <w:ind w:left="4320" w:hanging="360"/>
      </w:pPr>
      <w:rPr>
        <w:rFonts w:ascii="Wingdings" w:hAnsi="Wingdings" w:hint="default"/>
      </w:rPr>
    </w:lvl>
    <w:lvl w:ilvl="6" w:tplc="BC521B06" w:tentative="1">
      <w:start w:val="1"/>
      <w:numFmt w:val="bullet"/>
      <w:lvlText w:val=""/>
      <w:lvlJc w:val="left"/>
      <w:pPr>
        <w:tabs>
          <w:tab w:val="num" w:pos="5040"/>
        </w:tabs>
        <w:ind w:left="5040" w:hanging="360"/>
      </w:pPr>
      <w:rPr>
        <w:rFonts w:ascii="Symbol" w:hAnsi="Symbol" w:hint="default"/>
      </w:rPr>
    </w:lvl>
    <w:lvl w:ilvl="7" w:tplc="247296C6" w:tentative="1">
      <w:start w:val="1"/>
      <w:numFmt w:val="bullet"/>
      <w:lvlText w:val="o"/>
      <w:lvlJc w:val="left"/>
      <w:pPr>
        <w:tabs>
          <w:tab w:val="num" w:pos="5760"/>
        </w:tabs>
        <w:ind w:left="5760" w:hanging="360"/>
      </w:pPr>
      <w:rPr>
        <w:rFonts w:ascii="Courier New" w:hAnsi="Courier New" w:hint="default"/>
      </w:rPr>
    </w:lvl>
    <w:lvl w:ilvl="8" w:tplc="A4140BE6"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BC37249"/>
    <w:multiLevelType w:val="hybridMultilevel"/>
    <w:tmpl w:val="791E16C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ED94858"/>
    <w:multiLevelType w:val="hybridMultilevel"/>
    <w:tmpl w:val="4C666DF8"/>
    <w:lvl w:ilvl="0" w:tplc="FFFFFFFF">
      <w:start w:val="1"/>
      <w:numFmt w:val="bullet"/>
      <w:pStyle w:val="NumberedLis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F1B3F97"/>
    <w:multiLevelType w:val="singleLevel"/>
    <w:tmpl w:val="27F67DFA"/>
    <w:lvl w:ilvl="0">
      <w:start w:val="2"/>
      <w:numFmt w:val="upperLetter"/>
      <w:pStyle w:val="ListNumber2"/>
      <w:lvlText w:val="%1."/>
      <w:lvlJc w:val="left"/>
      <w:pPr>
        <w:tabs>
          <w:tab w:val="num" w:pos="2160"/>
        </w:tabs>
        <w:ind w:left="2160" w:hanging="720"/>
      </w:pPr>
    </w:lvl>
  </w:abstractNum>
  <w:abstractNum w:abstractNumId="42" w15:restartNumberingAfterBreak="0">
    <w:nsid w:val="42B73855"/>
    <w:multiLevelType w:val="hybridMultilevel"/>
    <w:tmpl w:val="C5D2AED0"/>
    <w:lvl w:ilvl="0" w:tplc="3D44D5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5A7354"/>
    <w:multiLevelType w:val="hybridMultilevel"/>
    <w:tmpl w:val="3934C7B6"/>
    <w:lvl w:ilvl="0" w:tplc="00000001">
      <w:start w:val="1"/>
      <w:numFmt w:val="bullet"/>
      <w:lvlText w:val="•"/>
      <w:lvlJc w:val="left"/>
      <w:pPr>
        <w:ind w:left="1448" w:hanging="360"/>
      </w:pPr>
      <w:rPr>
        <w:rFonts w:hint="default"/>
      </w:rPr>
    </w:lvl>
    <w:lvl w:ilvl="1" w:tplc="04090003" w:tentative="1">
      <w:start w:val="1"/>
      <w:numFmt w:val="bullet"/>
      <w:lvlText w:val="o"/>
      <w:lvlJc w:val="left"/>
      <w:pPr>
        <w:ind w:left="2168" w:hanging="360"/>
      </w:pPr>
      <w:rPr>
        <w:rFonts w:ascii="Courier New" w:hAnsi="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44" w15:restartNumberingAfterBreak="0">
    <w:nsid w:val="44B941D3"/>
    <w:multiLevelType w:val="singleLevel"/>
    <w:tmpl w:val="9E64DB86"/>
    <w:lvl w:ilvl="0">
      <w:start w:val="1"/>
      <w:numFmt w:val="decimal"/>
      <w:pStyle w:val="Heading10"/>
      <w:lvlText w:val="%1."/>
      <w:lvlJc w:val="left"/>
      <w:pPr>
        <w:tabs>
          <w:tab w:val="num" w:pos="1440"/>
        </w:tabs>
        <w:ind w:left="1440" w:hanging="720"/>
      </w:pPr>
      <w:rPr>
        <w:rFonts w:hint="default"/>
        <w:b w:val="0"/>
      </w:rPr>
    </w:lvl>
  </w:abstractNum>
  <w:abstractNum w:abstractNumId="45" w15:restartNumberingAfterBreak="0">
    <w:nsid w:val="44BE65F4"/>
    <w:multiLevelType w:val="hybridMultilevel"/>
    <w:tmpl w:val="0066C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6D0BBE"/>
    <w:multiLevelType w:val="hybridMultilevel"/>
    <w:tmpl w:val="5BF2E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B96745B"/>
    <w:multiLevelType w:val="hybridMultilevel"/>
    <w:tmpl w:val="20D03D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C201A9F"/>
    <w:multiLevelType w:val="hybridMultilevel"/>
    <w:tmpl w:val="E4701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DF04806"/>
    <w:multiLevelType w:val="hybridMultilevel"/>
    <w:tmpl w:val="9C423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DF56F6C"/>
    <w:multiLevelType w:val="hybridMultilevel"/>
    <w:tmpl w:val="88A22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3A77BBC"/>
    <w:multiLevelType w:val="hybridMultilevel"/>
    <w:tmpl w:val="57A24E4C"/>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4225D8B"/>
    <w:multiLevelType w:val="hybridMultilevel"/>
    <w:tmpl w:val="5E1CE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4B868AC"/>
    <w:multiLevelType w:val="hybridMultilevel"/>
    <w:tmpl w:val="A718E0A4"/>
    <w:lvl w:ilvl="0" w:tplc="DBDC016A">
      <w:start w:val="1"/>
      <w:numFmt w:val="bullet"/>
      <w:pStyle w:val="ListBullet3"/>
      <w:lvlText w:val=""/>
      <w:lvlJc w:val="left"/>
      <w:pPr>
        <w:tabs>
          <w:tab w:val="num" w:pos="360"/>
        </w:tabs>
        <w:ind w:left="360" w:hanging="360"/>
      </w:pPr>
      <w:rPr>
        <w:rFonts w:ascii="Symbol" w:hAnsi="Symbol" w:hint="default"/>
      </w:rPr>
    </w:lvl>
    <w:lvl w:ilvl="1" w:tplc="8E3E5F32">
      <w:start w:val="1"/>
      <w:numFmt w:val="bullet"/>
      <w:lvlText w:val="o"/>
      <w:lvlJc w:val="left"/>
      <w:pPr>
        <w:tabs>
          <w:tab w:val="num" w:pos="1440"/>
        </w:tabs>
        <w:ind w:left="1440" w:hanging="360"/>
      </w:pPr>
      <w:rPr>
        <w:rFonts w:ascii="Courier New" w:hAnsi="Courier New" w:hint="default"/>
      </w:rPr>
    </w:lvl>
    <w:lvl w:ilvl="2" w:tplc="6A70D602" w:tentative="1">
      <w:start w:val="1"/>
      <w:numFmt w:val="bullet"/>
      <w:lvlText w:val=""/>
      <w:lvlJc w:val="left"/>
      <w:pPr>
        <w:tabs>
          <w:tab w:val="num" w:pos="2160"/>
        </w:tabs>
        <w:ind w:left="2160" w:hanging="360"/>
      </w:pPr>
      <w:rPr>
        <w:rFonts w:ascii="Wingdings" w:hAnsi="Wingdings" w:hint="default"/>
      </w:rPr>
    </w:lvl>
    <w:lvl w:ilvl="3" w:tplc="CB061C46" w:tentative="1">
      <w:start w:val="1"/>
      <w:numFmt w:val="bullet"/>
      <w:lvlText w:val=""/>
      <w:lvlJc w:val="left"/>
      <w:pPr>
        <w:tabs>
          <w:tab w:val="num" w:pos="2880"/>
        </w:tabs>
        <w:ind w:left="2880" w:hanging="360"/>
      </w:pPr>
      <w:rPr>
        <w:rFonts w:ascii="Symbol" w:hAnsi="Symbol" w:hint="default"/>
      </w:rPr>
    </w:lvl>
    <w:lvl w:ilvl="4" w:tplc="EAAA3C82" w:tentative="1">
      <w:start w:val="1"/>
      <w:numFmt w:val="bullet"/>
      <w:lvlText w:val="o"/>
      <w:lvlJc w:val="left"/>
      <w:pPr>
        <w:tabs>
          <w:tab w:val="num" w:pos="3600"/>
        </w:tabs>
        <w:ind w:left="3600" w:hanging="360"/>
      </w:pPr>
      <w:rPr>
        <w:rFonts w:ascii="Courier New" w:hAnsi="Courier New" w:hint="default"/>
      </w:rPr>
    </w:lvl>
    <w:lvl w:ilvl="5" w:tplc="A97A3A32" w:tentative="1">
      <w:start w:val="1"/>
      <w:numFmt w:val="bullet"/>
      <w:lvlText w:val=""/>
      <w:lvlJc w:val="left"/>
      <w:pPr>
        <w:tabs>
          <w:tab w:val="num" w:pos="4320"/>
        </w:tabs>
        <w:ind w:left="4320" w:hanging="360"/>
      </w:pPr>
      <w:rPr>
        <w:rFonts w:ascii="Wingdings" w:hAnsi="Wingdings" w:hint="default"/>
      </w:rPr>
    </w:lvl>
    <w:lvl w:ilvl="6" w:tplc="DE24A680" w:tentative="1">
      <w:start w:val="1"/>
      <w:numFmt w:val="bullet"/>
      <w:lvlText w:val=""/>
      <w:lvlJc w:val="left"/>
      <w:pPr>
        <w:tabs>
          <w:tab w:val="num" w:pos="5040"/>
        </w:tabs>
        <w:ind w:left="5040" w:hanging="360"/>
      </w:pPr>
      <w:rPr>
        <w:rFonts w:ascii="Symbol" w:hAnsi="Symbol" w:hint="default"/>
      </w:rPr>
    </w:lvl>
    <w:lvl w:ilvl="7" w:tplc="E7AC6332" w:tentative="1">
      <w:start w:val="1"/>
      <w:numFmt w:val="bullet"/>
      <w:lvlText w:val="o"/>
      <w:lvlJc w:val="left"/>
      <w:pPr>
        <w:tabs>
          <w:tab w:val="num" w:pos="5760"/>
        </w:tabs>
        <w:ind w:left="5760" w:hanging="360"/>
      </w:pPr>
      <w:rPr>
        <w:rFonts w:ascii="Courier New" w:hAnsi="Courier New" w:hint="default"/>
      </w:rPr>
    </w:lvl>
    <w:lvl w:ilvl="8" w:tplc="DCD2E168"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88B0DC3"/>
    <w:multiLevelType w:val="hybridMultilevel"/>
    <w:tmpl w:val="77264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AED71AA"/>
    <w:multiLevelType w:val="hybridMultilevel"/>
    <w:tmpl w:val="999A51A0"/>
    <w:lvl w:ilvl="0" w:tplc="04090001">
      <w:start w:val="1"/>
      <w:numFmt w:val="bullet"/>
      <w:pStyle w:val="ListNumber"/>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D45612B"/>
    <w:multiLevelType w:val="hybridMultilevel"/>
    <w:tmpl w:val="17624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E6F215E"/>
    <w:multiLevelType w:val="hybridMultilevel"/>
    <w:tmpl w:val="9B58E7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F77326F"/>
    <w:multiLevelType w:val="hybridMultilevel"/>
    <w:tmpl w:val="6DA26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FC12AEA"/>
    <w:multiLevelType w:val="hybridMultilevel"/>
    <w:tmpl w:val="428C563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6357415C"/>
    <w:multiLevelType w:val="hybridMultilevel"/>
    <w:tmpl w:val="3DC2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3D249A4"/>
    <w:multiLevelType w:val="hybridMultilevel"/>
    <w:tmpl w:val="D8F2729C"/>
    <w:lvl w:ilvl="0" w:tplc="BE78B0C8">
      <w:start w:val="1"/>
      <w:numFmt w:val="bullet"/>
      <w:pStyle w:val="BasicBullet"/>
      <w:lvlText w:val=""/>
      <w:lvlJc w:val="left"/>
      <w:pPr>
        <w:tabs>
          <w:tab w:val="num" w:pos="360"/>
        </w:tabs>
        <w:ind w:left="360" w:hanging="360"/>
      </w:pPr>
      <w:rPr>
        <w:rFonts w:ascii="Symbol" w:hAnsi="Symbol" w:hint="default"/>
        <w:color w:val="auto"/>
      </w:rPr>
    </w:lvl>
    <w:lvl w:ilvl="1" w:tplc="7632DAB6">
      <w:start w:val="1"/>
      <w:numFmt w:val="bullet"/>
      <w:lvlText w:val="o"/>
      <w:lvlJc w:val="left"/>
      <w:pPr>
        <w:tabs>
          <w:tab w:val="num" w:pos="1440"/>
        </w:tabs>
        <w:ind w:left="1440" w:hanging="360"/>
      </w:pPr>
      <w:rPr>
        <w:rFonts w:ascii="Courier New" w:hAnsi="Courier New" w:hint="default"/>
      </w:rPr>
    </w:lvl>
    <w:lvl w:ilvl="2" w:tplc="35E4D444" w:tentative="1">
      <w:start w:val="1"/>
      <w:numFmt w:val="bullet"/>
      <w:lvlText w:val=""/>
      <w:lvlJc w:val="left"/>
      <w:pPr>
        <w:tabs>
          <w:tab w:val="num" w:pos="2160"/>
        </w:tabs>
        <w:ind w:left="2160" w:hanging="360"/>
      </w:pPr>
      <w:rPr>
        <w:rFonts w:ascii="Wingdings" w:hAnsi="Wingdings" w:hint="default"/>
      </w:rPr>
    </w:lvl>
    <w:lvl w:ilvl="3" w:tplc="EED028A2" w:tentative="1">
      <w:start w:val="1"/>
      <w:numFmt w:val="bullet"/>
      <w:lvlText w:val=""/>
      <w:lvlJc w:val="left"/>
      <w:pPr>
        <w:tabs>
          <w:tab w:val="num" w:pos="2880"/>
        </w:tabs>
        <w:ind w:left="2880" w:hanging="360"/>
      </w:pPr>
      <w:rPr>
        <w:rFonts w:ascii="Symbol" w:hAnsi="Symbol" w:hint="default"/>
      </w:rPr>
    </w:lvl>
    <w:lvl w:ilvl="4" w:tplc="19F0761E" w:tentative="1">
      <w:start w:val="1"/>
      <w:numFmt w:val="bullet"/>
      <w:lvlText w:val="o"/>
      <w:lvlJc w:val="left"/>
      <w:pPr>
        <w:tabs>
          <w:tab w:val="num" w:pos="3600"/>
        </w:tabs>
        <w:ind w:left="3600" w:hanging="360"/>
      </w:pPr>
      <w:rPr>
        <w:rFonts w:ascii="Courier New" w:hAnsi="Courier New" w:hint="default"/>
      </w:rPr>
    </w:lvl>
    <w:lvl w:ilvl="5" w:tplc="C6AAF024" w:tentative="1">
      <w:start w:val="1"/>
      <w:numFmt w:val="bullet"/>
      <w:lvlText w:val=""/>
      <w:lvlJc w:val="left"/>
      <w:pPr>
        <w:tabs>
          <w:tab w:val="num" w:pos="4320"/>
        </w:tabs>
        <w:ind w:left="4320" w:hanging="360"/>
      </w:pPr>
      <w:rPr>
        <w:rFonts w:ascii="Wingdings" w:hAnsi="Wingdings" w:hint="default"/>
      </w:rPr>
    </w:lvl>
    <w:lvl w:ilvl="6" w:tplc="51CC83FC" w:tentative="1">
      <w:start w:val="1"/>
      <w:numFmt w:val="bullet"/>
      <w:lvlText w:val=""/>
      <w:lvlJc w:val="left"/>
      <w:pPr>
        <w:tabs>
          <w:tab w:val="num" w:pos="5040"/>
        </w:tabs>
        <w:ind w:left="5040" w:hanging="360"/>
      </w:pPr>
      <w:rPr>
        <w:rFonts w:ascii="Symbol" w:hAnsi="Symbol" w:hint="default"/>
      </w:rPr>
    </w:lvl>
    <w:lvl w:ilvl="7" w:tplc="DABCDFFE" w:tentative="1">
      <w:start w:val="1"/>
      <w:numFmt w:val="bullet"/>
      <w:lvlText w:val="o"/>
      <w:lvlJc w:val="left"/>
      <w:pPr>
        <w:tabs>
          <w:tab w:val="num" w:pos="5760"/>
        </w:tabs>
        <w:ind w:left="5760" w:hanging="360"/>
      </w:pPr>
      <w:rPr>
        <w:rFonts w:ascii="Courier New" w:hAnsi="Courier New" w:hint="default"/>
      </w:rPr>
    </w:lvl>
    <w:lvl w:ilvl="8" w:tplc="A36A9158"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993783F"/>
    <w:multiLevelType w:val="hybridMultilevel"/>
    <w:tmpl w:val="E26E3E88"/>
    <w:lvl w:ilvl="0" w:tplc="0409000F">
      <w:start w:val="1"/>
      <w:numFmt w:val="bullet"/>
      <w:pStyle w:val="ListBulletTwo"/>
      <w:lvlText w:val=""/>
      <w:lvlJc w:val="left"/>
      <w:pPr>
        <w:tabs>
          <w:tab w:val="num" w:pos="360"/>
        </w:tabs>
        <w:ind w:left="36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Arial"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Arial"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Arial"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6BB97368"/>
    <w:multiLevelType w:val="hybridMultilevel"/>
    <w:tmpl w:val="587CE670"/>
    <w:lvl w:ilvl="0" w:tplc="3D44D568">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1646846"/>
    <w:multiLevelType w:val="hybridMultilevel"/>
    <w:tmpl w:val="489298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Aria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Arial"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2590622"/>
    <w:multiLevelType w:val="hybridMultilevel"/>
    <w:tmpl w:val="D5829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3426DCF"/>
    <w:multiLevelType w:val="hybridMultilevel"/>
    <w:tmpl w:val="C5D2AED0"/>
    <w:lvl w:ilvl="0" w:tplc="3D44D5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3A13F11"/>
    <w:multiLevelType w:val="hybridMultilevel"/>
    <w:tmpl w:val="52DC3120"/>
    <w:lvl w:ilvl="0" w:tplc="3D44D568">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467528E"/>
    <w:multiLevelType w:val="multilevel"/>
    <w:tmpl w:val="5DB8C6C8"/>
    <w:lvl w:ilvl="0">
      <w:start w:val="1"/>
      <w:numFmt w:val="lowerLetter"/>
      <w:lvlText w:val="%1."/>
      <w:lvlJc w:val="left"/>
      <w:pPr>
        <w:tabs>
          <w:tab w:val="num" w:pos="720"/>
        </w:tabs>
        <w:ind w:left="720" w:hanging="720"/>
      </w:pPr>
      <w:rPr>
        <w:rFonts w:hint="default"/>
        <w:b w:val="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9" w15:restartNumberingAfterBreak="0">
    <w:nsid w:val="75FF79B3"/>
    <w:multiLevelType w:val="hybridMultilevel"/>
    <w:tmpl w:val="35AC7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73C040A"/>
    <w:multiLevelType w:val="hybridMultilevel"/>
    <w:tmpl w:val="633A2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A461694"/>
    <w:multiLevelType w:val="hybridMultilevel"/>
    <w:tmpl w:val="AC26D3F4"/>
    <w:lvl w:ilvl="0" w:tplc="04090001">
      <w:start w:val="1"/>
      <w:numFmt w:val="bullet"/>
      <w:lvlText w:val=""/>
      <w:lvlJc w:val="left"/>
      <w:pPr>
        <w:ind w:left="668" w:hanging="360"/>
      </w:pPr>
      <w:rPr>
        <w:rFonts w:ascii="Symbol" w:hAnsi="Symbol" w:hint="default"/>
      </w:rPr>
    </w:lvl>
    <w:lvl w:ilvl="1" w:tplc="04090003" w:tentative="1">
      <w:start w:val="1"/>
      <w:numFmt w:val="bullet"/>
      <w:lvlText w:val="o"/>
      <w:lvlJc w:val="left"/>
      <w:pPr>
        <w:ind w:left="1388" w:hanging="360"/>
      </w:pPr>
      <w:rPr>
        <w:rFonts w:ascii="Courier New" w:hAnsi="Courier New" w:cs="Arial" w:hint="default"/>
      </w:rPr>
    </w:lvl>
    <w:lvl w:ilvl="2" w:tplc="04090005" w:tentative="1">
      <w:start w:val="1"/>
      <w:numFmt w:val="bullet"/>
      <w:lvlText w:val=""/>
      <w:lvlJc w:val="left"/>
      <w:pPr>
        <w:ind w:left="2108" w:hanging="360"/>
      </w:pPr>
      <w:rPr>
        <w:rFonts w:ascii="Wingdings" w:hAnsi="Wingdings" w:hint="default"/>
      </w:rPr>
    </w:lvl>
    <w:lvl w:ilvl="3" w:tplc="04090001" w:tentative="1">
      <w:start w:val="1"/>
      <w:numFmt w:val="bullet"/>
      <w:lvlText w:val=""/>
      <w:lvlJc w:val="left"/>
      <w:pPr>
        <w:ind w:left="2828" w:hanging="360"/>
      </w:pPr>
      <w:rPr>
        <w:rFonts w:ascii="Symbol" w:hAnsi="Symbol" w:hint="default"/>
      </w:rPr>
    </w:lvl>
    <w:lvl w:ilvl="4" w:tplc="04090003" w:tentative="1">
      <w:start w:val="1"/>
      <w:numFmt w:val="bullet"/>
      <w:lvlText w:val="o"/>
      <w:lvlJc w:val="left"/>
      <w:pPr>
        <w:ind w:left="3548" w:hanging="360"/>
      </w:pPr>
      <w:rPr>
        <w:rFonts w:ascii="Courier New" w:hAnsi="Courier New" w:cs="Arial" w:hint="default"/>
      </w:rPr>
    </w:lvl>
    <w:lvl w:ilvl="5" w:tplc="04090005" w:tentative="1">
      <w:start w:val="1"/>
      <w:numFmt w:val="bullet"/>
      <w:lvlText w:val=""/>
      <w:lvlJc w:val="left"/>
      <w:pPr>
        <w:ind w:left="4268" w:hanging="360"/>
      </w:pPr>
      <w:rPr>
        <w:rFonts w:ascii="Wingdings" w:hAnsi="Wingdings" w:hint="default"/>
      </w:rPr>
    </w:lvl>
    <w:lvl w:ilvl="6" w:tplc="04090001" w:tentative="1">
      <w:start w:val="1"/>
      <w:numFmt w:val="bullet"/>
      <w:lvlText w:val=""/>
      <w:lvlJc w:val="left"/>
      <w:pPr>
        <w:ind w:left="4988" w:hanging="360"/>
      </w:pPr>
      <w:rPr>
        <w:rFonts w:ascii="Symbol" w:hAnsi="Symbol" w:hint="default"/>
      </w:rPr>
    </w:lvl>
    <w:lvl w:ilvl="7" w:tplc="04090003" w:tentative="1">
      <w:start w:val="1"/>
      <w:numFmt w:val="bullet"/>
      <w:lvlText w:val="o"/>
      <w:lvlJc w:val="left"/>
      <w:pPr>
        <w:ind w:left="5708" w:hanging="360"/>
      </w:pPr>
      <w:rPr>
        <w:rFonts w:ascii="Courier New" w:hAnsi="Courier New" w:cs="Arial" w:hint="default"/>
      </w:rPr>
    </w:lvl>
    <w:lvl w:ilvl="8" w:tplc="04090005" w:tentative="1">
      <w:start w:val="1"/>
      <w:numFmt w:val="bullet"/>
      <w:lvlText w:val=""/>
      <w:lvlJc w:val="left"/>
      <w:pPr>
        <w:ind w:left="6428" w:hanging="360"/>
      </w:pPr>
      <w:rPr>
        <w:rFonts w:ascii="Wingdings" w:hAnsi="Wingdings" w:hint="default"/>
      </w:rPr>
    </w:lvl>
  </w:abstractNum>
  <w:abstractNum w:abstractNumId="72" w15:restartNumberingAfterBreak="0">
    <w:nsid w:val="7B0C5FE8"/>
    <w:multiLevelType w:val="hybridMultilevel"/>
    <w:tmpl w:val="3D426396"/>
    <w:lvl w:ilvl="0" w:tplc="04090019">
      <w:start w:val="1"/>
      <w:numFmt w:val="bullet"/>
      <w:pStyle w:val="StyleBulletBoldItalicChar"/>
      <w:lvlText w:val=""/>
      <w:lvlJc w:val="left"/>
      <w:pPr>
        <w:tabs>
          <w:tab w:val="num" w:pos="360"/>
        </w:tabs>
        <w:ind w:left="360" w:hanging="360"/>
      </w:pPr>
      <w:rPr>
        <w:rFonts w:ascii="Symbol" w:hAnsi="Symbol" w:hint="default"/>
        <w:color w:val="auto"/>
      </w:rPr>
    </w:lvl>
    <w:lvl w:ilvl="1" w:tplc="3CC6DBE2"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B1E7F12"/>
    <w:multiLevelType w:val="hybridMultilevel"/>
    <w:tmpl w:val="6B54D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DA87062"/>
    <w:multiLevelType w:val="hybridMultilevel"/>
    <w:tmpl w:val="62A4B24A"/>
    <w:lvl w:ilvl="0" w:tplc="04090001">
      <w:start w:val="1"/>
      <w:numFmt w:val="bullet"/>
      <w:pStyle w:val="ListNumber5"/>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E0E390D"/>
    <w:multiLevelType w:val="hybridMultilevel"/>
    <w:tmpl w:val="EA22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4"/>
  </w:num>
  <w:num w:numId="2">
    <w:abstractNumId w:val="25"/>
  </w:num>
  <w:num w:numId="3">
    <w:abstractNumId w:val="40"/>
  </w:num>
  <w:num w:numId="4">
    <w:abstractNumId w:val="53"/>
  </w:num>
  <w:num w:numId="5">
    <w:abstractNumId w:val="21"/>
  </w:num>
  <w:num w:numId="6">
    <w:abstractNumId w:val="30"/>
  </w:num>
  <w:num w:numId="7">
    <w:abstractNumId w:val="55"/>
  </w:num>
  <w:num w:numId="8">
    <w:abstractNumId w:val="41"/>
  </w:num>
  <w:num w:numId="9">
    <w:abstractNumId w:val="17"/>
  </w:num>
  <w:num w:numId="10">
    <w:abstractNumId w:val="4"/>
  </w:num>
  <w:num w:numId="11">
    <w:abstractNumId w:val="74"/>
  </w:num>
  <w:num w:numId="12">
    <w:abstractNumId w:val="62"/>
  </w:num>
  <w:num w:numId="13">
    <w:abstractNumId w:val="28"/>
  </w:num>
  <w:num w:numId="14">
    <w:abstractNumId w:val="38"/>
  </w:num>
  <w:num w:numId="15">
    <w:abstractNumId w:val="9"/>
  </w:num>
  <w:num w:numId="16">
    <w:abstractNumId w:val="72"/>
  </w:num>
  <w:num w:numId="17">
    <w:abstractNumId w:val="61"/>
  </w:num>
  <w:num w:numId="18">
    <w:abstractNumId w:val="8"/>
  </w:num>
  <w:num w:numId="19">
    <w:abstractNumId w:val="33"/>
  </w:num>
  <w:num w:numId="20">
    <w:abstractNumId w:val="66"/>
  </w:num>
  <w:num w:numId="21">
    <w:abstractNumId w:val="64"/>
  </w:num>
  <w:num w:numId="22">
    <w:abstractNumId w:val="11"/>
  </w:num>
  <w:num w:numId="23">
    <w:abstractNumId w:val="26"/>
  </w:num>
  <w:num w:numId="24">
    <w:abstractNumId w:val="71"/>
  </w:num>
  <w:num w:numId="25">
    <w:abstractNumId w:val="63"/>
  </w:num>
  <w:num w:numId="26">
    <w:abstractNumId w:val="67"/>
  </w:num>
  <w:num w:numId="27">
    <w:abstractNumId w:val="36"/>
  </w:num>
  <w:num w:numId="28">
    <w:abstractNumId w:val="22"/>
  </w:num>
  <w:num w:numId="29">
    <w:abstractNumId w:val="73"/>
  </w:num>
  <w:num w:numId="30">
    <w:abstractNumId w:val="1"/>
  </w:num>
  <w:num w:numId="31">
    <w:abstractNumId w:val="5"/>
  </w:num>
  <w:num w:numId="32">
    <w:abstractNumId w:val="29"/>
  </w:num>
  <w:num w:numId="33">
    <w:abstractNumId w:val="60"/>
  </w:num>
  <w:num w:numId="34">
    <w:abstractNumId w:val="59"/>
  </w:num>
  <w:num w:numId="35">
    <w:abstractNumId w:val="6"/>
  </w:num>
  <w:num w:numId="36">
    <w:abstractNumId w:val="37"/>
  </w:num>
  <w:num w:numId="37">
    <w:abstractNumId w:val="35"/>
  </w:num>
  <w:num w:numId="38">
    <w:abstractNumId w:val="39"/>
  </w:num>
  <w:num w:numId="39">
    <w:abstractNumId w:val="23"/>
  </w:num>
  <w:num w:numId="40">
    <w:abstractNumId w:val="0"/>
  </w:num>
  <w:num w:numId="41">
    <w:abstractNumId w:val="24"/>
  </w:num>
  <w:num w:numId="42">
    <w:abstractNumId w:val="43"/>
  </w:num>
  <w:num w:numId="43">
    <w:abstractNumId w:val="68"/>
  </w:num>
  <w:num w:numId="44">
    <w:abstractNumId w:val="51"/>
  </w:num>
  <w:num w:numId="45">
    <w:abstractNumId w:val="42"/>
  </w:num>
  <w:num w:numId="46">
    <w:abstractNumId w:val="20"/>
  </w:num>
  <w:num w:numId="47">
    <w:abstractNumId w:val="13"/>
  </w:num>
  <w:num w:numId="48">
    <w:abstractNumId w:val="27"/>
  </w:num>
  <w:num w:numId="49">
    <w:abstractNumId w:val="69"/>
  </w:num>
  <w:num w:numId="50">
    <w:abstractNumId w:val="56"/>
  </w:num>
  <w:num w:numId="51">
    <w:abstractNumId w:val="46"/>
  </w:num>
  <w:num w:numId="52">
    <w:abstractNumId w:val="48"/>
  </w:num>
  <w:num w:numId="53">
    <w:abstractNumId w:val="45"/>
  </w:num>
  <w:num w:numId="54">
    <w:abstractNumId w:val="18"/>
  </w:num>
  <w:num w:numId="55">
    <w:abstractNumId w:val="70"/>
  </w:num>
  <w:num w:numId="56">
    <w:abstractNumId w:val="16"/>
  </w:num>
  <w:num w:numId="57">
    <w:abstractNumId w:val="10"/>
  </w:num>
  <w:num w:numId="58">
    <w:abstractNumId w:val="12"/>
  </w:num>
  <w:num w:numId="59">
    <w:abstractNumId w:val="54"/>
  </w:num>
  <w:num w:numId="60">
    <w:abstractNumId w:val="65"/>
  </w:num>
  <w:num w:numId="61">
    <w:abstractNumId w:val="2"/>
  </w:num>
  <w:num w:numId="62">
    <w:abstractNumId w:val="52"/>
  </w:num>
  <w:num w:numId="63">
    <w:abstractNumId w:val="14"/>
  </w:num>
  <w:num w:numId="64">
    <w:abstractNumId w:val="47"/>
  </w:num>
  <w:num w:numId="65">
    <w:abstractNumId w:val="57"/>
  </w:num>
  <w:num w:numId="66">
    <w:abstractNumId w:val="34"/>
  </w:num>
  <w:num w:numId="67">
    <w:abstractNumId w:val="15"/>
  </w:num>
  <w:num w:numId="68">
    <w:abstractNumId w:val="58"/>
  </w:num>
  <w:num w:numId="69">
    <w:abstractNumId w:val="7"/>
    <w:lvlOverride w:ilvl="0">
      <w:startOverride w:val="1"/>
    </w:lvlOverride>
  </w:num>
  <w:num w:numId="70">
    <w:abstractNumId w:val="32"/>
  </w:num>
  <w:num w:numId="71">
    <w:abstractNumId w:val="75"/>
  </w:num>
  <w:num w:numId="72">
    <w:abstractNumId w:val="31"/>
  </w:num>
  <w:num w:numId="73">
    <w:abstractNumId w:val="3"/>
  </w:num>
  <w:num w:numId="74">
    <w:abstractNumId w:val="50"/>
  </w:num>
  <w:num w:numId="75">
    <w:abstractNumId w:val="49"/>
  </w:num>
  <w:num w:numId="76">
    <w:abstractNumId w:val="19"/>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embedSystemFonts/>
  <w:activeWritingStyle w:appName="MSWord" w:lang="fr-FR" w:vendorID="64" w:dllVersion="0" w:nlCheck="1" w:checkStyle="0"/>
  <w:activeWritingStyle w:appName="MSWord" w:lang="en-US" w:vendorID="64" w:dllVersion="0" w:nlCheck="1" w:checkStyle="0"/>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trackRevisions/>
  <w:doNotTrackFormatting/>
  <w:documentProtection w:edit="trackedChanges" w:enforcement="1" w:cryptProviderType="rsaAES" w:cryptAlgorithmClass="hash" w:cryptAlgorithmType="typeAny" w:cryptAlgorithmSid="14" w:cryptSpinCount="100000" w:hash="3Zv76qlJCibSXxp4mznnC6J9pNo/dgDbWPmMFBfYp7tCuj0EMR+2nMnkj6XcTi5SwVLaRwca3ms90oSwSYJ6zw==" w:salt="6cuVfenPZ+LPr7QN3b0uFg=="/>
  <w:defaultTabStop w:val="14"/>
  <w:characterSpacingControl w:val="doNotCompress"/>
  <w:hdrShapeDefaults>
    <o:shapedefaults v:ext="edit" spidmax="4098" style="mso-position-vertical-relative:line;mso-width-relative:margin;mso-height-relative:margin" o:allowincell="f" fill="f" fillcolor="white" stroke="f" strokecolor="#90b5e3">
      <v:fill color="white" on="f"/>
      <v:stroke color="#90b5e3" weight="6pt" on="f"/>
      <v:shadow on="t" color="#2f6ebe" opacity=".5" offset="6pt,6pt"/>
      <v:textbox inset="21.6pt,14.4pt,21.6pt,14.4pt"/>
    </o:shapedefaults>
    <o:shapelayout v:ext="edit">
      <o:idmap v:ext="edit" data="4"/>
    </o:shapelayout>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668"/>
    <w:rsid w:val="00000090"/>
    <w:rsid w:val="000004FE"/>
    <w:rsid w:val="000008EE"/>
    <w:rsid w:val="00000B6E"/>
    <w:rsid w:val="00000BD5"/>
    <w:rsid w:val="00000D1A"/>
    <w:rsid w:val="00001359"/>
    <w:rsid w:val="0000154C"/>
    <w:rsid w:val="000017C8"/>
    <w:rsid w:val="00001E9C"/>
    <w:rsid w:val="00002075"/>
    <w:rsid w:val="000023E8"/>
    <w:rsid w:val="00002FAD"/>
    <w:rsid w:val="00002FCA"/>
    <w:rsid w:val="0000304F"/>
    <w:rsid w:val="00003D7C"/>
    <w:rsid w:val="00003F43"/>
    <w:rsid w:val="000040D8"/>
    <w:rsid w:val="000046C4"/>
    <w:rsid w:val="000050AB"/>
    <w:rsid w:val="000052E9"/>
    <w:rsid w:val="000056BF"/>
    <w:rsid w:val="00005BDF"/>
    <w:rsid w:val="0000622B"/>
    <w:rsid w:val="00006270"/>
    <w:rsid w:val="0000653C"/>
    <w:rsid w:val="00006B43"/>
    <w:rsid w:val="00006C85"/>
    <w:rsid w:val="00007410"/>
    <w:rsid w:val="00007F27"/>
    <w:rsid w:val="00007F58"/>
    <w:rsid w:val="00010210"/>
    <w:rsid w:val="00011119"/>
    <w:rsid w:val="00011A6A"/>
    <w:rsid w:val="00011D38"/>
    <w:rsid w:val="00011F29"/>
    <w:rsid w:val="000124AC"/>
    <w:rsid w:val="00012533"/>
    <w:rsid w:val="00012B8E"/>
    <w:rsid w:val="00012D5D"/>
    <w:rsid w:val="00012E99"/>
    <w:rsid w:val="00013424"/>
    <w:rsid w:val="000134D4"/>
    <w:rsid w:val="00013B88"/>
    <w:rsid w:val="00013D2E"/>
    <w:rsid w:val="00013D71"/>
    <w:rsid w:val="00013D9C"/>
    <w:rsid w:val="00014445"/>
    <w:rsid w:val="000144A8"/>
    <w:rsid w:val="00014871"/>
    <w:rsid w:val="00014D7F"/>
    <w:rsid w:val="00014E57"/>
    <w:rsid w:val="000154D0"/>
    <w:rsid w:val="00015585"/>
    <w:rsid w:val="00016FAE"/>
    <w:rsid w:val="00017265"/>
    <w:rsid w:val="000172DD"/>
    <w:rsid w:val="00017532"/>
    <w:rsid w:val="00017576"/>
    <w:rsid w:val="0002006F"/>
    <w:rsid w:val="000200C4"/>
    <w:rsid w:val="000202B1"/>
    <w:rsid w:val="000218AE"/>
    <w:rsid w:val="000218ED"/>
    <w:rsid w:val="000222D3"/>
    <w:rsid w:val="00022454"/>
    <w:rsid w:val="00023136"/>
    <w:rsid w:val="0002367F"/>
    <w:rsid w:val="00023E79"/>
    <w:rsid w:val="00023F01"/>
    <w:rsid w:val="00023FCA"/>
    <w:rsid w:val="00024126"/>
    <w:rsid w:val="000245EA"/>
    <w:rsid w:val="000245ED"/>
    <w:rsid w:val="00025041"/>
    <w:rsid w:val="00025C80"/>
    <w:rsid w:val="00025EBB"/>
    <w:rsid w:val="0002636D"/>
    <w:rsid w:val="0002643B"/>
    <w:rsid w:val="00026620"/>
    <w:rsid w:val="00026698"/>
    <w:rsid w:val="000269DE"/>
    <w:rsid w:val="00026A92"/>
    <w:rsid w:val="00026EA2"/>
    <w:rsid w:val="000271D4"/>
    <w:rsid w:val="00027241"/>
    <w:rsid w:val="00027690"/>
    <w:rsid w:val="000277C4"/>
    <w:rsid w:val="00027CB3"/>
    <w:rsid w:val="0003010C"/>
    <w:rsid w:val="00031485"/>
    <w:rsid w:val="0003152E"/>
    <w:rsid w:val="00031549"/>
    <w:rsid w:val="000315B5"/>
    <w:rsid w:val="0003166C"/>
    <w:rsid w:val="00031B8B"/>
    <w:rsid w:val="00031DB3"/>
    <w:rsid w:val="00031FE0"/>
    <w:rsid w:val="00032214"/>
    <w:rsid w:val="00032AE2"/>
    <w:rsid w:val="000335C6"/>
    <w:rsid w:val="00033A1A"/>
    <w:rsid w:val="00033B71"/>
    <w:rsid w:val="000344D4"/>
    <w:rsid w:val="0003470B"/>
    <w:rsid w:val="00034732"/>
    <w:rsid w:val="00035EF1"/>
    <w:rsid w:val="00035FA6"/>
    <w:rsid w:val="00036A05"/>
    <w:rsid w:val="00036D29"/>
    <w:rsid w:val="00036D8C"/>
    <w:rsid w:val="000371E0"/>
    <w:rsid w:val="000378E9"/>
    <w:rsid w:val="000404C9"/>
    <w:rsid w:val="0004064B"/>
    <w:rsid w:val="000407F9"/>
    <w:rsid w:val="000412B0"/>
    <w:rsid w:val="0004136E"/>
    <w:rsid w:val="000417BA"/>
    <w:rsid w:val="00041AD1"/>
    <w:rsid w:val="00041DA3"/>
    <w:rsid w:val="00042919"/>
    <w:rsid w:val="00042CB7"/>
    <w:rsid w:val="000430C7"/>
    <w:rsid w:val="0004381D"/>
    <w:rsid w:val="00043A89"/>
    <w:rsid w:val="00043C6B"/>
    <w:rsid w:val="00044206"/>
    <w:rsid w:val="00044454"/>
    <w:rsid w:val="000448E7"/>
    <w:rsid w:val="00044B0B"/>
    <w:rsid w:val="00044E81"/>
    <w:rsid w:val="000457C4"/>
    <w:rsid w:val="00045A0D"/>
    <w:rsid w:val="00045B33"/>
    <w:rsid w:val="00046177"/>
    <w:rsid w:val="000461C9"/>
    <w:rsid w:val="000465AB"/>
    <w:rsid w:val="00046CA7"/>
    <w:rsid w:val="00046FBE"/>
    <w:rsid w:val="0004701A"/>
    <w:rsid w:val="000470A6"/>
    <w:rsid w:val="000479CF"/>
    <w:rsid w:val="00047E02"/>
    <w:rsid w:val="000500DA"/>
    <w:rsid w:val="00050170"/>
    <w:rsid w:val="000506E2"/>
    <w:rsid w:val="00050A26"/>
    <w:rsid w:val="000517B5"/>
    <w:rsid w:val="00051DF5"/>
    <w:rsid w:val="00052218"/>
    <w:rsid w:val="0005288D"/>
    <w:rsid w:val="0005384A"/>
    <w:rsid w:val="00053B15"/>
    <w:rsid w:val="00053E47"/>
    <w:rsid w:val="0005421D"/>
    <w:rsid w:val="0005508C"/>
    <w:rsid w:val="000552B0"/>
    <w:rsid w:val="0005538C"/>
    <w:rsid w:val="000554D6"/>
    <w:rsid w:val="00055740"/>
    <w:rsid w:val="0005596A"/>
    <w:rsid w:val="00055B73"/>
    <w:rsid w:val="0005601C"/>
    <w:rsid w:val="000560FB"/>
    <w:rsid w:val="00056335"/>
    <w:rsid w:val="000563EE"/>
    <w:rsid w:val="00057782"/>
    <w:rsid w:val="00057836"/>
    <w:rsid w:val="0005786B"/>
    <w:rsid w:val="00061A22"/>
    <w:rsid w:val="00061A93"/>
    <w:rsid w:val="00061DB8"/>
    <w:rsid w:val="00061F27"/>
    <w:rsid w:val="000620D7"/>
    <w:rsid w:val="000624A6"/>
    <w:rsid w:val="00062D6F"/>
    <w:rsid w:val="000631C1"/>
    <w:rsid w:val="0006336C"/>
    <w:rsid w:val="000636F6"/>
    <w:rsid w:val="0006391A"/>
    <w:rsid w:val="000639DA"/>
    <w:rsid w:val="000640A0"/>
    <w:rsid w:val="000644EE"/>
    <w:rsid w:val="00064720"/>
    <w:rsid w:val="00064D1B"/>
    <w:rsid w:val="000651C0"/>
    <w:rsid w:val="00065DE1"/>
    <w:rsid w:val="00065F28"/>
    <w:rsid w:val="000660DF"/>
    <w:rsid w:val="00066414"/>
    <w:rsid w:val="00066948"/>
    <w:rsid w:val="00066A34"/>
    <w:rsid w:val="00066FBE"/>
    <w:rsid w:val="0006719B"/>
    <w:rsid w:val="00067401"/>
    <w:rsid w:val="0006777A"/>
    <w:rsid w:val="00067968"/>
    <w:rsid w:val="00067E39"/>
    <w:rsid w:val="000701DA"/>
    <w:rsid w:val="00070635"/>
    <w:rsid w:val="00070820"/>
    <w:rsid w:val="00070D29"/>
    <w:rsid w:val="00071304"/>
    <w:rsid w:val="0007146D"/>
    <w:rsid w:val="000715EA"/>
    <w:rsid w:val="00071D02"/>
    <w:rsid w:val="000721E7"/>
    <w:rsid w:val="000722D9"/>
    <w:rsid w:val="0007248C"/>
    <w:rsid w:val="00072640"/>
    <w:rsid w:val="000727B5"/>
    <w:rsid w:val="0007321A"/>
    <w:rsid w:val="00073293"/>
    <w:rsid w:val="000734BE"/>
    <w:rsid w:val="00073BB4"/>
    <w:rsid w:val="000740A8"/>
    <w:rsid w:val="00074351"/>
    <w:rsid w:val="00074A55"/>
    <w:rsid w:val="00075AC6"/>
    <w:rsid w:val="00076161"/>
    <w:rsid w:val="000768FA"/>
    <w:rsid w:val="0007696B"/>
    <w:rsid w:val="00076978"/>
    <w:rsid w:val="00077094"/>
    <w:rsid w:val="0007718C"/>
    <w:rsid w:val="000771C0"/>
    <w:rsid w:val="00077B6C"/>
    <w:rsid w:val="00080A06"/>
    <w:rsid w:val="00080FEB"/>
    <w:rsid w:val="00081125"/>
    <w:rsid w:val="000824AC"/>
    <w:rsid w:val="00082BA3"/>
    <w:rsid w:val="00082D09"/>
    <w:rsid w:val="00083561"/>
    <w:rsid w:val="00083C1B"/>
    <w:rsid w:val="00084140"/>
    <w:rsid w:val="000847E5"/>
    <w:rsid w:val="000853CA"/>
    <w:rsid w:val="00085759"/>
    <w:rsid w:val="00085BE2"/>
    <w:rsid w:val="00086007"/>
    <w:rsid w:val="00086319"/>
    <w:rsid w:val="0008751A"/>
    <w:rsid w:val="00087AEF"/>
    <w:rsid w:val="00087F5A"/>
    <w:rsid w:val="000906CD"/>
    <w:rsid w:val="00090A91"/>
    <w:rsid w:val="00091713"/>
    <w:rsid w:val="00091C73"/>
    <w:rsid w:val="000920BC"/>
    <w:rsid w:val="00092316"/>
    <w:rsid w:val="00092487"/>
    <w:rsid w:val="00092909"/>
    <w:rsid w:val="0009366D"/>
    <w:rsid w:val="00094373"/>
    <w:rsid w:val="00094444"/>
    <w:rsid w:val="0009450E"/>
    <w:rsid w:val="00094669"/>
    <w:rsid w:val="00094691"/>
    <w:rsid w:val="000949EE"/>
    <w:rsid w:val="00094D48"/>
    <w:rsid w:val="00094DC6"/>
    <w:rsid w:val="000952D0"/>
    <w:rsid w:val="00095907"/>
    <w:rsid w:val="00095A1B"/>
    <w:rsid w:val="0009601E"/>
    <w:rsid w:val="0009603F"/>
    <w:rsid w:val="0009611C"/>
    <w:rsid w:val="00096A71"/>
    <w:rsid w:val="00096A8B"/>
    <w:rsid w:val="00097169"/>
    <w:rsid w:val="0009723F"/>
    <w:rsid w:val="000975FD"/>
    <w:rsid w:val="00097A7B"/>
    <w:rsid w:val="00097D30"/>
    <w:rsid w:val="00097FD4"/>
    <w:rsid w:val="000A0CF1"/>
    <w:rsid w:val="000A0EFB"/>
    <w:rsid w:val="000A1002"/>
    <w:rsid w:val="000A10C4"/>
    <w:rsid w:val="000A11C1"/>
    <w:rsid w:val="000A12A6"/>
    <w:rsid w:val="000A2362"/>
    <w:rsid w:val="000A28BB"/>
    <w:rsid w:val="000A2912"/>
    <w:rsid w:val="000A2A03"/>
    <w:rsid w:val="000A2A5E"/>
    <w:rsid w:val="000A2B1B"/>
    <w:rsid w:val="000A2E22"/>
    <w:rsid w:val="000A36E8"/>
    <w:rsid w:val="000A3B58"/>
    <w:rsid w:val="000A3C92"/>
    <w:rsid w:val="000A491F"/>
    <w:rsid w:val="000A4C4B"/>
    <w:rsid w:val="000A5385"/>
    <w:rsid w:val="000A5E44"/>
    <w:rsid w:val="000A6C70"/>
    <w:rsid w:val="000A755E"/>
    <w:rsid w:val="000A7A5F"/>
    <w:rsid w:val="000A7D22"/>
    <w:rsid w:val="000A7EAE"/>
    <w:rsid w:val="000B0061"/>
    <w:rsid w:val="000B035A"/>
    <w:rsid w:val="000B0826"/>
    <w:rsid w:val="000B0AAC"/>
    <w:rsid w:val="000B0B4E"/>
    <w:rsid w:val="000B129C"/>
    <w:rsid w:val="000B1363"/>
    <w:rsid w:val="000B17A1"/>
    <w:rsid w:val="000B1824"/>
    <w:rsid w:val="000B197F"/>
    <w:rsid w:val="000B1C72"/>
    <w:rsid w:val="000B28C1"/>
    <w:rsid w:val="000B28FF"/>
    <w:rsid w:val="000B29AA"/>
    <w:rsid w:val="000B2A5A"/>
    <w:rsid w:val="000B2E05"/>
    <w:rsid w:val="000B3B1F"/>
    <w:rsid w:val="000B441D"/>
    <w:rsid w:val="000B44CA"/>
    <w:rsid w:val="000B465C"/>
    <w:rsid w:val="000B4A52"/>
    <w:rsid w:val="000B5192"/>
    <w:rsid w:val="000B5738"/>
    <w:rsid w:val="000B5BCB"/>
    <w:rsid w:val="000B5DD0"/>
    <w:rsid w:val="000B6A29"/>
    <w:rsid w:val="000B6A46"/>
    <w:rsid w:val="000B6B91"/>
    <w:rsid w:val="000B6E11"/>
    <w:rsid w:val="000B7237"/>
    <w:rsid w:val="000B741E"/>
    <w:rsid w:val="000B7D1B"/>
    <w:rsid w:val="000C0C82"/>
    <w:rsid w:val="000C12FF"/>
    <w:rsid w:val="000C130A"/>
    <w:rsid w:val="000C1624"/>
    <w:rsid w:val="000C1AF8"/>
    <w:rsid w:val="000C1DC2"/>
    <w:rsid w:val="000C2092"/>
    <w:rsid w:val="000C262B"/>
    <w:rsid w:val="000C30EF"/>
    <w:rsid w:val="000C3213"/>
    <w:rsid w:val="000C358F"/>
    <w:rsid w:val="000C3E20"/>
    <w:rsid w:val="000C4539"/>
    <w:rsid w:val="000C4B3F"/>
    <w:rsid w:val="000C4B4E"/>
    <w:rsid w:val="000C5867"/>
    <w:rsid w:val="000C5ABE"/>
    <w:rsid w:val="000C5BDD"/>
    <w:rsid w:val="000C5D7E"/>
    <w:rsid w:val="000C661E"/>
    <w:rsid w:val="000C66B5"/>
    <w:rsid w:val="000C682B"/>
    <w:rsid w:val="000C6BC5"/>
    <w:rsid w:val="000C6EB8"/>
    <w:rsid w:val="000C764E"/>
    <w:rsid w:val="000C7CBA"/>
    <w:rsid w:val="000C7F6D"/>
    <w:rsid w:val="000D0228"/>
    <w:rsid w:val="000D066C"/>
    <w:rsid w:val="000D0F1A"/>
    <w:rsid w:val="000D1481"/>
    <w:rsid w:val="000D1706"/>
    <w:rsid w:val="000D1961"/>
    <w:rsid w:val="000D1A9E"/>
    <w:rsid w:val="000D1EC9"/>
    <w:rsid w:val="000D2187"/>
    <w:rsid w:val="000D26F8"/>
    <w:rsid w:val="000D2728"/>
    <w:rsid w:val="000D3264"/>
    <w:rsid w:val="000D35B5"/>
    <w:rsid w:val="000D384F"/>
    <w:rsid w:val="000D3F4E"/>
    <w:rsid w:val="000D4243"/>
    <w:rsid w:val="000D4263"/>
    <w:rsid w:val="000D42A3"/>
    <w:rsid w:val="000D498A"/>
    <w:rsid w:val="000D4A92"/>
    <w:rsid w:val="000D4B67"/>
    <w:rsid w:val="000D4E7F"/>
    <w:rsid w:val="000D57EC"/>
    <w:rsid w:val="000D59D4"/>
    <w:rsid w:val="000D5A00"/>
    <w:rsid w:val="000D5B40"/>
    <w:rsid w:val="000D640C"/>
    <w:rsid w:val="000D6685"/>
    <w:rsid w:val="000D678D"/>
    <w:rsid w:val="000D6FFA"/>
    <w:rsid w:val="000D7700"/>
    <w:rsid w:val="000E09E2"/>
    <w:rsid w:val="000E0E05"/>
    <w:rsid w:val="000E0F09"/>
    <w:rsid w:val="000E17E2"/>
    <w:rsid w:val="000E23F6"/>
    <w:rsid w:val="000E282F"/>
    <w:rsid w:val="000E3029"/>
    <w:rsid w:val="000E343D"/>
    <w:rsid w:val="000E3666"/>
    <w:rsid w:val="000E3D9D"/>
    <w:rsid w:val="000E4420"/>
    <w:rsid w:val="000E45D8"/>
    <w:rsid w:val="000E45EE"/>
    <w:rsid w:val="000E47E2"/>
    <w:rsid w:val="000E47FA"/>
    <w:rsid w:val="000E51D8"/>
    <w:rsid w:val="000E533F"/>
    <w:rsid w:val="000E534B"/>
    <w:rsid w:val="000E5CCC"/>
    <w:rsid w:val="000E613B"/>
    <w:rsid w:val="000E61CD"/>
    <w:rsid w:val="000E62A8"/>
    <w:rsid w:val="000E6645"/>
    <w:rsid w:val="000E6DE0"/>
    <w:rsid w:val="000E711D"/>
    <w:rsid w:val="000E7235"/>
    <w:rsid w:val="000E7434"/>
    <w:rsid w:val="000E7AE9"/>
    <w:rsid w:val="000E7ECA"/>
    <w:rsid w:val="000F0A80"/>
    <w:rsid w:val="000F0AF7"/>
    <w:rsid w:val="000F0DCD"/>
    <w:rsid w:val="000F11D5"/>
    <w:rsid w:val="000F12D5"/>
    <w:rsid w:val="000F1489"/>
    <w:rsid w:val="000F1577"/>
    <w:rsid w:val="000F1A46"/>
    <w:rsid w:val="000F1C92"/>
    <w:rsid w:val="000F1D74"/>
    <w:rsid w:val="000F292A"/>
    <w:rsid w:val="000F2942"/>
    <w:rsid w:val="000F2E44"/>
    <w:rsid w:val="000F2F00"/>
    <w:rsid w:val="000F309F"/>
    <w:rsid w:val="000F35A2"/>
    <w:rsid w:val="000F3B64"/>
    <w:rsid w:val="000F4022"/>
    <w:rsid w:val="000F6670"/>
    <w:rsid w:val="000F6E4B"/>
    <w:rsid w:val="000F7013"/>
    <w:rsid w:val="000F702B"/>
    <w:rsid w:val="000F71DA"/>
    <w:rsid w:val="000F7398"/>
    <w:rsid w:val="000F7542"/>
    <w:rsid w:val="000F76A4"/>
    <w:rsid w:val="000F7A39"/>
    <w:rsid w:val="001000DC"/>
    <w:rsid w:val="00100D10"/>
    <w:rsid w:val="00101540"/>
    <w:rsid w:val="00101594"/>
    <w:rsid w:val="0010168B"/>
    <w:rsid w:val="00101829"/>
    <w:rsid w:val="00101ABB"/>
    <w:rsid w:val="00101AE1"/>
    <w:rsid w:val="00101BCD"/>
    <w:rsid w:val="001021EC"/>
    <w:rsid w:val="00102242"/>
    <w:rsid w:val="00102342"/>
    <w:rsid w:val="001029BB"/>
    <w:rsid w:val="00102D6E"/>
    <w:rsid w:val="001030FC"/>
    <w:rsid w:val="00103844"/>
    <w:rsid w:val="00103B47"/>
    <w:rsid w:val="00103B98"/>
    <w:rsid w:val="001041AF"/>
    <w:rsid w:val="001042F3"/>
    <w:rsid w:val="00104451"/>
    <w:rsid w:val="001054CE"/>
    <w:rsid w:val="001054FA"/>
    <w:rsid w:val="00105550"/>
    <w:rsid w:val="00105593"/>
    <w:rsid w:val="0010591B"/>
    <w:rsid w:val="00105B19"/>
    <w:rsid w:val="00105B95"/>
    <w:rsid w:val="00106E12"/>
    <w:rsid w:val="00106F07"/>
    <w:rsid w:val="00107254"/>
    <w:rsid w:val="00107798"/>
    <w:rsid w:val="00107B53"/>
    <w:rsid w:val="00110280"/>
    <w:rsid w:val="001102CD"/>
    <w:rsid w:val="00110554"/>
    <w:rsid w:val="00110565"/>
    <w:rsid w:val="001105FD"/>
    <w:rsid w:val="0011097C"/>
    <w:rsid w:val="00111122"/>
    <w:rsid w:val="00111253"/>
    <w:rsid w:val="00111C30"/>
    <w:rsid w:val="00111D87"/>
    <w:rsid w:val="00111E55"/>
    <w:rsid w:val="00111F00"/>
    <w:rsid w:val="001124F9"/>
    <w:rsid w:val="00112796"/>
    <w:rsid w:val="00112DAD"/>
    <w:rsid w:val="00113604"/>
    <w:rsid w:val="001137A2"/>
    <w:rsid w:val="001138B1"/>
    <w:rsid w:val="00113ADB"/>
    <w:rsid w:val="00113C7F"/>
    <w:rsid w:val="00113CBF"/>
    <w:rsid w:val="00114306"/>
    <w:rsid w:val="00114CA7"/>
    <w:rsid w:val="00114E79"/>
    <w:rsid w:val="001155C9"/>
    <w:rsid w:val="00115D42"/>
    <w:rsid w:val="00115F2A"/>
    <w:rsid w:val="0011680D"/>
    <w:rsid w:val="00116813"/>
    <w:rsid w:val="001168E5"/>
    <w:rsid w:val="00116A85"/>
    <w:rsid w:val="00117868"/>
    <w:rsid w:val="0012014D"/>
    <w:rsid w:val="00120326"/>
    <w:rsid w:val="00120E4C"/>
    <w:rsid w:val="00121043"/>
    <w:rsid w:val="00121385"/>
    <w:rsid w:val="0012147D"/>
    <w:rsid w:val="00121AAD"/>
    <w:rsid w:val="00121F79"/>
    <w:rsid w:val="00122272"/>
    <w:rsid w:val="001231AB"/>
    <w:rsid w:val="001231E4"/>
    <w:rsid w:val="00123C77"/>
    <w:rsid w:val="00123CBC"/>
    <w:rsid w:val="00124020"/>
    <w:rsid w:val="00124051"/>
    <w:rsid w:val="0012405D"/>
    <w:rsid w:val="00124171"/>
    <w:rsid w:val="001242EE"/>
    <w:rsid w:val="001243A4"/>
    <w:rsid w:val="00124486"/>
    <w:rsid w:val="001249E3"/>
    <w:rsid w:val="00125622"/>
    <w:rsid w:val="00126D15"/>
    <w:rsid w:val="00126F51"/>
    <w:rsid w:val="00127336"/>
    <w:rsid w:val="001279F9"/>
    <w:rsid w:val="00130120"/>
    <w:rsid w:val="001302DF"/>
    <w:rsid w:val="001306D1"/>
    <w:rsid w:val="00130A7D"/>
    <w:rsid w:val="00130C3D"/>
    <w:rsid w:val="00130CB0"/>
    <w:rsid w:val="00130DC7"/>
    <w:rsid w:val="00130E75"/>
    <w:rsid w:val="001311DE"/>
    <w:rsid w:val="001313B4"/>
    <w:rsid w:val="001314A8"/>
    <w:rsid w:val="001315BA"/>
    <w:rsid w:val="00131748"/>
    <w:rsid w:val="001319E1"/>
    <w:rsid w:val="00131AF1"/>
    <w:rsid w:val="00131F81"/>
    <w:rsid w:val="0013245C"/>
    <w:rsid w:val="001325B9"/>
    <w:rsid w:val="001328DE"/>
    <w:rsid w:val="001329B0"/>
    <w:rsid w:val="001329DD"/>
    <w:rsid w:val="00132B21"/>
    <w:rsid w:val="00132E54"/>
    <w:rsid w:val="00132E67"/>
    <w:rsid w:val="0013325D"/>
    <w:rsid w:val="0013348B"/>
    <w:rsid w:val="001335A7"/>
    <w:rsid w:val="00133BA3"/>
    <w:rsid w:val="00134320"/>
    <w:rsid w:val="0013482E"/>
    <w:rsid w:val="00134834"/>
    <w:rsid w:val="001349EC"/>
    <w:rsid w:val="00134B35"/>
    <w:rsid w:val="00134CA2"/>
    <w:rsid w:val="00135252"/>
    <w:rsid w:val="00135FDA"/>
    <w:rsid w:val="00136B6C"/>
    <w:rsid w:val="00136F46"/>
    <w:rsid w:val="00136F50"/>
    <w:rsid w:val="001373DE"/>
    <w:rsid w:val="00137704"/>
    <w:rsid w:val="00137B41"/>
    <w:rsid w:val="00140655"/>
    <w:rsid w:val="00140BD4"/>
    <w:rsid w:val="00140C60"/>
    <w:rsid w:val="00140DFF"/>
    <w:rsid w:val="001415EB"/>
    <w:rsid w:val="00141959"/>
    <w:rsid w:val="00141B4C"/>
    <w:rsid w:val="00141B88"/>
    <w:rsid w:val="00141B94"/>
    <w:rsid w:val="00141E07"/>
    <w:rsid w:val="001427DB"/>
    <w:rsid w:val="00142A4A"/>
    <w:rsid w:val="00142F79"/>
    <w:rsid w:val="00143100"/>
    <w:rsid w:val="0014313A"/>
    <w:rsid w:val="001433EA"/>
    <w:rsid w:val="001436BB"/>
    <w:rsid w:val="00143771"/>
    <w:rsid w:val="00144279"/>
    <w:rsid w:val="0014457C"/>
    <w:rsid w:val="00144D42"/>
    <w:rsid w:val="00144D96"/>
    <w:rsid w:val="00145458"/>
    <w:rsid w:val="001456A4"/>
    <w:rsid w:val="0014592F"/>
    <w:rsid w:val="00145D8E"/>
    <w:rsid w:val="00145EA2"/>
    <w:rsid w:val="00146504"/>
    <w:rsid w:val="0014700D"/>
    <w:rsid w:val="00147070"/>
    <w:rsid w:val="001476C2"/>
    <w:rsid w:val="00147AAA"/>
    <w:rsid w:val="00147CB2"/>
    <w:rsid w:val="00147FB0"/>
    <w:rsid w:val="00150291"/>
    <w:rsid w:val="00150B89"/>
    <w:rsid w:val="00150C03"/>
    <w:rsid w:val="00150C40"/>
    <w:rsid w:val="00150FA4"/>
    <w:rsid w:val="00151604"/>
    <w:rsid w:val="001518AD"/>
    <w:rsid w:val="00151B53"/>
    <w:rsid w:val="001523DE"/>
    <w:rsid w:val="001532FF"/>
    <w:rsid w:val="001533B2"/>
    <w:rsid w:val="00153418"/>
    <w:rsid w:val="001534F9"/>
    <w:rsid w:val="001537DB"/>
    <w:rsid w:val="00153AB4"/>
    <w:rsid w:val="00153F66"/>
    <w:rsid w:val="001543B1"/>
    <w:rsid w:val="00154457"/>
    <w:rsid w:val="0015457D"/>
    <w:rsid w:val="001545FC"/>
    <w:rsid w:val="00154993"/>
    <w:rsid w:val="001557B7"/>
    <w:rsid w:val="001558D2"/>
    <w:rsid w:val="00155C0A"/>
    <w:rsid w:val="00155E81"/>
    <w:rsid w:val="00156043"/>
    <w:rsid w:val="0015641F"/>
    <w:rsid w:val="00156534"/>
    <w:rsid w:val="00157896"/>
    <w:rsid w:val="00160250"/>
    <w:rsid w:val="0016090B"/>
    <w:rsid w:val="00160B53"/>
    <w:rsid w:val="00160BF4"/>
    <w:rsid w:val="00160C7B"/>
    <w:rsid w:val="00161AC0"/>
    <w:rsid w:val="00161C1F"/>
    <w:rsid w:val="00161F4A"/>
    <w:rsid w:val="001629D6"/>
    <w:rsid w:val="00162B7C"/>
    <w:rsid w:val="00162D47"/>
    <w:rsid w:val="00162F88"/>
    <w:rsid w:val="001639E8"/>
    <w:rsid w:val="0016403A"/>
    <w:rsid w:val="0016468F"/>
    <w:rsid w:val="00164BC3"/>
    <w:rsid w:val="00164E55"/>
    <w:rsid w:val="00165865"/>
    <w:rsid w:val="00165B01"/>
    <w:rsid w:val="00165D5A"/>
    <w:rsid w:val="00166171"/>
    <w:rsid w:val="00166479"/>
    <w:rsid w:val="00166674"/>
    <w:rsid w:val="001668E9"/>
    <w:rsid w:val="00166B3D"/>
    <w:rsid w:val="00166C0C"/>
    <w:rsid w:val="00166E00"/>
    <w:rsid w:val="00166EF3"/>
    <w:rsid w:val="0016703B"/>
    <w:rsid w:val="0016712D"/>
    <w:rsid w:val="00167179"/>
    <w:rsid w:val="00167318"/>
    <w:rsid w:val="00167A87"/>
    <w:rsid w:val="00167D6A"/>
    <w:rsid w:val="001700D1"/>
    <w:rsid w:val="00170599"/>
    <w:rsid w:val="00170932"/>
    <w:rsid w:val="00170E17"/>
    <w:rsid w:val="00171549"/>
    <w:rsid w:val="00171CB4"/>
    <w:rsid w:val="00171D44"/>
    <w:rsid w:val="0017212C"/>
    <w:rsid w:val="0017272F"/>
    <w:rsid w:val="00172A48"/>
    <w:rsid w:val="00173535"/>
    <w:rsid w:val="001738CC"/>
    <w:rsid w:val="00174247"/>
    <w:rsid w:val="001744B3"/>
    <w:rsid w:val="001747AE"/>
    <w:rsid w:val="001748A6"/>
    <w:rsid w:val="001751B1"/>
    <w:rsid w:val="001758A2"/>
    <w:rsid w:val="00175C38"/>
    <w:rsid w:val="00175F7A"/>
    <w:rsid w:val="00176A21"/>
    <w:rsid w:val="00176C7D"/>
    <w:rsid w:val="00176D85"/>
    <w:rsid w:val="00176F92"/>
    <w:rsid w:val="00176FB5"/>
    <w:rsid w:val="001775AF"/>
    <w:rsid w:val="00177686"/>
    <w:rsid w:val="0017778A"/>
    <w:rsid w:val="0017782D"/>
    <w:rsid w:val="00177878"/>
    <w:rsid w:val="00177A26"/>
    <w:rsid w:val="00177ADB"/>
    <w:rsid w:val="00177BFA"/>
    <w:rsid w:val="0018018E"/>
    <w:rsid w:val="001803EE"/>
    <w:rsid w:val="001804FD"/>
    <w:rsid w:val="00180C89"/>
    <w:rsid w:val="00180E33"/>
    <w:rsid w:val="0018140B"/>
    <w:rsid w:val="001814C6"/>
    <w:rsid w:val="00181628"/>
    <w:rsid w:val="00181A25"/>
    <w:rsid w:val="00181B6F"/>
    <w:rsid w:val="00181CE3"/>
    <w:rsid w:val="001822BF"/>
    <w:rsid w:val="00182366"/>
    <w:rsid w:val="00183480"/>
    <w:rsid w:val="001836D4"/>
    <w:rsid w:val="00183E11"/>
    <w:rsid w:val="00183F7C"/>
    <w:rsid w:val="0018431E"/>
    <w:rsid w:val="00185331"/>
    <w:rsid w:val="00185999"/>
    <w:rsid w:val="00185C53"/>
    <w:rsid w:val="00185E4A"/>
    <w:rsid w:val="0018643E"/>
    <w:rsid w:val="001865B5"/>
    <w:rsid w:val="001865BC"/>
    <w:rsid w:val="001866DC"/>
    <w:rsid w:val="0018686C"/>
    <w:rsid w:val="0018697B"/>
    <w:rsid w:val="001869D5"/>
    <w:rsid w:val="00186C25"/>
    <w:rsid w:val="00187099"/>
    <w:rsid w:val="001873AB"/>
    <w:rsid w:val="00187473"/>
    <w:rsid w:val="0018760B"/>
    <w:rsid w:val="00187C38"/>
    <w:rsid w:val="00187C7F"/>
    <w:rsid w:val="00187CAD"/>
    <w:rsid w:val="001908AC"/>
    <w:rsid w:val="001908D3"/>
    <w:rsid w:val="00190B30"/>
    <w:rsid w:val="0019119F"/>
    <w:rsid w:val="00191310"/>
    <w:rsid w:val="001913AA"/>
    <w:rsid w:val="001917CF"/>
    <w:rsid w:val="00191B76"/>
    <w:rsid w:val="0019237D"/>
    <w:rsid w:val="0019258B"/>
    <w:rsid w:val="00192873"/>
    <w:rsid w:val="00192BB1"/>
    <w:rsid w:val="00193053"/>
    <w:rsid w:val="00193057"/>
    <w:rsid w:val="001930E0"/>
    <w:rsid w:val="0019438D"/>
    <w:rsid w:val="0019453F"/>
    <w:rsid w:val="00194CA6"/>
    <w:rsid w:val="00194FCD"/>
    <w:rsid w:val="001956E8"/>
    <w:rsid w:val="001958C4"/>
    <w:rsid w:val="0019626C"/>
    <w:rsid w:val="00196664"/>
    <w:rsid w:val="0019689D"/>
    <w:rsid w:val="00196F17"/>
    <w:rsid w:val="00197031"/>
    <w:rsid w:val="001973FC"/>
    <w:rsid w:val="0019782A"/>
    <w:rsid w:val="00197D42"/>
    <w:rsid w:val="00197F34"/>
    <w:rsid w:val="001A0251"/>
    <w:rsid w:val="001A0258"/>
    <w:rsid w:val="001A0B52"/>
    <w:rsid w:val="001A14EB"/>
    <w:rsid w:val="001A1724"/>
    <w:rsid w:val="001A174D"/>
    <w:rsid w:val="001A18B5"/>
    <w:rsid w:val="001A1BF4"/>
    <w:rsid w:val="001A1EE7"/>
    <w:rsid w:val="001A20A4"/>
    <w:rsid w:val="001A23A2"/>
    <w:rsid w:val="001A2534"/>
    <w:rsid w:val="001A2766"/>
    <w:rsid w:val="001A2805"/>
    <w:rsid w:val="001A2A72"/>
    <w:rsid w:val="001A2D47"/>
    <w:rsid w:val="001A3474"/>
    <w:rsid w:val="001A34F2"/>
    <w:rsid w:val="001A3F9D"/>
    <w:rsid w:val="001A4292"/>
    <w:rsid w:val="001A4B8E"/>
    <w:rsid w:val="001A4ECE"/>
    <w:rsid w:val="001A557E"/>
    <w:rsid w:val="001A577A"/>
    <w:rsid w:val="001A59DA"/>
    <w:rsid w:val="001A59DD"/>
    <w:rsid w:val="001A5A3C"/>
    <w:rsid w:val="001A5F0B"/>
    <w:rsid w:val="001A6D93"/>
    <w:rsid w:val="001A6F71"/>
    <w:rsid w:val="001A717F"/>
    <w:rsid w:val="001A75C6"/>
    <w:rsid w:val="001A7785"/>
    <w:rsid w:val="001A77C7"/>
    <w:rsid w:val="001A7AAB"/>
    <w:rsid w:val="001A7C03"/>
    <w:rsid w:val="001B0331"/>
    <w:rsid w:val="001B0A3C"/>
    <w:rsid w:val="001B0BED"/>
    <w:rsid w:val="001B1127"/>
    <w:rsid w:val="001B1273"/>
    <w:rsid w:val="001B1292"/>
    <w:rsid w:val="001B15CE"/>
    <w:rsid w:val="001B176A"/>
    <w:rsid w:val="001B1844"/>
    <w:rsid w:val="001B1C45"/>
    <w:rsid w:val="001B1CB8"/>
    <w:rsid w:val="001B1E3C"/>
    <w:rsid w:val="001B2176"/>
    <w:rsid w:val="001B22D8"/>
    <w:rsid w:val="001B2852"/>
    <w:rsid w:val="001B28B8"/>
    <w:rsid w:val="001B3F42"/>
    <w:rsid w:val="001B3F96"/>
    <w:rsid w:val="001B4130"/>
    <w:rsid w:val="001B424D"/>
    <w:rsid w:val="001B4D73"/>
    <w:rsid w:val="001B4F5D"/>
    <w:rsid w:val="001B5317"/>
    <w:rsid w:val="001B5A0A"/>
    <w:rsid w:val="001B5B3F"/>
    <w:rsid w:val="001B5C28"/>
    <w:rsid w:val="001B5F29"/>
    <w:rsid w:val="001B635B"/>
    <w:rsid w:val="001B675D"/>
    <w:rsid w:val="001B67FD"/>
    <w:rsid w:val="001B70E5"/>
    <w:rsid w:val="001B7527"/>
    <w:rsid w:val="001B786E"/>
    <w:rsid w:val="001B7A83"/>
    <w:rsid w:val="001B7B71"/>
    <w:rsid w:val="001B7E85"/>
    <w:rsid w:val="001C00B7"/>
    <w:rsid w:val="001C09D4"/>
    <w:rsid w:val="001C11C8"/>
    <w:rsid w:val="001C1217"/>
    <w:rsid w:val="001C1403"/>
    <w:rsid w:val="001C140F"/>
    <w:rsid w:val="001C176C"/>
    <w:rsid w:val="001C1ACB"/>
    <w:rsid w:val="001C27CA"/>
    <w:rsid w:val="001C2934"/>
    <w:rsid w:val="001C2976"/>
    <w:rsid w:val="001C2BCB"/>
    <w:rsid w:val="001C2CFD"/>
    <w:rsid w:val="001C302D"/>
    <w:rsid w:val="001C30AB"/>
    <w:rsid w:val="001C3338"/>
    <w:rsid w:val="001C349A"/>
    <w:rsid w:val="001C34D7"/>
    <w:rsid w:val="001C3D73"/>
    <w:rsid w:val="001C3F03"/>
    <w:rsid w:val="001C4064"/>
    <w:rsid w:val="001C45A1"/>
    <w:rsid w:val="001C45BE"/>
    <w:rsid w:val="001C4F2D"/>
    <w:rsid w:val="001C4F90"/>
    <w:rsid w:val="001C5302"/>
    <w:rsid w:val="001C53BC"/>
    <w:rsid w:val="001C53D0"/>
    <w:rsid w:val="001C54F4"/>
    <w:rsid w:val="001C59F9"/>
    <w:rsid w:val="001C611B"/>
    <w:rsid w:val="001C61B5"/>
    <w:rsid w:val="001C62CD"/>
    <w:rsid w:val="001C6841"/>
    <w:rsid w:val="001C6A8E"/>
    <w:rsid w:val="001C736E"/>
    <w:rsid w:val="001C7532"/>
    <w:rsid w:val="001C75A7"/>
    <w:rsid w:val="001C763F"/>
    <w:rsid w:val="001C7687"/>
    <w:rsid w:val="001C7858"/>
    <w:rsid w:val="001C7EDB"/>
    <w:rsid w:val="001D01E6"/>
    <w:rsid w:val="001D0338"/>
    <w:rsid w:val="001D0DE6"/>
    <w:rsid w:val="001D1083"/>
    <w:rsid w:val="001D1132"/>
    <w:rsid w:val="001D13E9"/>
    <w:rsid w:val="001D1910"/>
    <w:rsid w:val="001D1B1E"/>
    <w:rsid w:val="001D1F24"/>
    <w:rsid w:val="001D26BE"/>
    <w:rsid w:val="001D28BE"/>
    <w:rsid w:val="001D2A1C"/>
    <w:rsid w:val="001D31E1"/>
    <w:rsid w:val="001D3651"/>
    <w:rsid w:val="001D37F0"/>
    <w:rsid w:val="001D4F14"/>
    <w:rsid w:val="001D501F"/>
    <w:rsid w:val="001D547B"/>
    <w:rsid w:val="001D573B"/>
    <w:rsid w:val="001D5AFF"/>
    <w:rsid w:val="001D5BAF"/>
    <w:rsid w:val="001D5CF3"/>
    <w:rsid w:val="001D5D48"/>
    <w:rsid w:val="001D649B"/>
    <w:rsid w:val="001D68C4"/>
    <w:rsid w:val="001D6E25"/>
    <w:rsid w:val="001D6EA2"/>
    <w:rsid w:val="001D75DB"/>
    <w:rsid w:val="001D7B43"/>
    <w:rsid w:val="001D7C85"/>
    <w:rsid w:val="001E0597"/>
    <w:rsid w:val="001E1C4B"/>
    <w:rsid w:val="001E25C6"/>
    <w:rsid w:val="001E2635"/>
    <w:rsid w:val="001E27EF"/>
    <w:rsid w:val="001E2F43"/>
    <w:rsid w:val="001E30F6"/>
    <w:rsid w:val="001E32AE"/>
    <w:rsid w:val="001E334F"/>
    <w:rsid w:val="001E3FFA"/>
    <w:rsid w:val="001E4108"/>
    <w:rsid w:val="001E42D2"/>
    <w:rsid w:val="001E47A1"/>
    <w:rsid w:val="001E4910"/>
    <w:rsid w:val="001E5327"/>
    <w:rsid w:val="001E53C0"/>
    <w:rsid w:val="001E54AA"/>
    <w:rsid w:val="001E560B"/>
    <w:rsid w:val="001E5D05"/>
    <w:rsid w:val="001E689E"/>
    <w:rsid w:val="001E6A69"/>
    <w:rsid w:val="001E6AC5"/>
    <w:rsid w:val="001E789A"/>
    <w:rsid w:val="001E7906"/>
    <w:rsid w:val="001E7C63"/>
    <w:rsid w:val="001E7F04"/>
    <w:rsid w:val="001F02C4"/>
    <w:rsid w:val="001F04E5"/>
    <w:rsid w:val="001F07A5"/>
    <w:rsid w:val="001F0817"/>
    <w:rsid w:val="001F0885"/>
    <w:rsid w:val="001F106A"/>
    <w:rsid w:val="001F120B"/>
    <w:rsid w:val="001F1698"/>
    <w:rsid w:val="001F1705"/>
    <w:rsid w:val="001F174E"/>
    <w:rsid w:val="001F18A1"/>
    <w:rsid w:val="001F1927"/>
    <w:rsid w:val="001F1A3E"/>
    <w:rsid w:val="001F2242"/>
    <w:rsid w:val="001F243E"/>
    <w:rsid w:val="001F24AF"/>
    <w:rsid w:val="001F24F5"/>
    <w:rsid w:val="001F2ADF"/>
    <w:rsid w:val="001F2F9B"/>
    <w:rsid w:val="001F368B"/>
    <w:rsid w:val="001F36A3"/>
    <w:rsid w:val="001F3831"/>
    <w:rsid w:val="001F412C"/>
    <w:rsid w:val="001F43DE"/>
    <w:rsid w:val="001F4882"/>
    <w:rsid w:val="001F5198"/>
    <w:rsid w:val="001F533A"/>
    <w:rsid w:val="001F5915"/>
    <w:rsid w:val="001F5B0F"/>
    <w:rsid w:val="001F5E03"/>
    <w:rsid w:val="001F5E9E"/>
    <w:rsid w:val="001F61F5"/>
    <w:rsid w:val="001F6216"/>
    <w:rsid w:val="001F6391"/>
    <w:rsid w:val="001F6934"/>
    <w:rsid w:val="001F6B6D"/>
    <w:rsid w:val="001F6B6F"/>
    <w:rsid w:val="001F6D6E"/>
    <w:rsid w:val="001F70B9"/>
    <w:rsid w:val="001F739C"/>
    <w:rsid w:val="001F7418"/>
    <w:rsid w:val="001F7793"/>
    <w:rsid w:val="001F7DEB"/>
    <w:rsid w:val="002000C6"/>
    <w:rsid w:val="00200589"/>
    <w:rsid w:val="002006CB"/>
    <w:rsid w:val="002008C7"/>
    <w:rsid w:val="00200F4D"/>
    <w:rsid w:val="00200FE4"/>
    <w:rsid w:val="00201921"/>
    <w:rsid w:val="00201D66"/>
    <w:rsid w:val="002023D8"/>
    <w:rsid w:val="00202C0B"/>
    <w:rsid w:val="00202D51"/>
    <w:rsid w:val="00202E87"/>
    <w:rsid w:val="00203222"/>
    <w:rsid w:val="00203383"/>
    <w:rsid w:val="00203636"/>
    <w:rsid w:val="00203C66"/>
    <w:rsid w:val="00203DED"/>
    <w:rsid w:val="0020462F"/>
    <w:rsid w:val="00204645"/>
    <w:rsid w:val="002049D6"/>
    <w:rsid w:val="00204FD2"/>
    <w:rsid w:val="00205052"/>
    <w:rsid w:val="00205235"/>
    <w:rsid w:val="00205453"/>
    <w:rsid w:val="0020583D"/>
    <w:rsid w:val="00205A39"/>
    <w:rsid w:val="00206D9A"/>
    <w:rsid w:val="00207431"/>
    <w:rsid w:val="0020784A"/>
    <w:rsid w:val="00207999"/>
    <w:rsid w:val="00207C69"/>
    <w:rsid w:val="00207D42"/>
    <w:rsid w:val="00207F9B"/>
    <w:rsid w:val="002101FE"/>
    <w:rsid w:val="0021039C"/>
    <w:rsid w:val="00210546"/>
    <w:rsid w:val="002106CE"/>
    <w:rsid w:val="00210738"/>
    <w:rsid w:val="002109C5"/>
    <w:rsid w:val="00210BB1"/>
    <w:rsid w:val="0021109C"/>
    <w:rsid w:val="002112DF"/>
    <w:rsid w:val="002117EF"/>
    <w:rsid w:val="002119A1"/>
    <w:rsid w:val="00211DE6"/>
    <w:rsid w:val="00211FD3"/>
    <w:rsid w:val="002123A6"/>
    <w:rsid w:val="00212428"/>
    <w:rsid w:val="002124CE"/>
    <w:rsid w:val="002125AF"/>
    <w:rsid w:val="00212697"/>
    <w:rsid w:val="00212B3F"/>
    <w:rsid w:val="0021312A"/>
    <w:rsid w:val="00213262"/>
    <w:rsid w:val="002133FE"/>
    <w:rsid w:val="002134EA"/>
    <w:rsid w:val="0021363D"/>
    <w:rsid w:val="00213672"/>
    <w:rsid w:val="00213908"/>
    <w:rsid w:val="00214066"/>
    <w:rsid w:val="0021428E"/>
    <w:rsid w:val="00214B70"/>
    <w:rsid w:val="00214DA2"/>
    <w:rsid w:val="00215535"/>
    <w:rsid w:val="002162C2"/>
    <w:rsid w:val="00216525"/>
    <w:rsid w:val="00216556"/>
    <w:rsid w:val="0021775D"/>
    <w:rsid w:val="0021795B"/>
    <w:rsid w:val="002202A4"/>
    <w:rsid w:val="00220704"/>
    <w:rsid w:val="002212DE"/>
    <w:rsid w:val="00221920"/>
    <w:rsid w:val="00221BF4"/>
    <w:rsid w:val="0022253B"/>
    <w:rsid w:val="00222597"/>
    <w:rsid w:val="002230D8"/>
    <w:rsid w:val="00223364"/>
    <w:rsid w:val="00223630"/>
    <w:rsid w:val="00223788"/>
    <w:rsid w:val="00223F90"/>
    <w:rsid w:val="0022413D"/>
    <w:rsid w:val="00224929"/>
    <w:rsid w:val="00224C1A"/>
    <w:rsid w:val="00224C96"/>
    <w:rsid w:val="00225088"/>
    <w:rsid w:val="0022510B"/>
    <w:rsid w:val="002251BC"/>
    <w:rsid w:val="00225458"/>
    <w:rsid w:val="002257AE"/>
    <w:rsid w:val="002259AF"/>
    <w:rsid w:val="00225BA9"/>
    <w:rsid w:val="00225DCE"/>
    <w:rsid w:val="002270F9"/>
    <w:rsid w:val="0022725C"/>
    <w:rsid w:val="002272B4"/>
    <w:rsid w:val="002274EC"/>
    <w:rsid w:val="00230927"/>
    <w:rsid w:val="002309FE"/>
    <w:rsid w:val="00230F94"/>
    <w:rsid w:val="0023108D"/>
    <w:rsid w:val="0023143B"/>
    <w:rsid w:val="00231E91"/>
    <w:rsid w:val="002321DC"/>
    <w:rsid w:val="002329A3"/>
    <w:rsid w:val="002330FE"/>
    <w:rsid w:val="0023368B"/>
    <w:rsid w:val="00233A88"/>
    <w:rsid w:val="00233CC3"/>
    <w:rsid w:val="00233F84"/>
    <w:rsid w:val="002340CE"/>
    <w:rsid w:val="002345C9"/>
    <w:rsid w:val="00234860"/>
    <w:rsid w:val="002352F1"/>
    <w:rsid w:val="0023542F"/>
    <w:rsid w:val="00235500"/>
    <w:rsid w:val="00235A35"/>
    <w:rsid w:val="00235F32"/>
    <w:rsid w:val="0023620C"/>
    <w:rsid w:val="00236573"/>
    <w:rsid w:val="00236C12"/>
    <w:rsid w:val="00236C75"/>
    <w:rsid w:val="00236C8F"/>
    <w:rsid w:val="00236CFB"/>
    <w:rsid w:val="00236E77"/>
    <w:rsid w:val="002373E7"/>
    <w:rsid w:val="002375DC"/>
    <w:rsid w:val="00240848"/>
    <w:rsid w:val="002409AF"/>
    <w:rsid w:val="00240DAE"/>
    <w:rsid w:val="00240E3B"/>
    <w:rsid w:val="00240E9B"/>
    <w:rsid w:val="002410CC"/>
    <w:rsid w:val="002414F1"/>
    <w:rsid w:val="00241584"/>
    <w:rsid w:val="00242238"/>
    <w:rsid w:val="00242516"/>
    <w:rsid w:val="0024287A"/>
    <w:rsid w:val="00242CA1"/>
    <w:rsid w:val="002432EE"/>
    <w:rsid w:val="00243586"/>
    <w:rsid w:val="00243BED"/>
    <w:rsid w:val="00243C17"/>
    <w:rsid w:val="00243CFD"/>
    <w:rsid w:val="00243F0A"/>
    <w:rsid w:val="0024475A"/>
    <w:rsid w:val="002449CC"/>
    <w:rsid w:val="00244C28"/>
    <w:rsid w:val="002452EC"/>
    <w:rsid w:val="00245320"/>
    <w:rsid w:val="00245ABC"/>
    <w:rsid w:val="00245E89"/>
    <w:rsid w:val="0024633A"/>
    <w:rsid w:val="00246855"/>
    <w:rsid w:val="002468CD"/>
    <w:rsid w:val="00246922"/>
    <w:rsid w:val="0024699E"/>
    <w:rsid w:val="00246AB1"/>
    <w:rsid w:val="002471FA"/>
    <w:rsid w:val="002507C4"/>
    <w:rsid w:val="00250DB9"/>
    <w:rsid w:val="00251464"/>
    <w:rsid w:val="00251505"/>
    <w:rsid w:val="00251C47"/>
    <w:rsid w:val="00251D63"/>
    <w:rsid w:val="00251DC9"/>
    <w:rsid w:val="002522AC"/>
    <w:rsid w:val="002525BF"/>
    <w:rsid w:val="00252658"/>
    <w:rsid w:val="00252F42"/>
    <w:rsid w:val="0025300B"/>
    <w:rsid w:val="00253153"/>
    <w:rsid w:val="00254198"/>
    <w:rsid w:val="002546A0"/>
    <w:rsid w:val="00254987"/>
    <w:rsid w:val="00254D62"/>
    <w:rsid w:val="00254E52"/>
    <w:rsid w:val="00254ED5"/>
    <w:rsid w:val="002551C4"/>
    <w:rsid w:val="0025553A"/>
    <w:rsid w:val="0025625A"/>
    <w:rsid w:val="00256698"/>
    <w:rsid w:val="002567C2"/>
    <w:rsid w:val="002568B2"/>
    <w:rsid w:val="00256D05"/>
    <w:rsid w:val="00256FA4"/>
    <w:rsid w:val="002576CC"/>
    <w:rsid w:val="002577AD"/>
    <w:rsid w:val="00257943"/>
    <w:rsid w:val="00257DEC"/>
    <w:rsid w:val="00260369"/>
    <w:rsid w:val="00260647"/>
    <w:rsid w:val="002611BE"/>
    <w:rsid w:val="00261288"/>
    <w:rsid w:val="0026155C"/>
    <w:rsid w:val="0026188A"/>
    <w:rsid w:val="002618CA"/>
    <w:rsid w:val="00262A34"/>
    <w:rsid w:val="00262D5B"/>
    <w:rsid w:val="002630C9"/>
    <w:rsid w:val="0026312B"/>
    <w:rsid w:val="00263269"/>
    <w:rsid w:val="002632A7"/>
    <w:rsid w:val="00263412"/>
    <w:rsid w:val="00263454"/>
    <w:rsid w:val="0026361B"/>
    <w:rsid w:val="00263A56"/>
    <w:rsid w:val="00263C5E"/>
    <w:rsid w:val="002643DE"/>
    <w:rsid w:val="002648C0"/>
    <w:rsid w:val="00264906"/>
    <w:rsid w:val="00264BAF"/>
    <w:rsid w:val="00264D31"/>
    <w:rsid w:val="00265613"/>
    <w:rsid w:val="00265678"/>
    <w:rsid w:val="00265827"/>
    <w:rsid w:val="00265A5B"/>
    <w:rsid w:val="00265D7D"/>
    <w:rsid w:val="0026604D"/>
    <w:rsid w:val="00266077"/>
    <w:rsid w:val="00266129"/>
    <w:rsid w:val="002664E9"/>
    <w:rsid w:val="002668B2"/>
    <w:rsid w:val="00266CE6"/>
    <w:rsid w:val="00267021"/>
    <w:rsid w:val="0026722F"/>
    <w:rsid w:val="0026750B"/>
    <w:rsid w:val="00267923"/>
    <w:rsid w:val="00267D7C"/>
    <w:rsid w:val="00267DEF"/>
    <w:rsid w:val="00267E0D"/>
    <w:rsid w:val="00270649"/>
    <w:rsid w:val="00270696"/>
    <w:rsid w:val="002709C6"/>
    <w:rsid w:val="00270B00"/>
    <w:rsid w:val="00270D13"/>
    <w:rsid w:val="0027121B"/>
    <w:rsid w:val="0027163A"/>
    <w:rsid w:val="002716B0"/>
    <w:rsid w:val="00271935"/>
    <w:rsid w:val="00271D9A"/>
    <w:rsid w:val="00271DCE"/>
    <w:rsid w:val="00271E15"/>
    <w:rsid w:val="002720B0"/>
    <w:rsid w:val="002722B6"/>
    <w:rsid w:val="0027242D"/>
    <w:rsid w:val="00272840"/>
    <w:rsid w:val="00272A3B"/>
    <w:rsid w:val="00273EFA"/>
    <w:rsid w:val="002743C2"/>
    <w:rsid w:val="00274579"/>
    <w:rsid w:val="00274742"/>
    <w:rsid w:val="00274A21"/>
    <w:rsid w:val="002754BD"/>
    <w:rsid w:val="0027580B"/>
    <w:rsid w:val="00275FF1"/>
    <w:rsid w:val="0027689E"/>
    <w:rsid w:val="002769BE"/>
    <w:rsid w:val="00276A8F"/>
    <w:rsid w:val="00276C6E"/>
    <w:rsid w:val="00276F38"/>
    <w:rsid w:val="00277551"/>
    <w:rsid w:val="00277616"/>
    <w:rsid w:val="00277FCF"/>
    <w:rsid w:val="00280950"/>
    <w:rsid w:val="00280AF1"/>
    <w:rsid w:val="00280D9E"/>
    <w:rsid w:val="00282368"/>
    <w:rsid w:val="00282513"/>
    <w:rsid w:val="00282BCB"/>
    <w:rsid w:val="00282C6E"/>
    <w:rsid w:val="00282CF3"/>
    <w:rsid w:val="00282E7E"/>
    <w:rsid w:val="0028301C"/>
    <w:rsid w:val="0028304F"/>
    <w:rsid w:val="00283124"/>
    <w:rsid w:val="00283181"/>
    <w:rsid w:val="0028348C"/>
    <w:rsid w:val="002836A3"/>
    <w:rsid w:val="00283763"/>
    <w:rsid w:val="0028393B"/>
    <w:rsid w:val="002841E2"/>
    <w:rsid w:val="0028433F"/>
    <w:rsid w:val="00284955"/>
    <w:rsid w:val="00284D07"/>
    <w:rsid w:val="0028551F"/>
    <w:rsid w:val="002856FD"/>
    <w:rsid w:val="00285855"/>
    <w:rsid w:val="002859B4"/>
    <w:rsid w:val="00285C9A"/>
    <w:rsid w:val="00285CC4"/>
    <w:rsid w:val="0028604F"/>
    <w:rsid w:val="002860CE"/>
    <w:rsid w:val="00286808"/>
    <w:rsid w:val="00286A8D"/>
    <w:rsid w:val="00286CD1"/>
    <w:rsid w:val="00286DBA"/>
    <w:rsid w:val="00286F3B"/>
    <w:rsid w:val="00287055"/>
    <w:rsid w:val="0028736D"/>
    <w:rsid w:val="002905F3"/>
    <w:rsid w:val="0029084A"/>
    <w:rsid w:val="002915AD"/>
    <w:rsid w:val="00291966"/>
    <w:rsid w:val="00291A0B"/>
    <w:rsid w:val="00291AF6"/>
    <w:rsid w:val="00291F37"/>
    <w:rsid w:val="002923A9"/>
    <w:rsid w:val="00292947"/>
    <w:rsid w:val="00293197"/>
    <w:rsid w:val="00293591"/>
    <w:rsid w:val="00293BF7"/>
    <w:rsid w:val="00293E00"/>
    <w:rsid w:val="00294152"/>
    <w:rsid w:val="002948C1"/>
    <w:rsid w:val="00294A27"/>
    <w:rsid w:val="00294A7A"/>
    <w:rsid w:val="00295339"/>
    <w:rsid w:val="00295CE5"/>
    <w:rsid w:val="00296321"/>
    <w:rsid w:val="002964FD"/>
    <w:rsid w:val="00296F54"/>
    <w:rsid w:val="00297057"/>
    <w:rsid w:val="00297744"/>
    <w:rsid w:val="002A0E56"/>
    <w:rsid w:val="002A11B1"/>
    <w:rsid w:val="002A1498"/>
    <w:rsid w:val="002A1B1C"/>
    <w:rsid w:val="002A1DA2"/>
    <w:rsid w:val="002A2180"/>
    <w:rsid w:val="002A2521"/>
    <w:rsid w:val="002A25D0"/>
    <w:rsid w:val="002A2D51"/>
    <w:rsid w:val="002A2E9A"/>
    <w:rsid w:val="002A305A"/>
    <w:rsid w:val="002A3BFB"/>
    <w:rsid w:val="002A43AD"/>
    <w:rsid w:val="002A447C"/>
    <w:rsid w:val="002A4536"/>
    <w:rsid w:val="002A453B"/>
    <w:rsid w:val="002A470E"/>
    <w:rsid w:val="002A4CE2"/>
    <w:rsid w:val="002A4F09"/>
    <w:rsid w:val="002A507F"/>
    <w:rsid w:val="002A50A2"/>
    <w:rsid w:val="002A5248"/>
    <w:rsid w:val="002A5460"/>
    <w:rsid w:val="002A5499"/>
    <w:rsid w:val="002A5671"/>
    <w:rsid w:val="002A5735"/>
    <w:rsid w:val="002A5AF8"/>
    <w:rsid w:val="002A61D3"/>
    <w:rsid w:val="002A6809"/>
    <w:rsid w:val="002A6AFA"/>
    <w:rsid w:val="002A6B69"/>
    <w:rsid w:val="002A6BF1"/>
    <w:rsid w:val="002A77A7"/>
    <w:rsid w:val="002A7B9B"/>
    <w:rsid w:val="002B05A0"/>
    <w:rsid w:val="002B066B"/>
    <w:rsid w:val="002B0ADD"/>
    <w:rsid w:val="002B0B58"/>
    <w:rsid w:val="002B1349"/>
    <w:rsid w:val="002B189F"/>
    <w:rsid w:val="002B1A81"/>
    <w:rsid w:val="002B1CB5"/>
    <w:rsid w:val="002B1E43"/>
    <w:rsid w:val="002B1F9D"/>
    <w:rsid w:val="002B2425"/>
    <w:rsid w:val="002B2873"/>
    <w:rsid w:val="002B2C3A"/>
    <w:rsid w:val="002B2E94"/>
    <w:rsid w:val="002B2FA6"/>
    <w:rsid w:val="002B34F2"/>
    <w:rsid w:val="002B36B5"/>
    <w:rsid w:val="002B4289"/>
    <w:rsid w:val="002B4454"/>
    <w:rsid w:val="002B4616"/>
    <w:rsid w:val="002B47B9"/>
    <w:rsid w:val="002B4802"/>
    <w:rsid w:val="002B4E71"/>
    <w:rsid w:val="002B4F0E"/>
    <w:rsid w:val="002B538A"/>
    <w:rsid w:val="002B55A3"/>
    <w:rsid w:val="002B5684"/>
    <w:rsid w:val="002B5761"/>
    <w:rsid w:val="002B5A9F"/>
    <w:rsid w:val="002B5BBF"/>
    <w:rsid w:val="002B5E36"/>
    <w:rsid w:val="002B60D4"/>
    <w:rsid w:val="002B6329"/>
    <w:rsid w:val="002B67D6"/>
    <w:rsid w:val="002B70C2"/>
    <w:rsid w:val="002B739E"/>
    <w:rsid w:val="002C003F"/>
    <w:rsid w:val="002C01D6"/>
    <w:rsid w:val="002C057D"/>
    <w:rsid w:val="002C1247"/>
    <w:rsid w:val="002C13A0"/>
    <w:rsid w:val="002C1494"/>
    <w:rsid w:val="002C15D2"/>
    <w:rsid w:val="002C17BE"/>
    <w:rsid w:val="002C1D08"/>
    <w:rsid w:val="002C1D37"/>
    <w:rsid w:val="002C2102"/>
    <w:rsid w:val="002C2C4E"/>
    <w:rsid w:val="002C2D43"/>
    <w:rsid w:val="002C3305"/>
    <w:rsid w:val="002C3998"/>
    <w:rsid w:val="002C40B3"/>
    <w:rsid w:val="002C436B"/>
    <w:rsid w:val="002C442E"/>
    <w:rsid w:val="002C46BB"/>
    <w:rsid w:val="002C4CCD"/>
    <w:rsid w:val="002C53C2"/>
    <w:rsid w:val="002C55EB"/>
    <w:rsid w:val="002C582D"/>
    <w:rsid w:val="002C59CE"/>
    <w:rsid w:val="002C65C7"/>
    <w:rsid w:val="002C6ACA"/>
    <w:rsid w:val="002C752F"/>
    <w:rsid w:val="002C7A76"/>
    <w:rsid w:val="002C7DB1"/>
    <w:rsid w:val="002D0D41"/>
    <w:rsid w:val="002D12CD"/>
    <w:rsid w:val="002D13B7"/>
    <w:rsid w:val="002D19BD"/>
    <w:rsid w:val="002D2615"/>
    <w:rsid w:val="002D26F2"/>
    <w:rsid w:val="002D2B1A"/>
    <w:rsid w:val="002D2B9C"/>
    <w:rsid w:val="002D2CCB"/>
    <w:rsid w:val="002D345A"/>
    <w:rsid w:val="002D34B8"/>
    <w:rsid w:val="002D3874"/>
    <w:rsid w:val="002D3B68"/>
    <w:rsid w:val="002D41BD"/>
    <w:rsid w:val="002D4372"/>
    <w:rsid w:val="002D44B8"/>
    <w:rsid w:val="002D48D0"/>
    <w:rsid w:val="002D53A4"/>
    <w:rsid w:val="002D5A8C"/>
    <w:rsid w:val="002D5B6D"/>
    <w:rsid w:val="002D635F"/>
    <w:rsid w:val="002D6417"/>
    <w:rsid w:val="002D6B63"/>
    <w:rsid w:val="002D6B7C"/>
    <w:rsid w:val="002D6C24"/>
    <w:rsid w:val="002D6C71"/>
    <w:rsid w:val="002D7424"/>
    <w:rsid w:val="002D747F"/>
    <w:rsid w:val="002D7A94"/>
    <w:rsid w:val="002D7AAA"/>
    <w:rsid w:val="002D7AB9"/>
    <w:rsid w:val="002D7CF8"/>
    <w:rsid w:val="002D7ECC"/>
    <w:rsid w:val="002E014A"/>
    <w:rsid w:val="002E0635"/>
    <w:rsid w:val="002E0B4A"/>
    <w:rsid w:val="002E100D"/>
    <w:rsid w:val="002E12B1"/>
    <w:rsid w:val="002E1986"/>
    <w:rsid w:val="002E1D13"/>
    <w:rsid w:val="002E2023"/>
    <w:rsid w:val="002E2535"/>
    <w:rsid w:val="002E2623"/>
    <w:rsid w:val="002E29CD"/>
    <w:rsid w:val="002E2DA2"/>
    <w:rsid w:val="002E2EAC"/>
    <w:rsid w:val="002E31C1"/>
    <w:rsid w:val="002E331B"/>
    <w:rsid w:val="002E34A2"/>
    <w:rsid w:val="002E35DE"/>
    <w:rsid w:val="002E39C8"/>
    <w:rsid w:val="002E4075"/>
    <w:rsid w:val="002E40CA"/>
    <w:rsid w:val="002E5537"/>
    <w:rsid w:val="002E60FE"/>
    <w:rsid w:val="002E6C38"/>
    <w:rsid w:val="002E7C94"/>
    <w:rsid w:val="002F0371"/>
    <w:rsid w:val="002F083B"/>
    <w:rsid w:val="002F08B0"/>
    <w:rsid w:val="002F10ED"/>
    <w:rsid w:val="002F1A27"/>
    <w:rsid w:val="002F1C19"/>
    <w:rsid w:val="002F1C5F"/>
    <w:rsid w:val="002F1EDD"/>
    <w:rsid w:val="002F1EE1"/>
    <w:rsid w:val="002F2065"/>
    <w:rsid w:val="002F20D1"/>
    <w:rsid w:val="002F25DA"/>
    <w:rsid w:val="002F2944"/>
    <w:rsid w:val="002F2B9A"/>
    <w:rsid w:val="002F2CB7"/>
    <w:rsid w:val="002F2D93"/>
    <w:rsid w:val="002F315A"/>
    <w:rsid w:val="002F31DB"/>
    <w:rsid w:val="002F3371"/>
    <w:rsid w:val="002F3554"/>
    <w:rsid w:val="002F3A1E"/>
    <w:rsid w:val="002F3ACA"/>
    <w:rsid w:val="002F3D66"/>
    <w:rsid w:val="002F417A"/>
    <w:rsid w:val="002F42F3"/>
    <w:rsid w:val="002F48B9"/>
    <w:rsid w:val="002F5569"/>
    <w:rsid w:val="002F6242"/>
    <w:rsid w:val="002F6863"/>
    <w:rsid w:val="002F69CF"/>
    <w:rsid w:val="002F7528"/>
    <w:rsid w:val="002F7DCA"/>
    <w:rsid w:val="0030000A"/>
    <w:rsid w:val="003000CC"/>
    <w:rsid w:val="00300B54"/>
    <w:rsid w:val="00300E17"/>
    <w:rsid w:val="00301607"/>
    <w:rsid w:val="003019E3"/>
    <w:rsid w:val="00301AC0"/>
    <w:rsid w:val="00301E28"/>
    <w:rsid w:val="003020A6"/>
    <w:rsid w:val="003022E6"/>
    <w:rsid w:val="00302376"/>
    <w:rsid w:val="00302399"/>
    <w:rsid w:val="00302B34"/>
    <w:rsid w:val="00303EDB"/>
    <w:rsid w:val="0030433B"/>
    <w:rsid w:val="00304348"/>
    <w:rsid w:val="00304BED"/>
    <w:rsid w:val="00305037"/>
    <w:rsid w:val="003050C6"/>
    <w:rsid w:val="00305110"/>
    <w:rsid w:val="00305178"/>
    <w:rsid w:val="00305421"/>
    <w:rsid w:val="003054D0"/>
    <w:rsid w:val="003056D4"/>
    <w:rsid w:val="00305D9B"/>
    <w:rsid w:val="00306416"/>
    <w:rsid w:val="00306733"/>
    <w:rsid w:val="0030690B"/>
    <w:rsid w:val="00306A3D"/>
    <w:rsid w:val="003073E6"/>
    <w:rsid w:val="0030740B"/>
    <w:rsid w:val="00307838"/>
    <w:rsid w:val="0030785F"/>
    <w:rsid w:val="00307EF5"/>
    <w:rsid w:val="00310322"/>
    <w:rsid w:val="003104FF"/>
    <w:rsid w:val="00310546"/>
    <w:rsid w:val="003106D7"/>
    <w:rsid w:val="00310F4D"/>
    <w:rsid w:val="003113C8"/>
    <w:rsid w:val="003114B4"/>
    <w:rsid w:val="0031153C"/>
    <w:rsid w:val="00311749"/>
    <w:rsid w:val="00311B45"/>
    <w:rsid w:val="00311C36"/>
    <w:rsid w:val="00311FD5"/>
    <w:rsid w:val="00312413"/>
    <w:rsid w:val="00312451"/>
    <w:rsid w:val="0031270F"/>
    <w:rsid w:val="00312882"/>
    <w:rsid w:val="0031339B"/>
    <w:rsid w:val="00313510"/>
    <w:rsid w:val="003139BE"/>
    <w:rsid w:val="00313C49"/>
    <w:rsid w:val="0031400A"/>
    <w:rsid w:val="0031473C"/>
    <w:rsid w:val="00314A92"/>
    <w:rsid w:val="00314AEA"/>
    <w:rsid w:val="00314E88"/>
    <w:rsid w:val="00315517"/>
    <w:rsid w:val="00315797"/>
    <w:rsid w:val="00315C25"/>
    <w:rsid w:val="00315EBD"/>
    <w:rsid w:val="003172D0"/>
    <w:rsid w:val="00317415"/>
    <w:rsid w:val="003176E8"/>
    <w:rsid w:val="00320632"/>
    <w:rsid w:val="00320873"/>
    <w:rsid w:val="0032093F"/>
    <w:rsid w:val="00320CDE"/>
    <w:rsid w:val="00320DFA"/>
    <w:rsid w:val="00321080"/>
    <w:rsid w:val="00321824"/>
    <w:rsid w:val="00321C19"/>
    <w:rsid w:val="00321EEB"/>
    <w:rsid w:val="00322346"/>
    <w:rsid w:val="00322836"/>
    <w:rsid w:val="00322AC8"/>
    <w:rsid w:val="00322C00"/>
    <w:rsid w:val="00322C87"/>
    <w:rsid w:val="003237E2"/>
    <w:rsid w:val="00323AF9"/>
    <w:rsid w:val="0032400F"/>
    <w:rsid w:val="0032418F"/>
    <w:rsid w:val="003244BF"/>
    <w:rsid w:val="003245B6"/>
    <w:rsid w:val="00324A23"/>
    <w:rsid w:val="00324BB1"/>
    <w:rsid w:val="00325506"/>
    <w:rsid w:val="00325EBA"/>
    <w:rsid w:val="00326183"/>
    <w:rsid w:val="003262BE"/>
    <w:rsid w:val="0032643D"/>
    <w:rsid w:val="00326577"/>
    <w:rsid w:val="0032688B"/>
    <w:rsid w:val="00326B49"/>
    <w:rsid w:val="00326D4E"/>
    <w:rsid w:val="00327DBD"/>
    <w:rsid w:val="00327EAD"/>
    <w:rsid w:val="00330637"/>
    <w:rsid w:val="003306C8"/>
    <w:rsid w:val="00330DF9"/>
    <w:rsid w:val="0033115F"/>
    <w:rsid w:val="00331197"/>
    <w:rsid w:val="003311CA"/>
    <w:rsid w:val="0033148B"/>
    <w:rsid w:val="00331661"/>
    <w:rsid w:val="00331F60"/>
    <w:rsid w:val="00331F72"/>
    <w:rsid w:val="00332424"/>
    <w:rsid w:val="00332553"/>
    <w:rsid w:val="003327CC"/>
    <w:rsid w:val="003331A5"/>
    <w:rsid w:val="003331E4"/>
    <w:rsid w:val="00333458"/>
    <w:rsid w:val="0033370B"/>
    <w:rsid w:val="003337D2"/>
    <w:rsid w:val="00333FAB"/>
    <w:rsid w:val="00334163"/>
    <w:rsid w:val="00334299"/>
    <w:rsid w:val="003345DE"/>
    <w:rsid w:val="00334942"/>
    <w:rsid w:val="00334B39"/>
    <w:rsid w:val="003350C4"/>
    <w:rsid w:val="003353CA"/>
    <w:rsid w:val="00335C74"/>
    <w:rsid w:val="003364A8"/>
    <w:rsid w:val="003369FC"/>
    <w:rsid w:val="00337401"/>
    <w:rsid w:val="003374A5"/>
    <w:rsid w:val="00337940"/>
    <w:rsid w:val="00337AE8"/>
    <w:rsid w:val="00337B92"/>
    <w:rsid w:val="00340229"/>
    <w:rsid w:val="0034053E"/>
    <w:rsid w:val="003405BC"/>
    <w:rsid w:val="00340AE5"/>
    <w:rsid w:val="00340B51"/>
    <w:rsid w:val="00341A5D"/>
    <w:rsid w:val="00341F84"/>
    <w:rsid w:val="00342534"/>
    <w:rsid w:val="0034279D"/>
    <w:rsid w:val="00342FCE"/>
    <w:rsid w:val="00343773"/>
    <w:rsid w:val="00343811"/>
    <w:rsid w:val="00343CA5"/>
    <w:rsid w:val="00343D6B"/>
    <w:rsid w:val="003440FE"/>
    <w:rsid w:val="003446CB"/>
    <w:rsid w:val="003448D4"/>
    <w:rsid w:val="00345134"/>
    <w:rsid w:val="0034584C"/>
    <w:rsid w:val="00345BCA"/>
    <w:rsid w:val="003463E7"/>
    <w:rsid w:val="0034653A"/>
    <w:rsid w:val="00346766"/>
    <w:rsid w:val="003468DB"/>
    <w:rsid w:val="00346964"/>
    <w:rsid w:val="00346CFB"/>
    <w:rsid w:val="00346D06"/>
    <w:rsid w:val="00347067"/>
    <w:rsid w:val="0034747A"/>
    <w:rsid w:val="00347AD0"/>
    <w:rsid w:val="0035028A"/>
    <w:rsid w:val="00350466"/>
    <w:rsid w:val="00350AEF"/>
    <w:rsid w:val="00350CB5"/>
    <w:rsid w:val="00350ED9"/>
    <w:rsid w:val="00350F30"/>
    <w:rsid w:val="00350FEE"/>
    <w:rsid w:val="003513E0"/>
    <w:rsid w:val="00351E5C"/>
    <w:rsid w:val="00352173"/>
    <w:rsid w:val="00352189"/>
    <w:rsid w:val="00352A55"/>
    <w:rsid w:val="00353091"/>
    <w:rsid w:val="00353104"/>
    <w:rsid w:val="003532C1"/>
    <w:rsid w:val="00353A18"/>
    <w:rsid w:val="00354377"/>
    <w:rsid w:val="00354758"/>
    <w:rsid w:val="00355B47"/>
    <w:rsid w:val="00355EBE"/>
    <w:rsid w:val="00355F73"/>
    <w:rsid w:val="00356197"/>
    <w:rsid w:val="00356B33"/>
    <w:rsid w:val="00356E5B"/>
    <w:rsid w:val="00356EE3"/>
    <w:rsid w:val="00356FBF"/>
    <w:rsid w:val="003570BE"/>
    <w:rsid w:val="003571B5"/>
    <w:rsid w:val="003573AE"/>
    <w:rsid w:val="00357BEE"/>
    <w:rsid w:val="00357CFA"/>
    <w:rsid w:val="00357E2D"/>
    <w:rsid w:val="00360075"/>
    <w:rsid w:val="00361087"/>
    <w:rsid w:val="00361503"/>
    <w:rsid w:val="0036185E"/>
    <w:rsid w:val="00361CB5"/>
    <w:rsid w:val="00361ED7"/>
    <w:rsid w:val="00361EDD"/>
    <w:rsid w:val="003623F2"/>
    <w:rsid w:val="003626E8"/>
    <w:rsid w:val="00362E04"/>
    <w:rsid w:val="00363469"/>
    <w:rsid w:val="0036346D"/>
    <w:rsid w:val="0036359C"/>
    <w:rsid w:val="00363957"/>
    <w:rsid w:val="00363BAF"/>
    <w:rsid w:val="00363BD1"/>
    <w:rsid w:val="0036429D"/>
    <w:rsid w:val="00364A64"/>
    <w:rsid w:val="00364B2B"/>
    <w:rsid w:val="0036523B"/>
    <w:rsid w:val="00365D80"/>
    <w:rsid w:val="00365DCE"/>
    <w:rsid w:val="00366E2E"/>
    <w:rsid w:val="00366F78"/>
    <w:rsid w:val="003670DA"/>
    <w:rsid w:val="0036722D"/>
    <w:rsid w:val="003672E9"/>
    <w:rsid w:val="00367679"/>
    <w:rsid w:val="0037023C"/>
    <w:rsid w:val="00370CB6"/>
    <w:rsid w:val="003711A0"/>
    <w:rsid w:val="00371BAD"/>
    <w:rsid w:val="00371F30"/>
    <w:rsid w:val="0037212A"/>
    <w:rsid w:val="00372513"/>
    <w:rsid w:val="00372DF1"/>
    <w:rsid w:val="00372EAA"/>
    <w:rsid w:val="00373339"/>
    <w:rsid w:val="003734EC"/>
    <w:rsid w:val="00373B81"/>
    <w:rsid w:val="003742D3"/>
    <w:rsid w:val="00374359"/>
    <w:rsid w:val="00375248"/>
    <w:rsid w:val="00375BD6"/>
    <w:rsid w:val="00376009"/>
    <w:rsid w:val="003761E2"/>
    <w:rsid w:val="003764FA"/>
    <w:rsid w:val="0037658B"/>
    <w:rsid w:val="0037711B"/>
    <w:rsid w:val="0037722E"/>
    <w:rsid w:val="0037777A"/>
    <w:rsid w:val="00377A06"/>
    <w:rsid w:val="00377B16"/>
    <w:rsid w:val="00377CC3"/>
    <w:rsid w:val="00377F52"/>
    <w:rsid w:val="00380612"/>
    <w:rsid w:val="00380910"/>
    <w:rsid w:val="003809B3"/>
    <w:rsid w:val="003809EF"/>
    <w:rsid w:val="00380C55"/>
    <w:rsid w:val="00381322"/>
    <w:rsid w:val="0038167E"/>
    <w:rsid w:val="003828A7"/>
    <w:rsid w:val="00382B74"/>
    <w:rsid w:val="00382B8F"/>
    <w:rsid w:val="00382BF9"/>
    <w:rsid w:val="00382F34"/>
    <w:rsid w:val="00383002"/>
    <w:rsid w:val="003836BA"/>
    <w:rsid w:val="00383C62"/>
    <w:rsid w:val="00383DFB"/>
    <w:rsid w:val="00383E62"/>
    <w:rsid w:val="00383F0D"/>
    <w:rsid w:val="0038465E"/>
    <w:rsid w:val="00384965"/>
    <w:rsid w:val="00384EB6"/>
    <w:rsid w:val="0038578C"/>
    <w:rsid w:val="00385C6E"/>
    <w:rsid w:val="00385EA1"/>
    <w:rsid w:val="00385ED2"/>
    <w:rsid w:val="00385FD5"/>
    <w:rsid w:val="0038709B"/>
    <w:rsid w:val="003872DE"/>
    <w:rsid w:val="00387A3A"/>
    <w:rsid w:val="00390406"/>
    <w:rsid w:val="003904B9"/>
    <w:rsid w:val="0039051A"/>
    <w:rsid w:val="0039062E"/>
    <w:rsid w:val="00390973"/>
    <w:rsid w:val="00390F40"/>
    <w:rsid w:val="003911B4"/>
    <w:rsid w:val="00391446"/>
    <w:rsid w:val="00391B97"/>
    <w:rsid w:val="00391E73"/>
    <w:rsid w:val="00391E8F"/>
    <w:rsid w:val="00392728"/>
    <w:rsid w:val="00392948"/>
    <w:rsid w:val="00392A43"/>
    <w:rsid w:val="00393315"/>
    <w:rsid w:val="00393728"/>
    <w:rsid w:val="003946A1"/>
    <w:rsid w:val="0039472B"/>
    <w:rsid w:val="00394A99"/>
    <w:rsid w:val="00394CD9"/>
    <w:rsid w:val="00394EDD"/>
    <w:rsid w:val="003952B0"/>
    <w:rsid w:val="00395335"/>
    <w:rsid w:val="0039617C"/>
    <w:rsid w:val="00396E59"/>
    <w:rsid w:val="003970C3"/>
    <w:rsid w:val="0039749C"/>
    <w:rsid w:val="003A014F"/>
    <w:rsid w:val="003A01E2"/>
    <w:rsid w:val="003A0315"/>
    <w:rsid w:val="003A0A0C"/>
    <w:rsid w:val="003A1798"/>
    <w:rsid w:val="003A181B"/>
    <w:rsid w:val="003A186A"/>
    <w:rsid w:val="003A199B"/>
    <w:rsid w:val="003A1FE2"/>
    <w:rsid w:val="003A2A2E"/>
    <w:rsid w:val="003A32D1"/>
    <w:rsid w:val="003A3933"/>
    <w:rsid w:val="003A3B49"/>
    <w:rsid w:val="003A3C91"/>
    <w:rsid w:val="003A4349"/>
    <w:rsid w:val="003A455F"/>
    <w:rsid w:val="003A45E1"/>
    <w:rsid w:val="003A483A"/>
    <w:rsid w:val="003A4A80"/>
    <w:rsid w:val="003A5AE8"/>
    <w:rsid w:val="003A5B75"/>
    <w:rsid w:val="003A5E57"/>
    <w:rsid w:val="003A6207"/>
    <w:rsid w:val="003A62F9"/>
    <w:rsid w:val="003A65AA"/>
    <w:rsid w:val="003A68FF"/>
    <w:rsid w:val="003A6BD7"/>
    <w:rsid w:val="003A6D53"/>
    <w:rsid w:val="003A6E4E"/>
    <w:rsid w:val="003A6E5F"/>
    <w:rsid w:val="003A7349"/>
    <w:rsid w:val="003A78CD"/>
    <w:rsid w:val="003A7901"/>
    <w:rsid w:val="003A7AD4"/>
    <w:rsid w:val="003A7CBC"/>
    <w:rsid w:val="003B008E"/>
    <w:rsid w:val="003B00D7"/>
    <w:rsid w:val="003B1C28"/>
    <w:rsid w:val="003B1D1D"/>
    <w:rsid w:val="003B2023"/>
    <w:rsid w:val="003B2413"/>
    <w:rsid w:val="003B2D69"/>
    <w:rsid w:val="003B3058"/>
    <w:rsid w:val="003B38BD"/>
    <w:rsid w:val="003B3E9D"/>
    <w:rsid w:val="003B4195"/>
    <w:rsid w:val="003B430C"/>
    <w:rsid w:val="003B5053"/>
    <w:rsid w:val="003B5171"/>
    <w:rsid w:val="003B517F"/>
    <w:rsid w:val="003B549E"/>
    <w:rsid w:val="003B60BE"/>
    <w:rsid w:val="003B67BA"/>
    <w:rsid w:val="003B681A"/>
    <w:rsid w:val="003B6D84"/>
    <w:rsid w:val="003B7483"/>
    <w:rsid w:val="003B75EF"/>
    <w:rsid w:val="003B770A"/>
    <w:rsid w:val="003B7B93"/>
    <w:rsid w:val="003C0375"/>
    <w:rsid w:val="003C0861"/>
    <w:rsid w:val="003C0D3C"/>
    <w:rsid w:val="003C0F02"/>
    <w:rsid w:val="003C10A4"/>
    <w:rsid w:val="003C11FE"/>
    <w:rsid w:val="003C167A"/>
    <w:rsid w:val="003C1F45"/>
    <w:rsid w:val="003C20C3"/>
    <w:rsid w:val="003C2703"/>
    <w:rsid w:val="003C2EAA"/>
    <w:rsid w:val="003C3226"/>
    <w:rsid w:val="003C322A"/>
    <w:rsid w:val="003C3479"/>
    <w:rsid w:val="003C3945"/>
    <w:rsid w:val="003C3A80"/>
    <w:rsid w:val="003C3E1F"/>
    <w:rsid w:val="003C5092"/>
    <w:rsid w:val="003C5C59"/>
    <w:rsid w:val="003C62C2"/>
    <w:rsid w:val="003C6395"/>
    <w:rsid w:val="003C6405"/>
    <w:rsid w:val="003C6629"/>
    <w:rsid w:val="003C6ADC"/>
    <w:rsid w:val="003C733C"/>
    <w:rsid w:val="003C73A4"/>
    <w:rsid w:val="003C79DB"/>
    <w:rsid w:val="003C79F4"/>
    <w:rsid w:val="003C7BFA"/>
    <w:rsid w:val="003D034F"/>
    <w:rsid w:val="003D0352"/>
    <w:rsid w:val="003D063F"/>
    <w:rsid w:val="003D0907"/>
    <w:rsid w:val="003D0C7F"/>
    <w:rsid w:val="003D0DA0"/>
    <w:rsid w:val="003D13B9"/>
    <w:rsid w:val="003D168B"/>
    <w:rsid w:val="003D2309"/>
    <w:rsid w:val="003D2357"/>
    <w:rsid w:val="003D2913"/>
    <w:rsid w:val="003D3BDD"/>
    <w:rsid w:val="003D3CA0"/>
    <w:rsid w:val="003D455D"/>
    <w:rsid w:val="003D4A22"/>
    <w:rsid w:val="003D50F4"/>
    <w:rsid w:val="003D54C8"/>
    <w:rsid w:val="003D5568"/>
    <w:rsid w:val="003D55B2"/>
    <w:rsid w:val="003D5867"/>
    <w:rsid w:val="003D59F9"/>
    <w:rsid w:val="003D5B6C"/>
    <w:rsid w:val="003D6271"/>
    <w:rsid w:val="003D6A25"/>
    <w:rsid w:val="003D6D87"/>
    <w:rsid w:val="003D6FB3"/>
    <w:rsid w:val="003D7594"/>
    <w:rsid w:val="003D7785"/>
    <w:rsid w:val="003D7977"/>
    <w:rsid w:val="003D7DD7"/>
    <w:rsid w:val="003E0482"/>
    <w:rsid w:val="003E091B"/>
    <w:rsid w:val="003E09E3"/>
    <w:rsid w:val="003E13E0"/>
    <w:rsid w:val="003E21E9"/>
    <w:rsid w:val="003E23E4"/>
    <w:rsid w:val="003E25A1"/>
    <w:rsid w:val="003E3062"/>
    <w:rsid w:val="003E3858"/>
    <w:rsid w:val="003E393A"/>
    <w:rsid w:val="003E3A6A"/>
    <w:rsid w:val="003E3BB9"/>
    <w:rsid w:val="003E40E3"/>
    <w:rsid w:val="003E4D2A"/>
    <w:rsid w:val="003E5B0A"/>
    <w:rsid w:val="003E5FB9"/>
    <w:rsid w:val="003E6009"/>
    <w:rsid w:val="003E6E51"/>
    <w:rsid w:val="003E7361"/>
    <w:rsid w:val="003E758C"/>
    <w:rsid w:val="003E76B1"/>
    <w:rsid w:val="003E7731"/>
    <w:rsid w:val="003E79A3"/>
    <w:rsid w:val="003E7A82"/>
    <w:rsid w:val="003E7C63"/>
    <w:rsid w:val="003E7E63"/>
    <w:rsid w:val="003E7EE7"/>
    <w:rsid w:val="003F036E"/>
    <w:rsid w:val="003F0859"/>
    <w:rsid w:val="003F0A12"/>
    <w:rsid w:val="003F0C2F"/>
    <w:rsid w:val="003F0D3D"/>
    <w:rsid w:val="003F0F10"/>
    <w:rsid w:val="003F1300"/>
    <w:rsid w:val="003F13BE"/>
    <w:rsid w:val="003F154B"/>
    <w:rsid w:val="003F1B28"/>
    <w:rsid w:val="003F202E"/>
    <w:rsid w:val="003F262D"/>
    <w:rsid w:val="003F292F"/>
    <w:rsid w:val="003F293F"/>
    <w:rsid w:val="003F2BC5"/>
    <w:rsid w:val="003F2C08"/>
    <w:rsid w:val="003F2D67"/>
    <w:rsid w:val="003F2D6A"/>
    <w:rsid w:val="003F2DCB"/>
    <w:rsid w:val="003F2ED0"/>
    <w:rsid w:val="003F30F1"/>
    <w:rsid w:val="003F3102"/>
    <w:rsid w:val="003F34AE"/>
    <w:rsid w:val="003F3587"/>
    <w:rsid w:val="003F369B"/>
    <w:rsid w:val="003F37CE"/>
    <w:rsid w:val="003F396E"/>
    <w:rsid w:val="003F3C8E"/>
    <w:rsid w:val="003F3E59"/>
    <w:rsid w:val="003F4009"/>
    <w:rsid w:val="003F46F3"/>
    <w:rsid w:val="003F4829"/>
    <w:rsid w:val="003F495C"/>
    <w:rsid w:val="003F4C2D"/>
    <w:rsid w:val="003F634B"/>
    <w:rsid w:val="003F6C98"/>
    <w:rsid w:val="003F6DEC"/>
    <w:rsid w:val="003F6E94"/>
    <w:rsid w:val="003F738E"/>
    <w:rsid w:val="003F74B0"/>
    <w:rsid w:val="003F7612"/>
    <w:rsid w:val="003F784F"/>
    <w:rsid w:val="003F7A86"/>
    <w:rsid w:val="003F7AA3"/>
    <w:rsid w:val="004000D5"/>
    <w:rsid w:val="00400565"/>
    <w:rsid w:val="00400879"/>
    <w:rsid w:val="00400B86"/>
    <w:rsid w:val="00400D2C"/>
    <w:rsid w:val="00400F7B"/>
    <w:rsid w:val="004012E6"/>
    <w:rsid w:val="00401397"/>
    <w:rsid w:val="00401543"/>
    <w:rsid w:val="004018F2"/>
    <w:rsid w:val="00401E07"/>
    <w:rsid w:val="004021CB"/>
    <w:rsid w:val="00402401"/>
    <w:rsid w:val="00403130"/>
    <w:rsid w:val="00403530"/>
    <w:rsid w:val="00403729"/>
    <w:rsid w:val="00404051"/>
    <w:rsid w:val="004040D1"/>
    <w:rsid w:val="004042C9"/>
    <w:rsid w:val="004045DA"/>
    <w:rsid w:val="0040468D"/>
    <w:rsid w:val="004047E0"/>
    <w:rsid w:val="004049CD"/>
    <w:rsid w:val="00405173"/>
    <w:rsid w:val="00405292"/>
    <w:rsid w:val="00405538"/>
    <w:rsid w:val="004056FD"/>
    <w:rsid w:val="00405743"/>
    <w:rsid w:val="00405FDA"/>
    <w:rsid w:val="00406159"/>
    <w:rsid w:val="004067D7"/>
    <w:rsid w:val="00406C74"/>
    <w:rsid w:val="004074AE"/>
    <w:rsid w:val="0041038C"/>
    <w:rsid w:val="00411DDF"/>
    <w:rsid w:val="00411DEE"/>
    <w:rsid w:val="00411E53"/>
    <w:rsid w:val="00411FA1"/>
    <w:rsid w:val="004123F0"/>
    <w:rsid w:val="004129CC"/>
    <w:rsid w:val="00413426"/>
    <w:rsid w:val="00413768"/>
    <w:rsid w:val="00413C68"/>
    <w:rsid w:val="00413F74"/>
    <w:rsid w:val="00414748"/>
    <w:rsid w:val="00414AC5"/>
    <w:rsid w:val="00415206"/>
    <w:rsid w:val="004152F4"/>
    <w:rsid w:val="004154D6"/>
    <w:rsid w:val="00415B7E"/>
    <w:rsid w:val="00415BEC"/>
    <w:rsid w:val="004164AC"/>
    <w:rsid w:val="0041659B"/>
    <w:rsid w:val="00416E5B"/>
    <w:rsid w:val="004172CC"/>
    <w:rsid w:val="00417858"/>
    <w:rsid w:val="00417A3C"/>
    <w:rsid w:val="00417B82"/>
    <w:rsid w:val="00420440"/>
    <w:rsid w:val="00420901"/>
    <w:rsid w:val="00420BCA"/>
    <w:rsid w:val="00421001"/>
    <w:rsid w:val="004218A9"/>
    <w:rsid w:val="004218E4"/>
    <w:rsid w:val="00421CD8"/>
    <w:rsid w:val="00421CF9"/>
    <w:rsid w:val="004225CC"/>
    <w:rsid w:val="004225F3"/>
    <w:rsid w:val="0042271B"/>
    <w:rsid w:val="004227DB"/>
    <w:rsid w:val="00423133"/>
    <w:rsid w:val="0042317F"/>
    <w:rsid w:val="00423357"/>
    <w:rsid w:val="00423A79"/>
    <w:rsid w:val="00423EF9"/>
    <w:rsid w:val="00424294"/>
    <w:rsid w:val="00424CC5"/>
    <w:rsid w:val="00424CF4"/>
    <w:rsid w:val="00425093"/>
    <w:rsid w:val="00425981"/>
    <w:rsid w:val="00425C25"/>
    <w:rsid w:val="00425D1A"/>
    <w:rsid w:val="00425F22"/>
    <w:rsid w:val="00426138"/>
    <w:rsid w:val="004266FC"/>
    <w:rsid w:val="00426B00"/>
    <w:rsid w:val="00426CAF"/>
    <w:rsid w:val="004275A3"/>
    <w:rsid w:val="004278BA"/>
    <w:rsid w:val="00427DD4"/>
    <w:rsid w:val="00427E06"/>
    <w:rsid w:val="00427E36"/>
    <w:rsid w:val="004306A3"/>
    <w:rsid w:val="00430D2D"/>
    <w:rsid w:val="0043159A"/>
    <w:rsid w:val="004317AB"/>
    <w:rsid w:val="0043257A"/>
    <w:rsid w:val="00432650"/>
    <w:rsid w:val="004326E4"/>
    <w:rsid w:val="00432CCF"/>
    <w:rsid w:val="00432DFF"/>
    <w:rsid w:val="00433133"/>
    <w:rsid w:val="004333A3"/>
    <w:rsid w:val="004334C7"/>
    <w:rsid w:val="0043392F"/>
    <w:rsid w:val="00433E8C"/>
    <w:rsid w:val="00433FE6"/>
    <w:rsid w:val="00434421"/>
    <w:rsid w:val="00434E8C"/>
    <w:rsid w:val="0043513F"/>
    <w:rsid w:val="0043585C"/>
    <w:rsid w:val="00435F22"/>
    <w:rsid w:val="00436423"/>
    <w:rsid w:val="00436494"/>
    <w:rsid w:val="004364B5"/>
    <w:rsid w:val="00436A49"/>
    <w:rsid w:val="0043761D"/>
    <w:rsid w:val="00437750"/>
    <w:rsid w:val="00437AAF"/>
    <w:rsid w:val="00437B0B"/>
    <w:rsid w:val="00440348"/>
    <w:rsid w:val="0044052C"/>
    <w:rsid w:val="00440742"/>
    <w:rsid w:val="004408D7"/>
    <w:rsid w:val="00440A32"/>
    <w:rsid w:val="00441396"/>
    <w:rsid w:val="00441834"/>
    <w:rsid w:val="00441FC4"/>
    <w:rsid w:val="0044280C"/>
    <w:rsid w:val="004437AB"/>
    <w:rsid w:val="0044381E"/>
    <w:rsid w:val="00444757"/>
    <w:rsid w:val="00444DA8"/>
    <w:rsid w:val="00445D94"/>
    <w:rsid w:val="00446012"/>
    <w:rsid w:val="004461BA"/>
    <w:rsid w:val="0044657B"/>
    <w:rsid w:val="004465AC"/>
    <w:rsid w:val="00446750"/>
    <w:rsid w:val="0044697C"/>
    <w:rsid w:val="00446A9B"/>
    <w:rsid w:val="00446D9D"/>
    <w:rsid w:val="00446E32"/>
    <w:rsid w:val="004479EC"/>
    <w:rsid w:val="004479F5"/>
    <w:rsid w:val="00447B20"/>
    <w:rsid w:val="00450130"/>
    <w:rsid w:val="0045051D"/>
    <w:rsid w:val="00450554"/>
    <w:rsid w:val="004506C9"/>
    <w:rsid w:val="00450A15"/>
    <w:rsid w:val="00450D67"/>
    <w:rsid w:val="00450E01"/>
    <w:rsid w:val="004512C0"/>
    <w:rsid w:val="0045150E"/>
    <w:rsid w:val="0045164F"/>
    <w:rsid w:val="00451A89"/>
    <w:rsid w:val="0045245E"/>
    <w:rsid w:val="004525AA"/>
    <w:rsid w:val="00452794"/>
    <w:rsid w:val="00453131"/>
    <w:rsid w:val="004532CD"/>
    <w:rsid w:val="0045340E"/>
    <w:rsid w:val="00453491"/>
    <w:rsid w:val="00453C2B"/>
    <w:rsid w:val="00453C2C"/>
    <w:rsid w:val="00453FFE"/>
    <w:rsid w:val="00454110"/>
    <w:rsid w:val="00454348"/>
    <w:rsid w:val="00454A91"/>
    <w:rsid w:val="00454F59"/>
    <w:rsid w:val="00455448"/>
    <w:rsid w:val="004557D0"/>
    <w:rsid w:val="00455C1D"/>
    <w:rsid w:val="00456787"/>
    <w:rsid w:val="00456AD5"/>
    <w:rsid w:val="0045796A"/>
    <w:rsid w:val="00457CF4"/>
    <w:rsid w:val="00457DFF"/>
    <w:rsid w:val="00457FCC"/>
    <w:rsid w:val="004602EC"/>
    <w:rsid w:val="00460DB0"/>
    <w:rsid w:val="00461332"/>
    <w:rsid w:val="00461532"/>
    <w:rsid w:val="00461B62"/>
    <w:rsid w:val="0046218C"/>
    <w:rsid w:val="004621C4"/>
    <w:rsid w:val="004629FF"/>
    <w:rsid w:val="00462F35"/>
    <w:rsid w:val="00463652"/>
    <w:rsid w:val="00463991"/>
    <w:rsid w:val="00463BCF"/>
    <w:rsid w:val="00463BFC"/>
    <w:rsid w:val="00463D5B"/>
    <w:rsid w:val="00464844"/>
    <w:rsid w:val="004652F6"/>
    <w:rsid w:val="00465334"/>
    <w:rsid w:val="004659F6"/>
    <w:rsid w:val="00465DDB"/>
    <w:rsid w:val="00466094"/>
    <w:rsid w:val="004662E3"/>
    <w:rsid w:val="00466574"/>
    <w:rsid w:val="00466C89"/>
    <w:rsid w:val="00466F56"/>
    <w:rsid w:val="0046754B"/>
    <w:rsid w:val="004700DE"/>
    <w:rsid w:val="0047025F"/>
    <w:rsid w:val="00470381"/>
    <w:rsid w:val="004703B3"/>
    <w:rsid w:val="004704B5"/>
    <w:rsid w:val="00470744"/>
    <w:rsid w:val="0047193E"/>
    <w:rsid w:val="0047207E"/>
    <w:rsid w:val="00472260"/>
    <w:rsid w:val="0047226C"/>
    <w:rsid w:val="00472355"/>
    <w:rsid w:val="004726CC"/>
    <w:rsid w:val="00472C2A"/>
    <w:rsid w:val="00472D9B"/>
    <w:rsid w:val="004731AA"/>
    <w:rsid w:val="0047349F"/>
    <w:rsid w:val="0047366F"/>
    <w:rsid w:val="0047468F"/>
    <w:rsid w:val="004746F1"/>
    <w:rsid w:val="00474FC9"/>
    <w:rsid w:val="00474FF3"/>
    <w:rsid w:val="00475878"/>
    <w:rsid w:val="0047588A"/>
    <w:rsid w:val="00475933"/>
    <w:rsid w:val="00475E7B"/>
    <w:rsid w:val="00476770"/>
    <w:rsid w:val="00477004"/>
    <w:rsid w:val="004770DB"/>
    <w:rsid w:val="00477E0C"/>
    <w:rsid w:val="00477EEA"/>
    <w:rsid w:val="004802E9"/>
    <w:rsid w:val="00480AE4"/>
    <w:rsid w:val="00480B32"/>
    <w:rsid w:val="00480D54"/>
    <w:rsid w:val="004815F2"/>
    <w:rsid w:val="0048198D"/>
    <w:rsid w:val="00481AB4"/>
    <w:rsid w:val="004820C5"/>
    <w:rsid w:val="00482DBA"/>
    <w:rsid w:val="00483155"/>
    <w:rsid w:val="004837BD"/>
    <w:rsid w:val="0048382F"/>
    <w:rsid w:val="0048409E"/>
    <w:rsid w:val="0048411E"/>
    <w:rsid w:val="0048462A"/>
    <w:rsid w:val="004847F0"/>
    <w:rsid w:val="00484881"/>
    <w:rsid w:val="00484B1B"/>
    <w:rsid w:val="0048527D"/>
    <w:rsid w:val="0048572D"/>
    <w:rsid w:val="0048574F"/>
    <w:rsid w:val="00485925"/>
    <w:rsid w:val="00486128"/>
    <w:rsid w:val="004862E0"/>
    <w:rsid w:val="0048665E"/>
    <w:rsid w:val="00486881"/>
    <w:rsid w:val="004868C9"/>
    <w:rsid w:val="0048699C"/>
    <w:rsid w:val="00486A3A"/>
    <w:rsid w:val="00486AD6"/>
    <w:rsid w:val="004870FD"/>
    <w:rsid w:val="004872D7"/>
    <w:rsid w:val="00487764"/>
    <w:rsid w:val="00487CB7"/>
    <w:rsid w:val="00490574"/>
    <w:rsid w:val="004905C2"/>
    <w:rsid w:val="004908ED"/>
    <w:rsid w:val="00491280"/>
    <w:rsid w:val="004913F4"/>
    <w:rsid w:val="00491623"/>
    <w:rsid w:val="00491740"/>
    <w:rsid w:val="0049196B"/>
    <w:rsid w:val="00491D5B"/>
    <w:rsid w:val="00492501"/>
    <w:rsid w:val="004927DD"/>
    <w:rsid w:val="00492A7B"/>
    <w:rsid w:val="00492BFC"/>
    <w:rsid w:val="00492DFC"/>
    <w:rsid w:val="00492EB1"/>
    <w:rsid w:val="00493061"/>
    <w:rsid w:val="00493642"/>
    <w:rsid w:val="00493D3A"/>
    <w:rsid w:val="00494330"/>
    <w:rsid w:val="00494449"/>
    <w:rsid w:val="00494965"/>
    <w:rsid w:val="0049500E"/>
    <w:rsid w:val="00495478"/>
    <w:rsid w:val="0049557E"/>
    <w:rsid w:val="004963F1"/>
    <w:rsid w:val="0049645B"/>
    <w:rsid w:val="004967FF"/>
    <w:rsid w:val="00496858"/>
    <w:rsid w:val="0049689F"/>
    <w:rsid w:val="00496971"/>
    <w:rsid w:val="00496B69"/>
    <w:rsid w:val="004974B9"/>
    <w:rsid w:val="00497995"/>
    <w:rsid w:val="00497F62"/>
    <w:rsid w:val="004A04E4"/>
    <w:rsid w:val="004A0779"/>
    <w:rsid w:val="004A0B11"/>
    <w:rsid w:val="004A0D4A"/>
    <w:rsid w:val="004A1373"/>
    <w:rsid w:val="004A1E7B"/>
    <w:rsid w:val="004A2340"/>
    <w:rsid w:val="004A2674"/>
    <w:rsid w:val="004A290A"/>
    <w:rsid w:val="004A295A"/>
    <w:rsid w:val="004A2C09"/>
    <w:rsid w:val="004A2D4C"/>
    <w:rsid w:val="004A3B48"/>
    <w:rsid w:val="004A3C89"/>
    <w:rsid w:val="004A4098"/>
    <w:rsid w:val="004A411E"/>
    <w:rsid w:val="004A41DC"/>
    <w:rsid w:val="004A4518"/>
    <w:rsid w:val="004A4E88"/>
    <w:rsid w:val="004A4EA4"/>
    <w:rsid w:val="004A4EC0"/>
    <w:rsid w:val="004A5181"/>
    <w:rsid w:val="004A57B0"/>
    <w:rsid w:val="004A62F7"/>
    <w:rsid w:val="004A6610"/>
    <w:rsid w:val="004A67F7"/>
    <w:rsid w:val="004A6829"/>
    <w:rsid w:val="004A6902"/>
    <w:rsid w:val="004A6DC4"/>
    <w:rsid w:val="004A745A"/>
    <w:rsid w:val="004A7541"/>
    <w:rsid w:val="004A7812"/>
    <w:rsid w:val="004A7940"/>
    <w:rsid w:val="004A79F7"/>
    <w:rsid w:val="004A7C2A"/>
    <w:rsid w:val="004B0068"/>
    <w:rsid w:val="004B052B"/>
    <w:rsid w:val="004B06C3"/>
    <w:rsid w:val="004B0DFF"/>
    <w:rsid w:val="004B0E70"/>
    <w:rsid w:val="004B2795"/>
    <w:rsid w:val="004B2893"/>
    <w:rsid w:val="004B29A2"/>
    <w:rsid w:val="004B2F57"/>
    <w:rsid w:val="004B303B"/>
    <w:rsid w:val="004B412C"/>
    <w:rsid w:val="004B4291"/>
    <w:rsid w:val="004B4604"/>
    <w:rsid w:val="004B4F0B"/>
    <w:rsid w:val="004B512E"/>
    <w:rsid w:val="004B5825"/>
    <w:rsid w:val="004B637A"/>
    <w:rsid w:val="004B676C"/>
    <w:rsid w:val="004B6F6B"/>
    <w:rsid w:val="004B7159"/>
    <w:rsid w:val="004B72DA"/>
    <w:rsid w:val="004B77C4"/>
    <w:rsid w:val="004B7A68"/>
    <w:rsid w:val="004B7A8A"/>
    <w:rsid w:val="004B7B26"/>
    <w:rsid w:val="004B7BA0"/>
    <w:rsid w:val="004B7C46"/>
    <w:rsid w:val="004B7C72"/>
    <w:rsid w:val="004B7F11"/>
    <w:rsid w:val="004C01B7"/>
    <w:rsid w:val="004C02AD"/>
    <w:rsid w:val="004C0379"/>
    <w:rsid w:val="004C0423"/>
    <w:rsid w:val="004C0634"/>
    <w:rsid w:val="004C0D43"/>
    <w:rsid w:val="004C0ECB"/>
    <w:rsid w:val="004C12BB"/>
    <w:rsid w:val="004C18E3"/>
    <w:rsid w:val="004C19F9"/>
    <w:rsid w:val="004C1B6A"/>
    <w:rsid w:val="004C2085"/>
    <w:rsid w:val="004C21E5"/>
    <w:rsid w:val="004C2817"/>
    <w:rsid w:val="004C306D"/>
    <w:rsid w:val="004C313E"/>
    <w:rsid w:val="004C3B64"/>
    <w:rsid w:val="004C3B7F"/>
    <w:rsid w:val="004C3F0D"/>
    <w:rsid w:val="004C425D"/>
    <w:rsid w:val="004C46CC"/>
    <w:rsid w:val="004C47F5"/>
    <w:rsid w:val="004C504F"/>
    <w:rsid w:val="004C6393"/>
    <w:rsid w:val="004C6AE6"/>
    <w:rsid w:val="004C6EDD"/>
    <w:rsid w:val="004C6F86"/>
    <w:rsid w:val="004C70D6"/>
    <w:rsid w:val="004C787A"/>
    <w:rsid w:val="004C7A4A"/>
    <w:rsid w:val="004C7B1B"/>
    <w:rsid w:val="004C7CEF"/>
    <w:rsid w:val="004D05F4"/>
    <w:rsid w:val="004D068D"/>
    <w:rsid w:val="004D0988"/>
    <w:rsid w:val="004D0E18"/>
    <w:rsid w:val="004D1388"/>
    <w:rsid w:val="004D1692"/>
    <w:rsid w:val="004D18D3"/>
    <w:rsid w:val="004D1A1B"/>
    <w:rsid w:val="004D21E5"/>
    <w:rsid w:val="004D234A"/>
    <w:rsid w:val="004D23EA"/>
    <w:rsid w:val="004D29D5"/>
    <w:rsid w:val="004D2FEE"/>
    <w:rsid w:val="004D392F"/>
    <w:rsid w:val="004D3AAE"/>
    <w:rsid w:val="004D3FDF"/>
    <w:rsid w:val="004D4273"/>
    <w:rsid w:val="004D452E"/>
    <w:rsid w:val="004D4B93"/>
    <w:rsid w:val="004D5C45"/>
    <w:rsid w:val="004D5EE6"/>
    <w:rsid w:val="004D6134"/>
    <w:rsid w:val="004D6BE2"/>
    <w:rsid w:val="004D6D6E"/>
    <w:rsid w:val="004D784E"/>
    <w:rsid w:val="004D7C9A"/>
    <w:rsid w:val="004D7DD8"/>
    <w:rsid w:val="004D7E65"/>
    <w:rsid w:val="004E023D"/>
    <w:rsid w:val="004E0428"/>
    <w:rsid w:val="004E0433"/>
    <w:rsid w:val="004E0791"/>
    <w:rsid w:val="004E0E9A"/>
    <w:rsid w:val="004E0EE2"/>
    <w:rsid w:val="004E1134"/>
    <w:rsid w:val="004E19D2"/>
    <w:rsid w:val="004E1CC0"/>
    <w:rsid w:val="004E26E4"/>
    <w:rsid w:val="004E2A3E"/>
    <w:rsid w:val="004E2C75"/>
    <w:rsid w:val="004E2FD7"/>
    <w:rsid w:val="004E3098"/>
    <w:rsid w:val="004E3782"/>
    <w:rsid w:val="004E3FA6"/>
    <w:rsid w:val="004E471C"/>
    <w:rsid w:val="004E4ECC"/>
    <w:rsid w:val="004E52C3"/>
    <w:rsid w:val="004E588C"/>
    <w:rsid w:val="004E596D"/>
    <w:rsid w:val="004E5DCC"/>
    <w:rsid w:val="004E61D0"/>
    <w:rsid w:val="004E6DBD"/>
    <w:rsid w:val="004E71F7"/>
    <w:rsid w:val="004E777F"/>
    <w:rsid w:val="004E7D55"/>
    <w:rsid w:val="004F00FA"/>
    <w:rsid w:val="004F01A7"/>
    <w:rsid w:val="004F0438"/>
    <w:rsid w:val="004F07D2"/>
    <w:rsid w:val="004F100C"/>
    <w:rsid w:val="004F13CC"/>
    <w:rsid w:val="004F20DF"/>
    <w:rsid w:val="004F29C2"/>
    <w:rsid w:val="004F31F1"/>
    <w:rsid w:val="004F347C"/>
    <w:rsid w:val="004F4457"/>
    <w:rsid w:val="004F492C"/>
    <w:rsid w:val="004F4E95"/>
    <w:rsid w:val="004F53A4"/>
    <w:rsid w:val="004F624E"/>
    <w:rsid w:val="004F6A88"/>
    <w:rsid w:val="004F712B"/>
    <w:rsid w:val="004F7240"/>
    <w:rsid w:val="004F73E4"/>
    <w:rsid w:val="004F7429"/>
    <w:rsid w:val="004F7897"/>
    <w:rsid w:val="004F792B"/>
    <w:rsid w:val="004F7B58"/>
    <w:rsid w:val="004F7FF1"/>
    <w:rsid w:val="0050001A"/>
    <w:rsid w:val="00500063"/>
    <w:rsid w:val="0050043B"/>
    <w:rsid w:val="0050068F"/>
    <w:rsid w:val="00500B8D"/>
    <w:rsid w:val="00500F0F"/>
    <w:rsid w:val="00501332"/>
    <w:rsid w:val="00501847"/>
    <w:rsid w:val="00501AAF"/>
    <w:rsid w:val="00501B22"/>
    <w:rsid w:val="00501CC5"/>
    <w:rsid w:val="0050236F"/>
    <w:rsid w:val="00502470"/>
    <w:rsid w:val="005027C4"/>
    <w:rsid w:val="005028B3"/>
    <w:rsid w:val="005032B5"/>
    <w:rsid w:val="00503D7C"/>
    <w:rsid w:val="00504503"/>
    <w:rsid w:val="00504A28"/>
    <w:rsid w:val="00504B3F"/>
    <w:rsid w:val="005053BE"/>
    <w:rsid w:val="00505582"/>
    <w:rsid w:val="00505C82"/>
    <w:rsid w:val="00506424"/>
    <w:rsid w:val="00506D25"/>
    <w:rsid w:val="005073D3"/>
    <w:rsid w:val="00507745"/>
    <w:rsid w:val="005077C3"/>
    <w:rsid w:val="00507855"/>
    <w:rsid w:val="005078A4"/>
    <w:rsid w:val="00507BA2"/>
    <w:rsid w:val="00507CD3"/>
    <w:rsid w:val="00507E66"/>
    <w:rsid w:val="00507E8E"/>
    <w:rsid w:val="00510CC8"/>
    <w:rsid w:val="00511523"/>
    <w:rsid w:val="005119CB"/>
    <w:rsid w:val="00511E8D"/>
    <w:rsid w:val="00511EF2"/>
    <w:rsid w:val="00511FE6"/>
    <w:rsid w:val="00512DC2"/>
    <w:rsid w:val="00512F0F"/>
    <w:rsid w:val="005133B0"/>
    <w:rsid w:val="0051375D"/>
    <w:rsid w:val="005138C5"/>
    <w:rsid w:val="005138F6"/>
    <w:rsid w:val="0051395C"/>
    <w:rsid w:val="005139B3"/>
    <w:rsid w:val="00513D90"/>
    <w:rsid w:val="0051423F"/>
    <w:rsid w:val="005142CE"/>
    <w:rsid w:val="005142EB"/>
    <w:rsid w:val="00514ED5"/>
    <w:rsid w:val="00515018"/>
    <w:rsid w:val="005150C7"/>
    <w:rsid w:val="00515313"/>
    <w:rsid w:val="0051558B"/>
    <w:rsid w:val="00515B7D"/>
    <w:rsid w:val="00515C14"/>
    <w:rsid w:val="00515D70"/>
    <w:rsid w:val="00516563"/>
    <w:rsid w:val="005169A2"/>
    <w:rsid w:val="00516BE6"/>
    <w:rsid w:val="0051701C"/>
    <w:rsid w:val="00517137"/>
    <w:rsid w:val="00517228"/>
    <w:rsid w:val="005172E0"/>
    <w:rsid w:val="005175A7"/>
    <w:rsid w:val="00517FDB"/>
    <w:rsid w:val="0052003A"/>
    <w:rsid w:val="00520055"/>
    <w:rsid w:val="00520088"/>
    <w:rsid w:val="00520115"/>
    <w:rsid w:val="005205D5"/>
    <w:rsid w:val="005209E7"/>
    <w:rsid w:val="00520A82"/>
    <w:rsid w:val="00520BC0"/>
    <w:rsid w:val="00520DF0"/>
    <w:rsid w:val="00521C68"/>
    <w:rsid w:val="00521D41"/>
    <w:rsid w:val="005223A5"/>
    <w:rsid w:val="0052246D"/>
    <w:rsid w:val="00522B64"/>
    <w:rsid w:val="005234CE"/>
    <w:rsid w:val="00523903"/>
    <w:rsid w:val="00523C09"/>
    <w:rsid w:val="00523D38"/>
    <w:rsid w:val="005240F4"/>
    <w:rsid w:val="0052451E"/>
    <w:rsid w:val="005248DD"/>
    <w:rsid w:val="00524A13"/>
    <w:rsid w:val="00524AA1"/>
    <w:rsid w:val="00524AF4"/>
    <w:rsid w:val="00524E65"/>
    <w:rsid w:val="00524F8B"/>
    <w:rsid w:val="00525077"/>
    <w:rsid w:val="00525680"/>
    <w:rsid w:val="00525A1F"/>
    <w:rsid w:val="00525C92"/>
    <w:rsid w:val="00525D6E"/>
    <w:rsid w:val="00525FA6"/>
    <w:rsid w:val="00526916"/>
    <w:rsid w:val="0052697A"/>
    <w:rsid w:val="00526AF0"/>
    <w:rsid w:val="005271CD"/>
    <w:rsid w:val="0052748D"/>
    <w:rsid w:val="005274EB"/>
    <w:rsid w:val="005276C4"/>
    <w:rsid w:val="00527C41"/>
    <w:rsid w:val="00530383"/>
    <w:rsid w:val="005311BE"/>
    <w:rsid w:val="005311D7"/>
    <w:rsid w:val="00531E16"/>
    <w:rsid w:val="0053200C"/>
    <w:rsid w:val="005322CB"/>
    <w:rsid w:val="00533844"/>
    <w:rsid w:val="00533E49"/>
    <w:rsid w:val="00533F17"/>
    <w:rsid w:val="00534136"/>
    <w:rsid w:val="0053454D"/>
    <w:rsid w:val="005348CD"/>
    <w:rsid w:val="00534A34"/>
    <w:rsid w:val="00534ADC"/>
    <w:rsid w:val="00534E88"/>
    <w:rsid w:val="0053521F"/>
    <w:rsid w:val="00535469"/>
    <w:rsid w:val="00535C9C"/>
    <w:rsid w:val="00535DE0"/>
    <w:rsid w:val="00536168"/>
    <w:rsid w:val="0053647D"/>
    <w:rsid w:val="005365F2"/>
    <w:rsid w:val="00536B2F"/>
    <w:rsid w:val="00536CAA"/>
    <w:rsid w:val="00537654"/>
    <w:rsid w:val="00537FC8"/>
    <w:rsid w:val="00540122"/>
    <w:rsid w:val="00540164"/>
    <w:rsid w:val="00540330"/>
    <w:rsid w:val="0054033C"/>
    <w:rsid w:val="00540C0B"/>
    <w:rsid w:val="005413E7"/>
    <w:rsid w:val="00541E9B"/>
    <w:rsid w:val="0054201F"/>
    <w:rsid w:val="00542169"/>
    <w:rsid w:val="00542613"/>
    <w:rsid w:val="00542857"/>
    <w:rsid w:val="00542911"/>
    <w:rsid w:val="00542CC8"/>
    <w:rsid w:val="00542D53"/>
    <w:rsid w:val="0054351B"/>
    <w:rsid w:val="00543B79"/>
    <w:rsid w:val="005445FD"/>
    <w:rsid w:val="00544976"/>
    <w:rsid w:val="00544BB5"/>
    <w:rsid w:val="005457DE"/>
    <w:rsid w:val="00545CDF"/>
    <w:rsid w:val="005462C1"/>
    <w:rsid w:val="005462C5"/>
    <w:rsid w:val="00546317"/>
    <w:rsid w:val="00546403"/>
    <w:rsid w:val="00546E3F"/>
    <w:rsid w:val="00546F47"/>
    <w:rsid w:val="00547659"/>
    <w:rsid w:val="005479DF"/>
    <w:rsid w:val="00547B47"/>
    <w:rsid w:val="0055095E"/>
    <w:rsid w:val="00550CC6"/>
    <w:rsid w:val="00550F40"/>
    <w:rsid w:val="00551189"/>
    <w:rsid w:val="005513BE"/>
    <w:rsid w:val="005515C5"/>
    <w:rsid w:val="005515C8"/>
    <w:rsid w:val="00551996"/>
    <w:rsid w:val="00551EE5"/>
    <w:rsid w:val="005522EE"/>
    <w:rsid w:val="0055282D"/>
    <w:rsid w:val="005535CF"/>
    <w:rsid w:val="00553743"/>
    <w:rsid w:val="005537D5"/>
    <w:rsid w:val="005538F4"/>
    <w:rsid w:val="00553FBF"/>
    <w:rsid w:val="00554014"/>
    <w:rsid w:val="0055430A"/>
    <w:rsid w:val="00554C4E"/>
    <w:rsid w:val="00554F86"/>
    <w:rsid w:val="0055574E"/>
    <w:rsid w:val="00555B47"/>
    <w:rsid w:val="00555DE0"/>
    <w:rsid w:val="00555E51"/>
    <w:rsid w:val="00555E65"/>
    <w:rsid w:val="005565AF"/>
    <w:rsid w:val="00556F59"/>
    <w:rsid w:val="005573E8"/>
    <w:rsid w:val="0055743B"/>
    <w:rsid w:val="005574A1"/>
    <w:rsid w:val="005574F6"/>
    <w:rsid w:val="005576E8"/>
    <w:rsid w:val="0055774B"/>
    <w:rsid w:val="0055788A"/>
    <w:rsid w:val="00557BB3"/>
    <w:rsid w:val="00557CFC"/>
    <w:rsid w:val="00557E4E"/>
    <w:rsid w:val="005600F6"/>
    <w:rsid w:val="00560C9C"/>
    <w:rsid w:val="00560D59"/>
    <w:rsid w:val="005612B9"/>
    <w:rsid w:val="00561654"/>
    <w:rsid w:val="0056199D"/>
    <w:rsid w:val="00561A6C"/>
    <w:rsid w:val="00561A99"/>
    <w:rsid w:val="00562053"/>
    <w:rsid w:val="00562455"/>
    <w:rsid w:val="005628AB"/>
    <w:rsid w:val="00562FF1"/>
    <w:rsid w:val="005633A2"/>
    <w:rsid w:val="005636E9"/>
    <w:rsid w:val="005639D6"/>
    <w:rsid w:val="00564316"/>
    <w:rsid w:val="0056447E"/>
    <w:rsid w:val="00564A95"/>
    <w:rsid w:val="00564CB3"/>
    <w:rsid w:val="00564E56"/>
    <w:rsid w:val="005653BA"/>
    <w:rsid w:val="005654FF"/>
    <w:rsid w:val="005655FF"/>
    <w:rsid w:val="00565B4C"/>
    <w:rsid w:val="00565C80"/>
    <w:rsid w:val="0056665C"/>
    <w:rsid w:val="00566974"/>
    <w:rsid w:val="0056698D"/>
    <w:rsid w:val="00566F83"/>
    <w:rsid w:val="00567AAF"/>
    <w:rsid w:val="00567B35"/>
    <w:rsid w:val="00567D33"/>
    <w:rsid w:val="005703F1"/>
    <w:rsid w:val="00570D70"/>
    <w:rsid w:val="0057102B"/>
    <w:rsid w:val="00571885"/>
    <w:rsid w:val="00571B46"/>
    <w:rsid w:val="00571B94"/>
    <w:rsid w:val="00571D02"/>
    <w:rsid w:val="00571DCF"/>
    <w:rsid w:val="00572279"/>
    <w:rsid w:val="005724F3"/>
    <w:rsid w:val="00572636"/>
    <w:rsid w:val="00572842"/>
    <w:rsid w:val="00572A87"/>
    <w:rsid w:val="00572ABE"/>
    <w:rsid w:val="00572BA7"/>
    <w:rsid w:val="00572E1E"/>
    <w:rsid w:val="005737ED"/>
    <w:rsid w:val="00573861"/>
    <w:rsid w:val="00574158"/>
    <w:rsid w:val="00574210"/>
    <w:rsid w:val="005743EE"/>
    <w:rsid w:val="005749CC"/>
    <w:rsid w:val="00574A5B"/>
    <w:rsid w:val="00574EDC"/>
    <w:rsid w:val="00575128"/>
    <w:rsid w:val="00575426"/>
    <w:rsid w:val="00575594"/>
    <w:rsid w:val="00575A1D"/>
    <w:rsid w:val="00576028"/>
    <w:rsid w:val="0057618D"/>
    <w:rsid w:val="005765D7"/>
    <w:rsid w:val="005801FD"/>
    <w:rsid w:val="00580325"/>
    <w:rsid w:val="00580AB7"/>
    <w:rsid w:val="00580D93"/>
    <w:rsid w:val="00580E7D"/>
    <w:rsid w:val="00580F65"/>
    <w:rsid w:val="00580FEE"/>
    <w:rsid w:val="005813B7"/>
    <w:rsid w:val="00581603"/>
    <w:rsid w:val="00581668"/>
    <w:rsid w:val="005816B5"/>
    <w:rsid w:val="00581A85"/>
    <w:rsid w:val="00581EA8"/>
    <w:rsid w:val="00582117"/>
    <w:rsid w:val="0058239B"/>
    <w:rsid w:val="00582593"/>
    <w:rsid w:val="00583165"/>
    <w:rsid w:val="00584147"/>
    <w:rsid w:val="00584341"/>
    <w:rsid w:val="00584343"/>
    <w:rsid w:val="005847FB"/>
    <w:rsid w:val="00585086"/>
    <w:rsid w:val="005855A9"/>
    <w:rsid w:val="005855E2"/>
    <w:rsid w:val="005857FA"/>
    <w:rsid w:val="00585C35"/>
    <w:rsid w:val="00585E26"/>
    <w:rsid w:val="00586D39"/>
    <w:rsid w:val="00586DFD"/>
    <w:rsid w:val="00586E1E"/>
    <w:rsid w:val="005878A8"/>
    <w:rsid w:val="00587D60"/>
    <w:rsid w:val="00587DB2"/>
    <w:rsid w:val="0059007A"/>
    <w:rsid w:val="005901CF"/>
    <w:rsid w:val="00590464"/>
    <w:rsid w:val="00590542"/>
    <w:rsid w:val="00590860"/>
    <w:rsid w:val="005908E2"/>
    <w:rsid w:val="00590BCA"/>
    <w:rsid w:val="005913EB"/>
    <w:rsid w:val="00591919"/>
    <w:rsid w:val="00592039"/>
    <w:rsid w:val="005923A0"/>
    <w:rsid w:val="005923CD"/>
    <w:rsid w:val="00592524"/>
    <w:rsid w:val="00592C18"/>
    <w:rsid w:val="00592DD1"/>
    <w:rsid w:val="00593120"/>
    <w:rsid w:val="005933F8"/>
    <w:rsid w:val="0059360F"/>
    <w:rsid w:val="00593B24"/>
    <w:rsid w:val="00593CF1"/>
    <w:rsid w:val="00593E5E"/>
    <w:rsid w:val="00594196"/>
    <w:rsid w:val="005945F2"/>
    <w:rsid w:val="00594660"/>
    <w:rsid w:val="00594B57"/>
    <w:rsid w:val="005954C8"/>
    <w:rsid w:val="005955A7"/>
    <w:rsid w:val="0059562A"/>
    <w:rsid w:val="005957DC"/>
    <w:rsid w:val="005958EF"/>
    <w:rsid w:val="0059597B"/>
    <w:rsid w:val="0059627C"/>
    <w:rsid w:val="00596312"/>
    <w:rsid w:val="0059654A"/>
    <w:rsid w:val="00596710"/>
    <w:rsid w:val="00596777"/>
    <w:rsid w:val="0059699C"/>
    <w:rsid w:val="00596FAA"/>
    <w:rsid w:val="00597133"/>
    <w:rsid w:val="0059751B"/>
    <w:rsid w:val="005976C9"/>
    <w:rsid w:val="00597E89"/>
    <w:rsid w:val="005A0320"/>
    <w:rsid w:val="005A1028"/>
    <w:rsid w:val="005A10E4"/>
    <w:rsid w:val="005A177E"/>
    <w:rsid w:val="005A17EF"/>
    <w:rsid w:val="005A1985"/>
    <w:rsid w:val="005A2079"/>
    <w:rsid w:val="005A2365"/>
    <w:rsid w:val="005A25C0"/>
    <w:rsid w:val="005A2730"/>
    <w:rsid w:val="005A2B8D"/>
    <w:rsid w:val="005A2FCD"/>
    <w:rsid w:val="005A2FD4"/>
    <w:rsid w:val="005A3783"/>
    <w:rsid w:val="005A3AAF"/>
    <w:rsid w:val="005A3CAC"/>
    <w:rsid w:val="005A3D01"/>
    <w:rsid w:val="005A4233"/>
    <w:rsid w:val="005A452E"/>
    <w:rsid w:val="005A536A"/>
    <w:rsid w:val="005A57C3"/>
    <w:rsid w:val="005A5E88"/>
    <w:rsid w:val="005A5F29"/>
    <w:rsid w:val="005A60D4"/>
    <w:rsid w:val="005A644B"/>
    <w:rsid w:val="005A6B9E"/>
    <w:rsid w:val="005A7654"/>
    <w:rsid w:val="005A7BED"/>
    <w:rsid w:val="005B049C"/>
    <w:rsid w:val="005B0571"/>
    <w:rsid w:val="005B0A9A"/>
    <w:rsid w:val="005B0CB7"/>
    <w:rsid w:val="005B1239"/>
    <w:rsid w:val="005B1808"/>
    <w:rsid w:val="005B19BA"/>
    <w:rsid w:val="005B21B5"/>
    <w:rsid w:val="005B229C"/>
    <w:rsid w:val="005B2D88"/>
    <w:rsid w:val="005B32D8"/>
    <w:rsid w:val="005B3B92"/>
    <w:rsid w:val="005B3BF2"/>
    <w:rsid w:val="005B3E29"/>
    <w:rsid w:val="005B3E6B"/>
    <w:rsid w:val="005B42DA"/>
    <w:rsid w:val="005B44D4"/>
    <w:rsid w:val="005B46BB"/>
    <w:rsid w:val="005B4A53"/>
    <w:rsid w:val="005B4A7E"/>
    <w:rsid w:val="005B5049"/>
    <w:rsid w:val="005B5129"/>
    <w:rsid w:val="005B5181"/>
    <w:rsid w:val="005B5ED8"/>
    <w:rsid w:val="005B629D"/>
    <w:rsid w:val="005B6406"/>
    <w:rsid w:val="005B675F"/>
    <w:rsid w:val="005B6819"/>
    <w:rsid w:val="005B73F7"/>
    <w:rsid w:val="005C0414"/>
    <w:rsid w:val="005C0BFD"/>
    <w:rsid w:val="005C0CC3"/>
    <w:rsid w:val="005C0D94"/>
    <w:rsid w:val="005C0F37"/>
    <w:rsid w:val="005C13C1"/>
    <w:rsid w:val="005C16B1"/>
    <w:rsid w:val="005C1798"/>
    <w:rsid w:val="005C1E72"/>
    <w:rsid w:val="005C1E7F"/>
    <w:rsid w:val="005C2669"/>
    <w:rsid w:val="005C288B"/>
    <w:rsid w:val="005C3756"/>
    <w:rsid w:val="005C3A29"/>
    <w:rsid w:val="005C3E28"/>
    <w:rsid w:val="005C4387"/>
    <w:rsid w:val="005C449E"/>
    <w:rsid w:val="005C44E7"/>
    <w:rsid w:val="005C45CA"/>
    <w:rsid w:val="005C48B7"/>
    <w:rsid w:val="005C4934"/>
    <w:rsid w:val="005C4B20"/>
    <w:rsid w:val="005C4BB6"/>
    <w:rsid w:val="005C4F08"/>
    <w:rsid w:val="005C55C1"/>
    <w:rsid w:val="005C5600"/>
    <w:rsid w:val="005C65E1"/>
    <w:rsid w:val="005C706D"/>
    <w:rsid w:val="005C7956"/>
    <w:rsid w:val="005D00AD"/>
    <w:rsid w:val="005D0277"/>
    <w:rsid w:val="005D0AFB"/>
    <w:rsid w:val="005D0CF7"/>
    <w:rsid w:val="005D0E8B"/>
    <w:rsid w:val="005D1795"/>
    <w:rsid w:val="005D1CD6"/>
    <w:rsid w:val="005D1F4B"/>
    <w:rsid w:val="005D213C"/>
    <w:rsid w:val="005D26E7"/>
    <w:rsid w:val="005D2774"/>
    <w:rsid w:val="005D2959"/>
    <w:rsid w:val="005D2A49"/>
    <w:rsid w:val="005D2F84"/>
    <w:rsid w:val="005D3859"/>
    <w:rsid w:val="005D3C9A"/>
    <w:rsid w:val="005D5A7F"/>
    <w:rsid w:val="005D5C3B"/>
    <w:rsid w:val="005D5D70"/>
    <w:rsid w:val="005D5F88"/>
    <w:rsid w:val="005D6853"/>
    <w:rsid w:val="005D6EDD"/>
    <w:rsid w:val="005D783D"/>
    <w:rsid w:val="005D7900"/>
    <w:rsid w:val="005D7FF3"/>
    <w:rsid w:val="005E0680"/>
    <w:rsid w:val="005E06E5"/>
    <w:rsid w:val="005E177E"/>
    <w:rsid w:val="005E1E98"/>
    <w:rsid w:val="005E2472"/>
    <w:rsid w:val="005E2865"/>
    <w:rsid w:val="005E297A"/>
    <w:rsid w:val="005E2B08"/>
    <w:rsid w:val="005E2B6E"/>
    <w:rsid w:val="005E38F2"/>
    <w:rsid w:val="005E40C0"/>
    <w:rsid w:val="005E45EE"/>
    <w:rsid w:val="005E4DDD"/>
    <w:rsid w:val="005E5023"/>
    <w:rsid w:val="005E5182"/>
    <w:rsid w:val="005E535C"/>
    <w:rsid w:val="005E54E8"/>
    <w:rsid w:val="005E5CF6"/>
    <w:rsid w:val="005E5D19"/>
    <w:rsid w:val="005E6387"/>
    <w:rsid w:val="005E67AC"/>
    <w:rsid w:val="005E6F37"/>
    <w:rsid w:val="005E7197"/>
    <w:rsid w:val="005E729C"/>
    <w:rsid w:val="005E73A1"/>
    <w:rsid w:val="005E7F69"/>
    <w:rsid w:val="005F05DC"/>
    <w:rsid w:val="005F186A"/>
    <w:rsid w:val="005F1A82"/>
    <w:rsid w:val="005F2F2C"/>
    <w:rsid w:val="005F319D"/>
    <w:rsid w:val="005F31DF"/>
    <w:rsid w:val="005F361F"/>
    <w:rsid w:val="005F3C60"/>
    <w:rsid w:val="005F3E3D"/>
    <w:rsid w:val="005F42A1"/>
    <w:rsid w:val="005F47BD"/>
    <w:rsid w:val="005F4DC5"/>
    <w:rsid w:val="005F512C"/>
    <w:rsid w:val="005F518E"/>
    <w:rsid w:val="005F5291"/>
    <w:rsid w:val="005F54AE"/>
    <w:rsid w:val="005F5850"/>
    <w:rsid w:val="005F588E"/>
    <w:rsid w:val="005F6122"/>
    <w:rsid w:val="005F613A"/>
    <w:rsid w:val="005F64E1"/>
    <w:rsid w:val="005F6532"/>
    <w:rsid w:val="005F6658"/>
    <w:rsid w:val="005F68DF"/>
    <w:rsid w:val="005F724E"/>
    <w:rsid w:val="005F7489"/>
    <w:rsid w:val="005F75A4"/>
    <w:rsid w:val="005F7F89"/>
    <w:rsid w:val="00600635"/>
    <w:rsid w:val="00600A9F"/>
    <w:rsid w:val="00600AC5"/>
    <w:rsid w:val="00600B14"/>
    <w:rsid w:val="0060156A"/>
    <w:rsid w:val="006015B0"/>
    <w:rsid w:val="00601BC6"/>
    <w:rsid w:val="00601C1C"/>
    <w:rsid w:val="00601F67"/>
    <w:rsid w:val="00601F6B"/>
    <w:rsid w:val="00602283"/>
    <w:rsid w:val="006029D1"/>
    <w:rsid w:val="00602A0D"/>
    <w:rsid w:val="00602B19"/>
    <w:rsid w:val="00602FCE"/>
    <w:rsid w:val="0060310B"/>
    <w:rsid w:val="00603F0E"/>
    <w:rsid w:val="00604180"/>
    <w:rsid w:val="0060432C"/>
    <w:rsid w:val="006045DF"/>
    <w:rsid w:val="00604606"/>
    <w:rsid w:val="00605118"/>
    <w:rsid w:val="00605504"/>
    <w:rsid w:val="006058D8"/>
    <w:rsid w:val="00605C7E"/>
    <w:rsid w:val="00605CA8"/>
    <w:rsid w:val="00605E9C"/>
    <w:rsid w:val="0060696E"/>
    <w:rsid w:val="00607183"/>
    <w:rsid w:val="00607270"/>
    <w:rsid w:val="00607343"/>
    <w:rsid w:val="00607984"/>
    <w:rsid w:val="00607B8F"/>
    <w:rsid w:val="00607E51"/>
    <w:rsid w:val="00607F2E"/>
    <w:rsid w:val="0061077C"/>
    <w:rsid w:val="0061141A"/>
    <w:rsid w:val="00611C27"/>
    <w:rsid w:val="00611C5B"/>
    <w:rsid w:val="006120F2"/>
    <w:rsid w:val="006123A3"/>
    <w:rsid w:val="006124AD"/>
    <w:rsid w:val="00613472"/>
    <w:rsid w:val="00613664"/>
    <w:rsid w:val="006136C0"/>
    <w:rsid w:val="00613956"/>
    <w:rsid w:val="0061399C"/>
    <w:rsid w:val="00613B33"/>
    <w:rsid w:val="00613DA1"/>
    <w:rsid w:val="00613EC7"/>
    <w:rsid w:val="006142A2"/>
    <w:rsid w:val="006146C1"/>
    <w:rsid w:val="00614CBC"/>
    <w:rsid w:val="00615DDC"/>
    <w:rsid w:val="00616141"/>
    <w:rsid w:val="00616339"/>
    <w:rsid w:val="00616403"/>
    <w:rsid w:val="0061672C"/>
    <w:rsid w:val="006169D9"/>
    <w:rsid w:val="00617455"/>
    <w:rsid w:val="00617ED2"/>
    <w:rsid w:val="006200B7"/>
    <w:rsid w:val="006201AF"/>
    <w:rsid w:val="00620599"/>
    <w:rsid w:val="00621680"/>
    <w:rsid w:val="0062181A"/>
    <w:rsid w:val="006218C5"/>
    <w:rsid w:val="00621CC1"/>
    <w:rsid w:val="0062225B"/>
    <w:rsid w:val="0062307F"/>
    <w:rsid w:val="006230B1"/>
    <w:rsid w:val="006235F0"/>
    <w:rsid w:val="00623BEB"/>
    <w:rsid w:val="006241BE"/>
    <w:rsid w:val="00624379"/>
    <w:rsid w:val="00624C69"/>
    <w:rsid w:val="00624C6B"/>
    <w:rsid w:val="00624DBE"/>
    <w:rsid w:val="006252F4"/>
    <w:rsid w:val="006253E2"/>
    <w:rsid w:val="0062541C"/>
    <w:rsid w:val="0062563E"/>
    <w:rsid w:val="00625DE5"/>
    <w:rsid w:val="00626D3C"/>
    <w:rsid w:val="0062716E"/>
    <w:rsid w:val="006271F8"/>
    <w:rsid w:val="006272E3"/>
    <w:rsid w:val="00627AE6"/>
    <w:rsid w:val="00627F45"/>
    <w:rsid w:val="00630281"/>
    <w:rsid w:val="0063030E"/>
    <w:rsid w:val="0063084F"/>
    <w:rsid w:val="00630C4E"/>
    <w:rsid w:val="00631646"/>
    <w:rsid w:val="00631984"/>
    <w:rsid w:val="00631BDA"/>
    <w:rsid w:val="00631BF3"/>
    <w:rsid w:val="006321F1"/>
    <w:rsid w:val="00632702"/>
    <w:rsid w:val="00632DA4"/>
    <w:rsid w:val="00632DB7"/>
    <w:rsid w:val="00632EA6"/>
    <w:rsid w:val="006330D2"/>
    <w:rsid w:val="0063312D"/>
    <w:rsid w:val="00633306"/>
    <w:rsid w:val="0063364C"/>
    <w:rsid w:val="00634429"/>
    <w:rsid w:val="00635078"/>
    <w:rsid w:val="006354FC"/>
    <w:rsid w:val="00637394"/>
    <w:rsid w:val="0063774C"/>
    <w:rsid w:val="00637A75"/>
    <w:rsid w:val="00637B26"/>
    <w:rsid w:val="00637B80"/>
    <w:rsid w:val="00637B99"/>
    <w:rsid w:val="006407B5"/>
    <w:rsid w:val="00640A76"/>
    <w:rsid w:val="00640A79"/>
    <w:rsid w:val="00640B4A"/>
    <w:rsid w:val="00640F34"/>
    <w:rsid w:val="00641109"/>
    <w:rsid w:val="00641510"/>
    <w:rsid w:val="006415A0"/>
    <w:rsid w:val="00641A78"/>
    <w:rsid w:val="00641BAD"/>
    <w:rsid w:val="00641C38"/>
    <w:rsid w:val="00641D8B"/>
    <w:rsid w:val="0064208C"/>
    <w:rsid w:val="00642094"/>
    <w:rsid w:val="00642A3F"/>
    <w:rsid w:val="00642F72"/>
    <w:rsid w:val="0064306D"/>
    <w:rsid w:val="00643E66"/>
    <w:rsid w:val="00644085"/>
    <w:rsid w:val="00644403"/>
    <w:rsid w:val="00644D0F"/>
    <w:rsid w:val="0064533F"/>
    <w:rsid w:val="006464BD"/>
    <w:rsid w:val="0064679E"/>
    <w:rsid w:val="00646944"/>
    <w:rsid w:val="006469A9"/>
    <w:rsid w:val="00646E51"/>
    <w:rsid w:val="00646F0E"/>
    <w:rsid w:val="00646FA2"/>
    <w:rsid w:val="006472F8"/>
    <w:rsid w:val="006478AF"/>
    <w:rsid w:val="00647F48"/>
    <w:rsid w:val="00650227"/>
    <w:rsid w:val="0065048C"/>
    <w:rsid w:val="006507AD"/>
    <w:rsid w:val="00650D92"/>
    <w:rsid w:val="0065256E"/>
    <w:rsid w:val="0065274C"/>
    <w:rsid w:val="0065298F"/>
    <w:rsid w:val="006532A4"/>
    <w:rsid w:val="0065371C"/>
    <w:rsid w:val="00653922"/>
    <w:rsid w:val="00653A57"/>
    <w:rsid w:val="00653F7D"/>
    <w:rsid w:val="00653F80"/>
    <w:rsid w:val="006546E4"/>
    <w:rsid w:val="00654BAF"/>
    <w:rsid w:val="0065507B"/>
    <w:rsid w:val="00655266"/>
    <w:rsid w:val="0065578B"/>
    <w:rsid w:val="00655C1D"/>
    <w:rsid w:val="00655FE1"/>
    <w:rsid w:val="00656014"/>
    <w:rsid w:val="006562E2"/>
    <w:rsid w:val="006564F3"/>
    <w:rsid w:val="006566AC"/>
    <w:rsid w:val="00657047"/>
    <w:rsid w:val="006571A2"/>
    <w:rsid w:val="006572EE"/>
    <w:rsid w:val="0065758E"/>
    <w:rsid w:val="00660013"/>
    <w:rsid w:val="00660CEB"/>
    <w:rsid w:val="00660F64"/>
    <w:rsid w:val="00661356"/>
    <w:rsid w:val="00661596"/>
    <w:rsid w:val="00661E0E"/>
    <w:rsid w:val="006620A2"/>
    <w:rsid w:val="0066246E"/>
    <w:rsid w:val="00662FBD"/>
    <w:rsid w:val="0066362B"/>
    <w:rsid w:val="0066386E"/>
    <w:rsid w:val="00663994"/>
    <w:rsid w:val="00664112"/>
    <w:rsid w:val="00664799"/>
    <w:rsid w:val="00664C63"/>
    <w:rsid w:val="00664DB9"/>
    <w:rsid w:val="00664E46"/>
    <w:rsid w:val="006653C4"/>
    <w:rsid w:val="00665DD1"/>
    <w:rsid w:val="00665F5A"/>
    <w:rsid w:val="006661D4"/>
    <w:rsid w:val="00666296"/>
    <w:rsid w:val="006664F4"/>
    <w:rsid w:val="00666719"/>
    <w:rsid w:val="006669AC"/>
    <w:rsid w:val="00666C78"/>
    <w:rsid w:val="0066735C"/>
    <w:rsid w:val="006676A1"/>
    <w:rsid w:val="00667B51"/>
    <w:rsid w:val="00667BCB"/>
    <w:rsid w:val="00667F6E"/>
    <w:rsid w:val="006701F8"/>
    <w:rsid w:val="006703BF"/>
    <w:rsid w:val="006704A9"/>
    <w:rsid w:val="006709DF"/>
    <w:rsid w:val="00671A52"/>
    <w:rsid w:val="006722C8"/>
    <w:rsid w:val="00672405"/>
    <w:rsid w:val="00672B8E"/>
    <w:rsid w:val="00672DF7"/>
    <w:rsid w:val="0067341D"/>
    <w:rsid w:val="00673DAA"/>
    <w:rsid w:val="00674186"/>
    <w:rsid w:val="0067434D"/>
    <w:rsid w:val="0067496F"/>
    <w:rsid w:val="00674E13"/>
    <w:rsid w:val="00674EE6"/>
    <w:rsid w:val="00674FE3"/>
    <w:rsid w:val="006758CD"/>
    <w:rsid w:val="00675D0C"/>
    <w:rsid w:val="006760E0"/>
    <w:rsid w:val="006761DB"/>
    <w:rsid w:val="00676441"/>
    <w:rsid w:val="00676B21"/>
    <w:rsid w:val="00676EFF"/>
    <w:rsid w:val="006770DA"/>
    <w:rsid w:val="0067713A"/>
    <w:rsid w:val="00677676"/>
    <w:rsid w:val="00677B06"/>
    <w:rsid w:val="00677B76"/>
    <w:rsid w:val="00677DAC"/>
    <w:rsid w:val="00680B95"/>
    <w:rsid w:val="00680FAC"/>
    <w:rsid w:val="00681E55"/>
    <w:rsid w:val="00681F83"/>
    <w:rsid w:val="006826E9"/>
    <w:rsid w:val="006830EA"/>
    <w:rsid w:val="00683332"/>
    <w:rsid w:val="00683594"/>
    <w:rsid w:val="006835DA"/>
    <w:rsid w:val="0068398F"/>
    <w:rsid w:val="006839D2"/>
    <w:rsid w:val="00683F9D"/>
    <w:rsid w:val="00684194"/>
    <w:rsid w:val="00684352"/>
    <w:rsid w:val="0068468B"/>
    <w:rsid w:val="006847CF"/>
    <w:rsid w:val="006848A6"/>
    <w:rsid w:val="00684E22"/>
    <w:rsid w:val="00684E38"/>
    <w:rsid w:val="00685130"/>
    <w:rsid w:val="00685509"/>
    <w:rsid w:val="006858D2"/>
    <w:rsid w:val="00685A18"/>
    <w:rsid w:val="00685DB8"/>
    <w:rsid w:val="00686605"/>
    <w:rsid w:val="00686A35"/>
    <w:rsid w:val="00686C7C"/>
    <w:rsid w:val="00686E8F"/>
    <w:rsid w:val="0068729B"/>
    <w:rsid w:val="0068745D"/>
    <w:rsid w:val="00690413"/>
    <w:rsid w:val="006909BC"/>
    <w:rsid w:val="00691338"/>
    <w:rsid w:val="006917B5"/>
    <w:rsid w:val="00691B0D"/>
    <w:rsid w:val="00692405"/>
    <w:rsid w:val="006926E5"/>
    <w:rsid w:val="0069293E"/>
    <w:rsid w:val="006930D6"/>
    <w:rsid w:val="0069417E"/>
    <w:rsid w:val="00694237"/>
    <w:rsid w:val="00694418"/>
    <w:rsid w:val="00694882"/>
    <w:rsid w:val="00694EDF"/>
    <w:rsid w:val="00695339"/>
    <w:rsid w:val="00695474"/>
    <w:rsid w:val="0069553F"/>
    <w:rsid w:val="00695544"/>
    <w:rsid w:val="006957B5"/>
    <w:rsid w:val="0069607D"/>
    <w:rsid w:val="0069621D"/>
    <w:rsid w:val="0069659D"/>
    <w:rsid w:val="0069669B"/>
    <w:rsid w:val="00696ED5"/>
    <w:rsid w:val="006970B3"/>
    <w:rsid w:val="006970C4"/>
    <w:rsid w:val="0069757E"/>
    <w:rsid w:val="00697604"/>
    <w:rsid w:val="00697A04"/>
    <w:rsid w:val="00697A09"/>
    <w:rsid w:val="00697E2E"/>
    <w:rsid w:val="00697FAB"/>
    <w:rsid w:val="006A00DF"/>
    <w:rsid w:val="006A00F8"/>
    <w:rsid w:val="006A054B"/>
    <w:rsid w:val="006A06E7"/>
    <w:rsid w:val="006A0868"/>
    <w:rsid w:val="006A0891"/>
    <w:rsid w:val="006A0C9F"/>
    <w:rsid w:val="006A170C"/>
    <w:rsid w:val="006A1B3B"/>
    <w:rsid w:val="006A1D2B"/>
    <w:rsid w:val="006A1F8C"/>
    <w:rsid w:val="006A214A"/>
    <w:rsid w:val="006A2260"/>
    <w:rsid w:val="006A28F6"/>
    <w:rsid w:val="006A34F6"/>
    <w:rsid w:val="006A38F5"/>
    <w:rsid w:val="006A39FD"/>
    <w:rsid w:val="006A3CE4"/>
    <w:rsid w:val="006A452D"/>
    <w:rsid w:val="006A51A4"/>
    <w:rsid w:val="006A52CE"/>
    <w:rsid w:val="006A571F"/>
    <w:rsid w:val="006A5CE3"/>
    <w:rsid w:val="006A5EA3"/>
    <w:rsid w:val="006A6D6A"/>
    <w:rsid w:val="006A6DEA"/>
    <w:rsid w:val="006A6EC6"/>
    <w:rsid w:val="006A712B"/>
    <w:rsid w:val="006A7369"/>
    <w:rsid w:val="006A7C67"/>
    <w:rsid w:val="006A7CBE"/>
    <w:rsid w:val="006A7D2F"/>
    <w:rsid w:val="006B0213"/>
    <w:rsid w:val="006B0699"/>
    <w:rsid w:val="006B07E4"/>
    <w:rsid w:val="006B0EA4"/>
    <w:rsid w:val="006B134B"/>
    <w:rsid w:val="006B1376"/>
    <w:rsid w:val="006B16D5"/>
    <w:rsid w:val="006B1740"/>
    <w:rsid w:val="006B1ACB"/>
    <w:rsid w:val="006B1B22"/>
    <w:rsid w:val="006B2059"/>
    <w:rsid w:val="006B2BB5"/>
    <w:rsid w:val="006B2D0F"/>
    <w:rsid w:val="006B2E4F"/>
    <w:rsid w:val="006B334C"/>
    <w:rsid w:val="006B393D"/>
    <w:rsid w:val="006B3FC6"/>
    <w:rsid w:val="006B40F7"/>
    <w:rsid w:val="006B4464"/>
    <w:rsid w:val="006B4621"/>
    <w:rsid w:val="006B46FA"/>
    <w:rsid w:val="006B4883"/>
    <w:rsid w:val="006B4DBC"/>
    <w:rsid w:val="006B4E20"/>
    <w:rsid w:val="006B5B42"/>
    <w:rsid w:val="006B5B43"/>
    <w:rsid w:val="006B5C56"/>
    <w:rsid w:val="006B6109"/>
    <w:rsid w:val="006B6174"/>
    <w:rsid w:val="006B6681"/>
    <w:rsid w:val="006B66DA"/>
    <w:rsid w:val="006B6A90"/>
    <w:rsid w:val="006B6C86"/>
    <w:rsid w:val="006B6EAC"/>
    <w:rsid w:val="006B6FF2"/>
    <w:rsid w:val="006B703F"/>
    <w:rsid w:val="006B7197"/>
    <w:rsid w:val="006B7EF4"/>
    <w:rsid w:val="006C0022"/>
    <w:rsid w:val="006C00D5"/>
    <w:rsid w:val="006C0786"/>
    <w:rsid w:val="006C0A2D"/>
    <w:rsid w:val="006C0ACE"/>
    <w:rsid w:val="006C0C8F"/>
    <w:rsid w:val="006C0F69"/>
    <w:rsid w:val="006C0F6E"/>
    <w:rsid w:val="006C122C"/>
    <w:rsid w:val="006C13C3"/>
    <w:rsid w:val="006C1527"/>
    <w:rsid w:val="006C188F"/>
    <w:rsid w:val="006C18C4"/>
    <w:rsid w:val="006C1F96"/>
    <w:rsid w:val="006C212C"/>
    <w:rsid w:val="006C283E"/>
    <w:rsid w:val="006C29E2"/>
    <w:rsid w:val="006C2EB2"/>
    <w:rsid w:val="006C2EBE"/>
    <w:rsid w:val="006C3252"/>
    <w:rsid w:val="006C3589"/>
    <w:rsid w:val="006C3BBC"/>
    <w:rsid w:val="006C3D49"/>
    <w:rsid w:val="006C487C"/>
    <w:rsid w:val="006C5090"/>
    <w:rsid w:val="006C5433"/>
    <w:rsid w:val="006C5491"/>
    <w:rsid w:val="006C56DE"/>
    <w:rsid w:val="006C56FE"/>
    <w:rsid w:val="006C633C"/>
    <w:rsid w:val="006C649F"/>
    <w:rsid w:val="006C6533"/>
    <w:rsid w:val="006C680E"/>
    <w:rsid w:val="006C6B33"/>
    <w:rsid w:val="006C703E"/>
    <w:rsid w:val="006C736C"/>
    <w:rsid w:val="006C78C1"/>
    <w:rsid w:val="006C7DE2"/>
    <w:rsid w:val="006C7DE3"/>
    <w:rsid w:val="006C7F00"/>
    <w:rsid w:val="006D02C1"/>
    <w:rsid w:val="006D02C4"/>
    <w:rsid w:val="006D0517"/>
    <w:rsid w:val="006D0759"/>
    <w:rsid w:val="006D09BC"/>
    <w:rsid w:val="006D125A"/>
    <w:rsid w:val="006D1339"/>
    <w:rsid w:val="006D175A"/>
    <w:rsid w:val="006D186B"/>
    <w:rsid w:val="006D1C41"/>
    <w:rsid w:val="006D1E38"/>
    <w:rsid w:val="006D28E3"/>
    <w:rsid w:val="006D2A6F"/>
    <w:rsid w:val="006D311B"/>
    <w:rsid w:val="006D3638"/>
    <w:rsid w:val="006D36BB"/>
    <w:rsid w:val="006D3C1E"/>
    <w:rsid w:val="006D4332"/>
    <w:rsid w:val="006D46EF"/>
    <w:rsid w:val="006D4D3C"/>
    <w:rsid w:val="006D5726"/>
    <w:rsid w:val="006D5908"/>
    <w:rsid w:val="006D5CE0"/>
    <w:rsid w:val="006D5DC5"/>
    <w:rsid w:val="006D5E63"/>
    <w:rsid w:val="006D64A9"/>
    <w:rsid w:val="006D65A2"/>
    <w:rsid w:val="006D6F81"/>
    <w:rsid w:val="006E0B5D"/>
    <w:rsid w:val="006E0EF7"/>
    <w:rsid w:val="006E133E"/>
    <w:rsid w:val="006E1451"/>
    <w:rsid w:val="006E1741"/>
    <w:rsid w:val="006E1C29"/>
    <w:rsid w:val="006E20CC"/>
    <w:rsid w:val="006E2BFC"/>
    <w:rsid w:val="006E3317"/>
    <w:rsid w:val="006E369A"/>
    <w:rsid w:val="006E3808"/>
    <w:rsid w:val="006E3A23"/>
    <w:rsid w:val="006E4337"/>
    <w:rsid w:val="006E4684"/>
    <w:rsid w:val="006E4A69"/>
    <w:rsid w:val="006E4B4D"/>
    <w:rsid w:val="006E4E25"/>
    <w:rsid w:val="006E5040"/>
    <w:rsid w:val="006E5042"/>
    <w:rsid w:val="006E5165"/>
    <w:rsid w:val="006E52BC"/>
    <w:rsid w:val="006E52CA"/>
    <w:rsid w:val="006E572B"/>
    <w:rsid w:val="006E58EF"/>
    <w:rsid w:val="006E5F38"/>
    <w:rsid w:val="006E60BB"/>
    <w:rsid w:val="006E6A58"/>
    <w:rsid w:val="006E6FFE"/>
    <w:rsid w:val="006E7244"/>
    <w:rsid w:val="006E7D73"/>
    <w:rsid w:val="006E7DAE"/>
    <w:rsid w:val="006E7FDA"/>
    <w:rsid w:val="006F0034"/>
    <w:rsid w:val="006F02A9"/>
    <w:rsid w:val="006F0D22"/>
    <w:rsid w:val="006F1026"/>
    <w:rsid w:val="006F1257"/>
    <w:rsid w:val="006F1357"/>
    <w:rsid w:val="006F148D"/>
    <w:rsid w:val="006F1A5D"/>
    <w:rsid w:val="006F20BD"/>
    <w:rsid w:val="006F26AD"/>
    <w:rsid w:val="006F3314"/>
    <w:rsid w:val="006F396F"/>
    <w:rsid w:val="006F3971"/>
    <w:rsid w:val="006F42D1"/>
    <w:rsid w:val="006F4924"/>
    <w:rsid w:val="006F521C"/>
    <w:rsid w:val="006F571A"/>
    <w:rsid w:val="006F5990"/>
    <w:rsid w:val="006F6108"/>
    <w:rsid w:val="006F6198"/>
    <w:rsid w:val="006F6A8A"/>
    <w:rsid w:val="006F72BF"/>
    <w:rsid w:val="006F765E"/>
    <w:rsid w:val="00700002"/>
    <w:rsid w:val="00700294"/>
    <w:rsid w:val="00700769"/>
    <w:rsid w:val="00700C8C"/>
    <w:rsid w:val="00700CF7"/>
    <w:rsid w:val="007010BE"/>
    <w:rsid w:val="007013E1"/>
    <w:rsid w:val="00701B20"/>
    <w:rsid w:val="00702637"/>
    <w:rsid w:val="007029E5"/>
    <w:rsid w:val="00702C45"/>
    <w:rsid w:val="00702EF6"/>
    <w:rsid w:val="00703093"/>
    <w:rsid w:val="00703955"/>
    <w:rsid w:val="007039EE"/>
    <w:rsid w:val="0070400F"/>
    <w:rsid w:val="0070407A"/>
    <w:rsid w:val="00704175"/>
    <w:rsid w:val="007043C4"/>
    <w:rsid w:val="00704795"/>
    <w:rsid w:val="007048EA"/>
    <w:rsid w:val="00704A2A"/>
    <w:rsid w:val="00704A34"/>
    <w:rsid w:val="00704EB5"/>
    <w:rsid w:val="00705112"/>
    <w:rsid w:val="007052F5"/>
    <w:rsid w:val="0070539C"/>
    <w:rsid w:val="007054FD"/>
    <w:rsid w:val="00705508"/>
    <w:rsid w:val="0070557D"/>
    <w:rsid w:val="0070592A"/>
    <w:rsid w:val="00705F30"/>
    <w:rsid w:val="007061A8"/>
    <w:rsid w:val="007067AD"/>
    <w:rsid w:val="00706BF0"/>
    <w:rsid w:val="00706D8F"/>
    <w:rsid w:val="007072DC"/>
    <w:rsid w:val="007074DE"/>
    <w:rsid w:val="007074F0"/>
    <w:rsid w:val="007078F6"/>
    <w:rsid w:val="007079F2"/>
    <w:rsid w:val="00710151"/>
    <w:rsid w:val="0071038B"/>
    <w:rsid w:val="007107E7"/>
    <w:rsid w:val="00710E6F"/>
    <w:rsid w:val="007112E4"/>
    <w:rsid w:val="007112F5"/>
    <w:rsid w:val="00711AD1"/>
    <w:rsid w:val="00712419"/>
    <w:rsid w:val="0071293C"/>
    <w:rsid w:val="00713017"/>
    <w:rsid w:val="00713796"/>
    <w:rsid w:val="00713A02"/>
    <w:rsid w:val="00713B9C"/>
    <w:rsid w:val="007141E2"/>
    <w:rsid w:val="00714479"/>
    <w:rsid w:val="00714D7B"/>
    <w:rsid w:val="0071507D"/>
    <w:rsid w:val="007150C3"/>
    <w:rsid w:val="00715199"/>
    <w:rsid w:val="00715322"/>
    <w:rsid w:val="0071577B"/>
    <w:rsid w:val="00716399"/>
    <w:rsid w:val="00716433"/>
    <w:rsid w:val="007167F6"/>
    <w:rsid w:val="00716E6C"/>
    <w:rsid w:val="00716FFB"/>
    <w:rsid w:val="00717221"/>
    <w:rsid w:val="007173A1"/>
    <w:rsid w:val="0071759D"/>
    <w:rsid w:val="00717C13"/>
    <w:rsid w:val="00717DB8"/>
    <w:rsid w:val="00720722"/>
    <w:rsid w:val="007209E7"/>
    <w:rsid w:val="00720AD8"/>
    <w:rsid w:val="00720D25"/>
    <w:rsid w:val="007211B2"/>
    <w:rsid w:val="007216D7"/>
    <w:rsid w:val="00721A87"/>
    <w:rsid w:val="00721C60"/>
    <w:rsid w:val="00721F3D"/>
    <w:rsid w:val="00722523"/>
    <w:rsid w:val="00722B9D"/>
    <w:rsid w:val="00722CB8"/>
    <w:rsid w:val="00723458"/>
    <w:rsid w:val="00723471"/>
    <w:rsid w:val="00723A4E"/>
    <w:rsid w:val="00723CD0"/>
    <w:rsid w:val="0072448B"/>
    <w:rsid w:val="007248A4"/>
    <w:rsid w:val="00724BC6"/>
    <w:rsid w:val="007252E5"/>
    <w:rsid w:val="0072569E"/>
    <w:rsid w:val="00725B67"/>
    <w:rsid w:val="00725FB8"/>
    <w:rsid w:val="0072698A"/>
    <w:rsid w:val="00727008"/>
    <w:rsid w:val="00727A24"/>
    <w:rsid w:val="0073002C"/>
    <w:rsid w:val="00730077"/>
    <w:rsid w:val="00730670"/>
    <w:rsid w:val="00730BD7"/>
    <w:rsid w:val="00730F19"/>
    <w:rsid w:val="00730F9E"/>
    <w:rsid w:val="00731B0C"/>
    <w:rsid w:val="00731C1A"/>
    <w:rsid w:val="007321EA"/>
    <w:rsid w:val="007324CF"/>
    <w:rsid w:val="0073252C"/>
    <w:rsid w:val="007326FB"/>
    <w:rsid w:val="00732723"/>
    <w:rsid w:val="007327EE"/>
    <w:rsid w:val="00732B03"/>
    <w:rsid w:val="00732ECE"/>
    <w:rsid w:val="00732FD8"/>
    <w:rsid w:val="00733284"/>
    <w:rsid w:val="00733501"/>
    <w:rsid w:val="0073392C"/>
    <w:rsid w:val="007342BE"/>
    <w:rsid w:val="00734A78"/>
    <w:rsid w:val="00734BB7"/>
    <w:rsid w:val="00734C2D"/>
    <w:rsid w:val="00734CB5"/>
    <w:rsid w:val="00734D64"/>
    <w:rsid w:val="007351E1"/>
    <w:rsid w:val="0073575B"/>
    <w:rsid w:val="007358E4"/>
    <w:rsid w:val="00735E1D"/>
    <w:rsid w:val="007361C6"/>
    <w:rsid w:val="007369E1"/>
    <w:rsid w:val="00736D61"/>
    <w:rsid w:val="0073720E"/>
    <w:rsid w:val="00737992"/>
    <w:rsid w:val="00737E09"/>
    <w:rsid w:val="00737E1A"/>
    <w:rsid w:val="007401F5"/>
    <w:rsid w:val="007407AE"/>
    <w:rsid w:val="007407C2"/>
    <w:rsid w:val="00741238"/>
    <w:rsid w:val="0074189B"/>
    <w:rsid w:val="00741E36"/>
    <w:rsid w:val="00741FC7"/>
    <w:rsid w:val="007420C1"/>
    <w:rsid w:val="00742753"/>
    <w:rsid w:val="0074276C"/>
    <w:rsid w:val="00742A6E"/>
    <w:rsid w:val="00743A46"/>
    <w:rsid w:val="00743E73"/>
    <w:rsid w:val="00744125"/>
    <w:rsid w:val="007444EC"/>
    <w:rsid w:val="00744529"/>
    <w:rsid w:val="007449DD"/>
    <w:rsid w:val="00744CF2"/>
    <w:rsid w:val="00744E33"/>
    <w:rsid w:val="007455F6"/>
    <w:rsid w:val="00745E9A"/>
    <w:rsid w:val="00745F0A"/>
    <w:rsid w:val="00746067"/>
    <w:rsid w:val="00746703"/>
    <w:rsid w:val="0074690A"/>
    <w:rsid w:val="00746A1D"/>
    <w:rsid w:val="00746CB0"/>
    <w:rsid w:val="0074748D"/>
    <w:rsid w:val="007478D6"/>
    <w:rsid w:val="007502D8"/>
    <w:rsid w:val="0075094D"/>
    <w:rsid w:val="0075095D"/>
    <w:rsid w:val="00750A3F"/>
    <w:rsid w:val="00750CEF"/>
    <w:rsid w:val="00750F2B"/>
    <w:rsid w:val="00750F9A"/>
    <w:rsid w:val="0075146B"/>
    <w:rsid w:val="0075194E"/>
    <w:rsid w:val="00751BA6"/>
    <w:rsid w:val="00752527"/>
    <w:rsid w:val="007526F2"/>
    <w:rsid w:val="00752D25"/>
    <w:rsid w:val="00752D5C"/>
    <w:rsid w:val="00752E64"/>
    <w:rsid w:val="00752EA3"/>
    <w:rsid w:val="00753054"/>
    <w:rsid w:val="0075334D"/>
    <w:rsid w:val="00753444"/>
    <w:rsid w:val="00753E77"/>
    <w:rsid w:val="00754262"/>
    <w:rsid w:val="00754B26"/>
    <w:rsid w:val="00754F7E"/>
    <w:rsid w:val="007551B0"/>
    <w:rsid w:val="007551E0"/>
    <w:rsid w:val="00755B7E"/>
    <w:rsid w:val="007569E7"/>
    <w:rsid w:val="00756E60"/>
    <w:rsid w:val="00756F70"/>
    <w:rsid w:val="00757EF9"/>
    <w:rsid w:val="00760C23"/>
    <w:rsid w:val="00760C86"/>
    <w:rsid w:val="00760D56"/>
    <w:rsid w:val="00760E89"/>
    <w:rsid w:val="00760EF2"/>
    <w:rsid w:val="00760FB3"/>
    <w:rsid w:val="00761056"/>
    <w:rsid w:val="0076127F"/>
    <w:rsid w:val="007613BD"/>
    <w:rsid w:val="007613D2"/>
    <w:rsid w:val="00761F15"/>
    <w:rsid w:val="00761FBA"/>
    <w:rsid w:val="007620A0"/>
    <w:rsid w:val="007620AB"/>
    <w:rsid w:val="00762D79"/>
    <w:rsid w:val="00762F57"/>
    <w:rsid w:val="00762FDE"/>
    <w:rsid w:val="007634F3"/>
    <w:rsid w:val="007637C5"/>
    <w:rsid w:val="00763AA5"/>
    <w:rsid w:val="00763F0A"/>
    <w:rsid w:val="007647F3"/>
    <w:rsid w:val="00764FE3"/>
    <w:rsid w:val="007654D9"/>
    <w:rsid w:val="007655EE"/>
    <w:rsid w:val="007656AF"/>
    <w:rsid w:val="00766648"/>
    <w:rsid w:val="00766A7E"/>
    <w:rsid w:val="00766A95"/>
    <w:rsid w:val="00766BD7"/>
    <w:rsid w:val="007676AD"/>
    <w:rsid w:val="0076782A"/>
    <w:rsid w:val="00767BEE"/>
    <w:rsid w:val="00770C3F"/>
    <w:rsid w:val="00770D6E"/>
    <w:rsid w:val="00770DB9"/>
    <w:rsid w:val="0077137C"/>
    <w:rsid w:val="007721EC"/>
    <w:rsid w:val="0077223E"/>
    <w:rsid w:val="007723A5"/>
    <w:rsid w:val="007725E1"/>
    <w:rsid w:val="0077290F"/>
    <w:rsid w:val="00772AEA"/>
    <w:rsid w:val="0077315E"/>
    <w:rsid w:val="007732A5"/>
    <w:rsid w:val="0077342C"/>
    <w:rsid w:val="007735A5"/>
    <w:rsid w:val="007741F7"/>
    <w:rsid w:val="00774682"/>
    <w:rsid w:val="00774F20"/>
    <w:rsid w:val="007755C9"/>
    <w:rsid w:val="00775A11"/>
    <w:rsid w:val="00775AE7"/>
    <w:rsid w:val="00775B8A"/>
    <w:rsid w:val="00775ED5"/>
    <w:rsid w:val="00776260"/>
    <w:rsid w:val="007763E5"/>
    <w:rsid w:val="00776DE5"/>
    <w:rsid w:val="00777249"/>
    <w:rsid w:val="00777CA8"/>
    <w:rsid w:val="00777E7C"/>
    <w:rsid w:val="007800FB"/>
    <w:rsid w:val="00780575"/>
    <w:rsid w:val="00780BC5"/>
    <w:rsid w:val="0078168B"/>
    <w:rsid w:val="00781A7E"/>
    <w:rsid w:val="00781C78"/>
    <w:rsid w:val="0078246A"/>
    <w:rsid w:val="007824D9"/>
    <w:rsid w:val="00782A2B"/>
    <w:rsid w:val="00782E9A"/>
    <w:rsid w:val="00783C2F"/>
    <w:rsid w:val="00783D74"/>
    <w:rsid w:val="007840DB"/>
    <w:rsid w:val="00784500"/>
    <w:rsid w:val="00785390"/>
    <w:rsid w:val="00785CB4"/>
    <w:rsid w:val="00785CB7"/>
    <w:rsid w:val="00785E7C"/>
    <w:rsid w:val="00785EBB"/>
    <w:rsid w:val="007861FF"/>
    <w:rsid w:val="007864C5"/>
    <w:rsid w:val="00786614"/>
    <w:rsid w:val="00786B12"/>
    <w:rsid w:val="007870E8"/>
    <w:rsid w:val="00787474"/>
    <w:rsid w:val="007874C1"/>
    <w:rsid w:val="00787B16"/>
    <w:rsid w:val="00787EF4"/>
    <w:rsid w:val="00790208"/>
    <w:rsid w:val="0079022D"/>
    <w:rsid w:val="0079042A"/>
    <w:rsid w:val="00790AEF"/>
    <w:rsid w:val="00790F05"/>
    <w:rsid w:val="00791043"/>
    <w:rsid w:val="00791184"/>
    <w:rsid w:val="00791A6F"/>
    <w:rsid w:val="00791C90"/>
    <w:rsid w:val="0079219B"/>
    <w:rsid w:val="0079309E"/>
    <w:rsid w:val="007938F3"/>
    <w:rsid w:val="00793A10"/>
    <w:rsid w:val="007945AC"/>
    <w:rsid w:val="007946C5"/>
    <w:rsid w:val="0079479D"/>
    <w:rsid w:val="00794CD6"/>
    <w:rsid w:val="00795052"/>
    <w:rsid w:val="00795069"/>
    <w:rsid w:val="007950B7"/>
    <w:rsid w:val="0079540D"/>
    <w:rsid w:val="007956B0"/>
    <w:rsid w:val="00795D0F"/>
    <w:rsid w:val="00795EC3"/>
    <w:rsid w:val="00795F1B"/>
    <w:rsid w:val="007961D8"/>
    <w:rsid w:val="0079641B"/>
    <w:rsid w:val="00796748"/>
    <w:rsid w:val="007967B0"/>
    <w:rsid w:val="00796C07"/>
    <w:rsid w:val="00796C3E"/>
    <w:rsid w:val="00797013"/>
    <w:rsid w:val="0079710C"/>
    <w:rsid w:val="00797167"/>
    <w:rsid w:val="0079740D"/>
    <w:rsid w:val="0079772E"/>
    <w:rsid w:val="00797C4E"/>
    <w:rsid w:val="007A0069"/>
    <w:rsid w:val="007A0285"/>
    <w:rsid w:val="007A053B"/>
    <w:rsid w:val="007A0E68"/>
    <w:rsid w:val="007A1519"/>
    <w:rsid w:val="007A1633"/>
    <w:rsid w:val="007A1767"/>
    <w:rsid w:val="007A17BB"/>
    <w:rsid w:val="007A18A0"/>
    <w:rsid w:val="007A2520"/>
    <w:rsid w:val="007A267C"/>
    <w:rsid w:val="007A295A"/>
    <w:rsid w:val="007A2EB1"/>
    <w:rsid w:val="007A3035"/>
    <w:rsid w:val="007A3096"/>
    <w:rsid w:val="007A338D"/>
    <w:rsid w:val="007A367B"/>
    <w:rsid w:val="007A36E9"/>
    <w:rsid w:val="007A37B2"/>
    <w:rsid w:val="007A38E5"/>
    <w:rsid w:val="007A3A32"/>
    <w:rsid w:val="007A427A"/>
    <w:rsid w:val="007A4347"/>
    <w:rsid w:val="007A4569"/>
    <w:rsid w:val="007A46E6"/>
    <w:rsid w:val="007A474B"/>
    <w:rsid w:val="007A511B"/>
    <w:rsid w:val="007A51F1"/>
    <w:rsid w:val="007A579C"/>
    <w:rsid w:val="007A5970"/>
    <w:rsid w:val="007A5F60"/>
    <w:rsid w:val="007A618F"/>
    <w:rsid w:val="007A629B"/>
    <w:rsid w:val="007A643A"/>
    <w:rsid w:val="007A646B"/>
    <w:rsid w:val="007A67A7"/>
    <w:rsid w:val="007A7FB2"/>
    <w:rsid w:val="007B040B"/>
    <w:rsid w:val="007B0417"/>
    <w:rsid w:val="007B086B"/>
    <w:rsid w:val="007B0B2E"/>
    <w:rsid w:val="007B12FA"/>
    <w:rsid w:val="007B14F5"/>
    <w:rsid w:val="007B1A94"/>
    <w:rsid w:val="007B20DB"/>
    <w:rsid w:val="007B2750"/>
    <w:rsid w:val="007B2AD8"/>
    <w:rsid w:val="007B2C70"/>
    <w:rsid w:val="007B3899"/>
    <w:rsid w:val="007B3F48"/>
    <w:rsid w:val="007B4138"/>
    <w:rsid w:val="007B419D"/>
    <w:rsid w:val="007B4C20"/>
    <w:rsid w:val="007B5116"/>
    <w:rsid w:val="007B53DC"/>
    <w:rsid w:val="007B5B21"/>
    <w:rsid w:val="007B5C31"/>
    <w:rsid w:val="007B5ECF"/>
    <w:rsid w:val="007B6912"/>
    <w:rsid w:val="007B7CAB"/>
    <w:rsid w:val="007B7E35"/>
    <w:rsid w:val="007C0512"/>
    <w:rsid w:val="007C09D0"/>
    <w:rsid w:val="007C19AC"/>
    <w:rsid w:val="007C1C3E"/>
    <w:rsid w:val="007C1C50"/>
    <w:rsid w:val="007C20E9"/>
    <w:rsid w:val="007C275E"/>
    <w:rsid w:val="007C2C3B"/>
    <w:rsid w:val="007C2DF4"/>
    <w:rsid w:val="007C2FF1"/>
    <w:rsid w:val="007C3B04"/>
    <w:rsid w:val="007C3B35"/>
    <w:rsid w:val="007C3C8C"/>
    <w:rsid w:val="007C3E75"/>
    <w:rsid w:val="007C3EB9"/>
    <w:rsid w:val="007C3F5E"/>
    <w:rsid w:val="007C4940"/>
    <w:rsid w:val="007C4A77"/>
    <w:rsid w:val="007C4B29"/>
    <w:rsid w:val="007C4CA7"/>
    <w:rsid w:val="007C4D64"/>
    <w:rsid w:val="007C4FF4"/>
    <w:rsid w:val="007C52A1"/>
    <w:rsid w:val="007C633C"/>
    <w:rsid w:val="007C68A5"/>
    <w:rsid w:val="007C68A6"/>
    <w:rsid w:val="007C729B"/>
    <w:rsid w:val="007C73B9"/>
    <w:rsid w:val="007C7431"/>
    <w:rsid w:val="007C75AB"/>
    <w:rsid w:val="007C7BFD"/>
    <w:rsid w:val="007C7C41"/>
    <w:rsid w:val="007D038A"/>
    <w:rsid w:val="007D0397"/>
    <w:rsid w:val="007D0D54"/>
    <w:rsid w:val="007D1345"/>
    <w:rsid w:val="007D1613"/>
    <w:rsid w:val="007D19B8"/>
    <w:rsid w:val="007D1D23"/>
    <w:rsid w:val="007D1D63"/>
    <w:rsid w:val="007D247A"/>
    <w:rsid w:val="007D2898"/>
    <w:rsid w:val="007D2A4E"/>
    <w:rsid w:val="007D2BFA"/>
    <w:rsid w:val="007D31CA"/>
    <w:rsid w:val="007D38FF"/>
    <w:rsid w:val="007D3AE5"/>
    <w:rsid w:val="007D3EC0"/>
    <w:rsid w:val="007D425C"/>
    <w:rsid w:val="007D4717"/>
    <w:rsid w:val="007D477A"/>
    <w:rsid w:val="007D4B14"/>
    <w:rsid w:val="007D5AAC"/>
    <w:rsid w:val="007D6ACD"/>
    <w:rsid w:val="007D6FA3"/>
    <w:rsid w:val="007D78A6"/>
    <w:rsid w:val="007D7C51"/>
    <w:rsid w:val="007E0903"/>
    <w:rsid w:val="007E0AAC"/>
    <w:rsid w:val="007E0F7B"/>
    <w:rsid w:val="007E1581"/>
    <w:rsid w:val="007E1A5C"/>
    <w:rsid w:val="007E29B9"/>
    <w:rsid w:val="007E3882"/>
    <w:rsid w:val="007E3B9E"/>
    <w:rsid w:val="007E40C1"/>
    <w:rsid w:val="007E4509"/>
    <w:rsid w:val="007E462B"/>
    <w:rsid w:val="007E54C5"/>
    <w:rsid w:val="007E5A1B"/>
    <w:rsid w:val="007E5D2F"/>
    <w:rsid w:val="007E5D34"/>
    <w:rsid w:val="007E5EA5"/>
    <w:rsid w:val="007E5EAD"/>
    <w:rsid w:val="007E69DA"/>
    <w:rsid w:val="007E6BF0"/>
    <w:rsid w:val="007E6F18"/>
    <w:rsid w:val="007E70B7"/>
    <w:rsid w:val="007E70C6"/>
    <w:rsid w:val="007E7803"/>
    <w:rsid w:val="007F0A40"/>
    <w:rsid w:val="007F1525"/>
    <w:rsid w:val="007F1EE5"/>
    <w:rsid w:val="007F27A2"/>
    <w:rsid w:val="007F2D52"/>
    <w:rsid w:val="007F2E3A"/>
    <w:rsid w:val="007F33E3"/>
    <w:rsid w:val="007F35CF"/>
    <w:rsid w:val="007F38B7"/>
    <w:rsid w:val="007F4058"/>
    <w:rsid w:val="007F4237"/>
    <w:rsid w:val="007F424D"/>
    <w:rsid w:val="007F4381"/>
    <w:rsid w:val="007F4414"/>
    <w:rsid w:val="007F44B1"/>
    <w:rsid w:val="007F4BD8"/>
    <w:rsid w:val="007F4C65"/>
    <w:rsid w:val="007F50A0"/>
    <w:rsid w:val="007F61AA"/>
    <w:rsid w:val="007F66E6"/>
    <w:rsid w:val="007F6929"/>
    <w:rsid w:val="007F6A83"/>
    <w:rsid w:val="007F6C24"/>
    <w:rsid w:val="007F795F"/>
    <w:rsid w:val="007F7BFB"/>
    <w:rsid w:val="007F7E9F"/>
    <w:rsid w:val="0080010A"/>
    <w:rsid w:val="008007BD"/>
    <w:rsid w:val="00800AC9"/>
    <w:rsid w:val="00800DBA"/>
    <w:rsid w:val="00801512"/>
    <w:rsid w:val="0080180F"/>
    <w:rsid w:val="00801B5C"/>
    <w:rsid w:val="00801F04"/>
    <w:rsid w:val="00802291"/>
    <w:rsid w:val="00802356"/>
    <w:rsid w:val="00802FD4"/>
    <w:rsid w:val="00803675"/>
    <w:rsid w:val="00803A57"/>
    <w:rsid w:val="00804125"/>
    <w:rsid w:val="008041C4"/>
    <w:rsid w:val="00804492"/>
    <w:rsid w:val="008047A4"/>
    <w:rsid w:val="00804D0D"/>
    <w:rsid w:val="008063CA"/>
    <w:rsid w:val="00806688"/>
    <w:rsid w:val="00810C47"/>
    <w:rsid w:val="0081139E"/>
    <w:rsid w:val="008115B4"/>
    <w:rsid w:val="00811B74"/>
    <w:rsid w:val="00811E18"/>
    <w:rsid w:val="00812396"/>
    <w:rsid w:val="00812CFA"/>
    <w:rsid w:val="008136E9"/>
    <w:rsid w:val="00813788"/>
    <w:rsid w:val="00813789"/>
    <w:rsid w:val="008138F9"/>
    <w:rsid w:val="00813BEE"/>
    <w:rsid w:val="00813CB2"/>
    <w:rsid w:val="008140BE"/>
    <w:rsid w:val="008140FE"/>
    <w:rsid w:val="008141AC"/>
    <w:rsid w:val="0081500A"/>
    <w:rsid w:val="00815201"/>
    <w:rsid w:val="008152FA"/>
    <w:rsid w:val="0081585B"/>
    <w:rsid w:val="00815893"/>
    <w:rsid w:val="00815941"/>
    <w:rsid w:val="00816EFE"/>
    <w:rsid w:val="00817237"/>
    <w:rsid w:val="0081733F"/>
    <w:rsid w:val="0081783F"/>
    <w:rsid w:val="008179D1"/>
    <w:rsid w:val="0082013F"/>
    <w:rsid w:val="00820EB4"/>
    <w:rsid w:val="008213EB"/>
    <w:rsid w:val="0082155E"/>
    <w:rsid w:val="00821FC6"/>
    <w:rsid w:val="00822057"/>
    <w:rsid w:val="008220AB"/>
    <w:rsid w:val="0082256A"/>
    <w:rsid w:val="008227CA"/>
    <w:rsid w:val="00822D07"/>
    <w:rsid w:val="00822F6C"/>
    <w:rsid w:val="00823035"/>
    <w:rsid w:val="008230C4"/>
    <w:rsid w:val="00823561"/>
    <w:rsid w:val="0082444F"/>
    <w:rsid w:val="0082456A"/>
    <w:rsid w:val="0082458D"/>
    <w:rsid w:val="00825197"/>
    <w:rsid w:val="0082528D"/>
    <w:rsid w:val="0082544B"/>
    <w:rsid w:val="00825B51"/>
    <w:rsid w:val="00825D38"/>
    <w:rsid w:val="00825F03"/>
    <w:rsid w:val="00825F66"/>
    <w:rsid w:val="008261FE"/>
    <w:rsid w:val="00826BD8"/>
    <w:rsid w:val="00826E16"/>
    <w:rsid w:val="00826FC2"/>
    <w:rsid w:val="00827239"/>
    <w:rsid w:val="00827607"/>
    <w:rsid w:val="008276AE"/>
    <w:rsid w:val="00827930"/>
    <w:rsid w:val="00827996"/>
    <w:rsid w:val="00827C32"/>
    <w:rsid w:val="0083015C"/>
    <w:rsid w:val="0083034B"/>
    <w:rsid w:val="00830580"/>
    <w:rsid w:val="008308EF"/>
    <w:rsid w:val="00830FD6"/>
    <w:rsid w:val="00830FE1"/>
    <w:rsid w:val="008321FB"/>
    <w:rsid w:val="00832436"/>
    <w:rsid w:val="0083256A"/>
    <w:rsid w:val="00832606"/>
    <w:rsid w:val="008327DA"/>
    <w:rsid w:val="00832D82"/>
    <w:rsid w:val="00832F4D"/>
    <w:rsid w:val="0083339F"/>
    <w:rsid w:val="00833B20"/>
    <w:rsid w:val="00833DA2"/>
    <w:rsid w:val="0083431E"/>
    <w:rsid w:val="00834789"/>
    <w:rsid w:val="00834856"/>
    <w:rsid w:val="00834D81"/>
    <w:rsid w:val="00835163"/>
    <w:rsid w:val="00835451"/>
    <w:rsid w:val="00835835"/>
    <w:rsid w:val="00835B69"/>
    <w:rsid w:val="00835CD0"/>
    <w:rsid w:val="00835F42"/>
    <w:rsid w:val="00836124"/>
    <w:rsid w:val="008362CA"/>
    <w:rsid w:val="00836E6A"/>
    <w:rsid w:val="008375BE"/>
    <w:rsid w:val="00837660"/>
    <w:rsid w:val="0084084D"/>
    <w:rsid w:val="008408DF"/>
    <w:rsid w:val="00840B49"/>
    <w:rsid w:val="00840D1E"/>
    <w:rsid w:val="00840F4E"/>
    <w:rsid w:val="008415F0"/>
    <w:rsid w:val="00842639"/>
    <w:rsid w:val="008426D8"/>
    <w:rsid w:val="00842817"/>
    <w:rsid w:val="00842AD2"/>
    <w:rsid w:val="00842E6F"/>
    <w:rsid w:val="00842EF5"/>
    <w:rsid w:val="00842F91"/>
    <w:rsid w:val="00843825"/>
    <w:rsid w:val="00843CD8"/>
    <w:rsid w:val="008443F6"/>
    <w:rsid w:val="00844405"/>
    <w:rsid w:val="00844C45"/>
    <w:rsid w:val="00845020"/>
    <w:rsid w:val="008451B8"/>
    <w:rsid w:val="00845248"/>
    <w:rsid w:val="0084532E"/>
    <w:rsid w:val="008453DB"/>
    <w:rsid w:val="008456D8"/>
    <w:rsid w:val="00845B3E"/>
    <w:rsid w:val="00845F4C"/>
    <w:rsid w:val="00846354"/>
    <w:rsid w:val="008464AF"/>
    <w:rsid w:val="00846561"/>
    <w:rsid w:val="00847062"/>
    <w:rsid w:val="00850375"/>
    <w:rsid w:val="00850805"/>
    <w:rsid w:val="0085099B"/>
    <w:rsid w:val="00850D24"/>
    <w:rsid w:val="0085178F"/>
    <w:rsid w:val="00851BEB"/>
    <w:rsid w:val="00851C84"/>
    <w:rsid w:val="00851C89"/>
    <w:rsid w:val="00852254"/>
    <w:rsid w:val="00852343"/>
    <w:rsid w:val="008527C2"/>
    <w:rsid w:val="0085281A"/>
    <w:rsid w:val="00852835"/>
    <w:rsid w:val="00852A9B"/>
    <w:rsid w:val="00852EB6"/>
    <w:rsid w:val="00852FCB"/>
    <w:rsid w:val="00853BCB"/>
    <w:rsid w:val="00853DA0"/>
    <w:rsid w:val="00853E58"/>
    <w:rsid w:val="00854203"/>
    <w:rsid w:val="00854ACA"/>
    <w:rsid w:val="00854E20"/>
    <w:rsid w:val="00854E43"/>
    <w:rsid w:val="00854FCD"/>
    <w:rsid w:val="0085561C"/>
    <w:rsid w:val="0085569D"/>
    <w:rsid w:val="008556C6"/>
    <w:rsid w:val="008558F8"/>
    <w:rsid w:val="00856141"/>
    <w:rsid w:val="008561BA"/>
    <w:rsid w:val="008565F2"/>
    <w:rsid w:val="00856839"/>
    <w:rsid w:val="00856B68"/>
    <w:rsid w:val="00856C82"/>
    <w:rsid w:val="0085722A"/>
    <w:rsid w:val="00857256"/>
    <w:rsid w:val="0085751E"/>
    <w:rsid w:val="008578BB"/>
    <w:rsid w:val="00857BD1"/>
    <w:rsid w:val="00857D93"/>
    <w:rsid w:val="008601E5"/>
    <w:rsid w:val="008603ED"/>
    <w:rsid w:val="0086046B"/>
    <w:rsid w:val="0086057E"/>
    <w:rsid w:val="00860B83"/>
    <w:rsid w:val="00860C3B"/>
    <w:rsid w:val="00860C9D"/>
    <w:rsid w:val="00861535"/>
    <w:rsid w:val="00861C3F"/>
    <w:rsid w:val="00861CC8"/>
    <w:rsid w:val="00861D63"/>
    <w:rsid w:val="00862AD1"/>
    <w:rsid w:val="00862D6E"/>
    <w:rsid w:val="00863227"/>
    <w:rsid w:val="00863D3E"/>
    <w:rsid w:val="00863E91"/>
    <w:rsid w:val="00863F74"/>
    <w:rsid w:val="00864566"/>
    <w:rsid w:val="00864657"/>
    <w:rsid w:val="00864F37"/>
    <w:rsid w:val="008659EF"/>
    <w:rsid w:val="00865BAB"/>
    <w:rsid w:val="00865EB2"/>
    <w:rsid w:val="00866267"/>
    <w:rsid w:val="0086664B"/>
    <w:rsid w:val="008667DE"/>
    <w:rsid w:val="00866910"/>
    <w:rsid w:val="008669D5"/>
    <w:rsid w:val="00866A08"/>
    <w:rsid w:val="0086737B"/>
    <w:rsid w:val="008679EA"/>
    <w:rsid w:val="00867DF9"/>
    <w:rsid w:val="00867FAD"/>
    <w:rsid w:val="00870207"/>
    <w:rsid w:val="008707F4"/>
    <w:rsid w:val="0087165D"/>
    <w:rsid w:val="00872177"/>
    <w:rsid w:val="00872829"/>
    <w:rsid w:val="0087290D"/>
    <w:rsid w:val="00873839"/>
    <w:rsid w:val="0087393C"/>
    <w:rsid w:val="00873CBC"/>
    <w:rsid w:val="00873E4C"/>
    <w:rsid w:val="008740FB"/>
    <w:rsid w:val="00874132"/>
    <w:rsid w:val="00874492"/>
    <w:rsid w:val="008744C9"/>
    <w:rsid w:val="0087453C"/>
    <w:rsid w:val="008745F3"/>
    <w:rsid w:val="008748C9"/>
    <w:rsid w:val="00874C03"/>
    <w:rsid w:val="0087511F"/>
    <w:rsid w:val="00875577"/>
    <w:rsid w:val="00875A07"/>
    <w:rsid w:val="00875D0B"/>
    <w:rsid w:val="0087608A"/>
    <w:rsid w:val="0087638F"/>
    <w:rsid w:val="008766D3"/>
    <w:rsid w:val="008768B0"/>
    <w:rsid w:val="008768D7"/>
    <w:rsid w:val="00876E43"/>
    <w:rsid w:val="008777A9"/>
    <w:rsid w:val="00877D94"/>
    <w:rsid w:val="00877FEC"/>
    <w:rsid w:val="008803D4"/>
    <w:rsid w:val="0088093E"/>
    <w:rsid w:val="00880E33"/>
    <w:rsid w:val="008814A2"/>
    <w:rsid w:val="0088169A"/>
    <w:rsid w:val="00881885"/>
    <w:rsid w:val="00881B25"/>
    <w:rsid w:val="00881BAE"/>
    <w:rsid w:val="00881ED4"/>
    <w:rsid w:val="008828C2"/>
    <w:rsid w:val="00882DCF"/>
    <w:rsid w:val="00882F42"/>
    <w:rsid w:val="00883095"/>
    <w:rsid w:val="008834EB"/>
    <w:rsid w:val="008837D2"/>
    <w:rsid w:val="008839BA"/>
    <w:rsid w:val="00883EFF"/>
    <w:rsid w:val="00884A84"/>
    <w:rsid w:val="00885223"/>
    <w:rsid w:val="00885EE7"/>
    <w:rsid w:val="008862D9"/>
    <w:rsid w:val="0088637F"/>
    <w:rsid w:val="00886718"/>
    <w:rsid w:val="0088678C"/>
    <w:rsid w:val="00886DF6"/>
    <w:rsid w:val="00886F64"/>
    <w:rsid w:val="00887967"/>
    <w:rsid w:val="00887B53"/>
    <w:rsid w:val="00890676"/>
    <w:rsid w:val="00890A69"/>
    <w:rsid w:val="00890C28"/>
    <w:rsid w:val="00891019"/>
    <w:rsid w:val="00891374"/>
    <w:rsid w:val="00891A9D"/>
    <w:rsid w:val="008923D9"/>
    <w:rsid w:val="00892602"/>
    <w:rsid w:val="0089267B"/>
    <w:rsid w:val="008926DD"/>
    <w:rsid w:val="00892848"/>
    <w:rsid w:val="0089293F"/>
    <w:rsid w:val="008932BF"/>
    <w:rsid w:val="00893B93"/>
    <w:rsid w:val="00893E20"/>
    <w:rsid w:val="008943B1"/>
    <w:rsid w:val="0089486C"/>
    <w:rsid w:val="0089487A"/>
    <w:rsid w:val="00895009"/>
    <w:rsid w:val="00895146"/>
    <w:rsid w:val="00895788"/>
    <w:rsid w:val="00895D30"/>
    <w:rsid w:val="00896205"/>
    <w:rsid w:val="008965D1"/>
    <w:rsid w:val="00896741"/>
    <w:rsid w:val="00896BA3"/>
    <w:rsid w:val="008972AF"/>
    <w:rsid w:val="00897453"/>
    <w:rsid w:val="00897944"/>
    <w:rsid w:val="008979A6"/>
    <w:rsid w:val="00897FE9"/>
    <w:rsid w:val="008A0394"/>
    <w:rsid w:val="008A03A3"/>
    <w:rsid w:val="008A051A"/>
    <w:rsid w:val="008A0A62"/>
    <w:rsid w:val="008A11DC"/>
    <w:rsid w:val="008A1EB4"/>
    <w:rsid w:val="008A2748"/>
    <w:rsid w:val="008A2C9C"/>
    <w:rsid w:val="008A30AF"/>
    <w:rsid w:val="008A3170"/>
    <w:rsid w:val="008A31B7"/>
    <w:rsid w:val="008A35C9"/>
    <w:rsid w:val="008A35D8"/>
    <w:rsid w:val="008A38A1"/>
    <w:rsid w:val="008A39ED"/>
    <w:rsid w:val="008A3EFB"/>
    <w:rsid w:val="008A446C"/>
    <w:rsid w:val="008A4526"/>
    <w:rsid w:val="008A45B3"/>
    <w:rsid w:val="008A4B5A"/>
    <w:rsid w:val="008A5369"/>
    <w:rsid w:val="008A6219"/>
    <w:rsid w:val="008A65F2"/>
    <w:rsid w:val="008A66B4"/>
    <w:rsid w:val="008A66D0"/>
    <w:rsid w:val="008A6787"/>
    <w:rsid w:val="008A6BF4"/>
    <w:rsid w:val="008A72CE"/>
    <w:rsid w:val="008A752E"/>
    <w:rsid w:val="008A798B"/>
    <w:rsid w:val="008A7B83"/>
    <w:rsid w:val="008A7F1F"/>
    <w:rsid w:val="008B0788"/>
    <w:rsid w:val="008B0F41"/>
    <w:rsid w:val="008B110E"/>
    <w:rsid w:val="008B13DC"/>
    <w:rsid w:val="008B1691"/>
    <w:rsid w:val="008B1822"/>
    <w:rsid w:val="008B18ED"/>
    <w:rsid w:val="008B1EAE"/>
    <w:rsid w:val="008B2040"/>
    <w:rsid w:val="008B22B1"/>
    <w:rsid w:val="008B2620"/>
    <w:rsid w:val="008B26CA"/>
    <w:rsid w:val="008B28BB"/>
    <w:rsid w:val="008B31CD"/>
    <w:rsid w:val="008B33A2"/>
    <w:rsid w:val="008B343D"/>
    <w:rsid w:val="008B3852"/>
    <w:rsid w:val="008B3A64"/>
    <w:rsid w:val="008B3B2B"/>
    <w:rsid w:val="008B3BF8"/>
    <w:rsid w:val="008B3F27"/>
    <w:rsid w:val="008B45D6"/>
    <w:rsid w:val="008B473A"/>
    <w:rsid w:val="008B4951"/>
    <w:rsid w:val="008B4974"/>
    <w:rsid w:val="008B4D3D"/>
    <w:rsid w:val="008B51AE"/>
    <w:rsid w:val="008B5495"/>
    <w:rsid w:val="008B54A6"/>
    <w:rsid w:val="008B5629"/>
    <w:rsid w:val="008B581C"/>
    <w:rsid w:val="008B5B3D"/>
    <w:rsid w:val="008B5CF3"/>
    <w:rsid w:val="008B5D94"/>
    <w:rsid w:val="008B5E37"/>
    <w:rsid w:val="008B5F04"/>
    <w:rsid w:val="008B6969"/>
    <w:rsid w:val="008B77C1"/>
    <w:rsid w:val="008B77DD"/>
    <w:rsid w:val="008C0907"/>
    <w:rsid w:val="008C0930"/>
    <w:rsid w:val="008C0B6B"/>
    <w:rsid w:val="008C13FB"/>
    <w:rsid w:val="008C1416"/>
    <w:rsid w:val="008C1530"/>
    <w:rsid w:val="008C173B"/>
    <w:rsid w:val="008C17F2"/>
    <w:rsid w:val="008C1DBF"/>
    <w:rsid w:val="008C20A3"/>
    <w:rsid w:val="008C2805"/>
    <w:rsid w:val="008C2BA7"/>
    <w:rsid w:val="008C33CB"/>
    <w:rsid w:val="008C33DE"/>
    <w:rsid w:val="008C3527"/>
    <w:rsid w:val="008C3AB4"/>
    <w:rsid w:val="008C3CE1"/>
    <w:rsid w:val="008C4164"/>
    <w:rsid w:val="008C418F"/>
    <w:rsid w:val="008C4E74"/>
    <w:rsid w:val="008C50EF"/>
    <w:rsid w:val="008C5283"/>
    <w:rsid w:val="008C552C"/>
    <w:rsid w:val="008C5CFD"/>
    <w:rsid w:val="008C64E0"/>
    <w:rsid w:val="008C6D25"/>
    <w:rsid w:val="008C6E28"/>
    <w:rsid w:val="008C7050"/>
    <w:rsid w:val="008C72BC"/>
    <w:rsid w:val="008C7736"/>
    <w:rsid w:val="008C7D36"/>
    <w:rsid w:val="008C7DC0"/>
    <w:rsid w:val="008D010D"/>
    <w:rsid w:val="008D0433"/>
    <w:rsid w:val="008D057E"/>
    <w:rsid w:val="008D07B0"/>
    <w:rsid w:val="008D07DC"/>
    <w:rsid w:val="008D0D54"/>
    <w:rsid w:val="008D0EC5"/>
    <w:rsid w:val="008D0EE0"/>
    <w:rsid w:val="008D16C3"/>
    <w:rsid w:val="008D1FE1"/>
    <w:rsid w:val="008D2079"/>
    <w:rsid w:val="008D2439"/>
    <w:rsid w:val="008D246B"/>
    <w:rsid w:val="008D26CA"/>
    <w:rsid w:val="008D2BE6"/>
    <w:rsid w:val="008D2D53"/>
    <w:rsid w:val="008D2F5F"/>
    <w:rsid w:val="008D2F76"/>
    <w:rsid w:val="008D32E6"/>
    <w:rsid w:val="008D3340"/>
    <w:rsid w:val="008D3B54"/>
    <w:rsid w:val="008D3BF6"/>
    <w:rsid w:val="008D3DBD"/>
    <w:rsid w:val="008D3FDE"/>
    <w:rsid w:val="008D4113"/>
    <w:rsid w:val="008D4228"/>
    <w:rsid w:val="008D47DC"/>
    <w:rsid w:val="008D4AA4"/>
    <w:rsid w:val="008D4D33"/>
    <w:rsid w:val="008D4ED8"/>
    <w:rsid w:val="008D51BD"/>
    <w:rsid w:val="008D531B"/>
    <w:rsid w:val="008D56BB"/>
    <w:rsid w:val="008D5787"/>
    <w:rsid w:val="008D5878"/>
    <w:rsid w:val="008D5D4B"/>
    <w:rsid w:val="008D5E5E"/>
    <w:rsid w:val="008D5F0C"/>
    <w:rsid w:val="008D6064"/>
    <w:rsid w:val="008D60DC"/>
    <w:rsid w:val="008D6472"/>
    <w:rsid w:val="008D67FF"/>
    <w:rsid w:val="008D68A2"/>
    <w:rsid w:val="008D68ED"/>
    <w:rsid w:val="008D6A8A"/>
    <w:rsid w:val="008D77DA"/>
    <w:rsid w:val="008D7F00"/>
    <w:rsid w:val="008E05C3"/>
    <w:rsid w:val="008E08BD"/>
    <w:rsid w:val="008E0E63"/>
    <w:rsid w:val="008E0F5C"/>
    <w:rsid w:val="008E13C6"/>
    <w:rsid w:val="008E1976"/>
    <w:rsid w:val="008E26B1"/>
    <w:rsid w:val="008E2A89"/>
    <w:rsid w:val="008E2E93"/>
    <w:rsid w:val="008E2F1A"/>
    <w:rsid w:val="008E3227"/>
    <w:rsid w:val="008E3890"/>
    <w:rsid w:val="008E3E46"/>
    <w:rsid w:val="008E4001"/>
    <w:rsid w:val="008E42DA"/>
    <w:rsid w:val="008E4502"/>
    <w:rsid w:val="008E4670"/>
    <w:rsid w:val="008E4A35"/>
    <w:rsid w:val="008E5233"/>
    <w:rsid w:val="008E52B4"/>
    <w:rsid w:val="008E52EF"/>
    <w:rsid w:val="008E5B74"/>
    <w:rsid w:val="008E5C77"/>
    <w:rsid w:val="008E6225"/>
    <w:rsid w:val="008E6246"/>
    <w:rsid w:val="008E64F3"/>
    <w:rsid w:val="008E65C9"/>
    <w:rsid w:val="008E6639"/>
    <w:rsid w:val="008E7593"/>
    <w:rsid w:val="008E7850"/>
    <w:rsid w:val="008E7ED3"/>
    <w:rsid w:val="008E7F0E"/>
    <w:rsid w:val="008F013A"/>
    <w:rsid w:val="008F087E"/>
    <w:rsid w:val="008F0A2B"/>
    <w:rsid w:val="008F0AC6"/>
    <w:rsid w:val="008F10FF"/>
    <w:rsid w:val="008F1428"/>
    <w:rsid w:val="008F1862"/>
    <w:rsid w:val="008F196F"/>
    <w:rsid w:val="008F1F16"/>
    <w:rsid w:val="008F22FC"/>
    <w:rsid w:val="008F23A9"/>
    <w:rsid w:val="008F23D4"/>
    <w:rsid w:val="008F2645"/>
    <w:rsid w:val="008F279B"/>
    <w:rsid w:val="008F2C1A"/>
    <w:rsid w:val="008F30EB"/>
    <w:rsid w:val="008F319B"/>
    <w:rsid w:val="008F34D7"/>
    <w:rsid w:val="008F4180"/>
    <w:rsid w:val="008F446B"/>
    <w:rsid w:val="008F4E98"/>
    <w:rsid w:val="008F572E"/>
    <w:rsid w:val="008F57BD"/>
    <w:rsid w:val="008F5A4D"/>
    <w:rsid w:val="008F5ADF"/>
    <w:rsid w:val="008F5B95"/>
    <w:rsid w:val="008F6291"/>
    <w:rsid w:val="008F660D"/>
    <w:rsid w:val="008F66DA"/>
    <w:rsid w:val="008F684F"/>
    <w:rsid w:val="008F6983"/>
    <w:rsid w:val="008F69CE"/>
    <w:rsid w:val="008F6DFC"/>
    <w:rsid w:val="008F6ED7"/>
    <w:rsid w:val="008F75E6"/>
    <w:rsid w:val="008F7B89"/>
    <w:rsid w:val="008F7E78"/>
    <w:rsid w:val="00900256"/>
    <w:rsid w:val="009005A6"/>
    <w:rsid w:val="00900719"/>
    <w:rsid w:val="00900B22"/>
    <w:rsid w:val="00900B56"/>
    <w:rsid w:val="00900EAE"/>
    <w:rsid w:val="00901290"/>
    <w:rsid w:val="009013E9"/>
    <w:rsid w:val="00901A7D"/>
    <w:rsid w:val="00901B47"/>
    <w:rsid w:val="00901ED2"/>
    <w:rsid w:val="00902021"/>
    <w:rsid w:val="00902274"/>
    <w:rsid w:val="0090261B"/>
    <w:rsid w:val="0090263B"/>
    <w:rsid w:val="00902F2B"/>
    <w:rsid w:val="009035BA"/>
    <w:rsid w:val="009036AB"/>
    <w:rsid w:val="009038FB"/>
    <w:rsid w:val="00903D6E"/>
    <w:rsid w:val="00903D7C"/>
    <w:rsid w:val="00904232"/>
    <w:rsid w:val="00904B20"/>
    <w:rsid w:val="009055C1"/>
    <w:rsid w:val="00905632"/>
    <w:rsid w:val="00905C12"/>
    <w:rsid w:val="00905D4C"/>
    <w:rsid w:val="00906113"/>
    <w:rsid w:val="009061A8"/>
    <w:rsid w:val="00906C5D"/>
    <w:rsid w:val="00906E38"/>
    <w:rsid w:val="00906E51"/>
    <w:rsid w:val="0090703F"/>
    <w:rsid w:val="00907042"/>
    <w:rsid w:val="009070AF"/>
    <w:rsid w:val="009070C5"/>
    <w:rsid w:val="0090769D"/>
    <w:rsid w:val="009076D1"/>
    <w:rsid w:val="009077AB"/>
    <w:rsid w:val="00907976"/>
    <w:rsid w:val="00907B90"/>
    <w:rsid w:val="00910693"/>
    <w:rsid w:val="009106E6"/>
    <w:rsid w:val="009108E3"/>
    <w:rsid w:val="00910C06"/>
    <w:rsid w:val="0091100C"/>
    <w:rsid w:val="00911398"/>
    <w:rsid w:val="00911502"/>
    <w:rsid w:val="0091170F"/>
    <w:rsid w:val="00911A09"/>
    <w:rsid w:val="00911B79"/>
    <w:rsid w:val="00911CA2"/>
    <w:rsid w:val="00911E06"/>
    <w:rsid w:val="009124B9"/>
    <w:rsid w:val="00912811"/>
    <w:rsid w:val="00912CCC"/>
    <w:rsid w:val="00912E12"/>
    <w:rsid w:val="00912FEE"/>
    <w:rsid w:val="0091379A"/>
    <w:rsid w:val="009137B8"/>
    <w:rsid w:val="00913F09"/>
    <w:rsid w:val="0091416F"/>
    <w:rsid w:val="00914172"/>
    <w:rsid w:val="0091417B"/>
    <w:rsid w:val="00914276"/>
    <w:rsid w:val="00914376"/>
    <w:rsid w:val="009146B5"/>
    <w:rsid w:val="009148B7"/>
    <w:rsid w:val="00914BF5"/>
    <w:rsid w:val="00914C68"/>
    <w:rsid w:val="00914CFE"/>
    <w:rsid w:val="00914D43"/>
    <w:rsid w:val="009153B4"/>
    <w:rsid w:val="009156DE"/>
    <w:rsid w:val="00915ABB"/>
    <w:rsid w:val="00915B5E"/>
    <w:rsid w:val="00915BDD"/>
    <w:rsid w:val="0091604E"/>
    <w:rsid w:val="0091640C"/>
    <w:rsid w:val="009165C5"/>
    <w:rsid w:val="0091680D"/>
    <w:rsid w:val="00917413"/>
    <w:rsid w:val="0091741B"/>
    <w:rsid w:val="00917A32"/>
    <w:rsid w:val="00917A97"/>
    <w:rsid w:val="00917E86"/>
    <w:rsid w:val="00917FDE"/>
    <w:rsid w:val="00920054"/>
    <w:rsid w:val="0092010F"/>
    <w:rsid w:val="009201B3"/>
    <w:rsid w:val="009202BC"/>
    <w:rsid w:val="00920522"/>
    <w:rsid w:val="00920782"/>
    <w:rsid w:val="00920F31"/>
    <w:rsid w:val="00920F40"/>
    <w:rsid w:val="00920FBD"/>
    <w:rsid w:val="00921822"/>
    <w:rsid w:val="0092197B"/>
    <w:rsid w:val="009220F1"/>
    <w:rsid w:val="0092215E"/>
    <w:rsid w:val="00922443"/>
    <w:rsid w:val="009224D7"/>
    <w:rsid w:val="00922713"/>
    <w:rsid w:val="00922C1C"/>
    <w:rsid w:val="00922D25"/>
    <w:rsid w:val="00922FF5"/>
    <w:rsid w:val="00923993"/>
    <w:rsid w:val="00923C2A"/>
    <w:rsid w:val="00923E85"/>
    <w:rsid w:val="00923EC9"/>
    <w:rsid w:val="009240EF"/>
    <w:rsid w:val="009242EB"/>
    <w:rsid w:val="00924382"/>
    <w:rsid w:val="00925293"/>
    <w:rsid w:val="0092561E"/>
    <w:rsid w:val="00925AF4"/>
    <w:rsid w:val="009262A7"/>
    <w:rsid w:val="0092651F"/>
    <w:rsid w:val="00926D09"/>
    <w:rsid w:val="009272F3"/>
    <w:rsid w:val="0092751E"/>
    <w:rsid w:val="00927772"/>
    <w:rsid w:val="00927840"/>
    <w:rsid w:val="00927C4F"/>
    <w:rsid w:val="0093005E"/>
    <w:rsid w:val="00930158"/>
    <w:rsid w:val="009306FE"/>
    <w:rsid w:val="0093162D"/>
    <w:rsid w:val="00931C93"/>
    <w:rsid w:val="00931F04"/>
    <w:rsid w:val="009322D3"/>
    <w:rsid w:val="0093230B"/>
    <w:rsid w:val="00932A6E"/>
    <w:rsid w:val="00932C68"/>
    <w:rsid w:val="00932D5A"/>
    <w:rsid w:val="0093335C"/>
    <w:rsid w:val="00933D34"/>
    <w:rsid w:val="009342D5"/>
    <w:rsid w:val="00934811"/>
    <w:rsid w:val="009358B5"/>
    <w:rsid w:val="00936309"/>
    <w:rsid w:val="00936471"/>
    <w:rsid w:val="00936713"/>
    <w:rsid w:val="00936C97"/>
    <w:rsid w:val="00936D24"/>
    <w:rsid w:val="00936F0B"/>
    <w:rsid w:val="00937082"/>
    <w:rsid w:val="009371F8"/>
    <w:rsid w:val="00937204"/>
    <w:rsid w:val="009376CA"/>
    <w:rsid w:val="00937799"/>
    <w:rsid w:val="00937900"/>
    <w:rsid w:val="00937950"/>
    <w:rsid w:val="009401B6"/>
    <w:rsid w:val="00940423"/>
    <w:rsid w:val="0094056C"/>
    <w:rsid w:val="0094083E"/>
    <w:rsid w:val="009408F3"/>
    <w:rsid w:val="00941255"/>
    <w:rsid w:val="009415C2"/>
    <w:rsid w:val="009416EA"/>
    <w:rsid w:val="0094209E"/>
    <w:rsid w:val="0094218D"/>
    <w:rsid w:val="00942341"/>
    <w:rsid w:val="00942F88"/>
    <w:rsid w:val="009430CC"/>
    <w:rsid w:val="009433AC"/>
    <w:rsid w:val="00943588"/>
    <w:rsid w:val="009435A1"/>
    <w:rsid w:val="009435F8"/>
    <w:rsid w:val="009439FB"/>
    <w:rsid w:val="0094403B"/>
    <w:rsid w:val="00944063"/>
    <w:rsid w:val="00944778"/>
    <w:rsid w:val="0094507F"/>
    <w:rsid w:val="00945364"/>
    <w:rsid w:val="00945C2B"/>
    <w:rsid w:val="00945DAA"/>
    <w:rsid w:val="0094606B"/>
    <w:rsid w:val="009460FC"/>
    <w:rsid w:val="0094682F"/>
    <w:rsid w:val="009469B7"/>
    <w:rsid w:val="009469E3"/>
    <w:rsid w:val="00946B8E"/>
    <w:rsid w:val="00947ED0"/>
    <w:rsid w:val="00947F0B"/>
    <w:rsid w:val="009500AE"/>
    <w:rsid w:val="00950535"/>
    <w:rsid w:val="00950CA5"/>
    <w:rsid w:val="00950F52"/>
    <w:rsid w:val="00951228"/>
    <w:rsid w:val="0095168B"/>
    <w:rsid w:val="00951B08"/>
    <w:rsid w:val="00951E4D"/>
    <w:rsid w:val="009526D7"/>
    <w:rsid w:val="0095271C"/>
    <w:rsid w:val="00952AC4"/>
    <w:rsid w:val="00952E6D"/>
    <w:rsid w:val="009532F0"/>
    <w:rsid w:val="00953450"/>
    <w:rsid w:val="00953EF2"/>
    <w:rsid w:val="00954D38"/>
    <w:rsid w:val="00954D75"/>
    <w:rsid w:val="00955314"/>
    <w:rsid w:val="00955452"/>
    <w:rsid w:val="0095548A"/>
    <w:rsid w:val="00955996"/>
    <w:rsid w:val="00955A70"/>
    <w:rsid w:val="009561E0"/>
    <w:rsid w:val="00956545"/>
    <w:rsid w:val="00956749"/>
    <w:rsid w:val="00956D9A"/>
    <w:rsid w:val="00956ECB"/>
    <w:rsid w:val="00956F98"/>
    <w:rsid w:val="0095760E"/>
    <w:rsid w:val="00957B35"/>
    <w:rsid w:val="00961074"/>
    <w:rsid w:val="00961E1B"/>
    <w:rsid w:val="009621EB"/>
    <w:rsid w:val="00962681"/>
    <w:rsid w:val="00962692"/>
    <w:rsid w:val="009629EC"/>
    <w:rsid w:val="00962B7A"/>
    <w:rsid w:val="009630C3"/>
    <w:rsid w:val="009633AE"/>
    <w:rsid w:val="00963621"/>
    <w:rsid w:val="009637D8"/>
    <w:rsid w:val="009638A7"/>
    <w:rsid w:val="00963A27"/>
    <w:rsid w:val="0096431B"/>
    <w:rsid w:val="009643DB"/>
    <w:rsid w:val="00964604"/>
    <w:rsid w:val="00964673"/>
    <w:rsid w:val="00964697"/>
    <w:rsid w:val="0096472B"/>
    <w:rsid w:val="00965317"/>
    <w:rsid w:val="009653F7"/>
    <w:rsid w:val="00965401"/>
    <w:rsid w:val="0096564F"/>
    <w:rsid w:val="0096585B"/>
    <w:rsid w:val="009658B8"/>
    <w:rsid w:val="00965A9A"/>
    <w:rsid w:val="00965CAC"/>
    <w:rsid w:val="00965F5E"/>
    <w:rsid w:val="00966991"/>
    <w:rsid w:val="00967102"/>
    <w:rsid w:val="00967131"/>
    <w:rsid w:val="00967360"/>
    <w:rsid w:val="00967DAF"/>
    <w:rsid w:val="00970094"/>
    <w:rsid w:val="009700F9"/>
    <w:rsid w:val="00970332"/>
    <w:rsid w:val="00970343"/>
    <w:rsid w:val="00970665"/>
    <w:rsid w:val="00971097"/>
    <w:rsid w:val="009719BF"/>
    <w:rsid w:val="00971FF1"/>
    <w:rsid w:val="0097233B"/>
    <w:rsid w:val="009729A8"/>
    <w:rsid w:val="009730D0"/>
    <w:rsid w:val="009731E6"/>
    <w:rsid w:val="00973833"/>
    <w:rsid w:val="00973B71"/>
    <w:rsid w:val="00973CC5"/>
    <w:rsid w:val="00974183"/>
    <w:rsid w:val="00974465"/>
    <w:rsid w:val="00974495"/>
    <w:rsid w:val="0097466F"/>
    <w:rsid w:val="00974680"/>
    <w:rsid w:val="00974949"/>
    <w:rsid w:val="00975223"/>
    <w:rsid w:val="00975740"/>
    <w:rsid w:val="0097574F"/>
    <w:rsid w:val="009757B8"/>
    <w:rsid w:val="00975A57"/>
    <w:rsid w:val="00975F0A"/>
    <w:rsid w:val="00975F25"/>
    <w:rsid w:val="00976386"/>
    <w:rsid w:val="00976491"/>
    <w:rsid w:val="00976B09"/>
    <w:rsid w:val="009772D9"/>
    <w:rsid w:val="00977A8C"/>
    <w:rsid w:val="00977CD0"/>
    <w:rsid w:val="009808F3"/>
    <w:rsid w:val="00980CC2"/>
    <w:rsid w:val="0098121D"/>
    <w:rsid w:val="009812FA"/>
    <w:rsid w:val="009815BB"/>
    <w:rsid w:val="00981C4C"/>
    <w:rsid w:val="00981CC8"/>
    <w:rsid w:val="00981E57"/>
    <w:rsid w:val="009823A7"/>
    <w:rsid w:val="0098242B"/>
    <w:rsid w:val="009827A6"/>
    <w:rsid w:val="0098378B"/>
    <w:rsid w:val="00983816"/>
    <w:rsid w:val="00983B2C"/>
    <w:rsid w:val="00983B4B"/>
    <w:rsid w:val="00983BB7"/>
    <w:rsid w:val="00984710"/>
    <w:rsid w:val="00984A23"/>
    <w:rsid w:val="00985133"/>
    <w:rsid w:val="00985237"/>
    <w:rsid w:val="00985528"/>
    <w:rsid w:val="0098570C"/>
    <w:rsid w:val="009857DF"/>
    <w:rsid w:val="00985EF8"/>
    <w:rsid w:val="00986E44"/>
    <w:rsid w:val="009902FE"/>
    <w:rsid w:val="009909EC"/>
    <w:rsid w:val="00990AB7"/>
    <w:rsid w:val="00990E22"/>
    <w:rsid w:val="00990FC7"/>
    <w:rsid w:val="00991409"/>
    <w:rsid w:val="00991668"/>
    <w:rsid w:val="009917AA"/>
    <w:rsid w:val="009919BD"/>
    <w:rsid w:val="0099203D"/>
    <w:rsid w:val="009921B0"/>
    <w:rsid w:val="00992281"/>
    <w:rsid w:val="009924E6"/>
    <w:rsid w:val="0099299B"/>
    <w:rsid w:val="009929A7"/>
    <w:rsid w:val="00992A78"/>
    <w:rsid w:val="00992ADA"/>
    <w:rsid w:val="00992E48"/>
    <w:rsid w:val="00992E86"/>
    <w:rsid w:val="00993068"/>
    <w:rsid w:val="0099340D"/>
    <w:rsid w:val="00993AE2"/>
    <w:rsid w:val="0099405B"/>
    <w:rsid w:val="009948B3"/>
    <w:rsid w:val="00994DF4"/>
    <w:rsid w:val="00994FA3"/>
    <w:rsid w:val="00995758"/>
    <w:rsid w:val="00995B7C"/>
    <w:rsid w:val="009961F6"/>
    <w:rsid w:val="00996560"/>
    <w:rsid w:val="0099758A"/>
    <w:rsid w:val="009977A3"/>
    <w:rsid w:val="009978D3"/>
    <w:rsid w:val="00997B98"/>
    <w:rsid w:val="009A009B"/>
    <w:rsid w:val="009A08BC"/>
    <w:rsid w:val="009A0D30"/>
    <w:rsid w:val="009A1216"/>
    <w:rsid w:val="009A1389"/>
    <w:rsid w:val="009A1A9E"/>
    <w:rsid w:val="009A1AB8"/>
    <w:rsid w:val="009A1CDC"/>
    <w:rsid w:val="009A1EED"/>
    <w:rsid w:val="009A2101"/>
    <w:rsid w:val="009A26FE"/>
    <w:rsid w:val="009A2764"/>
    <w:rsid w:val="009A2E38"/>
    <w:rsid w:val="009A3832"/>
    <w:rsid w:val="009A398A"/>
    <w:rsid w:val="009A3AA3"/>
    <w:rsid w:val="009A4277"/>
    <w:rsid w:val="009A4369"/>
    <w:rsid w:val="009A4470"/>
    <w:rsid w:val="009A4676"/>
    <w:rsid w:val="009A5763"/>
    <w:rsid w:val="009A5BB9"/>
    <w:rsid w:val="009A6177"/>
    <w:rsid w:val="009A61C3"/>
    <w:rsid w:val="009A66C9"/>
    <w:rsid w:val="009A68E3"/>
    <w:rsid w:val="009A6990"/>
    <w:rsid w:val="009A70FA"/>
    <w:rsid w:val="009A71AD"/>
    <w:rsid w:val="009A7256"/>
    <w:rsid w:val="009A7842"/>
    <w:rsid w:val="009A7AF3"/>
    <w:rsid w:val="009A7F1D"/>
    <w:rsid w:val="009B0539"/>
    <w:rsid w:val="009B0E3C"/>
    <w:rsid w:val="009B1158"/>
    <w:rsid w:val="009B1A03"/>
    <w:rsid w:val="009B1B8D"/>
    <w:rsid w:val="009B1CBD"/>
    <w:rsid w:val="009B2B52"/>
    <w:rsid w:val="009B2EB1"/>
    <w:rsid w:val="009B363F"/>
    <w:rsid w:val="009B3A55"/>
    <w:rsid w:val="009B406E"/>
    <w:rsid w:val="009B46B2"/>
    <w:rsid w:val="009B480D"/>
    <w:rsid w:val="009B4E70"/>
    <w:rsid w:val="009B593E"/>
    <w:rsid w:val="009B596B"/>
    <w:rsid w:val="009B608F"/>
    <w:rsid w:val="009B6135"/>
    <w:rsid w:val="009B61A1"/>
    <w:rsid w:val="009B620D"/>
    <w:rsid w:val="009B64E9"/>
    <w:rsid w:val="009B65A1"/>
    <w:rsid w:val="009B7128"/>
    <w:rsid w:val="009B7331"/>
    <w:rsid w:val="009B7697"/>
    <w:rsid w:val="009B7D80"/>
    <w:rsid w:val="009B7ED9"/>
    <w:rsid w:val="009C00B1"/>
    <w:rsid w:val="009C010D"/>
    <w:rsid w:val="009C02DD"/>
    <w:rsid w:val="009C0940"/>
    <w:rsid w:val="009C0AF7"/>
    <w:rsid w:val="009C21E2"/>
    <w:rsid w:val="009C23FE"/>
    <w:rsid w:val="009C2A9D"/>
    <w:rsid w:val="009C2C53"/>
    <w:rsid w:val="009C2DC0"/>
    <w:rsid w:val="009C31A3"/>
    <w:rsid w:val="009C379B"/>
    <w:rsid w:val="009C37ED"/>
    <w:rsid w:val="009C38F3"/>
    <w:rsid w:val="009C4028"/>
    <w:rsid w:val="009C4477"/>
    <w:rsid w:val="009C481A"/>
    <w:rsid w:val="009C49A6"/>
    <w:rsid w:val="009C4AD1"/>
    <w:rsid w:val="009C5068"/>
    <w:rsid w:val="009C50D6"/>
    <w:rsid w:val="009C59D4"/>
    <w:rsid w:val="009C5A1A"/>
    <w:rsid w:val="009C5CD2"/>
    <w:rsid w:val="009C5D68"/>
    <w:rsid w:val="009C5FB6"/>
    <w:rsid w:val="009C62AE"/>
    <w:rsid w:val="009C6613"/>
    <w:rsid w:val="009C6742"/>
    <w:rsid w:val="009C6898"/>
    <w:rsid w:val="009C689E"/>
    <w:rsid w:val="009C71AE"/>
    <w:rsid w:val="009C725F"/>
    <w:rsid w:val="009C7266"/>
    <w:rsid w:val="009C74DB"/>
    <w:rsid w:val="009C7503"/>
    <w:rsid w:val="009C75AD"/>
    <w:rsid w:val="009D004E"/>
    <w:rsid w:val="009D00AA"/>
    <w:rsid w:val="009D0160"/>
    <w:rsid w:val="009D03FC"/>
    <w:rsid w:val="009D0F85"/>
    <w:rsid w:val="009D1198"/>
    <w:rsid w:val="009D1465"/>
    <w:rsid w:val="009D19F8"/>
    <w:rsid w:val="009D1B19"/>
    <w:rsid w:val="009D202B"/>
    <w:rsid w:val="009D20EF"/>
    <w:rsid w:val="009D22BF"/>
    <w:rsid w:val="009D2807"/>
    <w:rsid w:val="009D2C36"/>
    <w:rsid w:val="009D34DA"/>
    <w:rsid w:val="009D396B"/>
    <w:rsid w:val="009D3CCE"/>
    <w:rsid w:val="009D3F99"/>
    <w:rsid w:val="009D418B"/>
    <w:rsid w:val="009D45D2"/>
    <w:rsid w:val="009D46EF"/>
    <w:rsid w:val="009D4ACD"/>
    <w:rsid w:val="009D4B06"/>
    <w:rsid w:val="009D4BA6"/>
    <w:rsid w:val="009D4F04"/>
    <w:rsid w:val="009D5226"/>
    <w:rsid w:val="009D54C2"/>
    <w:rsid w:val="009D5974"/>
    <w:rsid w:val="009D6072"/>
    <w:rsid w:val="009D683B"/>
    <w:rsid w:val="009D6A12"/>
    <w:rsid w:val="009D6BB7"/>
    <w:rsid w:val="009D7489"/>
    <w:rsid w:val="009D759B"/>
    <w:rsid w:val="009D7ABB"/>
    <w:rsid w:val="009D7DFA"/>
    <w:rsid w:val="009E061B"/>
    <w:rsid w:val="009E0F06"/>
    <w:rsid w:val="009E14CB"/>
    <w:rsid w:val="009E161B"/>
    <w:rsid w:val="009E1640"/>
    <w:rsid w:val="009E17C3"/>
    <w:rsid w:val="009E1D7E"/>
    <w:rsid w:val="009E25CF"/>
    <w:rsid w:val="009E2FC5"/>
    <w:rsid w:val="009E335A"/>
    <w:rsid w:val="009E3BAD"/>
    <w:rsid w:val="009E3C0B"/>
    <w:rsid w:val="009E3C7E"/>
    <w:rsid w:val="009E40B2"/>
    <w:rsid w:val="009E4602"/>
    <w:rsid w:val="009E47DE"/>
    <w:rsid w:val="009E48CB"/>
    <w:rsid w:val="009E4C91"/>
    <w:rsid w:val="009E57DC"/>
    <w:rsid w:val="009E65C4"/>
    <w:rsid w:val="009E66DA"/>
    <w:rsid w:val="009E7154"/>
    <w:rsid w:val="009E7269"/>
    <w:rsid w:val="009E72A2"/>
    <w:rsid w:val="009E7808"/>
    <w:rsid w:val="009E7964"/>
    <w:rsid w:val="009E7E45"/>
    <w:rsid w:val="009F02F8"/>
    <w:rsid w:val="009F08E7"/>
    <w:rsid w:val="009F09EF"/>
    <w:rsid w:val="009F0EDC"/>
    <w:rsid w:val="009F0FB5"/>
    <w:rsid w:val="009F1093"/>
    <w:rsid w:val="009F2436"/>
    <w:rsid w:val="009F26BD"/>
    <w:rsid w:val="009F27EF"/>
    <w:rsid w:val="009F2DD6"/>
    <w:rsid w:val="009F32E5"/>
    <w:rsid w:val="009F33C5"/>
    <w:rsid w:val="009F3531"/>
    <w:rsid w:val="009F354D"/>
    <w:rsid w:val="009F3902"/>
    <w:rsid w:val="009F429F"/>
    <w:rsid w:val="009F44B1"/>
    <w:rsid w:val="009F46D5"/>
    <w:rsid w:val="009F4ACF"/>
    <w:rsid w:val="009F4BDF"/>
    <w:rsid w:val="009F4DBE"/>
    <w:rsid w:val="009F4FCB"/>
    <w:rsid w:val="009F5289"/>
    <w:rsid w:val="009F5413"/>
    <w:rsid w:val="009F566F"/>
    <w:rsid w:val="009F581A"/>
    <w:rsid w:val="009F5888"/>
    <w:rsid w:val="009F5ADC"/>
    <w:rsid w:val="009F6620"/>
    <w:rsid w:val="009F67B2"/>
    <w:rsid w:val="009F69A3"/>
    <w:rsid w:val="009F69F9"/>
    <w:rsid w:val="009F6F29"/>
    <w:rsid w:val="009F74C3"/>
    <w:rsid w:val="009F754D"/>
    <w:rsid w:val="009F78E2"/>
    <w:rsid w:val="009F7932"/>
    <w:rsid w:val="009F7C29"/>
    <w:rsid w:val="00A002AE"/>
    <w:rsid w:val="00A0080B"/>
    <w:rsid w:val="00A00B19"/>
    <w:rsid w:val="00A00BF8"/>
    <w:rsid w:val="00A00CCC"/>
    <w:rsid w:val="00A01674"/>
    <w:rsid w:val="00A01715"/>
    <w:rsid w:val="00A018C5"/>
    <w:rsid w:val="00A01D59"/>
    <w:rsid w:val="00A01FCB"/>
    <w:rsid w:val="00A024A3"/>
    <w:rsid w:val="00A02D11"/>
    <w:rsid w:val="00A036DE"/>
    <w:rsid w:val="00A039C7"/>
    <w:rsid w:val="00A03B72"/>
    <w:rsid w:val="00A03E29"/>
    <w:rsid w:val="00A03EE5"/>
    <w:rsid w:val="00A03EEF"/>
    <w:rsid w:val="00A04115"/>
    <w:rsid w:val="00A04458"/>
    <w:rsid w:val="00A044BC"/>
    <w:rsid w:val="00A04645"/>
    <w:rsid w:val="00A04792"/>
    <w:rsid w:val="00A048D5"/>
    <w:rsid w:val="00A051EA"/>
    <w:rsid w:val="00A05514"/>
    <w:rsid w:val="00A05982"/>
    <w:rsid w:val="00A05D24"/>
    <w:rsid w:val="00A05FB1"/>
    <w:rsid w:val="00A05FBC"/>
    <w:rsid w:val="00A06719"/>
    <w:rsid w:val="00A067D4"/>
    <w:rsid w:val="00A06FA6"/>
    <w:rsid w:val="00A07098"/>
    <w:rsid w:val="00A075CF"/>
    <w:rsid w:val="00A07898"/>
    <w:rsid w:val="00A07F3E"/>
    <w:rsid w:val="00A07FBE"/>
    <w:rsid w:val="00A1040D"/>
    <w:rsid w:val="00A104CF"/>
    <w:rsid w:val="00A106E7"/>
    <w:rsid w:val="00A10DAD"/>
    <w:rsid w:val="00A1186F"/>
    <w:rsid w:val="00A12280"/>
    <w:rsid w:val="00A12AD9"/>
    <w:rsid w:val="00A12E9D"/>
    <w:rsid w:val="00A131ED"/>
    <w:rsid w:val="00A1324E"/>
    <w:rsid w:val="00A133EE"/>
    <w:rsid w:val="00A13DD4"/>
    <w:rsid w:val="00A1452B"/>
    <w:rsid w:val="00A14568"/>
    <w:rsid w:val="00A147B3"/>
    <w:rsid w:val="00A14AF8"/>
    <w:rsid w:val="00A14F32"/>
    <w:rsid w:val="00A153D2"/>
    <w:rsid w:val="00A1553F"/>
    <w:rsid w:val="00A156C7"/>
    <w:rsid w:val="00A15754"/>
    <w:rsid w:val="00A15B63"/>
    <w:rsid w:val="00A15BA0"/>
    <w:rsid w:val="00A15F65"/>
    <w:rsid w:val="00A1658B"/>
    <w:rsid w:val="00A17279"/>
    <w:rsid w:val="00A17325"/>
    <w:rsid w:val="00A17363"/>
    <w:rsid w:val="00A17409"/>
    <w:rsid w:val="00A17774"/>
    <w:rsid w:val="00A1795D"/>
    <w:rsid w:val="00A17DB7"/>
    <w:rsid w:val="00A20635"/>
    <w:rsid w:val="00A207D8"/>
    <w:rsid w:val="00A208F0"/>
    <w:rsid w:val="00A20FB3"/>
    <w:rsid w:val="00A21CEC"/>
    <w:rsid w:val="00A21F0C"/>
    <w:rsid w:val="00A23440"/>
    <w:rsid w:val="00A2377C"/>
    <w:rsid w:val="00A239EA"/>
    <w:rsid w:val="00A23C76"/>
    <w:rsid w:val="00A23E92"/>
    <w:rsid w:val="00A24228"/>
    <w:rsid w:val="00A242E5"/>
    <w:rsid w:val="00A24B1A"/>
    <w:rsid w:val="00A24D49"/>
    <w:rsid w:val="00A24E72"/>
    <w:rsid w:val="00A25647"/>
    <w:rsid w:val="00A257E2"/>
    <w:rsid w:val="00A25C74"/>
    <w:rsid w:val="00A25F18"/>
    <w:rsid w:val="00A263AF"/>
    <w:rsid w:val="00A26587"/>
    <w:rsid w:val="00A266E5"/>
    <w:rsid w:val="00A2683C"/>
    <w:rsid w:val="00A26CDF"/>
    <w:rsid w:val="00A26D90"/>
    <w:rsid w:val="00A26EDC"/>
    <w:rsid w:val="00A26FAD"/>
    <w:rsid w:val="00A27112"/>
    <w:rsid w:val="00A271F6"/>
    <w:rsid w:val="00A27AF6"/>
    <w:rsid w:val="00A30184"/>
    <w:rsid w:val="00A303E0"/>
    <w:rsid w:val="00A30825"/>
    <w:rsid w:val="00A30D58"/>
    <w:rsid w:val="00A311A2"/>
    <w:rsid w:val="00A31463"/>
    <w:rsid w:val="00A3189F"/>
    <w:rsid w:val="00A31922"/>
    <w:rsid w:val="00A31971"/>
    <w:rsid w:val="00A31D33"/>
    <w:rsid w:val="00A31FF7"/>
    <w:rsid w:val="00A3202C"/>
    <w:rsid w:val="00A32300"/>
    <w:rsid w:val="00A324DD"/>
    <w:rsid w:val="00A324F1"/>
    <w:rsid w:val="00A32624"/>
    <w:rsid w:val="00A3273D"/>
    <w:rsid w:val="00A32C1A"/>
    <w:rsid w:val="00A33453"/>
    <w:rsid w:val="00A33B12"/>
    <w:rsid w:val="00A3433C"/>
    <w:rsid w:val="00A357ED"/>
    <w:rsid w:val="00A35842"/>
    <w:rsid w:val="00A35928"/>
    <w:rsid w:val="00A35F34"/>
    <w:rsid w:val="00A36296"/>
    <w:rsid w:val="00A364BC"/>
    <w:rsid w:val="00A365B3"/>
    <w:rsid w:val="00A369EA"/>
    <w:rsid w:val="00A36AEA"/>
    <w:rsid w:val="00A36B76"/>
    <w:rsid w:val="00A36CBC"/>
    <w:rsid w:val="00A372C6"/>
    <w:rsid w:val="00A37554"/>
    <w:rsid w:val="00A37621"/>
    <w:rsid w:val="00A40044"/>
    <w:rsid w:val="00A40267"/>
    <w:rsid w:val="00A40996"/>
    <w:rsid w:val="00A40A29"/>
    <w:rsid w:val="00A41D60"/>
    <w:rsid w:val="00A41FFD"/>
    <w:rsid w:val="00A4210C"/>
    <w:rsid w:val="00A42301"/>
    <w:rsid w:val="00A42851"/>
    <w:rsid w:val="00A42D0C"/>
    <w:rsid w:val="00A42F03"/>
    <w:rsid w:val="00A43114"/>
    <w:rsid w:val="00A435D8"/>
    <w:rsid w:val="00A4384E"/>
    <w:rsid w:val="00A439A8"/>
    <w:rsid w:val="00A43CC1"/>
    <w:rsid w:val="00A43F30"/>
    <w:rsid w:val="00A43F7E"/>
    <w:rsid w:val="00A4422A"/>
    <w:rsid w:val="00A4450B"/>
    <w:rsid w:val="00A446C0"/>
    <w:rsid w:val="00A4485E"/>
    <w:rsid w:val="00A44EC2"/>
    <w:rsid w:val="00A4506A"/>
    <w:rsid w:val="00A4594C"/>
    <w:rsid w:val="00A45E47"/>
    <w:rsid w:val="00A45E66"/>
    <w:rsid w:val="00A461D2"/>
    <w:rsid w:val="00A46333"/>
    <w:rsid w:val="00A46B6B"/>
    <w:rsid w:val="00A46BA0"/>
    <w:rsid w:val="00A46E5C"/>
    <w:rsid w:val="00A46EBF"/>
    <w:rsid w:val="00A472C7"/>
    <w:rsid w:val="00A474C4"/>
    <w:rsid w:val="00A475ED"/>
    <w:rsid w:val="00A47790"/>
    <w:rsid w:val="00A5005E"/>
    <w:rsid w:val="00A50687"/>
    <w:rsid w:val="00A507A3"/>
    <w:rsid w:val="00A50CA0"/>
    <w:rsid w:val="00A51086"/>
    <w:rsid w:val="00A5139C"/>
    <w:rsid w:val="00A5150D"/>
    <w:rsid w:val="00A516A2"/>
    <w:rsid w:val="00A51EB6"/>
    <w:rsid w:val="00A51ED7"/>
    <w:rsid w:val="00A52065"/>
    <w:rsid w:val="00A52429"/>
    <w:rsid w:val="00A5264B"/>
    <w:rsid w:val="00A52CA6"/>
    <w:rsid w:val="00A52D04"/>
    <w:rsid w:val="00A530B2"/>
    <w:rsid w:val="00A532A9"/>
    <w:rsid w:val="00A53DE7"/>
    <w:rsid w:val="00A5446F"/>
    <w:rsid w:val="00A54526"/>
    <w:rsid w:val="00A547D9"/>
    <w:rsid w:val="00A54BC3"/>
    <w:rsid w:val="00A54CB1"/>
    <w:rsid w:val="00A550B6"/>
    <w:rsid w:val="00A5581D"/>
    <w:rsid w:val="00A55953"/>
    <w:rsid w:val="00A55A2A"/>
    <w:rsid w:val="00A562A0"/>
    <w:rsid w:val="00A56392"/>
    <w:rsid w:val="00A5683E"/>
    <w:rsid w:val="00A56C55"/>
    <w:rsid w:val="00A57101"/>
    <w:rsid w:val="00A572AE"/>
    <w:rsid w:val="00A57529"/>
    <w:rsid w:val="00A576BF"/>
    <w:rsid w:val="00A57D36"/>
    <w:rsid w:val="00A57D6F"/>
    <w:rsid w:val="00A57DF2"/>
    <w:rsid w:val="00A608CD"/>
    <w:rsid w:val="00A609EF"/>
    <w:rsid w:val="00A60B88"/>
    <w:rsid w:val="00A61081"/>
    <w:rsid w:val="00A611ED"/>
    <w:rsid w:val="00A61BC4"/>
    <w:rsid w:val="00A624E7"/>
    <w:rsid w:val="00A62521"/>
    <w:rsid w:val="00A62D04"/>
    <w:rsid w:val="00A62F31"/>
    <w:rsid w:val="00A630CC"/>
    <w:rsid w:val="00A632ED"/>
    <w:rsid w:val="00A63E2E"/>
    <w:rsid w:val="00A6407D"/>
    <w:rsid w:val="00A6421E"/>
    <w:rsid w:val="00A64299"/>
    <w:rsid w:val="00A64C93"/>
    <w:rsid w:val="00A650AD"/>
    <w:rsid w:val="00A6514F"/>
    <w:rsid w:val="00A654C3"/>
    <w:rsid w:val="00A6561C"/>
    <w:rsid w:val="00A657F0"/>
    <w:rsid w:val="00A65886"/>
    <w:rsid w:val="00A65EA4"/>
    <w:rsid w:val="00A65FD4"/>
    <w:rsid w:val="00A6633B"/>
    <w:rsid w:val="00A664CD"/>
    <w:rsid w:val="00A67421"/>
    <w:rsid w:val="00A67B6E"/>
    <w:rsid w:val="00A67B8F"/>
    <w:rsid w:val="00A67C94"/>
    <w:rsid w:val="00A67E6C"/>
    <w:rsid w:val="00A70482"/>
    <w:rsid w:val="00A708FD"/>
    <w:rsid w:val="00A70A09"/>
    <w:rsid w:val="00A70F2F"/>
    <w:rsid w:val="00A70FA8"/>
    <w:rsid w:val="00A71141"/>
    <w:rsid w:val="00A72DB9"/>
    <w:rsid w:val="00A72F63"/>
    <w:rsid w:val="00A731BE"/>
    <w:rsid w:val="00A73416"/>
    <w:rsid w:val="00A73491"/>
    <w:rsid w:val="00A7368B"/>
    <w:rsid w:val="00A738CD"/>
    <w:rsid w:val="00A73913"/>
    <w:rsid w:val="00A73D89"/>
    <w:rsid w:val="00A748F1"/>
    <w:rsid w:val="00A74C76"/>
    <w:rsid w:val="00A74DAF"/>
    <w:rsid w:val="00A75E32"/>
    <w:rsid w:val="00A75F5F"/>
    <w:rsid w:val="00A764A6"/>
    <w:rsid w:val="00A76A4C"/>
    <w:rsid w:val="00A76D8E"/>
    <w:rsid w:val="00A76E1E"/>
    <w:rsid w:val="00A771E5"/>
    <w:rsid w:val="00A7720C"/>
    <w:rsid w:val="00A773BF"/>
    <w:rsid w:val="00A7761D"/>
    <w:rsid w:val="00A777D3"/>
    <w:rsid w:val="00A77A27"/>
    <w:rsid w:val="00A77F51"/>
    <w:rsid w:val="00A80125"/>
    <w:rsid w:val="00A804D4"/>
    <w:rsid w:val="00A806A2"/>
    <w:rsid w:val="00A8071B"/>
    <w:rsid w:val="00A80A1C"/>
    <w:rsid w:val="00A80EB1"/>
    <w:rsid w:val="00A8131B"/>
    <w:rsid w:val="00A81B82"/>
    <w:rsid w:val="00A8214B"/>
    <w:rsid w:val="00A821A9"/>
    <w:rsid w:val="00A82304"/>
    <w:rsid w:val="00A8278A"/>
    <w:rsid w:val="00A829CA"/>
    <w:rsid w:val="00A82D52"/>
    <w:rsid w:val="00A8316B"/>
    <w:rsid w:val="00A83189"/>
    <w:rsid w:val="00A8326E"/>
    <w:rsid w:val="00A8339F"/>
    <w:rsid w:val="00A83601"/>
    <w:rsid w:val="00A83E81"/>
    <w:rsid w:val="00A84350"/>
    <w:rsid w:val="00A84879"/>
    <w:rsid w:val="00A849DB"/>
    <w:rsid w:val="00A85300"/>
    <w:rsid w:val="00A85990"/>
    <w:rsid w:val="00A859F9"/>
    <w:rsid w:val="00A85B84"/>
    <w:rsid w:val="00A8617A"/>
    <w:rsid w:val="00A866E1"/>
    <w:rsid w:val="00A86743"/>
    <w:rsid w:val="00A86B02"/>
    <w:rsid w:val="00A871EE"/>
    <w:rsid w:val="00A879ED"/>
    <w:rsid w:val="00A87F28"/>
    <w:rsid w:val="00A903EF"/>
    <w:rsid w:val="00A903FA"/>
    <w:rsid w:val="00A9087E"/>
    <w:rsid w:val="00A90AB9"/>
    <w:rsid w:val="00A90EA6"/>
    <w:rsid w:val="00A90ED2"/>
    <w:rsid w:val="00A91132"/>
    <w:rsid w:val="00A914FC"/>
    <w:rsid w:val="00A91601"/>
    <w:rsid w:val="00A916AA"/>
    <w:rsid w:val="00A916E0"/>
    <w:rsid w:val="00A91822"/>
    <w:rsid w:val="00A91994"/>
    <w:rsid w:val="00A92068"/>
    <w:rsid w:val="00A92424"/>
    <w:rsid w:val="00A92F20"/>
    <w:rsid w:val="00A93319"/>
    <w:rsid w:val="00A9384E"/>
    <w:rsid w:val="00A93BAD"/>
    <w:rsid w:val="00A94379"/>
    <w:rsid w:val="00A948D0"/>
    <w:rsid w:val="00A94DAF"/>
    <w:rsid w:val="00A9528E"/>
    <w:rsid w:val="00A953C9"/>
    <w:rsid w:val="00A954CB"/>
    <w:rsid w:val="00A955AF"/>
    <w:rsid w:val="00A9573F"/>
    <w:rsid w:val="00A95876"/>
    <w:rsid w:val="00A970B9"/>
    <w:rsid w:val="00A9734F"/>
    <w:rsid w:val="00A97887"/>
    <w:rsid w:val="00A97AE4"/>
    <w:rsid w:val="00AA0964"/>
    <w:rsid w:val="00AA0AF8"/>
    <w:rsid w:val="00AA1224"/>
    <w:rsid w:val="00AA17ED"/>
    <w:rsid w:val="00AA1876"/>
    <w:rsid w:val="00AA1CC4"/>
    <w:rsid w:val="00AA2089"/>
    <w:rsid w:val="00AA229E"/>
    <w:rsid w:val="00AA243E"/>
    <w:rsid w:val="00AA24BE"/>
    <w:rsid w:val="00AA2BB1"/>
    <w:rsid w:val="00AA2E6D"/>
    <w:rsid w:val="00AA2F71"/>
    <w:rsid w:val="00AA3003"/>
    <w:rsid w:val="00AA3DA7"/>
    <w:rsid w:val="00AA4832"/>
    <w:rsid w:val="00AA4B2A"/>
    <w:rsid w:val="00AA53FA"/>
    <w:rsid w:val="00AA5FDD"/>
    <w:rsid w:val="00AA668C"/>
    <w:rsid w:val="00AA6958"/>
    <w:rsid w:val="00AA6BF4"/>
    <w:rsid w:val="00AA6CE9"/>
    <w:rsid w:val="00AA75CB"/>
    <w:rsid w:val="00AA75ED"/>
    <w:rsid w:val="00AA7AB8"/>
    <w:rsid w:val="00AB04C1"/>
    <w:rsid w:val="00AB089D"/>
    <w:rsid w:val="00AB0DB9"/>
    <w:rsid w:val="00AB0DDE"/>
    <w:rsid w:val="00AB0E5F"/>
    <w:rsid w:val="00AB123D"/>
    <w:rsid w:val="00AB16C6"/>
    <w:rsid w:val="00AB2046"/>
    <w:rsid w:val="00AB2934"/>
    <w:rsid w:val="00AB2C1D"/>
    <w:rsid w:val="00AB2CB7"/>
    <w:rsid w:val="00AB2DED"/>
    <w:rsid w:val="00AB2F20"/>
    <w:rsid w:val="00AB3466"/>
    <w:rsid w:val="00AB34D0"/>
    <w:rsid w:val="00AB3550"/>
    <w:rsid w:val="00AB388B"/>
    <w:rsid w:val="00AB41C9"/>
    <w:rsid w:val="00AB4673"/>
    <w:rsid w:val="00AB4966"/>
    <w:rsid w:val="00AB49A2"/>
    <w:rsid w:val="00AB4B21"/>
    <w:rsid w:val="00AB4CB2"/>
    <w:rsid w:val="00AB5015"/>
    <w:rsid w:val="00AB5115"/>
    <w:rsid w:val="00AB51E5"/>
    <w:rsid w:val="00AB52E9"/>
    <w:rsid w:val="00AB5320"/>
    <w:rsid w:val="00AB5D4A"/>
    <w:rsid w:val="00AB616E"/>
    <w:rsid w:val="00AB659A"/>
    <w:rsid w:val="00AB675D"/>
    <w:rsid w:val="00AB6931"/>
    <w:rsid w:val="00AB6EDD"/>
    <w:rsid w:val="00AB7011"/>
    <w:rsid w:val="00AB7FBD"/>
    <w:rsid w:val="00AC025C"/>
    <w:rsid w:val="00AC0CE8"/>
    <w:rsid w:val="00AC0EDB"/>
    <w:rsid w:val="00AC1324"/>
    <w:rsid w:val="00AC1B76"/>
    <w:rsid w:val="00AC1E65"/>
    <w:rsid w:val="00AC1EE5"/>
    <w:rsid w:val="00AC1FAC"/>
    <w:rsid w:val="00AC2016"/>
    <w:rsid w:val="00AC2123"/>
    <w:rsid w:val="00AC296E"/>
    <w:rsid w:val="00AC2E58"/>
    <w:rsid w:val="00AC2F90"/>
    <w:rsid w:val="00AC33E7"/>
    <w:rsid w:val="00AC4CBB"/>
    <w:rsid w:val="00AC511C"/>
    <w:rsid w:val="00AC5905"/>
    <w:rsid w:val="00AC5A54"/>
    <w:rsid w:val="00AC6847"/>
    <w:rsid w:val="00AC6C92"/>
    <w:rsid w:val="00AC6E47"/>
    <w:rsid w:val="00AC6EDB"/>
    <w:rsid w:val="00AC6F61"/>
    <w:rsid w:val="00AC736B"/>
    <w:rsid w:val="00AC7422"/>
    <w:rsid w:val="00AC75A1"/>
    <w:rsid w:val="00AC7982"/>
    <w:rsid w:val="00AC7C19"/>
    <w:rsid w:val="00AC7F15"/>
    <w:rsid w:val="00AD0141"/>
    <w:rsid w:val="00AD071C"/>
    <w:rsid w:val="00AD09EF"/>
    <w:rsid w:val="00AD0B50"/>
    <w:rsid w:val="00AD1145"/>
    <w:rsid w:val="00AD11A6"/>
    <w:rsid w:val="00AD1258"/>
    <w:rsid w:val="00AD12E3"/>
    <w:rsid w:val="00AD1444"/>
    <w:rsid w:val="00AD14F5"/>
    <w:rsid w:val="00AD1789"/>
    <w:rsid w:val="00AD1918"/>
    <w:rsid w:val="00AD1F4D"/>
    <w:rsid w:val="00AD2343"/>
    <w:rsid w:val="00AD2A74"/>
    <w:rsid w:val="00AD33E6"/>
    <w:rsid w:val="00AD35F1"/>
    <w:rsid w:val="00AD39A4"/>
    <w:rsid w:val="00AD3C3B"/>
    <w:rsid w:val="00AD4332"/>
    <w:rsid w:val="00AD4A47"/>
    <w:rsid w:val="00AD4CA5"/>
    <w:rsid w:val="00AD4CF0"/>
    <w:rsid w:val="00AD52D4"/>
    <w:rsid w:val="00AD54F5"/>
    <w:rsid w:val="00AD5591"/>
    <w:rsid w:val="00AD5BAF"/>
    <w:rsid w:val="00AD5E65"/>
    <w:rsid w:val="00AD609D"/>
    <w:rsid w:val="00AD631D"/>
    <w:rsid w:val="00AD6A99"/>
    <w:rsid w:val="00AD6AC5"/>
    <w:rsid w:val="00AD6C0C"/>
    <w:rsid w:val="00AD6E25"/>
    <w:rsid w:val="00AD6ECB"/>
    <w:rsid w:val="00AD6FA8"/>
    <w:rsid w:val="00AD7876"/>
    <w:rsid w:val="00AD79C2"/>
    <w:rsid w:val="00AD7AF1"/>
    <w:rsid w:val="00AE0719"/>
    <w:rsid w:val="00AE081E"/>
    <w:rsid w:val="00AE1267"/>
    <w:rsid w:val="00AE1391"/>
    <w:rsid w:val="00AE1543"/>
    <w:rsid w:val="00AE1679"/>
    <w:rsid w:val="00AE1E8C"/>
    <w:rsid w:val="00AE1F7A"/>
    <w:rsid w:val="00AE207D"/>
    <w:rsid w:val="00AE23BF"/>
    <w:rsid w:val="00AE23D2"/>
    <w:rsid w:val="00AE23F0"/>
    <w:rsid w:val="00AE25BA"/>
    <w:rsid w:val="00AE2E22"/>
    <w:rsid w:val="00AE2FF4"/>
    <w:rsid w:val="00AE3941"/>
    <w:rsid w:val="00AE3D62"/>
    <w:rsid w:val="00AE416F"/>
    <w:rsid w:val="00AE479F"/>
    <w:rsid w:val="00AE47FA"/>
    <w:rsid w:val="00AE4B3F"/>
    <w:rsid w:val="00AE4CC9"/>
    <w:rsid w:val="00AE52D4"/>
    <w:rsid w:val="00AE5566"/>
    <w:rsid w:val="00AE573A"/>
    <w:rsid w:val="00AE5B1D"/>
    <w:rsid w:val="00AE5D23"/>
    <w:rsid w:val="00AE5D28"/>
    <w:rsid w:val="00AE5D50"/>
    <w:rsid w:val="00AE5F37"/>
    <w:rsid w:val="00AE63E1"/>
    <w:rsid w:val="00AE63EB"/>
    <w:rsid w:val="00AE6475"/>
    <w:rsid w:val="00AE65FB"/>
    <w:rsid w:val="00AE67F4"/>
    <w:rsid w:val="00AE6E09"/>
    <w:rsid w:val="00AE7C73"/>
    <w:rsid w:val="00AF041F"/>
    <w:rsid w:val="00AF057D"/>
    <w:rsid w:val="00AF0629"/>
    <w:rsid w:val="00AF0672"/>
    <w:rsid w:val="00AF07C7"/>
    <w:rsid w:val="00AF08EF"/>
    <w:rsid w:val="00AF098E"/>
    <w:rsid w:val="00AF0E81"/>
    <w:rsid w:val="00AF12B4"/>
    <w:rsid w:val="00AF131C"/>
    <w:rsid w:val="00AF154E"/>
    <w:rsid w:val="00AF1AFB"/>
    <w:rsid w:val="00AF1B22"/>
    <w:rsid w:val="00AF2254"/>
    <w:rsid w:val="00AF22B5"/>
    <w:rsid w:val="00AF24C3"/>
    <w:rsid w:val="00AF24C9"/>
    <w:rsid w:val="00AF28C9"/>
    <w:rsid w:val="00AF2AAD"/>
    <w:rsid w:val="00AF2DDE"/>
    <w:rsid w:val="00AF30FB"/>
    <w:rsid w:val="00AF3F2B"/>
    <w:rsid w:val="00AF4279"/>
    <w:rsid w:val="00AF4658"/>
    <w:rsid w:val="00AF4936"/>
    <w:rsid w:val="00AF4CF5"/>
    <w:rsid w:val="00AF4EED"/>
    <w:rsid w:val="00AF63D5"/>
    <w:rsid w:val="00AF65EE"/>
    <w:rsid w:val="00AF6A0F"/>
    <w:rsid w:val="00AF6AE8"/>
    <w:rsid w:val="00AF6DF7"/>
    <w:rsid w:val="00AF7814"/>
    <w:rsid w:val="00AF7C3A"/>
    <w:rsid w:val="00B009B9"/>
    <w:rsid w:val="00B00ACC"/>
    <w:rsid w:val="00B01655"/>
    <w:rsid w:val="00B01FAA"/>
    <w:rsid w:val="00B020F1"/>
    <w:rsid w:val="00B02598"/>
    <w:rsid w:val="00B0277E"/>
    <w:rsid w:val="00B02ABF"/>
    <w:rsid w:val="00B030A6"/>
    <w:rsid w:val="00B0310C"/>
    <w:rsid w:val="00B036E1"/>
    <w:rsid w:val="00B03F57"/>
    <w:rsid w:val="00B042B6"/>
    <w:rsid w:val="00B0493D"/>
    <w:rsid w:val="00B049ED"/>
    <w:rsid w:val="00B05978"/>
    <w:rsid w:val="00B06179"/>
    <w:rsid w:val="00B0632E"/>
    <w:rsid w:val="00B06E0E"/>
    <w:rsid w:val="00B07045"/>
    <w:rsid w:val="00B0725E"/>
    <w:rsid w:val="00B074CC"/>
    <w:rsid w:val="00B075A8"/>
    <w:rsid w:val="00B07A63"/>
    <w:rsid w:val="00B07A86"/>
    <w:rsid w:val="00B1040C"/>
    <w:rsid w:val="00B106AA"/>
    <w:rsid w:val="00B1098E"/>
    <w:rsid w:val="00B112B8"/>
    <w:rsid w:val="00B11861"/>
    <w:rsid w:val="00B11991"/>
    <w:rsid w:val="00B11A02"/>
    <w:rsid w:val="00B11D70"/>
    <w:rsid w:val="00B12373"/>
    <w:rsid w:val="00B127EB"/>
    <w:rsid w:val="00B12AE2"/>
    <w:rsid w:val="00B12E6A"/>
    <w:rsid w:val="00B133D5"/>
    <w:rsid w:val="00B136FC"/>
    <w:rsid w:val="00B13C56"/>
    <w:rsid w:val="00B1451A"/>
    <w:rsid w:val="00B14577"/>
    <w:rsid w:val="00B14B83"/>
    <w:rsid w:val="00B150E9"/>
    <w:rsid w:val="00B15382"/>
    <w:rsid w:val="00B15E07"/>
    <w:rsid w:val="00B160F3"/>
    <w:rsid w:val="00B1644B"/>
    <w:rsid w:val="00B166C3"/>
    <w:rsid w:val="00B16752"/>
    <w:rsid w:val="00B16763"/>
    <w:rsid w:val="00B16CC9"/>
    <w:rsid w:val="00B16F12"/>
    <w:rsid w:val="00B203AB"/>
    <w:rsid w:val="00B2061D"/>
    <w:rsid w:val="00B208AF"/>
    <w:rsid w:val="00B20B8E"/>
    <w:rsid w:val="00B20C30"/>
    <w:rsid w:val="00B20CA3"/>
    <w:rsid w:val="00B20D73"/>
    <w:rsid w:val="00B216F3"/>
    <w:rsid w:val="00B220B9"/>
    <w:rsid w:val="00B2212A"/>
    <w:rsid w:val="00B2219A"/>
    <w:rsid w:val="00B2238C"/>
    <w:rsid w:val="00B22AF9"/>
    <w:rsid w:val="00B22BC9"/>
    <w:rsid w:val="00B22C0B"/>
    <w:rsid w:val="00B2394C"/>
    <w:rsid w:val="00B23D1B"/>
    <w:rsid w:val="00B24819"/>
    <w:rsid w:val="00B24E6D"/>
    <w:rsid w:val="00B24FDA"/>
    <w:rsid w:val="00B2512B"/>
    <w:rsid w:val="00B254B7"/>
    <w:rsid w:val="00B255B6"/>
    <w:rsid w:val="00B25942"/>
    <w:rsid w:val="00B259EA"/>
    <w:rsid w:val="00B26343"/>
    <w:rsid w:val="00B2666B"/>
    <w:rsid w:val="00B268A2"/>
    <w:rsid w:val="00B26B54"/>
    <w:rsid w:val="00B2704F"/>
    <w:rsid w:val="00B276EF"/>
    <w:rsid w:val="00B277C6"/>
    <w:rsid w:val="00B27B1A"/>
    <w:rsid w:val="00B27BF2"/>
    <w:rsid w:val="00B27C9C"/>
    <w:rsid w:val="00B27E28"/>
    <w:rsid w:val="00B27FEC"/>
    <w:rsid w:val="00B30123"/>
    <w:rsid w:val="00B306B8"/>
    <w:rsid w:val="00B30CF8"/>
    <w:rsid w:val="00B30FCA"/>
    <w:rsid w:val="00B312DD"/>
    <w:rsid w:val="00B32BC9"/>
    <w:rsid w:val="00B3303A"/>
    <w:rsid w:val="00B330EE"/>
    <w:rsid w:val="00B3312B"/>
    <w:rsid w:val="00B332C0"/>
    <w:rsid w:val="00B3344B"/>
    <w:rsid w:val="00B336D0"/>
    <w:rsid w:val="00B3406A"/>
    <w:rsid w:val="00B34126"/>
    <w:rsid w:val="00B341D2"/>
    <w:rsid w:val="00B34973"/>
    <w:rsid w:val="00B34A11"/>
    <w:rsid w:val="00B34AF3"/>
    <w:rsid w:val="00B35332"/>
    <w:rsid w:val="00B35334"/>
    <w:rsid w:val="00B355A2"/>
    <w:rsid w:val="00B35AD8"/>
    <w:rsid w:val="00B35BDF"/>
    <w:rsid w:val="00B36451"/>
    <w:rsid w:val="00B379A0"/>
    <w:rsid w:val="00B37AA5"/>
    <w:rsid w:val="00B407B8"/>
    <w:rsid w:val="00B40C1E"/>
    <w:rsid w:val="00B43A1B"/>
    <w:rsid w:val="00B43BB3"/>
    <w:rsid w:val="00B43DDB"/>
    <w:rsid w:val="00B4410E"/>
    <w:rsid w:val="00B44373"/>
    <w:rsid w:val="00B44930"/>
    <w:rsid w:val="00B45377"/>
    <w:rsid w:val="00B4552D"/>
    <w:rsid w:val="00B457D4"/>
    <w:rsid w:val="00B459B2"/>
    <w:rsid w:val="00B45EC3"/>
    <w:rsid w:val="00B46396"/>
    <w:rsid w:val="00B46A64"/>
    <w:rsid w:val="00B47313"/>
    <w:rsid w:val="00B4790F"/>
    <w:rsid w:val="00B4794B"/>
    <w:rsid w:val="00B4797E"/>
    <w:rsid w:val="00B5071E"/>
    <w:rsid w:val="00B50AD5"/>
    <w:rsid w:val="00B512CE"/>
    <w:rsid w:val="00B5142A"/>
    <w:rsid w:val="00B51443"/>
    <w:rsid w:val="00B5172D"/>
    <w:rsid w:val="00B518DF"/>
    <w:rsid w:val="00B52785"/>
    <w:rsid w:val="00B527B3"/>
    <w:rsid w:val="00B52CBD"/>
    <w:rsid w:val="00B534F2"/>
    <w:rsid w:val="00B5394A"/>
    <w:rsid w:val="00B53BC2"/>
    <w:rsid w:val="00B54641"/>
    <w:rsid w:val="00B546CE"/>
    <w:rsid w:val="00B54E5A"/>
    <w:rsid w:val="00B5533A"/>
    <w:rsid w:val="00B55402"/>
    <w:rsid w:val="00B5546C"/>
    <w:rsid w:val="00B5577D"/>
    <w:rsid w:val="00B557E1"/>
    <w:rsid w:val="00B558DE"/>
    <w:rsid w:val="00B55993"/>
    <w:rsid w:val="00B55CC4"/>
    <w:rsid w:val="00B55DA6"/>
    <w:rsid w:val="00B55EC9"/>
    <w:rsid w:val="00B56DD9"/>
    <w:rsid w:val="00B57031"/>
    <w:rsid w:val="00B57366"/>
    <w:rsid w:val="00B57991"/>
    <w:rsid w:val="00B613E7"/>
    <w:rsid w:val="00B61A99"/>
    <w:rsid w:val="00B61CF0"/>
    <w:rsid w:val="00B629A0"/>
    <w:rsid w:val="00B62AAA"/>
    <w:rsid w:val="00B62C7F"/>
    <w:rsid w:val="00B6313A"/>
    <w:rsid w:val="00B6313D"/>
    <w:rsid w:val="00B63328"/>
    <w:rsid w:val="00B633D0"/>
    <w:rsid w:val="00B63BEA"/>
    <w:rsid w:val="00B63C2D"/>
    <w:rsid w:val="00B63EA0"/>
    <w:rsid w:val="00B640FA"/>
    <w:rsid w:val="00B643AA"/>
    <w:rsid w:val="00B645F6"/>
    <w:rsid w:val="00B64F14"/>
    <w:rsid w:val="00B64FCF"/>
    <w:rsid w:val="00B656A3"/>
    <w:rsid w:val="00B657B1"/>
    <w:rsid w:val="00B657EB"/>
    <w:rsid w:val="00B66586"/>
    <w:rsid w:val="00B66688"/>
    <w:rsid w:val="00B66959"/>
    <w:rsid w:val="00B66E4C"/>
    <w:rsid w:val="00B67A59"/>
    <w:rsid w:val="00B67B87"/>
    <w:rsid w:val="00B67EE2"/>
    <w:rsid w:val="00B70114"/>
    <w:rsid w:val="00B70520"/>
    <w:rsid w:val="00B70784"/>
    <w:rsid w:val="00B70A13"/>
    <w:rsid w:val="00B71015"/>
    <w:rsid w:val="00B7135C"/>
    <w:rsid w:val="00B722FB"/>
    <w:rsid w:val="00B72556"/>
    <w:rsid w:val="00B72B5C"/>
    <w:rsid w:val="00B731AD"/>
    <w:rsid w:val="00B73B58"/>
    <w:rsid w:val="00B73F51"/>
    <w:rsid w:val="00B7428E"/>
    <w:rsid w:val="00B74B50"/>
    <w:rsid w:val="00B74B67"/>
    <w:rsid w:val="00B751D4"/>
    <w:rsid w:val="00B75399"/>
    <w:rsid w:val="00B75E08"/>
    <w:rsid w:val="00B7650B"/>
    <w:rsid w:val="00B7679D"/>
    <w:rsid w:val="00B7698F"/>
    <w:rsid w:val="00B776C0"/>
    <w:rsid w:val="00B8026C"/>
    <w:rsid w:val="00B80A63"/>
    <w:rsid w:val="00B80F14"/>
    <w:rsid w:val="00B81149"/>
    <w:rsid w:val="00B81337"/>
    <w:rsid w:val="00B8160C"/>
    <w:rsid w:val="00B819BE"/>
    <w:rsid w:val="00B81AFC"/>
    <w:rsid w:val="00B81DF1"/>
    <w:rsid w:val="00B81E9D"/>
    <w:rsid w:val="00B81EEE"/>
    <w:rsid w:val="00B8213D"/>
    <w:rsid w:val="00B822EB"/>
    <w:rsid w:val="00B823A2"/>
    <w:rsid w:val="00B82464"/>
    <w:rsid w:val="00B82B3D"/>
    <w:rsid w:val="00B82DEA"/>
    <w:rsid w:val="00B83191"/>
    <w:rsid w:val="00B83364"/>
    <w:rsid w:val="00B833B8"/>
    <w:rsid w:val="00B835E0"/>
    <w:rsid w:val="00B83AA7"/>
    <w:rsid w:val="00B83B13"/>
    <w:rsid w:val="00B83CFA"/>
    <w:rsid w:val="00B8453D"/>
    <w:rsid w:val="00B845A2"/>
    <w:rsid w:val="00B8471C"/>
    <w:rsid w:val="00B84735"/>
    <w:rsid w:val="00B84FA8"/>
    <w:rsid w:val="00B857D7"/>
    <w:rsid w:val="00B85D0F"/>
    <w:rsid w:val="00B85DDB"/>
    <w:rsid w:val="00B864A3"/>
    <w:rsid w:val="00B86A8A"/>
    <w:rsid w:val="00B86CE6"/>
    <w:rsid w:val="00B86FDB"/>
    <w:rsid w:val="00B870F7"/>
    <w:rsid w:val="00B87A85"/>
    <w:rsid w:val="00B87B6C"/>
    <w:rsid w:val="00B90584"/>
    <w:rsid w:val="00B90CD4"/>
    <w:rsid w:val="00B90F5A"/>
    <w:rsid w:val="00B91914"/>
    <w:rsid w:val="00B91B51"/>
    <w:rsid w:val="00B91FCA"/>
    <w:rsid w:val="00B921BE"/>
    <w:rsid w:val="00B923D8"/>
    <w:rsid w:val="00B92455"/>
    <w:rsid w:val="00B926D5"/>
    <w:rsid w:val="00B92A58"/>
    <w:rsid w:val="00B92F73"/>
    <w:rsid w:val="00B932DA"/>
    <w:rsid w:val="00B936DC"/>
    <w:rsid w:val="00B93723"/>
    <w:rsid w:val="00B93B95"/>
    <w:rsid w:val="00B93FF6"/>
    <w:rsid w:val="00B942AB"/>
    <w:rsid w:val="00B946B3"/>
    <w:rsid w:val="00B94FE3"/>
    <w:rsid w:val="00B951A0"/>
    <w:rsid w:val="00B95744"/>
    <w:rsid w:val="00B95A7C"/>
    <w:rsid w:val="00B95EDC"/>
    <w:rsid w:val="00B965AA"/>
    <w:rsid w:val="00B966F0"/>
    <w:rsid w:val="00B96722"/>
    <w:rsid w:val="00B96A9B"/>
    <w:rsid w:val="00B96CFE"/>
    <w:rsid w:val="00B96F4F"/>
    <w:rsid w:val="00B976FA"/>
    <w:rsid w:val="00B97B87"/>
    <w:rsid w:val="00B97E7D"/>
    <w:rsid w:val="00BA0A37"/>
    <w:rsid w:val="00BA16E1"/>
    <w:rsid w:val="00BA189C"/>
    <w:rsid w:val="00BA19E9"/>
    <w:rsid w:val="00BA209E"/>
    <w:rsid w:val="00BA2614"/>
    <w:rsid w:val="00BA2745"/>
    <w:rsid w:val="00BA2D1F"/>
    <w:rsid w:val="00BA30D5"/>
    <w:rsid w:val="00BA3374"/>
    <w:rsid w:val="00BA3499"/>
    <w:rsid w:val="00BA3E12"/>
    <w:rsid w:val="00BA3ECA"/>
    <w:rsid w:val="00BA4248"/>
    <w:rsid w:val="00BA479F"/>
    <w:rsid w:val="00BA4BB7"/>
    <w:rsid w:val="00BA4DF7"/>
    <w:rsid w:val="00BA4E07"/>
    <w:rsid w:val="00BA57DC"/>
    <w:rsid w:val="00BA591C"/>
    <w:rsid w:val="00BA5E14"/>
    <w:rsid w:val="00BA6214"/>
    <w:rsid w:val="00BA62D4"/>
    <w:rsid w:val="00BA65C8"/>
    <w:rsid w:val="00BA674C"/>
    <w:rsid w:val="00BA691E"/>
    <w:rsid w:val="00BA6C6F"/>
    <w:rsid w:val="00BA6E05"/>
    <w:rsid w:val="00BA7D6D"/>
    <w:rsid w:val="00BB016C"/>
    <w:rsid w:val="00BB02EC"/>
    <w:rsid w:val="00BB0340"/>
    <w:rsid w:val="00BB0951"/>
    <w:rsid w:val="00BB0B60"/>
    <w:rsid w:val="00BB0DA1"/>
    <w:rsid w:val="00BB1162"/>
    <w:rsid w:val="00BB11F2"/>
    <w:rsid w:val="00BB14C8"/>
    <w:rsid w:val="00BB1A6B"/>
    <w:rsid w:val="00BB1CCE"/>
    <w:rsid w:val="00BB1F02"/>
    <w:rsid w:val="00BB1FD7"/>
    <w:rsid w:val="00BB22C2"/>
    <w:rsid w:val="00BB3409"/>
    <w:rsid w:val="00BB37C3"/>
    <w:rsid w:val="00BB4277"/>
    <w:rsid w:val="00BB4A25"/>
    <w:rsid w:val="00BB4D17"/>
    <w:rsid w:val="00BB51B1"/>
    <w:rsid w:val="00BB5952"/>
    <w:rsid w:val="00BB5C86"/>
    <w:rsid w:val="00BB5E1E"/>
    <w:rsid w:val="00BB5EC9"/>
    <w:rsid w:val="00BB6126"/>
    <w:rsid w:val="00BB65F8"/>
    <w:rsid w:val="00BB672E"/>
    <w:rsid w:val="00BB6BEB"/>
    <w:rsid w:val="00BB6D69"/>
    <w:rsid w:val="00BB732D"/>
    <w:rsid w:val="00BB775E"/>
    <w:rsid w:val="00BB7813"/>
    <w:rsid w:val="00BB792C"/>
    <w:rsid w:val="00BB7A44"/>
    <w:rsid w:val="00BB7DF2"/>
    <w:rsid w:val="00BC00B2"/>
    <w:rsid w:val="00BC00E6"/>
    <w:rsid w:val="00BC016D"/>
    <w:rsid w:val="00BC0A46"/>
    <w:rsid w:val="00BC0CB5"/>
    <w:rsid w:val="00BC0F02"/>
    <w:rsid w:val="00BC0FE8"/>
    <w:rsid w:val="00BC1973"/>
    <w:rsid w:val="00BC1ADA"/>
    <w:rsid w:val="00BC1F64"/>
    <w:rsid w:val="00BC2610"/>
    <w:rsid w:val="00BC3429"/>
    <w:rsid w:val="00BC415D"/>
    <w:rsid w:val="00BC42ED"/>
    <w:rsid w:val="00BC434C"/>
    <w:rsid w:val="00BC47B9"/>
    <w:rsid w:val="00BC49B4"/>
    <w:rsid w:val="00BC5128"/>
    <w:rsid w:val="00BC5B28"/>
    <w:rsid w:val="00BC5D7D"/>
    <w:rsid w:val="00BC5D97"/>
    <w:rsid w:val="00BC61EA"/>
    <w:rsid w:val="00BC628E"/>
    <w:rsid w:val="00BC69CE"/>
    <w:rsid w:val="00BC69F5"/>
    <w:rsid w:val="00BC6BC7"/>
    <w:rsid w:val="00BC722F"/>
    <w:rsid w:val="00BC73A9"/>
    <w:rsid w:val="00BC7415"/>
    <w:rsid w:val="00BC74BD"/>
    <w:rsid w:val="00BC7D73"/>
    <w:rsid w:val="00BD0379"/>
    <w:rsid w:val="00BD0782"/>
    <w:rsid w:val="00BD08A3"/>
    <w:rsid w:val="00BD09DB"/>
    <w:rsid w:val="00BD1015"/>
    <w:rsid w:val="00BD1826"/>
    <w:rsid w:val="00BD184C"/>
    <w:rsid w:val="00BD19F6"/>
    <w:rsid w:val="00BD1ABC"/>
    <w:rsid w:val="00BD2160"/>
    <w:rsid w:val="00BD2162"/>
    <w:rsid w:val="00BD22DF"/>
    <w:rsid w:val="00BD24BF"/>
    <w:rsid w:val="00BD2517"/>
    <w:rsid w:val="00BD2B68"/>
    <w:rsid w:val="00BD2CE9"/>
    <w:rsid w:val="00BD2D56"/>
    <w:rsid w:val="00BD3475"/>
    <w:rsid w:val="00BD3562"/>
    <w:rsid w:val="00BD39AB"/>
    <w:rsid w:val="00BD4191"/>
    <w:rsid w:val="00BD49D3"/>
    <w:rsid w:val="00BD4B31"/>
    <w:rsid w:val="00BD539E"/>
    <w:rsid w:val="00BD561F"/>
    <w:rsid w:val="00BD5CF7"/>
    <w:rsid w:val="00BD5FB6"/>
    <w:rsid w:val="00BD6111"/>
    <w:rsid w:val="00BD6490"/>
    <w:rsid w:val="00BD64D3"/>
    <w:rsid w:val="00BD6A02"/>
    <w:rsid w:val="00BD7713"/>
    <w:rsid w:val="00BD77DF"/>
    <w:rsid w:val="00BD7924"/>
    <w:rsid w:val="00BD7D80"/>
    <w:rsid w:val="00BE03B7"/>
    <w:rsid w:val="00BE05D5"/>
    <w:rsid w:val="00BE05F2"/>
    <w:rsid w:val="00BE090D"/>
    <w:rsid w:val="00BE12C5"/>
    <w:rsid w:val="00BE163E"/>
    <w:rsid w:val="00BE1864"/>
    <w:rsid w:val="00BE18F1"/>
    <w:rsid w:val="00BE1EDC"/>
    <w:rsid w:val="00BE217B"/>
    <w:rsid w:val="00BE23C9"/>
    <w:rsid w:val="00BE2546"/>
    <w:rsid w:val="00BE2A07"/>
    <w:rsid w:val="00BE2A5D"/>
    <w:rsid w:val="00BE2C02"/>
    <w:rsid w:val="00BE313A"/>
    <w:rsid w:val="00BE318A"/>
    <w:rsid w:val="00BE3399"/>
    <w:rsid w:val="00BE3D75"/>
    <w:rsid w:val="00BE4092"/>
    <w:rsid w:val="00BE4321"/>
    <w:rsid w:val="00BE43B0"/>
    <w:rsid w:val="00BE440A"/>
    <w:rsid w:val="00BE44CD"/>
    <w:rsid w:val="00BE46A9"/>
    <w:rsid w:val="00BE50FB"/>
    <w:rsid w:val="00BE5167"/>
    <w:rsid w:val="00BE5651"/>
    <w:rsid w:val="00BE5703"/>
    <w:rsid w:val="00BE5735"/>
    <w:rsid w:val="00BE5B49"/>
    <w:rsid w:val="00BE5FE1"/>
    <w:rsid w:val="00BE65E2"/>
    <w:rsid w:val="00BE6616"/>
    <w:rsid w:val="00BE6C74"/>
    <w:rsid w:val="00BE7114"/>
    <w:rsid w:val="00BE71A7"/>
    <w:rsid w:val="00BE78EE"/>
    <w:rsid w:val="00BE7952"/>
    <w:rsid w:val="00BE7FB5"/>
    <w:rsid w:val="00BF00C9"/>
    <w:rsid w:val="00BF0147"/>
    <w:rsid w:val="00BF071F"/>
    <w:rsid w:val="00BF0FBA"/>
    <w:rsid w:val="00BF1315"/>
    <w:rsid w:val="00BF1462"/>
    <w:rsid w:val="00BF1A60"/>
    <w:rsid w:val="00BF1C0E"/>
    <w:rsid w:val="00BF201F"/>
    <w:rsid w:val="00BF235B"/>
    <w:rsid w:val="00BF29EF"/>
    <w:rsid w:val="00BF2D52"/>
    <w:rsid w:val="00BF2F29"/>
    <w:rsid w:val="00BF3317"/>
    <w:rsid w:val="00BF373A"/>
    <w:rsid w:val="00BF4899"/>
    <w:rsid w:val="00BF4CA2"/>
    <w:rsid w:val="00BF53C6"/>
    <w:rsid w:val="00BF5B92"/>
    <w:rsid w:val="00BF6263"/>
    <w:rsid w:val="00BF6633"/>
    <w:rsid w:val="00BF66A1"/>
    <w:rsid w:val="00BF6C58"/>
    <w:rsid w:val="00BF76FB"/>
    <w:rsid w:val="00BF7D12"/>
    <w:rsid w:val="00C0009A"/>
    <w:rsid w:val="00C00580"/>
    <w:rsid w:val="00C00608"/>
    <w:rsid w:val="00C00A70"/>
    <w:rsid w:val="00C00D97"/>
    <w:rsid w:val="00C00E70"/>
    <w:rsid w:val="00C011B5"/>
    <w:rsid w:val="00C0124A"/>
    <w:rsid w:val="00C01348"/>
    <w:rsid w:val="00C01614"/>
    <w:rsid w:val="00C019EE"/>
    <w:rsid w:val="00C01B1A"/>
    <w:rsid w:val="00C01CCD"/>
    <w:rsid w:val="00C01E47"/>
    <w:rsid w:val="00C02023"/>
    <w:rsid w:val="00C02121"/>
    <w:rsid w:val="00C022CB"/>
    <w:rsid w:val="00C024C8"/>
    <w:rsid w:val="00C024DC"/>
    <w:rsid w:val="00C0275D"/>
    <w:rsid w:val="00C02C9D"/>
    <w:rsid w:val="00C02E5C"/>
    <w:rsid w:val="00C03627"/>
    <w:rsid w:val="00C037AD"/>
    <w:rsid w:val="00C038E2"/>
    <w:rsid w:val="00C03C93"/>
    <w:rsid w:val="00C03E12"/>
    <w:rsid w:val="00C0443C"/>
    <w:rsid w:val="00C04984"/>
    <w:rsid w:val="00C05625"/>
    <w:rsid w:val="00C05BDE"/>
    <w:rsid w:val="00C06096"/>
    <w:rsid w:val="00C06580"/>
    <w:rsid w:val="00C06D89"/>
    <w:rsid w:val="00C06FF2"/>
    <w:rsid w:val="00C070E4"/>
    <w:rsid w:val="00C0730F"/>
    <w:rsid w:val="00C07336"/>
    <w:rsid w:val="00C07DEB"/>
    <w:rsid w:val="00C10178"/>
    <w:rsid w:val="00C10180"/>
    <w:rsid w:val="00C102C0"/>
    <w:rsid w:val="00C1093A"/>
    <w:rsid w:val="00C10D4B"/>
    <w:rsid w:val="00C11AB6"/>
    <w:rsid w:val="00C11C0A"/>
    <w:rsid w:val="00C11F55"/>
    <w:rsid w:val="00C127CA"/>
    <w:rsid w:val="00C12B9F"/>
    <w:rsid w:val="00C12C55"/>
    <w:rsid w:val="00C12EA3"/>
    <w:rsid w:val="00C13302"/>
    <w:rsid w:val="00C13303"/>
    <w:rsid w:val="00C13405"/>
    <w:rsid w:val="00C138B0"/>
    <w:rsid w:val="00C13A62"/>
    <w:rsid w:val="00C1451A"/>
    <w:rsid w:val="00C14907"/>
    <w:rsid w:val="00C14A1E"/>
    <w:rsid w:val="00C14BF0"/>
    <w:rsid w:val="00C14DA5"/>
    <w:rsid w:val="00C153C2"/>
    <w:rsid w:val="00C158DD"/>
    <w:rsid w:val="00C159D4"/>
    <w:rsid w:val="00C15A5E"/>
    <w:rsid w:val="00C160E1"/>
    <w:rsid w:val="00C16239"/>
    <w:rsid w:val="00C1693D"/>
    <w:rsid w:val="00C16BE8"/>
    <w:rsid w:val="00C17446"/>
    <w:rsid w:val="00C1768C"/>
    <w:rsid w:val="00C17836"/>
    <w:rsid w:val="00C1797D"/>
    <w:rsid w:val="00C17BF7"/>
    <w:rsid w:val="00C17D18"/>
    <w:rsid w:val="00C20044"/>
    <w:rsid w:val="00C2085F"/>
    <w:rsid w:val="00C20BBE"/>
    <w:rsid w:val="00C20F68"/>
    <w:rsid w:val="00C21549"/>
    <w:rsid w:val="00C2157A"/>
    <w:rsid w:val="00C21BBC"/>
    <w:rsid w:val="00C220AE"/>
    <w:rsid w:val="00C2233E"/>
    <w:rsid w:val="00C226F0"/>
    <w:rsid w:val="00C2293A"/>
    <w:rsid w:val="00C22D1C"/>
    <w:rsid w:val="00C22D9F"/>
    <w:rsid w:val="00C23145"/>
    <w:rsid w:val="00C23644"/>
    <w:rsid w:val="00C2373B"/>
    <w:rsid w:val="00C23897"/>
    <w:rsid w:val="00C23DE3"/>
    <w:rsid w:val="00C247D2"/>
    <w:rsid w:val="00C24D3C"/>
    <w:rsid w:val="00C24ECB"/>
    <w:rsid w:val="00C24FDE"/>
    <w:rsid w:val="00C25018"/>
    <w:rsid w:val="00C26191"/>
    <w:rsid w:val="00C27411"/>
    <w:rsid w:val="00C27471"/>
    <w:rsid w:val="00C300ED"/>
    <w:rsid w:val="00C3031E"/>
    <w:rsid w:val="00C30470"/>
    <w:rsid w:val="00C30A83"/>
    <w:rsid w:val="00C30A98"/>
    <w:rsid w:val="00C311A6"/>
    <w:rsid w:val="00C31363"/>
    <w:rsid w:val="00C31D6B"/>
    <w:rsid w:val="00C322BD"/>
    <w:rsid w:val="00C32962"/>
    <w:rsid w:val="00C33091"/>
    <w:rsid w:val="00C332B8"/>
    <w:rsid w:val="00C3379E"/>
    <w:rsid w:val="00C33875"/>
    <w:rsid w:val="00C33909"/>
    <w:rsid w:val="00C33C1E"/>
    <w:rsid w:val="00C33E39"/>
    <w:rsid w:val="00C33E58"/>
    <w:rsid w:val="00C345F7"/>
    <w:rsid w:val="00C34775"/>
    <w:rsid w:val="00C3498E"/>
    <w:rsid w:val="00C34D2F"/>
    <w:rsid w:val="00C35212"/>
    <w:rsid w:val="00C358FF"/>
    <w:rsid w:val="00C35980"/>
    <w:rsid w:val="00C35BE5"/>
    <w:rsid w:val="00C364E5"/>
    <w:rsid w:val="00C36B84"/>
    <w:rsid w:val="00C36F7C"/>
    <w:rsid w:val="00C36F81"/>
    <w:rsid w:val="00C37322"/>
    <w:rsid w:val="00C378E5"/>
    <w:rsid w:val="00C3791A"/>
    <w:rsid w:val="00C37964"/>
    <w:rsid w:val="00C37A60"/>
    <w:rsid w:val="00C37E2E"/>
    <w:rsid w:val="00C37E2F"/>
    <w:rsid w:val="00C37F11"/>
    <w:rsid w:val="00C40355"/>
    <w:rsid w:val="00C407D2"/>
    <w:rsid w:val="00C4086E"/>
    <w:rsid w:val="00C40A5E"/>
    <w:rsid w:val="00C40BED"/>
    <w:rsid w:val="00C40F26"/>
    <w:rsid w:val="00C41208"/>
    <w:rsid w:val="00C414BF"/>
    <w:rsid w:val="00C4176F"/>
    <w:rsid w:val="00C418C7"/>
    <w:rsid w:val="00C42BFC"/>
    <w:rsid w:val="00C433C3"/>
    <w:rsid w:val="00C4351A"/>
    <w:rsid w:val="00C43998"/>
    <w:rsid w:val="00C43FC0"/>
    <w:rsid w:val="00C441C0"/>
    <w:rsid w:val="00C44D90"/>
    <w:rsid w:val="00C45371"/>
    <w:rsid w:val="00C462DE"/>
    <w:rsid w:val="00C4675E"/>
    <w:rsid w:val="00C47650"/>
    <w:rsid w:val="00C47700"/>
    <w:rsid w:val="00C47C0F"/>
    <w:rsid w:val="00C47E23"/>
    <w:rsid w:val="00C47FFE"/>
    <w:rsid w:val="00C5039D"/>
    <w:rsid w:val="00C50566"/>
    <w:rsid w:val="00C50949"/>
    <w:rsid w:val="00C50962"/>
    <w:rsid w:val="00C51BE9"/>
    <w:rsid w:val="00C51EC7"/>
    <w:rsid w:val="00C51F63"/>
    <w:rsid w:val="00C52749"/>
    <w:rsid w:val="00C52ADF"/>
    <w:rsid w:val="00C52BE6"/>
    <w:rsid w:val="00C52DF3"/>
    <w:rsid w:val="00C5313C"/>
    <w:rsid w:val="00C533C2"/>
    <w:rsid w:val="00C53582"/>
    <w:rsid w:val="00C535A0"/>
    <w:rsid w:val="00C53BCA"/>
    <w:rsid w:val="00C54352"/>
    <w:rsid w:val="00C5458E"/>
    <w:rsid w:val="00C55252"/>
    <w:rsid w:val="00C55840"/>
    <w:rsid w:val="00C55D51"/>
    <w:rsid w:val="00C55F97"/>
    <w:rsid w:val="00C56DEE"/>
    <w:rsid w:val="00C5702B"/>
    <w:rsid w:val="00C57176"/>
    <w:rsid w:val="00C57738"/>
    <w:rsid w:val="00C5774C"/>
    <w:rsid w:val="00C578F9"/>
    <w:rsid w:val="00C57F88"/>
    <w:rsid w:val="00C60058"/>
    <w:rsid w:val="00C60085"/>
    <w:rsid w:val="00C604A8"/>
    <w:rsid w:val="00C60798"/>
    <w:rsid w:val="00C608F1"/>
    <w:rsid w:val="00C6098B"/>
    <w:rsid w:val="00C60B05"/>
    <w:rsid w:val="00C61062"/>
    <w:rsid w:val="00C61556"/>
    <w:rsid w:val="00C61B32"/>
    <w:rsid w:val="00C61E10"/>
    <w:rsid w:val="00C62017"/>
    <w:rsid w:val="00C623D8"/>
    <w:rsid w:val="00C625C1"/>
    <w:rsid w:val="00C62EAB"/>
    <w:rsid w:val="00C636CB"/>
    <w:rsid w:val="00C640E6"/>
    <w:rsid w:val="00C6446A"/>
    <w:rsid w:val="00C64D51"/>
    <w:rsid w:val="00C64DCD"/>
    <w:rsid w:val="00C6502C"/>
    <w:rsid w:val="00C65591"/>
    <w:rsid w:val="00C65639"/>
    <w:rsid w:val="00C65758"/>
    <w:rsid w:val="00C662B0"/>
    <w:rsid w:val="00C6667C"/>
    <w:rsid w:val="00C66D8B"/>
    <w:rsid w:val="00C66E5F"/>
    <w:rsid w:val="00C6711B"/>
    <w:rsid w:val="00C671BA"/>
    <w:rsid w:val="00C675DF"/>
    <w:rsid w:val="00C67A49"/>
    <w:rsid w:val="00C67AAA"/>
    <w:rsid w:val="00C67D36"/>
    <w:rsid w:val="00C700EF"/>
    <w:rsid w:val="00C706F4"/>
    <w:rsid w:val="00C70BEB"/>
    <w:rsid w:val="00C71986"/>
    <w:rsid w:val="00C71C2A"/>
    <w:rsid w:val="00C71D3B"/>
    <w:rsid w:val="00C72110"/>
    <w:rsid w:val="00C727C5"/>
    <w:rsid w:val="00C729E6"/>
    <w:rsid w:val="00C72A51"/>
    <w:rsid w:val="00C72B5E"/>
    <w:rsid w:val="00C72DC6"/>
    <w:rsid w:val="00C72ED3"/>
    <w:rsid w:val="00C73121"/>
    <w:rsid w:val="00C73844"/>
    <w:rsid w:val="00C738A0"/>
    <w:rsid w:val="00C7391D"/>
    <w:rsid w:val="00C74134"/>
    <w:rsid w:val="00C7483B"/>
    <w:rsid w:val="00C74AAB"/>
    <w:rsid w:val="00C74D25"/>
    <w:rsid w:val="00C7515F"/>
    <w:rsid w:val="00C75223"/>
    <w:rsid w:val="00C7576E"/>
    <w:rsid w:val="00C75AD4"/>
    <w:rsid w:val="00C75B95"/>
    <w:rsid w:val="00C75CDE"/>
    <w:rsid w:val="00C7604B"/>
    <w:rsid w:val="00C76880"/>
    <w:rsid w:val="00C76B2B"/>
    <w:rsid w:val="00C76CCA"/>
    <w:rsid w:val="00C76D77"/>
    <w:rsid w:val="00C771FF"/>
    <w:rsid w:val="00C77E21"/>
    <w:rsid w:val="00C802ED"/>
    <w:rsid w:val="00C80614"/>
    <w:rsid w:val="00C8097C"/>
    <w:rsid w:val="00C80DDF"/>
    <w:rsid w:val="00C80F25"/>
    <w:rsid w:val="00C816CD"/>
    <w:rsid w:val="00C819FA"/>
    <w:rsid w:val="00C81E2A"/>
    <w:rsid w:val="00C82DD6"/>
    <w:rsid w:val="00C82EE5"/>
    <w:rsid w:val="00C831B6"/>
    <w:rsid w:val="00C831C3"/>
    <w:rsid w:val="00C834AB"/>
    <w:rsid w:val="00C8353E"/>
    <w:rsid w:val="00C837BD"/>
    <w:rsid w:val="00C837C0"/>
    <w:rsid w:val="00C83ED1"/>
    <w:rsid w:val="00C84378"/>
    <w:rsid w:val="00C84B8D"/>
    <w:rsid w:val="00C85055"/>
    <w:rsid w:val="00C85105"/>
    <w:rsid w:val="00C8528F"/>
    <w:rsid w:val="00C85428"/>
    <w:rsid w:val="00C85B99"/>
    <w:rsid w:val="00C85CDB"/>
    <w:rsid w:val="00C86E08"/>
    <w:rsid w:val="00C86FFA"/>
    <w:rsid w:val="00C870C4"/>
    <w:rsid w:val="00C871F9"/>
    <w:rsid w:val="00C8720C"/>
    <w:rsid w:val="00C87AE1"/>
    <w:rsid w:val="00C87FCD"/>
    <w:rsid w:val="00C9058A"/>
    <w:rsid w:val="00C905C8"/>
    <w:rsid w:val="00C90A65"/>
    <w:rsid w:val="00C90B7C"/>
    <w:rsid w:val="00C90C13"/>
    <w:rsid w:val="00C90E26"/>
    <w:rsid w:val="00C91714"/>
    <w:rsid w:val="00C91A68"/>
    <w:rsid w:val="00C91BFB"/>
    <w:rsid w:val="00C91DFE"/>
    <w:rsid w:val="00C91F80"/>
    <w:rsid w:val="00C92CAA"/>
    <w:rsid w:val="00C93158"/>
    <w:rsid w:val="00C93535"/>
    <w:rsid w:val="00C9380B"/>
    <w:rsid w:val="00C94165"/>
    <w:rsid w:val="00C94353"/>
    <w:rsid w:val="00C94757"/>
    <w:rsid w:val="00C948DA"/>
    <w:rsid w:val="00C94B2A"/>
    <w:rsid w:val="00C94EB5"/>
    <w:rsid w:val="00C95308"/>
    <w:rsid w:val="00C95805"/>
    <w:rsid w:val="00C95AE2"/>
    <w:rsid w:val="00C95EFD"/>
    <w:rsid w:val="00C96D82"/>
    <w:rsid w:val="00C97250"/>
    <w:rsid w:val="00C973AB"/>
    <w:rsid w:val="00C975B5"/>
    <w:rsid w:val="00C97E96"/>
    <w:rsid w:val="00CA01AC"/>
    <w:rsid w:val="00CA03BE"/>
    <w:rsid w:val="00CA043A"/>
    <w:rsid w:val="00CA0848"/>
    <w:rsid w:val="00CA0B9D"/>
    <w:rsid w:val="00CA1065"/>
    <w:rsid w:val="00CA1400"/>
    <w:rsid w:val="00CA17DC"/>
    <w:rsid w:val="00CA1A9B"/>
    <w:rsid w:val="00CA1E7F"/>
    <w:rsid w:val="00CA2022"/>
    <w:rsid w:val="00CA23E4"/>
    <w:rsid w:val="00CA245C"/>
    <w:rsid w:val="00CA2620"/>
    <w:rsid w:val="00CA2A96"/>
    <w:rsid w:val="00CA3393"/>
    <w:rsid w:val="00CA393D"/>
    <w:rsid w:val="00CA3BF9"/>
    <w:rsid w:val="00CA3C88"/>
    <w:rsid w:val="00CA3CAF"/>
    <w:rsid w:val="00CA3EE6"/>
    <w:rsid w:val="00CA4144"/>
    <w:rsid w:val="00CA4366"/>
    <w:rsid w:val="00CA4874"/>
    <w:rsid w:val="00CA4C50"/>
    <w:rsid w:val="00CA4F1F"/>
    <w:rsid w:val="00CA5002"/>
    <w:rsid w:val="00CA52E9"/>
    <w:rsid w:val="00CA5462"/>
    <w:rsid w:val="00CA550B"/>
    <w:rsid w:val="00CA55D1"/>
    <w:rsid w:val="00CA5FBC"/>
    <w:rsid w:val="00CA62D9"/>
    <w:rsid w:val="00CA62EF"/>
    <w:rsid w:val="00CA68A2"/>
    <w:rsid w:val="00CA69BE"/>
    <w:rsid w:val="00CA6C9B"/>
    <w:rsid w:val="00CA6FF9"/>
    <w:rsid w:val="00CA761D"/>
    <w:rsid w:val="00CA7904"/>
    <w:rsid w:val="00CA7B97"/>
    <w:rsid w:val="00CA7BE6"/>
    <w:rsid w:val="00CA7CFF"/>
    <w:rsid w:val="00CA7EF3"/>
    <w:rsid w:val="00CA7F06"/>
    <w:rsid w:val="00CB0235"/>
    <w:rsid w:val="00CB05E6"/>
    <w:rsid w:val="00CB063D"/>
    <w:rsid w:val="00CB1120"/>
    <w:rsid w:val="00CB11DA"/>
    <w:rsid w:val="00CB1323"/>
    <w:rsid w:val="00CB155D"/>
    <w:rsid w:val="00CB1BE7"/>
    <w:rsid w:val="00CB1C0D"/>
    <w:rsid w:val="00CB1EE0"/>
    <w:rsid w:val="00CB1F25"/>
    <w:rsid w:val="00CB20A0"/>
    <w:rsid w:val="00CB23B4"/>
    <w:rsid w:val="00CB25BE"/>
    <w:rsid w:val="00CB2AD5"/>
    <w:rsid w:val="00CB3029"/>
    <w:rsid w:val="00CB334F"/>
    <w:rsid w:val="00CB3A11"/>
    <w:rsid w:val="00CB3CF8"/>
    <w:rsid w:val="00CB3E5E"/>
    <w:rsid w:val="00CB4167"/>
    <w:rsid w:val="00CB44B7"/>
    <w:rsid w:val="00CB562A"/>
    <w:rsid w:val="00CB58AA"/>
    <w:rsid w:val="00CB5A9D"/>
    <w:rsid w:val="00CB5B12"/>
    <w:rsid w:val="00CB63E3"/>
    <w:rsid w:val="00CB74DE"/>
    <w:rsid w:val="00CB7C04"/>
    <w:rsid w:val="00CB7C17"/>
    <w:rsid w:val="00CC01F8"/>
    <w:rsid w:val="00CC0EF8"/>
    <w:rsid w:val="00CC1BF0"/>
    <w:rsid w:val="00CC26CD"/>
    <w:rsid w:val="00CC2845"/>
    <w:rsid w:val="00CC2C63"/>
    <w:rsid w:val="00CC2C91"/>
    <w:rsid w:val="00CC2EE6"/>
    <w:rsid w:val="00CC2F25"/>
    <w:rsid w:val="00CC3AEA"/>
    <w:rsid w:val="00CC400D"/>
    <w:rsid w:val="00CC4577"/>
    <w:rsid w:val="00CC51CA"/>
    <w:rsid w:val="00CC521C"/>
    <w:rsid w:val="00CC5276"/>
    <w:rsid w:val="00CC6FC5"/>
    <w:rsid w:val="00CC74E7"/>
    <w:rsid w:val="00CC774E"/>
    <w:rsid w:val="00CC7DA0"/>
    <w:rsid w:val="00CD0103"/>
    <w:rsid w:val="00CD0BE6"/>
    <w:rsid w:val="00CD1154"/>
    <w:rsid w:val="00CD1242"/>
    <w:rsid w:val="00CD14B3"/>
    <w:rsid w:val="00CD14BC"/>
    <w:rsid w:val="00CD1941"/>
    <w:rsid w:val="00CD194F"/>
    <w:rsid w:val="00CD1A13"/>
    <w:rsid w:val="00CD1B3E"/>
    <w:rsid w:val="00CD24A7"/>
    <w:rsid w:val="00CD2541"/>
    <w:rsid w:val="00CD287F"/>
    <w:rsid w:val="00CD2942"/>
    <w:rsid w:val="00CD2B49"/>
    <w:rsid w:val="00CD32FA"/>
    <w:rsid w:val="00CD3395"/>
    <w:rsid w:val="00CD418B"/>
    <w:rsid w:val="00CD4594"/>
    <w:rsid w:val="00CD475D"/>
    <w:rsid w:val="00CD4A8A"/>
    <w:rsid w:val="00CD4B46"/>
    <w:rsid w:val="00CD4C78"/>
    <w:rsid w:val="00CD4D53"/>
    <w:rsid w:val="00CD500C"/>
    <w:rsid w:val="00CD51C2"/>
    <w:rsid w:val="00CD527E"/>
    <w:rsid w:val="00CD548C"/>
    <w:rsid w:val="00CD61D5"/>
    <w:rsid w:val="00CD63C0"/>
    <w:rsid w:val="00CD69BD"/>
    <w:rsid w:val="00CD6A7F"/>
    <w:rsid w:val="00CD6ABB"/>
    <w:rsid w:val="00CD6DC2"/>
    <w:rsid w:val="00CD70D1"/>
    <w:rsid w:val="00CE01A0"/>
    <w:rsid w:val="00CE0E93"/>
    <w:rsid w:val="00CE116A"/>
    <w:rsid w:val="00CE16A4"/>
    <w:rsid w:val="00CE1784"/>
    <w:rsid w:val="00CE1E02"/>
    <w:rsid w:val="00CE2AF1"/>
    <w:rsid w:val="00CE2B14"/>
    <w:rsid w:val="00CE39B4"/>
    <w:rsid w:val="00CE3AC9"/>
    <w:rsid w:val="00CE40C8"/>
    <w:rsid w:val="00CE4278"/>
    <w:rsid w:val="00CE452B"/>
    <w:rsid w:val="00CE4554"/>
    <w:rsid w:val="00CE4959"/>
    <w:rsid w:val="00CE4CB1"/>
    <w:rsid w:val="00CE50AC"/>
    <w:rsid w:val="00CE57A2"/>
    <w:rsid w:val="00CE584A"/>
    <w:rsid w:val="00CE5B27"/>
    <w:rsid w:val="00CE5CBE"/>
    <w:rsid w:val="00CE60C3"/>
    <w:rsid w:val="00CE6240"/>
    <w:rsid w:val="00CE65C7"/>
    <w:rsid w:val="00CE65E7"/>
    <w:rsid w:val="00CE6657"/>
    <w:rsid w:val="00CE66E8"/>
    <w:rsid w:val="00CE7144"/>
    <w:rsid w:val="00CE76BE"/>
    <w:rsid w:val="00CE7C99"/>
    <w:rsid w:val="00CF0051"/>
    <w:rsid w:val="00CF0092"/>
    <w:rsid w:val="00CF03E5"/>
    <w:rsid w:val="00CF0E3D"/>
    <w:rsid w:val="00CF0F34"/>
    <w:rsid w:val="00CF175C"/>
    <w:rsid w:val="00CF19DA"/>
    <w:rsid w:val="00CF1AAA"/>
    <w:rsid w:val="00CF1D5D"/>
    <w:rsid w:val="00CF1F88"/>
    <w:rsid w:val="00CF257B"/>
    <w:rsid w:val="00CF2BA2"/>
    <w:rsid w:val="00CF2C09"/>
    <w:rsid w:val="00CF3946"/>
    <w:rsid w:val="00CF3BF9"/>
    <w:rsid w:val="00CF3F48"/>
    <w:rsid w:val="00CF4590"/>
    <w:rsid w:val="00CF4A29"/>
    <w:rsid w:val="00CF4CF4"/>
    <w:rsid w:val="00CF540D"/>
    <w:rsid w:val="00CF5BEE"/>
    <w:rsid w:val="00CF61F2"/>
    <w:rsid w:val="00CF6290"/>
    <w:rsid w:val="00CF64B8"/>
    <w:rsid w:val="00CF6529"/>
    <w:rsid w:val="00CF6D9F"/>
    <w:rsid w:val="00CF7915"/>
    <w:rsid w:val="00CF7F01"/>
    <w:rsid w:val="00D00435"/>
    <w:rsid w:val="00D0053D"/>
    <w:rsid w:val="00D00608"/>
    <w:rsid w:val="00D00B0A"/>
    <w:rsid w:val="00D00B61"/>
    <w:rsid w:val="00D00CEC"/>
    <w:rsid w:val="00D00D19"/>
    <w:rsid w:val="00D010F7"/>
    <w:rsid w:val="00D0180D"/>
    <w:rsid w:val="00D01CE3"/>
    <w:rsid w:val="00D01D31"/>
    <w:rsid w:val="00D0213A"/>
    <w:rsid w:val="00D02704"/>
    <w:rsid w:val="00D029F1"/>
    <w:rsid w:val="00D031B8"/>
    <w:rsid w:val="00D03216"/>
    <w:rsid w:val="00D032C3"/>
    <w:rsid w:val="00D032EF"/>
    <w:rsid w:val="00D03384"/>
    <w:rsid w:val="00D03AE6"/>
    <w:rsid w:val="00D03CC1"/>
    <w:rsid w:val="00D04271"/>
    <w:rsid w:val="00D05668"/>
    <w:rsid w:val="00D0587A"/>
    <w:rsid w:val="00D05A10"/>
    <w:rsid w:val="00D0606D"/>
    <w:rsid w:val="00D06397"/>
    <w:rsid w:val="00D0643E"/>
    <w:rsid w:val="00D0660D"/>
    <w:rsid w:val="00D06665"/>
    <w:rsid w:val="00D068F5"/>
    <w:rsid w:val="00D069AC"/>
    <w:rsid w:val="00D06D42"/>
    <w:rsid w:val="00D0706F"/>
    <w:rsid w:val="00D073FA"/>
    <w:rsid w:val="00D0748C"/>
    <w:rsid w:val="00D0749D"/>
    <w:rsid w:val="00D07BD5"/>
    <w:rsid w:val="00D07EFA"/>
    <w:rsid w:val="00D109FA"/>
    <w:rsid w:val="00D10E1D"/>
    <w:rsid w:val="00D10F7A"/>
    <w:rsid w:val="00D111D5"/>
    <w:rsid w:val="00D1150D"/>
    <w:rsid w:val="00D11D08"/>
    <w:rsid w:val="00D125CF"/>
    <w:rsid w:val="00D129DA"/>
    <w:rsid w:val="00D12BCE"/>
    <w:rsid w:val="00D12E68"/>
    <w:rsid w:val="00D13461"/>
    <w:rsid w:val="00D1349E"/>
    <w:rsid w:val="00D1380E"/>
    <w:rsid w:val="00D13A92"/>
    <w:rsid w:val="00D13C47"/>
    <w:rsid w:val="00D14ABD"/>
    <w:rsid w:val="00D14C9A"/>
    <w:rsid w:val="00D150E3"/>
    <w:rsid w:val="00D15E6F"/>
    <w:rsid w:val="00D16131"/>
    <w:rsid w:val="00D16770"/>
    <w:rsid w:val="00D17034"/>
    <w:rsid w:val="00D1795F"/>
    <w:rsid w:val="00D17E75"/>
    <w:rsid w:val="00D17F83"/>
    <w:rsid w:val="00D201EB"/>
    <w:rsid w:val="00D20C9E"/>
    <w:rsid w:val="00D20D4B"/>
    <w:rsid w:val="00D20F59"/>
    <w:rsid w:val="00D20FE5"/>
    <w:rsid w:val="00D211AA"/>
    <w:rsid w:val="00D2186F"/>
    <w:rsid w:val="00D21A9B"/>
    <w:rsid w:val="00D21AA4"/>
    <w:rsid w:val="00D21BFC"/>
    <w:rsid w:val="00D21D71"/>
    <w:rsid w:val="00D21DEB"/>
    <w:rsid w:val="00D21E37"/>
    <w:rsid w:val="00D222F0"/>
    <w:rsid w:val="00D231CF"/>
    <w:rsid w:val="00D232E3"/>
    <w:rsid w:val="00D2330B"/>
    <w:rsid w:val="00D23697"/>
    <w:rsid w:val="00D23929"/>
    <w:rsid w:val="00D2399B"/>
    <w:rsid w:val="00D239A8"/>
    <w:rsid w:val="00D239CC"/>
    <w:rsid w:val="00D23D89"/>
    <w:rsid w:val="00D23EE7"/>
    <w:rsid w:val="00D24260"/>
    <w:rsid w:val="00D24705"/>
    <w:rsid w:val="00D247AE"/>
    <w:rsid w:val="00D24840"/>
    <w:rsid w:val="00D25022"/>
    <w:rsid w:val="00D25280"/>
    <w:rsid w:val="00D25442"/>
    <w:rsid w:val="00D26D25"/>
    <w:rsid w:val="00D26D5B"/>
    <w:rsid w:val="00D2728E"/>
    <w:rsid w:val="00D27963"/>
    <w:rsid w:val="00D27BB3"/>
    <w:rsid w:val="00D27F13"/>
    <w:rsid w:val="00D30356"/>
    <w:rsid w:val="00D306F0"/>
    <w:rsid w:val="00D30E2F"/>
    <w:rsid w:val="00D30E98"/>
    <w:rsid w:val="00D31033"/>
    <w:rsid w:val="00D31155"/>
    <w:rsid w:val="00D31176"/>
    <w:rsid w:val="00D316D9"/>
    <w:rsid w:val="00D31949"/>
    <w:rsid w:val="00D3205B"/>
    <w:rsid w:val="00D32085"/>
    <w:rsid w:val="00D32301"/>
    <w:rsid w:val="00D326F4"/>
    <w:rsid w:val="00D328B0"/>
    <w:rsid w:val="00D32DF8"/>
    <w:rsid w:val="00D33335"/>
    <w:rsid w:val="00D33476"/>
    <w:rsid w:val="00D34019"/>
    <w:rsid w:val="00D341B6"/>
    <w:rsid w:val="00D34DE0"/>
    <w:rsid w:val="00D34FD2"/>
    <w:rsid w:val="00D35346"/>
    <w:rsid w:val="00D35664"/>
    <w:rsid w:val="00D35750"/>
    <w:rsid w:val="00D35814"/>
    <w:rsid w:val="00D3591F"/>
    <w:rsid w:val="00D35CBB"/>
    <w:rsid w:val="00D360B3"/>
    <w:rsid w:val="00D3660A"/>
    <w:rsid w:val="00D36872"/>
    <w:rsid w:val="00D36E3A"/>
    <w:rsid w:val="00D37072"/>
    <w:rsid w:val="00D370B2"/>
    <w:rsid w:val="00D37FC5"/>
    <w:rsid w:val="00D405BE"/>
    <w:rsid w:val="00D41134"/>
    <w:rsid w:val="00D41464"/>
    <w:rsid w:val="00D41688"/>
    <w:rsid w:val="00D41DAC"/>
    <w:rsid w:val="00D42449"/>
    <w:rsid w:val="00D42861"/>
    <w:rsid w:val="00D42AD9"/>
    <w:rsid w:val="00D43247"/>
    <w:rsid w:val="00D432C2"/>
    <w:rsid w:val="00D43AAA"/>
    <w:rsid w:val="00D43B65"/>
    <w:rsid w:val="00D4424B"/>
    <w:rsid w:val="00D44FA8"/>
    <w:rsid w:val="00D45224"/>
    <w:rsid w:val="00D45AC4"/>
    <w:rsid w:val="00D45C4B"/>
    <w:rsid w:val="00D4632F"/>
    <w:rsid w:val="00D467C6"/>
    <w:rsid w:val="00D46BCD"/>
    <w:rsid w:val="00D47436"/>
    <w:rsid w:val="00D47726"/>
    <w:rsid w:val="00D47CA8"/>
    <w:rsid w:val="00D50416"/>
    <w:rsid w:val="00D50503"/>
    <w:rsid w:val="00D505A4"/>
    <w:rsid w:val="00D506DB"/>
    <w:rsid w:val="00D51F1A"/>
    <w:rsid w:val="00D52807"/>
    <w:rsid w:val="00D52E45"/>
    <w:rsid w:val="00D52F8E"/>
    <w:rsid w:val="00D52FED"/>
    <w:rsid w:val="00D54065"/>
    <w:rsid w:val="00D54568"/>
    <w:rsid w:val="00D54819"/>
    <w:rsid w:val="00D54E35"/>
    <w:rsid w:val="00D54FFC"/>
    <w:rsid w:val="00D550EE"/>
    <w:rsid w:val="00D55414"/>
    <w:rsid w:val="00D55628"/>
    <w:rsid w:val="00D55EBA"/>
    <w:rsid w:val="00D561B9"/>
    <w:rsid w:val="00D563A3"/>
    <w:rsid w:val="00D56477"/>
    <w:rsid w:val="00D566E3"/>
    <w:rsid w:val="00D56860"/>
    <w:rsid w:val="00D56BAD"/>
    <w:rsid w:val="00D56E25"/>
    <w:rsid w:val="00D56E6C"/>
    <w:rsid w:val="00D574EE"/>
    <w:rsid w:val="00D577EC"/>
    <w:rsid w:val="00D57A71"/>
    <w:rsid w:val="00D57F90"/>
    <w:rsid w:val="00D600E2"/>
    <w:rsid w:val="00D6030C"/>
    <w:rsid w:val="00D60CF5"/>
    <w:rsid w:val="00D6121B"/>
    <w:rsid w:val="00D61464"/>
    <w:rsid w:val="00D61A80"/>
    <w:rsid w:val="00D61ABC"/>
    <w:rsid w:val="00D61FAC"/>
    <w:rsid w:val="00D62513"/>
    <w:rsid w:val="00D625DE"/>
    <w:rsid w:val="00D62774"/>
    <w:rsid w:val="00D628CF"/>
    <w:rsid w:val="00D62F5B"/>
    <w:rsid w:val="00D63021"/>
    <w:rsid w:val="00D63028"/>
    <w:rsid w:val="00D630BC"/>
    <w:rsid w:val="00D631DA"/>
    <w:rsid w:val="00D63576"/>
    <w:rsid w:val="00D63B50"/>
    <w:rsid w:val="00D63C83"/>
    <w:rsid w:val="00D63CC9"/>
    <w:rsid w:val="00D64894"/>
    <w:rsid w:val="00D648A2"/>
    <w:rsid w:val="00D64D5C"/>
    <w:rsid w:val="00D65914"/>
    <w:rsid w:val="00D65A83"/>
    <w:rsid w:val="00D6609A"/>
    <w:rsid w:val="00D6658E"/>
    <w:rsid w:val="00D66B96"/>
    <w:rsid w:val="00D66ED4"/>
    <w:rsid w:val="00D66F00"/>
    <w:rsid w:val="00D670E7"/>
    <w:rsid w:val="00D675D6"/>
    <w:rsid w:val="00D67734"/>
    <w:rsid w:val="00D67ABD"/>
    <w:rsid w:val="00D706AE"/>
    <w:rsid w:val="00D708D7"/>
    <w:rsid w:val="00D70BF4"/>
    <w:rsid w:val="00D71D84"/>
    <w:rsid w:val="00D72436"/>
    <w:rsid w:val="00D72442"/>
    <w:rsid w:val="00D7253F"/>
    <w:rsid w:val="00D7379C"/>
    <w:rsid w:val="00D73877"/>
    <w:rsid w:val="00D738C6"/>
    <w:rsid w:val="00D74059"/>
    <w:rsid w:val="00D741C6"/>
    <w:rsid w:val="00D7490E"/>
    <w:rsid w:val="00D74AC7"/>
    <w:rsid w:val="00D7510A"/>
    <w:rsid w:val="00D7524C"/>
    <w:rsid w:val="00D7548B"/>
    <w:rsid w:val="00D75A53"/>
    <w:rsid w:val="00D75DC5"/>
    <w:rsid w:val="00D75E13"/>
    <w:rsid w:val="00D761E3"/>
    <w:rsid w:val="00D76676"/>
    <w:rsid w:val="00D769D5"/>
    <w:rsid w:val="00D769FE"/>
    <w:rsid w:val="00D76EF1"/>
    <w:rsid w:val="00D770E3"/>
    <w:rsid w:val="00D77185"/>
    <w:rsid w:val="00D77774"/>
    <w:rsid w:val="00D777C0"/>
    <w:rsid w:val="00D77AD6"/>
    <w:rsid w:val="00D77F69"/>
    <w:rsid w:val="00D77F8F"/>
    <w:rsid w:val="00D803AB"/>
    <w:rsid w:val="00D803B8"/>
    <w:rsid w:val="00D8080A"/>
    <w:rsid w:val="00D8085B"/>
    <w:rsid w:val="00D80A81"/>
    <w:rsid w:val="00D8103E"/>
    <w:rsid w:val="00D81364"/>
    <w:rsid w:val="00D81377"/>
    <w:rsid w:val="00D8142D"/>
    <w:rsid w:val="00D815BE"/>
    <w:rsid w:val="00D81AA0"/>
    <w:rsid w:val="00D81DF4"/>
    <w:rsid w:val="00D81FEA"/>
    <w:rsid w:val="00D82416"/>
    <w:rsid w:val="00D825D4"/>
    <w:rsid w:val="00D825E6"/>
    <w:rsid w:val="00D8330D"/>
    <w:rsid w:val="00D8341C"/>
    <w:rsid w:val="00D83428"/>
    <w:rsid w:val="00D83978"/>
    <w:rsid w:val="00D83CD3"/>
    <w:rsid w:val="00D83F69"/>
    <w:rsid w:val="00D8432A"/>
    <w:rsid w:val="00D8433A"/>
    <w:rsid w:val="00D84E30"/>
    <w:rsid w:val="00D84EB0"/>
    <w:rsid w:val="00D8585B"/>
    <w:rsid w:val="00D861CC"/>
    <w:rsid w:val="00D8626C"/>
    <w:rsid w:val="00D862B5"/>
    <w:rsid w:val="00D86A6C"/>
    <w:rsid w:val="00D86DF1"/>
    <w:rsid w:val="00D8724B"/>
    <w:rsid w:val="00D87530"/>
    <w:rsid w:val="00D87860"/>
    <w:rsid w:val="00D87954"/>
    <w:rsid w:val="00D87B01"/>
    <w:rsid w:val="00D87BBF"/>
    <w:rsid w:val="00D87ED3"/>
    <w:rsid w:val="00D9003B"/>
    <w:rsid w:val="00D90B8E"/>
    <w:rsid w:val="00D90F6C"/>
    <w:rsid w:val="00D90FA3"/>
    <w:rsid w:val="00D91844"/>
    <w:rsid w:val="00D91893"/>
    <w:rsid w:val="00D918D1"/>
    <w:rsid w:val="00D91A03"/>
    <w:rsid w:val="00D91EB7"/>
    <w:rsid w:val="00D92690"/>
    <w:rsid w:val="00D92CB2"/>
    <w:rsid w:val="00D92D45"/>
    <w:rsid w:val="00D92DAC"/>
    <w:rsid w:val="00D92EE6"/>
    <w:rsid w:val="00D92F0A"/>
    <w:rsid w:val="00D9325B"/>
    <w:rsid w:val="00D9352E"/>
    <w:rsid w:val="00D9369D"/>
    <w:rsid w:val="00D93A3C"/>
    <w:rsid w:val="00D9460D"/>
    <w:rsid w:val="00D94799"/>
    <w:rsid w:val="00D94B7E"/>
    <w:rsid w:val="00D94C36"/>
    <w:rsid w:val="00D951AA"/>
    <w:rsid w:val="00D952AC"/>
    <w:rsid w:val="00D95435"/>
    <w:rsid w:val="00D9552E"/>
    <w:rsid w:val="00D95794"/>
    <w:rsid w:val="00D95F0D"/>
    <w:rsid w:val="00D96043"/>
    <w:rsid w:val="00D96365"/>
    <w:rsid w:val="00D963BF"/>
    <w:rsid w:val="00D965A7"/>
    <w:rsid w:val="00D966E4"/>
    <w:rsid w:val="00D96A6E"/>
    <w:rsid w:val="00D96CB1"/>
    <w:rsid w:val="00D96D31"/>
    <w:rsid w:val="00D96DC1"/>
    <w:rsid w:val="00D97712"/>
    <w:rsid w:val="00D97852"/>
    <w:rsid w:val="00D979AE"/>
    <w:rsid w:val="00D979E7"/>
    <w:rsid w:val="00D97BD3"/>
    <w:rsid w:val="00D97CE2"/>
    <w:rsid w:val="00DA0183"/>
    <w:rsid w:val="00DA02BC"/>
    <w:rsid w:val="00DA1096"/>
    <w:rsid w:val="00DA1162"/>
    <w:rsid w:val="00DA137E"/>
    <w:rsid w:val="00DA1519"/>
    <w:rsid w:val="00DA1CAF"/>
    <w:rsid w:val="00DA1E0F"/>
    <w:rsid w:val="00DA2042"/>
    <w:rsid w:val="00DA25A7"/>
    <w:rsid w:val="00DA27B4"/>
    <w:rsid w:val="00DA294B"/>
    <w:rsid w:val="00DA2ADC"/>
    <w:rsid w:val="00DA32AA"/>
    <w:rsid w:val="00DA3440"/>
    <w:rsid w:val="00DA368B"/>
    <w:rsid w:val="00DA39EC"/>
    <w:rsid w:val="00DA42FF"/>
    <w:rsid w:val="00DA438B"/>
    <w:rsid w:val="00DA4A98"/>
    <w:rsid w:val="00DA4ADF"/>
    <w:rsid w:val="00DA4C41"/>
    <w:rsid w:val="00DA50F6"/>
    <w:rsid w:val="00DA59F9"/>
    <w:rsid w:val="00DA605C"/>
    <w:rsid w:val="00DA6158"/>
    <w:rsid w:val="00DA6662"/>
    <w:rsid w:val="00DA6718"/>
    <w:rsid w:val="00DA6B83"/>
    <w:rsid w:val="00DA6BED"/>
    <w:rsid w:val="00DA6E28"/>
    <w:rsid w:val="00DA73E9"/>
    <w:rsid w:val="00DA768F"/>
    <w:rsid w:val="00DA7855"/>
    <w:rsid w:val="00DA78FE"/>
    <w:rsid w:val="00DA79D5"/>
    <w:rsid w:val="00DA7AB5"/>
    <w:rsid w:val="00DA7AE3"/>
    <w:rsid w:val="00DA7B28"/>
    <w:rsid w:val="00DB019F"/>
    <w:rsid w:val="00DB035A"/>
    <w:rsid w:val="00DB0697"/>
    <w:rsid w:val="00DB07C7"/>
    <w:rsid w:val="00DB0DDE"/>
    <w:rsid w:val="00DB12E3"/>
    <w:rsid w:val="00DB14C2"/>
    <w:rsid w:val="00DB1578"/>
    <w:rsid w:val="00DB159D"/>
    <w:rsid w:val="00DB1A8D"/>
    <w:rsid w:val="00DB1EDB"/>
    <w:rsid w:val="00DB299F"/>
    <w:rsid w:val="00DB323B"/>
    <w:rsid w:val="00DB3261"/>
    <w:rsid w:val="00DB33FB"/>
    <w:rsid w:val="00DB3B44"/>
    <w:rsid w:val="00DB3E8E"/>
    <w:rsid w:val="00DB4089"/>
    <w:rsid w:val="00DB4563"/>
    <w:rsid w:val="00DB4AE0"/>
    <w:rsid w:val="00DB4C92"/>
    <w:rsid w:val="00DB4CD7"/>
    <w:rsid w:val="00DB5704"/>
    <w:rsid w:val="00DB58AF"/>
    <w:rsid w:val="00DB5960"/>
    <w:rsid w:val="00DB6402"/>
    <w:rsid w:val="00DB64BC"/>
    <w:rsid w:val="00DB65ED"/>
    <w:rsid w:val="00DB68A0"/>
    <w:rsid w:val="00DB6995"/>
    <w:rsid w:val="00DB69FE"/>
    <w:rsid w:val="00DB76A3"/>
    <w:rsid w:val="00DB776C"/>
    <w:rsid w:val="00DB7925"/>
    <w:rsid w:val="00DB7FAE"/>
    <w:rsid w:val="00DC0048"/>
    <w:rsid w:val="00DC00E6"/>
    <w:rsid w:val="00DC04F3"/>
    <w:rsid w:val="00DC0C9D"/>
    <w:rsid w:val="00DC0CF7"/>
    <w:rsid w:val="00DC0CF9"/>
    <w:rsid w:val="00DC12A3"/>
    <w:rsid w:val="00DC135A"/>
    <w:rsid w:val="00DC151D"/>
    <w:rsid w:val="00DC179E"/>
    <w:rsid w:val="00DC22C2"/>
    <w:rsid w:val="00DC28C3"/>
    <w:rsid w:val="00DC2B78"/>
    <w:rsid w:val="00DC39ED"/>
    <w:rsid w:val="00DC3EA3"/>
    <w:rsid w:val="00DC416D"/>
    <w:rsid w:val="00DC47BE"/>
    <w:rsid w:val="00DC48EA"/>
    <w:rsid w:val="00DC4AFA"/>
    <w:rsid w:val="00DC4D5C"/>
    <w:rsid w:val="00DC4E93"/>
    <w:rsid w:val="00DC4ED5"/>
    <w:rsid w:val="00DC50A3"/>
    <w:rsid w:val="00DC5185"/>
    <w:rsid w:val="00DC5240"/>
    <w:rsid w:val="00DC5285"/>
    <w:rsid w:val="00DC548F"/>
    <w:rsid w:val="00DC5C24"/>
    <w:rsid w:val="00DC6223"/>
    <w:rsid w:val="00DC633C"/>
    <w:rsid w:val="00DC6B36"/>
    <w:rsid w:val="00DC7389"/>
    <w:rsid w:val="00DC779A"/>
    <w:rsid w:val="00DC790D"/>
    <w:rsid w:val="00DD00A8"/>
    <w:rsid w:val="00DD0188"/>
    <w:rsid w:val="00DD045A"/>
    <w:rsid w:val="00DD199D"/>
    <w:rsid w:val="00DD1CAC"/>
    <w:rsid w:val="00DD229B"/>
    <w:rsid w:val="00DD2A58"/>
    <w:rsid w:val="00DD2B74"/>
    <w:rsid w:val="00DD3240"/>
    <w:rsid w:val="00DD35D0"/>
    <w:rsid w:val="00DD37FB"/>
    <w:rsid w:val="00DD3B62"/>
    <w:rsid w:val="00DD3C33"/>
    <w:rsid w:val="00DD3ED8"/>
    <w:rsid w:val="00DD4720"/>
    <w:rsid w:val="00DD4781"/>
    <w:rsid w:val="00DD502D"/>
    <w:rsid w:val="00DD5149"/>
    <w:rsid w:val="00DD560D"/>
    <w:rsid w:val="00DD5D39"/>
    <w:rsid w:val="00DD6409"/>
    <w:rsid w:val="00DD6AB3"/>
    <w:rsid w:val="00DD74CA"/>
    <w:rsid w:val="00DD788E"/>
    <w:rsid w:val="00DD7D49"/>
    <w:rsid w:val="00DD7E1A"/>
    <w:rsid w:val="00DE010D"/>
    <w:rsid w:val="00DE0117"/>
    <w:rsid w:val="00DE064A"/>
    <w:rsid w:val="00DE1805"/>
    <w:rsid w:val="00DE1A84"/>
    <w:rsid w:val="00DE1B04"/>
    <w:rsid w:val="00DE2366"/>
    <w:rsid w:val="00DE27CC"/>
    <w:rsid w:val="00DE28F7"/>
    <w:rsid w:val="00DE2970"/>
    <w:rsid w:val="00DE2C67"/>
    <w:rsid w:val="00DE31A6"/>
    <w:rsid w:val="00DE31B4"/>
    <w:rsid w:val="00DE338A"/>
    <w:rsid w:val="00DE348A"/>
    <w:rsid w:val="00DE3CEF"/>
    <w:rsid w:val="00DE3F4E"/>
    <w:rsid w:val="00DE404B"/>
    <w:rsid w:val="00DE4584"/>
    <w:rsid w:val="00DE4792"/>
    <w:rsid w:val="00DE5195"/>
    <w:rsid w:val="00DE53A2"/>
    <w:rsid w:val="00DE565F"/>
    <w:rsid w:val="00DE5855"/>
    <w:rsid w:val="00DE5C44"/>
    <w:rsid w:val="00DE5C87"/>
    <w:rsid w:val="00DE6623"/>
    <w:rsid w:val="00DE6790"/>
    <w:rsid w:val="00DE6B29"/>
    <w:rsid w:val="00DE6B8C"/>
    <w:rsid w:val="00DE6C30"/>
    <w:rsid w:val="00DE6D28"/>
    <w:rsid w:val="00DE6E57"/>
    <w:rsid w:val="00DE6ECF"/>
    <w:rsid w:val="00DE73C2"/>
    <w:rsid w:val="00DE769A"/>
    <w:rsid w:val="00DE7831"/>
    <w:rsid w:val="00DF026C"/>
    <w:rsid w:val="00DF0DA9"/>
    <w:rsid w:val="00DF152B"/>
    <w:rsid w:val="00DF1AD3"/>
    <w:rsid w:val="00DF2127"/>
    <w:rsid w:val="00DF2145"/>
    <w:rsid w:val="00DF25B4"/>
    <w:rsid w:val="00DF2656"/>
    <w:rsid w:val="00DF30DC"/>
    <w:rsid w:val="00DF32E1"/>
    <w:rsid w:val="00DF3529"/>
    <w:rsid w:val="00DF36A6"/>
    <w:rsid w:val="00DF36E2"/>
    <w:rsid w:val="00DF3726"/>
    <w:rsid w:val="00DF3CDB"/>
    <w:rsid w:val="00DF3E47"/>
    <w:rsid w:val="00DF4246"/>
    <w:rsid w:val="00DF42D6"/>
    <w:rsid w:val="00DF4468"/>
    <w:rsid w:val="00DF47C7"/>
    <w:rsid w:val="00DF47FA"/>
    <w:rsid w:val="00DF49F7"/>
    <w:rsid w:val="00DF5A1F"/>
    <w:rsid w:val="00DF5AD4"/>
    <w:rsid w:val="00DF5BA3"/>
    <w:rsid w:val="00DF5E10"/>
    <w:rsid w:val="00DF5ED3"/>
    <w:rsid w:val="00DF632F"/>
    <w:rsid w:val="00DF68D9"/>
    <w:rsid w:val="00DF6E7A"/>
    <w:rsid w:val="00DF7171"/>
    <w:rsid w:val="00DF71E6"/>
    <w:rsid w:val="00DF724F"/>
    <w:rsid w:val="00DF7341"/>
    <w:rsid w:val="00DF7682"/>
    <w:rsid w:val="00DF76E0"/>
    <w:rsid w:val="00E00285"/>
    <w:rsid w:val="00E00360"/>
    <w:rsid w:val="00E00361"/>
    <w:rsid w:val="00E006EA"/>
    <w:rsid w:val="00E007B8"/>
    <w:rsid w:val="00E010F9"/>
    <w:rsid w:val="00E016B6"/>
    <w:rsid w:val="00E01926"/>
    <w:rsid w:val="00E01C20"/>
    <w:rsid w:val="00E02143"/>
    <w:rsid w:val="00E02425"/>
    <w:rsid w:val="00E0276B"/>
    <w:rsid w:val="00E02917"/>
    <w:rsid w:val="00E02F4A"/>
    <w:rsid w:val="00E02F92"/>
    <w:rsid w:val="00E031A8"/>
    <w:rsid w:val="00E03557"/>
    <w:rsid w:val="00E03640"/>
    <w:rsid w:val="00E03C3F"/>
    <w:rsid w:val="00E04330"/>
    <w:rsid w:val="00E04595"/>
    <w:rsid w:val="00E045EF"/>
    <w:rsid w:val="00E046A2"/>
    <w:rsid w:val="00E04B02"/>
    <w:rsid w:val="00E05000"/>
    <w:rsid w:val="00E050AD"/>
    <w:rsid w:val="00E05303"/>
    <w:rsid w:val="00E05E83"/>
    <w:rsid w:val="00E062FC"/>
    <w:rsid w:val="00E06ADA"/>
    <w:rsid w:val="00E06ADF"/>
    <w:rsid w:val="00E06B07"/>
    <w:rsid w:val="00E06E1D"/>
    <w:rsid w:val="00E06EC8"/>
    <w:rsid w:val="00E06F87"/>
    <w:rsid w:val="00E07321"/>
    <w:rsid w:val="00E07A0B"/>
    <w:rsid w:val="00E07A17"/>
    <w:rsid w:val="00E07F07"/>
    <w:rsid w:val="00E101B3"/>
    <w:rsid w:val="00E10CED"/>
    <w:rsid w:val="00E10F06"/>
    <w:rsid w:val="00E11328"/>
    <w:rsid w:val="00E113BB"/>
    <w:rsid w:val="00E11575"/>
    <w:rsid w:val="00E11AEB"/>
    <w:rsid w:val="00E11DFD"/>
    <w:rsid w:val="00E12195"/>
    <w:rsid w:val="00E12205"/>
    <w:rsid w:val="00E12D4E"/>
    <w:rsid w:val="00E135FD"/>
    <w:rsid w:val="00E137DC"/>
    <w:rsid w:val="00E138FD"/>
    <w:rsid w:val="00E13A51"/>
    <w:rsid w:val="00E13A83"/>
    <w:rsid w:val="00E13A8A"/>
    <w:rsid w:val="00E1420D"/>
    <w:rsid w:val="00E15657"/>
    <w:rsid w:val="00E161A5"/>
    <w:rsid w:val="00E1639B"/>
    <w:rsid w:val="00E166C8"/>
    <w:rsid w:val="00E16906"/>
    <w:rsid w:val="00E16CC0"/>
    <w:rsid w:val="00E17341"/>
    <w:rsid w:val="00E1755D"/>
    <w:rsid w:val="00E17886"/>
    <w:rsid w:val="00E17C1A"/>
    <w:rsid w:val="00E20ABA"/>
    <w:rsid w:val="00E21004"/>
    <w:rsid w:val="00E21248"/>
    <w:rsid w:val="00E212A8"/>
    <w:rsid w:val="00E21587"/>
    <w:rsid w:val="00E21AC7"/>
    <w:rsid w:val="00E21B57"/>
    <w:rsid w:val="00E21DDD"/>
    <w:rsid w:val="00E22AAD"/>
    <w:rsid w:val="00E22B87"/>
    <w:rsid w:val="00E22CC2"/>
    <w:rsid w:val="00E22DDC"/>
    <w:rsid w:val="00E23178"/>
    <w:rsid w:val="00E23636"/>
    <w:rsid w:val="00E23C2B"/>
    <w:rsid w:val="00E23C6D"/>
    <w:rsid w:val="00E241B6"/>
    <w:rsid w:val="00E244E1"/>
    <w:rsid w:val="00E24883"/>
    <w:rsid w:val="00E248AA"/>
    <w:rsid w:val="00E252A1"/>
    <w:rsid w:val="00E254A3"/>
    <w:rsid w:val="00E26093"/>
    <w:rsid w:val="00E262CC"/>
    <w:rsid w:val="00E26573"/>
    <w:rsid w:val="00E265F4"/>
    <w:rsid w:val="00E266B3"/>
    <w:rsid w:val="00E2685D"/>
    <w:rsid w:val="00E26A7C"/>
    <w:rsid w:val="00E26E4F"/>
    <w:rsid w:val="00E26E96"/>
    <w:rsid w:val="00E27000"/>
    <w:rsid w:val="00E272CA"/>
    <w:rsid w:val="00E27571"/>
    <w:rsid w:val="00E27B81"/>
    <w:rsid w:val="00E3094C"/>
    <w:rsid w:val="00E31209"/>
    <w:rsid w:val="00E3124E"/>
    <w:rsid w:val="00E315CD"/>
    <w:rsid w:val="00E317A0"/>
    <w:rsid w:val="00E31E24"/>
    <w:rsid w:val="00E32693"/>
    <w:rsid w:val="00E3288D"/>
    <w:rsid w:val="00E32A40"/>
    <w:rsid w:val="00E32A55"/>
    <w:rsid w:val="00E32C27"/>
    <w:rsid w:val="00E32E69"/>
    <w:rsid w:val="00E33391"/>
    <w:rsid w:val="00E340C4"/>
    <w:rsid w:val="00E341BC"/>
    <w:rsid w:val="00E34225"/>
    <w:rsid w:val="00E343E4"/>
    <w:rsid w:val="00E34ED5"/>
    <w:rsid w:val="00E35239"/>
    <w:rsid w:val="00E36019"/>
    <w:rsid w:val="00E36024"/>
    <w:rsid w:val="00E36219"/>
    <w:rsid w:val="00E36446"/>
    <w:rsid w:val="00E36ADA"/>
    <w:rsid w:val="00E37100"/>
    <w:rsid w:val="00E37836"/>
    <w:rsid w:val="00E402E2"/>
    <w:rsid w:val="00E4041E"/>
    <w:rsid w:val="00E405AE"/>
    <w:rsid w:val="00E405F6"/>
    <w:rsid w:val="00E40799"/>
    <w:rsid w:val="00E407E2"/>
    <w:rsid w:val="00E40B07"/>
    <w:rsid w:val="00E40B9C"/>
    <w:rsid w:val="00E41542"/>
    <w:rsid w:val="00E4171E"/>
    <w:rsid w:val="00E41884"/>
    <w:rsid w:val="00E41D7D"/>
    <w:rsid w:val="00E4261B"/>
    <w:rsid w:val="00E42C43"/>
    <w:rsid w:val="00E42E10"/>
    <w:rsid w:val="00E43645"/>
    <w:rsid w:val="00E43713"/>
    <w:rsid w:val="00E437C0"/>
    <w:rsid w:val="00E438D5"/>
    <w:rsid w:val="00E43AA1"/>
    <w:rsid w:val="00E43ECA"/>
    <w:rsid w:val="00E4403E"/>
    <w:rsid w:val="00E442A2"/>
    <w:rsid w:val="00E4487F"/>
    <w:rsid w:val="00E44BC4"/>
    <w:rsid w:val="00E44BFD"/>
    <w:rsid w:val="00E44CCB"/>
    <w:rsid w:val="00E44D3D"/>
    <w:rsid w:val="00E45143"/>
    <w:rsid w:val="00E452F9"/>
    <w:rsid w:val="00E45967"/>
    <w:rsid w:val="00E45E7B"/>
    <w:rsid w:val="00E460B2"/>
    <w:rsid w:val="00E46480"/>
    <w:rsid w:val="00E465CE"/>
    <w:rsid w:val="00E46945"/>
    <w:rsid w:val="00E46C27"/>
    <w:rsid w:val="00E47382"/>
    <w:rsid w:val="00E47529"/>
    <w:rsid w:val="00E4753F"/>
    <w:rsid w:val="00E47CC9"/>
    <w:rsid w:val="00E47E96"/>
    <w:rsid w:val="00E508DA"/>
    <w:rsid w:val="00E50E5C"/>
    <w:rsid w:val="00E50EB4"/>
    <w:rsid w:val="00E51406"/>
    <w:rsid w:val="00E514B6"/>
    <w:rsid w:val="00E51729"/>
    <w:rsid w:val="00E51BFC"/>
    <w:rsid w:val="00E52355"/>
    <w:rsid w:val="00E5235A"/>
    <w:rsid w:val="00E5236E"/>
    <w:rsid w:val="00E52975"/>
    <w:rsid w:val="00E52AB3"/>
    <w:rsid w:val="00E530F4"/>
    <w:rsid w:val="00E536B6"/>
    <w:rsid w:val="00E53E68"/>
    <w:rsid w:val="00E53FB3"/>
    <w:rsid w:val="00E5465B"/>
    <w:rsid w:val="00E548DA"/>
    <w:rsid w:val="00E54BB1"/>
    <w:rsid w:val="00E54DCB"/>
    <w:rsid w:val="00E550AE"/>
    <w:rsid w:val="00E552AE"/>
    <w:rsid w:val="00E555F0"/>
    <w:rsid w:val="00E558A0"/>
    <w:rsid w:val="00E55D82"/>
    <w:rsid w:val="00E55DFD"/>
    <w:rsid w:val="00E55E10"/>
    <w:rsid w:val="00E55E75"/>
    <w:rsid w:val="00E5625C"/>
    <w:rsid w:val="00E5683C"/>
    <w:rsid w:val="00E5739A"/>
    <w:rsid w:val="00E57A38"/>
    <w:rsid w:val="00E57EF0"/>
    <w:rsid w:val="00E57F84"/>
    <w:rsid w:val="00E60170"/>
    <w:rsid w:val="00E6072C"/>
    <w:rsid w:val="00E60913"/>
    <w:rsid w:val="00E6114E"/>
    <w:rsid w:val="00E6148C"/>
    <w:rsid w:val="00E61633"/>
    <w:rsid w:val="00E617E7"/>
    <w:rsid w:val="00E618B4"/>
    <w:rsid w:val="00E61A17"/>
    <w:rsid w:val="00E61D52"/>
    <w:rsid w:val="00E61E2F"/>
    <w:rsid w:val="00E61EC9"/>
    <w:rsid w:val="00E6280A"/>
    <w:rsid w:val="00E62DEB"/>
    <w:rsid w:val="00E62E43"/>
    <w:rsid w:val="00E6350E"/>
    <w:rsid w:val="00E6375C"/>
    <w:rsid w:val="00E63DD0"/>
    <w:rsid w:val="00E63DD2"/>
    <w:rsid w:val="00E642EA"/>
    <w:rsid w:val="00E644E6"/>
    <w:rsid w:val="00E64622"/>
    <w:rsid w:val="00E648BA"/>
    <w:rsid w:val="00E65026"/>
    <w:rsid w:val="00E65492"/>
    <w:rsid w:val="00E6562F"/>
    <w:rsid w:val="00E65727"/>
    <w:rsid w:val="00E658B4"/>
    <w:rsid w:val="00E65B90"/>
    <w:rsid w:val="00E6609E"/>
    <w:rsid w:val="00E66260"/>
    <w:rsid w:val="00E66388"/>
    <w:rsid w:val="00E66898"/>
    <w:rsid w:val="00E672B4"/>
    <w:rsid w:val="00E6745F"/>
    <w:rsid w:val="00E6785E"/>
    <w:rsid w:val="00E6792F"/>
    <w:rsid w:val="00E70119"/>
    <w:rsid w:val="00E70415"/>
    <w:rsid w:val="00E7065A"/>
    <w:rsid w:val="00E70DFB"/>
    <w:rsid w:val="00E71821"/>
    <w:rsid w:val="00E71942"/>
    <w:rsid w:val="00E7195A"/>
    <w:rsid w:val="00E71C18"/>
    <w:rsid w:val="00E71FCE"/>
    <w:rsid w:val="00E724DB"/>
    <w:rsid w:val="00E72540"/>
    <w:rsid w:val="00E72548"/>
    <w:rsid w:val="00E72B39"/>
    <w:rsid w:val="00E72D1F"/>
    <w:rsid w:val="00E731B5"/>
    <w:rsid w:val="00E73243"/>
    <w:rsid w:val="00E73762"/>
    <w:rsid w:val="00E73C21"/>
    <w:rsid w:val="00E74460"/>
    <w:rsid w:val="00E74935"/>
    <w:rsid w:val="00E74CC8"/>
    <w:rsid w:val="00E756ED"/>
    <w:rsid w:val="00E75746"/>
    <w:rsid w:val="00E75CD8"/>
    <w:rsid w:val="00E75F77"/>
    <w:rsid w:val="00E75F87"/>
    <w:rsid w:val="00E7675F"/>
    <w:rsid w:val="00E7708F"/>
    <w:rsid w:val="00E7762D"/>
    <w:rsid w:val="00E77795"/>
    <w:rsid w:val="00E77A09"/>
    <w:rsid w:val="00E801D6"/>
    <w:rsid w:val="00E8066F"/>
    <w:rsid w:val="00E80951"/>
    <w:rsid w:val="00E80A01"/>
    <w:rsid w:val="00E80A6E"/>
    <w:rsid w:val="00E810E7"/>
    <w:rsid w:val="00E817FB"/>
    <w:rsid w:val="00E81BF2"/>
    <w:rsid w:val="00E81DDA"/>
    <w:rsid w:val="00E81F45"/>
    <w:rsid w:val="00E823B8"/>
    <w:rsid w:val="00E82581"/>
    <w:rsid w:val="00E827DC"/>
    <w:rsid w:val="00E82AA4"/>
    <w:rsid w:val="00E82AB8"/>
    <w:rsid w:val="00E82F7F"/>
    <w:rsid w:val="00E8476E"/>
    <w:rsid w:val="00E8477D"/>
    <w:rsid w:val="00E84916"/>
    <w:rsid w:val="00E84B1B"/>
    <w:rsid w:val="00E854A9"/>
    <w:rsid w:val="00E854AA"/>
    <w:rsid w:val="00E85842"/>
    <w:rsid w:val="00E85BB3"/>
    <w:rsid w:val="00E85FBD"/>
    <w:rsid w:val="00E860A9"/>
    <w:rsid w:val="00E86158"/>
    <w:rsid w:val="00E86233"/>
    <w:rsid w:val="00E86277"/>
    <w:rsid w:val="00E862BD"/>
    <w:rsid w:val="00E86646"/>
    <w:rsid w:val="00E86B19"/>
    <w:rsid w:val="00E86C6E"/>
    <w:rsid w:val="00E87228"/>
    <w:rsid w:val="00E8730F"/>
    <w:rsid w:val="00E87316"/>
    <w:rsid w:val="00E875A7"/>
    <w:rsid w:val="00E876D4"/>
    <w:rsid w:val="00E87971"/>
    <w:rsid w:val="00E900C4"/>
    <w:rsid w:val="00E90A03"/>
    <w:rsid w:val="00E90FD7"/>
    <w:rsid w:val="00E9128E"/>
    <w:rsid w:val="00E920DC"/>
    <w:rsid w:val="00E928B0"/>
    <w:rsid w:val="00E92994"/>
    <w:rsid w:val="00E93228"/>
    <w:rsid w:val="00E9340B"/>
    <w:rsid w:val="00E93604"/>
    <w:rsid w:val="00E93F1C"/>
    <w:rsid w:val="00E93F75"/>
    <w:rsid w:val="00E945EF"/>
    <w:rsid w:val="00E947A2"/>
    <w:rsid w:val="00E948EA"/>
    <w:rsid w:val="00E94952"/>
    <w:rsid w:val="00E95350"/>
    <w:rsid w:val="00E958A5"/>
    <w:rsid w:val="00E958A7"/>
    <w:rsid w:val="00E96071"/>
    <w:rsid w:val="00E962A2"/>
    <w:rsid w:val="00E968B6"/>
    <w:rsid w:val="00E96B0B"/>
    <w:rsid w:val="00E97505"/>
    <w:rsid w:val="00E97734"/>
    <w:rsid w:val="00E9795D"/>
    <w:rsid w:val="00E97FE9"/>
    <w:rsid w:val="00EA0447"/>
    <w:rsid w:val="00EA060E"/>
    <w:rsid w:val="00EA074E"/>
    <w:rsid w:val="00EA08EF"/>
    <w:rsid w:val="00EA0993"/>
    <w:rsid w:val="00EA1083"/>
    <w:rsid w:val="00EA15ED"/>
    <w:rsid w:val="00EA17FF"/>
    <w:rsid w:val="00EA20A5"/>
    <w:rsid w:val="00EA36C2"/>
    <w:rsid w:val="00EA3804"/>
    <w:rsid w:val="00EA3ABA"/>
    <w:rsid w:val="00EA3B83"/>
    <w:rsid w:val="00EA3F43"/>
    <w:rsid w:val="00EA3F56"/>
    <w:rsid w:val="00EA3F6D"/>
    <w:rsid w:val="00EA3FE3"/>
    <w:rsid w:val="00EA423E"/>
    <w:rsid w:val="00EA4378"/>
    <w:rsid w:val="00EA43D9"/>
    <w:rsid w:val="00EA4915"/>
    <w:rsid w:val="00EA499D"/>
    <w:rsid w:val="00EA4E43"/>
    <w:rsid w:val="00EA58EB"/>
    <w:rsid w:val="00EA59E6"/>
    <w:rsid w:val="00EA6FA6"/>
    <w:rsid w:val="00EA7298"/>
    <w:rsid w:val="00EA7332"/>
    <w:rsid w:val="00EA7451"/>
    <w:rsid w:val="00EA747C"/>
    <w:rsid w:val="00EA7701"/>
    <w:rsid w:val="00EA7C1B"/>
    <w:rsid w:val="00EB027B"/>
    <w:rsid w:val="00EB056A"/>
    <w:rsid w:val="00EB066E"/>
    <w:rsid w:val="00EB09DD"/>
    <w:rsid w:val="00EB0A7E"/>
    <w:rsid w:val="00EB0BA3"/>
    <w:rsid w:val="00EB0D53"/>
    <w:rsid w:val="00EB0DF9"/>
    <w:rsid w:val="00EB12C1"/>
    <w:rsid w:val="00EB1BBD"/>
    <w:rsid w:val="00EB1F1A"/>
    <w:rsid w:val="00EB20F6"/>
    <w:rsid w:val="00EB30B2"/>
    <w:rsid w:val="00EB3223"/>
    <w:rsid w:val="00EB338F"/>
    <w:rsid w:val="00EB3485"/>
    <w:rsid w:val="00EB37C5"/>
    <w:rsid w:val="00EB37E8"/>
    <w:rsid w:val="00EB39E2"/>
    <w:rsid w:val="00EB3B06"/>
    <w:rsid w:val="00EB3B21"/>
    <w:rsid w:val="00EB3C4E"/>
    <w:rsid w:val="00EB4449"/>
    <w:rsid w:val="00EB46B2"/>
    <w:rsid w:val="00EB4866"/>
    <w:rsid w:val="00EB4F10"/>
    <w:rsid w:val="00EB542E"/>
    <w:rsid w:val="00EB56AB"/>
    <w:rsid w:val="00EB57FD"/>
    <w:rsid w:val="00EB588E"/>
    <w:rsid w:val="00EB6312"/>
    <w:rsid w:val="00EB6411"/>
    <w:rsid w:val="00EB6C84"/>
    <w:rsid w:val="00EB6D32"/>
    <w:rsid w:val="00EB6FD4"/>
    <w:rsid w:val="00EB7515"/>
    <w:rsid w:val="00EB7A87"/>
    <w:rsid w:val="00EC0049"/>
    <w:rsid w:val="00EC019A"/>
    <w:rsid w:val="00EC024A"/>
    <w:rsid w:val="00EC0892"/>
    <w:rsid w:val="00EC100A"/>
    <w:rsid w:val="00EC10AF"/>
    <w:rsid w:val="00EC1121"/>
    <w:rsid w:val="00EC209A"/>
    <w:rsid w:val="00EC33D9"/>
    <w:rsid w:val="00EC362E"/>
    <w:rsid w:val="00EC3FFD"/>
    <w:rsid w:val="00EC4486"/>
    <w:rsid w:val="00EC476D"/>
    <w:rsid w:val="00EC4A58"/>
    <w:rsid w:val="00EC4B4D"/>
    <w:rsid w:val="00EC4BA8"/>
    <w:rsid w:val="00EC5193"/>
    <w:rsid w:val="00EC58B0"/>
    <w:rsid w:val="00EC5AF7"/>
    <w:rsid w:val="00EC5FEF"/>
    <w:rsid w:val="00EC6108"/>
    <w:rsid w:val="00EC627A"/>
    <w:rsid w:val="00EC6296"/>
    <w:rsid w:val="00EC6305"/>
    <w:rsid w:val="00EC63A3"/>
    <w:rsid w:val="00EC7135"/>
    <w:rsid w:val="00EC775F"/>
    <w:rsid w:val="00EC7792"/>
    <w:rsid w:val="00EC79B7"/>
    <w:rsid w:val="00EC7CC1"/>
    <w:rsid w:val="00ED0132"/>
    <w:rsid w:val="00ED02F9"/>
    <w:rsid w:val="00ED0C17"/>
    <w:rsid w:val="00ED0E1F"/>
    <w:rsid w:val="00ED1111"/>
    <w:rsid w:val="00ED11C6"/>
    <w:rsid w:val="00ED16F8"/>
    <w:rsid w:val="00ED1ADE"/>
    <w:rsid w:val="00ED1B9C"/>
    <w:rsid w:val="00ED1D3B"/>
    <w:rsid w:val="00ED1E6D"/>
    <w:rsid w:val="00ED2765"/>
    <w:rsid w:val="00ED2B52"/>
    <w:rsid w:val="00ED467E"/>
    <w:rsid w:val="00ED4E22"/>
    <w:rsid w:val="00ED5468"/>
    <w:rsid w:val="00ED696F"/>
    <w:rsid w:val="00ED6C00"/>
    <w:rsid w:val="00ED6CB1"/>
    <w:rsid w:val="00ED6F0B"/>
    <w:rsid w:val="00ED736C"/>
    <w:rsid w:val="00ED7957"/>
    <w:rsid w:val="00ED7EFE"/>
    <w:rsid w:val="00EE00EB"/>
    <w:rsid w:val="00EE0341"/>
    <w:rsid w:val="00EE089F"/>
    <w:rsid w:val="00EE1782"/>
    <w:rsid w:val="00EE1ACD"/>
    <w:rsid w:val="00EE1FB6"/>
    <w:rsid w:val="00EE27C2"/>
    <w:rsid w:val="00EE288A"/>
    <w:rsid w:val="00EE2DD8"/>
    <w:rsid w:val="00EE3F1C"/>
    <w:rsid w:val="00EE414C"/>
    <w:rsid w:val="00EE4254"/>
    <w:rsid w:val="00EE5024"/>
    <w:rsid w:val="00EE50BF"/>
    <w:rsid w:val="00EE63F4"/>
    <w:rsid w:val="00EE65A7"/>
    <w:rsid w:val="00EE68C6"/>
    <w:rsid w:val="00EE695D"/>
    <w:rsid w:val="00EE723A"/>
    <w:rsid w:val="00EE792E"/>
    <w:rsid w:val="00EE7D65"/>
    <w:rsid w:val="00EE7DDD"/>
    <w:rsid w:val="00EF0433"/>
    <w:rsid w:val="00EF04FB"/>
    <w:rsid w:val="00EF0509"/>
    <w:rsid w:val="00EF05F9"/>
    <w:rsid w:val="00EF09E8"/>
    <w:rsid w:val="00EF0DAB"/>
    <w:rsid w:val="00EF0F64"/>
    <w:rsid w:val="00EF1132"/>
    <w:rsid w:val="00EF11E5"/>
    <w:rsid w:val="00EF1B03"/>
    <w:rsid w:val="00EF1CDA"/>
    <w:rsid w:val="00EF1E4E"/>
    <w:rsid w:val="00EF20BC"/>
    <w:rsid w:val="00EF2249"/>
    <w:rsid w:val="00EF2B2C"/>
    <w:rsid w:val="00EF348E"/>
    <w:rsid w:val="00EF3710"/>
    <w:rsid w:val="00EF38EC"/>
    <w:rsid w:val="00EF3B21"/>
    <w:rsid w:val="00EF3B86"/>
    <w:rsid w:val="00EF3C96"/>
    <w:rsid w:val="00EF40A9"/>
    <w:rsid w:val="00EF4223"/>
    <w:rsid w:val="00EF49D8"/>
    <w:rsid w:val="00EF4A11"/>
    <w:rsid w:val="00EF523A"/>
    <w:rsid w:val="00EF5557"/>
    <w:rsid w:val="00EF564E"/>
    <w:rsid w:val="00EF60F4"/>
    <w:rsid w:val="00EF6CCD"/>
    <w:rsid w:val="00EF708F"/>
    <w:rsid w:val="00EF7370"/>
    <w:rsid w:val="00EF7644"/>
    <w:rsid w:val="00EF7904"/>
    <w:rsid w:val="00EF7E56"/>
    <w:rsid w:val="00F003BB"/>
    <w:rsid w:val="00F0040E"/>
    <w:rsid w:val="00F00631"/>
    <w:rsid w:val="00F00956"/>
    <w:rsid w:val="00F009E6"/>
    <w:rsid w:val="00F00C7D"/>
    <w:rsid w:val="00F01764"/>
    <w:rsid w:val="00F01791"/>
    <w:rsid w:val="00F01B20"/>
    <w:rsid w:val="00F01C67"/>
    <w:rsid w:val="00F01E70"/>
    <w:rsid w:val="00F02675"/>
    <w:rsid w:val="00F03377"/>
    <w:rsid w:val="00F03FBC"/>
    <w:rsid w:val="00F043F4"/>
    <w:rsid w:val="00F047B3"/>
    <w:rsid w:val="00F04C54"/>
    <w:rsid w:val="00F04E2B"/>
    <w:rsid w:val="00F056FD"/>
    <w:rsid w:val="00F0629E"/>
    <w:rsid w:val="00F063BE"/>
    <w:rsid w:val="00F06636"/>
    <w:rsid w:val="00F06863"/>
    <w:rsid w:val="00F06BCB"/>
    <w:rsid w:val="00F06C10"/>
    <w:rsid w:val="00F06C36"/>
    <w:rsid w:val="00F073C1"/>
    <w:rsid w:val="00F100FC"/>
    <w:rsid w:val="00F106C7"/>
    <w:rsid w:val="00F10B1D"/>
    <w:rsid w:val="00F10B6B"/>
    <w:rsid w:val="00F10D7C"/>
    <w:rsid w:val="00F1177F"/>
    <w:rsid w:val="00F11A2C"/>
    <w:rsid w:val="00F11FA1"/>
    <w:rsid w:val="00F1205D"/>
    <w:rsid w:val="00F1224C"/>
    <w:rsid w:val="00F12805"/>
    <w:rsid w:val="00F12E9D"/>
    <w:rsid w:val="00F12EBE"/>
    <w:rsid w:val="00F14299"/>
    <w:rsid w:val="00F1438B"/>
    <w:rsid w:val="00F1438F"/>
    <w:rsid w:val="00F14D59"/>
    <w:rsid w:val="00F15392"/>
    <w:rsid w:val="00F15A22"/>
    <w:rsid w:val="00F16493"/>
    <w:rsid w:val="00F17664"/>
    <w:rsid w:val="00F17B08"/>
    <w:rsid w:val="00F20146"/>
    <w:rsid w:val="00F206FE"/>
    <w:rsid w:val="00F20832"/>
    <w:rsid w:val="00F208E4"/>
    <w:rsid w:val="00F208F0"/>
    <w:rsid w:val="00F20A46"/>
    <w:rsid w:val="00F211D4"/>
    <w:rsid w:val="00F212CE"/>
    <w:rsid w:val="00F2145B"/>
    <w:rsid w:val="00F21ACA"/>
    <w:rsid w:val="00F21FD1"/>
    <w:rsid w:val="00F22C69"/>
    <w:rsid w:val="00F22EF5"/>
    <w:rsid w:val="00F2340B"/>
    <w:rsid w:val="00F23C9C"/>
    <w:rsid w:val="00F2424C"/>
    <w:rsid w:val="00F244DB"/>
    <w:rsid w:val="00F25190"/>
    <w:rsid w:val="00F257CE"/>
    <w:rsid w:val="00F25A24"/>
    <w:rsid w:val="00F263CA"/>
    <w:rsid w:val="00F268F4"/>
    <w:rsid w:val="00F26BF9"/>
    <w:rsid w:val="00F26F44"/>
    <w:rsid w:val="00F26FE4"/>
    <w:rsid w:val="00F27569"/>
    <w:rsid w:val="00F276E8"/>
    <w:rsid w:val="00F27755"/>
    <w:rsid w:val="00F27EEA"/>
    <w:rsid w:val="00F27F39"/>
    <w:rsid w:val="00F27FA7"/>
    <w:rsid w:val="00F30692"/>
    <w:rsid w:val="00F30746"/>
    <w:rsid w:val="00F30D56"/>
    <w:rsid w:val="00F310B0"/>
    <w:rsid w:val="00F31476"/>
    <w:rsid w:val="00F31CDC"/>
    <w:rsid w:val="00F3221B"/>
    <w:rsid w:val="00F32563"/>
    <w:rsid w:val="00F32C90"/>
    <w:rsid w:val="00F32D44"/>
    <w:rsid w:val="00F32FD8"/>
    <w:rsid w:val="00F338BA"/>
    <w:rsid w:val="00F338FB"/>
    <w:rsid w:val="00F34D97"/>
    <w:rsid w:val="00F35177"/>
    <w:rsid w:val="00F35318"/>
    <w:rsid w:val="00F3566B"/>
    <w:rsid w:val="00F358C5"/>
    <w:rsid w:val="00F35A4C"/>
    <w:rsid w:val="00F35CBE"/>
    <w:rsid w:val="00F35CFB"/>
    <w:rsid w:val="00F35E47"/>
    <w:rsid w:val="00F3648E"/>
    <w:rsid w:val="00F365D8"/>
    <w:rsid w:val="00F36811"/>
    <w:rsid w:val="00F36F4E"/>
    <w:rsid w:val="00F37264"/>
    <w:rsid w:val="00F401EE"/>
    <w:rsid w:val="00F40626"/>
    <w:rsid w:val="00F40C09"/>
    <w:rsid w:val="00F40CB7"/>
    <w:rsid w:val="00F40FD9"/>
    <w:rsid w:val="00F41915"/>
    <w:rsid w:val="00F41B3B"/>
    <w:rsid w:val="00F41C17"/>
    <w:rsid w:val="00F42857"/>
    <w:rsid w:val="00F42C18"/>
    <w:rsid w:val="00F42E83"/>
    <w:rsid w:val="00F431A5"/>
    <w:rsid w:val="00F43425"/>
    <w:rsid w:val="00F43B2C"/>
    <w:rsid w:val="00F43B2E"/>
    <w:rsid w:val="00F44294"/>
    <w:rsid w:val="00F44C20"/>
    <w:rsid w:val="00F4556D"/>
    <w:rsid w:val="00F457DB"/>
    <w:rsid w:val="00F45BA7"/>
    <w:rsid w:val="00F45E44"/>
    <w:rsid w:val="00F4609C"/>
    <w:rsid w:val="00F46287"/>
    <w:rsid w:val="00F46362"/>
    <w:rsid w:val="00F46760"/>
    <w:rsid w:val="00F46798"/>
    <w:rsid w:val="00F47068"/>
    <w:rsid w:val="00F477CE"/>
    <w:rsid w:val="00F478B9"/>
    <w:rsid w:val="00F47ACC"/>
    <w:rsid w:val="00F506EF"/>
    <w:rsid w:val="00F50AAF"/>
    <w:rsid w:val="00F50C8A"/>
    <w:rsid w:val="00F51499"/>
    <w:rsid w:val="00F51EDC"/>
    <w:rsid w:val="00F5375E"/>
    <w:rsid w:val="00F53ACC"/>
    <w:rsid w:val="00F53BB6"/>
    <w:rsid w:val="00F53BF4"/>
    <w:rsid w:val="00F53E49"/>
    <w:rsid w:val="00F540C7"/>
    <w:rsid w:val="00F54811"/>
    <w:rsid w:val="00F5591F"/>
    <w:rsid w:val="00F55D7E"/>
    <w:rsid w:val="00F5681A"/>
    <w:rsid w:val="00F56937"/>
    <w:rsid w:val="00F56ED2"/>
    <w:rsid w:val="00F57095"/>
    <w:rsid w:val="00F578CE"/>
    <w:rsid w:val="00F57AA0"/>
    <w:rsid w:val="00F60125"/>
    <w:rsid w:val="00F60311"/>
    <w:rsid w:val="00F60AAF"/>
    <w:rsid w:val="00F60BA6"/>
    <w:rsid w:val="00F60D54"/>
    <w:rsid w:val="00F60E32"/>
    <w:rsid w:val="00F60F88"/>
    <w:rsid w:val="00F6105F"/>
    <w:rsid w:val="00F61B8C"/>
    <w:rsid w:val="00F625F8"/>
    <w:rsid w:val="00F627BB"/>
    <w:rsid w:val="00F62AB9"/>
    <w:rsid w:val="00F62F5D"/>
    <w:rsid w:val="00F6368A"/>
    <w:rsid w:val="00F636A6"/>
    <w:rsid w:val="00F640BB"/>
    <w:rsid w:val="00F64C74"/>
    <w:rsid w:val="00F64D05"/>
    <w:rsid w:val="00F64D92"/>
    <w:rsid w:val="00F653D2"/>
    <w:rsid w:val="00F65D1F"/>
    <w:rsid w:val="00F665CE"/>
    <w:rsid w:val="00F66945"/>
    <w:rsid w:val="00F669EE"/>
    <w:rsid w:val="00F66A17"/>
    <w:rsid w:val="00F66BBB"/>
    <w:rsid w:val="00F675ED"/>
    <w:rsid w:val="00F67A37"/>
    <w:rsid w:val="00F67A6D"/>
    <w:rsid w:val="00F67D08"/>
    <w:rsid w:val="00F67DC1"/>
    <w:rsid w:val="00F67FFA"/>
    <w:rsid w:val="00F70099"/>
    <w:rsid w:val="00F704E9"/>
    <w:rsid w:val="00F70560"/>
    <w:rsid w:val="00F70CA3"/>
    <w:rsid w:val="00F7113D"/>
    <w:rsid w:val="00F7121F"/>
    <w:rsid w:val="00F71358"/>
    <w:rsid w:val="00F71992"/>
    <w:rsid w:val="00F72365"/>
    <w:rsid w:val="00F7294F"/>
    <w:rsid w:val="00F72DD6"/>
    <w:rsid w:val="00F7310E"/>
    <w:rsid w:val="00F73942"/>
    <w:rsid w:val="00F73971"/>
    <w:rsid w:val="00F73A03"/>
    <w:rsid w:val="00F73A36"/>
    <w:rsid w:val="00F73E48"/>
    <w:rsid w:val="00F74020"/>
    <w:rsid w:val="00F741C5"/>
    <w:rsid w:val="00F742C2"/>
    <w:rsid w:val="00F743ED"/>
    <w:rsid w:val="00F74EF4"/>
    <w:rsid w:val="00F750C2"/>
    <w:rsid w:val="00F7537F"/>
    <w:rsid w:val="00F7553A"/>
    <w:rsid w:val="00F756F8"/>
    <w:rsid w:val="00F75800"/>
    <w:rsid w:val="00F75A87"/>
    <w:rsid w:val="00F75EA3"/>
    <w:rsid w:val="00F767DF"/>
    <w:rsid w:val="00F76CCA"/>
    <w:rsid w:val="00F776F6"/>
    <w:rsid w:val="00F77869"/>
    <w:rsid w:val="00F7786E"/>
    <w:rsid w:val="00F7792B"/>
    <w:rsid w:val="00F77B17"/>
    <w:rsid w:val="00F77FC1"/>
    <w:rsid w:val="00F80934"/>
    <w:rsid w:val="00F80CF0"/>
    <w:rsid w:val="00F81172"/>
    <w:rsid w:val="00F8159F"/>
    <w:rsid w:val="00F81868"/>
    <w:rsid w:val="00F8188C"/>
    <w:rsid w:val="00F81DBC"/>
    <w:rsid w:val="00F82213"/>
    <w:rsid w:val="00F826F1"/>
    <w:rsid w:val="00F828EF"/>
    <w:rsid w:val="00F82D63"/>
    <w:rsid w:val="00F82ED2"/>
    <w:rsid w:val="00F82FA2"/>
    <w:rsid w:val="00F83082"/>
    <w:rsid w:val="00F831E9"/>
    <w:rsid w:val="00F8366F"/>
    <w:rsid w:val="00F83E45"/>
    <w:rsid w:val="00F83E8D"/>
    <w:rsid w:val="00F83FA7"/>
    <w:rsid w:val="00F8400F"/>
    <w:rsid w:val="00F84168"/>
    <w:rsid w:val="00F84938"/>
    <w:rsid w:val="00F84BF3"/>
    <w:rsid w:val="00F852C1"/>
    <w:rsid w:val="00F8532F"/>
    <w:rsid w:val="00F85B45"/>
    <w:rsid w:val="00F8601C"/>
    <w:rsid w:val="00F867BA"/>
    <w:rsid w:val="00F8758F"/>
    <w:rsid w:val="00F87B06"/>
    <w:rsid w:val="00F87BCD"/>
    <w:rsid w:val="00F9064C"/>
    <w:rsid w:val="00F908FE"/>
    <w:rsid w:val="00F90E46"/>
    <w:rsid w:val="00F90FFA"/>
    <w:rsid w:val="00F9131C"/>
    <w:rsid w:val="00F91442"/>
    <w:rsid w:val="00F91C56"/>
    <w:rsid w:val="00F91EA4"/>
    <w:rsid w:val="00F924D0"/>
    <w:rsid w:val="00F926AF"/>
    <w:rsid w:val="00F92BE1"/>
    <w:rsid w:val="00F92D27"/>
    <w:rsid w:val="00F9306F"/>
    <w:rsid w:val="00F93559"/>
    <w:rsid w:val="00F93666"/>
    <w:rsid w:val="00F93D4B"/>
    <w:rsid w:val="00F93DD0"/>
    <w:rsid w:val="00F94C5E"/>
    <w:rsid w:val="00F95527"/>
    <w:rsid w:val="00F9590A"/>
    <w:rsid w:val="00F95A96"/>
    <w:rsid w:val="00F95B2A"/>
    <w:rsid w:val="00F95F30"/>
    <w:rsid w:val="00F95FC4"/>
    <w:rsid w:val="00F96A24"/>
    <w:rsid w:val="00F975D8"/>
    <w:rsid w:val="00F979F5"/>
    <w:rsid w:val="00F97BEF"/>
    <w:rsid w:val="00FA0018"/>
    <w:rsid w:val="00FA0150"/>
    <w:rsid w:val="00FA02D1"/>
    <w:rsid w:val="00FA091A"/>
    <w:rsid w:val="00FA0A2E"/>
    <w:rsid w:val="00FA17D2"/>
    <w:rsid w:val="00FA2162"/>
    <w:rsid w:val="00FA225D"/>
    <w:rsid w:val="00FA33DB"/>
    <w:rsid w:val="00FA359D"/>
    <w:rsid w:val="00FA3838"/>
    <w:rsid w:val="00FA3D8F"/>
    <w:rsid w:val="00FA41FD"/>
    <w:rsid w:val="00FA4E4C"/>
    <w:rsid w:val="00FA56A2"/>
    <w:rsid w:val="00FA57CC"/>
    <w:rsid w:val="00FA599D"/>
    <w:rsid w:val="00FA62D7"/>
    <w:rsid w:val="00FA6B73"/>
    <w:rsid w:val="00FA7349"/>
    <w:rsid w:val="00FA7831"/>
    <w:rsid w:val="00FA7AC3"/>
    <w:rsid w:val="00FA7B4F"/>
    <w:rsid w:val="00FA7C8D"/>
    <w:rsid w:val="00FA7FDA"/>
    <w:rsid w:val="00FA7FE8"/>
    <w:rsid w:val="00FB00D8"/>
    <w:rsid w:val="00FB0179"/>
    <w:rsid w:val="00FB107B"/>
    <w:rsid w:val="00FB18BD"/>
    <w:rsid w:val="00FB192D"/>
    <w:rsid w:val="00FB203E"/>
    <w:rsid w:val="00FB20FE"/>
    <w:rsid w:val="00FB254D"/>
    <w:rsid w:val="00FB257E"/>
    <w:rsid w:val="00FB2587"/>
    <w:rsid w:val="00FB2FA9"/>
    <w:rsid w:val="00FB318D"/>
    <w:rsid w:val="00FB3373"/>
    <w:rsid w:val="00FB355C"/>
    <w:rsid w:val="00FB37B9"/>
    <w:rsid w:val="00FB3DAE"/>
    <w:rsid w:val="00FB464E"/>
    <w:rsid w:val="00FB4EC6"/>
    <w:rsid w:val="00FB528B"/>
    <w:rsid w:val="00FB560C"/>
    <w:rsid w:val="00FB57CD"/>
    <w:rsid w:val="00FB5BF0"/>
    <w:rsid w:val="00FB5CF5"/>
    <w:rsid w:val="00FB603C"/>
    <w:rsid w:val="00FB6B00"/>
    <w:rsid w:val="00FB77D3"/>
    <w:rsid w:val="00FB7886"/>
    <w:rsid w:val="00FB7AD4"/>
    <w:rsid w:val="00FB7D16"/>
    <w:rsid w:val="00FB7D52"/>
    <w:rsid w:val="00FC029D"/>
    <w:rsid w:val="00FC0314"/>
    <w:rsid w:val="00FC0721"/>
    <w:rsid w:val="00FC0E00"/>
    <w:rsid w:val="00FC0E1F"/>
    <w:rsid w:val="00FC110F"/>
    <w:rsid w:val="00FC1352"/>
    <w:rsid w:val="00FC1A5E"/>
    <w:rsid w:val="00FC22C6"/>
    <w:rsid w:val="00FC23BC"/>
    <w:rsid w:val="00FC27A6"/>
    <w:rsid w:val="00FC27DC"/>
    <w:rsid w:val="00FC2BA5"/>
    <w:rsid w:val="00FC2F67"/>
    <w:rsid w:val="00FC39FC"/>
    <w:rsid w:val="00FC3DE6"/>
    <w:rsid w:val="00FC47F6"/>
    <w:rsid w:val="00FC4A29"/>
    <w:rsid w:val="00FC4ED1"/>
    <w:rsid w:val="00FC50A8"/>
    <w:rsid w:val="00FC557E"/>
    <w:rsid w:val="00FC5D14"/>
    <w:rsid w:val="00FC604C"/>
    <w:rsid w:val="00FC6083"/>
    <w:rsid w:val="00FC6506"/>
    <w:rsid w:val="00FC6535"/>
    <w:rsid w:val="00FC6696"/>
    <w:rsid w:val="00FC6803"/>
    <w:rsid w:val="00FC693F"/>
    <w:rsid w:val="00FC7458"/>
    <w:rsid w:val="00FC74EC"/>
    <w:rsid w:val="00FC763A"/>
    <w:rsid w:val="00FC77B9"/>
    <w:rsid w:val="00FC7C0E"/>
    <w:rsid w:val="00FC7CE8"/>
    <w:rsid w:val="00FD058E"/>
    <w:rsid w:val="00FD07ED"/>
    <w:rsid w:val="00FD08F4"/>
    <w:rsid w:val="00FD09B1"/>
    <w:rsid w:val="00FD0B64"/>
    <w:rsid w:val="00FD0ED1"/>
    <w:rsid w:val="00FD184F"/>
    <w:rsid w:val="00FD19F8"/>
    <w:rsid w:val="00FD1DD0"/>
    <w:rsid w:val="00FD21B4"/>
    <w:rsid w:val="00FD2467"/>
    <w:rsid w:val="00FD25DD"/>
    <w:rsid w:val="00FD2A9C"/>
    <w:rsid w:val="00FD3B69"/>
    <w:rsid w:val="00FD3FBF"/>
    <w:rsid w:val="00FD5044"/>
    <w:rsid w:val="00FD56B3"/>
    <w:rsid w:val="00FD5A0E"/>
    <w:rsid w:val="00FD5BEF"/>
    <w:rsid w:val="00FD6684"/>
    <w:rsid w:val="00FD6DD8"/>
    <w:rsid w:val="00FD70AA"/>
    <w:rsid w:val="00FD7145"/>
    <w:rsid w:val="00FD77E9"/>
    <w:rsid w:val="00FD7E3A"/>
    <w:rsid w:val="00FE0220"/>
    <w:rsid w:val="00FE04A5"/>
    <w:rsid w:val="00FE08D9"/>
    <w:rsid w:val="00FE0CE8"/>
    <w:rsid w:val="00FE11E4"/>
    <w:rsid w:val="00FE12A1"/>
    <w:rsid w:val="00FE12B9"/>
    <w:rsid w:val="00FE1E37"/>
    <w:rsid w:val="00FE1F16"/>
    <w:rsid w:val="00FE2008"/>
    <w:rsid w:val="00FE2176"/>
    <w:rsid w:val="00FE22B4"/>
    <w:rsid w:val="00FE2BC8"/>
    <w:rsid w:val="00FE2EBC"/>
    <w:rsid w:val="00FE2FC2"/>
    <w:rsid w:val="00FE3055"/>
    <w:rsid w:val="00FE33E5"/>
    <w:rsid w:val="00FE3A27"/>
    <w:rsid w:val="00FE3D1D"/>
    <w:rsid w:val="00FE3EF3"/>
    <w:rsid w:val="00FE4232"/>
    <w:rsid w:val="00FE48EE"/>
    <w:rsid w:val="00FE4E67"/>
    <w:rsid w:val="00FE56E8"/>
    <w:rsid w:val="00FE58FD"/>
    <w:rsid w:val="00FE64B6"/>
    <w:rsid w:val="00FE6771"/>
    <w:rsid w:val="00FE6967"/>
    <w:rsid w:val="00FE7949"/>
    <w:rsid w:val="00FE7AED"/>
    <w:rsid w:val="00FE7FB2"/>
    <w:rsid w:val="00FF03B5"/>
    <w:rsid w:val="00FF0920"/>
    <w:rsid w:val="00FF0A5B"/>
    <w:rsid w:val="00FF0DC5"/>
    <w:rsid w:val="00FF0E11"/>
    <w:rsid w:val="00FF0F61"/>
    <w:rsid w:val="00FF117A"/>
    <w:rsid w:val="00FF131B"/>
    <w:rsid w:val="00FF1540"/>
    <w:rsid w:val="00FF1E71"/>
    <w:rsid w:val="00FF1EA6"/>
    <w:rsid w:val="00FF1F16"/>
    <w:rsid w:val="00FF21B3"/>
    <w:rsid w:val="00FF2272"/>
    <w:rsid w:val="00FF29B2"/>
    <w:rsid w:val="00FF2A8B"/>
    <w:rsid w:val="00FF3227"/>
    <w:rsid w:val="00FF344A"/>
    <w:rsid w:val="00FF35B7"/>
    <w:rsid w:val="00FF3D5B"/>
    <w:rsid w:val="00FF4017"/>
    <w:rsid w:val="00FF4110"/>
    <w:rsid w:val="00FF4900"/>
    <w:rsid w:val="00FF4BC0"/>
    <w:rsid w:val="00FF553B"/>
    <w:rsid w:val="00FF5882"/>
    <w:rsid w:val="00FF6D4F"/>
    <w:rsid w:val="00FF6EB6"/>
    <w:rsid w:val="00FF6EBA"/>
    <w:rsid w:val="00FF755E"/>
    <w:rsid w:val="00FF78A7"/>
    <w:rsid w:val="00FF7F50"/>
    <w:rsid w:val="075AB17C"/>
    <w:rsid w:val="080A6324"/>
    <w:rsid w:val="116D79E1"/>
    <w:rsid w:val="119FEAF1"/>
    <w:rsid w:val="11E2524F"/>
    <w:rsid w:val="136C2AF8"/>
    <w:rsid w:val="14C21260"/>
    <w:rsid w:val="167B27ED"/>
    <w:rsid w:val="16DE566C"/>
    <w:rsid w:val="186002B4"/>
    <w:rsid w:val="1941E4DD"/>
    <w:rsid w:val="1F8F6950"/>
    <w:rsid w:val="1FEF86B7"/>
    <w:rsid w:val="20929434"/>
    <w:rsid w:val="22F64DBE"/>
    <w:rsid w:val="2506F7C2"/>
    <w:rsid w:val="25D49FE5"/>
    <w:rsid w:val="25E6AD98"/>
    <w:rsid w:val="2B7BD890"/>
    <w:rsid w:val="2FBFBD56"/>
    <w:rsid w:val="32F00402"/>
    <w:rsid w:val="363ECE42"/>
    <w:rsid w:val="39BE1934"/>
    <w:rsid w:val="3C9E9B5E"/>
    <w:rsid w:val="3D9471E5"/>
    <w:rsid w:val="3DE497FF"/>
    <w:rsid w:val="3EEDE663"/>
    <w:rsid w:val="3FC1CD3A"/>
    <w:rsid w:val="445D7073"/>
    <w:rsid w:val="44CB222A"/>
    <w:rsid w:val="486B16D6"/>
    <w:rsid w:val="49FCED66"/>
    <w:rsid w:val="4C8346E5"/>
    <w:rsid w:val="50BFB4E1"/>
    <w:rsid w:val="529FA172"/>
    <w:rsid w:val="535163D0"/>
    <w:rsid w:val="5843C96E"/>
    <w:rsid w:val="5D5A5588"/>
    <w:rsid w:val="5EB57B75"/>
    <w:rsid w:val="5EE7FA08"/>
    <w:rsid w:val="5F363B49"/>
    <w:rsid w:val="61749648"/>
    <w:rsid w:val="632F0A0F"/>
    <w:rsid w:val="64D72424"/>
    <w:rsid w:val="6665289F"/>
    <w:rsid w:val="682AE7F8"/>
    <w:rsid w:val="6B275F62"/>
    <w:rsid w:val="6CBD55F0"/>
    <w:rsid w:val="6E12B396"/>
    <w:rsid w:val="73B42B28"/>
    <w:rsid w:val="754F7D0F"/>
    <w:rsid w:val="7F136F3F"/>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8" style="mso-position-vertical-relative:line;mso-width-relative:margin;mso-height-relative:margin" o:allowincell="f" fill="f" fillcolor="white" stroke="f" strokecolor="#90b5e3">
      <v:fill color="white" on="f"/>
      <v:stroke color="#90b5e3" weight="6pt" on="f"/>
      <v:shadow on="t" color="#2f6ebe" opacity=".5" offset="6pt,6pt"/>
      <v:textbox inset="21.6pt,14.4pt,21.6pt,14.4pt"/>
    </o:shapedefaults>
    <o:shapelayout v:ext="edit">
      <o:idmap v:ext="edit" data="1"/>
    </o:shapelayout>
  </w:shapeDefaults>
  <w:decimalSymbol w:val="."/>
  <w:listSeparator w:val=","/>
  <w14:docId w14:val="00D4F9D1"/>
  <w15:docId w15:val="{EF0457C2-9BCA-46EB-86A1-811DE550C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Subtle Reference" w:uiPriority="31" w:qFormat="1"/>
    <w:lsdException w:name="Intense Reference" w:uiPriority="32"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7031"/>
    <w:pPr>
      <w:tabs>
        <w:tab w:val="left" w:pos="1440"/>
      </w:tabs>
      <w:spacing w:after="200" w:line="276" w:lineRule="auto"/>
    </w:pPr>
    <w:rPr>
      <w:rFonts w:ascii="Tahoma" w:eastAsia="Calibri" w:hAnsi="Tahoma" w:cs="JIKNK F+ Myriad Pro"/>
      <w:color w:val="000000"/>
      <w:szCs w:val="22"/>
    </w:rPr>
  </w:style>
  <w:style w:type="paragraph" w:styleId="Heading1">
    <w:name w:val="heading 1"/>
    <w:basedOn w:val="Normal"/>
    <w:next w:val="Normal"/>
    <w:link w:val="Heading1Char"/>
    <w:uiPriority w:val="9"/>
    <w:qFormat/>
    <w:rsid w:val="002B5684"/>
    <w:pPr>
      <w:keepNext/>
      <w:pageBreakBefore/>
      <w:numPr>
        <w:numId w:val="18"/>
      </w:numPr>
      <w:tabs>
        <w:tab w:val="left" w:pos="450"/>
      </w:tabs>
      <w:spacing w:before="480"/>
      <w:outlineLvl w:val="0"/>
    </w:pPr>
    <w:rPr>
      <w:rFonts w:ascii="Arial" w:hAnsi="Arial"/>
      <w:b/>
      <w:sz w:val="36"/>
      <w:szCs w:val="20"/>
    </w:rPr>
  </w:style>
  <w:style w:type="paragraph" w:styleId="Heading2">
    <w:name w:val="heading 2"/>
    <w:aliases w:val="h2"/>
    <w:basedOn w:val="Normal"/>
    <w:next w:val="Normal"/>
    <w:link w:val="Heading2Char"/>
    <w:qFormat/>
    <w:rsid w:val="007551E0"/>
    <w:pPr>
      <w:keepNext/>
      <w:numPr>
        <w:ilvl w:val="1"/>
        <w:numId w:val="18"/>
      </w:numPr>
      <w:tabs>
        <w:tab w:val="left" w:pos="0"/>
      </w:tabs>
      <w:spacing w:before="480"/>
      <w:ind w:left="756"/>
      <w:outlineLvl w:val="1"/>
    </w:pPr>
    <w:rPr>
      <w:rFonts w:ascii="Arial" w:hAnsi="Arial" w:cs="Times New Roman"/>
      <w:b/>
      <w:sz w:val="32"/>
      <w:szCs w:val="32"/>
    </w:rPr>
  </w:style>
  <w:style w:type="paragraph" w:styleId="Heading3">
    <w:name w:val="heading 3"/>
    <w:basedOn w:val="Normal"/>
    <w:next w:val="Normal"/>
    <w:link w:val="Heading3Char"/>
    <w:qFormat/>
    <w:rsid w:val="00421CD8"/>
    <w:pPr>
      <w:keepNext/>
      <w:numPr>
        <w:ilvl w:val="2"/>
        <w:numId w:val="18"/>
      </w:numPr>
      <w:tabs>
        <w:tab w:val="left" w:pos="900"/>
      </w:tabs>
      <w:spacing w:before="360" w:after="120"/>
      <w:outlineLvl w:val="2"/>
    </w:pPr>
    <w:rPr>
      <w:rFonts w:ascii="Arial" w:hAnsi="Arial" w:cs="Times New Roman"/>
      <w:i/>
      <w:sz w:val="28"/>
      <w:szCs w:val="20"/>
    </w:rPr>
  </w:style>
  <w:style w:type="paragraph" w:styleId="Heading4">
    <w:name w:val="heading 4"/>
    <w:basedOn w:val="Normal"/>
    <w:next w:val="Normal"/>
    <w:link w:val="Heading4Char"/>
    <w:qFormat/>
    <w:rsid w:val="0049500E"/>
    <w:pPr>
      <w:keepNext/>
      <w:numPr>
        <w:ilvl w:val="3"/>
        <w:numId w:val="18"/>
      </w:numPr>
      <w:tabs>
        <w:tab w:val="left" w:pos="900"/>
      </w:tabs>
      <w:spacing w:before="240" w:after="60"/>
      <w:outlineLvl w:val="3"/>
    </w:pPr>
    <w:rPr>
      <w:rFonts w:ascii="Arial" w:hAnsi="Arial" w:cs="Times New Roman"/>
      <w:i/>
      <w:szCs w:val="20"/>
    </w:rPr>
  </w:style>
  <w:style w:type="paragraph" w:styleId="Heading5">
    <w:name w:val="heading 5"/>
    <w:basedOn w:val="Normal"/>
    <w:next w:val="NormalIndent"/>
    <w:link w:val="Heading5Char"/>
    <w:qFormat/>
    <w:rsid w:val="00450D67"/>
    <w:pPr>
      <w:keepNext/>
      <w:spacing w:before="240" w:after="120"/>
      <w:ind w:left="720"/>
      <w:outlineLvl w:val="4"/>
    </w:pPr>
    <w:rPr>
      <w:rFonts w:ascii="Arial" w:hAnsi="Arial" w:cs="Times New Roman"/>
      <w:b/>
      <w:i/>
      <w:smallCaps/>
      <w:sz w:val="20"/>
      <w:szCs w:val="20"/>
    </w:rPr>
  </w:style>
  <w:style w:type="paragraph" w:styleId="Heading6">
    <w:name w:val="heading 6"/>
    <w:basedOn w:val="Normal"/>
    <w:next w:val="Normal"/>
    <w:link w:val="Heading6Char"/>
    <w:qFormat/>
    <w:rsid w:val="00DE5195"/>
    <w:pPr>
      <w:spacing w:before="240" w:after="60"/>
      <w:ind w:left="720"/>
      <w:outlineLvl w:val="5"/>
    </w:pPr>
    <w:rPr>
      <w:rFonts w:cs="Times New Roman"/>
      <w:color w:val="C00000"/>
      <w:szCs w:val="20"/>
    </w:rPr>
  </w:style>
  <w:style w:type="paragraph" w:styleId="Heading7">
    <w:name w:val="heading 7"/>
    <w:basedOn w:val="Normal"/>
    <w:next w:val="Normal"/>
    <w:qFormat/>
    <w:rsid w:val="004A295A"/>
    <w:pPr>
      <w:numPr>
        <w:ilvl w:val="6"/>
        <w:numId w:val="18"/>
      </w:numPr>
      <w:spacing w:before="240"/>
      <w:outlineLvl w:val="6"/>
    </w:pPr>
    <w:rPr>
      <w:rFonts w:ascii="Arial" w:hAnsi="Arial"/>
      <w:i/>
      <w:sz w:val="20"/>
      <w:szCs w:val="20"/>
    </w:rPr>
  </w:style>
  <w:style w:type="paragraph" w:styleId="Heading8">
    <w:name w:val="heading 8"/>
    <w:basedOn w:val="Normal"/>
    <w:next w:val="Normal"/>
    <w:qFormat/>
    <w:rsid w:val="004A295A"/>
    <w:pPr>
      <w:numPr>
        <w:ilvl w:val="7"/>
        <w:numId w:val="18"/>
      </w:numPr>
      <w:spacing w:before="240"/>
      <w:jc w:val="center"/>
      <w:outlineLvl w:val="7"/>
    </w:pPr>
    <w:rPr>
      <w:rFonts w:ascii="Arial" w:hAnsi="Arial"/>
      <w:i/>
      <w:sz w:val="20"/>
      <w:szCs w:val="20"/>
    </w:rPr>
  </w:style>
  <w:style w:type="paragraph" w:styleId="Heading9">
    <w:name w:val="heading 9"/>
    <w:basedOn w:val="Normal"/>
    <w:next w:val="Normal"/>
    <w:qFormat/>
    <w:rsid w:val="004A295A"/>
    <w:pPr>
      <w:numPr>
        <w:ilvl w:val="8"/>
        <w:numId w:val="18"/>
      </w:numPr>
      <w:spacing w:before="240"/>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2 Char"/>
    <w:link w:val="Heading2"/>
    <w:rsid w:val="007551E0"/>
    <w:rPr>
      <w:rFonts w:ascii="Arial" w:eastAsia="Calibri" w:hAnsi="Arial"/>
      <w:b/>
      <w:color w:val="000000"/>
      <w:sz w:val="32"/>
      <w:szCs w:val="32"/>
    </w:rPr>
  </w:style>
  <w:style w:type="character" w:customStyle="1" w:styleId="Heading3Char">
    <w:name w:val="Heading 3 Char"/>
    <w:link w:val="Heading3"/>
    <w:rsid w:val="00421CD8"/>
    <w:rPr>
      <w:rFonts w:ascii="Arial" w:eastAsia="Calibri" w:hAnsi="Arial"/>
      <w:i/>
      <w:color w:val="000000"/>
      <w:sz w:val="28"/>
      <w:szCs w:val="20"/>
    </w:rPr>
  </w:style>
  <w:style w:type="paragraph" w:styleId="TOC1">
    <w:name w:val="toc 1"/>
    <w:basedOn w:val="Normal"/>
    <w:next w:val="Normal"/>
    <w:autoRedefine/>
    <w:uiPriority w:val="39"/>
    <w:rsid w:val="008601E5"/>
    <w:pPr>
      <w:tabs>
        <w:tab w:val="left" w:pos="720"/>
        <w:tab w:val="right" w:leader="dot" w:pos="9830"/>
      </w:tabs>
      <w:spacing w:before="120"/>
    </w:pPr>
    <w:rPr>
      <w:rFonts w:ascii="Arial" w:hAnsi="Arial"/>
      <w:b/>
      <w:noProof/>
      <w:sz w:val="20"/>
      <w:szCs w:val="20"/>
    </w:rPr>
  </w:style>
  <w:style w:type="character" w:styleId="CommentReference">
    <w:name w:val="annotation reference"/>
    <w:uiPriority w:val="99"/>
    <w:semiHidden/>
    <w:rsid w:val="00991668"/>
    <w:rPr>
      <w:sz w:val="16"/>
    </w:rPr>
  </w:style>
  <w:style w:type="paragraph" w:styleId="CommentText">
    <w:name w:val="annotation text"/>
    <w:basedOn w:val="Normal"/>
    <w:link w:val="CommentTextChar"/>
    <w:uiPriority w:val="99"/>
    <w:semiHidden/>
    <w:rsid w:val="00991668"/>
    <w:pPr>
      <w:spacing w:before="120"/>
    </w:pPr>
    <w:rPr>
      <w:rFonts w:ascii="Arial" w:hAnsi="Arial" w:cs="Times New Roman"/>
      <w:sz w:val="20"/>
      <w:szCs w:val="20"/>
    </w:rPr>
  </w:style>
  <w:style w:type="character" w:customStyle="1" w:styleId="CommentTextChar">
    <w:name w:val="Comment Text Char"/>
    <w:link w:val="CommentText"/>
    <w:uiPriority w:val="99"/>
    <w:semiHidden/>
    <w:rsid w:val="00991668"/>
    <w:rPr>
      <w:rFonts w:ascii="Arial" w:hAnsi="Arial"/>
      <w:lang w:val="en-US" w:eastAsia="en-US" w:bidi="ar-SA"/>
    </w:rPr>
  </w:style>
  <w:style w:type="paragraph" w:customStyle="1" w:styleId="CoverBar">
    <w:name w:val="Cover Bar"/>
    <w:basedOn w:val="Normal"/>
    <w:rsid w:val="00991668"/>
    <w:pPr>
      <w:shd w:val="clear" w:color="auto" w:fill="000000"/>
      <w:spacing w:before="120"/>
    </w:pPr>
    <w:rPr>
      <w:rFonts w:ascii="Arial" w:hAnsi="Arial"/>
      <w:i/>
      <w:iCs/>
      <w:color w:val="FFFFFF"/>
      <w:sz w:val="36"/>
      <w:szCs w:val="20"/>
    </w:rPr>
  </w:style>
  <w:style w:type="paragraph" w:customStyle="1" w:styleId="CoverTitle">
    <w:name w:val="Cover Title"/>
    <w:basedOn w:val="Normal"/>
    <w:rsid w:val="00991668"/>
    <w:pPr>
      <w:spacing w:before="120"/>
    </w:pPr>
    <w:rPr>
      <w:rFonts w:ascii="Arial" w:hAnsi="Arial"/>
      <w:b/>
      <w:sz w:val="48"/>
      <w:szCs w:val="20"/>
    </w:rPr>
  </w:style>
  <w:style w:type="paragraph" w:styleId="Footer">
    <w:name w:val="footer"/>
    <w:basedOn w:val="Normal"/>
    <w:link w:val="FooterChar"/>
    <w:uiPriority w:val="99"/>
    <w:rsid w:val="00991668"/>
    <w:pPr>
      <w:pBdr>
        <w:top w:val="single" w:sz="6" w:space="1" w:color="auto"/>
      </w:pBdr>
      <w:tabs>
        <w:tab w:val="right" w:pos="9800"/>
      </w:tabs>
      <w:spacing w:before="120"/>
    </w:pPr>
    <w:rPr>
      <w:rFonts w:ascii="Arial" w:hAnsi="Arial" w:cs="Times New Roman"/>
      <w:i/>
      <w:sz w:val="20"/>
      <w:szCs w:val="20"/>
    </w:rPr>
  </w:style>
  <w:style w:type="paragraph" w:styleId="FootnoteText">
    <w:name w:val="footnote text"/>
    <w:basedOn w:val="Normal"/>
    <w:semiHidden/>
    <w:rsid w:val="00991668"/>
    <w:pPr>
      <w:spacing w:before="120"/>
      <w:ind w:left="360" w:hanging="360"/>
    </w:pPr>
    <w:rPr>
      <w:rFonts w:ascii="Arial" w:hAnsi="Arial"/>
      <w:sz w:val="16"/>
      <w:szCs w:val="20"/>
    </w:rPr>
  </w:style>
  <w:style w:type="paragraph" w:customStyle="1" w:styleId="HalfSpace">
    <w:name w:val="Half Space"/>
    <w:basedOn w:val="Normal"/>
    <w:rsid w:val="00991668"/>
    <w:pPr>
      <w:spacing w:line="120" w:lineRule="exact"/>
    </w:pPr>
    <w:rPr>
      <w:rFonts w:ascii="Arial" w:hAnsi="Arial"/>
      <w:sz w:val="20"/>
      <w:szCs w:val="20"/>
    </w:rPr>
  </w:style>
  <w:style w:type="paragraph" w:styleId="Header">
    <w:name w:val="header"/>
    <w:basedOn w:val="Normal"/>
    <w:link w:val="HeaderChar"/>
    <w:rsid w:val="00991668"/>
    <w:pPr>
      <w:pBdr>
        <w:bottom w:val="single" w:sz="6" w:space="1" w:color="auto"/>
      </w:pBdr>
      <w:tabs>
        <w:tab w:val="right" w:pos="9800"/>
      </w:tabs>
      <w:spacing w:before="120"/>
    </w:pPr>
    <w:rPr>
      <w:rFonts w:ascii="Arial" w:hAnsi="Arial" w:cs="Times New Roman"/>
      <w:i/>
      <w:sz w:val="20"/>
      <w:szCs w:val="20"/>
    </w:rPr>
  </w:style>
  <w:style w:type="paragraph" w:styleId="TOC2">
    <w:name w:val="toc 2"/>
    <w:basedOn w:val="Normal"/>
    <w:next w:val="Normal"/>
    <w:autoRedefine/>
    <w:uiPriority w:val="39"/>
    <w:rsid w:val="00672405"/>
    <w:pPr>
      <w:tabs>
        <w:tab w:val="left" w:pos="990"/>
        <w:tab w:val="right" w:leader="dot" w:pos="9830"/>
      </w:tabs>
      <w:ind w:left="200"/>
      <w:pPrChange w:id="0" w:author="Alhabibi, Haider@Energy" w:date="2022-03-18T18:20:00Z">
        <w:pPr>
          <w:tabs>
            <w:tab w:val="left" w:pos="990"/>
            <w:tab w:val="left" w:pos="1440"/>
            <w:tab w:val="right" w:leader="dot" w:pos="9830"/>
          </w:tabs>
          <w:spacing w:after="200" w:line="276" w:lineRule="auto"/>
          <w:ind w:left="200"/>
        </w:pPr>
      </w:pPrChange>
    </w:pPr>
    <w:rPr>
      <w:rFonts w:cs="Tahoma"/>
      <w:szCs w:val="24"/>
      <w:rPrChange w:id="0" w:author="Alhabibi, Haider@Energy" w:date="2022-03-18T18:20:00Z">
        <w:rPr>
          <w:rFonts w:ascii="Arial" w:eastAsia="Calibri" w:hAnsi="Arial" w:cs="JIKNK F+ Myriad Pro"/>
          <w:color w:val="000000"/>
          <w:lang w:val="en-US" w:eastAsia="en-US" w:bidi="ar-SA"/>
        </w:rPr>
      </w:rPrChange>
    </w:rPr>
  </w:style>
  <w:style w:type="paragraph" w:styleId="TOC3">
    <w:name w:val="toc 3"/>
    <w:basedOn w:val="Normal"/>
    <w:next w:val="Normal"/>
    <w:autoRedefine/>
    <w:uiPriority w:val="39"/>
    <w:rsid w:val="00914172"/>
    <w:pPr>
      <w:tabs>
        <w:tab w:val="right" w:leader="dot" w:pos="9830"/>
      </w:tabs>
      <w:ind w:left="400"/>
    </w:pPr>
    <w:rPr>
      <w:rFonts w:cs="Tahoma"/>
      <w:noProof/>
      <w:sz w:val="20"/>
      <w:szCs w:val="20"/>
    </w:rPr>
  </w:style>
  <w:style w:type="paragraph" w:styleId="TableofFigures">
    <w:name w:val="table of figures"/>
    <w:basedOn w:val="Normal"/>
    <w:next w:val="Normal"/>
    <w:uiPriority w:val="99"/>
    <w:rsid w:val="00991668"/>
    <w:pPr>
      <w:ind w:left="400" w:hanging="400"/>
    </w:pPr>
    <w:rPr>
      <w:rFonts w:ascii="Arial" w:hAnsi="Arial"/>
      <w:sz w:val="20"/>
      <w:szCs w:val="20"/>
    </w:rPr>
  </w:style>
  <w:style w:type="paragraph" w:customStyle="1" w:styleId="FigureCaption">
    <w:name w:val="Figure Caption"/>
    <w:basedOn w:val="Normal"/>
    <w:rsid w:val="00991668"/>
    <w:pPr>
      <w:spacing w:after="100" w:afterAutospacing="1"/>
      <w:jc w:val="center"/>
    </w:pPr>
    <w:rPr>
      <w:rFonts w:ascii="Arial" w:hAnsi="Arial"/>
      <w:i/>
      <w:sz w:val="16"/>
      <w:szCs w:val="20"/>
    </w:rPr>
  </w:style>
  <w:style w:type="paragraph" w:customStyle="1" w:styleId="FigureSpace">
    <w:name w:val="Figure Space"/>
    <w:basedOn w:val="Normal"/>
    <w:rsid w:val="00991668"/>
    <w:pPr>
      <w:keepNext/>
      <w:keepLines/>
      <w:spacing w:before="120"/>
      <w:jc w:val="center"/>
    </w:pPr>
    <w:rPr>
      <w:rFonts w:ascii="Arial" w:hAnsi="Arial"/>
      <w:sz w:val="20"/>
      <w:szCs w:val="20"/>
    </w:rPr>
  </w:style>
  <w:style w:type="paragraph" w:customStyle="1" w:styleId="FigureTitle">
    <w:name w:val="Figure Title"/>
    <w:basedOn w:val="Normal"/>
    <w:rsid w:val="00991668"/>
    <w:pPr>
      <w:spacing w:before="120"/>
      <w:jc w:val="center"/>
    </w:pPr>
    <w:rPr>
      <w:rFonts w:ascii="Arial" w:hAnsi="Arial"/>
      <w:i/>
      <w:sz w:val="20"/>
      <w:szCs w:val="20"/>
    </w:rPr>
  </w:style>
  <w:style w:type="paragraph" w:customStyle="1" w:styleId="TableCaption">
    <w:name w:val="Table Caption"/>
    <w:basedOn w:val="Normal"/>
    <w:link w:val="TableCaptionChar"/>
    <w:rsid w:val="00991668"/>
    <w:pPr>
      <w:keepNext/>
      <w:keepLines/>
    </w:pPr>
    <w:rPr>
      <w:rFonts w:ascii="Arial" w:hAnsi="Arial" w:cs="Times New Roman"/>
      <w:i/>
      <w:sz w:val="16"/>
      <w:szCs w:val="20"/>
    </w:rPr>
  </w:style>
  <w:style w:type="paragraph" w:customStyle="1" w:styleId="TableCell">
    <w:name w:val="Table Cell"/>
    <w:basedOn w:val="Normal"/>
    <w:rsid w:val="00991668"/>
    <w:pPr>
      <w:keepNext/>
      <w:keepLines/>
      <w:spacing w:before="40" w:after="40"/>
    </w:pPr>
    <w:rPr>
      <w:rFonts w:ascii="Arial" w:hAnsi="Arial"/>
      <w:sz w:val="16"/>
      <w:szCs w:val="20"/>
    </w:rPr>
  </w:style>
  <w:style w:type="paragraph" w:customStyle="1" w:styleId="TableTitle">
    <w:name w:val="Table Title"/>
    <w:basedOn w:val="Normal"/>
    <w:rsid w:val="00991668"/>
    <w:pPr>
      <w:keepNext/>
      <w:keepLines/>
      <w:spacing w:before="360" w:after="120"/>
    </w:pPr>
    <w:rPr>
      <w:rFonts w:ascii="Arial" w:hAnsi="Arial"/>
      <w:i/>
      <w:sz w:val="20"/>
      <w:szCs w:val="20"/>
    </w:rPr>
  </w:style>
  <w:style w:type="paragraph" w:styleId="CommentSubject">
    <w:name w:val="annotation subject"/>
    <w:basedOn w:val="CommentText"/>
    <w:next w:val="CommentText"/>
    <w:link w:val="CommentSubjectChar"/>
    <w:uiPriority w:val="99"/>
    <w:semiHidden/>
    <w:rsid w:val="00991668"/>
    <w:rPr>
      <w:b/>
      <w:bCs/>
    </w:rPr>
  </w:style>
  <w:style w:type="paragraph" w:customStyle="1" w:styleId="NumberedList">
    <w:name w:val="Numbered List"/>
    <w:basedOn w:val="Normal"/>
    <w:rsid w:val="00991668"/>
    <w:pPr>
      <w:widowControl w:val="0"/>
      <w:numPr>
        <w:numId w:val="3"/>
      </w:numPr>
      <w:spacing w:before="120"/>
      <w:jc w:val="both"/>
    </w:pPr>
    <w:rPr>
      <w:rFonts w:ascii="Arial" w:hAnsi="Arial"/>
      <w:sz w:val="20"/>
      <w:szCs w:val="20"/>
    </w:rPr>
  </w:style>
  <w:style w:type="paragraph" w:customStyle="1" w:styleId="Heading10">
    <w:name w:val="Heading 10"/>
    <w:basedOn w:val="Normal"/>
    <w:rsid w:val="00991668"/>
    <w:pPr>
      <w:numPr>
        <w:numId w:val="1"/>
      </w:numPr>
      <w:spacing w:before="120" w:line="280" w:lineRule="atLeast"/>
      <w:jc w:val="center"/>
    </w:pPr>
    <w:rPr>
      <w:rFonts w:ascii="Arial" w:hAnsi="Arial"/>
      <w:b/>
      <w:bCs/>
      <w:sz w:val="72"/>
      <w:szCs w:val="72"/>
    </w:rPr>
  </w:style>
  <w:style w:type="paragraph" w:customStyle="1" w:styleId="Equation">
    <w:name w:val="Equation"/>
    <w:basedOn w:val="Normal"/>
    <w:link w:val="EquationChar1"/>
    <w:rsid w:val="00991668"/>
    <w:pPr>
      <w:tabs>
        <w:tab w:val="center" w:pos="5160"/>
        <w:tab w:val="right" w:pos="9840"/>
      </w:tabs>
      <w:spacing w:before="240"/>
      <w:ind w:left="360"/>
    </w:pPr>
    <w:rPr>
      <w:rFonts w:ascii="Arial" w:hAnsi="Arial" w:cs="Times New Roman"/>
      <w:sz w:val="16"/>
      <w:szCs w:val="20"/>
    </w:rPr>
  </w:style>
  <w:style w:type="character" w:customStyle="1" w:styleId="EquationChar1">
    <w:name w:val="Equation Char1"/>
    <w:link w:val="Equation"/>
    <w:rsid w:val="00991668"/>
    <w:rPr>
      <w:rFonts w:ascii="Arial" w:hAnsi="Arial"/>
      <w:sz w:val="16"/>
      <w:lang w:val="en-US" w:eastAsia="en-US" w:bidi="ar-SA"/>
    </w:rPr>
  </w:style>
  <w:style w:type="paragraph" w:styleId="TableofAuthorities">
    <w:name w:val="table of authorities"/>
    <w:basedOn w:val="Normal"/>
    <w:next w:val="Normal"/>
    <w:semiHidden/>
    <w:rsid w:val="00991668"/>
    <w:pPr>
      <w:spacing w:before="120"/>
      <w:ind w:left="240" w:hanging="240"/>
    </w:pPr>
    <w:rPr>
      <w:rFonts w:ascii="Arial" w:hAnsi="Arial"/>
      <w:sz w:val="20"/>
      <w:szCs w:val="20"/>
    </w:rPr>
  </w:style>
  <w:style w:type="paragraph" w:styleId="Revision">
    <w:name w:val="Revision"/>
    <w:hidden/>
    <w:uiPriority w:val="99"/>
    <w:semiHidden/>
    <w:rsid w:val="00991668"/>
    <w:pPr>
      <w:spacing w:after="200" w:line="276" w:lineRule="auto"/>
      <w:ind w:left="720"/>
    </w:pPr>
    <w:rPr>
      <w:rFonts w:ascii="Arial" w:hAnsi="Arial"/>
    </w:rPr>
  </w:style>
  <w:style w:type="paragraph" w:styleId="BalloonText">
    <w:name w:val="Balloon Text"/>
    <w:basedOn w:val="Normal"/>
    <w:link w:val="BalloonTextChar"/>
    <w:uiPriority w:val="99"/>
    <w:semiHidden/>
    <w:rsid w:val="00991668"/>
    <w:pPr>
      <w:spacing w:before="120"/>
    </w:pPr>
    <w:rPr>
      <w:rFonts w:cs="Tahoma"/>
      <w:sz w:val="16"/>
      <w:szCs w:val="16"/>
    </w:rPr>
  </w:style>
  <w:style w:type="paragraph" w:styleId="TOC4">
    <w:name w:val="toc 4"/>
    <w:basedOn w:val="Normal"/>
    <w:next w:val="Normal"/>
    <w:uiPriority w:val="39"/>
    <w:rsid w:val="00991668"/>
    <w:pPr>
      <w:tabs>
        <w:tab w:val="right" w:leader="dot" w:pos="9840"/>
      </w:tabs>
      <w:ind w:left="600"/>
    </w:pPr>
    <w:rPr>
      <w:rFonts w:ascii="Arial" w:hAnsi="Arial"/>
      <w:sz w:val="20"/>
      <w:szCs w:val="20"/>
    </w:rPr>
  </w:style>
  <w:style w:type="paragraph" w:styleId="TOC5">
    <w:name w:val="toc 5"/>
    <w:basedOn w:val="Normal"/>
    <w:next w:val="Normal"/>
    <w:uiPriority w:val="39"/>
    <w:rsid w:val="00991668"/>
    <w:pPr>
      <w:tabs>
        <w:tab w:val="right" w:leader="dot" w:pos="9840"/>
      </w:tabs>
      <w:ind w:left="800"/>
    </w:pPr>
    <w:rPr>
      <w:rFonts w:ascii="Arial" w:hAnsi="Arial"/>
      <w:sz w:val="20"/>
      <w:szCs w:val="20"/>
    </w:rPr>
  </w:style>
  <w:style w:type="paragraph" w:styleId="TOC6">
    <w:name w:val="toc 6"/>
    <w:basedOn w:val="Normal"/>
    <w:next w:val="Normal"/>
    <w:uiPriority w:val="39"/>
    <w:rsid w:val="00991668"/>
    <w:pPr>
      <w:tabs>
        <w:tab w:val="right" w:leader="dot" w:pos="9840"/>
      </w:tabs>
      <w:spacing w:before="120"/>
      <w:ind w:left="1000"/>
    </w:pPr>
    <w:rPr>
      <w:rFonts w:ascii="Arial" w:hAnsi="Arial"/>
      <w:sz w:val="20"/>
      <w:szCs w:val="20"/>
    </w:rPr>
  </w:style>
  <w:style w:type="paragraph" w:styleId="TOC7">
    <w:name w:val="toc 7"/>
    <w:basedOn w:val="Normal"/>
    <w:next w:val="Normal"/>
    <w:uiPriority w:val="39"/>
    <w:rsid w:val="00991668"/>
    <w:pPr>
      <w:tabs>
        <w:tab w:val="right" w:leader="dot" w:pos="9840"/>
      </w:tabs>
      <w:spacing w:before="120"/>
      <w:ind w:left="1200"/>
    </w:pPr>
    <w:rPr>
      <w:rFonts w:ascii="Arial" w:hAnsi="Arial"/>
      <w:sz w:val="20"/>
      <w:szCs w:val="20"/>
    </w:rPr>
  </w:style>
  <w:style w:type="paragraph" w:styleId="TOC8">
    <w:name w:val="toc 8"/>
    <w:basedOn w:val="Normal"/>
    <w:next w:val="Normal"/>
    <w:uiPriority w:val="39"/>
    <w:rsid w:val="00991668"/>
    <w:pPr>
      <w:tabs>
        <w:tab w:val="right" w:leader="dot" w:pos="9840"/>
      </w:tabs>
      <w:spacing w:before="120"/>
      <w:ind w:left="1400"/>
    </w:pPr>
    <w:rPr>
      <w:rFonts w:ascii="Arial" w:hAnsi="Arial"/>
      <w:sz w:val="20"/>
      <w:szCs w:val="20"/>
    </w:rPr>
  </w:style>
  <w:style w:type="paragraph" w:styleId="TOC9">
    <w:name w:val="toc 9"/>
    <w:basedOn w:val="Normal"/>
    <w:next w:val="Normal"/>
    <w:uiPriority w:val="39"/>
    <w:rsid w:val="00991668"/>
    <w:pPr>
      <w:tabs>
        <w:tab w:val="right" w:leader="dot" w:pos="9840"/>
      </w:tabs>
      <w:spacing w:before="120"/>
      <w:ind w:left="1600"/>
    </w:pPr>
    <w:rPr>
      <w:rFonts w:ascii="Arial" w:hAnsi="Arial"/>
      <w:sz w:val="20"/>
      <w:szCs w:val="20"/>
    </w:rPr>
  </w:style>
  <w:style w:type="table" w:styleId="TableGrid">
    <w:name w:val="Table Grid"/>
    <w:basedOn w:val="TableNormal"/>
    <w:uiPriority w:val="39"/>
    <w:rsid w:val="00991668"/>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Space0">
    <w:name w:val="FigureSpace"/>
    <w:rsid w:val="00991668"/>
    <w:pPr>
      <w:spacing w:before="120" w:after="240" w:line="240" w:lineRule="atLeast"/>
      <w:ind w:left="720"/>
      <w:jc w:val="center"/>
    </w:pPr>
    <w:rPr>
      <w:rFonts w:ascii="Helv" w:hAnsi="Helv"/>
    </w:rPr>
  </w:style>
  <w:style w:type="paragraph" w:styleId="TOAHeading">
    <w:name w:val="toa heading"/>
    <w:basedOn w:val="Normal"/>
    <w:next w:val="Normal"/>
    <w:semiHidden/>
    <w:rsid w:val="00991668"/>
    <w:pPr>
      <w:spacing w:before="120"/>
    </w:pPr>
    <w:rPr>
      <w:rFonts w:ascii="Arial" w:hAnsi="Arial"/>
      <w:b/>
      <w:sz w:val="20"/>
      <w:szCs w:val="20"/>
    </w:rPr>
  </w:style>
  <w:style w:type="paragraph" w:customStyle="1" w:styleId="AuthorsNotes">
    <w:name w:val="Authors Notes"/>
    <w:basedOn w:val="Normal"/>
    <w:rsid w:val="00991668"/>
    <w:pPr>
      <w:spacing w:before="120"/>
    </w:pPr>
    <w:rPr>
      <w:rFonts w:ascii="Arial" w:hAnsi="Arial"/>
      <w:b/>
      <w:i/>
      <w:smallCaps/>
      <w:color w:val="FF9900"/>
      <w:sz w:val="20"/>
      <w:szCs w:val="20"/>
    </w:rPr>
  </w:style>
  <w:style w:type="paragraph" w:customStyle="1" w:styleId="PictureFrame">
    <w:name w:val="Picture Frame"/>
    <w:basedOn w:val="Normal"/>
    <w:rsid w:val="00991668"/>
    <w:pPr>
      <w:framePr w:hSpace="180" w:vSpace="180" w:wrap="around" w:vAnchor="text" w:hAnchor="text" w:y="1"/>
      <w:spacing w:before="120"/>
    </w:pPr>
    <w:rPr>
      <w:rFonts w:ascii="Arial" w:hAnsi="Arial"/>
      <w:sz w:val="20"/>
      <w:szCs w:val="20"/>
    </w:rPr>
  </w:style>
  <w:style w:type="paragraph" w:customStyle="1" w:styleId="EquationNumber">
    <w:name w:val="Equation Number"/>
    <w:basedOn w:val="Normal"/>
    <w:rsid w:val="00991668"/>
    <w:pPr>
      <w:jc w:val="right"/>
    </w:pPr>
    <w:rPr>
      <w:rFonts w:ascii="Arial" w:hAnsi="Arial"/>
      <w:sz w:val="20"/>
      <w:szCs w:val="20"/>
    </w:rPr>
  </w:style>
  <w:style w:type="paragraph" w:customStyle="1" w:styleId="Hanging">
    <w:name w:val="Hanging"/>
    <w:basedOn w:val="Normal"/>
    <w:autoRedefine/>
    <w:rsid w:val="00991668"/>
    <w:pPr>
      <w:overflowPunct w:val="0"/>
      <w:autoSpaceDE w:val="0"/>
      <w:autoSpaceDN w:val="0"/>
      <w:adjustRightInd w:val="0"/>
      <w:spacing w:before="120"/>
      <w:ind w:left="360" w:hanging="360"/>
      <w:textAlignment w:val="baseline"/>
    </w:pPr>
    <w:rPr>
      <w:rFonts w:ascii="Arial" w:hAnsi="Arial" w:cs="Arial"/>
      <w:sz w:val="20"/>
      <w:szCs w:val="20"/>
    </w:rPr>
  </w:style>
  <w:style w:type="paragraph" w:styleId="EndnoteText">
    <w:name w:val="endnote text"/>
    <w:basedOn w:val="Normal"/>
    <w:semiHidden/>
    <w:rsid w:val="00991668"/>
    <w:pPr>
      <w:spacing w:before="120"/>
      <w:ind w:left="360" w:hanging="360"/>
    </w:pPr>
    <w:rPr>
      <w:rFonts w:ascii="Arial" w:hAnsi="Arial"/>
      <w:sz w:val="20"/>
      <w:szCs w:val="20"/>
    </w:rPr>
  </w:style>
  <w:style w:type="paragraph" w:customStyle="1" w:styleId="EquationTitle">
    <w:name w:val="Equation Title"/>
    <w:basedOn w:val="Normal"/>
    <w:rsid w:val="00991668"/>
    <w:pPr>
      <w:keepNext/>
      <w:keepLines/>
      <w:spacing w:before="240" w:after="120"/>
    </w:pPr>
    <w:rPr>
      <w:rFonts w:ascii="Times" w:hAnsi="Times"/>
      <w:i/>
      <w:caps/>
      <w:sz w:val="20"/>
      <w:szCs w:val="20"/>
    </w:rPr>
  </w:style>
  <w:style w:type="paragraph" w:styleId="NormalIndent">
    <w:name w:val="Normal Indent"/>
    <w:basedOn w:val="Normal"/>
    <w:qFormat/>
    <w:rsid w:val="004A2C09"/>
    <w:pPr>
      <w:spacing w:before="120"/>
      <w:ind w:left="720"/>
    </w:pPr>
    <w:rPr>
      <w:szCs w:val="20"/>
    </w:rPr>
  </w:style>
  <w:style w:type="paragraph" w:customStyle="1" w:styleId="tablehead">
    <w:name w:val="table head"/>
    <w:basedOn w:val="NormalIndent"/>
    <w:rsid w:val="00991668"/>
    <w:pPr>
      <w:keepNext/>
      <w:keepLines/>
      <w:spacing w:before="280"/>
      <w:jc w:val="center"/>
    </w:pPr>
    <w:rPr>
      <w:rFonts w:ascii="Univers (W1)" w:hAnsi="Univers (W1)"/>
      <w:b/>
      <w:bCs/>
      <w:sz w:val="16"/>
      <w:szCs w:val="16"/>
    </w:rPr>
  </w:style>
  <w:style w:type="paragraph" w:customStyle="1" w:styleId="cellleft">
    <w:name w:val="cell left"/>
    <w:basedOn w:val="Normal"/>
    <w:rsid w:val="00991668"/>
    <w:pPr>
      <w:keepNext/>
      <w:keepLines/>
      <w:spacing w:before="60" w:after="60" w:line="200" w:lineRule="atLeast"/>
      <w:ind w:left="60" w:right="60"/>
    </w:pPr>
    <w:rPr>
      <w:rFonts w:ascii="Arial" w:hAnsi="Arial" w:cs="Arial"/>
      <w:sz w:val="16"/>
      <w:szCs w:val="16"/>
    </w:rPr>
  </w:style>
  <w:style w:type="paragraph" w:styleId="BodyText">
    <w:name w:val="Body Text"/>
    <w:basedOn w:val="Normal"/>
    <w:uiPriority w:val="1"/>
    <w:qFormat/>
    <w:rsid w:val="00991668"/>
    <w:pPr>
      <w:spacing w:before="120" w:after="120"/>
    </w:pPr>
    <w:rPr>
      <w:rFonts w:ascii="Arial" w:hAnsi="Arial"/>
      <w:sz w:val="20"/>
      <w:szCs w:val="20"/>
    </w:rPr>
  </w:style>
  <w:style w:type="paragraph" w:styleId="ListBullet">
    <w:name w:val="List Bullet"/>
    <w:basedOn w:val="Normal"/>
    <w:autoRedefine/>
    <w:rsid w:val="00991668"/>
    <w:pPr>
      <w:numPr>
        <w:numId w:val="2"/>
      </w:numPr>
      <w:spacing w:before="120"/>
    </w:pPr>
    <w:rPr>
      <w:rFonts w:ascii="Arial" w:hAnsi="Arial"/>
      <w:sz w:val="20"/>
      <w:szCs w:val="20"/>
    </w:rPr>
  </w:style>
  <w:style w:type="paragraph" w:styleId="ListBullet20">
    <w:name w:val="List Bullet 2"/>
    <w:basedOn w:val="Normal"/>
    <w:autoRedefine/>
    <w:rsid w:val="00991668"/>
    <w:pPr>
      <w:tabs>
        <w:tab w:val="num" w:pos="360"/>
      </w:tabs>
      <w:spacing w:before="120"/>
      <w:ind w:left="360" w:hanging="360"/>
    </w:pPr>
    <w:rPr>
      <w:rFonts w:ascii="Arial" w:hAnsi="Arial"/>
      <w:sz w:val="20"/>
      <w:szCs w:val="20"/>
    </w:rPr>
  </w:style>
  <w:style w:type="paragraph" w:styleId="ListBullet3">
    <w:name w:val="List Bullet 3"/>
    <w:basedOn w:val="Normal"/>
    <w:autoRedefine/>
    <w:rsid w:val="00991668"/>
    <w:pPr>
      <w:numPr>
        <w:numId w:val="4"/>
      </w:numPr>
      <w:spacing w:before="120"/>
    </w:pPr>
    <w:rPr>
      <w:rFonts w:ascii="Arial" w:hAnsi="Arial"/>
      <w:sz w:val="20"/>
      <w:szCs w:val="20"/>
    </w:rPr>
  </w:style>
  <w:style w:type="paragraph" w:styleId="ListBullet4">
    <w:name w:val="List Bullet 4"/>
    <w:basedOn w:val="Normal"/>
    <w:autoRedefine/>
    <w:rsid w:val="00991668"/>
    <w:pPr>
      <w:numPr>
        <w:numId w:val="5"/>
      </w:numPr>
      <w:spacing w:before="120"/>
    </w:pPr>
    <w:rPr>
      <w:rFonts w:ascii="Arial" w:hAnsi="Arial"/>
      <w:sz w:val="20"/>
      <w:szCs w:val="20"/>
    </w:rPr>
  </w:style>
  <w:style w:type="paragraph" w:styleId="ListBullet5">
    <w:name w:val="List Bullet 5"/>
    <w:basedOn w:val="Normal"/>
    <w:autoRedefine/>
    <w:rsid w:val="00991668"/>
    <w:pPr>
      <w:numPr>
        <w:numId w:val="6"/>
      </w:numPr>
      <w:spacing w:before="120"/>
    </w:pPr>
    <w:rPr>
      <w:rFonts w:ascii="Arial" w:hAnsi="Arial"/>
      <w:sz w:val="20"/>
      <w:szCs w:val="20"/>
    </w:rPr>
  </w:style>
  <w:style w:type="paragraph" w:styleId="ListNumber">
    <w:name w:val="List Number"/>
    <w:basedOn w:val="Normal"/>
    <w:rsid w:val="00991668"/>
    <w:pPr>
      <w:numPr>
        <w:numId w:val="7"/>
      </w:numPr>
      <w:spacing w:before="120"/>
    </w:pPr>
    <w:rPr>
      <w:rFonts w:ascii="Arial" w:hAnsi="Arial"/>
      <w:sz w:val="20"/>
      <w:szCs w:val="20"/>
    </w:rPr>
  </w:style>
  <w:style w:type="paragraph" w:styleId="ListNumber2">
    <w:name w:val="List Number 2"/>
    <w:basedOn w:val="Normal"/>
    <w:rsid w:val="00991668"/>
    <w:pPr>
      <w:numPr>
        <w:numId w:val="8"/>
      </w:numPr>
      <w:spacing w:before="120"/>
    </w:pPr>
    <w:rPr>
      <w:rFonts w:ascii="Arial" w:hAnsi="Arial"/>
      <w:sz w:val="20"/>
      <w:szCs w:val="20"/>
    </w:rPr>
  </w:style>
  <w:style w:type="paragraph" w:styleId="ListNumber3">
    <w:name w:val="List Number 3"/>
    <w:basedOn w:val="Normal"/>
    <w:rsid w:val="00991668"/>
    <w:pPr>
      <w:numPr>
        <w:numId w:val="9"/>
      </w:numPr>
      <w:spacing w:before="120"/>
    </w:pPr>
    <w:rPr>
      <w:rFonts w:ascii="Arial" w:hAnsi="Arial"/>
      <w:sz w:val="20"/>
      <w:szCs w:val="20"/>
    </w:rPr>
  </w:style>
  <w:style w:type="paragraph" w:styleId="ListNumber4">
    <w:name w:val="List Number 4"/>
    <w:basedOn w:val="Normal"/>
    <w:rsid w:val="00991668"/>
    <w:pPr>
      <w:numPr>
        <w:numId w:val="10"/>
      </w:numPr>
      <w:spacing w:before="120"/>
    </w:pPr>
    <w:rPr>
      <w:rFonts w:ascii="Arial" w:hAnsi="Arial"/>
      <w:sz w:val="20"/>
      <w:szCs w:val="20"/>
    </w:rPr>
  </w:style>
  <w:style w:type="paragraph" w:styleId="ListNumber5">
    <w:name w:val="List Number 5"/>
    <w:basedOn w:val="Normal"/>
    <w:rsid w:val="00991668"/>
    <w:pPr>
      <w:numPr>
        <w:numId w:val="11"/>
      </w:numPr>
      <w:spacing w:before="120"/>
    </w:pPr>
    <w:rPr>
      <w:rFonts w:ascii="Arial" w:hAnsi="Arial"/>
      <w:sz w:val="20"/>
      <w:szCs w:val="20"/>
    </w:rPr>
  </w:style>
  <w:style w:type="paragraph" w:customStyle="1" w:styleId="EN">
    <w:name w:val="EN"/>
    <w:rsid w:val="00991668"/>
    <w:pPr>
      <w:spacing w:before="280" w:after="200" w:line="160" w:lineRule="atLeast"/>
      <w:ind w:left="1920"/>
      <w:jc w:val="right"/>
    </w:pPr>
    <w:rPr>
      <w:rFonts w:ascii="CG Times (W1)" w:hAnsi="CG Times (W1)"/>
      <w:b/>
      <w:bCs/>
      <w:sz w:val="16"/>
      <w:szCs w:val="16"/>
    </w:rPr>
  </w:style>
  <w:style w:type="paragraph" w:customStyle="1" w:styleId="PF">
    <w:name w:val="PF"/>
    <w:rsid w:val="00991668"/>
    <w:pPr>
      <w:keepLines/>
      <w:tabs>
        <w:tab w:val="center" w:pos="4200"/>
        <w:tab w:val="center" w:pos="4920"/>
        <w:tab w:val="center" w:pos="5640"/>
        <w:tab w:val="center" w:pos="6360"/>
        <w:tab w:val="center" w:pos="7080"/>
      </w:tabs>
      <w:spacing w:before="140" w:after="200" w:line="280" w:lineRule="atLeast"/>
      <w:ind w:left="720"/>
      <w:jc w:val="center"/>
    </w:pPr>
    <w:rPr>
      <w:rFonts w:ascii="Univers (W1)" w:hAnsi="Univers (W1)"/>
    </w:rPr>
  </w:style>
  <w:style w:type="paragraph" w:customStyle="1" w:styleId="NormalI2">
    <w:name w:val="Normal I2"/>
    <w:basedOn w:val="NormalIndent"/>
    <w:rsid w:val="00991668"/>
    <w:pPr>
      <w:ind w:left="360" w:firstLine="475"/>
    </w:pPr>
  </w:style>
  <w:style w:type="paragraph" w:styleId="BodyTextIndent">
    <w:name w:val="Body Text Indent"/>
    <w:basedOn w:val="Normal"/>
    <w:rsid w:val="00991668"/>
    <w:pPr>
      <w:spacing w:before="120"/>
      <w:ind w:left="360" w:hanging="360"/>
    </w:pPr>
    <w:rPr>
      <w:rFonts w:ascii="Arial" w:hAnsi="Arial"/>
      <w:sz w:val="20"/>
      <w:szCs w:val="20"/>
    </w:rPr>
  </w:style>
  <w:style w:type="paragraph" w:customStyle="1" w:styleId="Formula">
    <w:name w:val="Formula"/>
    <w:rsid w:val="00991668"/>
    <w:pPr>
      <w:keepLines/>
      <w:tabs>
        <w:tab w:val="center" w:pos="4200"/>
        <w:tab w:val="center" w:pos="4920"/>
        <w:tab w:val="center" w:pos="5640"/>
        <w:tab w:val="center" w:pos="6360"/>
        <w:tab w:val="center" w:pos="7080"/>
      </w:tabs>
      <w:spacing w:before="140" w:after="200" w:line="280" w:lineRule="atLeast"/>
      <w:ind w:left="720"/>
      <w:jc w:val="center"/>
    </w:pPr>
    <w:rPr>
      <w:rFonts w:ascii="Univers (W1)" w:hAnsi="Univers (W1)"/>
    </w:rPr>
  </w:style>
  <w:style w:type="paragraph" w:customStyle="1" w:styleId="Style1">
    <w:name w:val="Style1"/>
    <w:basedOn w:val="Normal"/>
    <w:rsid w:val="00991668"/>
    <w:pPr>
      <w:spacing w:before="60" w:after="60" w:line="280" w:lineRule="atLeast"/>
      <w:ind w:firstLine="720"/>
    </w:pPr>
    <w:rPr>
      <w:rFonts w:ascii="Arial" w:hAnsi="Arial"/>
      <w:sz w:val="20"/>
      <w:szCs w:val="20"/>
    </w:rPr>
  </w:style>
  <w:style w:type="paragraph" w:customStyle="1" w:styleId="x">
    <w:name w:val="x"/>
    <w:basedOn w:val="Normal"/>
    <w:rsid w:val="00991668"/>
    <w:pPr>
      <w:tabs>
        <w:tab w:val="left" w:pos="0"/>
      </w:tabs>
      <w:spacing w:before="120" w:line="240" w:lineRule="atLeast"/>
    </w:pPr>
    <w:rPr>
      <w:rFonts w:ascii="Arial" w:hAnsi="Arial"/>
      <w:sz w:val="20"/>
      <w:szCs w:val="20"/>
    </w:rPr>
  </w:style>
  <w:style w:type="paragraph" w:customStyle="1" w:styleId="PARAGRAPHFIRST">
    <w:name w:val="PARAGRAPH FIRST"/>
    <w:basedOn w:val="Normal"/>
    <w:rsid w:val="00991668"/>
    <w:pPr>
      <w:spacing w:before="80" w:line="280" w:lineRule="atLeast"/>
    </w:pPr>
    <w:rPr>
      <w:rFonts w:ascii="Times" w:hAnsi="Times"/>
      <w:sz w:val="20"/>
      <w:szCs w:val="20"/>
    </w:rPr>
  </w:style>
  <w:style w:type="paragraph" w:customStyle="1" w:styleId="PARAGRAPHFORMULA">
    <w:name w:val="PARAGRAPH FORMULA"/>
    <w:rsid w:val="00991668"/>
    <w:pPr>
      <w:keepLines/>
      <w:tabs>
        <w:tab w:val="center" w:pos="2800"/>
      </w:tabs>
      <w:spacing w:before="360" w:after="360" w:line="280" w:lineRule="atLeast"/>
      <w:ind w:left="720"/>
      <w:jc w:val="center"/>
    </w:pPr>
    <w:rPr>
      <w:rFonts w:ascii="Times" w:hAnsi="Times"/>
      <w:i/>
      <w:iCs/>
    </w:rPr>
  </w:style>
  <w:style w:type="paragraph" w:customStyle="1" w:styleId="BULLETWITH54PTINDENT">
    <w:name w:val="BULLET WITH 54 PT INDENT"/>
    <w:rsid w:val="00991668"/>
    <w:pPr>
      <w:tabs>
        <w:tab w:val="left" w:pos="1080"/>
      </w:tabs>
      <w:spacing w:before="120" w:after="200" w:line="240" w:lineRule="exact"/>
      <w:ind w:left="1080" w:hanging="1080"/>
      <w:jc w:val="both"/>
    </w:pPr>
    <w:rPr>
      <w:rFonts w:ascii="Times" w:hAnsi="Times"/>
    </w:rPr>
  </w:style>
  <w:style w:type="paragraph" w:styleId="BodyTextIndent2">
    <w:name w:val="Body Text Indent 2"/>
    <w:basedOn w:val="Normal"/>
    <w:rsid w:val="00991668"/>
    <w:pPr>
      <w:spacing w:before="120"/>
      <w:ind w:left="360"/>
    </w:pPr>
    <w:rPr>
      <w:rFonts w:ascii="Arial" w:hAnsi="Arial"/>
      <w:sz w:val="20"/>
      <w:szCs w:val="20"/>
    </w:rPr>
  </w:style>
  <w:style w:type="paragraph" w:styleId="BodyTextIndent3">
    <w:name w:val="Body Text Indent 3"/>
    <w:basedOn w:val="Normal"/>
    <w:rsid w:val="00991668"/>
    <w:pPr>
      <w:spacing w:before="120"/>
      <w:ind w:hanging="360"/>
    </w:pPr>
    <w:rPr>
      <w:rFonts w:ascii="Arial" w:hAnsi="Arial"/>
      <w:bCs/>
      <w:sz w:val="20"/>
      <w:szCs w:val="20"/>
    </w:rPr>
  </w:style>
  <w:style w:type="paragraph" w:customStyle="1" w:styleId="H1">
    <w:name w:val="H1"/>
    <w:rsid w:val="00991668"/>
    <w:pPr>
      <w:tabs>
        <w:tab w:val="center" w:pos="3000"/>
        <w:tab w:val="center" w:pos="7800"/>
      </w:tabs>
      <w:spacing w:before="240" w:after="200" w:line="276" w:lineRule="auto"/>
      <w:ind w:left="720"/>
    </w:pPr>
    <w:rPr>
      <w:rFonts w:ascii="CG Times (W1)" w:hAnsi="CG Times (W1)"/>
    </w:rPr>
  </w:style>
  <w:style w:type="paragraph" w:customStyle="1" w:styleId="headingtwo">
    <w:name w:val="heading two"/>
    <w:rsid w:val="00991668"/>
    <w:pPr>
      <w:tabs>
        <w:tab w:val="center" w:pos="600"/>
        <w:tab w:val="center" w:pos="1800"/>
        <w:tab w:val="center" w:pos="3000"/>
        <w:tab w:val="center" w:pos="4200"/>
        <w:tab w:val="center" w:pos="5400"/>
        <w:tab w:val="center" w:pos="6600"/>
        <w:tab w:val="center" w:pos="7800"/>
        <w:tab w:val="center" w:pos="9000"/>
      </w:tabs>
      <w:spacing w:after="200" w:line="276" w:lineRule="auto"/>
      <w:ind w:left="720"/>
    </w:pPr>
    <w:rPr>
      <w:rFonts w:ascii="CG Times (W1)" w:hAnsi="CG Times (W1)"/>
    </w:rPr>
  </w:style>
  <w:style w:type="paragraph" w:customStyle="1" w:styleId="T1">
    <w:name w:val="T1"/>
    <w:rsid w:val="00991668"/>
    <w:pPr>
      <w:tabs>
        <w:tab w:val="center" w:pos="600"/>
        <w:tab w:val="center" w:pos="1800"/>
        <w:tab w:val="center" w:pos="3000"/>
        <w:tab w:val="center" w:pos="4200"/>
        <w:tab w:val="center" w:pos="5400"/>
        <w:tab w:val="center" w:pos="6600"/>
        <w:tab w:val="center" w:pos="7800"/>
        <w:tab w:val="center" w:pos="9000"/>
      </w:tabs>
      <w:spacing w:before="120" w:after="200" w:line="240" w:lineRule="exact"/>
      <w:ind w:left="720"/>
    </w:pPr>
    <w:rPr>
      <w:rFonts w:ascii="CG Times (W1)" w:hAnsi="CG Times (W1)"/>
    </w:rPr>
  </w:style>
  <w:style w:type="paragraph" w:styleId="BlockText">
    <w:name w:val="Block Text"/>
    <w:basedOn w:val="Normal"/>
    <w:rsid w:val="00991668"/>
    <w:pPr>
      <w:keepNext/>
      <w:keepLines/>
      <w:tabs>
        <w:tab w:val="left" w:pos="1584"/>
        <w:tab w:val="right" w:leader="underscore" w:pos="4320"/>
        <w:tab w:val="left" w:pos="4608"/>
        <w:tab w:val="left" w:pos="5328"/>
        <w:tab w:val="right" w:leader="underscore" w:pos="8640"/>
      </w:tabs>
      <w:spacing w:before="240" w:line="240" w:lineRule="exact"/>
      <w:ind w:right="720"/>
    </w:pPr>
    <w:rPr>
      <w:rFonts w:ascii="Arial" w:hAnsi="Arial"/>
      <w:sz w:val="20"/>
      <w:szCs w:val="20"/>
    </w:rPr>
  </w:style>
  <w:style w:type="paragraph" w:styleId="List3">
    <w:name w:val="List 3"/>
    <w:basedOn w:val="Normal"/>
    <w:rsid w:val="00991668"/>
    <w:pPr>
      <w:spacing w:before="120"/>
      <w:ind w:left="1080" w:hanging="360"/>
    </w:pPr>
    <w:rPr>
      <w:rFonts w:ascii="Arial" w:hAnsi="Arial"/>
      <w:sz w:val="20"/>
      <w:szCs w:val="20"/>
    </w:rPr>
  </w:style>
  <w:style w:type="paragraph" w:customStyle="1" w:styleId="NormalC">
    <w:name w:val="Normal C"/>
    <w:basedOn w:val="Normal"/>
    <w:rsid w:val="00991668"/>
    <w:pPr>
      <w:spacing w:before="120"/>
      <w:ind w:left="1080"/>
    </w:pPr>
    <w:rPr>
      <w:rFonts w:ascii="Arial" w:hAnsi="Arial"/>
      <w:sz w:val="20"/>
      <w:szCs w:val="20"/>
    </w:rPr>
  </w:style>
  <w:style w:type="paragraph" w:customStyle="1" w:styleId="ListBullet2">
    <w:name w:val="List Bullet2"/>
    <w:basedOn w:val="ListBullet"/>
    <w:next w:val="Normal"/>
    <w:rsid w:val="00991668"/>
    <w:pPr>
      <w:numPr>
        <w:numId w:val="13"/>
      </w:numPr>
    </w:pPr>
    <w:rPr>
      <w:rFonts w:ascii="Times New Roman" w:hAnsi="Times New Roman"/>
      <w:sz w:val="22"/>
    </w:rPr>
  </w:style>
  <w:style w:type="paragraph" w:customStyle="1" w:styleId="ListBulletTwo">
    <w:name w:val="List Bullet Two"/>
    <w:basedOn w:val="Normal"/>
    <w:rsid w:val="00991668"/>
    <w:pPr>
      <w:numPr>
        <w:numId w:val="12"/>
      </w:numPr>
      <w:spacing w:before="120"/>
    </w:pPr>
    <w:rPr>
      <w:rFonts w:ascii="Garamond" w:hAnsi="Garamond"/>
      <w:sz w:val="20"/>
      <w:szCs w:val="20"/>
    </w:rPr>
  </w:style>
  <w:style w:type="paragraph" w:customStyle="1" w:styleId="Letterbullet">
    <w:name w:val="Letter bullet"/>
    <w:basedOn w:val="Normal"/>
    <w:rsid w:val="00991668"/>
    <w:pPr>
      <w:numPr>
        <w:numId w:val="14"/>
      </w:numPr>
      <w:spacing w:before="120"/>
    </w:pPr>
    <w:rPr>
      <w:rFonts w:ascii="Arial" w:hAnsi="Arial"/>
      <w:szCs w:val="20"/>
    </w:rPr>
  </w:style>
  <w:style w:type="paragraph" w:customStyle="1" w:styleId="Nomal">
    <w:name w:val="Nomal"/>
    <w:basedOn w:val="Normal"/>
    <w:rsid w:val="00991668"/>
    <w:pPr>
      <w:numPr>
        <w:ilvl w:val="1"/>
        <w:numId w:val="15"/>
      </w:numPr>
      <w:spacing w:before="120"/>
    </w:pPr>
    <w:rPr>
      <w:rFonts w:ascii="Arial" w:hAnsi="Arial"/>
      <w:sz w:val="20"/>
      <w:szCs w:val="20"/>
    </w:rPr>
  </w:style>
  <w:style w:type="paragraph" w:customStyle="1" w:styleId="StyleBulletBoldItalicChar">
    <w:name w:val="Style Bullet + Bold Italic Char"/>
    <w:basedOn w:val="Normal"/>
    <w:rsid w:val="00991668"/>
    <w:pPr>
      <w:numPr>
        <w:numId w:val="16"/>
      </w:numPr>
      <w:spacing w:before="120" w:after="60"/>
    </w:pPr>
    <w:rPr>
      <w:rFonts w:ascii="Arial" w:hAnsi="Arial"/>
      <w:b/>
      <w:bCs/>
      <w:i/>
      <w:iCs/>
      <w:sz w:val="20"/>
      <w:szCs w:val="20"/>
    </w:rPr>
  </w:style>
  <w:style w:type="paragraph" w:customStyle="1" w:styleId="NormalB">
    <w:name w:val="Normal B"/>
    <w:basedOn w:val="Normal"/>
    <w:rsid w:val="00991668"/>
    <w:pPr>
      <w:spacing w:before="120"/>
    </w:pPr>
    <w:rPr>
      <w:rFonts w:ascii="Arial" w:hAnsi="Arial"/>
      <w:bCs/>
      <w:sz w:val="20"/>
      <w:szCs w:val="20"/>
    </w:rPr>
  </w:style>
  <w:style w:type="paragraph" w:customStyle="1" w:styleId="NormalA">
    <w:name w:val="Normal A"/>
    <w:basedOn w:val="Normal"/>
    <w:rsid w:val="00991668"/>
    <w:pPr>
      <w:spacing w:before="120"/>
      <w:ind w:left="360"/>
    </w:pPr>
    <w:rPr>
      <w:rFonts w:ascii="Arial" w:hAnsi="Arial"/>
      <w:bCs/>
      <w:sz w:val="20"/>
      <w:szCs w:val="20"/>
    </w:rPr>
  </w:style>
  <w:style w:type="paragraph" w:customStyle="1" w:styleId="SectionTitle">
    <w:name w:val="Section Title"/>
    <w:basedOn w:val="Normal"/>
    <w:rsid w:val="00991668"/>
    <w:pPr>
      <w:pageBreakBefore/>
      <w:spacing w:before="120"/>
      <w:jc w:val="center"/>
    </w:pPr>
    <w:rPr>
      <w:rFonts w:ascii="Times" w:hAnsi="Times"/>
      <w:sz w:val="72"/>
      <w:szCs w:val="20"/>
    </w:rPr>
  </w:style>
  <w:style w:type="paragraph" w:customStyle="1" w:styleId="SectionSubtitle">
    <w:name w:val="Section Subtitle"/>
    <w:basedOn w:val="Normal"/>
    <w:rsid w:val="00991668"/>
    <w:pPr>
      <w:tabs>
        <w:tab w:val="left" w:pos="720"/>
        <w:tab w:val="center" w:pos="4680"/>
      </w:tabs>
      <w:suppressAutoHyphens/>
      <w:spacing w:before="120"/>
      <w:jc w:val="center"/>
    </w:pPr>
    <w:rPr>
      <w:rFonts w:ascii="Arial" w:hAnsi="Arial"/>
      <w:b/>
      <w:spacing w:val="-3"/>
      <w:sz w:val="30"/>
      <w:szCs w:val="20"/>
    </w:rPr>
  </w:style>
  <w:style w:type="paragraph" w:styleId="PlainText">
    <w:name w:val="Plain Text"/>
    <w:basedOn w:val="Normal"/>
    <w:rsid w:val="00991668"/>
    <w:rPr>
      <w:rFonts w:ascii="Courier New" w:hAnsi="Courier New" w:cs="Courier New"/>
      <w:sz w:val="16"/>
      <w:szCs w:val="20"/>
    </w:rPr>
  </w:style>
  <w:style w:type="paragraph" w:styleId="BodyText2">
    <w:name w:val="Body Text 2"/>
    <w:basedOn w:val="Normal"/>
    <w:rsid w:val="00991668"/>
    <w:pPr>
      <w:spacing w:before="120"/>
    </w:pPr>
    <w:rPr>
      <w:rFonts w:ascii="Arial" w:hAnsi="Arial"/>
      <w:b/>
      <w:bCs/>
      <w:sz w:val="20"/>
      <w:szCs w:val="20"/>
    </w:rPr>
  </w:style>
  <w:style w:type="paragraph" w:customStyle="1" w:styleId="NormalD">
    <w:name w:val="Normal D"/>
    <w:basedOn w:val="NormalC"/>
    <w:rsid w:val="00991668"/>
    <w:pPr>
      <w:ind w:left="1440"/>
    </w:pPr>
  </w:style>
  <w:style w:type="paragraph" w:styleId="Title">
    <w:name w:val="Title"/>
    <w:basedOn w:val="Normal"/>
    <w:rsid w:val="00991668"/>
    <w:pPr>
      <w:spacing w:before="240" w:after="60"/>
      <w:jc w:val="center"/>
      <w:outlineLvl w:val="0"/>
    </w:pPr>
    <w:rPr>
      <w:rFonts w:ascii="Arial" w:hAnsi="Arial"/>
      <w:b/>
      <w:caps/>
      <w:szCs w:val="20"/>
    </w:rPr>
  </w:style>
  <w:style w:type="paragraph" w:customStyle="1" w:styleId="tablecell0">
    <w:name w:val="table cell"/>
    <w:basedOn w:val="Normal"/>
    <w:rsid w:val="00991668"/>
    <w:pPr>
      <w:spacing w:before="60"/>
    </w:pPr>
    <w:rPr>
      <w:rFonts w:ascii="Arial" w:hAnsi="Arial"/>
      <w:sz w:val="20"/>
      <w:szCs w:val="20"/>
    </w:rPr>
  </w:style>
  <w:style w:type="paragraph" w:customStyle="1" w:styleId="figurecaption0">
    <w:name w:val="figure caption"/>
    <w:basedOn w:val="Normal"/>
    <w:rsid w:val="00991668"/>
    <w:pPr>
      <w:spacing w:before="40"/>
      <w:jc w:val="center"/>
    </w:pPr>
    <w:rPr>
      <w:rFonts w:ascii="Arial" w:hAnsi="Arial"/>
      <w:sz w:val="20"/>
      <w:szCs w:val="20"/>
    </w:rPr>
  </w:style>
  <w:style w:type="paragraph" w:styleId="NormalWeb">
    <w:name w:val="Normal (Web)"/>
    <w:basedOn w:val="Normal"/>
    <w:rsid w:val="00991668"/>
    <w:pPr>
      <w:spacing w:before="120"/>
    </w:pPr>
    <w:rPr>
      <w:rFonts w:ascii="Arial" w:hAnsi="Arial"/>
      <w:sz w:val="20"/>
      <w:szCs w:val="20"/>
    </w:rPr>
  </w:style>
  <w:style w:type="paragraph" w:styleId="BodyText3">
    <w:name w:val="Body Text 3"/>
    <w:basedOn w:val="Normal"/>
    <w:rsid w:val="00991668"/>
    <w:pPr>
      <w:spacing w:before="120" w:after="120"/>
    </w:pPr>
    <w:rPr>
      <w:rFonts w:ascii="Arial" w:hAnsi="Arial"/>
      <w:sz w:val="16"/>
      <w:szCs w:val="20"/>
    </w:rPr>
  </w:style>
  <w:style w:type="paragraph" w:styleId="BodyTextFirstIndent">
    <w:name w:val="Body Text First Indent"/>
    <w:basedOn w:val="BodyText"/>
    <w:rsid w:val="00991668"/>
    <w:pPr>
      <w:spacing w:before="80"/>
      <w:ind w:firstLine="210"/>
    </w:pPr>
  </w:style>
  <w:style w:type="paragraph" w:styleId="BodyTextFirstIndent2">
    <w:name w:val="Body Text First Indent 2"/>
    <w:basedOn w:val="BodyTextIndent"/>
    <w:rsid w:val="00991668"/>
    <w:pPr>
      <w:spacing w:after="120"/>
      <w:ind w:firstLine="210"/>
    </w:pPr>
  </w:style>
  <w:style w:type="paragraph" w:styleId="Closing">
    <w:name w:val="Closing"/>
    <w:basedOn w:val="Normal"/>
    <w:rsid w:val="00991668"/>
    <w:pPr>
      <w:spacing w:before="120"/>
      <w:ind w:left="4320"/>
    </w:pPr>
    <w:rPr>
      <w:rFonts w:ascii="Arial" w:hAnsi="Arial"/>
      <w:sz w:val="20"/>
      <w:szCs w:val="20"/>
    </w:rPr>
  </w:style>
  <w:style w:type="paragraph" w:styleId="Date">
    <w:name w:val="Date"/>
    <w:basedOn w:val="Normal"/>
    <w:next w:val="Normal"/>
    <w:rsid w:val="00991668"/>
    <w:pPr>
      <w:spacing w:before="120"/>
    </w:pPr>
    <w:rPr>
      <w:rFonts w:ascii="Arial" w:hAnsi="Arial"/>
      <w:sz w:val="20"/>
      <w:szCs w:val="20"/>
    </w:rPr>
  </w:style>
  <w:style w:type="paragraph" w:styleId="EnvelopeAddress">
    <w:name w:val="envelope address"/>
    <w:basedOn w:val="Normal"/>
    <w:rsid w:val="00991668"/>
    <w:pPr>
      <w:framePr w:w="7920" w:h="1980" w:hRule="exact" w:hSpace="180" w:wrap="auto" w:hAnchor="page" w:xAlign="center" w:yAlign="bottom"/>
      <w:spacing w:before="120"/>
      <w:ind w:left="2880"/>
    </w:pPr>
    <w:rPr>
      <w:rFonts w:ascii="Arial" w:hAnsi="Arial"/>
      <w:sz w:val="20"/>
      <w:szCs w:val="20"/>
    </w:rPr>
  </w:style>
  <w:style w:type="paragraph" w:styleId="EnvelopeReturn">
    <w:name w:val="envelope return"/>
    <w:basedOn w:val="Normal"/>
    <w:rsid w:val="00991668"/>
    <w:pPr>
      <w:spacing w:before="120"/>
    </w:pPr>
    <w:rPr>
      <w:rFonts w:ascii="Arial" w:hAnsi="Arial"/>
      <w:sz w:val="20"/>
      <w:szCs w:val="20"/>
    </w:rPr>
  </w:style>
  <w:style w:type="paragraph" w:styleId="List">
    <w:name w:val="List"/>
    <w:basedOn w:val="Normal"/>
    <w:rsid w:val="00991668"/>
    <w:pPr>
      <w:spacing w:before="120"/>
      <w:ind w:left="360" w:hanging="360"/>
    </w:pPr>
    <w:rPr>
      <w:rFonts w:ascii="Arial" w:hAnsi="Arial"/>
      <w:sz w:val="20"/>
      <w:szCs w:val="20"/>
    </w:rPr>
  </w:style>
  <w:style w:type="paragraph" w:styleId="List2">
    <w:name w:val="List 2"/>
    <w:basedOn w:val="Normal"/>
    <w:rsid w:val="00991668"/>
    <w:pPr>
      <w:spacing w:before="120"/>
      <w:ind w:hanging="360"/>
    </w:pPr>
    <w:rPr>
      <w:rFonts w:ascii="Arial" w:hAnsi="Arial"/>
      <w:sz w:val="20"/>
      <w:szCs w:val="20"/>
    </w:rPr>
  </w:style>
  <w:style w:type="paragraph" w:styleId="List4">
    <w:name w:val="List 4"/>
    <w:basedOn w:val="Normal"/>
    <w:rsid w:val="00991668"/>
    <w:pPr>
      <w:spacing w:before="120"/>
      <w:ind w:left="1440" w:hanging="360"/>
    </w:pPr>
    <w:rPr>
      <w:rFonts w:ascii="Arial" w:hAnsi="Arial"/>
      <w:sz w:val="20"/>
      <w:szCs w:val="20"/>
    </w:rPr>
  </w:style>
  <w:style w:type="paragraph" w:styleId="List5">
    <w:name w:val="List 5"/>
    <w:basedOn w:val="Normal"/>
    <w:rsid w:val="00991668"/>
    <w:pPr>
      <w:spacing w:before="120"/>
      <w:ind w:left="1800" w:hanging="360"/>
    </w:pPr>
    <w:rPr>
      <w:rFonts w:ascii="Arial" w:hAnsi="Arial"/>
      <w:sz w:val="20"/>
      <w:szCs w:val="20"/>
    </w:rPr>
  </w:style>
  <w:style w:type="paragraph" w:styleId="ListContinue">
    <w:name w:val="List Continue"/>
    <w:basedOn w:val="Normal"/>
    <w:rsid w:val="00991668"/>
    <w:pPr>
      <w:spacing w:before="120" w:after="120"/>
      <w:ind w:left="360"/>
    </w:pPr>
    <w:rPr>
      <w:rFonts w:ascii="Arial" w:hAnsi="Arial"/>
      <w:sz w:val="20"/>
      <w:szCs w:val="20"/>
    </w:rPr>
  </w:style>
  <w:style w:type="paragraph" w:styleId="ListContinue2">
    <w:name w:val="List Continue 2"/>
    <w:basedOn w:val="Normal"/>
    <w:rsid w:val="00991668"/>
    <w:pPr>
      <w:spacing w:before="120" w:after="120"/>
    </w:pPr>
    <w:rPr>
      <w:rFonts w:ascii="Arial" w:hAnsi="Arial"/>
      <w:sz w:val="20"/>
      <w:szCs w:val="20"/>
    </w:rPr>
  </w:style>
  <w:style w:type="paragraph" w:styleId="ListContinue3">
    <w:name w:val="List Continue 3"/>
    <w:basedOn w:val="Normal"/>
    <w:rsid w:val="00991668"/>
    <w:pPr>
      <w:spacing w:before="120" w:after="120"/>
      <w:ind w:left="1080"/>
    </w:pPr>
    <w:rPr>
      <w:rFonts w:ascii="Arial" w:hAnsi="Arial"/>
      <w:sz w:val="20"/>
      <w:szCs w:val="20"/>
    </w:rPr>
  </w:style>
  <w:style w:type="paragraph" w:styleId="ListContinue4">
    <w:name w:val="List Continue 4"/>
    <w:basedOn w:val="Normal"/>
    <w:rsid w:val="00991668"/>
    <w:pPr>
      <w:spacing w:before="120" w:after="120"/>
      <w:ind w:left="1440"/>
    </w:pPr>
    <w:rPr>
      <w:rFonts w:ascii="Arial" w:hAnsi="Arial"/>
      <w:sz w:val="20"/>
      <w:szCs w:val="20"/>
    </w:rPr>
  </w:style>
  <w:style w:type="paragraph" w:styleId="ListContinue5">
    <w:name w:val="List Continue 5"/>
    <w:basedOn w:val="Normal"/>
    <w:rsid w:val="00991668"/>
    <w:pPr>
      <w:spacing w:before="120" w:after="120"/>
      <w:ind w:left="1800"/>
    </w:pPr>
    <w:rPr>
      <w:rFonts w:ascii="Arial" w:hAnsi="Arial"/>
      <w:sz w:val="20"/>
      <w:szCs w:val="20"/>
    </w:rPr>
  </w:style>
  <w:style w:type="paragraph" w:styleId="MessageHeader">
    <w:name w:val="Message Header"/>
    <w:basedOn w:val="Normal"/>
    <w:rsid w:val="00991668"/>
    <w:pPr>
      <w:pBdr>
        <w:top w:val="single" w:sz="6" w:space="1" w:color="auto"/>
        <w:left w:val="single" w:sz="6" w:space="1" w:color="auto"/>
        <w:bottom w:val="single" w:sz="6" w:space="1" w:color="auto"/>
        <w:right w:val="single" w:sz="6" w:space="1" w:color="auto"/>
      </w:pBdr>
      <w:shd w:val="pct20" w:color="auto" w:fill="auto"/>
      <w:spacing w:before="120"/>
      <w:ind w:left="1080" w:hanging="1080"/>
    </w:pPr>
    <w:rPr>
      <w:rFonts w:ascii="Arial" w:hAnsi="Arial"/>
      <w:sz w:val="20"/>
      <w:szCs w:val="20"/>
    </w:rPr>
  </w:style>
  <w:style w:type="paragraph" w:styleId="NoteHeading">
    <w:name w:val="Note Heading"/>
    <w:basedOn w:val="Normal"/>
    <w:next w:val="Normal"/>
    <w:rsid w:val="00991668"/>
    <w:pPr>
      <w:spacing w:before="120"/>
    </w:pPr>
    <w:rPr>
      <w:rFonts w:ascii="Arial" w:hAnsi="Arial"/>
      <w:sz w:val="20"/>
      <w:szCs w:val="20"/>
    </w:rPr>
  </w:style>
  <w:style w:type="paragraph" w:styleId="Salutation">
    <w:name w:val="Salutation"/>
    <w:basedOn w:val="Normal"/>
    <w:next w:val="Normal"/>
    <w:rsid w:val="00991668"/>
    <w:pPr>
      <w:spacing w:before="120"/>
    </w:pPr>
    <w:rPr>
      <w:rFonts w:ascii="Arial" w:hAnsi="Arial"/>
      <w:sz w:val="20"/>
      <w:szCs w:val="20"/>
    </w:rPr>
  </w:style>
  <w:style w:type="paragraph" w:styleId="Signature">
    <w:name w:val="Signature"/>
    <w:basedOn w:val="Normal"/>
    <w:rsid w:val="00991668"/>
    <w:pPr>
      <w:spacing w:before="120"/>
      <w:ind w:left="4320"/>
    </w:pPr>
    <w:rPr>
      <w:rFonts w:ascii="Arial" w:hAnsi="Arial"/>
      <w:sz w:val="20"/>
      <w:szCs w:val="20"/>
    </w:rPr>
  </w:style>
  <w:style w:type="paragraph" w:styleId="Subtitle">
    <w:name w:val="Subtitle"/>
    <w:basedOn w:val="Normal"/>
    <w:rsid w:val="00991668"/>
    <w:pPr>
      <w:spacing w:before="120" w:after="60"/>
      <w:jc w:val="center"/>
      <w:outlineLvl w:val="1"/>
    </w:pPr>
    <w:rPr>
      <w:rFonts w:ascii="Arial" w:hAnsi="Arial"/>
      <w:sz w:val="20"/>
      <w:szCs w:val="20"/>
    </w:rPr>
  </w:style>
  <w:style w:type="paragraph" w:customStyle="1" w:styleId="Step">
    <w:name w:val="Step"/>
    <w:basedOn w:val="Normal"/>
    <w:rsid w:val="00991668"/>
    <w:pPr>
      <w:spacing w:before="120"/>
    </w:pPr>
    <w:rPr>
      <w:rFonts w:ascii="Arial" w:hAnsi="Arial"/>
      <w:b/>
      <w:i/>
      <w:sz w:val="20"/>
      <w:szCs w:val="20"/>
    </w:rPr>
  </w:style>
  <w:style w:type="paragraph" w:customStyle="1" w:styleId="tablecellsmall">
    <w:name w:val="table cell small"/>
    <w:basedOn w:val="tablecell0"/>
    <w:rsid w:val="00991668"/>
    <w:pPr>
      <w:spacing w:before="0" w:line="240" w:lineRule="exact"/>
      <w:jc w:val="center"/>
    </w:pPr>
    <w:rPr>
      <w:spacing w:val="-3"/>
      <w:position w:val="6"/>
      <w:sz w:val="16"/>
    </w:rPr>
  </w:style>
  <w:style w:type="paragraph" w:customStyle="1" w:styleId="HTMLBody">
    <w:name w:val="HTML Body"/>
    <w:rsid w:val="00991668"/>
    <w:pPr>
      <w:autoSpaceDE w:val="0"/>
      <w:autoSpaceDN w:val="0"/>
      <w:adjustRightInd w:val="0"/>
      <w:spacing w:after="200" w:line="276" w:lineRule="auto"/>
      <w:ind w:left="720"/>
    </w:pPr>
    <w:rPr>
      <w:rFonts w:ascii="Courier New" w:hAnsi="Courier New"/>
    </w:rPr>
  </w:style>
  <w:style w:type="paragraph" w:customStyle="1" w:styleId="StyleBulletBoldItalic">
    <w:name w:val="Style Bullet + Bold Italic"/>
    <w:basedOn w:val="Normal"/>
    <w:rsid w:val="00991668"/>
    <w:pPr>
      <w:tabs>
        <w:tab w:val="num" w:pos="720"/>
      </w:tabs>
      <w:spacing w:before="120" w:after="60"/>
      <w:ind w:hanging="360"/>
    </w:pPr>
    <w:rPr>
      <w:rFonts w:ascii="Arial" w:hAnsi="Arial"/>
      <w:b/>
      <w:bCs/>
      <w:i/>
      <w:iCs/>
      <w:sz w:val="20"/>
      <w:szCs w:val="20"/>
    </w:rPr>
  </w:style>
  <w:style w:type="paragraph" w:customStyle="1" w:styleId="Default">
    <w:name w:val="Default"/>
    <w:rsid w:val="00991668"/>
    <w:pPr>
      <w:autoSpaceDE w:val="0"/>
      <w:autoSpaceDN w:val="0"/>
      <w:adjustRightInd w:val="0"/>
      <w:spacing w:after="200" w:line="276" w:lineRule="auto"/>
      <w:ind w:left="720"/>
    </w:pPr>
    <w:rPr>
      <w:color w:val="000000"/>
    </w:rPr>
  </w:style>
  <w:style w:type="paragraph" w:customStyle="1" w:styleId="Document1">
    <w:name w:val="Document 1"/>
    <w:rsid w:val="00991668"/>
    <w:pPr>
      <w:keepNext/>
      <w:keepLines/>
      <w:tabs>
        <w:tab w:val="left" w:pos="-720"/>
      </w:tabs>
      <w:suppressAutoHyphens/>
      <w:spacing w:after="200" w:line="276" w:lineRule="auto"/>
      <w:ind w:left="720"/>
    </w:pPr>
    <w:rPr>
      <w:rFonts w:ascii="Courier New" w:hAnsi="Courier New"/>
    </w:rPr>
  </w:style>
  <w:style w:type="paragraph" w:styleId="E-mailSignature">
    <w:name w:val="E-mail Signature"/>
    <w:basedOn w:val="Normal"/>
    <w:rsid w:val="00991668"/>
    <w:pPr>
      <w:spacing w:before="120"/>
    </w:pPr>
    <w:rPr>
      <w:rFonts w:ascii="Arial" w:hAnsi="Arial"/>
      <w:sz w:val="20"/>
      <w:szCs w:val="20"/>
    </w:rPr>
  </w:style>
  <w:style w:type="paragraph" w:styleId="HTMLAddress">
    <w:name w:val="HTML Address"/>
    <w:basedOn w:val="Normal"/>
    <w:rsid w:val="00991668"/>
    <w:pPr>
      <w:spacing w:before="120"/>
    </w:pPr>
    <w:rPr>
      <w:rFonts w:ascii="Arial" w:hAnsi="Arial"/>
      <w:i/>
      <w:iCs/>
      <w:sz w:val="20"/>
      <w:szCs w:val="20"/>
    </w:rPr>
  </w:style>
  <w:style w:type="paragraph" w:styleId="HTMLPreformatted">
    <w:name w:val="HTML Preformatted"/>
    <w:basedOn w:val="Normal"/>
    <w:rsid w:val="00991668"/>
    <w:pPr>
      <w:spacing w:before="120"/>
    </w:pPr>
    <w:rPr>
      <w:rFonts w:ascii="Courier New" w:hAnsi="Courier New" w:cs="Courier New"/>
      <w:sz w:val="20"/>
      <w:szCs w:val="20"/>
    </w:rPr>
  </w:style>
  <w:style w:type="paragraph" w:customStyle="1" w:styleId="BannerLine1">
    <w:name w:val="Banner Line 1"/>
    <w:basedOn w:val="Normal"/>
    <w:next w:val="Normal"/>
    <w:rsid w:val="00991668"/>
    <w:pPr>
      <w:suppressAutoHyphens/>
      <w:spacing w:before="120"/>
    </w:pPr>
    <w:rPr>
      <w:rFonts w:ascii="Arial" w:hAnsi="Arial"/>
      <w:b/>
      <w:caps/>
      <w:sz w:val="20"/>
      <w:szCs w:val="20"/>
    </w:rPr>
  </w:style>
  <w:style w:type="paragraph" w:customStyle="1" w:styleId="p2">
    <w:name w:val="p2"/>
    <w:basedOn w:val="Normal"/>
    <w:rsid w:val="00991668"/>
    <w:pPr>
      <w:widowControl w:val="0"/>
      <w:tabs>
        <w:tab w:val="left" w:pos="357"/>
      </w:tabs>
      <w:spacing w:before="120" w:line="255" w:lineRule="atLeast"/>
      <w:ind w:left="1083" w:hanging="357"/>
    </w:pPr>
    <w:rPr>
      <w:rFonts w:ascii="Arial" w:hAnsi="Arial"/>
      <w:snapToGrid w:val="0"/>
      <w:sz w:val="20"/>
      <w:szCs w:val="20"/>
    </w:rPr>
  </w:style>
  <w:style w:type="paragraph" w:customStyle="1" w:styleId="p4">
    <w:name w:val="p4"/>
    <w:basedOn w:val="Normal"/>
    <w:rsid w:val="00991668"/>
    <w:pPr>
      <w:widowControl w:val="0"/>
      <w:tabs>
        <w:tab w:val="left" w:pos="204"/>
      </w:tabs>
      <w:spacing w:before="120" w:line="240" w:lineRule="atLeast"/>
    </w:pPr>
    <w:rPr>
      <w:rFonts w:ascii="Arial" w:hAnsi="Arial"/>
      <w:snapToGrid w:val="0"/>
      <w:sz w:val="20"/>
      <w:szCs w:val="20"/>
    </w:rPr>
  </w:style>
  <w:style w:type="paragraph" w:customStyle="1" w:styleId="BasicBullet">
    <w:name w:val="BasicBullet"/>
    <w:basedOn w:val="Normal"/>
    <w:rsid w:val="00991668"/>
    <w:pPr>
      <w:numPr>
        <w:numId w:val="17"/>
      </w:numPr>
      <w:spacing w:before="120"/>
    </w:pPr>
    <w:rPr>
      <w:rFonts w:ascii="Arial" w:hAnsi="Arial"/>
      <w:sz w:val="20"/>
      <w:szCs w:val="20"/>
    </w:rPr>
  </w:style>
  <w:style w:type="paragraph" w:customStyle="1" w:styleId="Manufacturers">
    <w:name w:val="Manufacturers"/>
    <w:basedOn w:val="BodyText"/>
    <w:rsid w:val="00991668"/>
  </w:style>
  <w:style w:type="paragraph" w:customStyle="1" w:styleId="B3">
    <w:name w:val="B3"/>
    <w:rsid w:val="00991668"/>
    <w:pPr>
      <w:tabs>
        <w:tab w:val="left" w:pos="3360"/>
      </w:tabs>
      <w:spacing w:before="140" w:after="200" w:line="280" w:lineRule="atLeast"/>
      <w:ind w:left="1440" w:hanging="1440"/>
      <w:jc w:val="both"/>
    </w:pPr>
    <w:rPr>
      <w:rFonts w:ascii="CG Times (W1)" w:hAnsi="CG Times (W1)"/>
    </w:rPr>
  </w:style>
  <w:style w:type="paragraph" w:customStyle="1" w:styleId="Anormal">
    <w:name w:val="Anormal"/>
    <w:basedOn w:val="Normal"/>
    <w:rsid w:val="00991668"/>
    <w:pPr>
      <w:spacing w:before="120"/>
      <w:ind w:left="1296"/>
    </w:pPr>
    <w:rPr>
      <w:rFonts w:ascii="Arial" w:hAnsi="Arial" w:cs="Arial"/>
      <w:sz w:val="20"/>
      <w:szCs w:val="20"/>
    </w:rPr>
  </w:style>
  <w:style w:type="paragraph" w:customStyle="1" w:styleId="B1">
    <w:name w:val="B1"/>
    <w:rsid w:val="00991668"/>
    <w:pPr>
      <w:tabs>
        <w:tab w:val="left" w:pos="2400"/>
      </w:tabs>
      <w:spacing w:before="40" w:after="200" w:line="280" w:lineRule="atLeast"/>
      <w:ind w:left="475" w:hanging="475"/>
      <w:jc w:val="both"/>
    </w:pPr>
    <w:rPr>
      <w:rFonts w:ascii="CG Times (W1)" w:hAnsi="CG Times (W1)"/>
    </w:rPr>
  </w:style>
  <w:style w:type="paragraph" w:styleId="Caption">
    <w:name w:val="caption"/>
    <w:basedOn w:val="Normal"/>
    <w:next w:val="Normal"/>
    <w:rsid w:val="00CA5FBC"/>
    <w:pPr>
      <w:keepNext/>
      <w:spacing w:before="120" w:after="120"/>
      <w:jc w:val="center"/>
    </w:pPr>
    <w:rPr>
      <w:rFonts w:ascii="Arial" w:hAnsi="Arial"/>
      <w:bCs/>
      <w:i/>
      <w:sz w:val="20"/>
      <w:szCs w:val="20"/>
    </w:rPr>
  </w:style>
  <w:style w:type="paragraph" w:styleId="Index1">
    <w:name w:val="index 1"/>
    <w:basedOn w:val="Normal"/>
    <w:next w:val="Normal"/>
    <w:autoRedefine/>
    <w:semiHidden/>
    <w:rsid w:val="00991668"/>
    <w:pPr>
      <w:spacing w:before="120"/>
      <w:ind w:left="240" w:hanging="240"/>
    </w:pPr>
    <w:rPr>
      <w:rFonts w:ascii="Arial" w:hAnsi="Arial"/>
      <w:sz w:val="20"/>
      <w:szCs w:val="20"/>
    </w:rPr>
  </w:style>
  <w:style w:type="paragraph" w:styleId="Index2">
    <w:name w:val="index 2"/>
    <w:basedOn w:val="Normal"/>
    <w:next w:val="Normal"/>
    <w:autoRedefine/>
    <w:semiHidden/>
    <w:rsid w:val="00991668"/>
    <w:pPr>
      <w:spacing w:before="120"/>
      <w:ind w:left="480" w:hanging="240"/>
    </w:pPr>
    <w:rPr>
      <w:rFonts w:ascii="Arial" w:hAnsi="Arial"/>
      <w:sz w:val="20"/>
      <w:szCs w:val="20"/>
    </w:rPr>
  </w:style>
  <w:style w:type="paragraph" w:styleId="Index3">
    <w:name w:val="index 3"/>
    <w:basedOn w:val="Normal"/>
    <w:next w:val="Normal"/>
    <w:autoRedefine/>
    <w:semiHidden/>
    <w:rsid w:val="00991668"/>
    <w:pPr>
      <w:spacing w:before="120"/>
      <w:ind w:hanging="240"/>
    </w:pPr>
    <w:rPr>
      <w:rFonts w:ascii="Arial" w:hAnsi="Arial"/>
      <w:sz w:val="20"/>
      <w:szCs w:val="20"/>
    </w:rPr>
  </w:style>
  <w:style w:type="paragraph" w:styleId="Index4">
    <w:name w:val="index 4"/>
    <w:basedOn w:val="Normal"/>
    <w:next w:val="Normal"/>
    <w:autoRedefine/>
    <w:semiHidden/>
    <w:rsid w:val="00991668"/>
    <w:pPr>
      <w:spacing w:before="120"/>
      <w:ind w:left="960" w:hanging="240"/>
    </w:pPr>
    <w:rPr>
      <w:rFonts w:ascii="Arial" w:hAnsi="Arial"/>
      <w:sz w:val="20"/>
      <w:szCs w:val="20"/>
    </w:rPr>
  </w:style>
  <w:style w:type="paragraph" w:styleId="Index5">
    <w:name w:val="index 5"/>
    <w:basedOn w:val="Normal"/>
    <w:next w:val="Normal"/>
    <w:autoRedefine/>
    <w:semiHidden/>
    <w:rsid w:val="00991668"/>
    <w:pPr>
      <w:spacing w:before="120"/>
      <w:ind w:left="1200" w:hanging="240"/>
    </w:pPr>
    <w:rPr>
      <w:rFonts w:ascii="Arial" w:hAnsi="Arial"/>
      <w:sz w:val="20"/>
      <w:szCs w:val="20"/>
    </w:rPr>
  </w:style>
  <w:style w:type="paragraph" w:styleId="Index6">
    <w:name w:val="index 6"/>
    <w:basedOn w:val="Normal"/>
    <w:next w:val="Normal"/>
    <w:autoRedefine/>
    <w:semiHidden/>
    <w:rsid w:val="00991668"/>
    <w:pPr>
      <w:spacing w:before="120"/>
      <w:ind w:left="1440" w:hanging="240"/>
    </w:pPr>
    <w:rPr>
      <w:rFonts w:ascii="Arial" w:hAnsi="Arial"/>
      <w:sz w:val="20"/>
      <w:szCs w:val="20"/>
    </w:rPr>
  </w:style>
  <w:style w:type="paragraph" w:styleId="Index7">
    <w:name w:val="index 7"/>
    <w:basedOn w:val="Normal"/>
    <w:next w:val="Normal"/>
    <w:autoRedefine/>
    <w:semiHidden/>
    <w:rsid w:val="00991668"/>
    <w:pPr>
      <w:spacing w:before="120"/>
      <w:ind w:left="1680" w:hanging="240"/>
    </w:pPr>
    <w:rPr>
      <w:rFonts w:ascii="Arial" w:hAnsi="Arial"/>
      <w:sz w:val="20"/>
      <w:szCs w:val="20"/>
    </w:rPr>
  </w:style>
  <w:style w:type="paragraph" w:styleId="Index8">
    <w:name w:val="index 8"/>
    <w:basedOn w:val="Normal"/>
    <w:next w:val="Normal"/>
    <w:autoRedefine/>
    <w:semiHidden/>
    <w:rsid w:val="00991668"/>
    <w:pPr>
      <w:spacing w:before="120"/>
      <w:ind w:left="1920" w:hanging="240"/>
    </w:pPr>
    <w:rPr>
      <w:rFonts w:ascii="Arial" w:hAnsi="Arial"/>
      <w:sz w:val="20"/>
      <w:szCs w:val="20"/>
    </w:rPr>
  </w:style>
  <w:style w:type="paragraph" w:styleId="Index9">
    <w:name w:val="index 9"/>
    <w:basedOn w:val="Normal"/>
    <w:next w:val="Normal"/>
    <w:autoRedefine/>
    <w:semiHidden/>
    <w:rsid w:val="00991668"/>
    <w:pPr>
      <w:spacing w:before="120"/>
      <w:ind w:left="2160" w:hanging="240"/>
    </w:pPr>
    <w:rPr>
      <w:rFonts w:ascii="Arial" w:hAnsi="Arial"/>
      <w:sz w:val="20"/>
      <w:szCs w:val="20"/>
    </w:rPr>
  </w:style>
  <w:style w:type="paragraph" w:styleId="IndexHeading">
    <w:name w:val="index heading"/>
    <w:basedOn w:val="Normal"/>
    <w:next w:val="Index1"/>
    <w:semiHidden/>
    <w:rsid w:val="00991668"/>
    <w:pPr>
      <w:spacing w:before="120"/>
    </w:pPr>
    <w:rPr>
      <w:rFonts w:ascii="Arial" w:hAnsi="Arial"/>
      <w:sz w:val="20"/>
      <w:szCs w:val="20"/>
    </w:rPr>
  </w:style>
  <w:style w:type="paragraph" w:styleId="DocumentMap">
    <w:name w:val="Document Map"/>
    <w:basedOn w:val="Normal"/>
    <w:semiHidden/>
    <w:rsid w:val="00991668"/>
    <w:pPr>
      <w:shd w:val="clear" w:color="auto" w:fill="000080"/>
      <w:spacing w:before="120"/>
    </w:pPr>
    <w:rPr>
      <w:rFonts w:cs="Tahoma"/>
      <w:sz w:val="20"/>
      <w:szCs w:val="20"/>
    </w:rPr>
  </w:style>
  <w:style w:type="paragraph" w:styleId="MacroText">
    <w:name w:val="macro"/>
    <w:semiHidden/>
    <w:rsid w:val="00991668"/>
    <w:pPr>
      <w:tabs>
        <w:tab w:val="left" w:pos="480"/>
        <w:tab w:val="left" w:pos="960"/>
        <w:tab w:val="left" w:pos="1440"/>
        <w:tab w:val="left" w:pos="1920"/>
        <w:tab w:val="left" w:pos="2400"/>
        <w:tab w:val="left" w:pos="2880"/>
        <w:tab w:val="left" w:pos="3360"/>
        <w:tab w:val="left" w:pos="3840"/>
        <w:tab w:val="left" w:pos="4320"/>
      </w:tabs>
      <w:spacing w:before="80" w:after="200" w:line="280" w:lineRule="atLeast"/>
      <w:ind w:left="720"/>
    </w:pPr>
    <w:rPr>
      <w:rFonts w:ascii="Courier New" w:hAnsi="Courier New"/>
    </w:rPr>
  </w:style>
  <w:style w:type="paragraph" w:customStyle="1" w:styleId="BulletC">
    <w:name w:val="Bullet C"/>
    <w:basedOn w:val="Normal"/>
    <w:rsid w:val="00991668"/>
    <w:pPr>
      <w:tabs>
        <w:tab w:val="left" w:pos="-1440"/>
        <w:tab w:val="left" w:pos="-720"/>
      </w:tabs>
      <w:suppressAutoHyphens/>
      <w:spacing w:before="120"/>
      <w:ind w:left="1080" w:hanging="360"/>
    </w:pPr>
    <w:rPr>
      <w:spacing w:val="-3"/>
      <w:sz w:val="20"/>
      <w:szCs w:val="20"/>
    </w:rPr>
  </w:style>
  <w:style w:type="paragraph" w:customStyle="1" w:styleId="cellcentered">
    <w:name w:val="cell centered"/>
    <w:basedOn w:val="Normal"/>
    <w:rsid w:val="00991668"/>
    <w:pPr>
      <w:keepNext/>
      <w:keepLines/>
      <w:spacing w:before="60" w:after="60" w:line="200" w:lineRule="atLeast"/>
      <w:ind w:left="60" w:right="60"/>
      <w:jc w:val="center"/>
    </w:pPr>
    <w:rPr>
      <w:rFonts w:ascii="Arial" w:hAnsi="Arial" w:cs="Arial"/>
      <w:sz w:val="16"/>
      <w:szCs w:val="16"/>
    </w:rPr>
  </w:style>
  <w:style w:type="paragraph" w:customStyle="1" w:styleId="B2">
    <w:name w:val="B2"/>
    <w:rsid w:val="00991668"/>
    <w:pPr>
      <w:tabs>
        <w:tab w:val="left" w:pos="2880"/>
      </w:tabs>
      <w:spacing w:before="140" w:after="200" w:line="280" w:lineRule="atLeast"/>
      <w:ind w:left="960" w:hanging="960"/>
      <w:jc w:val="both"/>
    </w:pPr>
    <w:rPr>
      <w:rFonts w:ascii="CG Times (W1)" w:hAnsi="CG Times (W1)"/>
    </w:rPr>
  </w:style>
  <w:style w:type="paragraph" w:customStyle="1" w:styleId="B4">
    <w:name w:val="B4"/>
    <w:rsid w:val="00991668"/>
    <w:pPr>
      <w:tabs>
        <w:tab w:val="left" w:pos="3840"/>
      </w:tabs>
      <w:spacing w:before="140" w:after="200" w:line="280" w:lineRule="atLeast"/>
      <w:ind w:left="1920" w:hanging="1920"/>
      <w:jc w:val="both"/>
    </w:pPr>
    <w:rPr>
      <w:rFonts w:ascii="CG Times (W1)" w:hAnsi="CG Times (W1)"/>
    </w:rPr>
  </w:style>
  <w:style w:type="paragraph" w:customStyle="1" w:styleId="BulletD">
    <w:name w:val="Bullet D"/>
    <w:basedOn w:val="Normal"/>
    <w:rsid w:val="00991668"/>
    <w:pPr>
      <w:spacing w:before="120"/>
      <w:ind w:left="1440" w:hanging="360"/>
    </w:pPr>
    <w:rPr>
      <w:rFonts w:ascii="Arial" w:hAnsi="Arial"/>
      <w:sz w:val="20"/>
      <w:szCs w:val="20"/>
    </w:rPr>
  </w:style>
  <w:style w:type="paragraph" w:customStyle="1" w:styleId="BulletB">
    <w:name w:val="Bullet B"/>
    <w:basedOn w:val="Normal"/>
    <w:rsid w:val="00991668"/>
    <w:pPr>
      <w:tabs>
        <w:tab w:val="num" w:pos="720"/>
      </w:tabs>
      <w:spacing w:before="120"/>
      <w:ind w:hanging="360"/>
    </w:pPr>
    <w:rPr>
      <w:rFonts w:ascii="Arial" w:hAnsi="Arial"/>
      <w:sz w:val="20"/>
      <w:szCs w:val="20"/>
    </w:rPr>
  </w:style>
  <w:style w:type="paragraph" w:customStyle="1" w:styleId="Appendix1">
    <w:name w:val="Appendix 1"/>
    <w:basedOn w:val="Heading1"/>
    <w:next w:val="Normal"/>
    <w:rsid w:val="00991668"/>
    <w:pPr>
      <w:tabs>
        <w:tab w:val="num" w:pos="2880"/>
      </w:tabs>
      <w:ind w:left="1152"/>
    </w:pPr>
  </w:style>
  <w:style w:type="paragraph" w:customStyle="1" w:styleId="Appendix2">
    <w:name w:val="Appendix 2"/>
    <w:basedOn w:val="Heading2"/>
    <w:next w:val="Normal"/>
    <w:rsid w:val="00991668"/>
    <w:pPr>
      <w:numPr>
        <w:ilvl w:val="0"/>
        <w:numId w:val="0"/>
      </w:numPr>
      <w:tabs>
        <w:tab w:val="num" w:pos="1296"/>
      </w:tabs>
      <w:spacing w:before="360"/>
      <w:ind w:left="1296" w:hanging="576"/>
    </w:pPr>
  </w:style>
  <w:style w:type="paragraph" w:customStyle="1" w:styleId="Appendix3">
    <w:name w:val="Appendix 3"/>
    <w:basedOn w:val="Heading3"/>
    <w:next w:val="Normal"/>
    <w:rsid w:val="00991668"/>
    <w:pPr>
      <w:numPr>
        <w:ilvl w:val="0"/>
        <w:numId w:val="0"/>
      </w:numPr>
      <w:tabs>
        <w:tab w:val="num" w:pos="1440"/>
      </w:tabs>
      <w:spacing w:before="240"/>
      <w:ind w:left="1440" w:hanging="720"/>
    </w:pPr>
  </w:style>
  <w:style w:type="paragraph" w:customStyle="1" w:styleId="Bullet">
    <w:name w:val="Bullet"/>
    <w:basedOn w:val="Normal"/>
    <w:rsid w:val="00991668"/>
    <w:pPr>
      <w:tabs>
        <w:tab w:val="num" w:pos="720"/>
      </w:tabs>
      <w:spacing w:before="120" w:after="60"/>
      <w:ind w:hanging="360"/>
    </w:pPr>
    <w:rPr>
      <w:rFonts w:ascii="Arial" w:hAnsi="Arial"/>
      <w:sz w:val="20"/>
      <w:szCs w:val="20"/>
    </w:rPr>
  </w:style>
  <w:style w:type="paragraph" w:styleId="ListParagraph">
    <w:name w:val="List Paragraph"/>
    <w:basedOn w:val="Normal"/>
    <w:uiPriority w:val="34"/>
    <w:qFormat/>
    <w:rsid w:val="00203222"/>
    <w:pPr>
      <w:spacing w:line="240" w:lineRule="auto"/>
      <w:contextualSpacing/>
    </w:pPr>
    <w:rPr>
      <w:rFonts w:cs="Times New Roman"/>
    </w:rPr>
  </w:style>
  <w:style w:type="character" w:styleId="SubtleEmphasis">
    <w:name w:val="Subtle Emphasis"/>
    <w:uiPriority w:val="19"/>
    <w:qFormat/>
    <w:rsid w:val="00CE3AC9"/>
    <w:rPr>
      <w:iCs/>
      <w:color w:val="C00000"/>
    </w:rPr>
  </w:style>
  <w:style w:type="character" w:styleId="SubtleReference">
    <w:name w:val="Subtle Reference"/>
    <w:uiPriority w:val="31"/>
    <w:qFormat/>
    <w:rsid w:val="006770DA"/>
    <w:rPr>
      <w:smallCaps/>
      <w:color w:val="C0504D"/>
      <w:u w:val="single"/>
    </w:rPr>
  </w:style>
  <w:style w:type="character" w:styleId="Emphasis">
    <w:name w:val="Emphasis"/>
    <w:rsid w:val="00B87B6C"/>
    <w:rPr>
      <w:i/>
      <w:iCs/>
    </w:rPr>
  </w:style>
  <w:style w:type="character" w:styleId="IntenseReference">
    <w:name w:val="Intense Reference"/>
    <w:uiPriority w:val="32"/>
    <w:qFormat/>
    <w:rsid w:val="00CE3AC9"/>
    <w:rPr>
      <w:b/>
      <w:bCs/>
      <w:smallCaps/>
      <w:color w:val="C0504D"/>
      <w:spacing w:val="5"/>
      <w:u w:val="single"/>
    </w:rPr>
  </w:style>
  <w:style w:type="character" w:styleId="Strong">
    <w:name w:val="Strong"/>
    <w:rsid w:val="00845F4C"/>
    <w:rPr>
      <w:b/>
      <w:bCs/>
    </w:rPr>
  </w:style>
  <w:style w:type="paragraph" w:styleId="TOCHeading">
    <w:name w:val="TOC Heading"/>
    <w:basedOn w:val="Heading1"/>
    <w:next w:val="Normal"/>
    <w:uiPriority w:val="39"/>
    <w:unhideWhenUsed/>
    <w:qFormat/>
    <w:rsid w:val="00320632"/>
    <w:pPr>
      <w:keepLines/>
      <w:numPr>
        <w:numId w:val="0"/>
      </w:numPr>
      <w:spacing w:after="0"/>
      <w:outlineLvl w:val="9"/>
    </w:pPr>
    <w:rPr>
      <w:rFonts w:ascii="Cambria" w:hAnsi="Cambria" w:cs="Times New Roman"/>
      <w:bCs/>
      <w:color w:val="365F91"/>
      <w:sz w:val="28"/>
      <w:szCs w:val="28"/>
      <w:lang w:eastAsia="ja-JP"/>
    </w:rPr>
  </w:style>
  <w:style w:type="character" w:styleId="Hyperlink">
    <w:name w:val="Hyperlink"/>
    <w:uiPriority w:val="99"/>
    <w:unhideWhenUsed/>
    <w:rsid w:val="00320632"/>
    <w:rPr>
      <w:color w:val="0000FF"/>
      <w:u w:val="single"/>
    </w:rPr>
  </w:style>
  <w:style w:type="character" w:customStyle="1" w:styleId="FooterChar">
    <w:name w:val="Footer Char"/>
    <w:link w:val="Footer"/>
    <w:uiPriority w:val="99"/>
    <w:rsid w:val="00A829CA"/>
    <w:rPr>
      <w:rFonts w:ascii="Arial" w:hAnsi="Arial" w:cs="Calibri"/>
      <w:i/>
    </w:rPr>
  </w:style>
  <w:style w:type="character" w:customStyle="1" w:styleId="Heading5Char">
    <w:name w:val="Heading 5 Char"/>
    <w:link w:val="Heading5"/>
    <w:rsid w:val="00450D67"/>
    <w:rPr>
      <w:rFonts w:ascii="Arial" w:hAnsi="Arial" w:cs="Calibri"/>
      <w:b/>
      <w:i/>
      <w:smallCaps/>
    </w:rPr>
  </w:style>
  <w:style w:type="character" w:customStyle="1" w:styleId="Heading6Char">
    <w:name w:val="Heading 6 Char"/>
    <w:link w:val="Heading6"/>
    <w:rsid w:val="006C649F"/>
    <w:rPr>
      <w:rFonts w:ascii="Calibri" w:hAnsi="Calibri" w:cs="Calibri"/>
      <w:color w:val="C00000"/>
      <w:sz w:val="22"/>
    </w:rPr>
  </w:style>
  <w:style w:type="character" w:customStyle="1" w:styleId="HeaderChar">
    <w:name w:val="Header Char"/>
    <w:link w:val="Header"/>
    <w:rsid w:val="006C649F"/>
    <w:rPr>
      <w:rFonts w:ascii="Arial" w:hAnsi="Arial" w:cs="Calibri"/>
      <w:i/>
    </w:rPr>
  </w:style>
  <w:style w:type="character" w:customStyle="1" w:styleId="Heading4Char">
    <w:name w:val="Heading 4 Char"/>
    <w:link w:val="Heading4"/>
    <w:rsid w:val="0049500E"/>
    <w:rPr>
      <w:rFonts w:ascii="Arial" w:eastAsia="Calibri" w:hAnsi="Arial"/>
      <w:i/>
      <w:color w:val="000000"/>
      <w:szCs w:val="20"/>
    </w:rPr>
  </w:style>
  <w:style w:type="paragraph" w:customStyle="1" w:styleId="FigureTitleStyle">
    <w:name w:val="Figure Title Style"/>
    <w:basedOn w:val="Normal"/>
    <w:link w:val="FigureTitleStyleChar"/>
    <w:qFormat/>
    <w:rsid w:val="007C2FF1"/>
    <w:pPr>
      <w:keepNext/>
      <w:spacing w:before="120"/>
      <w:jc w:val="center"/>
    </w:pPr>
    <w:rPr>
      <w:rFonts w:ascii="Arial" w:hAnsi="Arial" w:cs="Times New Roman"/>
      <w:b/>
      <w:sz w:val="20"/>
      <w:szCs w:val="20"/>
    </w:rPr>
  </w:style>
  <w:style w:type="paragraph" w:customStyle="1" w:styleId="FigureandTableCaption">
    <w:name w:val="Figure and Table Caption"/>
    <w:basedOn w:val="TableCaption"/>
    <w:link w:val="FigureandTableCaptionChar"/>
    <w:qFormat/>
    <w:rsid w:val="007C2FF1"/>
    <w:pPr>
      <w:keepNext w:val="0"/>
      <w:keepLines w:val="0"/>
      <w:spacing w:before="80" w:after="160"/>
      <w:ind w:left="576" w:right="288"/>
    </w:pPr>
  </w:style>
  <w:style w:type="character" w:customStyle="1" w:styleId="FigureTitleStyleChar">
    <w:name w:val="Figure Title Style Char"/>
    <w:link w:val="FigureTitleStyle"/>
    <w:rsid w:val="007C2FF1"/>
    <w:rPr>
      <w:rFonts w:ascii="Arial" w:hAnsi="Arial" w:cs="Arial"/>
      <w:b/>
    </w:rPr>
  </w:style>
  <w:style w:type="character" w:customStyle="1" w:styleId="TableCaptionChar">
    <w:name w:val="Table Caption Char"/>
    <w:link w:val="TableCaption"/>
    <w:rsid w:val="007C2FF1"/>
    <w:rPr>
      <w:rFonts w:ascii="Arial" w:hAnsi="Arial" w:cs="Calibri"/>
      <w:i/>
      <w:sz w:val="16"/>
    </w:rPr>
  </w:style>
  <w:style w:type="character" w:customStyle="1" w:styleId="FigureandTableCaptionChar">
    <w:name w:val="Figure and Table Caption Char"/>
    <w:link w:val="FigureandTableCaption"/>
    <w:rsid w:val="007C2FF1"/>
    <w:rPr>
      <w:rFonts w:ascii="Arial" w:hAnsi="Arial" w:cs="Calibri"/>
      <w:i/>
      <w:sz w:val="16"/>
    </w:rPr>
  </w:style>
  <w:style w:type="character" w:styleId="FootnoteReference">
    <w:name w:val="footnote reference"/>
    <w:rsid w:val="000F7542"/>
    <w:rPr>
      <w:vertAlign w:val="superscript"/>
    </w:rPr>
  </w:style>
  <w:style w:type="table" w:customStyle="1" w:styleId="TableGrid1">
    <w:name w:val="Table Grid1"/>
    <w:basedOn w:val="TableNormal"/>
    <w:next w:val="TableGrid"/>
    <w:uiPriority w:val="59"/>
    <w:rsid w:val="00067E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3h3Before18pt">
    <w:name w:val="Style Heading 3h3 + Before:  18 pt"/>
    <w:basedOn w:val="Normal"/>
    <w:rsid w:val="001B67FD"/>
    <w:pPr>
      <w:tabs>
        <w:tab w:val="num" w:pos="720"/>
      </w:tabs>
      <w:spacing w:before="120" w:after="0"/>
      <w:ind w:left="720" w:hanging="720"/>
    </w:pPr>
    <w:rPr>
      <w:rFonts w:ascii="Arial" w:hAnsi="Arial" w:cs="Times New Roman"/>
      <w:sz w:val="20"/>
      <w:szCs w:val="20"/>
    </w:rPr>
  </w:style>
  <w:style w:type="paragraph" w:styleId="Bibliography">
    <w:name w:val="Bibliography"/>
    <w:basedOn w:val="Normal"/>
    <w:next w:val="Normal"/>
    <w:uiPriority w:val="37"/>
    <w:semiHidden/>
    <w:unhideWhenUsed/>
    <w:rsid w:val="00691B0D"/>
  </w:style>
  <w:style w:type="paragraph" w:styleId="IntenseQuote">
    <w:name w:val="Intense Quote"/>
    <w:basedOn w:val="Normal"/>
    <w:next w:val="Normal"/>
    <w:link w:val="IntenseQuoteChar"/>
    <w:uiPriority w:val="30"/>
    <w:rsid w:val="00691B0D"/>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91B0D"/>
    <w:rPr>
      <w:rFonts w:ascii="Palatino Linotype" w:hAnsi="Palatino Linotype" w:cs="Calibri"/>
      <w:b/>
      <w:bCs/>
      <w:i/>
      <w:iCs/>
      <w:color w:val="4F81BD"/>
      <w:sz w:val="22"/>
      <w:szCs w:val="22"/>
    </w:rPr>
  </w:style>
  <w:style w:type="paragraph" w:styleId="NoSpacing">
    <w:name w:val="No Spacing"/>
    <w:uiPriority w:val="1"/>
    <w:qFormat/>
    <w:rsid w:val="00691B0D"/>
    <w:rPr>
      <w:rFonts w:ascii="Palatino Linotype" w:hAnsi="Palatino Linotype" w:cs="Calibri"/>
      <w:sz w:val="22"/>
      <w:szCs w:val="22"/>
    </w:rPr>
  </w:style>
  <w:style w:type="paragraph" w:styleId="Quote">
    <w:name w:val="Quote"/>
    <w:basedOn w:val="Normal"/>
    <w:next w:val="Normal"/>
    <w:link w:val="QuoteChar"/>
    <w:uiPriority w:val="29"/>
    <w:rsid w:val="00691B0D"/>
    <w:rPr>
      <w:i/>
      <w:iCs/>
    </w:rPr>
  </w:style>
  <w:style w:type="character" w:customStyle="1" w:styleId="QuoteChar">
    <w:name w:val="Quote Char"/>
    <w:basedOn w:val="DefaultParagraphFont"/>
    <w:link w:val="Quote"/>
    <w:uiPriority w:val="29"/>
    <w:rsid w:val="00691B0D"/>
    <w:rPr>
      <w:rFonts w:ascii="Palatino Linotype" w:hAnsi="Palatino Linotype" w:cs="Calibri"/>
      <w:i/>
      <w:iCs/>
      <w:color w:val="000000"/>
      <w:sz w:val="22"/>
      <w:szCs w:val="22"/>
    </w:rPr>
  </w:style>
  <w:style w:type="character" w:styleId="FollowedHyperlink">
    <w:name w:val="FollowedHyperlink"/>
    <w:basedOn w:val="DefaultParagraphFont"/>
    <w:rsid w:val="00CC7DA0"/>
    <w:rPr>
      <w:color w:val="800080"/>
      <w:u w:val="single"/>
    </w:rPr>
  </w:style>
  <w:style w:type="paragraph" w:customStyle="1" w:styleId="StyleTOCHeadingArialAutoCentered">
    <w:name w:val="Style TOC Heading + Arial Auto Centered"/>
    <w:basedOn w:val="TOCHeading"/>
    <w:rsid w:val="00553FBF"/>
    <w:pPr>
      <w:jc w:val="center"/>
    </w:pPr>
    <w:rPr>
      <w:rFonts w:ascii="Arial" w:hAnsi="Arial"/>
      <w:color w:val="auto"/>
      <w:szCs w:val="20"/>
    </w:rPr>
  </w:style>
  <w:style w:type="paragraph" w:customStyle="1" w:styleId="StyleHeading5Left0">
    <w:name w:val="Style Heading 5 + Left:  0&quot;"/>
    <w:basedOn w:val="Heading5"/>
    <w:rsid w:val="00BA479F"/>
    <w:pPr>
      <w:ind w:left="0"/>
    </w:pPr>
    <w:rPr>
      <w:bCs/>
      <w:iCs/>
    </w:rPr>
  </w:style>
  <w:style w:type="paragraph" w:customStyle="1" w:styleId="StyleFigureTitleStyleNotBold">
    <w:name w:val="Style Figure Title Style + Not Bold"/>
    <w:basedOn w:val="FigureTitleStyle"/>
    <w:rsid w:val="00BA479F"/>
    <w:rPr>
      <w:b w:val="0"/>
    </w:rPr>
  </w:style>
  <w:style w:type="character" w:customStyle="1" w:styleId="StyleArial10ptBold">
    <w:name w:val="Style Arial 10 pt Bold"/>
    <w:basedOn w:val="DefaultParagraphFont"/>
    <w:rsid w:val="00666296"/>
    <w:rPr>
      <w:rFonts w:ascii="Arial" w:hAnsi="Arial"/>
      <w:b/>
      <w:bCs/>
      <w:sz w:val="20"/>
    </w:rPr>
  </w:style>
  <w:style w:type="numbering" w:customStyle="1" w:styleId="NoList1">
    <w:name w:val="No List1"/>
    <w:next w:val="NoList"/>
    <w:uiPriority w:val="99"/>
    <w:semiHidden/>
    <w:unhideWhenUsed/>
    <w:rsid w:val="00634429"/>
  </w:style>
  <w:style w:type="table" w:customStyle="1" w:styleId="TableGrid2">
    <w:name w:val="Table Grid2"/>
    <w:basedOn w:val="TableNormal"/>
    <w:next w:val="TableGrid"/>
    <w:uiPriority w:val="59"/>
    <w:rsid w:val="0063442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SubjectChar">
    <w:name w:val="Comment Subject Char"/>
    <w:basedOn w:val="CommentTextChar"/>
    <w:link w:val="CommentSubject"/>
    <w:uiPriority w:val="99"/>
    <w:semiHidden/>
    <w:rsid w:val="00634429"/>
    <w:rPr>
      <w:rFonts w:ascii="Arial" w:hAnsi="Arial"/>
      <w:b/>
      <w:bCs/>
      <w:lang w:val="en-US" w:eastAsia="en-US" w:bidi="ar-SA"/>
    </w:rPr>
  </w:style>
  <w:style w:type="character" w:customStyle="1" w:styleId="BalloonTextChar">
    <w:name w:val="Balloon Text Char"/>
    <w:basedOn w:val="DefaultParagraphFont"/>
    <w:link w:val="BalloonText"/>
    <w:uiPriority w:val="99"/>
    <w:semiHidden/>
    <w:rsid w:val="00634429"/>
    <w:rPr>
      <w:rFonts w:ascii="Tahoma" w:hAnsi="Tahoma" w:cs="Tahoma"/>
      <w:sz w:val="16"/>
      <w:szCs w:val="16"/>
    </w:rPr>
  </w:style>
  <w:style w:type="numbering" w:customStyle="1" w:styleId="NoList2">
    <w:name w:val="No List2"/>
    <w:next w:val="NoList"/>
    <w:uiPriority w:val="99"/>
    <w:semiHidden/>
    <w:unhideWhenUsed/>
    <w:rsid w:val="00634429"/>
  </w:style>
  <w:style w:type="table" w:customStyle="1" w:styleId="TableGrid3">
    <w:name w:val="Table Grid3"/>
    <w:basedOn w:val="TableNormal"/>
    <w:next w:val="TableGrid"/>
    <w:uiPriority w:val="59"/>
    <w:rsid w:val="00634429"/>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312ptNotItalic">
    <w:name w:val="Style Heading 3 + 12 pt Not Italic"/>
    <w:basedOn w:val="Heading3"/>
    <w:rsid w:val="00D56477"/>
    <w:pPr>
      <w:numPr>
        <w:ilvl w:val="0"/>
        <w:numId w:val="0"/>
      </w:numPr>
      <w:tabs>
        <w:tab w:val="clear" w:pos="900"/>
        <w:tab w:val="left" w:pos="720"/>
      </w:tabs>
    </w:pPr>
    <w:rPr>
      <w:i w:val="0"/>
      <w:sz w:val="24"/>
    </w:rPr>
  </w:style>
  <w:style w:type="paragraph" w:customStyle="1" w:styleId="StyleLeft05">
    <w:name w:val="Style Left:  0.5&quot;"/>
    <w:basedOn w:val="Normal"/>
    <w:rsid w:val="004927DD"/>
    <w:pPr>
      <w:ind w:left="720"/>
    </w:pPr>
    <w:rPr>
      <w:rFonts w:eastAsia="Times New Roman" w:cs="Times New Roman"/>
      <w:szCs w:val="20"/>
    </w:rPr>
  </w:style>
  <w:style w:type="paragraph" w:customStyle="1" w:styleId="BulletB1Number">
    <w:name w:val="Bullet B (1. Number)"/>
    <w:basedOn w:val="Normal"/>
    <w:rsid w:val="004D0988"/>
    <w:pPr>
      <w:suppressAutoHyphens/>
      <w:spacing w:before="120" w:after="0" w:line="240" w:lineRule="auto"/>
      <w:ind w:left="720" w:hanging="360"/>
    </w:pPr>
    <w:rPr>
      <w:rFonts w:ascii="Times New Roman" w:eastAsia="Times New Roman" w:hAnsi="Times New Roman" w:cs="Times New Roman"/>
      <w:color w:val="auto"/>
      <w:sz w:val="20"/>
      <w:szCs w:val="20"/>
    </w:rPr>
  </w:style>
  <w:style w:type="character" w:styleId="UnresolvedMention">
    <w:name w:val="Unresolved Mention"/>
    <w:basedOn w:val="DefaultParagraphFont"/>
    <w:uiPriority w:val="99"/>
    <w:unhideWhenUsed/>
    <w:rsid w:val="008558F8"/>
    <w:rPr>
      <w:color w:val="605E5C"/>
      <w:shd w:val="clear" w:color="auto" w:fill="E1DFDD"/>
    </w:rPr>
  </w:style>
  <w:style w:type="character" w:styleId="PlaceholderText">
    <w:name w:val="Placeholder Text"/>
    <w:basedOn w:val="DefaultParagraphFont"/>
    <w:semiHidden/>
    <w:rsid w:val="006D1C41"/>
    <w:rPr>
      <w:color w:val="808080"/>
    </w:rPr>
  </w:style>
  <w:style w:type="character" w:styleId="Mention">
    <w:name w:val="Mention"/>
    <w:basedOn w:val="DefaultParagraphFont"/>
    <w:uiPriority w:val="99"/>
    <w:unhideWhenUsed/>
    <w:rsid w:val="00C37E2E"/>
    <w:rPr>
      <w:color w:val="2B579A"/>
      <w:shd w:val="clear" w:color="auto" w:fill="E1DFDD"/>
    </w:rPr>
  </w:style>
  <w:style w:type="character" w:styleId="EndnoteReference">
    <w:name w:val="endnote reference"/>
    <w:basedOn w:val="DefaultParagraphFont"/>
    <w:semiHidden/>
    <w:unhideWhenUsed/>
    <w:rsid w:val="0096472B"/>
    <w:rPr>
      <w:vertAlign w:val="superscript"/>
    </w:rPr>
  </w:style>
  <w:style w:type="character" w:customStyle="1" w:styleId="Heading1Char">
    <w:name w:val="Heading 1 Char"/>
    <w:basedOn w:val="DefaultParagraphFont"/>
    <w:link w:val="Heading1"/>
    <w:uiPriority w:val="9"/>
    <w:locked/>
    <w:rsid w:val="00981C4C"/>
    <w:rPr>
      <w:rFonts w:ascii="Arial" w:eastAsia="Calibri" w:hAnsi="Arial" w:cs="JIKNK F+ Myriad Pro"/>
      <w:b/>
      <w:color w:val="000000"/>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63549">
      <w:bodyDiv w:val="1"/>
      <w:marLeft w:val="0"/>
      <w:marRight w:val="0"/>
      <w:marTop w:val="0"/>
      <w:marBottom w:val="0"/>
      <w:divBdr>
        <w:top w:val="none" w:sz="0" w:space="0" w:color="auto"/>
        <w:left w:val="none" w:sz="0" w:space="0" w:color="auto"/>
        <w:bottom w:val="none" w:sz="0" w:space="0" w:color="auto"/>
        <w:right w:val="none" w:sz="0" w:space="0" w:color="auto"/>
      </w:divBdr>
    </w:div>
    <w:div w:id="85423897">
      <w:bodyDiv w:val="1"/>
      <w:marLeft w:val="0"/>
      <w:marRight w:val="0"/>
      <w:marTop w:val="0"/>
      <w:marBottom w:val="0"/>
      <w:divBdr>
        <w:top w:val="none" w:sz="0" w:space="0" w:color="auto"/>
        <w:left w:val="none" w:sz="0" w:space="0" w:color="auto"/>
        <w:bottom w:val="none" w:sz="0" w:space="0" w:color="auto"/>
        <w:right w:val="none" w:sz="0" w:space="0" w:color="auto"/>
      </w:divBdr>
    </w:div>
    <w:div w:id="119614973">
      <w:bodyDiv w:val="1"/>
      <w:marLeft w:val="0"/>
      <w:marRight w:val="0"/>
      <w:marTop w:val="0"/>
      <w:marBottom w:val="0"/>
      <w:divBdr>
        <w:top w:val="none" w:sz="0" w:space="0" w:color="auto"/>
        <w:left w:val="none" w:sz="0" w:space="0" w:color="auto"/>
        <w:bottom w:val="none" w:sz="0" w:space="0" w:color="auto"/>
        <w:right w:val="none" w:sz="0" w:space="0" w:color="auto"/>
      </w:divBdr>
    </w:div>
    <w:div w:id="125197999">
      <w:bodyDiv w:val="1"/>
      <w:marLeft w:val="0"/>
      <w:marRight w:val="0"/>
      <w:marTop w:val="0"/>
      <w:marBottom w:val="0"/>
      <w:divBdr>
        <w:top w:val="none" w:sz="0" w:space="0" w:color="auto"/>
        <w:left w:val="none" w:sz="0" w:space="0" w:color="auto"/>
        <w:bottom w:val="none" w:sz="0" w:space="0" w:color="auto"/>
        <w:right w:val="none" w:sz="0" w:space="0" w:color="auto"/>
      </w:divBdr>
    </w:div>
    <w:div w:id="129708508">
      <w:bodyDiv w:val="1"/>
      <w:marLeft w:val="0"/>
      <w:marRight w:val="0"/>
      <w:marTop w:val="0"/>
      <w:marBottom w:val="0"/>
      <w:divBdr>
        <w:top w:val="none" w:sz="0" w:space="0" w:color="auto"/>
        <w:left w:val="none" w:sz="0" w:space="0" w:color="auto"/>
        <w:bottom w:val="none" w:sz="0" w:space="0" w:color="auto"/>
        <w:right w:val="none" w:sz="0" w:space="0" w:color="auto"/>
      </w:divBdr>
    </w:div>
    <w:div w:id="208106191">
      <w:bodyDiv w:val="1"/>
      <w:marLeft w:val="0"/>
      <w:marRight w:val="0"/>
      <w:marTop w:val="0"/>
      <w:marBottom w:val="0"/>
      <w:divBdr>
        <w:top w:val="none" w:sz="0" w:space="0" w:color="auto"/>
        <w:left w:val="none" w:sz="0" w:space="0" w:color="auto"/>
        <w:bottom w:val="none" w:sz="0" w:space="0" w:color="auto"/>
        <w:right w:val="none" w:sz="0" w:space="0" w:color="auto"/>
      </w:divBdr>
    </w:div>
    <w:div w:id="299967545">
      <w:bodyDiv w:val="1"/>
      <w:marLeft w:val="0"/>
      <w:marRight w:val="0"/>
      <w:marTop w:val="0"/>
      <w:marBottom w:val="0"/>
      <w:divBdr>
        <w:top w:val="none" w:sz="0" w:space="0" w:color="auto"/>
        <w:left w:val="none" w:sz="0" w:space="0" w:color="auto"/>
        <w:bottom w:val="none" w:sz="0" w:space="0" w:color="auto"/>
        <w:right w:val="none" w:sz="0" w:space="0" w:color="auto"/>
      </w:divBdr>
    </w:div>
    <w:div w:id="329480858">
      <w:bodyDiv w:val="1"/>
      <w:marLeft w:val="0"/>
      <w:marRight w:val="0"/>
      <w:marTop w:val="0"/>
      <w:marBottom w:val="0"/>
      <w:divBdr>
        <w:top w:val="none" w:sz="0" w:space="0" w:color="auto"/>
        <w:left w:val="none" w:sz="0" w:space="0" w:color="auto"/>
        <w:bottom w:val="none" w:sz="0" w:space="0" w:color="auto"/>
        <w:right w:val="none" w:sz="0" w:space="0" w:color="auto"/>
      </w:divBdr>
    </w:div>
    <w:div w:id="385496476">
      <w:bodyDiv w:val="1"/>
      <w:marLeft w:val="0"/>
      <w:marRight w:val="0"/>
      <w:marTop w:val="0"/>
      <w:marBottom w:val="0"/>
      <w:divBdr>
        <w:top w:val="none" w:sz="0" w:space="0" w:color="auto"/>
        <w:left w:val="none" w:sz="0" w:space="0" w:color="auto"/>
        <w:bottom w:val="none" w:sz="0" w:space="0" w:color="auto"/>
        <w:right w:val="none" w:sz="0" w:space="0" w:color="auto"/>
      </w:divBdr>
    </w:div>
    <w:div w:id="393548350">
      <w:bodyDiv w:val="1"/>
      <w:marLeft w:val="0"/>
      <w:marRight w:val="0"/>
      <w:marTop w:val="0"/>
      <w:marBottom w:val="0"/>
      <w:divBdr>
        <w:top w:val="none" w:sz="0" w:space="0" w:color="auto"/>
        <w:left w:val="none" w:sz="0" w:space="0" w:color="auto"/>
        <w:bottom w:val="none" w:sz="0" w:space="0" w:color="auto"/>
        <w:right w:val="none" w:sz="0" w:space="0" w:color="auto"/>
      </w:divBdr>
    </w:div>
    <w:div w:id="592399236">
      <w:bodyDiv w:val="1"/>
      <w:marLeft w:val="0"/>
      <w:marRight w:val="0"/>
      <w:marTop w:val="0"/>
      <w:marBottom w:val="0"/>
      <w:divBdr>
        <w:top w:val="none" w:sz="0" w:space="0" w:color="auto"/>
        <w:left w:val="none" w:sz="0" w:space="0" w:color="auto"/>
        <w:bottom w:val="none" w:sz="0" w:space="0" w:color="auto"/>
        <w:right w:val="none" w:sz="0" w:space="0" w:color="auto"/>
      </w:divBdr>
    </w:div>
    <w:div w:id="648286243">
      <w:bodyDiv w:val="1"/>
      <w:marLeft w:val="0"/>
      <w:marRight w:val="0"/>
      <w:marTop w:val="0"/>
      <w:marBottom w:val="0"/>
      <w:divBdr>
        <w:top w:val="none" w:sz="0" w:space="0" w:color="auto"/>
        <w:left w:val="none" w:sz="0" w:space="0" w:color="auto"/>
        <w:bottom w:val="none" w:sz="0" w:space="0" w:color="auto"/>
        <w:right w:val="none" w:sz="0" w:space="0" w:color="auto"/>
      </w:divBdr>
    </w:div>
    <w:div w:id="699474177">
      <w:bodyDiv w:val="1"/>
      <w:marLeft w:val="0"/>
      <w:marRight w:val="0"/>
      <w:marTop w:val="0"/>
      <w:marBottom w:val="0"/>
      <w:divBdr>
        <w:top w:val="none" w:sz="0" w:space="0" w:color="auto"/>
        <w:left w:val="none" w:sz="0" w:space="0" w:color="auto"/>
        <w:bottom w:val="none" w:sz="0" w:space="0" w:color="auto"/>
        <w:right w:val="none" w:sz="0" w:space="0" w:color="auto"/>
      </w:divBdr>
    </w:div>
    <w:div w:id="726300147">
      <w:bodyDiv w:val="1"/>
      <w:marLeft w:val="0"/>
      <w:marRight w:val="0"/>
      <w:marTop w:val="0"/>
      <w:marBottom w:val="0"/>
      <w:divBdr>
        <w:top w:val="none" w:sz="0" w:space="0" w:color="auto"/>
        <w:left w:val="none" w:sz="0" w:space="0" w:color="auto"/>
        <w:bottom w:val="none" w:sz="0" w:space="0" w:color="auto"/>
        <w:right w:val="none" w:sz="0" w:space="0" w:color="auto"/>
      </w:divBdr>
    </w:div>
    <w:div w:id="751392183">
      <w:bodyDiv w:val="1"/>
      <w:marLeft w:val="0"/>
      <w:marRight w:val="0"/>
      <w:marTop w:val="0"/>
      <w:marBottom w:val="0"/>
      <w:divBdr>
        <w:top w:val="none" w:sz="0" w:space="0" w:color="auto"/>
        <w:left w:val="none" w:sz="0" w:space="0" w:color="auto"/>
        <w:bottom w:val="none" w:sz="0" w:space="0" w:color="auto"/>
        <w:right w:val="none" w:sz="0" w:space="0" w:color="auto"/>
      </w:divBdr>
    </w:div>
    <w:div w:id="767197113">
      <w:bodyDiv w:val="1"/>
      <w:marLeft w:val="0"/>
      <w:marRight w:val="0"/>
      <w:marTop w:val="45"/>
      <w:marBottom w:val="45"/>
      <w:divBdr>
        <w:top w:val="none" w:sz="0" w:space="0" w:color="auto"/>
        <w:left w:val="none" w:sz="0" w:space="0" w:color="auto"/>
        <w:bottom w:val="none" w:sz="0" w:space="0" w:color="auto"/>
        <w:right w:val="none" w:sz="0" w:space="0" w:color="auto"/>
      </w:divBdr>
      <w:divsChild>
        <w:div w:id="312219491">
          <w:marLeft w:val="0"/>
          <w:marRight w:val="0"/>
          <w:marTop w:val="0"/>
          <w:marBottom w:val="0"/>
          <w:divBdr>
            <w:top w:val="none" w:sz="0" w:space="0" w:color="auto"/>
            <w:left w:val="none" w:sz="0" w:space="0" w:color="auto"/>
            <w:bottom w:val="none" w:sz="0" w:space="0" w:color="auto"/>
            <w:right w:val="none" w:sz="0" w:space="0" w:color="auto"/>
          </w:divBdr>
          <w:divsChild>
            <w:div w:id="694959182">
              <w:marLeft w:val="0"/>
              <w:marRight w:val="0"/>
              <w:marTop w:val="0"/>
              <w:marBottom w:val="0"/>
              <w:divBdr>
                <w:top w:val="none" w:sz="0" w:space="0" w:color="auto"/>
                <w:left w:val="none" w:sz="0" w:space="0" w:color="auto"/>
                <w:bottom w:val="none" w:sz="0" w:space="0" w:color="auto"/>
                <w:right w:val="none" w:sz="0" w:space="0" w:color="auto"/>
              </w:divBdr>
              <w:divsChild>
                <w:div w:id="17971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139668">
      <w:bodyDiv w:val="1"/>
      <w:marLeft w:val="0"/>
      <w:marRight w:val="0"/>
      <w:marTop w:val="0"/>
      <w:marBottom w:val="0"/>
      <w:divBdr>
        <w:top w:val="none" w:sz="0" w:space="0" w:color="auto"/>
        <w:left w:val="none" w:sz="0" w:space="0" w:color="auto"/>
        <w:bottom w:val="none" w:sz="0" w:space="0" w:color="auto"/>
        <w:right w:val="none" w:sz="0" w:space="0" w:color="auto"/>
      </w:divBdr>
    </w:div>
    <w:div w:id="922908080">
      <w:bodyDiv w:val="1"/>
      <w:marLeft w:val="0"/>
      <w:marRight w:val="0"/>
      <w:marTop w:val="0"/>
      <w:marBottom w:val="0"/>
      <w:divBdr>
        <w:top w:val="none" w:sz="0" w:space="0" w:color="auto"/>
        <w:left w:val="none" w:sz="0" w:space="0" w:color="auto"/>
        <w:bottom w:val="none" w:sz="0" w:space="0" w:color="auto"/>
        <w:right w:val="none" w:sz="0" w:space="0" w:color="auto"/>
      </w:divBdr>
    </w:div>
    <w:div w:id="944338867">
      <w:bodyDiv w:val="1"/>
      <w:marLeft w:val="0"/>
      <w:marRight w:val="0"/>
      <w:marTop w:val="0"/>
      <w:marBottom w:val="0"/>
      <w:divBdr>
        <w:top w:val="none" w:sz="0" w:space="0" w:color="auto"/>
        <w:left w:val="none" w:sz="0" w:space="0" w:color="auto"/>
        <w:bottom w:val="none" w:sz="0" w:space="0" w:color="auto"/>
        <w:right w:val="none" w:sz="0" w:space="0" w:color="auto"/>
      </w:divBdr>
    </w:div>
    <w:div w:id="1011681667">
      <w:bodyDiv w:val="1"/>
      <w:marLeft w:val="0"/>
      <w:marRight w:val="0"/>
      <w:marTop w:val="0"/>
      <w:marBottom w:val="0"/>
      <w:divBdr>
        <w:top w:val="none" w:sz="0" w:space="0" w:color="auto"/>
        <w:left w:val="none" w:sz="0" w:space="0" w:color="auto"/>
        <w:bottom w:val="none" w:sz="0" w:space="0" w:color="auto"/>
        <w:right w:val="none" w:sz="0" w:space="0" w:color="auto"/>
      </w:divBdr>
    </w:div>
    <w:div w:id="1014764066">
      <w:bodyDiv w:val="1"/>
      <w:marLeft w:val="0"/>
      <w:marRight w:val="0"/>
      <w:marTop w:val="0"/>
      <w:marBottom w:val="0"/>
      <w:divBdr>
        <w:top w:val="none" w:sz="0" w:space="0" w:color="auto"/>
        <w:left w:val="none" w:sz="0" w:space="0" w:color="auto"/>
        <w:bottom w:val="none" w:sz="0" w:space="0" w:color="auto"/>
        <w:right w:val="none" w:sz="0" w:space="0" w:color="auto"/>
      </w:divBdr>
    </w:div>
    <w:div w:id="1135106002">
      <w:bodyDiv w:val="1"/>
      <w:marLeft w:val="0"/>
      <w:marRight w:val="0"/>
      <w:marTop w:val="0"/>
      <w:marBottom w:val="0"/>
      <w:divBdr>
        <w:top w:val="none" w:sz="0" w:space="0" w:color="auto"/>
        <w:left w:val="none" w:sz="0" w:space="0" w:color="auto"/>
        <w:bottom w:val="none" w:sz="0" w:space="0" w:color="auto"/>
        <w:right w:val="none" w:sz="0" w:space="0" w:color="auto"/>
      </w:divBdr>
    </w:div>
    <w:div w:id="1158350016">
      <w:bodyDiv w:val="1"/>
      <w:marLeft w:val="0"/>
      <w:marRight w:val="0"/>
      <w:marTop w:val="0"/>
      <w:marBottom w:val="0"/>
      <w:divBdr>
        <w:top w:val="none" w:sz="0" w:space="0" w:color="auto"/>
        <w:left w:val="none" w:sz="0" w:space="0" w:color="auto"/>
        <w:bottom w:val="none" w:sz="0" w:space="0" w:color="auto"/>
        <w:right w:val="none" w:sz="0" w:space="0" w:color="auto"/>
      </w:divBdr>
    </w:div>
    <w:div w:id="1229417731">
      <w:bodyDiv w:val="1"/>
      <w:marLeft w:val="0"/>
      <w:marRight w:val="0"/>
      <w:marTop w:val="0"/>
      <w:marBottom w:val="0"/>
      <w:divBdr>
        <w:top w:val="none" w:sz="0" w:space="0" w:color="auto"/>
        <w:left w:val="none" w:sz="0" w:space="0" w:color="auto"/>
        <w:bottom w:val="none" w:sz="0" w:space="0" w:color="auto"/>
        <w:right w:val="none" w:sz="0" w:space="0" w:color="auto"/>
      </w:divBdr>
    </w:div>
    <w:div w:id="1253583713">
      <w:bodyDiv w:val="1"/>
      <w:marLeft w:val="0"/>
      <w:marRight w:val="0"/>
      <w:marTop w:val="0"/>
      <w:marBottom w:val="0"/>
      <w:divBdr>
        <w:top w:val="none" w:sz="0" w:space="0" w:color="auto"/>
        <w:left w:val="none" w:sz="0" w:space="0" w:color="auto"/>
        <w:bottom w:val="none" w:sz="0" w:space="0" w:color="auto"/>
        <w:right w:val="none" w:sz="0" w:space="0" w:color="auto"/>
      </w:divBdr>
    </w:div>
    <w:div w:id="1265847100">
      <w:bodyDiv w:val="1"/>
      <w:marLeft w:val="0"/>
      <w:marRight w:val="0"/>
      <w:marTop w:val="0"/>
      <w:marBottom w:val="0"/>
      <w:divBdr>
        <w:top w:val="none" w:sz="0" w:space="0" w:color="auto"/>
        <w:left w:val="none" w:sz="0" w:space="0" w:color="auto"/>
        <w:bottom w:val="none" w:sz="0" w:space="0" w:color="auto"/>
        <w:right w:val="none" w:sz="0" w:space="0" w:color="auto"/>
      </w:divBdr>
    </w:div>
    <w:div w:id="1306011356">
      <w:bodyDiv w:val="1"/>
      <w:marLeft w:val="0"/>
      <w:marRight w:val="0"/>
      <w:marTop w:val="0"/>
      <w:marBottom w:val="0"/>
      <w:divBdr>
        <w:top w:val="none" w:sz="0" w:space="0" w:color="auto"/>
        <w:left w:val="none" w:sz="0" w:space="0" w:color="auto"/>
        <w:bottom w:val="none" w:sz="0" w:space="0" w:color="auto"/>
        <w:right w:val="none" w:sz="0" w:space="0" w:color="auto"/>
      </w:divBdr>
    </w:div>
    <w:div w:id="1306813446">
      <w:bodyDiv w:val="1"/>
      <w:marLeft w:val="0"/>
      <w:marRight w:val="0"/>
      <w:marTop w:val="0"/>
      <w:marBottom w:val="0"/>
      <w:divBdr>
        <w:top w:val="none" w:sz="0" w:space="0" w:color="auto"/>
        <w:left w:val="none" w:sz="0" w:space="0" w:color="auto"/>
        <w:bottom w:val="none" w:sz="0" w:space="0" w:color="auto"/>
        <w:right w:val="none" w:sz="0" w:space="0" w:color="auto"/>
      </w:divBdr>
    </w:div>
    <w:div w:id="1362635213">
      <w:bodyDiv w:val="1"/>
      <w:marLeft w:val="0"/>
      <w:marRight w:val="0"/>
      <w:marTop w:val="0"/>
      <w:marBottom w:val="0"/>
      <w:divBdr>
        <w:top w:val="none" w:sz="0" w:space="0" w:color="auto"/>
        <w:left w:val="none" w:sz="0" w:space="0" w:color="auto"/>
        <w:bottom w:val="none" w:sz="0" w:space="0" w:color="auto"/>
        <w:right w:val="none" w:sz="0" w:space="0" w:color="auto"/>
      </w:divBdr>
    </w:div>
    <w:div w:id="1426921573">
      <w:bodyDiv w:val="1"/>
      <w:marLeft w:val="0"/>
      <w:marRight w:val="0"/>
      <w:marTop w:val="0"/>
      <w:marBottom w:val="0"/>
      <w:divBdr>
        <w:top w:val="none" w:sz="0" w:space="0" w:color="auto"/>
        <w:left w:val="none" w:sz="0" w:space="0" w:color="auto"/>
        <w:bottom w:val="none" w:sz="0" w:space="0" w:color="auto"/>
        <w:right w:val="none" w:sz="0" w:space="0" w:color="auto"/>
      </w:divBdr>
    </w:div>
    <w:div w:id="1432630841">
      <w:bodyDiv w:val="1"/>
      <w:marLeft w:val="0"/>
      <w:marRight w:val="0"/>
      <w:marTop w:val="0"/>
      <w:marBottom w:val="0"/>
      <w:divBdr>
        <w:top w:val="none" w:sz="0" w:space="0" w:color="auto"/>
        <w:left w:val="none" w:sz="0" w:space="0" w:color="auto"/>
        <w:bottom w:val="none" w:sz="0" w:space="0" w:color="auto"/>
        <w:right w:val="none" w:sz="0" w:space="0" w:color="auto"/>
      </w:divBdr>
    </w:div>
    <w:div w:id="1445727938">
      <w:bodyDiv w:val="1"/>
      <w:marLeft w:val="0"/>
      <w:marRight w:val="0"/>
      <w:marTop w:val="0"/>
      <w:marBottom w:val="0"/>
      <w:divBdr>
        <w:top w:val="none" w:sz="0" w:space="0" w:color="auto"/>
        <w:left w:val="none" w:sz="0" w:space="0" w:color="auto"/>
        <w:bottom w:val="none" w:sz="0" w:space="0" w:color="auto"/>
        <w:right w:val="none" w:sz="0" w:space="0" w:color="auto"/>
      </w:divBdr>
    </w:div>
    <w:div w:id="1462965710">
      <w:bodyDiv w:val="1"/>
      <w:marLeft w:val="0"/>
      <w:marRight w:val="0"/>
      <w:marTop w:val="0"/>
      <w:marBottom w:val="0"/>
      <w:divBdr>
        <w:top w:val="none" w:sz="0" w:space="0" w:color="auto"/>
        <w:left w:val="none" w:sz="0" w:space="0" w:color="auto"/>
        <w:bottom w:val="none" w:sz="0" w:space="0" w:color="auto"/>
        <w:right w:val="none" w:sz="0" w:space="0" w:color="auto"/>
      </w:divBdr>
    </w:div>
    <w:div w:id="1498112837">
      <w:bodyDiv w:val="1"/>
      <w:marLeft w:val="0"/>
      <w:marRight w:val="0"/>
      <w:marTop w:val="0"/>
      <w:marBottom w:val="0"/>
      <w:divBdr>
        <w:top w:val="none" w:sz="0" w:space="0" w:color="auto"/>
        <w:left w:val="none" w:sz="0" w:space="0" w:color="auto"/>
        <w:bottom w:val="none" w:sz="0" w:space="0" w:color="auto"/>
        <w:right w:val="none" w:sz="0" w:space="0" w:color="auto"/>
      </w:divBdr>
    </w:div>
    <w:div w:id="1517496106">
      <w:bodyDiv w:val="1"/>
      <w:marLeft w:val="0"/>
      <w:marRight w:val="0"/>
      <w:marTop w:val="0"/>
      <w:marBottom w:val="0"/>
      <w:divBdr>
        <w:top w:val="none" w:sz="0" w:space="0" w:color="auto"/>
        <w:left w:val="none" w:sz="0" w:space="0" w:color="auto"/>
        <w:bottom w:val="none" w:sz="0" w:space="0" w:color="auto"/>
        <w:right w:val="none" w:sz="0" w:space="0" w:color="auto"/>
      </w:divBdr>
    </w:div>
    <w:div w:id="1520974285">
      <w:bodyDiv w:val="1"/>
      <w:marLeft w:val="0"/>
      <w:marRight w:val="0"/>
      <w:marTop w:val="0"/>
      <w:marBottom w:val="0"/>
      <w:divBdr>
        <w:top w:val="none" w:sz="0" w:space="0" w:color="auto"/>
        <w:left w:val="none" w:sz="0" w:space="0" w:color="auto"/>
        <w:bottom w:val="none" w:sz="0" w:space="0" w:color="auto"/>
        <w:right w:val="none" w:sz="0" w:space="0" w:color="auto"/>
      </w:divBdr>
    </w:div>
    <w:div w:id="1548954168">
      <w:bodyDiv w:val="1"/>
      <w:marLeft w:val="0"/>
      <w:marRight w:val="0"/>
      <w:marTop w:val="0"/>
      <w:marBottom w:val="0"/>
      <w:divBdr>
        <w:top w:val="none" w:sz="0" w:space="0" w:color="auto"/>
        <w:left w:val="none" w:sz="0" w:space="0" w:color="auto"/>
        <w:bottom w:val="none" w:sz="0" w:space="0" w:color="auto"/>
        <w:right w:val="none" w:sz="0" w:space="0" w:color="auto"/>
      </w:divBdr>
    </w:div>
    <w:div w:id="1574855104">
      <w:bodyDiv w:val="1"/>
      <w:marLeft w:val="0"/>
      <w:marRight w:val="0"/>
      <w:marTop w:val="0"/>
      <w:marBottom w:val="0"/>
      <w:divBdr>
        <w:top w:val="none" w:sz="0" w:space="0" w:color="auto"/>
        <w:left w:val="none" w:sz="0" w:space="0" w:color="auto"/>
        <w:bottom w:val="none" w:sz="0" w:space="0" w:color="auto"/>
        <w:right w:val="none" w:sz="0" w:space="0" w:color="auto"/>
      </w:divBdr>
    </w:div>
    <w:div w:id="1588035487">
      <w:bodyDiv w:val="1"/>
      <w:marLeft w:val="0"/>
      <w:marRight w:val="0"/>
      <w:marTop w:val="0"/>
      <w:marBottom w:val="0"/>
      <w:divBdr>
        <w:top w:val="none" w:sz="0" w:space="0" w:color="auto"/>
        <w:left w:val="none" w:sz="0" w:space="0" w:color="auto"/>
        <w:bottom w:val="none" w:sz="0" w:space="0" w:color="auto"/>
        <w:right w:val="none" w:sz="0" w:space="0" w:color="auto"/>
      </w:divBdr>
    </w:div>
    <w:div w:id="1676373085">
      <w:bodyDiv w:val="1"/>
      <w:marLeft w:val="0"/>
      <w:marRight w:val="0"/>
      <w:marTop w:val="0"/>
      <w:marBottom w:val="0"/>
      <w:divBdr>
        <w:top w:val="none" w:sz="0" w:space="0" w:color="auto"/>
        <w:left w:val="none" w:sz="0" w:space="0" w:color="auto"/>
        <w:bottom w:val="none" w:sz="0" w:space="0" w:color="auto"/>
        <w:right w:val="none" w:sz="0" w:space="0" w:color="auto"/>
      </w:divBdr>
    </w:div>
    <w:div w:id="1694376695">
      <w:bodyDiv w:val="1"/>
      <w:marLeft w:val="0"/>
      <w:marRight w:val="0"/>
      <w:marTop w:val="0"/>
      <w:marBottom w:val="0"/>
      <w:divBdr>
        <w:top w:val="none" w:sz="0" w:space="0" w:color="auto"/>
        <w:left w:val="none" w:sz="0" w:space="0" w:color="auto"/>
        <w:bottom w:val="none" w:sz="0" w:space="0" w:color="auto"/>
        <w:right w:val="none" w:sz="0" w:space="0" w:color="auto"/>
      </w:divBdr>
      <w:divsChild>
        <w:div w:id="1402485357">
          <w:marLeft w:val="1166"/>
          <w:marRight w:val="0"/>
          <w:marTop w:val="504"/>
          <w:marBottom w:val="0"/>
          <w:divBdr>
            <w:top w:val="none" w:sz="0" w:space="0" w:color="auto"/>
            <w:left w:val="none" w:sz="0" w:space="0" w:color="auto"/>
            <w:bottom w:val="none" w:sz="0" w:space="0" w:color="auto"/>
            <w:right w:val="none" w:sz="0" w:space="0" w:color="auto"/>
          </w:divBdr>
        </w:div>
        <w:div w:id="1579287588">
          <w:marLeft w:val="1166"/>
          <w:marRight w:val="0"/>
          <w:marTop w:val="504"/>
          <w:marBottom w:val="0"/>
          <w:divBdr>
            <w:top w:val="none" w:sz="0" w:space="0" w:color="auto"/>
            <w:left w:val="none" w:sz="0" w:space="0" w:color="auto"/>
            <w:bottom w:val="none" w:sz="0" w:space="0" w:color="auto"/>
            <w:right w:val="none" w:sz="0" w:space="0" w:color="auto"/>
          </w:divBdr>
        </w:div>
      </w:divsChild>
    </w:div>
    <w:div w:id="1718552589">
      <w:bodyDiv w:val="1"/>
      <w:marLeft w:val="0"/>
      <w:marRight w:val="0"/>
      <w:marTop w:val="0"/>
      <w:marBottom w:val="0"/>
      <w:divBdr>
        <w:top w:val="none" w:sz="0" w:space="0" w:color="auto"/>
        <w:left w:val="none" w:sz="0" w:space="0" w:color="auto"/>
        <w:bottom w:val="none" w:sz="0" w:space="0" w:color="auto"/>
        <w:right w:val="none" w:sz="0" w:space="0" w:color="auto"/>
      </w:divBdr>
    </w:div>
    <w:div w:id="1789466781">
      <w:bodyDiv w:val="1"/>
      <w:marLeft w:val="0"/>
      <w:marRight w:val="0"/>
      <w:marTop w:val="0"/>
      <w:marBottom w:val="0"/>
      <w:divBdr>
        <w:top w:val="none" w:sz="0" w:space="0" w:color="auto"/>
        <w:left w:val="none" w:sz="0" w:space="0" w:color="auto"/>
        <w:bottom w:val="none" w:sz="0" w:space="0" w:color="auto"/>
        <w:right w:val="none" w:sz="0" w:space="0" w:color="auto"/>
      </w:divBdr>
    </w:div>
    <w:div w:id="1913154079">
      <w:bodyDiv w:val="1"/>
      <w:marLeft w:val="0"/>
      <w:marRight w:val="0"/>
      <w:marTop w:val="0"/>
      <w:marBottom w:val="0"/>
      <w:divBdr>
        <w:top w:val="none" w:sz="0" w:space="0" w:color="auto"/>
        <w:left w:val="none" w:sz="0" w:space="0" w:color="auto"/>
        <w:bottom w:val="none" w:sz="0" w:space="0" w:color="auto"/>
        <w:right w:val="none" w:sz="0" w:space="0" w:color="auto"/>
      </w:divBdr>
    </w:div>
    <w:div w:id="1948346058">
      <w:bodyDiv w:val="1"/>
      <w:marLeft w:val="0"/>
      <w:marRight w:val="0"/>
      <w:marTop w:val="0"/>
      <w:marBottom w:val="0"/>
      <w:divBdr>
        <w:top w:val="none" w:sz="0" w:space="0" w:color="auto"/>
        <w:left w:val="none" w:sz="0" w:space="0" w:color="auto"/>
        <w:bottom w:val="none" w:sz="0" w:space="0" w:color="auto"/>
        <w:right w:val="none" w:sz="0" w:space="0" w:color="auto"/>
      </w:divBdr>
    </w:div>
    <w:div w:id="1966429651">
      <w:bodyDiv w:val="1"/>
      <w:marLeft w:val="0"/>
      <w:marRight w:val="0"/>
      <w:marTop w:val="0"/>
      <w:marBottom w:val="0"/>
      <w:divBdr>
        <w:top w:val="none" w:sz="0" w:space="0" w:color="auto"/>
        <w:left w:val="none" w:sz="0" w:space="0" w:color="auto"/>
        <w:bottom w:val="none" w:sz="0" w:space="0" w:color="auto"/>
        <w:right w:val="none" w:sz="0" w:space="0" w:color="auto"/>
      </w:divBdr>
    </w:div>
    <w:div w:id="203996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image" Target="media/image6.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2.jpe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eader" Target="header8.xm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footer" Target="footer3.xml"/><Relationship Id="rId5" Type="http://schemas.openxmlformats.org/officeDocument/2006/relationships/numbering" Target="numbering.xml"/><Relationship Id="rId61" Type="http://schemas.openxmlformats.org/officeDocument/2006/relationships/footer" Target="footer4.xml"/><Relationship Id="rId19" Type="http://schemas.openxmlformats.org/officeDocument/2006/relationships/image" Target="media/image4.png"/><Relationship Id="rId14" Type="http://schemas.openxmlformats.org/officeDocument/2006/relationships/header" Target="header2.xml"/><Relationship Id="rId22" Type="http://schemas.openxmlformats.org/officeDocument/2006/relationships/image" Target="media/image7.emf"/><Relationship Id="rId27" Type="http://schemas.openxmlformats.org/officeDocument/2006/relationships/header" Target="header4.xml"/><Relationship Id="rId30" Type="http://schemas.openxmlformats.org/officeDocument/2006/relationships/header" Target="header6.xml"/><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10.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7.png"/><Relationship Id="rId20" Type="http://schemas.openxmlformats.org/officeDocument/2006/relationships/image" Target="media/image5.emf"/><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header" Target="header5.xml"/><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header" Target="header9.xml"/><Relationship Id="rId10" Type="http://schemas.openxmlformats.org/officeDocument/2006/relationships/endnotes" Target="endnotes.xml"/><Relationship Id="rId31" Type="http://schemas.openxmlformats.org/officeDocument/2006/relationships/header" Target="header7.xml"/><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header" Target="header10.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3.png"/><Relationship Id="rId39"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7FA463C251345BC9A10DA53B7F8A051"/>
        <w:category>
          <w:name w:val="General"/>
          <w:gallery w:val="placeholder"/>
        </w:category>
        <w:types>
          <w:type w:val="bbPlcHdr"/>
        </w:types>
        <w:behaviors>
          <w:behavior w:val="content"/>
        </w:behaviors>
        <w:guid w:val="{4693C00F-5013-451E-80B5-608AA30E55A9}"/>
      </w:docPartPr>
      <w:docPartBody>
        <w:p w:rsidR="00847D55" w:rsidRDefault="00D56BAD">
          <w:pPr>
            <w:pStyle w:val="47FA463C251345BC9A10DA53B7F8A051"/>
          </w:pPr>
          <w:r w:rsidRPr="00CD73B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JIKNK F+ Myriad Pro">
    <w:altName w:val="Calibri"/>
    <w:panose1 w:val="00000000000000000000"/>
    <w:charset w:val="00"/>
    <w:family w:val="swiss"/>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Univers (W1)">
    <w:altName w:val="Arial"/>
    <w:panose1 w:val="00000000000000000000"/>
    <w:charset w:val="00"/>
    <w:family w:val="swiss"/>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BAD"/>
    <w:rsid w:val="00033F7B"/>
    <w:rsid w:val="00097458"/>
    <w:rsid w:val="001359AB"/>
    <w:rsid w:val="001E2571"/>
    <w:rsid w:val="00222953"/>
    <w:rsid w:val="00244019"/>
    <w:rsid w:val="00253E67"/>
    <w:rsid w:val="002604C5"/>
    <w:rsid w:val="002768E6"/>
    <w:rsid w:val="00290957"/>
    <w:rsid w:val="002D3CBE"/>
    <w:rsid w:val="002F0844"/>
    <w:rsid w:val="0042184B"/>
    <w:rsid w:val="00437100"/>
    <w:rsid w:val="004958E6"/>
    <w:rsid w:val="00525A99"/>
    <w:rsid w:val="005C0308"/>
    <w:rsid w:val="00642083"/>
    <w:rsid w:val="00666B57"/>
    <w:rsid w:val="00744F1E"/>
    <w:rsid w:val="007477B3"/>
    <w:rsid w:val="00793AF4"/>
    <w:rsid w:val="007D0D1B"/>
    <w:rsid w:val="0082542A"/>
    <w:rsid w:val="00840BB8"/>
    <w:rsid w:val="00847D55"/>
    <w:rsid w:val="008757F1"/>
    <w:rsid w:val="008C1292"/>
    <w:rsid w:val="008C67E5"/>
    <w:rsid w:val="00961294"/>
    <w:rsid w:val="009814B5"/>
    <w:rsid w:val="009A227E"/>
    <w:rsid w:val="009A78A7"/>
    <w:rsid w:val="009C3474"/>
    <w:rsid w:val="00A6239B"/>
    <w:rsid w:val="00A75D97"/>
    <w:rsid w:val="00B45FFA"/>
    <w:rsid w:val="00BE362C"/>
    <w:rsid w:val="00C33037"/>
    <w:rsid w:val="00C54EA5"/>
    <w:rsid w:val="00C71C14"/>
    <w:rsid w:val="00CF5622"/>
    <w:rsid w:val="00D0365E"/>
    <w:rsid w:val="00D56BAD"/>
    <w:rsid w:val="00DA4E18"/>
    <w:rsid w:val="00ED2E17"/>
    <w:rsid w:val="00F822DC"/>
    <w:rsid w:val="00FF37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sid w:val="00D56BAD"/>
    <w:rPr>
      <w:color w:val="808080"/>
    </w:rPr>
  </w:style>
  <w:style w:type="paragraph" w:customStyle="1" w:styleId="47FA463C251345BC9A10DA53B7F8A051">
    <w:name w:val="47FA463C251345BC9A10DA53B7F8A051"/>
    <w:rPr>
      <w:lang w:eastAsia="ko-K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Chalmers, Matt@Energy</DisplayName>
        <AccountId>159</AccountId>
        <AccountType/>
      </UserInfo>
      <UserInfo>
        <DisplayName>Delacruz, Justin@Energy</DisplayName>
        <AccountId>179</AccountId>
        <AccountType/>
      </UserInfo>
      <UserInfo>
        <DisplayName>Crosby, Josephine@Energy</DisplayName>
        <AccountId>291</AccountId>
        <AccountType/>
      </UserInfo>
      <UserInfo>
        <DisplayName>Delacruz, Justin@Energy</DisplayName>
        <AccountId>616</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F5BB54-8F6D-454E-ABB7-5E5362B29F9F}">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C03BBCDC-40B3-4854-A659-BB97A240578E}">
  <ds:schemaRefs>
    <ds:schemaRef ds:uri="http://schemas.openxmlformats.org/officeDocument/2006/bibliography"/>
  </ds:schemaRefs>
</ds:datastoreItem>
</file>

<file path=customXml/itemProps3.xml><?xml version="1.0" encoding="utf-8"?>
<ds:datastoreItem xmlns:ds="http://schemas.openxmlformats.org/officeDocument/2006/customXml" ds:itemID="{84D2E287-83BB-4513-98F8-D72E91820C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CE7AA3-BD07-4FA7-BD54-214BB51E18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266</Pages>
  <Words>49655</Words>
  <Characters>283037</Characters>
  <Application>Microsoft Office Word</Application>
  <DocSecurity>0</DocSecurity>
  <Lines>2358</Lines>
  <Paragraphs>664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332028</CharactersWithSpaces>
  <SharedDoc>false</SharedDoc>
  <HLinks>
    <vt:vector size="990" baseType="variant">
      <vt:variant>
        <vt:i4>2162739</vt:i4>
      </vt:variant>
      <vt:variant>
        <vt:i4>879</vt:i4>
      </vt:variant>
      <vt:variant>
        <vt:i4>0</vt:i4>
      </vt:variant>
      <vt:variant>
        <vt:i4>5</vt:i4>
      </vt:variant>
      <vt:variant>
        <vt:lpwstr>https://github.com/california-energy-commission/2022-HERS-Documents-Schema/tree/main/schema</vt:lpwstr>
      </vt:variant>
      <vt:variant>
        <vt:lpwstr/>
      </vt:variant>
      <vt:variant>
        <vt:i4>1703939</vt:i4>
      </vt:variant>
      <vt:variant>
        <vt:i4>876</vt:i4>
      </vt:variant>
      <vt:variant>
        <vt:i4>0</vt:i4>
      </vt:variant>
      <vt:variant>
        <vt:i4>5</vt:i4>
      </vt:variant>
      <vt:variant>
        <vt:lpwstr>https://github.com/california-energy-commission/2022-HERS-Documents-Schema/tree/main/schema/CF2R</vt:lpwstr>
      </vt:variant>
      <vt:variant>
        <vt:lpwstr/>
      </vt:variant>
      <vt:variant>
        <vt:i4>4784197</vt:i4>
      </vt:variant>
      <vt:variant>
        <vt:i4>870</vt:i4>
      </vt:variant>
      <vt:variant>
        <vt:i4>0</vt:i4>
      </vt:variant>
      <vt:variant>
        <vt:i4>5</vt:i4>
      </vt:variant>
      <vt:variant>
        <vt:lpwstr>https://github.com/california-energy-commission/2022-HERS-Documents-Schema/tree/main/deployed</vt:lpwstr>
      </vt:variant>
      <vt:variant>
        <vt:lpwstr/>
      </vt:variant>
      <vt:variant>
        <vt:i4>2162739</vt:i4>
      </vt:variant>
      <vt:variant>
        <vt:i4>867</vt:i4>
      </vt:variant>
      <vt:variant>
        <vt:i4>0</vt:i4>
      </vt:variant>
      <vt:variant>
        <vt:i4>5</vt:i4>
      </vt:variant>
      <vt:variant>
        <vt:lpwstr>https://github.com/california-energy-commission/2022-HERS-Documents-Schema/tree/main/schema</vt:lpwstr>
      </vt:variant>
      <vt:variant>
        <vt:lpwstr/>
      </vt:variant>
      <vt:variant>
        <vt:i4>6684710</vt:i4>
      </vt:variant>
      <vt:variant>
        <vt:i4>864</vt:i4>
      </vt:variant>
      <vt:variant>
        <vt:i4>0</vt:i4>
      </vt:variant>
      <vt:variant>
        <vt:i4>5</vt:i4>
      </vt:variant>
      <vt:variant>
        <vt:lpwstr>https://github.com/california-energy-commission/2022-HERS-Documents-Schema</vt:lpwstr>
      </vt:variant>
      <vt:variant>
        <vt:lpwstr/>
      </vt:variant>
      <vt:variant>
        <vt:i4>6684710</vt:i4>
      </vt:variant>
      <vt:variant>
        <vt:i4>858</vt:i4>
      </vt:variant>
      <vt:variant>
        <vt:i4>0</vt:i4>
      </vt:variant>
      <vt:variant>
        <vt:i4>5</vt:i4>
      </vt:variant>
      <vt:variant>
        <vt:lpwstr>https://github.com/california-energy-commission/2022-HERS-Documents-Schema</vt:lpwstr>
      </vt:variant>
      <vt:variant>
        <vt:lpwstr/>
      </vt:variant>
      <vt:variant>
        <vt:i4>2162738</vt:i4>
      </vt:variant>
      <vt:variant>
        <vt:i4>852</vt:i4>
      </vt:variant>
      <vt:variant>
        <vt:i4>0</vt:i4>
      </vt:variant>
      <vt:variant>
        <vt:i4>5</vt:i4>
      </vt:variant>
      <vt:variant>
        <vt:lpwstr>https://www.sos.ca.gov/administration/regulations/current-regulations/technology/digital-signatures/approved-certification-authorities</vt:lpwstr>
      </vt:variant>
      <vt:variant>
        <vt:lpwstr/>
      </vt:variant>
      <vt:variant>
        <vt:i4>2162738</vt:i4>
      </vt:variant>
      <vt:variant>
        <vt:i4>846</vt:i4>
      </vt:variant>
      <vt:variant>
        <vt:i4>0</vt:i4>
      </vt:variant>
      <vt:variant>
        <vt:i4>5</vt:i4>
      </vt:variant>
      <vt:variant>
        <vt:lpwstr>https://www.sos.ca.gov/administration/regulations/current-regulations/technology/digital-signatures/approved-certification-authorities</vt:lpwstr>
      </vt:variant>
      <vt:variant>
        <vt:lpwstr/>
      </vt:variant>
      <vt:variant>
        <vt:i4>2162738</vt:i4>
      </vt:variant>
      <vt:variant>
        <vt:i4>840</vt:i4>
      </vt:variant>
      <vt:variant>
        <vt:i4>0</vt:i4>
      </vt:variant>
      <vt:variant>
        <vt:i4>5</vt:i4>
      </vt:variant>
      <vt:variant>
        <vt:lpwstr>https://www.sos.ca.gov/administration/regulations/current-regulations/technology/digital-signatures/approved-certification-authorities</vt:lpwstr>
      </vt:variant>
      <vt:variant>
        <vt:lpwstr/>
      </vt:variant>
      <vt:variant>
        <vt:i4>4784197</vt:i4>
      </vt:variant>
      <vt:variant>
        <vt:i4>828</vt:i4>
      </vt:variant>
      <vt:variant>
        <vt:i4>0</vt:i4>
      </vt:variant>
      <vt:variant>
        <vt:i4>5</vt:i4>
      </vt:variant>
      <vt:variant>
        <vt:lpwstr>https://github.com/california-energy-commission/2022-HERS-Documents-Schema/tree/main/deployed</vt:lpwstr>
      </vt:variant>
      <vt:variant>
        <vt:lpwstr/>
      </vt:variant>
      <vt:variant>
        <vt:i4>6684710</vt:i4>
      </vt:variant>
      <vt:variant>
        <vt:i4>822</vt:i4>
      </vt:variant>
      <vt:variant>
        <vt:i4>0</vt:i4>
      </vt:variant>
      <vt:variant>
        <vt:i4>5</vt:i4>
      </vt:variant>
      <vt:variant>
        <vt:lpwstr>https://github.com/california-energy-commission/2022-HERS-Documents-Schema</vt:lpwstr>
      </vt:variant>
      <vt:variant>
        <vt:lpwstr/>
      </vt:variant>
      <vt:variant>
        <vt:i4>8126567</vt:i4>
      </vt:variant>
      <vt:variant>
        <vt:i4>813</vt:i4>
      </vt:variant>
      <vt:variant>
        <vt:i4>0</vt:i4>
      </vt:variant>
      <vt:variant>
        <vt:i4>5</vt:i4>
      </vt:variant>
      <vt:variant>
        <vt:lpwstr>https://github.com/</vt:lpwstr>
      </vt:variant>
      <vt:variant>
        <vt:lpwstr/>
      </vt:variant>
      <vt:variant>
        <vt:i4>1900601</vt:i4>
      </vt:variant>
      <vt:variant>
        <vt:i4>806</vt:i4>
      </vt:variant>
      <vt:variant>
        <vt:i4>0</vt:i4>
      </vt:variant>
      <vt:variant>
        <vt:i4>5</vt:i4>
      </vt:variant>
      <vt:variant>
        <vt:lpwstr/>
      </vt:variant>
      <vt:variant>
        <vt:lpwstr>_Toc96009599</vt:lpwstr>
      </vt:variant>
      <vt:variant>
        <vt:i4>1835065</vt:i4>
      </vt:variant>
      <vt:variant>
        <vt:i4>800</vt:i4>
      </vt:variant>
      <vt:variant>
        <vt:i4>0</vt:i4>
      </vt:variant>
      <vt:variant>
        <vt:i4>5</vt:i4>
      </vt:variant>
      <vt:variant>
        <vt:lpwstr/>
      </vt:variant>
      <vt:variant>
        <vt:lpwstr>_Toc96009598</vt:lpwstr>
      </vt:variant>
      <vt:variant>
        <vt:i4>1245241</vt:i4>
      </vt:variant>
      <vt:variant>
        <vt:i4>794</vt:i4>
      </vt:variant>
      <vt:variant>
        <vt:i4>0</vt:i4>
      </vt:variant>
      <vt:variant>
        <vt:i4>5</vt:i4>
      </vt:variant>
      <vt:variant>
        <vt:lpwstr/>
      </vt:variant>
      <vt:variant>
        <vt:lpwstr>_Toc96009597</vt:lpwstr>
      </vt:variant>
      <vt:variant>
        <vt:i4>1179705</vt:i4>
      </vt:variant>
      <vt:variant>
        <vt:i4>788</vt:i4>
      </vt:variant>
      <vt:variant>
        <vt:i4>0</vt:i4>
      </vt:variant>
      <vt:variant>
        <vt:i4>5</vt:i4>
      </vt:variant>
      <vt:variant>
        <vt:lpwstr/>
      </vt:variant>
      <vt:variant>
        <vt:lpwstr>_Toc96009596</vt:lpwstr>
      </vt:variant>
      <vt:variant>
        <vt:i4>1114169</vt:i4>
      </vt:variant>
      <vt:variant>
        <vt:i4>782</vt:i4>
      </vt:variant>
      <vt:variant>
        <vt:i4>0</vt:i4>
      </vt:variant>
      <vt:variant>
        <vt:i4>5</vt:i4>
      </vt:variant>
      <vt:variant>
        <vt:lpwstr/>
      </vt:variant>
      <vt:variant>
        <vt:lpwstr>_Toc96009595</vt:lpwstr>
      </vt:variant>
      <vt:variant>
        <vt:i4>1048633</vt:i4>
      </vt:variant>
      <vt:variant>
        <vt:i4>776</vt:i4>
      </vt:variant>
      <vt:variant>
        <vt:i4>0</vt:i4>
      </vt:variant>
      <vt:variant>
        <vt:i4>5</vt:i4>
      </vt:variant>
      <vt:variant>
        <vt:lpwstr/>
      </vt:variant>
      <vt:variant>
        <vt:lpwstr>_Toc96009594</vt:lpwstr>
      </vt:variant>
      <vt:variant>
        <vt:i4>1507385</vt:i4>
      </vt:variant>
      <vt:variant>
        <vt:i4>770</vt:i4>
      </vt:variant>
      <vt:variant>
        <vt:i4>0</vt:i4>
      </vt:variant>
      <vt:variant>
        <vt:i4>5</vt:i4>
      </vt:variant>
      <vt:variant>
        <vt:lpwstr/>
      </vt:variant>
      <vt:variant>
        <vt:lpwstr>_Toc96009593</vt:lpwstr>
      </vt:variant>
      <vt:variant>
        <vt:i4>1441849</vt:i4>
      </vt:variant>
      <vt:variant>
        <vt:i4>764</vt:i4>
      </vt:variant>
      <vt:variant>
        <vt:i4>0</vt:i4>
      </vt:variant>
      <vt:variant>
        <vt:i4>5</vt:i4>
      </vt:variant>
      <vt:variant>
        <vt:lpwstr/>
      </vt:variant>
      <vt:variant>
        <vt:lpwstr>_Toc96009592</vt:lpwstr>
      </vt:variant>
      <vt:variant>
        <vt:i4>1376313</vt:i4>
      </vt:variant>
      <vt:variant>
        <vt:i4>758</vt:i4>
      </vt:variant>
      <vt:variant>
        <vt:i4>0</vt:i4>
      </vt:variant>
      <vt:variant>
        <vt:i4>5</vt:i4>
      </vt:variant>
      <vt:variant>
        <vt:lpwstr/>
      </vt:variant>
      <vt:variant>
        <vt:lpwstr>_Toc96009591</vt:lpwstr>
      </vt:variant>
      <vt:variant>
        <vt:i4>1310777</vt:i4>
      </vt:variant>
      <vt:variant>
        <vt:i4>752</vt:i4>
      </vt:variant>
      <vt:variant>
        <vt:i4>0</vt:i4>
      </vt:variant>
      <vt:variant>
        <vt:i4>5</vt:i4>
      </vt:variant>
      <vt:variant>
        <vt:lpwstr/>
      </vt:variant>
      <vt:variant>
        <vt:lpwstr>_Toc96009590</vt:lpwstr>
      </vt:variant>
      <vt:variant>
        <vt:i4>1900600</vt:i4>
      </vt:variant>
      <vt:variant>
        <vt:i4>746</vt:i4>
      </vt:variant>
      <vt:variant>
        <vt:i4>0</vt:i4>
      </vt:variant>
      <vt:variant>
        <vt:i4>5</vt:i4>
      </vt:variant>
      <vt:variant>
        <vt:lpwstr/>
      </vt:variant>
      <vt:variant>
        <vt:lpwstr>_Toc96009589</vt:lpwstr>
      </vt:variant>
      <vt:variant>
        <vt:i4>1835064</vt:i4>
      </vt:variant>
      <vt:variant>
        <vt:i4>740</vt:i4>
      </vt:variant>
      <vt:variant>
        <vt:i4>0</vt:i4>
      </vt:variant>
      <vt:variant>
        <vt:i4>5</vt:i4>
      </vt:variant>
      <vt:variant>
        <vt:lpwstr/>
      </vt:variant>
      <vt:variant>
        <vt:lpwstr>_Toc96009588</vt:lpwstr>
      </vt:variant>
      <vt:variant>
        <vt:i4>1245240</vt:i4>
      </vt:variant>
      <vt:variant>
        <vt:i4>734</vt:i4>
      </vt:variant>
      <vt:variant>
        <vt:i4>0</vt:i4>
      </vt:variant>
      <vt:variant>
        <vt:i4>5</vt:i4>
      </vt:variant>
      <vt:variant>
        <vt:lpwstr/>
      </vt:variant>
      <vt:variant>
        <vt:lpwstr>_Toc96009587</vt:lpwstr>
      </vt:variant>
      <vt:variant>
        <vt:i4>1179704</vt:i4>
      </vt:variant>
      <vt:variant>
        <vt:i4>728</vt:i4>
      </vt:variant>
      <vt:variant>
        <vt:i4>0</vt:i4>
      </vt:variant>
      <vt:variant>
        <vt:i4>5</vt:i4>
      </vt:variant>
      <vt:variant>
        <vt:lpwstr/>
      </vt:variant>
      <vt:variant>
        <vt:lpwstr>_Toc96009586</vt:lpwstr>
      </vt:variant>
      <vt:variant>
        <vt:i4>1114168</vt:i4>
      </vt:variant>
      <vt:variant>
        <vt:i4>722</vt:i4>
      </vt:variant>
      <vt:variant>
        <vt:i4>0</vt:i4>
      </vt:variant>
      <vt:variant>
        <vt:i4>5</vt:i4>
      </vt:variant>
      <vt:variant>
        <vt:lpwstr/>
      </vt:variant>
      <vt:variant>
        <vt:lpwstr>_Toc96009585</vt:lpwstr>
      </vt:variant>
      <vt:variant>
        <vt:i4>1048632</vt:i4>
      </vt:variant>
      <vt:variant>
        <vt:i4>716</vt:i4>
      </vt:variant>
      <vt:variant>
        <vt:i4>0</vt:i4>
      </vt:variant>
      <vt:variant>
        <vt:i4>5</vt:i4>
      </vt:variant>
      <vt:variant>
        <vt:lpwstr/>
      </vt:variant>
      <vt:variant>
        <vt:lpwstr>_Toc96009584</vt:lpwstr>
      </vt:variant>
      <vt:variant>
        <vt:i4>1507384</vt:i4>
      </vt:variant>
      <vt:variant>
        <vt:i4>710</vt:i4>
      </vt:variant>
      <vt:variant>
        <vt:i4>0</vt:i4>
      </vt:variant>
      <vt:variant>
        <vt:i4>5</vt:i4>
      </vt:variant>
      <vt:variant>
        <vt:lpwstr/>
      </vt:variant>
      <vt:variant>
        <vt:lpwstr>_Toc96009583</vt:lpwstr>
      </vt:variant>
      <vt:variant>
        <vt:i4>1441848</vt:i4>
      </vt:variant>
      <vt:variant>
        <vt:i4>704</vt:i4>
      </vt:variant>
      <vt:variant>
        <vt:i4>0</vt:i4>
      </vt:variant>
      <vt:variant>
        <vt:i4>5</vt:i4>
      </vt:variant>
      <vt:variant>
        <vt:lpwstr/>
      </vt:variant>
      <vt:variant>
        <vt:lpwstr>_Toc96009582</vt:lpwstr>
      </vt:variant>
      <vt:variant>
        <vt:i4>1376312</vt:i4>
      </vt:variant>
      <vt:variant>
        <vt:i4>698</vt:i4>
      </vt:variant>
      <vt:variant>
        <vt:i4>0</vt:i4>
      </vt:variant>
      <vt:variant>
        <vt:i4>5</vt:i4>
      </vt:variant>
      <vt:variant>
        <vt:lpwstr/>
      </vt:variant>
      <vt:variant>
        <vt:lpwstr>_Toc96009581</vt:lpwstr>
      </vt:variant>
      <vt:variant>
        <vt:i4>1310776</vt:i4>
      </vt:variant>
      <vt:variant>
        <vt:i4>692</vt:i4>
      </vt:variant>
      <vt:variant>
        <vt:i4>0</vt:i4>
      </vt:variant>
      <vt:variant>
        <vt:i4>5</vt:i4>
      </vt:variant>
      <vt:variant>
        <vt:lpwstr/>
      </vt:variant>
      <vt:variant>
        <vt:lpwstr>_Toc96009580</vt:lpwstr>
      </vt:variant>
      <vt:variant>
        <vt:i4>1900599</vt:i4>
      </vt:variant>
      <vt:variant>
        <vt:i4>686</vt:i4>
      </vt:variant>
      <vt:variant>
        <vt:i4>0</vt:i4>
      </vt:variant>
      <vt:variant>
        <vt:i4>5</vt:i4>
      </vt:variant>
      <vt:variant>
        <vt:lpwstr/>
      </vt:variant>
      <vt:variant>
        <vt:lpwstr>_Toc96009579</vt:lpwstr>
      </vt:variant>
      <vt:variant>
        <vt:i4>1835063</vt:i4>
      </vt:variant>
      <vt:variant>
        <vt:i4>680</vt:i4>
      </vt:variant>
      <vt:variant>
        <vt:i4>0</vt:i4>
      </vt:variant>
      <vt:variant>
        <vt:i4>5</vt:i4>
      </vt:variant>
      <vt:variant>
        <vt:lpwstr/>
      </vt:variant>
      <vt:variant>
        <vt:lpwstr>_Toc96009578</vt:lpwstr>
      </vt:variant>
      <vt:variant>
        <vt:i4>1245239</vt:i4>
      </vt:variant>
      <vt:variant>
        <vt:i4>674</vt:i4>
      </vt:variant>
      <vt:variant>
        <vt:i4>0</vt:i4>
      </vt:variant>
      <vt:variant>
        <vt:i4>5</vt:i4>
      </vt:variant>
      <vt:variant>
        <vt:lpwstr/>
      </vt:variant>
      <vt:variant>
        <vt:lpwstr>_Toc96009577</vt:lpwstr>
      </vt:variant>
      <vt:variant>
        <vt:i4>1179703</vt:i4>
      </vt:variant>
      <vt:variant>
        <vt:i4>668</vt:i4>
      </vt:variant>
      <vt:variant>
        <vt:i4>0</vt:i4>
      </vt:variant>
      <vt:variant>
        <vt:i4>5</vt:i4>
      </vt:variant>
      <vt:variant>
        <vt:lpwstr/>
      </vt:variant>
      <vt:variant>
        <vt:lpwstr>_Toc96009576</vt:lpwstr>
      </vt:variant>
      <vt:variant>
        <vt:i4>1114167</vt:i4>
      </vt:variant>
      <vt:variant>
        <vt:i4>662</vt:i4>
      </vt:variant>
      <vt:variant>
        <vt:i4>0</vt:i4>
      </vt:variant>
      <vt:variant>
        <vt:i4>5</vt:i4>
      </vt:variant>
      <vt:variant>
        <vt:lpwstr/>
      </vt:variant>
      <vt:variant>
        <vt:lpwstr>_Toc96009575</vt:lpwstr>
      </vt:variant>
      <vt:variant>
        <vt:i4>1048631</vt:i4>
      </vt:variant>
      <vt:variant>
        <vt:i4>656</vt:i4>
      </vt:variant>
      <vt:variant>
        <vt:i4>0</vt:i4>
      </vt:variant>
      <vt:variant>
        <vt:i4>5</vt:i4>
      </vt:variant>
      <vt:variant>
        <vt:lpwstr/>
      </vt:variant>
      <vt:variant>
        <vt:lpwstr>_Toc96009574</vt:lpwstr>
      </vt:variant>
      <vt:variant>
        <vt:i4>1507383</vt:i4>
      </vt:variant>
      <vt:variant>
        <vt:i4>650</vt:i4>
      </vt:variant>
      <vt:variant>
        <vt:i4>0</vt:i4>
      </vt:variant>
      <vt:variant>
        <vt:i4>5</vt:i4>
      </vt:variant>
      <vt:variant>
        <vt:lpwstr/>
      </vt:variant>
      <vt:variant>
        <vt:lpwstr>_Toc96009573</vt:lpwstr>
      </vt:variant>
      <vt:variant>
        <vt:i4>1441847</vt:i4>
      </vt:variant>
      <vt:variant>
        <vt:i4>644</vt:i4>
      </vt:variant>
      <vt:variant>
        <vt:i4>0</vt:i4>
      </vt:variant>
      <vt:variant>
        <vt:i4>5</vt:i4>
      </vt:variant>
      <vt:variant>
        <vt:lpwstr/>
      </vt:variant>
      <vt:variant>
        <vt:lpwstr>_Toc96009572</vt:lpwstr>
      </vt:variant>
      <vt:variant>
        <vt:i4>1376311</vt:i4>
      </vt:variant>
      <vt:variant>
        <vt:i4>638</vt:i4>
      </vt:variant>
      <vt:variant>
        <vt:i4>0</vt:i4>
      </vt:variant>
      <vt:variant>
        <vt:i4>5</vt:i4>
      </vt:variant>
      <vt:variant>
        <vt:lpwstr/>
      </vt:variant>
      <vt:variant>
        <vt:lpwstr>_Toc96009571</vt:lpwstr>
      </vt:variant>
      <vt:variant>
        <vt:i4>1310775</vt:i4>
      </vt:variant>
      <vt:variant>
        <vt:i4>632</vt:i4>
      </vt:variant>
      <vt:variant>
        <vt:i4>0</vt:i4>
      </vt:variant>
      <vt:variant>
        <vt:i4>5</vt:i4>
      </vt:variant>
      <vt:variant>
        <vt:lpwstr/>
      </vt:variant>
      <vt:variant>
        <vt:lpwstr>_Toc96009570</vt:lpwstr>
      </vt:variant>
      <vt:variant>
        <vt:i4>1900598</vt:i4>
      </vt:variant>
      <vt:variant>
        <vt:i4>626</vt:i4>
      </vt:variant>
      <vt:variant>
        <vt:i4>0</vt:i4>
      </vt:variant>
      <vt:variant>
        <vt:i4>5</vt:i4>
      </vt:variant>
      <vt:variant>
        <vt:lpwstr/>
      </vt:variant>
      <vt:variant>
        <vt:lpwstr>_Toc96009569</vt:lpwstr>
      </vt:variant>
      <vt:variant>
        <vt:i4>1835062</vt:i4>
      </vt:variant>
      <vt:variant>
        <vt:i4>620</vt:i4>
      </vt:variant>
      <vt:variant>
        <vt:i4>0</vt:i4>
      </vt:variant>
      <vt:variant>
        <vt:i4>5</vt:i4>
      </vt:variant>
      <vt:variant>
        <vt:lpwstr/>
      </vt:variant>
      <vt:variant>
        <vt:lpwstr>_Toc96009568</vt:lpwstr>
      </vt:variant>
      <vt:variant>
        <vt:i4>1245238</vt:i4>
      </vt:variant>
      <vt:variant>
        <vt:i4>614</vt:i4>
      </vt:variant>
      <vt:variant>
        <vt:i4>0</vt:i4>
      </vt:variant>
      <vt:variant>
        <vt:i4>5</vt:i4>
      </vt:variant>
      <vt:variant>
        <vt:lpwstr/>
      </vt:variant>
      <vt:variant>
        <vt:lpwstr>_Toc96009567</vt:lpwstr>
      </vt:variant>
      <vt:variant>
        <vt:i4>1179702</vt:i4>
      </vt:variant>
      <vt:variant>
        <vt:i4>608</vt:i4>
      </vt:variant>
      <vt:variant>
        <vt:i4>0</vt:i4>
      </vt:variant>
      <vt:variant>
        <vt:i4>5</vt:i4>
      </vt:variant>
      <vt:variant>
        <vt:lpwstr/>
      </vt:variant>
      <vt:variant>
        <vt:lpwstr>_Toc96009566</vt:lpwstr>
      </vt:variant>
      <vt:variant>
        <vt:i4>1114166</vt:i4>
      </vt:variant>
      <vt:variant>
        <vt:i4>602</vt:i4>
      </vt:variant>
      <vt:variant>
        <vt:i4>0</vt:i4>
      </vt:variant>
      <vt:variant>
        <vt:i4>5</vt:i4>
      </vt:variant>
      <vt:variant>
        <vt:lpwstr/>
      </vt:variant>
      <vt:variant>
        <vt:lpwstr>_Toc96009565</vt:lpwstr>
      </vt:variant>
      <vt:variant>
        <vt:i4>1048630</vt:i4>
      </vt:variant>
      <vt:variant>
        <vt:i4>596</vt:i4>
      </vt:variant>
      <vt:variant>
        <vt:i4>0</vt:i4>
      </vt:variant>
      <vt:variant>
        <vt:i4>5</vt:i4>
      </vt:variant>
      <vt:variant>
        <vt:lpwstr/>
      </vt:variant>
      <vt:variant>
        <vt:lpwstr>_Toc96009564</vt:lpwstr>
      </vt:variant>
      <vt:variant>
        <vt:i4>1507382</vt:i4>
      </vt:variant>
      <vt:variant>
        <vt:i4>590</vt:i4>
      </vt:variant>
      <vt:variant>
        <vt:i4>0</vt:i4>
      </vt:variant>
      <vt:variant>
        <vt:i4>5</vt:i4>
      </vt:variant>
      <vt:variant>
        <vt:lpwstr/>
      </vt:variant>
      <vt:variant>
        <vt:lpwstr>_Toc96009563</vt:lpwstr>
      </vt:variant>
      <vt:variant>
        <vt:i4>1441846</vt:i4>
      </vt:variant>
      <vt:variant>
        <vt:i4>584</vt:i4>
      </vt:variant>
      <vt:variant>
        <vt:i4>0</vt:i4>
      </vt:variant>
      <vt:variant>
        <vt:i4>5</vt:i4>
      </vt:variant>
      <vt:variant>
        <vt:lpwstr/>
      </vt:variant>
      <vt:variant>
        <vt:lpwstr>_Toc96009562</vt:lpwstr>
      </vt:variant>
      <vt:variant>
        <vt:i4>1376310</vt:i4>
      </vt:variant>
      <vt:variant>
        <vt:i4>578</vt:i4>
      </vt:variant>
      <vt:variant>
        <vt:i4>0</vt:i4>
      </vt:variant>
      <vt:variant>
        <vt:i4>5</vt:i4>
      </vt:variant>
      <vt:variant>
        <vt:lpwstr/>
      </vt:variant>
      <vt:variant>
        <vt:lpwstr>_Toc96009561</vt:lpwstr>
      </vt:variant>
      <vt:variant>
        <vt:i4>1310774</vt:i4>
      </vt:variant>
      <vt:variant>
        <vt:i4>572</vt:i4>
      </vt:variant>
      <vt:variant>
        <vt:i4>0</vt:i4>
      </vt:variant>
      <vt:variant>
        <vt:i4>5</vt:i4>
      </vt:variant>
      <vt:variant>
        <vt:lpwstr/>
      </vt:variant>
      <vt:variant>
        <vt:lpwstr>_Toc96009560</vt:lpwstr>
      </vt:variant>
      <vt:variant>
        <vt:i4>1900597</vt:i4>
      </vt:variant>
      <vt:variant>
        <vt:i4>566</vt:i4>
      </vt:variant>
      <vt:variant>
        <vt:i4>0</vt:i4>
      </vt:variant>
      <vt:variant>
        <vt:i4>5</vt:i4>
      </vt:variant>
      <vt:variant>
        <vt:lpwstr/>
      </vt:variant>
      <vt:variant>
        <vt:lpwstr>_Toc96009559</vt:lpwstr>
      </vt:variant>
      <vt:variant>
        <vt:i4>1835061</vt:i4>
      </vt:variant>
      <vt:variant>
        <vt:i4>560</vt:i4>
      </vt:variant>
      <vt:variant>
        <vt:i4>0</vt:i4>
      </vt:variant>
      <vt:variant>
        <vt:i4>5</vt:i4>
      </vt:variant>
      <vt:variant>
        <vt:lpwstr/>
      </vt:variant>
      <vt:variant>
        <vt:lpwstr>_Toc96009558</vt:lpwstr>
      </vt:variant>
      <vt:variant>
        <vt:i4>1245237</vt:i4>
      </vt:variant>
      <vt:variant>
        <vt:i4>554</vt:i4>
      </vt:variant>
      <vt:variant>
        <vt:i4>0</vt:i4>
      </vt:variant>
      <vt:variant>
        <vt:i4>5</vt:i4>
      </vt:variant>
      <vt:variant>
        <vt:lpwstr/>
      </vt:variant>
      <vt:variant>
        <vt:lpwstr>_Toc96009557</vt:lpwstr>
      </vt:variant>
      <vt:variant>
        <vt:i4>1179701</vt:i4>
      </vt:variant>
      <vt:variant>
        <vt:i4>548</vt:i4>
      </vt:variant>
      <vt:variant>
        <vt:i4>0</vt:i4>
      </vt:variant>
      <vt:variant>
        <vt:i4>5</vt:i4>
      </vt:variant>
      <vt:variant>
        <vt:lpwstr/>
      </vt:variant>
      <vt:variant>
        <vt:lpwstr>_Toc96009556</vt:lpwstr>
      </vt:variant>
      <vt:variant>
        <vt:i4>1114165</vt:i4>
      </vt:variant>
      <vt:variant>
        <vt:i4>542</vt:i4>
      </vt:variant>
      <vt:variant>
        <vt:i4>0</vt:i4>
      </vt:variant>
      <vt:variant>
        <vt:i4>5</vt:i4>
      </vt:variant>
      <vt:variant>
        <vt:lpwstr/>
      </vt:variant>
      <vt:variant>
        <vt:lpwstr>_Toc96009555</vt:lpwstr>
      </vt:variant>
      <vt:variant>
        <vt:i4>1048629</vt:i4>
      </vt:variant>
      <vt:variant>
        <vt:i4>536</vt:i4>
      </vt:variant>
      <vt:variant>
        <vt:i4>0</vt:i4>
      </vt:variant>
      <vt:variant>
        <vt:i4>5</vt:i4>
      </vt:variant>
      <vt:variant>
        <vt:lpwstr/>
      </vt:variant>
      <vt:variant>
        <vt:lpwstr>_Toc96009554</vt:lpwstr>
      </vt:variant>
      <vt:variant>
        <vt:i4>1507381</vt:i4>
      </vt:variant>
      <vt:variant>
        <vt:i4>530</vt:i4>
      </vt:variant>
      <vt:variant>
        <vt:i4>0</vt:i4>
      </vt:variant>
      <vt:variant>
        <vt:i4>5</vt:i4>
      </vt:variant>
      <vt:variant>
        <vt:lpwstr/>
      </vt:variant>
      <vt:variant>
        <vt:lpwstr>_Toc96009553</vt:lpwstr>
      </vt:variant>
      <vt:variant>
        <vt:i4>1441845</vt:i4>
      </vt:variant>
      <vt:variant>
        <vt:i4>524</vt:i4>
      </vt:variant>
      <vt:variant>
        <vt:i4>0</vt:i4>
      </vt:variant>
      <vt:variant>
        <vt:i4>5</vt:i4>
      </vt:variant>
      <vt:variant>
        <vt:lpwstr/>
      </vt:variant>
      <vt:variant>
        <vt:lpwstr>_Toc96009552</vt:lpwstr>
      </vt:variant>
      <vt:variant>
        <vt:i4>1376309</vt:i4>
      </vt:variant>
      <vt:variant>
        <vt:i4>518</vt:i4>
      </vt:variant>
      <vt:variant>
        <vt:i4>0</vt:i4>
      </vt:variant>
      <vt:variant>
        <vt:i4>5</vt:i4>
      </vt:variant>
      <vt:variant>
        <vt:lpwstr/>
      </vt:variant>
      <vt:variant>
        <vt:lpwstr>_Toc96009551</vt:lpwstr>
      </vt:variant>
      <vt:variant>
        <vt:i4>1310773</vt:i4>
      </vt:variant>
      <vt:variant>
        <vt:i4>512</vt:i4>
      </vt:variant>
      <vt:variant>
        <vt:i4>0</vt:i4>
      </vt:variant>
      <vt:variant>
        <vt:i4>5</vt:i4>
      </vt:variant>
      <vt:variant>
        <vt:lpwstr/>
      </vt:variant>
      <vt:variant>
        <vt:lpwstr>_Toc96009550</vt:lpwstr>
      </vt:variant>
      <vt:variant>
        <vt:i4>1900596</vt:i4>
      </vt:variant>
      <vt:variant>
        <vt:i4>506</vt:i4>
      </vt:variant>
      <vt:variant>
        <vt:i4>0</vt:i4>
      </vt:variant>
      <vt:variant>
        <vt:i4>5</vt:i4>
      </vt:variant>
      <vt:variant>
        <vt:lpwstr/>
      </vt:variant>
      <vt:variant>
        <vt:lpwstr>_Toc96009549</vt:lpwstr>
      </vt:variant>
      <vt:variant>
        <vt:i4>1835060</vt:i4>
      </vt:variant>
      <vt:variant>
        <vt:i4>500</vt:i4>
      </vt:variant>
      <vt:variant>
        <vt:i4>0</vt:i4>
      </vt:variant>
      <vt:variant>
        <vt:i4>5</vt:i4>
      </vt:variant>
      <vt:variant>
        <vt:lpwstr/>
      </vt:variant>
      <vt:variant>
        <vt:lpwstr>_Toc96009548</vt:lpwstr>
      </vt:variant>
      <vt:variant>
        <vt:i4>1245236</vt:i4>
      </vt:variant>
      <vt:variant>
        <vt:i4>494</vt:i4>
      </vt:variant>
      <vt:variant>
        <vt:i4>0</vt:i4>
      </vt:variant>
      <vt:variant>
        <vt:i4>5</vt:i4>
      </vt:variant>
      <vt:variant>
        <vt:lpwstr/>
      </vt:variant>
      <vt:variant>
        <vt:lpwstr>_Toc96009547</vt:lpwstr>
      </vt:variant>
      <vt:variant>
        <vt:i4>1179700</vt:i4>
      </vt:variant>
      <vt:variant>
        <vt:i4>488</vt:i4>
      </vt:variant>
      <vt:variant>
        <vt:i4>0</vt:i4>
      </vt:variant>
      <vt:variant>
        <vt:i4>5</vt:i4>
      </vt:variant>
      <vt:variant>
        <vt:lpwstr/>
      </vt:variant>
      <vt:variant>
        <vt:lpwstr>_Toc96009546</vt:lpwstr>
      </vt:variant>
      <vt:variant>
        <vt:i4>1114164</vt:i4>
      </vt:variant>
      <vt:variant>
        <vt:i4>482</vt:i4>
      </vt:variant>
      <vt:variant>
        <vt:i4>0</vt:i4>
      </vt:variant>
      <vt:variant>
        <vt:i4>5</vt:i4>
      </vt:variant>
      <vt:variant>
        <vt:lpwstr/>
      </vt:variant>
      <vt:variant>
        <vt:lpwstr>_Toc96009545</vt:lpwstr>
      </vt:variant>
      <vt:variant>
        <vt:i4>1048628</vt:i4>
      </vt:variant>
      <vt:variant>
        <vt:i4>476</vt:i4>
      </vt:variant>
      <vt:variant>
        <vt:i4>0</vt:i4>
      </vt:variant>
      <vt:variant>
        <vt:i4>5</vt:i4>
      </vt:variant>
      <vt:variant>
        <vt:lpwstr/>
      </vt:variant>
      <vt:variant>
        <vt:lpwstr>_Toc96009544</vt:lpwstr>
      </vt:variant>
      <vt:variant>
        <vt:i4>1507380</vt:i4>
      </vt:variant>
      <vt:variant>
        <vt:i4>470</vt:i4>
      </vt:variant>
      <vt:variant>
        <vt:i4>0</vt:i4>
      </vt:variant>
      <vt:variant>
        <vt:i4>5</vt:i4>
      </vt:variant>
      <vt:variant>
        <vt:lpwstr/>
      </vt:variant>
      <vt:variant>
        <vt:lpwstr>_Toc96009543</vt:lpwstr>
      </vt:variant>
      <vt:variant>
        <vt:i4>1441844</vt:i4>
      </vt:variant>
      <vt:variant>
        <vt:i4>464</vt:i4>
      </vt:variant>
      <vt:variant>
        <vt:i4>0</vt:i4>
      </vt:variant>
      <vt:variant>
        <vt:i4>5</vt:i4>
      </vt:variant>
      <vt:variant>
        <vt:lpwstr/>
      </vt:variant>
      <vt:variant>
        <vt:lpwstr>_Toc96009542</vt:lpwstr>
      </vt:variant>
      <vt:variant>
        <vt:i4>1376308</vt:i4>
      </vt:variant>
      <vt:variant>
        <vt:i4>458</vt:i4>
      </vt:variant>
      <vt:variant>
        <vt:i4>0</vt:i4>
      </vt:variant>
      <vt:variant>
        <vt:i4>5</vt:i4>
      </vt:variant>
      <vt:variant>
        <vt:lpwstr/>
      </vt:variant>
      <vt:variant>
        <vt:lpwstr>_Toc96009541</vt:lpwstr>
      </vt:variant>
      <vt:variant>
        <vt:i4>1310772</vt:i4>
      </vt:variant>
      <vt:variant>
        <vt:i4>452</vt:i4>
      </vt:variant>
      <vt:variant>
        <vt:i4>0</vt:i4>
      </vt:variant>
      <vt:variant>
        <vt:i4>5</vt:i4>
      </vt:variant>
      <vt:variant>
        <vt:lpwstr/>
      </vt:variant>
      <vt:variant>
        <vt:lpwstr>_Toc96009540</vt:lpwstr>
      </vt:variant>
      <vt:variant>
        <vt:i4>1900595</vt:i4>
      </vt:variant>
      <vt:variant>
        <vt:i4>446</vt:i4>
      </vt:variant>
      <vt:variant>
        <vt:i4>0</vt:i4>
      </vt:variant>
      <vt:variant>
        <vt:i4>5</vt:i4>
      </vt:variant>
      <vt:variant>
        <vt:lpwstr/>
      </vt:variant>
      <vt:variant>
        <vt:lpwstr>_Toc96009539</vt:lpwstr>
      </vt:variant>
      <vt:variant>
        <vt:i4>1835059</vt:i4>
      </vt:variant>
      <vt:variant>
        <vt:i4>440</vt:i4>
      </vt:variant>
      <vt:variant>
        <vt:i4>0</vt:i4>
      </vt:variant>
      <vt:variant>
        <vt:i4>5</vt:i4>
      </vt:variant>
      <vt:variant>
        <vt:lpwstr/>
      </vt:variant>
      <vt:variant>
        <vt:lpwstr>_Toc96009538</vt:lpwstr>
      </vt:variant>
      <vt:variant>
        <vt:i4>1245235</vt:i4>
      </vt:variant>
      <vt:variant>
        <vt:i4>434</vt:i4>
      </vt:variant>
      <vt:variant>
        <vt:i4>0</vt:i4>
      </vt:variant>
      <vt:variant>
        <vt:i4>5</vt:i4>
      </vt:variant>
      <vt:variant>
        <vt:lpwstr/>
      </vt:variant>
      <vt:variant>
        <vt:lpwstr>_Toc96009537</vt:lpwstr>
      </vt:variant>
      <vt:variant>
        <vt:i4>1179699</vt:i4>
      </vt:variant>
      <vt:variant>
        <vt:i4>428</vt:i4>
      </vt:variant>
      <vt:variant>
        <vt:i4>0</vt:i4>
      </vt:variant>
      <vt:variant>
        <vt:i4>5</vt:i4>
      </vt:variant>
      <vt:variant>
        <vt:lpwstr/>
      </vt:variant>
      <vt:variant>
        <vt:lpwstr>_Toc96009536</vt:lpwstr>
      </vt:variant>
      <vt:variant>
        <vt:i4>1114163</vt:i4>
      </vt:variant>
      <vt:variant>
        <vt:i4>422</vt:i4>
      </vt:variant>
      <vt:variant>
        <vt:i4>0</vt:i4>
      </vt:variant>
      <vt:variant>
        <vt:i4>5</vt:i4>
      </vt:variant>
      <vt:variant>
        <vt:lpwstr/>
      </vt:variant>
      <vt:variant>
        <vt:lpwstr>_Toc96009535</vt:lpwstr>
      </vt:variant>
      <vt:variant>
        <vt:i4>1048627</vt:i4>
      </vt:variant>
      <vt:variant>
        <vt:i4>416</vt:i4>
      </vt:variant>
      <vt:variant>
        <vt:i4>0</vt:i4>
      </vt:variant>
      <vt:variant>
        <vt:i4>5</vt:i4>
      </vt:variant>
      <vt:variant>
        <vt:lpwstr/>
      </vt:variant>
      <vt:variant>
        <vt:lpwstr>_Toc96009534</vt:lpwstr>
      </vt:variant>
      <vt:variant>
        <vt:i4>1507379</vt:i4>
      </vt:variant>
      <vt:variant>
        <vt:i4>410</vt:i4>
      </vt:variant>
      <vt:variant>
        <vt:i4>0</vt:i4>
      </vt:variant>
      <vt:variant>
        <vt:i4>5</vt:i4>
      </vt:variant>
      <vt:variant>
        <vt:lpwstr/>
      </vt:variant>
      <vt:variant>
        <vt:lpwstr>_Toc96009533</vt:lpwstr>
      </vt:variant>
      <vt:variant>
        <vt:i4>1441843</vt:i4>
      </vt:variant>
      <vt:variant>
        <vt:i4>404</vt:i4>
      </vt:variant>
      <vt:variant>
        <vt:i4>0</vt:i4>
      </vt:variant>
      <vt:variant>
        <vt:i4>5</vt:i4>
      </vt:variant>
      <vt:variant>
        <vt:lpwstr/>
      </vt:variant>
      <vt:variant>
        <vt:lpwstr>_Toc96009532</vt:lpwstr>
      </vt:variant>
      <vt:variant>
        <vt:i4>1376307</vt:i4>
      </vt:variant>
      <vt:variant>
        <vt:i4>398</vt:i4>
      </vt:variant>
      <vt:variant>
        <vt:i4>0</vt:i4>
      </vt:variant>
      <vt:variant>
        <vt:i4>5</vt:i4>
      </vt:variant>
      <vt:variant>
        <vt:lpwstr/>
      </vt:variant>
      <vt:variant>
        <vt:lpwstr>_Toc96009531</vt:lpwstr>
      </vt:variant>
      <vt:variant>
        <vt:i4>1310771</vt:i4>
      </vt:variant>
      <vt:variant>
        <vt:i4>392</vt:i4>
      </vt:variant>
      <vt:variant>
        <vt:i4>0</vt:i4>
      </vt:variant>
      <vt:variant>
        <vt:i4>5</vt:i4>
      </vt:variant>
      <vt:variant>
        <vt:lpwstr/>
      </vt:variant>
      <vt:variant>
        <vt:lpwstr>_Toc96009530</vt:lpwstr>
      </vt:variant>
      <vt:variant>
        <vt:i4>1900594</vt:i4>
      </vt:variant>
      <vt:variant>
        <vt:i4>386</vt:i4>
      </vt:variant>
      <vt:variant>
        <vt:i4>0</vt:i4>
      </vt:variant>
      <vt:variant>
        <vt:i4>5</vt:i4>
      </vt:variant>
      <vt:variant>
        <vt:lpwstr/>
      </vt:variant>
      <vt:variant>
        <vt:lpwstr>_Toc96009529</vt:lpwstr>
      </vt:variant>
      <vt:variant>
        <vt:i4>1835058</vt:i4>
      </vt:variant>
      <vt:variant>
        <vt:i4>380</vt:i4>
      </vt:variant>
      <vt:variant>
        <vt:i4>0</vt:i4>
      </vt:variant>
      <vt:variant>
        <vt:i4>5</vt:i4>
      </vt:variant>
      <vt:variant>
        <vt:lpwstr/>
      </vt:variant>
      <vt:variant>
        <vt:lpwstr>_Toc96009528</vt:lpwstr>
      </vt:variant>
      <vt:variant>
        <vt:i4>1245234</vt:i4>
      </vt:variant>
      <vt:variant>
        <vt:i4>374</vt:i4>
      </vt:variant>
      <vt:variant>
        <vt:i4>0</vt:i4>
      </vt:variant>
      <vt:variant>
        <vt:i4>5</vt:i4>
      </vt:variant>
      <vt:variant>
        <vt:lpwstr/>
      </vt:variant>
      <vt:variant>
        <vt:lpwstr>_Toc96009527</vt:lpwstr>
      </vt:variant>
      <vt:variant>
        <vt:i4>1179698</vt:i4>
      </vt:variant>
      <vt:variant>
        <vt:i4>368</vt:i4>
      </vt:variant>
      <vt:variant>
        <vt:i4>0</vt:i4>
      </vt:variant>
      <vt:variant>
        <vt:i4>5</vt:i4>
      </vt:variant>
      <vt:variant>
        <vt:lpwstr/>
      </vt:variant>
      <vt:variant>
        <vt:lpwstr>_Toc96009526</vt:lpwstr>
      </vt:variant>
      <vt:variant>
        <vt:i4>1114162</vt:i4>
      </vt:variant>
      <vt:variant>
        <vt:i4>362</vt:i4>
      </vt:variant>
      <vt:variant>
        <vt:i4>0</vt:i4>
      </vt:variant>
      <vt:variant>
        <vt:i4>5</vt:i4>
      </vt:variant>
      <vt:variant>
        <vt:lpwstr/>
      </vt:variant>
      <vt:variant>
        <vt:lpwstr>_Toc96009525</vt:lpwstr>
      </vt:variant>
      <vt:variant>
        <vt:i4>1048626</vt:i4>
      </vt:variant>
      <vt:variant>
        <vt:i4>356</vt:i4>
      </vt:variant>
      <vt:variant>
        <vt:i4>0</vt:i4>
      </vt:variant>
      <vt:variant>
        <vt:i4>5</vt:i4>
      </vt:variant>
      <vt:variant>
        <vt:lpwstr/>
      </vt:variant>
      <vt:variant>
        <vt:lpwstr>_Toc96009524</vt:lpwstr>
      </vt:variant>
      <vt:variant>
        <vt:i4>1507378</vt:i4>
      </vt:variant>
      <vt:variant>
        <vt:i4>350</vt:i4>
      </vt:variant>
      <vt:variant>
        <vt:i4>0</vt:i4>
      </vt:variant>
      <vt:variant>
        <vt:i4>5</vt:i4>
      </vt:variant>
      <vt:variant>
        <vt:lpwstr/>
      </vt:variant>
      <vt:variant>
        <vt:lpwstr>_Toc96009523</vt:lpwstr>
      </vt:variant>
      <vt:variant>
        <vt:i4>1441842</vt:i4>
      </vt:variant>
      <vt:variant>
        <vt:i4>344</vt:i4>
      </vt:variant>
      <vt:variant>
        <vt:i4>0</vt:i4>
      </vt:variant>
      <vt:variant>
        <vt:i4>5</vt:i4>
      </vt:variant>
      <vt:variant>
        <vt:lpwstr/>
      </vt:variant>
      <vt:variant>
        <vt:lpwstr>_Toc96009522</vt:lpwstr>
      </vt:variant>
      <vt:variant>
        <vt:i4>1376306</vt:i4>
      </vt:variant>
      <vt:variant>
        <vt:i4>338</vt:i4>
      </vt:variant>
      <vt:variant>
        <vt:i4>0</vt:i4>
      </vt:variant>
      <vt:variant>
        <vt:i4>5</vt:i4>
      </vt:variant>
      <vt:variant>
        <vt:lpwstr/>
      </vt:variant>
      <vt:variant>
        <vt:lpwstr>_Toc96009521</vt:lpwstr>
      </vt:variant>
      <vt:variant>
        <vt:i4>1310770</vt:i4>
      </vt:variant>
      <vt:variant>
        <vt:i4>332</vt:i4>
      </vt:variant>
      <vt:variant>
        <vt:i4>0</vt:i4>
      </vt:variant>
      <vt:variant>
        <vt:i4>5</vt:i4>
      </vt:variant>
      <vt:variant>
        <vt:lpwstr/>
      </vt:variant>
      <vt:variant>
        <vt:lpwstr>_Toc96009520</vt:lpwstr>
      </vt:variant>
      <vt:variant>
        <vt:i4>1900593</vt:i4>
      </vt:variant>
      <vt:variant>
        <vt:i4>326</vt:i4>
      </vt:variant>
      <vt:variant>
        <vt:i4>0</vt:i4>
      </vt:variant>
      <vt:variant>
        <vt:i4>5</vt:i4>
      </vt:variant>
      <vt:variant>
        <vt:lpwstr/>
      </vt:variant>
      <vt:variant>
        <vt:lpwstr>_Toc96009519</vt:lpwstr>
      </vt:variant>
      <vt:variant>
        <vt:i4>1835057</vt:i4>
      </vt:variant>
      <vt:variant>
        <vt:i4>320</vt:i4>
      </vt:variant>
      <vt:variant>
        <vt:i4>0</vt:i4>
      </vt:variant>
      <vt:variant>
        <vt:i4>5</vt:i4>
      </vt:variant>
      <vt:variant>
        <vt:lpwstr/>
      </vt:variant>
      <vt:variant>
        <vt:lpwstr>_Toc96009518</vt:lpwstr>
      </vt:variant>
      <vt:variant>
        <vt:i4>1245233</vt:i4>
      </vt:variant>
      <vt:variant>
        <vt:i4>314</vt:i4>
      </vt:variant>
      <vt:variant>
        <vt:i4>0</vt:i4>
      </vt:variant>
      <vt:variant>
        <vt:i4>5</vt:i4>
      </vt:variant>
      <vt:variant>
        <vt:lpwstr/>
      </vt:variant>
      <vt:variant>
        <vt:lpwstr>_Toc96009517</vt:lpwstr>
      </vt:variant>
      <vt:variant>
        <vt:i4>1179697</vt:i4>
      </vt:variant>
      <vt:variant>
        <vt:i4>308</vt:i4>
      </vt:variant>
      <vt:variant>
        <vt:i4>0</vt:i4>
      </vt:variant>
      <vt:variant>
        <vt:i4>5</vt:i4>
      </vt:variant>
      <vt:variant>
        <vt:lpwstr/>
      </vt:variant>
      <vt:variant>
        <vt:lpwstr>_Toc96009516</vt:lpwstr>
      </vt:variant>
      <vt:variant>
        <vt:i4>1114161</vt:i4>
      </vt:variant>
      <vt:variant>
        <vt:i4>302</vt:i4>
      </vt:variant>
      <vt:variant>
        <vt:i4>0</vt:i4>
      </vt:variant>
      <vt:variant>
        <vt:i4>5</vt:i4>
      </vt:variant>
      <vt:variant>
        <vt:lpwstr/>
      </vt:variant>
      <vt:variant>
        <vt:lpwstr>_Toc96009515</vt:lpwstr>
      </vt:variant>
      <vt:variant>
        <vt:i4>1048625</vt:i4>
      </vt:variant>
      <vt:variant>
        <vt:i4>296</vt:i4>
      </vt:variant>
      <vt:variant>
        <vt:i4>0</vt:i4>
      </vt:variant>
      <vt:variant>
        <vt:i4>5</vt:i4>
      </vt:variant>
      <vt:variant>
        <vt:lpwstr/>
      </vt:variant>
      <vt:variant>
        <vt:lpwstr>_Toc96009514</vt:lpwstr>
      </vt:variant>
      <vt:variant>
        <vt:i4>1507377</vt:i4>
      </vt:variant>
      <vt:variant>
        <vt:i4>290</vt:i4>
      </vt:variant>
      <vt:variant>
        <vt:i4>0</vt:i4>
      </vt:variant>
      <vt:variant>
        <vt:i4>5</vt:i4>
      </vt:variant>
      <vt:variant>
        <vt:lpwstr/>
      </vt:variant>
      <vt:variant>
        <vt:lpwstr>_Toc96009513</vt:lpwstr>
      </vt:variant>
      <vt:variant>
        <vt:i4>1441841</vt:i4>
      </vt:variant>
      <vt:variant>
        <vt:i4>284</vt:i4>
      </vt:variant>
      <vt:variant>
        <vt:i4>0</vt:i4>
      </vt:variant>
      <vt:variant>
        <vt:i4>5</vt:i4>
      </vt:variant>
      <vt:variant>
        <vt:lpwstr/>
      </vt:variant>
      <vt:variant>
        <vt:lpwstr>_Toc96009512</vt:lpwstr>
      </vt:variant>
      <vt:variant>
        <vt:i4>1376305</vt:i4>
      </vt:variant>
      <vt:variant>
        <vt:i4>278</vt:i4>
      </vt:variant>
      <vt:variant>
        <vt:i4>0</vt:i4>
      </vt:variant>
      <vt:variant>
        <vt:i4>5</vt:i4>
      </vt:variant>
      <vt:variant>
        <vt:lpwstr/>
      </vt:variant>
      <vt:variant>
        <vt:lpwstr>_Toc96009511</vt:lpwstr>
      </vt:variant>
      <vt:variant>
        <vt:i4>1310769</vt:i4>
      </vt:variant>
      <vt:variant>
        <vt:i4>272</vt:i4>
      </vt:variant>
      <vt:variant>
        <vt:i4>0</vt:i4>
      </vt:variant>
      <vt:variant>
        <vt:i4>5</vt:i4>
      </vt:variant>
      <vt:variant>
        <vt:lpwstr/>
      </vt:variant>
      <vt:variant>
        <vt:lpwstr>_Toc96009510</vt:lpwstr>
      </vt:variant>
      <vt:variant>
        <vt:i4>1900592</vt:i4>
      </vt:variant>
      <vt:variant>
        <vt:i4>266</vt:i4>
      </vt:variant>
      <vt:variant>
        <vt:i4>0</vt:i4>
      </vt:variant>
      <vt:variant>
        <vt:i4>5</vt:i4>
      </vt:variant>
      <vt:variant>
        <vt:lpwstr/>
      </vt:variant>
      <vt:variant>
        <vt:lpwstr>_Toc96009509</vt:lpwstr>
      </vt:variant>
      <vt:variant>
        <vt:i4>1835056</vt:i4>
      </vt:variant>
      <vt:variant>
        <vt:i4>260</vt:i4>
      </vt:variant>
      <vt:variant>
        <vt:i4>0</vt:i4>
      </vt:variant>
      <vt:variant>
        <vt:i4>5</vt:i4>
      </vt:variant>
      <vt:variant>
        <vt:lpwstr/>
      </vt:variant>
      <vt:variant>
        <vt:lpwstr>_Toc96009508</vt:lpwstr>
      </vt:variant>
      <vt:variant>
        <vt:i4>1245232</vt:i4>
      </vt:variant>
      <vt:variant>
        <vt:i4>254</vt:i4>
      </vt:variant>
      <vt:variant>
        <vt:i4>0</vt:i4>
      </vt:variant>
      <vt:variant>
        <vt:i4>5</vt:i4>
      </vt:variant>
      <vt:variant>
        <vt:lpwstr/>
      </vt:variant>
      <vt:variant>
        <vt:lpwstr>_Toc96009507</vt:lpwstr>
      </vt:variant>
      <vt:variant>
        <vt:i4>1179696</vt:i4>
      </vt:variant>
      <vt:variant>
        <vt:i4>248</vt:i4>
      </vt:variant>
      <vt:variant>
        <vt:i4>0</vt:i4>
      </vt:variant>
      <vt:variant>
        <vt:i4>5</vt:i4>
      </vt:variant>
      <vt:variant>
        <vt:lpwstr/>
      </vt:variant>
      <vt:variant>
        <vt:lpwstr>_Toc96009506</vt:lpwstr>
      </vt:variant>
      <vt:variant>
        <vt:i4>1114160</vt:i4>
      </vt:variant>
      <vt:variant>
        <vt:i4>242</vt:i4>
      </vt:variant>
      <vt:variant>
        <vt:i4>0</vt:i4>
      </vt:variant>
      <vt:variant>
        <vt:i4>5</vt:i4>
      </vt:variant>
      <vt:variant>
        <vt:lpwstr/>
      </vt:variant>
      <vt:variant>
        <vt:lpwstr>_Toc96009505</vt:lpwstr>
      </vt:variant>
      <vt:variant>
        <vt:i4>1048624</vt:i4>
      </vt:variant>
      <vt:variant>
        <vt:i4>236</vt:i4>
      </vt:variant>
      <vt:variant>
        <vt:i4>0</vt:i4>
      </vt:variant>
      <vt:variant>
        <vt:i4>5</vt:i4>
      </vt:variant>
      <vt:variant>
        <vt:lpwstr/>
      </vt:variant>
      <vt:variant>
        <vt:lpwstr>_Toc96009504</vt:lpwstr>
      </vt:variant>
      <vt:variant>
        <vt:i4>1507376</vt:i4>
      </vt:variant>
      <vt:variant>
        <vt:i4>230</vt:i4>
      </vt:variant>
      <vt:variant>
        <vt:i4>0</vt:i4>
      </vt:variant>
      <vt:variant>
        <vt:i4>5</vt:i4>
      </vt:variant>
      <vt:variant>
        <vt:lpwstr/>
      </vt:variant>
      <vt:variant>
        <vt:lpwstr>_Toc96009503</vt:lpwstr>
      </vt:variant>
      <vt:variant>
        <vt:i4>1441840</vt:i4>
      </vt:variant>
      <vt:variant>
        <vt:i4>224</vt:i4>
      </vt:variant>
      <vt:variant>
        <vt:i4>0</vt:i4>
      </vt:variant>
      <vt:variant>
        <vt:i4>5</vt:i4>
      </vt:variant>
      <vt:variant>
        <vt:lpwstr/>
      </vt:variant>
      <vt:variant>
        <vt:lpwstr>_Toc96009502</vt:lpwstr>
      </vt:variant>
      <vt:variant>
        <vt:i4>1376304</vt:i4>
      </vt:variant>
      <vt:variant>
        <vt:i4>218</vt:i4>
      </vt:variant>
      <vt:variant>
        <vt:i4>0</vt:i4>
      </vt:variant>
      <vt:variant>
        <vt:i4>5</vt:i4>
      </vt:variant>
      <vt:variant>
        <vt:lpwstr/>
      </vt:variant>
      <vt:variant>
        <vt:lpwstr>_Toc96009501</vt:lpwstr>
      </vt:variant>
      <vt:variant>
        <vt:i4>1310768</vt:i4>
      </vt:variant>
      <vt:variant>
        <vt:i4>212</vt:i4>
      </vt:variant>
      <vt:variant>
        <vt:i4>0</vt:i4>
      </vt:variant>
      <vt:variant>
        <vt:i4>5</vt:i4>
      </vt:variant>
      <vt:variant>
        <vt:lpwstr/>
      </vt:variant>
      <vt:variant>
        <vt:lpwstr>_Toc96009500</vt:lpwstr>
      </vt:variant>
      <vt:variant>
        <vt:i4>1835065</vt:i4>
      </vt:variant>
      <vt:variant>
        <vt:i4>206</vt:i4>
      </vt:variant>
      <vt:variant>
        <vt:i4>0</vt:i4>
      </vt:variant>
      <vt:variant>
        <vt:i4>5</vt:i4>
      </vt:variant>
      <vt:variant>
        <vt:lpwstr/>
      </vt:variant>
      <vt:variant>
        <vt:lpwstr>_Toc96009499</vt:lpwstr>
      </vt:variant>
      <vt:variant>
        <vt:i4>1900601</vt:i4>
      </vt:variant>
      <vt:variant>
        <vt:i4>200</vt:i4>
      </vt:variant>
      <vt:variant>
        <vt:i4>0</vt:i4>
      </vt:variant>
      <vt:variant>
        <vt:i4>5</vt:i4>
      </vt:variant>
      <vt:variant>
        <vt:lpwstr/>
      </vt:variant>
      <vt:variant>
        <vt:lpwstr>_Toc96009498</vt:lpwstr>
      </vt:variant>
      <vt:variant>
        <vt:i4>1179705</vt:i4>
      </vt:variant>
      <vt:variant>
        <vt:i4>194</vt:i4>
      </vt:variant>
      <vt:variant>
        <vt:i4>0</vt:i4>
      </vt:variant>
      <vt:variant>
        <vt:i4>5</vt:i4>
      </vt:variant>
      <vt:variant>
        <vt:lpwstr/>
      </vt:variant>
      <vt:variant>
        <vt:lpwstr>_Toc96009497</vt:lpwstr>
      </vt:variant>
      <vt:variant>
        <vt:i4>1245241</vt:i4>
      </vt:variant>
      <vt:variant>
        <vt:i4>188</vt:i4>
      </vt:variant>
      <vt:variant>
        <vt:i4>0</vt:i4>
      </vt:variant>
      <vt:variant>
        <vt:i4>5</vt:i4>
      </vt:variant>
      <vt:variant>
        <vt:lpwstr/>
      </vt:variant>
      <vt:variant>
        <vt:lpwstr>_Toc96009496</vt:lpwstr>
      </vt:variant>
      <vt:variant>
        <vt:i4>1048633</vt:i4>
      </vt:variant>
      <vt:variant>
        <vt:i4>182</vt:i4>
      </vt:variant>
      <vt:variant>
        <vt:i4>0</vt:i4>
      </vt:variant>
      <vt:variant>
        <vt:i4>5</vt:i4>
      </vt:variant>
      <vt:variant>
        <vt:lpwstr/>
      </vt:variant>
      <vt:variant>
        <vt:lpwstr>_Toc96009495</vt:lpwstr>
      </vt:variant>
      <vt:variant>
        <vt:i4>1114169</vt:i4>
      </vt:variant>
      <vt:variant>
        <vt:i4>176</vt:i4>
      </vt:variant>
      <vt:variant>
        <vt:i4>0</vt:i4>
      </vt:variant>
      <vt:variant>
        <vt:i4>5</vt:i4>
      </vt:variant>
      <vt:variant>
        <vt:lpwstr/>
      </vt:variant>
      <vt:variant>
        <vt:lpwstr>_Toc96009494</vt:lpwstr>
      </vt:variant>
      <vt:variant>
        <vt:i4>1441849</vt:i4>
      </vt:variant>
      <vt:variant>
        <vt:i4>170</vt:i4>
      </vt:variant>
      <vt:variant>
        <vt:i4>0</vt:i4>
      </vt:variant>
      <vt:variant>
        <vt:i4>5</vt:i4>
      </vt:variant>
      <vt:variant>
        <vt:lpwstr/>
      </vt:variant>
      <vt:variant>
        <vt:lpwstr>_Toc96009493</vt:lpwstr>
      </vt:variant>
      <vt:variant>
        <vt:i4>1507385</vt:i4>
      </vt:variant>
      <vt:variant>
        <vt:i4>164</vt:i4>
      </vt:variant>
      <vt:variant>
        <vt:i4>0</vt:i4>
      </vt:variant>
      <vt:variant>
        <vt:i4>5</vt:i4>
      </vt:variant>
      <vt:variant>
        <vt:lpwstr/>
      </vt:variant>
      <vt:variant>
        <vt:lpwstr>_Toc96009492</vt:lpwstr>
      </vt:variant>
      <vt:variant>
        <vt:i4>1310777</vt:i4>
      </vt:variant>
      <vt:variant>
        <vt:i4>158</vt:i4>
      </vt:variant>
      <vt:variant>
        <vt:i4>0</vt:i4>
      </vt:variant>
      <vt:variant>
        <vt:i4>5</vt:i4>
      </vt:variant>
      <vt:variant>
        <vt:lpwstr/>
      </vt:variant>
      <vt:variant>
        <vt:lpwstr>_Toc96009491</vt:lpwstr>
      </vt:variant>
      <vt:variant>
        <vt:i4>1376313</vt:i4>
      </vt:variant>
      <vt:variant>
        <vt:i4>152</vt:i4>
      </vt:variant>
      <vt:variant>
        <vt:i4>0</vt:i4>
      </vt:variant>
      <vt:variant>
        <vt:i4>5</vt:i4>
      </vt:variant>
      <vt:variant>
        <vt:lpwstr/>
      </vt:variant>
      <vt:variant>
        <vt:lpwstr>_Toc96009490</vt:lpwstr>
      </vt:variant>
      <vt:variant>
        <vt:i4>1835064</vt:i4>
      </vt:variant>
      <vt:variant>
        <vt:i4>146</vt:i4>
      </vt:variant>
      <vt:variant>
        <vt:i4>0</vt:i4>
      </vt:variant>
      <vt:variant>
        <vt:i4>5</vt:i4>
      </vt:variant>
      <vt:variant>
        <vt:lpwstr/>
      </vt:variant>
      <vt:variant>
        <vt:lpwstr>_Toc96009489</vt:lpwstr>
      </vt:variant>
      <vt:variant>
        <vt:i4>1900600</vt:i4>
      </vt:variant>
      <vt:variant>
        <vt:i4>140</vt:i4>
      </vt:variant>
      <vt:variant>
        <vt:i4>0</vt:i4>
      </vt:variant>
      <vt:variant>
        <vt:i4>5</vt:i4>
      </vt:variant>
      <vt:variant>
        <vt:lpwstr/>
      </vt:variant>
      <vt:variant>
        <vt:lpwstr>_Toc96009488</vt:lpwstr>
      </vt:variant>
      <vt:variant>
        <vt:i4>1179704</vt:i4>
      </vt:variant>
      <vt:variant>
        <vt:i4>134</vt:i4>
      </vt:variant>
      <vt:variant>
        <vt:i4>0</vt:i4>
      </vt:variant>
      <vt:variant>
        <vt:i4>5</vt:i4>
      </vt:variant>
      <vt:variant>
        <vt:lpwstr/>
      </vt:variant>
      <vt:variant>
        <vt:lpwstr>_Toc96009487</vt:lpwstr>
      </vt:variant>
      <vt:variant>
        <vt:i4>1245240</vt:i4>
      </vt:variant>
      <vt:variant>
        <vt:i4>128</vt:i4>
      </vt:variant>
      <vt:variant>
        <vt:i4>0</vt:i4>
      </vt:variant>
      <vt:variant>
        <vt:i4>5</vt:i4>
      </vt:variant>
      <vt:variant>
        <vt:lpwstr/>
      </vt:variant>
      <vt:variant>
        <vt:lpwstr>_Toc96009486</vt:lpwstr>
      </vt:variant>
      <vt:variant>
        <vt:i4>1048632</vt:i4>
      </vt:variant>
      <vt:variant>
        <vt:i4>122</vt:i4>
      </vt:variant>
      <vt:variant>
        <vt:i4>0</vt:i4>
      </vt:variant>
      <vt:variant>
        <vt:i4>5</vt:i4>
      </vt:variant>
      <vt:variant>
        <vt:lpwstr/>
      </vt:variant>
      <vt:variant>
        <vt:lpwstr>_Toc96009485</vt:lpwstr>
      </vt:variant>
      <vt:variant>
        <vt:i4>1114168</vt:i4>
      </vt:variant>
      <vt:variant>
        <vt:i4>116</vt:i4>
      </vt:variant>
      <vt:variant>
        <vt:i4>0</vt:i4>
      </vt:variant>
      <vt:variant>
        <vt:i4>5</vt:i4>
      </vt:variant>
      <vt:variant>
        <vt:lpwstr/>
      </vt:variant>
      <vt:variant>
        <vt:lpwstr>_Toc96009484</vt:lpwstr>
      </vt:variant>
      <vt:variant>
        <vt:i4>1441848</vt:i4>
      </vt:variant>
      <vt:variant>
        <vt:i4>110</vt:i4>
      </vt:variant>
      <vt:variant>
        <vt:i4>0</vt:i4>
      </vt:variant>
      <vt:variant>
        <vt:i4>5</vt:i4>
      </vt:variant>
      <vt:variant>
        <vt:lpwstr/>
      </vt:variant>
      <vt:variant>
        <vt:lpwstr>_Toc96009483</vt:lpwstr>
      </vt:variant>
      <vt:variant>
        <vt:i4>1507384</vt:i4>
      </vt:variant>
      <vt:variant>
        <vt:i4>104</vt:i4>
      </vt:variant>
      <vt:variant>
        <vt:i4>0</vt:i4>
      </vt:variant>
      <vt:variant>
        <vt:i4>5</vt:i4>
      </vt:variant>
      <vt:variant>
        <vt:lpwstr/>
      </vt:variant>
      <vt:variant>
        <vt:lpwstr>_Toc96009482</vt:lpwstr>
      </vt:variant>
      <vt:variant>
        <vt:i4>1310776</vt:i4>
      </vt:variant>
      <vt:variant>
        <vt:i4>98</vt:i4>
      </vt:variant>
      <vt:variant>
        <vt:i4>0</vt:i4>
      </vt:variant>
      <vt:variant>
        <vt:i4>5</vt:i4>
      </vt:variant>
      <vt:variant>
        <vt:lpwstr/>
      </vt:variant>
      <vt:variant>
        <vt:lpwstr>_Toc96009481</vt:lpwstr>
      </vt:variant>
      <vt:variant>
        <vt:i4>1376312</vt:i4>
      </vt:variant>
      <vt:variant>
        <vt:i4>92</vt:i4>
      </vt:variant>
      <vt:variant>
        <vt:i4>0</vt:i4>
      </vt:variant>
      <vt:variant>
        <vt:i4>5</vt:i4>
      </vt:variant>
      <vt:variant>
        <vt:lpwstr/>
      </vt:variant>
      <vt:variant>
        <vt:lpwstr>_Toc96009480</vt:lpwstr>
      </vt:variant>
      <vt:variant>
        <vt:i4>1835063</vt:i4>
      </vt:variant>
      <vt:variant>
        <vt:i4>86</vt:i4>
      </vt:variant>
      <vt:variant>
        <vt:i4>0</vt:i4>
      </vt:variant>
      <vt:variant>
        <vt:i4>5</vt:i4>
      </vt:variant>
      <vt:variant>
        <vt:lpwstr/>
      </vt:variant>
      <vt:variant>
        <vt:lpwstr>_Toc96009479</vt:lpwstr>
      </vt:variant>
      <vt:variant>
        <vt:i4>1900599</vt:i4>
      </vt:variant>
      <vt:variant>
        <vt:i4>80</vt:i4>
      </vt:variant>
      <vt:variant>
        <vt:i4>0</vt:i4>
      </vt:variant>
      <vt:variant>
        <vt:i4>5</vt:i4>
      </vt:variant>
      <vt:variant>
        <vt:lpwstr/>
      </vt:variant>
      <vt:variant>
        <vt:lpwstr>_Toc96009478</vt:lpwstr>
      </vt:variant>
      <vt:variant>
        <vt:i4>1179703</vt:i4>
      </vt:variant>
      <vt:variant>
        <vt:i4>74</vt:i4>
      </vt:variant>
      <vt:variant>
        <vt:i4>0</vt:i4>
      </vt:variant>
      <vt:variant>
        <vt:i4>5</vt:i4>
      </vt:variant>
      <vt:variant>
        <vt:lpwstr/>
      </vt:variant>
      <vt:variant>
        <vt:lpwstr>_Toc96009477</vt:lpwstr>
      </vt:variant>
      <vt:variant>
        <vt:i4>1245239</vt:i4>
      </vt:variant>
      <vt:variant>
        <vt:i4>68</vt:i4>
      </vt:variant>
      <vt:variant>
        <vt:i4>0</vt:i4>
      </vt:variant>
      <vt:variant>
        <vt:i4>5</vt:i4>
      </vt:variant>
      <vt:variant>
        <vt:lpwstr/>
      </vt:variant>
      <vt:variant>
        <vt:lpwstr>_Toc96009476</vt:lpwstr>
      </vt:variant>
      <vt:variant>
        <vt:i4>1048631</vt:i4>
      </vt:variant>
      <vt:variant>
        <vt:i4>62</vt:i4>
      </vt:variant>
      <vt:variant>
        <vt:i4>0</vt:i4>
      </vt:variant>
      <vt:variant>
        <vt:i4>5</vt:i4>
      </vt:variant>
      <vt:variant>
        <vt:lpwstr/>
      </vt:variant>
      <vt:variant>
        <vt:lpwstr>_Toc96009475</vt:lpwstr>
      </vt:variant>
      <vt:variant>
        <vt:i4>1114167</vt:i4>
      </vt:variant>
      <vt:variant>
        <vt:i4>56</vt:i4>
      </vt:variant>
      <vt:variant>
        <vt:i4>0</vt:i4>
      </vt:variant>
      <vt:variant>
        <vt:i4>5</vt:i4>
      </vt:variant>
      <vt:variant>
        <vt:lpwstr/>
      </vt:variant>
      <vt:variant>
        <vt:lpwstr>_Toc96009474</vt:lpwstr>
      </vt:variant>
      <vt:variant>
        <vt:i4>1441847</vt:i4>
      </vt:variant>
      <vt:variant>
        <vt:i4>50</vt:i4>
      </vt:variant>
      <vt:variant>
        <vt:i4>0</vt:i4>
      </vt:variant>
      <vt:variant>
        <vt:i4>5</vt:i4>
      </vt:variant>
      <vt:variant>
        <vt:lpwstr/>
      </vt:variant>
      <vt:variant>
        <vt:lpwstr>_Toc96009473</vt:lpwstr>
      </vt:variant>
      <vt:variant>
        <vt:i4>1507383</vt:i4>
      </vt:variant>
      <vt:variant>
        <vt:i4>44</vt:i4>
      </vt:variant>
      <vt:variant>
        <vt:i4>0</vt:i4>
      </vt:variant>
      <vt:variant>
        <vt:i4>5</vt:i4>
      </vt:variant>
      <vt:variant>
        <vt:lpwstr/>
      </vt:variant>
      <vt:variant>
        <vt:lpwstr>_Toc96009472</vt:lpwstr>
      </vt:variant>
      <vt:variant>
        <vt:i4>1310775</vt:i4>
      </vt:variant>
      <vt:variant>
        <vt:i4>38</vt:i4>
      </vt:variant>
      <vt:variant>
        <vt:i4>0</vt:i4>
      </vt:variant>
      <vt:variant>
        <vt:i4>5</vt:i4>
      </vt:variant>
      <vt:variant>
        <vt:lpwstr/>
      </vt:variant>
      <vt:variant>
        <vt:lpwstr>_Toc96009471</vt:lpwstr>
      </vt:variant>
      <vt:variant>
        <vt:i4>1376311</vt:i4>
      </vt:variant>
      <vt:variant>
        <vt:i4>32</vt:i4>
      </vt:variant>
      <vt:variant>
        <vt:i4>0</vt:i4>
      </vt:variant>
      <vt:variant>
        <vt:i4>5</vt:i4>
      </vt:variant>
      <vt:variant>
        <vt:lpwstr/>
      </vt:variant>
      <vt:variant>
        <vt:lpwstr>_Toc96009470</vt:lpwstr>
      </vt:variant>
      <vt:variant>
        <vt:i4>1835062</vt:i4>
      </vt:variant>
      <vt:variant>
        <vt:i4>26</vt:i4>
      </vt:variant>
      <vt:variant>
        <vt:i4>0</vt:i4>
      </vt:variant>
      <vt:variant>
        <vt:i4>5</vt:i4>
      </vt:variant>
      <vt:variant>
        <vt:lpwstr/>
      </vt:variant>
      <vt:variant>
        <vt:lpwstr>_Toc96009469</vt:lpwstr>
      </vt:variant>
      <vt:variant>
        <vt:i4>1900598</vt:i4>
      </vt:variant>
      <vt:variant>
        <vt:i4>20</vt:i4>
      </vt:variant>
      <vt:variant>
        <vt:i4>0</vt:i4>
      </vt:variant>
      <vt:variant>
        <vt:i4>5</vt:i4>
      </vt:variant>
      <vt:variant>
        <vt:lpwstr/>
      </vt:variant>
      <vt:variant>
        <vt:lpwstr>_Toc96009468</vt:lpwstr>
      </vt:variant>
      <vt:variant>
        <vt:i4>1179702</vt:i4>
      </vt:variant>
      <vt:variant>
        <vt:i4>14</vt:i4>
      </vt:variant>
      <vt:variant>
        <vt:i4>0</vt:i4>
      </vt:variant>
      <vt:variant>
        <vt:i4>5</vt:i4>
      </vt:variant>
      <vt:variant>
        <vt:lpwstr/>
      </vt:variant>
      <vt:variant>
        <vt:lpwstr>_Toc96009467</vt:lpwstr>
      </vt:variant>
      <vt:variant>
        <vt:i4>1245238</vt:i4>
      </vt:variant>
      <vt:variant>
        <vt:i4>8</vt:i4>
      </vt:variant>
      <vt:variant>
        <vt:i4>0</vt:i4>
      </vt:variant>
      <vt:variant>
        <vt:i4>5</vt:i4>
      </vt:variant>
      <vt:variant>
        <vt:lpwstr/>
      </vt:variant>
      <vt:variant>
        <vt:lpwstr>_Toc96009466</vt:lpwstr>
      </vt:variant>
      <vt:variant>
        <vt:i4>1048630</vt:i4>
      </vt:variant>
      <vt:variant>
        <vt:i4>2</vt:i4>
      </vt:variant>
      <vt:variant>
        <vt:i4>0</vt:i4>
      </vt:variant>
      <vt:variant>
        <vt:i4>5</vt:i4>
      </vt:variant>
      <vt:variant>
        <vt:lpwstr/>
      </vt:variant>
      <vt:variant>
        <vt:lpwstr>_Toc96009465</vt:lpwstr>
      </vt:variant>
      <vt:variant>
        <vt:i4>7929912</vt:i4>
      </vt:variant>
      <vt:variant>
        <vt:i4>3</vt:i4>
      </vt:variant>
      <vt:variant>
        <vt:i4>0</vt:i4>
      </vt:variant>
      <vt:variant>
        <vt:i4>5</vt:i4>
      </vt:variant>
      <vt:variant>
        <vt:lpwstr>https://efiling.energy.ca.gov/GetDocument.aspx?tn=234639-2&amp;DocumentContentId=67487</vt:lpwstr>
      </vt:variant>
      <vt:variant>
        <vt:lpwstr/>
      </vt:variant>
      <vt:variant>
        <vt:i4>8060984</vt:i4>
      </vt:variant>
      <vt:variant>
        <vt:i4>0</vt:i4>
      </vt:variant>
      <vt:variant>
        <vt:i4>0</vt:i4>
      </vt:variant>
      <vt:variant>
        <vt:i4>5</vt:i4>
      </vt:variant>
      <vt:variant>
        <vt:lpwstr>https://efiling.energy.ca.gov/GetDocument.aspx?tn=234639-1&amp;DocumentContentId=67486</vt:lpwstr>
      </vt:variant>
      <vt:variant>
        <vt:lpwstr/>
      </vt:variant>
      <vt:variant>
        <vt:i4>4259961</vt:i4>
      </vt:variant>
      <vt:variant>
        <vt:i4>45</vt:i4>
      </vt:variant>
      <vt:variant>
        <vt:i4>0</vt:i4>
      </vt:variant>
      <vt:variant>
        <vt:i4>5</vt:i4>
      </vt:variant>
      <vt:variant>
        <vt:lpwstr>mailto:Armando.Ramirez@energy.ca.gov</vt:lpwstr>
      </vt:variant>
      <vt:variant>
        <vt:lpwstr/>
      </vt:variant>
      <vt:variant>
        <vt:i4>3801116</vt:i4>
      </vt:variant>
      <vt:variant>
        <vt:i4>42</vt:i4>
      </vt:variant>
      <vt:variant>
        <vt:i4>0</vt:i4>
      </vt:variant>
      <vt:variant>
        <vt:i4>5</vt:i4>
      </vt:variant>
      <vt:variant>
        <vt:lpwstr>mailto:michael.shewmaker@energy.ca.gov</vt:lpwstr>
      </vt:variant>
      <vt:variant>
        <vt:lpwstr/>
      </vt:variant>
      <vt:variant>
        <vt:i4>1835059</vt:i4>
      </vt:variant>
      <vt:variant>
        <vt:i4>39</vt:i4>
      </vt:variant>
      <vt:variant>
        <vt:i4>0</vt:i4>
      </vt:variant>
      <vt:variant>
        <vt:i4>5</vt:i4>
      </vt:variant>
      <vt:variant>
        <vt:lpwstr>mailto:Haider.Alhabibi@Energy.ca.gov</vt:lpwstr>
      </vt:variant>
      <vt:variant>
        <vt:lpwstr/>
      </vt:variant>
      <vt:variant>
        <vt:i4>4259961</vt:i4>
      </vt:variant>
      <vt:variant>
        <vt:i4>36</vt:i4>
      </vt:variant>
      <vt:variant>
        <vt:i4>0</vt:i4>
      </vt:variant>
      <vt:variant>
        <vt:i4>5</vt:i4>
      </vt:variant>
      <vt:variant>
        <vt:lpwstr>mailto:Armando.Ramirez@energy.ca.gov</vt:lpwstr>
      </vt:variant>
      <vt:variant>
        <vt:lpwstr/>
      </vt:variant>
      <vt:variant>
        <vt:i4>4259961</vt:i4>
      </vt:variant>
      <vt:variant>
        <vt:i4>33</vt:i4>
      </vt:variant>
      <vt:variant>
        <vt:i4>0</vt:i4>
      </vt:variant>
      <vt:variant>
        <vt:i4>5</vt:i4>
      </vt:variant>
      <vt:variant>
        <vt:lpwstr>mailto:Armando.Ramirez@energy.ca.gov</vt:lpwstr>
      </vt:variant>
      <vt:variant>
        <vt:lpwstr/>
      </vt:variant>
      <vt:variant>
        <vt:i4>1835059</vt:i4>
      </vt:variant>
      <vt:variant>
        <vt:i4>30</vt:i4>
      </vt:variant>
      <vt:variant>
        <vt:i4>0</vt:i4>
      </vt:variant>
      <vt:variant>
        <vt:i4>5</vt:i4>
      </vt:variant>
      <vt:variant>
        <vt:lpwstr>mailto:Haider.Alhabibi@Energy.ca.gov</vt:lpwstr>
      </vt:variant>
      <vt:variant>
        <vt:lpwstr/>
      </vt:variant>
      <vt:variant>
        <vt:i4>4259961</vt:i4>
      </vt:variant>
      <vt:variant>
        <vt:i4>27</vt:i4>
      </vt:variant>
      <vt:variant>
        <vt:i4>0</vt:i4>
      </vt:variant>
      <vt:variant>
        <vt:i4>5</vt:i4>
      </vt:variant>
      <vt:variant>
        <vt:lpwstr>mailto:Armando.Ramirez@energy.ca.gov</vt:lpwstr>
      </vt:variant>
      <vt:variant>
        <vt:lpwstr/>
      </vt:variant>
      <vt:variant>
        <vt:i4>1572942</vt:i4>
      </vt:variant>
      <vt:variant>
        <vt:i4>24</vt:i4>
      </vt:variant>
      <vt:variant>
        <vt:i4>0</vt:i4>
      </vt:variant>
      <vt:variant>
        <vt:i4>5</vt:i4>
      </vt:variant>
      <vt:variant>
        <vt:lpwstr>https://www.energy.ca.gov/programs-and-topics/programs/home-energy-rating-system-hers-program/home-energy-rating-system-hers</vt:lpwstr>
      </vt:variant>
      <vt:variant>
        <vt:lpwstr/>
      </vt:variant>
      <vt:variant>
        <vt:i4>7929912</vt:i4>
      </vt:variant>
      <vt:variant>
        <vt:i4>21</vt:i4>
      </vt:variant>
      <vt:variant>
        <vt:i4>0</vt:i4>
      </vt:variant>
      <vt:variant>
        <vt:i4>5</vt:i4>
      </vt:variant>
      <vt:variant>
        <vt:lpwstr>https://efiling.energy.ca.gov/GetDocument.aspx?tn=234639-2&amp;DocumentContentId=67487</vt:lpwstr>
      </vt:variant>
      <vt:variant>
        <vt:lpwstr/>
      </vt:variant>
      <vt:variant>
        <vt:i4>1572942</vt:i4>
      </vt:variant>
      <vt:variant>
        <vt:i4>18</vt:i4>
      </vt:variant>
      <vt:variant>
        <vt:i4>0</vt:i4>
      </vt:variant>
      <vt:variant>
        <vt:i4>5</vt:i4>
      </vt:variant>
      <vt:variant>
        <vt:lpwstr>https://www.energy.ca.gov/programs-and-topics/programs/home-energy-rating-system-hers-program/home-energy-rating-system-hers</vt:lpwstr>
      </vt:variant>
      <vt:variant>
        <vt:lpwstr/>
      </vt:variant>
      <vt:variant>
        <vt:i4>8060984</vt:i4>
      </vt:variant>
      <vt:variant>
        <vt:i4>15</vt:i4>
      </vt:variant>
      <vt:variant>
        <vt:i4>0</vt:i4>
      </vt:variant>
      <vt:variant>
        <vt:i4>5</vt:i4>
      </vt:variant>
      <vt:variant>
        <vt:lpwstr>https://efiling.energy.ca.gov/GetDocument.aspx?tn=234639-1&amp;DocumentContentId=67486</vt:lpwstr>
      </vt:variant>
      <vt:variant>
        <vt:lpwstr/>
      </vt:variant>
      <vt:variant>
        <vt:i4>4259961</vt:i4>
      </vt:variant>
      <vt:variant>
        <vt:i4>12</vt:i4>
      </vt:variant>
      <vt:variant>
        <vt:i4>0</vt:i4>
      </vt:variant>
      <vt:variant>
        <vt:i4>5</vt:i4>
      </vt:variant>
      <vt:variant>
        <vt:lpwstr>mailto:Armando.Ramirez@energy.ca.gov</vt:lpwstr>
      </vt:variant>
      <vt:variant>
        <vt:lpwstr/>
      </vt:variant>
      <vt:variant>
        <vt:i4>4259961</vt:i4>
      </vt:variant>
      <vt:variant>
        <vt:i4>9</vt:i4>
      </vt:variant>
      <vt:variant>
        <vt:i4>0</vt:i4>
      </vt:variant>
      <vt:variant>
        <vt:i4>5</vt:i4>
      </vt:variant>
      <vt:variant>
        <vt:lpwstr>mailto:Armando.Ramirez@energy.ca.gov</vt:lpwstr>
      </vt:variant>
      <vt:variant>
        <vt:lpwstr/>
      </vt:variant>
      <vt:variant>
        <vt:i4>3801116</vt:i4>
      </vt:variant>
      <vt:variant>
        <vt:i4>6</vt:i4>
      </vt:variant>
      <vt:variant>
        <vt:i4>0</vt:i4>
      </vt:variant>
      <vt:variant>
        <vt:i4>5</vt:i4>
      </vt:variant>
      <vt:variant>
        <vt:lpwstr>mailto:michael.shewmaker@energy.ca.gov</vt:lpwstr>
      </vt:variant>
      <vt:variant>
        <vt:lpwstr/>
      </vt:variant>
      <vt:variant>
        <vt:i4>4259961</vt:i4>
      </vt:variant>
      <vt:variant>
        <vt:i4>3</vt:i4>
      </vt:variant>
      <vt:variant>
        <vt:i4>0</vt:i4>
      </vt:variant>
      <vt:variant>
        <vt:i4>5</vt:i4>
      </vt:variant>
      <vt:variant>
        <vt:lpwstr>mailto:Armando.Ramirez@energy.ca.gov</vt:lpwstr>
      </vt:variant>
      <vt:variant>
        <vt:lpwstr/>
      </vt:variant>
      <vt:variant>
        <vt:i4>4259961</vt:i4>
      </vt:variant>
      <vt:variant>
        <vt:i4>0</vt:i4>
      </vt:variant>
      <vt:variant>
        <vt:i4>0</vt:i4>
      </vt:variant>
      <vt:variant>
        <vt:i4>5</vt:i4>
      </vt:variant>
      <vt:variant>
        <vt:lpwstr>mailto:Armando.Ramirez@energy.ca.gov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Data Registry Requirements Manual</dc:title>
  <dc:subject/>
  <dc:creator>Alhabibi, Haider@Energy</dc:creator>
  <cp:keywords/>
  <dc:description/>
  <cp:lastModifiedBy>Geiser, Che@Energy</cp:lastModifiedBy>
  <cp:revision>7</cp:revision>
  <dcterms:created xsi:type="dcterms:W3CDTF">2022-03-28T19:09:00Z</dcterms:created>
  <dcterms:modified xsi:type="dcterms:W3CDTF">2022-03-28T21:33:00Z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