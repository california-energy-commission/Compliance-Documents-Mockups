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1A6B4" w14:textId="77777777" w:rsidR="00BD3F26" w:rsidRPr="00D052CA" w:rsidRDefault="00BD3F26" w:rsidP="00BD3F26">
      <w:pPr>
        <w:rPr>
          <w:rFonts w:ascii="Calibri" w:eastAsia="Calibri" w:hAnsi="Calibri" w:cs="Calibri"/>
          <w:b/>
          <w:bCs/>
          <w:color w:val="201F1E"/>
        </w:rPr>
      </w:pPr>
      <w:r w:rsidRPr="00D052CA">
        <w:rPr>
          <w:rFonts w:asciiTheme="minorHAnsi" w:eastAsiaTheme="minorEastAsia" w:hAnsiTheme="minorHAnsi" w:cstheme="minorBidi"/>
          <w:b/>
          <w:bCs/>
          <w:sz w:val="24"/>
          <w:szCs w:val="24"/>
        </w:rPr>
        <w:t xml:space="preserve">CERTIFICATE OF </w:t>
      </w:r>
      <w:r w:rsidRPr="00D052CA">
        <w:rPr>
          <w:rFonts w:ascii="Calibri" w:eastAsia="Calibri" w:hAnsi="Calibri" w:cs="Calibri"/>
          <w:b/>
          <w:bCs/>
          <w:color w:val="201F1E"/>
          <w:sz w:val="24"/>
          <w:szCs w:val="24"/>
        </w:rPr>
        <w:t>VERIFICATION</w:t>
      </w:r>
    </w:p>
    <w:p w14:paraId="66654498" w14:textId="77777777" w:rsidR="00BD3F26" w:rsidRPr="00D052CA" w:rsidRDefault="00BD3F26" w:rsidP="00BD3F26">
      <w:pPr>
        <w:spacing w:line="259" w:lineRule="auto"/>
        <w:rPr>
          <w:rFonts w:ascii="Calibri" w:eastAsia="Calibri" w:hAnsi="Calibri" w:cs="Arial"/>
          <w:sz w:val="24"/>
          <w:szCs w:val="22"/>
        </w:rPr>
      </w:pPr>
      <w:r w:rsidRPr="00D052CA">
        <w:rPr>
          <w:rFonts w:ascii="Calibri" w:eastAsia="Calibri" w:hAnsi="Calibri" w:cs="Arial"/>
          <w:b/>
          <w:sz w:val="24"/>
          <w:szCs w:val="22"/>
        </w:rPr>
        <w:t>Note:</w:t>
      </w:r>
      <w:r w:rsidRPr="00D052CA">
        <w:rPr>
          <w:rFonts w:ascii="Calibri" w:eastAsia="Calibri" w:hAnsi="Calibri" w:cs="Arial"/>
          <w:bCs/>
          <w:sz w:val="24"/>
          <w:szCs w:val="22"/>
        </w:rPr>
        <w:t xml:space="preserve"> This table completed by HERS Registry.</w:t>
      </w:r>
    </w:p>
    <w:tbl>
      <w:tblPr>
        <w:tblStyle w:val="TableGrid2"/>
        <w:tblW w:w="5060" w:type="pct"/>
        <w:tblLook w:val="0020" w:firstRow="1" w:lastRow="0" w:firstColumn="0" w:lastColumn="0" w:noHBand="0" w:noVBand="0"/>
      </w:tblPr>
      <w:tblGrid>
        <w:gridCol w:w="5573"/>
        <w:gridCol w:w="5575"/>
      </w:tblGrid>
      <w:tr w:rsidR="00BD3F26" w:rsidRPr="00D052CA" w14:paraId="02B8435A" w14:textId="77777777" w:rsidTr="00CE206F">
        <w:trPr>
          <w:trHeight w:val="314"/>
        </w:trPr>
        <w:tc>
          <w:tcPr>
            <w:tcW w:w="5459" w:type="dxa"/>
          </w:tcPr>
          <w:p w14:paraId="56056923" w14:textId="77777777" w:rsidR="00BD3F26" w:rsidRPr="00D052CA" w:rsidRDefault="00BD3F26" w:rsidP="00CE206F">
            <w:pPr>
              <w:rPr>
                <w:rFonts w:ascii="Calibri" w:hAnsi="Calibri"/>
                <w:sz w:val="24"/>
              </w:rPr>
            </w:pPr>
            <w:r w:rsidRPr="00D052CA">
              <w:rPr>
                <w:rFonts w:ascii="Calibri" w:hAnsi="Calibri"/>
                <w:sz w:val="24"/>
              </w:rPr>
              <w:t>Project Name:</w:t>
            </w:r>
          </w:p>
        </w:tc>
        <w:tc>
          <w:tcPr>
            <w:tcW w:w="5460" w:type="dxa"/>
          </w:tcPr>
          <w:p w14:paraId="289F4F77" w14:textId="77777777" w:rsidR="00BD3F26" w:rsidRPr="00D052CA" w:rsidRDefault="00BD3F26" w:rsidP="00CE206F">
            <w:pPr>
              <w:rPr>
                <w:rFonts w:ascii="Calibri" w:hAnsi="Calibri"/>
                <w:sz w:val="24"/>
              </w:rPr>
            </w:pPr>
            <w:r w:rsidRPr="00D052CA">
              <w:rPr>
                <w:rFonts w:ascii="Calibri" w:hAnsi="Calibri"/>
                <w:sz w:val="24"/>
              </w:rPr>
              <w:t>Enforcement Agency:</w:t>
            </w:r>
          </w:p>
        </w:tc>
      </w:tr>
      <w:tr w:rsidR="00BD3F26" w:rsidRPr="00D052CA" w14:paraId="5502D9D2" w14:textId="77777777" w:rsidTr="00CE206F">
        <w:trPr>
          <w:trHeight w:val="314"/>
        </w:trPr>
        <w:tc>
          <w:tcPr>
            <w:tcW w:w="5459" w:type="dxa"/>
          </w:tcPr>
          <w:p w14:paraId="71FC933B" w14:textId="77777777" w:rsidR="00BD3F26" w:rsidRPr="00D052CA" w:rsidRDefault="00BD3F26" w:rsidP="00CE206F">
            <w:pPr>
              <w:rPr>
                <w:rFonts w:ascii="Calibri" w:hAnsi="Calibri"/>
                <w:sz w:val="24"/>
                <w:vertAlign w:val="superscript"/>
              </w:rPr>
            </w:pPr>
            <w:r w:rsidRPr="00D052CA">
              <w:rPr>
                <w:rFonts w:ascii="Calibri" w:hAnsi="Calibri"/>
                <w:sz w:val="24"/>
              </w:rPr>
              <w:t>Dwelling Address:</w:t>
            </w:r>
          </w:p>
        </w:tc>
        <w:tc>
          <w:tcPr>
            <w:tcW w:w="5460" w:type="dxa"/>
          </w:tcPr>
          <w:p w14:paraId="01A93FD7" w14:textId="77777777" w:rsidR="00BD3F26" w:rsidRPr="00D052CA" w:rsidRDefault="00BD3F26" w:rsidP="00CE206F">
            <w:pPr>
              <w:rPr>
                <w:rFonts w:ascii="Calibri" w:hAnsi="Calibri"/>
                <w:sz w:val="24"/>
                <w:vertAlign w:val="superscript"/>
              </w:rPr>
            </w:pPr>
            <w:r w:rsidRPr="00D052CA">
              <w:rPr>
                <w:rFonts w:ascii="Calibri" w:hAnsi="Calibri"/>
                <w:sz w:val="24"/>
              </w:rPr>
              <w:t>Permit Number:</w:t>
            </w:r>
          </w:p>
        </w:tc>
      </w:tr>
      <w:tr w:rsidR="00BD3F26" w:rsidRPr="00D052CA" w14:paraId="61DD7723" w14:textId="77777777" w:rsidTr="00CE206F">
        <w:trPr>
          <w:trHeight w:val="314"/>
        </w:trPr>
        <w:tc>
          <w:tcPr>
            <w:tcW w:w="5459" w:type="dxa"/>
          </w:tcPr>
          <w:p w14:paraId="696B2867" w14:textId="77777777" w:rsidR="00BD3F26" w:rsidRPr="00D052CA" w:rsidRDefault="00BD3F26" w:rsidP="00CE206F">
            <w:pPr>
              <w:rPr>
                <w:rFonts w:ascii="Calibri" w:hAnsi="Calibri"/>
                <w:sz w:val="24"/>
              </w:rPr>
            </w:pPr>
            <w:r w:rsidRPr="00D052CA">
              <w:rPr>
                <w:rFonts w:ascii="Calibri" w:hAnsi="Calibri"/>
                <w:sz w:val="24"/>
              </w:rPr>
              <w:t>City and Zip Code:</w:t>
            </w:r>
          </w:p>
        </w:tc>
        <w:tc>
          <w:tcPr>
            <w:tcW w:w="5460" w:type="dxa"/>
          </w:tcPr>
          <w:p w14:paraId="4EF9D7ED" w14:textId="77777777" w:rsidR="00BD3F26" w:rsidRPr="00D052CA" w:rsidRDefault="00BD3F26" w:rsidP="00CE206F">
            <w:pPr>
              <w:rPr>
                <w:rFonts w:ascii="Calibri" w:hAnsi="Calibri"/>
                <w:sz w:val="24"/>
                <w:szCs w:val="24"/>
              </w:rPr>
            </w:pPr>
            <w:r w:rsidRPr="00D052CA">
              <w:rPr>
                <w:rFonts w:ascii="Calibri" w:eastAsia="Calibri" w:hAnsi="Calibri" w:cs="Calibri"/>
                <w:color w:val="000000" w:themeColor="text1"/>
                <w:sz w:val="24"/>
                <w:szCs w:val="24"/>
              </w:rPr>
              <w:t>Permit Application Date</w:t>
            </w:r>
            <w:r w:rsidRPr="00D052CA">
              <w:rPr>
                <w:rFonts w:ascii="Calibri" w:hAnsi="Calibri"/>
                <w:sz w:val="24"/>
                <w:szCs w:val="24"/>
              </w:rPr>
              <w:t>:</w:t>
            </w:r>
          </w:p>
        </w:tc>
      </w:tr>
    </w:tbl>
    <w:p w14:paraId="7AB91D50" w14:textId="232670CB" w:rsidR="00BD3F26" w:rsidRDefault="00BD3F26">
      <w:pPr>
        <w:rPr>
          <w:rFonts w:asciiTheme="minorHAnsi" w:hAnsiTheme="minorHAnsi"/>
          <w:i/>
          <w:sz w:val="18"/>
          <w:szCs w:val="18"/>
        </w:rPr>
      </w:pPr>
    </w:p>
    <w:p w14:paraId="7758F197" w14:textId="6864B679" w:rsidR="00FD0FA3" w:rsidRDefault="00FD0FA3" w:rsidP="00FD0FA3">
      <w:pPr>
        <w:rPr>
          <w:rFonts w:asciiTheme="minorHAnsi" w:hAnsiTheme="minorHAnsi"/>
          <w:i/>
          <w:sz w:val="18"/>
          <w:szCs w:val="18"/>
        </w:rPr>
      </w:pPr>
      <w:r w:rsidRPr="00877B2C">
        <w:rPr>
          <w:rFonts w:asciiTheme="minorHAnsi" w:hAnsiTheme="minorHAnsi"/>
          <w:i/>
          <w:sz w:val="18"/>
          <w:szCs w:val="18"/>
        </w:rPr>
        <w:t>Note: Submit one Certificate of installation for each duct system that must demonstrate compliance in the dwelling.</w:t>
      </w:r>
    </w:p>
    <w:p w14:paraId="1F9CB4E7" w14:textId="77777777" w:rsidR="00442222" w:rsidRPr="00877B2C" w:rsidRDefault="00442222" w:rsidP="00FD0FA3">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416"/>
        <w:gridCol w:w="5155"/>
      </w:tblGrid>
      <w:tr w:rsidR="00FD0FA3" w:rsidRPr="005369B5" w14:paraId="7758F199" w14:textId="77777777" w:rsidTr="00864738">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198" w14:textId="67C9FDC9" w:rsidR="00FD0FA3" w:rsidRPr="00877B2C" w:rsidRDefault="00FD0FA3" w:rsidP="00864738">
            <w:pPr>
              <w:rPr>
                <w:rFonts w:asciiTheme="minorHAnsi" w:hAnsiTheme="minorHAnsi"/>
                <w:b/>
                <w:caps/>
                <w:sz w:val="18"/>
                <w:szCs w:val="18"/>
              </w:rPr>
            </w:pPr>
            <w:r w:rsidRPr="00F70B2C">
              <w:rPr>
                <w:rFonts w:asciiTheme="minorHAnsi" w:hAnsiTheme="minorHAnsi"/>
                <w:b/>
                <w:caps/>
                <w:szCs w:val="18"/>
              </w:rPr>
              <w:t xml:space="preserve">A. </w:t>
            </w:r>
            <w:r w:rsidR="00442222" w:rsidRPr="00F70B2C">
              <w:rPr>
                <w:rFonts w:asciiTheme="minorHAnsi" w:hAnsiTheme="minorHAnsi"/>
                <w:b/>
                <w:szCs w:val="18"/>
              </w:rPr>
              <w:t>Duct System Information</w:t>
            </w:r>
          </w:p>
        </w:tc>
      </w:tr>
      <w:tr w:rsidR="00FD0FA3" w:rsidRPr="005369B5" w14:paraId="7758F19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A" w14:textId="5D06AE05" w:rsidR="00FD0FA3" w:rsidRPr="00877B2C" w:rsidRDefault="003527A2" w:rsidP="00864738">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7758F19B" w14:textId="43CC449C" w:rsidR="00FD0FA3" w:rsidRPr="00877B2C" w:rsidRDefault="00E221C5" w:rsidP="00864738">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FD0FA3"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7758F19C" w14:textId="77777777" w:rsidR="00FD0FA3" w:rsidRPr="00F70B2C" w:rsidRDefault="00FD0FA3" w:rsidP="00864738">
            <w:pPr>
              <w:rPr>
                <w:rFonts w:asciiTheme="minorHAnsi" w:hAnsiTheme="minorHAnsi"/>
                <w:b/>
                <w:sz w:val="18"/>
                <w:szCs w:val="18"/>
              </w:rPr>
            </w:pPr>
          </w:p>
        </w:tc>
      </w:tr>
      <w:tr w:rsidR="00FD0FA3" w:rsidRPr="005369B5" w14:paraId="7758F1A1"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E" w14:textId="0C64FA57" w:rsidR="00FD0FA3" w:rsidRPr="00877B2C" w:rsidRDefault="00FD0FA3" w:rsidP="003527A2">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7758F19F" w14:textId="1F27162B" w:rsidR="00FD0FA3" w:rsidRPr="00877B2C" w:rsidRDefault="00E221C5" w:rsidP="00E221C5">
            <w:pPr>
              <w:rPr>
                <w:rFonts w:asciiTheme="minorHAnsi" w:hAnsiTheme="minorHAnsi"/>
                <w:sz w:val="18"/>
                <w:szCs w:val="18"/>
              </w:rPr>
            </w:pPr>
            <w:r>
              <w:rPr>
                <w:rFonts w:asciiTheme="minorHAnsi" w:hAnsiTheme="minorHAnsi"/>
                <w:sz w:val="18"/>
                <w:szCs w:val="18"/>
              </w:rPr>
              <w:t xml:space="preserve">Space Conditioning </w:t>
            </w:r>
            <w:r w:rsidR="00FD0FA3"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7758F1A0" w14:textId="77777777" w:rsidR="00FD0FA3" w:rsidRPr="005369B5" w:rsidRDefault="00FD0FA3" w:rsidP="00864738">
            <w:pPr>
              <w:rPr>
                <w:rFonts w:asciiTheme="minorHAnsi" w:hAnsiTheme="minorHAnsi"/>
                <w:sz w:val="18"/>
                <w:szCs w:val="18"/>
              </w:rPr>
            </w:pPr>
          </w:p>
        </w:tc>
      </w:tr>
      <w:tr w:rsidR="00E221C5" w:rsidRPr="005369B5" w14:paraId="7F5FDD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0357DAFF" w14:textId="1E948F6A" w:rsidR="00E221C5" w:rsidRPr="00877B2C" w:rsidRDefault="00E221C5" w:rsidP="003527A2">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5C79099B" w14:textId="534F2063" w:rsidR="00E221C5" w:rsidRDefault="00E221C5" w:rsidP="00E221C5">
            <w:pPr>
              <w:rPr>
                <w:rFonts w:asciiTheme="minorHAnsi" w:hAnsiTheme="minorHAnsi"/>
                <w:sz w:val="18"/>
                <w:szCs w:val="18"/>
              </w:rPr>
            </w:pPr>
            <w:r w:rsidRPr="00E221C5">
              <w:rPr>
                <w:rFonts w:asciiTheme="minorHAnsi" w:hAnsiTheme="minorHAnsi"/>
                <w:sz w:val="18"/>
                <w:szCs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2A725627" w14:textId="77777777" w:rsidR="00E221C5" w:rsidRPr="005369B5" w:rsidRDefault="00E221C5" w:rsidP="00864738">
            <w:pPr>
              <w:rPr>
                <w:rFonts w:asciiTheme="minorHAnsi" w:hAnsiTheme="minorHAnsi"/>
                <w:sz w:val="18"/>
                <w:szCs w:val="18"/>
              </w:rPr>
            </w:pPr>
          </w:p>
        </w:tc>
      </w:tr>
      <w:tr w:rsidR="00FD0FA3" w:rsidRPr="005369B5" w14:paraId="7758F1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2" w14:textId="1F2735FF"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758F1A3" w14:textId="08F77858"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4" w14:textId="77777777" w:rsidR="00FD0FA3" w:rsidRPr="00A92C18" w:rsidRDefault="00FD0FA3" w:rsidP="00864738">
            <w:pPr>
              <w:rPr>
                <w:rFonts w:asciiTheme="minorHAnsi" w:hAnsiTheme="minorHAnsi"/>
              </w:rPr>
            </w:pPr>
          </w:p>
        </w:tc>
      </w:tr>
      <w:tr w:rsidR="00FD0FA3" w:rsidRPr="005369B5" w14:paraId="7758F1A9"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6" w14:textId="3E4F2A70"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7758F1A7" w14:textId="18D06FE9"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8" w14:textId="77777777" w:rsidR="00FD0FA3" w:rsidRPr="00A92C18" w:rsidRDefault="00FD0FA3" w:rsidP="00864738">
            <w:pPr>
              <w:rPr>
                <w:rFonts w:asciiTheme="minorHAnsi" w:hAnsiTheme="minorHAnsi"/>
              </w:rPr>
            </w:pPr>
          </w:p>
        </w:tc>
      </w:tr>
      <w:tr w:rsidR="00FD0FA3" w:rsidRPr="005369B5" w14:paraId="7758F1A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A" w14:textId="7E1BEA5E"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w:t>
            </w:r>
            <w:r w:rsidR="00E221C5">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7758F1AB" w14:textId="0F61EA01"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C" w14:textId="77777777" w:rsidR="00FD0FA3" w:rsidRPr="00A92C18" w:rsidRDefault="00FD0FA3" w:rsidP="00864738">
            <w:pPr>
              <w:rPr>
                <w:rFonts w:asciiTheme="minorHAnsi" w:hAnsiTheme="minorHAnsi"/>
              </w:rPr>
            </w:pPr>
          </w:p>
        </w:tc>
      </w:tr>
    </w:tbl>
    <w:p w14:paraId="7758F1AE" w14:textId="77777777" w:rsidR="00FD0FA3" w:rsidRPr="00F70B2C" w:rsidRDefault="00FD0FA3" w:rsidP="00FD0FA3">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B1"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AF" w14:textId="22CEC688"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00442222" w:rsidRPr="00F70B2C">
              <w:rPr>
                <w:rFonts w:asciiTheme="minorHAnsi" w:hAnsiTheme="minorHAnsi"/>
                <w:b/>
                <w:szCs w:val="18"/>
              </w:rPr>
              <w:t>Duct Surface Area Reduction and R-value Compliance Credit</w:t>
            </w:r>
          </w:p>
          <w:p w14:paraId="7758F1B0"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FD0FA3" w:rsidRPr="006136A2" w14:paraId="7758F1B4"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2"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3" w14:textId="496CA255" w:rsidR="00FD0FA3" w:rsidRPr="00877B2C" w:rsidRDefault="00FD0FA3" w:rsidP="00864738">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FD0FA3" w:rsidRPr="006136A2" w14:paraId="7758F1B7"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5"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6" w14:textId="679C6613" w:rsidR="00FD0FA3" w:rsidRPr="00877B2C" w:rsidRDefault="00FD0FA3" w:rsidP="00864738">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FD0FA3" w:rsidRPr="006136A2" w14:paraId="7758F1BA"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8"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9" w14:textId="014F803B" w:rsidR="00FD0FA3" w:rsidRPr="00877B2C" w:rsidRDefault="00FD0FA3" w:rsidP="00BE4C42">
            <w:pPr>
              <w:rPr>
                <w:rFonts w:asciiTheme="minorHAnsi" w:hAnsiTheme="minorHAnsi"/>
                <w:sz w:val="18"/>
                <w:szCs w:val="18"/>
              </w:rPr>
            </w:pPr>
            <w:r w:rsidRPr="00877B2C">
              <w:rPr>
                <w:rFonts w:asciiTheme="minorHAnsi" w:hAnsiTheme="minorHAnsi"/>
                <w:sz w:val="18"/>
                <w:szCs w:val="18"/>
              </w:rPr>
              <w:t>The duct system installation, including duct sizes</w:t>
            </w:r>
            <w:r w:rsidR="00BE4C42">
              <w:rPr>
                <w:rFonts w:asciiTheme="minorHAnsi" w:hAnsiTheme="minorHAnsi"/>
                <w:sz w:val="18"/>
                <w:szCs w:val="18"/>
              </w:rPr>
              <w:t>, R-values, and lengths,</w:t>
            </w:r>
            <w:r w:rsidR="00BE4C42" w:rsidRPr="00877B2C">
              <w:rPr>
                <w:rFonts w:asciiTheme="minorHAnsi" w:hAnsiTheme="minorHAnsi"/>
                <w:sz w:val="18"/>
                <w:szCs w:val="18"/>
              </w:rPr>
              <w:t xml:space="preserve"> </w:t>
            </w:r>
            <w:r w:rsidRPr="00877B2C">
              <w:rPr>
                <w:rFonts w:asciiTheme="minorHAnsi" w:hAnsiTheme="minorHAnsi"/>
                <w:sz w:val="18"/>
                <w:szCs w:val="18"/>
              </w:rPr>
              <w:t>and locations of supply &amp; return registers shall conform to the duct system design layout approved by the enforcement agency.</w:t>
            </w:r>
          </w:p>
        </w:tc>
      </w:tr>
      <w:tr w:rsidR="00FD0FA3" w:rsidRPr="006136A2" w14:paraId="7758F1BD"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B"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C"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FD0FA3" w:rsidRPr="006136A2" w14:paraId="7758F1C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F"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D36FD1" w:rsidRPr="006136A2" w14:paraId="7758F1C4"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1" w14:textId="77777777" w:rsidR="00D36FD1" w:rsidRPr="00877B2C" w:rsidRDefault="00D36FD1" w:rsidP="00864738">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1C2" w14:textId="77777777" w:rsidR="00D36FD1" w:rsidRPr="00877B2C" w:rsidRDefault="00D36FD1"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125841C7" w14:textId="77777777" w:rsidR="0014781A" w:rsidRDefault="0014781A" w:rsidP="001D7CD9">
            <w:pPr>
              <w:pStyle w:val="ListParagraph"/>
              <w:keepNext/>
              <w:numPr>
                <w:ilvl w:val="0"/>
                <w:numId w:val="1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C3" w14:textId="621827C1" w:rsidR="00D36FD1" w:rsidRPr="0014781A" w:rsidRDefault="0014781A" w:rsidP="001D7CD9">
            <w:pPr>
              <w:pStyle w:val="ListParagraph"/>
              <w:keepNext/>
              <w:numPr>
                <w:ilvl w:val="0"/>
                <w:numId w:val="14"/>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C7"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5" w14:textId="77777777" w:rsidR="00D07066" w:rsidRPr="00877B2C" w:rsidRDefault="00D07066" w:rsidP="00864738">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6"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FD0FA3" w:rsidRPr="006136A2" w14:paraId="7758F1C9"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8" w14:textId="77777777" w:rsidR="00FD0FA3" w:rsidRPr="00877B2C" w:rsidRDefault="00533ED1" w:rsidP="00864738">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1CA" w14:textId="77777777" w:rsidR="00FD0FA3" w:rsidRPr="00F70B2C" w:rsidRDefault="00FD0FA3" w:rsidP="00FD0FA3">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CD"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B" w14:textId="6508A8BA"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00442222" w:rsidRPr="00F70B2C">
              <w:rPr>
                <w:rFonts w:asciiTheme="minorHAnsi" w:hAnsiTheme="minorHAnsi"/>
                <w:b/>
                <w:szCs w:val="18"/>
              </w:rPr>
              <w:t>Buried Ducts Compliance Credit</w:t>
            </w:r>
          </w:p>
          <w:p w14:paraId="7758F1CC"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FD0FA3" w:rsidRPr="006136A2" w14:paraId="7758F1D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F" w14:textId="7604E6E0" w:rsidR="00FD0FA3" w:rsidRPr="00877B2C" w:rsidRDefault="00FD0FA3" w:rsidP="00864738">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FD0FA3" w:rsidRPr="006136A2" w14:paraId="7758F1D3"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1"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2" w14:textId="351A28DF" w:rsidR="00FD0FA3" w:rsidRPr="00877B2C" w:rsidRDefault="00FD0FA3" w:rsidP="00AB10BA">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3527A2" w:rsidRPr="006136A2" w14:paraId="7758F1D6"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4"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5" w14:textId="479EB27A" w:rsidR="003527A2" w:rsidRPr="00877B2C" w:rsidRDefault="003527A2" w:rsidP="00F6717A">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A620C9">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duct</w:t>
            </w:r>
            <w:r w:rsidR="00F6717A">
              <w:rPr>
                <w:rFonts w:asciiTheme="minorHAnsi" w:hAnsiTheme="minorHAnsi"/>
                <w:sz w:val="18"/>
                <w:szCs w:val="18"/>
              </w:rPr>
              <w:t xml:space="preserve"> nominal diameter</w:t>
            </w:r>
            <w:r>
              <w:rPr>
                <w:rFonts w:asciiTheme="minorHAnsi" w:hAnsiTheme="minorHAnsi"/>
                <w:sz w:val="18"/>
                <w:szCs w:val="18"/>
              </w:rPr>
              <w:t xml:space="preserve">, R-value, and length of each </w:t>
            </w:r>
            <w:r w:rsidR="00F6717A">
              <w:rPr>
                <w:rFonts w:asciiTheme="minorHAnsi" w:hAnsiTheme="minorHAnsi"/>
                <w:sz w:val="18"/>
                <w:szCs w:val="18"/>
              </w:rPr>
              <w:t>segment, ceiling insulation depth, type (i.e. fiberglass or cellulose), and R-value, and supply and return register locations</w:t>
            </w:r>
            <w:r>
              <w:rPr>
                <w:rFonts w:asciiTheme="minorHAnsi" w:hAnsiTheme="minorHAnsi"/>
                <w:sz w:val="18"/>
                <w:szCs w:val="18"/>
              </w:rPr>
              <w:t>.</w:t>
            </w:r>
          </w:p>
        </w:tc>
      </w:tr>
      <w:tr w:rsidR="003527A2" w:rsidRPr="006136A2" w14:paraId="7758F1D9"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7"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8" w14:textId="23699357" w:rsidR="003527A2" w:rsidRPr="00877B2C" w:rsidRDefault="003527A2" w:rsidP="003527A2">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3527A2" w:rsidRPr="006136A2" w14:paraId="7758F1DC"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A" w14:textId="77777777" w:rsidR="003527A2" w:rsidRPr="00877B2C" w:rsidRDefault="003527A2" w:rsidP="003527A2">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B" w14:textId="357DC1CA" w:rsidR="003527A2" w:rsidRPr="00877B2C" w:rsidRDefault="00F6717A" w:rsidP="00F6717A">
            <w:pPr>
              <w:rPr>
                <w:rFonts w:asciiTheme="minorHAnsi" w:hAnsiTheme="minorHAnsi"/>
                <w:sz w:val="18"/>
                <w:szCs w:val="18"/>
              </w:rPr>
            </w:pPr>
            <w:r>
              <w:rPr>
                <w:rFonts w:asciiTheme="minorHAnsi" w:hAnsiTheme="minorHAnsi"/>
                <w:sz w:val="18"/>
                <w:szCs w:val="18"/>
              </w:rPr>
              <w:t>Ducts</w:t>
            </w:r>
            <w:r w:rsidR="003527A2" w:rsidRPr="00877B2C">
              <w:rPr>
                <w:rFonts w:asciiTheme="minorHAnsi" w:hAnsiTheme="minorHAnsi"/>
                <w:sz w:val="18"/>
                <w:szCs w:val="18"/>
              </w:rPr>
              <w:t xml:space="preserve"> shall not have severely twisted or compressed sections that would rest</w:t>
            </w:r>
            <w:r w:rsidR="003527A2">
              <w:rPr>
                <w:rFonts w:asciiTheme="minorHAnsi" w:hAnsiTheme="minorHAnsi"/>
                <w:sz w:val="18"/>
                <w:szCs w:val="18"/>
              </w:rPr>
              <w:t>rict required operating airflow.</w:t>
            </w:r>
          </w:p>
        </w:tc>
      </w:tr>
      <w:tr w:rsidR="00FD0FA3" w:rsidRPr="006136A2" w14:paraId="7758F1DF"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D" w14:textId="4E21002A" w:rsidR="00FD0FA3" w:rsidRPr="00877B2C" w:rsidRDefault="00F6717A" w:rsidP="00864738">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E" w14:textId="405394D3" w:rsidR="00FD0FA3" w:rsidRPr="00877B2C" w:rsidRDefault="00F6717A" w:rsidP="00864738">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3527A2" w:rsidRPr="0014781A" w14:paraId="6662C457"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E136604" w14:textId="0E0A920E" w:rsidR="003527A2" w:rsidRPr="00877B2C" w:rsidRDefault="00F6717A"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87833A9" w14:textId="4694BC86" w:rsidR="003527A2" w:rsidRPr="003527A2" w:rsidRDefault="003527A2" w:rsidP="00F6717A">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w:t>
            </w:r>
            <w:r w:rsidR="00A620C9">
              <w:rPr>
                <w:rFonts w:asciiTheme="minorHAnsi" w:hAnsiTheme="minorHAnsi"/>
                <w:sz w:val="18"/>
                <w:szCs w:val="18"/>
              </w:rPr>
              <w:t>LMCI</w:t>
            </w:r>
            <w:r w:rsidRPr="00877B2C">
              <w:rPr>
                <w:rFonts w:asciiTheme="minorHAnsi" w:hAnsiTheme="minorHAnsi"/>
                <w:sz w:val="18"/>
                <w:szCs w:val="18"/>
              </w:rPr>
              <w:t xml:space="preserve"> and </w:t>
            </w:r>
            <w:r w:rsidR="00A620C9">
              <w:rPr>
                <w:rFonts w:asciiTheme="minorHAnsi" w:hAnsiTheme="minorHAnsi"/>
                <w:sz w:val="18"/>
                <w:szCs w:val="18"/>
              </w:rPr>
              <w:t>LMCV</w:t>
            </w:r>
            <w:r w:rsidRPr="00877B2C">
              <w:rPr>
                <w:rFonts w:asciiTheme="minorHAnsi" w:hAnsiTheme="minorHAnsi"/>
                <w:sz w:val="18"/>
                <w:szCs w:val="18"/>
              </w:rPr>
              <w:t>.</w:t>
            </w:r>
          </w:p>
        </w:tc>
      </w:tr>
      <w:tr w:rsidR="00FD0FA3" w:rsidRPr="006136A2" w14:paraId="7758F1E3"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0" w14:textId="7B35229E" w:rsidR="00FD0FA3" w:rsidRPr="00877B2C" w:rsidRDefault="00FD0FA3" w:rsidP="003527A2">
            <w:pPr>
              <w:jc w:val="center"/>
              <w:rPr>
                <w:rFonts w:asciiTheme="minorHAnsi" w:hAnsiTheme="minorHAnsi"/>
                <w:sz w:val="18"/>
                <w:szCs w:val="18"/>
              </w:rPr>
            </w:pPr>
            <w:r w:rsidRPr="00877B2C">
              <w:rPr>
                <w:rFonts w:asciiTheme="minorHAnsi" w:hAnsiTheme="minorHAnsi"/>
                <w:sz w:val="18"/>
                <w:szCs w:val="18"/>
              </w:rPr>
              <w:lastRenderedPageBreak/>
              <w:t>0</w:t>
            </w:r>
            <w:r w:rsidR="003527A2">
              <w:rPr>
                <w:rFonts w:asciiTheme="minorHAnsi" w:hAnsiTheme="minorHAnsi"/>
                <w:sz w:val="18"/>
                <w:szCs w:val="18"/>
              </w:rPr>
              <w:t>8</w:t>
            </w:r>
          </w:p>
        </w:tc>
        <w:tc>
          <w:tcPr>
            <w:tcW w:w="2846" w:type="dxa"/>
            <w:tcBorders>
              <w:top w:val="single" w:sz="4" w:space="0" w:color="auto"/>
              <w:left w:val="single" w:sz="4" w:space="0" w:color="auto"/>
              <w:bottom w:val="single" w:sz="4" w:space="0" w:color="auto"/>
              <w:right w:val="single" w:sz="4" w:space="0" w:color="auto"/>
            </w:tcBorders>
            <w:vAlign w:val="center"/>
          </w:tcPr>
          <w:p w14:paraId="7758F1E1"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435D2A9A" w14:textId="77777777" w:rsidR="0014781A" w:rsidRDefault="0014781A" w:rsidP="001D7CD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E2" w14:textId="1C65A03D" w:rsidR="00FD0FA3" w:rsidRPr="0014781A" w:rsidRDefault="0014781A" w:rsidP="001D7CD9">
            <w:pPr>
              <w:pStyle w:val="ListParagraph"/>
              <w:keepNext/>
              <w:numPr>
                <w:ilvl w:val="0"/>
                <w:numId w:val="15"/>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E6"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4" w14:textId="4C18419F" w:rsidR="00D07066" w:rsidRPr="00877B2C" w:rsidRDefault="00D07066" w:rsidP="003527A2">
            <w:pPr>
              <w:jc w:val="center"/>
              <w:rPr>
                <w:rFonts w:asciiTheme="minorHAnsi" w:hAnsiTheme="minorHAnsi"/>
                <w:sz w:val="18"/>
                <w:szCs w:val="18"/>
              </w:rPr>
            </w:pPr>
            <w:r w:rsidRPr="00877B2C">
              <w:rPr>
                <w:rFonts w:asciiTheme="minorHAnsi" w:hAnsiTheme="minorHAnsi"/>
                <w:sz w:val="18"/>
                <w:szCs w:val="18"/>
              </w:rPr>
              <w:t>0</w:t>
            </w:r>
            <w:r w:rsidR="003527A2">
              <w:rPr>
                <w:rFonts w:asciiTheme="minorHAnsi" w:hAnsiTheme="minorHAnsi"/>
                <w:sz w:val="18"/>
                <w:szCs w:val="18"/>
              </w:rPr>
              <w:t>9</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5"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1E8"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7"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r w:rsidR="00FD0FA3" w:rsidRPr="006136A2" w14:paraId="7758F1EC"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A" w14:textId="16C427EA" w:rsidR="00FD0FA3" w:rsidRPr="00F70B2C" w:rsidRDefault="00FD0FA3" w:rsidP="00864738">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00442222" w:rsidRPr="00F70B2C">
              <w:rPr>
                <w:rFonts w:asciiTheme="minorHAnsi" w:hAnsiTheme="minorHAnsi"/>
                <w:b/>
                <w:szCs w:val="18"/>
              </w:rPr>
              <w:t>Deeply Buried Ducts Compliance Credit</w:t>
            </w:r>
          </w:p>
          <w:p w14:paraId="7758F1EB" w14:textId="3735D43D" w:rsidR="00FD0FA3" w:rsidRPr="00877B2C" w:rsidRDefault="00FD0FA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sidR="00C137C9">
              <w:rPr>
                <w:rFonts w:asciiTheme="minorHAnsi" w:hAnsiTheme="minorHAnsi"/>
                <w:sz w:val="18"/>
                <w:szCs w:val="18"/>
              </w:rPr>
              <w:t xml:space="preserve"> meeting the requirements for buried ducts and covered by at least 3.5 inches of insulation can take credit for effective duct insulation </w:t>
            </w:r>
            <w:r w:rsidR="003D1625">
              <w:rPr>
                <w:rFonts w:asciiTheme="minorHAnsi" w:hAnsiTheme="minorHAnsi"/>
                <w:sz w:val="18"/>
                <w:szCs w:val="18"/>
              </w:rPr>
              <w:t xml:space="preserve">levels </w:t>
            </w:r>
            <w:r w:rsidR="00871988">
              <w:rPr>
                <w:rFonts w:asciiTheme="minorHAnsi" w:hAnsiTheme="minorHAnsi"/>
                <w:sz w:val="18"/>
                <w:szCs w:val="18"/>
              </w:rPr>
              <w:t>greater than</w:t>
            </w:r>
            <w:r w:rsidR="00C137C9">
              <w:rPr>
                <w:rFonts w:asciiTheme="minorHAnsi" w:hAnsiTheme="minorHAnsi"/>
                <w:sz w:val="18"/>
                <w:szCs w:val="18"/>
              </w:rPr>
              <w:t xml:space="preserve"> buried ducts. </w:t>
            </w:r>
            <w:r w:rsidR="002F3EE7">
              <w:rPr>
                <w:rFonts w:asciiTheme="minorHAnsi" w:hAnsiTheme="minorHAnsi"/>
                <w:sz w:val="18"/>
                <w:szCs w:val="18"/>
              </w:rPr>
              <w:t xml:space="preserve">Deeply buried ducts have the option of using </w:t>
            </w:r>
            <w:r w:rsidR="00C137C9">
              <w:rPr>
                <w:rFonts w:asciiTheme="minorHAnsi" w:hAnsiTheme="minorHAnsi"/>
                <w:sz w:val="18"/>
                <w:szCs w:val="18"/>
              </w:rPr>
              <w:t>lowered portion</w:t>
            </w:r>
            <w:r w:rsidR="002F3EE7">
              <w:rPr>
                <w:rFonts w:asciiTheme="minorHAnsi" w:hAnsiTheme="minorHAnsi"/>
                <w:sz w:val="18"/>
                <w:szCs w:val="18"/>
              </w:rPr>
              <w:t>s</w:t>
            </w:r>
            <w:r w:rsidR="00C137C9">
              <w:rPr>
                <w:rFonts w:asciiTheme="minorHAnsi" w:hAnsiTheme="minorHAnsi"/>
                <w:sz w:val="18"/>
                <w:szCs w:val="18"/>
              </w:rPr>
              <w:t xml:space="preserve"> of the ceiling</w:t>
            </w:r>
            <w:r w:rsidR="002F3EE7">
              <w:rPr>
                <w:rFonts w:asciiTheme="minorHAnsi" w:hAnsiTheme="minorHAnsi"/>
                <w:sz w:val="18"/>
                <w:szCs w:val="18"/>
              </w:rPr>
              <w:t xml:space="preserve"> or </w:t>
            </w:r>
            <w:r w:rsidR="00C137C9">
              <w:rPr>
                <w:rFonts w:asciiTheme="minorHAnsi" w:hAnsiTheme="minorHAnsi"/>
                <w:sz w:val="18"/>
                <w:szCs w:val="18"/>
              </w:rPr>
              <w:t>durable containment system</w:t>
            </w:r>
            <w:r w:rsidR="002F3EE7">
              <w:rPr>
                <w:rFonts w:asciiTheme="minorHAnsi" w:hAnsiTheme="minorHAnsi"/>
                <w:sz w:val="18"/>
                <w:szCs w:val="18"/>
              </w:rPr>
              <w:t xml:space="preserve">s to achieve burial depth greater than the </w:t>
            </w:r>
            <w:r w:rsidR="003D1625">
              <w:rPr>
                <w:rFonts w:asciiTheme="minorHAnsi" w:hAnsiTheme="minorHAnsi"/>
                <w:sz w:val="18"/>
                <w:szCs w:val="18"/>
              </w:rPr>
              <w:t>overall</w:t>
            </w:r>
            <w:r w:rsidR="002F3EE7">
              <w:rPr>
                <w:rFonts w:asciiTheme="minorHAnsi" w:hAnsiTheme="minorHAnsi"/>
                <w:sz w:val="18"/>
                <w:szCs w:val="18"/>
              </w:rPr>
              <w:t xml:space="preserve"> attic insulation level</w:t>
            </w:r>
            <w:r w:rsidR="00C137C9">
              <w:rPr>
                <w:rFonts w:asciiTheme="minorHAnsi" w:hAnsiTheme="minorHAnsi"/>
                <w:sz w:val="18"/>
                <w:szCs w:val="18"/>
              </w:rPr>
              <w:t>. Deeply buried duct systems must comply with the following requirements:</w:t>
            </w:r>
          </w:p>
        </w:tc>
      </w:tr>
      <w:tr w:rsidR="00FD0FA3" w:rsidRPr="006136A2" w14:paraId="7758F1EF"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D"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E" w14:textId="5311447C"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FD0FA3" w:rsidRPr="006136A2" w14:paraId="7758F1F2"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0"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1" w14:textId="587D20C9"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FD0FA3" w:rsidRPr="006136A2" w14:paraId="7758F1F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3"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4" w14:textId="535FB3C2" w:rsidR="00FD0FA3" w:rsidRPr="00877B2C" w:rsidRDefault="00C137C9" w:rsidP="00B853ED">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A620C9">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sidR="00B853ED">
              <w:rPr>
                <w:rFonts w:asciiTheme="minorHAnsi" w:hAnsiTheme="minorHAnsi"/>
                <w:sz w:val="18"/>
                <w:szCs w:val="18"/>
              </w:rPr>
              <w:t>nominal diameter</w:t>
            </w:r>
            <w:r>
              <w:rPr>
                <w:rFonts w:asciiTheme="minorHAnsi" w:hAnsiTheme="minorHAnsi"/>
                <w:sz w:val="18"/>
                <w:szCs w:val="18"/>
              </w:rPr>
              <w:t xml:space="preserve">, R-value, and length of each </w:t>
            </w:r>
            <w:r w:rsidR="00B853ED">
              <w:rPr>
                <w:rFonts w:asciiTheme="minorHAnsi" w:hAnsiTheme="minorHAnsi"/>
                <w:sz w:val="18"/>
                <w:szCs w:val="18"/>
              </w:rPr>
              <w:t>segment</w:t>
            </w:r>
            <w:r>
              <w:rPr>
                <w:rFonts w:asciiTheme="minorHAnsi" w:hAnsiTheme="minorHAnsi"/>
                <w:sz w:val="18"/>
                <w:szCs w:val="18"/>
              </w:rPr>
              <w:t xml:space="preserve">, </w:t>
            </w:r>
            <w:r w:rsidR="00B853ED">
              <w:rPr>
                <w:rFonts w:asciiTheme="minorHAnsi" w:hAnsiTheme="minorHAnsi"/>
                <w:sz w:val="18"/>
                <w:szCs w:val="18"/>
              </w:rPr>
              <w:t xml:space="preserve">ceiling insulation depth, type (i.e. fiberglass or cellulose), and R-value, </w:t>
            </w:r>
            <w:r w:rsidR="00B112BF">
              <w:rPr>
                <w:rFonts w:asciiTheme="minorHAnsi" w:hAnsiTheme="minorHAnsi"/>
                <w:sz w:val="18"/>
                <w:szCs w:val="18"/>
              </w:rPr>
              <w:t>lowered chase or containment system</w:t>
            </w:r>
            <w:r w:rsidR="003D1625">
              <w:rPr>
                <w:rFonts w:asciiTheme="minorHAnsi" w:hAnsiTheme="minorHAnsi"/>
                <w:sz w:val="18"/>
                <w:szCs w:val="18"/>
              </w:rPr>
              <w:t xml:space="preserve"> locations</w:t>
            </w:r>
            <w:r w:rsidR="00B853ED">
              <w:rPr>
                <w:rFonts w:asciiTheme="minorHAnsi" w:hAnsiTheme="minorHAnsi"/>
                <w:sz w:val="18"/>
                <w:szCs w:val="18"/>
              </w:rPr>
              <w:t>, and supply and return register locations</w:t>
            </w:r>
            <w:r>
              <w:rPr>
                <w:rFonts w:asciiTheme="minorHAnsi" w:hAnsiTheme="minorHAnsi"/>
                <w:sz w:val="18"/>
                <w:szCs w:val="18"/>
              </w:rPr>
              <w:t>.</w:t>
            </w:r>
          </w:p>
        </w:tc>
      </w:tr>
      <w:tr w:rsidR="00FD0FA3" w:rsidRPr="006136A2" w14:paraId="7758F1F8"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6"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7" w14:textId="2CDF0A7A" w:rsidR="00FD0FA3" w:rsidRPr="00877B2C" w:rsidRDefault="00FD0FA3" w:rsidP="001407E3">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sidR="008651C9">
              <w:rPr>
                <w:rFonts w:asciiTheme="minorHAnsi" w:hAnsiTheme="minorHAnsi"/>
                <w:sz w:val="18"/>
                <w:szCs w:val="18"/>
              </w:rPr>
              <w:t xml:space="preserve"> Verification of duct system installation shall be completed prior to burial of ducts. </w:t>
            </w:r>
            <w:r w:rsidR="001407E3">
              <w:rPr>
                <w:rFonts w:asciiTheme="minorHAnsi" w:hAnsiTheme="minorHAnsi"/>
                <w:sz w:val="18"/>
                <w:szCs w:val="18"/>
              </w:rPr>
              <w:t xml:space="preserve">Verification of </w:t>
            </w:r>
            <w:r w:rsidR="008651C9">
              <w:rPr>
                <w:rFonts w:asciiTheme="minorHAnsi" w:hAnsiTheme="minorHAnsi"/>
                <w:sz w:val="18"/>
                <w:szCs w:val="18"/>
              </w:rPr>
              <w:t>insulation installation</w:t>
            </w:r>
            <w:r w:rsidR="001407E3">
              <w:rPr>
                <w:rFonts w:asciiTheme="minorHAnsi" w:hAnsiTheme="minorHAnsi"/>
                <w:sz w:val="18"/>
                <w:szCs w:val="18"/>
              </w:rPr>
              <w:t xml:space="preserve"> shall be completed by a second HERS inspection </w:t>
            </w:r>
            <w:r w:rsidR="008651C9">
              <w:rPr>
                <w:rFonts w:asciiTheme="minorHAnsi" w:hAnsiTheme="minorHAnsi"/>
                <w:sz w:val="18"/>
                <w:szCs w:val="18"/>
              </w:rPr>
              <w:t xml:space="preserve">after ducts are buried. </w:t>
            </w:r>
          </w:p>
        </w:tc>
      </w:tr>
      <w:tr w:rsidR="00FD0FA3" w:rsidRPr="006136A2" w14:paraId="7758F1FB"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9"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A" w14:textId="6EE3D697" w:rsidR="00FD0FA3" w:rsidRPr="00877B2C" w:rsidRDefault="00F6717A" w:rsidP="00801F86">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w:t>
            </w:r>
            <w:r w:rsidR="00FD0FA3" w:rsidRPr="00877B2C">
              <w:rPr>
                <w:rFonts w:asciiTheme="minorHAnsi" w:hAnsiTheme="minorHAnsi"/>
                <w:sz w:val="18"/>
                <w:szCs w:val="18"/>
              </w:rPr>
              <w:t>shall not have severely twisted or compressed sections that would rest</w:t>
            </w:r>
            <w:r w:rsidR="00B853ED">
              <w:rPr>
                <w:rFonts w:asciiTheme="minorHAnsi" w:hAnsiTheme="minorHAnsi"/>
                <w:sz w:val="18"/>
                <w:szCs w:val="18"/>
              </w:rPr>
              <w:t>rict required operating airflow.</w:t>
            </w:r>
          </w:p>
        </w:tc>
      </w:tr>
      <w:tr w:rsidR="001407E3" w:rsidRPr="00877B2C" w14:paraId="5E13F509"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1D1CDEF" w14:textId="77777777" w:rsidR="001407E3" w:rsidRPr="00877B2C" w:rsidRDefault="001407E3" w:rsidP="000822FB">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48D63DF6" w14:textId="0E745019" w:rsidR="001407E3" w:rsidRPr="00877B2C" w:rsidRDefault="00F6717A" w:rsidP="00B853ED">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801F86" w:rsidRPr="0014781A" w14:paraId="3F34C0CD"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86ABF6" w14:textId="39093C88" w:rsidR="00801F86" w:rsidRPr="00877B2C" w:rsidRDefault="00F6717A"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6B95668" w14:textId="5CA07C5B" w:rsidR="00801F86" w:rsidRPr="00801F86" w:rsidRDefault="00801F86" w:rsidP="00F6717A">
            <w:pPr>
              <w:keepNext/>
              <w:tabs>
                <w:tab w:val="left" w:pos="356"/>
              </w:tabs>
              <w:rPr>
                <w:rFonts w:asciiTheme="minorHAnsi" w:hAnsiTheme="minorHAnsi"/>
                <w:b/>
                <w:sz w:val="18"/>
                <w:szCs w:val="18"/>
              </w:rPr>
            </w:pPr>
            <w:r w:rsidRPr="00801F86">
              <w:rPr>
                <w:rFonts w:asciiTheme="minorHAnsi" w:hAnsiTheme="minorHAnsi"/>
                <w:sz w:val="18"/>
                <w:szCs w:val="18"/>
              </w:rPr>
              <w:t xml:space="preserve">The dwelling shall comply with all Quality Insulation Installation requirements as documented on the applicable </w:t>
            </w:r>
            <w:r w:rsidR="00A620C9">
              <w:rPr>
                <w:rFonts w:asciiTheme="minorHAnsi" w:hAnsiTheme="minorHAnsi"/>
                <w:sz w:val="18"/>
                <w:szCs w:val="18"/>
              </w:rPr>
              <w:t>LMCI</w:t>
            </w:r>
            <w:r w:rsidRPr="00801F86">
              <w:rPr>
                <w:rFonts w:asciiTheme="minorHAnsi" w:hAnsiTheme="minorHAnsi"/>
                <w:sz w:val="18"/>
                <w:szCs w:val="18"/>
              </w:rPr>
              <w:t xml:space="preserve"> and</w:t>
            </w:r>
            <w:r w:rsidR="00F6717A">
              <w:rPr>
                <w:rFonts w:asciiTheme="minorHAnsi" w:hAnsiTheme="minorHAnsi"/>
                <w:sz w:val="18"/>
                <w:szCs w:val="18"/>
              </w:rPr>
              <w:t xml:space="preserve"> </w:t>
            </w:r>
            <w:r w:rsidR="00A620C9">
              <w:rPr>
                <w:rFonts w:asciiTheme="minorHAnsi" w:hAnsiTheme="minorHAnsi"/>
                <w:sz w:val="18"/>
                <w:szCs w:val="18"/>
              </w:rPr>
              <w:t>LMCV</w:t>
            </w:r>
            <w:r w:rsidRPr="00801F86">
              <w:rPr>
                <w:rFonts w:asciiTheme="minorHAnsi" w:hAnsiTheme="minorHAnsi"/>
                <w:sz w:val="18"/>
                <w:szCs w:val="18"/>
              </w:rPr>
              <w:t>.</w:t>
            </w:r>
          </w:p>
        </w:tc>
      </w:tr>
      <w:tr w:rsidR="00067E04" w:rsidRPr="0014781A" w14:paraId="1E0E71D0"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716EF81" w14:textId="157F4D05" w:rsidR="00067E04" w:rsidRPr="00877B2C" w:rsidRDefault="00F6717A"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01984F4" w14:textId="16033138" w:rsidR="00067E04" w:rsidRPr="00067E04" w:rsidRDefault="00F6717A" w:rsidP="007E5F9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FD0FA3" w:rsidRPr="006136A2" w14:paraId="7758F202"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F" w14:textId="5064F7F0" w:rsidR="00FD0FA3" w:rsidRPr="00877B2C" w:rsidRDefault="00FD0FA3" w:rsidP="00067E04">
            <w:pPr>
              <w:jc w:val="center"/>
              <w:rPr>
                <w:rFonts w:asciiTheme="minorHAnsi" w:hAnsiTheme="minorHAnsi"/>
                <w:sz w:val="18"/>
                <w:szCs w:val="18"/>
              </w:rPr>
            </w:pPr>
            <w:r w:rsidRPr="00877B2C">
              <w:rPr>
                <w:rFonts w:asciiTheme="minorHAnsi" w:hAnsiTheme="minorHAnsi"/>
                <w:sz w:val="18"/>
                <w:szCs w:val="18"/>
              </w:rPr>
              <w:t>0</w:t>
            </w:r>
            <w:r w:rsidR="00067E04">
              <w:rPr>
                <w:rFonts w:asciiTheme="minorHAnsi" w:hAnsiTheme="minorHAnsi"/>
                <w:sz w:val="18"/>
                <w:szCs w:val="18"/>
              </w:rPr>
              <w:t>9</w:t>
            </w:r>
          </w:p>
        </w:tc>
        <w:tc>
          <w:tcPr>
            <w:tcW w:w="2846" w:type="dxa"/>
            <w:tcBorders>
              <w:top w:val="single" w:sz="4" w:space="0" w:color="auto"/>
              <w:left w:val="single" w:sz="4" w:space="0" w:color="auto"/>
              <w:bottom w:val="single" w:sz="4" w:space="0" w:color="auto"/>
              <w:right w:val="single" w:sz="4" w:space="0" w:color="auto"/>
            </w:tcBorders>
            <w:vAlign w:val="center"/>
          </w:tcPr>
          <w:p w14:paraId="7758F200"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533D5A6E" w14:textId="77777777" w:rsidR="0014781A" w:rsidRDefault="0014781A" w:rsidP="001D7CD9">
            <w:pPr>
              <w:pStyle w:val="ListParagraph"/>
              <w:keepNext/>
              <w:numPr>
                <w:ilvl w:val="0"/>
                <w:numId w:val="1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201" w14:textId="0BC669E8" w:rsidR="00FD0FA3" w:rsidRPr="0014781A" w:rsidRDefault="0014781A" w:rsidP="001D7CD9">
            <w:pPr>
              <w:pStyle w:val="ListParagraph"/>
              <w:keepNext/>
              <w:numPr>
                <w:ilvl w:val="0"/>
                <w:numId w:val="16"/>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20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03" w14:textId="0397C177" w:rsidR="00D07066" w:rsidRPr="00877B2C" w:rsidRDefault="00067E04" w:rsidP="00067E04">
            <w:pPr>
              <w:jc w:val="center"/>
              <w:rPr>
                <w:rFonts w:asciiTheme="minorHAnsi" w:hAnsiTheme="minorHAnsi"/>
                <w:sz w:val="18"/>
                <w:szCs w:val="18"/>
              </w:rPr>
            </w:pPr>
            <w:r>
              <w:rPr>
                <w:rFonts w:asciiTheme="minorHAnsi" w:hAnsiTheme="minorHAnsi"/>
                <w:sz w:val="18"/>
                <w:szCs w:val="18"/>
              </w:rPr>
              <w:t>10</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04" w14:textId="77777777" w:rsidR="00D07066" w:rsidRPr="00877B2C" w:rsidRDefault="00D07066" w:rsidP="002A3A30">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207"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06"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08" w14:textId="6894C4B3"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A6143F" w14:paraId="6DBDC13D" w14:textId="77777777" w:rsidTr="00494FDB">
        <w:trPr>
          <w:trHeight w:val="224"/>
        </w:trPr>
        <w:tc>
          <w:tcPr>
            <w:tcW w:w="11016" w:type="dxa"/>
            <w:gridSpan w:val="9"/>
          </w:tcPr>
          <w:p w14:paraId="5B7334CF" w14:textId="47C79A0D" w:rsidR="00A6143F" w:rsidRDefault="00A6143F" w:rsidP="00494FDB">
            <w:pPr>
              <w:rPr>
                <w:rFonts w:asciiTheme="minorHAnsi" w:hAnsiTheme="minorHAnsi"/>
                <w:sz w:val="18"/>
                <w:szCs w:val="18"/>
              </w:rPr>
            </w:pPr>
            <w:r>
              <w:rPr>
                <w:rFonts w:asciiTheme="minorHAnsi" w:hAnsiTheme="minorHAnsi"/>
                <w:b/>
                <w:bCs/>
                <w:szCs w:val="18"/>
              </w:rPr>
              <w:t>E. Duct System Design Details</w:t>
            </w:r>
          </w:p>
        </w:tc>
      </w:tr>
      <w:tr w:rsidR="00A6143F" w14:paraId="6D9DBBB1" w14:textId="77777777" w:rsidTr="00494FDB">
        <w:trPr>
          <w:trHeight w:val="224"/>
        </w:trPr>
        <w:tc>
          <w:tcPr>
            <w:tcW w:w="1278" w:type="dxa"/>
          </w:tcPr>
          <w:p w14:paraId="23AB2B69" w14:textId="77777777" w:rsidR="00A6143F" w:rsidRDefault="00A6143F" w:rsidP="00494FDB">
            <w:pPr>
              <w:jc w:val="center"/>
              <w:rPr>
                <w:rFonts w:asciiTheme="minorHAnsi" w:hAnsiTheme="minorHAnsi"/>
                <w:sz w:val="18"/>
                <w:szCs w:val="18"/>
              </w:rPr>
            </w:pPr>
            <w:r>
              <w:rPr>
                <w:rFonts w:asciiTheme="minorHAnsi" w:hAnsiTheme="minorHAnsi"/>
                <w:sz w:val="18"/>
                <w:szCs w:val="18"/>
              </w:rPr>
              <w:t>01</w:t>
            </w:r>
          </w:p>
        </w:tc>
        <w:tc>
          <w:tcPr>
            <w:tcW w:w="990" w:type="dxa"/>
          </w:tcPr>
          <w:p w14:paraId="78AD247F" w14:textId="77777777" w:rsidR="00A6143F" w:rsidRDefault="00A6143F" w:rsidP="00494FDB">
            <w:pPr>
              <w:jc w:val="center"/>
              <w:rPr>
                <w:rFonts w:asciiTheme="minorHAnsi" w:hAnsiTheme="minorHAnsi"/>
                <w:sz w:val="18"/>
                <w:szCs w:val="18"/>
              </w:rPr>
            </w:pPr>
            <w:r>
              <w:rPr>
                <w:rFonts w:asciiTheme="minorHAnsi" w:hAnsiTheme="minorHAnsi"/>
                <w:sz w:val="18"/>
                <w:szCs w:val="18"/>
              </w:rPr>
              <w:t>02</w:t>
            </w:r>
          </w:p>
        </w:tc>
        <w:tc>
          <w:tcPr>
            <w:tcW w:w="810" w:type="dxa"/>
          </w:tcPr>
          <w:p w14:paraId="255E15AC" w14:textId="77777777" w:rsidR="00A6143F" w:rsidRDefault="00A6143F" w:rsidP="00494FDB">
            <w:pPr>
              <w:jc w:val="center"/>
              <w:rPr>
                <w:rFonts w:asciiTheme="minorHAnsi" w:hAnsiTheme="minorHAnsi"/>
                <w:sz w:val="18"/>
                <w:szCs w:val="18"/>
              </w:rPr>
            </w:pPr>
            <w:r>
              <w:rPr>
                <w:rFonts w:asciiTheme="minorHAnsi" w:hAnsiTheme="minorHAnsi"/>
                <w:sz w:val="18"/>
                <w:szCs w:val="18"/>
              </w:rPr>
              <w:t>03</w:t>
            </w:r>
          </w:p>
        </w:tc>
        <w:tc>
          <w:tcPr>
            <w:tcW w:w="720" w:type="dxa"/>
          </w:tcPr>
          <w:p w14:paraId="257232F0" w14:textId="77777777" w:rsidR="00A6143F" w:rsidRDefault="00A6143F" w:rsidP="00494FDB">
            <w:pPr>
              <w:jc w:val="center"/>
              <w:rPr>
                <w:rFonts w:asciiTheme="minorHAnsi" w:hAnsiTheme="minorHAnsi"/>
                <w:sz w:val="18"/>
                <w:szCs w:val="18"/>
              </w:rPr>
            </w:pPr>
            <w:r>
              <w:rPr>
                <w:rFonts w:asciiTheme="minorHAnsi" w:hAnsiTheme="minorHAnsi"/>
                <w:sz w:val="18"/>
                <w:szCs w:val="18"/>
              </w:rPr>
              <w:t>04</w:t>
            </w:r>
          </w:p>
        </w:tc>
        <w:tc>
          <w:tcPr>
            <w:tcW w:w="1350" w:type="dxa"/>
          </w:tcPr>
          <w:p w14:paraId="2918F7A8" w14:textId="77777777" w:rsidR="00A6143F" w:rsidRDefault="00A6143F" w:rsidP="00494FDB">
            <w:pPr>
              <w:jc w:val="center"/>
              <w:rPr>
                <w:rFonts w:asciiTheme="minorHAnsi" w:hAnsiTheme="minorHAnsi"/>
                <w:sz w:val="18"/>
                <w:szCs w:val="18"/>
              </w:rPr>
            </w:pPr>
            <w:r>
              <w:rPr>
                <w:rFonts w:asciiTheme="minorHAnsi" w:hAnsiTheme="minorHAnsi"/>
                <w:sz w:val="18"/>
                <w:szCs w:val="18"/>
              </w:rPr>
              <w:t>05</w:t>
            </w:r>
          </w:p>
        </w:tc>
        <w:tc>
          <w:tcPr>
            <w:tcW w:w="1350" w:type="dxa"/>
          </w:tcPr>
          <w:p w14:paraId="3DE1B309" w14:textId="77777777" w:rsidR="00A6143F" w:rsidRDefault="00A6143F" w:rsidP="00494FDB">
            <w:pPr>
              <w:jc w:val="center"/>
              <w:rPr>
                <w:rFonts w:asciiTheme="minorHAnsi" w:hAnsiTheme="minorHAnsi"/>
                <w:sz w:val="18"/>
                <w:szCs w:val="18"/>
              </w:rPr>
            </w:pPr>
            <w:r>
              <w:rPr>
                <w:rFonts w:asciiTheme="minorHAnsi" w:hAnsiTheme="minorHAnsi"/>
                <w:sz w:val="18"/>
                <w:szCs w:val="18"/>
              </w:rPr>
              <w:t>06</w:t>
            </w:r>
          </w:p>
        </w:tc>
        <w:tc>
          <w:tcPr>
            <w:tcW w:w="1350" w:type="dxa"/>
          </w:tcPr>
          <w:p w14:paraId="169E334B" w14:textId="77777777" w:rsidR="00A6143F" w:rsidRDefault="00A6143F" w:rsidP="00494FDB">
            <w:pPr>
              <w:jc w:val="center"/>
              <w:rPr>
                <w:rFonts w:asciiTheme="minorHAnsi" w:hAnsiTheme="minorHAnsi"/>
                <w:sz w:val="18"/>
                <w:szCs w:val="18"/>
              </w:rPr>
            </w:pPr>
            <w:r>
              <w:rPr>
                <w:rFonts w:asciiTheme="minorHAnsi" w:hAnsiTheme="minorHAnsi"/>
                <w:sz w:val="18"/>
                <w:szCs w:val="18"/>
              </w:rPr>
              <w:t>07</w:t>
            </w:r>
          </w:p>
        </w:tc>
        <w:tc>
          <w:tcPr>
            <w:tcW w:w="1800" w:type="dxa"/>
          </w:tcPr>
          <w:p w14:paraId="4E22819D" w14:textId="77777777" w:rsidR="00A6143F" w:rsidRDefault="00A6143F" w:rsidP="00494FDB">
            <w:pPr>
              <w:jc w:val="center"/>
              <w:rPr>
                <w:rFonts w:asciiTheme="minorHAnsi" w:hAnsiTheme="minorHAnsi"/>
                <w:sz w:val="18"/>
                <w:szCs w:val="18"/>
              </w:rPr>
            </w:pPr>
            <w:r>
              <w:rPr>
                <w:rFonts w:asciiTheme="minorHAnsi" w:hAnsiTheme="minorHAnsi"/>
                <w:sz w:val="18"/>
                <w:szCs w:val="18"/>
              </w:rPr>
              <w:t>08</w:t>
            </w:r>
          </w:p>
        </w:tc>
        <w:tc>
          <w:tcPr>
            <w:tcW w:w="1368" w:type="dxa"/>
          </w:tcPr>
          <w:p w14:paraId="1CD334CF" w14:textId="77777777" w:rsidR="00A6143F" w:rsidRDefault="00A6143F" w:rsidP="00494FDB">
            <w:pPr>
              <w:jc w:val="center"/>
              <w:rPr>
                <w:rFonts w:asciiTheme="minorHAnsi" w:hAnsiTheme="minorHAnsi"/>
                <w:sz w:val="18"/>
                <w:szCs w:val="18"/>
              </w:rPr>
            </w:pPr>
            <w:r>
              <w:rPr>
                <w:rFonts w:asciiTheme="minorHAnsi" w:hAnsiTheme="minorHAnsi"/>
                <w:sz w:val="18"/>
                <w:szCs w:val="18"/>
              </w:rPr>
              <w:t>09</w:t>
            </w:r>
          </w:p>
        </w:tc>
      </w:tr>
      <w:tr w:rsidR="00A6143F" w14:paraId="4D5D58C6" w14:textId="77777777" w:rsidTr="00494FDB">
        <w:trPr>
          <w:trHeight w:val="494"/>
        </w:trPr>
        <w:tc>
          <w:tcPr>
            <w:tcW w:w="1278" w:type="dxa"/>
            <w:vAlign w:val="bottom"/>
          </w:tcPr>
          <w:p w14:paraId="573674FA" w14:textId="77777777" w:rsidR="00A6143F" w:rsidRDefault="00A6143F" w:rsidP="00494FDB">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5F328870" w14:textId="77777777" w:rsidR="00A6143F" w:rsidRDefault="00A6143F" w:rsidP="00494FDB">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30A926ED" w14:textId="77777777" w:rsidR="00A6143F" w:rsidRDefault="00A6143F" w:rsidP="00494FDB">
            <w:pPr>
              <w:jc w:val="center"/>
              <w:rPr>
                <w:rFonts w:asciiTheme="minorHAnsi" w:hAnsiTheme="minorHAnsi"/>
                <w:sz w:val="18"/>
                <w:szCs w:val="18"/>
              </w:rPr>
            </w:pPr>
            <w:r>
              <w:rPr>
                <w:rFonts w:asciiTheme="minorHAnsi" w:hAnsiTheme="minorHAnsi"/>
                <w:sz w:val="18"/>
                <w:szCs w:val="18"/>
              </w:rPr>
              <w:t xml:space="preserve">Duct </w:t>
            </w:r>
          </w:p>
          <w:p w14:paraId="64471DB3" w14:textId="77777777" w:rsidR="00A6143F" w:rsidRDefault="00A6143F" w:rsidP="00494FDB">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174B406F" w14:textId="77777777" w:rsidR="00A6143F" w:rsidRDefault="00A6143F" w:rsidP="00494FDB">
            <w:pPr>
              <w:jc w:val="center"/>
              <w:rPr>
                <w:rFonts w:asciiTheme="minorHAnsi" w:hAnsiTheme="minorHAnsi"/>
                <w:sz w:val="18"/>
                <w:szCs w:val="18"/>
              </w:rPr>
            </w:pPr>
            <w:r>
              <w:rPr>
                <w:rFonts w:asciiTheme="minorHAnsi" w:hAnsiTheme="minorHAnsi"/>
                <w:sz w:val="18"/>
                <w:szCs w:val="18"/>
              </w:rPr>
              <w:t>Length</w:t>
            </w:r>
          </w:p>
          <w:p w14:paraId="3CF3A516" w14:textId="77777777" w:rsidR="00A6143F" w:rsidRDefault="00A6143F" w:rsidP="00494FDB">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6A1110C3"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2BBCE587"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08BE39F9"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04C2B557" w14:textId="77777777" w:rsidR="00A6143F" w:rsidRDefault="00A6143F" w:rsidP="00494FDB">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3CB380B4" w14:textId="77777777" w:rsidR="00A6143F" w:rsidRDefault="00A6143F" w:rsidP="00494FDB">
            <w:pPr>
              <w:jc w:val="center"/>
              <w:rPr>
                <w:rFonts w:asciiTheme="minorHAnsi" w:hAnsiTheme="minorHAnsi"/>
                <w:sz w:val="18"/>
                <w:szCs w:val="18"/>
              </w:rPr>
            </w:pPr>
            <w:r>
              <w:rPr>
                <w:rFonts w:asciiTheme="minorHAnsi" w:hAnsiTheme="minorHAnsi"/>
                <w:sz w:val="18"/>
                <w:szCs w:val="18"/>
              </w:rPr>
              <w:t>Duct Burial Level</w:t>
            </w:r>
          </w:p>
        </w:tc>
      </w:tr>
      <w:tr w:rsidR="00A6143F" w14:paraId="02E072D7" w14:textId="77777777" w:rsidTr="00494FDB">
        <w:tc>
          <w:tcPr>
            <w:tcW w:w="1278" w:type="dxa"/>
          </w:tcPr>
          <w:p w14:paraId="1123868A" w14:textId="77777777" w:rsidR="00A6143F" w:rsidRDefault="00A6143F" w:rsidP="00494FDB">
            <w:pPr>
              <w:rPr>
                <w:rFonts w:asciiTheme="minorHAnsi" w:hAnsiTheme="minorHAnsi"/>
                <w:sz w:val="18"/>
                <w:szCs w:val="18"/>
              </w:rPr>
            </w:pPr>
          </w:p>
        </w:tc>
        <w:tc>
          <w:tcPr>
            <w:tcW w:w="990" w:type="dxa"/>
          </w:tcPr>
          <w:p w14:paraId="1AED111C" w14:textId="77777777" w:rsidR="00A6143F" w:rsidRDefault="00A6143F" w:rsidP="00494FDB">
            <w:pPr>
              <w:rPr>
                <w:rFonts w:asciiTheme="minorHAnsi" w:hAnsiTheme="minorHAnsi"/>
                <w:sz w:val="18"/>
                <w:szCs w:val="18"/>
              </w:rPr>
            </w:pPr>
          </w:p>
        </w:tc>
        <w:tc>
          <w:tcPr>
            <w:tcW w:w="810" w:type="dxa"/>
          </w:tcPr>
          <w:p w14:paraId="13B622C3" w14:textId="77777777" w:rsidR="00A6143F" w:rsidRDefault="00A6143F" w:rsidP="00494FDB">
            <w:pPr>
              <w:rPr>
                <w:rFonts w:asciiTheme="minorHAnsi" w:hAnsiTheme="minorHAnsi"/>
                <w:sz w:val="18"/>
                <w:szCs w:val="18"/>
              </w:rPr>
            </w:pPr>
          </w:p>
        </w:tc>
        <w:tc>
          <w:tcPr>
            <w:tcW w:w="720" w:type="dxa"/>
          </w:tcPr>
          <w:p w14:paraId="4D60402C" w14:textId="77777777" w:rsidR="00A6143F" w:rsidRDefault="00A6143F" w:rsidP="00494FDB">
            <w:pPr>
              <w:rPr>
                <w:rFonts w:asciiTheme="minorHAnsi" w:hAnsiTheme="minorHAnsi"/>
                <w:sz w:val="18"/>
                <w:szCs w:val="18"/>
              </w:rPr>
            </w:pPr>
          </w:p>
        </w:tc>
        <w:tc>
          <w:tcPr>
            <w:tcW w:w="1350" w:type="dxa"/>
          </w:tcPr>
          <w:p w14:paraId="008AADB5" w14:textId="77777777" w:rsidR="00A6143F" w:rsidRDefault="00A6143F" w:rsidP="00494FDB">
            <w:pPr>
              <w:rPr>
                <w:rFonts w:asciiTheme="minorHAnsi" w:hAnsiTheme="minorHAnsi"/>
                <w:sz w:val="18"/>
                <w:szCs w:val="18"/>
              </w:rPr>
            </w:pPr>
          </w:p>
        </w:tc>
        <w:tc>
          <w:tcPr>
            <w:tcW w:w="1350" w:type="dxa"/>
          </w:tcPr>
          <w:p w14:paraId="6336A46F" w14:textId="77777777" w:rsidR="00A6143F" w:rsidRDefault="00A6143F" w:rsidP="00494FDB">
            <w:pPr>
              <w:rPr>
                <w:rFonts w:asciiTheme="minorHAnsi" w:hAnsiTheme="minorHAnsi"/>
                <w:sz w:val="18"/>
                <w:szCs w:val="18"/>
              </w:rPr>
            </w:pPr>
          </w:p>
        </w:tc>
        <w:tc>
          <w:tcPr>
            <w:tcW w:w="1350" w:type="dxa"/>
          </w:tcPr>
          <w:p w14:paraId="424F328F" w14:textId="77777777" w:rsidR="00A6143F" w:rsidRDefault="00A6143F" w:rsidP="00494FDB">
            <w:pPr>
              <w:rPr>
                <w:rFonts w:asciiTheme="minorHAnsi" w:hAnsiTheme="minorHAnsi"/>
                <w:sz w:val="18"/>
                <w:szCs w:val="18"/>
              </w:rPr>
            </w:pPr>
          </w:p>
        </w:tc>
        <w:tc>
          <w:tcPr>
            <w:tcW w:w="1800" w:type="dxa"/>
          </w:tcPr>
          <w:p w14:paraId="73535D08" w14:textId="77777777" w:rsidR="00A6143F" w:rsidRDefault="00A6143F" w:rsidP="00494FDB">
            <w:pPr>
              <w:rPr>
                <w:rFonts w:asciiTheme="minorHAnsi" w:hAnsiTheme="minorHAnsi"/>
                <w:sz w:val="18"/>
                <w:szCs w:val="18"/>
              </w:rPr>
            </w:pPr>
          </w:p>
        </w:tc>
        <w:tc>
          <w:tcPr>
            <w:tcW w:w="1368" w:type="dxa"/>
          </w:tcPr>
          <w:p w14:paraId="6024E7E0" w14:textId="77777777" w:rsidR="00A6143F" w:rsidRDefault="00A6143F" w:rsidP="00494FDB">
            <w:pPr>
              <w:rPr>
                <w:rFonts w:asciiTheme="minorHAnsi" w:hAnsiTheme="minorHAnsi"/>
                <w:sz w:val="18"/>
                <w:szCs w:val="18"/>
              </w:rPr>
            </w:pPr>
          </w:p>
        </w:tc>
      </w:tr>
      <w:tr w:rsidR="00A6143F" w14:paraId="6ED67606" w14:textId="77777777" w:rsidTr="00494FDB">
        <w:tc>
          <w:tcPr>
            <w:tcW w:w="1278" w:type="dxa"/>
          </w:tcPr>
          <w:p w14:paraId="77A25C3F" w14:textId="77777777" w:rsidR="00A6143F" w:rsidRDefault="00A6143F" w:rsidP="00494FDB">
            <w:pPr>
              <w:rPr>
                <w:rFonts w:asciiTheme="minorHAnsi" w:hAnsiTheme="minorHAnsi"/>
                <w:sz w:val="18"/>
                <w:szCs w:val="18"/>
              </w:rPr>
            </w:pPr>
          </w:p>
        </w:tc>
        <w:tc>
          <w:tcPr>
            <w:tcW w:w="990" w:type="dxa"/>
          </w:tcPr>
          <w:p w14:paraId="2AB9DB4B" w14:textId="77777777" w:rsidR="00A6143F" w:rsidRDefault="00A6143F" w:rsidP="00494FDB">
            <w:pPr>
              <w:rPr>
                <w:rFonts w:asciiTheme="minorHAnsi" w:hAnsiTheme="minorHAnsi"/>
                <w:sz w:val="18"/>
                <w:szCs w:val="18"/>
              </w:rPr>
            </w:pPr>
          </w:p>
        </w:tc>
        <w:tc>
          <w:tcPr>
            <w:tcW w:w="810" w:type="dxa"/>
          </w:tcPr>
          <w:p w14:paraId="371EA723" w14:textId="77777777" w:rsidR="00A6143F" w:rsidRDefault="00A6143F" w:rsidP="00494FDB">
            <w:pPr>
              <w:rPr>
                <w:rFonts w:asciiTheme="minorHAnsi" w:hAnsiTheme="minorHAnsi"/>
                <w:sz w:val="18"/>
                <w:szCs w:val="18"/>
              </w:rPr>
            </w:pPr>
          </w:p>
        </w:tc>
        <w:tc>
          <w:tcPr>
            <w:tcW w:w="720" w:type="dxa"/>
          </w:tcPr>
          <w:p w14:paraId="2DFEA9DB" w14:textId="77777777" w:rsidR="00A6143F" w:rsidRDefault="00A6143F" w:rsidP="00494FDB">
            <w:pPr>
              <w:rPr>
                <w:rFonts w:asciiTheme="minorHAnsi" w:hAnsiTheme="minorHAnsi"/>
                <w:sz w:val="18"/>
                <w:szCs w:val="18"/>
              </w:rPr>
            </w:pPr>
          </w:p>
        </w:tc>
        <w:tc>
          <w:tcPr>
            <w:tcW w:w="1350" w:type="dxa"/>
          </w:tcPr>
          <w:p w14:paraId="1DC6FC9E" w14:textId="77777777" w:rsidR="00A6143F" w:rsidRDefault="00A6143F" w:rsidP="00494FDB">
            <w:pPr>
              <w:rPr>
                <w:rFonts w:asciiTheme="minorHAnsi" w:hAnsiTheme="minorHAnsi"/>
                <w:sz w:val="18"/>
                <w:szCs w:val="18"/>
              </w:rPr>
            </w:pPr>
          </w:p>
        </w:tc>
        <w:tc>
          <w:tcPr>
            <w:tcW w:w="1350" w:type="dxa"/>
          </w:tcPr>
          <w:p w14:paraId="75D60CDE" w14:textId="77777777" w:rsidR="00A6143F" w:rsidRDefault="00A6143F" w:rsidP="00494FDB">
            <w:pPr>
              <w:rPr>
                <w:rFonts w:asciiTheme="minorHAnsi" w:hAnsiTheme="minorHAnsi"/>
                <w:sz w:val="18"/>
                <w:szCs w:val="18"/>
              </w:rPr>
            </w:pPr>
          </w:p>
        </w:tc>
        <w:tc>
          <w:tcPr>
            <w:tcW w:w="1350" w:type="dxa"/>
          </w:tcPr>
          <w:p w14:paraId="2FB887D3" w14:textId="77777777" w:rsidR="00A6143F" w:rsidRDefault="00A6143F" w:rsidP="00494FDB">
            <w:pPr>
              <w:rPr>
                <w:rFonts w:asciiTheme="minorHAnsi" w:hAnsiTheme="minorHAnsi"/>
                <w:sz w:val="18"/>
                <w:szCs w:val="18"/>
              </w:rPr>
            </w:pPr>
          </w:p>
        </w:tc>
        <w:tc>
          <w:tcPr>
            <w:tcW w:w="1800" w:type="dxa"/>
          </w:tcPr>
          <w:p w14:paraId="553F8823" w14:textId="77777777" w:rsidR="00A6143F" w:rsidRDefault="00A6143F" w:rsidP="00494FDB">
            <w:pPr>
              <w:rPr>
                <w:rFonts w:asciiTheme="minorHAnsi" w:hAnsiTheme="minorHAnsi"/>
                <w:sz w:val="18"/>
                <w:szCs w:val="18"/>
              </w:rPr>
            </w:pPr>
          </w:p>
        </w:tc>
        <w:tc>
          <w:tcPr>
            <w:tcW w:w="1368" w:type="dxa"/>
          </w:tcPr>
          <w:p w14:paraId="0156826E" w14:textId="77777777" w:rsidR="00A6143F" w:rsidRDefault="00A6143F" w:rsidP="00494FDB">
            <w:pPr>
              <w:rPr>
                <w:rFonts w:asciiTheme="minorHAnsi" w:hAnsiTheme="minorHAnsi"/>
                <w:sz w:val="18"/>
                <w:szCs w:val="18"/>
              </w:rPr>
            </w:pPr>
          </w:p>
        </w:tc>
      </w:tr>
    </w:tbl>
    <w:p w14:paraId="6D27570F" w14:textId="77777777" w:rsidR="00A6143F" w:rsidRDefault="00A6143F"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ook w:val="04A0" w:firstRow="1" w:lastRow="0" w:firstColumn="1" w:lastColumn="0" w:noHBand="0" w:noVBand="1"/>
      </w:tblPr>
      <w:tblGrid>
        <w:gridCol w:w="399"/>
        <w:gridCol w:w="10617"/>
      </w:tblGrid>
      <w:tr w:rsidR="003E6702" w14:paraId="46504B1D" w14:textId="77777777" w:rsidTr="003E6702">
        <w:tc>
          <w:tcPr>
            <w:tcW w:w="11016" w:type="dxa"/>
            <w:gridSpan w:val="2"/>
          </w:tcPr>
          <w:p w14:paraId="2136971F" w14:textId="4F6DD0B2" w:rsidR="003E6702" w:rsidRPr="00566DA0" w:rsidRDefault="00A6143F"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t>F</w:t>
            </w:r>
            <w:r w:rsidR="003E6702">
              <w:rPr>
                <w:rFonts w:asciiTheme="minorHAnsi" w:hAnsiTheme="minorHAnsi"/>
                <w:b/>
                <w:bCs/>
                <w:szCs w:val="18"/>
              </w:rPr>
              <w:t>. Determination of HERS Verification Compliance</w:t>
            </w:r>
          </w:p>
        </w:tc>
      </w:tr>
      <w:tr w:rsidR="003E6702" w14:paraId="71D3C327" w14:textId="77777777" w:rsidTr="003E6702">
        <w:tc>
          <w:tcPr>
            <w:tcW w:w="11016" w:type="dxa"/>
            <w:gridSpan w:val="2"/>
          </w:tcPr>
          <w:p w14:paraId="115E82FC" w14:textId="7D167EEA"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All applicable sections of this document shall indicate compliance with the specified verification protocol requirements in order for this Certificate of Verification as a whole to be determined to be in compliance.</w:t>
            </w:r>
          </w:p>
        </w:tc>
      </w:tr>
      <w:tr w:rsidR="003E6702" w14:paraId="6EC6121F" w14:textId="77777777" w:rsidTr="00566DA0">
        <w:tc>
          <w:tcPr>
            <w:tcW w:w="378" w:type="dxa"/>
          </w:tcPr>
          <w:p w14:paraId="38699150" w14:textId="44F87943" w:rsidR="003E6702" w:rsidRPr="003E6702" w:rsidRDefault="003E6702" w:rsidP="00566DA0">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t>01</w:t>
            </w:r>
          </w:p>
        </w:tc>
        <w:tc>
          <w:tcPr>
            <w:tcW w:w="10638" w:type="dxa"/>
          </w:tcPr>
          <w:p w14:paraId="63F2A58E" w14:textId="74E60C0F"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p>
        </w:tc>
      </w:tr>
    </w:tbl>
    <w:p w14:paraId="44F4C65E" w14:textId="69310A51" w:rsidR="00590C0B" w:rsidRDefault="00590C0B">
      <w:pPr>
        <w:rPr>
          <w:rFonts w:asciiTheme="minorHAnsi" w:hAnsiTheme="minorHAnsi"/>
          <w:sz w:val="18"/>
          <w:szCs w:val="18"/>
        </w:rPr>
      </w:pPr>
    </w:p>
    <w:p w14:paraId="7758F209" w14:textId="7279C7D9" w:rsidR="00906E56" w:rsidRDefault="00906E56">
      <w:pPr>
        <w:rPr>
          <w:rFonts w:asciiTheme="minorHAnsi" w:hAnsiTheme="minorHAnsi"/>
          <w:sz w:val="18"/>
          <w:szCs w:val="18"/>
        </w:rPr>
      </w:pPr>
      <w:r>
        <w:rPr>
          <w:rFonts w:asciiTheme="minorHAnsi" w:hAnsiTheme="minorHAnsi"/>
          <w:sz w:val="18"/>
          <w:szCs w:val="18"/>
        </w:rPr>
        <w:br w:type="page"/>
      </w:r>
    </w:p>
    <w:p w14:paraId="7758F239" w14:textId="77777777" w:rsidR="00E6616C" w:rsidRPr="005369B5" w:rsidRDefault="00E6616C" w:rsidP="000B4491">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
          <w:bCs/>
          <w:i/>
          <w:caps/>
          <w:sz w:val="18"/>
          <w:szCs w:val="18"/>
          <w:u w:val="single"/>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737D61" w:rsidRPr="00753D05" w14:paraId="22792F06"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4ED6646"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t>Documentation Author's Declaration Statement</w:t>
            </w:r>
          </w:p>
        </w:tc>
      </w:tr>
      <w:tr w:rsidR="00737D61" w:rsidRPr="00753D05" w14:paraId="0F408836"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E0DB75F" w14:textId="77777777" w:rsidR="00737D61" w:rsidRPr="00753D05" w:rsidRDefault="00737D61" w:rsidP="00737D61">
            <w:pPr>
              <w:numPr>
                <w:ilvl w:val="0"/>
                <w:numId w:val="23"/>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737D61" w:rsidRPr="00753D05" w14:paraId="06CE29A0"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39B64B25"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16DA7E1"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737D61" w:rsidRPr="00753D05" w14:paraId="3318C731"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2E1F8C29"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B50BABE"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737D61" w:rsidRPr="00753D05" w14:paraId="2C914B9F"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589E772B"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24E9AB1"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737D61" w:rsidRPr="00753D05" w14:paraId="01ECB4AB"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5D0EEC00"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2080A2A7" w14:textId="77777777" w:rsidR="00737D61" w:rsidRPr="00753D05" w:rsidRDefault="00737D61" w:rsidP="00CE206F">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737D61" w:rsidRPr="00753D05" w14:paraId="35EEB37A" w14:textId="77777777" w:rsidTr="00CE206F">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0DBA8FC"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737D61" w:rsidRPr="00753D05" w14:paraId="006C4A12" w14:textId="77777777" w:rsidTr="00CE206F">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1681754" w14:textId="77777777" w:rsidR="00737D61" w:rsidRPr="00753D05" w:rsidRDefault="00737D61" w:rsidP="00CB2EF0">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3153BA59"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7420B116"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25368125"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7052E80"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5CD5B7F8"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0DFF8C46" w14:textId="77777777" w:rsidR="00737D61" w:rsidRPr="00753D05" w:rsidRDefault="00737D61" w:rsidP="00CB2EF0">
            <w:pPr>
              <w:numPr>
                <w:ilvl w:val="0"/>
                <w:numId w:val="24"/>
              </w:numPr>
              <w:ind w:left="872"/>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753D05">
              <w:rPr>
                <w:rFonts w:asciiTheme="minorHAnsi" w:hAnsiTheme="minorHAnsi" w:cstheme="minorHAnsi"/>
              </w:rPr>
              <w:t>.</w:t>
            </w:r>
          </w:p>
          <w:bookmarkEnd w:id="0"/>
          <w:bookmarkEnd w:id="1"/>
          <w:p w14:paraId="1FB5117A" w14:textId="77777777" w:rsidR="00737D61" w:rsidRPr="00753D05" w:rsidRDefault="00737D61" w:rsidP="00CE206F">
            <w:pPr>
              <w:spacing w:after="200" w:line="276" w:lineRule="auto"/>
              <w:contextualSpacing/>
              <w:rPr>
                <w:rFonts w:asciiTheme="minorHAnsi" w:eastAsiaTheme="minorEastAsia" w:hAnsiTheme="minorHAnsi" w:cstheme="minorBidi"/>
                <w:sz w:val="18"/>
                <w:szCs w:val="18"/>
              </w:rPr>
            </w:pPr>
          </w:p>
        </w:tc>
      </w:tr>
      <w:tr w:rsidR="00737D61" w:rsidRPr="00753D05" w14:paraId="3332D881" w14:textId="77777777" w:rsidTr="00CE206F">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562325C"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737D61" w:rsidRPr="00753D05" w14:paraId="1D39054B"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0A88D14"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737D61" w:rsidRPr="00753D05" w14:paraId="7AB71B73" w14:textId="77777777" w:rsidTr="00CE206F">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F8CDD99" w14:textId="77777777" w:rsidR="00737D61" w:rsidRPr="00753D05" w:rsidRDefault="00737D61" w:rsidP="00CE206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A1DF7C5" w14:textId="77777777" w:rsidR="00737D61" w:rsidRPr="00753D05" w:rsidRDefault="00737D61" w:rsidP="00CE206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737D61" w:rsidRPr="00753D05" w14:paraId="2188DB00"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DA517A4" w14:textId="77777777" w:rsidR="00737D61" w:rsidRPr="00753D05" w:rsidRDefault="00737D6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737D61" w:rsidRPr="00753D05" w14:paraId="62F6E4DC"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A466279"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193C7CC6"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8B6FFA"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40539E91" w14:textId="77777777" w:rsidR="00737D61" w:rsidRPr="00753D05" w:rsidRDefault="00737D61" w:rsidP="00CE206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737D61" w:rsidRPr="00753D05" w14:paraId="5FB1281C"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B6B100" w14:textId="77777777" w:rsidR="00737D61" w:rsidRPr="00753D05" w:rsidRDefault="00737D6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737D61" w:rsidRPr="00753D05" w14:paraId="6A41493E"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5CB595" w14:textId="77777777" w:rsidR="00737D61" w:rsidRPr="00753D05" w:rsidRDefault="00737D6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41AECED3" w14:textId="77777777" w:rsidR="00737D61" w:rsidRPr="00753D05" w:rsidRDefault="00737D61" w:rsidP="00CE206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737D61" w:rsidRPr="00753D05" w14:paraId="34FF31BC"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A3D27F"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CF3F75"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21C245DF"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737D61" w:rsidRPr="00753D05" w14:paraId="1F3B3720"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23DC34"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C387BE" w14:textId="77777777" w:rsidR="00737D61" w:rsidRPr="00753D05" w:rsidRDefault="00737D61" w:rsidP="00CE206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7758F23A" w14:textId="77777777" w:rsidR="001114AE" w:rsidRDefault="001114AE" w:rsidP="003044D3">
      <w:pPr>
        <w:rPr>
          <w:rFonts w:asciiTheme="minorHAnsi" w:hAnsiTheme="minorHAnsi"/>
          <w:b/>
          <w:sz w:val="18"/>
          <w:szCs w:val="18"/>
        </w:rPr>
        <w:sectPr w:rsidR="001114AE" w:rsidSect="00566DA0">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7758F23B" w14:textId="50C12D2E" w:rsidR="000C09F1" w:rsidRPr="00F70B2C" w:rsidRDefault="00A620C9"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Pr>
          <w:rFonts w:asciiTheme="minorHAnsi" w:hAnsiTheme="minorHAnsi"/>
          <w:b/>
          <w:szCs w:val="18"/>
        </w:rPr>
        <w:lastRenderedPageBreak/>
        <w:t>LMCV</w:t>
      </w:r>
      <w:r w:rsidR="00442222">
        <w:rPr>
          <w:rFonts w:asciiTheme="minorHAnsi" w:hAnsiTheme="minorHAnsi"/>
          <w:b/>
          <w:szCs w:val="18"/>
        </w:rPr>
        <w:t>-MCH-29-H User Instructions</w:t>
      </w:r>
    </w:p>
    <w:p w14:paraId="7758F23C" w14:textId="5247C1EB" w:rsidR="00F414A2" w:rsidRPr="00877B2C" w:rsidRDefault="00F414A2" w:rsidP="00F02F9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caps/>
          <w:sz w:val="18"/>
          <w:szCs w:val="18"/>
        </w:rPr>
      </w:pPr>
    </w:p>
    <w:p w14:paraId="0D8DF1C5" w14:textId="77777777" w:rsidR="00BD4D09" w:rsidRPr="00EB7C97" w:rsidRDefault="00442222" w:rsidP="00EB7C97">
      <w:pPr>
        <w:rPr>
          <w:rFonts w:ascii="Calibri" w:hAnsi="Calibri"/>
          <w:i/>
        </w:rPr>
      </w:pPr>
      <w:r w:rsidRPr="00A80136">
        <w:rPr>
          <w:rFonts w:asciiTheme="minorHAnsi" w:hAnsiTheme="minorHAnsi"/>
          <w:b/>
        </w:rPr>
        <w:t>Section A. Duct System Information</w:t>
      </w:r>
      <w:r w:rsidDel="00442222">
        <w:rPr>
          <w:rFonts w:asciiTheme="minorHAnsi" w:hAnsiTheme="minorHAnsi"/>
          <w:b/>
          <w:caps/>
          <w:sz w:val="18"/>
        </w:rPr>
        <w:t xml:space="preserve"> </w:t>
      </w:r>
    </w:p>
    <w:p w14:paraId="7758F23E" w14:textId="1DEF1AD9" w:rsidR="00F414A2" w:rsidRPr="00CF117E" w:rsidRDefault="00F414A2" w:rsidP="0091009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 xml:space="preserve">This field is filled out automatically. It is referenced from the </w:t>
      </w:r>
      <w:r w:rsidR="00A620C9">
        <w:rPr>
          <w:rFonts w:ascii="Calibri" w:hAnsi="Calibri"/>
        </w:rPr>
        <w:t>LMCI</w:t>
      </w:r>
      <w:r w:rsidRPr="00CF117E">
        <w:rPr>
          <w:rFonts w:ascii="Calibri" w:hAnsi="Calibri"/>
        </w:rPr>
        <w:t>-MCH-</w:t>
      </w:r>
      <w:r w:rsidR="00866FF0">
        <w:rPr>
          <w:rFonts w:ascii="Calibri" w:hAnsi="Calibri"/>
        </w:rPr>
        <w:t>01</w:t>
      </w:r>
      <w:r w:rsidRPr="00CF117E">
        <w:rPr>
          <w:rFonts w:ascii="Calibri" w:hAnsi="Calibri"/>
        </w:rPr>
        <w:t>, which must be completed prior to this document.</w:t>
      </w:r>
    </w:p>
    <w:p w14:paraId="7758F23F" w14:textId="78E5C833" w:rsidR="00F414A2" w:rsidRPr="00E221C5" w:rsidRDefault="00F414A2" w:rsidP="0091009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w:t>
      </w:r>
      <w:r w:rsidR="00A620C9">
        <w:rPr>
          <w:rFonts w:ascii="Calibri" w:hAnsi="Calibri"/>
        </w:rPr>
        <w:t>LMCI</w:t>
      </w:r>
      <w:r w:rsidRPr="00CF117E">
        <w:rPr>
          <w:rFonts w:ascii="Calibri" w:hAnsi="Calibri"/>
        </w:rPr>
        <w:t>-MCH-</w:t>
      </w:r>
      <w:r w:rsidR="00866FF0">
        <w:rPr>
          <w:rFonts w:ascii="Calibri" w:hAnsi="Calibri"/>
        </w:rPr>
        <w:t>01</w:t>
      </w:r>
      <w:r w:rsidRPr="00CF117E">
        <w:rPr>
          <w:rFonts w:ascii="Calibri" w:hAnsi="Calibri"/>
        </w:rPr>
        <w:t>, which must be completed prior to this document.</w:t>
      </w:r>
    </w:p>
    <w:p w14:paraId="25DEF18E" w14:textId="223E56C6" w:rsidR="00E221C5" w:rsidRPr="00E221C5" w:rsidRDefault="00E221C5" w:rsidP="00E221C5">
      <w:pPr>
        <w:pStyle w:val="ListParagraph"/>
        <w:numPr>
          <w:ilvl w:val="0"/>
          <w:numId w:val="10"/>
        </w:numPr>
        <w:rPr>
          <w:rFonts w:ascii="Calibri" w:hAnsi="Calibri"/>
          <w:i/>
        </w:rPr>
      </w:pPr>
      <w:r w:rsidRPr="00E221C5">
        <w:rPr>
          <w:rFonts w:ascii="Calibri" w:hAnsi="Calibri"/>
          <w:i/>
        </w:rPr>
        <w:t xml:space="preserve">Indoor Unit Name: </w:t>
      </w:r>
      <w:r w:rsidRPr="00E221C5">
        <w:rPr>
          <w:rFonts w:ascii="Calibri" w:hAnsi="Calibri"/>
        </w:rPr>
        <w:t xml:space="preserve">This field is filled out automatically. It is referenced from the </w:t>
      </w:r>
      <w:r w:rsidR="00A620C9">
        <w:rPr>
          <w:rFonts w:ascii="Calibri" w:hAnsi="Calibri"/>
        </w:rPr>
        <w:t>LMCI</w:t>
      </w:r>
      <w:r w:rsidRPr="00E221C5">
        <w:rPr>
          <w:rFonts w:ascii="Calibri" w:hAnsi="Calibri"/>
        </w:rPr>
        <w:t>-MCH-01, which must be completed prior to this document.</w:t>
      </w:r>
    </w:p>
    <w:p w14:paraId="7758F240" w14:textId="57B03850"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Duct Surface Area Reduction and R-Value Compliance Credit: This field is auto filled from the </w:t>
      </w:r>
      <w:r w:rsidR="00A620C9">
        <w:rPr>
          <w:rFonts w:asciiTheme="minorHAnsi" w:hAnsiTheme="minorHAnsi"/>
          <w:szCs w:val="18"/>
        </w:rPr>
        <w:t>LMCI</w:t>
      </w:r>
      <w:r w:rsidR="008C4ABB">
        <w:rPr>
          <w:rFonts w:asciiTheme="minorHAnsi" w:hAnsiTheme="minorHAnsi"/>
          <w:szCs w:val="18"/>
        </w:rPr>
        <w:t>-MCH-29</w:t>
      </w:r>
      <w:r w:rsidRPr="00CF117E">
        <w:rPr>
          <w:rFonts w:asciiTheme="minorHAnsi" w:hAnsiTheme="minorHAnsi"/>
          <w:szCs w:val="18"/>
        </w:rPr>
        <w:t xml:space="preserve"> indicating if the credit is being used. If not, then </w:t>
      </w:r>
      <w:r w:rsidR="00F05C17">
        <w:rPr>
          <w:rFonts w:asciiTheme="minorHAnsi" w:hAnsiTheme="minorHAnsi"/>
          <w:szCs w:val="18"/>
        </w:rPr>
        <w:t>“</w:t>
      </w:r>
      <w:r w:rsidRPr="00CF117E">
        <w:rPr>
          <w:rFonts w:asciiTheme="minorHAnsi" w:hAnsiTheme="minorHAnsi"/>
          <w:szCs w:val="18"/>
        </w:rPr>
        <w:t>N/A</w:t>
      </w:r>
      <w:r w:rsidR="00F05C17">
        <w:rPr>
          <w:rFonts w:asciiTheme="minorHAnsi" w:hAnsiTheme="minorHAnsi"/>
          <w:szCs w:val="18"/>
        </w:rPr>
        <w:t>”</w:t>
      </w:r>
      <w:r w:rsidRPr="00CF117E">
        <w:rPr>
          <w:rFonts w:asciiTheme="minorHAnsi" w:hAnsiTheme="minorHAnsi"/>
          <w:szCs w:val="18"/>
        </w:rPr>
        <w:t xml:space="preserve"> will be displayed.</w:t>
      </w:r>
    </w:p>
    <w:p w14:paraId="7758F241" w14:textId="38AA4E1D"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Buried Ducts Compliance Credit: This filed is auto filled from the </w:t>
      </w:r>
      <w:r w:rsidR="00A620C9">
        <w:rPr>
          <w:rFonts w:asciiTheme="minorHAnsi" w:hAnsiTheme="minorHAnsi"/>
          <w:szCs w:val="18"/>
        </w:rPr>
        <w:t>LMCI</w:t>
      </w:r>
      <w:r w:rsidR="00866FF0">
        <w:rPr>
          <w:rFonts w:asciiTheme="minorHAnsi" w:hAnsiTheme="minorHAnsi"/>
          <w:szCs w:val="18"/>
        </w:rPr>
        <w:t>-MCH-29</w:t>
      </w:r>
      <w:r w:rsidRPr="00CF117E">
        <w:rPr>
          <w:rFonts w:asciiTheme="minorHAnsi" w:hAnsiTheme="minorHAnsi"/>
          <w:szCs w:val="18"/>
        </w:rPr>
        <w:t xml:space="preserve"> indicating if the credit is being used. If not, then “N/A” will be displayed.</w:t>
      </w:r>
    </w:p>
    <w:p w14:paraId="7758F242" w14:textId="3CCBC1A3"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auto filled from the </w:t>
      </w:r>
      <w:r w:rsidR="00A620C9">
        <w:rPr>
          <w:rFonts w:asciiTheme="minorHAnsi" w:hAnsiTheme="minorHAnsi"/>
          <w:szCs w:val="18"/>
        </w:rPr>
        <w:t>LMCI</w:t>
      </w:r>
      <w:r w:rsidR="00866FF0">
        <w:rPr>
          <w:rFonts w:asciiTheme="minorHAnsi" w:hAnsiTheme="minorHAnsi"/>
          <w:szCs w:val="18"/>
        </w:rPr>
        <w:t>-MCH-29</w:t>
      </w:r>
      <w:r w:rsidRPr="00CF117E">
        <w:rPr>
          <w:rFonts w:asciiTheme="minorHAnsi" w:hAnsiTheme="minorHAnsi"/>
          <w:szCs w:val="18"/>
        </w:rPr>
        <w:t xml:space="preserve"> indicating if the credit is being used. If not, then “N/A” will be displayed. </w:t>
      </w:r>
    </w:p>
    <w:p w14:paraId="7758F243" w14:textId="77777777" w:rsidR="00442222" w:rsidRPr="00A80136" w:rsidRDefault="00442222" w:rsidP="00F70B2C">
      <w:pPr>
        <w:rPr>
          <w:rFonts w:asciiTheme="minorHAnsi" w:hAnsiTheme="minorHAnsi"/>
          <w:b/>
        </w:rPr>
      </w:pPr>
    </w:p>
    <w:p w14:paraId="6F72A0A9" w14:textId="0938CA6F" w:rsidR="00442222" w:rsidRPr="00A80136" w:rsidRDefault="00442222" w:rsidP="00F70B2C">
      <w:pPr>
        <w:rPr>
          <w:rFonts w:asciiTheme="minorHAnsi" w:hAnsiTheme="minorHAnsi"/>
          <w:b/>
        </w:rPr>
      </w:pPr>
      <w:r w:rsidRPr="00A80136">
        <w:rPr>
          <w:rFonts w:asciiTheme="minorHAnsi" w:hAnsiTheme="minorHAnsi"/>
          <w:b/>
        </w:rPr>
        <w:t>Section B. Duct Surface Area Reduction and R-value Compliance Credit</w:t>
      </w:r>
    </w:p>
    <w:p w14:paraId="7758F245" w14:textId="77777777" w:rsidR="00F414A2" w:rsidRPr="009706DA" w:rsidRDefault="00F414A2" w:rsidP="0091009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7758F246" w14:textId="77777777" w:rsidR="00F414A2" w:rsidRPr="009706DA"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7"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8" w14:textId="77777777" w:rsidR="00F414A2" w:rsidRPr="00F70B2C" w:rsidRDefault="00F414A2" w:rsidP="00910091">
      <w:pPr>
        <w:numPr>
          <w:ilvl w:val="0"/>
          <w:numId w:val="11"/>
        </w:numPr>
        <w:rPr>
          <w:rFonts w:asciiTheme="minorHAnsi" w:hAnsiTheme="minorHAnsi"/>
          <w:b/>
        </w:rPr>
      </w:pPr>
      <w:r w:rsidRPr="009706DA">
        <w:rPr>
          <w:rFonts w:asciiTheme="minorHAnsi" w:hAnsiTheme="minorHAnsi"/>
        </w:rPr>
        <w:t>This field must be a true statement (or not applicable) for the system to comply.</w:t>
      </w:r>
    </w:p>
    <w:p w14:paraId="7758F249"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A" w14:textId="6FD06793" w:rsidR="00F414A2" w:rsidRDefault="00F414A2" w:rsidP="00910091">
      <w:pPr>
        <w:numPr>
          <w:ilvl w:val="0"/>
          <w:numId w:val="11"/>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 xml:space="preserve">Duct Surface Area Reduction </w:t>
      </w:r>
      <w:r w:rsidR="00442222">
        <w:rPr>
          <w:rFonts w:asciiTheme="minorHAnsi" w:hAnsiTheme="minorHAnsi"/>
          <w:i/>
        </w:rPr>
        <w:t>a</w:t>
      </w:r>
      <w:r>
        <w:rPr>
          <w:rFonts w:asciiTheme="minorHAnsi" w:hAnsiTheme="minorHAnsi"/>
          <w:i/>
        </w:rPr>
        <w:t>nd R-value Compliance Credit</w:t>
      </w:r>
      <w:r w:rsidRPr="007C086C">
        <w:rPr>
          <w:rFonts w:asciiTheme="minorHAnsi" w:hAnsiTheme="minorHAnsi"/>
        </w:rPr>
        <w:t xml:space="preserve"> then select “Pass”, otherwise select “Fail”. The latter selection means that the system does not meet the requirements and the </w:t>
      </w:r>
      <w:r w:rsidR="00A620C9">
        <w:rPr>
          <w:rFonts w:asciiTheme="minorHAnsi" w:hAnsiTheme="minorHAnsi"/>
        </w:rPr>
        <w:t>LMCC</w:t>
      </w:r>
      <w:r w:rsidRPr="007C086C">
        <w:rPr>
          <w:rFonts w:asciiTheme="minorHAnsi" w:hAnsiTheme="minorHAnsi"/>
        </w:rPr>
        <w:t xml:space="preserve"> will have to be revised, or the system will need to be modified to meet the requirements.</w:t>
      </w:r>
    </w:p>
    <w:p w14:paraId="7758F24B" w14:textId="7D3DD169" w:rsidR="00F414A2" w:rsidRPr="00A000E6" w:rsidRDefault="00F414A2" w:rsidP="00910091">
      <w:pPr>
        <w:numPr>
          <w:ilvl w:val="0"/>
          <w:numId w:val="11"/>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4C" w14:textId="77777777" w:rsidR="00F414A2" w:rsidRDefault="00F414A2" w:rsidP="00F414A2">
      <w:pPr>
        <w:rPr>
          <w:rFonts w:asciiTheme="minorHAnsi" w:hAnsiTheme="minorHAnsi"/>
          <w:sz w:val="18"/>
          <w:szCs w:val="18"/>
        </w:rPr>
      </w:pPr>
    </w:p>
    <w:p w14:paraId="3DFC6EBF" w14:textId="77777777" w:rsidR="00F70B2C" w:rsidRPr="00A80136" w:rsidRDefault="00F70B2C" w:rsidP="00F70B2C">
      <w:pPr>
        <w:rPr>
          <w:rFonts w:asciiTheme="minorHAnsi" w:hAnsiTheme="minorHAnsi"/>
          <w:b/>
        </w:rPr>
      </w:pPr>
      <w:r w:rsidRPr="00A80136">
        <w:rPr>
          <w:rFonts w:asciiTheme="minorHAnsi" w:hAnsiTheme="minorHAnsi"/>
          <w:b/>
        </w:rPr>
        <w:t>Section C. Buried Ducts Compliance Credit</w:t>
      </w:r>
    </w:p>
    <w:p w14:paraId="7758F24E" w14:textId="77777777" w:rsidR="00F414A2" w:rsidRPr="009706DA" w:rsidRDefault="00F414A2" w:rsidP="00910091">
      <w:pPr>
        <w:numPr>
          <w:ilvl w:val="0"/>
          <w:numId w:val="12"/>
        </w:numPr>
        <w:rPr>
          <w:rFonts w:asciiTheme="minorHAnsi" w:hAnsiTheme="minorHAnsi"/>
        </w:rPr>
      </w:pPr>
      <w:bookmarkStart w:id="2" w:name="_Hlk99106064"/>
      <w:r w:rsidRPr="00BF3A8F">
        <w:rPr>
          <w:rFonts w:asciiTheme="minorHAnsi" w:hAnsiTheme="minorHAnsi"/>
        </w:rPr>
        <w:t>This field must be a true statement (or not applicable) for the system to comply.</w:t>
      </w:r>
    </w:p>
    <w:p w14:paraId="7758F24F"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bookmarkEnd w:id="2"/>
    <w:p w14:paraId="7758F250" w14:textId="77777777"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1"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2" w14:textId="77777777" w:rsidR="00F414A2" w:rsidRPr="00F70B2C" w:rsidRDefault="00F414A2" w:rsidP="00910091">
      <w:pPr>
        <w:numPr>
          <w:ilvl w:val="0"/>
          <w:numId w:val="12"/>
        </w:numPr>
        <w:rPr>
          <w:rFonts w:asciiTheme="minorHAnsi" w:hAnsiTheme="minorHAnsi"/>
          <w:b/>
        </w:rPr>
      </w:pPr>
      <w:r w:rsidRPr="009706DA">
        <w:rPr>
          <w:rFonts w:asciiTheme="minorHAnsi" w:hAnsiTheme="minorHAnsi"/>
        </w:rPr>
        <w:t>This field must be a true statement (or not applicable) for the system to comply.</w:t>
      </w:r>
    </w:p>
    <w:p w14:paraId="7758F253" w14:textId="59B0A540"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1D52CE3E" w14:textId="77777777" w:rsidR="00F05C17" w:rsidRDefault="00F05C17" w:rsidP="00F05C17">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4" w14:textId="292258AE" w:rsidR="00F414A2" w:rsidRDefault="00F414A2" w:rsidP="00910091">
      <w:pPr>
        <w:numPr>
          <w:ilvl w:val="0"/>
          <w:numId w:val="12"/>
        </w:numPr>
        <w:rPr>
          <w:rFonts w:asciiTheme="minorHAnsi" w:hAnsiTheme="minorHAnsi"/>
        </w:rPr>
      </w:pPr>
      <w:r>
        <w:rPr>
          <w:rFonts w:asciiTheme="minorHAnsi" w:hAnsiTheme="minorHAnsi"/>
          <w:i/>
        </w:rPr>
        <w:t>Verification Status:</w:t>
      </w:r>
      <w:r w:rsidRPr="007C086C">
        <w:rPr>
          <w:rFonts w:asciiTheme="minorHAnsi" w:hAnsiTheme="minorHAnsi"/>
        </w:rPr>
        <w:t xml:space="preserve"> If the system meets the criteria for </w:t>
      </w:r>
      <w:r>
        <w:rPr>
          <w:rFonts w:asciiTheme="minorHAnsi" w:hAnsiTheme="minorHAnsi"/>
          <w:i/>
        </w:rPr>
        <w:t>Buried Ducts Compliance Credit</w:t>
      </w:r>
      <w:r w:rsidRPr="007C086C">
        <w:rPr>
          <w:rFonts w:asciiTheme="minorHAnsi" w:hAnsiTheme="minorHAnsi"/>
        </w:rPr>
        <w:t xml:space="preserve"> then select “Pass”, otherwise select “Fail”. The latter selection means that the system does not meet the requirements and the </w:t>
      </w:r>
      <w:r w:rsidR="00A620C9">
        <w:rPr>
          <w:rFonts w:asciiTheme="minorHAnsi" w:hAnsiTheme="minorHAnsi"/>
        </w:rPr>
        <w:t>LMCC</w:t>
      </w:r>
      <w:r w:rsidRPr="007C086C">
        <w:rPr>
          <w:rFonts w:asciiTheme="minorHAnsi" w:hAnsiTheme="minorHAnsi"/>
        </w:rPr>
        <w:t xml:space="preserve"> will have to be revised, or the system will need to be modified to meet the requirements.</w:t>
      </w:r>
    </w:p>
    <w:p w14:paraId="7758F255" w14:textId="77777777" w:rsidR="00F414A2" w:rsidRPr="00A000E6" w:rsidRDefault="00F414A2" w:rsidP="00910091">
      <w:pPr>
        <w:numPr>
          <w:ilvl w:val="0"/>
          <w:numId w:val="12"/>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56" w14:textId="77777777" w:rsidR="00F414A2" w:rsidRDefault="00F414A2" w:rsidP="00F414A2">
      <w:pPr>
        <w:rPr>
          <w:sz w:val="18"/>
          <w:szCs w:val="18"/>
        </w:rPr>
      </w:pPr>
    </w:p>
    <w:p w14:paraId="7758F257" w14:textId="7EC47AD5" w:rsidR="00F414A2" w:rsidRPr="00713028" w:rsidRDefault="00F70B2C" w:rsidP="00F414A2">
      <w:pPr>
        <w:rPr>
          <w:rFonts w:asciiTheme="minorHAnsi" w:hAnsiTheme="minorHAnsi"/>
          <w:b/>
          <w:bCs/>
          <w:sz w:val="18"/>
          <w:szCs w:val="18"/>
        </w:rPr>
      </w:pPr>
      <w:r w:rsidRPr="00A80136">
        <w:rPr>
          <w:rFonts w:asciiTheme="minorHAnsi" w:hAnsiTheme="minorHAnsi"/>
          <w:b/>
        </w:rPr>
        <w:t>Section D. Deeply Buried Ducts Compliance Credit</w:t>
      </w:r>
    </w:p>
    <w:p w14:paraId="7758F258" w14:textId="77777777" w:rsidR="00F414A2" w:rsidRPr="009706DA" w:rsidRDefault="00F414A2" w:rsidP="00910091">
      <w:pPr>
        <w:numPr>
          <w:ilvl w:val="0"/>
          <w:numId w:val="13"/>
        </w:numPr>
        <w:rPr>
          <w:rFonts w:asciiTheme="minorHAnsi" w:hAnsiTheme="minorHAnsi"/>
        </w:rPr>
      </w:pPr>
      <w:bookmarkStart w:id="3" w:name="_Hlk99106048"/>
      <w:r w:rsidRPr="00BF3A8F">
        <w:rPr>
          <w:rFonts w:asciiTheme="minorHAnsi" w:hAnsiTheme="minorHAnsi"/>
        </w:rPr>
        <w:t xml:space="preserve">This field must be a true statement </w:t>
      </w:r>
      <w:bookmarkEnd w:id="3"/>
      <w:r w:rsidRPr="00BF3A8F">
        <w:rPr>
          <w:rFonts w:asciiTheme="minorHAnsi" w:hAnsiTheme="minorHAnsi"/>
        </w:rPr>
        <w:t>(or not applicable) for the system to comply.</w:t>
      </w:r>
    </w:p>
    <w:p w14:paraId="7758F259"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A" w14:textId="77777777"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B"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C"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D" w14:textId="787E0D43"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CFB5AF" w14:textId="4FED19A9" w:rsidR="00F05C17" w:rsidRDefault="00F05C17"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5FE4C7F" w14:textId="174E3529" w:rsidR="00F05C17" w:rsidRDefault="00F05C17"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E" w14:textId="25B0E2CE" w:rsidR="00F414A2" w:rsidRDefault="00F414A2" w:rsidP="00910091">
      <w:pPr>
        <w:numPr>
          <w:ilvl w:val="0"/>
          <w:numId w:val="13"/>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Deeply Buried Ducts Compliance Credit</w:t>
      </w:r>
      <w:r w:rsidRPr="007C086C">
        <w:rPr>
          <w:rFonts w:asciiTheme="minorHAnsi" w:hAnsiTheme="minorHAnsi"/>
        </w:rPr>
        <w:t xml:space="preserve"> then select “Pass”, otherwise select “Fail”. The latter selection means that the system does not meet the requirements and the </w:t>
      </w:r>
      <w:r w:rsidR="00A620C9">
        <w:rPr>
          <w:rFonts w:asciiTheme="minorHAnsi" w:hAnsiTheme="minorHAnsi"/>
        </w:rPr>
        <w:t>LMCC</w:t>
      </w:r>
      <w:r w:rsidRPr="007C086C">
        <w:rPr>
          <w:rFonts w:asciiTheme="minorHAnsi" w:hAnsiTheme="minorHAnsi"/>
        </w:rPr>
        <w:t xml:space="preserve"> will have to be revised, or the system will need to be modified to meet the requirements.</w:t>
      </w:r>
    </w:p>
    <w:p w14:paraId="739DAD18" w14:textId="45B9B18D" w:rsidR="00CB3A25" w:rsidRPr="008C4ABB" w:rsidRDefault="00F414A2" w:rsidP="007D296D">
      <w:pPr>
        <w:numPr>
          <w:ilvl w:val="0"/>
          <w:numId w:val="13"/>
        </w:numPr>
        <w:rPr>
          <w:rFonts w:asciiTheme="minorHAnsi" w:hAnsiTheme="minorHAnsi"/>
        </w:rPr>
      </w:pPr>
      <w:r w:rsidRPr="008C4ABB">
        <w:rPr>
          <w:rFonts w:asciiTheme="minorHAnsi" w:hAnsiTheme="minorHAnsi"/>
          <w:i/>
        </w:rPr>
        <w:lastRenderedPageBreak/>
        <w:t>Correction Notes:</w:t>
      </w:r>
      <w:r w:rsidRPr="008C4ABB">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216CC8DD" w14:textId="77777777" w:rsidR="008C4ABB" w:rsidRDefault="008C4ABB">
      <w:pPr>
        <w:rPr>
          <w:rFonts w:asciiTheme="minorHAnsi" w:hAnsiTheme="minorHAnsi"/>
          <w:i/>
          <w:sz w:val="18"/>
          <w:szCs w:val="18"/>
        </w:rPr>
      </w:pPr>
    </w:p>
    <w:p w14:paraId="62585E3C" w14:textId="77777777" w:rsidR="00A57553" w:rsidRDefault="00A57553">
      <w:pPr>
        <w:rPr>
          <w:rFonts w:asciiTheme="minorHAnsi" w:hAnsiTheme="minorHAnsi"/>
          <w:iCs/>
          <w:sz w:val="18"/>
          <w:szCs w:val="18"/>
        </w:rPr>
      </w:pPr>
    </w:p>
    <w:p w14:paraId="2EF5FD18" w14:textId="2B6C4373" w:rsidR="00A57553" w:rsidRDefault="00A57553">
      <w:pPr>
        <w:rPr>
          <w:rFonts w:asciiTheme="minorHAnsi" w:hAnsiTheme="minorHAnsi"/>
          <w:b/>
          <w:bCs/>
          <w:szCs w:val="18"/>
        </w:rPr>
      </w:pPr>
      <w:r w:rsidRPr="00132A69">
        <w:rPr>
          <w:rFonts w:asciiTheme="minorHAnsi" w:hAnsiTheme="minorHAnsi"/>
          <w:b/>
          <w:bCs/>
          <w:iCs/>
          <w:sz w:val="18"/>
          <w:szCs w:val="18"/>
        </w:rPr>
        <w:t>Section E</w:t>
      </w:r>
      <w:r w:rsidR="00132A69" w:rsidRPr="00132A69">
        <w:rPr>
          <w:rFonts w:asciiTheme="minorHAnsi" w:hAnsiTheme="minorHAnsi"/>
          <w:b/>
          <w:bCs/>
          <w:iCs/>
          <w:sz w:val="18"/>
          <w:szCs w:val="18"/>
        </w:rPr>
        <w:t>.</w:t>
      </w:r>
      <w:r w:rsidR="00132A69" w:rsidRPr="00132A69">
        <w:rPr>
          <w:rFonts w:asciiTheme="minorHAnsi" w:hAnsiTheme="minorHAnsi"/>
          <w:b/>
          <w:bCs/>
          <w:szCs w:val="18"/>
        </w:rPr>
        <w:t xml:space="preserve"> Duct System Design Details</w:t>
      </w:r>
    </w:p>
    <w:p w14:paraId="7AC6905E" w14:textId="2A958876" w:rsidR="00BA3034" w:rsidRPr="008C7A05" w:rsidRDefault="00BA3034">
      <w:pPr>
        <w:rPr>
          <w:rFonts w:asciiTheme="minorHAnsi" w:hAnsiTheme="minorHAnsi"/>
          <w:b/>
          <w:bCs/>
          <w:iCs/>
        </w:rPr>
      </w:pPr>
      <w:r w:rsidRPr="008C7A05">
        <w:rPr>
          <w:rFonts w:asciiTheme="minorHAnsi" w:hAnsiTheme="minorHAnsi"/>
        </w:rPr>
        <w:t xml:space="preserve">This table </w:t>
      </w:r>
      <w:r w:rsidR="002B65C6" w:rsidRPr="008C7A05">
        <w:rPr>
          <w:rFonts w:asciiTheme="minorHAnsi" w:hAnsiTheme="minorHAnsi"/>
        </w:rPr>
        <w:t xml:space="preserve">list </w:t>
      </w:r>
      <w:r w:rsidR="00A2694B" w:rsidRPr="008C7A05">
        <w:rPr>
          <w:rFonts w:asciiTheme="minorHAnsi" w:hAnsiTheme="minorHAnsi"/>
        </w:rPr>
        <w:t>is</w:t>
      </w:r>
      <w:r w:rsidR="002B65C6" w:rsidRPr="008C7A05">
        <w:rPr>
          <w:rFonts w:asciiTheme="minorHAnsi" w:hAnsiTheme="minorHAnsi"/>
        </w:rPr>
        <w:t xml:space="preserve"> </w:t>
      </w:r>
      <w:r w:rsidRPr="008C7A05">
        <w:rPr>
          <w:rFonts w:asciiTheme="minorHAnsi" w:hAnsiTheme="minorHAnsi"/>
        </w:rPr>
        <w:t>calculated field: table copied from LMCC-PRF-01</w:t>
      </w:r>
    </w:p>
    <w:p w14:paraId="165D429F" w14:textId="0FF256B2" w:rsidR="00D243CF" w:rsidRPr="008C7A05" w:rsidRDefault="00D243CF" w:rsidP="00D243CF">
      <w:pPr>
        <w:numPr>
          <w:ilvl w:val="0"/>
          <w:numId w:val="21"/>
        </w:numPr>
        <w:rPr>
          <w:rFonts w:asciiTheme="minorHAnsi" w:hAnsiTheme="minorHAnsi"/>
        </w:rPr>
      </w:pPr>
      <w:r w:rsidRPr="008C7A05">
        <w:rPr>
          <w:rFonts w:asciiTheme="minorHAnsi" w:eastAsia="Calibri" w:hAnsiTheme="minorHAnsi" w:cstheme="minorHAnsi"/>
        </w:rPr>
        <w:t xml:space="preserve">Reference information from </w:t>
      </w:r>
      <w:r w:rsidR="00BA3034" w:rsidRPr="008C7A05">
        <w:rPr>
          <w:rFonts w:asciiTheme="minorHAnsi" w:eastAsia="Calibri" w:hAnsiTheme="minorHAnsi" w:cstheme="minorHAnsi"/>
        </w:rPr>
        <w:t>LMCC-PRF-01</w:t>
      </w:r>
      <w:ins w:id="4"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p>
    <w:p w14:paraId="70CD5FC3" w14:textId="1B854233"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5"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6" w:author="Author">
        <w:r w:rsidRPr="00BA3034" w:rsidDel="008C7A05">
          <w:rPr>
            <w:rFonts w:asciiTheme="minorHAnsi" w:hAnsiTheme="minorHAnsi"/>
          </w:rPr>
          <w:delText>.</w:delText>
        </w:r>
      </w:del>
    </w:p>
    <w:p w14:paraId="2AB1AC3C" w14:textId="7AAD785D"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7"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8" w:author="Author">
        <w:r w:rsidRPr="00BA3034" w:rsidDel="008C7A05">
          <w:rPr>
            <w:rFonts w:asciiTheme="minorHAnsi" w:hAnsiTheme="minorHAnsi"/>
          </w:rPr>
          <w:delText>.</w:delText>
        </w:r>
      </w:del>
    </w:p>
    <w:p w14:paraId="70DE7FD0" w14:textId="36A7F18A"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9"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0" w:author="Author">
        <w:r w:rsidRPr="00BA3034" w:rsidDel="008C7A05">
          <w:rPr>
            <w:rFonts w:asciiTheme="minorHAnsi" w:hAnsiTheme="minorHAnsi"/>
          </w:rPr>
          <w:delText>.</w:delText>
        </w:r>
      </w:del>
    </w:p>
    <w:p w14:paraId="526285F0" w14:textId="78F88F18"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1"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2" w:author="Author">
        <w:r w:rsidRPr="00BA3034" w:rsidDel="008C7A05">
          <w:rPr>
            <w:rFonts w:asciiTheme="minorHAnsi" w:hAnsiTheme="minorHAnsi"/>
          </w:rPr>
          <w:delText>.</w:delText>
        </w:r>
      </w:del>
    </w:p>
    <w:p w14:paraId="79F2B0B7" w14:textId="480BC264"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3"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4" w:author="Author">
        <w:r w:rsidRPr="00BA3034" w:rsidDel="008C7A05">
          <w:rPr>
            <w:rFonts w:asciiTheme="minorHAnsi" w:hAnsiTheme="minorHAnsi"/>
          </w:rPr>
          <w:delText>.</w:delText>
        </w:r>
      </w:del>
    </w:p>
    <w:p w14:paraId="35D4E34E" w14:textId="5411CDAF"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5"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6" w:author="Author">
        <w:r w:rsidRPr="00BA3034" w:rsidDel="008C7A05">
          <w:rPr>
            <w:rFonts w:asciiTheme="minorHAnsi" w:hAnsiTheme="minorHAnsi"/>
          </w:rPr>
          <w:delText>.</w:delText>
        </w:r>
      </w:del>
    </w:p>
    <w:p w14:paraId="43088471" w14:textId="34E9BFD1" w:rsidR="00BA3034" w:rsidRP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7"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18" w:author="Author">
        <w:r w:rsidRPr="00BA3034" w:rsidDel="008C7A05">
          <w:rPr>
            <w:rFonts w:asciiTheme="minorHAnsi" w:hAnsiTheme="minorHAnsi"/>
          </w:rPr>
          <w:delText>.</w:delText>
        </w:r>
      </w:del>
    </w:p>
    <w:p w14:paraId="3D7D52D6" w14:textId="12A4247E" w:rsidR="00BA3034" w:rsidRDefault="00BA3034" w:rsidP="00BA3034">
      <w:pPr>
        <w:pStyle w:val="ListParagraph"/>
        <w:numPr>
          <w:ilvl w:val="0"/>
          <w:numId w:val="21"/>
        </w:numPr>
        <w:rPr>
          <w:rFonts w:asciiTheme="minorHAnsi" w:hAnsiTheme="minorHAnsi"/>
        </w:rPr>
      </w:pPr>
      <w:r w:rsidRPr="00BA3034">
        <w:rPr>
          <w:rFonts w:asciiTheme="minorHAnsi" w:hAnsiTheme="minorHAnsi"/>
        </w:rPr>
        <w:t>Reference information from LMCC-PRF-01</w:t>
      </w:r>
      <w:ins w:id="19" w:author="Author">
        <w:r w:rsidR="008C7A05">
          <w:rPr>
            <w:rFonts w:asciiTheme="minorHAnsi" w:eastAsia="Calibri" w:hAnsiTheme="minorHAnsi" w:cstheme="minorHAnsi"/>
          </w:rPr>
          <w:t xml:space="preserve">, </w:t>
        </w:r>
        <w:r w:rsidR="008C7A05" w:rsidRPr="007F0777">
          <w:rPr>
            <w:rFonts w:ascii="Calibri" w:hAnsi="Calibri"/>
          </w:rPr>
          <w:t>which must be completed prior to this document.</w:t>
        </w:r>
      </w:ins>
      <w:del w:id="20" w:author="Author">
        <w:r w:rsidRPr="00BA3034" w:rsidDel="008C7A05">
          <w:rPr>
            <w:rFonts w:asciiTheme="minorHAnsi" w:hAnsiTheme="minorHAnsi"/>
          </w:rPr>
          <w:delText>.</w:delText>
        </w:r>
      </w:del>
    </w:p>
    <w:p w14:paraId="77B28273" w14:textId="77777777" w:rsidR="00E437B4" w:rsidRDefault="00E437B4" w:rsidP="00E437B4">
      <w:pPr>
        <w:rPr>
          <w:rFonts w:asciiTheme="minorHAnsi" w:hAnsiTheme="minorHAnsi"/>
        </w:rPr>
      </w:pPr>
    </w:p>
    <w:p w14:paraId="273CE114" w14:textId="77777777" w:rsidR="00530671" w:rsidRPr="00530671" w:rsidRDefault="00530671" w:rsidP="00530671">
      <w:pPr>
        <w:rPr>
          <w:rFonts w:asciiTheme="minorHAnsi" w:hAnsiTheme="minorHAnsi"/>
          <w:b/>
        </w:rPr>
      </w:pPr>
      <w:r w:rsidRPr="00530671">
        <w:rPr>
          <w:rFonts w:asciiTheme="minorHAnsi" w:hAnsiTheme="minorHAnsi"/>
          <w:b/>
        </w:rPr>
        <w:t>Section F. Determination of HERS Verification Compliance</w:t>
      </w:r>
    </w:p>
    <w:p w14:paraId="65938578" w14:textId="77777777" w:rsidR="00530671" w:rsidRPr="00530671" w:rsidRDefault="00530671" w:rsidP="00530671">
      <w:pPr>
        <w:numPr>
          <w:ilvl w:val="0"/>
          <w:numId w:val="22"/>
        </w:numPr>
        <w:ind w:left="360"/>
        <w:contextualSpacing/>
        <w:rPr>
          <w:rFonts w:asciiTheme="minorHAnsi" w:hAnsiTheme="minorHAnsi"/>
          <w:b/>
        </w:rPr>
      </w:pPr>
      <w:r w:rsidRPr="00530671">
        <w:rPr>
          <w:rFonts w:ascii="Calibri" w:hAnsi="Calibri"/>
        </w:rPr>
        <w:t>This field is filled out automatically. Compliance requires that all individual criteria pass.</w:t>
      </w:r>
    </w:p>
    <w:p w14:paraId="3DCD2598" w14:textId="77777777" w:rsidR="00E437B4" w:rsidRPr="00530671" w:rsidRDefault="00E437B4" w:rsidP="00530671">
      <w:pPr>
        <w:rPr>
          <w:rFonts w:asciiTheme="minorHAnsi" w:hAnsiTheme="minorHAnsi"/>
        </w:rPr>
      </w:pPr>
    </w:p>
    <w:p w14:paraId="11BEFCF4" w14:textId="77777777" w:rsidR="00BA3034" w:rsidRPr="009706DA" w:rsidRDefault="00BA3034" w:rsidP="00BA3034">
      <w:pPr>
        <w:ind w:left="360"/>
        <w:rPr>
          <w:rFonts w:asciiTheme="minorHAnsi" w:hAnsiTheme="minorHAnsi"/>
        </w:rPr>
      </w:pPr>
    </w:p>
    <w:p w14:paraId="2A51F6A6" w14:textId="77777777" w:rsidR="00F36082" w:rsidRPr="009706DA" w:rsidRDefault="00F36082" w:rsidP="0034667E">
      <w:pPr>
        <w:rPr>
          <w:rFonts w:asciiTheme="minorHAnsi" w:hAnsiTheme="minorHAnsi"/>
        </w:rPr>
      </w:pPr>
    </w:p>
    <w:p w14:paraId="4D0D78AC" w14:textId="77777777" w:rsidR="00132A69" w:rsidRDefault="00132A69">
      <w:pPr>
        <w:rPr>
          <w:rFonts w:asciiTheme="minorHAnsi" w:hAnsiTheme="minorHAnsi"/>
          <w:iCs/>
          <w:sz w:val="18"/>
          <w:szCs w:val="18"/>
        </w:rPr>
      </w:pPr>
    </w:p>
    <w:p w14:paraId="257506CD" w14:textId="0A8FE33E" w:rsidR="00132A69" w:rsidRPr="00704E29" w:rsidRDefault="00132A69">
      <w:pPr>
        <w:rPr>
          <w:rFonts w:asciiTheme="minorHAnsi" w:hAnsiTheme="minorHAnsi"/>
          <w:iCs/>
          <w:sz w:val="18"/>
          <w:szCs w:val="18"/>
        </w:rPr>
        <w:sectPr w:rsidR="00132A69" w:rsidRPr="00704E29" w:rsidSect="00566DA0">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pPr w:leftFromText="180" w:rightFromText="180" w:vertAnchor="text" w:horzAnchor="margin" w:tblpY="28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288"/>
        <w:gridCol w:w="5283"/>
      </w:tblGrid>
      <w:tr w:rsidR="00D920D6" w:rsidRPr="00877B2C" w14:paraId="7758F27C" w14:textId="77777777" w:rsidTr="00BE4C42">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27B" w14:textId="5FCC04D0" w:rsidR="00D920D6" w:rsidRPr="00877B2C" w:rsidRDefault="00D920D6" w:rsidP="00BE4C42">
            <w:pPr>
              <w:rPr>
                <w:rFonts w:asciiTheme="minorHAnsi" w:hAnsiTheme="minorHAnsi"/>
                <w:b/>
                <w:caps/>
                <w:sz w:val="18"/>
                <w:szCs w:val="18"/>
              </w:rPr>
            </w:pPr>
            <w:r w:rsidRPr="00F70B2C">
              <w:rPr>
                <w:rFonts w:asciiTheme="minorHAnsi" w:hAnsiTheme="minorHAnsi"/>
                <w:b/>
                <w:caps/>
                <w:szCs w:val="18"/>
              </w:rPr>
              <w:lastRenderedPageBreak/>
              <w:t xml:space="preserve">A. </w:t>
            </w:r>
            <w:r w:rsidR="00F70B2C" w:rsidRPr="00F70B2C">
              <w:rPr>
                <w:rFonts w:asciiTheme="minorHAnsi" w:hAnsiTheme="minorHAnsi"/>
                <w:b/>
                <w:bCs/>
                <w:szCs w:val="18"/>
              </w:rPr>
              <w:t>Duct System Information</w:t>
            </w:r>
          </w:p>
        </w:tc>
      </w:tr>
      <w:tr w:rsidR="00D920D6" w:rsidRPr="00877B2C" w14:paraId="7758F28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7D" w14:textId="6C0646BE" w:rsidR="00D920D6" w:rsidRPr="00877B2C" w:rsidRDefault="00F05C17" w:rsidP="00BE4C42">
            <w:pPr>
              <w:jc w:val="center"/>
              <w:rPr>
                <w:rFonts w:asciiTheme="minorHAnsi" w:hAnsiTheme="minorHAnsi"/>
                <w:sz w:val="18"/>
                <w:szCs w:val="18"/>
              </w:rPr>
            </w:pPr>
            <w:r>
              <w:rPr>
                <w:rFonts w:asciiTheme="minorHAnsi" w:hAnsiTheme="minorHAnsi"/>
                <w:sz w:val="18"/>
                <w:szCs w:val="18"/>
              </w:rPr>
              <w:t>01</w:t>
            </w:r>
          </w:p>
        </w:tc>
        <w:tc>
          <w:tcPr>
            <w:tcW w:w="2397" w:type="pct"/>
            <w:tcBorders>
              <w:top w:val="single" w:sz="4" w:space="0" w:color="auto"/>
              <w:left w:val="single" w:sz="4" w:space="0" w:color="auto"/>
              <w:bottom w:val="single" w:sz="4" w:space="0" w:color="auto"/>
              <w:right w:val="single" w:sz="4" w:space="0" w:color="auto"/>
            </w:tcBorders>
            <w:vAlign w:val="center"/>
          </w:tcPr>
          <w:p w14:paraId="7758F27E" w14:textId="2CCE4642" w:rsidR="00D920D6" w:rsidRPr="00877B2C" w:rsidRDefault="00D920D6" w:rsidP="00BE4C42">
            <w:pPr>
              <w:rPr>
                <w:rFonts w:asciiTheme="minorHAnsi" w:hAnsiTheme="minorHAnsi"/>
                <w:sz w:val="18"/>
                <w:szCs w:val="18"/>
              </w:rPr>
            </w:pPr>
            <w:r w:rsidRPr="00877B2C">
              <w:rPr>
                <w:rFonts w:asciiTheme="minorHAnsi" w:hAnsiTheme="minorHAnsi"/>
                <w:sz w:val="18"/>
                <w:szCs w:val="18"/>
              </w:rPr>
              <w:t>Duct System Name or Identification/Tag</w:t>
            </w:r>
          </w:p>
        </w:tc>
        <w:tc>
          <w:tcPr>
            <w:tcW w:w="2395" w:type="pct"/>
            <w:tcBorders>
              <w:top w:val="single" w:sz="4" w:space="0" w:color="auto"/>
              <w:left w:val="single" w:sz="4" w:space="0" w:color="auto"/>
              <w:bottom w:val="single" w:sz="4" w:space="0" w:color="auto"/>
              <w:right w:val="single" w:sz="4" w:space="0" w:color="auto"/>
            </w:tcBorders>
            <w:vAlign w:val="center"/>
          </w:tcPr>
          <w:p w14:paraId="7758F27F" w14:textId="77777777" w:rsidR="00D920D6" w:rsidRPr="00877B2C" w:rsidRDefault="00D920D6" w:rsidP="00BE4C42">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D920D6" w:rsidRPr="00877B2C" w14:paraId="7758F284"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1" w14:textId="444E31BC" w:rsidR="00D920D6" w:rsidRPr="00877B2C" w:rsidRDefault="00D920D6" w:rsidP="00BE4C42">
            <w:pPr>
              <w:jc w:val="center"/>
              <w:rPr>
                <w:rFonts w:asciiTheme="minorHAnsi" w:hAnsiTheme="minorHAnsi"/>
                <w:sz w:val="18"/>
                <w:szCs w:val="18"/>
              </w:rPr>
            </w:pPr>
            <w:r w:rsidRPr="00877B2C">
              <w:rPr>
                <w:rFonts w:asciiTheme="minorHAnsi" w:hAnsiTheme="minorHAnsi"/>
                <w:sz w:val="18"/>
                <w:szCs w:val="18"/>
              </w:rPr>
              <w:t>02</w:t>
            </w:r>
          </w:p>
        </w:tc>
        <w:tc>
          <w:tcPr>
            <w:tcW w:w="2397" w:type="pct"/>
            <w:tcBorders>
              <w:top w:val="single" w:sz="4" w:space="0" w:color="auto"/>
              <w:left w:val="single" w:sz="4" w:space="0" w:color="auto"/>
              <w:bottom w:val="single" w:sz="4" w:space="0" w:color="auto"/>
              <w:right w:val="single" w:sz="4" w:space="0" w:color="auto"/>
            </w:tcBorders>
            <w:vAlign w:val="center"/>
          </w:tcPr>
          <w:p w14:paraId="7758F282" w14:textId="3A5AF038" w:rsidR="00D920D6" w:rsidRPr="00877B2C" w:rsidRDefault="00D920D6" w:rsidP="00BE4C42">
            <w:pPr>
              <w:rPr>
                <w:rFonts w:asciiTheme="minorHAnsi" w:hAnsiTheme="minorHAnsi"/>
                <w:sz w:val="18"/>
                <w:szCs w:val="18"/>
              </w:rPr>
            </w:pPr>
            <w:r w:rsidRPr="00877B2C">
              <w:rPr>
                <w:rFonts w:asciiTheme="minorHAnsi" w:hAnsiTheme="minorHAnsi"/>
                <w:sz w:val="18"/>
                <w:szCs w:val="18"/>
              </w:rPr>
              <w:t>Duct System Location or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7758F283" w14:textId="77777777" w:rsidR="00D920D6" w:rsidRPr="00877B2C" w:rsidRDefault="00D920D6" w:rsidP="00BE4C42">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E221C5" w:rsidRPr="00877B2C" w14:paraId="42C457C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D460793" w14:textId="1F42832A" w:rsidR="00E221C5" w:rsidRPr="00877B2C" w:rsidRDefault="00E221C5" w:rsidP="00E221C5">
            <w:pPr>
              <w:jc w:val="center"/>
              <w:rPr>
                <w:rFonts w:asciiTheme="minorHAnsi" w:hAnsiTheme="minorHAnsi"/>
                <w:sz w:val="18"/>
                <w:szCs w:val="18"/>
              </w:rPr>
            </w:pPr>
            <w:r>
              <w:rPr>
                <w:rFonts w:asciiTheme="minorHAnsi" w:hAnsiTheme="minorHAnsi"/>
                <w:sz w:val="18"/>
                <w:szCs w:val="18"/>
              </w:rPr>
              <w:t>03</w:t>
            </w:r>
          </w:p>
        </w:tc>
        <w:tc>
          <w:tcPr>
            <w:tcW w:w="2397" w:type="pct"/>
            <w:tcBorders>
              <w:top w:val="single" w:sz="4" w:space="0" w:color="auto"/>
              <w:left w:val="single" w:sz="4" w:space="0" w:color="auto"/>
              <w:bottom w:val="single" w:sz="4" w:space="0" w:color="auto"/>
              <w:right w:val="single" w:sz="4" w:space="0" w:color="auto"/>
            </w:tcBorders>
            <w:vAlign w:val="center"/>
          </w:tcPr>
          <w:p w14:paraId="229D5D08" w14:textId="200DEC62" w:rsidR="00E221C5" w:rsidRPr="00877B2C" w:rsidRDefault="00E221C5" w:rsidP="00E221C5">
            <w:pPr>
              <w:rPr>
                <w:rFonts w:asciiTheme="minorHAnsi" w:hAnsiTheme="minorHAnsi"/>
                <w:sz w:val="18"/>
                <w:szCs w:val="18"/>
              </w:rPr>
            </w:pPr>
            <w:r w:rsidRPr="009F1AB0">
              <w:rPr>
                <w:rFonts w:asciiTheme="minorHAnsi" w:hAnsiTheme="minorHAnsi"/>
                <w:sz w:val="18"/>
              </w:rPr>
              <w:t>Indoor Unit Name or Description of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0A06D274" w14:textId="51323987" w:rsidR="00E221C5" w:rsidRPr="00877B2C" w:rsidRDefault="00E221C5" w:rsidP="00E221C5">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E221C5" w:rsidRPr="00877B2C" w14:paraId="7758F288"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5" w14:textId="04781F6C"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397" w:type="pct"/>
            <w:tcBorders>
              <w:top w:val="single" w:sz="4" w:space="0" w:color="auto"/>
              <w:left w:val="single" w:sz="4" w:space="0" w:color="auto"/>
              <w:bottom w:val="single" w:sz="4" w:space="0" w:color="auto"/>
              <w:right w:val="single" w:sz="4" w:space="0" w:color="auto"/>
            </w:tcBorders>
            <w:vAlign w:val="center"/>
          </w:tcPr>
          <w:p w14:paraId="7758F286" w14:textId="4DBE759A"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7" w14:textId="485976C5" w:rsidR="00E221C5" w:rsidRPr="00877B2C" w:rsidRDefault="00E221C5" w:rsidP="00E221C5">
            <w:pPr>
              <w:rPr>
                <w:rFonts w:asciiTheme="minorHAnsi" w:hAnsiTheme="minorHAnsi"/>
                <w:sz w:val="18"/>
                <w:szCs w:val="18"/>
              </w:rPr>
            </w:pPr>
            <w:r w:rsidRPr="00877B2C">
              <w:rPr>
                <w:rFonts w:asciiTheme="minorHAnsi" w:hAnsiTheme="minorHAnsi"/>
                <w:sz w:val="18"/>
                <w:szCs w:val="18"/>
              </w:rPr>
              <w:t xml:space="preserve">&lt;&lt;calculated field: if </w:t>
            </w:r>
            <w:r w:rsidR="00A620C9">
              <w:rPr>
                <w:rFonts w:asciiTheme="minorHAnsi" w:hAnsiTheme="minorHAnsi"/>
                <w:sz w:val="18"/>
                <w:szCs w:val="18"/>
              </w:rPr>
              <w:t>LMCI</w:t>
            </w:r>
            <w:r w:rsidRPr="00877B2C">
              <w:rPr>
                <w:rFonts w:asciiTheme="minorHAnsi" w:hAnsiTheme="minorHAnsi"/>
                <w:sz w:val="18"/>
                <w:szCs w:val="18"/>
              </w:rPr>
              <w:t>-</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29</w:t>
            </w:r>
            <w:r w:rsidRPr="00877B2C">
              <w:rPr>
                <w:rFonts w:asciiTheme="minorHAnsi" w:hAnsiTheme="minorHAnsi"/>
                <w:sz w:val="18"/>
                <w:szCs w:val="18"/>
              </w:rPr>
              <w:t xml:space="preserve"> flags: Duct Surface Area Reduction And R-Value Compliance Credit = true , then display message directing use of RA3.1.4.1.4 and display Table B below;  else display message "N/A" or some equivalent message&gt;&gt;</w:t>
            </w:r>
          </w:p>
        </w:tc>
      </w:tr>
      <w:tr w:rsidR="00E221C5" w:rsidRPr="00877B2C" w14:paraId="7758F28C"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9" w14:textId="0F5A1D9F"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397" w:type="pct"/>
            <w:tcBorders>
              <w:top w:val="single" w:sz="4" w:space="0" w:color="auto"/>
              <w:left w:val="single" w:sz="4" w:space="0" w:color="auto"/>
              <w:bottom w:val="single" w:sz="4" w:space="0" w:color="auto"/>
              <w:right w:val="single" w:sz="4" w:space="0" w:color="auto"/>
            </w:tcBorders>
            <w:vAlign w:val="center"/>
          </w:tcPr>
          <w:p w14:paraId="7758F28A" w14:textId="1EB265F2"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B" w14:textId="038671E3" w:rsidR="00E221C5" w:rsidRPr="00877B2C" w:rsidRDefault="00E221C5" w:rsidP="00E221C5">
            <w:pPr>
              <w:rPr>
                <w:rFonts w:asciiTheme="minorHAnsi" w:hAnsiTheme="minorHAnsi"/>
                <w:sz w:val="18"/>
                <w:szCs w:val="18"/>
              </w:rPr>
            </w:pPr>
            <w:r w:rsidRPr="00877B2C">
              <w:rPr>
                <w:rFonts w:asciiTheme="minorHAnsi" w:hAnsiTheme="minorHAnsi"/>
                <w:sz w:val="18"/>
                <w:szCs w:val="18"/>
              </w:rPr>
              <w:t xml:space="preserve">&lt;&lt; calculated field: if </w:t>
            </w:r>
            <w:r w:rsidR="00A620C9">
              <w:rPr>
                <w:rFonts w:asciiTheme="minorHAnsi" w:hAnsiTheme="minorHAnsi"/>
                <w:sz w:val="18"/>
                <w:szCs w:val="18"/>
              </w:rPr>
              <w:t>LMCI</w:t>
            </w:r>
            <w:r w:rsidRPr="00877B2C">
              <w:rPr>
                <w:rFonts w:asciiTheme="minorHAnsi" w:hAnsiTheme="minorHAnsi"/>
                <w:sz w:val="18"/>
                <w:szCs w:val="18"/>
              </w:rPr>
              <w:t>-</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29</w:t>
            </w:r>
            <w:r w:rsidRPr="00877B2C">
              <w:rPr>
                <w:rFonts w:asciiTheme="minorHAnsi" w:hAnsiTheme="minorHAnsi"/>
                <w:sz w:val="18"/>
                <w:szCs w:val="18"/>
              </w:rPr>
              <w:t xml:space="preserve"> flags: Buried Ducts Compliance Credit = true , then display message directing use of RA3.1.4.1.5 and display Table C below;  else display message "N/A" or some equivalent message&gt;&gt; </w:t>
            </w:r>
          </w:p>
        </w:tc>
      </w:tr>
      <w:tr w:rsidR="00E221C5" w:rsidRPr="00877B2C" w14:paraId="7758F290" w14:textId="77777777" w:rsidTr="00BE4C42">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D" w14:textId="0F2F16C2" w:rsidR="00E221C5" w:rsidRPr="00877B2C" w:rsidRDefault="00E221C5" w:rsidP="00E221C5">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397" w:type="pct"/>
            <w:tcBorders>
              <w:top w:val="single" w:sz="4" w:space="0" w:color="auto"/>
              <w:left w:val="single" w:sz="4" w:space="0" w:color="auto"/>
              <w:bottom w:val="single" w:sz="4" w:space="0" w:color="auto"/>
              <w:right w:val="single" w:sz="4" w:space="0" w:color="auto"/>
            </w:tcBorders>
            <w:vAlign w:val="center"/>
          </w:tcPr>
          <w:p w14:paraId="7758F28E" w14:textId="3CFDB5F4" w:rsidR="00E221C5" w:rsidRPr="00877B2C" w:rsidRDefault="00E221C5" w:rsidP="00E221C5">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F" w14:textId="700AEDC2" w:rsidR="00E221C5" w:rsidRPr="00877B2C" w:rsidRDefault="00E221C5" w:rsidP="00E221C5">
            <w:pPr>
              <w:rPr>
                <w:rFonts w:asciiTheme="minorHAnsi" w:hAnsiTheme="minorHAnsi"/>
                <w:sz w:val="18"/>
                <w:szCs w:val="18"/>
              </w:rPr>
            </w:pPr>
            <w:r w:rsidRPr="00877B2C">
              <w:rPr>
                <w:rFonts w:asciiTheme="minorHAnsi" w:hAnsiTheme="minorHAnsi"/>
                <w:sz w:val="18"/>
                <w:szCs w:val="18"/>
              </w:rPr>
              <w:t xml:space="preserve">&lt;&lt; calculated field: if </w:t>
            </w:r>
            <w:r w:rsidR="00A620C9">
              <w:rPr>
                <w:rFonts w:asciiTheme="minorHAnsi" w:hAnsiTheme="minorHAnsi"/>
                <w:sz w:val="18"/>
                <w:szCs w:val="18"/>
              </w:rPr>
              <w:t>LMCI</w:t>
            </w:r>
            <w:r w:rsidRPr="00877B2C">
              <w:rPr>
                <w:rFonts w:asciiTheme="minorHAnsi" w:hAnsiTheme="minorHAnsi"/>
                <w:sz w:val="18"/>
                <w:szCs w:val="18"/>
              </w:rPr>
              <w:t>-</w:t>
            </w:r>
            <w:r>
              <w:rPr>
                <w:rFonts w:asciiTheme="minorHAnsi" w:hAnsiTheme="minorHAnsi"/>
                <w:sz w:val="18"/>
                <w:szCs w:val="18"/>
              </w:rPr>
              <w:t>MCH</w:t>
            </w:r>
            <w:r w:rsidRPr="00877B2C">
              <w:rPr>
                <w:rFonts w:asciiTheme="minorHAnsi" w:hAnsiTheme="minorHAnsi"/>
                <w:sz w:val="18"/>
                <w:szCs w:val="18"/>
              </w:rPr>
              <w:t>-</w:t>
            </w:r>
            <w:r>
              <w:rPr>
                <w:rFonts w:asciiTheme="minorHAnsi" w:hAnsiTheme="minorHAnsi"/>
                <w:sz w:val="18"/>
                <w:szCs w:val="18"/>
              </w:rPr>
              <w:t xml:space="preserve">29 </w:t>
            </w:r>
            <w:r w:rsidRPr="00877B2C">
              <w:rPr>
                <w:rFonts w:asciiTheme="minorHAnsi" w:hAnsiTheme="minorHAnsi"/>
                <w:sz w:val="18"/>
                <w:szCs w:val="18"/>
              </w:rPr>
              <w:t>flags: Deeply Buried Ducts Compliance Credit = true , then display message directing use of RA3.1.4.1.6 and display Table D below;  else display message "N/A" or some equivalent message&gt;&gt;</w:t>
            </w:r>
          </w:p>
        </w:tc>
      </w:tr>
    </w:tbl>
    <w:p w14:paraId="75627F0B" w14:textId="77777777" w:rsidR="00BE4C42" w:rsidRDefault="00BE4C42" w:rsidP="00BE4C42">
      <w:pPr>
        <w:rPr>
          <w:rFonts w:asciiTheme="minorHAnsi" w:hAnsiTheme="minorHAnsi"/>
          <w:i/>
          <w:sz w:val="18"/>
          <w:szCs w:val="18"/>
        </w:rPr>
      </w:pPr>
      <w:r w:rsidRPr="00877B2C">
        <w:rPr>
          <w:rFonts w:asciiTheme="minorHAnsi" w:hAnsiTheme="minorHAnsi"/>
          <w:i/>
          <w:sz w:val="18"/>
          <w:szCs w:val="18"/>
        </w:rPr>
        <w:t>Note: Submit one Certificate of installation for each duct system that must demonstrate compliance in the dwelling.</w:t>
      </w:r>
    </w:p>
    <w:p w14:paraId="3F788181" w14:textId="77777777" w:rsidR="00BE4C42" w:rsidRPr="00F70B2C" w:rsidRDefault="00BE4C42" w:rsidP="00D920D6">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D920D6" w:rsidRPr="006136A2" w14:paraId="7758F297" w14:textId="77777777" w:rsidTr="00D920D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1D7EE62A" w14:textId="63238B54" w:rsidR="00F70B2C"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F70B2C">
              <w:rPr>
                <w:rFonts w:asciiTheme="minorHAnsi" w:hAnsiTheme="minorHAnsi"/>
                <w:b/>
                <w:bCs/>
                <w:szCs w:val="18"/>
              </w:rPr>
              <w:t xml:space="preserve">B. </w:t>
            </w:r>
            <w:r w:rsidR="00F70B2C" w:rsidRPr="00F70B2C">
              <w:rPr>
                <w:rFonts w:asciiTheme="minorHAnsi" w:hAnsiTheme="minorHAnsi"/>
                <w:b/>
                <w:szCs w:val="18"/>
              </w:rPr>
              <w:t>Duct Surface Area Reduction and R-value Compliance Credit</w:t>
            </w:r>
            <w:r w:rsidR="00F70B2C" w:rsidRPr="00F70B2C" w:rsidDel="00F70B2C">
              <w:rPr>
                <w:rFonts w:asciiTheme="minorHAnsi" w:hAnsiTheme="minorHAnsi"/>
                <w:b/>
                <w:bCs/>
                <w:szCs w:val="18"/>
              </w:rPr>
              <w:t xml:space="preserve"> </w:t>
            </w:r>
          </w:p>
          <w:p w14:paraId="7758F295"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7758F296" w14:textId="1C88DA95" w:rsidR="00543D99" w:rsidRPr="00877B2C" w:rsidRDefault="00543D99"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543D99">
              <w:rPr>
                <w:rFonts w:asciiTheme="minorHAnsi" w:hAnsiTheme="minorHAnsi"/>
                <w:sz w:val="18"/>
                <w:szCs w:val="18"/>
              </w:rPr>
              <w:t>&lt;&lt;this table only shown if Duct Surface Area Reduction And R-Value Compliance Credit in cell A0</w:t>
            </w:r>
            <w:r w:rsidR="00E221C5">
              <w:rPr>
                <w:rFonts w:asciiTheme="minorHAnsi" w:hAnsiTheme="minorHAnsi"/>
                <w:sz w:val="18"/>
                <w:szCs w:val="18"/>
              </w:rPr>
              <w:t>4</w:t>
            </w:r>
            <w:r w:rsidRPr="00543D99">
              <w:rPr>
                <w:rFonts w:asciiTheme="minorHAnsi" w:hAnsiTheme="minorHAnsi"/>
                <w:sz w:val="18"/>
                <w:szCs w:val="18"/>
              </w:rPr>
              <w:t xml:space="preserve"> is true&gt;&gt;</w:t>
            </w:r>
          </w:p>
        </w:tc>
      </w:tr>
      <w:tr w:rsidR="00D920D6" w:rsidRPr="006136A2" w14:paraId="7758F29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8"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9" w14:textId="6E5025FB" w:rsidR="00D920D6" w:rsidRPr="00877B2C" w:rsidRDefault="00D920D6" w:rsidP="00D920D6">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D920D6" w:rsidRPr="006136A2" w14:paraId="7758F29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B"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C" w14:textId="13CE0DCA" w:rsidR="00D920D6" w:rsidRPr="00877B2C" w:rsidRDefault="00D920D6" w:rsidP="00D920D6">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D920D6" w:rsidRPr="006136A2" w14:paraId="7758F2A0"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E"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F"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D920D6" w:rsidRPr="006136A2" w14:paraId="7758F2A3"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1"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2"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D920D6" w:rsidRPr="006136A2" w14:paraId="7758F2A6"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4"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5"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0D3DCD" w:rsidRPr="006136A2" w14:paraId="7758F2AC"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7" w14:textId="77777777" w:rsidR="000D3DCD" w:rsidRPr="00877B2C" w:rsidRDefault="000D3DCD" w:rsidP="00D920D6">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2A8" w14:textId="77777777" w:rsidR="000D3DCD" w:rsidRPr="00877B2C" w:rsidRDefault="000D3DCD" w:rsidP="00F70B2C">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7758F2A9"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7758F2AA"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7758F2AB" w14:textId="77777777" w:rsidR="000D3DCD" w:rsidRPr="00877B2C" w:rsidRDefault="00D36FD1" w:rsidP="00D07066">
            <w:pPr>
              <w:keepNext/>
              <w:ind w:left="259" w:hanging="259"/>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w:t>
            </w:r>
            <w:r w:rsidR="00D07066" w:rsidRPr="00877B2C">
              <w:rPr>
                <w:rFonts w:asciiTheme="minorHAnsi" w:eastAsia="Calibri" w:hAnsiTheme="minorHAnsi"/>
                <w:sz w:val="18"/>
                <w:szCs w:val="18"/>
              </w:rPr>
              <w:t xml:space="preserve"> </w:t>
            </w:r>
            <w:r w:rsidRPr="00877B2C">
              <w:rPr>
                <w:rFonts w:asciiTheme="minorHAnsi" w:eastAsia="Calibri" w:hAnsiTheme="minorHAnsi"/>
                <w:sz w:val="18"/>
                <w:szCs w:val="18"/>
              </w:rPr>
              <w:t>met.  Enter reason for failure in corrections notes field below</w:t>
            </w:r>
            <w:r w:rsidR="00D07066" w:rsidRPr="00877B2C">
              <w:rPr>
                <w:rFonts w:asciiTheme="minorHAnsi" w:eastAsia="Calibri" w:hAnsiTheme="minorHAnsi"/>
                <w:sz w:val="18"/>
                <w:szCs w:val="18"/>
              </w:rPr>
              <w:t>&gt;&gt;</w:t>
            </w:r>
          </w:p>
        </w:tc>
      </w:tr>
      <w:tr w:rsidR="00D36FD1" w:rsidRPr="006136A2" w14:paraId="7758F2AF" w14:textId="77777777" w:rsidTr="00D36FD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D" w14:textId="77777777" w:rsidR="00D36FD1" w:rsidRPr="00877B2C" w:rsidRDefault="00D36FD1" w:rsidP="00D920D6">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E" w14:textId="77777777" w:rsidR="00D36FD1" w:rsidRPr="00877B2C" w:rsidRDefault="00D36FD1" w:rsidP="00D920D6">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0D3DCD" w:rsidRPr="006136A2" w14:paraId="7758F2B1" w14:textId="77777777" w:rsidTr="000D3DCD">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B0" w14:textId="77777777" w:rsidR="000D3DCD" w:rsidRPr="00877B2C" w:rsidRDefault="00533ED1" w:rsidP="00D36FD1">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B2" w14:textId="04721DE5"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C73F6F" w:rsidRPr="006136A2" w14:paraId="6FA86C46"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50706E10" w14:textId="77777777" w:rsidR="00C73F6F" w:rsidRPr="00F70B2C" w:rsidRDefault="00C73F6F" w:rsidP="00581F33">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6C0DE3EB" w14:textId="77777777" w:rsidR="00C73F6F" w:rsidRDefault="00C73F6F" w:rsidP="00581F33">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p w14:paraId="043B3D39" w14:textId="49365241" w:rsidR="00C73F6F" w:rsidRPr="00877B2C" w:rsidRDefault="00C73F6F" w:rsidP="00581F33">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Buried Ducts Compliance Credit claimed in cell A0</w:t>
            </w:r>
            <w:r w:rsidR="00E221C5">
              <w:rPr>
                <w:rFonts w:asciiTheme="minorHAnsi" w:hAnsiTheme="minorHAnsi"/>
                <w:bCs/>
                <w:sz w:val="18"/>
                <w:szCs w:val="18"/>
              </w:rPr>
              <w:t>5</w:t>
            </w:r>
            <w:r>
              <w:rPr>
                <w:rFonts w:asciiTheme="minorHAnsi" w:hAnsiTheme="minorHAnsi"/>
                <w:bCs/>
                <w:sz w:val="18"/>
                <w:szCs w:val="18"/>
              </w:rPr>
              <w:t xml:space="preserve"> is true&gt;&gt;</w:t>
            </w:r>
          </w:p>
        </w:tc>
      </w:tr>
      <w:tr w:rsidR="00C73F6F" w:rsidRPr="006136A2" w14:paraId="351C050C"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B4EBEF4"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700647F" w14:textId="62F3BEBF"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C73F6F" w:rsidRPr="006136A2" w14:paraId="354B051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EFA7DF2"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ABE658F" w14:textId="3BE9805A"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C73F6F" w:rsidRPr="006136A2" w14:paraId="166348CD"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A0E99D9"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D30DB8B" w14:textId="07EDC3CE"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A620C9">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C73F6F" w:rsidRPr="006136A2" w14:paraId="5C868D7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9ECAA20"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7477CAC"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C73F6F" w:rsidRPr="006136A2" w14:paraId="79075DA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0ED731C"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2065B617" w14:textId="77777777" w:rsidR="00C73F6F" w:rsidRPr="00877B2C" w:rsidRDefault="00C73F6F" w:rsidP="00581F33">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C73F6F" w:rsidRPr="006136A2" w14:paraId="36B9EC96"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AA1C76F"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B6CC478" w14:textId="77777777" w:rsidR="00C73F6F" w:rsidRPr="00877B2C" w:rsidRDefault="00C73F6F" w:rsidP="00581F33">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C73F6F" w:rsidRPr="0014781A" w14:paraId="43E684B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5B60ACA"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3C8A820" w14:textId="3368BAC7" w:rsidR="00C73F6F" w:rsidRPr="003527A2" w:rsidRDefault="00C73F6F" w:rsidP="00581F33">
            <w:pPr>
              <w:keepNext/>
              <w:tabs>
                <w:tab w:val="left" w:pos="356"/>
              </w:tabs>
              <w:rPr>
                <w:rFonts w:asciiTheme="minorHAnsi" w:hAnsiTheme="minorHAnsi"/>
                <w:sz w:val="18"/>
                <w:szCs w:val="18"/>
              </w:rPr>
            </w:pPr>
            <w:r w:rsidRPr="00877B2C">
              <w:rPr>
                <w:rFonts w:asciiTheme="minorHAnsi" w:hAnsiTheme="minorHAnsi"/>
                <w:sz w:val="18"/>
                <w:szCs w:val="18"/>
              </w:rPr>
              <w:t xml:space="preserve">The dwelling shall comply with all Quality Insulation Installation requirements as documented on the applicable </w:t>
            </w:r>
            <w:r w:rsidR="00A620C9">
              <w:rPr>
                <w:rFonts w:asciiTheme="minorHAnsi" w:hAnsiTheme="minorHAnsi"/>
                <w:sz w:val="18"/>
                <w:szCs w:val="18"/>
              </w:rPr>
              <w:t>LMCI</w:t>
            </w:r>
            <w:r w:rsidRPr="00877B2C">
              <w:rPr>
                <w:rFonts w:asciiTheme="minorHAnsi" w:hAnsiTheme="minorHAnsi"/>
                <w:sz w:val="18"/>
                <w:szCs w:val="18"/>
              </w:rPr>
              <w:t xml:space="preserve"> and </w:t>
            </w:r>
            <w:r w:rsidR="00A620C9">
              <w:rPr>
                <w:rFonts w:asciiTheme="minorHAnsi" w:hAnsiTheme="minorHAnsi"/>
                <w:sz w:val="18"/>
                <w:szCs w:val="18"/>
              </w:rPr>
              <w:t>LMCV</w:t>
            </w:r>
            <w:r w:rsidRPr="00877B2C">
              <w:rPr>
                <w:rFonts w:asciiTheme="minorHAnsi" w:hAnsiTheme="minorHAnsi"/>
                <w:sz w:val="18"/>
                <w:szCs w:val="18"/>
              </w:rPr>
              <w:t>.</w:t>
            </w:r>
          </w:p>
        </w:tc>
      </w:tr>
      <w:tr w:rsidR="00C73F6F" w:rsidRPr="006136A2" w14:paraId="54282CF5"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7DC641"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lastRenderedPageBreak/>
              <w:t>0</w:t>
            </w:r>
            <w:r>
              <w:rPr>
                <w:rFonts w:asciiTheme="minorHAnsi" w:hAnsiTheme="minorHAnsi"/>
                <w:sz w:val="18"/>
                <w:szCs w:val="18"/>
              </w:rPr>
              <w:t>8</w:t>
            </w:r>
          </w:p>
        </w:tc>
        <w:tc>
          <w:tcPr>
            <w:tcW w:w="2846" w:type="dxa"/>
            <w:tcBorders>
              <w:top w:val="single" w:sz="4" w:space="0" w:color="auto"/>
              <w:left w:val="single" w:sz="4" w:space="0" w:color="auto"/>
              <w:bottom w:val="single" w:sz="4" w:space="0" w:color="auto"/>
              <w:right w:val="single" w:sz="4" w:space="0" w:color="auto"/>
            </w:tcBorders>
            <w:vAlign w:val="center"/>
          </w:tcPr>
          <w:p w14:paraId="5D2B95C9" w14:textId="77777777" w:rsidR="00C73F6F" w:rsidRPr="00877B2C" w:rsidRDefault="00C73F6F" w:rsidP="00581F33">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0A1D02E9" w14:textId="77777777" w:rsidR="00C73F6F" w:rsidRPr="00877B2C" w:rsidRDefault="00C73F6F" w:rsidP="00C73F6F">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16055773" w14:textId="77777777" w:rsidR="00C73F6F" w:rsidRPr="00877B2C" w:rsidRDefault="00C73F6F" w:rsidP="00C73F6F">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5C0C04FC" w14:textId="65F89018" w:rsidR="00C73F6F" w:rsidRPr="007D296D" w:rsidRDefault="00C73F6F" w:rsidP="007D296D">
            <w:pPr>
              <w:keepNext/>
              <w:tabs>
                <w:tab w:val="left" w:pos="356"/>
              </w:tabs>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below&gt;&gt;</w:t>
            </w:r>
          </w:p>
        </w:tc>
      </w:tr>
      <w:tr w:rsidR="00C73F6F" w:rsidRPr="006136A2" w14:paraId="7ED73526"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451A50C" w14:textId="77777777" w:rsidR="00C73F6F" w:rsidRPr="00877B2C" w:rsidRDefault="00C73F6F"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9</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B35825E" w14:textId="389F73FD" w:rsidR="00C73F6F" w:rsidRPr="00877B2C" w:rsidRDefault="00C73F6F" w:rsidP="00581F33">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C73F6F" w:rsidRPr="006136A2" w14:paraId="3A82EF4E"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211EED51" w14:textId="77777777" w:rsidR="00C73F6F" w:rsidRPr="00877B2C" w:rsidRDefault="00C73F6F" w:rsidP="00581F33">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D6" w14:textId="6F9BE8E3" w:rsidR="00D920D6" w:rsidRDefault="00D920D6" w:rsidP="00D920D6">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C97C10" w:rsidRPr="006136A2" w14:paraId="5781ABD1"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61A811CB" w14:textId="77777777" w:rsidR="00C97C10" w:rsidRPr="00F70B2C"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Pr="00F70B2C">
              <w:rPr>
                <w:rFonts w:asciiTheme="minorHAnsi" w:hAnsiTheme="minorHAnsi"/>
                <w:b/>
                <w:szCs w:val="18"/>
              </w:rPr>
              <w:t>Deeply Buried Ducts Compliance Credit</w:t>
            </w:r>
          </w:p>
          <w:p w14:paraId="4C841CA1" w14:textId="77777777" w:rsidR="00C97C10"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07BF7895" w14:textId="43FE766F" w:rsidR="00C97C10" w:rsidRPr="00877B2C" w:rsidRDefault="00C97C10" w:rsidP="00581F3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Deeply Buried Ducts Compliance Credit claimed in cell A0</w:t>
            </w:r>
            <w:r w:rsidR="00E221C5">
              <w:rPr>
                <w:rFonts w:asciiTheme="minorHAnsi" w:hAnsiTheme="minorHAnsi"/>
                <w:bCs/>
                <w:sz w:val="18"/>
                <w:szCs w:val="18"/>
              </w:rPr>
              <w:t>6</w:t>
            </w:r>
            <w:r>
              <w:rPr>
                <w:rFonts w:asciiTheme="minorHAnsi" w:hAnsiTheme="minorHAnsi"/>
                <w:bCs/>
                <w:sz w:val="18"/>
                <w:szCs w:val="18"/>
              </w:rPr>
              <w:t xml:space="preserve"> is true&gt;&gt;</w:t>
            </w:r>
          </w:p>
        </w:tc>
      </w:tr>
      <w:tr w:rsidR="00C97C10" w:rsidRPr="006136A2" w14:paraId="3ABE82A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4A959E7"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FEAB8C1" w14:textId="53D22195"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 xml:space="preserve">The duct system design shall be detailed in the special features section of the </w:t>
            </w:r>
            <w:r w:rsidR="00A620C9">
              <w:rPr>
                <w:rFonts w:asciiTheme="minorHAnsi" w:hAnsiTheme="minorHAnsi"/>
                <w:sz w:val="18"/>
                <w:szCs w:val="18"/>
              </w:rPr>
              <w:t>LMCC</w:t>
            </w:r>
            <w:r w:rsidRPr="00877B2C">
              <w:rPr>
                <w:rFonts w:asciiTheme="minorHAnsi" w:hAnsiTheme="minorHAnsi"/>
                <w:sz w:val="18"/>
                <w:szCs w:val="18"/>
              </w:rPr>
              <w:t>-PRF-01-E approved by the enforcement agency.</w:t>
            </w:r>
          </w:p>
        </w:tc>
      </w:tr>
      <w:tr w:rsidR="00C97C10" w:rsidRPr="006136A2" w14:paraId="56E6E78F"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9A81A63"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01092541" w14:textId="3F5F414C"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 xml:space="preserve">A duct design layout that conforms to the duct system design details in the special features section of the </w:t>
            </w:r>
            <w:r w:rsidR="00A620C9">
              <w:rPr>
                <w:rFonts w:asciiTheme="minorHAnsi" w:hAnsiTheme="minorHAnsi"/>
                <w:sz w:val="18"/>
                <w:szCs w:val="18"/>
              </w:rPr>
              <w:t>LMCC</w:t>
            </w:r>
            <w:r w:rsidRPr="00877B2C">
              <w:rPr>
                <w:rFonts w:asciiTheme="minorHAnsi" w:hAnsiTheme="minorHAnsi"/>
                <w:sz w:val="18"/>
                <w:szCs w:val="18"/>
              </w:rPr>
              <w:t>-PRF-01-E shall be documented on the building design plans approved by the enforcement agency.</w:t>
            </w:r>
          </w:p>
        </w:tc>
      </w:tr>
      <w:tr w:rsidR="00C97C10" w:rsidRPr="006136A2" w14:paraId="48C1492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34E3496"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A44496B" w14:textId="4458D73A"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w:t>
            </w:r>
            <w:r w:rsidR="00A620C9">
              <w:rPr>
                <w:rFonts w:asciiTheme="minorHAnsi" w:hAnsiTheme="minorHAnsi"/>
                <w:sz w:val="18"/>
                <w:szCs w:val="18"/>
              </w:rPr>
              <w:t>LMCC</w:t>
            </w:r>
            <w:r>
              <w:rPr>
                <w:rFonts w:asciiTheme="minorHAnsi" w:hAnsiTheme="minorHAnsi"/>
                <w:sz w:val="18"/>
                <w:szCs w:val="18"/>
              </w:rPr>
              <w:t>-PRF-01-E.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C97C10" w:rsidRPr="006136A2" w14:paraId="1C5C9F6E"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A1FB78E"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DD19561" w14:textId="77777777" w:rsidR="00C97C10" w:rsidRPr="00877B2C" w:rsidRDefault="00C97C10" w:rsidP="00581F33">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C97C10" w:rsidRPr="006136A2" w14:paraId="2B75CA01"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85CF5BC"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114BFEAC" w14:textId="77777777" w:rsidR="00C97C10" w:rsidRPr="00877B2C" w:rsidRDefault="00C97C10" w:rsidP="00581F33">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C97C10" w:rsidRPr="00877B2C" w14:paraId="27262694"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0D340B5" w14:textId="77777777" w:rsidR="00C97C10" w:rsidRPr="00877B2C" w:rsidRDefault="00C97C10" w:rsidP="00581F33">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23665060" w14:textId="77777777" w:rsidR="00C97C10" w:rsidRPr="00877B2C" w:rsidRDefault="00C97C10" w:rsidP="00581F33">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C97C10" w:rsidRPr="0014781A" w14:paraId="45F53BF7"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A2BBFA"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7125935" w14:textId="4DD82EDE" w:rsidR="00C97C10" w:rsidRPr="00801F86" w:rsidRDefault="00C97C10" w:rsidP="00581F33">
            <w:pPr>
              <w:keepNext/>
              <w:tabs>
                <w:tab w:val="left" w:pos="356"/>
              </w:tabs>
              <w:rPr>
                <w:rFonts w:asciiTheme="minorHAnsi" w:hAnsiTheme="minorHAnsi"/>
                <w:b/>
                <w:sz w:val="18"/>
                <w:szCs w:val="18"/>
              </w:rPr>
            </w:pPr>
            <w:r w:rsidRPr="00801F86">
              <w:rPr>
                <w:rFonts w:asciiTheme="minorHAnsi" w:hAnsiTheme="minorHAnsi"/>
                <w:sz w:val="18"/>
                <w:szCs w:val="18"/>
              </w:rPr>
              <w:t xml:space="preserve">The dwelling shall comply with all Quality Insulation Installation requirements as documented on the applicable </w:t>
            </w:r>
            <w:r w:rsidR="00A620C9">
              <w:rPr>
                <w:rFonts w:asciiTheme="minorHAnsi" w:hAnsiTheme="minorHAnsi"/>
                <w:sz w:val="18"/>
                <w:szCs w:val="18"/>
              </w:rPr>
              <w:t>LMCI</w:t>
            </w:r>
            <w:r w:rsidRPr="00801F86">
              <w:rPr>
                <w:rFonts w:asciiTheme="minorHAnsi" w:hAnsiTheme="minorHAnsi"/>
                <w:sz w:val="18"/>
                <w:szCs w:val="18"/>
              </w:rPr>
              <w:t xml:space="preserve"> and </w:t>
            </w:r>
            <w:r w:rsidR="00A620C9">
              <w:rPr>
                <w:rFonts w:asciiTheme="minorHAnsi" w:hAnsiTheme="minorHAnsi"/>
                <w:sz w:val="18"/>
                <w:szCs w:val="18"/>
              </w:rPr>
              <w:t>LMCV</w:t>
            </w:r>
            <w:r w:rsidRPr="00801F86">
              <w:rPr>
                <w:rFonts w:asciiTheme="minorHAnsi" w:hAnsiTheme="minorHAnsi"/>
                <w:sz w:val="18"/>
                <w:szCs w:val="18"/>
              </w:rPr>
              <w:t>.</w:t>
            </w:r>
          </w:p>
        </w:tc>
      </w:tr>
      <w:tr w:rsidR="00C97C10" w:rsidRPr="0014781A" w14:paraId="13B62793"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C0A5A47"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6436570B" w14:textId="77777777" w:rsidR="00C97C10" w:rsidRPr="00067E04" w:rsidRDefault="00C97C10" w:rsidP="00581F33">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C97C10" w:rsidRPr="006136A2" w14:paraId="00046339"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E18FF6E" w14:textId="77777777" w:rsidR="00C97C10" w:rsidRPr="00877B2C" w:rsidRDefault="00C97C10" w:rsidP="00581F33">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9</w:t>
            </w:r>
          </w:p>
        </w:tc>
        <w:tc>
          <w:tcPr>
            <w:tcW w:w="2846" w:type="dxa"/>
            <w:tcBorders>
              <w:top w:val="single" w:sz="4" w:space="0" w:color="auto"/>
              <w:left w:val="single" w:sz="4" w:space="0" w:color="auto"/>
              <w:bottom w:val="single" w:sz="4" w:space="0" w:color="auto"/>
              <w:right w:val="single" w:sz="4" w:space="0" w:color="auto"/>
            </w:tcBorders>
            <w:vAlign w:val="center"/>
          </w:tcPr>
          <w:p w14:paraId="300BEE50" w14:textId="77777777" w:rsidR="00C97C10" w:rsidRPr="00877B2C" w:rsidRDefault="00C97C10" w:rsidP="00581F33">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32B01233" w14:textId="77777777" w:rsidR="00C97C10" w:rsidRPr="00877B2C" w:rsidRDefault="00C97C10" w:rsidP="00C97C10">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27B6F94F" w14:textId="77777777" w:rsidR="00C97C10" w:rsidRPr="00877B2C" w:rsidRDefault="00C97C10" w:rsidP="00C97C10">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395B5624" w14:textId="318709D1" w:rsidR="00C97C10" w:rsidRPr="007D296D" w:rsidRDefault="00C97C10" w:rsidP="007D296D">
            <w:pPr>
              <w:keepNext/>
              <w:tabs>
                <w:tab w:val="left" w:pos="356"/>
              </w:tabs>
              <w:rPr>
                <w:rFonts w:asciiTheme="minorHAnsi" w:hAnsiTheme="minorHAnsi"/>
                <w:b/>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below&gt;&gt;</w:t>
            </w:r>
          </w:p>
        </w:tc>
      </w:tr>
      <w:tr w:rsidR="00C97C10" w:rsidRPr="006136A2" w14:paraId="664CDC80" w14:textId="77777777" w:rsidTr="00581F33">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35F2167" w14:textId="77777777" w:rsidR="00C97C10" w:rsidRPr="00877B2C" w:rsidRDefault="00C97C10" w:rsidP="00581F33">
            <w:pPr>
              <w:jc w:val="center"/>
              <w:rPr>
                <w:rFonts w:asciiTheme="minorHAnsi" w:hAnsiTheme="minorHAnsi"/>
                <w:sz w:val="18"/>
                <w:szCs w:val="18"/>
              </w:rPr>
            </w:pPr>
            <w:r>
              <w:rPr>
                <w:rFonts w:asciiTheme="minorHAnsi" w:hAnsiTheme="minorHAnsi"/>
                <w:sz w:val="18"/>
                <w:szCs w:val="18"/>
              </w:rPr>
              <w:t>10</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33913FE4" w14:textId="76E8792C" w:rsidR="00C97C10" w:rsidRPr="00877B2C" w:rsidRDefault="00C97C10" w:rsidP="00581F33">
            <w:pPr>
              <w:rPr>
                <w:rFonts w:asciiTheme="minorHAnsi" w:hAnsiTheme="minorHAnsi"/>
                <w:sz w:val="18"/>
                <w:szCs w:val="18"/>
              </w:rPr>
            </w:pPr>
            <w:r w:rsidRPr="00877B2C">
              <w:rPr>
                <w:rFonts w:asciiTheme="minorHAnsi" w:hAnsiTheme="minorHAnsi"/>
                <w:sz w:val="18"/>
                <w:szCs w:val="18"/>
              </w:rPr>
              <w:t>Correction Notes:</w:t>
            </w:r>
            <w:r>
              <w:rPr>
                <w:rFonts w:asciiTheme="minorHAnsi" w:hAnsiTheme="minorHAnsi"/>
                <w:sz w:val="18"/>
                <w:szCs w:val="18"/>
              </w:rPr>
              <w:t xml:space="preserve"> </w:t>
            </w:r>
            <w:r w:rsidR="00C73F6F" w:rsidRPr="00C73F6F">
              <w:rPr>
                <w:rFonts w:asciiTheme="minorHAnsi" w:hAnsiTheme="minorHAnsi"/>
                <w:sz w:val="18"/>
                <w:szCs w:val="18"/>
              </w:rPr>
              <w:t>&lt;&lt;if Verification Status= Fail, then text entry in this Corrections Notes field is required; user input text&gt;&gt;</w:t>
            </w:r>
          </w:p>
        </w:tc>
      </w:tr>
      <w:tr w:rsidR="00C97C10" w:rsidRPr="006136A2" w14:paraId="6FD90F6D" w14:textId="77777777" w:rsidTr="00581F33">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2DB41010" w14:textId="77777777" w:rsidR="00C97C10" w:rsidRPr="00877B2C" w:rsidRDefault="00C97C10" w:rsidP="00581F33">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FA" w14:textId="73A467AC" w:rsidR="00D920D6" w:rsidRDefault="00D920D6" w:rsidP="00D920D6">
      <w:pPr>
        <w:pStyle w:val="Header"/>
        <w:rPr>
          <w:rFonts w:asciiTheme="minorHAnsi" w:hAnsiTheme="minorHAnsi"/>
          <w:sz w:val="18"/>
          <w:szCs w:val="18"/>
        </w:rPr>
      </w:pPr>
    </w:p>
    <w:tbl>
      <w:tblPr>
        <w:tblStyle w:val="TableGrid"/>
        <w:tblW w:w="0" w:type="auto"/>
        <w:tblLayout w:type="fixed"/>
        <w:tblLook w:val="04A0" w:firstRow="1" w:lastRow="0" w:firstColumn="1" w:lastColumn="0" w:noHBand="0" w:noVBand="1"/>
      </w:tblPr>
      <w:tblGrid>
        <w:gridCol w:w="1278"/>
        <w:gridCol w:w="1170"/>
        <w:gridCol w:w="1260"/>
        <w:gridCol w:w="1260"/>
        <w:gridCol w:w="1260"/>
        <w:gridCol w:w="1170"/>
        <w:gridCol w:w="1170"/>
        <w:gridCol w:w="1260"/>
        <w:gridCol w:w="1170"/>
      </w:tblGrid>
      <w:tr w:rsidR="00A6143F" w14:paraId="012ABBF6" w14:textId="77777777" w:rsidTr="00494FDB">
        <w:trPr>
          <w:trHeight w:val="224"/>
        </w:trPr>
        <w:tc>
          <w:tcPr>
            <w:tcW w:w="10998" w:type="dxa"/>
            <w:gridSpan w:val="9"/>
          </w:tcPr>
          <w:p w14:paraId="3AD2D8A6" w14:textId="04A319B9" w:rsidR="00A6143F" w:rsidRDefault="00A6143F" w:rsidP="00494FDB">
            <w:pPr>
              <w:rPr>
                <w:rFonts w:asciiTheme="minorHAnsi" w:hAnsiTheme="minorHAnsi"/>
                <w:b/>
                <w:bCs/>
                <w:szCs w:val="18"/>
              </w:rPr>
            </w:pPr>
            <w:r>
              <w:rPr>
                <w:rFonts w:asciiTheme="minorHAnsi" w:hAnsiTheme="minorHAnsi"/>
                <w:b/>
                <w:bCs/>
                <w:szCs w:val="18"/>
              </w:rPr>
              <w:t>E. Duct System Design Details</w:t>
            </w:r>
          </w:p>
          <w:p w14:paraId="45CE2B40" w14:textId="001E8B34" w:rsidR="00A6143F" w:rsidRDefault="00A6143F" w:rsidP="00494FDB">
            <w:pPr>
              <w:rPr>
                <w:rFonts w:asciiTheme="minorHAnsi" w:hAnsiTheme="minorHAnsi"/>
                <w:bCs/>
                <w:sz w:val="18"/>
                <w:szCs w:val="18"/>
              </w:rPr>
            </w:pPr>
            <w:r>
              <w:rPr>
                <w:rFonts w:asciiTheme="minorHAnsi" w:hAnsiTheme="minorHAnsi"/>
                <w:bCs/>
                <w:sz w:val="18"/>
                <w:szCs w:val="18"/>
              </w:rPr>
              <w:t>&lt;</w:t>
            </w:r>
            <w:r w:rsidRPr="00590887">
              <w:rPr>
                <w:rFonts w:asciiTheme="minorHAnsi" w:hAnsiTheme="minorHAnsi"/>
                <w:bCs/>
                <w:sz w:val="18"/>
                <w:szCs w:val="18"/>
              </w:rPr>
              <w:t xml:space="preserve">&lt;this table only shown </w:t>
            </w:r>
            <w:r>
              <w:rPr>
                <w:rFonts w:asciiTheme="minorHAnsi" w:hAnsiTheme="minorHAnsi"/>
                <w:bCs/>
                <w:sz w:val="18"/>
                <w:szCs w:val="18"/>
              </w:rPr>
              <w:t>if Duct Surface Area Reduction a</w:t>
            </w:r>
            <w:r w:rsidRPr="00590887">
              <w:rPr>
                <w:rFonts w:asciiTheme="minorHAnsi" w:hAnsiTheme="minorHAnsi"/>
                <w:bCs/>
                <w:sz w:val="18"/>
                <w:szCs w:val="18"/>
              </w:rPr>
              <w:t>nd R-Value Compli</w:t>
            </w:r>
            <w:r>
              <w:rPr>
                <w:rFonts w:asciiTheme="minorHAnsi" w:hAnsiTheme="minorHAnsi"/>
                <w:bCs/>
                <w:sz w:val="18"/>
                <w:szCs w:val="18"/>
              </w:rPr>
              <w:t>ance Credit in cell A0</w:t>
            </w:r>
            <w:r w:rsidR="00E221C5">
              <w:rPr>
                <w:rFonts w:asciiTheme="minorHAnsi" w:hAnsiTheme="minorHAnsi"/>
                <w:bCs/>
                <w:sz w:val="18"/>
                <w:szCs w:val="18"/>
              </w:rPr>
              <w:t>4</w:t>
            </w:r>
            <w:r>
              <w:rPr>
                <w:rFonts w:asciiTheme="minorHAnsi" w:hAnsiTheme="minorHAnsi"/>
                <w:bCs/>
                <w:sz w:val="18"/>
                <w:szCs w:val="18"/>
              </w:rPr>
              <w:t xml:space="preserve"> is true, or</w:t>
            </w:r>
          </w:p>
          <w:p w14:paraId="115E1304" w14:textId="2ECEF7D3" w:rsidR="00A6143F" w:rsidRDefault="00A6143F" w:rsidP="00494FDB">
            <w:pPr>
              <w:rPr>
                <w:rFonts w:asciiTheme="minorHAnsi" w:hAnsiTheme="minorHAnsi"/>
                <w:sz w:val="18"/>
                <w:szCs w:val="18"/>
              </w:rPr>
            </w:pPr>
            <w:r w:rsidRPr="00543D99">
              <w:rPr>
                <w:rFonts w:asciiTheme="minorHAnsi" w:hAnsiTheme="minorHAnsi"/>
                <w:sz w:val="18"/>
                <w:szCs w:val="18"/>
              </w:rPr>
              <w:t xml:space="preserve">if </w:t>
            </w:r>
            <w:r w:rsidRPr="00590887">
              <w:rPr>
                <w:rFonts w:asciiTheme="minorHAnsi" w:hAnsiTheme="minorHAnsi"/>
                <w:sz w:val="18"/>
                <w:szCs w:val="18"/>
              </w:rPr>
              <w:t xml:space="preserve">Buried </w:t>
            </w:r>
            <w:r>
              <w:rPr>
                <w:rFonts w:asciiTheme="minorHAnsi" w:hAnsiTheme="minorHAnsi"/>
                <w:sz w:val="18"/>
                <w:szCs w:val="18"/>
              </w:rPr>
              <w:t>Ducts Compliance Credit in cell A0</w:t>
            </w:r>
            <w:r w:rsidR="00E221C5">
              <w:rPr>
                <w:rFonts w:asciiTheme="minorHAnsi" w:hAnsiTheme="minorHAnsi"/>
                <w:sz w:val="18"/>
                <w:szCs w:val="18"/>
              </w:rPr>
              <w:t>5</w:t>
            </w:r>
            <w:r>
              <w:rPr>
                <w:rFonts w:asciiTheme="minorHAnsi" w:hAnsiTheme="minorHAnsi"/>
                <w:sz w:val="18"/>
                <w:szCs w:val="18"/>
              </w:rPr>
              <w:t xml:space="preserve"> is true, or</w:t>
            </w:r>
          </w:p>
          <w:p w14:paraId="610C2EFB" w14:textId="55061A64" w:rsidR="00A6143F" w:rsidRDefault="00A6143F" w:rsidP="00494FDB">
            <w:pPr>
              <w:rPr>
                <w:rFonts w:asciiTheme="minorHAnsi" w:hAnsiTheme="minorHAnsi"/>
                <w:sz w:val="18"/>
                <w:szCs w:val="18"/>
              </w:rPr>
            </w:pPr>
            <w:r w:rsidRPr="00543D99">
              <w:rPr>
                <w:rFonts w:asciiTheme="minorHAnsi" w:hAnsiTheme="minorHAnsi"/>
                <w:sz w:val="18"/>
                <w:szCs w:val="18"/>
              </w:rPr>
              <w:t xml:space="preserve">if </w:t>
            </w:r>
            <w:r w:rsidRPr="00590887">
              <w:rPr>
                <w:rFonts w:asciiTheme="minorHAnsi" w:hAnsiTheme="minorHAnsi"/>
                <w:sz w:val="18"/>
                <w:szCs w:val="18"/>
              </w:rPr>
              <w:t xml:space="preserve">Deeply Buried </w:t>
            </w:r>
            <w:r>
              <w:rPr>
                <w:rFonts w:asciiTheme="minorHAnsi" w:hAnsiTheme="minorHAnsi"/>
                <w:sz w:val="18"/>
                <w:szCs w:val="18"/>
              </w:rPr>
              <w:t xml:space="preserve">Ducts Compliance Credit </w:t>
            </w:r>
            <w:r w:rsidRPr="00543D99">
              <w:rPr>
                <w:rFonts w:asciiTheme="minorHAnsi" w:hAnsiTheme="minorHAnsi"/>
                <w:sz w:val="18"/>
                <w:szCs w:val="18"/>
              </w:rPr>
              <w:t>in cell A0</w:t>
            </w:r>
            <w:r w:rsidR="00E221C5">
              <w:rPr>
                <w:rFonts w:asciiTheme="minorHAnsi" w:hAnsiTheme="minorHAnsi"/>
                <w:sz w:val="18"/>
                <w:szCs w:val="18"/>
              </w:rPr>
              <w:t>6</w:t>
            </w:r>
            <w:r w:rsidRPr="00543D99">
              <w:rPr>
                <w:rFonts w:asciiTheme="minorHAnsi" w:hAnsiTheme="minorHAnsi"/>
                <w:sz w:val="18"/>
                <w:szCs w:val="18"/>
              </w:rPr>
              <w:t xml:space="preserve"> is true&gt;&gt;</w:t>
            </w:r>
          </w:p>
          <w:p w14:paraId="2B734BAB" w14:textId="798ADF20" w:rsidR="00A6143F" w:rsidRDefault="00A6143F" w:rsidP="00494FDB">
            <w:pPr>
              <w:rPr>
                <w:rFonts w:asciiTheme="minorHAnsi" w:hAnsiTheme="minorHAnsi"/>
                <w:sz w:val="18"/>
                <w:szCs w:val="18"/>
              </w:rPr>
            </w:pPr>
            <w:r>
              <w:rPr>
                <w:rFonts w:asciiTheme="minorHAnsi" w:hAnsiTheme="minorHAnsi"/>
                <w:sz w:val="18"/>
                <w:szCs w:val="18"/>
              </w:rPr>
              <w:t xml:space="preserve">&lt;&lt;table is a calculated field: table copied from </w:t>
            </w:r>
            <w:r w:rsidR="00A620C9">
              <w:rPr>
                <w:rFonts w:asciiTheme="minorHAnsi" w:hAnsiTheme="minorHAnsi"/>
                <w:sz w:val="18"/>
                <w:szCs w:val="18"/>
              </w:rPr>
              <w:t>LMCC</w:t>
            </w:r>
            <w:r>
              <w:rPr>
                <w:rFonts w:asciiTheme="minorHAnsi" w:hAnsiTheme="minorHAnsi"/>
                <w:sz w:val="18"/>
                <w:szCs w:val="18"/>
              </w:rPr>
              <w:t>-PRF-01-E&gt;&gt;</w:t>
            </w:r>
          </w:p>
        </w:tc>
      </w:tr>
      <w:tr w:rsidR="00A6143F" w14:paraId="13CFC296" w14:textId="77777777" w:rsidTr="00494FDB">
        <w:trPr>
          <w:trHeight w:val="224"/>
        </w:trPr>
        <w:tc>
          <w:tcPr>
            <w:tcW w:w="1278" w:type="dxa"/>
          </w:tcPr>
          <w:p w14:paraId="5F7981DD" w14:textId="77777777" w:rsidR="00A6143F" w:rsidRDefault="00A6143F" w:rsidP="00494FDB">
            <w:pPr>
              <w:jc w:val="center"/>
              <w:rPr>
                <w:rFonts w:asciiTheme="minorHAnsi" w:hAnsiTheme="minorHAnsi"/>
                <w:sz w:val="18"/>
                <w:szCs w:val="18"/>
              </w:rPr>
            </w:pPr>
            <w:r>
              <w:rPr>
                <w:rFonts w:asciiTheme="minorHAnsi" w:hAnsiTheme="minorHAnsi"/>
                <w:sz w:val="18"/>
                <w:szCs w:val="18"/>
              </w:rPr>
              <w:t>01</w:t>
            </w:r>
          </w:p>
        </w:tc>
        <w:tc>
          <w:tcPr>
            <w:tcW w:w="1170" w:type="dxa"/>
          </w:tcPr>
          <w:p w14:paraId="5377EFA6" w14:textId="77777777" w:rsidR="00A6143F" w:rsidRDefault="00A6143F" w:rsidP="00494FDB">
            <w:pPr>
              <w:jc w:val="center"/>
              <w:rPr>
                <w:rFonts w:asciiTheme="minorHAnsi" w:hAnsiTheme="minorHAnsi"/>
                <w:sz w:val="18"/>
                <w:szCs w:val="18"/>
              </w:rPr>
            </w:pPr>
            <w:r>
              <w:rPr>
                <w:rFonts w:asciiTheme="minorHAnsi" w:hAnsiTheme="minorHAnsi"/>
                <w:sz w:val="18"/>
                <w:szCs w:val="18"/>
              </w:rPr>
              <w:t>02</w:t>
            </w:r>
          </w:p>
        </w:tc>
        <w:tc>
          <w:tcPr>
            <w:tcW w:w="1260" w:type="dxa"/>
          </w:tcPr>
          <w:p w14:paraId="3B319BFB" w14:textId="77777777" w:rsidR="00A6143F" w:rsidRDefault="00A6143F" w:rsidP="00494FDB">
            <w:pPr>
              <w:jc w:val="center"/>
              <w:rPr>
                <w:rFonts w:asciiTheme="minorHAnsi" w:hAnsiTheme="minorHAnsi"/>
                <w:sz w:val="18"/>
                <w:szCs w:val="18"/>
              </w:rPr>
            </w:pPr>
            <w:r>
              <w:rPr>
                <w:rFonts w:asciiTheme="minorHAnsi" w:hAnsiTheme="minorHAnsi"/>
                <w:sz w:val="18"/>
                <w:szCs w:val="18"/>
              </w:rPr>
              <w:t>03</w:t>
            </w:r>
          </w:p>
        </w:tc>
        <w:tc>
          <w:tcPr>
            <w:tcW w:w="1260" w:type="dxa"/>
          </w:tcPr>
          <w:p w14:paraId="7939BC81" w14:textId="77777777" w:rsidR="00A6143F" w:rsidRDefault="00A6143F" w:rsidP="00494FDB">
            <w:pPr>
              <w:jc w:val="center"/>
              <w:rPr>
                <w:rFonts w:asciiTheme="minorHAnsi" w:hAnsiTheme="minorHAnsi"/>
                <w:sz w:val="18"/>
                <w:szCs w:val="18"/>
              </w:rPr>
            </w:pPr>
            <w:r>
              <w:rPr>
                <w:rFonts w:asciiTheme="minorHAnsi" w:hAnsiTheme="minorHAnsi"/>
                <w:sz w:val="18"/>
                <w:szCs w:val="18"/>
              </w:rPr>
              <w:t>04</w:t>
            </w:r>
          </w:p>
        </w:tc>
        <w:tc>
          <w:tcPr>
            <w:tcW w:w="1260" w:type="dxa"/>
          </w:tcPr>
          <w:p w14:paraId="37019647" w14:textId="77777777" w:rsidR="00A6143F" w:rsidRDefault="00A6143F" w:rsidP="00494FDB">
            <w:pPr>
              <w:jc w:val="center"/>
              <w:rPr>
                <w:rFonts w:asciiTheme="minorHAnsi" w:hAnsiTheme="minorHAnsi"/>
                <w:sz w:val="18"/>
                <w:szCs w:val="18"/>
              </w:rPr>
            </w:pPr>
            <w:r>
              <w:rPr>
                <w:rFonts w:asciiTheme="minorHAnsi" w:hAnsiTheme="minorHAnsi"/>
                <w:sz w:val="18"/>
                <w:szCs w:val="18"/>
              </w:rPr>
              <w:t>05</w:t>
            </w:r>
          </w:p>
        </w:tc>
        <w:tc>
          <w:tcPr>
            <w:tcW w:w="1170" w:type="dxa"/>
          </w:tcPr>
          <w:p w14:paraId="52EEED8B" w14:textId="77777777" w:rsidR="00A6143F" w:rsidRDefault="00A6143F" w:rsidP="00494FDB">
            <w:pPr>
              <w:jc w:val="center"/>
              <w:rPr>
                <w:rFonts w:asciiTheme="minorHAnsi" w:hAnsiTheme="minorHAnsi"/>
                <w:sz w:val="18"/>
                <w:szCs w:val="18"/>
              </w:rPr>
            </w:pPr>
            <w:r>
              <w:rPr>
                <w:rFonts w:asciiTheme="minorHAnsi" w:hAnsiTheme="minorHAnsi"/>
                <w:sz w:val="18"/>
                <w:szCs w:val="18"/>
              </w:rPr>
              <w:t>06</w:t>
            </w:r>
          </w:p>
        </w:tc>
        <w:tc>
          <w:tcPr>
            <w:tcW w:w="1170" w:type="dxa"/>
          </w:tcPr>
          <w:p w14:paraId="331BDFD6" w14:textId="77777777" w:rsidR="00A6143F" w:rsidRDefault="00A6143F" w:rsidP="00494FDB">
            <w:pPr>
              <w:jc w:val="center"/>
              <w:rPr>
                <w:rFonts w:asciiTheme="minorHAnsi" w:hAnsiTheme="minorHAnsi"/>
                <w:sz w:val="18"/>
                <w:szCs w:val="18"/>
              </w:rPr>
            </w:pPr>
            <w:r>
              <w:rPr>
                <w:rFonts w:asciiTheme="minorHAnsi" w:hAnsiTheme="minorHAnsi"/>
                <w:sz w:val="18"/>
                <w:szCs w:val="18"/>
              </w:rPr>
              <w:t>07</w:t>
            </w:r>
          </w:p>
        </w:tc>
        <w:tc>
          <w:tcPr>
            <w:tcW w:w="1260" w:type="dxa"/>
          </w:tcPr>
          <w:p w14:paraId="4F66F5A0" w14:textId="77777777" w:rsidR="00A6143F" w:rsidRDefault="00A6143F" w:rsidP="00494FDB">
            <w:pPr>
              <w:jc w:val="center"/>
              <w:rPr>
                <w:rFonts w:asciiTheme="minorHAnsi" w:hAnsiTheme="minorHAnsi"/>
                <w:sz w:val="18"/>
                <w:szCs w:val="18"/>
              </w:rPr>
            </w:pPr>
            <w:r>
              <w:rPr>
                <w:rFonts w:asciiTheme="minorHAnsi" w:hAnsiTheme="minorHAnsi"/>
                <w:sz w:val="18"/>
                <w:szCs w:val="18"/>
              </w:rPr>
              <w:t>08</w:t>
            </w:r>
          </w:p>
        </w:tc>
        <w:tc>
          <w:tcPr>
            <w:tcW w:w="1170" w:type="dxa"/>
          </w:tcPr>
          <w:p w14:paraId="3BE9CFA5" w14:textId="77777777" w:rsidR="00A6143F" w:rsidRDefault="00A6143F" w:rsidP="00494FDB">
            <w:pPr>
              <w:jc w:val="center"/>
              <w:rPr>
                <w:rFonts w:asciiTheme="minorHAnsi" w:hAnsiTheme="minorHAnsi"/>
                <w:sz w:val="18"/>
                <w:szCs w:val="18"/>
              </w:rPr>
            </w:pPr>
            <w:r>
              <w:rPr>
                <w:rFonts w:asciiTheme="minorHAnsi" w:hAnsiTheme="minorHAnsi"/>
                <w:sz w:val="18"/>
                <w:szCs w:val="18"/>
              </w:rPr>
              <w:t>09</w:t>
            </w:r>
          </w:p>
        </w:tc>
      </w:tr>
      <w:tr w:rsidR="00A6143F" w14:paraId="51CE5171" w14:textId="77777777" w:rsidTr="00494FDB">
        <w:trPr>
          <w:trHeight w:val="494"/>
        </w:trPr>
        <w:tc>
          <w:tcPr>
            <w:tcW w:w="1278" w:type="dxa"/>
            <w:vAlign w:val="bottom"/>
          </w:tcPr>
          <w:p w14:paraId="2468BF93" w14:textId="77777777" w:rsidR="00A6143F" w:rsidRDefault="00A6143F" w:rsidP="00494FDB">
            <w:pPr>
              <w:jc w:val="center"/>
              <w:rPr>
                <w:rFonts w:asciiTheme="minorHAnsi" w:hAnsiTheme="minorHAnsi"/>
                <w:sz w:val="18"/>
                <w:szCs w:val="18"/>
              </w:rPr>
            </w:pPr>
            <w:r>
              <w:rPr>
                <w:rFonts w:asciiTheme="minorHAnsi" w:hAnsiTheme="minorHAnsi"/>
                <w:sz w:val="18"/>
                <w:szCs w:val="18"/>
              </w:rPr>
              <w:t>Duct Segment Identification</w:t>
            </w:r>
          </w:p>
        </w:tc>
        <w:tc>
          <w:tcPr>
            <w:tcW w:w="1170" w:type="dxa"/>
            <w:vAlign w:val="bottom"/>
          </w:tcPr>
          <w:p w14:paraId="618A1E07" w14:textId="77777777" w:rsidR="00A6143F" w:rsidRDefault="00A6143F" w:rsidP="00494FDB">
            <w:pPr>
              <w:jc w:val="center"/>
              <w:rPr>
                <w:rFonts w:asciiTheme="minorHAnsi" w:hAnsiTheme="minorHAnsi"/>
                <w:sz w:val="18"/>
                <w:szCs w:val="18"/>
              </w:rPr>
            </w:pPr>
            <w:r>
              <w:rPr>
                <w:rFonts w:asciiTheme="minorHAnsi" w:hAnsiTheme="minorHAnsi"/>
                <w:sz w:val="18"/>
                <w:szCs w:val="18"/>
              </w:rPr>
              <w:t>Nominal Diam. (in)</w:t>
            </w:r>
          </w:p>
        </w:tc>
        <w:tc>
          <w:tcPr>
            <w:tcW w:w="1260" w:type="dxa"/>
            <w:vAlign w:val="bottom"/>
          </w:tcPr>
          <w:p w14:paraId="0AAED228" w14:textId="77777777" w:rsidR="00A6143F" w:rsidRDefault="00A6143F" w:rsidP="00494FDB">
            <w:pPr>
              <w:jc w:val="center"/>
              <w:rPr>
                <w:rFonts w:asciiTheme="minorHAnsi" w:hAnsiTheme="minorHAnsi"/>
                <w:sz w:val="18"/>
                <w:szCs w:val="18"/>
              </w:rPr>
            </w:pPr>
            <w:r>
              <w:rPr>
                <w:rFonts w:asciiTheme="minorHAnsi" w:hAnsiTheme="minorHAnsi"/>
                <w:sz w:val="18"/>
                <w:szCs w:val="18"/>
              </w:rPr>
              <w:t xml:space="preserve">Duct </w:t>
            </w:r>
          </w:p>
          <w:p w14:paraId="6FC0F350" w14:textId="77777777" w:rsidR="00A6143F" w:rsidRDefault="00A6143F" w:rsidP="00494FDB">
            <w:pPr>
              <w:jc w:val="center"/>
              <w:rPr>
                <w:rFonts w:asciiTheme="minorHAnsi" w:hAnsiTheme="minorHAnsi"/>
                <w:sz w:val="18"/>
                <w:szCs w:val="18"/>
              </w:rPr>
            </w:pPr>
            <w:r>
              <w:rPr>
                <w:rFonts w:asciiTheme="minorHAnsi" w:hAnsiTheme="minorHAnsi"/>
                <w:sz w:val="18"/>
                <w:szCs w:val="18"/>
              </w:rPr>
              <w:t>R-value</w:t>
            </w:r>
          </w:p>
        </w:tc>
        <w:tc>
          <w:tcPr>
            <w:tcW w:w="1260" w:type="dxa"/>
            <w:vAlign w:val="bottom"/>
          </w:tcPr>
          <w:p w14:paraId="58433966" w14:textId="77777777" w:rsidR="00A6143F" w:rsidRDefault="00A6143F" w:rsidP="00494FDB">
            <w:pPr>
              <w:jc w:val="center"/>
              <w:rPr>
                <w:rFonts w:asciiTheme="minorHAnsi" w:hAnsiTheme="minorHAnsi"/>
                <w:sz w:val="18"/>
                <w:szCs w:val="18"/>
              </w:rPr>
            </w:pPr>
            <w:r>
              <w:rPr>
                <w:rFonts w:asciiTheme="minorHAnsi" w:hAnsiTheme="minorHAnsi"/>
                <w:sz w:val="18"/>
                <w:szCs w:val="18"/>
              </w:rPr>
              <w:t>Length</w:t>
            </w:r>
          </w:p>
          <w:p w14:paraId="25FDE947" w14:textId="77777777" w:rsidR="00A6143F" w:rsidRDefault="00A6143F" w:rsidP="00494FDB">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18EB1FDD"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R-value</w:t>
            </w:r>
          </w:p>
        </w:tc>
        <w:tc>
          <w:tcPr>
            <w:tcW w:w="1170" w:type="dxa"/>
            <w:vAlign w:val="bottom"/>
          </w:tcPr>
          <w:p w14:paraId="0F321750"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Depth (in)</w:t>
            </w:r>
          </w:p>
        </w:tc>
        <w:tc>
          <w:tcPr>
            <w:tcW w:w="1170" w:type="dxa"/>
            <w:vAlign w:val="bottom"/>
          </w:tcPr>
          <w:p w14:paraId="0FB50A1E" w14:textId="77777777" w:rsidR="00A6143F" w:rsidRDefault="00A6143F" w:rsidP="00494FDB">
            <w:pPr>
              <w:jc w:val="center"/>
              <w:rPr>
                <w:rFonts w:asciiTheme="minorHAnsi" w:hAnsiTheme="minorHAnsi"/>
                <w:sz w:val="18"/>
                <w:szCs w:val="18"/>
              </w:rPr>
            </w:pPr>
            <w:r>
              <w:rPr>
                <w:rFonts w:asciiTheme="minorHAnsi" w:hAnsiTheme="minorHAnsi"/>
                <w:sz w:val="18"/>
                <w:szCs w:val="18"/>
              </w:rPr>
              <w:t>Attic Insulation Type</w:t>
            </w:r>
          </w:p>
        </w:tc>
        <w:tc>
          <w:tcPr>
            <w:tcW w:w="1260" w:type="dxa"/>
            <w:vAlign w:val="bottom"/>
          </w:tcPr>
          <w:p w14:paraId="2F51E143" w14:textId="77777777" w:rsidR="00A6143F" w:rsidRDefault="00A6143F" w:rsidP="00494FDB">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733BA24D" w14:textId="77777777" w:rsidR="00A6143F" w:rsidRDefault="00A6143F" w:rsidP="00494FDB">
            <w:pPr>
              <w:jc w:val="center"/>
              <w:rPr>
                <w:rFonts w:asciiTheme="minorHAnsi" w:hAnsiTheme="minorHAnsi"/>
                <w:sz w:val="18"/>
                <w:szCs w:val="18"/>
              </w:rPr>
            </w:pPr>
            <w:r>
              <w:rPr>
                <w:rFonts w:asciiTheme="minorHAnsi" w:hAnsiTheme="minorHAnsi"/>
                <w:sz w:val="18"/>
                <w:szCs w:val="18"/>
              </w:rPr>
              <w:t>Duct Burial Level</w:t>
            </w:r>
          </w:p>
        </w:tc>
      </w:tr>
      <w:tr w:rsidR="00A6143F" w14:paraId="3CE54281" w14:textId="77777777" w:rsidTr="00494FDB">
        <w:trPr>
          <w:trHeight w:val="782"/>
        </w:trPr>
        <w:tc>
          <w:tcPr>
            <w:tcW w:w="1278" w:type="dxa"/>
          </w:tcPr>
          <w:p w14:paraId="7317446C" w14:textId="5F9EBEB7"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5EA8E469" w14:textId="6807687E"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104F6FAE" w14:textId="7F4086D5"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527C3064" w14:textId="69818A25"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01593F6E" w14:textId="299D9585"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57E2FCEE" w14:textId="1D7DCE42"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3A0E297A" w14:textId="7E5E83A1"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260" w:type="dxa"/>
          </w:tcPr>
          <w:p w14:paraId="4C5A0BA8" w14:textId="0AECA689"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c>
          <w:tcPr>
            <w:tcW w:w="1170" w:type="dxa"/>
          </w:tcPr>
          <w:p w14:paraId="357DF9CF" w14:textId="33BD90BD" w:rsidR="00A6143F" w:rsidRDefault="00A6143F" w:rsidP="00494FDB">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 xml:space="preserve">eference values from </w:t>
            </w:r>
            <w:r w:rsidR="00A620C9">
              <w:rPr>
                <w:rFonts w:asciiTheme="minorHAnsi" w:hAnsiTheme="minorHAnsi" w:cstheme="minorHAnsi"/>
              </w:rPr>
              <w:t>LMCC</w:t>
            </w:r>
            <w:r>
              <w:rPr>
                <w:rFonts w:asciiTheme="minorHAnsi" w:hAnsiTheme="minorHAnsi" w:cstheme="minorHAnsi"/>
              </w:rPr>
              <w:t>-PRF-01</w:t>
            </w:r>
            <w:r w:rsidRPr="00B67E3D">
              <w:rPr>
                <w:rFonts w:asciiTheme="minorHAnsi" w:hAnsiTheme="minorHAnsi" w:cstheme="minorHAnsi"/>
              </w:rPr>
              <w:t>&gt;&gt;</w:t>
            </w:r>
          </w:p>
        </w:tc>
      </w:tr>
      <w:tr w:rsidR="00A6143F" w14:paraId="3C78E580" w14:textId="77777777" w:rsidTr="00494FDB">
        <w:trPr>
          <w:trHeight w:val="260"/>
        </w:trPr>
        <w:tc>
          <w:tcPr>
            <w:tcW w:w="1278" w:type="dxa"/>
          </w:tcPr>
          <w:p w14:paraId="42353391" w14:textId="77777777" w:rsidR="00A6143F" w:rsidRDefault="00A6143F" w:rsidP="00494FDB">
            <w:pPr>
              <w:rPr>
                <w:rFonts w:asciiTheme="minorHAnsi" w:hAnsiTheme="minorHAnsi"/>
                <w:sz w:val="18"/>
                <w:szCs w:val="18"/>
              </w:rPr>
            </w:pPr>
          </w:p>
        </w:tc>
        <w:tc>
          <w:tcPr>
            <w:tcW w:w="1170" w:type="dxa"/>
          </w:tcPr>
          <w:p w14:paraId="0E082050" w14:textId="77777777" w:rsidR="00A6143F" w:rsidRDefault="00A6143F" w:rsidP="00494FDB">
            <w:pPr>
              <w:rPr>
                <w:rFonts w:asciiTheme="minorHAnsi" w:hAnsiTheme="minorHAnsi"/>
                <w:sz w:val="18"/>
                <w:szCs w:val="18"/>
              </w:rPr>
            </w:pPr>
          </w:p>
        </w:tc>
        <w:tc>
          <w:tcPr>
            <w:tcW w:w="1260" w:type="dxa"/>
          </w:tcPr>
          <w:p w14:paraId="68CC6059" w14:textId="77777777" w:rsidR="00A6143F" w:rsidRDefault="00A6143F" w:rsidP="00494FDB">
            <w:pPr>
              <w:rPr>
                <w:rFonts w:asciiTheme="minorHAnsi" w:hAnsiTheme="minorHAnsi"/>
                <w:sz w:val="18"/>
                <w:szCs w:val="18"/>
              </w:rPr>
            </w:pPr>
          </w:p>
        </w:tc>
        <w:tc>
          <w:tcPr>
            <w:tcW w:w="1260" w:type="dxa"/>
          </w:tcPr>
          <w:p w14:paraId="03991485" w14:textId="77777777" w:rsidR="00A6143F" w:rsidRDefault="00A6143F" w:rsidP="00494FDB">
            <w:pPr>
              <w:rPr>
                <w:rFonts w:asciiTheme="minorHAnsi" w:hAnsiTheme="minorHAnsi"/>
                <w:sz w:val="18"/>
                <w:szCs w:val="18"/>
              </w:rPr>
            </w:pPr>
          </w:p>
        </w:tc>
        <w:tc>
          <w:tcPr>
            <w:tcW w:w="1260" w:type="dxa"/>
          </w:tcPr>
          <w:p w14:paraId="22B4F228" w14:textId="77777777" w:rsidR="00A6143F" w:rsidRDefault="00A6143F" w:rsidP="00494FDB">
            <w:pPr>
              <w:rPr>
                <w:rFonts w:asciiTheme="minorHAnsi" w:hAnsiTheme="minorHAnsi"/>
                <w:sz w:val="18"/>
                <w:szCs w:val="18"/>
              </w:rPr>
            </w:pPr>
          </w:p>
        </w:tc>
        <w:tc>
          <w:tcPr>
            <w:tcW w:w="1170" w:type="dxa"/>
          </w:tcPr>
          <w:p w14:paraId="12BAB915" w14:textId="77777777" w:rsidR="00A6143F" w:rsidRDefault="00A6143F" w:rsidP="00494FDB">
            <w:pPr>
              <w:rPr>
                <w:rFonts w:asciiTheme="minorHAnsi" w:hAnsiTheme="minorHAnsi"/>
                <w:sz w:val="18"/>
                <w:szCs w:val="18"/>
              </w:rPr>
            </w:pPr>
          </w:p>
        </w:tc>
        <w:tc>
          <w:tcPr>
            <w:tcW w:w="1170" w:type="dxa"/>
          </w:tcPr>
          <w:p w14:paraId="205B1839" w14:textId="77777777" w:rsidR="00A6143F" w:rsidRDefault="00A6143F" w:rsidP="00494FDB">
            <w:pPr>
              <w:rPr>
                <w:rFonts w:asciiTheme="minorHAnsi" w:hAnsiTheme="minorHAnsi"/>
                <w:sz w:val="18"/>
                <w:szCs w:val="18"/>
              </w:rPr>
            </w:pPr>
          </w:p>
        </w:tc>
        <w:tc>
          <w:tcPr>
            <w:tcW w:w="1260" w:type="dxa"/>
          </w:tcPr>
          <w:p w14:paraId="61BD0205" w14:textId="77777777" w:rsidR="00A6143F" w:rsidRDefault="00A6143F" w:rsidP="00494FDB">
            <w:pPr>
              <w:rPr>
                <w:rFonts w:asciiTheme="minorHAnsi" w:hAnsiTheme="minorHAnsi"/>
                <w:sz w:val="18"/>
                <w:szCs w:val="18"/>
              </w:rPr>
            </w:pPr>
          </w:p>
        </w:tc>
        <w:tc>
          <w:tcPr>
            <w:tcW w:w="1170" w:type="dxa"/>
          </w:tcPr>
          <w:p w14:paraId="2B036650" w14:textId="77777777" w:rsidR="00A6143F" w:rsidRDefault="00A6143F" w:rsidP="00494FDB">
            <w:pPr>
              <w:rPr>
                <w:rFonts w:asciiTheme="minorHAnsi" w:hAnsiTheme="minorHAnsi"/>
                <w:sz w:val="18"/>
                <w:szCs w:val="18"/>
              </w:rPr>
            </w:pPr>
          </w:p>
        </w:tc>
      </w:tr>
    </w:tbl>
    <w:p w14:paraId="3E9F9126" w14:textId="77777777" w:rsidR="00A6143F" w:rsidRDefault="00A6143F" w:rsidP="00D920D6">
      <w:pPr>
        <w:pStyle w:val="Header"/>
        <w:rPr>
          <w:rFonts w:asciiTheme="minorHAnsi" w:hAnsiTheme="minorHAnsi"/>
          <w:sz w:val="18"/>
          <w:szCs w:val="18"/>
        </w:rPr>
      </w:pPr>
    </w:p>
    <w:p w14:paraId="077B2B40" w14:textId="77777777" w:rsidR="00556101" w:rsidRDefault="00556101">
      <w:r>
        <w:br w:type="page"/>
      </w:r>
    </w:p>
    <w:tbl>
      <w:tblPr>
        <w:tblStyle w:val="TableGrid"/>
        <w:tblW w:w="0" w:type="auto"/>
        <w:tblLook w:val="04A0" w:firstRow="1" w:lastRow="0" w:firstColumn="1" w:lastColumn="0" w:noHBand="0" w:noVBand="1"/>
      </w:tblPr>
      <w:tblGrid>
        <w:gridCol w:w="399"/>
        <w:gridCol w:w="10617"/>
      </w:tblGrid>
      <w:tr w:rsidR="003E6702" w:rsidRPr="0050379F" w14:paraId="48D5181C" w14:textId="77777777" w:rsidTr="002F3EE7">
        <w:tc>
          <w:tcPr>
            <w:tcW w:w="11016" w:type="dxa"/>
            <w:gridSpan w:val="2"/>
          </w:tcPr>
          <w:p w14:paraId="549A91B8" w14:textId="190FA009" w:rsidR="003E6702" w:rsidRPr="0050379F" w:rsidRDefault="00A6143F" w:rsidP="002F3EE7">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lastRenderedPageBreak/>
              <w:t>F</w:t>
            </w:r>
            <w:r w:rsidR="003E6702">
              <w:rPr>
                <w:rFonts w:asciiTheme="minorHAnsi" w:hAnsiTheme="minorHAnsi"/>
                <w:b/>
                <w:bCs/>
                <w:szCs w:val="18"/>
              </w:rPr>
              <w:t>. Determination of HERS Verification Compliance</w:t>
            </w:r>
          </w:p>
        </w:tc>
      </w:tr>
      <w:tr w:rsidR="003E6702" w:rsidRPr="0050379F" w14:paraId="61E63A92" w14:textId="77777777" w:rsidTr="002F3EE7">
        <w:tc>
          <w:tcPr>
            <w:tcW w:w="11016" w:type="dxa"/>
            <w:gridSpan w:val="2"/>
          </w:tcPr>
          <w:p w14:paraId="320AC2F7" w14:textId="77777777" w:rsidR="003E6702" w:rsidRPr="0050379F" w:rsidRDefault="003E6702" w:rsidP="002F3EE7">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All applicable sections of this document shall indicate compliance with the specified verification protocol requirements in order for this Certificate of Verification as a whole to be determined to be in compliance.</w:t>
            </w:r>
          </w:p>
        </w:tc>
      </w:tr>
      <w:tr w:rsidR="003E6702" w:rsidRPr="0050379F" w14:paraId="3D0FC2FB" w14:textId="77777777" w:rsidTr="00556101">
        <w:tc>
          <w:tcPr>
            <w:tcW w:w="399" w:type="dxa"/>
          </w:tcPr>
          <w:p w14:paraId="5861DFC2" w14:textId="77777777" w:rsidR="003E6702" w:rsidRPr="003E6702" w:rsidRDefault="003E6702" w:rsidP="002F3EE7">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t>01</w:t>
            </w:r>
          </w:p>
        </w:tc>
        <w:tc>
          <w:tcPr>
            <w:tcW w:w="10617" w:type="dxa"/>
          </w:tcPr>
          <w:p w14:paraId="3DD204D2" w14:textId="57A2F588" w:rsidR="003E6702" w:rsidRPr="0050379F" w:rsidRDefault="003E6702" w:rsidP="00525F8D">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&lt;&lt;</w:t>
            </w:r>
            <w:r w:rsidRPr="00525F8D">
              <w:rPr>
                <w:rFonts w:asciiTheme="minorHAnsi" w:hAnsiTheme="minorHAnsi"/>
                <w:bCs/>
                <w:sz w:val="18"/>
                <w:szCs w:val="18"/>
              </w:rPr>
              <w:t xml:space="preserve">if </w:t>
            </w:r>
            <w:r w:rsidR="00DA5A46" w:rsidRPr="00525F8D">
              <w:rPr>
                <w:rFonts w:asciiTheme="minorHAnsi" w:hAnsiTheme="minorHAnsi"/>
                <w:bCs/>
                <w:sz w:val="18"/>
                <w:szCs w:val="18"/>
              </w:rPr>
              <w:t>B06, C0</w:t>
            </w:r>
            <w:r w:rsidR="00525F8D" w:rsidRPr="00525F8D">
              <w:rPr>
                <w:rFonts w:asciiTheme="minorHAnsi" w:hAnsiTheme="minorHAnsi"/>
                <w:bCs/>
                <w:sz w:val="18"/>
                <w:szCs w:val="18"/>
              </w:rPr>
              <w:t>8</w:t>
            </w:r>
            <w:r w:rsidR="00DA5A46" w:rsidRPr="00525F8D">
              <w:rPr>
                <w:rFonts w:asciiTheme="minorHAnsi" w:hAnsiTheme="minorHAnsi"/>
                <w:bCs/>
                <w:sz w:val="18"/>
                <w:szCs w:val="18"/>
              </w:rPr>
              <w:t>, or D0</w:t>
            </w:r>
            <w:r w:rsidR="00525F8D" w:rsidRPr="00525F8D">
              <w:rPr>
                <w:rFonts w:asciiTheme="minorHAnsi" w:hAnsiTheme="minorHAnsi"/>
                <w:bCs/>
                <w:sz w:val="18"/>
                <w:szCs w:val="18"/>
              </w:rPr>
              <w:t>9</w:t>
            </w:r>
            <w:r w:rsidR="00DA5A46" w:rsidRPr="00525F8D">
              <w:rPr>
                <w:rFonts w:asciiTheme="minorHAnsi" w:hAnsiTheme="minorHAnsi"/>
                <w:bCs/>
                <w:sz w:val="18"/>
                <w:szCs w:val="18"/>
              </w:rPr>
              <w:t xml:space="preserve"> = Fail; then</w:t>
            </w:r>
            <w:r w:rsidR="00DA5A46">
              <w:rPr>
                <w:rFonts w:asciiTheme="minorHAnsi" w:hAnsiTheme="minorHAnsi"/>
                <w:bCs/>
                <w:sz w:val="18"/>
                <w:szCs w:val="18"/>
              </w:rPr>
              <w:t xml:space="preserve"> display: Does not comply: One or more specified verification protocol requirements on this document are not met; else display: Complies: All specified verification protocol requirements on this document are met&gt;&gt;</w:t>
            </w:r>
          </w:p>
        </w:tc>
      </w:tr>
    </w:tbl>
    <w:p w14:paraId="45213CC7" w14:textId="1A28B8B7" w:rsidR="00F62238" w:rsidRDefault="00F62238">
      <w:pPr>
        <w:rPr>
          <w:rFonts w:asciiTheme="minorHAnsi" w:hAnsiTheme="minorHAnsi"/>
          <w:sz w:val="18"/>
          <w:szCs w:val="18"/>
        </w:rPr>
      </w:pPr>
    </w:p>
    <w:p w14:paraId="7758F32B" w14:textId="0D67EAB7" w:rsidR="004A05C6" w:rsidRDefault="004A05C6" w:rsidP="00556101">
      <w:pPr>
        <w:rPr>
          <w:rFonts w:asciiTheme="minorHAnsi" w:hAnsiTheme="minorHAnsi"/>
          <w:sz w:val="18"/>
          <w:szCs w:val="18"/>
        </w:rPr>
      </w:pPr>
    </w:p>
    <w:sectPr w:rsidR="004A05C6" w:rsidSect="00566DA0">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2AAF8" w14:textId="77777777" w:rsidR="0015416F" w:rsidRDefault="0015416F">
      <w:r>
        <w:separator/>
      </w:r>
    </w:p>
  </w:endnote>
  <w:endnote w:type="continuationSeparator" w:id="0">
    <w:p w14:paraId="24B444F9" w14:textId="77777777" w:rsidR="0015416F" w:rsidRDefault="0015416F">
      <w:r>
        <w:continuationSeparator/>
      </w:r>
    </w:p>
  </w:endnote>
  <w:endnote w:type="continuationNotice" w:id="1">
    <w:p w14:paraId="105C7187" w14:textId="77777777" w:rsidR="0015416F" w:rsidRDefault="001541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2" w14:textId="77777777" w:rsidR="00494FDB" w:rsidRPr="00CF4720" w:rsidRDefault="00494FDB" w:rsidP="00F70B2C">
    <w:pPr>
      <w:pStyle w:val="Footer"/>
    </w:pPr>
    <w:r w:rsidRPr="00CF4720">
      <w:t xml:space="preserve">Registration Number:                                                           Registration Date/Time:                                           HERS Provider:                       </w:t>
    </w:r>
  </w:p>
  <w:p w14:paraId="7758F343" w14:textId="1B4E2E20" w:rsidR="00494FDB" w:rsidRPr="00CF4720" w:rsidRDefault="00494FDB" w:rsidP="00F70B2C">
    <w:pPr>
      <w:pStyle w:val="Footer"/>
    </w:pPr>
    <w:r w:rsidRPr="00CF4720">
      <w:t>CA Building Energy Efficiency Standards - 20</w:t>
    </w:r>
    <w:r w:rsidR="00716135">
      <w:t>22</w:t>
    </w:r>
    <w:r w:rsidRPr="00CF4720">
      <w:t xml:space="preserve"> </w:t>
    </w:r>
    <w:r w:rsidR="00A3331D">
      <w:t>Low-</w:t>
    </w:r>
    <w:r w:rsidR="00BD3F26">
      <w:t>R</w:t>
    </w:r>
    <w:r w:rsidR="00A3331D">
      <w:t>ise Multifamily</w:t>
    </w:r>
    <w:r w:rsidR="00A3331D" w:rsidRPr="00CF4720">
      <w:t xml:space="preserve"> </w:t>
    </w:r>
    <w:r w:rsidRPr="00CF4720">
      <w:t>Compliance</w:t>
    </w:r>
    <w:r w:rsidRPr="00CF4720">
      <w:tab/>
    </w:r>
    <w:r w:rsidRPr="00172343">
      <w:t>January 20</w:t>
    </w:r>
    <w:r w:rsidR="00716135">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C" w14:textId="2CD718F8" w:rsidR="00494FDB" w:rsidRPr="00CF4720" w:rsidRDefault="00494FDB" w:rsidP="00F70B2C">
    <w:pPr>
      <w:pStyle w:val="Footer"/>
    </w:pPr>
    <w:r w:rsidRPr="00CF4720">
      <w:t>CA Building Energy Efficiency Standards - 20</w:t>
    </w:r>
    <w:r w:rsidR="00716135">
      <w:t>22</w:t>
    </w:r>
    <w:r w:rsidRPr="00CF4720">
      <w:t xml:space="preserve"> </w:t>
    </w:r>
    <w:r w:rsidR="009C4CBD">
      <w:t>Low-</w:t>
    </w:r>
    <w:r w:rsidR="00BD3F26">
      <w:t>R</w:t>
    </w:r>
    <w:r w:rsidR="009C4CBD">
      <w:t>ise Multifamily</w:t>
    </w:r>
    <w:r w:rsidR="009C4CBD" w:rsidRPr="00CF4720">
      <w:t xml:space="preserve"> </w:t>
    </w:r>
    <w:r w:rsidRPr="00CF4720">
      <w:t>Compliance</w:t>
    </w:r>
    <w:r w:rsidRPr="00CF4720">
      <w:tab/>
    </w:r>
    <w:r w:rsidRPr="00172343">
      <w:t>January 20</w:t>
    </w:r>
    <w:r w:rsidR="00716135">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AF14A" w14:textId="77777777" w:rsidR="0015416F" w:rsidRDefault="0015416F">
      <w:r>
        <w:separator/>
      </w:r>
    </w:p>
  </w:footnote>
  <w:footnote w:type="continuationSeparator" w:id="0">
    <w:p w14:paraId="03980138" w14:textId="77777777" w:rsidR="0015416F" w:rsidRDefault="0015416F">
      <w:r>
        <w:continuationSeparator/>
      </w:r>
    </w:p>
  </w:footnote>
  <w:footnote w:type="continuationNotice" w:id="1">
    <w:p w14:paraId="5EA2DEF5" w14:textId="77777777" w:rsidR="0015416F" w:rsidRDefault="001541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30" w14:textId="77777777" w:rsidR="00494FDB" w:rsidRDefault="00000000">
    <w:pPr>
      <w:pStyle w:val="Header"/>
    </w:pPr>
    <w:r>
      <w:rPr>
        <w:noProof/>
      </w:rPr>
      <w:pict w14:anchorId="7758F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110A6" w14:textId="77777777" w:rsidR="00EE0D3C" w:rsidRPr="00F52920" w:rsidRDefault="00EE0D3C" w:rsidP="00EE0D3C">
    <w:pPr>
      <w:pStyle w:val="Header"/>
      <w:ind w:left="360"/>
      <w:jc w:val="center"/>
      <w:rPr>
        <w:rFonts w:asciiTheme="minorHAnsi" w:hAnsiTheme="minorHAnsi" w:cstheme="minorHAnsi"/>
        <w:b/>
        <w:sz w:val="28"/>
        <w:szCs w:val="28"/>
      </w:rPr>
    </w:pPr>
    <w:r w:rsidRPr="00F52920">
      <w:rPr>
        <w:rFonts w:asciiTheme="minorHAnsi" w:hAnsiTheme="minorHAnsi" w:cstheme="minorHAnsi"/>
        <w:noProof/>
        <w:sz w:val="28"/>
        <w:szCs w:val="28"/>
      </w:rPr>
      <w:drawing>
        <wp:anchor distT="0" distB="0" distL="114300" distR="114300" simplePos="0" relativeHeight="251656192" behindDoc="0" locked="0" layoutInCell="1" allowOverlap="1" wp14:anchorId="441B917B" wp14:editId="1EA4CEE1">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F52920">
      <w:rPr>
        <w:rFonts w:asciiTheme="minorHAnsi" w:hAnsiTheme="minorHAnsi" w:cstheme="minorHAnsi"/>
        <w:b/>
        <w:sz w:val="28"/>
        <w:szCs w:val="28"/>
      </w:rPr>
      <w:t>DUCT SURFACE AREA REDUCTION; R-VALUE; BURIED DUCTS COMPLIANCE CREDIT</w:t>
    </w:r>
  </w:p>
  <w:p w14:paraId="0D387C10" w14:textId="77777777" w:rsidR="00EE0D3C" w:rsidRPr="00F52920" w:rsidRDefault="00EE0D3C" w:rsidP="00EE0D3C">
    <w:pPr>
      <w:pStyle w:val="Header"/>
      <w:ind w:left="360"/>
      <w:rPr>
        <w:rFonts w:asciiTheme="minorHAnsi" w:hAnsiTheme="minorHAnsi" w:cstheme="minorHAnsi"/>
        <w:sz w:val="28"/>
        <w:szCs w:val="28"/>
      </w:rPr>
    </w:pPr>
    <w:r w:rsidRPr="00F52920">
      <w:rPr>
        <w:rFonts w:asciiTheme="minorHAnsi" w:hAnsiTheme="minorHAnsi" w:cstheme="minorHAnsi"/>
        <w:sz w:val="28"/>
        <w:szCs w:val="28"/>
      </w:rPr>
      <w:ptab w:relativeTo="margin" w:alignment="center" w:leader="none"/>
    </w:r>
    <w:r w:rsidRPr="00F52920">
      <w:rPr>
        <w:rFonts w:asciiTheme="minorHAnsi" w:hAnsiTheme="minorHAnsi" w:cstheme="minorHAnsi"/>
        <w:sz w:val="28"/>
        <w:szCs w:val="28"/>
      </w:rPr>
      <w:ptab w:relativeTo="margin" w:alignment="right" w:leader="none"/>
    </w:r>
    <w:r w:rsidRPr="00F52920">
      <w:rPr>
        <w:rFonts w:asciiTheme="minorHAnsi" w:hAnsiTheme="minorHAnsi" w:cstheme="minorHAnsi"/>
        <w:sz w:val="28"/>
        <w:szCs w:val="28"/>
      </w:rPr>
      <w:t>CEC-</w:t>
    </w:r>
    <w:r>
      <w:rPr>
        <w:rFonts w:asciiTheme="minorHAnsi" w:hAnsiTheme="minorHAnsi" w:cstheme="minorHAnsi"/>
        <w:sz w:val="28"/>
        <w:szCs w:val="28"/>
      </w:rPr>
      <w:t>LMCV</w:t>
    </w:r>
    <w:r w:rsidRPr="00F52920">
      <w:rPr>
        <w:rFonts w:asciiTheme="minorHAnsi" w:hAnsiTheme="minorHAnsi" w:cstheme="minorHAnsi"/>
        <w:sz w:val="28"/>
        <w:szCs w:val="28"/>
      </w:rPr>
      <w:t>-</w:t>
    </w:r>
    <w:r>
      <w:rPr>
        <w:rFonts w:asciiTheme="minorHAnsi" w:hAnsiTheme="minorHAnsi" w:cstheme="minorHAnsi"/>
        <w:sz w:val="28"/>
        <w:szCs w:val="28"/>
      </w:rPr>
      <w:t>MCH</w:t>
    </w:r>
    <w:r w:rsidRPr="00F52920">
      <w:rPr>
        <w:rFonts w:asciiTheme="minorHAnsi" w:hAnsiTheme="minorHAnsi" w:cstheme="minorHAnsi"/>
        <w:sz w:val="28"/>
        <w:szCs w:val="28"/>
      </w:rPr>
      <w:t>-</w:t>
    </w:r>
    <w:r>
      <w:rPr>
        <w:rFonts w:asciiTheme="minorHAnsi" w:hAnsiTheme="minorHAnsi" w:cstheme="minorHAnsi"/>
        <w:sz w:val="28"/>
        <w:szCs w:val="28"/>
      </w:rPr>
      <w:t>29</w:t>
    </w:r>
    <w:r w:rsidRPr="00F52920">
      <w:rPr>
        <w:rFonts w:asciiTheme="minorHAnsi" w:hAnsiTheme="minorHAnsi" w:cstheme="minorHAnsi"/>
        <w:sz w:val="28"/>
        <w:szCs w:val="28"/>
      </w:rPr>
      <w:t>-</w:t>
    </w:r>
    <w:r>
      <w:rPr>
        <w:rFonts w:asciiTheme="minorHAnsi" w:hAnsiTheme="minorHAnsi" w:cstheme="minorHAnsi"/>
        <w:sz w:val="28"/>
        <w:szCs w:val="28"/>
      </w:rPr>
      <w:t>H</w:t>
    </w:r>
  </w:p>
  <w:p w14:paraId="4AFC176D" w14:textId="77777777" w:rsidR="00EE0D3C" w:rsidRPr="00666D42" w:rsidRDefault="00EE0D3C" w:rsidP="00EE0D3C">
    <w:pPr>
      <w:ind w:left="360"/>
      <w:rPr>
        <w:rFonts w:asciiTheme="minorHAnsi" w:hAnsiTheme="minorHAnsi" w:cstheme="minorHAnsi"/>
        <w:b/>
        <w:bCs/>
        <w:i/>
        <w:iCs/>
        <w:sz w:val="28"/>
        <w:szCs w:val="28"/>
      </w:rPr>
    </w:pPr>
    <w:r w:rsidRPr="00F52920">
      <w:rPr>
        <w:rFonts w:asciiTheme="minorHAnsi" w:hAnsiTheme="minorHAnsi" w:cstheme="minorHAnsi"/>
        <w:sz w:val="28"/>
        <w:szCs w:val="28"/>
      </w:rPr>
      <w:ptab w:relativeTo="margin" w:alignment="center" w:leader="none"/>
    </w:r>
    <w:r w:rsidRPr="00F52920">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4" w14:textId="77777777" w:rsidR="00494FDB" w:rsidRDefault="00000000">
    <w:pPr>
      <w:pStyle w:val="Header"/>
    </w:pPr>
    <w:r>
      <w:rPr>
        <w:noProof/>
      </w:rPr>
      <w:pict w14:anchorId="7758F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5" w14:textId="77777777" w:rsidR="00494FDB" w:rsidRDefault="00000000">
    <w:pPr>
      <w:pStyle w:val="Header"/>
    </w:pPr>
    <w:r>
      <w:rPr>
        <w:noProof/>
      </w:rPr>
      <w:pict w14:anchorId="7758F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94FDB" w:rsidRPr="00F85124" w14:paraId="7758F348" w14:textId="77777777" w:rsidTr="00DE3917">
      <w:trPr>
        <w:cantSplit/>
        <w:trHeight w:val="288"/>
      </w:trPr>
      <w:tc>
        <w:tcPr>
          <w:tcW w:w="3877" w:type="pct"/>
          <w:tcBorders>
            <w:bottom w:val="single" w:sz="4" w:space="0" w:color="auto"/>
            <w:right w:val="nil"/>
          </w:tcBorders>
          <w:vAlign w:val="center"/>
        </w:tcPr>
        <w:p w14:paraId="7758F346" w14:textId="77777777" w:rsidR="00494FDB" w:rsidRPr="005F2F11" w:rsidRDefault="00000000" w:rsidP="00A17F52">
          <w:pPr>
            <w:pStyle w:val="Style17"/>
            <w:rPr>
              <w:b/>
              <w:color w:val="auto"/>
              <w:sz w:val="20"/>
              <w:szCs w:val="20"/>
            </w:rPr>
          </w:pPr>
          <w:r>
            <w:rPr>
              <w:noProof/>
              <w:color w:val="auto"/>
              <w:sz w:val="20"/>
              <w:szCs w:val="20"/>
            </w:rPr>
            <w:pict w14:anchorId="7758F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94FDB" w:rsidRPr="005F2F11">
            <w:rPr>
              <w:color w:val="auto"/>
              <w:sz w:val="20"/>
              <w:szCs w:val="20"/>
            </w:rPr>
            <w:t xml:space="preserve">CERTIFICATE OF </w:t>
          </w:r>
          <w:r w:rsidR="00494FDB">
            <w:rPr>
              <w:color w:val="auto"/>
              <w:sz w:val="20"/>
              <w:szCs w:val="20"/>
            </w:rPr>
            <w:t xml:space="preserve">VERIFICATION - </w:t>
          </w:r>
          <w:r w:rsidR="00494FDB"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7758F347" w14:textId="2207D0DA" w:rsidR="00494FDB" w:rsidRDefault="00A620C9">
          <w:pPr>
            <w:pStyle w:val="Style18"/>
            <w:rPr>
              <w:b/>
              <w:color w:val="auto"/>
              <w:sz w:val="20"/>
              <w:szCs w:val="20"/>
            </w:rPr>
          </w:pPr>
          <w:r>
            <w:rPr>
              <w:color w:val="auto"/>
              <w:sz w:val="20"/>
              <w:szCs w:val="20"/>
            </w:rPr>
            <w:t>LMCV</w:t>
          </w:r>
          <w:r w:rsidR="00494FDB" w:rsidRPr="005F2F11">
            <w:rPr>
              <w:color w:val="auto"/>
              <w:sz w:val="20"/>
              <w:szCs w:val="20"/>
            </w:rPr>
            <w:t>-MCH-29-H</w:t>
          </w:r>
        </w:p>
      </w:tc>
    </w:tr>
    <w:tr w:rsidR="00494FDB" w:rsidRPr="00F85124" w14:paraId="7758F34A" w14:textId="77777777" w:rsidTr="00DE3917">
      <w:trPr>
        <w:cantSplit/>
        <w:trHeight w:val="288"/>
      </w:trPr>
      <w:tc>
        <w:tcPr>
          <w:tcW w:w="5000" w:type="pct"/>
          <w:gridSpan w:val="2"/>
        </w:tcPr>
        <w:p w14:paraId="7758F349" w14:textId="4021FCA5" w:rsidR="00494FDB" w:rsidRPr="00F85124" w:rsidRDefault="00494FDB"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494FDB">
            <w:rPr>
              <w:bCs w:val="0"/>
              <w:noProof/>
            </w:rPr>
            <w:t>2</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8C7A05">
            <w:rPr>
              <w:noProof/>
            </w:rPr>
            <w:t>2</w:t>
          </w:r>
          <w:r>
            <w:rPr>
              <w:noProof/>
            </w:rPr>
            <w:fldChar w:fldCharType="end"/>
          </w:r>
          <w:r>
            <w:t>)</w:t>
          </w:r>
        </w:p>
      </w:tc>
    </w:tr>
  </w:tbl>
  <w:p w14:paraId="7758F34B" w14:textId="77777777" w:rsidR="00494FDB" w:rsidRDefault="00494FD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D" w14:textId="77777777" w:rsidR="00494FDB" w:rsidRDefault="00000000">
    <w:pPr>
      <w:pStyle w:val="Header"/>
    </w:pPr>
    <w:r>
      <w:rPr>
        <w:noProof/>
      </w:rPr>
      <w:pict w14:anchorId="7758F3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4E" w14:textId="77777777" w:rsidR="00494FDB" w:rsidRDefault="00000000">
    <w:pPr>
      <w:pStyle w:val="Header"/>
    </w:pPr>
    <w:r>
      <w:rPr>
        <w:noProof/>
      </w:rPr>
      <w:pict w14:anchorId="7758F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494FDB" w:rsidRPr="00F85124" w14:paraId="7758F351" w14:textId="77777777" w:rsidTr="00DE3917">
      <w:trPr>
        <w:cantSplit/>
        <w:trHeight w:val="288"/>
      </w:trPr>
      <w:tc>
        <w:tcPr>
          <w:tcW w:w="3877" w:type="pct"/>
          <w:tcBorders>
            <w:bottom w:val="single" w:sz="4" w:space="0" w:color="auto"/>
            <w:right w:val="nil"/>
          </w:tcBorders>
          <w:vAlign w:val="center"/>
        </w:tcPr>
        <w:p w14:paraId="7758F34F" w14:textId="77777777" w:rsidR="00494FDB" w:rsidRPr="005F2F11" w:rsidRDefault="00000000" w:rsidP="00A17F52">
          <w:pPr>
            <w:pStyle w:val="Style17"/>
            <w:rPr>
              <w:b/>
              <w:color w:val="auto"/>
              <w:sz w:val="20"/>
              <w:szCs w:val="20"/>
            </w:rPr>
          </w:pPr>
          <w:r>
            <w:rPr>
              <w:noProof/>
              <w:color w:val="auto"/>
              <w:sz w:val="20"/>
              <w:szCs w:val="20"/>
            </w:rPr>
            <w:pict w14:anchorId="7758F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94FDB" w:rsidRPr="005F2F11">
            <w:rPr>
              <w:color w:val="auto"/>
              <w:sz w:val="20"/>
              <w:szCs w:val="20"/>
            </w:rPr>
            <w:t xml:space="preserve">CERTIFICATE OF </w:t>
          </w:r>
          <w:r w:rsidR="00494FDB">
            <w:rPr>
              <w:color w:val="auto"/>
              <w:sz w:val="20"/>
              <w:szCs w:val="20"/>
            </w:rPr>
            <w:t xml:space="preserve">VERIFICATION </w:t>
          </w:r>
          <w:r w:rsidR="00494FDB" w:rsidRPr="00CF4720">
            <w:rPr>
              <w:color w:val="auto"/>
              <w:sz w:val="20"/>
              <w:szCs w:val="20"/>
            </w:rPr>
            <w:t xml:space="preserve">- </w:t>
          </w:r>
          <w:r w:rsidR="00494FDB"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7758F350" w14:textId="2DD8AED5" w:rsidR="00494FDB" w:rsidRDefault="00A620C9">
          <w:pPr>
            <w:pStyle w:val="Style18"/>
            <w:rPr>
              <w:b/>
              <w:color w:val="auto"/>
              <w:sz w:val="20"/>
              <w:szCs w:val="20"/>
            </w:rPr>
          </w:pPr>
          <w:r>
            <w:rPr>
              <w:color w:val="auto"/>
              <w:sz w:val="20"/>
              <w:szCs w:val="20"/>
            </w:rPr>
            <w:t>LMCV</w:t>
          </w:r>
          <w:r w:rsidR="00494FDB" w:rsidRPr="005F2F11">
            <w:rPr>
              <w:color w:val="auto"/>
              <w:sz w:val="20"/>
              <w:szCs w:val="20"/>
            </w:rPr>
            <w:t>-MCH-29-H</w:t>
          </w:r>
        </w:p>
      </w:tc>
    </w:tr>
    <w:tr w:rsidR="00494FDB" w:rsidRPr="00F85124" w14:paraId="7758F353" w14:textId="77777777" w:rsidTr="00DE3917">
      <w:trPr>
        <w:cantSplit/>
        <w:trHeight w:val="288"/>
      </w:trPr>
      <w:tc>
        <w:tcPr>
          <w:tcW w:w="5000" w:type="pct"/>
          <w:gridSpan w:val="2"/>
        </w:tcPr>
        <w:p w14:paraId="7758F352" w14:textId="0A682F64" w:rsidR="00494FDB" w:rsidRPr="00F85124" w:rsidRDefault="00494FDB"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003E241C" w:rsidRPr="003E241C">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8C7A05">
            <w:rPr>
              <w:noProof/>
            </w:rPr>
            <w:t>3</w:t>
          </w:r>
          <w:r>
            <w:rPr>
              <w:noProof/>
            </w:rPr>
            <w:fldChar w:fldCharType="end"/>
          </w:r>
          <w:r>
            <w:t>)</w:t>
          </w:r>
        </w:p>
      </w:tc>
    </w:tr>
  </w:tbl>
  <w:p w14:paraId="7758F354" w14:textId="77777777" w:rsidR="00494FDB" w:rsidRDefault="00494FD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F355" w14:textId="77777777" w:rsidR="00494FDB" w:rsidRDefault="00000000">
    <w:pPr>
      <w:pStyle w:val="Header"/>
    </w:pPr>
    <w:r>
      <w:rPr>
        <w:noProof/>
      </w:rPr>
      <w:pict w14:anchorId="7758F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70B6DBE"/>
    <w:multiLevelType w:val="hybridMultilevel"/>
    <w:tmpl w:val="51A233A8"/>
    <w:lvl w:ilvl="0" w:tplc="44CA45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149547CD"/>
    <w:multiLevelType w:val="hybridMultilevel"/>
    <w:tmpl w:val="81807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932258"/>
    <w:multiLevelType w:val="hybridMultilevel"/>
    <w:tmpl w:val="FFEC87D4"/>
    <w:lvl w:ilvl="0" w:tplc="41E42450">
      <w:start w:val="1"/>
      <w:numFmt w:val="decimal"/>
      <w:lvlText w:val="%1."/>
      <w:lvlJc w:val="left"/>
      <w:pPr>
        <w:ind w:left="360" w:hanging="360"/>
      </w:pPr>
      <w:rPr>
        <w:rFonts w:hint="default"/>
        <w:i w:val="0"/>
        <w:iCs/>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9" w15:restartNumberingAfterBreak="0">
    <w:nsid w:val="3CA7185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8E1FD7"/>
    <w:multiLevelType w:val="multilevel"/>
    <w:tmpl w:val="89C83A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1B3090A"/>
    <w:multiLevelType w:val="hybridMultilevel"/>
    <w:tmpl w:val="489037EE"/>
    <w:lvl w:ilvl="0" w:tplc="14EE57A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5934189"/>
    <w:multiLevelType w:val="hybridMultilevel"/>
    <w:tmpl w:val="2888437A"/>
    <w:lvl w:ilvl="0" w:tplc="25941DE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9B7024B"/>
    <w:multiLevelType w:val="hybridMultilevel"/>
    <w:tmpl w:val="16F8AC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4668043">
    <w:abstractNumId w:val="6"/>
  </w:num>
  <w:num w:numId="2" w16cid:durableId="1842235491">
    <w:abstractNumId w:val="3"/>
  </w:num>
  <w:num w:numId="3" w16cid:durableId="1358121337">
    <w:abstractNumId w:val="10"/>
  </w:num>
  <w:num w:numId="4" w16cid:durableId="2089763183">
    <w:abstractNumId w:val="1"/>
  </w:num>
  <w:num w:numId="5" w16cid:durableId="1634750240">
    <w:abstractNumId w:val="0"/>
  </w:num>
  <w:num w:numId="6" w16cid:durableId="136342848">
    <w:abstractNumId w:val="12"/>
  </w:num>
  <w:num w:numId="7" w16cid:durableId="371543369">
    <w:abstractNumId w:val="7"/>
  </w:num>
  <w:num w:numId="8" w16cid:durableId="1388534114">
    <w:abstractNumId w:val="9"/>
  </w:num>
  <w:num w:numId="9" w16cid:durableId="388503379">
    <w:abstractNumId w:val="2"/>
  </w:num>
  <w:num w:numId="10" w16cid:durableId="1963612028">
    <w:abstractNumId w:val="8"/>
  </w:num>
  <w:num w:numId="11" w16cid:durableId="1187325965">
    <w:abstractNumId w:val="13"/>
  </w:num>
  <w:num w:numId="12" w16cid:durableId="1302417376">
    <w:abstractNumId w:val="4"/>
  </w:num>
  <w:num w:numId="13" w16cid:durableId="392854001">
    <w:abstractNumId w:val="14"/>
  </w:num>
  <w:num w:numId="14" w16cid:durableId="1991247152">
    <w:abstractNumId w:val="17"/>
  </w:num>
  <w:num w:numId="15" w16cid:durableId="1420907546">
    <w:abstractNumId w:val="17"/>
  </w:num>
  <w:num w:numId="16" w16cid:durableId="289015248">
    <w:abstractNumId w:val="17"/>
  </w:num>
  <w:num w:numId="17" w16cid:durableId="1872065298">
    <w:abstractNumId w:val="11"/>
  </w:num>
  <w:num w:numId="18" w16cid:durableId="7390628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66408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44032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28365833">
    <w:abstractNumId w:val="15"/>
  </w:num>
  <w:num w:numId="22" w16cid:durableId="1110316051">
    <w:abstractNumId w:val="5"/>
  </w:num>
  <w:num w:numId="23" w16cid:durableId="1917859343">
    <w:abstractNumId w:val="12"/>
    <w:lvlOverride w:ilvl="0">
      <w:startOverride w:val="1"/>
    </w:lvlOverride>
    <w:lvlOverride w:ilvl="1"/>
    <w:lvlOverride w:ilvl="2"/>
    <w:lvlOverride w:ilvl="3"/>
    <w:lvlOverride w:ilvl="4"/>
    <w:lvlOverride w:ilvl="5"/>
    <w:lvlOverride w:ilvl="6"/>
    <w:lvlOverride w:ilvl="7"/>
    <w:lvlOverride w:ilvl="8"/>
  </w:num>
  <w:num w:numId="24" w16cid:durableId="1278416055">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4D94"/>
    <w:rsid w:val="0002635E"/>
    <w:rsid w:val="00026750"/>
    <w:rsid w:val="00035A79"/>
    <w:rsid w:val="00037926"/>
    <w:rsid w:val="0004609D"/>
    <w:rsid w:val="000470D7"/>
    <w:rsid w:val="000471F6"/>
    <w:rsid w:val="00051F14"/>
    <w:rsid w:val="00053A0E"/>
    <w:rsid w:val="00055776"/>
    <w:rsid w:val="00056FC6"/>
    <w:rsid w:val="0006016B"/>
    <w:rsid w:val="0006170B"/>
    <w:rsid w:val="000631C6"/>
    <w:rsid w:val="000644B7"/>
    <w:rsid w:val="00067E04"/>
    <w:rsid w:val="00071D5C"/>
    <w:rsid w:val="00076F08"/>
    <w:rsid w:val="00080A37"/>
    <w:rsid w:val="00080EEE"/>
    <w:rsid w:val="000822FB"/>
    <w:rsid w:val="000861F1"/>
    <w:rsid w:val="00087CBE"/>
    <w:rsid w:val="00091D81"/>
    <w:rsid w:val="00094EF2"/>
    <w:rsid w:val="000A0D18"/>
    <w:rsid w:val="000A105B"/>
    <w:rsid w:val="000A1F02"/>
    <w:rsid w:val="000A2ED7"/>
    <w:rsid w:val="000A35C7"/>
    <w:rsid w:val="000A4A99"/>
    <w:rsid w:val="000B2A65"/>
    <w:rsid w:val="000B4491"/>
    <w:rsid w:val="000B53F9"/>
    <w:rsid w:val="000B619D"/>
    <w:rsid w:val="000B7F1D"/>
    <w:rsid w:val="000C09F1"/>
    <w:rsid w:val="000C1A4A"/>
    <w:rsid w:val="000C4C97"/>
    <w:rsid w:val="000C4D3D"/>
    <w:rsid w:val="000C53C6"/>
    <w:rsid w:val="000C6426"/>
    <w:rsid w:val="000C6B8F"/>
    <w:rsid w:val="000C7320"/>
    <w:rsid w:val="000D25DB"/>
    <w:rsid w:val="000D3DCD"/>
    <w:rsid w:val="000D4F78"/>
    <w:rsid w:val="000D7DA8"/>
    <w:rsid w:val="000E0BE1"/>
    <w:rsid w:val="000E2D07"/>
    <w:rsid w:val="000E53E9"/>
    <w:rsid w:val="000E7ABD"/>
    <w:rsid w:val="000F070F"/>
    <w:rsid w:val="000F0BA7"/>
    <w:rsid w:val="000F67E7"/>
    <w:rsid w:val="000F754C"/>
    <w:rsid w:val="00101126"/>
    <w:rsid w:val="001049AF"/>
    <w:rsid w:val="00110FB5"/>
    <w:rsid w:val="001114AE"/>
    <w:rsid w:val="001131A2"/>
    <w:rsid w:val="001177F0"/>
    <w:rsid w:val="00126F26"/>
    <w:rsid w:val="001305CE"/>
    <w:rsid w:val="001315EE"/>
    <w:rsid w:val="00132A69"/>
    <w:rsid w:val="00135466"/>
    <w:rsid w:val="00135763"/>
    <w:rsid w:val="00136DCB"/>
    <w:rsid w:val="00137AA4"/>
    <w:rsid w:val="001407E3"/>
    <w:rsid w:val="00142FD3"/>
    <w:rsid w:val="00146D59"/>
    <w:rsid w:val="0014781A"/>
    <w:rsid w:val="0015416F"/>
    <w:rsid w:val="00155ACD"/>
    <w:rsid w:val="0015743C"/>
    <w:rsid w:val="001577AB"/>
    <w:rsid w:val="001615D7"/>
    <w:rsid w:val="001616EB"/>
    <w:rsid w:val="00162081"/>
    <w:rsid w:val="00171597"/>
    <w:rsid w:val="00172343"/>
    <w:rsid w:val="001739FA"/>
    <w:rsid w:val="00174BD1"/>
    <w:rsid w:val="00175D42"/>
    <w:rsid w:val="00181190"/>
    <w:rsid w:val="0018426A"/>
    <w:rsid w:val="0018439C"/>
    <w:rsid w:val="00190C8C"/>
    <w:rsid w:val="0019624F"/>
    <w:rsid w:val="001A4A20"/>
    <w:rsid w:val="001A5583"/>
    <w:rsid w:val="001B2176"/>
    <w:rsid w:val="001B5BA4"/>
    <w:rsid w:val="001C18CE"/>
    <w:rsid w:val="001C344E"/>
    <w:rsid w:val="001D7CD9"/>
    <w:rsid w:val="001E3C52"/>
    <w:rsid w:val="001E522C"/>
    <w:rsid w:val="001F0424"/>
    <w:rsid w:val="001F0E8D"/>
    <w:rsid w:val="001F20EE"/>
    <w:rsid w:val="001F4596"/>
    <w:rsid w:val="001F629E"/>
    <w:rsid w:val="00200E53"/>
    <w:rsid w:val="00202608"/>
    <w:rsid w:val="00206039"/>
    <w:rsid w:val="0021019D"/>
    <w:rsid w:val="002108CC"/>
    <w:rsid w:val="00211788"/>
    <w:rsid w:val="00213E8E"/>
    <w:rsid w:val="00216C55"/>
    <w:rsid w:val="00222F6D"/>
    <w:rsid w:val="002241A5"/>
    <w:rsid w:val="00224E10"/>
    <w:rsid w:val="00237329"/>
    <w:rsid w:val="00237C30"/>
    <w:rsid w:val="002420D2"/>
    <w:rsid w:val="00243047"/>
    <w:rsid w:val="00245AF0"/>
    <w:rsid w:val="00251B09"/>
    <w:rsid w:val="002532A8"/>
    <w:rsid w:val="00253532"/>
    <w:rsid w:val="002562A4"/>
    <w:rsid w:val="002578FE"/>
    <w:rsid w:val="002615BC"/>
    <w:rsid w:val="00262721"/>
    <w:rsid w:val="002641C7"/>
    <w:rsid w:val="00264F4E"/>
    <w:rsid w:val="002710BB"/>
    <w:rsid w:val="002719D2"/>
    <w:rsid w:val="00271E1D"/>
    <w:rsid w:val="00273D94"/>
    <w:rsid w:val="00274618"/>
    <w:rsid w:val="00277212"/>
    <w:rsid w:val="0028466E"/>
    <w:rsid w:val="00284AFC"/>
    <w:rsid w:val="00284C8F"/>
    <w:rsid w:val="00285A7C"/>
    <w:rsid w:val="00287573"/>
    <w:rsid w:val="002878B9"/>
    <w:rsid w:val="00291F72"/>
    <w:rsid w:val="00293436"/>
    <w:rsid w:val="00295ED5"/>
    <w:rsid w:val="002A1004"/>
    <w:rsid w:val="002A199B"/>
    <w:rsid w:val="002A3A30"/>
    <w:rsid w:val="002A3F41"/>
    <w:rsid w:val="002A56AD"/>
    <w:rsid w:val="002A5D5F"/>
    <w:rsid w:val="002A6A1F"/>
    <w:rsid w:val="002A7986"/>
    <w:rsid w:val="002B2393"/>
    <w:rsid w:val="002B4F6F"/>
    <w:rsid w:val="002B65C6"/>
    <w:rsid w:val="002C131A"/>
    <w:rsid w:val="002C134F"/>
    <w:rsid w:val="002C153A"/>
    <w:rsid w:val="002C4974"/>
    <w:rsid w:val="002C586B"/>
    <w:rsid w:val="002D0D5B"/>
    <w:rsid w:val="002D1475"/>
    <w:rsid w:val="002D2B44"/>
    <w:rsid w:val="002D3BA6"/>
    <w:rsid w:val="002D680A"/>
    <w:rsid w:val="002D7DB8"/>
    <w:rsid w:val="002E3676"/>
    <w:rsid w:val="002E7941"/>
    <w:rsid w:val="002F3EE7"/>
    <w:rsid w:val="002F40A7"/>
    <w:rsid w:val="002F4802"/>
    <w:rsid w:val="002F6775"/>
    <w:rsid w:val="002F6D11"/>
    <w:rsid w:val="00301FFD"/>
    <w:rsid w:val="00304466"/>
    <w:rsid w:val="003044D3"/>
    <w:rsid w:val="003051D0"/>
    <w:rsid w:val="00306026"/>
    <w:rsid w:val="00312DE0"/>
    <w:rsid w:val="00314D52"/>
    <w:rsid w:val="00314EC3"/>
    <w:rsid w:val="0032018D"/>
    <w:rsid w:val="00320F01"/>
    <w:rsid w:val="003247CA"/>
    <w:rsid w:val="00324CC5"/>
    <w:rsid w:val="00327832"/>
    <w:rsid w:val="0033141D"/>
    <w:rsid w:val="0033152E"/>
    <w:rsid w:val="00333BE7"/>
    <w:rsid w:val="00337397"/>
    <w:rsid w:val="00340CE9"/>
    <w:rsid w:val="0034294C"/>
    <w:rsid w:val="0034667E"/>
    <w:rsid w:val="003500C8"/>
    <w:rsid w:val="00350A8C"/>
    <w:rsid w:val="00351525"/>
    <w:rsid w:val="003527A2"/>
    <w:rsid w:val="00353C3B"/>
    <w:rsid w:val="003546FA"/>
    <w:rsid w:val="0035603C"/>
    <w:rsid w:val="00357343"/>
    <w:rsid w:val="00363D77"/>
    <w:rsid w:val="00371157"/>
    <w:rsid w:val="003715CF"/>
    <w:rsid w:val="00372700"/>
    <w:rsid w:val="0037358C"/>
    <w:rsid w:val="003759D0"/>
    <w:rsid w:val="00376EAA"/>
    <w:rsid w:val="003809C0"/>
    <w:rsid w:val="00381C81"/>
    <w:rsid w:val="003834E9"/>
    <w:rsid w:val="003850E9"/>
    <w:rsid w:val="00386209"/>
    <w:rsid w:val="0038684E"/>
    <w:rsid w:val="0039142A"/>
    <w:rsid w:val="00392915"/>
    <w:rsid w:val="00394C8C"/>
    <w:rsid w:val="003B3641"/>
    <w:rsid w:val="003B5B3C"/>
    <w:rsid w:val="003B68B3"/>
    <w:rsid w:val="003C03FA"/>
    <w:rsid w:val="003C7B7A"/>
    <w:rsid w:val="003D1625"/>
    <w:rsid w:val="003D349A"/>
    <w:rsid w:val="003D3D27"/>
    <w:rsid w:val="003D5183"/>
    <w:rsid w:val="003D5350"/>
    <w:rsid w:val="003E1E09"/>
    <w:rsid w:val="003E22AB"/>
    <w:rsid w:val="003E241C"/>
    <w:rsid w:val="003E6702"/>
    <w:rsid w:val="003F064C"/>
    <w:rsid w:val="003F1C6F"/>
    <w:rsid w:val="003F49BD"/>
    <w:rsid w:val="003F6A76"/>
    <w:rsid w:val="004034F2"/>
    <w:rsid w:val="0040359C"/>
    <w:rsid w:val="00404996"/>
    <w:rsid w:val="00411340"/>
    <w:rsid w:val="00411707"/>
    <w:rsid w:val="00415FD0"/>
    <w:rsid w:val="004251B8"/>
    <w:rsid w:val="004262C2"/>
    <w:rsid w:val="00430CEA"/>
    <w:rsid w:val="00432098"/>
    <w:rsid w:val="0043390E"/>
    <w:rsid w:val="0043422C"/>
    <w:rsid w:val="00435279"/>
    <w:rsid w:val="00440812"/>
    <w:rsid w:val="00440841"/>
    <w:rsid w:val="00442222"/>
    <w:rsid w:val="00443F66"/>
    <w:rsid w:val="004507D3"/>
    <w:rsid w:val="004510F5"/>
    <w:rsid w:val="00452004"/>
    <w:rsid w:val="00454C3D"/>
    <w:rsid w:val="004612F7"/>
    <w:rsid w:val="00462AC1"/>
    <w:rsid w:val="0046705B"/>
    <w:rsid w:val="00470951"/>
    <w:rsid w:val="004737C4"/>
    <w:rsid w:val="00474509"/>
    <w:rsid w:val="00474A7A"/>
    <w:rsid w:val="00475987"/>
    <w:rsid w:val="00477D56"/>
    <w:rsid w:val="0048031E"/>
    <w:rsid w:val="004809EE"/>
    <w:rsid w:val="00483E28"/>
    <w:rsid w:val="00486F0B"/>
    <w:rsid w:val="004944D6"/>
    <w:rsid w:val="004948E2"/>
    <w:rsid w:val="00494FDB"/>
    <w:rsid w:val="004A05C6"/>
    <w:rsid w:val="004A1BEB"/>
    <w:rsid w:val="004A264A"/>
    <w:rsid w:val="004A5C7F"/>
    <w:rsid w:val="004A6E7F"/>
    <w:rsid w:val="004B1012"/>
    <w:rsid w:val="004B4582"/>
    <w:rsid w:val="004B62FE"/>
    <w:rsid w:val="004B7BD2"/>
    <w:rsid w:val="004C23D9"/>
    <w:rsid w:val="004C2C61"/>
    <w:rsid w:val="004C40A6"/>
    <w:rsid w:val="004C644A"/>
    <w:rsid w:val="004D1CE3"/>
    <w:rsid w:val="004D287C"/>
    <w:rsid w:val="004D2988"/>
    <w:rsid w:val="004E049F"/>
    <w:rsid w:val="004E112A"/>
    <w:rsid w:val="004E230B"/>
    <w:rsid w:val="004F0A7F"/>
    <w:rsid w:val="004F40C1"/>
    <w:rsid w:val="004F4BE8"/>
    <w:rsid w:val="00513D83"/>
    <w:rsid w:val="00514ADB"/>
    <w:rsid w:val="00520412"/>
    <w:rsid w:val="005222CB"/>
    <w:rsid w:val="00525F8D"/>
    <w:rsid w:val="00527ACC"/>
    <w:rsid w:val="00530671"/>
    <w:rsid w:val="00530F4C"/>
    <w:rsid w:val="00530FE5"/>
    <w:rsid w:val="00531044"/>
    <w:rsid w:val="00533A0A"/>
    <w:rsid w:val="00533ED1"/>
    <w:rsid w:val="005340A2"/>
    <w:rsid w:val="00536750"/>
    <w:rsid w:val="005369B5"/>
    <w:rsid w:val="00536AA4"/>
    <w:rsid w:val="00537FDF"/>
    <w:rsid w:val="00540E6C"/>
    <w:rsid w:val="00541293"/>
    <w:rsid w:val="005437EB"/>
    <w:rsid w:val="00543D99"/>
    <w:rsid w:val="00546F9B"/>
    <w:rsid w:val="00551599"/>
    <w:rsid w:val="00552A3E"/>
    <w:rsid w:val="00555884"/>
    <w:rsid w:val="00556101"/>
    <w:rsid w:val="00562BA8"/>
    <w:rsid w:val="005661DF"/>
    <w:rsid w:val="00566DA0"/>
    <w:rsid w:val="005678C7"/>
    <w:rsid w:val="00572B72"/>
    <w:rsid w:val="00573417"/>
    <w:rsid w:val="00574E6A"/>
    <w:rsid w:val="005813CE"/>
    <w:rsid w:val="00581F33"/>
    <w:rsid w:val="005821CB"/>
    <w:rsid w:val="0058278F"/>
    <w:rsid w:val="005877FC"/>
    <w:rsid w:val="0059070E"/>
    <w:rsid w:val="00590887"/>
    <w:rsid w:val="00590C0B"/>
    <w:rsid w:val="00594C36"/>
    <w:rsid w:val="005A012D"/>
    <w:rsid w:val="005A48A5"/>
    <w:rsid w:val="005C4233"/>
    <w:rsid w:val="005C5038"/>
    <w:rsid w:val="005C73C7"/>
    <w:rsid w:val="005D2752"/>
    <w:rsid w:val="005D30D4"/>
    <w:rsid w:val="005D55BB"/>
    <w:rsid w:val="005E23CD"/>
    <w:rsid w:val="005E2724"/>
    <w:rsid w:val="005E3BEC"/>
    <w:rsid w:val="005E3D13"/>
    <w:rsid w:val="005E3E55"/>
    <w:rsid w:val="005E3EEA"/>
    <w:rsid w:val="005E68FF"/>
    <w:rsid w:val="005F178B"/>
    <w:rsid w:val="005F2F11"/>
    <w:rsid w:val="005F4CDC"/>
    <w:rsid w:val="006016EB"/>
    <w:rsid w:val="006019F9"/>
    <w:rsid w:val="00601C19"/>
    <w:rsid w:val="00602E62"/>
    <w:rsid w:val="00605485"/>
    <w:rsid w:val="00605944"/>
    <w:rsid w:val="006066A3"/>
    <w:rsid w:val="00611910"/>
    <w:rsid w:val="0061305F"/>
    <w:rsid w:val="00613F4A"/>
    <w:rsid w:val="00614268"/>
    <w:rsid w:val="00616C4D"/>
    <w:rsid w:val="00617B42"/>
    <w:rsid w:val="006200D7"/>
    <w:rsid w:val="006227B1"/>
    <w:rsid w:val="00622990"/>
    <w:rsid w:val="0063107B"/>
    <w:rsid w:val="00631115"/>
    <w:rsid w:val="00632F51"/>
    <w:rsid w:val="00632F73"/>
    <w:rsid w:val="006350D1"/>
    <w:rsid w:val="00636890"/>
    <w:rsid w:val="006411CF"/>
    <w:rsid w:val="00641C71"/>
    <w:rsid w:val="0064300C"/>
    <w:rsid w:val="00644727"/>
    <w:rsid w:val="00647F5F"/>
    <w:rsid w:val="00654F37"/>
    <w:rsid w:val="00662A77"/>
    <w:rsid w:val="00663AF7"/>
    <w:rsid w:val="00667362"/>
    <w:rsid w:val="00671DD1"/>
    <w:rsid w:val="0067298F"/>
    <w:rsid w:val="00674FED"/>
    <w:rsid w:val="0068226F"/>
    <w:rsid w:val="00682CBA"/>
    <w:rsid w:val="00683D90"/>
    <w:rsid w:val="00685D72"/>
    <w:rsid w:val="00686B8B"/>
    <w:rsid w:val="00692EDF"/>
    <w:rsid w:val="006930E5"/>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05BB"/>
    <w:rsid w:val="006D21DC"/>
    <w:rsid w:val="006D4D01"/>
    <w:rsid w:val="006D7492"/>
    <w:rsid w:val="006D7CAB"/>
    <w:rsid w:val="006E1FC1"/>
    <w:rsid w:val="006F0339"/>
    <w:rsid w:val="006F0652"/>
    <w:rsid w:val="006F2C70"/>
    <w:rsid w:val="0070354F"/>
    <w:rsid w:val="00704E29"/>
    <w:rsid w:val="007108CC"/>
    <w:rsid w:val="00713028"/>
    <w:rsid w:val="00714442"/>
    <w:rsid w:val="00714CBC"/>
    <w:rsid w:val="00714DAD"/>
    <w:rsid w:val="00716135"/>
    <w:rsid w:val="0071761E"/>
    <w:rsid w:val="00717DEA"/>
    <w:rsid w:val="00720306"/>
    <w:rsid w:val="00723136"/>
    <w:rsid w:val="00727DA1"/>
    <w:rsid w:val="00732CCF"/>
    <w:rsid w:val="00737D61"/>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C0E"/>
    <w:rsid w:val="00795EB8"/>
    <w:rsid w:val="0079717C"/>
    <w:rsid w:val="00797224"/>
    <w:rsid w:val="00797290"/>
    <w:rsid w:val="00797642"/>
    <w:rsid w:val="00797860"/>
    <w:rsid w:val="007A4603"/>
    <w:rsid w:val="007A682B"/>
    <w:rsid w:val="007B2440"/>
    <w:rsid w:val="007B2CB9"/>
    <w:rsid w:val="007B4BEA"/>
    <w:rsid w:val="007B645E"/>
    <w:rsid w:val="007C12FC"/>
    <w:rsid w:val="007C1A20"/>
    <w:rsid w:val="007C22ED"/>
    <w:rsid w:val="007C24A3"/>
    <w:rsid w:val="007C3262"/>
    <w:rsid w:val="007C3A8E"/>
    <w:rsid w:val="007D060B"/>
    <w:rsid w:val="007D0D8F"/>
    <w:rsid w:val="007D19B2"/>
    <w:rsid w:val="007D296D"/>
    <w:rsid w:val="007D2DD3"/>
    <w:rsid w:val="007D640F"/>
    <w:rsid w:val="007D726A"/>
    <w:rsid w:val="007E26E9"/>
    <w:rsid w:val="007E32B3"/>
    <w:rsid w:val="007E588B"/>
    <w:rsid w:val="007E5F90"/>
    <w:rsid w:val="007E6687"/>
    <w:rsid w:val="007F3E17"/>
    <w:rsid w:val="007F4637"/>
    <w:rsid w:val="007F57DC"/>
    <w:rsid w:val="00801F86"/>
    <w:rsid w:val="00804C36"/>
    <w:rsid w:val="00807045"/>
    <w:rsid w:val="008070D2"/>
    <w:rsid w:val="0080711A"/>
    <w:rsid w:val="008112A7"/>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4738"/>
    <w:rsid w:val="008651C9"/>
    <w:rsid w:val="00865861"/>
    <w:rsid w:val="00866FF0"/>
    <w:rsid w:val="00871988"/>
    <w:rsid w:val="00873A16"/>
    <w:rsid w:val="00877B2C"/>
    <w:rsid w:val="00881F94"/>
    <w:rsid w:val="00882FF6"/>
    <w:rsid w:val="00885D42"/>
    <w:rsid w:val="00886660"/>
    <w:rsid w:val="00886D4F"/>
    <w:rsid w:val="00890DB2"/>
    <w:rsid w:val="00894E3E"/>
    <w:rsid w:val="008A5B91"/>
    <w:rsid w:val="008A7891"/>
    <w:rsid w:val="008A7F5C"/>
    <w:rsid w:val="008B05CC"/>
    <w:rsid w:val="008C10F1"/>
    <w:rsid w:val="008C23D7"/>
    <w:rsid w:val="008C367F"/>
    <w:rsid w:val="008C4ABB"/>
    <w:rsid w:val="008C7A05"/>
    <w:rsid w:val="008D0B8D"/>
    <w:rsid w:val="008D3743"/>
    <w:rsid w:val="008D3813"/>
    <w:rsid w:val="008E429B"/>
    <w:rsid w:val="008E4542"/>
    <w:rsid w:val="008F146D"/>
    <w:rsid w:val="008F1900"/>
    <w:rsid w:val="00900C86"/>
    <w:rsid w:val="00906E56"/>
    <w:rsid w:val="00910091"/>
    <w:rsid w:val="00910674"/>
    <w:rsid w:val="009119ED"/>
    <w:rsid w:val="00915BCF"/>
    <w:rsid w:val="0092041F"/>
    <w:rsid w:val="00926632"/>
    <w:rsid w:val="00936187"/>
    <w:rsid w:val="009379DB"/>
    <w:rsid w:val="00941530"/>
    <w:rsid w:val="00941E17"/>
    <w:rsid w:val="009437C6"/>
    <w:rsid w:val="00946688"/>
    <w:rsid w:val="00955A9A"/>
    <w:rsid w:val="009564C7"/>
    <w:rsid w:val="009702F9"/>
    <w:rsid w:val="009726DD"/>
    <w:rsid w:val="00972766"/>
    <w:rsid w:val="009727B8"/>
    <w:rsid w:val="00973822"/>
    <w:rsid w:val="00973A6E"/>
    <w:rsid w:val="00974BE6"/>
    <w:rsid w:val="0097558E"/>
    <w:rsid w:val="009764A9"/>
    <w:rsid w:val="00976637"/>
    <w:rsid w:val="00980FB6"/>
    <w:rsid w:val="00982535"/>
    <w:rsid w:val="00992035"/>
    <w:rsid w:val="00992EF8"/>
    <w:rsid w:val="00995D53"/>
    <w:rsid w:val="009A059F"/>
    <w:rsid w:val="009A1F14"/>
    <w:rsid w:val="009A3318"/>
    <w:rsid w:val="009A698F"/>
    <w:rsid w:val="009A6F10"/>
    <w:rsid w:val="009B6A58"/>
    <w:rsid w:val="009C1F4E"/>
    <w:rsid w:val="009C3E28"/>
    <w:rsid w:val="009C4B49"/>
    <w:rsid w:val="009C4CBD"/>
    <w:rsid w:val="009C4F9A"/>
    <w:rsid w:val="009C5C3A"/>
    <w:rsid w:val="009C6B70"/>
    <w:rsid w:val="009D0F10"/>
    <w:rsid w:val="009D350E"/>
    <w:rsid w:val="009D53FC"/>
    <w:rsid w:val="009E2E57"/>
    <w:rsid w:val="009E3BB5"/>
    <w:rsid w:val="009E6627"/>
    <w:rsid w:val="009E6B59"/>
    <w:rsid w:val="009E71B3"/>
    <w:rsid w:val="009E7D29"/>
    <w:rsid w:val="009F2090"/>
    <w:rsid w:val="009F3DD4"/>
    <w:rsid w:val="00A0027A"/>
    <w:rsid w:val="00A00AE7"/>
    <w:rsid w:val="00A00FF1"/>
    <w:rsid w:val="00A02090"/>
    <w:rsid w:val="00A05D8F"/>
    <w:rsid w:val="00A07D19"/>
    <w:rsid w:val="00A10A8C"/>
    <w:rsid w:val="00A12015"/>
    <w:rsid w:val="00A16546"/>
    <w:rsid w:val="00A17965"/>
    <w:rsid w:val="00A17F52"/>
    <w:rsid w:val="00A2478F"/>
    <w:rsid w:val="00A24BE2"/>
    <w:rsid w:val="00A24F9F"/>
    <w:rsid w:val="00A2694B"/>
    <w:rsid w:val="00A2734E"/>
    <w:rsid w:val="00A3331D"/>
    <w:rsid w:val="00A33A50"/>
    <w:rsid w:val="00A3438B"/>
    <w:rsid w:val="00A359FE"/>
    <w:rsid w:val="00A36613"/>
    <w:rsid w:val="00A36EFE"/>
    <w:rsid w:val="00A42C60"/>
    <w:rsid w:val="00A44A18"/>
    <w:rsid w:val="00A44E30"/>
    <w:rsid w:val="00A45B6C"/>
    <w:rsid w:val="00A46AEC"/>
    <w:rsid w:val="00A51851"/>
    <w:rsid w:val="00A5318E"/>
    <w:rsid w:val="00A55365"/>
    <w:rsid w:val="00A55444"/>
    <w:rsid w:val="00A5695F"/>
    <w:rsid w:val="00A56E73"/>
    <w:rsid w:val="00A57553"/>
    <w:rsid w:val="00A6143F"/>
    <w:rsid w:val="00A620C9"/>
    <w:rsid w:val="00A64443"/>
    <w:rsid w:val="00A677BB"/>
    <w:rsid w:val="00A702F0"/>
    <w:rsid w:val="00A70722"/>
    <w:rsid w:val="00A742B3"/>
    <w:rsid w:val="00A75B9B"/>
    <w:rsid w:val="00A81137"/>
    <w:rsid w:val="00A87572"/>
    <w:rsid w:val="00A92C18"/>
    <w:rsid w:val="00A94B41"/>
    <w:rsid w:val="00AA01C1"/>
    <w:rsid w:val="00AA18EC"/>
    <w:rsid w:val="00AA61B8"/>
    <w:rsid w:val="00AA767E"/>
    <w:rsid w:val="00AB10BA"/>
    <w:rsid w:val="00AB1578"/>
    <w:rsid w:val="00AB4166"/>
    <w:rsid w:val="00AB7CAE"/>
    <w:rsid w:val="00AC0C2B"/>
    <w:rsid w:val="00AC2C0E"/>
    <w:rsid w:val="00AC348D"/>
    <w:rsid w:val="00AC4755"/>
    <w:rsid w:val="00AC5DE9"/>
    <w:rsid w:val="00AC65B1"/>
    <w:rsid w:val="00AD431F"/>
    <w:rsid w:val="00AD4FAE"/>
    <w:rsid w:val="00AD5A7C"/>
    <w:rsid w:val="00AD67BC"/>
    <w:rsid w:val="00AE39CC"/>
    <w:rsid w:val="00AF4004"/>
    <w:rsid w:val="00AF673A"/>
    <w:rsid w:val="00AF7F9C"/>
    <w:rsid w:val="00B02E79"/>
    <w:rsid w:val="00B03C0D"/>
    <w:rsid w:val="00B04D67"/>
    <w:rsid w:val="00B07FB0"/>
    <w:rsid w:val="00B112BF"/>
    <w:rsid w:val="00B16E5F"/>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1BCE"/>
    <w:rsid w:val="00B730E7"/>
    <w:rsid w:val="00B7549D"/>
    <w:rsid w:val="00B778B9"/>
    <w:rsid w:val="00B82CAC"/>
    <w:rsid w:val="00B82F48"/>
    <w:rsid w:val="00B843B1"/>
    <w:rsid w:val="00B853ED"/>
    <w:rsid w:val="00B867D6"/>
    <w:rsid w:val="00BA2927"/>
    <w:rsid w:val="00BA2D4B"/>
    <w:rsid w:val="00BA3034"/>
    <w:rsid w:val="00BA3419"/>
    <w:rsid w:val="00BA6ECD"/>
    <w:rsid w:val="00BA6FA0"/>
    <w:rsid w:val="00BB3C7B"/>
    <w:rsid w:val="00BB5003"/>
    <w:rsid w:val="00BC2F64"/>
    <w:rsid w:val="00BC4F61"/>
    <w:rsid w:val="00BC6F83"/>
    <w:rsid w:val="00BC7549"/>
    <w:rsid w:val="00BD3F26"/>
    <w:rsid w:val="00BD4D09"/>
    <w:rsid w:val="00BD71C5"/>
    <w:rsid w:val="00BD7DA4"/>
    <w:rsid w:val="00BE4C42"/>
    <w:rsid w:val="00BE5A88"/>
    <w:rsid w:val="00BE7F99"/>
    <w:rsid w:val="00BF2635"/>
    <w:rsid w:val="00BF530C"/>
    <w:rsid w:val="00BF5C62"/>
    <w:rsid w:val="00BF75F6"/>
    <w:rsid w:val="00C000DA"/>
    <w:rsid w:val="00C04EA8"/>
    <w:rsid w:val="00C06085"/>
    <w:rsid w:val="00C060F0"/>
    <w:rsid w:val="00C06AE0"/>
    <w:rsid w:val="00C072DB"/>
    <w:rsid w:val="00C07445"/>
    <w:rsid w:val="00C107D2"/>
    <w:rsid w:val="00C13757"/>
    <w:rsid w:val="00C137C9"/>
    <w:rsid w:val="00C14210"/>
    <w:rsid w:val="00C1652D"/>
    <w:rsid w:val="00C173DB"/>
    <w:rsid w:val="00C2497D"/>
    <w:rsid w:val="00C276EF"/>
    <w:rsid w:val="00C30FB6"/>
    <w:rsid w:val="00C30FDD"/>
    <w:rsid w:val="00C35471"/>
    <w:rsid w:val="00C367B7"/>
    <w:rsid w:val="00C36879"/>
    <w:rsid w:val="00C477A7"/>
    <w:rsid w:val="00C50E08"/>
    <w:rsid w:val="00C51617"/>
    <w:rsid w:val="00C527EE"/>
    <w:rsid w:val="00C535C7"/>
    <w:rsid w:val="00C55773"/>
    <w:rsid w:val="00C5702B"/>
    <w:rsid w:val="00C60365"/>
    <w:rsid w:val="00C6068F"/>
    <w:rsid w:val="00C626A0"/>
    <w:rsid w:val="00C64E39"/>
    <w:rsid w:val="00C65399"/>
    <w:rsid w:val="00C65957"/>
    <w:rsid w:val="00C65C7B"/>
    <w:rsid w:val="00C66EAB"/>
    <w:rsid w:val="00C67305"/>
    <w:rsid w:val="00C6783F"/>
    <w:rsid w:val="00C70352"/>
    <w:rsid w:val="00C71EA2"/>
    <w:rsid w:val="00C73E32"/>
    <w:rsid w:val="00C73F6F"/>
    <w:rsid w:val="00C80BEB"/>
    <w:rsid w:val="00C874DA"/>
    <w:rsid w:val="00C9424C"/>
    <w:rsid w:val="00C97C10"/>
    <w:rsid w:val="00CA129C"/>
    <w:rsid w:val="00CA1A3D"/>
    <w:rsid w:val="00CA1FA3"/>
    <w:rsid w:val="00CA236D"/>
    <w:rsid w:val="00CA2CCA"/>
    <w:rsid w:val="00CA58DF"/>
    <w:rsid w:val="00CA6C34"/>
    <w:rsid w:val="00CB21F8"/>
    <w:rsid w:val="00CB2EF0"/>
    <w:rsid w:val="00CB3A25"/>
    <w:rsid w:val="00CB3D99"/>
    <w:rsid w:val="00CB7159"/>
    <w:rsid w:val="00CC1448"/>
    <w:rsid w:val="00CC211E"/>
    <w:rsid w:val="00CC2F36"/>
    <w:rsid w:val="00CC3614"/>
    <w:rsid w:val="00CC6E96"/>
    <w:rsid w:val="00CD1DBE"/>
    <w:rsid w:val="00CD394A"/>
    <w:rsid w:val="00CD3EBD"/>
    <w:rsid w:val="00CD7D13"/>
    <w:rsid w:val="00CE2183"/>
    <w:rsid w:val="00CE2409"/>
    <w:rsid w:val="00CE33A8"/>
    <w:rsid w:val="00CE3B8E"/>
    <w:rsid w:val="00CE4AF0"/>
    <w:rsid w:val="00CE6EA5"/>
    <w:rsid w:val="00CF4720"/>
    <w:rsid w:val="00CF6791"/>
    <w:rsid w:val="00D01766"/>
    <w:rsid w:val="00D05A28"/>
    <w:rsid w:val="00D06E4B"/>
    <w:rsid w:val="00D07066"/>
    <w:rsid w:val="00D165AA"/>
    <w:rsid w:val="00D17E5B"/>
    <w:rsid w:val="00D23F72"/>
    <w:rsid w:val="00D243CF"/>
    <w:rsid w:val="00D2673F"/>
    <w:rsid w:val="00D32969"/>
    <w:rsid w:val="00D32BE4"/>
    <w:rsid w:val="00D35026"/>
    <w:rsid w:val="00D36FD1"/>
    <w:rsid w:val="00D430F6"/>
    <w:rsid w:val="00D462C2"/>
    <w:rsid w:val="00D47F2D"/>
    <w:rsid w:val="00D50B07"/>
    <w:rsid w:val="00D519F7"/>
    <w:rsid w:val="00D53733"/>
    <w:rsid w:val="00D56CD8"/>
    <w:rsid w:val="00D6117A"/>
    <w:rsid w:val="00D62D6B"/>
    <w:rsid w:val="00D62DB5"/>
    <w:rsid w:val="00D65404"/>
    <w:rsid w:val="00D65579"/>
    <w:rsid w:val="00D6586C"/>
    <w:rsid w:val="00D67071"/>
    <w:rsid w:val="00D77E2E"/>
    <w:rsid w:val="00D80C3C"/>
    <w:rsid w:val="00D81ED4"/>
    <w:rsid w:val="00D82516"/>
    <w:rsid w:val="00D83CD6"/>
    <w:rsid w:val="00D84532"/>
    <w:rsid w:val="00D87559"/>
    <w:rsid w:val="00D916A4"/>
    <w:rsid w:val="00D920D6"/>
    <w:rsid w:val="00D9525A"/>
    <w:rsid w:val="00DA0908"/>
    <w:rsid w:val="00DA23E0"/>
    <w:rsid w:val="00DA3D14"/>
    <w:rsid w:val="00DA41D8"/>
    <w:rsid w:val="00DA4214"/>
    <w:rsid w:val="00DA5A46"/>
    <w:rsid w:val="00DA7914"/>
    <w:rsid w:val="00DB17CA"/>
    <w:rsid w:val="00DB44FE"/>
    <w:rsid w:val="00DB49D1"/>
    <w:rsid w:val="00DB5125"/>
    <w:rsid w:val="00DB5FCC"/>
    <w:rsid w:val="00DC0505"/>
    <w:rsid w:val="00DC05DC"/>
    <w:rsid w:val="00DC1E7C"/>
    <w:rsid w:val="00DC20F2"/>
    <w:rsid w:val="00DC242D"/>
    <w:rsid w:val="00DC2DC0"/>
    <w:rsid w:val="00DC3CBD"/>
    <w:rsid w:val="00DC5ED4"/>
    <w:rsid w:val="00DC7484"/>
    <w:rsid w:val="00DD256B"/>
    <w:rsid w:val="00DD2B0C"/>
    <w:rsid w:val="00DD2B3E"/>
    <w:rsid w:val="00DD2DEB"/>
    <w:rsid w:val="00DD54EE"/>
    <w:rsid w:val="00DE0768"/>
    <w:rsid w:val="00DE0AD3"/>
    <w:rsid w:val="00DE3917"/>
    <w:rsid w:val="00DE4647"/>
    <w:rsid w:val="00DF1740"/>
    <w:rsid w:val="00DF6ADD"/>
    <w:rsid w:val="00E00E2C"/>
    <w:rsid w:val="00E00F00"/>
    <w:rsid w:val="00E044ED"/>
    <w:rsid w:val="00E04599"/>
    <w:rsid w:val="00E074BC"/>
    <w:rsid w:val="00E10ED6"/>
    <w:rsid w:val="00E12FCC"/>
    <w:rsid w:val="00E136FC"/>
    <w:rsid w:val="00E1414A"/>
    <w:rsid w:val="00E221C5"/>
    <w:rsid w:val="00E224A4"/>
    <w:rsid w:val="00E23A7C"/>
    <w:rsid w:val="00E25F01"/>
    <w:rsid w:val="00E336A6"/>
    <w:rsid w:val="00E36AEC"/>
    <w:rsid w:val="00E40256"/>
    <w:rsid w:val="00E419F7"/>
    <w:rsid w:val="00E41DC9"/>
    <w:rsid w:val="00E437B4"/>
    <w:rsid w:val="00E47FB6"/>
    <w:rsid w:val="00E510FF"/>
    <w:rsid w:val="00E52697"/>
    <w:rsid w:val="00E570A4"/>
    <w:rsid w:val="00E61ADA"/>
    <w:rsid w:val="00E6616C"/>
    <w:rsid w:val="00E70EC9"/>
    <w:rsid w:val="00E719F4"/>
    <w:rsid w:val="00E71BE9"/>
    <w:rsid w:val="00E72366"/>
    <w:rsid w:val="00E72504"/>
    <w:rsid w:val="00E756C6"/>
    <w:rsid w:val="00E76912"/>
    <w:rsid w:val="00E779B8"/>
    <w:rsid w:val="00E829EB"/>
    <w:rsid w:val="00E83D12"/>
    <w:rsid w:val="00E9048F"/>
    <w:rsid w:val="00E9540C"/>
    <w:rsid w:val="00E959FA"/>
    <w:rsid w:val="00EA075A"/>
    <w:rsid w:val="00EB1719"/>
    <w:rsid w:val="00EB19D1"/>
    <w:rsid w:val="00EB27FA"/>
    <w:rsid w:val="00EB42BF"/>
    <w:rsid w:val="00EB66A2"/>
    <w:rsid w:val="00EB6A58"/>
    <w:rsid w:val="00EB7C97"/>
    <w:rsid w:val="00EC5897"/>
    <w:rsid w:val="00ED0EBB"/>
    <w:rsid w:val="00ED39E2"/>
    <w:rsid w:val="00ED6286"/>
    <w:rsid w:val="00EE0D3C"/>
    <w:rsid w:val="00EE19D8"/>
    <w:rsid w:val="00EE2A79"/>
    <w:rsid w:val="00EE35D0"/>
    <w:rsid w:val="00EE7347"/>
    <w:rsid w:val="00EE77ED"/>
    <w:rsid w:val="00EF00B4"/>
    <w:rsid w:val="00EF0C30"/>
    <w:rsid w:val="00EF1254"/>
    <w:rsid w:val="00F00493"/>
    <w:rsid w:val="00F00B7C"/>
    <w:rsid w:val="00F02BA6"/>
    <w:rsid w:val="00F02F98"/>
    <w:rsid w:val="00F03C64"/>
    <w:rsid w:val="00F05C17"/>
    <w:rsid w:val="00F12F4F"/>
    <w:rsid w:val="00F138D7"/>
    <w:rsid w:val="00F230AF"/>
    <w:rsid w:val="00F23B4A"/>
    <w:rsid w:val="00F25D56"/>
    <w:rsid w:val="00F36082"/>
    <w:rsid w:val="00F414A2"/>
    <w:rsid w:val="00F44004"/>
    <w:rsid w:val="00F44676"/>
    <w:rsid w:val="00F45CAA"/>
    <w:rsid w:val="00F512AC"/>
    <w:rsid w:val="00F53F9A"/>
    <w:rsid w:val="00F5614E"/>
    <w:rsid w:val="00F604CD"/>
    <w:rsid w:val="00F60828"/>
    <w:rsid w:val="00F62238"/>
    <w:rsid w:val="00F6376C"/>
    <w:rsid w:val="00F6717A"/>
    <w:rsid w:val="00F70B2C"/>
    <w:rsid w:val="00F71B6F"/>
    <w:rsid w:val="00F725F3"/>
    <w:rsid w:val="00F739C8"/>
    <w:rsid w:val="00F74FE8"/>
    <w:rsid w:val="00F81046"/>
    <w:rsid w:val="00F821B1"/>
    <w:rsid w:val="00F977FA"/>
    <w:rsid w:val="00FA0ABE"/>
    <w:rsid w:val="00FA1346"/>
    <w:rsid w:val="00FA2F41"/>
    <w:rsid w:val="00FA4535"/>
    <w:rsid w:val="00FB2FA7"/>
    <w:rsid w:val="00FB3189"/>
    <w:rsid w:val="00FB3217"/>
    <w:rsid w:val="00FC0300"/>
    <w:rsid w:val="00FC25BE"/>
    <w:rsid w:val="00FC2A0E"/>
    <w:rsid w:val="00FD0FA3"/>
    <w:rsid w:val="00FD1218"/>
    <w:rsid w:val="00FD3283"/>
    <w:rsid w:val="00FD3686"/>
    <w:rsid w:val="00FD380D"/>
    <w:rsid w:val="00FD3F8A"/>
    <w:rsid w:val="00FE153B"/>
    <w:rsid w:val="00FE2B9E"/>
    <w:rsid w:val="00FE3982"/>
    <w:rsid w:val="00FE5AD4"/>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8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70B2C"/>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70B2C"/>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 w:type="table" w:customStyle="1" w:styleId="TableGrid2">
    <w:name w:val="Table Grid2"/>
    <w:basedOn w:val="TableNormal"/>
    <w:next w:val="TableGrid"/>
    <w:uiPriority w:val="39"/>
    <w:rsid w:val="00BD3F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71993">
      <w:bodyDiv w:val="1"/>
      <w:marLeft w:val="0"/>
      <w:marRight w:val="0"/>
      <w:marTop w:val="0"/>
      <w:marBottom w:val="0"/>
      <w:divBdr>
        <w:top w:val="none" w:sz="0" w:space="0" w:color="auto"/>
        <w:left w:val="none" w:sz="0" w:space="0" w:color="auto"/>
        <w:bottom w:val="none" w:sz="0" w:space="0" w:color="auto"/>
        <w:right w:val="none" w:sz="0" w:space="0" w:color="auto"/>
      </w:divBdr>
    </w:div>
    <w:div w:id="212888681">
      <w:bodyDiv w:val="1"/>
      <w:marLeft w:val="0"/>
      <w:marRight w:val="0"/>
      <w:marTop w:val="0"/>
      <w:marBottom w:val="0"/>
      <w:divBdr>
        <w:top w:val="none" w:sz="0" w:space="0" w:color="auto"/>
        <w:left w:val="none" w:sz="0" w:space="0" w:color="auto"/>
        <w:bottom w:val="none" w:sz="0" w:space="0" w:color="auto"/>
        <w:right w:val="none" w:sz="0" w:space="0" w:color="auto"/>
      </w:divBdr>
    </w:div>
    <w:div w:id="12165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DD966E-1F0D-49F4-AC35-103B4502596F}">
  <ds:schemaRefs>
    <ds:schemaRef ds:uri="http://schemas.microsoft.com/sharepoint/v3/contenttype/forms"/>
  </ds:schemaRefs>
</ds:datastoreItem>
</file>

<file path=customXml/itemProps2.xml><?xml version="1.0" encoding="utf-8"?>
<ds:datastoreItem xmlns:ds="http://schemas.openxmlformats.org/officeDocument/2006/customXml" ds:itemID="{EF7B0643-5377-4A2A-AD2A-0E6FE5FEC51E}">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3DAA30F2-35AA-4802-BD4F-1934C0320F73}">
  <ds:schemaRefs>
    <ds:schemaRef ds:uri="http://schemas.openxmlformats.org/officeDocument/2006/bibliography"/>
  </ds:schemaRefs>
</ds:datastoreItem>
</file>

<file path=customXml/itemProps4.xml><?xml version="1.0" encoding="utf-8"?>
<ds:datastoreItem xmlns:ds="http://schemas.openxmlformats.org/officeDocument/2006/customXml" ds:itemID="{5EF51DCD-7433-4AAB-A325-59A9B9C47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3724</Words>
  <Characters>21230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2018-09-27T19:22:00Z</dcterms:created>
  <dcterms:modified xsi:type="dcterms:W3CDTF">2022-12-28T20:28:00Z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