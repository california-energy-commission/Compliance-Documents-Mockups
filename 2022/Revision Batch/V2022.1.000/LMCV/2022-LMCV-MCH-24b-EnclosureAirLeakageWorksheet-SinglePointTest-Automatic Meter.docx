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D166E" w14:textId="77777777" w:rsidR="00F823A4" w:rsidRPr="00142E24" w:rsidRDefault="00F823A4" w:rsidP="00F823A4">
      <w:pPr>
        <w:tabs>
          <w:tab w:val="center" w:pos="5400"/>
        </w:tabs>
        <w:rPr>
          <w:rFonts w:ascii="Calibri" w:eastAsia="Calibri" w:hAnsi="Calibri" w:cs="Calibri"/>
          <w:b/>
          <w:bCs/>
          <w:color w:val="201F1E"/>
          <w:sz w:val="24"/>
          <w:szCs w:val="24"/>
        </w:rPr>
      </w:pPr>
      <w:r w:rsidRPr="00142E24">
        <w:rPr>
          <w:rFonts w:asciiTheme="minorHAnsi" w:hAnsiTheme="minorHAnsi" w:cstheme="minorBidi"/>
          <w:b/>
          <w:bCs/>
          <w:sz w:val="24"/>
          <w:szCs w:val="24"/>
        </w:rPr>
        <w:t xml:space="preserve">CERTIFICATE OF </w:t>
      </w:r>
      <w:r w:rsidRPr="00142E24">
        <w:rPr>
          <w:rFonts w:ascii="Calibri" w:eastAsia="Calibri" w:hAnsi="Calibri" w:cs="Calibri"/>
          <w:b/>
          <w:bCs/>
          <w:color w:val="201F1E"/>
          <w:sz w:val="24"/>
          <w:szCs w:val="24"/>
        </w:rPr>
        <w:t>VERIFICATION</w:t>
      </w:r>
      <w:r w:rsidRPr="00142E24">
        <w:rPr>
          <w:rFonts w:ascii="Calibri" w:eastAsia="Calibri" w:hAnsi="Calibri" w:cs="Calibri"/>
          <w:b/>
          <w:bCs/>
          <w:color w:val="201F1E"/>
          <w:sz w:val="24"/>
          <w:szCs w:val="24"/>
        </w:rPr>
        <w:tab/>
      </w:r>
    </w:p>
    <w:p w14:paraId="1F3243D8" w14:textId="77777777" w:rsidR="00F823A4" w:rsidRPr="00142E24" w:rsidRDefault="00F823A4" w:rsidP="00F823A4">
      <w:pPr>
        <w:rPr>
          <w:rFonts w:asciiTheme="minorHAnsi" w:hAnsiTheme="minorHAnsi" w:cstheme="minorHAnsi"/>
          <w:sz w:val="24"/>
          <w:szCs w:val="24"/>
        </w:rPr>
      </w:pPr>
      <w:r w:rsidRPr="00142E24">
        <w:rPr>
          <w:rFonts w:asciiTheme="minorHAnsi" w:hAnsiTheme="minorHAnsi" w:cstheme="minorHAnsi"/>
          <w:b/>
          <w:sz w:val="24"/>
          <w:szCs w:val="24"/>
        </w:rPr>
        <w:t>Note:</w:t>
      </w:r>
      <w:r w:rsidRPr="00142E24">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F823A4" w:rsidRPr="00142E24" w14:paraId="33194B6A" w14:textId="77777777" w:rsidTr="004C3947">
        <w:trPr>
          <w:trHeight w:val="288"/>
        </w:trPr>
        <w:tc>
          <w:tcPr>
            <w:tcW w:w="5508" w:type="dxa"/>
          </w:tcPr>
          <w:p w14:paraId="66616CB0" w14:textId="77777777" w:rsidR="00F823A4" w:rsidRPr="00142E24" w:rsidRDefault="00F823A4" w:rsidP="004C3947">
            <w:pPr>
              <w:ind w:left="-90"/>
              <w:rPr>
                <w:rFonts w:asciiTheme="minorHAnsi" w:hAnsiTheme="minorHAnsi" w:cstheme="minorHAnsi"/>
                <w:sz w:val="24"/>
                <w:szCs w:val="24"/>
              </w:rPr>
            </w:pPr>
            <w:r w:rsidRPr="00142E24">
              <w:rPr>
                <w:rFonts w:asciiTheme="minorHAnsi" w:hAnsiTheme="minorHAnsi" w:cstheme="minorHAnsi"/>
                <w:sz w:val="24"/>
                <w:szCs w:val="24"/>
              </w:rPr>
              <w:t>Project Name:</w:t>
            </w:r>
          </w:p>
        </w:tc>
        <w:tc>
          <w:tcPr>
            <w:tcW w:w="5508" w:type="dxa"/>
          </w:tcPr>
          <w:p w14:paraId="4293971F" w14:textId="77777777" w:rsidR="00F823A4" w:rsidRPr="00142E24" w:rsidRDefault="00F823A4" w:rsidP="004C3947">
            <w:pPr>
              <w:ind w:left="-90"/>
              <w:rPr>
                <w:rFonts w:asciiTheme="minorHAnsi" w:hAnsiTheme="minorHAnsi" w:cstheme="minorHAnsi"/>
                <w:sz w:val="24"/>
                <w:szCs w:val="24"/>
              </w:rPr>
            </w:pPr>
            <w:r w:rsidRPr="00142E24">
              <w:rPr>
                <w:rFonts w:asciiTheme="minorHAnsi" w:hAnsiTheme="minorHAnsi" w:cstheme="minorHAnsi"/>
                <w:sz w:val="24"/>
                <w:szCs w:val="24"/>
              </w:rPr>
              <w:t>Enforcement Agency:</w:t>
            </w:r>
          </w:p>
        </w:tc>
      </w:tr>
      <w:tr w:rsidR="00F823A4" w:rsidRPr="00142E24" w14:paraId="1910E672" w14:textId="77777777" w:rsidTr="004C3947">
        <w:trPr>
          <w:trHeight w:val="288"/>
        </w:trPr>
        <w:tc>
          <w:tcPr>
            <w:tcW w:w="5508" w:type="dxa"/>
          </w:tcPr>
          <w:p w14:paraId="6C6F0276" w14:textId="77777777" w:rsidR="00F823A4" w:rsidRPr="00142E24" w:rsidRDefault="00F823A4" w:rsidP="004C3947">
            <w:pPr>
              <w:ind w:left="-90"/>
              <w:rPr>
                <w:rFonts w:asciiTheme="minorHAnsi" w:hAnsiTheme="minorHAnsi" w:cstheme="minorHAnsi"/>
                <w:sz w:val="24"/>
                <w:szCs w:val="24"/>
                <w:vertAlign w:val="superscript"/>
              </w:rPr>
            </w:pPr>
            <w:r w:rsidRPr="00142E24">
              <w:rPr>
                <w:rFonts w:asciiTheme="minorHAnsi" w:hAnsiTheme="minorHAnsi" w:cstheme="minorHAnsi"/>
                <w:sz w:val="24"/>
                <w:szCs w:val="24"/>
              </w:rPr>
              <w:t>Dwelling Address:</w:t>
            </w:r>
          </w:p>
        </w:tc>
        <w:tc>
          <w:tcPr>
            <w:tcW w:w="5508" w:type="dxa"/>
          </w:tcPr>
          <w:p w14:paraId="79BE6AB7" w14:textId="77777777" w:rsidR="00F823A4" w:rsidRPr="00142E24" w:rsidRDefault="00F823A4" w:rsidP="004C3947">
            <w:pPr>
              <w:ind w:left="-90"/>
              <w:rPr>
                <w:rFonts w:asciiTheme="minorHAnsi" w:hAnsiTheme="minorHAnsi" w:cstheme="minorHAnsi"/>
                <w:sz w:val="24"/>
                <w:szCs w:val="24"/>
                <w:vertAlign w:val="superscript"/>
              </w:rPr>
            </w:pPr>
            <w:r w:rsidRPr="00142E24">
              <w:rPr>
                <w:rFonts w:asciiTheme="minorHAnsi" w:hAnsiTheme="minorHAnsi" w:cstheme="minorHAnsi"/>
                <w:sz w:val="24"/>
                <w:szCs w:val="24"/>
              </w:rPr>
              <w:t>Permit Number:</w:t>
            </w:r>
          </w:p>
        </w:tc>
      </w:tr>
      <w:tr w:rsidR="00F823A4" w:rsidRPr="00142E24" w14:paraId="7FB3909A" w14:textId="77777777" w:rsidTr="004C3947">
        <w:trPr>
          <w:trHeight w:val="288"/>
        </w:trPr>
        <w:tc>
          <w:tcPr>
            <w:tcW w:w="5508" w:type="dxa"/>
          </w:tcPr>
          <w:p w14:paraId="38654F8C" w14:textId="77777777" w:rsidR="00F823A4" w:rsidRPr="00142E24" w:rsidRDefault="00F823A4" w:rsidP="004C3947">
            <w:pPr>
              <w:ind w:left="-90"/>
              <w:rPr>
                <w:rFonts w:asciiTheme="minorHAnsi" w:hAnsiTheme="minorHAnsi" w:cstheme="minorHAnsi"/>
                <w:sz w:val="24"/>
                <w:szCs w:val="24"/>
              </w:rPr>
            </w:pPr>
            <w:r w:rsidRPr="00142E24">
              <w:rPr>
                <w:rFonts w:asciiTheme="minorHAnsi" w:hAnsiTheme="minorHAnsi" w:cstheme="minorHAnsi"/>
                <w:sz w:val="24"/>
                <w:szCs w:val="24"/>
              </w:rPr>
              <w:t>City and Zip Code:</w:t>
            </w:r>
          </w:p>
        </w:tc>
        <w:tc>
          <w:tcPr>
            <w:tcW w:w="5508" w:type="dxa"/>
          </w:tcPr>
          <w:p w14:paraId="21A9872D" w14:textId="77777777" w:rsidR="00F823A4" w:rsidRPr="00142E24" w:rsidRDefault="00F823A4" w:rsidP="004C3947">
            <w:pPr>
              <w:ind w:left="-90"/>
              <w:rPr>
                <w:rFonts w:asciiTheme="minorHAnsi" w:hAnsiTheme="minorHAnsi" w:cstheme="minorBidi"/>
                <w:sz w:val="24"/>
                <w:szCs w:val="24"/>
              </w:rPr>
            </w:pPr>
            <w:r w:rsidRPr="00142E24">
              <w:rPr>
                <w:rFonts w:ascii="Calibri" w:eastAsia="Calibri" w:hAnsi="Calibri" w:cs="Calibri"/>
                <w:color w:val="000000" w:themeColor="text1"/>
                <w:sz w:val="24"/>
                <w:szCs w:val="24"/>
              </w:rPr>
              <w:t>Permit Application Date</w:t>
            </w:r>
            <w:r w:rsidRPr="00142E24">
              <w:rPr>
                <w:rFonts w:asciiTheme="minorHAnsi" w:hAnsiTheme="minorHAnsi" w:cstheme="minorBidi"/>
                <w:sz w:val="24"/>
                <w:szCs w:val="24"/>
              </w:rPr>
              <w:t>:</w:t>
            </w:r>
          </w:p>
        </w:tc>
      </w:tr>
    </w:tbl>
    <w:p w14:paraId="168CED3B" w14:textId="1F9D5ED9" w:rsidR="009328B9" w:rsidRDefault="009328B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3C5EA92D"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64A478FA" w:rsidR="00D03609" w:rsidRPr="00A42BCC" w:rsidRDefault="00D03609" w:rsidP="003F17B6">
            <w:pPr>
              <w:rPr>
                <w:rFonts w:asciiTheme="minorHAnsi" w:hAnsiTheme="minorHAnsi"/>
                <w:sz w:val="18"/>
                <w:szCs w:val="18"/>
              </w:rPr>
            </w:pPr>
            <w:r>
              <w:rPr>
                <w:rFonts w:asciiTheme="minorHAnsi" w:hAnsiTheme="minorHAnsi"/>
                <w:sz w:val="18"/>
                <w:szCs w:val="18"/>
              </w:rPr>
              <w:t xml:space="preserve">Is HERS verification of building enclosure air leakage to outside required by </w:t>
            </w:r>
            <w:r w:rsidR="003F17B6">
              <w:rPr>
                <w:rFonts w:asciiTheme="minorHAnsi" w:hAnsiTheme="minorHAnsi"/>
                <w:sz w:val="18"/>
                <w:szCs w:val="18"/>
              </w:rPr>
              <w:t>MCH-27</w:t>
            </w:r>
            <w:r>
              <w:rPr>
                <w:rFonts w:asciiTheme="minorHAnsi" w:hAnsiTheme="minorHAnsi"/>
                <w:sz w:val="18"/>
                <w:szCs w:val="18"/>
              </w:rPr>
              <w:t>?</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5C04854D" w14:textId="77777777" w:rsidTr="00D03609">
        <w:tc>
          <w:tcPr>
            <w:tcW w:w="588" w:type="dxa"/>
            <w:vAlign w:val="center"/>
          </w:tcPr>
          <w:p w14:paraId="609461D8" w14:textId="77777777" w:rsidR="00D03609" w:rsidRPr="00A42BCC" w:rsidRDefault="00D03609" w:rsidP="00B5026C">
            <w:pPr>
              <w:jc w:val="center"/>
              <w:rPr>
                <w:rFonts w:asciiTheme="minorHAnsi" w:hAnsiTheme="minorHAnsi"/>
                <w:sz w:val="18"/>
                <w:szCs w:val="18"/>
              </w:rPr>
            </w:pPr>
            <w:r>
              <w:rPr>
                <w:rFonts w:asciiTheme="minorHAnsi" w:hAnsiTheme="minorHAnsi"/>
                <w:sz w:val="18"/>
                <w:szCs w:val="18"/>
              </w:rPr>
              <w:t>02</w:t>
            </w:r>
          </w:p>
        </w:tc>
        <w:tc>
          <w:tcPr>
            <w:tcW w:w="5101" w:type="dxa"/>
            <w:vAlign w:val="center"/>
          </w:tcPr>
          <w:p w14:paraId="377A8AF7" w14:textId="14C2056F"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101" w:type="dxa"/>
          </w:tcPr>
          <w:p w14:paraId="6579BE93" w14:textId="5D7E1CD6" w:rsidR="00D03609"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D03609" w:rsidRPr="00A42BCC">
              <w:rPr>
                <w:rFonts w:asciiTheme="minorHAnsi" w:hAnsiTheme="minorHAnsi"/>
                <w:sz w:val="18"/>
                <w:szCs w:val="18"/>
              </w:rPr>
              <w:t xml:space="preserve"> Air Leakag</w:t>
            </w:r>
            <w:r w:rsidR="003F17B6">
              <w:rPr>
                <w:rFonts w:asciiTheme="minorHAnsi" w:hAnsiTheme="minorHAnsi"/>
                <w:sz w:val="18"/>
                <w:szCs w:val="18"/>
              </w:rPr>
              <w:t>e</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10</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11</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77777777"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12</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CE232A" w:rsidRPr="00A42BCC" w14:paraId="7B7FA999" w14:textId="77777777" w:rsidTr="00D03609">
        <w:tc>
          <w:tcPr>
            <w:tcW w:w="588" w:type="dxa"/>
            <w:vAlign w:val="center"/>
          </w:tcPr>
          <w:p w14:paraId="2C67FF14" w14:textId="05B17572" w:rsidR="00CE232A" w:rsidRDefault="00CE232A"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2CB17643" w14:textId="47D92DB8" w:rsidR="00CE232A" w:rsidRDefault="00CE232A" w:rsidP="00B5026C">
            <w:pPr>
              <w:rPr>
                <w:rFonts w:asciiTheme="minorHAnsi" w:hAnsiTheme="minorHAnsi"/>
                <w:sz w:val="18"/>
                <w:szCs w:val="18"/>
              </w:rPr>
            </w:pPr>
            <w:r w:rsidRPr="00CE232A">
              <w:rPr>
                <w:rFonts w:asciiTheme="minorHAnsi" w:hAnsiTheme="minorHAnsi"/>
                <w:sz w:val="18"/>
                <w:szCs w:val="18"/>
              </w:rPr>
              <w:t>Building volume</w:t>
            </w:r>
          </w:p>
        </w:tc>
        <w:tc>
          <w:tcPr>
            <w:tcW w:w="5101" w:type="dxa"/>
            <w:vAlign w:val="center"/>
          </w:tcPr>
          <w:p w14:paraId="2F12B392" w14:textId="77777777" w:rsidR="00CE232A" w:rsidRPr="00A42BCC" w:rsidRDefault="00CE232A" w:rsidP="00B5026C">
            <w:pPr>
              <w:rPr>
                <w:rFonts w:asciiTheme="minorHAnsi" w:hAnsiTheme="minorHAnsi"/>
                <w:sz w:val="18"/>
                <w:szCs w:val="18"/>
              </w:rPr>
            </w:pPr>
          </w:p>
        </w:tc>
      </w:tr>
      <w:tr w:rsidR="00D03609" w14:paraId="63B3D063" w14:textId="77777777" w:rsidTr="00D03609">
        <w:tc>
          <w:tcPr>
            <w:tcW w:w="588" w:type="dxa"/>
            <w:vAlign w:val="center"/>
          </w:tcPr>
          <w:p w14:paraId="69711B2F" w14:textId="77777777" w:rsidR="00D03609" w:rsidRDefault="00D03609"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77777777"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14</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77777777" w:rsidR="00D03609" w:rsidDel="00820D66" w:rsidRDefault="00D03609" w:rsidP="00B5026C">
            <w:pPr>
              <w:jc w:val="center"/>
              <w:rPr>
                <w:rFonts w:asciiTheme="minorHAnsi" w:hAnsiTheme="minorHAnsi"/>
                <w:sz w:val="18"/>
                <w:szCs w:val="18"/>
              </w:rPr>
            </w:pPr>
            <w:r>
              <w:rPr>
                <w:rFonts w:asciiTheme="minorHAnsi" w:hAnsiTheme="minorHAnsi"/>
                <w:sz w:val="18"/>
                <w:szCs w:val="18"/>
              </w:rPr>
              <w:t>15</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4A252D3C" w:rsidR="00D03609" w:rsidRPr="00A42BCC" w:rsidRDefault="00D03609">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0F453B6E" w:rsidR="00D03609" w:rsidRPr="00A42BCC" w:rsidRDefault="00D03609">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56BE9DC7" w:rsidR="00D03609" w:rsidRPr="005A593D" w:rsidRDefault="003F17B6" w:rsidP="00A01B9A">
            <w:pPr>
              <w:rPr>
                <w:rFonts w:asciiTheme="minorHAnsi" w:hAnsiTheme="minorHAnsi"/>
                <w:b/>
                <w:szCs w:val="18"/>
              </w:rPr>
            </w:pPr>
            <w:r>
              <w:rPr>
                <w:rFonts w:asciiTheme="minorHAnsi" w:hAnsiTheme="minorHAnsi"/>
                <w:b/>
                <w:szCs w:val="18"/>
              </w:rPr>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CE232A">
        <w:trPr>
          <w:trHeight w:val="59"/>
        </w:trPr>
        <w:tc>
          <w:tcPr>
            <w:tcW w:w="10790" w:type="dxa"/>
            <w:gridSpan w:val="2"/>
          </w:tcPr>
          <w:p w14:paraId="6A6982EE" w14:textId="69B7BC53"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CE232A">
        <w:trPr>
          <w:trHeight w:val="493"/>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77777777"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77777777"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7777777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77777777"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5E7482CB" w14:textId="77777777" w:rsidR="00163DBE" w:rsidRDefault="00163DBE"/>
    <w:p w14:paraId="0F8274D6" w14:textId="77777777" w:rsidR="00163DBE" w:rsidRDefault="00163DBE">
      <w:r>
        <w:br w:type="page"/>
      </w:r>
    </w:p>
    <w:p w14:paraId="4E150BD0" w14:textId="77777777" w:rsidR="004A4AEF" w:rsidRDefault="004A4AEF"/>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865CA8" w:rsidRPr="00142E24" w14:paraId="64213803" w14:textId="77777777" w:rsidTr="004C3947">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3404844" w14:textId="77777777" w:rsidR="00865CA8" w:rsidRPr="00142E24" w:rsidRDefault="00865CA8"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142E24">
              <w:rPr>
                <w:rFonts w:asciiTheme="minorHAnsi" w:eastAsiaTheme="minorEastAsia" w:hAnsiTheme="minorHAnsi" w:cs="Arial"/>
                <w:b/>
                <w:caps/>
                <w:sz w:val="18"/>
                <w:szCs w:val="18"/>
              </w:rPr>
              <w:t>Documentation Author's Declaration Statement</w:t>
            </w:r>
          </w:p>
        </w:tc>
      </w:tr>
      <w:tr w:rsidR="00865CA8" w:rsidRPr="00142E24" w14:paraId="54FF0D07" w14:textId="77777777" w:rsidTr="004C3947">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96EA6BA" w14:textId="77777777" w:rsidR="00865CA8" w:rsidRPr="00142E24" w:rsidRDefault="00865CA8" w:rsidP="00865CA8">
            <w:pPr>
              <w:numPr>
                <w:ilvl w:val="0"/>
                <w:numId w:val="28"/>
              </w:numPr>
              <w:spacing w:after="200" w:line="276" w:lineRule="auto"/>
              <w:ind w:left="271" w:hanging="270"/>
              <w:rPr>
                <w:rFonts w:asciiTheme="minorHAnsi" w:eastAsiaTheme="minorEastAsia" w:hAnsiTheme="minorHAnsi" w:cstheme="minorBidi"/>
              </w:rPr>
            </w:pPr>
            <w:r w:rsidRPr="00142E24">
              <w:rPr>
                <w:rFonts w:asciiTheme="minorHAnsi" w:eastAsiaTheme="minorEastAsia" w:hAnsiTheme="minorHAnsi" w:cstheme="minorBidi"/>
              </w:rPr>
              <w:t>I certify that this Certificate of Verification documentation is accurate and complete.</w:t>
            </w:r>
          </w:p>
        </w:tc>
      </w:tr>
      <w:tr w:rsidR="00865CA8" w:rsidRPr="00142E24" w14:paraId="3BD8E7DC" w14:textId="77777777" w:rsidTr="004C3947">
        <w:trPr>
          <w:trHeight w:val="360"/>
        </w:trPr>
        <w:tc>
          <w:tcPr>
            <w:tcW w:w="5434" w:type="dxa"/>
            <w:tcBorders>
              <w:top w:val="single" w:sz="4" w:space="0" w:color="auto"/>
              <w:left w:val="single" w:sz="4" w:space="0" w:color="auto"/>
              <w:bottom w:val="single" w:sz="4" w:space="0" w:color="auto"/>
              <w:right w:val="single" w:sz="4" w:space="0" w:color="auto"/>
            </w:tcBorders>
            <w:hideMark/>
          </w:tcPr>
          <w:p w14:paraId="57A3AF1E" w14:textId="77777777" w:rsidR="00865CA8" w:rsidRPr="00142E24" w:rsidRDefault="00865CA8"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D81E91E" w14:textId="77777777" w:rsidR="00865CA8" w:rsidRPr="00142E24" w:rsidRDefault="00865CA8"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Documentation Author Signature:</w:t>
            </w:r>
          </w:p>
        </w:tc>
      </w:tr>
      <w:tr w:rsidR="00865CA8" w:rsidRPr="00142E24" w14:paraId="43615D15" w14:textId="77777777" w:rsidTr="004C3947">
        <w:trPr>
          <w:trHeight w:val="360"/>
        </w:trPr>
        <w:tc>
          <w:tcPr>
            <w:tcW w:w="5434" w:type="dxa"/>
            <w:tcBorders>
              <w:top w:val="single" w:sz="4" w:space="0" w:color="auto"/>
              <w:left w:val="single" w:sz="4" w:space="0" w:color="auto"/>
              <w:bottom w:val="single" w:sz="4" w:space="0" w:color="auto"/>
              <w:right w:val="single" w:sz="4" w:space="0" w:color="auto"/>
            </w:tcBorders>
            <w:hideMark/>
          </w:tcPr>
          <w:p w14:paraId="0B43B319" w14:textId="77777777" w:rsidR="00865CA8" w:rsidRPr="00142E24" w:rsidRDefault="00865CA8"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3F3A8732" w14:textId="77777777" w:rsidR="00865CA8" w:rsidRPr="00142E24" w:rsidRDefault="00865CA8"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Date Signed:</w:t>
            </w:r>
          </w:p>
        </w:tc>
      </w:tr>
      <w:tr w:rsidR="00865CA8" w:rsidRPr="00142E24" w14:paraId="5DB3329A" w14:textId="77777777" w:rsidTr="004C3947">
        <w:trPr>
          <w:trHeight w:val="360"/>
        </w:trPr>
        <w:tc>
          <w:tcPr>
            <w:tcW w:w="5434" w:type="dxa"/>
            <w:tcBorders>
              <w:top w:val="single" w:sz="4" w:space="0" w:color="auto"/>
              <w:left w:val="single" w:sz="4" w:space="0" w:color="auto"/>
              <w:bottom w:val="single" w:sz="4" w:space="0" w:color="auto"/>
              <w:right w:val="single" w:sz="4" w:space="0" w:color="auto"/>
            </w:tcBorders>
            <w:hideMark/>
          </w:tcPr>
          <w:p w14:paraId="093CD941" w14:textId="77777777" w:rsidR="00865CA8" w:rsidRPr="00142E24" w:rsidRDefault="00865CA8"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E67584B" w14:textId="77777777" w:rsidR="00865CA8" w:rsidRPr="00142E24" w:rsidRDefault="00865CA8"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CEA/HERS Certification Information (if applicable):</w:t>
            </w:r>
          </w:p>
        </w:tc>
      </w:tr>
      <w:tr w:rsidR="00865CA8" w:rsidRPr="00142E24" w14:paraId="0F2AA109" w14:textId="77777777" w:rsidTr="004C3947">
        <w:trPr>
          <w:trHeight w:val="360"/>
        </w:trPr>
        <w:tc>
          <w:tcPr>
            <w:tcW w:w="5434" w:type="dxa"/>
            <w:tcBorders>
              <w:top w:val="single" w:sz="4" w:space="0" w:color="auto"/>
              <w:left w:val="single" w:sz="4" w:space="0" w:color="auto"/>
              <w:bottom w:val="single" w:sz="4" w:space="0" w:color="auto"/>
              <w:right w:val="single" w:sz="4" w:space="0" w:color="auto"/>
            </w:tcBorders>
            <w:hideMark/>
          </w:tcPr>
          <w:p w14:paraId="3EA91370" w14:textId="77777777" w:rsidR="00865CA8" w:rsidRPr="00142E24" w:rsidRDefault="00865CA8"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75B9330" w14:textId="77777777" w:rsidR="00865CA8" w:rsidRPr="00142E24" w:rsidRDefault="00865CA8"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Phone:</w:t>
            </w:r>
          </w:p>
        </w:tc>
      </w:tr>
      <w:tr w:rsidR="00865CA8" w:rsidRPr="00142E24" w14:paraId="0624AD45" w14:textId="77777777" w:rsidTr="004C3947">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1708ED6" w14:textId="77777777" w:rsidR="00865CA8" w:rsidRPr="00142E24" w:rsidRDefault="00865CA8"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142E24">
              <w:rPr>
                <w:rFonts w:asciiTheme="minorHAnsi" w:eastAsiaTheme="minorEastAsia" w:hAnsiTheme="minorHAnsi" w:cs="Arial"/>
                <w:b/>
                <w:caps/>
                <w:sz w:val="18"/>
                <w:szCs w:val="18"/>
              </w:rPr>
              <w:t xml:space="preserve">Responsible Person's Declaration statement </w:t>
            </w:r>
          </w:p>
        </w:tc>
      </w:tr>
      <w:tr w:rsidR="00865CA8" w:rsidRPr="00142E24" w14:paraId="23518731" w14:textId="77777777" w:rsidTr="004C3947">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17D78E" w14:textId="77777777" w:rsidR="00865CA8" w:rsidRPr="00142E24" w:rsidRDefault="00865CA8" w:rsidP="00DD0907">
            <w:pPr>
              <w:spacing w:line="276" w:lineRule="auto"/>
              <w:rPr>
                <w:rFonts w:asciiTheme="minorHAnsi" w:eastAsiaTheme="minorEastAsia" w:hAnsiTheme="minorHAnsi" w:cstheme="minorBidi"/>
              </w:rPr>
            </w:pPr>
            <w:r w:rsidRPr="00142E24">
              <w:rPr>
                <w:rFonts w:asciiTheme="minorHAnsi" w:eastAsiaTheme="minorEastAsia" w:hAnsiTheme="minorHAnsi" w:cstheme="minorBidi"/>
              </w:rPr>
              <w:t xml:space="preserve">I certify the following under penalty of perjury, under the laws of the State of California: </w:t>
            </w:r>
          </w:p>
          <w:p w14:paraId="55B531DC" w14:textId="77777777" w:rsidR="00865CA8" w:rsidRPr="00142E24" w:rsidRDefault="00865CA8" w:rsidP="00865CA8">
            <w:pPr>
              <w:numPr>
                <w:ilvl w:val="0"/>
                <w:numId w:val="29"/>
              </w:numPr>
              <w:ind w:left="877"/>
              <w:contextualSpacing/>
              <w:rPr>
                <w:rFonts w:asciiTheme="minorHAnsi" w:hAnsiTheme="minorHAnsi" w:cstheme="minorHAnsi"/>
              </w:rPr>
            </w:pPr>
            <w:r w:rsidRPr="00142E24">
              <w:rPr>
                <w:rFonts w:asciiTheme="minorHAnsi" w:hAnsiTheme="minorHAnsi" w:cstheme="minorHAnsi"/>
              </w:rPr>
              <w:t>The information provided on this Certificate of Verification is true and correct.</w:t>
            </w:r>
          </w:p>
          <w:p w14:paraId="2346A582" w14:textId="77777777" w:rsidR="00865CA8" w:rsidRPr="00142E24" w:rsidRDefault="00865CA8" w:rsidP="00865CA8">
            <w:pPr>
              <w:numPr>
                <w:ilvl w:val="0"/>
                <w:numId w:val="29"/>
              </w:numPr>
              <w:ind w:left="877"/>
              <w:contextualSpacing/>
              <w:rPr>
                <w:rFonts w:asciiTheme="minorHAnsi" w:hAnsiTheme="minorHAnsi" w:cstheme="minorHAnsi"/>
              </w:rPr>
            </w:pPr>
            <w:r w:rsidRPr="00142E24">
              <w:rPr>
                <w:rFonts w:asciiTheme="minorHAnsi" w:hAnsiTheme="minorHAnsi" w:cstheme="minorHAnsi"/>
              </w:rPr>
              <w:t>I am the certified HERS Rater who performed the verification identified and reported on this Certificate of Verification (responsible rater).</w:t>
            </w:r>
          </w:p>
          <w:p w14:paraId="684824DF" w14:textId="77777777" w:rsidR="00865CA8" w:rsidRPr="00142E24" w:rsidRDefault="00865CA8" w:rsidP="00865CA8">
            <w:pPr>
              <w:numPr>
                <w:ilvl w:val="0"/>
                <w:numId w:val="29"/>
              </w:numPr>
              <w:ind w:left="877"/>
              <w:contextualSpacing/>
              <w:rPr>
                <w:rFonts w:asciiTheme="minorHAnsi" w:hAnsiTheme="minorHAnsi" w:cstheme="minorHAnsi"/>
              </w:rPr>
            </w:pPr>
            <w:r w:rsidRPr="00142E24">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2BB6524" w14:textId="77777777" w:rsidR="00865CA8" w:rsidRPr="00142E24" w:rsidRDefault="00865CA8" w:rsidP="00865CA8">
            <w:pPr>
              <w:numPr>
                <w:ilvl w:val="0"/>
                <w:numId w:val="29"/>
              </w:numPr>
              <w:ind w:left="877"/>
              <w:contextualSpacing/>
              <w:rPr>
                <w:rFonts w:asciiTheme="minorHAnsi" w:hAnsiTheme="minorHAnsi" w:cstheme="minorHAnsi"/>
              </w:rPr>
            </w:pPr>
            <w:r w:rsidRPr="00142E24">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5A23DFA8" w14:textId="77777777" w:rsidR="00865CA8" w:rsidRPr="00142E24" w:rsidRDefault="00865CA8" w:rsidP="00865CA8">
            <w:pPr>
              <w:numPr>
                <w:ilvl w:val="0"/>
                <w:numId w:val="29"/>
              </w:numPr>
              <w:ind w:left="877"/>
              <w:contextualSpacing/>
              <w:rPr>
                <w:rFonts w:asciiTheme="minorHAnsi" w:hAnsiTheme="minorHAnsi" w:cstheme="minorHAnsi"/>
              </w:rPr>
            </w:pPr>
            <w:r w:rsidRPr="00142E24">
              <w:rPr>
                <w:rFonts w:asciiTheme="minorHAnsi" w:hAnsiTheme="minorHAnsi" w:cstheme="minorHAnsi"/>
              </w:rPr>
              <w:t xml:space="preserve">I understand that a registered copy of this Certificate of Verification shall be </w:t>
            </w:r>
            <w:proofErr w:type="gramStart"/>
            <w:r w:rsidRPr="00142E24">
              <w:rPr>
                <w:rFonts w:asciiTheme="minorHAnsi" w:hAnsiTheme="minorHAnsi" w:cstheme="minorHAnsi"/>
              </w:rPr>
              <w:t>posted, or</w:t>
            </w:r>
            <w:proofErr w:type="gramEnd"/>
            <w:r w:rsidRPr="00142E24">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2D48181C" w14:textId="77777777" w:rsidR="00865CA8" w:rsidRPr="00142E24" w:rsidRDefault="00865CA8" w:rsidP="00865CA8">
            <w:pPr>
              <w:numPr>
                <w:ilvl w:val="0"/>
                <w:numId w:val="29"/>
              </w:numPr>
              <w:ind w:left="877"/>
              <w:contextualSpacing/>
              <w:rPr>
                <w:rFonts w:asciiTheme="minorHAnsi" w:hAnsiTheme="minorHAnsi" w:cstheme="minorHAnsi"/>
              </w:rPr>
            </w:pPr>
            <w:r w:rsidRPr="00142E24">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142E24">
              <w:rPr>
                <w:rFonts w:asciiTheme="minorHAnsi" w:hAnsiTheme="minorHAnsi" w:cstheme="minorHAnsi"/>
              </w:rPr>
              <w:t>.</w:t>
            </w:r>
          </w:p>
          <w:bookmarkEnd w:id="0"/>
          <w:bookmarkEnd w:id="1"/>
          <w:p w14:paraId="41D1A91D" w14:textId="77777777" w:rsidR="00865CA8" w:rsidRPr="00142E24" w:rsidRDefault="00865CA8" w:rsidP="004C3947">
            <w:pPr>
              <w:spacing w:after="200" w:line="276" w:lineRule="auto"/>
              <w:contextualSpacing/>
              <w:rPr>
                <w:rFonts w:asciiTheme="minorHAnsi" w:eastAsiaTheme="minorEastAsia" w:hAnsiTheme="minorHAnsi" w:cstheme="minorBidi"/>
                <w:sz w:val="18"/>
                <w:szCs w:val="18"/>
              </w:rPr>
            </w:pPr>
          </w:p>
        </w:tc>
      </w:tr>
      <w:tr w:rsidR="00865CA8" w:rsidRPr="00142E24" w14:paraId="12DCEEDE" w14:textId="77777777" w:rsidTr="004C3947">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9BC2B7C" w14:textId="77777777" w:rsidR="00865CA8" w:rsidRPr="00142E24" w:rsidRDefault="00865CA8"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142E24">
              <w:rPr>
                <w:rFonts w:asciiTheme="minorHAnsi" w:eastAsiaTheme="minorEastAsia" w:hAnsiTheme="minorHAnsi" w:cs="Arial"/>
                <w:b/>
                <w:caps/>
                <w:sz w:val="18"/>
                <w:szCs w:val="18"/>
              </w:rPr>
              <w:t>BUILDER OR INSTALLER INFORMATION AS SHOWN ON THE CERTIFICATE OF INSTALLATION</w:t>
            </w:r>
          </w:p>
        </w:tc>
      </w:tr>
      <w:tr w:rsidR="00865CA8" w:rsidRPr="00142E24" w14:paraId="4E22CC5F" w14:textId="77777777" w:rsidTr="004C3947">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0C484AE" w14:textId="77777777" w:rsidR="00865CA8" w:rsidRPr="00142E24" w:rsidRDefault="00865CA8"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Company Name (Installing Subcontractor, General Contractor, or Builder/Owner):</w:t>
            </w:r>
          </w:p>
        </w:tc>
      </w:tr>
      <w:tr w:rsidR="00865CA8" w:rsidRPr="00142E24" w14:paraId="281E50E4" w14:textId="77777777" w:rsidTr="004C3947">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8072517" w14:textId="77777777" w:rsidR="00865CA8" w:rsidRPr="00142E24" w:rsidRDefault="00865CA8" w:rsidP="004C394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526AF42" w14:textId="77777777" w:rsidR="00865CA8" w:rsidRPr="00142E24" w:rsidRDefault="00865CA8" w:rsidP="004C394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CSLB License:</w:t>
            </w:r>
          </w:p>
        </w:tc>
      </w:tr>
      <w:tr w:rsidR="00865CA8" w:rsidRPr="00142E24" w14:paraId="0681B7DE" w14:textId="77777777" w:rsidTr="004C3947">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121378" w14:textId="77777777" w:rsidR="00865CA8" w:rsidRPr="00142E24" w:rsidRDefault="00865CA8" w:rsidP="004C39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Arial"/>
                <w:b/>
                <w:caps/>
                <w:sz w:val="18"/>
                <w:szCs w:val="18"/>
              </w:rPr>
              <w:t>HERS PROVIDER DATA REGISTRY INFORMATION</w:t>
            </w:r>
          </w:p>
        </w:tc>
      </w:tr>
      <w:tr w:rsidR="00865CA8" w:rsidRPr="00142E24" w14:paraId="2BECFA7A" w14:textId="77777777" w:rsidTr="004C3947">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7767E3" w14:textId="77777777" w:rsidR="00865CA8" w:rsidRPr="00142E24" w:rsidRDefault="00865CA8"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Sample Group Number (if applicable):</w:t>
            </w:r>
          </w:p>
          <w:p w14:paraId="34D937B2" w14:textId="77777777" w:rsidR="00865CA8" w:rsidRPr="00142E24" w:rsidRDefault="00865CA8"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3A8567" w14:textId="77777777" w:rsidR="00865CA8" w:rsidRPr="00142E24" w:rsidRDefault="00865CA8"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Dwelling Test Status in Sample Group (if applicable):</w:t>
            </w:r>
          </w:p>
          <w:p w14:paraId="3C1C7CD0" w14:textId="77777777" w:rsidR="00865CA8" w:rsidRPr="00142E24" w:rsidRDefault="00865CA8"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865CA8" w:rsidRPr="00142E24" w14:paraId="077EAF35" w14:textId="77777777" w:rsidTr="004C3947">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51D5AA" w14:textId="77777777" w:rsidR="00865CA8" w:rsidRPr="00142E24" w:rsidRDefault="00865CA8" w:rsidP="004C39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Arial"/>
                <w:b/>
                <w:caps/>
                <w:sz w:val="18"/>
                <w:szCs w:val="18"/>
              </w:rPr>
              <w:t>HERS RATER INFORMATION</w:t>
            </w:r>
          </w:p>
        </w:tc>
      </w:tr>
      <w:tr w:rsidR="00865CA8" w:rsidRPr="00142E24" w14:paraId="1162BBFE" w14:textId="77777777" w:rsidTr="004C3947">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142C91" w14:textId="77777777" w:rsidR="00865CA8" w:rsidRPr="00142E24" w:rsidRDefault="00865CA8" w:rsidP="004C39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HERS Rater Company Name:</w:t>
            </w:r>
          </w:p>
          <w:p w14:paraId="7AFE85DF" w14:textId="77777777" w:rsidR="00865CA8" w:rsidRPr="00142E24" w:rsidRDefault="00865CA8" w:rsidP="004C39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865CA8" w:rsidRPr="00142E24" w14:paraId="4227927E" w14:textId="77777777" w:rsidTr="004C3947">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D2BC0B" w14:textId="77777777" w:rsidR="00865CA8" w:rsidRPr="00142E24" w:rsidRDefault="00865CA8"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84B163" w14:textId="77777777" w:rsidR="00865CA8" w:rsidRPr="00142E24" w:rsidRDefault="00865CA8"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Signature:</w:t>
            </w:r>
          </w:p>
          <w:p w14:paraId="7B95F010" w14:textId="77777777" w:rsidR="00865CA8" w:rsidRPr="00142E24" w:rsidRDefault="00865CA8"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865CA8" w:rsidRPr="00142E24" w14:paraId="486F9027" w14:textId="77777777" w:rsidTr="004C3947">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2BCF35" w14:textId="77777777" w:rsidR="00865CA8" w:rsidRPr="00142E24" w:rsidRDefault="00865CA8"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B8D927" w14:textId="77777777" w:rsidR="00865CA8" w:rsidRPr="00142E24" w:rsidRDefault="00865CA8"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Date Signed:</w:t>
            </w:r>
          </w:p>
        </w:tc>
      </w:tr>
    </w:tbl>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default" r:id="rId13"/>
          <w:headerReference w:type="first" r:id="rId14"/>
          <w:type w:val="continuous"/>
          <w:pgSz w:w="12240" w:h="15840" w:code="1"/>
          <w:pgMar w:top="720" w:right="720" w:bottom="720" w:left="720" w:header="180" w:footer="576" w:gutter="0"/>
          <w:pgNumType w:start="1"/>
          <w:cols w:space="720"/>
          <w:docGrid w:linePitch="272"/>
        </w:sectPr>
      </w:pPr>
    </w:p>
    <w:p w14:paraId="4A3A5B11" w14:textId="4B65227B" w:rsidR="00EA01F0" w:rsidRPr="002F4374" w:rsidRDefault="00B876FD" w:rsidP="009B5C14">
      <w:pPr>
        <w:jc w:val="center"/>
        <w:rPr>
          <w:rFonts w:ascii="Calibri" w:hAnsi="Calibri"/>
          <w:b/>
          <w:szCs w:val="18"/>
        </w:rPr>
      </w:pPr>
      <w:r>
        <w:rPr>
          <w:rFonts w:ascii="Calibri" w:hAnsi="Calibri"/>
          <w:b/>
          <w:szCs w:val="18"/>
        </w:rPr>
        <w:lastRenderedPageBreak/>
        <w:t>LMCV</w:t>
      </w:r>
      <w:r w:rsidR="009B5C14" w:rsidRPr="002F4374">
        <w:rPr>
          <w:rFonts w:ascii="Calibri" w:hAnsi="Calibri"/>
          <w:b/>
          <w:szCs w:val="18"/>
        </w:rPr>
        <w:t>-</w:t>
      </w:r>
      <w:r w:rsidR="003F17B6">
        <w:rPr>
          <w:rFonts w:ascii="Calibri" w:hAnsi="Calibri"/>
          <w:b/>
          <w:szCs w:val="18"/>
        </w:rPr>
        <w:t>MCH</w:t>
      </w:r>
      <w:r w:rsidR="009B5C14" w:rsidRPr="002F4374">
        <w:rPr>
          <w:rFonts w:ascii="Calibri" w:hAnsi="Calibri"/>
          <w:b/>
          <w:szCs w:val="18"/>
        </w:rPr>
        <w:t>-2</w:t>
      </w:r>
      <w:r w:rsidR="003F17B6">
        <w:rPr>
          <w:rFonts w:ascii="Calibri" w:hAnsi="Calibri"/>
          <w:b/>
          <w:szCs w:val="18"/>
        </w:rPr>
        <w:t>4</w:t>
      </w:r>
      <w:r w:rsidR="005C2E5B">
        <w:rPr>
          <w:rFonts w:ascii="Calibri" w:hAnsi="Calibri"/>
          <w:b/>
          <w:szCs w:val="18"/>
        </w:rPr>
        <w:t>b</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68CF840F"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2ACH</w:t>
      </w:r>
      <w:r w:rsidRPr="00C8786E">
        <w:rPr>
          <w:rFonts w:ascii="Calibri" w:hAnsi="Calibri"/>
          <w:sz w:val="18"/>
          <w:szCs w:val="18"/>
          <w:vertAlign w:val="subscript"/>
        </w:rPr>
        <w:t>50</w:t>
      </w:r>
      <w:r>
        <w:rPr>
          <w:rFonts w:ascii="Calibri" w:hAnsi="Calibri"/>
          <w:sz w:val="18"/>
          <w:szCs w:val="18"/>
        </w:rPr>
        <w:t xml:space="preserve"> value is required.</w:t>
      </w:r>
    </w:p>
    <w:p w14:paraId="7C0A1C3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2AE8A7D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displays the 2ACH</w:t>
      </w:r>
      <w:r w:rsidRPr="00C8786E">
        <w:rPr>
          <w:rFonts w:ascii="Calibri" w:hAnsi="Calibri"/>
          <w:sz w:val="18"/>
          <w:szCs w:val="18"/>
          <w:vertAlign w:val="subscript"/>
        </w:rPr>
        <w:t>50</w:t>
      </w:r>
      <w:r>
        <w:rPr>
          <w:rFonts w:ascii="Calibri" w:hAnsi="Calibri"/>
          <w:sz w:val="18"/>
          <w:szCs w:val="18"/>
        </w:rPr>
        <w:t xml:space="preserve"> default enclosure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0171B683"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027380EE" w14:textId="01E8A7FF" w:rsidR="00CE232A" w:rsidRPr="00CE232A" w:rsidRDefault="00CE232A" w:rsidP="00CE232A">
      <w:pPr>
        <w:pStyle w:val="ListParagraph"/>
        <w:numPr>
          <w:ilvl w:val="0"/>
          <w:numId w:val="15"/>
        </w:numPr>
        <w:rPr>
          <w:rFonts w:ascii="Calibri" w:hAnsi="Calibri"/>
          <w:sz w:val="18"/>
          <w:szCs w:val="18"/>
        </w:rPr>
      </w:pPr>
      <w:r w:rsidRPr="00CE232A">
        <w:rPr>
          <w:rFonts w:ascii="Calibri" w:hAnsi="Calibri"/>
          <w:sz w:val="18"/>
          <w:szCs w:val="18"/>
        </w:rPr>
        <w:t xml:space="preserve">This field is automatically calculated unless the </w:t>
      </w:r>
      <w:r w:rsidR="00B876FD">
        <w:rPr>
          <w:rFonts w:ascii="Calibri" w:hAnsi="Calibri"/>
          <w:sz w:val="18"/>
          <w:szCs w:val="18"/>
        </w:rPr>
        <w:t>LMCC</w:t>
      </w:r>
      <w:r w:rsidRPr="00CE232A">
        <w:rPr>
          <w:rFonts w:ascii="Calibri" w:hAnsi="Calibri"/>
          <w:sz w:val="18"/>
          <w:szCs w:val="18"/>
        </w:rPr>
        <w:t xml:space="preserve">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FAF18CF"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04B346FF"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6CB74AD9"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3E74C83F"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11E6B9CF"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w:t>
      </w:r>
      <w:proofErr w:type="gramStart"/>
      <w:r w:rsidR="00091FBA">
        <w:rPr>
          <w:rFonts w:ascii="Calibri" w:hAnsi="Calibri"/>
          <w:sz w:val="18"/>
          <w:szCs w:val="18"/>
        </w:rPr>
        <w:t>50</w:t>
      </w:r>
      <w:r w:rsidR="00C70CDD">
        <w:rPr>
          <w:rFonts w:ascii="Calibri" w:hAnsi="Calibri"/>
          <w:sz w:val="18"/>
          <w:szCs w:val="18"/>
        </w:rPr>
        <w:t xml:space="preserve">  </w:t>
      </w:r>
      <w:r>
        <w:rPr>
          <w:rFonts w:ascii="Calibri" w:hAnsi="Calibri"/>
          <w:sz w:val="18"/>
          <w:szCs w:val="18"/>
        </w:rPr>
        <w:t>from</w:t>
      </w:r>
      <w:proofErr w:type="gramEnd"/>
      <w:r>
        <w:rPr>
          <w:rFonts w:ascii="Calibri" w:hAnsi="Calibri"/>
          <w:sz w:val="18"/>
          <w:szCs w:val="18"/>
        </w:rPr>
        <w:t xml:space="preserve"> the </w:t>
      </w:r>
      <w:r w:rsidR="00091FBA">
        <w:rPr>
          <w:rFonts w:ascii="Calibri" w:hAnsi="Calibri"/>
          <w:sz w:val="18"/>
          <w:szCs w:val="18"/>
        </w:rPr>
        <w:t xml:space="preserve">automatic manometer. </w:t>
      </w:r>
    </w:p>
    <w:p w14:paraId="4A3A5B3A" w14:textId="0A5BEE5D" w:rsidR="0009311F" w:rsidRPr="00782762" w:rsidRDefault="0009311F">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323014D6"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03D419CA"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AEE101A"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5D28E6">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19ECBEB7" w:rsidR="005B6312" w:rsidRPr="00A42BCC"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 xml:space="preserve">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F328CD">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2A5D4354"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547659CC" w:rsidR="005B6312" w:rsidRDefault="005B6312">
            <w:pPr>
              <w:rPr>
                <w:rFonts w:asciiTheme="minorHAnsi" w:hAnsiTheme="minorHAnsi"/>
                <w:sz w:val="18"/>
                <w:szCs w:val="18"/>
              </w:rPr>
            </w:pPr>
            <w:r>
              <w:rPr>
                <w:rFonts w:asciiTheme="minorHAnsi" w:hAnsiTheme="minorHAnsi"/>
                <w:sz w:val="18"/>
                <w:szCs w:val="18"/>
              </w:rPr>
              <w:t>&lt;&lt;</w:t>
            </w:r>
            <w:del w:id="2" w:author="Alhabibi, Haider@Energy" w:date="2022-09-15T17:19:00Z">
              <w:r w:rsidDel="00B16741">
                <w:rPr>
                  <w:rFonts w:asciiTheme="minorHAnsi" w:hAnsiTheme="minorHAnsi"/>
                  <w:sz w:val="18"/>
                  <w:szCs w:val="18"/>
                </w:rPr>
                <w:delText xml:space="preserve">calculated field: If </w:delText>
              </w:r>
              <w:r w:rsidR="005D28E6" w:rsidDel="00B16741">
                <w:rPr>
                  <w:rFonts w:asciiTheme="minorHAnsi" w:hAnsiTheme="minorHAnsi"/>
                  <w:sz w:val="18"/>
                  <w:szCs w:val="18"/>
                </w:rPr>
                <w:delText xml:space="preserve">MCH-27 </w:delText>
              </w:r>
              <w:r w:rsidDel="00B16741">
                <w:rPr>
                  <w:rFonts w:asciiTheme="minorHAnsi" w:hAnsiTheme="minorHAnsi"/>
                  <w:sz w:val="18"/>
                  <w:szCs w:val="18"/>
                </w:rPr>
                <w:delText>requires HERS verification of compartmentalization leakage, then v</w:delText>
              </w:r>
            </w:del>
            <w:ins w:id="3" w:author="Alhabibi, Haider@Energy" w:date="2022-09-15T17:19:00Z">
              <w:r w:rsidR="00B16741">
                <w:rPr>
                  <w:rFonts w:asciiTheme="minorHAnsi" w:hAnsiTheme="minorHAnsi"/>
                  <w:sz w:val="18"/>
                  <w:szCs w:val="18"/>
                </w:rPr>
                <w:t>V</w:t>
              </w:r>
            </w:ins>
            <w:r>
              <w:rPr>
                <w:rFonts w:asciiTheme="minorHAnsi" w:hAnsiTheme="minorHAnsi"/>
                <w:sz w:val="18"/>
                <w:szCs w:val="18"/>
              </w:rPr>
              <w:t>alue = Required</w:t>
            </w:r>
            <w:ins w:id="4" w:author="Alhabibi, Haider@Energy" w:date="2022-09-15T17:19:00Z">
              <w:r w:rsidR="00B16741" w:rsidDel="00B16741">
                <w:rPr>
                  <w:rFonts w:asciiTheme="minorHAnsi" w:hAnsiTheme="minorHAnsi"/>
                  <w:sz w:val="18"/>
                  <w:szCs w:val="18"/>
                </w:rPr>
                <w:t xml:space="preserve"> </w:t>
              </w:r>
            </w:ins>
            <w:del w:id="5" w:author="Alhabibi, Haider@Energy" w:date="2022-09-15T17:19:00Z">
              <w:r w:rsidDel="00B16741">
                <w:rPr>
                  <w:rFonts w:asciiTheme="minorHAnsi" w:hAnsiTheme="minorHAnsi"/>
                  <w:sz w:val="18"/>
                  <w:szCs w:val="18"/>
                </w:rPr>
                <w:delText>, else value = N/A</w:delText>
              </w:r>
            </w:del>
            <w:r>
              <w:rPr>
                <w:rFonts w:asciiTheme="minorHAnsi" w:hAnsiTheme="minorHAnsi"/>
                <w:sz w:val="18"/>
                <w:szCs w:val="18"/>
              </w:rPr>
              <w:t>&gt;&gt;</w:t>
            </w:r>
          </w:p>
        </w:tc>
      </w:tr>
      <w:tr w:rsidR="005B6312" w:rsidRPr="00A42BCC" w14:paraId="4A3A5E0D" w14:textId="77777777" w:rsidTr="00F328CD">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080FA75E" w:rsidR="005B6312"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3AFB6FAB" w:rsidR="005B6312" w:rsidRPr="00A42BCC" w:rsidRDefault="005D28E6" w:rsidP="005B6312">
            <w:pPr>
              <w:rPr>
                <w:rFonts w:asciiTheme="minorHAnsi" w:hAnsiTheme="minorHAnsi"/>
                <w:sz w:val="18"/>
                <w:szCs w:val="18"/>
              </w:rPr>
            </w:pPr>
            <w:r w:rsidRPr="005D28E6">
              <w:rPr>
                <w:rFonts w:asciiTheme="minorHAnsi" w:hAnsiTheme="minorHAnsi"/>
                <w:sz w:val="18"/>
                <w:szCs w:val="18"/>
              </w:rPr>
              <w:t>&lt;&lt;if A01=required, then value = 2 ACH</w:t>
            </w:r>
            <w:proofErr w:type="gramStart"/>
            <w:r w:rsidRPr="006219F4">
              <w:rPr>
                <w:rFonts w:asciiTheme="minorHAnsi" w:hAnsiTheme="minorHAnsi"/>
                <w:sz w:val="18"/>
                <w:szCs w:val="18"/>
                <w:vertAlign w:val="subscript"/>
              </w:rPr>
              <w:t>50</w:t>
            </w:r>
            <w:r w:rsidRPr="005D28E6">
              <w:rPr>
                <w:rFonts w:asciiTheme="minorHAnsi" w:hAnsiTheme="minorHAnsi"/>
                <w:sz w:val="18"/>
                <w:szCs w:val="18"/>
              </w:rPr>
              <w:t xml:space="preserve"> ;</w:t>
            </w:r>
            <w:proofErr w:type="gramEnd"/>
            <w:r w:rsidRPr="005D28E6">
              <w:rPr>
                <w:rFonts w:asciiTheme="minorHAnsi" w:hAnsiTheme="minorHAnsi"/>
                <w:sz w:val="18"/>
                <w:szCs w:val="18"/>
              </w:rPr>
              <w:t xml:space="preserve"> else value = N/A&gt;&gt;</w:t>
            </w:r>
          </w:p>
        </w:tc>
      </w:tr>
      <w:tr w:rsidR="005B6312" w:rsidRPr="00A42BCC" w14:paraId="4A3A5E11" w14:textId="77777777" w:rsidTr="00F328CD">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1949CE24" w:rsidR="00F328CD" w:rsidDel="008A5A59" w:rsidRDefault="00F328CD"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BCADB91" w14:textId="77777777" w:rsidR="007B019F" w:rsidRDefault="007B019F" w:rsidP="00A73830">
            <w:pPr>
              <w:rPr>
                <w:rFonts w:asciiTheme="minorHAnsi" w:hAnsiTheme="minorHAnsi"/>
                <w:sz w:val="18"/>
                <w:szCs w:val="18"/>
              </w:rPr>
            </w:pPr>
            <w:r w:rsidRPr="007B019F">
              <w:rPr>
                <w:rFonts w:asciiTheme="minorHAnsi" w:hAnsiTheme="minorHAnsi"/>
                <w:sz w:val="18"/>
                <w:szCs w:val="18"/>
              </w:rPr>
              <w:t>&lt;&lt;if A02≠"required", then value = N/</w:t>
            </w:r>
            <w:proofErr w:type="gramStart"/>
            <w:r w:rsidRPr="007B019F">
              <w:rPr>
                <w:rFonts w:asciiTheme="minorHAnsi" w:hAnsiTheme="minorHAnsi"/>
                <w:sz w:val="18"/>
                <w:szCs w:val="18"/>
              </w:rPr>
              <w:t>A;</w:t>
            </w:r>
            <w:proofErr w:type="gramEnd"/>
            <w:r w:rsidRPr="007B019F">
              <w:rPr>
                <w:rFonts w:asciiTheme="minorHAnsi" w:hAnsiTheme="minorHAnsi"/>
                <w:sz w:val="18"/>
                <w:szCs w:val="18"/>
              </w:rPr>
              <w:t xml:space="preserve"> </w:t>
            </w:r>
          </w:p>
          <w:p w14:paraId="2E9898F2" w14:textId="558196E9" w:rsidR="007B019F" w:rsidRDefault="007B019F" w:rsidP="00A73830">
            <w:pPr>
              <w:rPr>
                <w:rFonts w:asciiTheme="minorHAnsi" w:hAnsiTheme="minorHAnsi"/>
                <w:sz w:val="18"/>
                <w:szCs w:val="18"/>
              </w:rPr>
            </w:pPr>
            <w:r w:rsidRPr="007B019F">
              <w:rPr>
                <w:rFonts w:asciiTheme="minorHAnsi" w:hAnsiTheme="minorHAnsi"/>
                <w:sz w:val="18"/>
                <w:szCs w:val="18"/>
              </w:rPr>
              <w:t xml:space="preserve">Else if value available from </w:t>
            </w:r>
            <w:r w:rsidR="00B876FD">
              <w:rPr>
                <w:rFonts w:asciiTheme="minorHAnsi" w:hAnsiTheme="minorHAnsi"/>
                <w:sz w:val="18"/>
                <w:szCs w:val="18"/>
              </w:rPr>
              <w:t>LMCC</w:t>
            </w:r>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1FC322F3" w14:textId="4C8AB15F"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4D1DA574" w:rsidR="00F328CD" w:rsidDel="008A5A59" w:rsidRDefault="00F328CD"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134F21"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&lt;&lt;if A02≠"required", then value = N/</w:t>
            </w:r>
            <w:proofErr w:type="gramStart"/>
            <w:r w:rsidRPr="007B019F">
              <w:rPr>
                <w:rFonts w:asciiTheme="minorHAnsi" w:hAnsiTheme="minorHAnsi"/>
                <w:sz w:val="18"/>
                <w:szCs w:val="18"/>
              </w:rPr>
              <w:t>A;</w:t>
            </w:r>
            <w:proofErr w:type="gramEnd"/>
            <w:r w:rsidRPr="007B019F">
              <w:rPr>
                <w:rFonts w:asciiTheme="minorHAnsi" w:hAnsiTheme="minorHAnsi"/>
                <w:sz w:val="18"/>
                <w:szCs w:val="18"/>
              </w:rPr>
              <w:t xml:space="preserve"> </w:t>
            </w:r>
          </w:p>
          <w:p w14:paraId="0DCF9F33" w14:textId="6787481A"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w:t>
            </w:r>
            <w:r w:rsidR="00B876FD">
              <w:rPr>
                <w:rFonts w:asciiTheme="minorHAnsi" w:hAnsiTheme="minorHAnsi"/>
                <w:sz w:val="18"/>
                <w:szCs w:val="18"/>
              </w:rPr>
              <w:t>LMCC</w:t>
            </w:r>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72497052" w14:textId="055FE84A"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7A70991F" w:rsidR="00F328CD" w:rsidDel="008A5A59" w:rsidRDefault="00F328CD" w:rsidP="00F328CD">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1C9DF0AF"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&lt;&lt;if A02≠"required", then value = N/</w:t>
            </w:r>
            <w:proofErr w:type="gramStart"/>
            <w:r w:rsidRPr="007B019F">
              <w:rPr>
                <w:rFonts w:asciiTheme="minorHAnsi" w:hAnsiTheme="minorHAnsi"/>
                <w:sz w:val="18"/>
                <w:szCs w:val="18"/>
              </w:rPr>
              <w:t>A;</w:t>
            </w:r>
            <w:proofErr w:type="gramEnd"/>
            <w:r w:rsidRPr="007B019F">
              <w:rPr>
                <w:rFonts w:asciiTheme="minorHAnsi" w:hAnsiTheme="minorHAnsi"/>
                <w:sz w:val="18"/>
                <w:szCs w:val="18"/>
              </w:rPr>
              <w:t xml:space="preserve"> </w:t>
            </w:r>
          </w:p>
          <w:p w14:paraId="72271854" w14:textId="4BE60E06"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w:t>
            </w:r>
            <w:r w:rsidR="00B876FD">
              <w:rPr>
                <w:rFonts w:asciiTheme="minorHAnsi" w:hAnsiTheme="minorHAnsi"/>
                <w:sz w:val="18"/>
                <w:szCs w:val="18"/>
              </w:rPr>
              <w:t>LMCC</w:t>
            </w:r>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1F2E99B6" w14:textId="18A3A138"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1C146700" w:rsidR="00F328CD" w:rsidDel="008A5A59" w:rsidRDefault="00F328CD" w:rsidP="00F328CD">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E2248F8"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&lt;&lt;if A02≠"required", then value = N/</w:t>
            </w:r>
            <w:proofErr w:type="gramStart"/>
            <w:r w:rsidRPr="007B019F">
              <w:rPr>
                <w:rFonts w:asciiTheme="minorHAnsi" w:hAnsiTheme="minorHAnsi"/>
                <w:sz w:val="18"/>
                <w:szCs w:val="18"/>
              </w:rPr>
              <w:t>A;</w:t>
            </w:r>
            <w:proofErr w:type="gramEnd"/>
            <w:r w:rsidRPr="007B019F">
              <w:rPr>
                <w:rFonts w:asciiTheme="minorHAnsi" w:hAnsiTheme="minorHAnsi"/>
                <w:sz w:val="18"/>
                <w:szCs w:val="18"/>
              </w:rPr>
              <w:t xml:space="preserve"> </w:t>
            </w:r>
          </w:p>
          <w:p w14:paraId="0456426A" w14:textId="53B4CA54"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w:t>
            </w:r>
            <w:r w:rsidR="00B876FD">
              <w:rPr>
                <w:rFonts w:asciiTheme="minorHAnsi" w:hAnsiTheme="minorHAnsi"/>
                <w:sz w:val="18"/>
                <w:szCs w:val="18"/>
              </w:rPr>
              <w:t>LMCC</w:t>
            </w:r>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425E3BDA" w14:textId="244A279C"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3CB2D27A"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50DE51" w14:textId="77777777" w:rsidR="007B019F" w:rsidRDefault="007B019F" w:rsidP="00A73830">
            <w:pPr>
              <w:rPr>
                <w:rFonts w:asciiTheme="minorHAnsi" w:hAnsiTheme="minorHAnsi"/>
                <w:sz w:val="18"/>
                <w:szCs w:val="18"/>
              </w:rPr>
            </w:pPr>
            <w:r w:rsidRPr="007B019F">
              <w:rPr>
                <w:rFonts w:asciiTheme="minorHAnsi" w:hAnsiTheme="minorHAnsi"/>
                <w:sz w:val="18"/>
                <w:szCs w:val="18"/>
              </w:rPr>
              <w:t>&lt;&lt; if A02≠"required", then value = N/</w:t>
            </w:r>
            <w:proofErr w:type="gramStart"/>
            <w:r w:rsidRPr="007B019F">
              <w:rPr>
                <w:rFonts w:asciiTheme="minorHAnsi" w:hAnsiTheme="minorHAnsi"/>
                <w:sz w:val="18"/>
                <w:szCs w:val="18"/>
              </w:rPr>
              <w:t>A;</w:t>
            </w:r>
            <w:proofErr w:type="gramEnd"/>
            <w:r w:rsidRPr="007B019F">
              <w:rPr>
                <w:rFonts w:asciiTheme="minorHAnsi" w:hAnsiTheme="minorHAnsi"/>
                <w:sz w:val="18"/>
                <w:szCs w:val="18"/>
              </w:rPr>
              <w:t xml:space="preserve"> </w:t>
            </w:r>
          </w:p>
          <w:p w14:paraId="1A6166CB" w14:textId="59C2E3A9" w:rsidR="007B019F" w:rsidRDefault="007B019F" w:rsidP="00A73830">
            <w:pPr>
              <w:rPr>
                <w:rFonts w:asciiTheme="minorHAnsi" w:hAnsiTheme="minorHAnsi"/>
                <w:sz w:val="18"/>
                <w:szCs w:val="18"/>
              </w:rPr>
            </w:pPr>
            <w:r w:rsidRPr="007B019F">
              <w:rPr>
                <w:rFonts w:asciiTheme="minorHAnsi" w:hAnsiTheme="minorHAnsi"/>
                <w:sz w:val="18"/>
                <w:szCs w:val="18"/>
              </w:rPr>
              <w:t xml:space="preserve">Else if value available from </w:t>
            </w:r>
            <w:r w:rsidR="00B876FD">
              <w:rPr>
                <w:rFonts w:asciiTheme="minorHAnsi" w:hAnsiTheme="minorHAnsi"/>
                <w:sz w:val="18"/>
                <w:szCs w:val="18"/>
              </w:rPr>
              <w:t>LMCC</w:t>
            </w:r>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50B6D4C5" w14:textId="70A0B189" w:rsidR="00F328CD" w:rsidRPr="00A42BCC" w:rsidRDefault="007B019F" w:rsidP="00A73830">
            <w:pPr>
              <w:rPr>
                <w:rFonts w:asciiTheme="minorHAnsi" w:hAnsiTheme="minorHAnsi"/>
                <w:sz w:val="18"/>
                <w:szCs w:val="18"/>
              </w:rPr>
            </w:pPr>
            <w:r w:rsidRPr="007B019F">
              <w:rPr>
                <w:rFonts w:asciiTheme="minorHAnsi" w:hAnsiTheme="minorHAnsi"/>
                <w:sz w:val="18"/>
                <w:szCs w:val="18"/>
              </w:rPr>
              <w:t>Else value = sum of (A08+A09+A10+A11) &gt;&gt;</w:t>
            </w:r>
          </w:p>
        </w:tc>
      </w:tr>
      <w:tr w:rsidR="00CE232A" w:rsidRPr="00A42BCC" w14:paraId="2FBBEC53" w14:textId="77777777" w:rsidTr="00F328CD">
        <w:tc>
          <w:tcPr>
            <w:tcW w:w="582" w:type="dxa"/>
            <w:vAlign w:val="center"/>
          </w:tcPr>
          <w:p w14:paraId="44CAE448" w14:textId="38920741" w:rsidR="00CE232A" w:rsidRDefault="00CE232A" w:rsidP="00CE232A">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36A47885" w14:textId="552D18B6" w:rsidR="00CE232A" w:rsidRDefault="00CE232A" w:rsidP="00CE232A">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5EB06267" w14:textId="24A4C0DC" w:rsidR="00CE232A" w:rsidRDefault="00CE232A" w:rsidP="00CE232A">
            <w:pPr>
              <w:rPr>
                <w:rFonts w:asciiTheme="minorHAnsi" w:hAnsiTheme="minorHAnsi"/>
                <w:sz w:val="18"/>
                <w:szCs w:val="18"/>
              </w:rPr>
            </w:pPr>
            <w:r w:rsidRPr="00B33ADB">
              <w:rPr>
                <w:rFonts w:asciiTheme="minorHAnsi" w:hAnsiTheme="minorHAnsi"/>
                <w:sz w:val="18"/>
                <w:szCs w:val="18"/>
              </w:rPr>
              <w:t xml:space="preserve">&lt;&lt;if performance, reference from </w:t>
            </w:r>
            <w:r w:rsidR="00B876FD">
              <w:rPr>
                <w:rFonts w:asciiTheme="minorHAnsi" w:hAnsiTheme="minorHAnsi"/>
                <w:sz w:val="18"/>
                <w:szCs w:val="18"/>
              </w:rPr>
              <w:t>LMCC</w:t>
            </w:r>
            <w:r w:rsidRPr="00B33ADB">
              <w:rPr>
                <w:rFonts w:asciiTheme="minorHAnsi" w:hAnsiTheme="minorHAnsi"/>
                <w:sz w:val="18"/>
                <w:szCs w:val="18"/>
              </w:rPr>
              <w:t>; Elseif prescriptive, user input&gt;&gt;</w:t>
            </w:r>
          </w:p>
        </w:tc>
      </w:tr>
      <w:tr w:rsidR="00CE232A" w14:paraId="04FB332E" w14:textId="77777777" w:rsidTr="00F328CD">
        <w:tc>
          <w:tcPr>
            <w:tcW w:w="582" w:type="dxa"/>
            <w:vAlign w:val="center"/>
          </w:tcPr>
          <w:p w14:paraId="4C93DCF5" w14:textId="5FC7D44C" w:rsidR="00CE232A" w:rsidRDefault="00CE232A" w:rsidP="00CE232A">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5059959E" w:rsidR="00CE232A" w:rsidRPr="00037CA8" w:rsidRDefault="00CE232A" w:rsidP="00CE232A">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466FD2A9" w14:textId="39F7B6E7" w:rsidR="00CE232A" w:rsidRDefault="00CE232A" w:rsidP="00CE232A">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w:t>
            </w:r>
            <w:proofErr w:type="gramStart"/>
            <w:r>
              <w:rPr>
                <w:rFonts w:asciiTheme="minorHAnsi" w:hAnsiTheme="minorHAnsi"/>
                <w:sz w:val="18"/>
                <w:szCs w:val="18"/>
              </w:rPr>
              <w:t>0.3;</w:t>
            </w:r>
            <w:proofErr w:type="gramEnd"/>
            <w:r>
              <w:rPr>
                <w:rFonts w:asciiTheme="minorHAnsi" w:hAnsiTheme="minorHAnsi"/>
                <w:sz w:val="18"/>
                <w:szCs w:val="18"/>
              </w:rPr>
              <w:t xml:space="preserve"> </w:t>
            </w:r>
          </w:p>
          <w:p w14:paraId="46069126" w14:textId="457F79C8" w:rsidR="00CE232A" w:rsidRDefault="00CE232A" w:rsidP="00CE232A">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CE232A" w:rsidRPr="00A42BCC" w14:paraId="4A3A5E25" w14:textId="77777777" w:rsidTr="00F328CD">
        <w:tc>
          <w:tcPr>
            <w:tcW w:w="582" w:type="dxa"/>
            <w:vAlign w:val="center"/>
          </w:tcPr>
          <w:p w14:paraId="4A3A5E22" w14:textId="10284772" w:rsidR="00CE232A" w:rsidRPr="00A42BCC" w:rsidDel="0053362D" w:rsidRDefault="00CE232A" w:rsidP="00CE232A">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CE232A" w:rsidRPr="00A42BCC" w:rsidRDefault="00CE232A" w:rsidP="00CE232A">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CE232A" w:rsidRPr="00A42BCC" w:rsidRDefault="00CE232A" w:rsidP="00CE232A">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CE232A" w:rsidRPr="00A42BCC" w14:paraId="1F222A09" w14:textId="77777777" w:rsidTr="00F328CD">
        <w:tc>
          <w:tcPr>
            <w:tcW w:w="582" w:type="dxa"/>
            <w:vAlign w:val="center"/>
          </w:tcPr>
          <w:p w14:paraId="2E709D13" w14:textId="7449A01A" w:rsidR="00CE232A" w:rsidDel="00820D66" w:rsidRDefault="00CE232A" w:rsidP="00CE232A">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CE232A" w:rsidRPr="00A42BCC" w:rsidRDefault="00CE232A" w:rsidP="00CE232A">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CE232A" w:rsidRDefault="00CE232A" w:rsidP="00CE232A">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CE232A" w:rsidRDefault="00CE232A" w:rsidP="00CE232A">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CE232A" w:rsidRPr="00A42BCC" w:rsidRDefault="00CE232A" w:rsidP="00CE232A">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CE232A" w14:paraId="7120AB5C" w14:textId="77777777" w:rsidTr="00F328CD">
        <w:tc>
          <w:tcPr>
            <w:tcW w:w="582" w:type="dxa"/>
            <w:vAlign w:val="center"/>
          </w:tcPr>
          <w:p w14:paraId="7CB355A3" w14:textId="77777777" w:rsidR="00CE232A" w:rsidDel="00820D66" w:rsidRDefault="00CE232A" w:rsidP="00CE232A">
            <w:pPr>
              <w:jc w:val="center"/>
              <w:rPr>
                <w:rFonts w:asciiTheme="minorHAnsi" w:hAnsiTheme="minorHAnsi"/>
                <w:sz w:val="18"/>
                <w:szCs w:val="18"/>
              </w:rPr>
            </w:pPr>
          </w:p>
        </w:tc>
        <w:tc>
          <w:tcPr>
            <w:tcW w:w="5104" w:type="dxa"/>
            <w:vAlign w:val="center"/>
          </w:tcPr>
          <w:p w14:paraId="06E93B2A" w14:textId="77777777" w:rsidR="00CE232A" w:rsidRDefault="00CE232A" w:rsidP="00CE232A">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478FEE6B" w:rsidR="00CE232A" w:rsidRPr="006954EE" w:rsidRDefault="00CE232A" w:rsidP="00CE232A">
            <w:pPr>
              <w:rPr>
                <w:rFonts w:asciiTheme="minorHAnsi" w:hAnsiTheme="minorHAnsi"/>
                <w:sz w:val="18"/>
                <w:szCs w:val="18"/>
              </w:rPr>
            </w:pPr>
            <w:r>
              <w:rPr>
                <w:rFonts w:asciiTheme="minorHAnsi" w:hAnsiTheme="minorHAnsi"/>
                <w:sz w:val="18"/>
                <w:szCs w:val="18"/>
              </w:rPr>
              <w:t>&lt;&lt; if A1</w:t>
            </w:r>
            <w:r w:rsidR="0082044F">
              <w:rPr>
                <w:rFonts w:asciiTheme="minorHAnsi" w:hAnsiTheme="minorHAnsi"/>
                <w:sz w:val="18"/>
                <w:szCs w:val="18"/>
              </w:rPr>
              <w:t>6</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77BA6B24" w:rsidR="00CE232A" w:rsidRDefault="00CE232A" w:rsidP="00CE232A">
            <w:pPr>
              <w:rPr>
                <w:rFonts w:asciiTheme="minorHAnsi" w:hAnsiTheme="minorHAnsi"/>
                <w:sz w:val="18"/>
                <w:szCs w:val="18"/>
              </w:rPr>
            </w:pPr>
            <w:r>
              <w:rPr>
                <w:rFonts w:asciiTheme="minorHAnsi" w:hAnsiTheme="minorHAnsi"/>
                <w:sz w:val="18"/>
                <w:szCs w:val="18"/>
              </w:rPr>
              <w:t>Else if A1</w:t>
            </w:r>
            <w:r w:rsidR="0082044F">
              <w:rPr>
                <w:rFonts w:asciiTheme="minorHAnsi" w:hAnsiTheme="minorHAnsi"/>
                <w:sz w:val="18"/>
                <w:szCs w:val="18"/>
              </w:rPr>
              <w:t>6</w:t>
            </w: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1B11D629"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301D3D9F" w:rsidR="007C670E" w:rsidRPr="005A593D" w:rsidRDefault="003F17B6" w:rsidP="00C00C7D">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CE232A">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CE232A">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CE232A">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CE232A">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CE232A">
        <w:tc>
          <w:tcPr>
            <w:tcW w:w="799" w:type="dxa"/>
            <w:vAlign w:val="center"/>
          </w:tcPr>
          <w:p w14:paraId="678284EB" w14:textId="6CD1C178"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575B189F"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3D20E1B8" w14:textId="4C479991"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CE232A">
        <w:tc>
          <w:tcPr>
            <w:tcW w:w="799" w:type="dxa"/>
            <w:vAlign w:val="center"/>
          </w:tcPr>
          <w:p w14:paraId="4A3A5E9A" w14:textId="71DB2C5C"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2D0412E3" w:rsidR="00EA01F0" w:rsidRPr="00A42BCC" w:rsidRDefault="00C006FF" w:rsidP="00DB1B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DB1B0E">
              <w:rPr>
                <w:rFonts w:asciiTheme="minorHAnsi" w:hAnsiTheme="minorHAnsi" w:cstheme="minorHAnsi"/>
                <w:sz w:val="18"/>
                <w:szCs w:val="18"/>
              </w:rPr>
              <w:t>(</w:t>
            </w:r>
            <w:r w:rsidR="00E81D5E" w:rsidRPr="00DB1B0E">
              <w:rPr>
                <w:rFonts w:asciiTheme="minorHAnsi" w:hAnsiTheme="minorHAnsi" w:cstheme="minorHAnsi"/>
                <w:sz w:val="18"/>
                <w:szCs w:val="18"/>
              </w:rPr>
              <w:t>C0</w:t>
            </w:r>
            <w:r w:rsidR="00DB1B0E">
              <w:rPr>
                <w:rFonts w:asciiTheme="minorHAnsi" w:hAnsiTheme="minorHAnsi" w:cstheme="minorHAnsi"/>
                <w:sz w:val="18"/>
                <w:szCs w:val="18"/>
              </w:rPr>
              <w:t>4</w:t>
            </w:r>
            <w:r w:rsidR="00E81D5E" w:rsidRPr="00DB1B0E">
              <w:rPr>
                <w:rFonts w:asciiTheme="minorHAnsi" w:hAnsiTheme="minorHAnsi" w:cstheme="minorHAnsi"/>
                <w:sz w:val="18"/>
                <w:szCs w:val="18"/>
              </w:rPr>
              <w:t xml:space="preserve">) ≥ </w:t>
            </w:r>
            <w:r w:rsidRPr="00DB1B0E">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CE232A">
        <w:tc>
          <w:tcPr>
            <w:tcW w:w="799" w:type="dxa"/>
            <w:vAlign w:val="center"/>
          </w:tcPr>
          <w:p w14:paraId="4A3A5EA2" w14:textId="105555E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34CC29D3"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395E2CA7"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0025221D">
              <w:rPr>
                <w:rFonts w:asciiTheme="minorHAnsi" w:hAnsiTheme="minorHAnsi"/>
                <w:sz w:val="18"/>
                <w:szCs w:val="18"/>
              </w:rPr>
              <w:t>user</w:t>
            </w:r>
            <w:proofErr w:type="gramEnd"/>
            <w:r w:rsidR="0025221D">
              <w:rPr>
                <w:rFonts w:asciiTheme="minorHAnsi" w:hAnsiTheme="minorHAnsi"/>
                <w:sz w:val="18"/>
                <w:szCs w:val="18"/>
              </w:rPr>
              <w:t xml:space="preserve">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CE232A">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CE232A">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6CE3CF8B"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A73830">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CE232A">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0EAE00C"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7A9DEF45" w:rsidR="006C1E71" w:rsidRDefault="008F0CB1"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A73830">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CE232A">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4C24740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A07</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17F119F0"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A73830">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CE232A">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177CC702"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A07</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A73830">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CE232A">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CE232A">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28EB61C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4"/>
        <w:gridCol w:w="10199"/>
      </w:tblGrid>
      <w:tr w:rsidR="00EA01F0" w:rsidRPr="00A42BCC" w14:paraId="4A3A5EC7" w14:textId="77777777" w:rsidTr="00CE232A">
        <w:trPr>
          <w:trHeight w:val="78"/>
        </w:trPr>
        <w:tc>
          <w:tcPr>
            <w:tcW w:w="10804" w:type="dxa"/>
            <w:gridSpan w:val="2"/>
          </w:tcPr>
          <w:p w14:paraId="4A3A5EC6" w14:textId="691214A2"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CE232A">
        <w:trPr>
          <w:trHeight w:val="652"/>
        </w:trPr>
        <w:tc>
          <w:tcPr>
            <w:tcW w:w="604"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0" w:type="dxa"/>
            <w:vAlign w:val="center"/>
          </w:tcPr>
          <w:p w14:paraId="4FF9664E" w14:textId="45AD2FF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if calibration date in B05 is more than 12 months from the date of the diagnostic test in A1</w:t>
            </w:r>
            <w:r w:rsidR="00CE232A">
              <w:rPr>
                <w:rFonts w:asciiTheme="minorHAnsi" w:hAnsiTheme="minorHAnsi"/>
                <w:sz w:val="18"/>
                <w:szCs w:val="18"/>
              </w:rPr>
              <w:t>5</w:t>
            </w:r>
            <w:r w:rsidR="00C00C7D">
              <w:rPr>
                <w:rFonts w:asciiTheme="minorHAnsi" w:hAnsiTheme="minorHAnsi"/>
                <w:sz w:val="18"/>
                <w:szCs w:val="18"/>
              </w:rPr>
              <w:t xml:space="preserve">, </w:t>
            </w: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roofErr w:type="gramStart"/>
            <w:r>
              <w:rPr>
                <w:rFonts w:asciiTheme="minorHAnsi" w:hAnsiTheme="minorHAnsi"/>
                <w:sz w:val="18"/>
                <w:szCs w:val="18"/>
              </w:rPr>
              <w:t>";</w:t>
            </w:r>
            <w:proofErr w:type="gramEnd"/>
          </w:p>
          <w:p w14:paraId="2DD69315" w14:textId="1376390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then (value) =</w:t>
            </w:r>
            <w:r w:rsidRPr="000B64C1">
              <w:rPr>
                <w:rFonts w:asciiTheme="minorHAnsi" w:hAnsiTheme="minorHAnsi"/>
                <w:sz w:val="18"/>
                <w:szCs w:val="18"/>
              </w:rPr>
              <w:t>E01</w:t>
            </w:r>
            <w:r>
              <w:rPr>
                <w:rFonts w:asciiTheme="minorHAnsi" w:hAnsiTheme="minorHAnsi"/>
                <w:sz w:val="18"/>
                <w:szCs w:val="18"/>
              </w:rPr>
              <w:t>*60/ (</w:t>
            </w:r>
            <w:r w:rsidR="00F02C0B">
              <w:rPr>
                <w:rFonts w:asciiTheme="minorHAnsi" w:hAnsiTheme="minorHAnsi"/>
                <w:sz w:val="18"/>
                <w:szCs w:val="18"/>
              </w:rPr>
              <w:t xml:space="preserve">Building </w:t>
            </w:r>
            <w:r>
              <w:rPr>
                <w:rFonts w:asciiTheme="minorHAnsi" w:hAnsiTheme="minorHAnsi"/>
                <w:sz w:val="18"/>
                <w:szCs w:val="18"/>
              </w:rPr>
              <w:t xml:space="preserve">Volume from </w:t>
            </w:r>
            <w:r w:rsidR="00CE232A">
              <w:rPr>
                <w:rFonts w:asciiTheme="minorHAnsi" w:hAnsiTheme="minorHAnsi"/>
                <w:sz w:val="18"/>
                <w:szCs w:val="18"/>
              </w:rPr>
              <w:t>A13</w:t>
            </w:r>
            <w:r w:rsidR="00F02C0B">
              <w:rPr>
                <w:rFonts w:asciiTheme="minorHAnsi" w:hAnsiTheme="minorHAnsi"/>
                <w:sz w:val="18"/>
                <w:szCs w:val="18"/>
              </w:rPr>
              <w:t>) and</w:t>
            </w:r>
            <w:r w:rsidRPr="000B64C1">
              <w:rPr>
                <w:rFonts w:asciiTheme="minorHAnsi" w:hAnsiTheme="minorHAnsi"/>
                <w:sz w:val="18"/>
                <w:szCs w:val="18"/>
              </w:rPr>
              <w:t xml:space="preserve"> display</w:t>
            </w:r>
            <w:r>
              <w:rPr>
                <w:rFonts w:asciiTheme="minorHAnsi" w:hAnsiTheme="minorHAnsi"/>
                <w:sz w:val="18"/>
                <w:szCs w:val="18"/>
              </w:rPr>
              <w:t xml:space="preserve"> text: “Enclosure Air Leakage Rate is (value) </w:t>
            </w:r>
            <w:proofErr w:type="gramStart"/>
            <w:r>
              <w:rPr>
                <w:rFonts w:asciiTheme="minorHAnsi" w:hAnsiTheme="minorHAnsi"/>
                <w:sz w:val="18"/>
                <w:szCs w:val="18"/>
              </w:rPr>
              <w:t>ACH</w:t>
            </w:r>
            <w:r w:rsidRPr="00C8786E">
              <w:rPr>
                <w:rFonts w:asciiTheme="minorHAnsi" w:hAnsiTheme="minorHAnsi"/>
                <w:sz w:val="18"/>
                <w:szCs w:val="18"/>
                <w:vertAlign w:val="subscript"/>
              </w:rPr>
              <w:t>50</w:t>
            </w:r>
            <w:r>
              <w:rPr>
                <w:rFonts w:asciiTheme="minorHAnsi" w:hAnsiTheme="minorHAnsi"/>
                <w:sz w:val="18"/>
                <w:szCs w:val="18"/>
              </w:rPr>
              <w:t>;</w:t>
            </w:r>
            <w:proofErr w:type="gramEnd"/>
          </w:p>
          <w:p w14:paraId="4A3A5EC9" w14:textId="3EEA840E" w:rsidR="00EA01F0" w:rsidRPr="00A42BCC" w:rsidRDefault="005D28E6" w:rsidP="00CC706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Pr="000B64C1">
              <w:rPr>
                <w:rFonts w:asciiTheme="minorHAnsi" w:hAnsiTheme="minorHAnsi"/>
                <w:sz w:val="18"/>
                <w:szCs w:val="18"/>
              </w:rPr>
              <w:t>if A02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4"/>
      </w:tblGrid>
      <w:tr w:rsidR="00C20598" w:rsidRPr="00A42BCC" w14:paraId="31C521FC" w14:textId="77777777" w:rsidTr="00C20598">
        <w:tc>
          <w:tcPr>
            <w:tcW w:w="10794" w:type="dxa"/>
            <w:tcBorders>
              <w:top w:val="single" w:sz="4" w:space="0" w:color="000000"/>
              <w:left w:val="single" w:sz="4" w:space="0" w:color="000000"/>
              <w:bottom w:val="single" w:sz="4" w:space="0" w:color="000000"/>
              <w:right w:val="single" w:sz="4" w:space="0" w:color="000000"/>
            </w:tcBorders>
            <w:vAlign w:val="center"/>
          </w:tcPr>
          <w:p w14:paraId="2A6676C4" w14:textId="77777777" w:rsid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p w14:paraId="41F3670C" w14:textId="5AD2B1E9" w:rsidR="008514E3" w:rsidRPr="00C20598" w:rsidRDefault="008514E3"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Pr>
                <w:rFonts w:ascii="Calibri" w:hAnsi="Calibri"/>
                <w:sz w:val="18"/>
                <w:szCs w:val="18"/>
              </w:rPr>
              <w:t>&lt;&lt;Static Text - see the top&gt;&gt;</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7E27E" w14:textId="77777777" w:rsidR="00C85C85" w:rsidRDefault="00C85C85">
      <w:r>
        <w:separator/>
      </w:r>
    </w:p>
    <w:p w14:paraId="07E8B22D" w14:textId="77777777" w:rsidR="00C85C85" w:rsidRDefault="00C85C85"/>
  </w:endnote>
  <w:endnote w:type="continuationSeparator" w:id="0">
    <w:p w14:paraId="226287DD" w14:textId="77777777" w:rsidR="00C85C85" w:rsidRDefault="00C85C85">
      <w:r>
        <w:continuationSeparator/>
      </w:r>
    </w:p>
    <w:p w14:paraId="3902DFC2" w14:textId="77777777" w:rsidR="00C85C85" w:rsidRDefault="00C85C85"/>
  </w:endnote>
  <w:endnote w:type="continuationNotice" w:id="1">
    <w:p w14:paraId="758D649A" w14:textId="77777777" w:rsidR="00C85C85" w:rsidRDefault="00C85C85"/>
    <w:p w14:paraId="4C596B85" w14:textId="77777777" w:rsidR="00C85C85" w:rsidRDefault="00C85C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6219F4" w:rsidRPr="00733ECB" w:rsidRDefault="006219F4" w:rsidP="00EB61D5">
    <w:pPr>
      <w:pStyle w:val="Style7"/>
      <w:rPr>
        <w:b w:val="0"/>
        <w:i w:val="0"/>
      </w:rPr>
    </w:pPr>
    <w:r w:rsidRPr="00733ECB">
      <w:rPr>
        <w:b w:val="0"/>
        <w:i w:val="0"/>
      </w:rPr>
      <w:t xml:space="preserve">Registration Number:                                                           Registration Date/Time:                                           HERS Provider:                       </w:t>
    </w:r>
  </w:p>
  <w:p w14:paraId="4A3A5EF9" w14:textId="6610E7F9" w:rsidR="006219F4" w:rsidRPr="00733ECB" w:rsidRDefault="006219F4" w:rsidP="00EB61D5">
    <w:pPr>
      <w:pStyle w:val="Style7"/>
      <w:rPr>
        <w:b w:val="0"/>
        <w:i w:val="0"/>
      </w:rPr>
    </w:pPr>
    <w:r w:rsidRPr="00733ECB">
      <w:rPr>
        <w:b w:val="0"/>
        <w:i w:val="0"/>
      </w:rPr>
      <w:t>CA Building Energy Efficiency Standards - 20</w:t>
    </w:r>
    <w:r w:rsidR="000F5AAD">
      <w:rPr>
        <w:b w:val="0"/>
        <w:i w:val="0"/>
      </w:rPr>
      <w:t>22</w:t>
    </w:r>
    <w:r w:rsidRPr="00733ECB">
      <w:rPr>
        <w:b w:val="0"/>
        <w:i w:val="0"/>
      </w:rPr>
      <w:t xml:space="preserve"> </w:t>
    </w:r>
    <w:r w:rsidR="00B876FD" w:rsidRPr="00B876FD">
      <w:rPr>
        <w:b w:val="0"/>
        <w:i w:val="0"/>
      </w:rPr>
      <w:t>Low-</w:t>
    </w:r>
    <w:r w:rsidR="00FB247B">
      <w:rPr>
        <w:b w:val="0"/>
        <w:i w:val="0"/>
      </w:rPr>
      <w:t>R</w:t>
    </w:r>
    <w:r w:rsidR="00B876FD" w:rsidRPr="00B876FD">
      <w:rPr>
        <w:b w:val="0"/>
        <w:i w:val="0"/>
      </w:rPr>
      <w:t>ise Multifamily</w:t>
    </w:r>
    <w:r w:rsidR="001A2F75">
      <w:rPr>
        <w:b w:val="0"/>
        <w:i w:val="0"/>
      </w:rPr>
      <w:t xml:space="preserve"> </w:t>
    </w:r>
    <w:r w:rsidRPr="00733ECB">
      <w:rPr>
        <w:b w:val="0"/>
        <w:i w:val="0"/>
      </w:rPr>
      <w:t>Compliance</w:t>
    </w:r>
    <w:r w:rsidRPr="00733ECB">
      <w:rPr>
        <w:b w:val="0"/>
        <w:i w:val="0"/>
      </w:rPr>
      <w:tab/>
    </w:r>
    <w:r>
      <w:rPr>
        <w:b w:val="0"/>
        <w:i w:val="0"/>
      </w:rPr>
      <w:t xml:space="preserve">January </w:t>
    </w:r>
    <w:r w:rsidR="00704B9F">
      <w:rPr>
        <w:b w:val="0"/>
        <w:i w:val="0"/>
      </w:rPr>
      <w:t>20</w:t>
    </w:r>
    <w:r w:rsidR="000F5AAD">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6A8547CC" w:rsidR="006219F4" w:rsidRPr="00EB61D5" w:rsidRDefault="006219F4" w:rsidP="00EB61D5">
    <w:pPr>
      <w:pStyle w:val="Footer"/>
    </w:pPr>
    <w:r w:rsidRPr="00EB61D5">
      <w:t>CA Building Energy Efficiency Standards - 20</w:t>
    </w:r>
    <w:r w:rsidR="000F5AAD">
      <w:t>22</w:t>
    </w:r>
    <w:r w:rsidRPr="00EB61D5">
      <w:t xml:space="preserve"> </w:t>
    </w:r>
    <w:r w:rsidR="00B876FD" w:rsidRPr="00B876FD">
      <w:t>Low-</w:t>
    </w:r>
    <w:r w:rsidR="00FB247B">
      <w:t>R</w:t>
    </w:r>
    <w:r w:rsidR="00B876FD" w:rsidRPr="00B876FD">
      <w:t>ise Multifamily</w:t>
    </w:r>
    <w:r w:rsidRPr="00EB61D5">
      <w:t xml:space="preserve"> Compliance</w:t>
    </w:r>
    <w:r w:rsidRPr="00EB61D5">
      <w:tab/>
    </w:r>
    <w:r>
      <w:t xml:space="preserve">January </w:t>
    </w:r>
    <w:r w:rsidR="00704B9F">
      <w:t>20</w:t>
    </w:r>
    <w:r w:rsidR="000F5AAD">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2DC5F" w14:textId="77777777" w:rsidR="00C85C85" w:rsidRDefault="00C85C85">
      <w:r>
        <w:separator/>
      </w:r>
    </w:p>
    <w:p w14:paraId="752CDB89" w14:textId="77777777" w:rsidR="00C85C85" w:rsidRDefault="00C85C85"/>
  </w:footnote>
  <w:footnote w:type="continuationSeparator" w:id="0">
    <w:p w14:paraId="7193942C" w14:textId="77777777" w:rsidR="00C85C85" w:rsidRDefault="00C85C85">
      <w:r>
        <w:continuationSeparator/>
      </w:r>
    </w:p>
    <w:p w14:paraId="45A84E53" w14:textId="77777777" w:rsidR="00C85C85" w:rsidRDefault="00C85C85"/>
  </w:footnote>
  <w:footnote w:type="continuationNotice" w:id="1">
    <w:p w14:paraId="5A079887" w14:textId="77777777" w:rsidR="00C85C85" w:rsidRDefault="00C85C85"/>
    <w:p w14:paraId="707366CE" w14:textId="77777777" w:rsidR="00C85C85" w:rsidRDefault="00C85C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6219F4" w:rsidRDefault="00DD0907">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8AB6B" w14:textId="77777777" w:rsidR="009328B9" w:rsidRPr="008F68EE" w:rsidRDefault="009328B9" w:rsidP="009328B9">
    <w:pPr>
      <w:tabs>
        <w:tab w:val="center" w:pos="4320"/>
        <w:tab w:val="right" w:pos="8640"/>
      </w:tabs>
      <w:ind w:left="360"/>
      <w:jc w:val="center"/>
      <w:rPr>
        <w:rFonts w:ascii="Calibri" w:hAnsi="Calibri" w:cs="Calibri"/>
        <w:b/>
        <w:noProof/>
        <w:sz w:val="28"/>
        <w:szCs w:val="28"/>
      </w:rPr>
    </w:pPr>
    <w:r w:rsidRPr="008F1889">
      <w:rPr>
        <w:rFonts w:ascii="Calibri" w:hAnsi="Calibri" w:cs="Calibri"/>
        <w:noProof/>
        <w:sz w:val="28"/>
        <w:szCs w:val="28"/>
      </w:rPr>
      <w:drawing>
        <wp:anchor distT="0" distB="0" distL="114300" distR="114300" simplePos="0" relativeHeight="251660296" behindDoc="0" locked="0" layoutInCell="1" allowOverlap="1" wp14:anchorId="3E88D45C" wp14:editId="2247B5A6">
          <wp:simplePos x="0" y="0"/>
          <wp:positionH relativeFrom="margin">
            <wp:posOffset>0</wp:posOffset>
          </wp:positionH>
          <wp:positionV relativeFrom="paragraph">
            <wp:posOffset>300414</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F1889">
      <w:rPr>
        <w:rFonts w:ascii="Calibri" w:hAnsi="Calibri" w:cs="Calibri"/>
        <w:b/>
        <w:noProof/>
        <w:sz w:val="28"/>
        <w:szCs w:val="28"/>
      </w:rPr>
      <w:t>BUILDING AIR LEAKAGE DIAGNOSTIC TEST WORKSHEET – BUILDING ENCLOSURES AND DWELLING UNIT ENCLOSURES</w:t>
    </w:r>
  </w:p>
  <w:p w14:paraId="64A4D8DF" w14:textId="77777777" w:rsidR="009328B9" w:rsidRPr="008F1889" w:rsidRDefault="009328B9" w:rsidP="009328B9">
    <w:pPr>
      <w:tabs>
        <w:tab w:val="center" w:pos="4320"/>
        <w:tab w:val="right" w:pos="8640"/>
      </w:tabs>
      <w:ind w:left="360"/>
      <w:rPr>
        <w:rFonts w:ascii="Arial" w:hAnsi="Arial" w:cs="Arial"/>
        <w:sz w:val="24"/>
        <w:szCs w:val="24"/>
      </w:rPr>
    </w:pPr>
    <w:r w:rsidRPr="008F1889">
      <w:rPr>
        <w:rFonts w:ascii="Arial" w:hAnsi="Arial" w:cs="Arial"/>
        <w:sz w:val="24"/>
        <w:szCs w:val="24"/>
      </w:rPr>
      <w:ptab w:relativeTo="margin" w:alignment="center" w:leader="none"/>
    </w:r>
    <w:r w:rsidRPr="008F1889">
      <w:rPr>
        <w:rFonts w:ascii="Arial" w:hAnsi="Arial" w:cs="Arial"/>
        <w:sz w:val="24"/>
        <w:szCs w:val="24"/>
      </w:rPr>
      <w:ptab w:relativeTo="margin" w:alignment="right" w:leader="none"/>
    </w:r>
    <w:r w:rsidRPr="008F1889">
      <w:rPr>
        <w:rFonts w:ascii="Calibri" w:hAnsi="Calibri" w:cs="Calibri"/>
        <w:sz w:val="28"/>
        <w:szCs w:val="28"/>
      </w:rPr>
      <w:t>CEC-</w:t>
    </w:r>
    <w:r w:rsidRPr="006C71F2">
      <w:t xml:space="preserve"> </w:t>
    </w:r>
    <w:r w:rsidRPr="006C71F2">
      <w:rPr>
        <w:rFonts w:ascii="Calibri" w:hAnsi="Calibri" w:cs="Calibri"/>
        <w:sz w:val="28"/>
        <w:szCs w:val="28"/>
      </w:rPr>
      <w:t>LMCV-MCH-24-H</w:t>
    </w:r>
  </w:p>
  <w:p w14:paraId="2320DB46" w14:textId="77777777" w:rsidR="009328B9" w:rsidRPr="003E419E" w:rsidRDefault="009328B9" w:rsidP="009328B9">
    <w:pPr>
      <w:spacing w:after="160" w:line="259" w:lineRule="auto"/>
      <w:ind w:left="360"/>
    </w:pPr>
    <w:r w:rsidRPr="008F1889">
      <w:rPr>
        <w:rFonts w:ascii="Arial" w:eastAsia="Calibri" w:hAnsi="Arial" w:cs="Arial"/>
        <w:sz w:val="24"/>
        <w:szCs w:val="22"/>
      </w:rPr>
      <w:ptab w:relativeTo="margin" w:alignment="center" w:leader="none"/>
    </w:r>
    <w:r w:rsidRPr="008F1889">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6219F4" w:rsidRDefault="00DD0907">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6219F4" w:rsidRDefault="00DD0907">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76"/>
      <w:gridCol w:w="998"/>
      <w:gridCol w:w="2425"/>
    </w:tblGrid>
    <w:tr w:rsidR="006219F4" w:rsidRPr="00F85124" w14:paraId="4A3A5EFE" w14:textId="77777777" w:rsidTr="003E419E">
      <w:trPr>
        <w:cantSplit/>
        <w:trHeight w:val="288"/>
      </w:trPr>
      <w:tc>
        <w:tcPr>
          <w:tcW w:w="3877" w:type="pct"/>
          <w:gridSpan w:val="2"/>
          <w:tcBorders>
            <w:right w:val="nil"/>
          </w:tcBorders>
          <w:vAlign w:val="center"/>
        </w:tcPr>
        <w:p w14:paraId="4A3A5EFC" w14:textId="067716D9" w:rsidR="006219F4" w:rsidRPr="00F502B3" w:rsidRDefault="006219F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76FE70BB" w:rsidR="006219F4" w:rsidRPr="00F502B3" w:rsidRDefault="00615B35">
          <w:pPr>
            <w:pStyle w:val="Heading1"/>
            <w:jc w:val="right"/>
            <w:rPr>
              <w:rFonts w:ascii="Calibri" w:hAnsi="Calibri"/>
              <w:b w:val="0"/>
              <w:bCs/>
              <w:sz w:val="20"/>
            </w:rPr>
          </w:pPr>
          <w:r>
            <w:rPr>
              <w:rFonts w:ascii="Calibri" w:hAnsi="Calibri"/>
              <w:b w:val="0"/>
              <w:bCs/>
              <w:sz w:val="20"/>
            </w:rPr>
            <w:t>LMCV</w:t>
          </w:r>
          <w:r w:rsidR="006219F4" w:rsidRPr="00F502B3">
            <w:rPr>
              <w:rFonts w:ascii="Calibri" w:hAnsi="Calibri"/>
              <w:b w:val="0"/>
              <w:bCs/>
              <w:sz w:val="20"/>
            </w:rPr>
            <w:t>-</w:t>
          </w:r>
          <w:r w:rsidR="006219F4">
            <w:rPr>
              <w:rFonts w:ascii="Calibri" w:hAnsi="Calibri"/>
              <w:b w:val="0"/>
              <w:bCs/>
              <w:sz w:val="20"/>
            </w:rPr>
            <w:t>MCH</w:t>
          </w:r>
          <w:r w:rsidR="006219F4" w:rsidRPr="00F502B3">
            <w:rPr>
              <w:rFonts w:ascii="Calibri" w:hAnsi="Calibri"/>
              <w:b w:val="0"/>
              <w:bCs/>
              <w:sz w:val="20"/>
            </w:rPr>
            <w:t>-2</w:t>
          </w:r>
          <w:r w:rsidR="006219F4">
            <w:rPr>
              <w:rFonts w:ascii="Calibri" w:hAnsi="Calibri"/>
              <w:b w:val="0"/>
              <w:bCs/>
              <w:sz w:val="20"/>
            </w:rPr>
            <w:t>4</w:t>
          </w:r>
          <w:r w:rsidR="006219F4" w:rsidRPr="00F502B3">
            <w:rPr>
              <w:rFonts w:ascii="Calibri" w:hAnsi="Calibri"/>
              <w:b w:val="0"/>
              <w:bCs/>
              <w:sz w:val="20"/>
            </w:rPr>
            <w:t>-H</w:t>
          </w:r>
        </w:p>
      </w:tc>
    </w:tr>
    <w:tr w:rsidR="006219F4" w:rsidRPr="00F85124" w14:paraId="4A3A5F01" w14:textId="77777777" w:rsidTr="006219F4">
      <w:trPr>
        <w:cantSplit/>
        <w:trHeight w:val="288"/>
      </w:trPr>
      <w:tc>
        <w:tcPr>
          <w:tcW w:w="3415" w:type="pct"/>
          <w:tcBorders>
            <w:right w:val="nil"/>
          </w:tcBorders>
        </w:tcPr>
        <w:p w14:paraId="4A3A5EFF" w14:textId="014252DB" w:rsidR="006219F4" w:rsidRPr="00F85124" w:rsidRDefault="006219F4" w:rsidP="00CC7066">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85" w:type="pct"/>
          <w:gridSpan w:val="2"/>
          <w:tcBorders>
            <w:left w:val="nil"/>
          </w:tcBorders>
        </w:tcPr>
        <w:p w14:paraId="4A3A5F00" w14:textId="0923D4D5" w:rsidR="006219F4" w:rsidRPr="00382CD6" w:rsidRDefault="006219F4" w:rsidP="00CC706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36978">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D0907">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6219F4" w:rsidRPr="003E419E" w:rsidRDefault="00DD0907"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6219F4" w:rsidRDefault="00DD0907">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6219F4" w:rsidRDefault="00DD0907">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p w14:paraId="4B764F1A" w14:textId="77777777" w:rsidR="00834A42" w:rsidRDefault="00834A4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6219F4" w:rsidRPr="00F85124" w14:paraId="4A3A5F08" w14:textId="77777777" w:rsidTr="003E419E">
      <w:trPr>
        <w:cantSplit/>
        <w:trHeight w:val="288"/>
      </w:trPr>
      <w:tc>
        <w:tcPr>
          <w:tcW w:w="3877" w:type="pct"/>
          <w:tcBorders>
            <w:right w:val="nil"/>
          </w:tcBorders>
          <w:vAlign w:val="center"/>
        </w:tcPr>
        <w:p w14:paraId="4A3A5F06" w14:textId="604D82C8" w:rsidR="006219F4" w:rsidRPr="00F502B3" w:rsidRDefault="006219F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7F307454" w:rsidR="006219F4" w:rsidRPr="00F502B3" w:rsidRDefault="00615B35">
          <w:pPr>
            <w:pStyle w:val="Heading1"/>
            <w:jc w:val="right"/>
            <w:rPr>
              <w:rFonts w:ascii="Calibri" w:hAnsi="Calibri"/>
              <w:b w:val="0"/>
              <w:bCs/>
              <w:sz w:val="20"/>
            </w:rPr>
          </w:pPr>
          <w:r>
            <w:rPr>
              <w:rFonts w:ascii="Calibri" w:hAnsi="Calibri"/>
              <w:b w:val="0"/>
              <w:bCs/>
              <w:sz w:val="20"/>
            </w:rPr>
            <w:t>LMCV</w:t>
          </w:r>
          <w:r w:rsidR="006219F4" w:rsidRPr="00F502B3">
            <w:rPr>
              <w:rFonts w:ascii="Calibri" w:hAnsi="Calibri"/>
              <w:b w:val="0"/>
              <w:bCs/>
              <w:sz w:val="20"/>
            </w:rPr>
            <w:t>-</w:t>
          </w:r>
          <w:r w:rsidR="006219F4">
            <w:rPr>
              <w:rFonts w:ascii="Calibri" w:hAnsi="Calibri"/>
              <w:b w:val="0"/>
              <w:bCs/>
              <w:sz w:val="20"/>
            </w:rPr>
            <w:t>MCH</w:t>
          </w:r>
          <w:r w:rsidR="006219F4" w:rsidRPr="00F502B3">
            <w:rPr>
              <w:rFonts w:ascii="Calibri" w:hAnsi="Calibri"/>
              <w:b w:val="0"/>
              <w:bCs/>
              <w:sz w:val="20"/>
            </w:rPr>
            <w:t>-2</w:t>
          </w:r>
          <w:r w:rsidR="006219F4">
            <w:rPr>
              <w:rFonts w:ascii="Calibri" w:hAnsi="Calibri"/>
              <w:b w:val="0"/>
              <w:bCs/>
              <w:sz w:val="20"/>
            </w:rPr>
            <w:t>4</w:t>
          </w:r>
          <w:r w:rsidR="006219F4" w:rsidRPr="00F502B3">
            <w:rPr>
              <w:rFonts w:ascii="Calibri" w:hAnsi="Calibri"/>
              <w:b w:val="0"/>
              <w:bCs/>
              <w:sz w:val="20"/>
            </w:rPr>
            <w:t>-H</w:t>
          </w:r>
        </w:p>
      </w:tc>
    </w:tr>
    <w:tr w:rsidR="006219F4" w:rsidRPr="00F85124" w14:paraId="4A3A5F0B" w14:textId="77777777" w:rsidTr="00EF2268">
      <w:trPr>
        <w:cantSplit/>
        <w:trHeight w:val="288"/>
      </w:trPr>
      <w:tc>
        <w:tcPr>
          <w:tcW w:w="4373" w:type="pct"/>
          <w:gridSpan w:val="2"/>
          <w:tcBorders>
            <w:right w:val="nil"/>
          </w:tcBorders>
        </w:tcPr>
        <w:p w14:paraId="4A3A5F09" w14:textId="301946AF" w:rsidR="006219F4" w:rsidRPr="00F85124" w:rsidRDefault="006219F4">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MCH-24b</w:t>
          </w:r>
        </w:p>
      </w:tc>
      <w:tc>
        <w:tcPr>
          <w:tcW w:w="627" w:type="pct"/>
          <w:tcBorders>
            <w:left w:val="nil"/>
          </w:tcBorders>
        </w:tcPr>
        <w:p w14:paraId="4A3A5F0A" w14:textId="04056583" w:rsidR="006219F4" w:rsidRPr="00F85124" w:rsidRDefault="006219F4"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36978">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D0907">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6219F4" w:rsidRPr="003E419E" w:rsidRDefault="00DD0907"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p w14:paraId="20ED8AFF" w14:textId="77777777" w:rsidR="00834A42" w:rsidRDefault="00834A4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6219F4" w:rsidRDefault="00DD0907">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281425320">
    <w:abstractNumId w:val="1"/>
  </w:num>
  <w:num w:numId="2" w16cid:durableId="1314918365">
    <w:abstractNumId w:val="0"/>
  </w:num>
  <w:num w:numId="3" w16cid:durableId="1197423779">
    <w:abstractNumId w:val="1"/>
  </w:num>
  <w:num w:numId="4" w16cid:durableId="1009990185">
    <w:abstractNumId w:val="0"/>
  </w:num>
  <w:num w:numId="5" w16cid:durableId="265234985">
    <w:abstractNumId w:val="1"/>
  </w:num>
  <w:num w:numId="6" w16cid:durableId="1677149536">
    <w:abstractNumId w:val="0"/>
  </w:num>
  <w:num w:numId="7" w16cid:durableId="1351761101">
    <w:abstractNumId w:val="0"/>
  </w:num>
  <w:num w:numId="8" w16cid:durableId="1665938027">
    <w:abstractNumId w:val="1"/>
  </w:num>
  <w:num w:numId="9" w16cid:durableId="1714188373">
    <w:abstractNumId w:val="0"/>
  </w:num>
  <w:num w:numId="10" w16cid:durableId="1898852082">
    <w:abstractNumId w:val="2"/>
  </w:num>
  <w:num w:numId="11" w16cid:durableId="1259410838">
    <w:abstractNumId w:val="16"/>
  </w:num>
  <w:num w:numId="12" w16cid:durableId="2006853623">
    <w:abstractNumId w:val="10"/>
  </w:num>
  <w:num w:numId="13" w16cid:durableId="1015226572">
    <w:abstractNumId w:val="7"/>
  </w:num>
  <w:num w:numId="14" w16cid:durableId="1893493062">
    <w:abstractNumId w:val="12"/>
  </w:num>
  <w:num w:numId="15" w16cid:durableId="1327705689">
    <w:abstractNumId w:val="14"/>
  </w:num>
  <w:num w:numId="16" w16cid:durableId="1499539538">
    <w:abstractNumId w:val="15"/>
  </w:num>
  <w:num w:numId="17" w16cid:durableId="248544315">
    <w:abstractNumId w:val="6"/>
  </w:num>
  <w:num w:numId="18" w16cid:durableId="346449712">
    <w:abstractNumId w:val="4"/>
  </w:num>
  <w:num w:numId="19" w16cid:durableId="207379976">
    <w:abstractNumId w:val="17"/>
  </w:num>
  <w:num w:numId="20" w16cid:durableId="1659967132">
    <w:abstractNumId w:val="11"/>
  </w:num>
  <w:num w:numId="21" w16cid:durableId="484980080">
    <w:abstractNumId w:val="9"/>
  </w:num>
  <w:num w:numId="22" w16cid:durableId="145561084">
    <w:abstractNumId w:val="13"/>
  </w:num>
  <w:num w:numId="23" w16cid:durableId="853150905">
    <w:abstractNumId w:val="3"/>
  </w:num>
  <w:num w:numId="24" w16cid:durableId="806514669">
    <w:abstractNumId w:val="7"/>
  </w:num>
  <w:num w:numId="25" w16cid:durableId="3688400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49220688">
    <w:abstractNumId w:val="5"/>
  </w:num>
  <w:num w:numId="27" w16cid:durableId="958610869">
    <w:abstractNumId w:val="8"/>
  </w:num>
  <w:num w:numId="28" w16cid:durableId="1917859343">
    <w:abstractNumId w:val="12"/>
    <w:lvlOverride w:ilvl="0">
      <w:startOverride w:val="1"/>
    </w:lvlOverride>
    <w:lvlOverride w:ilvl="1"/>
    <w:lvlOverride w:ilvl="2"/>
    <w:lvlOverride w:ilvl="3"/>
    <w:lvlOverride w:ilvl="4"/>
    <w:lvlOverride w:ilvl="5"/>
    <w:lvlOverride w:ilvl="6"/>
    <w:lvlOverride w:ilvl="7"/>
    <w:lvlOverride w:ilvl="8"/>
  </w:num>
  <w:num w:numId="29" w16cid:durableId="13577807">
    <w:abstractNumId w:val="1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25D99"/>
    <w:rsid w:val="00032684"/>
    <w:rsid w:val="000367BC"/>
    <w:rsid w:val="00056B9D"/>
    <w:rsid w:val="00081774"/>
    <w:rsid w:val="00091FBA"/>
    <w:rsid w:val="0009311F"/>
    <w:rsid w:val="000A5169"/>
    <w:rsid w:val="000A79AF"/>
    <w:rsid w:val="000B05C9"/>
    <w:rsid w:val="000B64C1"/>
    <w:rsid w:val="000C5AC9"/>
    <w:rsid w:val="000C692F"/>
    <w:rsid w:val="000D1CB5"/>
    <w:rsid w:val="000E084F"/>
    <w:rsid w:val="000F3409"/>
    <w:rsid w:val="000F3C9E"/>
    <w:rsid w:val="000F5AAD"/>
    <w:rsid w:val="001046D3"/>
    <w:rsid w:val="00107CC3"/>
    <w:rsid w:val="00120A15"/>
    <w:rsid w:val="00122B26"/>
    <w:rsid w:val="001531F1"/>
    <w:rsid w:val="00157308"/>
    <w:rsid w:val="00163079"/>
    <w:rsid w:val="0016315C"/>
    <w:rsid w:val="00163DBE"/>
    <w:rsid w:val="00165FD3"/>
    <w:rsid w:val="00170A61"/>
    <w:rsid w:val="00171BD5"/>
    <w:rsid w:val="00172D21"/>
    <w:rsid w:val="00173043"/>
    <w:rsid w:val="0017724F"/>
    <w:rsid w:val="00177998"/>
    <w:rsid w:val="00181B3E"/>
    <w:rsid w:val="001835DF"/>
    <w:rsid w:val="0019189F"/>
    <w:rsid w:val="00195B7D"/>
    <w:rsid w:val="00197CD7"/>
    <w:rsid w:val="001A2426"/>
    <w:rsid w:val="001A2F75"/>
    <w:rsid w:val="001A5445"/>
    <w:rsid w:val="001A794A"/>
    <w:rsid w:val="001B0B2D"/>
    <w:rsid w:val="001B14D6"/>
    <w:rsid w:val="001B4FAD"/>
    <w:rsid w:val="001B6B55"/>
    <w:rsid w:val="001B7920"/>
    <w:rsid w:val="001C4084"/>
    <w:rsid w:val="001C4335"/>
    <w:rsid w:val="001C5250"/>
    <w:rsid w:val="001D4EC1"/>
    <w:rsid w:val="001D64A4"/>
    <w:rsid w:val="001E5CD5"/>
    <w:rsid w:val="001E5EB4"/>
    <w:rsid w:val="001E7C38"/>
    <w:rsid w:val="001F1EB8"/>
    <w:rsid w:val="002057B8"/>
    <w:rsid w:val="00217730"/>
    <w:rsid w:val="0022167C"/>
    <w:rsid w:val="00223EF9"/>
    <w:rsid w:val="00231102"/>
    <w:rsid w:val="00231CFA"/>
    <w:rsid w:val="00240435"/>
    <w:rsid w:val="002406FD"/>
    <w:rsid w:val="002478EC"/>
    <w:rsid w:val="0025221D"/>
    <w:rsid w:val="0025389B"/>
    <w:rsid w:val="00254312"/>
    <w:rsid w:val="00255406"/>
    <w:rsid w:val="0027204B"/>
    <w:rsid w:val="00282299"/>
    <w:rsid w:val="0028362C"/>
    <w:rsid w:val="0029155F"/>
    <w:rsid w:val="0029261F"/>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464C"/>
    <w:rsid w:val="003166AF"/>
    <w:rsid w:val="00317238"/>
    <w:rsid w:val="00325C06"/>
    <w:rsid w:val="00333ED8"/>
    <w:rsid w:val="0033443A"/>
    <w:rsid w:val="00354879"/>
    <w:rsid w:val="00366476"/>
    <w:rsid w:val="00367B59"/>
    <w:rsid w:val="003701BD"/>
    <w:rsid w:val="00381466"/>
    <w:rsid w:val="003821BA"/>
    <w:rsid w:val="00382A66"/>
    <w:rsid w:val="00382CD6"/>
    <w:rsid w:val="003925F3"/>
    <w:rsid w:val="003A047B"/>
    <w:rsid w:val="003A3634"/>
    <w:rsid w:val="003C1E23"/>
    <w:rsid w:val="003C2745"/>
    <w:rsid w:val="003C5860"/>
    <w:rsid w:val="003C5E86"/>
    <w:rsid w:val="003E21BB"/>
    <w:rsid w:val="003E419E"/>
    <w:rsid w:val="003E71E0"/>
    <w:rsid w:val="003F00EC"/>
    <w:rsid w:val="003F17B6"/>
    <w:rsid w:val="003F23E6"/>
    <w:rsid w:val="003F398B"/>
    <w:rsid w:val="003F62A0"/>
    <w:rsid w:val="00400BDB"/>
    <w:rsid w:val="00410903"/>
    <w:rsid w:val="004130B2"/>
    <w:rsid w:val="0041739F"/>
    <w:rsid w:val="00421E7D"/>
    <w:rsid w:val="00421FA8"/>
    <w:rsid w:val="0042272B"/>
    <w:rsid w:val="00425C89"/>
    <w:rsid w:val="00427DFA"/>
    <w:rsid w:val="004348D8"/>
    <w:rsid w:val="004545C0"/>
    <w:rsid w:val="00454E36"/>
    <w:rsid w:val="00457345"/>
    <w:rsid w:val="00460319"/>
    <w:rsid w:val="00467478"/>
    <w:rsid w:val="004713DE"/>
    <w:rsid w:val="0047600B"/>
    <w:rsid w:val="004803D4"/>
    <w:rsid w:val="00480F53"/>
    <w:rsid w:val="00497DDD"/>
    <w:rsid w:val="00497E2F"/>
    <w:rsid w:val="004A0673"/>
    <w:rsid w:val="004A1BB8"/>
    <w:rsid w:val="004A4AEF"/>
    <w:rsid w:val="004A4FDF"/>
    <w:rsid w:val="004B1299"/>
    <w:rsid w:val="004B5AD4"/>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4AAF"/>
    <w:rsid w:val="00585B39"/>
    <w:rsid w:val="00595EC9"/>
    <w:rsid w:val="005A57F7"/>
    <w:rsid w:val="005A593D"/>
    <w:rsid w:val="005B0D9D"/>
    <w:rsid w:val="005B48AA"/>
    <w:rsid w:val="005B6312"/>
    <w:rsid w:val="005C0059"/>
    <w:rsid w:val="005C2E5B"/>
    <w:rsid w:val="005D28E6"/>
    <w:rsid w:val="005D415E"/>
    <w:rsid w:val="005E19CD"/>
    <w:rsid w:val="005E1C15"/>
    <w:rsid w:val="005F1465"/>
    <w:rsid w:val="005F2ADF"/>
    <w:rsid w:val="005F4748"/>
    <w:rsid w:val="0060014C"/>
    <w:rsid w:val="006045D5"/>
    <w:rsid w:val="006124DF"/>
    <w:rsid w:val="00615B35"/>
    <w:rsid w:val="00621003"/>
    <w:rsid w:val="006219F4"/>
    <w:rsid w:val="00630960"/>
    <w:rsid w:val="00636978"/>
    <w:rsid w:val="00642F49"/>
    <w:rsid w:val="00657706"/>
    <w:rsid w:val="006614CE"/>
    <w:rsid w:val="00662D8F"/>
    <w:rsid w:val="00665B35"/>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E236F"/>
    <w:rsid w:val="006E561D"/>
    <w:rsid w:val="0070083F"/>
    <w:rsid w:val="00703E08"/>
    <w:rsid w:val="00704B9F"/>
    <w:rsid w:val="007075CA"/>
    <w:rsid w:val="00715475"/>
    <w:rsid w:val="00721F39"/>
    <w:rsid w:val="00733ECB"/>
    <w:rsid w:val="00735772"/>
    <w:rsid w:val="0074637C"/>
    <w:rsid w:val="00752910"/>
    <w:rsid w:val="00760262"/>
    <w:rsid w:val="007608EB"/>
    <w:rsid w:val="00766464"/>
    <w:rsid w:val="00767127"/>
    <w:rsid w:val="00767C38"/>
    <w:rsid w:val="007722D6"/>
    <w:rsid w:val="00773125"/>
    <w:rsid w:val="00773243"/>
    <w:rsid w:val="00775AFE"/>
    <w:rsid w:val="00776634"/>
    <w:rsid w:val="00776CB9"/>
    <w:rsid w:val="007770C5"/>
    <w:rsid w:val="00777B2F"/>
    <w:rsid w:val="00785C1B"/>
    <w:rsid w:val="00796556"/>
    <w:rsid w:val="007A31CB"/>
    <w:rsid w:val="007B019F"/>
    <w:rsid w:val="007B7538"/>
    <w:rsid w:val="007B77D7"/>
    <w:rsid w:val="007C0F62"/>
    <w:rsid w:val="007C670E"/>
    <w:rsid w:val="007D46C5"/>
    <w:rsid w:val="007E1B54"/>
    <w:rsid w:val="007E1CA9"/>
    <w:rsid w:val="007F583F"/>
    <w:rsid w:val="0080000B"/>
    <w:rsid w:val="00800F1C"/>
    <w:rsid w:val="00801385"/>
    <w:rsid w:val="008103E6"/>
    <w:rsid w:val="00813B11"/>
    <w:rsid w:val="0082044F"/>
    <w:rsid w:val="00834A42"/>
    <w:rsid w:val="00840617"/>
    <w:rsid w:val="00840901"/>
    <w:rsid w:val="008433C6"/>
    <w:rsid w:val="00850A0C"/>
    <w:rsid w:val="008514E3"/>
    <w:rsid w:val="008550A7"/>
    <w:rsid w:val="00865606"/>
    <w:rsid w:val="00865CA8"/>
    <w:rsid w:val="00867FF0"/>
    <w:rsid w:val="00871549"/>
    <w:rsid w:val="00871BD4"/>
    <w:rsid w:val="00875D94"/>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28B9"/>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E2C1C"/>
    <w:rsid w:val="009E535A"/>
    <w:rsid w:val="009F1B8A"/>
    <w:rsid w:val="009F4793"/>
    <w:rsid w:val="00A015A7"/>
    <w:rsid w:val="00A01B9A"/>
    <w:rsid w:val="00A041F9"/>
    <w:rsid w:val="00A066EB"/>
    <w:rsid w:val="00A07333"/>
    <w:rsid w:val="00A16554"/>
    <w:rsid w:val="00A2186D"/>
    <w:rsid w:val="00A30EA0"/>
    <w:rsid w:val="00A36284"/>
    <w:rsid w:val="00A42BCC"/>
    <w:rsid w:val="00A43DE1"/>
    <w:rsid w:val="00A45016"/>
    <w:rsid w:val="00A55A8D"/>
    <w:rsid w:val="00A71449"/>
    <w:rsid w:val="00A73830"/>
    <w:rsid w:val="00A7427E"/>
    <w:rsid w:val="00A8014F"/>
    <w:rsid w:val="00A95262"/>
    <w:rsid w:val="00A97500"/>
    <w:rsid w:val="00AA0537"/>
    <w:rsid w:val="00AA1D22"/>
    <w:rsid w:val="00AA7D5B"/>
    <w:rsid w:val="00AB4C89"/>
    <w:rsid w:val="00AB7F27"/>
    <w:rsid w:val="00AD0E7D"/>
    <w:rsid w:val="00AD6BA1"/>
    <w:rsid w:val="00AE09B1"/>
    <w:rsid w:val="00AE1F34"/>
    <w:rsid w:val="00AE4835"/>
    <w:rsid w:val="00B02DA6"/>
    <w:rsid w:val="00B07ED0"/>
    <w:rsid w:val="00B16741"/>
    <w:rsid w:val="00B20F45"/>
    <w:rsid w:val="00B272DC"/>
    <w:rsid w:val="00B360A2"/>
    <w:rsid w:val="00B40977"/>
    <w:rsid w:val="00B450BD"/>
    <w:rsid w:val="00B50144"/>
    <w:rsid w:val="00B5026C"/>
    <w:rsid w:val="00B52123"/>
    <w:rsid w:val="00B549F3"/>
    <w:rsid w:val="00B572A0"/>
    <w:rsid w:val="00B62A8D"/>
    <w:rsid w:val="00B70215"/>
    <w:rsid w:val="00B7609F"/>
    <w:rsid w:val="00B76A80"/>
    <w:rsid w:val="00B86E8A"/>
    <w:rsid w:val="00B876FD"/>
    <w:rsid w:val="00B93D02"/>
    <w:rsid w:val="00B94879"/>
    <w:rsid w:val="00B95F54"/>
    <w:rsid w:val="00BA18B8"/>
    <w:rsid w:val="00BA47A4"/>
    <w:rsid w:val="00BA77C1"/>
    <w:rsid w:val="00BB1C9A"/>
    <w:rsid w:val="00BB73AE"/>
    <w:rsid w:val="00BB7FEB"/>
    <w:rsid w:val="00BC0866"/>
    <w:rsid w:val="00BC0CC6"/>
    <w:rsid w:val="00BC156C"/>
    <w:rsid w:val="00BE101B"/>
    <w:rsid w:val="00BE4084"/>
    <w:rsid w:val="00BE705B"/>
    <w:rsid w:val="00BF1ADA"/>
    <w:rsid w:val="00BF2620"/>
    <w:rsid w:val="00BF492D"/>
    <w:rsid w:val="00BF69B9"/>
    <w:rsid w:val="00C003FC"/>
    <w:rsid w:val="00C006FF"/>
    <w:rsid w:val="00C00C7D"/>
    <w:rsid w:val="00C13C13"/>
    <w:rsid w:val="00C2000B"/>
    <w:rsid w:val="00C20598"/>
    <w:rsid w:val="00C2071A"/>
    <w:rsid w:val="00C26C77"/>
    <w:rsid w:val="00C33FD0"/>
    <w:rsid w:val="00C34ADC"/>
    <w:rsid w:val="00C3527F"/>
    <w:rsid w:val="00C45D3C"/>
    <w:rsid w:val="00C4700A"/>
    <w:rsid w:val="00C511E6"/>
    <w:rsid w:val="00C55ED3"/>
    <w:rsid w:val="00C62026"/>
    <w:rsid w:val="00C65A7D"/>
    <w:rsid w:val="00C70CDD"/>
    <w:rsid w:val="00C77D58"/>
    <w:rsid w:val="00C82B7C"/>
    <w:rsid w:val="00C83E2B"/>
    <w:rsid w:val="00C85C85"/>
    <w:rsid w:val="00C93EDD"/>
    <w:rsid w:val="00CA2650"/>
    <w:rsid w:val="00CA3A31"/>
    <w:rsid w:val="00CB305B"/>
    <w:rsid w:val="00CB4F4A"/>
    <w:rsid w:val="00CB7D40"/>
    <w:rsid w:val="00CC7066"/>
    <w:rsid w:val="00CC7189"/>
    <w:rsid w:val="00CE0524"/>
    <w:rsid w:val="00CE232A"/>
    <w:rsid w:val="00CF6E33"/>
    <w:rsid w:val="00D03609"/>
    <w:rsid w:val="00D06BAD"/>
    <w:rsid w:val="00D25121"/>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B1B0E"/>
    <w:rsid w:val="00DB5A43"/>
    <w:rsid w:val="00DC0A4C"/>
    <w:rsid w:val="00DD0907"/>
    <w:rsid w:val="00DD2C34"/>
    <w:rsid w:val="00DD3C80"/>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A01F0"/>
    <w:rsid w:val="00EA4B2F"/>
    <w:rsid w:val="00EA5E99"/>
    <w:rsid w:val="00EA7549"/>
    <w:rsid w:val="00EB0599"/>
    <w:rsid w:val="00EB2491"/>
    <w:rsid w:val="00EB61D5"/>
    <w:rsid w:val="00EB7663"/>
    <w:rsid w:val="00EC01F1"/>
    <w:rsid w:val="00EC07D1"/>
    <w:rsid w:val="00EC187A"/>
    <w:rsid w:val="00EC2C94"/>
    <w:rsid w:val="00EC7325"/>
    <w:rsid w:val="00EE5B36"/>
    <w:rsid w:val="00EF0AEF"/>
    <w:rsid w:val="00EF1553"/>
    <w:rsid w:val="00EF1BC9"/>
    <w:rsid w:val="00EF2268"/>
    <w:rsid w:val="00EF5BE6"/>
    <w:rsid w:val="00F02C0B"/>
    <w:rsid w:val="00F05C12"/>
    <w:rsid w:val="00F06509"/>
    <w:rsid w:val="00F108EE"/>
    <w:rsid w:val="00F11DB2"/>
    <w:rsid w:val="00F12D07"/>
    <w:rsid w:val="00F22EB6"/>
    <w:rsid w:val="00F27E5D"/>
    <w:rsid w:val="00F325C0"/>
    <w:rsid w:val="00F328CD"/>
    <w:rsid w:val="00F35C04"/>
    <w:rsid w:val="00F47523"/>
    <w:rsid w:val="00F47707"/>
    <w:rsid w:val="00F502B3"/>
    <w:rsid w:val="00F55109"/>
    <w:rsid w:val="00F56603"/>
    <w:rsid w:val="00F62D88"/>
    <w:rsid w:val="00F7154F"/>
    <w:rsid w:val="00F75684"/>
    <w:rsid w:val="00F75F46"/>
    <w:rsid w:val="00F77597"/>
    <w:rsid w:val="00F823A4"/>
    <w:rsid w:val="00F85124"/>
    <w:rsid w:val="00F9036A"/>
    <w:rsid w:val="00F938B0"/>
    <w:rsid w:val="00FA1A01"/>
    <w:rsid w:val="00FB247B"/>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DEF18C-33AB-45EB-B00F-0FD54F2B71C7}">
  <ds:schemaRefs>
    <ds:schemaRef ds:uri="http://schemas.openxmlformats.org/officeDocument/2006/bibliography"/>
  </ds:schemaRefs>
</ds:datastoreItem>
</file>

<file path=customXml/itemProps2.xml><?xml version="1.0" encoding="utf-8"?>
<ds:datastoreItem xmlns:ds="http://schemas.openxmlformats.org/officeDocument/2006/customXml" ds:itemID="{4351956C-4A92-48E5-8CDA-EB31B3298BE3}">
  <ds:schemaRefs>
    <ds:schemaRef ds:uri="http://purl.org/dc/dcmitype/"/>
    <ds:schemaRef ds:uri="http://purl.org/dc/elements/1.1/"/>
    <ds:schemaRef ds:uri="http://schemas.openxmlformats.org/package/2006/metadata/core-properties"/>
    <ds:schemaRef ds:uri="http://schemas.microsoft.com/office/2006/documentManagement/types"/>
    <ds:schemaRef ds:uri="http://schemas.microsoft.com/office/2006/metadata/properties"/>
    <ds:schemaRef ds:uri="http://purl.org/dc/terms/"/>
    <ds:schemaRef ds:uri="http://www.w3.org/XML/1998/namespace"/>
    <ds:schemaRef ds:uri="http://schemas.microsoft.com/office/infopath/2007/PartnerControls"/>
    <ds:schemaRef ds:uri="5067c814-4b34-462c-a21d-c185ff6548d2"/>
    <ds:schemaRef ds:uri="785685f2-c2e1-4352-89aa-3faca8eaba52"/>
  </ds:schemaRefs>
</ds:datastoreItem>
</file>

<file path=customXml/itemProps3.xml><?xml version="1.0" encoding="utf-8"?>
<ds:datastoreItem xmlns:ds="http://schemas.openxmlformats.org/officeDocument/2006/customXml" ds:itemID="{D984B95F-DADC-46AB-A17E-955D06099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4F8D27-3D21-4C1C-AA38-6F0BA8184C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8</Pages>
  <Words>2631</Words>
  <Characters>15228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75</cp:revision>
  <cp:lastPrinted>2013-09-13T16:00:00Z</cp:lastPrinted>
  <dcterms:created xsi:type="dcterms:W3CDTF">2018-11-06T16:44:00Z</dcterms:created>
  <dcterms:modified xsi:type="dcterms:W3CDTF">2022-11-04T22:57:00Z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