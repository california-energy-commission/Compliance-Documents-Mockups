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75FA1D" w14:textId="59B684B0" w:rsidR="008E276D" w:rsidRPr="00AD6455" w:rsidRDefault="008E276D" w:rsidP="008E276D">
      <w:pPr>
        <w:spacing w:line="259" w:lineRule="auto"/>
        <w:rPr>
          <w:rFonts w:asciiTheme="minorHAnsi" w:eastAsia="Calibri" w:hAnsiTheme="minorHAnsi" w:cstheme="minorHAnsi"/>
          <w:sz w:val="24"/>
          <w:szCs w:val="24"/>
        </w:rPr>
      </w:pPr>
      <w:r w:rsidRPr="00AD6455">
        <w:rPr>
          <w:rFonts w:asciiTheme="minorHAnsi" w:eastAsia="Calibri" w:hAnsiTheme="minorHAnsi" w:cstheme="minorHAnsi"/>
          <w:b/>
          <w:sz w:val="24"/>
          <w:szCs w:val="24"/>
        </w:rPr>
        <w:t xml:space="preserve">CERTIFICATE OF </w:t>
      </w:r>
      <w:r w:rsidRPr="00AD6455">
        <w:rPr>
          <w:rFonts w:asciiTheme="minorHAnsi" w:eastAsia="Calibri" w:hAnsiTheme="minorHAnsi" w:cstheme="minorHAnsi"/>
          <w:b/>
          <w:bCs/>
          <w:color w:val="201F1E"/>
          <w:sz w:val="24"/>
          <w:szCs w:val="24"/>
        </w:rPr>
        <w:t>VERIFICATION</w:t>
      </w:r>
      <w:r w:rsidRPr="00AD6455">
        <w:rPr>
          <w:rFonts w:asciiTheme="minorHAnsi" w:eastAsia="Calibri" w:hAnsiTheme="minorHAnsi" w:cstheme="minorHAnsi"/>
          <w:sz w:val="24"/>
          <w:szCs w:val="24"/>
        </w:rPr>
        <w:br/>
      </w:r>
      <w:r w:rsidRPr="00AD6455">
        <w:rPr>
          <w:rFonts w:asciiTheme="minorHAnsi" w:eastAsia="Calibri" w:hAnsiTheme="minorHAnsi" w:cstheme="minorHAnsi"/>
          <w:b/>
          <w:sz w:val="24"/>
          <w:szCs w:val="24"/>
        </w:rPr>
        <w:t>Note:</w:t>
      </w:r>
      <w:r w:rsidRPr="00AD6455">
        <w:rPr>
          <w:rFonts w:asciiTheme="minorHAnsi" w:eastAsia="Calibri" w:hAnsiTheme="minorHAnsi" w:cstheme="minorHAnsi"/>
          <w:sz w:val="24"/>
          <w:szCs w:val="24"/>
        </w:rPr>
        <w:t xml:space="preserve"> This table completed by HERS Registry.</w:t>
      </w:r>
    </w:p>
    <w:tbl>
      <w:tblPr>
        <w:tblStyle w:val="TableGrid1"/>
        <w:tblW w:w="4996" w:type="pct"/>
        <w:tblLook w:val="0020" w:firstRow="1" w:lastRow="0" w:firstColumn="0" w:lastColumn="0" w:noHBand="0" w:noVBand="0"/>
      </w:tblPr>
      <w:tblGrid>
        <w:gridCol w:w="5318"/>
        <w:gridCol w:w="5463"/>
      </w:tblGrid>
      <w:tr w:rsidR="008E276D" w:rsidRPr="00AD6455" w14:paraId="3DB8CA25" w14:textId="77777777" w:rsidTr="00D4036A">
        <w:trPr>
          <w:trHeight w:val="288"/>
        </w:trPr>
        <w:tc>
          <w:tcPr>
            <w:tcW w:w="7177" w:type="dxa"/>
          </w:tcPr>
          <w:p w14:paraId="1708EEBA" w14:textId="77777777" w:rsidR="008E276D" w:rsidRPr="00AD6455" w:rsidRDefault="008E276D" w:rsidP="00D4036A">
            <w:pPr>
              <w:rPr>
                <w:rFonts w:asciiTheme="minorHAnsi" w:hAnsiTheme="minorHAnsi" w:cstheme="minorHAnsi"/>
                <w:sz w:val="24"/>
                <w:szCs w:val="24"/>
              </w:rPr>
            </w:pPr>
            <w:r w:rsidRPr="00AD6455">
              <w:rPr>
                <w:rFonts w:asciiTheme="minorHAnsi" w:hAnsiTheme="minorHAnsi" w:cstheme="minorHAnsi"/>
                <w:sz w:val="24"/>
                <w:szCs w:val="24"/>
              </w:rPr>
              <w:t>Project Name:</w:t>
            </w:r>
          </w:p>
        </w:tc>
        <w:tc>
          <w:tcPr>
            <w:tcW w:w="7201" w:type="dxa"/>
          </w:tcPr>
          <w:p w14:paraId="4CBB04ED" w14:textId="77777777" w:rsidR="008E276D" w:rsidRPr="00AD6455" w:rsidRDefault="008E276D" w:rsidP="00D4036A">
            <w:pPr>
              <w:rPr>
                <w:rFonts w:asciiTheme="minorHAnsi" w:hAnsiTheme="minorHAnsi" w:cstheme="minorHAnsi"/>
                <w:sz w:val="24"/>
                <w:szCs w:val="24"/>
              </w:rPr>
            </w:pPr>
            <w:r w:rsidRPr="00AD6455">
              <w:rPr>
                <w:rFonts w:asciiTheme="minorHAnsi" w:hAnsiTheme="minorHAnsi" w:cstheme="minorHAnsi"/>
                <w:sz w:val="24"/>
                <w:szCs w:val="24"/>
              </w:rPr>
              <w:t>Enforcement Agency:</w:t>
            </w:r>
          </w:p>
        </w:tc>
      </w:tr>
      <w:tr w:rsidR="008E276D" w:rsidRPr="00AD6455" w14:paraId="609C4046" w14:textId="77777777" w:rsidTr="00D4036A">
        <w:trPr>
          <w:trHeight w:val="288"/>
        </w:trPr>
        <w:tc>
          <w:tcPr>
            <w:tcW w:w="7177" w:type="dxa"/>
          </w:tcPr>
          <w:p w14:paraId="752FC34E" w14:textId="77777777" w:rsidR="008E276D" w:rsidRPr="00AD6455" w:rsidRDefault="008E276D" w:rsidP="00D4036A">
            <w:pPr>
              <w:rPr>
                <w:rFonts w:asciiTheme="minorHAnsi" w:hAnsiTheme="minorHAnsi" w:cstheme="minorHAnsi"/>
                <w:sz w:val="24"/>
                <w:szCs w:val="24"/>
                <w:vertAlign w:val="superscript"/>
              </w:rPr>
            </w:pPr>
            <w:r w:rsidRPr="00AD6455">
              <w:rPr>
                <w:rFonts w:asciiTheme="minorHAnsi" w:hAnsiTheme="minorHAnsi" w:cstheme="minorHAnsi"/>
                <w:sz w:val="24"/>
                <w:szCs w:val="24"/>
              </w:rPr>
              <w:t>Dwelling Address:</w:t>
            </w:r>
          </w:p>
        </w:tc>
        <w:tc>
          <w:tcPr>
            <w:tcW w:w="7201" w:type="dxa"/>
          </w:tcPr>
          <w:p w14:paraId="44648DAF" w14:textId="77777777" w:rsidR="008E276D" w:rsidRPr="00AD6455" w:rsidRDefault="008E276D" w:rsidP="00D4036A">
            <w:pPr>
              <w:rPr>
                <w:rFonts w:asciiTheme="minorHAnsi" w:hAnsiTheme="minorHAnsi" w:cstheme="minorHAnsi"/>
                <w:sz w:val="24"/>
                <w:szCs w:val="24"/>
                <w:vertAlign w:val="superscript"/>
              </w:rPr>
            </w:pPr>
            <w:r w:rsidRPr="00AD6455">
              <w:rPr>
                <w:rFonts w:asciiTheme="minorHAnsi" w:hAnsiTheme="minorHAnsi" w:cstheme="minorHAnsi"/>
                <w:sz w:val="24"/>
                <w:szCs w:val="24"/>
              </w:rPr>
              <w:t>Permit Number:</w:t>
            </w:r>
          </w:p>
        </w:tc>
      </w:tr>
      <w:tr w:rsidR="008E276D" w:rsidRPr="00AD6455" w14:paraId="3200C8D3" w14:textId="77777777" w:rsidTr="00D4036A">
        <w:trPr>
          <w:trHeight w:val="288"/>
        </w:trPr>
        <w:tc>
          <w:tcPr>
            <w:tcW w:w="7177" w:type="dxa"/>
          </w:tcPr>
          <w:p w14:paraId="655AA521" w14:textId="77777777" w:rsidR="008E276D" w:rsidRPr="00AD6455" w:rsidRDefault="008E276D" w:rsidP="00D4036A">
            <w:pPr>
              <w:rPr>
                <w:rFonts w:asciiTheme="minorHAnsi" w:hAnsiTheme="minorHAnsi" w:cstheme="minorHAnsi"/>
                <w:sz w:val="24"/>
                <w:szCs w:val="24"/>
              </w:rPr>
            </w:pPr>
            <w:r w:rsidRPr="00AD6455">
              <w:rPr>
                <w:rFonts w:asciiTheme="minorHAnsi" w:hAnsiTheme="minorHAnsi" w:cstheme="minorHAnsi"/>
                <w:sz w:val="24"/>
                <w:szCs w:val="24"/>
              </w:rPr>
              <w:t>City and Zip Code:</w:t>
            </w:r>
          </w:p>
        </w:tc>
        <w:tc>
          <w:tcPr>
            <w:tcW w:w="7201" w:type="dxa"/>
          </w:tcPr>
          <w:p w14:paraId="617DCBD0" w14:textId="77777777" w:rsidR="008E276D" w:rsidRPr="00AD6455" w:rsidRDefault="008E276D" w:rsidP="00D4036A">
            <w:pPr>
              <w:rPr>
                <w:rFonts w:asciiTheme="minorHAnsi" w:hAnsiTheme="minorHAnsi" w:cstheme="minorHAnsi"/>
                <w:sz w:val="24"/>
                <w:szCs w:val="24"/>
              </w:rPr>
            </w:pPr>
            <w:r w:rsidRPr="00AD6455">
              <w:rPr>
                <w:rFonts w:asciiTheme="minorHAnsi" w:eastAsia="Calibri" w:hAnsiTheme="minorHAnsi" w:cstheme="minorHAnsi"/>
                <w:color w:val="000000" w:themeColor="text1"/>
                <w:sz w:val="24"/>
                <w:szCs w:val="24"/>
              </w:rPr>
              <w:t>Permit Application Date</w:t>
            </w:r>
            <w:r w:rsidRPr="00AD6455">
              <w:rPr>
                <w:rFonts w:asciiTheme="minorHAnsi" w:hAnsiTheme="minorHAnsi" w:cstheme="minorHAnsi"/>
                <w:sz w:val="24"/>
                <w:szCs w:val="24"/>
              </w:rPr>
              <w:t>:</w:t>
            </w:r>
          </w:p>
        </w:tc>
      </w:tr>
    </w:tbl>
    <w:p w14:paraId="43E2BC11" w14:textId="63250D75" w:rsidR="008E276D" w:rsidRDefault="008E276D"/>
    <w:tbl>
      <w:tblPr>
        <w:tblStyle w:val="TableGrid"/>
        <w:tblW w:w="0" w:type="auto"/>
        <w:tblLook w:val="04A0" w:firstRow="1" w:lastRow="0" w:firstColumn="1" w:lastColumn="0" w:noHBand="0" w:noVBand="1"/>
      </w:tblPr>
      <w:tblGrid>
        <w:gridCol w:w="554"/>
        <w:gridCol w:w="2321"/>
        <w:gridCol w:w="7915"/>
      </w:tblGrid>
      <w:tr w:rsidR="00A80D78" w:rsidDel="00AE5112" w14:paraId="1B56CFAB" w14:textId="0764B915" w:rsidTr="00A932D7">
        <w:trPr>
          <w:del w:id="0" w:author="Author" w:date="2022-10-04T15:56:00Z"/>
        </w:trPr>
        <w:tc>
          <w:tcPr>
            <w:tcW w:w="10790" w:type="dxa"/>
            <w:gridSpan w:val="3"/>
          </w:tcPr>
          <w:p w14:paraId="57E5861C" w14:textId="222F3082" w:rsidR="00A80D78" w:rsidRPr="00A932D7" w:rsidDel="00AE5112" w:rsidRDefault="00A80D78" w:rsidP="00A80D78">
            <w:pPr>
              <w:rPr>
                <w:del w:id="1" w:author="Author" w:date="2022-10-04T15:56:00Z"/>
                <w:rFonts w:asciiTheme="minorHAnsi" w:hAnsiTheme="minorHAnsi"/>
                <w:b/>
                <w:sz w:val="18"/>
                <w:szCs w:val="18"/>
              </w:rPr>
            </w:pPr>
            <w:del w:id="2" w:author="Author" w:date="2022-10-04T15:56:00Z">
              <w:r w:rsidRPr="00A932D7" w:rsidDel="00AE5112">
                <w:rPr>
                  <w:rFonts w:asciiTheme="minorHAnsi" w:hAnsiTheme="minorHAnsi"/>
                  <w:b/>
                  <w:sz w:val="18"/>
                  <w:szCs w:val="18"/>
                </w:rPr>
                <w:delText>A. Air Barrier Materials</w:delText>
              </w:r>
            </w:del>
          </w:p>
        </w:tc>
      </w:tr>
      <w:tr w:rsidR="00A80D78" w:rsidDel="00AE5112" w14:paraId="06229713" w14:textId="34D96673" w:rsidTr="00A932D7">
        <w:trPr>
          <w:del w:id="3" w:author="Author" w:date="2022-10-04T15:56:00Z"/>
        </w:trPr>
        <w:tc>
          <w:tcPr>
            <w:tcW w:w="554" w:type="dxa"/>
            <w:vAlign w:val="center"/>
          </w:tcPr>
          <w:p w14:paraId="6C699162" w14:textId="7A1DA5B6" w:rsidR="00A80D78" w:rsidDel="00AE5112" w:rsidRDefault="00A80D78" w:rsidP="00A932D7">
            <w:pPr>
              <w:jc w:val="center"/>
              <w:rPr>
                <w:del w:id="4" w:author="Author" w:date="2022-10-04T15:56:00Z"/>
                <w:rFonts w:asciiTheme="minorHAnsi" w:hAnsiTheme="minorHAnsi"/>
                <w:sz w:val="18"/>
                <w:szCs w:val="18"/>
              </w:rPr>
            </w:pPr>
            <w:del w:id="5" w:author="Author" w:date="2022-10-04T15:56:00Z">
              <w:r w:rsidDel="00AE5112">
                <w:rPr>
                  <w:rFonts w:asciiTheme="minorHAnsi" w:hAnsiTheme="minorHAnsi"/>
                  <w:sz w:val="18"/>
                  <w:szCs w:val="18"/>
                </w:rPr>
                <w:delText>01</w:delText>
              </w:r>
            </w:del>
          </w:p>
        </w:tc>
        <w:tc>
          <w:tcPr>
            <w:tcW w:w="10236" w:type="dxa"/>
            <w:gridSpan w:val="2"/>
          </w:tcPr>
          <w:p w14:paraId="23F736CD" w14:textId="45A4FE31" w:rsidR="00A80D78" w:rsidDel="00AE5112" w:rsidRDefault="00A80D78">
            <w:pPr>
              <w:rPr>
                <w:del w:id="6" w:author="Author" w:date="2022-10-04T15:56:00Z"/>
                <w:rFonts w:asciiTheme="minorHAnsi" w:hAnsiTheme="minorHAnsi"/>
                <w:sz w:val="18"/>
                <w:szCs w:val="18"/>
              </w:rPr>
            </w:pPr>
            <w:del w:id="7" w:author="Author" w:date="2022-10-04T15:56:00Z">
              <w:r w:rsidDel="00AE5112">
                <w:rPr>
                  <w:rFonts w:asciiTheme="minorHAnsi" w:hAnsiTheme="minorHAnsi"/>
                  <w:sz w:val="18"/>
                  <w:szCs w:val="18"/>
                </w:rPr>
                <w:delText xml:space="preserve">A continuous sealed exterior air barrier is required in all thermal envelope assemblies to limit air movement between unconditioned/outside spaces and conditioned/inside spaces, </w:delText>
              </w:r>
              <w:r w:rsidR="00677C94" w:rsidDel="00AE5112">
                <w:rPr>
                  <w:rFonts w:asciiTheme="minorHAnsi" w:hAnsiTheme="minorHAnsi"/>
                  <w:sz w:val="18"/>
                  <w:szCs w:val="18"/>
                </w:rPr>
                <w:delText>and must comply using one of the following methods</w:delText>
              </w:r>
              <w:r w:rsidDel="00AE5112">
                <w:rPr>
                  <w:rFonts w:asciiTheme="minorHAnsi" w:hAnsiTheme="minorHAnsi"/>
                  <w:sz w:val="18"/>
                  <w:szCs w:val="18"/>
                </w:rPr>
                <w:delText>:</w:delText>
              </w:r>
            </w:del>
          </w:p>
          <w:p w14:paraId="063347C7" w14:textId="6A3F6F4C" w:rsidR="00A80D78" w:rsidDel="00AE5112" w:rsidRDefault="00C27F83" w:rsidP="00A932D7">
            <w:pPr>
              <w:pStyle w:val="ListParagraph"/>
              <w:numPr>
                <w:ilvl w:val="0"/>
                <w:numId w:val="52"/>
              </w:numPr>
              <w:rPr>
                <w:del w:id="8" w:author="Author" w:date="2022-10-04T15:56:00Z"/>
                <w:rFonts w:asciiTheme="minorHAnsi" w:hAnsiTheme="minorHAnsi"/>
                <w:sz w:val="18"/>
                <w:szCs w:val="18"/>
              </w:rPr>
            </w:pPr>
            <w:del w:id="9" w:author="Author" w:date="2022-10-04T15:56:00Z">
              <w:r w:rsidDel="00AE5112">
                <w:rPr>
                  <w:rFonts w:asciiTheme="minorHAnsi" w:hAnsiTheme="minorHAnsi"/>
                  <w:sz w:val="18"/>
                  <w:szCs w:val="18"/>
                </w:rPr>
                <w:delText>Using individual materials that have an air permeance not exceeding 0.004 cfm/ft</w:delText>
              </w:r>
              <w:r w:rsidDel="00AE5112">
                <w:rPr>
                  <w:rFonts w:asciiTheme="minorHAnsi" w:hAnsiTheme="minorHAnsi"/>
                  <w:sz w:val="18"/>
                  <w:szCs w:val="18"/>
                  <w:vertAlign w:val="superscript"/>
                </w:rPr>
                <w:delText>2</w:delText>
              </w:r>
              <w:r w:rsidDel="00AE5112">
                <w:rPr>
                  <w:rFonts w:asciiTheme="minorHAnsi" w:hAnsiTheme="minorHAnsi"/>
                  <w:sz w:val="18"/>
                  <w:szCs w:val="18"/>
                </w:rPr>
                <w:delText xml:space="preserve"> under a pressure differential of 0.3 in. w.g. (1.57 pcf) (0.02 L/s.m</w:delText>
              </w:r>
              <w:r w:rsidDel="00AE5112">
                <w:rPr>
                  <w:rFonts w:asciiTheme="minorHAnsi" w:hAnsiTheme="minorHAnsi"/>
                  <w:sz w:val="18"/>
                  <w:szCs w:val="18"/>
                  <w:vertAlign w:val="superscript"/>
                </w:rPr>
                <w:delText>2</w:delText>
              </w:r>
              <w:r w:rsidDel="00AE5112">
                <w:rPr>
                  <w:rFonts w:asciiTheme="minorHAnsi" w:hAnsiTheme="minorHAnsi"/>
                  <w:sz w:val="18"/>
                  <w:szCs w:val="18"/>
                </w:rPr>
                <w:delText xml:space="preserve"> at 75 pa) when tested in accordance with ASTM E2178; or</w:delText>
              </w:r>
            </w:del>
          </w:p>
          <w:p w14:paraId="06558731" w14:textId="5A451079" w:rsidR="00C27F83" w:rsidDel="00AE5112" w:rsidRDefault="00C27F83">
            <w:pPr>
              <w:pStyle w:val="ListParagraph"/>
              <w:numPr>
                <w:ilvl w:val="0"/>
                <w:numId w:val="52"/>
              </w:numPr>
              <w:rPr>
                <w:del w:id="10" w:author="Author" w:date="2022-10-04T15:56:00Z"/>
                <w:rFonts w:asciiTheme="minorHAnsi" w:hAnsiTheme="minorHAnsi"/>
                <w:sz w:val="18"/>
                <w:szCs w:val="18"/>
              </w:rPr>
            </w:pPr>
            <w:del w:id="11" w:author="Author" w:date="2022-10-04T15:56:00Z">
              <w:r w:rsidDel="00AE5112">
                <w:rPr>
                  <w:rFonts w:asciiTheme="minorHAnsi" w:hAnsiTheme="minorHAnsi"/>
                  <w:sz w:val="18"/>
                  <w:szCs w:val="18"/>
                </w:rPr>
                <w:delText>Using assemblies of materials and components that have an average air leakage not to exceed 0.04 cfm/ft</w:delText>
              </w:r>
              <w:r w:rsidDel="00AE5112">
                <w:rPr>
                  <w:rFonts w:asciiTheme="minorHAnsi" w:hAnsiTheme="minorHAnsi"/>
                  <w:sz w:val="18"/>
                  <w:szCs w:val="18"/>
                  <w:vertAlign w:val="superscript"/>
                </w:rPr>
                <w:delText>2</w:delText>
              </w:r>
              <w:r w:rsidDel="00AE5112">
                <w:rPr>
                  <w:rFonts w:asciiTheme="minorHAnsi" w:hAnsiTheme="minorHAnsi"/>
                  <w:sz w:val="18"/>
                  <w:szCs w:val="18"/>
                </w:rPr>
                <w:delText xml:space="preserve"> under a pressure differential of 0.3 in. w.g. (1.57 pcf) (0.2 L/s.m</w:delText>
              </w:r>
              <w:r w:rsidDel="00AE5112">
                <w:rPr>
                  <w:rFonts w:asciiTheme="minorHAnsi" w:hAnsiTheme="minorHAnsi"/>
                  <w:sz w:val="18"/>
                  <w:szCs w:val="18"/>
                  <w:vertAlign w:val="superscript"/>
                </w:rPr>
                <w:delText>2</w:delText>
              </w:r>
              <w:r w:rsidDel="00AE5112">
                <w:rPr>
                  <w:rFonts w:asciiTheme="minorHAnsi" w:hAnsiTheme="minorHAnsi"/>
                  <w:sz w:val="18"/>
                  <w:szCs w:val="18"/>
                </w:rPr>
                <w:delText xml:space="preserve"> at 75 pa) when tested in accordance with ASTM E2357, ASTM E1677, ASTM E1680, or ASTM E283; or</w:delText>
              </w:r>
            </w:del>
          </w:p>
          <w:p w14:paraId="53A543B0" w14:textId="1253D32F" w:rsidR="00C27F83" w:rsidRPr="00DA0E66" w:rsidDel="00AE5112" w:rsidRDefault="00196B3D">
            <w:pPr>
              <w:pStyle w:val="ListParagraph"/>
              <w:numPr>
                <w:ilvl w:val="0"/>
                <w:numId w:val="52"/>
              </w:numPr>
              <w:rPr>
                <w:del w:id="12" w:author="Author" w:date="2022-10-04T15:56:00Z"/>
                <w:rFonts w:asciiTheme="minorHAnsi" w:hAnsiTheme="minorHAnsi"/>
                <w:sz w:val="18"/>
                <w:szCs w:val="18"/>
              </w:rPr>
            </w:pPr>
            <w:del w:id="13" w:author="Author" w:date="2022-10-04T15:56:00Z">
              <w:r w:rsidDel="00AE5112">
                <w:rPr>
                  <w:rFonts w:asciiTheme="minorHAnsi" w:hAnsiTheme="minorHAnsi"/>
                  <w:sz w:val="18"/>
                  <w:szCs w:val="18"/>
                </w:rPr>
                <w:delText>Testing</w:delText>
              </w:r>
              <w:r w:rsidR="00C27F83" w:rsidDel="00AE5112">
                <w:rPr>
                  <w:rFonts w:asciiTheme="minorHAnsi" w:hAnsiTheme="minorHAnsi"/>
                  <w:sz w:val="18"/>
                  <w:szCs w:val="18"/>
                </w:rPr>
                <w:delText xml:space="preserve"> the complete building and demonstrating that the air leakage rate of the building envelope does not exceed 0.40 cfm/ft</w:delText>
              </w:r>
              <w:r w:rsidR="00C27F83" w:rsidDel="00AE5112">
                <w:rPr>
                  <w:rFonts w:asciiTheme="minorHAnsi" w:hAnsiTheme="minorHAnsi"/>
                  <w:sz w:val="18"/>
                  <w:szCs w:val="18"/>
                  <w:vertAlign w:val="superscript"/>
                </w:rPr>
                <w:delText>2</w:delText>
              </w:r>
              <w:r w:rsidR="00C27F83" w:rsidDel="00AE5112">
                <w:rPr>
                  <w:rFonts w:asciiTheme="minorHAnsi" w:hAnsiTheme="minorHAnsi"/>
                  <w:sz w:val="18"/>
                  <w:szCs w:val="18"/>
                </w:rPr>
                <w:delText xml:space="preserve"> at a pressure differential of 0.3 in. w.g.</w:delText>
              </w:r>
              <w:r w:rsidDel="00AE5112">
                <w:rPr>
                  <w:rFonts w:asciiTheme="minorHAnsi" w:hAnsiTheme="minorHAnsi"/>
                  <w:sz w:val="18"/>
                  <w:szCs w:val="18"/>
                </w:rPr>
                <w:delText xml:space="preserve"> (1.57 pcf) (2.0 L/s.m</w:delText>
              </w:r>
              <w:r w:rsidDel="00AE5112">
                <w:rPr>
                  <w:rFonts w:asciiTheme="minorHAnsi" w:hAnsiTheme="minorHAnsi"/>
                  <w:sz w:val="18"/>
                  <w:szCs w:val="18"/>
                  <w:vertAlign w:val="superscript"/>
                </w:rPr>
                <w:delText>2</w:delText>
              </w:r>
              <w:r w:rsidDel="00AE5112">
                <w:rPr>
                  <w:rFonts w:asciiTheme="minorHAnsi" w:hAnsiTheme="minorHAnsi"/>
                  <w:sz w:val="18"/>
                  <w:szCs w:val="18"/>
                </w:rPr>
                <w:delText xml:space="preserve"> at 75 pa) in accordance with ASTM E779 or an equivalent approved method.</w:delText>
              </w:r>
            </w:del>
          </w:p>
        </w:tc>
      </w:tr>
      <w:tr w:rsidR="00A80D78" w:rsidDel="00AE5112" w14:paraId="4F9AA98F" w14:textId="5ACA84DE" w:rsidTr="003457E9">
        <w:trPr>
          <w:del w:id="14" w:author="Author" w:date="2022-10-04T15:56:00Z"/>
        </w:trPr>
        <w:tc>
          <w:tcPr>
            <w:tcW w:w="554" w:type="dxa"/>
            <w:vAlign w:val="center"/>
          </w:tcPr>
          <w:p w14:paraId="780A6919" w14:textId="04FE5846" w:rsidR="00A80D78" w:rsidDel="00AE5112" w:rsidRDefault="00A80D78" w:rsidP="00A932D7">
            <w:pPr>
              <w:jc w:val="center"/>
              <w:rPr>
                <w:del w:id="15" w:author="Author" w:date="2022-10-04T15:56:00Z"/>
                <w:rFonts w:asciiTheme="minorHAnsi" w:hAnsiTheme="minorHAnsi"/>
                <w:sz w:val="18"/>
                <w:szCs w:val="18"/>
              </w:rPr>
            </w:pPr>
            <w:del w:id="16" w:author="Author" w:date="2022-10-04T15:56:00Z">
              <w:r w:rsidDel="00AE5112">
                <w:rPr>
                  <w:rFonts w:asciiTheme="minorHAnsi" w:hAnsiTheme="minorHAnsi"/>
                  <w:sz w:val="18"/>
                  <w:szCs w:val="18"/>
                </w:rPr>
                <w:delText>02</w:delText>
              </w:r>
            </w:del>
          </w:p>
        </w:tc>
        <w:tc>
          <w:tcPr>
            <w:tcW w:w="2321" w:type="dxa"/>
          </w:tcPr>
          <w:p w14:paraId="1B73F191" w14:textId="3D560A3D" w:rsidR="00A80D78" w:rsidDel="00AE5112" w:rsidRDefault="00196B3D">
            <w:pPr>
              <w:rPr>
                <w:del w:id="17" w:author="Author" w:date="2022-10-04T15:56:00Z"/>
                <w:rFonts w:asciiTheme="minorHAnsi" w:hAnsiTheme="minorHAnsi"/>
                <w:sz w:val="18"/>
                <w:szCs w:val="18"/>
              </w:rPr>
            </w:pPr>
            <w:del w:id="18" w:author="Author" w:date="2022-10-04T15:56:00Z">
              <w:r w:rsidDel="00AE5112">
                <w:rPr>
                  <w:rFonts w:asciiTheme="minorHAnsi" w:hAnsiTheme="minorHAnsi"/>
                  <w:sz w:val="18"/>
                  <w:szCs w:val="18"/>
                </w:rPr>
                <w:delText>Method of Compliance</w:delText>
              </w:r>
            </w:del>
          </w:p>
        </w:tc>
        <w:tc>
          <w:tcPr>
            <w:tcW w:w="7915" w:type="dxa"/>
          </w:tcPr>
          <w:p w14:paraId="0F4E72E6" w14:textId="28D3A76B" w:rsidR="00A80D78" w:rsidDel="00AE5112" w:rsidRDefault="00A80D78">
            <w:pPr>
              <w:rPr>
                <w:del w:id="19" w:author="Author" w:date="2022-10-04T15:56:00Z"/>
                <w:rFonts w:asciiTheme="minorHAnsi" w:hAnsiTheme="minorHAnsi"/>
                <w:sz w:val="18"/>
                <w:szCs w:val="18"/>
              </w:rPr>
            </w:pPr>
          </w:p>
        </w:tc>
      </w:tr>
      <w:tr w:rsidR="003457E9" w:rsidDel="00AE5112" w14:paraId="02AD1191" w14:textId="3CD58C39" w:rsidTr="00E44B7C">
        <w:trPr>
          <w:del w:id="20" w:author="Author" w:date="2022-10-04T15:56:00Z"/>
        </w:trPr>
        <w:tc>
          <w:tcPr>
            <w:tcW w:w="554" w:type="dxa"/>
            <w:vAlign w:val="center"/>
          </w:tcPr>
          <w:p w14:paraId="041DF808" w14:textId="1DD25FAD" w:rsidR="003457E9" w:rsidDel="00AE5112" w:rsidRDefault="003457E9" w:rsidP="00A932D7">
            <w:pPr>
              <w:jc w:val="center"/>
              <w:rPr>
                <w:del w:id="21" w:author="Author" w:date="2022-10-04T15:56:00Z"/>
                <w:rFonts w:asciiTheme="minorHAnsi" w:hAnsiTheme="minorHAnsi"/>
                <w:sz w:val="18"/>
                <w:szCs w:val="18"/>
              </w:rPr>
            </w:pPr>
            <w:del w:id="22" w:author="Author" w:date="2022-10-04T15:56:00Z">
              <w:r w:rsidDel="00AE5112">
                <w:rPr>
                  <w:rFonts w:asciiTheme="minorHAnsi" w:hAnsiTheme="minorHAnsi"/>
                  <w:sz w:val="18"/>
                  <w:szCs w:val="18"/>
                </w:rPr>
                <w:delText>03</w:delText>
              </w:r>
            </w:del>
          </w:p>
        </w:tc>
        <w:tc>
          <w:tcPr>
            <w:tcW w:w="2321" w:type="dxa"/>
            <w:vAlign w:val="center"/>
          </w:tcPr>
          <w:p w14:paraId="0CC0F399" w14:textId="5252F4BE" w:rsidR="003457E9" w:rsidDel="00AE5112" w:rsidRDefault="003457E9">
            <w:pPr>
              <w:rPr>
                <w:del w:id="23" w:author="Author" w:date="2022-10-04T15:56:00Z"/>
                <w:rFonts w:asciiTheme="minorHAnsi" w:hAnsiTheme="minorHAnsi"/>
                <w:sz w:val="18"/>
                <w:szCs w:val="18"/>
              </w:rPr>
            </w:pPr>
            <w:del w:id="24" w:author="Author" w:date="2022-10-04T15:56:00Z">
              <w:r w:rsidDel="00AE5112">
                <w:rPr>
                  <w:rFonts w:asciiTheme="minorHAnsi" w:hAnsiTheme="minorHAnsi"/>
                  <w:sz w:val="18"/>
                  <w:szCs w:val="18"/>
                </w:rPr>
                <w:delText>Verification Status</w:delText>
              </w:r>
            </w:del>
          </w:p>
        </w:tc>
        <w:tc>
          <w:tcPr>
            <w:tcW w:w="7915" w:type="dxa"/>
          </w:tcPr>
          <w:p w14:paraId="39E4E1A0" w14:textId="08BC2CCC" w:rsidR="003457E9" w:rsidRPr="00CC67D9" w:rsidDel="00AE5112" w:rsidRDefault="003457E9" w:rsidP="003457E9">
            <w:pPr>
              <w:pStyle w:val="ListParagraph"/>
              <w:keepNext/>
              <w:numPr>
                <w:ilvl w:val="0"/>
                <w:numId w:val="55"/>
              </w:numPr>
              <w:rPr>
                <w:del w:id="25" w:author="Author" w:date="2022-10-04T15:56:00Z"/>
                <w:rFonts w:ascii="Calibri" w:hAnsi="Calibri"/>
                <w:sz w:val="18"/>
                <w:szCs w:val="18"/>
                <w:u w:val="single"/>
              </w:rPr>
            </w:pPr>
            <w:del w:id="26" w:author="Author" w:date="2022-10-04T15:56:00Z">
              <w:r w:rsidRPr="00CC67D9" w:rsidDel="00AE5112">
                <w:rPr>
                  <w:rFonts w:ascii="Calibri" w:hAnsi="Calibri"/>
                  <w:sz w:val="18"/>
                  <w:szCs w:val="18"/>
                  <w:u w:val="single"/>
                </w:rPr>
                <w:delText>Pass - all applicable requirements are met; or</w:delText>
              </w:r>
            </w:del>
          </w:p>
          <w:p w14:paraId="1CB0880D" w14:textId="027387BF" w:rsidR="003457E9" w:rsidRPr="00CC67D9" w:rsidDel="00AE5112" w:rsidRDefault="003457E9" w:rsidP="003457E9">
            <w:pPr>
              <w:pStyle w:val="ListParagraph"/>
              <w:keepNext/>
              <w:numPr>
                <w:ilvl w:val="0"/>
                <w:numId w:val="55"/>
              </w:numPr>
              <w:rPr>
                <w:del w:id="27" w:author="Author" w:date="2022-10-04T15:56:00Z"/>
                <w:rFonts w:ascii="Calibri" w:hAnsi="Calibri"/>
                <w:sz w:val="18"/>
                <w:szCs w:val="18"/>
                <w:u w:val="single"/>
              </w:rPr>
            </w:pPr>
            <w:del w:id="28" w:author="Author" w:date="2022-10-04T15:56:00Z">
              <w:r w:rsidRPr="00CC67D9" w:rsidDel="00AE5112">
                <w:rPr>
                  <w:rFonts w:ascii="Calibri" w:hAnsi="Calibri"/>
                  <w:sz w:val="18"/>
                  <w:szCs w:val="18"/>
                  <w:u w:val="single"/>
                </w:rPr>
                <w:delText>Fail - one or more applicable requirements are not met. Enter reason for failure in corrections notes field below; or</w:delText>
              </w:r>
            </w:del>
          </w:p>
          <w:p w14:paraId="614DD9E5" w14:textId="0AA025C4" w:rsidR="003457E9" w:rsidRPr="00E44B7C" w:rsidDel="00AE5112" w:rsidRDefault="003457E9" w:rsidP="00E44B7C">
            <w:pPr>
              <w:pStyle w:val="ListParagraph"/>
              <w:numPr>
                <w:ilvl w:val="0"/>
                <w:numId w:val="55"/>
              </w:numPr>
              <w:rPr>
                <w:del w:id="29" w:author="Author" w:date="2022-10-04T15:56:00Z"/>
                <w:rFonts w:asciiTheme="minorHAnsi" w:hAnsiTheme="minorHAnsi"/>
                <w:sz w:val="18"/>
                <w:szCs w:val="18"/>
              </w:rPr>
            </w:pPr>
            <w:del w:id="30" w:author="Author" w:date="2022-10-04T15:56:00Z">
              <w:r w:rsidRPr="00E44B7C" w:rsidDel="00AE5112">
                <w:rPr>
                  <w:rFonts w:ascii="Calibri" w:hAnsi="Calibri"/>
                  <w:sz w:val="18"/>
                  <w:szCs w:val="18"/>
                  <w:u w:val="single"/>
                </w:rPr>
                <w:delText>All N/A - This entire table is not applicable.</w:delText>
              </w:r>
            </w:del>
          </w:p>
        </w:tc>
      </w:tr>
      <w:tr w:rsidR="003457E9" w:rsidDel="00AE5112" w14:paraId="45475B5A" w14:textId="51F0B835" w:rsidTr="003457E9">
        <w:trPr>
          <w:del w:id="31" w:author="Author" w:date="2022-10-04T15:56:00Z"/>
        </w:trPr>
        <w:tc>
          <w:tcPr>
            <w:tcW w:w="554" w:type="dxa"/>
            <w:vAlign w:val="center"/>
          </w:tcPr>
          <w:p w14:paraId="36D71A6B" w14:textId="7BDD8E06" w:rsidR="003457E9" w:rsidDel="00AE5112" w:rsidRDefault="003457E9" w:rsidP="00A932D7">
            <w:pPr>
              <w:jc w:val="center"/>
              <w:rPr>
                <w:del w:id="32" w:author="Author" w:date="2022-10-04T15:56:00Z"/>
                <w:rFonts w:asciiTheme="minorHAnsi" w:hAnsiTheme="minorHAnsi"/>
                <w:sz w:val="18"/>
                <w:szCs w:val="18"/>
              </w:rPr>
            </w:pPr>
            <w:del w:id="33" w:author="Author" w:date="2022-10-04T15:56:00Z">
              <w:r w:rsidDel="00AE5112">
                <w:rPr>
                  <w:rFonts w:asciiTheme="minorHAnsi" w:hAnsiTheme="minorHAnsi"/>
                  <w:sz w:val="18"/>
                  <w:szCs w:val="18"/>
                </w:rPr>
                <w:delText>04</w:delText>
              </w:r>
            </w:del>
          </w:p>
        </w:tc>
        <w:tc>
          <w:tcPr>
            <w:tcW w:w="2321" w:type="dxa"/>
          </w:tcPr>
          <w:p w14:paraId="751D4605" w14:textId="678E303D" w:rsidR="003457E9" w:rsidDel="00AE5112" w:rsidRDefault="003457E9">
            <w:pPr>
              <w:rPr>
                <w:del w:id="34" w:author="Author" w:date="2022-10-04T15:56:00Z"/>
                <w:rFonts w:asciiTheme="minorHAnsi" w:hAnsiTheme="minorHAnsi"/>
                <w:sz w:val="18"/>
                <w:szCs w:val="18"/>
              </w:rPr>
            </w:pPr>
            <w:del w:id="35" w:author="Author" w:date="2022-10-04T15:56:00Z">
              <w:r w:rsidDel="00AE5112">
                <w:rPr>
                  <w:rFonts w:asciiTheme="minorHAnsi" w:hAnsiTheme="minorHAnsi"/>
                  <w:sz w:val="18"/>
                  <w:szCs w:val="18"/>
                </w:rPr>
                <w:delText>Correction Notes</w:delText>
              </w:r>
            </w:del>
          </w:p>
        </w:tc>
        <w:tc>
          <w:tcPr>
            <w:tcW w:w="7915" w:type="dxa"/>
          </w:tcPr>
          <w:p w14:paraId="7F143522" w14:textId="54DD897F" w:rsidR="003457E9" w:rsidDel="00AE5112" w:rsidRDefault="003457E9">
            <w:pPr>
              <w:rPr>
                <w:del w:id="36" w:author="Author" w:date="2022-10-04T15:56:00Z"/>
                <w:rFonts w:asciiTheme="minorHAnsi" w:hAnsiTheme="minorHAnsi"/>
                <w:sz w:val="18"/>
                <w:szCs w:val="18"/>
              </w:rPr>
            </w:pPr>
          </w:p>
        </w:tc>
      </w:tr>
      <w:tr w:rsidR="00A80D78" w:rsidDel="00AE5112" w14:paraId="1DA3E43D" w14:textId="77923EEE" w:rsidTr="00A932D7">
        <w:trPr>
          <w:del w:id="37" w:author="Author" w:date="2022-10-04T15:56:00Z"/>
        </w:trPr>
        <w:tc>
          <w:tcPr>
            <w:tcW w:w="10790" w:type="dxa"/>
            <w:gridSpan w:val="3"/>
          </w:tcPr>
          <w:p w14:paraId="5B9F5D68" w14:textId="60D75C04" w:rsidR="00A80D78" w:rsidDel="00AE5112" w:rsidRDefault="00A80D78">
            <w:pPr>
              <w:rPr>
                <w:del w:id="38" w:author="Author" w:date="2022-10-04T15:56:00Z"/>
                <w:rFonts w:asciiTheme="minorHAnsi" w:hAnsiTheme="minorHAnsi"/>
                <w:sz w:val="18"/>
                <w:szCs w:val="18"/>
              </w:rPr>
            </w:pPr>
            <w:del w:id="39" w:author="Author" w:date="2022-10-04T15:56:00Z">
              <w:r w:rsidDel="00AE5112">
                <w:rPr>
                  <w:rFonts w:asciiTheme="minorHAnsi" w:hAnsiTheme="minorHAnsi"/>
                  <w:sz w:val="18"/>
                  <w:szCs w:val="18"/>
                </w:rPr>
                <w:delText>Note:</w:delText>
              </w:r>
            </w:del>
          </w:p>
          <w:p w14:paraId="3345F3BA" w14:textId="19BCB5AC" w:rsidR="00A80D78" w:rsidRPr="00642262" w:rsidDel="00AE5112" w:rsidRDefault="00A80D78" w:rsidP="00642262">
            <w:pPr>
              <w:ind w:left="180"/>
              <w:rPr>
                <w:del w:id="40" w:author="Author" w:date="2022-10-04T15:56:00Z"/>
                <w:rFonts w:asciiTheme="minorHAnsi" w:hAnsiTheme="minorHAnsi"/>
                <w:sz w:val="18"/>
                <w:szCs w:val="18"/>
              </w:rPr>
            </w:pPr>
            <w:del w:id="41" w:author="Author" w:date="2022-10-04T15:56:00Z">
              <w:r w:rsidDel="00AE5112">
                <w:rPr>
                  <w:rFonts w:asciiTheme="minorHAnsi" w:hAnsiTheme="minorHAnsi"/>
                  <w:sz w:val="18"/>
                  <w:szCs w:val="18"/>
                </w:rPr>
                <w:delText>SPF insulation is an acceptable air barrier and sealant when installed to a minimum thickness of 2 inches for closed cell and 5.5 inches for open cell, except where not allowed by manufacturer (e.g., flues, vents, can lights, etc.).</w:delText>
              </w:r>
            </w:del>
          </w:p>
        </w:tc>
      </w:tr>
      <w:tr w:rsidR="002E596F" w:rsidDel="00AE5112" w14:paraId="676BA506" w14:textId="4BC26BFB" w:rsidTr="00A932D7">
        <w:trPr>
          <w:del w:id="42" w:author="Author" w:date="2022-10-04T15:56:00Z"/>
        </w:trPr>
        <w:tc>
          <w:tcPr>
            <w:tcW w:w="10790" w:type="dxa"/>
            <w:gridSpan w:val="3"/>
          </w:tcPr>
          <w:p w14:paraId="0D113003" w14:textId="39AA0D06" w:rsidR="002E596F" w:rsidRPr="00E44B7C" w:rsidDel="00AE5112" w:rsidRDefault="002E596F">
            <w:pPr>
              <w:rPr>
                <w:del w:id="43" w:author="Author" w:date="2022-10-04T15:56:00Z"/>
                <w:rFonts w:asciiTheme="minorHAnsi" w:hAnsiTheme="minorHAnsi"/>
                <w:b/>
                <w:sz w:val="18"/>
                <w:szCs w:val="18"/>
              </w:rPr>
            </w:pPr>
            <w:del w:id="44" w:author="Author" w:date="2022-10-04T15:56:00Z">
              <w:r w:rsidDel="00AE5112">
                <w:rPr>
                  <w:rFonts w:asciiTheme="minorHAnsi" w:hAnsiTheme="minorHAnsi"/>
                  <w:b/>
                  <w:sz w:val="18"/>
                  <w:szCs w:val="18"/>
                </w:rPr>
                <w:delText>The responsible person’s signature on this compliance document affirms that all applicable requirements in this table have been met unless otherwise noted in the Verification Status and the Correction Notes.</w:delText>
              </w:r>
            </w:del>
          </w:p>
        </w:tc>
      </w:tr>
    </w:tbl>
    <w:p w14:paraId="5F52B819" w14:textId="2722C55C" w:rsidR="003C6964" w:rsidRDefault="003C6964">
      <w:pPr>
        <w:rPr>
          <w:ins w:id="45" w:author="Author" w:date="2022-10-04T15:55:00Z"/>
          <w:rFonts w:asciiTheme="minorHAnsi" w:hAnsiTheme="minorHAnsi"/>
          <w:sz w:val="18"/>
          <w:szCs w:val="18"/>
        </w:rPr>
      </w:pPr>
    </w:p>
    <w:p w14:paraId="609C5B55" w14:textId="0DE4BE40" w:rsidR="007008DF" w:rsidRPr="0025214C" w:rsidRDefault="007008DF" w:rsidP="0025214C">
      <w:pPr>
        <w:pStyle w:val="ListParagraph"/>
        <w:numPr>
          <w:ilvl w:val="0"/>
          <w:numId w:val="82"/>
        </w:numPr>
        <w:rPr>
          <w:ins w:id="46" w:author="Author" w:date="2022-10-04T15:57:00Z"/>
          <w:rFonts w:asciiTheme="minorHAnsi" w:hAnsiTheme="minorHAnsi"/>
          <w:b/>
          <w:sz w:val="18"/>
          <w:szCs w:val="18"/>
        </w:rPr>
      </w:pPr>
      <w:ins w:id="47" w:author="Author" w:date="2022-10-04T15:55:00Z">
        <w:del w:id="48" w:author="Author" w:date="2022-10-04T15:57:00Z">
          <w:r w:rsidRPr="0025214C" w:rsidDel="008673EE">
            <w:rPr>
              <w:rFonts w:asciiTheme="minorHAnsi" w:hAnsiTheme="minorHAnsi"/>
              <w:b/>
              <w:sz w:val="18"/>
              <w:szCs w:val="18"/>
            </w:rPr>
            <w:delText xml:space="preserve">A. </w:delText>
          </w:r>
        </w:del>
        <w:r w:rsidRPr="0025214C">
          <w:rPr>
            <w:rFonts w:asciiTheme="minorHAnsi" w:hAnsiTheme="minorHAnsi"/>
            <w:b/>
            <w:sz w:val="18"/>
            <w:szCs w:val="18"/>
          </w:rPr>
          <w:t>Air Barrier Materials</w:t>
        </w:r>
      </w:ins>
    </w:p>
    <w:p w14:paraId="1BA73168" w14:textId="0AC47D41" w:rsidR="008673EE" w:rsidRPr="0025214C" w:rsidRDefault="006D2CA9" w:rsidP="0025214C">
      <w:pPr>
        <w:rPr>
          <w:ins w:id="49" w:author="Author" w:date="2022-10-05T10:39:00Z"/>
          <w:rFonts w:asciiTheme="minorHAnsi" w:hAnsiTheme="minorHAnsi"/>
          <w:b/>
          <w:bCs/>
          <w:sz w:val="18"/>
          <w:szCs w:val="18"/>
        </w:rPr>
      </w:pPr>
      <w:ins w:id="50" w:author="Author" w:date="2022-10-04T15:57:00Z">
        <w:del w:id="51" w:author="Author" w:date="2022-10-05T10:39:00Z">
          <w:r w:rsidRPr="0025214C" w:rsidDel="00C56EB8">
            <w:rPr>
              <w:rFonts w:asciiTheme="minorHAnsi" w:hAnsiTheme="minorHAnsi"/>
              <w:b/>
              <w:bCs/>
              <w:sz w:val="18"/>
              <w:szCs w:val="18"/>
            </w:rPr>
            <w:delText>Instructions</w:delText>
          </w:r>
        </w:del>
      </w:ins>
    </w:p>
    <w:p w14:paraId="4CB416FB" w14:textId="77777777" w:rsidR="00C56EB8" w:rsidRDefault="00C56EB8" w:rsidP="00C56EB8">
      <w:pPr>
        <w:rPr>
          <w:ins w:id="52" w:author="Author" w:date="2022-10-05T10:39:00Z"/>
          <w:rFonts w:asciiTheme="minorHAnsi" w:hAnsiTheme="minorHAnsi"/>
          <w:sz w:val="18"/>
          <w:szCs w:val="18"/>
        </w:rPr>
      </w:pPr>
      <w:ins w:id="53" w:author="Author" w:date="2022-10-05T10:39:00Z">
        <w:r>
          <w:rPr>
            <w:rFonts w:asciiTheme="minorHAnsi" w:hAnsiTheme="minorHAnsi"/>
            <w:sz w:val="18"/>
            <w:szCs w:val="18"/>
          </w:rPr>
          <w:t>A continuous sealed exterior air barrier is required in all thermal envelope assemblies to limit air movement between unconditioned/outside spaces and conditioned/inside spaces, and must comply using one of the following methods:</w:t>
        </w:r>
      </w:ins>
    </w:p>
    <w:p w14:paraId="33E27F5D" w14:textId="77777777" w:rsidR="00C56EB8" w:rsidRDefault="00C56EB8" w:rsidP="00C56EB8">
      <w:pPr>
        <w:pStyle w:val="ListParagraph"/>
        <w:numPr>
          <w:ilvl w:val="0"/>
          <w:numId w:val="81"/>
        </w:numPr>
        <w:rPr>
          <w:ins w:id="54" w:author="Author" w:date="2022-10-05T10:39:00Z"/>
          <w:rFonts w:asciiTheme="minorHAnsi" w:hAnsiTheme="minorHAnsi"/>
          <w:sz w:val="18"/>
          <w:szCs w:val="18"/>
        </w:rPr>
      </w:pPr>
      <w:ins w:id="55" w:author="Author" w:date="2022-10-05T10:39:00Z">
        <w:r>
          <w:rPr>
            <w:rFonts w:asciiTheme="minorHAnsi" w:hAnsiTheme="minorHAnsi"/>
            <w:sz w:val="18"/>
            <w:szCs w:val="18"/>
          </w:rPr>
          <w:t>Using individual materials that have an air permeance not exceeding 0.004 cfm/ft</w:t>
        </w:r>
        <w:r>
          <w:rPr>
            <w:rFonts w:asciiTheme="minorHAnsi" w:hAnsiTheme="minorHAnsi"/>
            <w:sz w:val="18"/>
            <w:szCs w:val="18"/>
            <w:vertAlign w:val="superscript"/>
          </w:rPr>
          <w:t>2</w:t>
        </w:r>
        <w:r>
          <w:rPr>
            <w:rFonts w:asciiTheme="minorHAnsi" w:hAnsiTheme="minorHAnsi"/>
            <w:sz w:val="18"/>
            <w:szCs w:val="18"/>
          </w:rPr>
          <w:t xml:space="preserve"> under a pressure differential of 0.3 in. </w:t>
        </w:r>
        <w:proofErr w:type="spellStart"/>
        <w:r>
          <w:rPr>
            <w:rFonts w:asciiTheme="minorHAnsi" w:hAnsiTheme="minorHAnsi"/>
            <w:sz w:val="18"/>
            <w:szCs w:val="18"/>
          </w:rPr>
          <w:t>w.g</w:t>
        </w:r>
        <w:proofErr w:type="spellEnd"/>
        <w:r>
          <w:rPr>
            <w:rFonts w:asciiTheme="minorHAnsi" w:hAnsiTheme="minorHAnsi"/>
            <w:sz w:val="18"/>
            <w:szCs w:val="18"/>
          </w:rPr>
          <w:t xml:space="preserve">. (1.57 </w:t>
        </w:r>
        <w:proofErr w:type="spellStart"/>
        <w:r>
          <w:rPr>
            <w:rFonts w:asciiTheme="minorHAnsi" w:hAnsiTheme="minorHAnsi"/>
            <w:sz w:val="18"/>
            <w:szCs w:val="18"/>
          </w:rPr>
          <w:t>pcf</w:t>
        </w:r>
        <w:proofErr w:type="spellEnd"/>
        <w:r>
          <w:rPr>
            <w:rFonts w:asciiTheme="minorHAnsi" w:hAnsiTheme="minorHAnsi"/>
            <w:sz w:val="18"/>
            <w:szCs w:val="18"/>
          </w:rPr>
          <w:t>) (0.02 L/s.m</w:t>
        </w:r>
        <w:r>
          <w:rPr>
            <w:rFonts w:asciiTheme="minorHAnsi" w:hAnsiTheme="minorHAnsi"/>
            <w:sz w:val="18"/>
            <w:szCs w:val="18"/>
            <w:vertAlign w:val="superscript"/>
          </w:rPr>
          <w:t>2</w:t>
        </w:r>
        <w:r>
          <w:rPr>
            <w:rFonts w:asciiTheme="minorHAnsi" w:hAnsiTheme="minorHAnsi"/>
            <w:sz w:val="18"/>
            <w:szCs w:val="18"/>
          </w:rPr>
          <w:t xml:space="preserve"> at 75 pa) when tested in accordance with ASTM E2178; or</w:t>
        </w:r>
      </w:ins>
    </w:p>
    <w:p w14:paraId="133CE702" w14:textId="77777777" w:rsidR="00C56EB8" w:rsidRDefault="00C56EB8" w:rsidP="00C56EB8">
      <w:pPr>
        <w:pStyle w:val="ListParagraph"/>
        <w:numPr>
          <w:ilvl w:val="0"/>
          <w:numId w:val="81"/>
        </w:numPr>
        <w:rPr>
          <w:ins w:id="56" w:author="Author" w:date="2022-10-05T10:39:00Z"/>
          <w:rFonts w:asciiTheme="minorHAnsi" w:hAnsiTheme="minorHAnsi"/>
          <w:sz w:val="18"/>
          <w:szCs w:val="18"/>
        </w:rPr>
      </w:pPr>
      <w:ins w:id="57" w:author="Author" w:date="2022-10-05T10:39:00Z">
        <w:r>
          <w:rPr>
            <w:rFonts w:asciiTheme="minorHAnsi" w:hAnsiTheme="minorHAnsi"/>
            <w:sz w:val="18"/>
            <w:szCs w:val="18"/>
          </w:rPr>
          <w:t>Using assemblies of materials and components that have an average air leakage not to exceed 0.04 cfm/ft</w:t>
        </w:r>
        <w:r>
          <w:rPr>
            <w:rFonts w:asciiTheme="minorHAnsi" w:hAnsiTheme="minorHAnsi"/>
            <w:sz w:val="18"/>
            <w:szCs w:val="18"/>
            <w:vertAlign w:val="superscript"/>
          </w:rPr>
          <w:t>2</w:t>
        </w:r>
        <w:r>
          <w:rPr>
            <w:rFonts w:asciiTheme="minorHAnsi" w:hAnsiTheme="minorHAnsi"/>
            <w:sz w:val="18"/>
            <w:szCs w:val="18"/>
          </w:rPr>
          <w:t xml:space="preserve"> under a pressure differential of 0.3 in. </w:t>
        </w:r>
        <w:proofErr w:type="spellStart"/>
        <w:r>
          <w:rPr>
            <w:rFonts w:asciiTheme="minorHAnsi" w:hAnsiTheme="minorHAnsi"/>
            <w:sz w:val="18"/>
            <w:szCs w:val="18"/>
          </w:rPr>
          <w:t>w.g</w:t>
        </w:r>
        <w:proofErr w:type="spellEnd"/>
        <w:r>
          <w:rPr>
            <w:rFonts w:asciiTheme="minorHAnsi" w:hAnsiTheme="minorHAnsi"/>
            <w:sz w:val="18"/>
            <w:szCs w:val="18"/>
          </w:rPr>
          <w:t xml:space="preserve">. (1.57 </w:t>
        </w:r>
        <w:proofErr w:type="spellStart"/>
        <w:r>
          <w:rPr>
            <w:rFonts w:asciiTheme="minorHAnsi" w:hAnsiTheme="minorHAnsi"/>
            <w:sz w:val="18"/>
            <w:szCs w:val="18"/>
          </w:rPr>
          <w:t>pcf</w:t>
        </w:r>
        <w:proofErr w:type="spellEnd"/>
        <w:r>
          <w:rPr>
            <w:rFonts w:asciiTheme="minorHAnsi" w:hAnsiTheme="minorHAnsi"/>
            <w:sz w:val="18"/>
            <w:szCs w:val="18"/>
          </w:rPr>
          <w:t>) (0.2 L/s.m</w:t>
        </w:r>
        <w:r>
          <w:rPr>
            <w:rFonts w:asciiTheme="minorHAnsi" w:hAnsiTheme="minorHAnsi"/>
            <w:sz w:val="18"/>
            <w:szCs w:val="18"/>
            <w:vertAlign w:val="superscript"/>
          </w:rPr>
          <w:t>2</w:t>
        </w:r>
        <w:r>
          <w:rPr>
            <w:rFonts w:asciiTheme="minorHAnsi" w:hAnsiTheme="minorHAnsi"/>
            <w:sz w:val="18"/>
            <w:szCs w:val="18"/>
          </w:rPr>
          <w:t xml:space="preserve"> at 75 pa) when tested in accordance with ASTM E2357, ASTM E1677, ASTM E1680, or ASTM E283; or</w:t>
        </w:r>
      </w:ins>
    </w:p>
    <w:p w14:paraId="5E4944E7" w14:textId="2276F180" w:rsidR="00C56EB8" w:rsidRPr="0025214C" w:rsidRDefault="00C56EB8" w:rsidP="0025214C">
      <w:pPr>
        <w:pStyle w:val="ListParagraph"/>
        <w:rPr>
          <w:ins w:id="58" w:author="Author" w:date="2022-10-04T15:55:00Z"/>
          <w:rFonts w:asciiTheme="minorHAnsi" w:hAnsiTheme="minorHAnsi"/>
          <w:b/>
          <w:bCs/>
          <w:sz w:val="18"/>
          <w:szCs w:val="18"/>
        </w:rPr>
      </w:pPr>
      <w:ins w:id="59" w:author="Author" w:date="2022-10-05T10:39:00Z">
        <w:r>
          <w:rPr>
            <w:rFonts w:asciiTheme="minorHAnsi" w:hAnsiTheme="minorHAnsi"/>
            <w:sz w:val="18"/>
            <w:szCs w:val="18"/>
          </w:rPr>
          <w:t>Testing the complete building and demonstrating that the air leakage rate of the building envelope does not exceed 0.40 cfm/ft</w:t>
        </w:r>
        <w:r>
          <w:rPr>
            <w:rFonts w:asciiTheme="minorHAnsi" w:hAnsiTheme="minorHAnsi"/>
            <w:sz w:val="18"/>
            <w:szCs w:val="18"/>
            <w:vertAlign w:val="superscript"/>
          </w:rPr>
          <w:t>2</w:t>
        </w:r>
        <w:r>
          <w:rPr>
            <w:rFonts w:asciiTheme="minorHAnsi" w:hAnsiTheme="minorHAnsi"/>
            <w:sz w:val="18"/>
            <w:szCs w:val="18"/>
          </w:rPr>
          <w:t xml:space="preserve"> at a pressure differential of 0.3 in. </w:t>
        </w:r>
        <w:proofErr w:type="spellStart"/>
        <w:r>
          <w:rPr>
            <w:rFonts w:asciiTheme="minorHAnsi" w:hAnsiTheme="minorHAnsi"/>
            <w:sz w:val="18"/>
            <w:szCs w:val="18"/>
          </w:rPr>
          <w:t>w.g</w:t>
        </w:r>
        <w:proofErr w:type="spellEnd"/>
        <w:r>
          <w:rPr>
            <w:rFonts w:asciiTheme="minorHAnsi" w:hAnsiTheme="minorHAnsi"/>
            <w:sz w:val="18"/>
            <w:szCs w:val="18"/>
          </w:rPr>
          <w:t xml:space="preserve">. (1.57 </w:t>
        </w:r>
        <w:proofErr w:type="spellStart"/>
        <w:r>
          <w:rPr>
            <w:rFonts w:asciiTheme="minorHAnsi" w:hAnsiTheme="minorHAnsi"/>
            <w:sz w:val="18"/>
            <w:szCs w:val="18"/>
          </w:rPr>
          <w:t>pcf</w:t>
        </w:r>
        <w:proofErr w:type="spellEnd"/>
        <w:r>
          <w:rPr>
            <w:rFonts w:asciiTheme="minorHAnsi" w:hAnsiTheme="minorHAnsi"/>
            <w:sz w:val="18"/>
            <w:szCs w:val="18"/>
          </w:rPr>
          <w:t>) (2.0 L/s.m</w:t>
        </w:r>
        <w:r>
          <w:rPr>
            <w:rFonts w:asciiTheme="minorHAnsi" w:hAnsiTheme="minorHAnsi"/>
            <w:sz w:val="18"/>
            <w:szCs w:val="18"/>
            <w:vertAlign w:val="superscript"/>
          </w:rPr>
          <w:t>2</w:t>
        </w:r>
        <w:r>
          <w:rPr>
            <w:rFonts w:asciiTheme="minorHAnsi" w:hAnsiTheme="minorHAnsi"/>
            <w:sz w:val="18"/>
            <w:szCs w:val="18"/>
          </w:rPr>
          <w:t xml:space="preserve"> at 75 pa) in accordance with ASTM E779 or an equivalent approved method.</w:t>
        </w:r>
      </w:ins>
    </w:p>
    <w:tbl>
      <w:tblPr>
        <w:tblStyle w:val="TableGrid"/>
        <w:tblW w:w="0" w:type="auto"/>
        <w:tblLook w:val="04A0" w:firstRow="1" w:lastRow="0" w:firstColumn="1" w:lastColumn="0" w:noHBand="0" w:noVBand="1"/>
      </w:tblPr>
      <w:tblGrid>
        <w:gridCol w:w="554"/>
        <w:gridCol w:w="10236"/>
      </w:tblGrid>
      <w:tr w:rsidR="007008DF" w:rsidRPr="00DA0E66" w14:paraId="77E5A7CF" w14:textId="77777777" w:rsidTr="00893581">
        <w:trPr>
          <w:ins w:id="60" w:author="Author" w:date="2022-10-04T15:55:00Z"/>
        </w:trPr>
        <w:tc>
          <w:tcPr>
            <w:tcW w:w="554" w:type="dxa"/>
            <w:vAlign w:val="center"/>
          </w:tcPr>
          <w:p w14:paraId="36A2A31D" w14:textId="5F38A92A" w:rsidR="007008DF" w:rsidRDefault="007008DF" w:rsidP="00893581">
            <w:pPr>
              <w:jc w:val="center"/>
              <w:rPr>
                <w:ins w:id="61" w:author="Author" w:date="2022-10-04T15:55:00Z"/>
                <w:rFonts w:asciiTheme="minorHAnsi" w:hAnsiTheme="minorHAnsi"/>
                <w:sz w:val="18"/>
                <w:szCs w:val="18"/>
              </w:rPr>
            </w:pPr>
            <w:ins w:id="62" w:author="Author" w:date="2022-10-04T15:55:00Z">
              <w:del w:id="63" w:author="Author" w:date="2022-10-05T10:39:00Z">
                <w:r w:rsidDel="00C56EB8">
                  <w:rPr>
                    <w:rFonts w:asciiTheme="minorHAnsi" w:hAnsiTheme="minorHAnsi"/>
                    <w:sz w:val="18"/>
                    <w:szCs w:val="18"/>
                  </w:rPr>
                  <w:delText>01</w:delText>
                </w:r>
              </w:del>
            </w:ins>
          </w:p>
        </w:tc>
        <w:tc>
          <w:tcPr>
            <w:tcW w:w="10236" w:type="dxa"/>
          </w:tcPr>
          <w:p w14:paraId="18585539" w14:textId="2C98EE6B" w:rsidR="007008DF" w:rsidDel="00C56EB8" w:rsidRDefault="007008DF" w:rsidP="00893581">
            <w:pPr>
              <w:rPr>
                <w:ins w:id="64" w:author="Author" w:date="2022-10-04T15:55:00Z"/>
                <w:del w:id="65" w:author="Author" w:date="2022-10-05T10:39:00Z"/>
                <w:rFonts w:asciiTheme="minorHAnsi" w:hAnsiTheme="minorHAnsi"/>
                <w:sz w:val="18"/>
                <w:szCs w:val="18"/>
              </w:rPr>
            </w:pPr>
            <w:ins w:id="66" w:author="Author" w:date="2022-10-04T15:55:00Z">
              <w:del w:id="67" w:author="Author" w:date="2022-10-05T10:39:00Z">
                <w:r w:rsidDel="00C56EB8">
                  <w:rPr>
                    <w:rFonts w:asciiTheme="minorHAnsi" w:hAnsiTheme="minorHAnsi"/>
                    <w:sz w:val="18"/>
                    <w:szCs w:val="18"/>
                  </w:rPr>
                  <w:delText>A continuous sealed exterior air barrier is required in all thermal envelope assemblies to limit air movement between unconditioned/outside spaces and conditioned/inside spaces, and must comply using one of the following methods:</w:delText>
                </w:r>
              </w:del>
            </w:ins>
          </w:p>
          <w:p w14:paraId="0FCA1C57" w14:textId="1549830C" w:rsidR="007008DF" w:rsidDel="00C56EB8" w:rsidRDefault="007008DF" w:rsidP="007008DF">
            <w:pPr>
              <w:pStyle w:val="ListParagraph"/>
              <w:numPr>
                <w:ilvl w:val="0"/>
                <w:numId w:val="81"/>
              </w:numPr>
              <w:rPr>
                <w:ins w:id="68" w:author="Author" w:date="2022-10-04T15:55:00Z"/>
                <w:del w:id="69" w:author="Author" w:date="2022-10-05T10:39:00Z"/>
                <w:rFonts w:asciiTheme="minorHAnsi" w:hAnsiTheme="minorHAnsi"/>
                <w:sz w:val="18"/>
                <w:szCs w:val="18"/>
              </w:rPr>
            </w:pPr>
            <w:ins w:id="70" w:author="Author" w:date="2022-10-04T15:55:00Z">
              <w:del w:id="71" w:author="Author" w:date="2022-10-05T10:39:00Z">
                <w:r w:rsidDel="00C56EB8">
                  <w:rPr>
                    <w:rFonts w:asciiTheme="minorHAnsi" w:hAnsiTheme="minorHAnsi"/>
                    <w:sz w:val="18"/>
                    <w:szCs w:val="18"/>
                  </w:rPr>
                  <w:delText>Using individual materials that have an air permeance not exceeding 0.004 cfm/ft</w:delText>
                </w:r>
                <w:r w:rsidDel="00C56EB8">
                  <w:rPr>
                    <w:rFonts w:asciiTheme="minorHAnsi" w:hAnsiTheme="minorHAnsi"/>
                    <w:sz w:val="18"/>
                    <w:szCs w:val="18"/>
                    <w:vertAlign w:val="superscript"/>
                  </w:rPr>
                  <w:delText>2</w:delText>
                </w:r>
                <w:r w:rsidDel="00C56EB8">
                  <w:rPr>
                    <w:rFonts w:asciiTheme="minorHAnsi" w:hAnsiTheme="minorHAnsi"/>
                    <w:sz w:val="18"/>
                    <w:szCs w:val="18"/>
                  </w:rPr>
                  <w:delText xml:space="preserve"> under a pressure differential of 0.3 in. w.g. (1.57 pcf) (0.02 L/s.m</w:delText>
                </w:r>
                <w:r w:rsidDel="00C56EB8">
                  <w:rPr>
                    <w:rFonts w:asciiTheme="minorHAnsi" w:hAnsiTheme="minorHAnsi"/>
                    <w:sz w:val="18"/>
                    <w:szCs w:val="18"/>
                    <w:vertAlign w:val="superscript"/>
                  </w:rPr>
                  <w:delText>2</w:delText>
                </w:r>
                <w:r w:rsidDel="00C56EB8">
                  <w:rPr>
                    <w:rFonts w:asciiTheme="minorHAnsi" w:hAnsiTheme="minorHAnsi"/>
                    <w:sz w:val="18"/>
                    <w:szCs w:val="18"/>
                  </w:rPr>
                  <w:delText xml:space="preserve"> at 75 pa) when tested in accordance with ASTM E2178; or</w:delText>
                </w:r>
              </w:del>
            </w:ins>
          </w:p>
          <w:p w14:paraId="57ADE4A9" w14:textId="1BB681C2" w:rsidR="007008DF" w:rsidDel="00C56EB8" w:rsidRDefault="007008DF" w:rsidP="007008DF">
            <w:pPr>
              <w:pStyle w:val="ListParagraph"/>
              <w:numPr>
                <w:ilvl w:val="0"/>
                <w:numId w:val="81"/>
              </w:numPr>
              <w:rPr>
                <w:ins w:id="72" w:author="Author" w:date="2022-10-04T15:55:00Z"/>
                <w:del w:id="73" w:author="Author" w:date="2022-10-05T10:39:00Z"/>
                <w:rFonts w:asciiTheme="minorHAnsi" w:hAnsiTheme="minorHAnsi"/>
                <w:sz w:val="18"/>
                <w:szCs w:val="18"/>
              </w:rPr>
            </w:pPr>
            <w:ins w:id="74" w:author="Author" w:date="2022-10-04T15:55:00Z">
              <w:del w:id="75" w:author="Author" w:date="2022-10-05T10:39:00Z">
                <w:r w:rsidDel="00C56EB8">
                  <w:rPr>
                    <w:rFonts w:asciiTheme="minorHAnsi" w:hAnsiTheme="minorHAnsi"/>
                    <w:sz w:val="18"/>
                    <w:szCs w:val="18"/>
                  </w:rPr>
                  <w:delText>Using assemblies of materials and components that have an average air leakage not to exceed 0.04 cfm/ft</w:delText>
                </w:r>
                <w:r w:rsidDel="00C56EB8">
                  <w:rPr>
                    <w:rFonts w:asciiTheme="minorHAnsi" w:hAnsiTheme="minorHAnsi"/>
                    <w:sz w:val="18"/>
                    <w:szCs w:val="18"/>
                    <w:vertAlign w:val="superscript"/>
                  </w:rPr>
                  <w:delText>2</w:delText>
                </w:r>
                <w:r w:rsidDel="00C56EB8">
                  <w:rPr>
                    <w:rFonts w:asciiTheme="minorHAnsi" w:hAnsiTheme="minorHAnsi"/>
                    <w:sz w:val="18"/>
                    <w:szCs w:val="18"/>
                  </w:rPr>
                  <w:delText xml:space="preserve"> under a pressure differential of 0.3 in. w.g. (1.57 pcf) (0.2 L/s.m</w:delText>
                </w:r>
                <w:r w:rsidDel="00C56EB8">
                  <w:rPr>
                    <w:rFonts w:asciiTheme="minorHAnsi" w:hAnsiTheme="minorHAnsi"/>
                    <w:sz w:val="18"/>
                    <w:szCs w:val="18"/>
                    <w:vertAlign w:val="superscript"/>
                  </w:rPr>
                  <w:delText>2</w:delText>
                </w:r>
                <w:r w:rsidDel="00C56EB8">
                  <w:rPr>
                    <w:rFonts w:asciiTheme="minorHAnsi" w:hAnsiTheme="minorHAnsi"/>
                    <w:sz w:val="18"/>
                    <w:szCs w:val="18"/>
                  </w:rPr>
                  <w:delText xml:space="preserve"> at 75 pa) when tested in accordance with ASTM E2357, ASTM E1677, ASTM E1680, or ASTM E283; or</w:delText>
                </w:r>
              </w:del>
            </w:ins>
          </w:p>
          <w:p w14:paraId="452A03EE" w14:textId="33E8F2BD" w:rsidR="007008DF" w:rsidRPr="00DA0E66" w:rsidRDefault="007008DF" w:rsidP="007008DF">
            <w:pPr>
              <w:pStyle w:val="ListParagraph"/>
              <w:numPr>
                <w:ilvl w:val="0"/>
                <w:numId w:val="81"/>
              </w:numPr>
              <w:rPr>
                <w:ins w:id="76" w:author="Author" w:date="2022-10-04T15:55:00Z"/>
                <w:rFonts w:asciiTheme="minorHAnsi" w:hAnsiTheme="minorHAnsi"/>
                <w:sz w:val="18"/>
                <w:szCs w:val="18"/>
              </w:rPr>
            </w:pPr>
            <w:ins w:id="77" w:author="Author" w:date="2022-10-04T15:55:00Z">
              <w:del w:id="78" w:author="Author" w:date="2022-10-05T10:39:00Z">
                <w:r w:rsidDel="00C56EB8">
                  <w:rPr>
                    <w:rFonts w:asciiTheme="minorHAnsi" w:hAnsiTheme="minorHAnsi"/>
                    <w:sz w:val="18"/>
                    <w:szCs w:val="18"/>
                  </w:rPr>
                  <w:delText>Testing the complete building and demonstrating that the air leakage rate of the building envelope does not exceed 0.40 cfm/ft</w:delText>
                </w:r>
                <w:r w:rsidDel="00C56EB8">
                  <w:rPr>
                    <w:rFonts w:asciiTheme="minorHAnsi" w:hAnsiTheme="minorHAnsi"/>
                    <w:sz w:val="18"/>
                    <w:szCs w:val="18"/>
                    <w:vertAlign w:val="superscript"/>
                  </w:rPr>
                  <w:delText>2</w:delText>
                </w:r>
                <w:r w:rsidDel="00C56EB8">
                  <w:rPr>
                    <w:rFonts w:asciiTheme="minorHAnsi" w:hAnsiTheme="minorHAnsi"/>
                    <w:sz w:val="18"/>
                    <w:szCs w:val="18"/>
                  </w:rPr>
                  <w:delText xml:space="preserve"> at a pressure differential of 0.3 in. w.g. (1.57 pcf) (2.0 L/s.m</w:delText>
                </w:r>
                <w:r w:rsidDel="00C56EB8">
                  <w:rPr>
                    <w:rFonts w:asciiTheme="minorHAnsi" w:hAnsiTheme="minorHAnsi"/>
                    <w:sz w:val="18"/>
                    <w:szCs w:val="18"/>
                    <w:vertAlign w:val="superscript"/>
                  </w:rPr>
                  <w:delText>2</w:delText>
                </w:r>
                <w:r w:rsidDel="00C56EB8">
                  <w:rPr>
                    <w:rFonts w:asciiTheme="minorHAnsi" w:hAnsiTheme="minorHAnsi"/>
                    <w:sz w:val="18"/>
                    <w:szCs w:val="18"/>
                  </w:rPr>
                  <w:delText xml:space="preserve"> at 75 pa) in accordance with ASTM E779 or an equivalent approved method.</w:delText>
                </w:r>
              </w:del>
            </w:ins>
          </w:p>
        </w:tc>
      </w:tr>
    </w:tbl>
    <w:p w14:paraId="37F617C6" w14:textId="3805985C" w:rsidR="007008DF" w:rsidRPr="0025214C" w:rsidRDefault="006D2CA9" w:rsidP="0025214C">
      <w:pPr>
        <w:pStyle w:val="ListParagraph"/>
        <w:rPr>
          <w:ins w:id="79" w:author="Author" w:date="2022-10-04T15:55:00Z"/>
          <w:rFonts w:asciiTheme="minorHAnsi" w:hAnsiTheme="minorHAnsi"/>
          <w:b/>
          <w:bCs/>
          <w:sz w:val="18"/>
          <w:szCs w:val="18"/>
        </w:rPr>
      </w:pPr>
      <w:ins w:id="80" w:author="Author" w:date="2022-10-04T15:58:00Z">
        <w:del w:id="81" w:author="Author" w:date="2022-10-05T10:39:00Z">
          <w:r w:rsidRPr="0025214C" w:rsidDel="006F1A82">
            <w:rPr>
              <w:rFonts w:asciiTheme="minorHAnsi" w:hAnsiTheme="minorHAnsi"/>
              <w:b/>
              <w:bCs/>
              <w:sz w:val="18"/>
              <w:szCs w:val="18"/>
            </w:rPr>
            <w:delText>Fill-in</w:delText>
          </w:r>
        </w:del>
      </w:ins>
    </w:p>
    <w:tbl>
      <w:tblPr>
        <w:tblStyle w:val="TableGrid"/>
        <w:tblW w:w="0" w:type="auto"/>
        <w:tblLook w:val="04A0" w:firstRow="1" w:lastRow="0" w:firstColumn="1" w:lastColumn="0" w:noHBand="0" w:noVBand="1"/>
      </w:tblPr>
      <w:tblGrid>
        <w:gridCol w:w="575"/>
        <w:gridCol w:w="2317"/>
        <w:gridCol w:w="7898"/>
      </w:tblGrid>
      <w:tr w:rsidR="006F1A82" w14:paraId="6BF85980" w14:textId="77777777" w:rsidTr="00893581">
        <w:trPr>
          <w:ins w:id="82" w:author="Author" w:date="2022-10-05T10:40:00Z"/>
        </w:trPr>
        <w:tc>
          <w:tcPr>
            <w:tcW w:w="554" w:type="dxa"/>
            <w:vAlign w:val="center"/>
          </w:tcPr>
          <w:p w14:paraId="3D56123D" w14:textId="2D58E614" w:rsidR="006F1A82" w:rsidRPr="0025214C" w:rsidRDefault="00B80B32" w:rsidP="00893581">
            <w:pPr>
              <w:jc w:val="center"/>
              <w:rPr>
                <w:ins w:id="83" w:author="Author" w:date="2022-10-05T10:40:00Z"/>
                <w:rFonts w:asciiTheme="minorHAnsi" w:hAnsiTheme="minorHAnsi"/>
                <w:b/>
                <w:bCs/>
                <w:sz w:val="18"/>
                <w:szCs w:val="18"/>
              </w:rPr>
            </w:pPr>
            <w:ins w:id="84" w:author="Author" w:date="2022-10-05T10:41:00Z">
              <w:r>
                <w:rPr>
                  <w:rFonts w:asciiTheme="minorHAnsi" w:hAnsiTheme="minorHAnsi"/>
                  <w:b/>
                  <w:bCs/>
                  <w:sz w:val="18"/>
                  <w:szCs w:val="18"/>
                </w:rPr>
                <w:t>Field</w:t>
              </w:r>
            </w:ins>
          </w:p>
        </w:tc>
        <w:tc>
          <w:tcPr>
            <w:tcW w:w="2321" w:type="dxa"/>
          </w:tcPr>
          <w:p w14:paraId="2A068FCB" w14:textId="10B9E3F7" w:rsidR="006F1A82" w:rsidRPr="0025214C" w:rsidRDefault="00B80B32" w:rsidP="00893581">
            <w:pPr>
              <w:rPr>
                <w:ins w:id="85" w:author="Author" w:date="2022-10-05T10:40:00Z"/>
                <w:rFonts w:asciiTheme="minorHAnsi" w:hAnsiTheme="minorHAnsi"/>
                <w:b/>
                <w:bCs/>
                <w:sz w:val="18"/>
                <w:szCs w:val="18"/>
              </w:rPr>
            </w:pPr>
            <w:ins w:id="86" w:author="Author" w:date="2022-10-05T10:40:00Z">
              <w:r w:rsidRPr="0025214C">
                <w:rPr>
                  <w:rFonts w:asciiTheme="minorHAnsi" w:hAnsiTheme="minorHAnsi"/>
                  <w:b/>
                  <w:bCs/>
                  <w:sz w:val="18"/>
                  <w:szCs w:val="18"/>
                </w:rPr>
                <w:t>Field Name</w:t>
              </w:r>
            </w:ins>
          </w:p>
        </w:tc>
        <w:tc>
          <w:tcPr>
            <w:tcW w:w="7915" w:type="dxa"/>
          </w:tcPr>
          <w:p w14:paraId="58C72C39" w14:textId="2088C5BD" w:rsidR="006F1A82" w:rsidRPr="0025214C" w:rsidRDefault="00B80B32" w:rsidP="00893581">
            <w:pPr>
              <w:rPr>
                <w:ins w:id="87" w:author="Author" w:date="2022-10-05T10:40:00Z"/>
                <w:rFonts w:asciiTheme="minorHAnsi" w:hAnsiTheme="minorHAnsi"/>
                <w:b/>
                <w:bCs/>
                <w:sz w:val="18"/>
                <w:szCs w:val="18"/>
              </w:rPr>
            </w:pPr>
            <w:ins w:id="88" w:author="Author" w:date="2022-10-05T10:40:00Z">
              <w:r w:rsidRPr="0025214C">
                <w:rPr>
                  <w:rFonts w:asciiTheme="minorHAnsi" w:hAnsiTheme="minorHAnsi"/>
                  <w:b/>
                  <w:bCs/>
                  <w:sz w:val="18"/>
                  <w:szCs w:val="18"/>
                </w:rPr>
                <w:t>Data Entry</w:t>
              </w:r>
            </w:ins>
          </w:p>
        </w:tc>
      </w:tr>
      <w:tr w:rsidR="007008DF" w14:paraId="55C742DF" w14:textId="77777777" w:rsidTr="00893581">
        <w:trPr>
          <w:ins w:id="89" w:author="Author" w:date="2022-10-04T15:55:00Z"/>
        </w:trPr>
        <w:tc>
          <w:tcPr>
            <w:tcW w:w="554" w:type="dxa"/>
            <w:vAlign w:val="center"/>
          </w:tcPr>
          <w:p w14:paraId="20116ED9" w14:textId="77777777" w:rsidR="007008DF" w:rsidRDefault="007008DF" w:rsidP="00893581">
            <w:pPr>
              <w:jc w:val="center"/>
              <w:rPr>
                <w:ins w:id="90" w:author="Author" w:date="2022-10-04T15:55:00Z"/>
                <w:rFonts w:asciiTheme="minorHAnsi" w:hAnsiTheme="minorHAnsi"/>
                <w:sz w:val="18"/>
                <w:szCs w:val="18"/>
              </w:rPr>
            </w:pPr>
            <w:ins w:id="91" w:author="Author" w:date="2022-10-04T15:55:00Z">
              <w:r>
                <w:rPr>
                  <w:rFonts w:asciiTheme="minorHAnsi" w:hAnsiTheme="minorHAnsi"/>
                  <w:sz w:val="18"/>
                  <w:szCs w:val="18"/>
                </w:rPr>
                <w:t>02</w:t>
              </w:r>
            </w:ins>
          </w:p>
        </w:tc>
        <w:tc>
          <w:tcPr>
            <w:tcW w:w="2321" w:type="dxa"/>
          </w:tcPr>
          <w:p w14:paraId="57D631C1" w14:textId="77777777" w:rsidR="007008DF" w:rsidRDefault="007008DF" w:rsidP="00893581">
            <w:pPr>
              <w:rPr>
                <w:ins w:id="92" w:author="Author" w:date="2022-10-04T15:55:00Z"/>
                <w:rFonts w:asciiTheme="minorHAnsi" w:hAnsiTheme="minorHAnsi"/>
                <w:sz w:val="18"/>
                <w:szCs w:val="18"/>
              </w:rPr>
            </w:pPr>
            <w:ins w:id="93" w:author="Author" w:date="2022-10-04T15:55:00Z">
              <w:r>
                <w:rPr>
                  <w:rFonts w:asciiTheme="minorHAnsi" w:hAnsiTheme="minorHAnsi"/>
                  <w:sz w:val="18"/>
                  <w:szCs w:val="18"/>
                </w:rPr>
                <w:t>Method of Compliance</w:t>
              </w:r>
            </w:ins>
          </w:p>
        </w:tc>
        <w:tc>
          <w:tcPr>
            <w:tcW w:w="7915" w:type="dxa"/>
          </w:tcPr>
          <w:p w14:paraId="4F3F986C" w14:textId="77777777" w:rsidR="007008DF" w:rsidRDefault="007008DF" w:rsidP="00893581">
            <w:pPr>
              <w:rPr>
                <w:ins w:id="94" w:author="Author" w:date="2022-10-04T15:55:00Z"/>
                <w:rFonts w:asciiTheme="minorHAnsi" w:hAnsiTheme="minorHAnsi"/>
                <w:sz w:val="18"/>
                <w:szCs w:val="18"/>
              </w:rPr>
            </w:pPr>
          </w:p>
        </w:tc>
      </w:tr>
      <w:tr w:rsidR="007008DF" w:rsidRPr="00E44B7C" w14:paraId="6DF8D6CE" w14:textId="77777777" w:rsidTr="00893581">
        <w:trPr>
          <w:ins w:id="95" w:author="Author" w:date="2022-10-04T15:55:00Z"/>
        </w:trPr>
        <w:tc>
          <w:tcPr>
            <w:tcW w:w="554" w:type="dxa"/>
            <w:vAlign w:val="center"/>
          </w:tcPr>
          <w:p w14:paraId="585D4478" w14:textId="77777777" w:rsidR="007008DF" w:rsidRDefault="007008DF" w:rsidP="00893581">
            <w:pPr>
              <w:jc w:val="center"/>
              <w:rPr>
                <w:ins w:id="96" w:author="Author" w:date="2022-10-04T15:55:00Z"/>
                <w:rFonts w:asciiTheme="minorHAnsi" w:hAnsiTheme="minorHAnsi"/>
                <w:sz w:val="18"/>
                <w:szCs w:val="18"/>
              </w:rPr>
            </w:pPr>
            <w:ins w:id="97" w:author="Author" w:date="2022-10-04T15:55:00Z">
              <w:r>
                <w:rPr>
                  <w:rFonts w:asciiTheme="minorHAnsi" w:hAnsiTheme="minorHAnsi"/>
                  <w:sz w:val="18"/>
                  <w:szCs w:val="18"/>
                </w:rPr>
                <w:t>03</w:t>
              </w:r>
            </w:ins>
          </w:p>
        </w:tc>
        <w:tc>
          <w:tcPr>
            <w:tcW w:w="2321" w:type="dxa"/>
            <w:vAlign w:val="center"/>
          </w:tcPr>
          <w:p w14:paraId="0D18992C" w14:textId="77777777" w:rsidR="007008DF" w:rsidRDefault="007008DF" w:rsidP="00893581">
            <w:pPr>
              <w:rPr>
                <w:ins w:id="98" w:author="Author" w:date="2022-10-04T15:55:00Z"/>
                <w:rFonts w:asciiTheme="minorHAnsi" w:hAnsiTheme="minorHAnsi"/>
                <w:sz w:val="18"/>
                <w:szCs w:val="18"/>
              </w:rPr>
            </w:pPr>
            <w:ins w:id="99" w:author="Author" w:date="2022-10-04T15:55:00Z">
              <w:r>
                <w:rPr>
                  <w:rFonts w:asciiTheme="minorHAnsi" w:hAnsiTheme="minorHAnsi"/>
                  <w:sz w:val="18"/>
                  <w:szCs w:val="18"/>
                </w:rPr>
                <w:t>Verification Status</w:t>
              </w:r>
            </w:ins>
          </w:p>
        </w:tc>
        <w:tc>
          <w:tcPr>
            <w:tcW w:w="7915" w:type="dxa"/>
          </w:tcPr>
          <w:p w14:paraId="03B8DDD7" w14:textId="77777777" w:rsidR="007008DF" w:rsidRPr="00CC67D9" w:rsidRDefault="007008DF" w:rsidP="00893581">
            <w:pPr>
              <w:pStyle w:val="ListParagraph"/>
              <w:keepNext/>
              <w:numPr>
                <w:ilvl w:val="0"/>
                <w:numId w:val="55"/>
              </w:numPr>
              <w:rPr>
                <w:ins w:id="100" w:author="Author" w:date="2022-10-04T15:55:00Z"/>
                <w:rFonts w:ascii="Calibri" w:hAnsi="Calibri"/>
                <w:sz w:val="18"/>
                <w:szCs w:val="18"/>
                <w:u w:val="single"/>
              </w:rPr>
            </w:pPr>
            <w:ins w:id="101" w:author="Author" w:date="2022-10-04T15:55:00Z">
              <w:r w:rsidRPr="00CC67D9">
                <w:rPr>
                  <w:rFonts w:ascii="Calibri" w:hAnsi="Calibri"/>
                  <w:sz w:val="18"/>
                  <w:szCs w:val="18"/>
                  <w:u w:val="single"/>
                </w:rPr>
                <w:t>Pass - all applicable requirements are met; or</w:t>
              </w:r>
            </w:ins>
          </w:p>
          <w:p w14:paraId="66234510" w14:textId="77777777" w:rsidR="007008DF" w:rsidRPr="00CC67D9" w:rsidRDefault="007008DF" w:rsidP="00893581">
            <w:pPr>
              <w:pStyle w:val="ListParagraph"/>
              <w:keepNext/>
              <w:numPr>
                <w:ilvl w:val="0"/>
                <w:numId w:val="55"/>
              </w:numPr>
              <w:rPr>
                <w:ins w:id="102" w:author="Author" w:date="2022-10-04T15:55:00Z"/>
                <w:rFonts w:ascii="Calibri" w:hAnsi="Calibri"/>
                <w:sz w:val="18"/>
                <w:szCs w:val="18"/>
                <w:u w:val="single"/>
              </w:rPr>
            </w:pPr>
            <w:ins w:id="103" w:author="Author" w:date="2022-10-04T15:55:00Z">
              <w:r w:rsidRPr="00CC67D9">
                <w:rPr>
                  <w:rFonts w:ascii="Calibri" w:hAnsi="Calibri"/>
                  <w:sz w:val="18"/>
                  <w:szCs w:val="18"/>
                  <w:u w:val="single"/>
                </w:rPr>
                <w:t>Fail - one or more applicable requirements are not met. Enter reason for failure in corrections notes field below; or</w:t>
              </w:r>
            </w:ins>
          </w:p>
          <w:p w14:paraId="721D6D59" w14:textId="77777777" w:rsidR="007008DF" w:rsidRPr="00E44B7C" w:rsidRDefault="007008DF" w:rsidP="00893581">
            <w:pPr>
              <w:pStyle w:val="ListParagraph"/>
              <w:numPr>
                <w:ilvl w:val="0"/>
                <w:numId w:val="55"/>
              </w:numPr>
              <w:rPr>
                <w:ins w:id="104" w:author="Author" w:date="2022-10-04T15:55:00Z"/>
                <w:rFonts w:asciiTheme="minorHAnsi" w:hAnsiTheme="minorHAnsi"/>
                <w:sz w:val="18"/>
                <w:szCs w:val="18"/>
              </w:rPr>
            </w:pPr>
            <w:ins w:id="105" w:author="Author" w:date="2022-10-04T15:55:00Z">
              <w:r w:rsidRPr="00E44B7C">
                <w:rPr>
                  <w:rFonts w:ascii="Calibri" w:hAnsi="Calibri"/>
                  <w:sz w:val="18"/>
                  <w:szCs w:val="18"/>
                  <w:u w:val="single"/>
                </w:rPr>
                <w:t>All N/A - This entire table is not applicable.</w:t>
              </w:r>
            </w:ins>
          </w:p>
        </w:tc>
      </w:tr>
      <w:tr w:rsidR="007008DF" w14:paraId="04CFF6BF" w14:textId="77777777" w:rsidTr="00893581">
        <w:trPr>
          <w:ins w:id="106" w:author="Author" w:date="2022-10-04T15:55:00Z"/>
        </w:trPr>
        <w:tc>
          <w:tcPr>
            <w:tcW w:w="554" w:type="dxa"/>
            <w:vAlign w:val="center"/>
          </w:tcPr>
          <w:p w14:paraId="7E559731" w14:textId="77777777" w:rsidR="007008DF" w:rsidRDefault="007008DF" w:rsidP="00893581">
            <w:pPr>
              <w:jc w:val="center"/>
              <w:rPr>
                <w:ins w:id="107" w:author="Author" w:date="2022-10-04T15:55:00Z"/>
                <w:rFonts w:asciiTheme="minorHAnsi" w:hAnsiTheme="minorHAnsi"/>
                <w:sz w:val="18"/>
                <w:szCs w:val="18"/>
              </w:rPr>
            </w:pPr>
            <w:ins w:id="108" w:author="Author" w:date="2022-10-04T15:55:00Z">
              <w:r>
                <w:rPr>
                  <w:rFonts w:asciiTheme="minorHAnsi" w:hAnsiTheme="minorHAnsi"/>
                  <w:sz w:val="18"/>
                  <w:szCs w:val="18"/>
                </w:rPr>
                <w:t>04</w:t>
              </w:r>
            </w:ins>
          </w:p>
        </w:tc>
        <w:tc>
          <w:tcPr>
            <w:tcW w:w="2321" w:type="dxa"/>
          </w:tcPr>
          <w:p w14:paraId="34962478" w14:textId="77777777" w:rsidR="007008DF" w:rsidRDefault="007008DF" w:rsidP="00893581">
            <w:pPr>
              <w:rPr>
                <w:ins w:id="109" w:author="Author" w:date="2022-10-04T15:55:00Z"/>
                <w:rFonts w:asciiTheme="minorHAnsi" w:hAnsiTheme="minorHAnsi"/>
                <w:sz w:val="18"/>
                <w:szCs w:val="18"/>
              </w:rPr>
            </w:pPr>
            <w:ins w:id="110" w:author="Author" w:date="2022-10-04T15:55:00Z">
              <w:r>
                <w:rPr>
                  <w:rFonts w:asciiTheme="minorHAnsi" w:hAnsiTheme="minorHAnsi"/>
                  <w:sz w:val="18"/>
                  <w:szCs w:val="18"/>
                </w:rPr>
                <w:t>Correction Notes</w:t>
              </w:r>
            </w:ins>
          </w:p>
        </w:tc>
        <w:tc>
          <w:tcPr>
            <w:tcW w:w="7915" w:type="dxa"/>
          </w:tcPr>
          <w:p w14:paraId="7F01D832" w14:textId="77777777" w:rsidR="007008DF" w:rsidRDefault="007008DF" w:rsidP="00893581">
            <w:pPr>
              <w:rPr>
                <w:ins w:id="111" w:author="Author" w:date="2022-10-04T15:55:00Z"/>
                <w:rFonts w:asciiTheme="minorHAnsi" w:hAnsiTheme="minorHAnsi"/>
                <w:sz w:val="18"/>
                <w:szCs w:val="18"/>
              </w:rPr>
            </w:pPr>
          </w:p>
        </w:tc>
      </w:tr>
    </w:tbl>
    <w:p w14:paraId="43A5C04B" w14:textId="77777777" w:rsidR="007008DF" w:rsidRDefault="007008DF">
      <w:pPr>
        <w:rPr>
          <w:ins w:id="112" w:author="Author" w:date="2022-10-04T15:55:00Z"/>
          <w:rFonts w:asciiTheme="minorHAnsi" w:hAnsiTheme="minorHAnsi"/>
          <w:sz w:val="18"/>
          <w:szCs w:val="18"/>
        </w:rPr>
      </w:pPr>
    </w:p>
    <w:p w14:paraId="4FD1A518" w14:textId="7E3E4633" w:rsidR="00994DEA" w:rsidRDefault="00994DEA" w:rsidP="00994DEA">
      <w:pPr>
        <w:rPr>
          <w:ins w:id="113" w:author="Author" w:date="2022-10-04T15:56:00Z"/>
          <w:rFonts w:asciiTheme="minorHAnsi" w:hAnsiTheme="minorHAnsi"/>
          <w:sz w:val="18"/>
          <w:szCs w:val="18"/>
        </w:rPr>
      </w:pPr>
      <w:ins w:id="114" w:author="Author" w:date="2022-10-04T15:55:00Z">
        <w:r>
          <w:rPr>
            <w:rFonts w:asciiTheme="minorHAnsi" w:hAnsiTheme="minorHAnsi"/>
            <w:sz w:val="18"/>
            <w:szCs w:val="18"/>
          </w:rPr>
          <w:t>Note: SPF insulation is an acceptable air barrier and sealant when installed to a minimum thickness of 2 inches for closed cell and 5.5 inches for open cell, except where not allowed by manufacturer (e.g., flues, vents, can lights, etc.).</w:t>
        </w:r>
      </w:ins>
    </w:p>
    <w:p w14:paraId="72A00577" w14:textId="77777777" w:rsidR="00994DEA" w:rsidRDefault="00994DEA" w:rsidP="00994DEA">
      <w:pPr>
        <w:rPr>
          <w:ins w:id="115" w:author="Author" w:date="2022-10-04T15:56:00Z"/>
          <w:rFonts w:asciiTheme="minorHAnsi" w:hAnsiTheme="minorHAnsi"/>
          <w:sz w:val="18"/>
          <w:szCs w:val="18"/>
        </w:rPr>
      </w:pPr>
    </w:p>
    <w:p w14:paraId="25211454" w14:textId="454F9250" w:rsidR="00994DEA" w:rsidRDefault="00994DEA" w:rsidP="00994DEA">
      <w:pPr>
        <w:rPr>
          <w:ins w:id="116" w:author="Author" w:date="2022-10-04T15:55:00Z"/>
          <w:rFonts w:asciiTheme="minorHAnsi" w:hAnsiTheme="minorHAnsi"/>
          <w:sz w:val="18"/>
          <w:szCs w:val="18"/>
        </w:rPr>
      </w:pPr>
      <w:ins w:id="117" w:author="Author" w:date="2022-10-04T15:56:00Z">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ins>
    </w:p>
    <w:p w14:paraId="4E487D6B" w14:textId="77777777" w:rsidR="007008DF" w:rsidRPr="003D714A" w:rsidRDefault="007008DF">
      <w:pPr>
        <w:rPr>
          <w:rFonts w:asciiTheme="minorHAnsi" w:hAnsiTheme="minorHAnsi"/>
          <w:sz w:val="18"/>
          <w:szCs w:val="18"/>
        </w:rPr>
      </w:pPr>
    </w:p>
    <w:tbl>
      <w:tblPr>
        <w:tblStyle w:val="TableGrid"/>
        <w:tblW w:w="0" w:type="auto"/>
        <w:tblLook w:val="04A0" w:firstRow="1" w:lastRow="0" w:firstColumn="1" w:lastColumn="0" w:noHBand="0" w:noVBand="1"/>
      </w:tblPr>
      <w:tblGrid>
        <w:gridCol w:w="554"/>
        <w:gridCol w:w="2321"/>
        <w:gridCol w:w="7915"/>
      </w:tblGrid>
      <w:tr w:rsidR="00642262" w14:paraId="7ED3249D" w14:textId="77777777" w:rsidTr="00DA0E66">
        <w:tc>
          <w:tcPr>
            <w:tcW w:w="10790" w:type="dxa"/>
            <w:gridSpan w:val="3"/>
          </w:tcPr>
          <w:p w14:paraId="359DB91C" w14:textId="4B5FD5D8" w:rsidR="00642262" w:rsidRPr="00A932D7" w:rsidRDefault="00642262">
            <w:pPr>
              <w:rPr>
                <w:rFonts w:asciiTheme="minorHAnsi" w:hAnsiTheme="minorHAnsi" w:cstheme="minorHAnsi"/>
                <w:b/>
                <w:sz w:val="18"/>
              </w:rPr>
            </w:pPr>
            <w:r>
              <w:rPr>
                <w:rFonts w:asciiTheme="minorHAnsi" w:hAnsiTheme="minorHAnsi" w:cstheme="minorHAnsi"/>
                <w:b/>
                <w:sz w:val="18"/>
              </w:rPr>
              <w:t>B. Raised Floor Adjacent to Unconditioned Space or Separate Dwelling Units</w:t>
            </w:r>
          </w:p>
        </w:tc>
      </w:tr>
      <w:tr w:rsidR="00642262" w14:paraId="7D363487" w14:textId="77777777" w:rsidTr="00DA0E66">
        <w:tc>
          <w:tcPr>
            <w:tcW w:w="554" w:type="dxa"/>
            <w:vAlign w:val="center"/>
          </w:tcPr>
          <w:p w14:paraId="053089C8" w14:textId="140359B6" w:rsidR="00642262" w:rsidRPr="00A932D7" w:rsidRDefault="00642262" w:rsidP="00A932D7">
            <w:pPr>
              <w:jc w:val="center"/>
              <w:rPr>
                <w:rFonts w:asciiTheme="minorHAnsi" w:hAnsiTheme="minorHAnsi" w:cstheme="minorHAnsi"/>
                <w:sz w:val="18"/>
              </w:rPr>
            </w:pPr>
            <w:del w:id="118" w:author="Author" w:date="2022-10-05T10:38:00Z">
              <w:r w:rsidDel="001E31FB">
                <w:rPr>
                  <w:rFonts w:asciiTheme="minorHAnsi" w:hAnsiTheme="minorHAnsi" w:cstheme="minorHAnsi"/>
                  <w:sz w:val="18"/>
                </w:rPr>
                <w:delText>01</w:delText>
              </w:r>
            </w:del>
          </w:p>
        </w:tc>
        <w:tc>
          <w:tcPr>
            <w:tcW w:w="10236" w:type="dxa"/>
            <w:gridSpan w:val="2"/>
          </w:tcPr>
          <w:p w14:paraId="17784D32" w14:textId="7BAF6D5C" w:rsidR="00642262" w:rsidRPr="00A932D7" w:rsidRDefault="00642262">
            <w:pPr>
              <w:rPr>
                <w:rFonts w:asciiTheme="minorHAnsi" w:hAnsiTheme="minorHAnsi" w:cstheme="minorHAnsi"/>
                <w:sz w:val="18"/>
              </w:rPr>
            </w:pPr>
            <w:del w:id="119" w:author="Author" w:date="2022-10-05T10:38:00Z">
              <w:r w:rsidDel="001E31FB">
                <w:rPr>
                  <w:rFonts w:asciiTheme="minorHAnsi" w:hAnsiTheme="minorHAnsi" w:cstheme="minorHAnsi"/>
                  <w:sz w:val="18"/>
                </w:rPr>
                <w:delText>All gaps in the raised floor are sealed.</w:delText>
              </w:r>
            </w:del>
          </w:p>
        </w:tc>
      </w:tr>
      <w:tr w:rsidR="00642262" w14:paraId="62CD6FE2" w14:textId="77777777" w:rsidTr="00DA0E66">
        <w:tc>
          <w:tcPr>
            <w:tcW w:w="554" w:type="dxa"/>
            <w:vAlign w:val="center"/>
          </w:tcPr>
          <w:p w14:paraId="238A162E" w14:textId="550AC161" w:rsidR="00642262" w:rsidRPr="00A932D7" w:rsidRDefault="00642262" w:rsidP="00A932D7">
            <w:pPr>
              <w:jc w:val="center"/>
              <w:rPr>
                <w:rFonts w:asciiTheme="minorHAnsi" w:hAnsiTheme="minorHAnsi" w:cstheme="minorHAnsi"/>
                <w:sz w:val="18"/>
              </w:rPr>
            </w:pPr>
            <w:del w:id="120" w:author="Author" w:date="2022-10-05T10:38:00Z">
              <w:r w:rsidDel="001E31FB">
                <w:rPr>
                  <w:rFonts w:asciiTheme="minorHAnsi" w:hAnsiTheme="minorHAnsi" w:cstheme="minorHAnsi"/>
                  <w:sz w:val="18"/>
                </w:rPr>
                <w:delText>02</w:delText>
              </w:r>
            </w:del>
          </w:p>
        </w:tc>
        <w:tc>
          <w:tcPr>
            <w:tcW w:w="10236" w:type="dxa"/>
            <w:gridSpan w:val="2"/>
          </w:tcPr>
          <w:p w14:paraId="16E82483" w14:textId="62258922" w:rsidR="00642262" w:rsidRPr="00A932D7" w:rsidRDefault="00642262">
            <w:pPr>
              <w:rPr>
                <w:rFonts w:asciiTheme="minorHAnsi" w:hAnsiTheme="minorHAnsi" w:cstheme="minorHAnsi"/>
                <w:sz w:val="18"/>
              </w:rPr>
            </w:pPr>
            <w:del w:id="121" w:author="Author" w:date="2022-10-05T10:38:00Z">
              <w:r w:rsidDel="001E31FB">
                <w:rPr>
                  <w:rFonts w:asciiTheme="minorHAnsi" w:hAnsiTheme="minorHAnsi" w:cstheme="minorHAnsi"/>
                  <w:sz w:val="18"/>
                </w:rPr>
                <w:delText>A</w:delText>
              </w:r>
              <w:r w:rsidR="00677C94" w:rsidDel="001E31FB">
                <w:rPr>
                  <w:rFonts w:asciiTheme="minorHAnsi" w:hAnsiTheme="minorHAnsi" w:cstheme="minorHAnsi"/>
                  <w:sz w:val="18"/>
                </w:rPr>
                <w:delText>l</w:delText>
              </w:r>
              <w:r w:rsidDel="001E31FB">
                <w:rPr>
                  <w:rFonts w:asciiTheme="minorHAnsi" w:hAnsiTheme="minorHAnsi" w:cstheme="minorHAnsi"/>
                  <w:sz w:val="18"/>
                </w:rPr>
                <w:delText xml:space="preserve">l chases </w:delText>
              </w:r>
              <w:r w:rsidR="00677C94" w:rsidDel="001E31FB">
                <w:rPr>
                  <w:rFonts w:asciiTheme="minorHAnsi" w:hAnsiTheme="minorHAnsi" w:cstheme="minorHAnsi"/>
                  <w:sz w:val="18"/>
                </w:rPr>
                <w:delText xml:space="preserve">are </w:delText>
              </w:r>
              <w:r w:rsidDel="001E31FB">
                <w:rPr>
                  <w:rFonts w:asciiTheme="minorHAnsi" w:hAnsiTheme="minorHAnsi" w:cstheme="minorHAnsi"/>
                  <w:sz w:val="18"/>
                </w:rPr>
                <w:delText>sealed at floor level using a sealed hard cover.</w:delText>
              </w:r>
            </w:del>
          </w:p>
        </w:tc>
      </w:tr>
      <w:tr w:rsidR="00642262" w14:paraId="510A8A9A" w14:textId="77777777" w:rsidTr="00DA0E66">
        <w:tc>
          <w:tcPr>
            <w:tcW w:w="554" w:type="dxa"/>
            <w:vAlign w:val="center"/>
          </w:tcPr>
          <w:p w14:paraId="7E4A1713" w14:textId="3C74D07A" w:rsidR="00642262" w:rsidRPr="00A932D7" w:rsidRDefault="00642262" w:rsidP="00A932D7">
            <w:pPr>
              <w:jc w:val="center"/>
              <w:rPr>
                <w:rFonts w:asciiTheme="minorHAnsi" w:hAnsiTheme="minorHAnsi" w:cstheme="minorHAnsi"/>
                <w:sz w:val="18"/>
              </w:rPr>
            </w:pPr>
            <w:del w:id="122" w:author="Author" w:date="2022-10-05T10:38:00Z">
              <w:r w:rsidDel="001E31FB">
                <w:rPr>
                  <w:rFonts w:asciiTheme="minorHAnsi" w:hAnsiTheme="minorHAnsi" w:cstheme="minorHAnsi"/>
                  <w:sz w:val="18"/>
                </w:rPr>
                <w:delText>03</w:delText>
              </w:r>
            </w:del>
          </w:p>
        </w:tc>
        <w:tc>
          <w:tcPr>
            <w:tcW w:w="10236" w:type="dxa"/>
            <w:gridSpan w:val="2"/>
          </w:tcPr>
          <w:p w14:paraId="510BE986" w14:textId="18A992E3" w:rsidR="00642262" w:rsidRPr="00A932D7" w:rsidRDefault="00642262">
            <w:pPr>
              <w:rPr>
                <w:rFonts w:asciiTheme="minorHAnsi" w:hAnsiTheme="minorHAnsi" w:cstheme="minorHAnsi"/>
                <w:sz w:val="18"/>
              </w:rPr>
            </w:pPr>
            <w:del w:id="123" w:author="Author" w:date="2022-10-05T10:38:00Z">
              <w:r w:rsidDel="001E31FB">
                <w:rPr>
                  <w:rFonts w:asciiTheme="minorHAnsi" w:hAnsiTheme="minorHAnsi" w:cstheme="minorHAnsi"/>
                  <w:sz w:val="18"/>
                </w:rPr>
                <w:delText>All holes (e.g., for plumbing and electrical wires) that penetrate the floor or bottom plates of walls are sealed.</w:delText>
              </w:r>
            </w:del>
          </w:p>
        </w:tc>
      </w:tr>
      <w:tr w:rsidR="00642262" w14:paraId="3B3827F8" w14:textId="77777777" w:rsidTr="00DA0E66">
        <w:tc>
          <w:tcPr>
            <w:tcW w:w="554" w:type="dxa"/>
            <w:vAlign w:val="center"/>
          </w:tcPr>
          <w:p w14:paraId="1C741661" w14:textId="4A31D130" w:rsidR="00642262" w:rsidRPr="00A932D7" w:rsidRDefault="00642262" w:rsidP="00A932D7">
            <w:pPr>
              <w:jc w:val="center"/>
              <w:rPr>
                <w:rFonts w:asciiTheme="minorHAnsi" w:hAnsiTheme="minorHAnsi" w:cstheme="minorHAnsi"/>
                <w:sz w:val="18"/>
              </w:rPr>
            </w:pPr>
            <w:del w:id="124" w:author="Author" w:date="2022-10-05T10:38:00Z">
              <w:r w:rsidDel="001E31FB">
                <w:rPr>
                  <w:rFonts w:asciiTheme="minorHAnsi" w:hAnsiTheme="minorHAnsi" w:cstheme="minorHAnsi"/>
                  <w:sz w:val="18"/>
                </w:rPr>
                <w:delText>04</w:delText>
              </w:r>
            </w:del>
          </w:p>
        </w:tc>
        <w:tc>
          <w:tcPr>
            <w:tcW w:w="10236" w:type="dxa"/>
            <w:gridSpan w:val="2"/>
          </w:tcPr>
          <w:p w14:paraId="151AABA9" w14:textId="617114A4" w:rsidR="00642262" w:rsidRPr="00A932D7" w:rsidRDefault="00642262">
            <w:pPr>
              <w:rPr>
                <w:rFonts w:asciiTheme="minorHAnsi" w:hAnsiTheme="minorHAnsi" w:cstheme="minorHAnsi"/>
                <w:sz w:val="18"/>
              </w:rPr>
            </w:pPr>
            <w:del w:id="125" w:author="Author" w:date="2022-10-05T10:38:00Z">
              <w:r w:rsidDel="001E31FB">
                <w:rPr>
                  <w:rFonts w:asciiTheme="minorHAnsi" w:hAnsiTheme="minorHAnsi" w:cstheme="minorHAnsi"/>
                  <w:sz w:val="18"/>
                </w:rPr>
                <w:delText xml:space="preserve">Subfloor sheathing is glued or sealed at all panel edges to create a continuous </w:delText>
              </w:r>
              <w:r w:rsidR="00227EBA" w:rsidDel="001E31FB">
                <w:rPr>
                  <w:rFonts w:asciiTheme="minorHAnsi" w:hAnsiTheme="minorHAnsi" w:cstheme="minorHAnsi"/>
                  <w:sz w:val="18"/>
                </w:rPr>
                <w:delText>airtight</w:delText>
              </w:r>
              <w:r w:rsidDel="001E31FB">
                <w:rPr>
                  <w:rFonts w:asciiTheme="minorHAnsi" w:hAnsiTheme="minorHAnsi" w:cstheme="minorHAnsi"/>
                  <w:sz w:val="18"/>
                </w:rPr>
                <w:delText xml:space="preserve"> subfloor air barrier.</w:delText>
              </w:r>
            </w:del>
          </w:p>
        </w:tc>
      </w:tr>
      <w:tr w:rsidR="003457E9" w14:paraId="21DB5FE4" w14:textId="77777777" w:rsidTr="00E44B7C">
        <w:tc>
          <w:tcPr>
            <w:tcW w:w="554" w:type="dxa"/>
            <w:vAlign w:val="center"/>
          </w:tcPr>
          <w:p w14:paraId="71380139" w14:textId="26EE0439" w:rsidR="003457E9" w:rsidRDefault="003457E9" w:rsidP="00A932D7">
            <w:pPr>
              <w:jc w:val="center"/>
              <w:rPr>
                <w:rFonts w:asciiTheme="minorHAnsi" w:hAnsiTheme="minorHAnsi" w:cstheme="minorHAnsi"/>
                <w:sz w:val="18"/>
              </w:rPr>
            </w:pPr>
            <w:r>
              <w:rPr>
                <w:rFonts w:asciiTheme="minorHAnsi" w:hAnsiTheme="minorHAnsi" w:cstheme="minorHAnsi"/>
                <w:sz w:val="18"/>
              </w:rPr>
              <w:t>05</w:t>
            </w:r>
          </w:p>
        </w:tc>
        <w:tc>
          <w:tcPr>
            <w:tcW w:w="2321" w:type="dxa"/>
            <w:vAlign w:val="center"/>
          </w:tcPr>
          <w:p w14:paraId="0E10A1AE" w14:textId="77777777" w:rsidR="003457E9" w:rsidRDefault="003457E9">
            <w:pPr>
              <w:rPr>
                <w:rFonts w:asciiTheme="minorHAnsi" w:hAnsiTheme="minorHAnsi" w:cstheme="minorHAnsi"/>
                <w:sz w:val="18"/>
              </w:rPr>
            </w:pPr>
            <w:r>
              <w:rPr>
                <w:rFonts w:asciiTheme="minorHAnsi" w:hAnsiTheme="minorHAnsi" w:cstheme="minorHAnsi"/>
                <w:sz w:val="18"/>
              </w:rPr>
              <w:t>Verification Status</w:t>
            </w:r>
          </w:p>
        </w:tc>
        <w:tc>
          <w:tcPr>
            <w:tcW w:w="7915" w:type="dxa"/>
          </w:tcPr>
          <w:p w14:paraId="08BBA58F" w14:textId="77777777" w:rsidR="003457E9" w:rsidRPr="00CC67D9" w:rsidRDefault="003457E9" w:rsidP="003457E9">
            <w:pPr>
              <w:pStyle w:val="ListParagraph"/>
              <w:keepNext/>
              <w:numPr>
                <w:ilvl w:val="0"/>
                <w:numId w:val="55"/>
              </w:numPr>
              <w:rPr>
                <w:rFonts w:ascii="Calibri" w:hAnsi="Calibri"/>
                <w:sz w:val="18"/>
                <w:szCs w:val="18"/>
                <w:u w:val="single"/>
              </w:rPr>
            </w:pPr>
            <w:r w:rsidRPr="00CC67D9">
              <w:rPr>
                <w:rFonts w:ascii="Calibri" w:hAnsi="Calibri"/>
                <w:sz w:val="18"/>
                <w:szCs w:val="18"/>
                <w:u w:val="single"/>
              </w:rPr>
              <w:t>Pass - all applicable requirements are met; or</w:t>
            </w:r>
          </w:p>
          <w:p w14:paraId="21CB0191" w14:textId="77777777" w:rsidR="003457E9" w:rsidRPr="00CC67D9" w:rsidRDefault="003457E9" w:rsidP="003457E9">
            <w:pPr>
              <w:pStyle w:val="ListParagraph"/>
              <w:keepNext/>
              <w:numPr>
                <w:ilvl w:val="0"/>
                <w:numId w:val="55"/>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0C93EC42" w14:textId="0407EE5F" w:rsidR="003457E9" w:rsidRPr="00E44B7C" w:rsidRDefault="003457E9" w:rsidP="00E44B7C">
            <w:pPr>
              <w:pStyle w:val="ListParagraph"/>
              <w:numPr>
                <w:ilvl w:val="0"/>
                <w:numId w:val="55"/>
              </w:numPr>
              <w:rPr>
                <w:rFonts w:asciiTheme="minorHAnsi" w:hAnsiTheme="minorHAnsi" w:cstheme="minorHAnsi"/>
                <w:sz w:val="18"/>
              </w:rPr>
            </w:pPr>
            <w:r w:rsidRPr="00E44B7C">
              <w:rPr>
                <w:rFonts w:ascii="Calibri" w:hAnsi="Calibri"/>
                <w:sz w:val="18"/>
                <w:szCs w:val="18"/>
                <w:u w:val="single"/>
              </w:rPr>
              <w:t>All N/A - This entire table is not applicable.</w:t>
            </w:r>
          </w:p>
        </w:tc>
      </w:tr>
      <w:tr w:rsidR="003457E9" w14:paraId="56FDF9D3" w14:textId="77777777" w:rsidTr="00E44B7C">
        <w:tc>
          <w:tcPr>
            <w:tcW w:w="554" w:type="dxa"/>
            <w:vAlign w:val="center"/>
          </w:tcPr>
          <w:p w14:paraId="662348F6" w14:textId="160179ED" w:rsidR="003457E9" w:rsidRDefault="003457E9" w:rsidP="00A932D7">
            <w:pPr>
              <w:jc w:val="center"/>
              <w:rPr>
                <w:rFonts w:asciiTheme="minorHAnsi" w:hAnsiTheme="minorHAnsi" w:cstheme="minorHAnsi"/>
                <w:sz w:val="18"/>
              </w:rPr>
            </w:pPr>
            <w:r>
              <w:rPr>
                <w:rFonts w:asciiTheme="minorHAnsi" w:hAnsiTheme="minorHAnsi" w:cstheme="minorHAnsi"/>
                <w:sz w:val="18"/>
              </w:rPr>
              <w:t>06</w:t>
            </w:r>
          </w:p>
        </w:tc>
        <w:tc>
          <w:tcPr>
            <w:tcW w:w="2321" w:type="dxa"/>
          </w:tcPr>
          <w:p w14:paraId="76FC83F2" w14:textId="77777777" w:rsidR="003457E9" w:rsidRDefault="003457E9">
            <w:pPr>
              <w:rPr>
                <w:rFonts w:asciiTheme="minorHAnsi" w:hAnsiTheme="minorHAnsi" w:cstheme="minorHAnsi"/>
                <w:sz w:val="18"/>
              </w:rPr>
            </w:pPr>
            <w:r>
              <w:rPr>
                <w:rFonts w:asciiTheme="minorHAnsi" w:hAnsiTheme="minorHAnsi" w:cstheme="minorHAnsi"/>
                <w:sz w:val="18"/>
              </w:rPr>
              <w:t>Correction Notes</w:t>
            </w:r>
          </w:p>
        </w:tc>
        <w:tc>
          <w:tcPr>
            <w:tcW w:w="7915" w:type="dxa"/>
          </w:tcPr>
          <w:p w14:paraId="72B2F8C1" w14:textId="57050779" w:rsidR="003457E9" w:rsidRDefault="003457E9">
            <w:pPr>
              <w:rPr>
                <w:rFonts w:asciiTheme="minorHAnsi" w:hAnsiTheme="minorHAnsi" w:cstheme="minorHAnsi"/>
                <w:sz w:val="18"/>
              </w:rPr>
            </w:pPr>
          </w:p>
        </w:tc>
      </w:tr>
      <w:tr w:rsidR="00604667" w14:paraId="299390B5" w14:textId="77777777" w:rsidTr="00E44B7C">
        <w:tc>
          <w:tcPr>
            <w:tcW w:w="10790" w:type="dxa"/>
            <w:gridSpan w:val="3"/>
          </w:tcPr>
          <w:p w14:paraId="3064E435" w14:textId="001813D9" w:rsidR="00604667" w:rsidRDefault="00604667" w:rsidP="00604667">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46096B40" w14:textId="58E64B32" w:rsidR="00A943E1" w:rsidRDefault="00A943E1"/>
    <w:p w14:paraId="7CF43A66" w14:textId="77777777" w:rsidR="00F54D18" w:rsidRDefault="00F54D18">
      <w:pPr>
        <w:rPr>
          <w:ins w:id="126" w:author="Author" w:date="2022-10-05T10:37:00Z"/>
        </w:rPr>
      </w:pPr>
      <w:ins w:id="127" w:author="Author" w:date="2022-10-05T10:37:00Z">
        <w:r>
          <w:rPr>
            <w:rFonts w:asciiTheme="minorHAnsi" w:hAnsiTheme="minorHAnsi" w:cstheme="minorHAnsi"/>
            <w:b/>
            <w:sz w:val="18"/>
          </w:rPr>
          <w:t>B. Raised Floor Adjacent to Unconditioned Space or Separate Dwelling Units</w:t>
        </w:r>
        <w:r>
          <w:t xml:space="preserve"> </w:t>
        </w:r>
      </w:ins>
    </w:p>
    <w:tbl>
      <w:tblPr>
        <w:tblStyle w:val="TableGrid"/>
        <w:tblW w:w="0" w:type="auto"/>
        <w:tblLook w:val="04A0" w:firstRow="1" w:lastRow="0" w:firstColumn="1" w:lastColumn="0" w:noHBand="0" w:noVBand="1"/>
      </w:tblPr>
      <w:tblGrid>
        <w:gridCol w:w="554"/>
        <w:gridCol w:w="10236"/>
      </w:tblGrid>
      <w:tr w:rsidR="001E31FB" w:rsidRPr="00A932D7" w14:paraId="30D77270" w14:textId="77777777" w:rsidTr="00893581">
        <w:trPr>
          <w:ins w:id="128" w:author="Author" w:date="2022-10-05T10:38:00Z"/>
        </w:trPr>
        <w:tc>
          <w:tcPr>
            <w:tcW w:w="554" w:type="dxa"/>
            <w:vAlign w:val="center"/>
          </w:tcPr>
          <w:p w14:paraId="4765D31F" w14:textId="77777777" w:rsidR="001E31FB" w:rsidRPr="00A932D7" w:rsidRDefault="001E31FB" w:rsidP="00893581">
            <w:pPr>
              <w:jc w:val="center"/>
              <w:rPr>
                <w:ins w:id="129" w:author="Author" w:date="2022-10-05T10:38:00Z"/>
                <w:rFonts w:asciiTheme="minorHAnsi" w:hAnsiTheme="minorHAnsi" w:cstheme="minorHAnsi"/>
                <w:sz w:val="18"/>
              </w:rPr>
            </w:pPr>
            <w:ins w:id="130" w:author="Author" w:date="2022-10-05T10:38:00Z">
              <w:r>
                <w:rPr>
                  <w:rFonts w:asciiTheme="minorHAnsi" w:hAnsiTheme="minorHAnsi" w:cstheme="minorHAnsi"/>
                  <w:sz w:val="18"/>
                </w:rPr>
                <w:t>01</w:t>
              </w:r>
            </w:ins>
          </w:p>
        </w:tc>
        <w:tc>
          <w:tcPr>
            <w:tcW w:w="10236" w:type="dxa"/>
          </w:tcPr>
          <w:p w14:paraId="28611E63" w14:textId="77777777" w:rsidR="001E31FB" w:rsidRPr="00A932D7" w:rsidRDefault="001E31FB" w:rsidP="00893581">
            <w:pPr>
              <w:rPr>
                <w:ins w:id="131" w:author="Author" w:date="2022-10-05T10:38:00Z"/>
                <w:rFonts w:asciiTheme="minorHAnsi" w:hAnsiTheme="minorHAnsi" w:cstheme="minorHAnsi"/>
                <w:sz w:val="18"/>
              </w:rPr>
            </w:pPr>
            <w:ins w:id="132" w:author="Author" w:date="2022-10-05T10:38:00Z">
              <w:r>
                <w:rPr>
                  <w:rFonts w:asciiTheme="minorHAnsi" w:hAnsiTheme="minorHAnsi" w:cstheme="minorHAnsi"/>
                  <w:sz w:val="18"/>
                </w:rPr>
                <w:t>All gaps in the raised floor are sealed.</w:t>
              </w:r>
            </w:ins>
          </w:p>
        </w:tc>
      </w:tr>
      <w:tr w:rsidR="001E31FB" w:rsidRPr="00A932D7" w14:paraId="438238EB" w14:textId="77777777" w:rsidTr="00893581">
        <w:trPr>
          <w:ins w:id="133" w:author="Author" w:date="2022-10-05T10:38:00Z"/>
        </w:trPr>
        <w:tc>
          <w:tcPr>
            <w:tcW w:w="554" w:type="dxa"/>
            <w:vAlign w:val="center"/>
          </w:tcPr>
          <w:p w14:paraId="544E0E8C" w14:textId="77777777" w:rsidR="001E31FB" w:rsidRPr="00A932D7" w:rsidRDefault="001E31FB" w:rsidP="00893581">
            <w:pPr>
              <w:jc w:val="center"/>
              <w:rPr>
                <w:ins w:id="134" w:author="Author" w:date="2022-10-05T10:38:00Z"/>
                <w:rFonts w:asciiTheme="minorHAnsi" w:hAnsiTheme="minorHAnsi" w:cstheme="minorHAnsi"/>
                <w:sz w:val="18"/>
              </w:rPr>
            </w:pPr>
            <w:ins w:id="135" w:author="Author" w:date="2022-10-05T10:38:00Z">
              <w:r>
                <w:rPr>
                  <w:rFonts w:asciiTheme="minorHAnsi" w:hAnsiTheme="minorHAnsi" w:cstheme="minorHAnsi"/>
                  <w:sz w:val="18"/>
                </w:rPr>
                <w:t>02</w:t>
              </w:r>
            </w:ins>
          </w:p>
        </w:tc>
        <w:tc>
          <w:tcPr>
            <w:tcW w:w="10236" w:type="dxa"/>
          </w:tcPr>
          <w:p w14:paraId="51910539" w14:textId="77777777" w:rsidR="001E31FB" w:rsidRPr="00A932D7" w:rsidRDefault="001E31FB" w:rsidP="00893581">
            <w:pPr>
              <w:rPr>
                <w:ins w:id="136" w:author="Author" w:date="2022-10-05T10:38:00Z"/>
                <w:rFonts w:asciiTheme="minorHAnsi" w:hAnsiTheme="minorHAnsi" w:cstheme="minorHAnsi"/>
                <w:sz w:val="18"/>
              </w:rPr>
            </w:pPr>
            <w:ins w:id="137" w:author="Author" w:date="2022-10-05T10:38:00Z">
              <w:r>
                <w:rPr>
                  <w:rFonts w:asciiTheme="minorHAnsi" w:hAnsiTheme="minorHAnsi" w:cstheme="minorHAnsi"/>
                  <w:sz w:val="18"/>
                </w:rPr>
                <w:t>All chases are sealed at floor level using a sealed hard cover.</w:t>
              </w:r>
            </w:ins>
          </w:p>
        </w:tc>
      </w:tr>
      <w:tr w:rsidR="001E31FB" w:rsidRPr="00A932D7" w14:paraId="285BC09C" w14:textId="77777777" w:rsidTr="00893581">
        <w:trPr>
          <w:ins w:id="138" w:author="Author" w:date="2022-10-05T10:38:00Z"/>
        </w:trPr>
        <w:tc>
          <w:tcPr>
            <w:tcW w:w="554" w:type="dxa"/>
            <w:vAlign w:val="center"/>
          </w:tcPr>
          <w:p w14:paraId="75CE67B5" w14:textId="77777777" w:rsidR="001E31FB" w:rsidRPr="00A932D7" w:rsidRDefault="001E31FB" w:rsidP="00893581">
            <w:pPr>
              <w:jc w:val="center"/>
              <w:rPr>
                <w:ins w:id="139" w:author="Author" w:date="2022-10-05T10:38:00Z"/>
                <w:rFonts w:asciiTheme="minorHAnsi" w:hAnsiTheme="minorHAnsi" w:cstheme="minorHAnsi"/>
                <w:sz w:val="18"/>
              </w:rPr>
            </w:pPr>
            <w:ins w:id="140" w:author="Author" w:date="2022-10-05T10:38:00Z">
              <w:r>
                <w:rPr>
                  <w:rFonts w:asciiTheme="minorHAnsi" w:hAnsiTheme="minorHAnsi" w:cstheme="minorHAnsi"/>
                  <w:sz w:val="18"/>
                </w:rPr>
                <w:t>03</w:t>
              </w:r>
            </w:ins>
          </w:p>
        </w:tc>
        <w:tc>
          <w:tcPr>
            <w:tcW w:w="10236" w:type="dxa"/>
          </w:tcPr>
          <w:p w14:paraId="0A6D90E1" w14:textId="77777777" w:rsidR="001E31FB" w:rsidRPr="00A932D7" w:rsidRDefault="001E31FB" w:rsidP="00893581">
            <w:pPr>
              <w:rPr>
                <w:ins w:id="141" w:author="Author" w:date="2022-10-05T10:38:00Z"/>
                <w:rFonts w:asciiTheme="minorHAnsi" w:hAnsiTheme="minorHAnsi" w:cstheme="minorHAnsi"/>
                <w:sz w:val="18"/>
              </w:rPr>
            </w:pPr>
            <w:ins w:id="142" w:author="Author" w:date="2022-10-05T10:38:00Z">
              <w:r>
                <w:rPr>
                  <w:rFonts w:asciiTheme="minorHAnsi" w:hAnsiTheme="minorHAnsi" w:cstheme="minorHAnsi"/>
                  <w:sz w:val="18"/>
                </w:rPr>
                <w:t>All holes (e.g., for plumbing and electrical wires) that penetrate the floor or bottom plates of walls are sealed.</w:t>
              </w:r>
            </w:ins>
          </w:p>
        </w:tc>
      </w:tr>
      <w:tr w:rsidR="001E31FB" w:rsidRPr="00A932D7" w14:paraId="1A066A47" w14:textId="77777777" w:rsidTr="00893581">
        <w:trPr>
          <w:ins w:id="143" w:author="Author" w:date="2022-10-05T10:38:00Z"/>
        </w:trPr>
        <w:tc>
          <w:tcPr>
            <w:tcW w:w="554" w:type="dxa"/>
            <w:vAlign w:val="center"/>
          </w:tcPr>
          <w:p w14:paraId="62F8F557" w14:textId="77777777" w:rsidR="001E31FB" w:rsidRPr="00A932D7" w:rsidRDefault="001E31FB" w:rsidP="00893581">
            <w:pPr>
              <w:jc w:val="center"/>
              <w:rPr>
                <w:ins w:id="144" w:author="Author" w:date="2022-10-05T10:38:00Z"/>
                <w:rFonts w:asciiTheme="minorHAnsi" w:hAnsiTheme="minorHAnsi" w:cstheme="minorHAnsi"/>
                <w:sz w:val="18"/>
              </w:rPr>
            </w:pPr>
            <w:ins w:id="145" w:author="Author" w:date="2022-10-05T10:38:00Z">
              <w:r>
                <w:rPr>
                  <w:rFonts w:asciiTheme="minorHAnsi" w:hAnsiTheme="minorHAnsi" w:cstheme="minorHAnsi"/>
                  <w:sz w:val="18"/>
                </w:rPr>
                <w:t>04</w:t>
              </w:r>
            </w:ins>
          </w:p>
        </w:tc>
        <w:tc>
          <w:tcPr>
            <w:tcW w:w="10236" w:type="dxa"/>
          </w:tcPr>
          <w:p w14:paraId="03E8EE30" w14:textId="77777777" w:rsidR="001E31FB" w:rsidRPr="00A932D7" w:rsidRDefault="001E31FB" w:rsidP="00893581">
            <w:pPr>
              <w:rPr>
                <w:ins w:id="146" w:author="Author" w:date="2022-10-05T10:38:00Z"/>
                <w:rFonts w:asciiTheme="minorHAnsi" w:hAnsiTheme="minorHAnsi" w:cstheme="minorHAnsi"/>
                <w:sz w:val="18"/>
              </w:rPr>
            </w:pPr>
            <w:ins w:id="147" w:author="Author" w:date="2022-10-05T10:38:00Z">
              <w:r>
                <w:rPr>
                  <w:rFonts w:asciiTheme="minorHAnsi" w:hAnsiTheme="minorHAnsi" w:cstheme="minorHAnsi"/>
                  <w:sz w:val="18"/>
                </w:rPr>
                <w:t>Subfloor sheathing is glued or sealed at all panel edges to create a continuous airtight subfloor air barrier.</w:t>
              </w:r>
            </w:ins>
          </w:p>
        </w:tc>
      </w:tr>
    </w:tbl>
    <w:p w14:paraId="2DA00895" w14:textId="77777777" w:rsidR="001E31FB" w:rsidRDefault="001E31FB">
      <w:pPr>
        <w:rPr>
          <w:ins w:id="148" w:author="Author" w:date="2022-10-05T10:38:00Z"/>
        </w:rPr>
      </w:pPr>
    </w:p>
    <w:tbl>
      <w:tblPr>
        <w:tblStyle w:val="TableGrid"/>
        <w:tblW w:w="0" w:type="auto"/>
        <w:tblLook w:val="04A0" w:firstRow="1" w:lastRow="0" w:firstColumn="1" w:lastColumn="0" w:noHBand="0" w:noVBand="1"/>
      </w:tblPr>
      <w:tblGrid>
        <w:gridCol w:w="554"/>
        <w:gridCol w:w="2321"/>
        <w:gridCol w:w="7915"/>
      </w:tblGrid>
      <w:tr w:rsidR="001E31FB" w:rsidRPr="00E44B7C" w14:paraId="38A38F36" w14:textId="77777777" w:rsidTr="00893581">
        <w:trPr>
          <w:ins w:id="149" w:author="Author" w:date="2022-10-05T10:38:00Z"/>
        </w:trPr>
        <w:tc>
          <w:tcPr>
            <w:tcW w:w="554" w:type="dxa"/>
            <w:vAlign w:val="center"/>
          </w:tcPr>
          <w:p w14:paraId="19DA20BC" w14:textId="77777777" w:rsidR="001E31FB" w:rsidRDefault="001E31FB" w:rsidP="00893581">
            <w:pPr>
              <w:jc w:val="center"/>
              <w:rPr>
                <w:ins w:id="150" w:author="Author" w:date="2022-10-05T10:38:00Z"/>
                <w:rFonts w:asciiTheme="minorHAnsi" w:hAnsiTheme="minorHAnsi" w:cstheme="minorHAnsi"/>
                <w:sz w:val="18"/>
              </w:rPr>
            </w:pPr>
            <w:ins w:id="151" w:author="Author" w:date="2022-10-05T10:38:00Z">
              <w:r>
                <w:rPr>
                  <w:rFonts w:asciiTheme="minorHAnsi" w:hAnsiTheme="minorHAnsi" w:cstheme="minorHAnsi"/>
                  <w:sz w:val="18"/>
                </w:rPr>
                <w:t>05</w:t>
              </w:r>
            </w:ins>
          </w:p>
        </w:tc>
        <w:tc>
          <w:tcPr>
            <w:tcW w:w="2321" w:type="dxa"/>
            <w:vAlign w:val="center"/>
          </w:tcPr>
          <w:p w14:paraId="60268D55" w14:textId="77777777" w:rsidR="001E31FB" w:rsidRDefault="001E31FB" w:rsidP="00893581">
            <w:pPr>
              <w:rPr>
                <w:ins w:id="152" w:author="Author" w:date="2022-10-05T10:38:00Z"/>
                <w:rFonts w:asciiTheme="minorHAnsi" w:hAnsiTheme="minorHAnsi" w:cstheme="minorHAnsi"/>
                <w:sz w:val="18"/>
              </w:rPr>
            </w:pPr>
            <w:ins w:id="153" w:author="Author" w:date="2022-10-05T10:38:00Z">
              <w:r>
                <w:rPr>
                  <w:rFonts w:asciiTheme="minorHAnsi" w:hAnsiTheme="minorHAnsi" w:cstheme="minorHAnsi"/>
                  <w:sz w:val="18"/>
                </w:rPr>
                <w:t>Verification Status</w:t>
              </w:r>
            </w:ins>
          </w:p>
        </w:tc>
        <w:tc>
          <w:tcPr>
            <w:tcW w:w="7915" w:type="dxa"/>
          </w:tcPr>
          <w:p w14:paraId="4208E932" w14:textId="77777777" w:rsidR="001E31FB" w:rsidRPr="00CC67D9" w:rsidRDefault="001E31FB" w:rsidP="00893581">
            <w:pPr>
              <w:pStyle w:val="ListParagraph"/>
              <w:keepNext/>
              <w:numPr>
                <w:ilvl w:val="0"/>
                <w:numId w:val="55"/>
              </w:numPr>
              <w:rPr>
                <w:ins w:id="154" w:author="Author" w:date="2022-10-05T10:38:00Z"/>
                <w:rFonts w:ascii="Calibri" w:hAnsi="Calibri"/>
                <w:sz w:val="18"/>
                <w:szCs w:val="18"/>
                <w:u w:val="single"/>
              </w:rPr>
            </w:pPr>
            <w:ins w:id="155" w:author="Author" w:date="2022-10-05T10:38:00Z">
              <w:r w:rsidRPr="00CC67D9">
                <w:rPr>
                  <w:rFonts w:ascii="Calibri" w:hAnsi="Calibri"/>
                  <w:sz w:val="18"/>
                  <w:szCs w:val="18"/>
                  <w:u w:val="single"/>
                </w:rPr>
                <w:t>Pass - all applicable requirements are met; or</w:t>
              </w:r>
            </w:ins>
          </w:p>
          <w:p w14:paraId="6AE6EB8B" w14:textId="77777777" w:rsidR="001E31FB" w:rsidRPr="00CC67D9" w:rsidRDefault="001E31FB" w:rsidP="00893581">
            <w:pPr>
              <w:pStyle w:val="ListParagraph"/>
              <w:keepNext/>
              <w:numPr>
                <w:ilvl w:val="0"/>
                <w:numId w:val="55"/>
              </w:numPr>
              <w:rPr>
                <w:ins w:id="156" w:author="Author" w:date="2022-10-05T10:38:00Z"/>
                <w:rFonts w:ascii="Calibri" w:hAnsi="Calibri"/>
                <w:sz w:val="18"/>
                <w:szCs w:val="18"/>
                <w:u w:val="single"/>
              </w:rPr>
            </w:pPr>
            <w:ins w:id="157" w:author="Author" w:date="2022-10-05T10:38:00Z">
              <w:r w:rsidRPr="00CC67D9">
                <w:rPr>
                  <w:rFonts w:ascii="Calibri" w:hAnsi="Calibri"/>
                  <w:sz w:val="18"/>
                  <w:szCs w:val="18"/>
                  <w:u w:val="single"/>
                </w:rPr>
                <w:t>Fail - one or more applicable requirements are not met. Enter reason for failure in corrections notes field below; or</w:t>
              </w:r>
            </w:ins>
          </w:p>
          <w:p w14:paraId="37E71F2B" w14:textId="77777777" w:rsidR="001E31FB" w:rsidRPr="00E44B7C" w:rsidRDefault="001E31FB" w:rsidP="00893581">
            <w:pPr>
              <w:pStyle w:val="ListParagraph"/>
              <w:numPr>
                <w:ilvl w:val="0"/>
                <w:numId w:val="55"/>
              </w:numPr>
              <w:rPr>
                <w:ins w:id="158" w:author="Author" w:date="2022-10-05T10:38:00Z"/>
                <w:rFonts w:asciiTheme="minorHAnsi" w:hAnsiTheme="minorHAnsi" w:cstheme="minorHAnsi"/>
                <w:sz w:val="18"/>
              </w:rPr>
            </w:pPr>
            <w:ins w:id="159" w:author="Author" w:date="2022-10-05T10:38:00Z">
              <w:r w:rsidRPr="00E44B7C">
                <w:rPr>
                  <w:rFonts w:ascii="Calibri" w:hAnsi="Calibri"/>
                  <w:sz w:val="18"/>
                  <w:szCs w:val="18"/>
                  <w:u w:val="single"/>
                </w:rPr>
                <w:t>All N/A - This entire table is not applicable.</w:t>
              </w:r>
            </w:ins>
          </w:p>
        </w:tc>
      </w:tr>
      <w:tr w:rsidR="001E31FB" w14:paraId="083860AC" w14:textId="77777777" w:rsidTr="00893581">
        <w:trPr>
          <w:ins w:id="160" w:author="Author" w:date="2022-10-05T10:38:00Z"/>
        </w:trPr>
        <w:tc>
          <w:tcPr>
            <w:tcW w:w="554" w:type="dxa"/>
            <w:vAlign w:val="center"/>
          </w:tcPr>
          <w:p w14:paraId="75B9D53E" w14:textId="77777777" w:rsidR="001E31FB" w:rsidRDefault="001E31FB" w:rsidP="00893581">
            <w:pPr>
              <w:jc w:val="center"/>
              <w:rPr>
                <w:ins w:id="161" w:author="Author" w:date="2022-10-05T10:38:00Z"/>
                <w:rFonts w:asciiTheme="minorHAnsi" w:hAnsiTheme="minorHAnsi" w:cstheme="minorHAnsi"/>
                <w:sz w:val="18"/>
              </w:rPr>
            </w:pPr>
            <w:ins w:id="162" w:author="Author" w:date="2022-10-05T10:38:00Z">
              <w:r>
                <w:rPr>
                  <w:rFonts w:asciiTheme="minorHAnsi" w:hAnsiTheme="minorHAnsi" w:cstheme="minorHAnsi"/>
                  <w:sz w:val="18"/>
                </w:rPr>
                <w:t>06</w:t>
              </w:r>
            </w:ins>
          </w:p>
        </w:tc>
        <w:tc>
          <w:tcPr>
            <w:tcW w:w="2321" w:type="dxa"/>
          </w:tcPr>
          <w:p w14:paraId="7536A86D" w14:textId="77777777" w:rsidR="001E31FB" w:rsidRDefault="001E31FB" w:rsidP="00893581">
            <w:pPr>
              <w:rPr>
                <w:ins w:id="163" w:author="Author" w:date="2022-10-05T10:38:00Z"/>
                <w:rFonts w:asciiTheme="minorHAnsi" w:hAnsiTheme="minorHAnsi" w:cstheme="minorHAnsi"/>
                <w:sz w:val="18"/>
              </w:rPr>
            </w:pPr>
            <w:ins w:id="164" w:author="Author" w:date="2022-10-05T10:38:00Z">
              <w:r>
                <w:rPr>
                  <w:rFonts w:asciiTheme="minorHAnsi" w:hAnsiTheme="minorHAnsi" w:cstheme="minorHAnsi"/>
                  <w:sz w:val="18"/>
                </w:rPr>
                <w:t>Correction Notes</w:t>
              </w:r>
            </w:ins>
          </w:p>
        </w:tc>
        <w:tc>
          <w:tcPr>
            <w:tcW w:w="7915" w:type="dxa"/>
          </w:tcPr>
          <w:p w14:paraId="4CE85602" w14:textId="77777777" w:rsidR="001E31FB" w:rsidRDefault="001E31FB" w:rsidP="00893581">
            <w:pPr>
              <w:rPr>
                <w:ins w:id="165" w:author="Author" w:date="2022-10-05T10:38:00Z"/>
                <w:rFonts w:asciiTheme="minorHAnsi" w:hAnsiTheme="minorHAnsi" w:cstheme="minorHAnsi"/>
                <w:sz w:val="18"/>
              </w:rPr>
            </w:pPr>
          </w:p>
        </w:tc>
      </w:tr>
    </w:tbl>
    <w:p w14:paraId="706604BE" w14:textId="77777777" w:rsidR="001E31FB" w:rsidRDefault="001E31FB">
      <w:pPr>
        <w:rPr>
          <w:ins w:id="166" w:author="Author" w:date="2022-10-05T10:38:00Z"/>
        </w:rPr>
      </w:pPr>
    </w:p>
    <w:p w14:paraId="40A2AAAA" w14:textId="1D86318F" w:rsidR="00A478C4" w:rsidRDefault="001E31FB">
      <w:ins w:id="167" w:author="Author" w:date="2022-10-05T10:38:00Z">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ins>
      <w:del w:id="168" w:author="Author" w:date="2022-10-05T10:38:00Z">
        <w:r w:rsidR="00A478C4" w:rsidDel="001E31FB">
          <w:br w:type="page"/>
        </w:r>
      </w:del>
    </w:p>
    <w:tbl>
      <w:tblPr>
        <w:tblStyle w:val="TableGrid"/>
        <w:tblW w:w="0" w:type="auto"/>
        <w:tblLook w:val="04A0" w:firstRow="1" w:lastRow="0" w:firstColumn="1" w:lastColumn="0" w:noHBand="0" w:noVBand="1"/>
      </w:tblPr>
      <w:tblGrid>
        <w:gridCol w:w="554"/>
        <w:gridCol w:w="2321"/>
        <w:gridCol w:w="7915"/>
      </w:tblGrid>
      <w:tr w:rsidR="00642262" w14:paraId="2BCE7033" w14:textId="77777777" w:rsidTr="003457E9">
        <w:tc>
          <w:tcPr>
            <w:tcW w:w="10790" w:type="dxa"/>
            <w:gridSpan w:val="3"/>
          </w:tcPr>
          <w:p w14:paraId="21C2088B" w14:textId="143073A7" w:rsidR="00642262" w:rsidRPr="00A932D7" w:rsidRDefault="00642262">
            <w:pPr>
              <w:rPr>
                <w:rFonts w:asciiTheme="minorHAnsi" w:hAnsiTheme="minorHAnsi" w:cstheme="minorHAnsi"/>
                <w:b/>
                <w:sz w:val="18"/>
              </w:rPr>
            </w:pPr>
            <w:r>
              <w:rPr>
                <w:rFonts w:asciiTheme="minorHAnsi" w:hAnsiTheme="minorHAnsi" w:cstheme="minorHAnsi"/>
                <w:b/>
                <w:sz w:val="18"/>
              </w:rPr>
              <w:lastRenderedPageBreak/>
              <w:t>C. Walls Adjacent to Unconditioned Space</w:t>
            </w:r>
          </w:p>
        </w:tc>
      </w:tr>
      <w:tr w:rsidR="00642262" w14:paraId="5D852199" w14:textId="77777777" w:rsidTr="003457E9">
        <w:tc>
          <w:tcPr>
            <w:tcW w:w="554" w:type="dxa"/>
            <w:vAlign w:val="center"/>
          </w:tcPr>
          <w:p w14:paraId="29B314BE" w14:textId="593CCBD4"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01</w:t>
            </w:r>
          </w:p>
        </w:tc>
        <w:tc>
          <w:tcPr>
            <w:tcW w:w="10236" w:type="dxa"/>
            <w:gridSpan w:val="2"/>
          </w:tcPr>
          <w:p w14:paraId="49D723CC" w14:textId="5E2FA91B" w:rsidR="00642262" w:rsidRPr="00A932D7" w:rsidRDefault="005B42B0">
            <w:pPr>
              <w:rPr>
                <w:rFonts w:asciiTheme="minorHAnsi" w:hAnsiTheme="minorHAnsi" w:cstheme="minorHAnsi"/>
                <w:sz w:val="18"/>
              </w:rPr>
            </w:pPr>
            <w:r>
              <w:rPr>
                <w:rFonts w:asciiTheme="minorHAnsi" w:hAnsiTheme="minorHAnsi" w:cstheme="minorHAnsi"/>
                <w:sz w:val="18"/>
              </w:rPr>
              <w:t xml:space="preserve">All penetrations through the exterior wall air barrier are sealed to provide an </w:t>
            </w:r>
            <w:r w:rsidR="00227EBA">
              <w:rPr>
                <w:rFonts w:asciiTheme="minorHAnsi" w:hAnsiTheme="minorHAnsi" w:cstheme="minorHAnsi"/>
                <w:sz w:val="18"/>
              </w:rPr>
              <w:t>airtight</w:t>
            </w:r>
            <w:r>
              <w:rPr>
                <w:rFonts w:asciiTheme="minorHAnsi" w:hAnsiTheme="minorHAnsi" w:cstheme="minorHAnsi"/>
                <w:sz w:val="18"/>
              </w:rPr>
              <w:t xml:space="preserve"> envelope to unconditioned spaces such as the outdoors, attic, garage, and crawlspace.</w:t>
            </w:r>
          </w:p>
        </w:tc>
      </w:tr>
      <w:tr w:rsidR="00642262" w14:paraId="2A8381C3" w14:textId="77777777" w:rsidTr="003457E9">
        <w:tc>
          <w:tcPr>
            <w:tcW w:w="554" w:type="dxa"/>
            <w:vAlign w:val="center"/>
          </w:tcPr>
          <w:p w14:paraId="5766D847" w14:textId="47011448"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02</w:t>
            </w:r>
          </w:p>
        </w:tc>
        <w:tc>
          <w:tcPr>
            <w:tcW w:w="10236" w:type="dxa"/>
            <w:gridSpan w:val="2"/>
          </w:tcPr>
          <w:p w14:paraId="4C170765" w14:textId="7BA49EB6" w:rsidR="00642262" w:rsidRPr="00A932D7" w:rsidRDefault="005B42B0">
            <w:pPr>
              <w:rPr>
                <w:rFonts w:asciiTheme="minorHAnsi" w:hAnsiTheme="minorHAnsi" w:cstheme="minorHAnsi"/>
                <w:sz w:val="18"/>
              </w:rPr>
            </w:pPr>
            <w:r>
              <w:rPr>
                <w:rFonts w:asciiTheme="minorHAnsi" w:hAnsiTheme="minorHAnsi" w:cstheme="minorHAnsi"/>
                <w:sz w:val="18"/>
              </w:rPr>
              <w:t>Exterior wall air barrier is sealed to the top plate and bottom plate in each stud bay.</w:t>
            </w:r>
          </w:p>
        </w:tc>
      </w:tr>
      <w:tr w:rsidR="00642262" w14:paraId="7814B93D" w14:textId="77777777" w:rsidTr="003457E9">
        <w:tc>
          <w:tcPr>
            <w:tcW w:w="554" w:type="dxa"/>
            <w:vAlign w:val="center"/>
          </w:tcPr>
          <w:p w14:paraId="1215E80A" w14:textId="2ADB49E2"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03</w:t>
            </w:r>
          </w:p>
        </w:tc>
        <w:tc>
          <w:tcPr>
            <w:tcW w:w="10236" w:type="dxa"/>
            <w:gridSpan w:val="2"/>
          </w:tcPr>
          <w:p w14:paraId="079EF474" w14:textId="23829EBE" w:rsidR="00642262" w:rsidRPr="00A932D7" w:rsidRDefault="005B42B0">
            <w:pPr>
              <w:rPr>
                <w:rFonts w:asciiTheme="minorHAnsi" w:hAnsiTheme="minorHAnsi" w:cstheme="minorHAnsi"/>
                <w:sz w:val="18"/>
              </w:rPr>
            </w:pPr>
            <w:r>
              <w:rPr>
                <w:rFonts w:asciiTheme="minorHAnsi" w:hAnsiTheme="minorHAnsi" w:cstheme="minorHAnsi"/>
                <w:sz w:val="18"/>
              </w:rPr>
              <w:t>All electrical boxes</w:t>
            </w:r>
            <w:r w:rsidR="005F667E">
              <w:rPr>
                <w:rFonts w:asciiTheme="minorHAnsi" w:hAnsiTheme="minorHAnsi" w:cstheme="minorHAnsi"/>
                <w:sz w:val="18"/>
              </w:rPr>
              <w:t>,</w:t>
            </w:r>
            <w:r>
              <w:rPr>
                <w:rFonts w:asciiTheme="minorHAnsi" w:hAnsiTheme="minorHAnsi" w:cstheme="minorHAnsi"/>
                <w:sz w:val="18"/>
              </w:rPr>
              <w:t xml:space="preserve"> including knockouts</w:t>
            </w:r>
            <w:r w:rsidR="005F667E">
              <w:rPr>
                <w:rFonts w:asciiTheme="minorHAnsi" w:hAnsiTheme="minorHAnsi" w:cstheme="minorHAnsi"/>
                <w:sz w:val="18"/>
              </w:rPr>
              <w:t>,</w:t>
            </w:r>
            <w:r>
              <w:rPr>
                <w:rFonts w:asciiTheme="minorHAnsi" w:hAnsiTheme="minorHAnsi" w:cstheme="minorHAnsi"/>
                <w:sz w:val="18"/>
              </w:rPr>
              <w:t xml:space="preserve"> that penetrate the air barrier to unconditioned space are sealed.</w:t>
            </w:r>
          </w:p>
        </w:tc>
      </w:tr>
      <w:tr w:rsidR="00642262" w14:paraId="700A7713" w14:textId="77777777" w:rsidTr="003457E9">
        <w:tc>
          <w:tcPr>
            <w:tcW w:w="554" w:type="dxa"/>
            <w:vAlign w:val="center"/>
          </w:tcPr>
          <w:p w14:paraId="4E1354B7" w14:textId="236E67A2"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04</w:t>
            </w:r>
          </w:p>
        </w:tc>
        <w:tc>
          <w:tcPr>
            <w:tcW w:w="10236" w:type="dxa"/>
            <w:gridSpan w:val="2"/>
          </w:tcPr>
          <w:p w14:paraId="45808F69" w14:textId="797CFE13" w:rsidR="00642262" w:rsidRPr="00A932D7" w:rsidRDefault="005B42B0">
            <w:pPr>
              <w:rPr>
                <w:rFonts w:asciiTheme="minorHAnsi" w:hAnsiTheme="minorHAnsi" w:cstheme="minorHAnsi"/>
                <w:sz w:val="18"/>
              </w:rPr>
            </w:pPr>
            <w:r>
              <w:rPr>
                <w:rFonts w:asciiTheme="minorHAnsi" w:hAnsiTheme="minorHAnsi" w:cstheme="minorHAnsi"/>
                <w:sz w:val="18"/>
              </w:rPr>
              <w:t xml:space="preserve">All openings in the top and bottom plate, including all interior and exterior walls, to unconditioned space are </w:t>
            </w:r>
            <w:proofErr w:type="gramStart"/>
            <w:r>
              <w:rPr>
                <w:rFonts w:asciiTheme="minorHAnsi" w:hAnsiTheme="minorHAnsi" w:cstheme="minorHAnsi"/>
                <w:sz w:val="18"/>
              </w:rPr>
              <w:t>sealed;</w:t>
            </w:r>
            <w:proofErr w:type="gramEnd"/>
            <w:r>
              <w:rPr>
                <w:rFonts w:asciiTheme="minorHAnsi" w:hAnsiTheme="minorHAnsi" w:cstheme="minorHAnsi"/>
                <w:sz w:val="18"/>
              </w:rPr>
              <w:t xml:space="preserve"> such as holes drilled for electrical and plumbing.</w:t>
            </w:r>
          </w:p>
        </w:tc>
      </w:tr>
      <w:tr w:rsidR="00642262" w14:paraId="4B4C359D" w14:textId="77777777" w:rsidTr="003457E9">
        <w:tc>
          <w:tcPr>
            <w:tcW w:w="554" w:type="dxa"/>
            <w:vAlign w:val="center"/>
          </w:tcPr>
          <w:p w14:paraId="4079017B" w14:textId="14FCEE57" w:rsidR="00642262" w:rsidRPr="00671E4D" w:rsidRDefault="00642262" w:rsidP="00A932D7">
            <w:pPr>
              <w:jc w:val="center"/>
              <w:rPr>
                <w:rFonts w:asciiTheme="minorHAnsi" w:hAnsiTheme="minorHAnsi" w:cstheme="minorHAnsi"/>
                <w:sz w:val="18"/>
              </w:rPr>
            </w:pPr>
            <w:r>
              <w:rPr>
                <w:rFonts w:asciiTheme="minorHAnsi" w:hAnsiTheme="minorHAnsi" w:cstheme="minorHAnsi"/>
                <w:sz w:val="18"/>
              </w:rPr>
              <w:t>05</w:t>
            </w:r>
          </w:p>
        </w:tc>
        <w:tc>
          <w:tcPr>
            <w:tcW w:w="10236" w:type="dxa"/>
            <w:gridSpan w:val="2"/>
          </w:tcPr>
          <w:p w14:paraId="7D3A93FC" w14:textId="758B830C" w:rsidR="00642262" w:rsidRPr="00671E4D" w:rsidRDefault="005B42B0">
            <w:pPr>
              <w:rPr>
                <w:rFonts w:asciiTheme="minorHAnsi" w:hAnsiTheme="minorHAnsi" w:cstheme="minorHAnsi"/>
                <w:sz w:val="18"/>
              </w:rPr>
            </w:pPr>
            <w:r>
              <w:rPr>
                <w:rFonts w:asciiTheme="minorHAnsi" w:hAnsiTheme="minorHAnsi" w:cstheme="minorHAnsi"/>
                <w:sz w:val="18"/>
              </w:rPr>
              <w:t>Exterior bottom plates (all stories) are sealed to the floor.</w:t>
            </w:r>
          </w:p>
        </w:tc>
      </w:tr>
      <w:tr w:rsidR="00642262" w14:paraId="55D6481D" w14:textId="77777777" w:rsidTr="003457E9">
        <w:tc>
          <w:tcPr>
            <w:tcW w:w="554" w:type="dxa"/>
            <w:vAlign w:val="center"/>
          </w:tcPr>
          <w:p w14:paraId="723CAF13" w14:textId="60E56E03" w:rsidR="00642262" w:rsidRPr="00671E4D" w:rsidRDefault="00642262" w:rsidP="00A932D7">
            <w:pPr>
              <w:jc w:val="center"/>
              <w:rPr>
                <w:rFonts w:asciiTheme="minorHAnsi" w:hAnsiTheme="minorHAnsi" w:cstheme="minorHAnsi"/>
                <w:sz w:val="18"/>
              </w:rPr>
            </w:pPr>
            <w:r>
              <w:rPr>
                <w:rFonts w:asciiTheme="minorHAnsi" w:hAnsiTheme="minorHAnsi" w:cstheme="minorHAnsi"/>
                <w:sz w:val="18"/>
              </w:rPr>
              <w:t>06</w:t>
            </w:r>
          </w:p>
        </w:tc>
        <w:tc>
          <w:tcPr>
            <w:tcW w:w="10236" w:type="dxa"/>
            <w:gridSpan w:val="2"/>
          </w:tcPr>
          <w:p w14:paraId="1D155122" w14:textId="3130BCD0" w:rsidR="00642262" w:rsidRPr="00671E4D" w:rsidRDefault="005B42B0">
            <w:pPr>
              <w:rPr>
                <w:rFonts w:asciiTheme="minorHAnsi" w:hAnsiTheme="minorHAnsi" w:cstheme="minorHAnsi"/>
                <w:sz w:val="18"/>
              </w:rPr>
            </w:pPr>
            <w:r>
              <w:rPr>
                <w:rFonts w:asciiTheme="minorHAnsi" w:hAnsiTheme="minorHAnsi" w:cstheme="minorHAnsi"/>
                <w:sz w:val="18"/>
              </w:rPr>
              <w:t>All gaps around windows and doors are sealed. The sealant used follows manufacturer specifications.</w:t>
            </w:r>
          </w:p>
        </w:tc>
      </w:tr>
      <w:tr w:rsidR="00642262" w14:paraId="40CDA3F0" w14:textId="77777777" w:rsidTr="003457E9">
        <w:tc>
          <w:tcPr>
            <w:tcW w:w="554" w:type="dxa"/>
            <w:vAlign w:val="center"/>
          </w:tcPr>
          <w:p w14:paraId="30F36E78" w14:textId="4EB929E0" w:rsidR="00642262" w:rsidRPr="00671E4D" w:rsidRDefault="00642262" w:rsidP="00A932D7">
            <w:pPr>
              <w:jc w:val="center"/>
              <w:rPr>
                <w:rFonts w:asciiTheme="minorHAnsi" w:hAnsiTheme="minorHAnsi" w:cstheme="minorHAnsi"/>
                <w:sz w:val="18"/>
              </w:rPr>
            </w:pPr>
            <w:r>
              <w:rPr>
                <w:rFonts w:asciiTheme="minorHAnsi" w:hAnsiTheme="minorHAnsi" w:cstheme="minorHAnsi"/>
                <w:sz w:val="18"/>
              </w:rPr>
              <w:t>07</w:t>
            </w:r>
          </w:p>
        </w:tc>
        <w:tc>
          <w:tcPr>
            <w:tcW w:w="10236" w:type="dxa"/>
            <w:gridSpan w:val="2"/>
          </w:tcPr>
          <w:p w14:paraId="05E1C19F" w14:textId="5DD0CEE4" w:rsidR="00642262" w:rsidRPr="00671E4D" w:rsidRDefault="005B42B0" w:rsidP="002B7CCE">
            <w:pPr>
              <w:rPr>
                <w:rFonts w:asciiTheme="minorHAnsi" w:hAnsiTheme="minorHAnsi" w:cstheme="minorHAnsi"/>
                <w:sz w:val="18"/>
              </w:rPr>
            </w:pPr>
            <w:r>
              <w:rPr>
                <w:rFonts w:asciiTheme="minorHAnsi" w:hAnsiTheme="minorHAnsi" w:cstheme="minorHAnsi"/>
                <w:sz w:val="18"/>
              </w:rPr>
              <w:t>Rim joist gaps</w:t>
            </w:r>
            <w:r w:rsidR="002B7CCE">
              <w:rPr>
                <w:rFonts w:asciiTheme="minorHAnsi" w:hAnsiTheme="minorHAnsi" w:cstheme="minorHAnsi"/>
                <w:sz w:val="18"/>
              </w:rPr>
              <w:t xml:space="preserve"> and </w:t>
            </w:r>
            <w:r>
              <w:rPr>
                <w:rFonts w:asciiTheme="minorHAnsi" w:hAnsiTheme="minorHAnsi" w:cstheme="minorHAnsi"/>
                <w:sz w:val="18"/>
              </w:rPr>
              <w:t>openings a</w:t>
            </w:r>
            <w:r w:rsidR="005F667E">
              <w:rPr>
                <w:rFonts w:asciiTheme="minorHAnsi" w:hAnsiTheme="minorHAnsi" w:cstheme="minorHAnsi"/>
                <w:sz w:val="18"/>
              </w:rPr>
              <w:t>r</w:t>
            </w:r>
            <w:r>
              <w:rPr>
                <w:rFonts w:asciiTheme="minorHAnsi" w:hAnsiTheme="minorHAnsi" w:cstheme="minorHAnsi"/>
                <w:sz w:val="18"/>
              </w:rPr>
              <w:t>e fully sealed.</w:t>
            </w:r>
          </w:p>
        </w:tc>
      </w:tr>
      <w:tr w:rsidR="00642262" w14:paraId="7B769A87" w14:textId="77777777" w:rsidTr="003457E9">
        <w:tc>
          <w:tcPr>
            <w:tcW w:w="554" w:type="dxa"/>
            <w:vAlign w:val="center"/>
          </w:tcPr>
          <w:p w14:paraId="10315C27" w14:textId="43B84C24" w:rsidR="00642262" w:rsidRPr="00671E4D" w:rsidRDefault="00642262" w:rsidP="00A932D7">
            <w:pPr>
              <w:jc w:val="center"/>
              <w:rPr>
                <w:rFonts w:asciiTheme="minorHAnsi" w:hAnsiTheme="minorHAnsi" w:cstheme="minorHAnsi"/>
                <w:sz w:val="18"/>
              </w:rPr>
            </w:pPr>
            <w:r>
              <w:rPr>
                <w:rFonts w:asciiTheme="minorHAnsi" w:hAnsiTheme="minorHAnsi" w:cstheme="minorHAnsi"/>
                <w:sz w:val="18"/>
              </w:rPr>
              <w:t>08</w:t>
            </w:r>
          </w:p>
        </w:tc>
        <w:tc>
          <w:tcPr>
            <w:tcW w:w="10236" w:type="dxa"/>
            <w:gridSpan w:val="2"/>
          </w:tcPr>
          <w:p w14:paraId="50A8EC1B" w14:textId="42C718BC" w:rsidR="00642262" w:rsidRPr="00671E4D" w:rsidRDefault="005B42B0">
            <w:pPr>
              <w:rPr>
                <w:rFonts w:asciiTheme="minorHAnsi" w:hAnsiTheme="minorHAnsi" w:cstheme="minorHAnsi"/>
                <w:sz w:val="18"/>
              </w:rPr>
            </w:pPr>
            <w:r>
              <w:rPr>
                <w:rFonts w:asciiTheme="minorHAnsi" w:hAnsiTheme="minorHAnsi" w:cstheme="minorHAnsi"/>
                <w:sz w:val="18"/>
              </w:rPr>
              <w:t>Fan exhaust duct outlet/damper at the exterior wall are sealed.</w:t>
            </w:r>
          </w:p>
        </w:tc>
      </w:tr>
      <w:tr w:rsidR="00642262" w14:paraId="748519D7" w14:textId="77777777" w:rsidTr="003457E9">
        <w:tc>
          <w:tcPr>
            <w:tcW w:w="554" w:type="dxa"/>
            <w:vAlign w:val="center"/>
          </w:tcPr>
          <w:p w14:paraId="512532A2" w14:textId="42F49CB7" w:rsidR="00642262" w:rsidRPr="00671E4D" w:rsidRDefault="00642262" w:rsidP="00A932D7">
            <w:pPr>
              <w:jc w:val="center"/>
              <w:rPr>
                <w:rFonts w:asciiTheme="minorHAnsi" w:hAnsiTheme="minorHAnsi" w:cstheme="minorHAnsi"/>
                <w:sz w:val="18"/>
              </w:rPr>
            </w:pPr>
            <w:r>
              <w:rPr>
                <w:rFonts w:asciiTheme="minorHAnsi" w:hAnsiTheme="minorHAnsi" w:cstheme="minorHAnsi"/>
                <w:sz w:val="18"/>
              </w:rPr>
              <w:t>09</w:t>
            </w:r>
          </w:p>
        </w:tc>
        <w:tc>
          <w:tcPr>
            <w:tcW w:w="10236" w:type="dxa"/>
            <w:gridSpan w:val="2"/>
          </w:tcPr>
          <w:p w14:paraId="1B144AC5" w14:textId="3A12680C" w:rsidR="00642262" w:rsidRPr="00671E4D" w:rsidRDefault="005B42B0">
            <w:pPr>
              <w:rPr>
                <w:rFonts w:asciiTheme="minorHAnsi" w:hAnsiTheme="minorHAnsi" w:cstheme="minorHAnsi"/>
                <w:sz w:val="18"/>
              </w:rPr>
            </w:pPr>
            <w:r>
              <w:rPr>
                <w:rFonts w:asciiTheme="minorHAnsi" w:hAnsiTheme="minorHAnsi" w:cstheme="minorHAnsi"/>
                <w:sz w:val="18"/>
              </w:rPr>
              <w:t>Knee walls have solid and sealed blocking at the bottom, top, left</w:t>
            </w:r>
            <w:r w:rsidR="00227EBA">
              <w:rPr>
                <w:rFonts w:asciiTheme="minorHAnsi" w:hAnsiTheme="minorHAnsi" w:cstheme="minorHAnsi"/>
                <w:sz w:val="18"/>
              </w:rPr>
              <w:t>,</w:t>
            </w:r>
            <w:r>
              <w:rPr>
                <w:rFonts w:asciiTheme="minorHAnsi" w:hAnsiTheme="minorHAnsi" w:cstheme="minorHAnsi"/>
                <w:sz w:val="18"/>
              </w:rPr>
              <w:t xml:space="preserve"> and right </w:t>
            </w:r>
            <w:r w:rsidR="005F667E">
              <w:rPr>
                <w:rFonts w:asciiTheme="minorHAnsi" w:hAnsiTheme="minorHAnsi" w:cstheme="minorHAnsi"/>
                <w:sz w:val="18"/>
              </w:rPr>
              <w:t>s</w:t>
            </w:r>
            <w:r>
              <w:rPr>
                <w:rFonts w:asciiTheme="minorHAnsi" w:hAnsiTheme="minorHAnsi" w:cstheme="minorHAnsi"/>
                <w:sz w:val="18"/>
              </w:rPr>
              <w:t>ides to prevent air movement into insulation.</w:t>
            </w:r>
          </w:p>
        </w:tc>
      </w:tr>
      <w:tr w:rsidR="003457E9" w14:paraId="1FF8F4AD" w14:textId="77777777" w:rsidTr="00E44B7C">
        <w:tc>
          <w:tcPr>
            <w:tcW w:w="554" w:type="dxa"/>
            <w:vAlign w:val="center"/>
          </w:tcPr>
          <w:p w14:paraId="01C8279E" w14:textId="03D5E61F" w:rsidR="003457E9" w:rsidRDefault="003457E9" w:rsidP="00A932D7">
            <w:pPr>
              <w:jc w:val="center"/>
              <w:rPr>
                <w:rFonts w:asciiTheme="minorHAnsi" w:hAnsiTheme="minorHAnsi" w:cstheme="minorHAnsi"/>
                <w:sz w:val="18"/>
              </w:rPr>
            </w:pPr>
            <w:r>
              <w:rPr>
                <w:rFonts w:asciiTheme="minorHAnsi" w:hAnsiTheme="minorHAnsi" w:cstheme="minorHAnsi"/>
                <w:sz w:val="18"/>
              </w:rPr>
              <w:t>10</w:t>
            </w:r>
          </w:p>
        </w:tc>
        <w:tc>
          <w:tcPr>
            <w:tcW w:w="2321" w:type="dxa"/>
            <w:vAlign w:val="center"/>
          </w:tcPr>
          <w:p w14:paraId="6BFF9380" w14:textId="77777777" w:rsidR="003457E9" w:rsidRDefault="003457E9">
            <w:pPr>
              <w:rPr>
                <w:rFonts w:asciiTheme="minorHAnsi" w:hAnsiTheme="minorHAnsi" w:cstheme="minorHAnsi"/>
                <w:sz w:val="18"/>
              </w:rPr>
            </w:pPr>
            <w:r>
              <w:rPr>
                <w:rFonts w:asciiTheme="minorHAnsi" w:hAnsiTheme="minorHAnsi" w:cstheme="minorHAnsi"/>
                <w:sz w:val="18"/>
              </w:rPr>
              <w:t>Verification Status</w:t>
            </w:r>
          </w:p>
        </w:tc>
        <w:tc>
          <w:tcPr>
            <w:tcW w:w="7915" w:type="dxa"/>
          </w:tcPr>
          <w:p w14:paraId="5596BB01" w14:textId="77777777" w:rsidR="003457E9" w:rsidRPr="00CC67D9" w:rsidRDefault="003457E9" w:rsidP="003457E9">
            <w:pPr>
              <w:pStyle w:val="ListParagraph"/>
              <w:keepNext/>
              <w:numPr>
                <w:ilvl w:val="0"/>
                <w:numId w:val="55"/>
              </w:numPr>
              <w:rPr>
                <w:rFonts w:ascii="Calibri" w:hAnsi="Calibri"/>
                <w:sz w:val="18"/>
                <w:szCs w:val="18"/>
                <w:u w:val="single"/>
              </w:rPr>
            </w:pPr>
            <w:r w:rsidRPr="00CC67D9">
              <w:rPr>
                <w:rFonts w:ascii="Calibri" w:hAnsi="Calibri"/>
                <w:sz w:val="18"/>
                <w:szCs w:val="18"/>
                <w:u w:val="single"/>
              </w:rPr>
              <w:t>Pass - all applicable requirements are met; or</w:t>
            </w:r>
          </w:p>
          <w:p w14:paraId="1290FC18" w14:textId="77777777" w:rsidR="003457E9" w:rsidRPr="00CC67D9" w:rsidRDefault="003457E9" w:rsidP="003457E9">
            <w:pPr>
              <w:pStyle w:val="ListParagraph"/>
              <w:keepNext/>
              <w:numPr>
                <w:ilvl w:val="0"/>
                <w:numId w:val="55"/>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76A48115" w14:textId="5F23D951" w:rsidR="003457E9" w:rsidRPr="00E44B7C" w:rsidRDefault="003457E9" w:rsidP="00E44B7C">
            <w:pPr>
              <w:pStyle w:val="ListParagraph"/>
              <w:numPr>
                <w:ilvl w:val="0"/>
                <w:numId w:val="55"/>
              </w:numPr>
              <w:rPr>
                <w:rFonts w:asciiTheme="minorHAnsi" w:hAnsiTheme="minorHAnsi" w:cstheme="minorHAnsi"/>
                <w:sz w:val="18"/>
              </w:rPr>
            </w:pPr>
            <w:r w:rsidRPr="00E44B7C">
              <w:rPr>
                <w:rFonts w:ascii="Calibri" w:hAnsi="Calibri"/>
                <w:sz w:val="18"/>
                <w:szCs w:val="18"/>
                <w:u w:val="single"/>
              </w:rPr>
              <w:t>All N/A - This entire table is not applicable.</w:t>
            </w:r>
          </w:p>
        </w:tc>
      </w:tr>
      <w:tr w:rsidR="003457E9" w14:paraId="719448C6" w14:textId="77777777" w:rsidTr="00E44B7C">
        <w:tc>
          <w:tcPr>
            <w:tcW w:w="554" w:type="dxa"/>
            <w:vAlign w:val="center"/>
          </w:tcPr>
          <w:p w14:paraId="03A4B932" w14:textId="7ABDC80E" w:rsidR="003457E9" w:rsidRDefault="003457E9" w:rsidP="00A932D7">
            <w:pPr>
              <w:jc w:val="center"/>
              <w:rPr>
                <w:rFonts w:asciiTheme="minorHAnsi" w:hAnsiTheme="minorHAnsi" w:cstheme="minorHAnsi"/>
                <w:sz w:val="18"/>
              </w:rPr>
            </w:pPr>
            <w:r>
              <w:rPr>
                <w:rFonts w:asciiTheme="minorHAnsi" w:hAnsiTheme="minorHAnsi" w:cstheme="minorHAnsi"/>
                <w:sz w:val="18"/>
              </w:rPr>
              <w:t>11</w:t>
            </w:r>
          </w:p>
        </w:tc>
        <w:tc>
          <w:tcPr>
            <w:tcW w:w="2321" w:type="dxa"/>
          </w:tcPr>
          <w:p w14:paraId="6B33F405" w14:textId="77777777" w:rsidR="003457E9" w:rsidRDefault="003457E9">
            <w:pPr>
              <w:rPr>
                <w:rFonts w:asciiTheme="minorHAnsi" w:hAnsiTheme="minorHAnsi" w:cstheme="minorHAnsi"/>
                <w:sz w:val="18"/>
              </w:rPr>
            </w:pPr>
            <w:r>
              <w:rPr>
                <w:rFonts w:asciiTheme="minorHAnsi" w:hAnsiTheme="minorHAnsi" w:cstheme="minorHAnsi"/>
                <w:sz w:val="18"/>
              </w:rPr>
              <w:t>Correction Notes</w:t>
            </w:r>
          </w:p>
        </w:tc>
        <w:tc>
          <w:tcPr>
            <w:tcW w:w="7915" w:type="dxa"/>
          </w:tcPr>
          <w:p w14:paraId="61616CB5" w14:textId="1C7C64CE" w:rsidR="003457E9" w:rsidRDefault="003457E9">
            <w:pPr>
              <w:rPr>
                <w:rFonts w:asciiTheme="minorHAnsi" w:hAnsiTheme="minorHAnsi" w:cstheme="minorHAnsi"/>
                <w:sz w:val="18"/>
              </w:rPr>
            </w:pPr>
          </w:p>
        </w:tc>
      </w:tr>
      <w:tr w:rsidR="00604667" w14:paraId="57F075C8" w14:textId="77777777" w:rsidTr="00E44B7C">
        <w:tc>
          <w:tcPr>
            <w:tcW w:w="10790" w:type="dxa"/>
            <w:gridSpan w:val="3"/>
          </w:tcPr>
          <w:p w14:paraId="455B3AED" w14:textId="4A1627AE" w:rsidR="00604667" w:rsidRDefault="00604667" w:rsidP="00604667">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5402466B" w14:textId="575EE9DB" w:rsidR="003457E9" w:rsidRDefault="003457E9"/>
    <w:tbl>
      <w:tblPr>
        <w:tblStyle w:val="TableGrid"/>
        <w:tblW w:w="0" w:type="auto"/>
        <w:tblLook w:val="04A0" w:firstRow="1" w:lastRow="0" w:firstColumn="1" w:lastColumn="0" w:noHBand="0" w:noVBand="1"/>
      </w:tblPr>
      <w:tblGrid>
        <w:gridCol w:w="554"/>
        <w:gridCol w:w="2321"/>
        <w:gridCol w:w="7915"/>
      </w:tblGrid>
      <w:tr w:rsidR="00642262" w14:paraId="21A0DB35" w14:textId="77777777" w:rsidTr="00E44B7C">
        <w:tc>
          <w:tcPr>
            <w:tcW w:w="10790" w:type="dxa"/>
            <w:gridSpan w:val="3"/>
          </w:tcPr>
          <w:p w14:paraId="320FC261" w14:textId="0C69DAF9" w:rsidR="00642262" w:rsidRPr="00A932D7" w:rsidRDefault="005B42B0">
            <w:pPr>
              <w:rPr>
                <w:rFonts w:asciiTheme="minorHAnsi" w:hAnsiTheme="minorHAnsi" w:cstheme="minorHAnsi"/>
                <w:b/>
                <w:sz w:val="18"/>
              </w:rPr>
            </w:pPr>
            <w:r>
              <w:rPr>
                <w:rFonts w:asciiTheme="minorHAnsi" w:hAnsiTheme="minorHAnsi" w:cstheme="minorHAnsi"/>
                <w:b/>
                <w:sz w:val="18"/>
              </w:rPr>
              <w:t>D. Ceiling Air Barrier Adjacent to Unconditioned Space</w:t>
            </w:r>
          </w:p>
        </w:tc>
      </w:tr>
      <w:tr w:rsidR="005B42B0" w14:paraId="5896B37C" w14:textId="77777777" w:rsidTr="00E44B7C">
        <w:tc>
          <w:tcPr>
            <w:tcW w:w="554" w:type="dxa"/>
            <w:vAlign w:val="center"/>
          </w:tcPr>
          <w:p w14:paraId="33063D2C" w14:textId="193AF55A" w:rsidR="005B42B0" w:rsidRPr="00A932D7" w:rsidRDefault="005B42B0" w:rsidP="00A932D7">
            <w:pPr>
              <w:jc w:val="center"/>
              <w:rPr>
                <w:rFonts w:asciiTheme="minorHAnsi" w:hAnsiTheme="minorHAnsi" w:cstheme="minorHAnsi"/>
                <w:sz w:val="18"/>
              </w:rPr>
            </w:pPr>
            <w:r>
              <w:rPr>
                <w:rFonts w:asciiTheme="minorHAnsi" w:hAnsiTheme="minorHAnsi" w:cstheme="minorHAnsi"/>
                <w:sz w:val="18"/>
              </w:rPr>
              <w:t>01</w:t>
            </w:r>
          </w:p>
        </w:tc>
        <w:tc>
          <w:tcPr>
            <w:tcW w:w="10236" w:type="dxa"/>
            <w:gridSpan w:val="2"/>
          </w:tcPr>
          <w:p w14:paraId="39F3C9EF" w14:textId="49EE428C" w:rsidR="005B42B0" w:rsidRPr="00A932D7" w:rsidRDefault="005B42B0">
            <w:pPr>
              <w:rPr>
                <w:rFonts w:asciiTheme="minorHAnsi" w:hAnsiTheme="minorHAnsi" w:cstheme="minorHAnsi"/>
                <w:sz w:val="18"/>
              </w:rPr>
            </w:pPr>
            <w:r>
              <w:rPr>
                <w:rFonts w:asciiTheme="minorHAnsi" w:hAnsiTheme="minorHAnsi" w:cstheme="minorHAnsi"/>
                <w:sz w:val="18"/>
              </w:rPr>
              <w:t xml:space="preserve">There is a continuous air barrier at the ceiling level. All openings into walls, drops, chases </w:t>
            </w:r>
            <w:r w:rsidRPr="00DA0E66">
              <w:rPr>
                <w:rFonts w:asciiTheme="minorHAnsi" w:hAnsiTheme="minorHAnsi" w:cstheme="minorHAnsi"/>
                <w:sz w:val="18"/>
              </w:rPr>
              <w:t>or double walls</w:t>
            </w:r>
            <w:r>
              <w:rPr>
                <w:rFonts w:asciiTheme="minorHAnsi" w:hAnsiTheme="minorHAnsi" w:cstheme="minorHAnsi"/>
                <w:sz w:val="18"/>
              </w:rPr>
              <w:t xml:space="preserve"> are sealed.</w:t>
            </w:r>
          </w:p>
        </w:tc>
      </w:tr>
      <w:tr w:rsidR="005B42B0" w14:paraId="3CB8D51A" w14:textId="77777777" w:rsidTr="00E44B7C">
        <w:tc>
          <w:tcPr>
            <w:tcW w:w="554" w:type="dxa"/>
            <w:vAlign w:val="center"/>
          </w:tcPr>
          <w:p w14:paraId="287077D6" w14:textId="66D7BCDC" w:rsidR="005B42B0" w:rsidRPr="00A932D7" w:rsidRDefault="005B42B0" w:rsidP="00A932D7">
            <w:pPr>
              <w:jc w:val="center"/>
              <w:rPr>
                <w:rFonts w:asciiTheme="minorHAnsi" w:hAnsiTheme="minorHAnsi" w:cstheme="minorHAnsi"/>
                <w:sz w:val="18"/>
              </w:rPr>
            </w:pPr>
            <w:r>
              <w:rPr>
                <w:rFonts w:asciiTheme="minorHAnsi" w:hAnsiTheme="minorHAnsi" w:cstheme="minorHAnsi"/>
                <w:sz w:val="18"/>
              </w:rPr>
              <w:t>02</w:t>
            </w:r>
          </w:p>
        </w:tc>
        <w:tc>
          <w:tcPr>
            <w:tcW w:w="10236" w:type="dxa"/>
            <w:gridSpan w:val="2"/>
          </w:tcPr>
          <w:p w14:paraId="586F3108" w14:textId="7B39C82F" w:rsidR="005B42B0" w:rsidRPr="00A932D7" w:rsidRDefault="005B42B0">
            <w:pPr>
              <w:rPr>
                <w:rFonts w:asciiTheme="minorHAnsi" w:hAnsiTheme="minorHAnsi" w:cstheme="minorHAnsi"/>
                <w:sz w:val="18"/>
              </w:rPr>
            </w:pPr>
            <w:r>
              <w:rPr>
                <w:rFonts w:asciiTheme="minorHAnsi" w:hAnsiTheme="minorHAnsi" w:cstheme="minorHAnsi"/>
                <w:sz w:val="18"/>
              </w:rPr>
              <w:t>All penetrations through the top plate of interior and exterior walls are sealed.</w:t>
            </w:r>
          </w:p>
        </w:tc>
      </w:tr>
      <w:tr w:rsidR="005B42B0" w14:paraId="516F8660" w14:textId="77777777" w:rsidTr="00E44B7C">
        <w:tc>
          <w:tcPr>
            <w:tcW w:w="554" w:type="dxa"/>
            <w:vAlign w:val="center"/>
          </w:tcPr>
          <w:p w14:paraId="55A0FC5E" w14:textId="463199A4" w:rsidR="005B42B0" w:rsidRPr="00671E4D" w:rsidRDefault="005B42B0" w:rsidP="00A932D7">
            <w:pPr>
              <w:jc w:val="center"/>
              <w:rPr>
                <w:rFonts w:asciiTheme="minorHAnsi" w:hAnsiTheme="minorHAnsi" w:cstheme="minorHAnsi"/>
                <w:sz w:val="18"/>
              </w:rPr>
            </w:pPr>
            <w:r>
              <w:rPr>
                <w:rFonts w:asciiTheme="minorHAnsi" w:hAnsiTheme="minorHAnsi" w:cstheme="minorHAnsi"/>
                <w:sz w:val="18"/>
              </w:rPr>
              <w:t>03</w:t>
            </w:r>
          </w:p>
        </w:tc>
        <w:tc>
          <w:tcPr>
            <w:tcW w:w="10236" w:type="dxa"/>
            <w:gridSpan w:val="2"/>
          </w:tcPr>
          <w:p w14:paraId="6DDCF9FE" w14:textId="28C3B9EB" w:rsidR="005B42B0" w:rsidRPr="00671E4D" w:rsidRDefault="005B42B0">
            <w:pPr>
              <w:rPr>
                <w:rFonts w:asciiTheme="minorHAnsi" w:hAnsiTheme="minorHAnsi" w:cstheme="minorHAnsi"/>
                <w:sz w:val="18"/>
              </w:rPr>
            </w:pPr>
            <w:r>
              <w:rPr>
                <w:rFonts w:asciiTheme="minorHAnsi" w:hAnsiTheme="minorHAnsi" w:cstheme="minorHAnsi"/>
                <w:sz w:val="18"/>
              </w:rPr>
              <w:t>Fire sprinklers penetrating a ceiling air barrier shall be sealed to prevent air movement according to</w:t>
            </w:r>
            <w:r w:rsidR="002B7CCE">
              <w:rPr>
                <w:rFonts w:asciiTheme="minorHAnsi" w:hAnsiTheme="minorHAnsi" w:cstheme="minorHAnsi"/>
                <w:sz w:val="18"/>
              </w:rPr>
              <w:t xml:space="preserve"> the</w:t>
            </w:r>
            <w:r>
              <w:rPr>
                <w:rFonts w:asciiTheme="minorHAnsi" w:hAnsiTheme="minorHAnsi" w:cstheme="minorHAnsi"/>
                <w:sz w:val="18"/>
              </w:rPr>
              <w:t xml:space="preserve"> manufacturer’s instructions. </w:t>
            </w:r>
          </w:p>
        </w:tc>
      </w:tr>
      <w:tr w:rsidR="005B42B0" w14:paraId="45CFBDCF" w14:textId="77777777" w:rsidTr="00E44B7C">
        <w:tc>
          <w:tcPr>
            <w:tcW w:w="554" w:type="dxa"/>
            <w:vAlign w:val="center"/>
          </w:tcPr>
          <w:p w14:paraId="616228AE" w14:textId="05890442" w:rsidR="005B42B0" w:rsidRPr="00671E4D" w:rsidRDefault="005B42B0" w:rsidP="00A932D7">
            <w:pPr>
              <w:jc w:val="center"/>
              <w:rPr>
                <w:rFonts w:asciiTheme="minorHAnsi" w:hAnsiTheme="minorHAnsi" w:cstheme="minorHAnsi"/>
                <w:sz w:val="18"/>
              </w:rPr>
            </w:pPr>
            <w:r>
              <w:rPr>
                <w:rFonts w:asciiTheme="minorHAnsi" w:hAnsiTheme="minorHAnsi" w:cstheme="minorHAnsi"/>
                <w:sz w:val="18"/>
              </w:rPr>
              <w:t>04</w:t>
            </w:r>
          </w:p>
        </w:tc>
        <w:tc>
          <w:tcPr>
            <w:tcW w:w="10236" w:type="dxa"/>
            <w:gridSpan w:val="2"/>
          </w:tcPr>
          <w:p w14:paraId="46124437" w14:textId="4F234699" w:rsidR="005B42B0" w:rsidRPr="00671E4D" w:rsidRDefault="005B42B0">
            <w:pPr>
              <w:rPr>
                <w:rFonts w:asciiTheme="minorHAnsi" w:hAnsiTheme="minorHAnsi" w:cstheme="minorHAnsi"/>
                <w:sz w:val="18"/>
              </w:rPr>
            </w:pPr>
            <w:r>
              <w:rPr>
                <w:rFonts w:asciiTheme="minorHAnsi" w:hAnsiTheme="minorHAnsi" w:cstheme="minorHAnsi"/>
                <w:sz w:val="18"/>
              </w:rPr>
              <w:t>All fixtures cut into ceiling air barrier (e.g., HVAC registers, electrical boxes, fire alarm boxes, exhaust fan housing, and recessed lighting fixtures) are sealed to the surrounding dry wall. If it is not possible to seal the fixture directly, a secondary air barrier shall be created around the fixture.</w:t>
            </w:r>
          </w:p>
        </w:tc>
      </w:tr>
      <w:tr w:rsidR="005B42B0" w14:paraId="560CF905" w14:textId="77777777" w:rsidTr="00E44B7C">
        <w:tc>
          <w:tcPr>
            <w:tcW w:w="554" w:type="dxa"/>
            <w:vAlign w:val="center"/>
          </w:tcPr>
          <w:p w14:paraId="0682B540" w14:textId="42386082" w:rsidR="005B42B0" w:rsidRPr="00671E4D" w:rsidRDefault="005B42B0" w:rsidP="00A932D7">
            <w:pPr>
              <w:jc w:val="center"/>
              <w:rPr>
                <w:rFonts w:asciiTheme="minorHAnsi" w:hAnsiTheme="minorHAnsi" w:cstheme="minorHAnsi"/>
                <w:sz w:val="18"/>
              </w:rPr>
            </w:pPr>
            <w:r>
              <w:rPr>
                <w:rFonts w:asciiTheme="minorHAnsi" w:hAnsiTheme="minorHAnsi" w:cstheme="minorHAnsi"/>
                <w:sz w:val="18"/>
              </w:rPr>
              <w:t>05</w:t>
            </w:r>
          </w:p>
        </w:tc>
        <w:tc>
          <w:tcPr>
            <w:tcW w:w="10236" w:type="dxa"/>
            <w:gridSpan w:val="2"/>
          </w:tcPr>
          <w:p w14:paraId="30916CF0" w14:textId="7C3F95B5" w:rsidR="005B42B0" w:rsidRPr="00671E4D" w:rsidRDefault="005B42B0">
            <w:pPr>
              <w:rPr>
                <w:rFonts w:asciiTheme="minorHAnsi" w:hAnsiTheme="minorHAnsi" w:cstheme="minorHAnsi"/>
                <w:sz w:val="18"/>
              </w:rPr>
            </w:pPr>
            <w:r>
              <w:rPr>
                <w:rFonts w:asciiTheme="minorHAnsi" w:hAnsiTheme="minorHAnsi" w:cstheme="minorHAnsi"/>
                <w:sz w:val="18"/>
              </w:rPr>
              <w:t xml:space="preserve">All installed recessed lighting fixtures </w:t>
            </w:r>
            <w:r w:rsidR="00D27F7F">
              <w:rPr>
                <w:rFonts w:asciiTheme="minorHAnsi" w:hAnsiTheme="minorHAnsi" w:cstheme="minorHAnsi"/>
                <w:sz w:val="18"/>
              </w:rPr>
              <w:t>that penetrate the ceiling to unconditioned space are rated to be Insulation Contact and Airtight (IC and AT) which allow direct contact with insulation.</w:t>
            </w:r>
          </w:p>
        </w:tc>
      </w:tr>
      <w:tr w:rsidR="005B42B0" w14:paraId="1AD036F2" w14:textId="77777777" w:rsidTr="00E44B7C">
        <w:tc>
          <w:tcPr>
            <w:tcW w:w="554" w:type="dxa"/>
            <w:vAlign w:val="center"/>
          </w:tcPr>
          <w:p w14:paraId="19D40E14" w14:textId="218B5994" w:rsidR="005B42B0" w:rsidRPr="00A932D7" w:rsidRDefault="005B42B0" w:rsidP="00A932D7">
            <w:pPr>
              <w:jc w:val="center"/>
              <w:rPr>
                <w:rFonts w:asciiTheme="minorHAnsi" w:hAnsiTheme="minorHAnsi" w:cstheme="minorHAnsi"/>
                <w:sz w:val="18"/>
              </w:rPr>
            </w:pPr>
            <w:r>
              <w:rPr>
                <w:rFonts w:asciiTheme="minorHAnsi" w:hAnsiTheme="minorHAnsi" w:cstheme="minorHAnsi"/>
                <w:sz w:val="18"/>
              </w:rPr>
              <w:t>06</w:t>
            </w:r>
          </w:p>
        </w:tc>
        <w:tc>
          <w:tcPr>
            <w:tcW w:w="10236" w:type="dxa"/>
            <w:gridSpan w:val="2"/>
          </w:tcPr>
          <w:p w14:paraId="128887D8" w14:textId="40D893E5" w:rsidR="005B42B0" w:rsidRPr="00A932D7" w:rsidRDefault="00D27F7F">
            <w:pPr>
              <w:rPr>
                <w:rFonts w:asciiTheme="minorHAnsi" w:hAnsiTheme="minorHAnsi" w:cstheme="minorHAnsi"/>
                <w:sz w:val="18"/>
              </w:rPr>
            </w:pPr>
            <w:r>
              <w:rPr>
                <w:rFonts w:asciiTheme="minorHAnsi" w:hAnsiTheme="minorHAnsi" w:cstheme="minorHAnsi"/>
                <w:sz w:val="18"/>
              </w:rPr>
              <w:t>All dropped ceiling areas are covered with hard covers that are sealed to</w:t>
            </w:r>
            <w:r w:rsidR="002B7CCE">
              <w:rPr>
                <w:rFonts w:asciiTheme="minorHAnsi" w:hAnsiTheme="minorHAnsi" w:cstheme="minorHAnsi"/>
                <w:sz w:val="18"/>
              </w:rPr>
              <w:t xml:space="preserve"> the</w:t>
            </w:r>
            <w:r>
              <w:rPr>
                <w:rFonts w:asciiTheme="minorHAnsi" w:hAnsiTheme="minorHAnsi" w:cstheme="minorHAnsi"/>
                <w:sz w:val="18"/>
              </w:rPr>
              <w:t xml:space="preserve"> framing, or </w:t>
            </w:r>
            <w:r w:rsidR="002B7CCE">
              <w:rPr>
                <w:rFonts w:asciiTheme="minorHAnsi" w:hAnsiTheme="minorHAnsi" w:cstheme="minorHAnsi"/>
                <w:sz w:val="18"/>
              </w:rPr>
              <w:t xml:space="preserve">else the </w:t>
            </w:r>
            <w:r>
              <w:rPr>
                <w:rFonts w:asciiTheme="minorHAnsi" w:hAnsiTheme="minorHAnsi" w:cstheme="minorHAnsi"/>
                <w:sz w:val="18"/>
              </w:rPr>
              <w:t xml:space="preserve">bottom and sides of dropped </w:t>
            </w:r>
            <w:r w:rsidR="00CB03B8">
              <w:rPr>
                <w:rFonts w:asciiTheme="minorHAnsi" w:hAnsiTheme="minorHAnsi" w:cstheme="minorHAnsi"/>
                <w:sz w:val="18"/>
              </w:rPr>
              <w:t xml:space="preserve">ceiling </w:t>
            </w:r>
            <w:r>
              <w:rPr>
                <w:rFonts w:asciiTheme="minorHAnsi" w:hAnsiTheme="minorHAnsi" w:cstheme="minorHAnsi"/>
                <w:sz w:val="18"/>
              </w:rPr>
              <w:t>area</w:t>
            </w:r>
            <w:r w:rsidR="00CB03B8">
              <w:rPr>
                <w:rFonts w:asciiTheme="minorHAnsi" w:hAnsiTheme="minorHAnsi" w:cstheme="minorHAnsi"/>
                <w:sz w:val="18"/>
              </w:rPr>
              <w:t>s</w:t>
            </w:r>
            <w:r>
              <w:rPr>
                <w:rFonts w:asciiTheme="minorHAnsi" w:hAnsiTheme="minorHAnsi" w:cstheme="minorHAnsi"/>
                <w:sz w:val="18"/>
              </w:rPr>
              <w:t xml:space="preserve"> are all insulated and sealed as ceilings and </w:t>
            </w:r>
            <w:r w:rsidRPr="00FD311D">
              <w:rPr>
                <w:rFonts w:asciiTheme="minorHAnsi" w:hAnsiTheme="minorHAnsi" w:cstheme="minorHAnsi"/>
                <w:sz w:val="18"/>
              </w:rPr>
              <w:t xml:space="preserve">walls </w:t>
            </w:r>
            <w:r w:rsidRPr="00DA0E66">
              <w:rPr>
                <w:rFonts w:asciiTheme="minorHAnsi" w:hAnsiTheme="minorHAnsi" w:cstheme="minorHAnsi"/>
                <w:sz w:val="18"/>
              </w:rPr>
              <w:t xml:space="preserve">as required </w:t>
            </w:r>
            <w:r w:rsidR="00583A3D" w:rsidRPr="00FD311D">
              <w:rPr>
                <w:rFonts w:asciiTheme="minorHAnsi" w:hAnsiTheme="minorHAnsi" w:cstheme="minorHAnsi"/>
                <w:sz w:val="18"/>
              </w:rPr>
              <w:t>on the Certificate of Compliance</w:t>
            </w:r>
            <w:r w:rsidRPr="00FD311D">
              <w:rPr>
                <w:rFonts w:asciiTheme="minorHAnsi" w:hAnsiTheme="minorHAnsi" w:cstheme="minorHAnsi"/>
                <w:sz w:val="18"/>
              </w:rPr>
              <w:t>.</w:t>
            </w:r>
          </w:p>
        </w:tc>
      </w:tr>
      <w:tr w:rsidR="005B42B0" w14:paraId="60A514C8" w14:textId="77777777" w:rsidTr="00E44B7C">
        <w:tc>
          <w:tcPr>
            <w:tcW w:w="554" w:type="dxa"/>
            <w:vAlign w:val="center"/>
          </w:tcPr>
          <w:p w14:paraId="0F295D95" w14:textId="71EE1202" w:rsidR="005B42B0" w:rsidRPr="00671E4D" w:rsidRDefault="005B42B0" w:rsidP="00A932D7">
            <w:pPr>
              <w:jc w:val="center"/>
              <w:rPr>
                <w:rFonts w:asciiTheme="minorHAnsi" w:hAnsiTheme="minorHAnsi" w:cstheme="minorHAnsi"/>
                <w:sz w:val="18"/>
              </w:rPr>
            </w:pPr>
            <w:r>
              <w:rPr>
                <w:rFonts w:asciiTheme="minorHAnsi" w:hAnsiTheme="minorHAnsi" w:cstheme="minorHAnsi"/>
                <w:sz w:val="18"/>
              </w:rPr>
              <w:t>07</w:t>
            </w:r>
          </w:p>
        </w:tc>
        <w:tc>
          <w:tcPr>
            <w:tcW w:w="10236" w:type="dxa"/>
            <w:gridSpan w:val="2"/>
          </w:tcPr>
          <w:p w14:paraId="1D870A5B" w14:textId="0C0277CF" w:rsidR="005B42B0" w:rsidRPr="00671E4D" w:rsidRDefault="00D27F7F">
            <w:pPr>
              <w:rPr>
                <w:rFonts w:asciiTheme="minorHAnsi" w:hAnsiTheme="minorHAnsi" w:cstheme="minorHAnsi"/>
                <w:sz w:val="18"/>
              </w:rPr>
            </w:pPr>
            <w:r>
              <w:rPr>
                <w:rFonts w:asciiTheme="minorHAnsi" w:hAnsiTheme="minorHAnsi" w:cstheme="minorHAnsi"/>
                <w:sz w:val="18"/>
              </w:rPr>
              <w:t xml:space="preserve">All vertical chases (e.g., HVAC ducts and plumbing) </w:t>
            </w:r>
            <w:r w:rsidR="00196B3D">
              <w:rPr>
                <w:rFonts w:asciiTheme="minorHAnsi" w:hAnsiTheme="minorHAnsi" w:cstheme="minorHAnsi"/>
                <w:sz w:val="18"/>
              </w:rPr>
              <w:t xml:space="preserve">and soffits </w:t>
            </w:r>
            <w:r>
              <w:rPr>
                <w:rFonts w:asciiTheme="minorHAnsi" w:hAnsiTheme="minorHAnsi" w:cstheme="minorHAnsi"/>
                <w:sz w:val="18"/>
              </w:rPr>
              <w:t>are sealed at the ceiling level.</w:t>
            </w:r>
          </w:p>
        </w:tc>
      </w:tr>
      <w:tr w:rsidR="005B42B0" w14:paraId="749B58A1" w14:textId="77777777" w:rsidTr="00E44B7C">
        <w:tc>
          <w:tcPr>
            <w:tcW w:w="554" w:type="dxa"/>
            <w:vAlign w:val="center"/>
          </w:tcPr>
          <w:p w14:paraId="07600366" w14:textId="29916109" w:rsidR="005B42B0" w:rsidRPr="00671E4D" w:rsidRDefault="005B42B0" w:rsidP="00A932D7">
            <w:pPr>
              <w:jc w:val="center"/>
              <w:rPr>
                <w:rFonts w:asciiTheme="minorHAnsi" w:hAnsiTheme="minorHAnsi" w:cstheme="minorHAnsi"/>
                <w:sz w:val="18"/>
              </w:rPr>
            </w:pPr>
            <w:r>
              <w:rPr>
                <w:rFonts w:asciiTheme="minorHAnsi" w:hAnsiTheme="minorHAnsi" w:cstheme="minorHAnsi"/>
                <w:sz w:val="18"/>
              </w:rPr>
              <w:t>08</w:t>
            </w:r>
          </w:p>
        </w:tc>
        <w:tc>
          <w:tcPr>
            <w:tcW w:w="10236" w:type="dxa"/>
            <w:gridSpan w:val="2"/>
          </w:tcPr>
          <w:p w14:paraId="4C0EF35F" w14:textId="335AE19E" w:rsidR="005B42B0" w:rsidRPr="00671E4D" w:rsidRDefault="00D27F7F">
            <w:pPr>
              <w:rPr>
                <w:rFonts w:asciiTheme="minorHAnsi" w:hAnsiTheme="minorHAnsi" w:cstheme="minorHAnsi"/>
                <w:sz w:val="18"/>
              </w:rPr>
            </w:pPr>
            <w:r>
              <w:rPr>
                <w:rFonts w:asciiTheme="minorHAnsi" w:hAnsiTheme="minorHAnsi" w:cstheme="minorHAnsi"/>
                <w:sz w:val="18"/>
              </w:rPr>
              <w:t>Chimneys and flues require sheet metal flashing at the ceiling level. The flashing shall be sealed to the chimney/flue with fire rated caulk. The flashing shall be sealed to the surrounding framing.</w:t>
            </w:r>
          </w:p>
        </w:tc>
      </w:tr>
      <w:tr w:rsidR="005B42B0" w14:paraId="2F6017B4" w14:textId="77777777" w:rsidTr="00E44B7C">
        <w:tc>
          <w:tcPr>
            <w:tcW w:w="554" w:type="dxa"/>
            <w:vAlign w:val="center"/>
          </w:tcPr>
          <w:p w14:paraId="40D8B4B6" w14:textId="3BE13260" w:rsidR="005B42B0" w:rsidRPr="00A932D7" w:rsidRDefault="005B42B0" w:rsidP="00A932D7">
            <w:pPr>
              <w:jc w:val="center"/>
              <w:rPr>
                <w:rFonts w:asciiTheme="minorHAnsi" w:hAnsiTheme="minorHAnsi" w:cstheme="minorHAnsi"/>
                <w:sz w:val="18"/>
              </w:rPr>
            </w:pPr>
            <w:r>
              <w:rPr>
                <w:rFonts w:asciiTheme="minorHAnsi" w:hAnsiTheme="minorHAnsi" w:cstheme="minorHAnsi"/>
                <w:sz w:val="18"/>
              </w:rPr>
              <w:t>09</w:t>
            </w:r>
          </w:p>
        </w:tc>
        <w:tc>
          <w:tcPr>
            <w:tcW w:w="10236" w:type="dxa"/>
            <w:gridSpan w:val="2"/>
          </w:tcPr>
          <w:p w14:paraId="2C46B37A" w14:textId="42A88689" w:rsidR="005B42B0" w:rsidRPr="00A932D7" w:rsidRDefault="00D27F7F">
            <w:pPr>
              <w:rPr>
                <w:rFonts w:asciiTheme="minorHAnsi" w:hAnsiTheme="minorHAnsi" w:cstheme="minorHAnsi"/>
                <w:sz w:val="18"/>
              </w:rPr>
            </w:pPr>
            <w:r>
              <w:rPr>
                <w:rFonts w:asciiTheme="minorHAnsi" w:hAnsiTheme="minorHAnsi" w:cstheme="minorHAnsi"/>
                <w:sz w:val="18"/>
              </w:rPr>
              <w:t xml:space="preserve">Framing locations where air may move down into </w:t>
            </w:r>
            <w:r w:rsidR="002B7CCE">
              <w:rPr>
                <w:rFonts w:asciiTheme="minorHAnsi" w:hAnsiTheme="minorHAnsi" w:cstheme="minorHAnsi"/>
                <w:sz w:val="18"/>
              </w:rPr>
              <w:t xml:space="preserve">the </w:t>
            </w:r>
            <w:r>
              <w:rPr>
                <w:rFonts w:asciiTheme="minorHAnsi" w:hAnsiTheme="minorHAnsi" w:cstheme="minorHAnsi"/>
                <w:sz w:val="18"/>
              </w:rPr>
              <w:t xml:space="preserve">walls from </w:t>
            </w:r>
            <w:r w:rsidR="002B7CCE">
              <w:rPr>
                <w:rFonts w:asciiTheme="minorHAnsi" w:hAnsiTheme="minorHAnsi" w:cstheme="minorHAnsi"/>
                <w:sz w:val="18"/>
              </w:rPr>
              <w:t xml:space="preserve">the </w:t>
            </w:r>
            <w:r>
              <w:rPr>
                <w:rFonts w:asciiTheme="minorHAnsi" w:hAnsiTheme="minorHAnsi" w:cstheme="minorHAnsi"/>
                <w:sz w:val="18"/>
              </w:rPr>
              <w:t xml:space="preserve">attic (e.g., </w:t>
            </w:r>
            <w:r w:rsidRPr="00DA0E66">
              <w:rPr>
                <w:rFonts w:asciiTheme="minorHAnsi" w:hAnsiTheme="minorHAnsi" w:cstheme="minorHAnsi"/>
                <w:sz w:val="18"/>
              </w:rPr>
              <w:t>double walls</w:t>
            </w:r>
            <w:r>
              <w:rPr>
                <w:rFonts w:asciiTheme="minorHAnsi" w:hAnsiTheme="minorHAnsi" w:cstheme="minorHAnsi"/>
                <w:sz w:val="18"/>
              </w:rPr>
              <w:t>, pocket doors, architectural bump-outs</w:t>
            </w:r>
            <w:r w:rsidR="005F667E">
              <w:rPr>
                <w:rFonts w:asciiTheme="minorHAnsi" w:hAnsiTheme="minorHAnsi" w:cstheme="minorHAnsi"/>
                <w:sz w:val="18"/>
              </w:rPr>
              <w:t>, etc.</w:t>
            </w:r>
            <w:r>
              <w:rPr>
                <w:rFonts w:asciiTheme="minorHAnsi" w:hAnsiTheme="minorHAnsi" w:cstheme="minorHAnsi"/>
                <w:sz w:val="18"/>
              </w:rPr>
              <w:t>) have a sealed hard cover to prevent air movement.</w:t>
            </w:r>
          </w:p>
        </w:tc>
      </w:tr>
      <w:tr w:rsidR="005B42B0" w14:paraId="25ED2EC2" w14:textId="77777777" w:rsidTr="00E44B7C">
        <w:tc>
          <w:tcPr>
            <w:tcW w:w="554" w:type="dxa"/>
            <w:vAlign w:val="center"/>
          </w:tcPr>
          <w:p w14:paraId="51344719" w14:textId="5508D7F7" w:rsidR="005B42B0" w:rsidRPr="00671E4D" w:rsidRDefault="005B42B0" w:rsidP="00A932D7">
            <w:pPr>
              <w:jc w:val="center"/>
              <w:rPr>
                <w:rFonts w:asciiTheme="minorHAnsi" w:hAnsiTheme="minorHAnsi" w:cstheme="minorHAnsi"/>
                <w:sz w:val="18"/>
              </w:rPr>
            </w:pPr>
            <w:r>
              <w:rPr>
                <w:rFonts w:asciiTheme="minorHAnsi" w:hAnsiTheme="minorHAnsi" w:cstheme="minorHAnsi"/>
                <w:sz w:val="18"/>
              </w:rPr>
              <w:t>10</w:t>
            </w:r>
          </w:p>
        </w:tc>
        <w:tc>
          <w:tcPr>
            <w:tcW w:w="10236" w:type="dxa"/>
            <w:gridSpan w:val="2"/>
          </w:tcPr>
          <w:p w14:paraId="72619DBC" w14:textId="507BA438" w:rsidR="005B42B0" w:rsidRPr="00671E4D" w:rsidRDefault="00D27F7F">
            <w:pPr>
              <w:rPr>
                <w:rFonts w:asciiTheme="minorHAnsi" w:hAnsiTheme="minorHAnsi" w:cstheme="minorHAnsi"/>
                <w:sz w:val="18"/>
              </w:rPr>
            </w:pPr>
            <w:r>
              <w:rPr>
                <w:rFonts w:asciiTheme="minorHAnsi" w:hAnsiTheme="minorHAnsi" w:cstheme="minorHAnsi"/>
                <w:sz w:val="18"/>
              </w:rPr>
              <w:t>Attic access forms an airtight seal between</w:t>
            </w:r>
            <w:r w:rsidR="002B7CCE">
              <w:rPr>
                <w:rFonts w:asciiTheme="minorHAnsi" w:hAnsiTheme="minorHAnsi" w:cstheme="minorHAnsi"/>
                <w:sz w:val="18"/>
              </w:rPr>
              <w:t xml:space="preserve"> the</w:t>
            </w:r>
            <w:r>
              <w:rPr>
                <w:rFonts w:asciiTheme="minorHAnsi" w:hAnsiTheme="minorHAnsi" w:cstheme="minorHAnsi"/>
                <w:sz w:val="18"/>
              </w:rPr>
              <w:t xml:space="preserve"> conditioned space and unconditioned space. Vertical attic access requires mechanical compression using screws or latches.</w:t>
            </w:r>
          </w:p>
        </w:tc>
      </w:tr>
      <w:tr w:rsidR="003457E9" w14:paraId="0913C2B7" w14:textId="77777777" w:rsidTr="00E44B7C">
        <w:tc>
          <w:tcPr>
            <w:tcW w:w="554" w:type="dxa"/>
            <w:vAlign w:val="center"/>
          </w:tcPr>
          <w:p w14:paraId="5C2F98D4" w14:textId="0551901C" w:rsidR="003457E9" w:rsidRDefault="003457E9" w:rsidP="00A932D7">
            <w:pPr>
              <w:jc w:val="center"/>
              <w:rPr>
                <w:rFonts w:asciiTheme="minorHAnsi" w:hAnsiTheme="minorHAnsi" w:cstheme="minorHAnsi"/>
                <w:sz w:val="18"/>
              </w:rPr>
            </w:pPr>
            <w:r>
              <w:rPr>
                <w:rFonts w:asciiTheme="minorHAnsi" w:hAnsiTheme="minorHAnsi" w:cstheme="minorHAnsi"/>
                <w:sz w:val="18"/>
              </w:rPr>
              <w:t>11</w:t>
            </w:r>
          </w:p>
        </w:tc>
        <w:tc>
          <w:tcPr>
            <w:tcW w:w="2321" w:type="dxa"/>
            <w:vAlign w:val="center"/>
          </w:tcPr>
          <w:p w14:paraId="70671065" w14:textId="77777777" w:rsidR="003457E9" w:rsidRDefault="003457E9">
            <w:pPr>
              <w:rPr>
                <w:rFonts w:asciiTheme="minorHAnsi" w:hAnsiTheme="minorHAnsi" w:cstheme="minorHAnsi"/>
                <w:sz w:val="18"/>
              </w:rPr>
            </w:pPr>
            <w:r>
              <w:rPr>
                <w:rFonts w:asciiTheme="minorHAnsi" w:hAnsiTheme="minorHAnsi" w:cstheme="minorHAnsi"/>
                <w:sz w:val="18"/>
              </w:rPr>
              <w:t>Verification Status</w:t>
            </w:r>
          </w:p>
        </w:tc>
        <w:tc>
          <w:tcPr>
            <w:tcW w:w="7915" w:type="dxa"/>
          </w:tcPr>
          <w:p w14:paraId="1006524F" w14:textId="77777777" w:rsidR="003457E9" w:rsidRPr="00CC67D9" w:rsidRDefault="003457E9" w:rsidP="003457E9">
            <w:pPr>
              <w:pStyle w:val="ListParagraph"/>
              <w:keepNext/>
              <w:numPr>
                <w:ilvl w:val="0"/>
                <w:numId w:val="55"/>
              </w:numPr>
              <w:rPr>
                <w:rFonts w:ascii="Calibri" w:hAnsi="Calibri"/>
                <w:sz w:val="18"/>
                <w:szCs w:val="18"/>
                <w:u w:val="single"/>
              </w:rPr>
            </w:pPr>
            <w:r w:rsidRPr="00CC67D9">
              <w:rPr>
                <w:rFonts w:ascii="Calibri" w:hAnsi="Calibri"/>
                <w:sz w:val="18"/>
                <w:szCs w:val="18"/>
                <w:u w:val="single"/>
              </w:rPr>
              <w:t>Pass - all applicable requirements are met; or</w:t>
            </w:r>
          </w:p>
          <w:p w14:paraId="5D904796" w14:textId="77777777" w:rsidR="003457E9" w:rsidRPr="00CC67D9" w:rsidRDefault="003457E9" w:rsidP="003457E9">
            <w:pPr>
              <w:pStyle w:val="ListParagraph"/>
              <w:keepNext/>
              <w:numPr>
                <w:ilvl w:val="0"/>
                <w:numId w:val="55"/>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2906E88A" w14:textId="031729C0" w:rsidR="003457E9" w:rsidRPr="00E44B7C" w:rsidRDefault="003457E9" w:rsidP="00E44B7C">
            <w:pPr>
              <w:pStyle w:val="ListParagraph"/>
              <w:numPr>
                <w:ilvl w:val="0"/>
                <w:numId w:val="55"/>
              </w:numPr>
              <w:rPr>
                <w:rFonts w:asciiTheme="minorHAnsi" w:hAnsiTheme="minorHAnsi" w:cstheme="minorHAnsi"/>
                <w:sz w:val="18"/>
              </w:rPr>
            </w:pPr>
            <w:r w:rsidRPr="00E44B7C">
              <w:rPr>
                <w:rFonts w:ascii="Calibri" w:hAnsi="Calibri"/>
                <w:sz w:val="18"/>
                <w:szCs w:val="18"/>
                <w:u w:val="single"/>
              </w:rPr>
              <w:t>All N/A - This entire table is not applicable.</w:t>
            </w:r>
          </w:p>
        </w:tc>
      </w:tr>
      <w:tr w:rsidR="003457E9" w14:paraId="0BFC2BBD" w14:textId="77777777" w:rsidTr="00E44B7C">
        <w:tc>
          <w:tcPr>
            <w:tcW w:w="554" w:type="dxa"/>
            <w:vAlign w:val="center"/>
          </w:tcPr>
          <w:p w14:paraId="013E3F66" w14:textId="3DA17FBB" w:rsidR="003457E9" w:rsidRDefault="003457E9" w:rsidP="00A932D7">
            <w:pPr>
              <w:jc w:val="center"/>
              <w:rPr>
                <w:rFonts w:asciiTheme="minorHAnsi" w:hAnsiTheme="minorHAnsi" w:cstheme="minorHAnsi"/>
                <w:sz w:val="18"/>
              </w:rPr>
            </w:pPr>
            <w:r>
              <w:rPr>
                <w:rFonts w:asciiTheme="minorHAnsi" w:hAnsiTheme="minorHAnsi" w:cstheme="minorHAnsi"/>
                <w:sz w:val="18"/>
              </w:rPr>
              <w:t>12</w:t>
            </w:r>
          </w:p>
        </w:tc>
        <w:tc>
          <w:tcPr>
            <w:tcW w:w="2321" w:type="dxa"/>
          </w:tcPr>
          <w:p w14:paraId="40E5F868" w14:textId="77777777" w:rsidR="003457E9" w:rsidRDefault="003457E9">
            <w:pPr>
              <w:rPr>
                <w:rFonts w:asciiTheme="minorHAnsi" w:hAnsiTheme="minorHAnsi" w:cstheme="minorHAnsi"/>
                <w:sz w:val="18"/>
              </w:rPr>
            </w:pPr>
            <w:r>
              <w:rPr>
                <w:rFonts w:asciiTheme="minorHAnsi" w:hAnsiTheme="minorHAnsi" w:cstheme="minorHAnsi"/>
                <w:sz w:val="18"/>
              </w:rPr>
              <w:t>Correction Notes</w:t>
            </w:r>
          </w:p>
        </w:tc>
        <w:tc>
          <w:tcPr>
            <w:tcW w:w="7915" w:type="dxa"/>
          </w:tcPr>
          <w:p w14:paraId="4C12E586" w14:textId="501E9925" w:rsidR="003457E9" w:rsidRDefault="003457E9">
            <w:pPr>
              <w:rPr>
                <w:rFonts w:asciiTheme="minorHAnsi" w:hAnsiTheme="minorHAnsi" w:cstheme="minorHAnsi"/>
                <w:sz w:val="18"/>
              </w:rPr>
            </w:pPr>
          </w:p>
        </w:tc>
      </w:tr>
      <w:tr w:rsidR="00604667" w14:paraId="62BB1859" w14:textId="77777777" w:rsidTr="00E44B7C">
        <w:tc>
          <w:tcPr>
            <w:tcW w:w="10790" w:type="dxa"/>
            <w:gridSpan w:val="3"/>
          </w:tcPr>
          <w:p w14:paraId="6066CC5E" w14:textId="4EF0E789" w:rsidR="00604667" w:rsidRDefault="00604667" w:rsidP="00604667">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22F96FB5" w14:textId="7EF55D1C" w:rsidR="00D27F7F" w:rsidRDefault="00D27F7F"/>
    <w:p w14:paraId="7BDCD249" w14:textId="77777777" w:rsidR="00A478C4" w:rsidRDefault="00A478C4">
      <w:r>
        <w:br w:type="page"/>
      </w:r>
    </w:p>
    <w:tbl>
      <w:tblPr>
        <w:tblStyle w:val="TableGrid"/>
        <w:tblW w:w="0" w:type="auto"/>
        <w:tblLook w:val="04A0" w:firstRow="1" w:lastRow="0" w:firstColumn="1" w:lastColumn="0" w:noHBand="0" w:noVBand="1"/>
      </w:tblPr>
      <w:tblGrid>
        <w:gridCol w:w="554"/>
        <w:gridCol w:w="2321"/>
        <w:gridCol w:w="7915"/>
      </w:tblGrid>
      <w:tr w:rsidR="00642262" w14:paraId="784D7596" w14:textId="77777777" w:rsidTr="003457E9">
        <w:tc>
          <w:tcPr>
            <w:tcW w:w="10790" w:type="dxa"/>
            <w:gridSpan w:val="3"/>
          </w:tcPr>
          <w:p w14:paraId="2E8D283D" w14:textId="27AEE222" w:rsidR="00642262" w:rsidRPr="00A932D7" w:rsidRDefault="00D27F7F">
            <w:pPr>
              <w:rPr>
                <w:rFonts w:asciiTheme="minorHAnsi" w:hAnsiTheme="minorHAnsi" w:cstheme="minorHAnsi"/>
                <w:b/>
                <w:sz w:val="18"/>
                <w:szCs w:val="18"/>
              </w:rPr>
            </w:pPr>
            <w:r>
              <w:rPr>
                <w:rFonts w:asciiTheme="minorHAnsi" w:hAnsiTheme="minorHAnsi" w:cstheme="minorHAnsi"/>
                <w:b/>
                <w:sz w:val="18"/>
                <w:szCs w:val="18"/>
              </w:rPr>
              <w:lastRenderedPageBreak/>
              <w:t>E. Roof Air Barrier – Unvented Attics Adjacent to Unconditioned Space</w:t>
            </w:r>
          </w:p>
        </w:tc>
      </w:tr>
      <w:tr w:rsidR="00D27F7F" w14:paraId="2991AD59" w14:textId="77777777" w:rsidTr="003457E9">
        <w:tc>
          <w:tcPr>
            <w:tcW w:w="554" w:type="dxa"/>
            <w:vAlign w:val="center"/>
          </w:tcPr>
          <w:p w14:paraId="4EA4FBFE" w14:textId="3C8DD024" w:rsidR="00D27F7F" w:rsidRPr="00A932D7" w:rsidRDefault="00D27F7F" w:rsidP="00A932D7">
            <w:pPr>
              <w:jc w:val="center"/>
              <w:rPr>
                <w:rFonts w:asciiTheme="minorHAnsi" w:hAnsiTheme="minorHAnsi" w:cstheme="minorHAnsi"/>
                <w:sz w:val="18"/>
                <w:szCs w:val="18"/>
              </w:rPr>
            </w:pPr>
            <w:r>
              <w:rPr>
                <w:rFonts w:asciiTheme="minorHAnsi" w:hAnsiTheme="minorHAnsi" w:cstheme="minorHAnsi"/>
                <w:sz w:val="18"/>
                <w:szCs w:val="18"/>
              </w:rPr>
              <w:t>01</w:t>
            </w:r>
          </w:p>
        </w:tc>
        <w:tc>
          <w:tcPr>
            <w:tcW w:w="10236" w:type="dxa"/>
            <w:gridSpan w:val="2"/>
          </w:tcPr>
          <w:p w14:paraId="6A110249" w14:textId="79756CAD" w:rsidR="00D27F7F" w:rsidRPr="00A932D7" w:rsidRDefault="00D27F7F">
            <w:pPr>
              <w:rPr>
                <w:rFonts w:asciiTheme="minorHAnsi" w:hAnsiTheme="minorHAnsi" w:cstheme="minorHAnsi"/>
                <w:sz w:val="18"/>
                <w:szCs w:val="18"/>
              </w:rPr>
            </w:pPr>
            <w:r>
              <w:rPr>
                <w:rFonts w:asciiTheme="minorHAnsi" w:hAnsiTheme="minorHAnsi" w:cstheme="minorHAnsi"/>
                <w:sz w:val="18"/>
                <w:szCs w:val="18"/>
              </w:rPr>
              <w:t>There is a continuous air barrier at the roof deck and gable ends.</w:t>
            </w:r>
          </w:p>
        </w:tc>
      </w:tr>
      <w:tr w:rsidR="00D27F7F" w14:paraId="30025D20" w14:textId="77777777" w:rsidTr="003457E9">
        <w:tc>
          <w:tcPr>
            <w:tcW w:w="554" w:type="dxa"/>
            <w:vAlign w:val="center"/>
          </w:tcPr>
          <w:p w14:paraId="54B3E85A" w14:textId="688029A1" w:rsidR="00D27F7F" w:rsidRPr="00A932D7" w:rsidRDefault="00D27F7F" w:rsidP="00A932D7">
            <w:pPr>
              <w:jc w:val="center"/>
              <w:rPr>
                <w:rFonts w:asciiTheme="minorHAnsi" w:hAnsiTheme="minorHAnsi" w:cstheme="minorHAnsi"/>
                <w:sz w:val="18"/>
                <w:szCs w:val="18"/>
              </w:rPr>
            </w:pPr>
            <w:r>
              <w:rPr>
                <w:rFonts w:asciiTheme="minorHAnsi" w:hAnsiTheme="minorHAnsi" w:cstheme="minorHAnsi"/>
                <w:sz w:val="18"/>
                <w:szCs w:val="18"/>
              </w:rPr>
              <w:t>02</w:t>
            </w:r>
          </w:p>
        </w:tc>
        <w:tc>
          <w:tcPr>
            <w:tcW w:w="10236" w:type="dxa"/>
            <w:gridSpan w:val="2"/>
          </w:tcPr>
          <w:p w14:paraId="2752D6AC" w14:textId="27955FC5" w:rsidR="00D27F7F" w:rsidRPr="00A932D7" w:rsidRDefault="00671E4D">
            <w:pPr>
              <w:rPr>
                <w:rFonts w:asciiTheme="minorHAnsi" w:hAnsiTheme="minorHAnsi" w:cstheme="minorHAnsi"/>
                <w:sz w:val="18"/>
                <w:szCs w:val="18"/>
              </w:rPr>
            </w:pPr>
            <w:r>
              <w:rPr>
                <w:rFonts w:asciiTheme="minorHAnsi" w:hAnsiTheme="minorHAnsi" w:cstheme="minorHAnsi"/>
                <w:sz w:val="18"/>
                <w:szCs w:val="18"/>
              </w:rPr>
              <w:t>Chimneys and flues require sheet metal flashing at the roof deck. The flashing is sealed to the chimney/flue with fire rated caulk. The flashing is sealed to the surrounding framing.</w:t>
            </w:r>
          </w:p>
        </w:tc>
      </w:tr>
      <w:tr w:rsidR="00D27F7F" w14:paraId="50D01903" w14:textId="77777777" w:rsidTr="003457E9">
        <w:tc>
          <w:tcPr>
            <w:tcW w:w="554" w:type="dxa"/>
            <w:vAlign w:val="center"/>
          </w:tcPr>
          <w:p w14:paraId="65BB69E4" w14:textId="106C5FA1" w:rsidR="00D27F7F" w:rsidRPr="00A932D7" w:rsidRDefault="00D27F7F" w:rsidP="00A932D7">
            <w:pPr>
              <w:jc w:val="center"/>
              <w:rPr>
                <w:rFonts w:asciiTheme="minorHAnsi" w:hAnsiTheme="minorHAnsi" w:cstheme="minorHAnsi"/>
                <w:sz w:val="18"/>
                <w:szCs w:val="18"/>
              </w:rPr>
            </w:pPr>
            <w:r>
              <w:rPr>
                <w:rFonts w:asciiTheme="minorHAnsi" w:hAnsiTheme="minorHAnsi" w:cstheme="minorHAnsi"/>
                <w:sz w:val="18"/>
                <w:szCs w:val="18"/>
              </w:rPr>
              <w:t>03</w:t>
            </w:r>
          </w:p>
        </w:tc>
        <w:tc>
          <w:tcPr>
            <w:tcW w:w="10236" w:type="dxa"/>
            <w:gridSpan w:val="2"/>
          </w:tcPr>
          <w:p w14:paraId="303733EF" w14:textId="2E9DD6EC" w:rsidR="00D27F7F" w:rsidRPr="00A932D7" w:rsidRDefault="00671E4D" w:rsidP="00B20575">
            <w:pPr>
              <w:rPr>
                <w:rFonts w:asciiTheme="minorHAnsi" w:hAnsiTheme="minorHAnsi" w:cstheme="minorHAnsi"/>
                <w:sz w:val="18"/>
                <w:szCs w:val="18"/>
              </w:rPr>
            </w:pPr>
            <w:r>
              <w:rPr>
                <w:rFonts w:asciiTheme="minorHAnsi" w:hAnsiTheme="minorHAnsi" w:cstheme="minorHAnsi"/>
                <w:sz w:val="18"/>
                <w:szCs w:val="18"/>
              </w:rPr>
              <w:t xml:space="preserve">All penetrations </w:t>
            </w:r>
            <w:r w:rsidR="00B20575">
              <w:rPr>
                <w:rFonts w:asciiTheme="minorHAnsi" w:hAnsiTheme="minorHAnsi" w:cstheme="minorHAnsi"/>
                <w:sz w:val="18"/>
                <w:szCs w:val="18"/>
              </w:rPr>
              <w:t xml:space="preserve">in the roof deck and gable ends </w:t>
            </w:r>
            <w:r>
              <w:rPr>
                <w:rFonts w:asciiTheme="minorHAnsi" w:hAnsiTheme="minorHAnsi" w:cstheme="minorHAnsi"/>
                <w:sz w:val="18"/>
                <w:szCs w:val="18"/>
              </w:rPr>
              <w:t>for plumbing, electrical, etc. are sealed.</w:t>
            </w:r>
          </w:p>
        </w:tc>
      </w:tr>
      <w:tr w:rsidR="003457E9" w14:paraId="63F8CBE3" w14:textId="77777777" w:rsidTr="00E44B7C">
        <w:tc>
          <w:tcPr>
            <w:tcW w:w="554" w:type="dxa"/>
            <w:vAlign w:val="center"/>
          </w:tcPr>
          <w:p w14:paraId="74BF015E" w14:textId="3DE1CFC6" w:rsidR="003457E9" w:rsidRDefault="003457E9" w:rsidP="00A932D7">
            <w:pPr>
              <w:jc w:val="center"/>
              <w:rPr>
                <w:rFonts w:asciiTheme="minorHAnsi" w:hAnsiTheme="minorHAnsi" w:cstheme="minorHAnsi"/>
                <w:sz w:val="18"/>
                <w:szCs w:val="18"/>
              </w:rPr>
            </w:pPr>
            <w:r>
              <w:rPr>
                <w:rFonts w:asciiTheme="minorHAnsi" w:hAnsiTheme="minorHAnsi" w:cstheme="minorHAnsi"/>
                <w:sz w:val="18"/>
                <w:szCs w:val="18"/>
              </w:rPr>
              <w:t>04</w:t>
            </w:r>
          </w:p>
        </w:tc>
        <w:tc>
          <w:tcPr>
            <w:tcW w:w="2321" w:type="dxa"/>
            <w:vAlign w:val="center"/>
          </w:tcPr>
          <w:p w14:paraId="3C25F3AC" w14:textId="77777777" w:rsidR="003457E9" w:rsidRDefault="003457E9">
            <w:pPr>
              <w:rPr>
                <w:rFonts w:asciiTheme="minorHAnsi" w:hAnsiTheme="minorHAnsi" w:cstheme="minorHAnsi"/>
                <w:sz w:val="18"/>
                <w:szCs w:val="18"/>
              </w:rPr>
            </w:pPr>
            <w:r>
              <w:rPr>
                <w:rFonts w:asciiTheme="minorHAnsi" w:hAnsiTheme="minorHAnsi" w:cstheme="minorHAnsi"/>
                <w:sz w:val="18"/>
                <w:szCs w:val="18"/>
              </w:rPr>
              <w:t>Verification Status</w:t>
            </w:r>
          </w:p>
        </w:tc>
        <w:tc>
          <w:tcPr>
            <w:tcW w:w="7915" w:type="dxa"/>
          </w:tcPr>
          <w:p w14:paraId="63A320B2" w14:textId="77777777" w:rsidR="003457E9" w:rsidRPr="00CC67D9" w:rsidRDefault="003457E9" w:rsidP="003457E9">
            <w:pPr>
              <w:pStyle w:val="ListParagraph"/>
              <w:keepNext/>
              <w:numPr>
                <w:ilvl w:val="0"/>
                <w:numId w:val="55"/>
              </w:numPr>
              <w:rPr>
                <w:rFonts w:ascii="Calibri" w:hAnsi="Calibri"/>
                <w:sz w:val="18"/>
                <w:szCs w:val="18"/>
                <w:u w:val="single"/>
              </w:rPr>
            </w:pPr>
            <w:r w:rsidRPr="00CC67D9">
              <w:rPr>
                <w:rFonts w:ascii="Calibri" w:hAnsi="Calibri"/>
                <w:sz w:val="18"/>
                <w:szCs w:val="18"/>
                <w:u w:val="single"/>
              </w:rPr>
              <w:t>Pass - all applicable requirements are met; or</w:t>
            </w:r>
          </w:p>
          <w:p w14:paraId="042A4108" w14:textId="77777777" w:rsidR="003457E9" w:rsidRPr="00CC67D9" w:rsidRDefault="003457E9" w:rsidP="003457E9">
            <w:pPr>
              <w:pStyle w:val="ListParagraph"/>
              <w:keepNext/>
              <w:numPr>
                <w:ilvl w:val="0"/>
                <w:numId w:val="55"/>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5EA46663" w14:textId="640D86C0" w:rsidR="003457E9" w:rsidRPr="00E44B7C" w:rsidRDefault="003457E9" w:rsidP="00E44B7C">
            <w:pPr>
              <w:pStyle w:val="ListParagraph"/>
              <w:numPr>
                <w:ilvl w:val="0"/>
                <w:numId w:val="55"/>
              </w:numPr>
              <w:rPr>
                <w:rFonts w:asciiTheme="minorHAnsi" w:hAnsiTheme="minorHAnsi" w:cstheme="minorHAnsi"/>
                <w:sz w:val="18"/>
                <w:szCs w:val="18"/>
              </w:rPr>
            </w:pPr>
            <w:r w:rsidRPr="00E44B7C">
              <w:rPr>
                <w:rFonts w:ascii="Calibri" w:hAnsi="Calibri"/>
                <w:sz w:val="18"/>
                <w:szCs w:val="18"/>
                <w:u w:val="single"/>
              </w:rPr>
              <w:t>All N/A - This entire table is not applicable.</w:t>
            </w:r>
          </w:p>
        </w:tc>
      </w:tr>
      <w:tr w:rsidR="003457E9" w14:paraId="3FA6FA41" w14:textId="77777777" w:rsidTr="00E44B7C">
        <w:tc>
          <w:tcPr>
            <w:tcW w:w="554" w:type="dxa"/>
            <w:vAlign w:val="center"/>
          </w:tcPr>
          <w:p w14:paraId="53336939" w14:textId="617D376D" w:rsidR="003457E9" w:rsidRDefault="003457E9" w:rsidP="00A932D7">
            <w:pPr>
              <w:jc w:val="center"/>
              <w:rPr>
                <w:rFonts w:asciiTheme="minorHAnsi" w:hAnsiTheme="minorHAnsi" w:cstheme="minorHAnsi"/>
                <w:sz w:val="18"/>
                <w:szCs w:val="18"/>
              </w:rPr>
            </w:pPr>
            <w:r>
              <w:rPr>
                <w:rFonts w:asciiTheme="minorHAnsi" w:hAnsiTheme="minorHAnsi" w:cstheme="minorHAnsi"/>
                <w:sz w:val="18"/>
                <w:szCs w:val="18"/>
              </w:rPr>
              <w:t>05</w:t>
            </w:r>
          </w:p>
        </w:tc>
        <w:tc>
          <w:tcPr>
            <w:tcW w:w="2321" w:type="dxa"/>
          </w:tcPr>
          <w:p w14:paraId="38946598" w14:textId="77777777" w:rsidR="003457E9" w:rsidRDefault="003457E9" w:rsidP="00B20575">
            <w:pPr>
              <w:rPr>
                <w:rFonts w:asciiTheme="minorHAnsi" w:hAnsiTheme="minorHAnsi" w:cstheme="minorHAnsi"/>
                <w:sz w:val="18"/>
                <w:szCs w:val="18"/>
              </w:rPr>
            </w:pPr>
            <w:r>
              <w:rPr>
                <w:rFonts w:asciiTheme="minorHAnsi" w:hAnsiTheme="minorHAnsi" w:cstheme="minorHAnsi"/>
                <w:sz w:val="18"/>
                <w:szCs w:val="18"/>
              </w:rPr>
              <w:t>Correction Notes</w:t>
            </w:r>
          </w:p>
        </w:tc>
        <w:tc>
          <w:tcPr>
            <w:tcW w:w="7915" w:type="dxa"/>
          </w:tcPr>
          <w:p w14:paraId="76589708" w14:textId="37F12139" w:rsidR="003457E9" w:rsidRDefault="003457E9" w:rsidP="00B20575">
            <w:pPr>
              <w:rPr>
                <w:rFonts w:asciiTheme="minorHAnsi" w:hAnsiTheme="minorHAnsi" w:cstheme="minorHAnsi"/>
                <w:sz w:val="18"/>
                <w:szCs w:val="18"/>
              </w:rPr>
            </w:pPr>
          </w:p>
        </w:tc>
      </w:tr>
      <w:tr w:rsidR="00604667" w14:paraId="40C157FD" w14:textId="77777777" w:rsidTr="00E44B7C">
        <w:tc>
          <w:tcPr>
            <w:tcW w:w="10790" w:type="dxa"/>
            <w:gridSpan w:val="3"/>
          </w:tcPr>
          <w:p w14:paraId="3187C5F0" w14:textId="1F7A25A7" w:rsidR="00604667" w:rsidRDefault="00604667" w:rsidP="00604667">
            <w:pPr>
              <w:rPr>
                <w:rFonts w:asciiTheme="minorHAnsi" w:hAnsiTheme="minorHAnsi" w:cs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60466F3F" w14:textId="679F5953" w:rsidR="00642262" w:rsidRDefault="00642262"/>
    <w:tbl>
      <w:tblPr>
        <w:tblStyle w:val="TableGrid"/>
        <w:tblW w:w="0" w:type="auto"/>
        <w:tblLook w:val="04A0" w:firstRow="1" w:lastRow="0" w:firstColumn="1" w:lastColumn="0" w:noHBand="0" w:noVBand="1"/>
      </w:tblPr>
      <w:tblGrid>
        <w:gridCol w:w="535"/>
        <w:gridCol w:w="2340"/>
        <w:gridCol w:w="7915"/>
      </w:tblGrid>
      <w:tr w:rsidR="00503A62" w14:paraId="2F69B214" w14:textId="77777777" w:rsidTr="00545ECF">
        <w:tc>
          <w:tcPr>
            <w:tcW w:w="10790" w:type="dxa"/>
            <w:gridSpan w:val="3"/>
          </w:tcPr>
          <w:p w14:paraId="715D9D55" w14:textId="1C9C2927" w:rsidR="00503A62" w:rsidRPr="00DA0E66" w:rsidRDefault="00503A62">
            <w:pPr>
              <w:rPr>
                <w:rFonts w:asciiTheme="minorHAnsi" w:hAnsiTheme="minorHAnsi" w:cstheme="minorHAnsi"/>
                <w:b/>
                <w:sz w:val="18"/>
              </w:rPr>
            </w:pPr>
            <w:r w:rsidRPr="00DA0E66">
              <w:rPr>
                <w:rFonts w:asciiTheme="minorHAnsi" w:hAnsiTheme="minorHAnsi" w:cstheme="minorHAnsi"/>
                <w:b/>
                <w:sz w:val="18"/>
              </w:rPr>
              <w:t>F. Conditioned Space Above or Adjacent to Garage Air Barrier</w:t>
            </w:r>
          </w:p>
        </w:tc>
      </w:tr>
      <w:tr w:rsidR="00503A62" w14:paraId="5FF19BEB" w14:textId="77777777" w:rsidTr="00FD311D">
        <w:tc>
          <w:tcPr>
            <w:tcW w:w="535" w:type="dxa"/>
            <w:vAlign w:val="center"/>
          </w:tcPr>
          <w:p w14:paraId="4D3727A0" w14:textId="6D188A78" w:rsidR="00503A62" w:rsidRDefault="00503A62" w:rsidP="00FD311D">
            <w:pPr>
              <w:jc w:val="center"/>
              <w:rPr>
                <w:rFonts w:asciiTheme="minorHAnsi" w:hAnsiTheme="minorHAnsi" w:cstheme="minorHAnsi"/>
                <w:sz w:val="18"/>
              </w:rPr>
            </w:pPr>
            <w:r>
              <w:rPr>
                <w:rFonts w:asciiTheme="minorHAnsi" w:hAnsiTheme="minorHAnsi" w:cstheme="minorHAnsi"/>
                <w:sz w:val="18"/>
              </w:rPr>
              <w:t>01</w:t>
            </w:r>
          </w:p>
        </w:tc>
        <w:tc>
          <w:tcPr>
            <w:tcW w:w="10255" w:type="dxa"/>
            <w:gridSpan w:val="2"/>
          </w:tcPr>
          <w:p w14:paraId="57F7FEAA" w14:textId="7898BD11" w:rsidR="00503A62" w:rsidRDefault="00503A62">
            <w:pPr>
              <w:rPr>
                <w:rFonts w:asciiTheme="minorHAnsi" w:hAnsiTheme="minorHAnsi" w:cstheme="minorHAnsi"/>
                <w:sz w:val="18"/>
              </w:rPr>
            </w:pPr>
            <w:r>
              <w:rPr>
                <w:rFonts w:asciiTheme="minorHAnsi" w:hAnsiTheme="minorHAnsi" w:cstheme="minorHAnsi"/>
                <w:sz w:val="18"/>
              </w:rPr>
              <w:t>All penetrations in the subfloor above the garage into conditioned space must follow the raised floor air barrier requirements.</w:t>
            </w:r>
          </w:p>
        </w:tc>
      </w:tr>
      <w:tr w:rsidR="00503A62" w14:paraId="34B5DBDF" w14:textId="77777777" w:rsidTr="00DA0E66">
        <w:tc>
          <w:tcPr>
            <w:tcW w:w="535" w:type="dxa"/>
            <w:vAlign w:val="center"/>
          </w:tcPr>
          <w:p w14:paraId="04E167D6" w14:textId="4A15F7AC" w:rsidR="00503A62" w:rsidRPr="00DA0E66" w:rsidRDefault="00503A62" w:rsidP="00DA0E66">
            <w:pPr>
              <w:jc w:val="center"/>
              <w:rPr>
                <w:rFonts w:asciiTheme="minorHAnsi" w:hAnsiTheme="minorHAnsi" w:cstheme="minorHAnsi"/>
                <w:sz w:val="18"/>
              </w:rPr>
            </w:pPr>
            <w:r>
              <w:rPr>
                <w:rFonts w:asciiTheme="minorHAnsi" w:hAnsiTheme="minorHAnsi" w:cstheme="minorHAnsi"/>
                <w:sz w:val="18"/>
              </w:rPr>
              <w:t>02</w:t>
            </w:r>
          </w:p>
        </w:tc>
        <w:tc>
          <w:tcPr>
            <w:tcW w:w="10255" w:type="dxa"/>
            <w:gridSpan w:val="2"/>
          </w:tcPr>
          <w:p w14:paraId="726AA79C" w14:textId="5BB7B33E" w:rsidR="00503A62" w:rsidRDefault="00503A62">
            <w:pPr>
              <w:rPr>
                <w:rFonts w:asciiTheme="minorHAnsi" w:hAnsiTheme="minorHAnsi" w:cstheme="minorHAnsi"/>
                <w:sz w:val="18"/>
              </w:rPr>
            </w:pPr>
            <w:r>
              <w:rPr>
                <w:rFonts w:asciiTheme="minorHAnsi" w:hAnsiTheme="minorHAnsi" w:cstheme="minorHAnsi"/>
                <w:sz w:val="18"/>
              </w:rPr>
              <w:t xml:space="preserve">Infiltration between the space above the garage and </w:t>
            </w:r>
            <w:r w:rsidR="00B20575">
              <w:rPr>
                <w:rFonts w:asciiTheme="minorHAnsi" w:hAnsiTheme="minorHAnsi" w:cstheme="minorHAnsi"/>
                <w:sz w:val="18"/>
              </w:rPr>
              <w:t xml:space="preserve">the </w:t>
            </w:r>
            <w:r>
              <w:rPr>
                <w:rFonts w:asciiTheme="minorHAnsi" w:hAnsiTheme="minorHAnsi" w:cstheme="minorHAnsi"/>
                <w:sz w:val="18"/>
              </w:rPr>
              <w:t>subfloor is prevented by one of the following methods:</w:t>
            </w:r>
          </w:p>
          <w:p w14:paraId="74F32C48" w14:textId="657761F3" w:rsidR="00503A62" w:rsidRDefault="00503A62" w:rsidP="00DA0E66">
            <w:pPr>
              <w:pStyle w:val="ListParagraph"/>
              <w:numPr>
                <w:ilvl w:val="0"/>
                <w:numId w:val="53"/>
              </w:numPr>
              <w:rPr>
                <w:rFonts w:asciiTheme="minorHAnsi" w:hAnsiTheme="minorHAnsi" w:cstheme="minorHAnsi"/>
                <w:sz w:val="18"/>
              </w:rPr>
            </w:pPr>
            <w:r>
              <w:rPr>
                <w:rFonts w:asciiTheme="minorHAnsi" w:hAnsiTheme="minorHAnsi" w:cstheme="minorHAnsi"/>
                <w:sz w:val="18"/>
              </w:rPr>
              <w:t xml:space="preserve">Seal all edges of the garage ceiling (typically drywall) at the perimeter of the garage to create a continuous </w:t>
            </w:r>
            <w:r w:rsidR="00227EBA">
              <w:rPr>
                <w:rFonts w:asciiTheme="minorHAnsi" w:hAnsiTheme="minorHAnsi" w:cstheme="minorHAnsi"/>
                <w:sz w:val="18"/>
              </w:rPr>
              <w:t>airtight</w:t>
            </w:r>
            <w:r>
              <w:rPr>
                <w:rFonts w:asciiTheme="minorHAnsi" w:hAnsiTheme="minorHAnsi" w:cstheme="minorHAnsi"/>
                <w:sz w:val="18"/>
              </w:rPr>
              <w:t xml:space="preserve"> surface between the garage and adjacent conditioned envelope. Seal all plumbing, electrical, and mechanical penetrations between the garage and adjacent conditioned space. For an open-web truss, airtight blocking is added on </w:t>
            </w:r>
            <w:r w:rsidR="00B20575">
              <w:rPr>
                <w:rFonts w:asciiTheme="minorHAnsi" w:hAnsiTheme="minorHAnsi" w:cstheme="minorHAnsi"/>
                <w:sz w:val="18"/>
              </w:rPr>
              <w:t xml:space="preserve">all </w:t>
            </w:r>
            <w:r>
              <w:rPr>
                <w:rFonts w:asciiTheme="minorHAnsi" w:hAnsiTheme="minorHAnsi" w:cstheme="minorHAnsi"/>
                <w:sz w:val="18"/>
              </w:rPr>
              <w:t>four sides of the garage perimeter. Insulation can be placed on the garage ceiling.</w:t>
            </w:r>
          </w:p>
          <w:p w14:paraId="5659238E" w14:textId="5B95D397" w:rsidR="00503A62" w:rsidRPr="00DA0E66" w:rsidRDefault="00503A62" w:rsidP="00DA0E66">
            <w:pPr>
              <w:pStyle w:val="ListParagraph"/>
              <w:numPr>
                <w:ilvl w:val="0"/>
                <w:numId w:val="53"/>
              </w:numPr>
              <w:rPr>
                <w:rFonts w:asciiTheme="minorHAnsi" w:hAnsiTheme="minorHAnsi" w:cstheme="minorHAnsi"/>
                <w:sz w:val="18"/>
              </w:rPr>
            </w:pPr>
            <w:r>
              <w:rPr>
                <w:rFonts w:asciiTheme="minorHAnsi" w:hAnsiTheme="minorHAnsi" w:cstheme="minorHAnsi"/>
                <w:sz w:val="18"/>
              </w:rPr>
              <w:t>Seal the band joist above the wall at the garage to conditioned space transition. Seal all subfloor seams and penetrations between the garage and adjacent conditioned space. Insulation must be placed in contact with the subfloor below the conditioned space.</w:t>
            </w:r>
          </w:p>
        </w:tc>
      </w:tr>
      <w:tr w:rsidR="00125148" w14:paraId="0DC91928" w14:textId="77777777" w:rsidTr="00E44B7C">
        <w:tc>
          <w:tcPr>
            <w:tcW w:w="535" w:type="dxa"/>
            <w:vAlign w:val="center"/>
          </w:tcPr>
          <w:p w14:paraId="5A5698F2" w14:textId="5E07067E" w:rsidR="00125148" w:rsidRDefault="00125148" w:rsidP="00DA0E66">
            <w:pPr>
              <w:jc w:val="center"/>
              <w:rPr>
                <w:rFonts w:asciiTheme="minorHAnsi" w:hAnsiTheme="minorHAnsi" w:cstheme="minorHAnsi"/>
                <w:sz w:val="18"/>
              </w:rPr>
            </w:pPr>
            <w:r>
              <w:rPr>
                <w:rFonts w:asciiTheme="minorHAnsi" w:hAnsiTheme="minorHAnsi" w:cstheme="minorHAnsi"/>
                <w:sz w:val="18"/>
              </w:rPr>
              <w:t>03</w:t>
            </w:r>
          </w:p>
        </w:tc>
        <w:tc>
          <w:tcPr>
            <w:tcW w:w="2340" w:type="dxa"/>
            <w:vAlign w:val="center"/>
          </w:tcPr>
          <w:p w14:paraId="7887F41F" w14:textId="77777777" w:rsidR="00125148" w:rsidRDefault="00125148">
            <w:pPr>
              <w:rPr>
                <w:rFonts w:asciiTheme="minorHAnsi" w:hAnsiTheme="minorHAnsi" w:cstheme="minorHAnsi"/>
                <w:sz w:val="18"/>
              </w:rPr>
            </w:pPr>
            <w:r>
              <w:rPr>
                <w:rFonts w:asciiTheme="minorHAnsi" w:hAnsiTheme="minorHAnsi" w:cstheme="minorHAnsi"/>
                <w:sz w:val="18"/>
              </w:rPr>
              <w:t>Verification Status</w:t>
            </w:r>
          </w:p>
        </w:tc>
        <w:tc>
          <w:tcPr>
            <w:tcW w:w="7915" w:type="dxa"/>
          </w:tcPr>
          <w:p w14:paraId="1CA38DCB" w14:textId="77777777" w:rsidR="00125148" w:rsidRPr="00CC67D9" w:rsidRDefault="00125148" w:rsidP="00125148">
            <w:pPr>
              <w:pStyle w:val="ListParagraph"/>
              <w:keepNext/>
              <w:numPr>
                <w:ilvl w:val="0"/>
                <w:numId w:val="55"/>
              </w:numPr>
              <w:rPr>
                <w:rFonts w:ascii="Calibri" w:hAnsi="Calibri"/>
                <w:sz w:val="18"/>
                <w:szCs w:val="18"/>
                <w:u w:val="single"/>
              </w:rPr>
            </w:pPr>
            <w:r w:rsidRPr="00CC67D9">
              <w:rPr>
                <w:rFonts w:ascii="Calibri" w:hAnsi="Calibri"/>
                <w:sz w:val="18"/>
                <w:szCs w:val="18"/>
                <w:u w:val="single"/>
              </w:rPr>
              <w:t>Pass - all applicable requirements are met; or</w:t>
            </w:r>
          </w:p>
          <w:p w14:paraId="49836629" w14:textId="77777777" w:rsidR="00125148" w:rsidRPr="00CC67D9" w:rsidRDefault="00125148" w:rsidP="00125148">
            <w:pPr>
              <w:pStyle w:val="ListParagraph"/>
              <w:keepNext/>
              <w:numPr>
                <w:ilvl w:val="0"/>
                <w:numId w:val="55"/>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47366B8F" w14:textId="50F2FC53" w:rsidR="00125148" w:rsidRPr="00E44B7C" w:rsidRDefault="00125148" w:rsidP="00E44B7C">
            <w:pPr>
              <w:pStyle w:val="ListParagraph"/>
              <w:numPr>
                <w:ilvl w:val="0"/>
                <w:numId w:val="55"/>
              </w:numPr>
              <w:rPr>
                <w:rFonts w:asciiTheme="minorHAnsi" w:hAnsiTheme="minorHAnsi" w:cstheme="minorHAnsi"/>
                <w:sz w:val="18"/>
              </w:rPr>
            </w:pPr>
            <w:r w:rsidRPr="00E44B7C">
              <w:rPr>
                <w:rFonts w:ascii="Calibri" w:hAnsi="Calibri"/>
                <w:sz w:val="18"/>
                <w:szCs w:val="18"/>
                <w:u w:val="single"/>
              </w:rPr>
              <w:t>All N/A - This entire table is not applicable.</w:t>
            </w:r>
          </w:p>
        </w:tc>
      </w:tr>
      <w:tr w:rsidR="00125148" w14:paraId="10183CED" w14:textId="77777777" w:rsidTr="00E44B7C">
        <w:tc>
          <w:tcPr>
            <w:tcW w:w="535" w:type="dxa"/>
            <w:vAlign w:val="center"/>
          </w:tcPr>
          <w:p w14:paraId="441DAA86" w14:textId="07DCCF52" w:rsidR="00125148" w:rsidRDefault="00125148" w:rsidP="00DA0E66">
            <w:pPr>
              <w:jc w:val="center"/>
              <w:rPr>
                <w:rFonts w:asciiTheme="minorHAnsi" w:hAnsiTheme="minorHAnsi" w:cstheme="minorHAnsi"/>
                <w:sz w:val="18"/>
              </w:rPr>
            </w:pPr>
            <w:r>
              <w:rPr>
                <w:rFonts w:asciiTheme="minorHAnsi" w:hAnsiTheme="minorHAnsi" w:cstheme="minorHAnsi"/>
                <w:sz w:val="18"/>
              </w:rPr>
              <w:t>04</w:t>
            </w:r>
          </w:p>
        </w:tc>
        <w:tc>
          <w:tcPr>
            <w:tcW w:w="2340" w:type="dxa"/>
          </w:tcPr>
          <w:p w14:paraId="265640F1" w14:textId="77777777" w:rsidR="00125148" w:rsidRDefault="00125148">
            <w:pPr>
              <w:rPr>
                <w:rFonts w:asciiTheme="minorHAnsi" w:hAnsiTheme="minorHAnsi" w:cstheme="minorHAnsi"/>
                <w:sz w:val="18"/>
              </w:rPr>
            </w:pPr>
            <w:r>
              <w:rPr>
                <w:rFonts w:asciiTheme="minorHAnsi" w:hAnsiTheme="minorHAnsi" w:cstheme="minorHAnsi"/>
                <w:sz w:val="18"/>
              </w:rPr>
              <w:t>Correction Notes</w:t>
            </w:r>
          </w:p>
        </w:tc>
        <w:tc>
          <w:tcPr>
            <w:tcW w:w="7915" w:type="dxa"/>
          </w:tcPr>
          <w:p w14:paraId="4123A907" w14:textId="5A8B1FF8" w:rsidR="00125148" w:rsidRDefault="00125148">
            <w:pPr>
              <w:rPr>
                <w:rFonts w:asciiTheme="minorHAnsi" w:hAnsiTheme="minorHAnsi" w:cstheme="minorHAnsi"/>
                <w:sz w:val="18"/>
              </w:rPr>
            </w:pPr>
          </w:p>
        </w:tc>
      </w:tr>
      <w:tr w:rsidR="00604667" w14:paraId="35D49F8C" w14:textId="77777777" w:rsidTr="00E44B7C">
        <w:tc>
          <w:tcPr>
            <w:tcW w:w="10790" w:type="dxa"/>
            <w:gridSpan w:val="3"/>
          </w:tcPr>
          <w:p w14:paraId="7922599C" w14:textId="2611DA74" w:rsidR="00604667" w:rsidRDefault="00604667" w:rsidP="00604667">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3C9C5E49" w14:textId="6F3E6693" w:rsidR="00125148" w:rsidRDefault="00125148"/>
    <w:tbl>
      <w:tblPr>
        <w:tblStyle w:val="TableGrid"/>
        <w:tblW w:w="0" w:type="auto"/>
        <w:tblLook w:val="04A0" w:firstRow="1" w:lastRow="0" w:firstColumn="1" w:lastColumn="0" w:noHBand="0" w:noVBand="1"/>
      </w:tblPr>
      <w:tblGrid>
        <w:gridCol w:w="535"/>
        <w:gridCol w:w="2340"/>
        <w:gridCol w:w="7915"/>
      </w:tblGrid>
      <w:tr w:rsidR="00DA0E66" w:rsidRPr="00DA0E66" w14:paraId="6072F02F" w14:textId="77777777" w:rsidTr="00545ECF">
        <w:tc>
          <w:tcPr>
            <w:tcW w:w="10790" w:type="dxa"/>
            <w:gridSpan w:val="3"/>
          </w:tcPr>
          <w:p w14:paraId="4655B0F8" w14:textId="377C74DF" w:rsidR="00DA0E66" w:rsidRPr="00DA0E66" w:rsidRDefault="00DA0E66" w:rsidP="00545ECF">
            <w:pPr>
              <w:rPr>
                <w:rFonts w:asciiTheme="minorHAnsi" w:hAnsiTheme="minorHAnsi" w:cstheme="minorHAnsi"/>
                <w:b/>
                <w:sz w:val="18"/>
              </w:rPr>
            </w:pPr>
            <w:r>
              <w:rPr>
                <w:rFonts w:asciiTheme="minorHAnsi" w:hAnsiTheme="minorHAnsi" w:cstheme="minorHAnsi"/>
                <w:b/>
                <w:sz w:val="18"/>
              </w:rPr>
              <w:t>G. Cantilevered Floor Air Barrier</w:t>
            </w:r>
          </w:p>
        </w:tc>
      </w:tr>
      <w:tr w:rsidR="00DA0E66" w:rsidRPr="00DA0E66" w14:paraId="24140D22" w14:textId="77777777" w:rsidTr="00545ECF">
        <w:tc>
          <w:tcPr>
            <w:tcW w:w="535" w:type="dxa"/>
            <w:vAlign w:val="center"/>
          </w:tcPr>
          <w:p w14:paraId="34752FF7" w14:textId="77777777" w:rsidR="00DA0E66" w:rsidRPr="00DA0E66" w:rsidRDefault="00DA0E66" w:rsidP="00545ECF">
            <w:pPr>
              <w:jc w:val="center"/>
              <w:rPr>
                <w:rFonts w:asciiTheme="minorHAnsi" w:hAnsiTheme="minorHAnsi" w:cstheme="minorHAnsi"/>
                <w:sz w:val="18"/>
              </w:rPr>
            </w:pPr>
            <w:r>
              <w:rPr>
                <w:rFonts w:asciiTheme="minorHAnsi" w:hAnsiTheme="minorHAnsi" w:cstheme="minorHAnsi"/>
                <w:sz w:val="18"/>
              </w:rPr>
              <w:t>01</w:t>
            </w:r>
          </w:p>
        </w:tc>
        <w:tc>
          <w:tcPr>
            <w:tcW w:w="10255" w:type="dxa"/>
            <w:gridSpan w:val="2"/>
          </w:tcPr>
          <w:p w14:paraId="0EBDD7FF" w14:textId="77777777" w:rsidR="00DA0E66" w:rsidRPr="00DA0E66" w:rsidRDefault="00DA0E66" w:rsidP="00545ECF">
            <w:pPr>
              <w:rPr>
                <w:rFonts w:asciiTheme="minorHAnsi" w:hAnsiTheme="minorHAnsi" w:cstheme="minorHAnsi"/>
                <w:sz w:val="18"/>
              </w:rPr>
            </w:pPr>
            <w:r>
              <w:rPr>
                <w:rFonts w:asciiTheme="minorHAnsi" w:hAnsiTheme="minorHAnsi" w:cstheme="minorHAnsi"/>
                <w:sz w:val="18"/>
              </w:rPr>
              <w:t xml:space="preserve">Airtight blocking is installed between joists where the wall rim joist would have </w:t>
            </w:r>
            <w:proofErr w:type="gramStart"/>
            <w:r>
              <w:rPr>
                <w:rFonts w:asciiTheme="minorHAnsi" w:hAnsiTheme="minorHAnsi" w:cstheme="minorHAnsi"/>
                <w:sz w:val="18"/>
              </w:rPr>
              <w:t>been located in</w:t>
            </w:r>
            <w:proofErr w:type="gramEnd"/>
            <w:r>
              <w:rPr>
                <w:rFonts w:asciiTheme="minorHAnsi" w:hAnsiTheme="minorHAnsi" w:cstheme="minorHAnsi"/>
                <w:sz w:val="18"/>
              </w:rPr>
              <w:t xml:space="preserve"> the absence of a cantilever.</w:t>
            </w:r>
          </w:p>
        </w:tc>
      </w:tr>
      <w:tr w:rsidR="00DA0E66" w:rsidRPr="00DA0E66" w14:paraId="225C82DD" w14:textId="77777777" w:rsidTr="00545ECF">
        <w:tc>
          <w:tcPr>
            <w:tcW w:w="535" w:type="dxa"/>
            <w:vAlign w:val="center"/>
          </w:tcPr>
          <w:p w14:paraId="30488D5F" w14:textId="77777777" w:rsidR="00DA0E66" w:rsidRPr="00DA0E66" w:rsidRDefault="00DA0E66" w:rsidP="00545ECF">
            <w:pPr>
              <w:jc w:val="center"/>
              <w:rPr>
                <w:rFonts w:asciiTheme="minorHAnsi" w:hAnsiTheme="minorHAnsi" w:cstheme="minorHAnsi"/>
                <w:sz w:val="18"/>
              </w:rPr>
            </w:pPr>
            <w:r>
              <w:rPr>
                <w:rFonts w:asciiTheme="minorHAnsi" w:hAnsiTheme="minorHAnsi" w:cstheme="minorHAnsi"/>
                <w:sz w:val="18"/>
              </w:rPr>
              <w:t>02</w:t>
            </w:r>
          </w:p>
        </w:tc>
        <w:tc>
          <w:tcPr>
            <w:tcW w:w="10255" w:type="dxa"/>
            <w:gridSpan w:val="2"/>
          </w:tcPr>
          <w:p w14:paraId="6A643BF1" w14:textId="77777777" w:rsidR="00DA0E66" w:rsidRPr="00DA0E66" w:rsidRDefault="00DA0E66" w:rsidP="00545ECF">
            <w:pPr>
              <w:rPr>
                <w:rFonts w:asciiTheme="minorHAnsi" w:hAnsiTheme="minorHAnsi" w:cstheme="minorHAnsi"/>
                <w:sz w:val="18"/>
              </w:rPr>
            </w:pPr>
            <w:r>
              <w:rPr>
                <w:rFonts w:asciiTheme="minorHAnsi" w:hAnsiTheme="minorHAnsi" w:cstheme="minorHAnsi"/>
                <w:sz w:val="18"/>
              </w:rPr>
              <w:t>Exterior sheathing is installed to the bottom of the cantilever so that there is a continuous air and weather barrier for the cantilever. The cantilevered joist must be insulated to the same R-value as would be required for the subfloor prior to closing.</w:t>
            </w:r>
          </w:p>
        </w:tc>
      </w:tr>
      <w:tr w:rsidR="00DA0E66" w:rsidRPr="00DA0E66" w14:paraId="2BAC689B" w14:textId="77777777" w:rsidTr="00545ECF">
        <w:tc>
          <w:tcPr>
            <w:tcW w:w="535" w:type="dxa"/>
            <w:vAlign w:val="center"/>
          </w:tcPr>
          <w:p w14:paraId="52152ADB" w14:textId="77777777" w:rsidR="00DA0E66" w:rsidRPr="00DA0E66" w:rsidRDefault="00DA0E66" w:rsidP="00545ECF">
            <w:pPr>
              <w:jc w:val="center"/>
              <w:rPr>
                <w:rFonts w:asciiTheme="minorHAnsi" w:hAnsiTheme="minorHAnsi" w:cstheme="minorHAnsi"/>
                <w:sz w:val="18"/>
              </w:rPr>
            </w:pPr>
            <w:r>
              <w:rPr>
                <w:rFonts w:asciiTheme="minorHAnsi" w:hAnsiTheme="minorHAnsi" w:cstheme="minorHAnsi"/>
                <w:sz w:val="18"/>
              </w:rPr>
              <w:t>03</w:t>
            </w:r>
          </w:p>
        </w:tc>
        <w:tc>
          <w:tcPr>
            <w:tcW w:w="10255" w:type="dxa"/>
            <w:gridSpan w:val="2"/>
          </w:tcPr>
          <w:p w14:paraId="1119F3D8" w14:textId="2FF58BC2" w:rsidR="00DA0E66" w:rsidRPr="00DA0E66" w:rsidRDefault="00DA0E66" w:rsidP="00545ECF">
            <w:pPr>
              <w:rPr>
                <w:rFonts w:asciiTheme="minorHAnsi" w:hAnsiTheme="minorHAnsi" w:cstheme="minorHAnsi"/>
                <w:sz w:val="18"/>
              </w:rPr>
            </w:pPr>
            <w:r>
              <w:rPr>
                <w:rFonts w:asciiTheme="minorHAnsi" w:hAnsiTheme="minorHAnsi" w:cstheme="minorHAnsi"/>
                <w:sz w:val="18"/>
              </w:rPr>
              <w:t xml:space="preserve">Any gaps, </w:t>
            </w:r>
            <w:proofErr w:type="gramStart"/>
            <w:r>
              <w:rPr>
                <w:rFonts w:asciiTheme="minorHAnsi" w:hAnsiTheme="minorHAnsi" w:cstheme="minorHAnsi"/>
                <w:sz w:val="18"/>
              </w:rPr>
              <w:t>cracks</w:t>
            </w:r>
            <w:proofErr w:type="gramEnd"/>
            <w:r>
              <w:rPr>
                <w:rFonts w:asciiTheme="minorHAnsi" w:hAnsiTheme="minorHAnsi" w:cstheme="minorHAnsi"/>
                <w:sz w:val="18"/>
              </w:rPr>
              <w:t xml:space="preserve"> or penetrations in the air barrier of the cantilever are sealed. Recessed can lights in the cantilever are</w:t>
            </w:r>
            <w:r w:rsidR="00227EBA">
              <w:rPr>
                <w:rFonts w:asciiTheme="minorHAnsi" w:hAnsiTheme="minorHAnsi" w:cstheme="minorHAnsi"/>
                <w:sz w:val="18"/>
              </w:rPr>
              <w:t xml:space="preserve"> rated to be Insulation Contact and Airtight (</w:t>
            </w:r>
            <w:r>
              <w:rPr>
                <w:rFonts w:asciiTheme="minorHAnsi" w:hAnsiTheme="minorHAnsi" w:cstheme="minorHAnsi"/>
                <w:sz w:val="18"/>
              </w:rPr>
              <w:t>IC and AT</w:t>
            </w:r>
            <w:r w:rsidR="00227EBA">
              <w:rPr>
                <w:rFonts w:asciiTheme="minorHAnsi" w:hAnsiTheme="minorHAnsi" w:cstheme="minorHAnsi"/>
                <w:sz w:val="18"/>
              </w:rPr>
              <w:t>)</w:t>
            </w:r>
            <w:r>
              <w:rPr>
                <w:rFonts w:asciiTheme="minorHAnsi" w:hAnsiTheme="minorHAnsi" w:cstheme="minorHAnsi"/>
                <w:sz w:val="18"/>
              </w:rPr>
              <w:t xml:space="preserve"> and properly sealed to the sheathing.</w:t>
            </w:r>
          </w:p>
        </w:tc>
      </w:tr>
      <w:tr w:rsidR="00125148" w:rsidRPr="00DA0E66" w14:paraId="47BC9BB5" w14:textId="77777777" w:rsidTr="00E44B7C">
        <w:tc>
          <w:tcPr>
            <w:tcW w:w="535" w:type="dxa"/>
            <w:vAlign w:val="center"/>
          </w:tcPr>
          <w:p w14:paraId="0460A7B5" w14:textId="06CAC8A7" w:rsidR="00125148" w:rsidRDefault="00125148" w:rsidP="00545ECF">
            <w:pPr>
              <w:jc w:val="center"/>
              <w:rPr>
                <w:rFonts w:asciiTheme="minorHAnsi" w:hAnsiTheme="minorHAnsi" w:cstheme="minorHAnsi"/>
                <w:sz w:val="18"/>
              </w:rPr>
            </w:pPr>
            <w:r>
              <w:rPr>
                <w:rFonts w:asciiTheme="minorHAnsi" w:hAnsiTheme="minorHAnsi" w:cstheme="minorHAnsi"/>
                <w:sz w:val="18"/>
              </w:rPr>
              <w:t>04</w:t>
            </w:r>
          </w:p>
        </w:tc>
        <w:tc>
          <w:tcPr>
            <w:tcW w:w="2340" w:type="dxa"/>
            <w:vAlign w:val="center"/>
          </w:tcPr>
          <w:p w14:paraId="3F2FA01A" w14:textId="77777777" w:rsidR="00125148" w:rsidRDefault="00125148">
            <w:pPr>
              <w:rPr>
                <w:rFonts w:asciiTheme="minorHAnsi" w:hAnsiTheme="minorHAnsi" w:cstheme="minorHAnsi"/>
                <w:sz w:val="18"/>
              </w:rPr>
            </w:pPr>
            <w:r>
              <w:rPr>
                <w:rFonts w:asciiTheme="minorHAnsi" w:hAnsiTheme="minorHAnsi" w:cstheme="minorHAnsi"/>
                <w:sz w:val="18"/>
              </w:rPr>
              <w:t>Verification Status</w:t>
            </w:r>
          </w:p>
        </w:tc>
        <w:tc>
          <w:tcPr>
            <w:tcW w:w="7915" w:type="dxa"/>
          </w:tcPr>
          <w:p w14:paraId="1C658005" w14:textId="77777777" w:rsidR="00125148" w:rsidRPr="00CC67D9" w:rsidRDefault="00125148" w:rsidP="00125148">
            <w:pPr>
              <w:pStyle w:val="ListParagraph"/>
              <w:keepNext/>
              <w:numPr>
                <w:ilvl w:val="0"/>
                <w:numId w:val="55"/>
              </w:numPr>
              <w:rPr>
                <w:rFonts w:ascii="Calibri" w:hAnsi="Calibri"/>
                <w:sz w:val="18"/>
                <w:szCs w:val="18"/>
                <w:u w:val="single"/>
              </w:rPr>
            </w:pPr>
            <w:r w:rsidRPr="00CC67D9">
              <w:rPr>
                <w:rFonts w:ascii="Calibri" w:hAnsi="Calibri"/>
                <w:sz w:val="18"/>
                <w:szCs w:val="18"/>
                <w:u w:val="single"/>
              </w:rPr>
              <w:t>Pass - all applicable requirements are met; or</w:t>
            </w:r>
          </w:p>
          <w:p w14:paraId="7CED01D3" w14:textId="77777777" w:rsidR="00125148" w:rsidRPr="00CC67D9" w:rsidRDefault="00125148" w:rsidP="00125148">
            <w:pPr>
              <w:pStyle w:val="ListParagraph"/>
              <w:keepNext/>
              <w:numPr>
                <w:ilvl w:val="0"/>
                <w:numId w:val="55"/>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0B0E8979" w14:textId="2B6BFCD5" w:rsidR="00125148" w:rsidRPr="00E44B7C" w:rsidRDefault="00125148" w:rsidP="00E44B7C">
            <w:pPr>
              <w:pStyle w:val="ListParagraph"/>
              <w:numPr>
                <w:ilvl w:val="0"/>
                <w:numId w:val="55"/>
              </w:numPr>
              <w:rPr>
                <w:rFonts w:asciiTheme="minorHAnsi" w:hAnsiTheme="minorHAnsi" w:cstheme="minorHAnsi"/>
                <w:sz w:val="18"/>
              </w:rPr>
            </w:pPr>
            <w:r w:rsidRPr="00E44B7C">
              <w:rPr>
                <w:rFonts w:ascii="Calibri" w:hAnsi="Calibri"/>
                <w:sz w:val="18"/>
                <w:szCs w:val="18"/>
                <w:u w:val="single"/>
              </w:rPr>
              <w:t>All N/A - This entire table is not applicable.</w:t>
            </w:r>
          </w:p>
        </w:tc>
      </w:tr>
      <w:tr w:rsidR="00125148" w:rsidRPr="00DA0E66" w14:paraId="7B01609D" w14:textId="77777777" w:rsidTr="00E44B7C">
        <w:tc>
          <w:tcPr>
            <w:tcW w:w="535" w:type="dxa"/>
            <w:vAlign w:val="center"/>
          </w:tcPr>
          <w:p w14:paraId="75DA8144" w14:textId="4FDFC4C6" w:rsidR="00125148" w:rsidRDefault="00125148" w:rsidP="00545ECF">
            <w:pPr>
              <w:jc w:val="center"/>
              <w:rPr>
                <w:rFonts w:asciiTheme="minorHAnsi" w:hAnsiTheme="minorHAnsi" w:cstheme="minorHAnsi"/>
                <w:sz w:val="18"/>
              </w:rPr>
            </w:pPr>
            <w:r>
              <w:rPr>
                <w:rFonts w:asciiTheme="minorHAnsi" w:hAnsiTheme="minorHAnsi" w:cstheme="minorHAnsi"/>
                <w:sz w:val="18"/>
              </w:rPr>
              <w:t>05</w:t>
            </w:r>
          </w:p>
        </w:tc>
        <w:tc>
          <w:tcPr>
            <w:tcW w:w="2340" w:type="dxa"/>
          </w:tcPr>
          <w:p w14:paraId="55303EA2" w14:textId="77777777" w:rsidR="00125148" w:rsidRDefault="00125148" w:rsidP="00545ECF">
            <w:pPr>
              <w:rPr>
                <w:rFonts w:asciiTheme="minorHAnsi" w:hAnsiTheme="minorHAnsi" w:cstheme="minorHAnsi"/>
                <w:sz w:val="18"/>
              </w:rPr>
            </w:pPr>
            <w:r>
              <w:rPr>
                <w:rFonts w:asciiTheme="minorHAnsi" w:hAnsiTheme="minorHAnsi" w:cstheme="minorHAnsi"/>
                <w:sz w:val="18"/>
              </w:rPr>
              <w:t>Correction Notes</w:t>
            </w:r>
          </w:p>
        </w:tc>
        <w:tc>
          <w:tcPr>
            <w:tcW w:w="7915" w:type="dxa"/>
          </w:tcPr>
          <w:p w14:paraId="5A9E03B7" w14:textId="28AB783B" w:rsidR="00125148" w:rsidRDefault="00125148" w:rsidP="00545ECF">
            <w:pPr>
              <w:rPr>
                <w:rFonts w:asciiTheme="minorHAnsi" w:hAnsiTheme="minorHAnsi" w:cstheme="minorHAnsi"/>
                <w:sz w:val="18"/>
              </w:rPr>
            </w:pPr>
          </w:p>
        </w:tc>
      </w:tr>
      <w:tr w:rsidR="00604667" w:rsidRPr="00DA0E66" w14:paraId="4F08ECBF" w14:textId="77777777" w:rsidTr="00E44B7C">
        <w:tc>
          <w:tcPr>
            <w:tcW w:w="10790" w:type="dxa"/>
            <w:gridSpan w:val="3"/>
          </w:tcPr>
          <w:p w14:paraId="0D96034A" w14:textId="4E1F8CEB" w:rsidR="00604667" w:rsidRDefault="00604667" w:rsidP="00604667">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6732BDEF" w14:textId="70A56656" w:rsidR="00503A62" w:rsidRDefault="00503A62"/>
    <w:p w14:paraId="636E9348" w14:textId="77777777" w:rsidR="00A478C4" w:rsidRDefault="00A478C4">
      <w:r>
        <w:br w:type="page"/>
      </w:r>
    </w:p>
    <w:tbl>
      <w:tblPr>
        <w:tblStyle w:val="TableGrid"/>
        <w:tblW w:w="0" w:type="auto"/>
        <w:tblLook w:val="04A0" w:firstRow="1" w:lastRow="0" w:firstColumn="1" w:lastColumn="0" w:noHBand="0" w:noVBand="1"/>
      </w:tblPr>
      <w:tblGrid>
        <w:gridCol w:w="535"/>
        <w:gridCol w:w="2340"/>
        <w:gridCol w:w="7915"/>
      </w:tblGrid>
      <w:tr w:rsidR="00503A62" w14:paraId="06D52CFE" w14:textId="77777777" w:rsidTr="00545ECF">
        <w:tc>
          <w:tcPr>
            <w:tcW w:w="10790" w:type="dxa"/>
            <w:gridSpan w:val="3"/>
          </w:tcPr>
          <w:p w14:paraId="637E7ED9" w14:textId="4D22CFBB" w:rsidR="00503A62" w:rsidRPr="00DA0E66" w:rsidRDefault="00DA0E66">
            <w:pPr>
              <w:rPr>
                <w:rFonts w:asciiTheme="minorHAnsi" w:hAnsiTheme="minorHAnsi" w:cstheme="minorHAnsi"/>
                <w:b/>
                <w:sz w:val="18"/>
              </w:rPr>
            </w:pPr>
            <w:r>
              <w:rPr>
                <w:rFonts w:asciiTheme="minorHAnsi" w:hAnsiTheme="minorHAnsi" w:cstheme="minorHAnsi"/>
                <w:b/>
                <w:sz w:val="18"/>
              </w:rPr>
              <w:lastRenderedPageBreak/>
              <w:t>H</w:t>
            </w:r>
            <w:r w:rsidR="00503A62">
              <w:rPr>
                <w:rFonts w:asciiTheme="minorHAnsi" w:hAnsiTheme="minorHAnsi" w:cstheme="minorHAnsi"/>
                <w:b/>
                <w:sz w:val="18"/>
              </w:rPr>
              <w:t>. Walls for Attached Porch, Attic, Double Wall Air Barrier</w:t>
            </w:r>
          </w:p>
        </w:tc>
      </w:tr>
      <w:tr w:rsidR="00503A62" w14:paraId="34D81978" w14:textId="77777777" w:rsidTr="00DA0E66">
        <w:tc>
          <w:tcPr>
            <w:tcW w:w="535" w:type="dxa"/>
            <w:vAlign w:val="center"/>
          </w:tcPr>
          <w:p w14:paraId="3B2BBDCD" w14:textId="2CA674B2" w:rsidR="00503A62" w:rsidRPr="00DA0E66" w:rsidRDefault="00503A62" w:rsidP="00DA0E66">
            <w:pPr>
              <w:jc w:val="center"/>
              <w:rPr>
                <w:rFonts w:asciiTheme="minorHAnsi" w:hAnsiTheme="minorHAnsi" w:cstheme="minorHAnsi"/>
                <w:sz w:val="18"/>
              </w:rPr>
            </w:pPr>
            <w:r>
              <w:rPr>
                <w:rFonts w:asciiTheme="minorHAnsi" w:hAnsiTheme="minorHAnsi" w:cstheme="minorHAnsi"/>
                <w:sz w:val="18"/>
              </w:rPr>
              <w:t>01</w:t>
            </w:r>
          </w:p>
        </w:tc>
        <w:tc>
          <w:tcPr>
            <w:tcW w:w="10255" w:type="dxa"/>
            <w:gridSpan w:val="2"/>
          </w:tcPr>
          <w:p w14:paraId="181D3DC9" w14:textId="35B59481" w:rsidR="00503A62" w:rsidRPr="00DA0E66" w:rsidRDefault="00FD311D">
            <w:pPr>
              <w:rPr>
                <w:rFonts w:asciiTheme="minorHAnsi" w:hAnsiTheme="minorHAnsi" w:cstheme="minorHAnsi"/>
                <w:sz w:val="18"/>
              </w:rPr>
            </w:pPr>
            <w:r>
              <w:rPr>
                <w:rFonts w:asciiTheme="minorHAnsi" w:hAnsiTheme="minorHAnsi" w:cstheme="minorHAnsi"/>
                <w:sz w:val="18"/>
              </w:rPr>
              <w:t>An exterior wall air barrier is required at the intersection of the porch and exterior wall when there is conditioned space on the other side. The exterior wall includes an air barrier where the attic attaches to the conditioned space.</w:t>
            </w:r>
          </w:p>
        </w:tc>
      </w:tr>
      <w:tr w:rsidR="00503A62" w14:paraId="7FCAAE2F" w14:textId="77777777" w:rsidTr="00DA0E66">
        <w:tc>
          <w:tcPr>
            <w:tcW w:w="535" w:type="dxa"/>
            <w:vAlign w:val="center"/>
          </w:tcPr>
          <w:p w14:paraId="6155D514" w14:textId="74844EF7" w:rsidR="00503A62" w:rsidRPr="00DA0E66" w:rsidRDefault="00503A62" w:rsidP="00DA0E66">
            <w:pPr>
              <w:jc w:val="center"/>
              <w:rPr>
                <w:rFonts w:asciiTheme="minorHAnsi" w:hAnsiTheme="minorHAnsi" w:cstheme="minorHAnsi"/>
                <w:sz w:val="18"/>
              </w:rPr>
            </w:pPr>
            <w:r>
              <w:rPr>
                <w:rFonts w:asciiTheme="minorHAnsi" w:hAnsiTheme="minorHAnsi" w:cstheme="minorHAnsi"/>
                <w:sz w:val="18"/>
              </w:rPr>
              <w:t>02</w:t>
            </w:r>
          </w:p>
        </w:tc>
        <w:tc>
          <w:tcPr>
            <w:tcW w:w="10255" w:type="dxa"/>
            <w:gridSpan w:val="2"/>
          </w:tcPr>
          <w:p w14:paraId="34DC3ADB" w14:textId="4EFA49AD" w:rsidR="00503A62" w:rsidRPr="00DA0E66" w:rsidRDefault="00FD311D">
            <w:pPr>
              <w:rPr>
                <w:rFonts w:asciiTheme="minorHAnsi" w:hAnsiTheme="minorHAnsi" w:cstheme="minorHAnsi"/>
                <w:sz w:val="18"/>
              </w:rPr>
            </w:pPr>
            <w:r>
              <w:rPr>
                <w:rFonts w:asciiTheme="minorHAnsi" w:hAnsiTheme="minorHAnsi" w:cstheme="minorHAnsi"/>
                <w:sz w:val="18"/>
              </w:rPr>
              <w:t>Truss framing blocking is used at the top and bottom of each wall/roof section.</w:t>
            </w:r>
          </w:p>
        </w:tc>
      </w:tr>
      <w:tr w:rsidR="00125148" w14:paraId="6CC8959C" w14:textId="77777777" w:rsidTr="00E44B7C">
        <w:tc>
          <w:tcPr>
            <w:tcW w:w="535" w:type="dxa"/>
            <w:vAlign w:val="center"/>
          </w:tcPr>
          <w:p w14:paraId="334283B2" w14:textId="084CE48B" w:rsidR="00125148" w:rsidRDefault="00125148" w:rsidP="00DA0E66">
            <w:pPr>
              <w:jc w:val="center"/>
              <w:rPr>
                <w:rFonts w:asciiTheme="minorHAnsi" w:hAnsiTheme="minorHAnsi" w:cstheme="minorHAnsi"/>
                <w:sz w:val="18"/>
              </w:rPr>
            </w:pPr>
            <w:r>
              <w:rPr>
                <w:rFonts w:asciiTheme="minorHAnsi" w:hAnsiTheme="minorHAnsi" w:cstheme="minorHAnsi"/>
                <w:sz w:val="18"/>
              </w:rPr>
              <w:t>03</w:t>
            </w:r>
          </w:p>
        </w:tc>
        <w:tc>
          <w:tcPr>
            <w:tcW w:w="2340" w:type="dxa"/>
            <w:vAlign w:val="center"/>
          </w:tcPr>
          <w:p w14:paraId="206A2FB3" w14:textId="77777777" w:rsidR="00125148" w:rsidRDefault="00125148">
            <w:pPr>
              <w:rPr>
                <w:rFonts w:asciiTheme="minorHAnsi" w:hAnsiTheme="minorHAnsi" w:cstheme="minorHAnsi"/>
                <w:sz w:val="18"/>
              </w:rPr>
            </w:pPr>
            <w:r>
              <w:rPr>
                <w:rFonts w:asciiTheme="minorHAnsi" w:hAnsiTheme="minorHAnsi" w:cstheme="minorHAnsi"/>
                <w:sz w:val="18"/>
              </w:rPr>
              <w:t>Verification Status</w:t>
            </w:r>
          </w:p>
        </w:tc>
        <w:tc>
          <w:tcPr>
            <w:tcW w:w="7915" w:type="dxa"/>
          </w:tcPr>
          <w:p w14:paraId="0735070D" w14:textId="77777777" w:rsidR="00125148" w:rsidRPr="00CC67D9" w:rsidRDefault="00125148" w:rsidP="00125148">
            <w:pPr>
              <w:pStyle w:val="ListParagraph"/>
              <w:keepNext/>
              <w:numPr>
                <w:ilvl w:val="0"/>
                <w:numId w:val="55"/>
              </w:numPr>
              <w:rPr>
                <w:rFonts w:ascii="Calibri" w:hAnsi="Calibri"/>
                <w:sz w:val="18"/>
                <w:szCs w:val="18"/>
                <w:u w:val="single"/>
              </w:rPr>
            </w:pPr>
            <w:r w:rsidRPr="00CC67D9">
              <w:rPr>
                <w:rFonts w:ascii="Calibri" w:hAnsi="Calibri"/>
                <w:sz w:val="18"/>
                <w:szCs w:val="18"/>
                <w:u w:val="single"/>
              </w:rPr>
              <w:t>Pass - all applicable requirements are met; or</w:t>
            </w:r>
          </w:p>
          <w:p w14:paraId="185C3386" w14:textId="77777777" w:rsidR="00125148" w:rsidRPr="00CC67D9" w:rsidRDefault="00125148" w:rsidP="00125148">
            <w:pPr>
              <w:pStyle w:val="ListParagraph"/>
              <w:keepNext/>
              <w:numPr>
                <w:ilvl w:val="0"/>
                <w:numId w:val="55"/>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19C319FC" w14:textId="24315F31" w:rsidR="00125148" w:rsidRPr="00E44B7C" w:rsidRDefault="00125148" w:rsidP="00E44B7C">
            <w:pPr>
              <w:pStyle w:val="ListParagraph"/>
              <w:numPr>
                <w:ilvl w:val="0"/>
                <w:numId w:val="55"/>
              </w:numPr>
              <w:rPr>
                <w:rFonts w:asciiTheme="minorHAnsi" w:hAnsiTheme="minorHAnsi" w:cstheme="minorHAnsi"/>
                <w:sz w:val="18"/>
              </w:rPr>
            </w:pPr>
            <w:r w:rsidRPr="00E44B7C">
              <w:rPr>
                <w:rFonts w:ascii="Calibri" w:hAnsi="Calibri"/>
                <w:sz w:val="18"/>
                <w:szCs w:val="18"/>
                <w:u w:val="single"/>
              </w:rPr>
              <w:t>All N/A - This entire table is not applicable.</w:t>
            </w:r>
          </w:p>
        </w:tc>
      </w:tr>
      <w:tr w:rsidR="00125148" w14:paraId="1E34EC19" w14:textId="77777777" w:rsidTr="00E44B7C">
        <w:tc>
          <w:tcPr>
            <w:tcW w:w="535" w:type="dxa"/>
            <w:vAlign w:val="center"/>
          </w:tcPr>
          <w:p w14:paraId="42D94728" w14:textId="3DCA2FDE" w:rsidR="00125148" w:rsidRDefault="00125148" w:rsidP="00DA0E66">
            <w:pPr>
              <w:jc w:val="center"/>
              <w:rPr>
                <w:rFonts w:asciiTheme="minorHAnsi" w:hAnsiTheme="minorHAnsi" w:cstheme="minorHAnsi"/>
                <w:sz w:val="18"/>
              </w:rPr>
            </w:pPr>
            <w:r>
              <w:rPr>
                <w:rFonts w:asciiTheme="minorHAnsi" w:hAnsiTheme="minorHAnsi" w:cstheme="minorHAnsi"/>
                <w:sz w:val="18"/>
              </w:rPr>
              <w:t>04</w:t>
            </w:r>
          </w:p>
        </w:tc>
        <w:tc>
          <w:tcPr>
            <w:tcW w:w="2340" w:type="dxa"/>
          </w:tcPr>
          <w:p w14:paraId="0C71E2C8" w14:textId="77777777" w:rsidR="00125148" w:rsidRDefault="00125148">
            <w:pPr>
              <w:rPr>
                <w:rFonts w:asciiTheme="minorHAnsi" w:hAnsiTheme="minorHAnsi" w:cstheme="minorHAnsi"/>
                <w:sz w:val="18"/>
              </w:rPr>
            </w:pPr>
            <w:r>
              <w:rPr>
                <w:rFonts w:asciiTheme="minorHAnsi" w:hAnsiTheme="minorHAnsi" w:cstheme="minorHAnsi"/>
                <w:sz w:val="18"/>
              </w:rPr>
              <w:t>Correction Notes</w:t>
            </w:r>
          </w:p>
        </w:tc>
        <w:tc>
          <w:tcPr>
            <w:tcW w:w="7915" w:type="dxa"/>
          </w:tcPr>
          <w:p w14:paraId="248BB1E9" w14:textId="052F8E47" w:rsidR="00125148" w:rsidRDefault="00125148">
            <w:pPr>
              <w:rPr>
                <w:rFonts w:asciiTheme="minorHAnsi" w:hAnsiTheme="minorHAnsi" w:cstheme="minorHAnsi"/>
                <w:sz w:val="18"/>
              </w:rPr>
            </w:pPr>
          </w:p>
        </w:tc>
      </w:tr>
      <w:tr w:rsidR="00604667" w14:paraId="5471C014" w14:textId="77777777" w:rsidTr="00E44B7C">
        <w:tc>
          <w:tcPr>
            <w:tcW w:w="10790" w:type="dxa"/>
            <w:gridSpan w:val="3"/>
          </w:tcPr>
          <w:p w14:paraId="2A7B3A21" w14:textId="711F9711" w:rsidR="00604667" w:rsidRDefault="00604667" w:rsidP="00604667">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01606C08" w14:textId="77777777" w:rsidR="00FD311D" w:rsidRPr="00AC143E" w:rsidRDefault="00FD311D">
      <w:pPr>
        <w:rPr>
          <w:sz w:val="16"/>
        </w:rPr>
      </w:pPr>
    </w:p>
    <w:tbl>
      <w:tblPr>
        <w:tblStyle w:val="TableGrid"/>
        <w:tblW w:w="0" w:type="auto"/>
        <w:tblLook w:val="04A0" w:firstRow="1" w:lastRow="0" w:firstColumn="1" w:lastColumn="0" w:noHBand="0" w:noVBand="1"/>
      </w:tblPr>
      <w:tblGrid>
        <w:gridCol w:w="554"/>
        <w:gridCol w:w="2321"/>
        <w:gridCol w:w="7915"/>
      </w:tblGrid>
      <w:tr w:rsidR="00642262" w14:paraId="176B2211" w14:textId="393F06FC" w:rsidTr="00B50B36">
        <w:tc>
          <w:tcPr>
            <w:tcW w:w="10790" w:type="dxa"/>
            <w:gridSpan w:val="3"/>
          </w:tcPr>
          <w:p w14:paraId="748E6FFD" w14:textId="5F2C156E" w:rsidR="00642262" w:rsidRPr="00A932D7" w:rsidRDefault="00DA0E66" w:rsidP="00105E07">
            <w:pPr>
              <w:rPr>
                <w:rFonts w:asciiTheme="minorHAnsi" w:hAnsiTheme="minorHAnsi" w:cstheme="minorHAnsi"/>
                <w:b/>
                <w:sz w:val="18"/>
                <w:szCs w:val="18"/>
              </w:rPr>
            </w:pPr>
            <w:r>
              <w:rPr>
                <w:rFonts w:asciiTheme="minorHAnsi" w:hAnsiTheme="minorHAnsi" w:cstheme="minorHAnsi"/>
                <w:b/>
                <w:sz w:val="18"/>
                <w:szCs w:val="18"/>
              </w:rPr>
              <w:t>I</w:t>
            </w:r>
            <w:r w:rsidR="00D27F7F">
              <w:rPr>
                <w:rFonts w:asciiTheme="minorHAnsi" w:hAnsiTheme="minorHAnsi" w:cstheme="minorHAnsi"/>
                <w:b/>
                <w:sz w:val="18"/>
                <w:szCs w:val="18"/>
              </w:rPr>
              <w:t>. Air Barriers in Multifamily Dwellings</w:t>
            </w:r>
          </w:p>
        </w:tc>
      </w:tr>
      <w:tr w:rsidR="00D27F7F" w14:paraId="58CFA955" w14:textId="7C8370A7" w:rsidTr="00B50B36">
        <w:tc>
          <w:tcPr>
            <w:tcW w:w="554" w:type="dxa"/>
            <w:vAlign w:val="center"/>
          </w:tcPr>
          <w:p w14:paraId="0406A20C" w14:textId="73D60536" w:rsidR="00D27F7F" w:rsidRPr="00A932D7" w:rsidRDefault="00D27F7F" w:rsidP="00A932D7">
            <w:pPr>
              <w:jc w:val="center"/>
              <w:rPr>
                <w:rFonts w:asciiTheme="minorHAnsi" w:hAnsiTheme="minorHAnsi" w:cstheme="minorHAnsi"/>
                <w:sz w:val="18"/>
                <w:szCs w:val="18"/>
              </w:rPr>
            </w:pPr>
            <w:r>
              <w:rPr>
                <w:rFonts w:asciiTheme="minorHAnsi" w:hAnsiTheme="minorHAnsi" w:cstheme="minorHAnsi"/>
                <w:sz w:val="18"/>
                <w:szCs w:val="18"/>
              </w:rPr>
              <w:t>01</w:t>
            </w:r>
          </w:p>
        </w:tc>
        <w:tc>
          <w:tcPr>
            <w:tcW w:w="10236" w:type="dxa"/>
            <w:gridSpan w:val="2"/>
          </w:tcPr>
          <w:p w14:paraId="2A56A39E" w14:textId="41DDFEC4" w:rsidR="00D27F7F" w:rsidRPr="00A932D7" w:rsidRDefault="00671E4D">
            <w:pPr>
              <w:rPr>
                <w:rFonts w:asciiTheme="minorHAnsi" w:hAnsiTheme="minorHAnsi" w:cstheme="minorHAnsi"/>
                <w:sz w:val="18"/>
                <w:szCs w:val="18"/>
              </w:rPr>
            </w:pPr>
            <w:r>
              <w:rPr>
                <w:rFonts w:asciiTheme="minorHAnsi" w:hAnsiTheme="minorHAnsi" w:cstheme="minorHAnsi"/>
                <w:sz w:val="18"/>
                <w:szCs w:val="18"/>
              </w:rPr>
              <w:t>Each dwelling unit must be sealed to stop air movement between dwelling units. Treat adjacent dwelling units as unconditioned space for air sealing.</w:t>
            </w:r>
          </w:p>
        </w:tc>
      </w:tr>
      <w:tr w:rsidR="00D27F7F" w14:paraId="26F8F9DB" w14:textId="0AD8C530" w:rsidTr="00B50B36">
        <w:tc>
          <w:tcPr>
            <w:tcW w:w="554" w:type="dxa"/>
            <w:vAlign w:val="center"/>
          </w:tcPr>
          <w:p w14:paraId="319FFFEA" w14:textId="794400A6" w:rsidR="00D27F7F" w:rsidRPr="00A932D7" w:rsidRDefault="00D27F7F" w:rsidP="00A932D7">
            <w:pPr>
              <w:jc w:val="center"/>
              <w:rPr>
                <w:rFonts w:asciiTheme="minorHAnsi" w:hAnsiTheme="minorHAnsi" w:cstheme="minorHAnsi"/>
                <w:sz w:val="18"/>
                <w:szCs w:val="18"/>
              </w:rPr>
            </w:pPr>
            <w:r>
              <w:rPr>
                <w:rFonts w:asciiTheme="minorHAnsi" w:hAnsiTheme="minorHAnsi" w:cstheme="minorHAnsi"/>
                <w:sz w:val="18"/>
                <w:szCs w:val="18"/>
              </w:rPr>
              <w:t>02</w:t>
            </w:r>
          </w:p>
        </w:tc>
        <w:tc>
          <w:tcPr>
            <w:tcW w:w="10236" w:type="dxa"/>
            <w:gridSpan w:val="2"/>
          </w:tcPr>
          <w:p w14:paraId="3FF4A209" w14:textId="12CAD84D" w:rsidR="00D27F7F" w:rsidRPr="00A932D7" w:rsidRDefault="00671E4D">
            <w:pPr>
              <w:rPr>
                <w:rFonts w:asciiTheme="minorHAnsi" w:hAnsiTheme="minorHAnsi" w:cstheme="minorHAnsi"/>
                <w:sz w:val="18"/>
                <w:szCs w:val="18"/>
              </w:rPr>
            </w:pPr>
            <w:r>
              <w:rPr>
                <w:rFonts w:asciiTheme="minorHAnsi" w:hAnsiTheme="minorHAnsi" w:cstheme="minorHAnsi"/>
                <w:sz w:val="18"/>
                <w:szCs w:val="18"/>
              </w:rPr>
              <w:t xml:space="preserve">All penetrations through the floor and ceiling of each dwelling unit are sealed, including electric and gas utilities, water pipes, </w:t>
            </w:r>
            <w:proofErr w:type="gramStart"/>
            <w:r>
              <w:rPr>
                <w:rFonts w:asciiTheme="minorHAnsi" w:hAnsiTheme="minorHAnsi" w:cstheme="minorHAnsi"/>
                <w:sz w:val="18"/>
                <w:szCs w:val="18"/>
              </w:rPr>
              <w:t>drain pipes</w:t>
            </w:r>
            <w:proofErr w:type="gramEnd"/>
            <w:r>
              <w:rPr>
                <w:rFonts w:asciiTheme="minorHAnsi" w:hAnsiTheme="minorHAnsi" w:cstheme="minorHAnsi"/>
                <w:sz w:val="18"/>
                <w:szCs w:val="18"/>
              </w:rPr>
              <w:t>, fire protection service pipes, and communication wiring.</w:t>
            </w:r>
          </w:p>
        </w:tc>
      </w:tr>
      <w:tr w:rsidR="00D27F7F" w14:paraId="5DCE96F0" w14:textId="6F177714" w:rsidTr="00B50B36">
        <w:tc>
          <w:tcPr>
            <w:tcW w:w="554" w:type="dxa"/>
            <w:vAlign w:val="center"/>
          </w:tcPr>
          <w:p w14:paraId="3895FE15" w14:textId="70F34080" w:rsidR="00D27F7F" w:rsidRPr="00A932D7" w:rsidRDefault="00D27F7F" w:rsidP="00A932D7">
            <w:pPr>
              <w:jc w:val="center"/>
              <w:rPr>
                <w:rFonts w:asciiTheme="minorHAnsi" w:hAnsiTheme="minorHAnsi" w:cstheme="minorHAnsi"/>
                <w:sz w:val="18"/>
                <w:szCs w:val="18"/>
              </w:rPr>
            </w:pPr>
            <w:r>
              <w:rPr>
                <w:rFonts w:asciiTheme="minorHAnsi" w:hAnsiTheme="minorHAnsi" w:cstheme="minorHAnsi"/>
                <w:sz w:val="18"/>
                <w:szCs w:val="18"/>
              </w:rPr>
              <w:t>03</w:t>
            </w:r>
          </w:p>
        </w:tc>
        <w:tc>
          <w:tcPr>
            <w:tcW w:w="10236" w:type="dxa"/>
            <w:gridSpan w:val="2"/>
          </w:tcPr>
          <w:p w14:paraId="75C9E7CD" w14:textId="6B2E6CF9" w:rsidR="00D27F7F" w:rsidRPr="00A932D7" w:rsidRDefault="00671E4D">
            <w:pPr>
              <w:rPr>
                <w:rFonts w:asciiTheme="minorHAnsi" w:hAnsiTheme="minorHAnsi" w:cstheme="minorHAnsi"/>
                <w:sz w:val="18"/>
                <w:szCs w:val="18"/>
              </w:rPr>
            </w:pPr>
            <w:r>
              <w:rPr>
                <w:rFonts w:asciiTheme="minorHAnsi" w:hAnsiTheme="minorHAnsi" w:cstheme="minorHAnsi"/>
                <w:sz w:val="18"/>
                <w:szCs w:val="18"/>
              </w:rPr>
              <w:t>Elevator penthouse, mechanical penthouse, stairwell doors, roof access hatches, and plumbing stacks that separate conditioned and unconditioned space are all sealed.</w:t>
            </w:r>
          </w:p>
        </w:tc>
      </w:tr>
      <w:tr w:rsidR="00D27F7F" w14:paraId="694B0838" w14:textId="55CD02A0" w:rsidTr="00B50B36">
        <w:tc>
          <w:tcPr>
            <w:tcW w:w="554" w:type="dxa"/>
            <w:vAlign w:val="center"/>
          </w:tcPr>
          <w:p w14:paraId="59814B94" w14:textId="220D8201" w:rsidR="00D27F7F" w:rsidRPr="00A932D7" w:rsidRDefault="00D27F7F" w:rsidP="00A932D7">
            <w:pPr>
              <w:jc w:val="center"/>
              <w:rPr>
                <w:rFonts w:asciiTheme="minorHAnsi" w:hAnsiTheme="minorHAnsi" w:cstheme="minorHAnsi"/>
                <w:sz w:val="18"/>
                <w:szCs w:val="18"/>
              </w:rPr>
            </w:pPr>
            <w:r>
              <w:rPr>
                <w:rFonts w:asciiTheme="minorHAnsi" w:hAnsiTheme="minorHAnsi" w:cstheme="minorHAnsi"/>
                <w:sz w:val="18"/>
                <w:szCs w:val="18"/>
              </w:rPr>
              <w:t>04</w:t>
            </w:r>
          </w:p>
        </w:tc>
        <w:tc>
          <w:tcPr>
            <w:tcW w:w="10236" w:type="dxa"/>
            <w:gridSpan w:val="2"/>
          </w:tcPr>
          <w:p w14:paraId="77E00C76" w14:textId="4237127C" w:rsidR="00D27F7F" w:rsidRPr="00A932D7" w:rsidRDefault="00671E4D" w:rsidP="00B20575">
            <w:pPr>
              <w:rPr>
                <w:rFonts w:asciiTheme="minorHAnsi" w:hAnsiTheme="minorHAnsi" w:cstheme="minorHAnsi"/>
                <w:sz w:val="18"/>
                <w:szCs w:val="18"/>
              </w:rPr>
            </w:pPr>
            <w:r>
              <w:rPr>
                <w:rFonts w:asciiTheme="minorHAnsi" w:hAnsiTheme="minorHAnsi" w:cstheme="minorHAnsi"/>
                <w:sz w:val="18"/>
                <w:szCs w:val="18"/>
              </w:rPr>
              <w:t xml:space="preserve">Vertical chases for garbage chutes, elevator shafts, HVAC ducting and plumbing </w:t>
            </w:r>
            <w:r w:rsidR="00B20575">
              <w:rPr>
                <w:rFonts w:asciiTheme="minorHAnsi" w:hAnsiTheme="minorHAnsi" w:cstheme="minorHAnsi"/>
                <w:sz w:val="18"/>
                <w:szCs w:val="18"/>
              </w:rPr>
              <w:t xml:space="preserve">shall </w:t>
            </w:r>
            <w:r>
              <w:rPr>
                <w:rFonts w:asciiTheme="minorHAnsi" w:hAnsiTheme="minorHAnsi" w:cstheme="minorHAnsi"/>
                <w:sz w:val="18"/>
                <w:szCs w:val="18"/>
              </w:rPr>
              <w:t>be treated as unconditioned space for sealing.</w:t>
            </w:r>
          </w:p>
        </w:tc>
      </w:tr>
      <w:tr w:rsidR="00D27F7F" w14:paraId="2ED1DBB2" w14:textId="390A84E8" w:rsidTr="00B50B36">
        <w:tc>
          <w:tcPr>
            <w:tcW w:w="554" w:type="dxa"/>
            <w:vAlign w:val="center"/>
          </w:tcPr>
          <w:p w14:paraId="605422BC" w14:textId="27A253E4" w:rsidR="00D27F7F" w:rsidRDefault="00D27F7F" w:rsidP="00A932D7">
            <w:pPr>
              <w:jc w:val="center"/>
              <w:rPr>
                <w:rFonts w:asciiTheme="minorHAnsi" w:hAnsiTheme="minorHAnsi" w:cstheme="minorHAnsi"/>
                <w:sz w:val="18"/>
                <w:szCs w:val="18"/>
              </w:rPr>
            </w:pPr>
            <w:r>
              <w:rPr>
                <w:rFonts w:asciiTheme="minorHAnsi" w:hAnsiTheme="minorHAnsi" w:cstheme="minorHAnsi"/>
                <w:sz w:val="18"/>
                <w:szCs w:val="18"/>
              </w:rPr>
              <w:t>05</w:t>
            </w:r>
          </w:p>
        </w:tc>
        <w:tc>
          <w:tcPr>
            <w:tcW w:w="10236" w:type="dxa"/>
            <w:gridSpan w:val="2"/>
          </w:tcPr>
          <w:p w14:paraId="16C56C21" w14:textId="0F047509" w:rsidR="00D27F7F" w:rsidRPr="00671E4D" w:rsidRDefault="00671E4D" w:rsidP="00B20575">
            <w:pPr>
              <w:rPr>
                <w:rFonts w:asciiTheme="minorHAnsi" w:hAnsiTheme="minorHAnsi" w:cstheme="minorHAnsi"/>
                <w:sz w:val="18"/>
                <w:szCs w:val="18"/>
              </w:rPr>
            </w:pPr>
            <w:r>
              <w:rPr>
                <w:rFonts w:asciiTheme="minorHAnsi" w:hAnsiTheme="minorHAnsi" w:cstheme="minorHAnsi"/>
                <w:sz w:val="18"/>
                <w:szCs w:val="18"/>
              </w:rPr>
              <w:t xml:space="preserve">Common hallways </w:t>
            </w:r>
            <w:r w:rsidR="00B20575">
              <w:rPr>
                <w:rFonts w:asciiTheme="minorHAnsi" w:hAnsiTheme="minorHAnsi" w:cstheme="minorHAnsi"/>
                <w:sz w:val="18"/>
                <w:szCs w:val="18"/>
              </w:rPr>
              <w:t xml:space="preserve">shall </w:t>
            </w:r>
            <w:r>
              <w:rPr>
                <w:rFonts w:asciiTheme="minorHAnsi" w:hAnsiTheme="minorHAnsi" w:cstheme="minorHAnsi"/>
                <w:sz w:val="18"/>
                <w:szCs w:val="18"/>
              </w:rPr>
              <w:t>be treated as unconditioned space for sealing.</w:t>
            </w:r>
          </w:p>
        </w:tc>
      </w:tr>
      <w:tr w:rsidR="00125148" w14:paraId="30DE2924" w14:textId="6426EF1B" w:rsidTr="00E44B7C">
        <w:tc>
          <w:tcPr>
            <w:tcW w:w="554" w:type="dxa"/>
            <w:vAlign w:val="center"/>
          </w:tcPr>
          <w:p w14:paraId="68ABD4B8" w14:textId="11D00BBE" w:rsidR="00125148" w:rsidRDefault="00125148" w:rsidP="00A932D7">
            <w:pPr>
              <w:jc w:val="center"/>
              <w:rPr>
                <w:rFonts w:asciiTheme="minorHAnsi" w:hAnsiTheme="minorHAnsi" w:cstheme="minorHAnsi"/>
                <w:sz w:val="18"/>
                <w:szCs w:val="18"/>
              </w:rPr>
            </w:pPr>
            <w:r>
              <w:rPr>
                <w:rFonts w:asciiTheme="minorHAnsi" w:hAnsiTheme="minorHAnsi" w:cstheme="minorHAnsi"/>
                <w:sz w:val="18"/>
                <w:szCs w:val="18"/>
              </w:rPr>
              <w:t>06</w:t>
            </w:r>
          </w:p>
        </w:tc>
        <w:tc>
          <w:tcPr>
            <w:tcW w:w="2321" w:type="dxa"/>
            <w:vAlign w:val="center"/>
          </w:tcPr>
          <w:p w14:paraId="7F04B4A0" w14:textId="62369B17" w:rsidR="00125148" w:rsidRDefault="00125148">
            <w:pPr>
              <w:rPr>
                <w:rFonts w:asciiTheme="minorHAnsi" w:hAnsiTheme="minorHAnsi" w:cstheme="minorHAnsi"/>
                <w:sz w:val="18"/>
                <w:szCs w:val="18"/>
              </w:rPr>
            </w:pPr>
            <w:r>
              <w:rPr>
                <w:rFonts w:asciiTheme="minorHAnsi" w:hAnsiTheme="minorHAnsi" w:cstheme="minorHAnsi"/>
                <w:sz w:val="18"/>
                <w:szCs w:val="18"/>
              </w:rPr>
              <w:t>Verification Status</w:t>
            </w:r>
          </w:p>
        </w:tc>
        <w:tc>
          <w:tcPr>
            <w:tcW w:w="7915" w:type="dxa"/>
          </w:tcPr>
          <w:p w14:paraId="48788166" w14:textId="6DB35D8A" w:rsidR="00125148" w:rsidRPr="00CC67D9" w:rsidRDefault="00125148" w:rsidP="00125148">
            <w:pPr>
              <w:pStyle w:val="ListParagraph"/>
              <w:keepNext/>
              <w:numPr>
                <w:ilvl w:val="0"/>
                <w:numId w:val="55"/>
              </w:numPr>
              <w:rPr>
                <w:rFonts w:ascii="Calibri" w:hAnsi="Calibri"/>
                <w:sz w:val="18"/>
                <w:szCs w:val="18"/>
                <w:u w:val="single"/>
              </w:rPr>
            </w:pPr>
            <w:r w:rsidRPr="00CC67D9">
              <w:rPr>
                <w:rFonts w:ascii="Calibri" w:hAnsi="Calibri"/>
                <w:sz w:val="18"/>
                <w:szCs w:val="18"/>
                <w:u w:val="single"/>
              </w:rPr>
              <w:t>Pass - all applicable requirements are met; or</w:t>
            </w:r>
          </w:p>
          <w:p w14:paraId="5208F1E2" w14:textId="662875AD" w:rsidR="00125148" w:rsidRPr="00CC67D9" w:rsidRDefault="00125148" w:rsidP="00125148">
            <w:pPr>
              <w:pStyle w:val="ListParagraph"/>
              <w:keepNext/>
              <w:numPr>
                <w:ilvl w:val="0"/>
                <w:numId w:val="55"/>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230C7B2D" w14:textId="36B8A1E0" w:rsidR="00125148" w:rsidRPr="00E44B7C" w:rsidRDefault="00125148" w:rsidP="00E44B7C">
            <w:pPr>
              <w:pStyle w:val="ListParagraph"/>
              <w:numPr>
                <w:ilvl w:val="0"/>
                <w:numId w:val="55"/>
              </w:numPr>
              <w:rPr>
                <w:rFonts w:asciiTheme="minorHAnsi" w:hAnsiTheme="minorHAnsi" w:cstheme="minorHAnsi"/>
                <w:sz w:val="18"/>
                <w:szCs w:val="18"/>
              </w:rPr>
            </w:pPr>
            <w:r w:rsidRPr="00E44B7C">
              <w:rPr>
                <w:rFonts w:ascii="Calibri" w:hAnsi="Calibri"/>
                <w:sz w:val="18"/>
                <w:szCs w:val="18"/>
                <w:u w:val="single"/>
              </w:rPr>
              <w:t>All N/A - This entire table is not applicable.</w:t>
            </w:r>
          </w:p>
        </w:tc>
      </w:tr>
      <w:tr w:rsidR="00125148" w14:paraId="5C9A8918" w14:textId="445473D4" w:rsidTr="00E44B7C">
        <w:tc>
          <w:tcPr>
            <w:tcW w:w="554" w:type="dxa"/>
            <w:vAlign w:val="center"/>
          </w:tcPr>
          <w:p w14:paraId="598E3F77" w14:textId="27288900" w:rsidR="00125148" w:rsidRDefault="00125148" w:rsidP="00A932D7">
            <w:pPr>
              <w:jc w:val="center"/>
              <w:rPr>
                <w:rFonts w:asciiTheme="minorHAnsi" w:hAnsiTheme="minorHAnsi" w:cstheme="minorHAnsi"/>
                <w:sz w:val="18"/>
                <w:szCs w:val="18"/>
              </w:rPr>
            </w:pPr>
            <w:r>
              <w:rPr>
                <w:rFonts w:asciiTheme="minorHAnsi" w:hAnsiTheme="minorHAnsi" w:cstheme="minorHAnsi"/>
                <w:sz w:val="18"/>
                <w:szCs w:val="18"/>
              </w:rPr>
              <w:t>07</w:t>
            </w:r>
          </w:p>
        </w:tc>
        <w:tc>
          <w:tcPr>
            <w:tcW w:w="2321" w:type="dxa"/>
          </w:tcPr>
          <w:p w14:paraId="33771BFD" w14:textId="37B36A8C" w:rsidR="00125148" w:rsidRDefault="00125148" w:rsidP="00B20575">
            <w:pPr>
              <w:rPr>
                <w:rFonts w:asciiTheme="minorHAnsi" w:hAnsiTheme="minorHAnsi" w:cstheme="minorHAnsi"/>
                <w:sz w:val="18"/>
                <w:szCs w:val="18"/>
              </w:rPr>
            </w:pPr>
            <w:r>
              <w:rPr>
                <w:rFonts w:asciiTheme="minorHAnsi" w:hAnsiTheme="minorHAnsi" w:cstheme="minorHAnsi"/>
                <w:sz w:val="18"/>
                <w:szCs w:val="18"/>
              </w:rPr>
              <w:t>Correction Notes</w:t>
            </w:r>
          </w:p>
        </w:tc>
        <w:tc>
          <w:tcPr>
            <w:tcW w:w="7915" w:type="dxa"/>
          </w:tcPr>
          <w:p w14:paraId="4125A793" w14:textId="790B5F50" w:rsidR="00125148" w:rsidRDefault="00125148" w:rsidP="00B20575">
            <w:pPr>
              <w:rPr>
                <w:rFonts w:asciiTheme="minorHAnsi" w:hAnsiTheme="minorHAnsi" w:cstheme="minorHAnsi"/>
                <w:sz w:val="18"/>
                <w:szCs w:val="18"/>
              </w:rPr>
            </w:pPr>
          </w:p>
        </w:tc>
      </w:tr>
      <w:tr w:rsidR="00604667" w14:paraId="55A2D98F" w14:textId="62DF4528" w:rsidTr="00E44B7C">
        <w:tc>
          <w:tcPr>
            <w:tcW w:w="10790" w:type="dxa"/>
            <w:gridSpan w:val="3"/>
          </w:tcPr>
          <w:p w14:paraId="4128CF3B" w14:textId="63F5AC48" w:rsidR="00604667" w:rsidRDefault="00604667" w:rsidP="00604667">
            <w:pPr>
              <w:rPr>
                <w:rFonts w:asciiTheme="minorHAnsi" w:hAnsiTheme="minorHAnsi" w:cs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6043D7C1" w14:textId="2A6D0B2A" w:rsidR="00B50B36" w:rsidRPr="00AC143E" w:rsidRDefault="00B50B36">
      <w:pPr>
        <w:rPr>
          <w:sz w:val="16"/>
        </w:rPr>
      </w:pPr>
    </w:p>
    <w:tbl>
      <w:tblPr>
        <w:tblStyle w:val="TableGrid"/>
        <w:tblW w:w="0" w:type="auto"/>
        <w:tblLook w:val="04A0" w:firstRow="1" w:lastRow="0" w:firstColumn="1" w:lastColumn="0" w:noHBand="0" w:noVBand="1"/>
      </w:tblPr>
      <w:tblGrid>
        <w:gridCol w:w="554"/>
        <w:gridCol w:w="2321"/>
        <w:gridCol w:w="7915"/>
      </w:tblGrid>
      <w:tr w:rsidR="00B50B36" w:rsidRPr="00E93981" w14:paraId="7772A14F" w14:textId="77777777" w:rsidTr="00B50B36">
        <w:tc>
          <w:tcPr>
            <w:tcW w:w="10790" w:type="dxa"/>
            <w:gridSpan w:val="3"/>
          </w:tcPr>
          <w:p w14:paraId="2311A84F" w14:textId="3DA8137D" w:rsidR="00B50B36" w:rsidRPr="00E93981" w:rsidRDefault="00B50B36" w:rsidP="00545ECF">
            <w:pPr>
              <w:rPr>
                <w:rFonts w:ascii="Calibri" w:hAnsi="Calibri"/>
                <w:b/>
                <w:sz w:val="18"/>
                <w:szCs w:val="16"/>
              </w:rPr>
            </w:pPr>
            <w:r>
              <w:rPr>
                <w:rFonts w:ascii="Calibri" w:hAnsi="Calibri"/>
                <w:b/>
                <w:sz w:val="18"/>
                <w:szCs w:val="16"/>
              </w:rPr>
              <w:t>J</w:t>
            </w:r>
            <w:r w:rsidRPr="00E93981">
              <w:rPr>
                <w:rFonts w:ascii="Calibri" w:hAnsi="Calibri"/>
                <w:b/>
                <w:sz w:val="18"/>
                <w:szCs w:val="16"/>
              </w:rPr>
              <w:t>. Special Requirements for SIPs</w:t>
            </w:r>
          </w:p>
        </w:tc>
      </w:tr>
      <w:tr w:rsidR="00B50B36" w:rsidRPr="00E93981" w14:paraId="5EEB8770" w14:textId="77777777" w:rsidTr="00B50B36">
        <w:tc>
          <w:tcPr>
            <w:tcW w:w="554" w:type="dxa"/>
            <w:vAlign w:val="center"/>
          </w:tcPr>
          <w:p w14:paraId="03A33FE6" w14:textId="77777777" w:rsidR="00B50B36" w:rsidRPr="00E93981" w:rsidRDefault="00B50B36" w:rsidP="00545ECF">
            <w:pPr>
              <w:jc w:val="center"/>
              <w:rPr>
                <w:rFonts w:ascii="Calibri" w:hAnsi="Calibri"/>
                <w:sz w:val="18"/>
                <w:szCs w:val="16"/>
              </w:rPr>
            </w:pPr>
            <w:r w:rsidRPr="00E93981">
              <w:rPr>
                <w:rFonts w:ascii="Calibri" w:hAnsi="Calibri"/>
                <w:sz w:val="18"/>
                <w:szCs w:val="16"/>
              </w:rPr>
              <w:t>01</w:t>
            </w:r>
          </w:p>
        </w:tc>
        <w:tc>
          <w:tcPr>
            <w:tcW w:w="10236" w:type="dxa"/>
            <w:gridSpan w:val="2"/>
          </w:tcPr>
          <w:p w14:paraId="28D7191F" w14:textId="5B6EC997" w:rsidR="00B50B36" w:rsidRPr="00E93981" w:rsidRDefault="00B50B36" w:rsidP="00545ECF">
            <w:pPr>
              <w:rPr>
                <w:rFonts w:ascii="Calibri" w:hAnsi="Calibri"/>
                <w:sz w:val="18"/>
                <w:szCs w:val="16"/>
              </w:rPr>
            </w:pPr>
            <w:r w:rsidRPr="00E93981">
              <w:rPr>
                <w:rFonts w:ascii="Calibri" w:hAnsi="Calibri"/>
                <w:sz w:val="18"/>
                <w:szCs w:val="16"/>
              </w:rPr>
              <w:t>SIPs are considered an air barrier when properly sealed at top, bottom, sides</w:t>
            </w:r>
            <w:r w:rsidR="00D2200C">
              <w:rPr>
                <w:rFonts w:ascii="Calibri" w:hAnsi="Calibri"/>
                <w:sz w:val="18"/>
                <w:szCs w:val="16"/>
              </w:rPr>
              <w:t>,</w:t>
            </w:r>
            <w:r w:rsidRPr="00E93981">
              <w:rPr>
                <w:rFonts w:ascii="Calibri" w:hAnsi="Calibri"/>
                <w:sz w:val="18"/>
                <w:szCs w:val="16"/>
              </w:rPr>
              <w:t xml:space="preserve"> and all penetrations.</w:t>
            </w:r>
          </w:p>
        </w:tc>
      </w:tr>
      <w:tr w:rsidR="00B50B36" w:rsidRPr="00E93981" w14:paraId="58887DD7" w14:textId="77777777" w:rsidTr="00B50B36">
        <w:tc>
          <w:tcPr>
            <w:tcW w:w="554" w:type="dxa"/>
            <w:vAlign w:val="center"/>
          </w:tcPr>
          <w:p w14:paraId="0CB7B0FA" w14:textId="77777777" w:rsidR="00B50B36" w:rsidRPr="00E93981" w:rsidRDefault="00B50B36" w:rsidP="00545ECF">
            <w:pPr>
              <w:jc w:val="center"/>
              <w:rPr>
                <w:rFonts w:ascii="Calibri" w:hAnsi="Calibri"/>
                <w:sz w:val="18"/>
                <w:szCs w:val="16"/>
              </w:rPr>
            </w:pPr>
            <w:r w:rsidRPr="00E93981">
              <w:rPr>
                <w:rFonts w:ascii="Calibri" w:hAnsi="Calibri"/>
                <w:sz w:val="18"/>
                <w:szCs w:val="16"/>
              </w:rPr>
              <w:t>02</w:t>
            </w:r>
          </w:p>
        </w:tc>
        <w:tc>
          <w:tcPr>
            <w:tcW w:w="10236" w:type="dxa"/>
            <w:gridSpan w:val="2"/>
          </w:tcPr>
          <w:p w14:paraId="7E0D1FC3" w14:textId="77777777" w:rsidR="00B50B36" w:rsidRPr="00E93981" w:rsidRDefault="00B50B36" w:rsidP="00545ECF">
            <w:pPr>
              <w:rPr>
                <w:rFonts w:ascii="Calibri" w:hAnsi="Calibri"/>
                <w:sz w:val="18"/>
                <w:szCs w:val="16"/>
              </w:rPr>
            </w:pPr>
            <w:r w:rsidRPr="00E93981">
              <w:rPr>
                <w:rFonts w:ascii="Calibri" w:hAnsi="Calibri"/>
                <w:sz w:val="18"/>
                <w:szCs w:val="16"/>
              </w:rPr>
              <w:t>Air barrier is continuous across all surfaces, including between SIPs and non-SIP sections.</w:t>
            </w:r>
          </w:p>
        </w:tc>
      </w:tr>
      <w:tr w:rsidR="00125148" w:rsidRPr="00E93981" w14:paraId="68CCFBA5" w14:textId="77777777" w:rsidTr="00E44B7C">
        <w:tc>
          <w:tcPr>
            <w:tcW w:w="554" w:type="dxa"/>
            <w:vAlign w:val="center"/>
          </w:tcPr>
          <w:p w14:paraId="08DFE40A" w14:textId="201421F2" w:rsidR="00125148" w:rsidRPr="00E93981" w:rsidRDefault="00125148" w:rsidP="00545ECF">
            <w:pPr>
              <w:jc w:val="center"/>
              <w:rPr>
                <w:rFonts w:ascii="Calibri" w:hAnsi="Calibri"/>
                <w:sz w:val="18"/>
                <w:szCs w:val="16"/>
              </w:rPr>
            </w:pPr>
            <w:r>
              <w:rPr>
                <w:rFonts w:ascii="Calibri" w:hAnsi="Calibri"/>
                <w:sz w:val="18"/>
                <w:szCs w:val="16"/>
              </w:rPr>
              <w:t>03</w:t>
            </w:r>
          </w:p>
        </w:tc>
        <w:tc>
          <w:tcPr>
            <w:tcW w:w="2321" w:type="dxa"/>
            <w:vAlign w:val="center"/>
          </w:tcPr>
          <w:p w14:paraId="7308A7DE" w14:textId="77777777" w:rsidR="00125148" w:rsidRPr="00E93981" w:rsidRDefault="00125148">
            <w:pPr>
              <w:rPr>
                <w:rFonts w:ascii="Calibri" w:hAnsi="Calibri"/>
                <w:sz w:val="18"/>
                <w:szCs w:val="16"/>
              </w:rPr>
            </w:pPr>
            <w:r>
              <w:rPr>
                <w:rFonts w:ascii="Calibri" w:hAnsi="Calibri"/>
                <w:sz w:val="18"/>
                <w:szCs w:val="16"/>
              </w:rPr>
              <w:t>Verification Status</w:t>
            </w:r>
          </w:p>
        </w:tc>
        <w:tc>
          <w:tcPr>
            <w:tcW w:w="7915" w:type="dxa"/>
          </w:tcPr>
          <w:p w14:paraId="4710699D" w14:textId="77777777" w:rsidR="00125148" w:rsidRPr="00CC67D9" w:rsidRDefault="00125148" w:rsidP="00125148">
            <w:pPr>
              <w:pStyle w:val="ListParagraph"/>
              <w:keepNext/>
              <w:numPr>
                <w:ilvl w:val="0"/>
                <w:numId w:val="55"/>
              </w:numPr>
              <w:rPr>
                <w:rFonts w:ascii="Calibri" w:hAnsi="Calibri"/>
                <w:sz w:val="18"/>
                <w:szCs w:val="18"/>
                <w:u w:val="single"/>
              </w:rPr>
            </w:pPr>
            <w:r w:rsidRPr="00CC67D9">
              <w:rPr>
                <w:rFonts w:ascii="Calibri" w:hAnsi="Calibri"/>
                <w:sz w:val="18"/>
                <w:szCs w:val="18"/>
                <w:u w:val="single"/>
              </w:rPr>
              <w:t>Pass - all applicable requirements are met; or</w:t>
            </w:r>
          </w:p>
          <w:p w14:paraId="5BB097C8" w14:textId="77777777" w:rsidR="00125148" w:rsidRPr="00CC67D9" w:rsidRDefault="00125148" w:rsidP="00125148">
            <w:pPr>
              <w:pStyle w:val="ListParagraph"/>
              <w:keepNext/>
              <w:numPr>
                <w:ilvl w:val="0"/>
                <w:numId w:val="55"/>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103BFFB2" w14:textId="20BBB524" w:rsidR="00125148" w:rsidRPr="00E44B7C" w:rsidRDefault="00125148" w:rsidP="00E44B7C">
            <w:pPr>
              <w:pStyle w:val="ListParagraph"/>
              <w:numPr>
                <w:ilvl w:val="0"/>
                <w:numId w:val="55"/>
              </w:numPr>
              <w:rPr>
                <w:rFonts w:ascii="Calibri" w:hAnsi="Calibri"/>
                <w:sz w:val="18"/>
                <w:szCs w:val="16"/>
              </w:rPr>
            </w:pPr>
            <w:r w:rsidRPr="00E44B7C">
              <w:rPr>
                <w:rFonts w:ascii="Calibri" w:hAnsi="Calibri"/>
                <w:sz w:val="18"/>
                <w:szCs w:val="18"/>
                <w:u w:val="single"/>
              </w:rPr>
              <w:t>All N/A - This entire table is not applicable.</w:t>
            </w:r>
          </w:p>
        </w:tc>
      </w:tr>
      <w:tr w:rsidR="00125148" w:rsidRPr="00E93981" w14:paraId="1200CFA4" w14:textId="77777777" w:rsidTr="00E44B7C">
        <w:tc>
          <w:tcPr>
            <w:tcW w:w="554" w:type="dxa"/>
            <w:vAlign w:val="center"/>
          </w:tcPr>
          <w:p w14:paraId="3FEFF3B6" w14:textId="0BAC40BC" w:rsidR="00125148" w:rsidRPr="00E93981" w:rsidRDefault="00125148" w:rsidP="00545ECF">
            <w:pPr>
              <w:jc w:val="center"/>
              <w:rPr>
                <w:rFonts w:ascii="Calibri" w:hAnsi="Calibri"/>
                <w:sz w:val="18"/>
                <w:szCs w:val="16"/>
              </w:rPr>
            </w:pPr>
            <w:r>
              <w:rPr>
                <w:rFonts w:ascii="Calibri" w:hAnsi="Calibri"/>
                <w:sz w:val="18"/>
                <w:szCs w:val="16"/>
              </w:rPr>
              <w:t>04</w:t>
            </w:r>
          </w:p>
        </w:tc>
        <w:tc>
          <w:tcPr>
            <w:tcW w:w="2321" w:type="dxa"/>
          </w:tcPr>
          <w:p w14:paraId="39865AAD" w14:textId="77777777" w:rsidR="00125148" w:rsidRPr="00E93981" w:rsidRDefault="00125148" w:rsidP="00545ECF">
            <w:pPr>
              <w:rPr>
                <w:rFonts w:ascii="Calibri" w:hAnsi="Calibri"/>
                <w:sz w:val="18"/>
                <w:szCs w:val="16"/>
              </w:rPr>
            </w:pPr>
            <w:r>
              <w:rPr>
                <w:rFonts w:ascii="Calibri" w:hAnsi="Calibri"/>
                <w:sz w:val="18"/>
                <w:szCs w:val="16"/>
              </w:rPr>
              <w:t>Correction Notes</w:t>
            </w:r>
          </w:p>
        </w:tc>
        <w:tc>
          <w:tcPr>
            <w:tcW w:w="7915" w:type="dxa"/>
          </w:tcPr>
          <w:p w14:paraId="7365587E" w14:textId="758990D6" w:rsidR="00125148" w:rsidRPr="00E93981" w:rsidRDefault="00125148" w:rsidP="00545ECF">
            <w:pPr>
              <w:rPr>
                <w:rFonts w:ascii="Calibri" w:hAnsi="Calibri"/>
                <w:sz w:val="18"/>
                <w:szCs w:val="16"/>
              </w:rPr>
            </w:pPr>
          </w:p>
        </w:tc>
      </w:tr>
      <w:tr w:rsidR="00604667" w:rsidRPr="00E93981" w14:paraId="39A07483" w14:textId="77777777" w:rsidTr="00E44B7C">
        <w:tc>
          <w:tcPr>
            <w:tcW w:w="10790" w:type="dxa"/>
            <w:gridSpan w:val="3"/>
          </w:tcPr>
          <w:p w14:paraId="56DB6437" w14:textId="1CBEBD3F" w:rsidR="00604667" w:rsidRPr="00E93981" w:rsidRDefault="00604667" w:rsidP="00604667">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075080A5" w14:textId="77777777" w:rsidR="00B50B36" w:rsidRPr="00E93981" w:rsidRDefault="00B50B36" w:rsidP="00B50B36">
      <w:pPr>
        <w:rPr>
          <w:rFonts w:ascii="Calibri" w:hAnsi="Calibri"/>
          <w:sz w:val="16"/>
          <w:szCs w:val="16"/>
        </w:rPr>
      </w:pPr>
    </w:p>
    <w:tbl>
      <w:tblPr>
        <w:tblStyle w:val="TableGrid"/>
        <w:tblW w:w="0" w:type="auto"/>
        <w:tblLook w:val="04A0" w:firstRow="1" w:lastRow="0" w:firstColumn="1" w:lastColumn="0" w:noHBand="0" w:noVBand="1"/>
      </w:tblPr>
      <w:tblGrid>
        <w:gridCol w:w="554"/>
        <w:gridCol w:w="2321"/>
        <w:gridCol w:w="7915"/>
      </w:tblGrid>
      <w:tr w:rsidR="00B50B36" w:rsidRPr="00E93981" w14:paraId="303F2E93" w14:textId="77777777" w:rsidTr="00125148">
        <w:tc>
          <w:tcPr>
            <w:tcW w:w="10790" w:type="dxa"/>
            <w:gridSpan w:val="3"/>
          </w:tcPr>
          <w:p w14:paraId="3663DDC2" w14:textId="4AD66931" w:rsidR="00B50B36" w:rsidRPr="00E93981" w:rsidRDefault="00B50B36" w:rsidP="00545ECF">
            <w:pPr>
              <w:rPr>
                <w:rFonts w:ascii="Calibri" w:hAnsi="Calibri"/>
                <w:b/>
                <w:sz w:val="18"/>
                <w:szCs w:val="16"/>
              </w:rPr>
            </w:pPr>
            <w:r>
              <w:rPr>
                <w:rFonts w:ascii="Calibri" w:hAnsi="Calibri"/>
                <w:b/>
                <w:sz w:val="18"/>
                <w:szCs w:val="16"/>
              </w:rPr>
              <w:t>K</w:t>
            </w:r>
            <w:r w:rsidRPr="00E93981">
              <w:rPr>
                <w:rFonts w:ascii="Calibri" w:hAnsi="Calibri"/>
                <w:b/>
                <w:sz w:val="18"/>
                <w:szCs w:val="16"/>
              </w:rPr>
              <w:t>. Special Requirements for ICF</w:t>
            </w:r>
          </w:p>
        </w:tc>
      </w:tr>
      <w:tr w:rsidR="00B50B36" w:rsidRPr="00E93981" w14:paraId="3DFF5BF0" w14:textId="77777777" w:rsidTr="00125148">
        <w:tc>
          <w:tcPr>
            <w:tcW w:w="554" w:type="dxa"/>
            <w:vAlign w:val="center"/>
          </w:tcPr>
          <w:p w14:paraId="02EA81BE" w14:textId="77777777" w:rsidR="00B50B36" w:rsidRPr="00E93981" w:rsidRDefault="00B50B36" w:rsidP="00545ECF">
            <w:pPr>
              <w:jc w:val="center"/>
              <w:rPr>
                <w:rFonts w:ascii="Calibri" w:hAnsi="Calibri"/>
                <w:sz w:val="18"/>
                <w:szCs w:val="16"/>
              </w:rPr>
            </w:pPr>
            <w:r w:rsidRPr="00E93981">
              <w:rPr>
                <w:rFonts w:ascii="Calibri" w:hAnsi="Calibri"/>
                <w:sz w:val="18"/>
                <w:szCs w:val="16"/>
              </w:rPr>
              <w:t>01</w:t>
            </w:r>
          </w:p>
        </w:tc>
        <w:tc>
          <w:tcPr>
            <w:tcW w:w="10236" w:type="dxa"/>
            <w:gridSpan w:val="2"/>
          </w:tcPr>
          <w:p w14:paraId="797FFC4F" w14:textId="77777777" w:rsidR="00B50B36" w:rsidRPr="00E93981" w:rsidRDefault="00B50B36" w:rsidP="00545ECF">
            <w:pPr>
              <w:rPr>
                <w:rFonts w:ascii="Calibri" w:hAnsi="Calibri"/>
                <w:sz w:val="18"/>
                <w:szCs w:val="16"/>
              </w:rPr>
            </w:pPr>
            <w:r w:rsidRPr="00E93981">
              <w:rPr>
                <w:rFonts w:ascii="Calibri" w:hAnsi="Calibri"/>
                <w:sz w:val="18"/>
                <w:szCs w:val="16"/>
              </w:rPr>
              <w:t xml:space="preserve">ICF sections are considered an air barrier when properly sealed at top, bottom, </w:t>
            </w:r>
            <w:proofErr w:type="gramStart"/>
            <w:r w:rsidRPr="00E93981">
              <w:rPr>
                <w:rFonts w:ascii="Calibri" w:hAnsi="Calibri"/>
                <w:sz w:val="18"/>
                <w:szCs w:val="16"/>
              </w:rPr>
              <w:t>sides</w:t>
            </w:r>
            <w:proofErr w:type="gramEnd"/>
            <w:r w:rsidRPr="00E93981">
              <w:rPr>
                <w:rFonts w:ascii="Calibri" w:hAnsi="Calibri"/>
                <w:sz w:val="18"/>
                <w:szCs w:val="16"/>
              </w:rPr>
              <w:t xml:space="preserve"> and all penetrations.</w:t>
            </w:r>
          </w:p>
        </w:tc>
      </w:tr>
      <w:tr w:rsidR="00B50B36" w:rsidRPr="00E93981" w14:paraId="63D1E594" w14:textId="77777777" w:rsidTr="00125148">
        <w:tc>
          <w:tcPr>
            <w:tcW w:w="554" w:type="dxa"/>
            <w:vAlign w:val="center"/>
          </w:tcPr>
          <w:p w14:paraId="0876CCB3" w14:textId="77777777" w:rsidR="00B50B36" w:rsidRPr="00E93981" w:rsidRDefault="00B50B36" w:rsidP="00545ECF">
            <w:pPr>
              <w:jc w:val="center"/>
              <w:rPr>
                <w:rFonts w:ascii="Calibri" w:hAnsi="Calibri"/>
                <w:sz w:val="18"/>
                <w:szCs w:val="16"/>
              </w:rPr>
            </w:pPr>
            <w:r w:rsidRPr="00E93981">
              <w:rPr>
                <w:rFonts w:ascii="Calibri" w:hAnsi="Calibri"/>
                <w:sz w:val="18"/>
                <w:szCs w:val="16"/>
              </w:rPr>
              <w:t>02</w:t>
            </w:r>
          </w:p>
        </w:tc>
        <w:tc>
          <w:tcPr>
            <w:tcW w:w="10236" w:type="dxa"/>
            <w:gridSpan w:val="2"/>
          </w:tcPr>
          <w:p w14:paraId="50979F95" w14:textId="77777777" w:rsidR="00B50B36" w:rsidRPr="00E93981" w:rsidRDefault="00B50B36" w:rsidP="00545ECF">
            <w:pPr>
              <w:rPr>
                <w:rFonts w:ascii="Calibri" w:hAnsi="Calibri"/>
                <w:sz w:val="18"/>
                <w:szCs w:val="16"/>
              </w:rPr>
            </w:pPr>
            <w:r w:rsidRPr="00E93981">
              <w:rPr>
                <w:rFonts w:ascii="Calibri" w:hAnsi="Calibri"/>
                <w:sz w:val="18"/>
                <w:szCs w:val="16"/>
              </w:rPr>
              <w:t>Air barrier is continuous across all surfaces, including between ICF and non-ICF sections.</w:t>
            </w:r>
          </w:p>
        </w:tc>
      </w:tr>
      <w:tr w:rsidR="00125148" w:rsidRPr="00E93981" w14:paraId="671CE4F2" w14:textId="77777777" w:rsidTr="00E44B7C">
        <w:tc>
          <w:tcPr>
            <w:tcW w:w="554" w:type="dxa"/>
            <w:vAlign w:val="center"/>
          </w:tcPr>
          <w:p w14:paraId="79EF37A3" w14:textId="576936C5" w:rsidR="00125148" w:rsidRPr="00E93981" w:rsidRDefault="00125148" w:rsidP="00545ECF">
            <w:pPr>
              <w:jc w:val="center"/>
              <w:rPr>
                <w:rFonts w:ascii="Calibri" w:hAnsi="Calibri"/>
                <w:sz w:val="18"/>
                <w:szCs w:val="16"/>
              </w:rPr>
            </w:pPr>
            <w:r>
              <w:rPr>
                <w:rFonts w:ascii="Calibri" w:hAnsi="Calibri"/>
                <w:sz w:val="18"/>
                <w:szCs w:val="16"/>
              </w:rPr>
              <w:t>03</w:t>
            </w:r>
          </w:p>
        </w:tc>
        <w:tc>
          <w:tcPr>
            <w:tcW w:w="2321" w:type="dxa"/>
            <w:vAlign w:val="center"/>
          </w:tcPr>
          <w:p w14:paraId="5D0CA1B8" w14:textId="77777777" w:rsidR="00125148" w:rsidRPr="00E93981" w:rsidRDefault="00125148">
            <w:pPr>
              <w:rPr>
                <w:rFonts w:ascii="Calibri" w:hAnsi="Calibri"/>
                <w:sz w:val="18"/>
                <w:szCs w:val="16"/>
              </w:rPr>
            </w:pPr>
            <w:r>
              <w:rPr>
                <w:rFonts w:ascii="Calibri" w:hAnsi="Calibri"/>
                <w:sz w:val="18"/>
                <w:szCs w:val="16"/>
              </w:rPr>
              <w:t>Verification Status</w:t>
            </w:r>
          </w:p>
        </w:tc>
        <w:tc>
          <w:tcPr>
            <w:tcW w:w="7915" w:type="dxa"/>
          </w:tcPr>
          <w:p w14:paraId="08CB14AD" w14:textId="77777777" w:rsidR="00125148" w:rsidRPr="00CC67D9" w:rsidRDefault="00125148" w:rsidP="00125148">
            <w:pPr>
              <w:pStyle w:val="ListParagraph"/>
              <w:keepNext/>
              <w:numPr>
                <w:ilvl w:val="0"/>
                <w:numId w:val="55"/>
              </w:numPr>
              <w:rPr>
                <w:rFonts w:ascii="Calibri" w:hAnsi="Calibri"/>
                <w:sz w:val="18"/>
                <w:szCs w:val="18"/>
                <w:u w:val="single"/>
              </w:rPr>
            </w:pPr>
            <w:r w:rsidRPr="00CC67D9">
              <w:rPr>
                <w:rFonts w:ascii="Calibri" w:hAnsi="Calibri"/>
                <w:sz w:val="18"/>
                <w:szCs w:val="18"/>
                <w:u w:val="single"/>
              </w:rPr>
              <w:t>Pass - all applicable requirements are met; or</w:t>
            </w:r>
          </w:p>
          <w:p w14:paraId="71E4E5D2" w14:textId="77777777" w:rsidR="00125148" w:rsidRPr="00CC67D9" w:rsidRDefault="00125148" w:rsidP="00125148">
            <w:pPr>
              <w:pStyle w:val="ListParagraph"/>
              <w:keepNext/>
              <w:numPr>
                <w:ilvl w:val="0"/>
                <w:numId w:val="55"/>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69366711" w14:textId="7551933C" w:rsidR="00125148" w:rsidRPr="00E44B7C" w:rsidRDefault="00125148" w:rsidP="00E44B7C">
            <w:pPr>
              <w:pStyle w:val="ListParagraph"/>
              <w:numPr>
                <w:ilvl w:val="0"/>
                <w:numId w:val="55"/>
              </w:numPr>
              <w:rPr>
                <w:rFonts w:ascii="Calibri" w:hAnsi="Calibri"/>
                <w:sz w:val="18"/>
                <w:szCs w:val="16"/>
              </w:rPr>
            </w:pPr>
            <w:r w:rsidRPr="00E44B7C">
              <w:rPr>
                <w:rFonts w:ascii="Calibri" w:hAnsi="Calibri"/>
                <w:sz w:val="18"/>
                <w:szCs w:val="18"/>
                <w:u w:val="single"/>
              </w:rPr>
              <w:t>All N/A - This entire table is not applicable.</w:t>
            </w:r>
          </w:p>
        </w:tc>
      </w:tr>
      <w:tr w:rsidR="00125148" w:rsidRPr="00E93981" w14:paraId="55C618E4" w14:textId="77777777" w:rsidTr="00E44B7C">
        <w:tc>
          <w:tcPr>
            <w:tcW w:w="554" w:type="dxa"/>
            <w:vAlign w:val="center"/>
          </w:tcPr>
          <w:p w14:paraId="74DFDBB4" w14:textId="3C6AEC8B" w:rsidR="00125148" w:rsidRPr="00E93981" w:rsidRDefault="00125148" w:rsidP="00545ECF">
            <w:pPr>
              <w:jc w:val="center"/>
              <w:rPr>
                <w:rFonts w:ascii="Calibri" w:hAnsi="Calibri"/>
                <w:sz w:val="18"/>
                <w:szCs w:val="16"/>
              </w:rPr>
            </w:pPr>
            <w:r>
              <w:rPr>
                <w:rFonts w:ascii="Calibri" w:hAnsi="Calibri"/>
                <w:sz w:val="18"/>
                <w:szCs w:val="16"/>
              </w:rPr>
              <w:t>04</w:t>
            </w:r>
          </w:p>
        </w:tc>
        <w:tc>
          <w:tcPr>
            <w:tcW w:w="2321" w:type="dxa"/>
          </w:tcPr>
          <w:p w14:paraId="6E6D437A" w14:textId="77777777" w:rsidR="00125148" w:rsidRPr="00E93981" w:rsidRDefault="00125148" w:rsidP="00545ECF">
            <w:pPr>
              <w:rPr>
                <w:rFonts w:ascii="Calibri" w:hAnsi="Calibri"/>
                <w:sz w:val="18"/>
                <w:szCs w:val="16"/>
              </w:rPr>
            </w:pPr>
            <w:r>
              <w:rPr>
                <w:rFonts w:ascii="Calibri" w:hAnsi="Calibri"/>
                <w:sz w:val="18"/>
                <w:szCs w:val="16"/>
              </w:rPr>
              <w:t>Correction Notes</w:t>
            </w:r>
          </w:p>
        </w:tc>
        <w:tc>
          <w:tcPr>
            <w:tcW w:w="7915" w:type="dxa"/>
          </w:tcPr>
          <w:p w14:paraId="4AFC8D50" w14:textId="5C100A70" w:rsidR="00125148" w:rsidRPr="00E93981" w:rsidRDefault="00125148" w:rsidP="00545ECF">
            <w:pPr>
              <w:rPr>
                <w:rFonts w:ascii="Calibri" w:hAnsi="Calibri"/>
                <w:sz w:val="18"/>
                <w:szCs w:val="16"/>
              </w:rPr>
            </w:pPr>
          </w:p>
        </w:tc>
      </w:tr>
      <w:tr w:rsidR="00604667" w:rsidRPr="00E93981" w14:paraId="617EFD2A" w14:textId="77777777" w:rsidTr="00E44B7C">
        <w:tc>
          <w:tcPr>
            <w:tcW w:w="10790" w:type="dxa"/>
            <w:gridSpan w:val="3"/>
          </w:tcPr>
          <w:p w14:paraId="51B680FB" w14:textId="1C324A25" w:rsidR="00604667" w:rsidRPr="00E93981" w:rsidRDefault="00604667" w:rsidP="00604667">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001E34C9" w14:textId="11C41008" w:rsidR="00671E4D" w:rsidRPr="00AC143E" w:rsidRDefault="00671E4D">
      <w:pPr>
        <w:rPr>
          <w:sz w:val="16"/>
        </w:rPr>
      </w:pPr>
    </w:p>
    <w:tbl>
      <w:tblPr>
        <w:tblStyle w:val="TableGrid"/>
        <w:tblW w:w="0" w:type="auto"/>
        <w:tblLook w:val="04A0" w:firstRow="1" w:lastRow="0" w:firstColumn="1" w:lastColumn="0" w:noHBand="0" w:noVBand="1"/>
      </w:tblPr>
      <w:tblGrid>
        <w:gridCol w:w="535"/>
        <w:gridCol w:w="10255"/>
      </w:tblGrid>
      <w:tr w:rsidR="003457E9" w14:paraId="685E89DB" w14:textId="77777777" w:rsidTr="00545ECF">
        <w:tc>
          <w:tcPr>
            <w:tcW w:w="10790" w:type="dxa"/>
            <w:gridSpan w:val="2"/>
          </w:tcPr>
          <w:p w14:paraId="6CDCA979" w14:textId="4FE91767" w:rsidR="003457E9" w:rsidRPr="00E44B7C" w:rsidRDefault="003457E9">
            <w:pPr>
              <w:rPr>
                <w:rFonts w:ascii="Calibri" w:hAnsi="Calibri" w:cs="Calibri"/>
                <w:b/>
                <w:sz w:val="18"/>
              </w:rPr>
            </w:pPr>
            <w:r>
              <w:rPr>
                <w:rFonts w:ascii="Calibri" w:hAnsi="Calibri" w:cs="Calibri"/>
                <w:b/>
                <w:sz w:val="18"/>
              </w:rPr>
              <w:t>L. Determination of HERS Verification Compliance</w:t>
            </w:r>
          </w:p>
        </w:tc>
      </w:tr>
      <w:tr w:rsidR="003457E9" w14:paraId="716A9897" w14:textId="77777777" w:rsidTr="00545ECF">
        <w:tc>
          <w:tcPr>
            <w:tcW w:w="10790" w:type="dxa"/>
            <w:gridSpan w:val="2"/>
          </w:tcPr>
          <w:p w14:paraId="3856B500" w14:textId="0FC00DA3" w:rsidR="003457E9" w:rsidRPr="00E44B7C" w:rsidRDefault="003457E9">
            <w:pPr>
              <w:rPr>
                <w:rFonts w:ascii="Calibri" w:hAnsi="Calibri" w:cs="Calibri"/>
                <w:sz w:val="18"/>
              </w:rPr>
            </w:pPr>
            <w:r>
              <w:rPr>
                <w:rFonts w:ascii="Calibri" w:hAnsi="Calibri" w:cs="Calibri"/>
                <w:sz w:val="18"/>
              </w:rPr>
              <w:t xml:space="preserve">All applicable sections of this document shall indicate compliance with the specified verification protocol requirements </w:t>
            </w:r>
            <w:proofErr w:type="gramStart"/>
            <w:r>
              <w:rPr>
                <w:rFonts w:ascii="Calibri" w:hAnsi="Calibri" w:cs="Calibri"/>
                <w:sz w:val="18"/>
              </w:rPr>
              <w:t>in order for</w:t>
            </w:r>
            <w:proofErr w:type="gramEnd"/>
            <w:r>
              <w:rPr>
                <w:rFonts w:ascii="Calibri" w:hAnsi="Calibri" w:cs="Calibri"/>
                <w:sz w:val="18"/>
              </w:rPr>
              <w:t xml:space="preserve"> this Certificate of Verification as a whole to be determined to be in compliance.</w:t>
            </w:r>
          </w:p>
        </w:tc>
      </w:tr>
      <w:tr w:rsidR="003457E9" w14:paraId="267DD3B8" w14:textId="77777777" w:rsidTr="00E44B7C">
        <w:tc>
          <w:tcPr>
            <w:tcW w:w="535" w:type="dxa"/>
            <w:vAlign w:val="center"/>
          </w:tcPr>
          <w:p w14:paraId="216CBFA9" w14:textId="43A79427" w:rsidR="003457E9" w:rsidRPr="00E44B7C" w:rsidRDefault="003457E9" w:rsidP="00E44B7C">
            <w:pPr>
              <w:jc w:val="center"/>
              <w:rPr>
                <w:rFonts w:ascii="Calibri" w:hAnsi="Calibri" w:cs="Calibri"/>
                <w:sz w:val="18"/>
              </w:rPr>
            </w:pPr>
            <w:r>
              <w:rPr>
                <w:rFonts w:ascii="Calibri" w:hAnsi="Calibri" w:cs="Calibri"/>
                <w:sz w:val="18"/>
              </w:rPr>
              <w:t>01</w:t>
            </w:r>
          </w:p>
        </w:tc>
        <w:tc>
          <w:tcPr>
            <w:tcW w:w="10255" w:type="dxa"/>
          </w:tcPr>
          <w:p w14:paraId="640171F6" w14:textId="77777777" w:rsidR="003457E9" w:rsidRPr="00E44B7C" w:rsidRDefault="003457E9">
            <w:pPr>
              <w:rPr>
                <w:rFonts w:ascii="Calibri" w:hAnsi="Calibri" w:cs="Calibri"/>
                <w:sz w:val="18"/>
              </w:rPr>
            </w:pPr>
          </w:p>
        </w:tc>
      </w:tr>
    </w:tbl>
    <w:p w14:paraId="33F1BD21" w14:textId="77777777" w:rsidR="00795B2E" w:rsidRDefault="00795B2E">
      <w: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1"/>
        <w:gridCol w:w="7"/>
        <w:gridCol w:w="5376"/>
      </w:tblGrid>
      <w:tr w:rsidR="00C0604A" w:rsidRPr="00355D7C" w14:paraId="3DCB3AA8" w14:textId="77777777" w:rsidTr="00567B7B">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1CF6A957" w14:textId="77777777" w:rsidR="00C0604A" w:rsidRPr="00355D7C" w:rsidRDefault="00C0604A" w:rsidP="00567B7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355D7C">
              <w:rPr>
                <w:rFonts w:asciiTheme="minorHAnsi" w:eastAsiaTheme="minorEastAsia" w:hAnsiTheme="minorHAnsi" w:cs="Arial"/>
                <w:b/>
                <w:caps/>
                <w:sz w:val="18"/>
                <w:szCs w:val="18"/>
              </w:rPr>
              <w:lastRenderedPageBreak/>
              <w:t>Documentation Author's Declaration Statement</w:t>
            </w:r>
          </w:p>
        </w:tc>
      </w:tr>
      <w:tr w:rsidR="00C0604A" w:rsidRPr="00355D7C" w14:paraId="735E7C7F" w14:textId="77777777" w:rsidTr="00567B7B">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389626E2" w14:textId="77777777" w:rsidR="00C0604A" w:rsidRPr="00CC5A87" w:rsidRDefault="00C0604A" w:rsidP="00567B7B">
            <w:pPr>
              <w:numPr>
                <w:ilvl w:val="0"/>
                <w:numId w:val="78"/>
              </w:numPr>
              <w:spacing w:after="200" w:line="276" w:lineRule="auto"/>
              <w:ind w:left="271" w:hanging="270"/>
              <w:rPr>
                <w:rFonts w:asciiTheme="minorHAnsi" w:eastAsiaTheme="minorEastAsia" w:hAnsiTheme="minorHAnsi" w:cstheme="minorBidi"/>
              </w:rPr>
            </w:pPr>
            <w:r w:rsidRPr="00CC5A87">
              <w:rPr>
                <w:rFonts w:asciiTheme="minorHAnsi" w:eastAsiaTheme="minorEastAsia" w:hAnsiTheme="minorHAnsi" w:cstheme="minorBidi"/>
              </w:rPr>
              <w:t>I certify that this Certificate of Verification documentation is accurate and complete.</w:t>
            </w:r>
          </w:p>
        </w:tc>
      </w:tr>
      <w:tr w:rsidR="00C0604A" w:rsidRPr="00355D7C" w14:paraId="01BDA7C3" w14:textId="77777777" w:rsidTr="00567B7B">
        <w:trPr>
          <w:trHeight w:val="360"/>
        </w:trPr>
        <w:tc>
          <w:tcPr>
            <w:tcW w:w="5434" w:type="dxa"/>
            <w:tcBorders>
              <w:top w:val="single" w:sz="4" w:space="0" w:color="auto"/>
              <w:left w:val="single" w:sz="4" w:space="0" w:color="auto"/>
              <w:bottom w:val="single" w:sz="4" w:space="0" w:color="auto"/>
              <w:right w:val="single" w:sz="4" w:space="0" w:color="auto"/>
            </w:tcBorders>
            <w:hideMark/>
          </w:tcPr>
          <w:p w14:paraId="0ADB1085" w14:textId="77777777" w:rsidR="00C0604A" w:rsidRPr="00355D7C" w:rsidRDefault="00C0604A" w:rsidP="00567B7B">
            <w:pPr>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111585E0" w14:textId="77777777" w:rsidR="00C0604A" w:rsidRPr="00355D7C" w:rsidRDefault="00C0604A" w:rsidP="00567B7B">
            <w:pPr>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Documentation Author Signature:</w:t>
            </w:r>
          </w:p>
        </w:tc>
      </w:tr>
      <w:tr w:rsidR="00C0604A" w:rsidRPr="00355D7C" w14:paraId="4AE07052" w14:textId="77777777" w:rsidTr="00567B7B">
        <w:trPr>
          <w:trHeight w:val="360"/>
        </w:trPr>
        <w:tc>
          <w:tcPr>
            <w:tcW w:w="5434" w:type="dxa"/>
            <w:tcBorders>
              <w:top w:val="single" w:sz="4" w:space="0" w:color="auto"/>
              <w:left w:val="single" w:sz="4" w:space="0" w:color="auto"/>
              <w:bottom w:val="single" w:sz="4" w:space="0" w:color="auto"/>
              <w:right w:val="single" w:sz="4" w:space="0" w:color="auto"/>
            </w:tcBorders>
            <w:hideMark/>
          </w:tcPr>
          <w:p w14:paraId="63D99EF5" w14:textId="77777777" w:rsidR="00C0604A" w:rsidRPr="00355D7C" w:rsidRDefault="00C0604A" w:rsidP="00567B7B">
            <w:pPr>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2EB402E9" w14:textId="77777777" w:rsidR="00C0604A" w:rsidRPr="00355D7C" w:rsidRDefault="00C0604A" w:rsidP="00567B7B">
            <w:pPr>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Date Signed:</w:t>
            </w:r>
          </w:p>
        </w:tc>
      </w:tr>
      <w:tr w:rsidR="00C0604A" w:rsidRPr="00355D7C" w14:paraId="503D5DB3" w14:textId="77777777" w:rsidTr="00567B7B">
        <w:trPr>
          <w:trHeight w:val="360"/>
        </w:trPr>
        <w:tc>
          <w:tcPr>
            <w:tcW w:w="5434" w:type="dxa"/>
            <w:tcBorders>
              <w:top w:val="single" w:sz="4" w:space="0" w:color="auto"/>
              <w:left w:val="single" w:sz="4" w:space="0" w:color="auto"/>
              <w:bottom w:val="single" w:sz="4" w:space="0" w:color="auto"/>
              <w:right w:val="single" w:sz="4" w:space="0" w:color="auto"/>
            </w:tcBorders>
            <w:hideMark/>
          </w:tcPr>
          <w:p w14:paraId="1F41E52A" w14:textId="77777777" w:rsidR="00C0604A" w:rsidRPr="00355D7C" w:rsidRDefault="00C0604A" w:rsidP="00567B7B">
            <w:pPr>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3E013AE6" w14:textId="77777777" w:rsidR="00C0604A" w:rsidRPr="00355D7C" w:rsidRDefault="00C0604A" w:rsidP="00567B7B">
            <w:pPr>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CEA/HERS Certification Information (if applicable):</w:t>
            </w:r>
          </w:p>
        </w:tc>
      </w:tr>
      <w:tr w:rsidR="00C0604A" w:rsidRPr="00355D7C" w14:paraId="0A9E452B" w14:textId="77777777" w:rsidTr="00567B7B">
        <w:trPr>
          <w:trHeight w:val="360"/>
        </w:trPr>
        <w:tc>
          <w:tcPr>
            <w:tcW w:w="5434" w:type="dxa"/>
            <w:tcBorders>
              <w:top w:val="single" w:sz="4" w:space="0" w:color="auto"/>
              <w:left w:val="single" w:sz="4" w:space="0" w:color="auto"/>
              <w:bottom w:val="single" w:sz="4" w:space="0" w:color="auto"/>
              <w:right w:val="single" w:sz="4" w:space="0" w:color="auto"/>
            </w:tcBorders>
            <w:hideMark/>
          </w:tcPr>
          <w:p w14:paraId="5D407531" w14:textId="77777777" w:rsidR="00C0604A" w:rsidRPr="00355D7C" w:rsidRDefault="00C0604A" w:rsidP="00567B7B">
            <w:pPr>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0CDCB87D" w14:textId="77777777" w:rsidR="00C0604A" w:rsidRPr="00355D7C" w:rsidRDefault="00C0604A" w:rsidP="00567B7B">
            <w:pPr>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Phone:</w:t>
            </w:r>
          </w:p>
        </w:tc>
      </w:tr>
      <w:tr w:rsidR="00C0604A" w:rsidRPr="00355D7C" w14:paraId="7079489E" w14:textId="77777777" w:rsidTr="00567B7B">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4D0271C" w14:textId="77777777" w:rsidR="00C0604A" w:rsidRPr="00355D7C" w:rsidRDefault="00C0604A" w:rsidP="00567B7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355D7C">
              <w:rPr>
                <w:rFonts w:asciiTheme="minorHAnsi" w:eastAsiaTheme="minorEastAsia" w:hAnsiTheme="minorHAnsi" w:cs="Arial"/>
                <w:b/>
                <w:caps/>
                <w:sz w:val="18"/>
                <w:szCs w:val="18"/>
              </w:rPr>
              <w:t xml:space="preserve">Responsible Person's Declaration statement </w:t>
            </w:r>
          </w:p>
        </w:tc>
      </w:tr>
      <w:tr w:rsidR="00C0604A" w:rsidRPr="00355D7C" w14:paraId="07CADFDD" w14:textId="77777777" w:rsidTr="00567B7B">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7E3C184" w14:textId="77777777" w:rsidR="00C0604A" w:rsidRPr="00CC5A87" w:rsidRDefault="00C0604A" w:rsidP="00A20A68">
            <w:pPr>
              <w:spacing w:line="276" w:lineRule="auto"/>
              <w:rPr>
                <w:rFonts w:asciiTheme="minorHAnsi" w:eastAsiaTheme="minorEastAsia" w:hAnsiTheme="minorHAnsi" w:cstheme="minorBidi"/>
              </w:rPr>
            </w:pPr>
            <w:r w:rsidRPr="00CC5A87">
              <w:rPr>
                <w:rFonts w:asciiTheme="minorHAnsi" w:eastAsiaTheme="minorEastAsia" w:hAnsiTheme="minorHAnsi" w:cstheme="minorBidi"/>
              </w:rPr>
              <w:t xml:space="preserve">I certify the following under penalty of perjury, under the laws of the State of California: </w:t>
            </w:r>
          </w:p>
          <w:p w14:paraId="5DF8E138" w14:textId="77777777" w:rsidR="007A5B08" w:rsidRPr="0036713B" w:rsidRDefault="007A5B08" w:rsidP="007A5B08">
            <w:pPr>
              <w:numPr>
                <w:ilvl w:val="0"/>
                <w:numId w:val="80"/>
              </w:numPr>
              <w:ind w:left="787"/>
              <w:contextualSpacing/>
              <w:rPr>
                <w:rFonts w:asciiTheme="minorHAnsi" w:hAnsiTheme="minorHAnsi" w:cstheme="minorHAnsi"/>
              </w:rPr>
            </w:pPr>
            <w:r w:rsidRPr="0036713B">
              <w:rPr>
                <w:rFonts w:asciiTheme="minorHAnsi" w:hAnsiTheme="minorHAnsi" w:cstheme="minorHAnsi"/>
              </w:rPr>
              <w:t>The information provided on this Certificate of Verification is true and correct.</w:t>
            </w:r>
          </w:p>
          <w:p w14:paraId="2FE506A6" w14:textId="77777777" w:rsidR="007A5B08" w:rsidRPr="0036713B" w:rsidRDefault="007A5B08" w:rsidP="007A5B08">
            <w:pPr>
              <w:numPr>
                <w:ilvl w:val="0"/>
                <w:numId w:val="80"/>
              </w:numPr>
              <w:ind w:left="787"/>
              <w:contextualSpacing/>
              <w:rPr>
                <w:rFonts w:asciiTheme="minorHAnsi" w:hAnsiTheme="minorHAnsi" w:cstheme="minorHAnsi"/>
              </w:rPr>
            </w:pPr>
            <w:r w:rsidRPr="0036713B">
              <w:rPr>
                <w:rFonts w:asciiTheme="minorHAnsi" w:hAnsiTheme="minorHAnsi" w:cstheme="minorHAnsi"/>
              </w:rPr>
              <w:t>I am the certified HERS Rater who performed the verification identified and reported on this Certificate of Verification (responsible rater).</w:t>
            </w:r>
          </w:p>
          <w:p w14:paraId="003CD7F7" w14:textId="77777777" w:rsidR="007A5B08" w:rsidRPr="0036713B" w:rsidRDefault="007A5B08" w:rsidP="007A5B08">
            <w:pPr>
              <w:numPr>
                <w:ilvl w:val="0"/>
                <w:numId w:val="80"/>
              </w:numPr>
              <w:ind w:left="787"/>
              <w:contextualSpacing/>
              <w:rPr>
                <w:rFonts w:asciiTheme="minorHAnsi" w:hAnsiTheme="minorHAnsi" w:cstheme="minorHAnsi"/>
              </w:rPr>
            </w:pPr>
            <w:r w:rsidRPr="0036713B">
              <w:rPr>
                <w:rFonts w:asciiTheme="minorHAnsi" w:hAnsiTheme="minorHAnsi" w:cstheme="minorHAns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3935C10C" w14:textId="77777777" w:rsidR="007A5B08" w:rsidRPr="0036713B" w:rsidRDefault="007A5B08" w:rsidP="007A5B08">
            <w:pPr>
              <w:numPr>
                <w:ilvl w:val="0"/>
                <w:numId w:val="80"/>
              </w:numPr>
              <w:ind w:left="787"/>
              <w:contextualSpacing/>
              <w:rPr>
                <w:rFonts w:asciiTheme="minorHAnsi" w:hAnsiTheme="minorHAnsi" w:cstheme="minorHAnsi"/>
              </w:rPr>
            </w:pPr>
            <w:r w:rsidRPr="0036713B">
              <w:rPr>
                <w:rFonts w:asciiTheme="minorHAnsi" w:hAnsiTheme="minorHAnsi" w:cstheme="minorHAns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5E3BCA8B" w14:textId="77777777" w:rsidR="007A5B08" w:rsidRPr="0036713B" w:rsidRDefault="007A5B08" w:rsidP="007A5B08">
            <w:pPr>
              <w:numPr>
                <w:ilvl w:val="0"/>
                <w:numId w:val="80"/>
              </w:numPr>
              <w:ind w:left="787"/>
              <w:contextualSpacing/>
              <w:rPr>
                <w:rFonts w:asciiTheme="minorHAnsi" w:hAnsiTheme="minorHAnsi" w:cstheme="minorHAnsi"/>
              </w:rPr>
            </w:pPr>
            <w:r w:rsidRPr="0036713B">
              <w:rPr>
                <w:rFonts w:asciiTheme="minorHAnsi" w:hAnsiTheme="minorHAnsi" w:cstheme="minorHAnsi"/>
              </w:rPr>
              <w:t xml:space="preserve">I understand that a registered copy of this Certificate of Verification shall be </w:t>
            </w:r>
            <w:proofErr w:type="gramStart"/>
            <w:r w:rsidRPr="0036713B">
              <w:rPr>
                <w:rFonts w:asciiTheme="minorHAnsi" w:hAnsiTheme="minorHAnsi" w:cstheme="minorHAnsi"/>
              </w:rPr>
              <w:t>posted, or</w:t>
            </w:r>
            <w:proofErr w:type="gramEnd"/>
            <w:r w:rsidRPr="0036713B">
              <w:rPr>
                <w:rFonts w:asciiTheme="minorHAnsi" w:hAnsiTheme="minorHAnsi" w:cstheme="minorHAnsi"/>
              </w:rPr>
              <w:t xml:space="preserve"> made available with the building permit(s) issued for the building, and made available to the enforcement agency for all applicable inspections, and I will take the necessary steps to ensure this requirement is accomplished. </w:t>
            </w:r>
          </w:p>
          <w:p w14:paraId="36D60EEA" w14:textId="65872CA1" w:rsidR="007A5B08" w:rsidRPr="0036713B" w:rsidRDefault="007A5B08" w:rsidP="007A5B08">
            <w:pPr>
              <w:numPr>
                <w:ilvl w:val="0"/>
                <w:numId w:val="80"/>
              </w:numPr>
              <w:ind w:left="787"/>
              <w:contextualSpacing/>
              <w:rPr>
                <w:rFonts w:asciiTheme="minorHAnsi" w:hAnsiTheme="minorHAnsi" w:cstheme="minorHAnsi"/>
              </w:rPr>
            </w:pPr>
            <w:r w:rsidRPr="0036713B">
              <w:rPr>
                <w:rFonts w:asciiTheme="minorHAnsi" w:hAnsiTheme="minorHAnsi" w:cstheme="minorHAnsi"/>
              </w:rPr>
              <w:t>I understand that a registered copy of this Certificate of Verification is required to be included with the documentation the builder provides to the building</w:t>
            </w:r>
            <w:bookmarkStart w:id="169" w:name="_Hlk104562088"/>
            <w:bookmarkStart w:id="170" w:name="_Hlk104572805"/>
            <w:r w:rsidRPr="0036713B">
              <w:rPr>
                <w:rFonts w:asciiTheme="minorHAnsi" w:hAnsiTheme="minorHAnsi" w:cstheme="minorHAnsi"/>
              </w:rPr>
              <w:t>.</w:t>
            </w:r>
          </w:p>
          <w:bookmarkEnd w:id="169"/>
          <w:bookmarkEnd w:id="170"/>
          <w:p w14:paraId="2842051D" w14:textId="3A6F616A" w:rsidR="00C0604A" w:rsidRPr="00355D7C" w:rsidRDefault="00C0604A" w:rsidP="007A5B08">
            <w:pPr>
              <w:spacing w:after="200" w:line="276" w:lineRule="auto"/>
              <w:contextualSpacing/>
              <w:rPr>
                <w:rFonts w:asciiTheme="minorHAnsi" w:eastAsiaTheme="minorEastAsia" w:hAnsiTheme="minorHAnsi" w:cstheme="minorBidi"/>
                <w:sz w:val="18"/>
                <w:szCs w:val="18"/>
              </w:rPr>
            </w:pPr>
          </w:p>
        </w:tc>
      </w:tr>
      <w:tr w:rsidR="00C0604A" w:rsidRPr="00355D7C" w14:paraId="0BF80314" w14:textId="77777777" w:rsidTr="00567B7B">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CFAC8DA" w14:textId="77777777" w:rsidR="00C0604A" w:rsidRPr="00355D7C" w:rsidRDefault="00C0604A" w:rsidP="00567B7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355D7C">
              <w:rPr>
                <w:rFonts w:asciiTheme="minorHAnsi" w:eastAsiaTheme="minorEastAsia" w:hAnsiTheme="minorHAnsi" w:cs="Arial"/>
                <w:b/>
                <w:caps/>
                <w:sz w:val="18"/>
                <w:szCs w:val="18"/>
              </w:rPr>
              <w:t>BUILDER OR INSTALLER INFORMATION AS SHOWN ON THE CERTIFICATE OF INSTALLATION</w:t>
            </w:r>
          </w:p>
        </w:tc>
      </w:tr>
      <w:tr w:rsidR="00C0604A" w:rsidRPr="00355D7C" w14:paraId="019EEB2C" w14:textId="77777777" w:rsidTr="00567B7B">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49ACC5D" w14:textId="77777777" w:rsidR="00C0604A" w:rsidRPr="00355D7C" w:rsidRDefault="00C0604A" w:rsidP="00567B7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Company Name (Installing Subcontractor, General Contractor, or Builder/Owner):</w:t>
            </w:r>
          </w:p>
        </w:tc>
      </w:tr>
      <w:tr w:rsidR="00C0604A" w:rsidRPr="00355D7C" w14:paraId="389BF232" w14:textId="77777777" w:rsidTr="00567B7B">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8B0B33A" w14:textId="77777777" w:rsidR="00C0604A" w:rsidRPr="00355D7C" w:rsidRDefault="00C0604A" w:rsidP="00567B7B">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DD89369" w14:textId="77777777" w:rsidR="00C0604A" w:rsidRPr="00355D7C" w:rsidRDefault="00C0604A" w:rsidP="00567B7B">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CSLB License:</w:t>
            </w:r>
          </w:p>
        </w:tc>
      </w:tr>
      <w:tr w:rsidR="00C0604A" w:rsidRPr="00355D7C" w14:paraId="167CAA7B" w14:textId="77777777" w:rsidTr="00567B7B">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1A733D7" w14:textId="77777777" w:rsidR="00C0604A" w:rsidRPr="00355D7C" w:rsidRDefault="00C0604A" w:rsidP="00567B7B">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355D7C">
              <w:rPr>
                <w:rFonts w:asciiTheme="minorHAnsi" w:eastAsiaTheme="minorEastAsia" w:hAnsiTheme="minorHAnsi" w:cs="Arial"/>
                <w:b/>
                <w:caps/>
                <w:sz w:val="18"/>
                <w:szCs w:val="18"/>
              </w:rPr>
              <w:t>HERS PROVIDER DATA REGISTRY INFORMATION</w:t>
            </w:r>
          </w:p>
        </w:tc>
      </w:tr>
      <w:tr w:rsidR="00C0604A" w:rsidRPr="00355D7C" w14:paraId="42FC6D27" w14:textId="77777777" w:rsidTr="00567B7B">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7A4EF53" w14:textId="77777777" w:rsidR="00C0604A" w:rsidRPr="00355D7C" w:rsidRDefault="00C0604A" w:rsidP="00567B7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Sample Group Number (if applicable):</w:t>
            </w:r>
          </w:p>
          <w:p w14:paraId="1D7E174D" w14:textId="77777777" w:rsidR="00C0604A" w:rsidRPr="00355D7C" w:rsidRDefault="00C0604A" w:rsidP="00567B7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95097C7" w14:textId="77777777" w:rsidR="00C0604A" w:rsidRPr="00355D7C" w:rsidRDefault="00C0604A" w:rsidP="00567B7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Dwelling Test Status in Sample Group (if applicable):</w:t>
            </w:r>
          </w:p>
          <w:p w14:paraId="73DB669C" w14:textId="77777777" w:rsidR="00C0604A" w:rsidRPr="00355D7C" w:rsidRDefault="00C0604A" w:rsidP="00567B7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C0604A" w:rsidRPr="00355D7C" w14:paraId="7CAF7743" w14:textId="77777777" w:rsidTr="00567B7B">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8F43C05" w14:textId="77777777" w:rsidR="00C0604A" w:rsidRPr="00355D7C" w:rsidRDefault="00C0604A" w:rsidP="00567B7B">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355D7C">
              <w:rPr>
                <w:rFonts w:asciiTheme="minorHAnsi" w:eastAsiaTheme="minorEastAsia" w:hAnsiTheme="minorHAnsi" w:cs="Arial"/>
                <w:b/>
                <w:caps/>
                <w:sz w:val="18"/>
                <w:szCs w:val="18"/>
              </w:rPr>
              <w:t>HERS RATER INFORMATION</w:t>
            </w:r>
          </w:p>
        </w:tc>
      </w:tr>
      <w:tr w:rsidR="00C0604A" w:rsidRPr="00355D7C" w14:paraId="7D8DF779" w14:textId="77777777" w:rsidTr="00567B7B">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27F314F" w14:textId="77777777" w:rsidR="00C0604A" w:rsidRPr="00355D7C" w:rsidRDefault="00C0604A" w:rsidP="00567B7B">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HERS Rater Company Name:</w:t>
            </w:r>
          </w:p>
          <w:p w14:paraId="14939A2A" w14:textId="77777777" w:rsidR="00C0604A" w:rsidRPr="00355D7C" w:rsidRDefault="00C0604A" w:rsidP="00567B7B">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C0604A" w:rsidRPr="00355D7C" w14:paraId="271D3365" w14:textId="77777777" w:rsidTr="00567B7B">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A5BE254" w14:textId="77777777" w:rsidR="00C0604A" w:rsidRPr="00355D7C" w:rsidRDefault="00C0604A" w:rsidP="00567B7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20696A5" w14:textId="77777777" w:rsidR="00C0604A" w:rsidRPr="00355D7C" w:rsidRDefault="00C0604A" w:rsidP="00567B7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Responsible Rater Signature:</w:t>
            </w:r>
          </w:p>
          <w:p w14:paraId="11CE0186" w14:textId="77777777" w:rsidR="00C0604A" w:rsidRPr="00355D7C" w:rsidRDefault="00C0604A" w:rsidP="00567B7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C0604A" w:rsidRPr="00355D7C" w14:paraId="5161BBE8" w14:textId="77777777" w:rsidTr="00567B7B">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64968A2" w14:textId="77777777" w:rsidR="00C0604A" w:rsidRPr="00355D7C" w:rsidRDefault="00C0604A" w:rsidP="00567B7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93FD881" w14:textId="77777777" w:rsidR="00C0604A" w:rsidRPr="00355D7C" w:rsidRDefault="00C0604A" w:rsidP="00567B7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Date Signed:</w:t>
            </w:r>
          </w:p>
        </w:tc>
      </w:tr>
    </w:tbl>
    <w:p w14:paraId="5F52B844" w14:textId="77777777" w:rsidR="003E0D24" w:rsidRPr="003D714A" w:rsidRDefault="003E0D24" w:rsidP="003E0D24">
      <w:pPr>
        <w:ind w:hanging="677"/>
        <w:rPr>
          <w:rFonts w:asciiTheme="minorHAnsi" w:hAnsiTheme="minorHAnsi"/>
          <w:sz w:val="18"/>
          <w:szCs w:val="18"/>
        </w:rPr>
      </w:pPr>
    </w:p>
    <w:p w14:paraId="5F52B845" w14:textId="77777777" w:rsidR="00811831" w:rsidRPr="003D714A" w:rsidRDefault="00811831" w:rsidP="00136442">
      <w:pPr>
        <w:pStyle w:val="ListParagraph"/>
        <w:autoSpaceDE w:val="0"/>
        <w:autoSpaceDN w:val="0"/>
        <w:adjustRightInd w:val="0"/>
        <w:spacing w:after="120"/>
        <w:ind w:left="270"/>
        <w:contextualSpacing/>
        <w:rPr>
          <w:rFonts w:asciiTheme="minorHAnsi" w:hAnsiTheme="minorHAnsi"/>
          <w:b/>
          <w:sz w:val="18"/>
          <w:szCs w:val="18"/>
        </w:rPr>
      </w:pPr>
    </w:p>
    <w:p w14:paraId="5F52B846" w14:textId="77777777" w:rsidR="00447C24" w:rsidRPr="003D714A" w:rsidRDefault="00447C24" w:rsidP="00136442">
      <w:pPr>
        <w:pStyle w:val="ListParagraph"/>
        <w:autoSpaceDE w:val="0"/>
        <w:autoSpaceDN w:val="0"/>
        <w:adjustRightInd w:val="0"/>
        <w:spacing w:after="120"/>
        <w:ind w:left="270"/>
        <w:contextualSpacing/>
        <w:rPr>
          <w:rFonts w:asciiTheme="minorHAnsi" w:hAnsiTheme="minorHAnsi"/>
          <w:b/>
          <w:sz w:val="18"/>
          <w:szCs w:val="18"/>
        </w:rPr>
      </w:pPr>
    </w:p>
    <w:p w14:paraId="5F52B847" w14:textId="77777777" w:rsidR="00447C24" w:rsidRPr="003D714A" w:rsidRDefault="00447C24" w:rsidP="00136442">
      <w:pPr>
        <w:pStyle w:val="ListParagraph"/>
        <w:autoSpaceDE w:val="0"/>
        <w:autoSpaceDN w:val="0"/>
        <w:adjustRightInd w:val="0"/>
        <w:spacing w:after="120"/>
        <w:ind w:left="270"/>
        <w:contextualSpacing/>
        <w:rPr>
          <w:rFonts w:asciiTheme="minorHAnsi" w:hAnsiTheme="minorHAnsi"/>
          <w:b/>
          <w:sz w:val="18"/>
          <w:szCs w:val="18"/>
        </w:rPr>
      </w:pPr>
    </w:p>
    <w:p w14:paraId="5F52B848" w14:textId="77777777" w:rsidR="009F5631" w:rsidRDefault="009F5631" w:rsidP="00136442">
      <w:pPr>
        <w:pStyle w:val="ListParagraph"/>
        <w:autoSpaceDE w:val="0"/>
        <w:autoSpaceDN w:val="0"/>
        <w:adjustRightInd w:val="0"/>
        <w:spacing w:after="120"/>
        <w:ind w:left="270"/>
        <w:contextualSpacing/>
        <w:rPr>
          <w:rFonts w:asciiTheme="minorHAnsi" w:hAnsiTheme="minorHAnsi"/>
          <w:b/>
          <w:sz w:val="18"/>
          <w:szCs w:val="18"/>
        </w:rPr>
        <w:sectPr w:rsidR="009F5631" w:rsidSect="00C604D1">
          <w:headerReference w:type="even" r:id="rId12"/>
          <w:headerReference w:type="default" r:id="rId13"/>
          <w:footerReference w:type="default" r:id="rId14"/>
          <w:headerReference w:type="first" r:id="rId15"/>
          <w:pgSz w:w="12240" w:h="15840" w:code="1"/>
          <w:pgMar w:top="720" w:right="720" w:bottom="720" w:left="720" w:header="432" w:footer="432" w:gutter="0"/>
          <w:cols w:space="720"/>
          <w:docGrid w:linePitch="272"/>
        </w:sectPr>
      </w:pPr>
    </w:p>
    <w:p w14:paraId="3CB14EAA" w14:textId="55805176" w:rsidR="00D507F0" w:rsidRPr="00151E46" w:rsidRDefault="00D507F0" w:rsidP="00D507F0">
      <w:pPr>
        <w:jc w:val="center"/>
        <w:rPr>
          <w:rFonts w:ascii="Calibri" w:hAnsi="Calibri" w:cs="Calibri"/>
          <w:b/>
        </w:rPr>
      </w:pPr>
      <w:r>
        <w:rPr>
          <w:rFonts w:ascii="Calibri" w:hAnsi="Calibri" w:cs="Calibri"/>
          <w:b/>
        </w:rPr>
        <w:lastRenderedPageBreak/>
        <w:t>CF3</w:t>
      </w:r>
      <w:r w:rsidRPr="00151E46">
        <w:rPr>
          <w:rFonts w:ascii="Calibri" w:hAnsi="Calibri" w:cs="Calibri"/>
          <w:b/>
        </w:rPr>
        <w:t>R-ENV-21 User Instructions</w:t>
      </w:r>
    </w:p>
    <w:p w14:paraId="7923A04D" w14:textId="77777777" w:rsidR="00D507F0" w:rsidRDefault="00D507F0" w:rsidP="00D507F0">
      <w:pPr>
        <w:jc w:val="center"/>
        <w:rPr>
          <w:rFonts w:ascii="Calibri" w:hAnsi="Calibri" w:cs="Calibri"/>
        </w:rPr>
      </w:pPr>
    </w:p>
    <w:p w14:paraId="66C9B44A" w14:textId="77777777" w:rsidR="00D507F0" w:rsidRDefault="00D507F0" w:rsidP="00D507F0">
      <w:pPr>
        <w:rPr>
          <w:rFonts w:ascii="Calibri" w:hAnsi="Calibri" w:cs="Calibri"/>
        </w:rPr>
      </w:pPr>
      <w:r>
        <w:rPr>
          <w:rFonts w:ascii="Calibri" w:hAnsi="Calibri" w:cs="Calibri"/>
        </w:rPr>
        <w:t>Quality Insulation Installation (QII) applies to the entire building (roof/ceiling, walls, and floor) for new construction and requires field verification by a third-party HERS Rater. For Alterations to existing buildings, compliance credit can only be taken when the “existing, plus addition, plus alteration” approach is used, but credit will only apply to the new surfaces in the new zone.</w:t>
      </w:r>
    </w:p>
    <w:p w14:paraId="631660B5" w14:textId="77777777" w:rsidR="00D507F0" w:rsidRDefault="00D507F0" w:rsidP="00D507F0">
      <w:pPr>
        <w:jc w:val="center"/>
        <w:rPr>
          <w:rFonts w:ascii="Calibri" w:hAnsi="Calibri" w:cs="Calibri"/>
        </w:rPr>
      </w:pPr>
    </w:p>
    <w:p w14:paraId="6C88FA2F" w14:textId="77777777" w:rsidR="00D507F0" w:rsidRPr="00151E46" w:rsidRDefault="00D507F0" w:rsidP="00D507F0">
      <w:pPr>
        <w:rPr>
          <w:rFonts w:ascii="Calibri" w:hAnsi="Calibri" w:cs="Calibri"/>
          <w:b/>
        </w:rPr>
      </w:pPr>
      <w:r w:rsidRPr="00151E46">
        <w:rPr>
          <w:rFonts w:ascii="Calibri" w:hAnsi="Calibri" w:cs="Calibri"/>
          <w:b/>
        </w:rPr>
        <w:t>A. Air Barrier Materials</w:t>
      </w:r>
    </w:p>
    <w:p w14:paraId="5DF2D5A2" w14:textId="08401908" w:rsidR="00D507F0" w:rsidRDefault="00E971D9" w:rsidP="00D507F0">
      <w:pPr>
        <w:pStyle w:val="ListParagraph"/>
        <w:numPr>
          <w:ilvl w:val="0"/>
          <w:numId w:val="58"/>
        </w:numPr>
        <w:rPr>
          <w:rFonts w:ascii="Calibri" w:hAnsi="Calibri" w:cs="Calibri"/>
        </w:rPr>
      </w:pPr>
      <w:r>
        <w:rPr>
          <w:rFonts w:ascii="Calibri" w:hAnsi="Calibri" w:cs="Calibri"/>
        </w:rPr>
        <w:t xml:space="preserve">Method of Compliance: </w:t>
      </w:r>
      <w:r w:rsidR="00D507F0">
        <w:rPr>
          <w:rFonts w:ascii="Calibri" w:hAnsi="Calibri" w:cs="Calibri"/>
        </w:rPr>
        <w:t xml:space="preserve">Using the </w:t>
      </w:r>
      <w:proofErr w:type="gramStart"/>
      <w:r w:rsidR="00D507F0">
        <w:rPr>
          <w:rFonts w:ascii="Calibri" w:hAnsi="Calibri" w:cs="Calibri"/>
        </w:rPr>
        <w:t>drop down</w:t>
      </w:r>
      <w:proofErr w:type="gramEnd"/>
      <w:r w:rsidR="00D507F0">
        <w:rPr>
          <w:rFonts w:ascii="Calibri" w:hAnsi="Calibri" w:cs="Calibri"/>
        </w:rPr>
        <w:t xml:space="preserve"> menu, indicate which method is being used to comply with the continuous air barrier requirements [e.g., Method 1 (Individual Materials), Method 2 (Assemblies of Materials), Method 3 (Complete Building)].</w:t>
      </w:r>
    </w:p>
    <w:p w14:paraId="2412F97E" w14:textId="0FE22028" w:rsidR="00E971D9" w:rsidRDefault="00E971D9" w:rsidP="00D507F0">
      <w:pPr>
        <w:pStyle w:val="ListParagraph"/>
        <w:numPr>
          <w:ilvl w:val="0"/>
          <w:numId w:val="58"/>
        </w:numPr>
        <w:rPr>
          <w:rFonts w:ascii="Calibri" w:hAnsi="Calibri" w:cs="Calibri"/>
        </w:rPr>
      </w:pPr>
      <w:r>
        <w:rPr>
          <w:rFonts w:ascii="Calibri" w:hAnsi="Calibri" w:cs="Calibri"/>
        </w:rPr>
        <w:t>Verification Status: HERS Rater to select from list:</w:t>
      </w:r>
    </w:p>
    <w:p w14:paraId="70F8620A" w14:textId="5C5E2B55" w:rsidR="00E971D9" w:rsidRDefault="00E971D9" w:rsidP="00A6090E">
      <w:pPr>
        <w:pStyle w:val="ListParagraph"/>
        <w:numPr>
          <w:ilvl w:val="1"/>
          <w:numId w:val="58"/>
        </w:numPr>
        <w:rPr>
          <w:rFonts w:ascii="Calibri" w:hAnsi="Calibri" w:cs="Calibri"/>
        </w:rPr>
      </w:pPr>
      <w:r>
        <w:rPr>
          <w:rFonts w:ascii="Calibri" w:hAnsi="Calibri" w:cs="Calibri"/>
        </w:rPr>
        <w:t>Pass – all applicable requirements are met.</w:t>
      </w:r>
    </w:p>
    <w:p w14:paraId="23B13A11" w14:textId="7C2B2600" w:rsidR="00E971D9" w:rsidRDefault="00E971D9" w:rsidP="00A6090E">
      <w:pPr>
        <w:pStyle w:val="ListParagraph"/>
        <w:numPr>
          <w:ilvl w:val="1"/>
          <w:numId w:val="58"/>
        </w:numPr>
        <w:rPr>
          <w:rFonts w:ascii="Calibri" w:hAnsi="Calibri" w:cs="Calibri"/>
        </w:rPr>
      </w:pPr>
      <w:r>
        <w:rPr>
          <w:rFonts w:ascii="Calibri" w:hAnsi="Calibri" w:cs="Calibri"/>
        </w:rPr>
        <w:t>Fail – one or more applicable requirements are not met. Rater must enter reason for failure in correction notes field below.</w:t>
      </w:r>
    </w:p>
    <w:p w14:paraId="1E5DB9D3" w14:textId="58B5BEA0" w:rsidR="00E971D9" w:rsidRDefault="00E971D9" w:rsidP="00A6090E">
      <w:pPr>
        <w:pStyle w:val="ListParagraph"/>
        <w:numPr>
          <w:ilvl w:val="1"/>
          <w:numId w:val="58"/>
        </w:numPr>
        <w:rPr>
          <w:rFonts w:ascii="Calibri" w:hAnsi="Calibri" w:cs="Calibri"/>
        </w:rPr>
      </w:pPr>
      <w:r>
        <w:rPr>
          <w:rFonts w:ascii="Calibri" w:hAnsi="Calibri" w:cs="Calibri"/>
        </w:rPr>
        <w:t>All N/A – This entire table is not applicable.</w:t>
      </w:r>
    </w:p>
    <w:p w14:paraId="4F5EDBFD" w14:textId="51C5CCC2" w:rsidR="00E971D9" w:rsidRPr="00151E46" w:rsidRDefault="00E971D9" w:rsidP="00E971D9">
      <w:pPr>
        <w:pStyle w:val="ListParagraph"/>
        <w:numPr>
          <w:ilvl w:val="0"/>
          <w:numId w:val="58"/>
        </w:numPr>
        <w:rPr>
          <w:rFonts w:ascii="Calibri" w:hAnsi="Calibri" w:cs="Calibri"/>
        </w:rPr>
      </w:pPr>
      <w:r>
        <w:rPr>
          <w:rFonts w:ascii="Calibri" w:hAnsi="Calibri" w:cs="Calibri"/>
        </w:rPr>
        <w:t>Correction Notes: Rater must enter the reason for failure.</w:t>
      </w:r>
    </w:p>
    <w:p w14:paraId="47FA8BBB" w14:textId="77777777" w:rsidR="00D507F0" w:rsidRDefault="00D507F0" w:rsidP="00D507F0">
      <w:pPr>
        <w:rPr>
          <w:rFonts w:ascii="Calibri" w:hAnsi="Calibri" w:cs="Calibri"/>
        </w:rPr>
      </w:pPr>
    </w:p>
    <w:p w14:paraId="71CF63A4" w14:textId="77777777" w:rsidR="00D507F0" w:rsidRPr="00151E46" w:rsidRDefault="00D507F0" w:rsidP="00D507F0">
      <w:pPr>
        <w:rPr>
          <w:rFonts w:ascii="Calibri" w:hAnsi="Calibri" w:cs="Calibri"/>
          <w:b/>
        </w:rPr>
      </w:pPr>
      <w:r w:rsidRPr="00151E46">
        <w:rPr>
          <w:rFonts w:ascii="Calibri" w:hAnsi="Calibri" w:cs="Calibri"/>
          <w:b/>
        </w:rPr>
        <w:t>B. Raised Floor Adjacent to Unconditioned Space or Separate Dwelling Unit</w:t>
      </w:r>
    </w:p>
    <w:p w14:paraId="361B4E54" w14:textId="77777777" w:rsidR="00E971D9" w:rsidRDefault="00E971D9" w:rsidP="00A6090E">
      <w:pPr>
        <w:pStyle w:val="ListParagraph"/>
        <w:numPr>
          <w:ilvl w:val="0"/>
          <w:numId w:val="58"/>
        </w:numPr>
        <w:rPr>
          <w:rFonts w:ascii="Calibri" w:hAnsi="Calibri" w:cs="Calibri"/>
        </w:rPr>
      </w:pPr>
      <w:r>
        <w:rPr>
          <w:rFonts w:ascii="Calibri" w:hAnsi="Calibri" w:cs="Calibri"/>
        </w:rPr>
        <w:t>Verification Status: HERS Rater to select from list:</w:t>
      </w:r>
    </w:p>
    <w:p w14:paraId="5098B1AC" w14:textId="77777777" w:rsidR="00E971D9" w:rsidRDefault="00E971D9" w:rsidP="00E971D9">
      <w:pPr>
        <w:pStyle w:val="ListParagraph"/>
        <w:numPr>
          <w:ilvl w:val="1"/>
          <w:numId w:val="59"/>
        </w:numPr>
        <w:rPr>
          <w:rFonts w:ascii="Calibri" w:hAnsi="Calibri" w:cs="Calibri"/>
        </w:rPr>
      </w:pPr>
      <w:r>
        <w:rPr>
          <w:rFonts w:ascii="Calibri" w:hAnsi="Calibri" w:cs="Calibri"/>
        </w:rPr>
        <w:t>Pass – all applicable requirements are met.</w:t>
      </w:r>
    </w:p>
    <w:p w14:paraId="0CE5066E" w14:textId="77777777" w:rsidR="00E971D9" w:rsidRDefault="00E971D9" w:rsidP="00E971D9">
      <w:pPr>
        <w:pStyle w:val="ListParagraph"/>
        <w:numPr>
          <w:ilvl w:val="1"/>
          <w:numId w:val="59"/>
        </w:numPr>
        <w:rPr>
          <w:rFonts w:ascii="Calibri" w:hAnsi="Calibri" w:cs="Calibri"/>
        </w:rPr>
      </w:pPr>
      <w:r>
        <w:rPr>
          <w:rFonts w:ascii="Calibri" w:hAnsi="Calibri" w:cs="Calibri"/>
        </w:rPr>
        <w:t>Fail – one or more applicable requirements are not met. Rater must enter reason for failure in correction notes field below.</w:t>
      </w:r>
    </w:p>
    <w:p w14:paraId="49344F80" w14:textId="77777777" w:rsidR="00E971D9" w:rsidRDefault="00E971D9" w:rsidP="00E971D9">
      <w:pPr>
        <w:pStyle w:val="ListParagraph"/>
        <w:numPr>
          <w:ilvl w:val="1"/>
          <w:numId w:val="59"/>
        </w:numPr>
        <w:rPr>
          <w:rFonts w:ascii="Calibri" w:hAnsi="Calibri" w:cs="Calibri"/>
        </w:rPr>
      </w:pPr>
      <w:r>
        <w:rPr>
          <w:rFonts w:ascii="Calibri" w:hAnsi="Calibri" w:cs="Calibri"/>
        </w:rPr>
        <w:t>All N/A – This entire table is not applicable.</w:t>
      </w:r>
    </w:p>
    <w:p w14:paraId="76DABB69" w14:textId="77777777" w:rsidR="00E971D9" w:rsidRPr="00151E46" w:rsidRDefault="00E971D9" w:rsidP="00A6090E">
      <w:pPr>
        <w:pStyle w:val="ListParagraph"/>
        <w:numPr>
          <w:ilvl w:val="0"/>
          <w:numId w:val="58"/>
        </w:numPr>
        <w:rPr>
          <w:rFonts w:ascii="Calibri" w:hAnsi="Calibri" w:cs="Calibri"/>
        </w:rPr>
      </w:pPr>
      <w:r>
        <w:rPr>
          <w:rFonts w:ascii="Calibri" w:hAnsi="Calibri" w:cs="Calibri"/>
        </w:rPr>
        <w:t>Correction Notes: Rater must enter the reason for failure.</w:t>
      </w:r>
    </w:p>
    <w:p w14:paraId="5E39074D" w14:textId="77777777" w:rsidR="00D507F0" w:rsidRDefault="00D507F0" w:rsidP="00D507F0">
      <w:pPr>
        <w:rPr>
          <w:rFonts w:ascii="Calibri" w:hAnsi="Calibri" w:cs="Calibri"/>
        </w:rPr>
      </w:pPr>
    </w:p>
    <w:p w14:paraId="4CDA0284" w14:textId="77777777" w:rsidR="00D507F0" w:rsidRPr="00151E46" w:rsidRDefault="00D507F0" w:rsidP="00D507F0">
      <w:pPr>
        <w:rPr>
          <w:rFonts w:ascii="Calibri" w:hAnsi="Calibri" w:cs="Calibri"/>
          <w:b/>
        </w:rPr>
      </w:pPr>
      <w:r w:rsidRPr="00151E46">
        <w:rPr>
          <w:rFonts w:ascii="Calibri" w:hAnsi="Calibri" w:cs="Calibri"/>
          <w:b/>
        </w:rPr>
        <w:t>C. Walls Adjacent to Unconditioned Space</w:t>
      </w:r>
    </w:p>
    <w:p w14:paraId="65E6E9E1" w14:textId="77777777" w:rsidR="00E971D9" w:rsidRDefault="00E971D9" w:rsidP="00A6090E">
      <w:pPr>
        <w:pStyle w:val="ListParagraph"/>
        <w:numPr>
          <w:ilvl w:val="0"/>
          <w:numId w:val="61"/>
        </w:numPr>
        <w:rPr>
          <w:rFonts w:ascii="Calibri" w:hAnsi="Calibri" w:cs="Calibri"/>
        </w:rPr>
      </w:pPr>
      <w:r>
        <w:rPr>
          <w:rFonts w:ascii="Calibri" w:hAnsi="Calibri" w:cs="Calibri"/>
        </w:rPr>
        <w:t>Verification Status: HERS Rater to select from list:</w:t>
      </w:r>
    </w:p>
    <w:p w14:paraId="66A73899" w14:textId="77777777" w:rsidR="00E971D9" w:rsidRDefault="00E971D9" w:rsidP="00A6090E">
      <w:pPr>
        <w:pStyle w:val="ListParagraph"/>
        <w:numPr>
          <w:ilvl w:val="1"/>
          <w:numId w:val="61"/>
        </w:numPr>
        <w:rPr>
          <w:rFonts w:ascii="Calibri" w:hAnsi="Calibri" w:cs="Calibri"/>
        </w:rPr>
      </w:pPr>
      <w:r>
        <w:rPr>
          <w:rFonts w:ascii="Calibri" w:hAnsi="Calibri" w:cs="Calibri"/>
        </w:rPr>
        <w:t>Pass – all applicable requirements are met.</w:t>
      </w:r>
    </w:p>
    <w:p w14:paraId="383339F2" w14:textId="77777777" w:rsidR="00E971D9" w:rsidRDefault="00E971D9" w:rsidP="00A6090E">
      <w:pPr>
        <w:pStyle w:val="ListParagraph"/>
        <w:numPr>
          <w:ilvl w:val="1"/>
          <w:numId w:val="61"/>
        </w:numPr>
        <w:rPr>
          <w:rFonts w:ascii="Calibri" w:hAnsi="Calibri" w:cs="Calibri"/>
        </w:rPr>
      </w:pPr>
      <w:r>
        <w:rPr>
          <w:rFonts w:ascii="Calibri" w:hAnsi="Calibri" w:cs="Calibri"/>
        </w:rPr>
        <w:t>Fail – one or more applicable requirements are not met. Rater must enter reason for failure in correction notes field below.</w:t>
      </w:r>
    </w:p>
    <w:p w14:paraId="2042D621" w14:textId="77777777" w:rsidR="00E971D9" w:rsidRDefault="00E971D9" w:rsidP="00A6090E">
      <w:pPr>
        <w:pStyle w:val="ListParagraph"/>
        <w:numPr>
          <w:ilvl w:val="1"/>
          <w:numId w:val="61"/>
        </w:numPr>
        <w:rPr>
          <w:rFonts w:ascii="Calibri" w:hAnsi="Calibri" w:cs="Calibri"/>
        </w:rPr>
      </w:pPr>
      <w:r>
        <w:rPr>
          <w:rFonts w:ascii="Calibri" w:hAnsi="Calibri" w:cs="Calibri"/>
        </w:rPr>
        <w:t>All N/A – This entire table is not applicable.</w:t>
      </w:r>
    </w:p>
    <w:p w14:paraId="3F1D61F7" w14:textId="77777777" w:rsidR="00E971D9" w:rsidRPr="00151E46" w:rsidRDefault="00E971D9" w:rsidP="00A6090E">
      <w:pPr>
        <w:pStyle w:val="ListParagraph"/>
        <w:numPr>
          <w:ilvl w:val="0"/>
          <w:numId w:val="61"/>
        </w:numPr>
        <w:rPr>
          <w:rFonts w:ascii="Calibri" w:hAnsi="Calibri" w:cs="Calibri"/>
        </w:rPr>
      </w:pPr>
      <w:r>
        <w:rPr>
          <w:rFonts w:ascii="Calibri" w:hAnsi="Calibri" w:cs="Calibri"/>
        </w:rPr>
        <w:t>Correction Notes: Rater must enter the reason for failure.</w:t>
      </w:r>
    </w:p>
    <w:p w14:paraId="19C7676F" w14:textId="77777777" w:rsidR="00D507F0" w:rsidRDefault="00D507F0" w:rsidP="00D507F0">
      <w:pPr>
        <w:rPr>
          <w:rFonts w:ascii="Calibri" w:hAnsi="Calibri" w:cs="Calibri"/>
        </w:rPr>
      </w:pPr>
    </w:p>
    <w:p w14:paraId="1861AD2A" w14:textId="3235A6C0" w:rsidR="00E971D9" w:rsidRPr="00151E46" w:rsidRDefault="00D507F0" w:rsidP="00D507F0">
      <w:pPr>
        <w:rPr>
          <w:rFonts w:ascii="Calibri" w:hAnsi="Calibri" w:cs="Calibri"/>
          <w:b/>
        </w:rPr>
      </w:pPr>
      <w:r w:rsidRPr="00151E46">
        <w:rPr>
          <w:rFonts w:ascii="Calibri" w:hAnsi="Calibri" w:cs="Calibri"/>
          <w:b/>
        </w:rPr>
        <w:t>D. Ceiling Air Barrier Adjacent to Unconditioned Space</w:t>
      </w:r>
    </w:p>
    <w:p w14:paraId="61ED2DAE" w14:textId="77777777" w:rsidR="00E971D9" w:rsidRDefault="00E971D9" w:rsidP="00A6090E">
      <w:pPr>
        <w:pStyle w:val="ListParagraph"/>
        <w:numPr>
          <w:ilvl w:val="0"/>
          <w:numId w:val="63"/>
        </w:numPr>
        <w:rPr>
          <w:rFonts w:ascii="Calibri" w:hAnsi="Calibri" w:cs="Calibri"/>
        </w:rPr>
      </w:pPr>
      <w:r>
        <w:rPr>
          <w:rFonts w:ascii="Calibri" w:hAnsi="Calibri" w:cs="Calibri"/>
        </w:rPr>
        <w:t>Verification Status: HERS Rater to select from list:</w:t>
      </w:r>
    </w:p>
    <w:p w14:paraId="62FE6512" w14:textId="77777777" w:rsidR="00E971D9" w:rsidRDefault="00E971D9" w:rsidP="00A6090E">
      <w:pPr>
        <w:pStyle w:val="ListParagraph"/>
        <w:numPr>
          <w:ilvl w:val="1"/>
          <w:numId w:val="63"/>
        </w:numPr>
        <w:rPr>
          <w:rFonts w:ascii="Calibri" w:hAnsi="Calibri" w:cs="Calibri"/>
        </w:rPr>
      </w:pPr>
      <w:r>
        <w:rPr>
          <w:rFonts w:ascii="Calibri" w:hAnsi="Calibri" w:cs="Calibri"/>
        </w:rPr>
        <w:t>Pass – all applicable requirements are met.</w:t>
      </w:r>
    </w:p>
    <w:p w14:paraId="54783CDA" w14:textId="77777777" w:rsidR="00E971D9" w:rsidRDefault="00E971D9" w:rsidP="00A6090E">
      <w:pPr>
        <w:pStyle w:val="ListParagraph"/>
        <w:numPr>
          <w:ilvl w:val="1"/>
          <w:numId w:val="63"/>
        </w:numPr>
        <w:rPr>
          <w:rFonts w:ascii="Calibri" w:hAnsi="Calibri" w:cs="Calibri"/>
        </w:rPr>
      </w:pPr>
      <w:r>
        <w:rPr>
          <w:rFonts w:ascii="Calibri" w:hAnsi="Calibri" w:cs="Calibri"/>
        </w:rPr>
        <w:t>Fail – one or more applicable requirements are not met. Rater must enter reason for failure in correction notes field below.</w:t>
      </w:r>
    </w:p>
    <w:p w14:paraId="23C364D1" w14:textId="77777777" w:rsidR="00E971D9" w:rsidRDefault="00E971D9" w:rsidP="00A6090E">
      <w:pPr>
        <w:pStyle w:val="ListParagraph"/>
        <w:numPr>
          <w:ilvl w:val="1"/>
          <w:numId w:val="63"/>
        </w:numPr>
        <w:rPr>
          <w:rFonts w:ascii="Calibri" w:hAnsi="Calibri" w:cs="Calibri"/>
        </w:rPr>
      </w:pPr>
      <w:r>
        <w:rPr>
          <w:rFonts w:ascii="Calibri" w:hAnsi="Calibri" w:cs="Calibri"/>
        </w:rPr>
        <w:t>All N/A – This entire table is not applicable.</w:t>
      </w:r>
    </w:p>
    <w:p w14:paraId="19FF75CD" w14:textId="77777777" w:rsidR="00E971D9" w:rsidRPr="00151E46" w:rsidRDefault="00E971D9" w:rsidP="00A6090E">
      <w:pPr>
        <w:pStyle w:val="ListParagraph"/>
        <w:numPr>
          <w:ilvl w:val="0"/>
          <w:numId w:val="63"/>
        </w:numPr>
        <w:rPr>
          <w:rFonts w:ascii="Calibri" w:hAnsi="Calibri" w:cs="Calibri"/>
        </w:rPr>
      </w:pPr>
      <w:r>
        <w:rPr>
          <w:rFonts w:ascii="Calibri" w:hAnsi="Calibri" w:cs="Calibri"/>
        </w:rPr>
        <w:t>Correction Notes: Rater must enter the reason for failure.</w:t>
      </w:r>
    </w:p>
    <w:p w14:paraId="10ED87F7" w14:textId="77777777" w:rsidR="00D507F0" w:rsidRDefault="00D507F0" w:rsidP="00D507F0">
      <w:pPr>
        <w:rPr>
          <w:rFonts w:ascii="Calibri" w:hAnsi="Calibri" w:cs="Calibri"/>
        </w:rPr>
      </w:pPr>
    </w:p>
    <w:p w14:paraId="0385C32F" w14:textId="77777777" w:rsidR="00D507F0" w:rsidRPr="00151E46" w:rsidRDefault="00D507F0" w:rsidP="00D507F0">
      <w:pPr>
        <w:rPr>
          <w:rFonts w:ascii="Calibri" w:hAnsi="Calibri" w:cs="Calibri"/>
          <w:b/>
        </w:rPr>
      </w:pPr>
      <w:r w:rsidRPr="00151E46">
        <w:rPr>
          <w:rFonts w:ascii="Calibri" w:hAnsi="Calibri" w:cs="Calibri"/>
          <w:b/>
        </w:rPr>
        <w:t>E. Roof Air Barrier – Unvented Attics Adjacent to Unconditioned Space</w:t>
      </w:r>
    </w:p>
    <w:p w14:paraId="76782692" w14:textId="77777777" w:rsidR="00E971D9" w:rsidRDefault="00E971D9" w:rsidP="00A6090E">
      <w:pPr>
        <w:pStyle w:val="ListParagraph"/>
        <w:numPr>
          <w:ilvl w:val="0"/>
          <w:numId w:val="65"/>
        </w:numPr>
        <w:rPr>
          <w:rFonts w:ascii="Calibri" w:hAnsi="Calibri" w:cs="Calibri"/>
        </w:rPr>
      </w:pPr>
      <w:r>
        <w:rPr>
          <w:rFonts w:ascii="Calibri" w:hAnsi="Calibri" w:cs="Calibri"/>
        </w:rPr>
        <w:t>Verification Status: HERS Rater to select from list:</w:t>
      </w:r>
    </w:p>
    <w:p w14:paraId="7A6CAF2A" w14:textId="77777777" w:rsidR="00E971D9" w:rsidRDefault="00E971D9" w:rsidP="00A6090E">
      <w:pPr>
        <w:pStyle w:val="ListParagraph"/>
        <w:numPr>
          <w:ilvl w:val="1"/>
          <w:numId w:val="65"/>
        </w:numPr>
        <w:rPr>
          <w:rFonts w:ascii="Calibri" w:hAnsi="Calibri" w:cs="Calibri"/>
        </w:rPr>
      </w:pPr>
      <w:r>
        <w:rPr>
          <w:rFonts w:ascii="Calibri" w:hAnsi="Calibri" w:cs="Calibri"/>
        </w:rPr>
        <w:t>Pass – all applicable requirements are met.</w:t>
      </w:r>
    </w:p>
    <w:p w14:paraId="3688CF7A" w14:textId="77777777" w:rsidR="00E971D9" w:rsidRDefault="00E971D9" w:rsidP="00A6090E">
      <w:pPr>
        <w:pStyle w:val="ListParagraph"/>
        <w:numPr>
          <w:ilvl w:val="1"/>
          <w:numId w:val="65"/>
        </w:numPr>
        <w:rPr>
          <w:rFonts w:ascii="Calibri" w:hAnsi="Calibri" w:cs="Calibri"/>
        </w:rPr>
      </w:pPr>
      <w:r>
        <w:rPr>
          <w:rFonts w:ascii="Calibri" w:hAnsi="Calibri" w:cs="Calibri"/>
        </w:rPr>
        <w:t>Fail – one or more applicable requirements are not met. Rater must enter reason for failure in correction notes field below.</w:t>
      </w:r>
    </w:p>
    <w:p w14:paraId="398C407B" w14:textId="77777777" w:rsidR="00E971D9" w:rsidRDefault="00E971D9" w:rsidP="00A6090E">
      <w:pPr>
        <w:pStyle w:val="ListParagraph"/>
        <w:numPr>
          <w:ilvl w:val="1"/>
          <w:numId w:val="65"/>
        </w:numPr>
        <w:rPr>
          <w:rFonts w:ascii="Calibri" w:hAnsi="Calibri" w:cs="Calibri"/>
        </w:rPr>
      </w:pPr>
      <w:r>
        <w:rPr>
          <w:rFonts w:ascii="Calibri" w:hAnsi="Calibri" w:cs="Calibri"/>
        </w:rPr>
        <w:t>All N/A – This entire table is not applicable.</w:t>
      </w:r>
    </w:p>
    <w:p w14:paraId="54927B42" w14:textId="77777777" w:rsidR="00E971D9" w:rsidRPr="00151E46" w:rsidRDefault="00E971D9" w:rsidP="00A6090E">
      <w:pPr>
        <w:pStyle w:val="ListParagraph"/>
        <w:numPr>
          <w:ilvl w:val="0"/>
          <w:numId w:val="65"/>
        </w:numPr>
        <w:rPr>
          <w:rFonts w:ascii="Calibri" w:hAnsi="Calibri" w:cs="Calibri"/>
        </w:rPr>
      </w:pPr>
      <w:r>
        <w:rPr>
          <w:rFonts w:ascii="Calibri" w:hAnsi="Calibri" w:cs="Calibri"/>
        </w:rPr>
        <w:t>Correction Notes: Rater must enter the reason for failure.</w:t>
      </w:r>
    </w:p>
    <w:p w14:paraId="62598A10" w14:textId="77777777" w:rsidR="00D507F0" w:rsidRDefault="00D507F0" w:rsidP="00D507F0">
      <w:pPr>
        <w:rPr>
          <w:rFonts w:ascii="Calibri" w:hAnsi="Calibri" w:cs="Calibri"/>
        </w:rPr>
      </w:pPr>
    </w:p>
    <w:p w14:paraId="20128146" w14:textId="77777777" w:rsidR="00D507F0" w:rsidRPr="00151E46" w:rsidRDefault="00D507F0" w:rsidP="00D507F0">
      <w:pPr>
        <w:rPr>
          <w:rFonts w:ascii="Calibri" w:hAnsi="Calibri" w:cs="Calibri"/>
          <w:b/>
        </w:rPr>
      </w:pPr>
      <w:r w:rsidRPr="00151E46">
        <w:rPr>
          <w:rFonts w:ascii="Calibri" w:hAnsi="Calibri" w:cs="Calibri"/>
          <w:b/>
        </w:rPr>
        <w:t>F. Conditioned Space Above or Adjacent to Garage Air Barrier</w:t>
      </w:r>
    </w:p>
    <w:p w14:paraId="640335AA" w14:textId="77777777" w:rsidR="00E971D9" w:rsidRDefault="00E971D9" w:rsidP="00A6090E">
      <w:pPr>
        <w:pStyle w:val="ListParagraph"/>
        <w:numPr>
          <w:ilvl w:val="0"/>
          <w:numId w:val="67"/>
        </w:numPr>
        <w:rPr>
          <w:rFonts w:ascii="Calibri" w:hAnsi="Calibri" w:cs="Calibri"/>
        </w:rPr>
      </w:pPr>
      <w:r>
        <w:rPr>
          <w:rFonts w:ascii="Calibri" w:hAnsi="Calibri" w:cs="Calibri"/>
        </w:rPr>
        <w:t>Verification Status: HERS Rater to select from list:</w:t>
      </w:r>
    </w:p>
    <w:p w14:paraId="6A2EA96D" w14:textId="77777777" w:rsidR="00E971D9" w:rsidRDefault="00E971D9" w:rsidP="00A6090E">
      <w:pPr>
        <w:pStyle w:val="ListParagraph"/>
        <w:numPr>
          <w:ilvl w:val="1"/>
          <w:numId w:val="67"/>
        </w:numPr>
        <w:rPr>
          <w:rFonts w:ascii="Calibri" w:hAnsi="Calibri" w:cs="Calibri"/>
        </w:rPr>
      </w:pPr>
      <w:r>
        <w:rPr>
          <w:rFonts w:ascii="Calibri" w:hAnsi="Calibri" w:cs="Calibri"/>
        </w:rPr>
        <w:t>Pass – all applicable requirements are met.</w:t>
      </w:r>
    </w:p>
    <w:p w14:paraId="1B269F4E" w14:textId="77777777" w:rsidR="00E971D9" w:rsidRDefault="00E971D9" w:rsidP="00A6090E">
      <w:pPr>
        <w:pStyle w:val="ListParagraph"/>
        <w:numPr>
          <w:ilvl w:val="1"/>
          <w:numId w:val="67"/>
        </w:numPr>
        <w:rPr>
          <w:rFonts w:ascii="Calibri" w:hAnsi="Calibri" w:cs="Calibri"/>
        </w:rPr>
      </w:pPr>
      <w:r>
        <w:rPr>
          <w:rFonts w:ascii="Calibri" w:hAnsi="Calibri" w:cs="Calibri"/>
        </w:rPr>
        <w:t>Fail – one or more applicable requirements are not met. Rater must enter reason for failure in correction notes field below.</w:t>
      </w:r>
    </w:p>
    <w:p w14:paraId="33BA2B9C" w14:textId="77777777" w:rsidR="00E971D9" w:rsidRDefault="00E971D9" w:rsidP="00A6090E">
      <w:pPr>
        <w:pStyle w:val="ListParagraph"/>
        <w:numPr>
          <w:ilvl w:val="1"/>
          <w:numId w:val="67"/>
        </w:numPr>
        <w:rPr>
          <w:rFonts w:ascii="Calibri" w:hAnsi="Calibri" w:cs="Calibri"/>
        </w:rPr>
      </w:pPr>
      <w:r>
        <w:rPr>
          <w:rFonts w:ascii="Calibri" w:hAnsi="Calibri" w:cs="Calibri"/>
        </w:rPr>
        <w:t>All N/A – This entire table is not applicable.</w:t>
      </w:r>
    </w:p>
    <w:p w14:paraId="0827C2F6" w14:textId="77777777" w:rsidR="00E971D9" w:rsidRPr="00151E46" w:rsidRDefault="00E971D9" w:rsidP="00A6090E">
      <w:pPr>
        <w:pStyle w:val="ListParagraph"/>
        <w:numPr>
          <w:ilvl w:val="0"/>
          <w:numId w:val="67"/>
        </w:numPr>
        <w:rPr>
          <w:rFonts w:ascii="Calibri" w:hAnsi="Calibri" w:cs="Calibri"/>
        </w:rPr>
      </w:pPr>
      <w:r>
        <w:rPr>
          <w:rFonts w:ascii="Calibri" w:hAnsi="Calibri" w:cs="Calibri"/>
        </w:rPr>
        <w:t>Correction Notes: Rater must enter the reason for failure.</w:t>
      </w:r>
    </w:p>
    <w:p w14:paraId="7D0711DA" w14:textId="77777777" w:rsidR="00D507F0" w:rsidRDefault="00D507F0" w:rsidP="00D507F0">
      <w:pPr>
        <w:rPr>
          <w:rFonts w:ascii="Calibri" w:hAnsi="Calibri" w:cs="Calibri"/>
        </w:rPr>
      </w:pPr>
    </w:p>
    <w:p w14:paraId="1344D16F" w14:textId="77777777" w:rsidR="00D507F0" w:rsidRPr="00151E46" w:rsidRDefault="00D507F0" w:rsidP="00D507F0">
      <w:pPr>
        <w:rPr>
          <w:rFonts w:ascii="Calibri" w:hAnsi="Calibri" w:cs="Calibri"/>
          <w:b/>
        </w:rPr>
      </w:pPr>
      <w:r w:rsidRPr="00151E46">
        <w:rPr>
          <w:rFonts w:ascii="Calibri" w:hAnsi="Calibri" w:cs="Calibri"/>
          <w:b/>
        </w:rPr>
        <w:lastRenderedPageBreak/>
        <w:t>G. Cantilevered Floor Air Barrier</w:t>
      </w:r>
    </w:p>
    <w:p w14:paraId="182545EA" w14:textId="77777777" w:rsidR="00E971D9" w:rsidRDefault="00E971D9" w:rsidP="00A6090E">
      <w:pPr>
        <w:pStyle w:val="ListParagraph"/>
        <w:numPr>
          <w:ilvl w:val="0"/>
          <w:numId w:val="69"/>
        </w:numPr>
        <w:rPr>
          <w:rFonts w:ascii="Calibri" w:hAnsi="Calibri" w:cs="Calibri"/>
        </w:rPr>
      </w:pPr>
      <w:r>
        <w:rPr>
          <w:rFonts w:ascii="Calibri" w:hAnsi="Calibri" w:cs="Calibri"/>
        </w:rPr>
        <w:t>Verification Status: HERS Rater to select from list:</w:t>
      </w:r>
    </w:p>
    <w:p w14:paraId="68F7D389" w14:textId="77777777" w:rsidR="00E971D9" w:rsidRDefault="00E971D9" w:rsidP="00A6090E">
      <w:pPr>
        <w:pStyle w:val="ListParagraph"/>
        <w:numPr>
          <w:ilvl w:val="1"/>
          <w:numId w:val="69"/>
        </w:numPr>
        <w:rPr>
          <w:rFonts w:ascii="Calibri" w:hAnsi="Calibri" w:cs="Calibri"/>
        </w:rPr>
      </w:pPr>
      <w:r>
        <w:rPr>
          <w:rFonts w:ascii="Calibri" w:hAnsi="Calibri" w:cs="Calibri"/>
        </w:rPr>
        <w:t>Pass – all applicable requirements are met.</w:t>
      </w:r>
    </w:p>
    <w:p w14:paraId="067B0B16" w14:textId="77777777" w:rsidR="00E971D9" w:rsidRDefault="00E971D9" w:rsidP="00A6090E">
      <w:pPr>
        <w:pStyle w:val="ListParagraph"/>
        <w:numPr>
          <w:ilvl w:val="1"/>
          <w:numId w:val="69"/>
        </w:numPr>
        <w:rPr>
          <w:rFonts w:ascii="Calibri" w:hAnsi="Calibri" w:cs="Calibri"/>
        </w:rPr>
      </w:pPr>
      <w:r>
        <w:rPr>
          <w:rFonts w:ascii="Calibri" w:hAnsi="Calibri" w:cs="Calibri"/>
        </w:rPr>
        <w:t>Fail – one or more applicable requirements are not met. Rater must enter reason for failure in correction notes field below.</w:t>
      </w:r>
    </w:p>
    <w:p w14:paraId="3964F614" w14:textId="77777777" w:rsidR="00E971D9" w:rsidRDefault="00E971D9" w:rsidP="00A6090E">
      <w:pPr>
        <w:pStyle w:val="ListParagraph"/>
        <w:numPr>
          <w:ilvl w:val="1"/>
          <w:numId w:val="69"/>
        </w:numPr>
        <w:rPr>
          <w:rFonts w:ascii="Calibri" w:hAnsi="Calibri" w:cs="Calibri"/>
        </w:rPr>
      </w:pPr>
      <w:r>
        <w:rPr>
          <w:rFonts w:ascii="Calibri" w:hAnsi="Calibri" w:cs="Calibri"/>
        </w:rPr>
        <w:t>All N/A – This entire table is not applicable.</w:t>
      </w:r>
    </w:p>
    <w:p w14:paraId="714121BF" w14:textId="77777777" w:rsidR="00E971D9" w:rsidRPr="00151E46" w:rsidRDefault="00E971D9" w:rsidP="00A6090E">
      <w:pPr>
        <w:pStyle w:val="ListParagraph"/>
        <w:numPr>
          <w:ilvl w:val="0"/>
          <w:numId w:val="69"/>
        </w:numPr>
        <w:rPr>
          <w:rFonts w:ascii="Calibri" w:hAnsi="Calibri" w:cs="Calibri"/>
        </w:rPr>
      </w:pPr>
      <w:r>
        <w:rPr>
          <w:rFonts w:ascii="Calibri" w:hAnsi="Calibri" w:cs="Calibri"/>
        </w:rPr>
        <w:t>Correction Notes: Rater must enter the reason for failure.</w:t>
      </w:r>
    </w:p>
    <w:p w14:paraId="2EE5F737" w14:textId="77777777" w:rsidR="00D507F0" w:rsidRDefault="00D507F0" w:rsidP="00D507F0">
      <w:pPr>
        <w:rPr>
          <w:rFonts w:ascii="Calibri" w:hAnsi="Calibri" w:cs="Calibri"/>
        </w:rPr>
      </w:pPr>
    </w:p>
    <w:p w14:paraId="4749B5E6" w14:textId="77777777" w:rsidR="00D507F0" w:rsidRPr="00151E46" w:rsidRDefault="00D507F0" w:rsidP="00D507F0">
      <w:pPr>
        <w:rPr>
          <w:rFonts w:ascii="Calibri" w:hAnsi="Calibri" w:cs="Calibri"/>
          <w:b/>
        </w:rPr>
      </w:pPr>
      <w:r w:rsidRPr="00151E46">
        <w:rPr>
          <w:rFonts w:ascii="Calibri" w:hAnsi="Calibri" w:cs="Calibri"/>
          <w:b/>
        </w:rPr>
        <w:t>H. Walls for Attached Porch, Attic, Double Wall Air Barrier</w:t>
      </w:r>
    </w:p>
    <w:p w14:paraId="09781636" w14:textId="77777777" w:rsidR="00E971D9" w:rsidRDefault="00E971D9" w:rsidP="00A6090E">
      <w:pPr>
        <w:pStyle w:val="ListParagraph"/>
        <w:numPr>
          <w:ilvl w:val="0"/>
          <w:numId w:val="71"/>
        </w:numPr>
        <w:rPr>
          <w:rFonts w:ascii="Calibri" w:hAnsi="Calibri" w:cs="Calibri"/>
        </w:rPr>
      </w:pPr>
      <w:r>
        <w:rPr>
          <w:rFonts w:ascii="Calibri" w:hAnsi="Calibri" w:cs="Calibri"/>
        </w:rPr>
        <w:t>Verification Status: HERS Rater to select from list:</w:t>
      </w:r>
    </w:p>
    <w:p w14:paraId="5EF8C62B" w14:textId="77777777" w:rsidR="00E971D9" w:rsidRDefault="00E971D9" w:rsidP="00A6090E">
      <w:pPr>
        <w:pStyle w:val="ListParagraph"/>
        <w:numPr>
          <w:ilvl w:val="1"/>
          <w:numId w:val="71"/>
        </w:numPr>
        <w:rPr>
          <w:rFonts w:ascii="Calibri" w:hAnsi="Calibri" w:cs="Calibri"/>
        </w:rPr>
      </w:pPr>
      <w:r>
        <w:rPr>
          <w:rFonts w:ascii="Calibri" w:hAnsi="Calibri" w:cs="Calibri"/>
        </w:rPr>
        <w:t>Pass – all applicable requirements are met.</w:t>
      </w:r>
    </w:p>
    <w:p w14:paraId="08D75470" w14:textId="77777777" w:rsidR="00E971D9" w:rsidRDefault="00E971D9" w:rsidP="00A6090E">
      <w:pPr>
        <w:pStyle w:val="ListParagraph"/>
        <w:numPr>
          <w:ilvl w:val="1"/>
          <w:numId w:val="71"/>
        </w:numPr>
        <w:rPr>
          <w:rFonts w:ascii="Calibri" w:hAnsi="Calibri" w:cs="Calibri"/>
        </w:rPr>
      </w:pPr>
      <w:r>
        <w:rPr>
          <w:rFonts w:ascii="Calibri" w:hAnsi="Calibri" w:cs="Calibri"/>
        </w:rPr>
        <w:t>Fail – one or more applicable requirements are not met. Rater must enter reason for failure in correction notes field below.</w:t>
      </w:r>
    </w:p>
    <w:p w14:paraId="47CF06FB" w14:textId="77777777" w:rsidR="00E971D9" w:rsidRDefault="00E971D9" w:rsidP="00A6090E">
      <w:pPr>
        <w:pStyle w:val="ListParagraph"/>
        <w:numPr>
          <w:ilvl w:val="1"/>
          <w:numId w:val="71"/>
        </w:numPr>
        <w:rPr>
          <w:rFonts w:ascii="Calibri" w:hAnsi="Calibri" w:cs="Calibri"/>
        </w:rPr>
      </w:pPr>
      <w:r>
        <w:rPr>
          <w:rFonts w:ascii="Calibri" w:hAnsi="Calibri" w:cs="Calibri"/>
        </w:rPr>
        <w:t>All N/A – This entire table is not applicable.</w:t>
      </w:r>
    </w:p>
    <w:p w14:paraId="6C4BB129" w14:textId="77777777" w:rsidR="00E971D9" w:rsidRPr="00151E46" w:rsidRDefault="00E971D9" w:rsidP="00A6090E">
      <w:pPr>
        <w:pStyle w:val="ListParagraph"/>
        <w:numPr>
          <w:ilvl w:val="0"/>
          <w:numId w:val="71"/>
        </w:numPr>
        <w:rPr>
          <w:rFonts w:ascii="Calibri" w:hAnsi="Calibri" w:cs="Calibri"/>
        </w:rPr>
      </w:pPr>
      <w:r>
        <w:rPr>
          <w:rFonts w:ascii="Calibri" w:hAnsi="Calibri" w:cs="Calibri"/>
        </w:rPr>
        <w:t>Correction Notes: Rater must enter the reason for failure.</w:t>
      </w:r>
    </w:p>
    <w:p w14:paraId="09577B83" w14:textId="73AF463B" w:rsidR="00D507F0" w:rsidRPr="00151E46" w:rsidDel="00D62D0E" w:rsidRDefault="00D507F0" w:rsidP="00D507F0">
      <w:pPr>
        <w:rPr>
          <w:rFonts w:ascii="Calibri" w:hAnsi="Calibri" w:cs="Calibri"/>
          <w:b/>
        </w:rPr>
      </w:pPr>
      <w:r w:rsidRPr="00151E46" w:rsidDel="00D62D0E">
        <w:rPr>
          <w:rFonts w:ascii="Calibri" w:hAnsi="Calibri" w:cs="Calibri"/>
          <w:b/>
        </w:rPr>
        <w:t>I. Air Barrier in Multifamily Dwellings</w:t>
      </w:r>
    </w:p>
    <w:p w14:paraId="43DF3A64" w14:textId="01785BC3" w:rsidR="00E971D9" w:rsidDel="00D62D0E" w:rsidRDefault="00E971D9" w:rsidP="00A6090E">
      <w:pPr>
        <w:pStyle w:val="ListParagraph"/>
        <w:numPr>
          <w:ilvl w:val="0"/>
          <w:numId w:val="73"/>
        </w:numPr>
        <w:rPr>
          <w:rFonts w:ascii="Calibri" w:hAnsi="Calibri" w:cs="Calibri"/>
        </w:rPr>
      </w:pPr>
      <w:r w:rsidDel="00D62D0E">
        <w:rPr>
          <w:rFonts w:ascii="Calibri" w:hAnsi="Calibri" w:cs="Calibri"/>
        </w:rPr>
        <w:t>Verification Status: HERS Rater to select from list:</w:t>
      </w:r>
    </w:p>
    <w:p w14:paraId="65CFF487" w14:textId="1C490A3C" w:rsidR="00E971D9" w:rsidDel="00D62D0E" w:rsidRDefault="00E971D9" w:rsidP="00A6090E">
      <w:pPr>
        <w:pStyle w:val="ListParagraph"/>
        <w:numPr>
          <w:ilvl w:val="1"/>
          <w:numId w:val="73"/>
        </w:numPr>
        <w:rPr>
          <w:rFonts w:ascii="Calibri" w:hAnsi="Calibri" w:cs="Calibri"/>
        </w:rPr>
      </w:pPr>
      <w:r w:rsidDel="00D62D0E">
        <w:rPr>
          <w:rFonts w:ascii="Calibri" w:hAnsi="Calibri" w:cs="Calibri"/>
        </w:rPr>
        <w:t>Pass – all applicable requirements are met.</w:t>
      </w:r>
    </w:p>
    <w:p w14:paraId="75E4D5F4" w14:textId="469839E2" w:rsidR="00E971D9" w:rsidDel="00D62D0E" w:rsidRDefault="00E971D9" w:rsidP="00A6090E">
      <w:pPr>
        <w:pStyle w:val="ListParagraph"/>
        <w:numPr>
          <w:ilvl w:val="1"/>
          <w:numId w:val="73"/>
        </w:numPr>
        <w:rPr>
          <w:rFonts w:ascii="Calibri" w:hAnsi="Calibri" w:cs="Calibri"/>
        </w:rPr>
      </w:pPr>
      <w:r w:rsidDel="00D62D0E">
        <w:rPr>
          <w:rFonts w:ascii="Calibri" w:hAnsi="Calibri" w:cs="Calibri"/>
        </w:rPr>
        <w:t>Fail – one or more applicable requirements are not met. Rater must enter reason for failure in correction notes field below.</w:t>
      </w:r>
    </w:p>
    <w:p w14:paraId="66F0D598" w14:textId="5C3CABE2" w:rsidR="00E971D9" w:rsidDel="00D62D0E" w:rsidRDefault="00E971D9" w:rsidP="00A6090E">
      <w:pPr>
        <w:pStyle w:val="ListParagraph"/>
        <w:numPr>
          <w:ilvl w:val="1"/>
          <w:numId w:val="73"/>
        </w:numPr>
        <w:rPr>
          <w:rFonts w:ascii="Calibri" w:hAnsi="Calibri" w:cs="Calibri"/>
        </w:rPr>
      </w:pPr>
      <w:r w:rsidDel="00D62D0E">
        <w:rPr>
          <w:rFonts w:ascii="Calibri" w:hAnsi="Calibri" w:cs="Calibri"/>
        </w:rPr>
        <w:t>All N/A – This entire table is not applicable.</w:t>
      </w:r>
    </w:p>
    <w:p w14:paraId="403F0E0C" w14:textId="36F5190C" w:rsidR="00E971D9" w:rsidRPr="00151E46" w:rsidDel="00D62D0E" w:rsidRDefault="00E971D9" w:rsidP="00A6090E">
      <w:pPr>
        <w:pStyle w:val="ListParagraph"/>
        <w:numPr>
          <w:ilvl w:val="0"/>
          <w:numId w:val="73"/>
        </w:numPr>
        <w:rPr>
          <w:rFonts w:ascii="Calibri" w:hAnsi="Calibri" w:cs="Calibri"/>
        </w:rPr>
      </w:pPr>
      <w:r w:rsidDel="00D62D0E">
        <w:rPr>
          <w:rFonts w:ascii="Calibri" w:hAnsi="Calibri" w:cs="Calibri"/>
        </w:rPr>
        <w:t>Correction Notes: Rater must enter the reason for failure.</w:t>
      </w:r>
    </w:p>
    <w:p w14:paraId="745AC14B" w14:textId="77777777" w:rsidR="00D507F0" w:rsidRDefault="00D507F0" w:rsidP="00D507F0">
      <w:pPr>
        <w:rPr>
          <w:rFonts w:ascii="Calibri" w:hAnsi="Calibri" w:cs="Calibri"/>
        </w:rPr>
      </w:pPr>
    </w:p>
    <w:p w14:paraId="58B63D60" w14:textId="4604C134" w:rsidR="00D507F0" w:rsidRPr="00151E46" w:rsidRDefault="00D507F0" w:rsidP="00D507F0">
      <w:pPr>
        <w:rPr>
          <w:rFonts w:ascii="Calibri" w:hAnsi="Calibri" w:cs="Calibri"/>
          <w:b/>
        </w:rPr>
      </w:pPr>
      <w:r w:rsidRPr="00151E46" w:rsidDel="00D62D0E">
        <w:rPr>
          <w:rFonts w:ascii="Calibri" w:hAnsi="Calibri" w:cs="Calibri"/>
          <w:b/>
        </w:rPr>
        <w:t>J</w:t>
      </w:r>
      <w:r w:rsidRPr="00151E46">
        <w:rPr>
          <w:rFonts w:ascii="Calibri" w:hAnsi="Calibri" w:cs="Calibri"/>
          <w:b/>
        </w:rPr>
        <w:t>. Special Requirements for SIPs</w:t>
      </w:r>
    </w:p>
    <w:p w14:paraId="2A4C0D91" w14:textId="77777777" w:rsidR="00E971D9" w:rsidRDefault="00E971D9" w:rsidP="00A6090E">
      <w:pPr>
        <w:pStyle w:val="ListParagraph"/>
        <w:numPr>
          <w:ilvl w:val="0"/>
          <w:numId w:val="75"/>
        </w:numPr>
        <w:rPr>
          <w:rFonts w:ascii="Calibri" w:hAnsi="Calibri" w:cs="Calibri"/>
        </w:rPr>
      </w:pPr>
      <w:r>
        <w:rPr>
          <w:rFonts w:ascii="Calibri" w:hAnsi="Calibri" w:cs="Calibri"/>
        </w:rPr>
        <w:t>Verification Status: HERS Rater to select from list:</w:t>
      </w:r>
    </w:p>
    <w:p w14:paraId="42B14174" w14:textId="77777777" w:rsidR="00E971D9" w:rsidRDefault="00E971D9" w:rsidP="00A6090E">
      <w:pPr>
        <w:pStyle w:val="ListParagraph"/>
        <w:numPr>
          <w:ilvl w:val="1"/>
          <w:numId w:val="75"/>
        </w:numPr>
        <w:rPr>
          <w:rFonts w:ascii="Calibri" w:hAnsi="Calibri" w:cs="Calibri"/>
        </w:rPr>
      </w:pPr>
      <w:r>
        <w:rPr>
          <w:rFonts w:ascii="Calibri" w:hAnsi="Calibri" w:cs="Calibri"/>
        </w:rPr>
        <w:t>Pass – all applicable requirements are met.</w:t>
      </w:r>
    </w:p>
    <w:p w14:paraId="2528C773" w14:textId="77777777" w:rsidR="00E971D9" w:rsidRDefault="00E971D9" w:rsidP="00A6090E">
      <w:pPr>
        <w:pStyle w:val="ListParagraph"/>
        <w:numPr>
          <w:ilvl w:val="1"/>
          <w:numId w:val="75"/>
        </w:numPr>
        <w:rPr>
          <w:rFonts w:ascii="Calibri" w:hAnsi="Calibri" w:cs="Calibri"/>
        </w:rPr>
      </w:pPr>
      <w:r>
        <w:rPr>
          <w:rFonts w:ascii="Calibri" w:hAnsi="Calibri" w:cs="Calibri"/>
        </w:rPr>
        <w:t>Fail – one or more applicable requirements are not met. Rater must enter reason for failure in correction notes field below.</w:t>
      </w:r>
    </w:p>
    <w:p w14:paraId="2878451F" w14:textId="77777777" w:rsidR="00E971D9" w:rsidRDefault="00E971D9" w:rsidP="00A6090E">
      <w:pPr>
        <w:pStyle w:val="ListParagraph"/>
        <w:numPr>
          <w:ilvl w:val="1"/>
          <w:numId w:val="75"/>
        </w:numPr>
        <w:rPr>
          <w:rFonts w:ascii="Calibri" w:hAnsi="Calibri" w:cs="Calibri"/>
        </w:rPr>
      </w:pPr>
      <w:r>
        <w:rPr>
          <w:rFonts w:ascii="Calibri" w:hAnsi="Calibri" w:cs="Calibri"/>
        </w:rPr>
        <w:t>All N/A – This entire table is not applicable.</w:t>
      </w:r>
    </w:p>
    <w:p w14:paraId="29006E89" w14:textId="77777777" w:rsidR="00E971D9" w:rsidRPr="00151E46" w:rsidRDefault="00E971D9" w:rsidP="00A6090E">
      <w:pPr>
        <w:pStyle w:val="ListParagraph"/>
        <w:numPr>
          <w:ilvl w:val="0"/>
          <w:numId w:val="75"/>
        </w:numPr>
        <w:rPr>
          <w:rFonts w:ascii="Calibri" w:hAnsi="Calibri" w:cs="Calibri"/>
        </w:rPr>
      </w:pPr>
      <w:r>
        <w:rPr>
          <w:rFonts w:ascii="Calibri" w:hAnsi="Calibri" w:cs="Calibri"/>
        </w:rPr>
        <w:t>Correction Notes: Rater must enter the reason for failure.</w:t>
      </w:r>
    </w:p>
    <w:p w14:paraId="35DFDA76" w14:textId="77777777" w:rsidR="00D507F0" w:rsidRDefault="00D507F0" w:rsidP="00D507F0">
      <w:pPr>
        <w:rPr>
          <w:rFonts w:ascii="Calibri" w:hAnsi="Calibri" w:cs="Calibri"/>
        </w:rPr>
      </w:pPr>
    </w:p>
    <w:p w14:paraId="67CCB310" w14:textId="253159F1" w:rsidR="00D507F0" w:rsidRPr="00151E46" w:rsidRDefault="00D507F0" w:rsidP="00D507F0">
      <w:pPr>
        <w:rPr>
          <w:rFonts w:ascii="Calibri" w:hAnsi="Calibri" w:cs="Calibri"/>
          <w:b/>
        </w:rPr>
      </w:pPr>
      <w:r w:rsidRPr="00151E46" w:rsidDel="00D62D0E">
        <w:rPr>
          <w:rFonts w:ascii="Calibri" w:hAnsi="Calibri" w:cs="Calibri"/>
          <w:b/>
        </w:rPr>
        <w:t>K</w:t>
      </w:r>
      <w:r w:rsidRPr="00151E46">
        <w:rPr>
          <w:rFonts w:ascii="Calibri" w:hAnsi="Calibri" w:cs="Calibri"/>
          <w:b/>
        </w:rPr>
        <w:t>. Special Requirements for ICF</w:t>
      </w:r>
    </w:p>
    <w:p w14:paraId="51EC23A6" w14:textId="77777777" w:rsidR="00E971D9" w:rsidRDefault="00E971D9" w:rsidP="00A6090E">
      <w:pPr>
        <w:pStyle w:val="ListParagraph"/>
        <w:numPr>
          <w:ilvl w:val="0"/>
          <w:numId w:val="77"/>
        </w:numPr>
        <w:rPr>
          <w:rFonts w:ascii="Calibri" w:hAnsi="Calibri" w:cs="Calibri"/>
        </w:rPr>
      </w:pPr>
      <w:r>
        <w:rPr>
          <w:rFonts w:ascii="Calibri" w:hAnsi="Calibri" w:cs="Calibri"/>
        </w:rPr>
        <w:t>Verification Status: HERS Rater to select from list:</w:t>
      </w:r>
    </w:p>
    <w:p w14:paraId="6B207C4E" w14:textId="77777777" w:rsidR="00E971D9" w:rsidRDefault="00E971D9" w:rsidP="00A6090E">
      <w:pPr>
        <w:pStyle w:val="ListParagraph"/>
        <w:numPr>
          <w:ilvl w:val="1"/>
          <w:numId w:val="77"/>
        </w:numPr>
        <w:rPr>
          <w:rFonts w:ascii="Calibri" w:hAnsi="Calibri" w:cs="Calibri"/>
        </w:rPr>
      </w:pPr>
      <w:r>
        <w:rPr>
          <w:rFonts w:ascii="Calibri" w:hAnsi="Calibri" w:cs="Calibri"/>
        </w:rPr>
        <w:t>Pass – all applicable requirements are met.</w:t>
      </w:r>
    </w:p>
    <w:p w14:paraId="584DB6D8" w14:textId="77777777" w:rsidR="00E971D9" w:rsidRDefault="00E971D9" w:rsidP="00A6090E">
      <w:pPr>
        <w:pStyle w:val="ListParagraph"/>
        <w:numPr>
          <w:ilvl w:val="1"/>
          <w:numId w:val="77"/>
        </w:numPr>
        <w:rPr>
          <w:rFonts w:ascii="Calibri" w:hAnsi="Calibri" w:cs="Calibri"/>
        </w:rPr>
      </w:pPr>
      <w:r>
        <w:rPr>
          <w:rFonts w:ascii="Calibri" w:hAnsi="Calibri" w:cs="Calibri"/>
        </w:rPr>
        <w:t>Fail – one or more applicable requirements are not met. Rater must enter reason for failure in correction notes field below.</w:t>
      </w:r>
    </w:p>
    <w:p w14:paraId="386C55B6" w14:textId="77777777" w:rsidR="00E971D9" w:rsidRDefault="00E971D9" w:rsidP="00A6090E">
      <w:pPr>
        <w:pStyle w:val="ListParagraph"/>
        <w:numPr>
          <w:ilvl w:val="1"/>
          <w:numId w:val="77"/>
        </w:numPr>
        <w:rPr>
          <w:rFonts w:ascii="Calibri" w:hAnsi="Calibri" w:cs="Calibri"/>
        </w:rPr>
      </w:pPr>
      <w:r>
        <w:rPr>
          <w:rFonts w:ascii="Calibri" w:hAnsi="Calibri" w:cs="Calibri"/>
        </w:rPr>
        <w:t>All N/A – This entire table is not applicable.</w:t>
      </w:r>
    </w:p>
    <w:p w14:paraId="2F20E768" w14:textId="77777777" w:rsidR="00E971D9" w:rsidRPr="00151E46" w:rsidRDefault="00E971D9" w:rsidP="00A6090E">
      <w:pPr>
        <w:pStyle w:val="ListParagraph"/>
        <w:numPr>
          <w:ilvl w:val="0"/>
          <w:numId w:val="77"/>
        </w:numPr>
        <w:rPr>
          <w:rFonts w:ascii="Calibri" w:hAnsi="Calibri" w:cs="Calibri"/>
        </w:rPr>
      </w:pPr>
      <w:r>
        <w:rPr>
          <w:rFonts w:ascii="Calibri" w:hAnsi="Calibri" w:cs="Calibri"/>
        </w:rPr>
        <w:t>Correction Notes: Rater must enter the reason for failure.</w:t>
      </w:r>
    </w:p>
    <w:p w14:paraId="750E17EF" w14:textId="77777777" w:rsidR="00131923" w:rsidRDefault="00131923" w:rsidP="00131923"/>
    <w:p w14:paraId="2B0314EA" w14:textId="77777777" w:rsidR="0035122F" w:rsidRPr="00B60FF2" w:rsidRDefault="0035122F" w:rsidP="00131923"/>
    <w:p w14:paraId="5F52B849" w14:textId="77777777" w:rsidR="009F5631" w:rsidRDefault="009F5631" w:rsidP="00136442">
      <w:pPr>
        <w:pStyle w:val="ListParagraph"/>
        <w:autoSpaceDE w:val="0"/>
        <w:autoSpaceDN w:val="0"/>
        <w:adjustRightInd w:val="0"/>
        <w:spacing w:after="120"/>
        <w:ind w:left="270"/>
        <w:contextualSpacing/>
        <w:rPr>
          <w:rFonts w:asciiTheme="minorHAnsi" w:hAnsiTheme="minorHAnsi"/>
          <w:b/>
          <w:sz w:val="18"/>
          <w:szCs w:val="18"/>
        </w:rPr>
        <w:sectPr w:rsidR="009F5631" w:rsidSect="009F5631">
          <w:headerReference w:type="default" r:id="rId16"/>
          <w:footerReference w:type="default" r:id="rId17"/>
          <w:pgSz w:w="12240" w:h="15840" w:code="1"/>
          <w:pgMar w:top="720" w:right="720" w:bottom="720" w:left="720" w:header="180" w:footer="576" w:gutter="0"/>
          <w:pgNumType w:start="1"/>
          <w:cols w:space="720"/>
          <w:docGrid w:linePitch="272"/>
        </w:sectPr>
      </w:pPr>
    </w:p>
    <w:tbl>
      <w:tblPr>
        <w:tblStyle w:val="TableGrid"/>
        <w:tblW w:w="0" w:type="auto"/>
        <w:tblLook w:val="04A0" w:firstRow="1" w:lastRow="0" w:firstColumn="1" w:lastColumn="0" w:noHBand="0" w:noVBand="1"/>
      </w:tblPr>
      <w:tblGrid>
        <w:gridCol w:w="554"/>
        <w:gridCol w:w="2321"/>
        <w:gridCol w:w="7915"/>
      </w:tblGrid>
      <w:tr w:rsidR="009C32B3" w14:paraId="1F65335D" w14:textId="77777777" w:rsidTr="00545ECF">
        <w:tc>
          <w:tcPr>
            <w:tcW w:w="10790" w:type="dxa"/>
            <w:gridSpan w:val="3"/>
          </w:tcPr>
          <w:p w14:paraId="26EE4F4E" w14:textId="77777777" w:rsidR="009C32B3" w:rsidRPr="00A932D7" w:rsidRDefault="009C32B3" w:rsidP="00545ECF">
            <w:pPr>
              <w:rPr>
                <w:rFonts w:asciiTheme="minorHAnsi" w:hAnsiTheme="minorHAnsi"/>
                <w:b/>
                <w:sz w:val="18"/>
                <w:szCs w:val="18"/>
              </w:rPr>
            </w:pPr>
            <w:r w:rsidRPr="00A932D7">
              <w:rPr>
                <w:rFonts w:asciiTheme="minorHAnsi" w:hAnsiTheme="minorHAnsi"/>
                <w:b/>
                <w:sz w:val="18"/>
                <w:szCs w:val="18"/>
              </w:rPr>
              <w:lastRenderedPageBreak/>
              <w:t>A. Air Barrier Materials</w:t>
            </w:r>
          </w:p>
        </w:tc>
      </w:tr>
      <w:tr w:rsidR="009C32B3" w14:paraId="272D3D68" w14:textId="77777777" w:rsidTr="00545ECF">
        <w:tc>
          <w:tcPr>
            <w:tcW w:w="554" w:type="dxa"/>
            <w:vAlign w:val="center"/>
          </w:tcPr>
          <w:p w14:paraId="087029F7" w14:textId="77777777" w:rsidR="009C32B3" w:rsidRDefault="009C32B3" w:rsidP="00545ECF">
            <w:pPr>
              <w:jc w:val="center"/>
              <w:rPr>
                <w:rFonts w:asciiTheme="minorHAnsi" w:hAnsiTheme="minorHAnsi"/>
                <w:sz w:val="18"/>
                <w:szCs w:val="18"/>
              </w:rPr>
            </w:pPr>
            <w:r>
              <w:rPr>
                <w:rFonts w:asciiTheme="minorHAnsi" w:hAnsiTheme="minorHAnsi"/>
                <w:sz w:val="18"/>
                <w:szCs w:val="18"/>
              </w:rPr>
              <w:t>01</w:t>
            </w:r>
          </w:p>
        </w:tc>
        <w:tc>
          <w:tcPr>
            <w:tcW w:w="10236" w:type="dxa"/>
            <w:gridSpan w:val="2"/>
          </w:tcPr>
          <w:p w14:paraId="3C4466EC" w14:textId="0F75A799" w:rsidR="009C32B3" w:rsidRPr="007E74F0" w:rsidRDefault="00E03216" w:rsidP="007E74F0">
            <w:pPr>
              <w:ind w:left="360"/>
              <w:rPr>
                <w:rFonts w:asciiTheme="minorHAnsi" w:hAnsiTheme="minorHAnsi"/>
                <w:sz w:val="18"/>
                <w:szCs w:val="18"/>
              </w:rPr>
            </w:pPr>
            <w:r w:rsidRPr="00856418">
              <w:rPr>
                <w:rFonts w:asciiTheme="minorHAnsi" w:hAnsiTheme="minorHAnsi"/>
                <w:bCs/>
                <w:sz w:val="18"/>
                <w:szCs w:val="18"/>
              </w:rPr>
              <w:t>&lt;&lt;Static Text - see the top&gt;&gt;</w:t>
            </w:r>
          </w:p>
        </w:tc>
      </w:tr>
      <w:tr w:rsidR="009C32B3" w14:paraId="44AC8D7D" w14:textId="77777777" w:rsidTr="00545ECF">
        <w:tc>
          <w:tcPr>
            <w:tcW w:w="554" w:type="dxa"/>
            <w:vAlign w:val="center"/>
          </w:tcPr>
          <w:p w14:paraId="0D99982D" w14:textId="77777777" w:rsidR="009C32B3" w:rsidRDefault="009C32B3" w:rsidP="00545ECF">
            <w:pPr>
              <w:jc w:val="center"/>
              <w:rPr>
                <w:rFonts w:asciiTheme="minorHAnsi" w:hAnsiTheme="minorHAnsi"/>
                <w:sz w:val="18"/>
                <w:szCs w:val="18"/>
              </w:rPr>
            </w:pPr>
            <w:r>
              <w:rPr>
                <w:rFonts w:asciiTheme="minorHAnsi" w:hAnsiTheme="minorHAnsi"/>
                <w:sz w:val="18"/>
                <w:szCs w:val="18"/>
              </w:rPr>
              <w:t>02</w:t>
            </w:r>
          </w:p>
        </w:tc>
        <w:tc>
          <w:tcPr>
            <w:tcW w:w="2321" w:type="dxa"/>
          </w:tcPr>
          <w:p w14:paraId="586F9E35" w14:textId="77777777" w:rsidR="009C32B3" w:rsidRDefault="009C32B3" w:rsidP="00545ECF">
            <w:pPr>
              <w:rPr>
                <w:rFonts w:asciiTheme="minorHAnsi" w:hAnsiTheme="minorHAnsi"/>
                <w:sz w:val="18"/>
                <w:szCs w:val="18"/>
              </w:rPr>
            </w:pPr>
            <w:r>
              <w:rPr>
                <w:rFonts w:asciiTheme="minorHAnsi" w:hAnsiTheme="minorHAnsi"/>
                <w:sz w:val="18"/>
                <w:szCs w:val="18"/>
              </w:rPr>
              <w:t>Method of Compliance</w:t>
            </w:r>
          </w:p>
        </w:tc>
        <w:tc>
          <w:tcPr>
            <w:tcW w:w="7915" w:type="dxa"/>
          </w:tcPr>
          <w:p w14:paraId="41318CE1" w14:textId="77777777" w:rsidR="00BD2123" w:rsidRDefault="00BD2123" w:rsidP="00BD2123">
            <w:pPr>
              <w:rPr>
                <w:rFonts w:asciiTheme="minorHAnsi" w:hAnsiTheme="minorHAnsi"/>
                <w:sz w:val="18"/>
                <w:szCs w:val="18"/>
              </w:rPr>
            </w:pPr>
            <w:r>
              <w:rPr>
                <w:rFonts w:asciiTheme="minorHAnsi" w:hAnsiTheme="minorHAnsi"/>
                <w:sz w:val="18"/>
                <w:szCs w:val="18"/>
              </w:rPr>
              <w:t>&lt;&lt;</w:t>
            </w:r>
            <w:proofErr w:type="gramStart"/>
            <w:r>
              <w:rPr>
                <w:rFonts w:asciiTheme="minorHAnsi" w:hAnsiTheme="minorHAnsi"/>
                <w:sz w:val="18"/>
                <w:szCs w:val="18"/>
              </w:rPr>
              <w:t>user</w:t>
            </w:r>
            <w:proofErr w:type="gramEnd"/>
            <w:r>
              <w:rPr>
                <w:rFonts w:asciiTheme="minorHAnsi" w:hAnsiTheme="minorHAnsi"/>
                <w:sz w:val="18"/>
                <w:szCs w:val="18"/>
              </w:rPr>
              <w:t xml:space="preserve"> select one from list:</w:t>
            </w:r>
          </w:p>
          <w:p w14:paraId="24F65E5E" w14:textId="77777777" w:rsidR="00BD2123" w:rsidRDefault="00BD2123" w:rsidP="00BD2123">
            <w:pPr>
              <w:rPr>
                <w:rFonts w:asciiTheme="minorHAnsi" w:hAnsiTheme="minorHAnsi"/>
                <w:sz w:val="18"/>
                <w:szCs w:val="18"/>
              </w:rPr>
            </w:pPr>
            <w:r>
              <w:rPr>
                <w:rFonts w:asciiTheme="minorHAnsi" w:hAnsiTheme="minorHAnsi"/>
                <w:sz w:val="18"/>
                <w:szCs w:val="18"/>
              </w:rPr>
              <w:t>*Method 1 (Individual Materials</w:t>
            </w:r>
            <w:proofErr w:type="gramStart"/>
            <w:r>
              <w:rPr>
                <w:rFonts w:asciiTheme="minorHAnsi" w:hAnsiTheme="minorHAnsi"/>
                <w:sz w:val="18"/>
                <w:szCs w:val="18"/>
              </w:rPr>
              <w:t>);</w:t>
            </w:r>
            <w:proofErr w:type="gramEnd"/>
          </w:p>
          <w:p w14:paraId="1A8F12B1" w14:textId="77777777" w:rsidR="00BD2123" w:rsidRDefault="00BD2123" w:rsidP="00BD2123">
            <w:pPr>
              <w:rPr>
                <w:rFonts w:asciiTheme="minorHAnsi" w:hAnsiTheme="minorHAnsi"/>
                <w:sz w:val="18"/>
                <w:szCs w:val="18"/>
              </w:rPr>
            </w:pPr>
            <w:r>
              <w:rPr>
                <w:rFonts w:asciiTheme="minorHAnsi" w:hAnsiTheme="minorHAnsi"/>
                <w:sz w:val="18"/>
                <w:szCs w:val="18"/>
              </w:rPr>
              <w:t>*Method 2 (Assemblies of Materials); or</w:t>
            </w:r>
          </w:p>
          <w:p w14:paraId="4D15495F" w14:textId="59152C58" w:rsidR="009C32B3" w:rsidRDefault="00BD2123" w:rsidP="00BD2123">
            <w:pPr>
              <w:rPr>
                <w:rFonts w:asciiTheme="minorHAnsi" w:hAnsiTheme="minorHAnsi"/>
                <w:sz w:val="18"/>
                <w:szCs w:val="18"/>
              </w:rPr>
            </w:pPr>
            <w:r>
              <w:rPr>
                <w:rFonts w:asciiTheme="minorHAnsi" w:hAnsiTheme="minorHAnsi"/>
                <w:sz w:val="18"/>
                <w:szCs w:val="18"/>
              </w:rPr>
              <w:t>*Method 3 (Complete Building)&gt;&gt;</w:t>
            </w:r>
          </w:p>
        </w:tc>
      </w:tr>
      <w:tr w:rsidR="009C32B3" w14:paraId="1AAA7776" w14:textId="77777777" w:rsidTr="00545ECF">
        <w:tc>
          <w:tcPr>
            <w:tcW w:w="554" w:type="dxa"/>
            <w:vAlign w:val="center"/>
          </w:tcPr>
          <w:p w14:paraId="2ABCD54B" w14:textId="77777777" w:rsidR="009C32B3" w:rsidRDefault="009C32B3" w:rsidP="00545ECF">
            <w:pPr>
              <w:jc w:val="center"/>
              <w:rPr>
                <w:rFonts w:asciiTheme="minorHAnsi" w:hAnsiTheme="minorHAnsi"/>
                <w:sz w:val="18"/>
                <w:szCs w:val="18"/>
              </w:rPr>
            </w:pPr>
            <w:r>
              <w:rPr>
                <w:rFonts w:asciiTheme="minorHAnsi" w:hAnsiTheme="minorHAnsi"/>
                <w:sz w:val="18"/>
                <w:szCs w:val="18"/>
              </w:rPr>
              <w:t>03</w:t>
            </w:r>
          </w:p>
        </w:tc>
        <w:tc>
          <w:tcPr>
            <w:tcW w:w="2321" w:type="dxa"/>
            <w:vAlign w:val="center"/>
          </w:tcPr>
          <w:p w14:paraId="294F72C4" w14:textId="2FAB4B29" w:rsidR="009C32B3" w:rsidRDefault="000E67F6" w:rsidP="00545ECF">
            <w:pPr>
              <w:rPr>
                <w:rFonts w:asciiTheme="minorHAnsi" w:hAnsiTheme="minorHAnsi"/>
                <w:sz w:val="18"/>
                <w:szCs w:val="18"/>
              </w:rPr>
            </w:pPr>
            <w:r w:rsidRPr="00856418">
              <w:rPr>
                <w:rFonts w:asciiTheme="minorHAnsi" w:hAnsiTheme="minorHAnsi"/>
                <w:bCs/>
                <w:sz w:val="18"/>
                <w:szCs w:val="18"/>
              </w:rPr>
              <w:t>&lt;&lt;Static Text - see the top&gt;&gt;</w:t>
            </w:r>
          </w:p>
        </w:tc>
        <w:tc>
          <w:tcPr>
            <w:tcW w:w="7915" w:type="dxa"/>
          </w:tcPr>
          <w:p w14:paraId="528385A2" w14:textId="2282CA4C" w:rsidR="009C32B3" w:rsidRPr="007E74F0" w:rsidRDefault="009C32B3" w:rsidP="007E74F0">
            <w:pPr>
              <w:ind w:left="360"/>
              <w:rPr>
                <w:rFonts w:asciiTheme="minorHAnsi" w:hAnsiTheme="minorHAnsi"/>
                <w:sz w:val="18"/>
                <w:szCs w:val="18"/>
              </w:rPr>
            </w:pPr>
          </w:p>
        </w:tc>
      </w:tr>
      <w:tr w:rsidR="009C32B3" w14:paraId="1E3A1E9E" w14:textId="77777777" w:rsidTr="00545ECF">
        <w:tc>
          <w:tcPr>
            <w:tcW w:w="554" w:type="dxa"/>
            <w:vAlign w:val="center"/>
          </w:tcPr>
          <w:p w14:paraId="18B5BB04" w14:textId="77777777" w:rsidR="009C32B3" w:rsidRDefault="009C32B3" w:rsidP="00545ECF">
            <w:pPr>
              <w:jc w:val="center"/>
              <w:rPr>
                <w:rFonts w:asciiTheme="minorHAnsi" w:hAnsiTheme="minorHAnsi"/>
                <w:sz w:val="18"/>
                <w:szCs w:val="18"/>
              </w:rPr>
            </w:pPr>
            <w:r>
              <w:rPr>
                <w:rFonts w:asciiTheme="minorHAnsi" w:hAnsiTheme="minorHAnsi"/>
                <w:sz w:val="18"/>
                <w:szCs w:val="18"/>
              </w:rPr>
              <w:t>04</w:t>
            </w:r>
          </w:p>
        </w:tc>
        <w:tc>
          <w:tcPr>
            <w:tcW w:w="2321" w:type="dxa"/>
          </w:tcPr>
          <w:p w14:paraId="0ED4576E" w14:textId="77777777" w:rsidR="009C32B3" w:rsidRDefault="009C32B3" w:rsidP="00545ECF">
            <w:pPr>
              <w:rPr>
                <w:rFonts w:asciiTheme="minorHAnsi" w:hAnsiTheme="minorHAnsi"/>
                <w:sz w:val="18"/>
                <w:szCs w:val="18"/>
              </w:rPr>
            </w:pPr>
            <w:r>
              <w:rPr>
                <w:rFonts w:asciiTheme="minorHAnsi" w:hAnsiTheme="minorHAnsi"/>
                <w:sz w:val="18"/>
                <w:szCs w:val="18"/>
              </w:rPr>
              <w:t>Correction Notes</w:t>
            </w:r>
          </w:p>
        </w:tc>
        <w:tc>
          <w:tcPr>
            <w:tcW w:w="7915" w:type="dxa"/>
          </w:tcPr>
          <w:p w14:paraId="032ADBAD" w14:textId="06089094" w:rsidR="009C32B3" w:rsidRDefault="00545ECF" w:rsidP="00545ECF">
            <w:pPr>
              <w:rPr>
                <w:rFonts w:asciiTheme="minorHAnsi" w:hAnsiTheme="minorHAnsi"/>
                <w:sz w:val="18"/>
                <w:szCs w:val="18"/>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9C32B3" w14:paraId="6BAA9B4D" w14:textId="77777777" w:rsidTr="00545ECF">
        <w:tc>
          <w:tcPr>
            <w:tcW w:w="10790" w:type="dxa"/>
            <w:gridSpan w:val="3"/>
          </w:tcPr>
          <w:p w14:paraId="36B551AB" w14:textId="77777777" w:rsidR="009C32B3" w:rsidRDefault="009C32B3" w:rsidP="00545ECF">
            <w:pPr>
              <w:rPr>
                <w:rFonts w:asciiTheme="minorHAnsi" w:hAnsiTheme="minorHAnsi"/>
                <w:sz w:val="18"/>
                <w:szCs w:val="18"/>
              </w:rPr>
            </w:pPr>
            <w:r>
              <w:rPr>
                <w:rFonts w:asciiTheme="minorHAnsi" w:hAnsiTheme="minorHAnsi"/>
                <w:sz w:val="18"/>
                <w:szCs w:val="18"/>
              </w:rPr>
              <w:t>Note:</w:t>
            </w:r>
          </w:p>
          <w:p w14:paraId="650AD56D" w14:textId="672C2EB6" w:rsidR="009C32B3" w:rsidRPr="00642262" w:rsidRDefault="005F38D1" w:rsidP="00545ECF">
            <w:pPr>
              <w:ind w:left="180"/>
              <w:rPr>
                <w:rFonts w:asciiTheme="minorHAnsi" w:hAnsiTheme="minorHAnsi"/>
                <w:sz w:val="18"/>
                <w:szCs w:val="18"/>
              </w:rPr>
            </w:pPr>
            <w:r w:rsidRPr="00856418">
              <w:rPr>
                <w:rFonts w:asciiTheme="minorHAnsi" w:hAnsiTheme="minorHAnsi"/>
                <w:bCs/>
                <w:sz w:val="18"/>
                <w:szCs w:val="18"/>
              </w:rPr>
              <w:t>&lt;&lt;Static Text - see the top&gt;&gt;</w:t>
            </w:r>
          </w:p>
        </w:tc>
      </w:tr>
      <w:tr w:rsidR="00092BA9" w14:paraId="52A1621A" w14:textId="77777777" w:rsidTr="00545ECF">
        <w:tc>
          <w:tcPr>
            <w:tcW w:w="10790" w:type="dxa"/>
            <w:gridSpan w:val="3"/>
          </w:tcPr>
          <w:p w14:paraId="0DA01DBC" w14:textId="0280D4DA" w:rsidR="00092BA9" w:rsidRDefault="00092BA9" w:rsidP="00545ECF">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0B14B79C" w14:textId="77777777" w:rsidR="009C32B3" w:rsidRPr="003D714A" w:rsidRDefault="009C32B3" w:rsidP="009C32B3">
      <w:pPr>
        <w:rPr>
          <w:rFonts w:asciiTheme="minorHAnsi" w:hAnsiTheme="minorHAnsi"/>
          <w:sz w:val="18"/>
          <w:szCs w:val="18"/>
        </w:rPr>
      </w:pPr>
    </w:p>
    <w:tbl>
      <w:tblPr>
        <w:tblStyle w:val="TableGrid"/>
        <w:tblW w:w="0" w:type="auto"/>
        <w:tblLook w:val="04A0" w:firstRow="1" w:lastRow="0" w:firstColumn="1" w:lastColumn="0" w:noHBand="0" w:noVBand="1"/>
      </w:tblPr>
      <w:tblGrid>
        <w:gridCol w:w="554"/>
        <w:gridCol w:w="2321"/>
        <w:gridCol w:w="7915"/>
      </w:tblGrid>
      <w:tr w:rsidR="009C32B3" w14:paraId="5BE5DB0F" w14:textId="77777777" w:rsidTr="00545ECF">
        <w:tc>
          <w:tcPr>
            <w:tcW w:w="10790" w:type="dxa"/>
            <w:gridSpan w:val="3"/>
          </w:tcPr>
          <w:p w14:paraId="34D49F09" w14:textId="77777777" w:rsidR="009C32B3" w:rsidRPr="00A932D7" w:rsidRDefault="009C32B3" w:rsidP="00545ECF">
            <w:pPr>
              <w:rPr>
                <w:rFonts w:asciiTheme="minorHAnsi" w:hAnsiTheme="minorHAnsi" w:cstheme="minorHAnsi"/>
                <w:b/>
                <w:sz w:val="18"/>
              </w:rPr>
            </w:pPr>
            <w:r>
              <w:rPr>
                <w:rFonts w:asciiTheme="minorHAnsi" w:hAnsiTheme="minorHAnsi" w:cstheme="minorHAnsi"/>
                <w:b/>
                <w:sz w:val="18"/>
              </w:rPr>
              <w:t>B. Raised Floor Adjacent to Unconditioned Space or Separate Dwelling Units</w:t>
            </w:r>
          </w:p>
        </w:tc>
      </w:tr>
      <w:tr w:rsidR="009C32B3" w14:paraId="4C67D0F3" w14:textId="77777777" w:rsidTr="00545ECF">
        <w:tc>
          <w:tcPr>
            <w:tcW w:w="554" w:type="dxa"/>
            <w:vAlign w:val="center"/>
          </w:tcPr>
          <w:p w14:paraId="1C11B088" w14:textId="77777777" w:rsidR="009C32B3" w:rsidRPr="00A932D7" w:rsidRDefault="009C32B3" w:rsidP="00545ECF">
            <w:pPr>
              <w:jc w:val="center"/>
              <w:rPr>
                <w:rFonts w:asciiTheme="minorHAnsi" w:hAnsiTheme="minorHAnsi" w:cstheme="minorHAnsi"/>
                <w:sz w:val="18"/>
              </w:rPr>
            </w:pPr>
            <w:r>
              <w:rPr>
                <w:rFonts w:asciiTheme="minorHAnsi" w:hAnsiTheme="minorHAnsi" w:cstheme="minorHAnsi"/>
                <w:sz w:val="18"/>
              </w:rPr>
              <w:t>01</w:t>
            </w:r>
          </w:p>
        </w:tc>
        <w:tc>
          <w:tcPr>
            <w:tcW w:w="10236" w:type="dxa"/>
            <w:gridSpan w:val="2"/>
          </w:tcPr>
          <w:p w14:paraId="6DAE2254" w14:textId="2508DAC1" w:rsidR="009C32B3" w:rsidRPr="00A932D7" w:rsidRDefault="000E67F6" w:rsidP="00545ECF">
            <w:pPr>
              <w:rPr>
                <w:rFonts w:asciiTheme="minorHAnsi" w:hAnsiTheme="minorHAnsi" w:cstheme="minorHAnsi"/>
                <w:sz w:val="18"/>
              </w:rPr>
            </w:pPr>
            <w:r w:rsidRPr="00856418">
              <w:rPr>
                <w:rFonts w:asciiTheme="minorHAnsi" w:hAnsiTheme="minorHAnsi"/>
                <w:bCs/>
                <w:sz w:val="18"/>
                <w:szCs w:val="18"/>
              </w:rPr>
              <w:t>&lt;&lt;Static Text - see the top&gt;&gt;</w:t>
            </w:r>
          </w:p>
        </w:tc>
      </w:tr>
      <w:tr w:rsidR="009C32B3" w14:paraId="07CE431E" w14:textId="77777777" w:rsidTr="00545ECF">
        <w:tc>
          <w:tcPr>
            <w:tcW w:w="554" w:type="dxa"/>
            <w:vAlign w:val="center"/>
          </w:tcPr>
          <w:p w14:paraId="45C7CB6D" w14:textId="77777777" w:rsidR="009C32B3" w:rsidRPr="00A932D7" w:rsidRDefault="009C32B3" w:rsidP="00545ECF">
            <w:pPr>
              <w:jc w:val="center"/>
              <w:rPr>
                <w:rFonts w:asciiTheme="minorHAnsi" w:hAnsiTheme="minorHAnsi" w:cstheme="minorHAnsi"/>
                <w:sz w:val="18"/>
              </w:rPr>
            </w:pPr>
            <w:r>
              <w:rPr>
                <w:rFonts w:asciiTheme="minorHAnsi" w:hAnsiTheme="minorHAnsi" w:cstheme="minorHAnsi"/>
                <w:sz w:val="18"/>
              </w:rPr>
              <w:t>02</w:t>
            </w:r>
          </w:p>
        </w:tc>
        <w:tc>
          <w:tcPr>
            <w:tcW w:w="10236" w:type="dxa"/>
            <w:gridSpan w:val="2"/>
          </w:tcPr>
          <w:p w14:paraId="1CD3E393" w14:textId="6C1FE43D" w:rsidR="009C32B3" w:rsidRPr="00A932D7" w:rsidRDefault="000E67F6" w:rsidP="00545ECF">
            <w:pPr>
              <w:rPr>
                <w:rFonts w:asciiTheme="minorHAnsi" w:hAnsiTheme="minorHAnsi" w:cstheme="minorHAnsi"/>
                <w:sz w:val="18"/>
              </w:rPr>
            </w:pPr>
            <w:r w:rsidRPr="00856418">
              <w:rPr>
                <w:rFonts w:asciiTheme="minorHAnsi" w:hAnsiTheme="minorHAnsi"/>
                <w:bCs/>
                <w:sz w:val="18"/>
                <w:szCs w:val="18"/>
              </w:rPr>
              <w:t>&lt;&lt;Static Text - see the top&gt;&gt;</w:t>
            </w:r>
          </w:p>
        </w:tc>
      </w:tr>
      <w:tr w:rsidR="009C32B3" w14:paraId="332F0BA2" w14:textId="77777777" w:rsidTr="00545ECF">
        <w:tc>
          <w:tcPr>
            <w:tcW w:w="554" w:type="dxa"/>
            <w:vAlign w:val="center"/>
          </w:tcPr>
          <w:p w14:paraId="0EF178AB" w14:textId="77777777" w:rsidR="009C32B3" w:rsidRPr="00A932D7" w:rsidRDefault="009C32B3" w:rsidP="00545ECF">
            <w:pPr>
              <w:jc w:val="center"/>
              <w:rPr>
                <w:rFonts w:asciiTheme="minorHAnsi" w:hAnsiTheme="minorHAnsi" w:cstheme="minorHAnsi"/>
                <w:sz w:val="18"/>
              </w:rPr>
            </w:pPr>
            <w:r>
              <w:rPr>
                <w:rFonts w:asciiTheme="minorHAnsi" w:hAnsiTheme="minorHAnsi" w:cstheme="minorHAnsi"/>
                <w:sz w:val="18"/>
              </w:rPr>
              <w:t>03</w:t>
            </w:r>
          </w:p>
        </w:tc>
        <w:tc>
          <w:tcPr>
            <w:tcW w:w="10236" w:type="dxa"/>
            <w:gridSpan w:val="2"/>
          </w:tcPr>
          <w:p w14:paraId="60AEF663" w14:textId="1E83DE5D" w:rsidR="009C32B3" w:rsidRPr="00A932D7" w:rsidRDefault="000E67F6" w:rsidP="00545ECF">
            <w:pPr>
              <w:rPr>
                <w:rFonts w:asciiTheme="minorHAnsi" w:hAnsiTheme="minorHAnsi" w:cstheme="minorHAnsi"/>
                <w:sz w:val="18"/>
              </w:rPr>
            </w:pPr>
            <w:r w:rsidRPr="00856418">
              <w:rPr>
                <w:rFonts w:asciiTheme="minorHAnsi" w:hAnsiTheme="minorHAnsi"/>
                <w:bCs/>
                <w:sz w:val="18"/>
                <w:szCs w:val="18"/>
              </w:rPr>
              <w:t>&lt;&lt;Static Text - see the top&gt;&gt;</w:t>
            </w:r>
          </w:p>
        </w:tc>
      </w:tr>
      <w:tr w:rsidR="009C32B3" w14:paraId="42065ABE" w14:textId="77777777" w:rsidTr="00545ECF">
        <w:tc>
          <w:tcPr>
            <w:tcW w:w="554" w:type="dxa"/>
            <w:vAlign w:val="center"/>
          </w:tcPr>
          <w:p w14:paraId="2EDE0D42" w14:textId="77777777" w:rsidR="009C32B3" w:rsidRPr="00A932D7" w:rsidRDefault="009C32B3" w:rsidP="00545ECF">
            <w:pPr>
              <w:jc w:val="center"/>
              <w:rPr>
                <w:rFonts w:asciiTheme="minorHAnsi" w:hAnsiTheme="minorHAnsi" w:cstheme="minorHAnsi"/>
                <w:sz w:val="18"/>
              </w:rPr>
            </w:pPr>
            <w:r>
              <w:rPr>
                <w:rFonts w:asciiTheme="minorHAnsi" w:hAnsiTheme="minorHAnsi" w:cstheme="minorHAnsi"/>
                <w:sz w:val="18"/>
              </w:rPr>
              <w:t>04</w:t>
            </w:r>
          </w:p>
        </w:tc>
        <w:tc>
          <w:tcPr>
            <w:tcW w:w="10236" w:type="dxa"/>
            <w:gridSpan w:val="2"/>
          </w:tcPr>
          <w:p w14:paraId="17AF7ACA" w14:textId="2100070F" w:rsidR="009C32B3" w:rsidRPr="00A932D7" w:rsidRDefault="009C32B3" w:rsidP="00545ECF">
            <w:pPr>
              <w:rPr>
                <w:rFonts w:asciiTheme="minorHAnsi" w:hAnsiTheme="minorHAnsi" w:cstheme="minorHAnsi"/>
                <w:sz w:val="18"/>
              </w:rPr>
            </w:pPr>
          </w:p>
        </w:tc>
      </w:tr>
      <w:tr w:rsidR="009C32B3" w14:paraId="5CBE38A0" w14:textId="77777777" w:rsidTr="00545ECF">
        <w:tc>
          <w:tcPr>
            <w:tcW w:w="554" w:type="dxa"/>
            <w:vAlign w:val="center"/>
          </w:tcPr>
          <w:p w14:paraId="08D4102E" w14:textId="77777777" w:rsidR="009C32B3" w:rsidRDefault="009C32B3" w:rsidP="00545ECF">
            <w:pPr>
              <w:jc w:val="center"/>
              <w:rPr>
                <w:rFonts w:asciiTheme="minorHAnsi" w:hAnsiTheme="minorHAnsi" w:cstheme="minorHAnsi"/>
                <w:sz w:val="18"/>
              </w:rPr>
            </w:pPr>
            <w:r>
              <w:rPr>
                <w:rFonts w:asciiTheme="minorHAnsi" w:hAnsiTheme="minorHAnsi" w:cstheme="minorHAnsi"/>
                <w:sz w:val="18"/>
              </w:rPr>
              <w:t>05</w:t>
            </w:r>
          </w:p>
        </w:tc>
        <w:tc>
          <w:tcPr>
            <w:tcW w:w="2321" w:type="dxa"/>
            <w:vAlign w:val="center"/>
          </w:tcPr>
          <w:p w14:paraId="4A7D706E" w14:textId="191B9096" w:rsidR="009C32B3" w:rsidRDefault="000E67F6" w:rsidP="00545ECF">
            <w:pPr>
              <w:rPr>
                <w:rFonts w:asciiTheme="minorHAnsi" w:hAnsiTheme="minorHAnsi" w:cstheme="minorHAnsi"/>
                <w:sz w:val="18"/>
              </w:rPr>
            </w:pPr>
            <w:r w:rsidRPr="00856418">
              <w:rPr>
                <w:rFonts w:asciiTheme="minorHAnsi" w:hAnsiTheme="minorHAnsi"/>
                <w:bCs/>
                <w:sz w:val="18"/>
                <w:szCs w:val="18"/>
              </w:rPr>
              <w:t>&lt;&lt;Static Text - see the top&gt;&gt;</w:t>
            </w:r>
          </w:p>
        </w:tc>
        <w:tc>
          <w:tcPr>
            <w:tcW w:w="7915" w:type="dxa"/>
          </w:tcPr>
          <w:p w14:paraId="4E603AD7" w14:textId="175B31F4" w:rsidR="009C32B3" w:rsidRPr="007E74F0" w:rsidRDefault="009C32B3" w:rsidP="007E74F0">
            <w:pPr>
              <w:ind w:left="360"/>
              <w:rPr>
                <w:rFonts w:asciiTheme="minorHAnsi" w:hAnsiTheme="minorHAnsi" w:cstheme="minorHAnsi"/>
                <w:sz w:val="18"/>
              </w:rPr>
            </w:pPr>
          </w:p>
        </w:tc>
      </w:tr>
      <w:tr w:rsidR="009C32B3" w14:paraId="24AE371D" w14:textId="77777777" w:rsidTr="00545ECF">
        <w:tc>
          <w:tcPr>
            <w:tcW w:w="554" w:type="dxa"/>
            <w:vAlign w:val="center"/>
          </w:tcPr>
          <w:p w14:paraId="088F28E5" w14:textId="77777777" w:rsidR="009C32B3" w:rsidRDefault="009C32B3" w:rsidP="00545ECF">
            <w:pPr>
              <w:jc w:val="center"/>
              <w:rPr>
                <w:rFonts w:asciiTheme="minorHAnsi" w:hAnsiTheme="minorHAnsi" w:cstheme="minorHAnsi"/>
                <w:sz w:val="18"/>
              </w:rPr>
            </w:pPr>
            <w:r>
              <w:rPr>
                <w:rFonts w:asciiTheme="minorHAnsi" w:hAnsiTheme="minorHAnsi" w:cstheme="minorHAnsi"/>
                <w:sz w:val="18"/>
              </w:rPr>
              <w:t>06</w:t>
            </w:r>
          </w:p>
        </w:tc>
        <w:tc>
          <w:tcPr>
            <w:tcW w:w="2321" w:type="dxa"/>
          </w:tcPr>
          <w:p w14:paraId="772099B4" w14:textId="77777777" w:rsidR="009C32B3" w:rsidRDefault="009C32B3" w:rsidP="00545ECF">
            <w:pPr>
              <w:rPr>
                <w:rFonts w:asciiTheme="minorHAnsi" w:hAnsiTheme="minorHAnsi" w:cstheme="minorHAnsi"/>
                <w:sz w:val="18"/>
              </w:rPr>
            </w:pPr>
            <w:r>
              <w:rPr>
                <w:rFonts w:asciiTheme="minorHAnsi" w:hAnsiTheme="minorHAnsi" w:cstheme="minorHAnsi"/>
                <w:sz w:val="18"/>
              </w:rPr>
              <w:t>Correction Notes</w:t>
            </w:r>
          </w:p>
        </w:tc>
        <w:tc>
          <w:tcPr>
            <w:tcW w:w="7915" w:type="dxa"/>
          </w:tcPr>
          <w:p w14:paraId="38B5774A" w14:textId="6C56479E" w:rsidR="009C32B3" w:rsidRDefault="00545ECF" w:rsidP="00545ECF">
            <w:pPr>
              <w:rPr>
                <w:rFonts w:asciiTheme="minorHAnsi" w:hAnsiTheme="minorHAnsi" w:cstheme="minorHAnsi"/>
                <w:sz w:val="18"/>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092BA9" w14:paraId="283EDC4E" w14:textId="77777777" w:rsidTr="00A478C4">
        <w:tc>
          <w:tcPr>
            <w:tcW w:w="10790" w:type="dxa"/>
            <w:gridSpan w:val="3"/>
            <w:vAlign w:val="center"/>
          </w:tcPr>
          <w:p w14:paraId="152ADBCC" w14:textId="2B7580E5" w:rsidR="00092BA9" w:rsidRPr="007E6D92" w:rsidRDefault="00092BA9" w:rsidP="00545ECF">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4A851639" w14:textId="77777777" w:rsidR="009C32B3" w:rsidRDefault="009C32B3" w:rsidP="009C32B3"/>
    <w:tbl>
      <w:tblPr>
        <w:tblStyle w:val="TableGrid"/>
        <w:tblW w:w="0" w:type="auto"/>
        <w:tblLook w:val="04A0" w:firstRow="1" w:lastRow="0" w:firstColumn="1" w:lastColumn="0" w:noHBand="0" w:noVBand="1"/>
      </w:tblPr>
      <w:tblGrid>
        <w:gridCol w:w="554"/>
        <w:gridCol w:w="2321"/>
        <w:gridCol w:w="7915"/>
      </w:tblGrid>
      <w:tr w:rsidR="009C32B3" w14:paraId="4A873D09" w14:textId="77777777" w:rsidTr="00545ECF">
        <w:tc>
          <w:tcPr>
            <w:tcW w:w="10790" w:type="dxa"/>
            <w:gridSpan w:val="3"/>
          </w:tcPr>
          <w:p w14:paraId="6EB25582" w14:textId="77777777" w:rsidR="009C32B3" w:rsidRPr="00A932D7" w:rsidRDefault="009C32B3" w:rsidP="00545ECF">
            <w:pPr>
              <w:rPr>
                <w:rFonts w:asciiTheme="minorHAnsi" w:hAnsiTheme="minorHAnsi" w:cstheme="minorHAnsi"/>
                <w:b/>
                <w:sz w:val="18"/>
              </w:rPr>
            </w:pPr>
            <w:r>
              <w:rPr>
                <w:rFonts w:asciiTheme="minorHAnsi" w:hAnsiTheme="minorHAnsi" w:cstheme="minorHAnsi"/>
                <w:b/>
                <w:sz w:val="18"/>
              </w:rPr>
              <w:t>C. Walls Adjacent to Unconditioned Space</w:t>
            </w:r>
          </w:p>
        </w:tc>
      </w:tr>
      <w:tr w:rsidR="009C32B3" w14:paraId="7BCAB4C9" w14:textId="77777777" w:rsidTr="00545ECF">
        <w:tc>
          <w:tcPr>
            <w:tcW w:w="554" w:type="dxa"/>
            <w:vAlign w:val="center"/>
          </w:tcPr>
          <w:p w14:paraId="413D4FD2" w14:textId="77777777" w:rsidR="009C32B3" w:rsidRPr="00A932D7" w:rsidRDefault="009C32B3" w:rsidP="00545ECF">
            <w:pPr>
              <w:jc w:val="center"/>
              <w:rPr>
                <w:rFonts w:asciiTheme="minorHAnsi" w:hAnsiTheme="minorHAnsi" w:cstheme="minorHAnsi"/>
                <w:sz w:val="18"/>
              </w:rPr>
            </w:pPr>
            <w:r>
              <w:rPr>
                <w:rFonts w:asciiTheme="minorHAnsi" w:hAnsiTheme="minorHAnsi" w:cstheme="minorHAnsi"/>
                <w:sz w:val="18"/>
              </w:rPr>
              <w:t>01</w:t>
            </w:r>
          </w:p>
        </w:tc>
        <w:tc>
          <w:tcPr>
            <w:tcW w:w="10236" w:type="dxa"/>
            <w:gridSpan w:val="2"/>
          </w:tcPr>
          <w:p w14:paraId="682C050D" w14:textId="402ED7EA" w:rsidR="009C32B3" w:rsidRPr="00A932D7" w:rsidRDefault="00CC6E09" w:rsidP="00545ECF">
            <w:pPr>
              <w:rPr>
                <w:rFonts w:asciiTheme="minorHAnsi" w:hAnsiTheme="minorHAnsi" w:cstheme="minorHAnsi"/>
                <w:sz w:val="18"/>
              </w:rPr>
            </w:pPr>
            <w:r w:rsidRPr="00856418">
              <w:rPr>
                <w:rFonts w:asciiTheme="minorHAnsi" w:hAnsiTheme="minorHAnsi"/>
                <w:bCs/>
                <w:sz w:val="18"/>
                <w:szCs w:val="18"/>
              </w:rPr>
              <w:t>&lt;&lt;Static Text - see the top&gt;&gt;</w:t>
            </w:r>
          </w:p>
        </w:tc>
      </w:tr>
      <w:tr w:rsidR="009C32B3" w14:paraId="2853EE46" w14:textId="77777777" w:rsidTr="00545ECF">
        <w:tc>
          <w:tcPr>
            <w:tcW w:w="554" w:type="dxa"/>
            <w:vAlign w:val="center"/>
          </w:tcPr>
          <w:p w14:paraId="2A8686E5" w14:textId="77777777" w:rsidR="009C32B3" w:rsidRPr="00A932D7" w:rsidRDefault="009C32B3" w:rsidP="00545ECF">
            <w:pPr>
              <w:jc w:val="center"/>
              <w:rPr>
                <w:rFonts w:asciiTheme="minorHAnsi" w:hAnsiTheme="minorHAnsi" w:cstheme="minorHAnsi"/>
                <w:sz w:val="18"/>
              </w:rPr>
            </w:pPr>
            <w:r>
              <w:rPr>
                <w:rFonts w:asciiTheme="minorHAnsi" w:hAnsiTheme="minorHAnsi" w:cstheme="minorHAnsi"/>
                <w:sz w:val="18"/>
              </w:rPr>
              <w:t>02</w:t>
            </w:r>
          </w:p>
        </w:tc>
        <w:tc>
          <w:tcPr>
            <w:tcW w:w="10236" w:type="dxa"/>
            <w:gridSpan w:val="2"/>
          </w:tcPr>
          <w:p w14:paraId="05F1CD0C" w14:textId="7B65C0E8" w:rsidR="009C32B3" w:rsidRPr="00A932D7" w:rsidRDefault="00CC6E09" w:rsidP="00545ECF">
            <w:pPr>
              <w:rPr>
                <w:rFonts w:asciiTheme="minorHAnsi" w:hAnsiTheme="minorHAnsi" w:cstheme="minorHAnsi"/>
                <w:sz w:val="18"/>
              </w:rPr>
            </w:pPr>
            <w:r w:rsidRPr="00856418">
              <w:rPr>
                <w:rFonts w:asciiTheme="minorHAnsi" w:hAnsiTheme="minorHAnsi"/>
                <w:bCs/>
                <w:sz w:val="18"/>
                <w:szCs w:val="18"/>
              </w:rPr>
              <w:t>&lt;&lt;Static Text - see the top&gt;&gt;</w:t>
            </w:r>
          </w:p>
        </w:tc>
      </w:tr>
      <w:tr w:rsidR="009C32B3" w14:paraId="09921B32" w14:textId="77777777" w:rsidTr="00545ECF">
        <w:tc>
          <w:tcPr>
            <w:tcW w:w="554" w:type="dxa"/>
            <w:vAlign w:val="center"/>
          </w:tcPr>
          <w:p w14:paraId="36E8ADA6" w14:textId="77777777" w:rsidR="009C32B3" w:rsidRPr="00A932D7" w:rsidRDefault="009C32B3" w:rsidP="00545ECF">
            <w:pPr>
              <w:jc w:val="center"/>
              <w:rPr>
                <w:rFonts w:asciiTheme="minorHAnsi" w:hAnsiTheme="minorHAnsi" w:cstheme="minorHAnsi"/>
                <w:sz w:val="18"/>
              </w:rPr>
            </w:pPr>
            <w:r>
              <w:rPr>
                <w:rFonts w:asciiTheme="minorHAnsi" w:hAnsiTheme="minorHAnsi" w:cstheme="minorHAnsi"/>
                <w:sz w:val="18"/>
              </w:rPr>
              <w:t>03</w:t>
            </w:r>
          </w:p>
        </w:tc>
        <w:tc>
          <w:tcPr>
            <w:tcW w:w="10236" w:type="dxa"/>
            <w:gridSpan w:val="2"/>
          </w:tcPr>
          <w:p w14:paraId="175A9851" w14:textId="09A671AE" w:rsidR="009C32B3" w:rsidRPr="00A932D7" w:rsidRDefault="00CC6E09" w:rsidP="00545ECF">
            <w:pPr>
              <w:rPr>
                <w:rFonts w:asciiTheme="minorHAnsi" w:hAnsiTheme="minorHAnsi" w:cstheme="minorHAnsi"/>
                <w:sz w:val="18"/>
              </w:rPr>
            </w:pPr>
            <w:r w:rsidRPr="00856418">
              <w:rPr>
                <w:rFonts w:asciiTheme="minorHAnsi" w:hAnsiTheme="minorHAnsi"/>
                <w:bCs/>
                <w:sz w:val="18"/>
                <w:szCs w:val="18"/>
              </w:rPr>
              <w:t>&lt;&lt;Static Text - see the top&gt;&gt;</w:t>
            </w:r>
          </w:p>
        </w:tc>
      </w:tr>
      <w:tr w:rsidR="009C32B3" w14:paraId="5AF45F5D" w14:textId="77777777" w:rsidTr="00545ECF">
        <w:tc>
          <w:tcPr>
            <w:tcW w:w="554" w:type="dxa"/>
            <w:vAlign w:val="center"/>
          </w:tcPr>
          <w:p w14:paraId="4529F061" w14:textId="77777777" w:rsidR="009C32B3" w:rsidRPr="00A932D7" w:rsidRDefault="009C32B3" w:rsidP="00545ECF">
            <w:pPr>
              <w:jc w:val="center"/>
              <w:rPr>
                <w:rFonts w:asciiTheme="minorHAnsi" w:hAnsiTheme="minorHAnsi" w:cstheme="minorHAnsi"/>
                <w:sz w:val="18"/>
              </w:rPr>
            </w:pPr>
            <w:r>
              <w:rPr>
                <w:rFonts w:asciiTheme="minorHAnsi" w:hAnsiTheme="minorHAnsi" w:cstheme="minorHAnsi"/>
                <w:sz w:val="18"/>
              </w:rPr>
              <w:t>04</w:t>
            </w:r>
          </w:p>
        </w:tc>
        <w:tc>
          <w:tcPr>
            <w:tcW w:w="10236" w:type="dxa"/>
            <w:gridSpan w:val="2"/>
          </w:tcPr>
          <w:p w14:paraId="74F7A150" w14:textId="7EDC4BAC" w:rsidR="009C32B3" w:rsidRPr="00A932D7" w:rsidRDefault="00CC6E09" w:rsidP="00545ECF">
            <w:pPr>
              <w:rPr>
                <w:rFonts w:asciiTheme="minorHAnsi" w:hAnsiTheme="minorHAnsi" w:cstheme="minorHAnsi"/>
                <w:sz w:val="18"/>
              </w:rPr>
            </w:pPr>
            <w:r w:rsidRPr="00856418">
              <w:rPr>
                <w:rFonts w:asciiTheme="minorHAnsi" w:hAnsiTheme="minorHAnsi"/>
                <w:bCs/>
                <w:sz w:val="18"/>
                <w:szCs w:val="18"/>
              </w:rPr>
              <w:t>&lt;&lt;Static Text - see the top&gt;&gt;</w:t>
            </w:r>
          </w:p>
        </w:tc>
      </w:tr>
      <w:tr w:rsidR="009C32B3" w14:paraId="72804648" w14:textId="77777777" w:rsidTr="00545ECF">
        <w:tc>
          <w:tcPr>
            <w:tcW w:w="554" w:type="dxa"/>
            <w:vAlign w:val="center"/>
          </w:tcPr>
          <w:p w14:paraId="6BFB62CD" w14:textId="77777777" w:rsidR="009C32B3" w:rsidRPr="00671E4D" w:rsidRDefault="009C32B3" w:rsidP="00545ECF">
            <w:pPr>
              <w:jc w:val="center"/>
              <w:rPr>
                <w:rFonts w:asciiTheme="minorHAnsi" w:hAnsiTheme="minorHAnsi" w:cstheme="minorHAnsi"/>
                <w:sz w:val="18"/>
              </w:rPr>
            </w:pPr>
            <w:r>
              <w:rPr>
                <w:rFonts w:asciiTheme="minorHAnsi" w:hAnsiTheme="minorHAnsi" w:cstheme="minorHAnsi"/>
                <w:sz w:val="18"/>
              </w:rPr>
              <w:t>05</w:t>
            </w:r>
          </w:p>
        </w:tc>
        <w:tc>
          <w:tcPr>
            <w:tcW w:w="10236" w:type="dxa"/>
            <w:gridSpan w:val="2"/>
          </w:tcPr>
          <w:p w14:paraId="260A4185" w14:textId="64500F20" w:rsidR="009C32B3" w:rsidRPr="00671E4D" w:rsidRDefault="00CC6E09" w:rsidP="00545ECF">
            <w:pPr>
              <w:rPr>
                <w:rFonts w:asciiTheme="minorHAnsi" w:hAnsiTheme="minorHAnsi" w:cstheme="minorHAnsi"/>
                <w:sz w:val="18"/>
              </w:rPr>
            </w:pPr>
            <w:r w:rsidRPr="00856418">
              <w:rPr>
                <w:rFonts w:asciiTheme="minorHAnsi" w:hAnsiTheme="minorHAnsi"/>
                <w:bCs/>
                <w:sz w:val="18"/>
                <w:szCs w:val="18"/>
              </w:rPr>
              <w:t>&lt;&lt;Static Text - see the top&gt;&gt;</w:t>
            </w:r>
          </w:p>
        </w:tc>
      </w:tr>
      <w:tr w:rsidR="009C32B3" w14:paraId="52E32195" w14:textId="77777777" w:rsidTr="00545ECF">
        <w:tc>
          <w:tcPr>
            <w:tcW w:w="554" w:type="dxa"/>
            <w:vAlign w:val="center"/>
          </w:tcPr>
          <w:p w14:paraId="3E15367C" w14:textId="77777777" w:rsidR="009C32B3" w:rsidRPr="00671E4D" w:rsidRDefault="009C32B3" w:rsidP="00545ECF">
            <w:pPr>
              <w:jc w:val="center"/>
              <w:rPr>
                <w:rFonts w:asciiTheme="minorHAnsi" w:hAnsiTheme="minorHAnsi" w:cstheme="minorHAnsi"/>
                <w:sz w:val="18"/>
              </w:rPr>
            </w:pPr>
            <w:r>
              <w:rPr>
                <w:rFonts w:asciiTheme="minorHAnsi" w:hAnsiTheme="minorHAnsi" w:cstheme="minorHAnsi"/>
                <w:sz w:val="18"/>
              </w:rPr>
              <w:t>06</w:t>
            </w:r>
          </w:p>
        </w:tc>
        <w:tc>
          <w:tcPr>
            <w:tcW w:w="10236" w:type="dxa"/>
            <w:gridSpan w:val="2"/>
          </w:tcPr>
          <w:p w14:paraId="4ED8167A" w14:textId="21D6F228" w:rsidR="009C32B3" w:rsidRPr="00671E4D" w:rsidRDefault="00CC6E09" w:rsidP="00545ECF">
            <w:pPr>
              <w:rPr>
                <w:rFonts w:asciiTheme="minorHAnsi" w:hAnsiTheme="minorHAnsi" w:cstheme="minorHAnsi"/>
                <w:sz w:val="18"/>
              </w:rPr>
            </w:pPr>
            <w:r w:rsidRPr="00856418">
              <w:rPr>
                <w:rFonts w:asciiTheme="minorHAnsi" w:hAnsiTheme="minorHAnsi"/>
                <w:bCs/>
                <w:sz w:val="18"/>
                <w:szCs w:val="18"/>
              </w:rPr>
              <w:t>&lt;&lt;Static Text - see the top&gt;&gt;</w:t>
            </w:r>
          </w:p>
        </w:tc>
      </w:tr>
      <w:tr w:rsidR="009C32B3" w14:paraId="1231D842" w14:textId="77777777" w:rsidTr="00545ECF">
        <w:tc>
          <w:tcPr>
            <w:tcW w:w="554" w:type="dxa"/>
            <w:vAlign w:val="center"/>
          </w:tcPr>
          <w:p w14:paraId="6E8C341B" w14:textId="77777777" w:rsidR="009C32B3" w:rsidRPr="00671E4D" w:rsidRDefault="009C32B3" w:rsidP="00545ECF">
            <w:pPr>
              <w:jc w:val="center"/>
              <w:rPr>
                <w:rFonts w:asciiTheme="minorHAnsi" w:hAnsiTheme="minorHAnsi" w:cstheme="minorHAnsi"/>
                <w:sz w:val="18"/>
              </w:rPr>
            </w:pPr>
            <w:r>
              <w:rPr>
                <w:rFonts w:asciiTheme="minorHAnsi" w:hAnsiTheme="minorHAnsi" w:cstheme="minorHAnsi"/>
                <w:sz w:val="18"/>
              </w:rPr>
              <w:t>07</w:t>
            </w:r>
          </w:p>
        </w:tc>
        <w:tc>
          <w:tcPr>
            <w:tcW w:w="10236" w:type="dxa"/>
            <w:gridSpan w:val="2"/>
          </w:tcPr>
          <w:p w14:paraId="13B7EDFE" w14:textId="4E14BB7A" w:rsidR="009C32B3" w:rsidRPr="00671E4D" w:rsidRDefault="00CC6E09" w:rsidP="00545ECF">
            <w:pPr>
              <w:rPr>
                <w:rFonts w:asciiTheme="minorHAnsi" w:hAnsiTheme="minorHAnsi" w:cstheme="minorHAnsi"/>
                <w:sz w:val="18"/>
              </w:rPr>
            </w:pPr>
            <w:r w:rsidRPr="00856418">
              <w:rPr>
                <w:rFonts w:asciiTheme="minorHAnsi" w:hAnsiTheme="minorHAnsi"/>
                <w:bCs/>
                <w:sz w:val="18"/>
                <w:szCs w:val="18"/>
              </w:rPr>
              <w:t>&lt;&lt;Static Text - see the top&gt;&gt;</w:t>
            </w:r>
          </w:p>
        </w:tc>
      </w:tr>
      <w:tr w:rsidR="009C32B3" w14:paraId="51F9BF2F" w14:textId="77777777" w:rsidTr="00545ECF">
        <w:tc>
          <w:tcPr>
            <w:tcW w:w="554" w:type="dxa"/>
            <w:vAlign w:val="center"/>
          </w:tcPr>
          <w:p w14:paraId="1D420B2F" w14:textId="77777777" w:rsidR="009C32B3" w:rsidRPr="00671E4D" w:rsidRDefault="009C32B3" w:rsidP="00545ECF">
            <w:pPr>
              <w:jc w:val="center"/>
              <w:rPr>
                <w:rFonts w:asciiTheme="minorHAnsi" w:hAnsiTheme="minorHAnsi" w:cstheme="minorHAnsi"/>
                <w:sz w:val="18"/>
              </w:rPr>
            </w:pPr>
            <w:r>
              <w:rPr>
                <w:rFonts w:asciiTheme="minorHAnsi" w:hAnsiTheme="minorHAnsi" w:cstheme="minorHAnsi"/>
                <w:sz w:val="18"/>
              </w:rPr>
              <w:t>08</w:t>
            </w:r>
          </w:p>
        </w:tc>
        <w:tc>
          <w:tcPr>
            <w:tcW w:w="10236" w:type="dxa"/>
            <w:gridSpan w:val="2"/>
          </w:tcPr>
          <w:p w14:paraId="09B3CE30" w14:textId="36343E86" w:rsidR="009C32B3" w:rsidRPr="00671E4D" w:rsidRDefault="00CC6E09" w:rsidP="00545ECF">
            <w:pPr>
              <w:rPr>
                <w:rFonts w:asciiTheme="minorHAnsi" w:hAnsiTheme="minorHAnsi" w:cstheme="minorHAnsi"/>
                <w:sz w:val="18"/>
              </w:rPr>
            </w:pPr>
            <w:r w:rsidRPr="00856418">
              <w:rPr>
                <w:rFonts w:asciiTheme="minorHAnsi" w:hAnsiTheme="minorHAnsi"/>
                <w:bCs/>
                <w:sz w:val="18"/>
                <w:szCs w:val="18"/>
              </w:rPr>
              <w:t>&lt;&lt;Static Text - see the top&gt;&gt;</w:t>
            </w:r>
          </w:p>
        </w:tc>
      </w:tr>
      <w:tr w:rsidR="009C32B3" w14:paraId="4CF08DE1" w14:textId="77777777" w:rsidTr="00545ECF">
        <w:tc>
          <w:tcPr>
            <w:tcW w:w="554" w:type="dxa"/>
            <w:vAlign w:val="center"/>
          </w:tcPr>
          <w:p w14:paraId="75284D4E" w14:textId="77777777" w:rsidR="009C32B3" w:rsidRPr="00671E4D" w:rsidRDefault="009C32B3" w:rsidP="00545ECF">
            <w:pPr>
              <w:jc w:val="center"/>
              <w:rPr>
                <w:rFonts w:asciiTheme="minorHAnsi" w:hAnsiTheme="minorHAnsi" w:cstheme="minorHAnsi"/>
                <w:sz w:val="18"/>
              </w:rPr>
            </w:pPr>
            <w:r>
              <w:rPr>
                <w:rFonts w:asciiTheme="minorHAnsi" w:hAnsiTheme="minorHAnsi" w:cstheme="minorHAnsi"/>
                <w:sz w:val="18"/>
              </w:rPr>
              <w:t>09</w:t>
            </w:r>
          </w:p>
        </w:tc>
        <w:tc>
          <w:tcPr>
            <w:tcW w:w="10236" w:type="dxa"/>
            <w:gridSpan w:val="2"/>
          </w:tcPr>
          <w:p w14:paraId="262AA45F" w14:textId="1C239F90" w:rsidR="009C32B3" w:rsidRPr="00671E4D" w:rsidRDefault="00CC6E09" w:rsidP="00545ECF">
            <w:pPr>
              <w:rPr>
                <w:rFonts w:asciiTheme="minorHAnsi" w:hAnsiTheme="minorHAnsi" w:cstheme="minorHAnsi"/>
                <w:sz w:val="18"/>
              </w:rPr>
            </w:pPr>
            <w:r w:rsidRPr="00856418">
              <w:rPr>
                <w:rFonts w:asciiTheme="minorHAnsi" w:hAnsiTheme="minorHAnsi"/>
                <w:bCs/>
                <w:sz w:val="18"/>
                <w:szCs w:val="18"/>
              </w:rPr>
              <w:t>&lt;&lt;Static Text - see the top&gt;&gt;</w:t>
            </w:r>
          </w:p>
        </w:tc>
      </w:tr>
      <w:tr w:rsidR="009C32B3" w14:paraId="3FB19057" w14:textId="77777777" w:rsidTr="00545ECF">
        <w:tc>
          <w:tcPr>
            <w:tcW w:w="554" w:type="dxa"/>
            <w:vAlign w:val="center"/>
          </w:tcPr>
          <w:p w14:paraId="437FC183" w14:textId="77777777" w:rsidR="009C32B3" w:rsidRDefault="009C32B3" w:rsidP="00545ECF">
            <w:pPr>
              <w:jc w:val="center"/>
              <w:rPr>
                <w:rFonts w:asciiTheme="minorHAnsi" w:hAnsiTheme="minorHAnsi" w:cstheme="minorHAnsi"/>
                <w:sz w:val="18"/>
              </w:rPr>
            </w:pPr>
            <w:r>
              <w:rPr>
                <w:rFonts w:asciiTheme="minorHAnsi" w:hAnsiTheme="minorHAnsi" w:cstheme="minorHAnsi"/>
                <w:sz w:val="18"/>
              </w:rPr>
              <w:t>10</w:t>
            </w:r>
          </w:p>
        </w:tc>
        <w:tc>
          <w:tcPr>
            <w:tcW w:w="2321" w:type="dxa"/>
            <w:vAlign w:val="center"/>
          </w:tcPr>
          <w:p w14:paraId="172F9117" w14:textId="1DAD2551" w:rsidR="009C32B3" w:rsidRDefault="00F41764" w:rsidP="00545ECF">
            <w:pPr>
              <w:rPr>
                <w:rFonts w:asciiTheme="minorHAnsi" w:hAnsiTheme="minorHAnsi" w:cstheme="minorHAnsi"/>
                <w:sz w:val="18"/>
              </w:rPr>
            </w:pPr>
            <w:r w:rsidRPr="00856418">
              <w:rPr>
                <w:rFonts w:asciiTheme="minorHAnsi" w:hAnsiTheme="minorHAnsi"/>
                <w:bCs/>
                <w:sz w:val="18"/>
                <w:szCs w:val="18"/>
              </w:rPr>
              <w:t>&lt;&lt;Static Text - see the top&gt;&gt;</w:t>
            </w:r>
          </w:p>
        </w:tc>
        <w:tc>
          <w:tcPr>
            <w:tcW w:w="7915" w:type="dxa"/>
          </w:tcPr>
          <w:p w14:paraId="00A471E2" w14:textId="7FA8C20A" w:rsidR="009C32B3" w:rsidRPr="002A0987" w:rsidRDefault="009C32B3" w:rsidP="00545ECF">
            <w:pPr>
              <w:pStyle w:val="ListParagraph"/>
              <w:numPr>
                <w:ilvl w:val="0"/>
                <w:numId w:val="55"/>
              </w:numPr>
              <w:rPr>
                <w:rFonts w:asciiTheme="minorHAnsi" w:hAnsiTheme="minorHAnsi" w:cstheme="minorHAnsi"/>
                <w:sz w:val="18"/>
              </w:rPr>
            </w:pPr>
          </w:p>
        </w:tc>
      </w:tr>
      <w:tr w:rsidR="009C32B3" w14:paraId="1059C2B1" w14:textId="77777777" w:rsidTr="00545ECF">
        <w:tc>
          <w:tcPr>
            <w:tcW w:w="554" w:type="dxa"/>
            <w:vAlign w:val="center"/>
          </w:tcPr>
          <w:p w14:paraId="19FB3E03" w14:textId="77777777" w:rsidR="009C32B3" w:rsidRDefault="009C32B3" w:rsidP="00545ECF">
            <w:pPr>
              <w:jc w:val="center"/>
              <w:rPr>
                <w:rFonts w:asciiTheme="minorHAnsi" w:hAnsiTheme="minorHAnsi" w:cstheme="minorHAnsi"/>
                <w:sz w:val="18"/>
              </w:rPr>
            </w:pPr>
            <w:r>
              <w:rPr>
                <w:rFonts w:asciiTheme="minorHAnsi" w:hAnsiTheme="minorHAnsi" w:cstheme="minorHAnsi"/>
                <w:sz w:val="18"/>
              </w:rPr>
              <w:t>11</w:t>
            </w:r>
          </w:p>
        </w:tc>
        <w:tc>
          <w:tcPr>
            <w:tcW w:w="2321" w:type="dxa"/>
          </w:tcPr>
          <w:p w14:paraId="5686C750" w14:textId="77777777" w:rsidR="009C32B3" w:rsidRDefault="009C32B3" w:rsidP="00545ECF">
            <w:pPr>
              <w:rPr>
                <w:rFonts w:asciiTheme="minorHAnsi" w:hAnsiTheme="minorHAnsi" w:cstheme="minorHAnsi"/>
                <w:sz w:val="18"/>
              </w:rPr>
            </w:pPr>
            <w:r>
              <w:rPr>
                <w:rFonts w:asciiTheme="minorHAnsi" w:hAnsiTheme="minorHAnsi" w:cstheme="minorHAnsi"/>
                <w:sz w:val="18"/>
              </w:rPr>
              <w:t>Correction Notes</w:t>
            </w:r>
          </w:p>
        </w:tc>
        <w:tc>
          <w:tcPr>
            <w:tcW w:w="7915" w:type="dxa"/>
          </w:tcPr>
          <w:p w14:paraId="0B993A2F" w14:textId="459B4239" w:rsidR="009C32B3" w:rsidRDefault="00545ECF" w:rsidP="00545ECF">
            <w:pPr>
              <w:rPr>
                <w:rFonts w:asciiTheme="minorHAnsi" w:hAnsiTheme="minorHAnsi" w:cstheme="minorHAnsi"/>
                <w:sz w:val="18"/>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092BA9" w14:paraId="01EC837F" w14:textId="77777777" w:rsidTr="00A478C4">
        <w:tc>
          <w:tcPr>
            <w:tcW w:w="10790" w:type="dxa"/>
            <w:gridSpan w:val="3"/>
            <w:vAlign w:val="center"/>
          </w:tcPr>
          <w:p w14:paraId="730E2D4B" w14:textId="673E12B9" w:rsidR="00092BA9" w:rsidRPr="007E6D92" w:rsidRDefault="00092BA9" w:rsidP="00545ECF">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5E8EBAD1" w14:textId="77777777" w:rsidR="009C32B3" w:rsidRDefault="009C32B3" w:rsidP="009C32B3"/>
    <w:p w14:paraId="24A1DECF" w14:textId="77777777" w:rsidR="009C32B3" w:rsidRDefault="009C32B3" w:rsidP="009C32B3">
      <w:r>
        <w:br w:type="page"/>
      </w:r>
    </w:p>
    <w:tbl>
      <w:tblPr>
        <w:tblStyle w:val="TableGrid"/>
        <w:tblW w:w="0" w:type="auto"/>
        <w:tblLook w:val="04A0" w:firstRow="1" w:lastRow="0" w:firstColumn="1" w:lastColumn="0" w:noHBand="0" w:noVBand="1"/>
      </w:tblPr>
      <w:tblGrid>
        <w:gridCol w:w="554"/>
        <w:gridCol w:w="2321"/>
        <w:gridCol w:w="7915"/>
      </w:tblGrid>
      <w:tr w:rsidR="009C32B3" w14:paraId="6274A98C" w14:textId="77777777" w:rsidTr="00545ECF">
        <w:tc>
          <w:tcPr>
            <w:tcW w:w="10790" w:type="dxa"/>
            <w:gridSpan w:val="3"/>
          </w:tcPr>
          <w:p w14:paraId="70ED80D7" w14:textId="77777777" w:rsidR="009C32B3" w:rsidRPr="00A932D7" w:rsidRDefault="009C32B3" w:rsidP="00545ECF">
            <w:pPr>
              <w:rPr>
                <w:rFonts w:asciiTheme="minorHAnsi" w:hAnsiTheme="minorHAnsi" w:cstheme="minorHAnsi"/>
                <w:b/>
                <w:sz w:val="18"/>
              </w:rPr>
            </w:pPr>
            <w:r>
              <w:rPr>
                <w:rFonts w:asciiTheme="minorHAnsi" w:hAnsiTheme="minorHAnsi" w:cstheme="minorHAnsi"/>
                <w:b/>
                <w:sz w:val="18"/>
              </w:rPr>
              <w:lastRenderedPageBreak/>
              <w:t>D. Ceiling Air Barrier Adjacent to Unconditioned Space</w:t>
            </w:r>
          </w:p>
        </w:tc>
      </w:tr>
      <w:tr w:rsidR="009C32B3" w14:paraId="6262A8FA" w14:textId="77777777" w:rsidTr="00545ECF">
        <w:tc>
          <w:tcPr>
            <w:tcW w:w="554" w:type="dxa"/>
            <w:vAlign w:val="center"/>
          </w:tcPr>
          <w:p w14:paraId="30993A00" w14:textId="77777777" w:rsidR="009C32B3" w:rsidRPr="00A932D7" w:rsidRDefault="009C32B3" w:rsidP="00545ECF">
            <w:pPr>
              <w:jc w:val="center"/>
              <w:rPr>
                <w:rFonts w:asciiTheme="minorHAnsi" w:hAnsiTheme="minorHAnsi" w:cstheme="minorHAnsi"/>
                <w:sz w:val="18"/>
              </w:rPr>
            </w:pPr>
            <w:r>
              <w:rPr>
                <w:rFonts w:asciiTheme="minorHAnsi" w:hAnsiTheme="minorHAnsi" w:cstheme="minorHAnsi"/>
                <w:sz w:val="18"/>
              </w:rPr>
              <w:t>01</w:t>
            </w:r>
          </w:p>
        </w:tc>
        <w:tc>
          <w:tcPr>
            <w:tcW w:w="10236" w:type="dxa"/>
            <w:gridSpan w:val="2"/>
          </w:tcPr>
          <w:p w14:paraId="0152D930" w14:textId="3E131302" w:rsidR="009C32B3" w:rsidRPr="00A932D7" w:rsidRDefault="00F41764" w:rsidP="00545ECF">
            <w:pPr>
              <w:rPr>
                <w:rFonts w:asciiTheme="minorHAnsi" w:hAnsiTheme="minorHAnsi" w:cstheme="minorHAnsi"/>
                <w:sz w:val="18"/>
              </w:rPr>
            </w:pPr>
            <w:r w:rsidRPr="00856418">
              <w:rPr>
                <w:rFonts w:asciiTheme="minorHAnsi" w:hAnsiTheme="minorHAnsi"/>
                <w:bCs/>
                <w:sz w:val="18"/>
                <w:szCs w:val="18"/>
              </w:rPr>
              <w:t>&lt;&lt;Static Text - see the top&gt;&gt;</w:t>
            </w:r>
          </w:p>
        </w:tc>
      </w:tr>
      <w:tr w:rsidR="009C32B3" w14:paraId="2F90AB8F" w14:textId="77777777" w:rsidTr="00545ECF">
        <w:tc>
          <w:tcPr>
            <w:tcW w:w="554" w:type="dxa"/>
            <w:vAlign w:val="center"/>
          </w:tcPr>
          <w:p w14:paraId="7DF974E8" w14:textId="77777777" w:rsidR="009C32B3" w:rsidRPr="00A932D7" w:rsidRDefault="009C32B3" w:rsidP="00545ECF">
            <w:pPr>
              <w:jc w:val="center"/>
              <w:rPr>
                <w:rFonts w:asciiTheme="minorHAnsi" w:hAnsiTheme="minorHAnsi" w:cstheme="minorHAnsi"/>
                <w:sz w:val="18"/>
              </w:rPr>
            </w:pPr>
            <w:r>
              <w:rPr>
                <w:rFonts w:asciiTheme="minorHAnsi" w:hAnsiTheme="minorHAnsi" w:cstheme="minorHAnsi"/>
                <w:sz w:val="18"/>
              </w:rPr>
              <w:t>02</w:t>
            </w:r>
          </w:p>
        </w:tc>
        <w:tc>
          <w:tcPr>
            <w:tcW w:w="10236" w:type="dxa"/>
            <w:gridSpan w:val="2"/>
          </w:tcPr>
          <w:p w14:paraId="6606D7C6" w14:textId="7CCCFA88" w:rsidR="009C32B3" w:rsidRPr="00A932D7" w:rsidRDefault="00F41764" w:rsidP="00545ECF">
            <w:pPr>
              <w:rPr>
                <w:rFonts w:asciiTheme="minorHAnsi" w:hAnsiTheme="minorHAnsi" w:cstheme="minorHAnsi"/>
                <w:sz w:val="18"/>
              </w:rPr>
            </w:pPr>
            <w:r w:rsidRPr="00856418">
              <w:rPr>
                <w:rFonts w:asciiTheme="minorHAnsi" w:hAnsiTheme="minorHAnsi"/>
                <w:bCs/>
                <w:sz w:val="18"/>
                <w:szCs w:val="18"/>
              </w:rPr>
              <w:t>&lt;&lt;Static Text - see the top&gt;&gt;</w:t>
            </w:r>
          </w:p>
        </w:tc>
      </w:tr>
      <w:tr w:rsidR="009C32B3" w14:paraId="5AE664A5" w14:textId="77777777" w:rsidTr="00545ECF">
        <w:tc>
          <w:tcPr>
            <w:tcW w:w="554" w:type="dxa"/>
            <w:vAlign w:val="center"/>
          </w:tcPr>
          <w:p w14:paraId="5C12649D" w14:textId="77777777" w:rsidR="009C32B3" w:rsidRPr="00671E4D" w:rsidRDefault="009C32B3" w:rsidP="00545ECF">
            <w:pPr>
              <w:jc w:val="center"/>
              <w:rPr>
                <w:rFonts w:asciiTheme="minorHAnsi" w:hAnsiTheme="minorHAnsi" w:cstheme="minorHAnsi"/>
                <w:sz w:val="18"/>
              </w:rPr>
            </w:pPr>
            <w:r>
              <w:rPr>
                <w:rFonts w:asciiTheme="minorHAnsi" w:hAnsiTheme="minorHAnsi" w:cstheme="minorHAnsi"/>
                <w:sz w:val="18"/>
              </w:rPr>
              <w:t>03</w:t>
            </w:r>
          </w:p>
        </w:tc>
        <w:tc>
          <w:tcPr>
            <w:tcW w:w="10236" w:type="dxa"/>
            <w:gridSpan w:val="2"/>
          </w:tcPr>
          <w:p w14:paraId="48AAC8CE" w14:textId="5EB42632" w:rsidR="009C32B3" w:rsidRPr="00671E4D" w:rsidRDefault="00F41764" w:rsidP="00545ECF">
            <w:pPr>
              <w:rPr>
                <w:rFonts w:asciiTheme="minorHAnsi" w:hAnsiTheme="minorHAnsi" w:cstheme="minorHAnsi"/>
                <w:sz w:val="18"/>
              </w:rPr>
            </w:pPr>
            <w:r w:rsidRPr="00856418">
              <w:rPr>
                <w:rFonts w:asciiTheme="minorHAnsi" w:hAnsiTheme="minorHAnsi"/>
                <w:bCs/>
                <w:sz w:val="18"/>
                <w:szCs w:val="18"/>
              </w:rPr>
              <w:t>&lt;&lt;Static Text - see the top&gt;&gt;</w:t>
            </w:r>
          </w:p>
        </w:tc>
      </w:tr>
      <w:tr w:rsidR="009C32B3" w14:paraId="1197E1BB" w14:textId="77777777" w:rsidTr="00545ECF">
        <w:tc>
          <w:tcPr>
            <w:tcW w:w="554" w:type="dxa"/>
            <w:vAlign w:val="center"/>
          </w:tcPr>
          <w:p w14:paraId="53AFF7AA" w14:textId="77777777" w:rsidR="009C32B3" w:rsidRPr="00671E4D" w:rsidRDefault="009C32B3" w:rsidP="00545ECF">
            <w:pPr>
              <w:jc w:val="center"/>
              <w:rPr>
                <w:rFonts w:asciiTheme="minorHAnsi" w:hAnsiTheme="minorHAnsi" w:cstheme="minorHAnsi"/>
                <w:sz w:val="18"/>
              </w:rPr>
            </w:pPr>
            <w:r>
              <w:rPr>
                <w:rFonts w:asciiTheme="minorHAnsi" w:hAnsiTheme="minorHAnsi" w:cstheme="minorHAnsi"/>
                <w:sz w:val="18"/>
              </w:rPr>
              <w:t>04</w:t>
            </w:r>
          </w:p>
        </w:tc>
        <w:tc>
          <w:tcPr>
            <w:tcW w:w="10236" w:type="dxa"/>
            <w:gridSpan w:val="2"/>
          </w:tcPr>
          <w:p w14:paraId="20BD19EA" w14:textId="2D9333EE" w:rsidR="009C32B3" w:rsidRPr="00671E4D" w:rsidRDefault="00F41764" w:rsidP="00545ECF">
            <w:pPr>
              <w:rPr>
                <w:rFonts w:asciiTheme="minorHAnsi" w:hAnsiTheme="minorHAnsi" w:cstheme="minorHAnsi"/>
                <w:sz w:val="18"/>
              </w:rPr>
            </w:pPr>
            <w:r w:rsidRPr="00856418">
              <w:rPr>
                <w:rFonts w:asciiTheme="minorHAnsi" w:hAnsiTheme="minorHAnsi"/>
                <w:bCs/>
                <w:sz w:val="18"/>
                <w:szCs w:val="18"/>
              </w:rPr>
              <w:t>&lt;&lt;Static Text - see the top&gt;&gt;</w:t>
            </w:r>
          </w:p>
        </w:tc>
      </w:tr>
      <w:tr w:rsidR="009C32B3" w14:paraId="4C0BD153" w14:textId="77777777" w:rsidTr="00545ECF">
        <w:tc>
          <w:tcPr>
            <w:tcW w:w="554" w:type="dxa"/>
            <w:vAlign w:val="center"/>
          </w:tcPr>
          <w:p w14:paraId="0ABB6D7F" w14:textId="77777777" w:rsidR="009C32B3" w:rsidRPr="00671E4D" w:rsidRDefault="009C32B3" w:rsidP="00545ECF">
            <w:pPr>
              <w:jc w:val="center"/>
              <w:rPr>
                <w:rFonts w:asciiTheme="minorHAnsi" w:hAnsiTheme="minorHAnsi" w:cstheme="minorHAnsi"/>
                <w:sz w:val="18"/>
              </w:rPr>
            </w:pPr>
            <w:r>
              <w:rPr>
                <w:rFonts w:asciiTheme="minorHAnsi" w:hAnsiTheme="minorHAnsi" w:cstheme="minorHAnsi"/>
                <w:sz w:val="18"/>
              </w:rPr>
              <w:t>05</w:t>
            </w:r>
          </w:p>
        </w:tc>
        <w:tc>
          <w:tcPr>
            <w:tcW w:w="10236" w:type="dxa"/>
            <w:gridSpan w:val="2"/>
          </w:tcPr>
          <w:p w14:paraId="53645B35" w14:textId="033C095B" w:rsidR="009C32B3" w:rsidRPr="00671E4D" w:rsidRDefault="00F41764" w:rsidP="00545ECF">
            <w:pPr>
              <w:rPr>
                <w:rFonts w:asciiTheme="minorHAnsi" w:hAnsiTheme="minorHAnsi" w:cstheme="minorHAnsi"/>
                <w:sz w:val="18"/>
              </w:rPr>
            </w:pPr>
            <w:r w:rsidRPr="00856418">
              <w:rPr>
                <w:rFonts w:asciiTheme="minorHAnsi" w:hAnsiTheme="minorHAnsi"/>
                <w:bCs/>
                <w:sz w:val="18"/>
                <w:szCs w:val="18"/>
              </w:rPr>
              <w:t>&lt;&lt;Static Text - see the top&gt;&gt;</w:t>
            </w:r>
          </w:p>
        </w:tc>
      </w:tr>
      <w:tr w:rsidR="009C32B3" w14:paraId="74B29658" w14:textId="77777777" w:rsidTr="00545ECF">
        <w:tc>
          <w:tcPr>
            <w:tcW w:w="554" w:type="dxa"/>
            <w:vAlign w:val="center"/>
          </w:tcPr>
          <w:p w14:paraId="7C6A4B85" w14:textId="77777777" w:rsidR="009C32B3" w:rsidRPr="00A932D7" w:rsidRDefault="009C32B3" w:rsidP="00545ECF">
            <w:pPr>
              <w:jc w:val="center"/>
              <w:rPr>
                <w:rFonts w:asciiTheme="minorHAnsi" w:hAnsiTheme="minorHAnsi" w:cstheme="minorHAnsi"/>
                <w:sz w:val="18"/>
              </w:rPr>
            </w:pPr>
            <w:r>
              <w:rPr>
                <w:rFonts w:asciiTheme="minorHAnsi" w:hAnsiTheme="minorHAnsi" w:cstheme="minorHAnsi"/>
                <w:sz w:val="18"/>
              </w:rPr>
              <w:t>06</w:t>
            </w:r>
          </w:p>
        </w:tc>
        <w:tc>
          <w:tcPr>
            <w:tcW w:w="10236" w:type="dxa"/>
            <w:gridSpan w:val="2"/>
          </w:tcPr>
          <w:p w14:paraId="14E01C83" w14:textId="0C221C58" w:rsidR="009C32B3" w:rsidRPr="00A932D7" w:rsidRDefault="00F41764" w:rsidP="00545ECF">
            <w:pPr>
              <w:rPr>
                <w:rFonts w:asciiTheme="minorHAnsi" w:hAnsiTheme="minorHAnsi" w:cstheme="minorHAnsi"/>
                <w:sz w:val="18"/>
              </w:rPr>
            </w:pPr>
            <w:r w:rsidRPr="00856418">
              <w:rPr>
                <w:rFonts w:asciiTheme="minorHAnsi" w:hAnsiTheme="minorHAnsi"/>
                <w:bCs/>
                <w:sz w:val="18"/>
                <w:szCs w:val="18"/>
              </w:rPr>
              <w:t>&lt;&lt;Static Text - see the top&gt;&gt;</w:t>
            </w:r>
          </w:p>
        </w:tc>
      </w:tr>
      <w:tr w:rsidR="009C32B3" w14:paraId="6830C242" w14:textId="77777777" w:rsidTr="00545ECF">
        <w:tc>
          <w:tcPr>
            <w:tcW w:w="554" w:type="dxa"/>
            <w:vAlign w:val="center"/>
          </w:tcPr>
          <w:p w14:paraId="023E9620" w14:textId="77777777" w:rsidR="009C32B3" w:rsidRPr="00671E4D" w:rsidRDefault="009C32B3" w:rsidP="00545ECF">
            <w:pPr>
              <w:jc w:val="center"/>
              <w:rPr>
                <w:rFonts w:asciiTheme="minorHAnsi" w:hAnsiTheme="minorHAnsi" w:cstheme="minorHAnsi"/>
                <w:sz w:val="18"/>
              </w:rPr>
            </w:pPr>
            <w:r>
              <w:rPr>
                <w:rFonts w:asciiTheme="minorHAnsi" w:hAnsiTheme="minorHAnsi" w:cstheme="minorHAnsi"/>
                <w:sz w:val="18"/>
              </w:rPr>
              <w:t>07</w:t>
            </w:r>
          </w:p>
        </w:tc>
        <w:tc>
          <w:tcPr>
            <w:tcW w:w="10236" w:type="dxa"/>
            <w:gridSpan w:val="2"/>
          </w:tcPr>
          <w:p w14:paraId="3611E952" w14:textId="13A60808" w:rsidR="009C32B3" w:rsidRPr="00671E4D" w:rsidRDefault="00F41764" w:rsidP="00545ECF">
            <w:pPr>
              <w:rPr>
                <w:rFonts w:asciiTheme="minorHAnsi" w:hAnsiTheme="minorHAnsi" w:cstheme="minorHAnsi"/>
                <w:sz w:val="18"/>
              </w:rPr>
            </w:pPr>
            <w:r w:rsidRPr="00856418">
              <w:rPr>
                <w:rFonts w:asciiTheme="minorHAnsi" w:hAnsiTheme="minorHAnsi"/>
                <w:bCs/>
                <w:sz w:val="18"/>
                <w:szCs w:val="18"/>
              </w:rPr>
              <w:t>&lt;&lt;Static Text - see the top&gt;&gt;</w:t>
            </w:r>
          </w:p>
        </w:tc>
      </w:tr>
      <w:tr w:rsidR="009C32B3" w14:paraId="0AAC49F2" w14:textId="77777777" w:rsidTr="00545ECF">
        <w:tc>
          <w:tcPr>
            <w:tcW w:w="554" w:type="dxa"/>
            <w:vAlign w:val="center"/>
          </w:tcPr>
          <w:p w14:paraId="31995C28" w14:textId="77777777" w:rsidR="009C32B3" w:rsidRPr="00671E4D" w:rsidRDefault="009C32B3" w:rsidP="00545ECF">
            <w:pPr>
              <w:jc w:val="center"/>
              <w:rPr>
                <w:rFonts w:asciiTheme="minorHAnsi" w:hAnsiTheme="minorHAnsi" w:cstheme="minorHAnsi"/>
                <w:sz w:val="18"/>
              </w:rPr>
            </w:pPr>
            <w:r>
              <w:rPr>
                <w:rFonts w:asciiTheme="minorHAnsi" w:hAnsiTheme="minorHAnsi" w:cstheme="minorHAnsi"/>
                <w:sz w:val="18"/>
              </w:rPr>
              <w:t>08</w:t>
            </w:r>
          </w:p>
        </w:tc>
        <w:tc>
          <w:tcPr>
            <w:tcW w:w="10236" w:type="dxa"/>
            <w:gridSpan w:val="2"/>
          </w:tcPr>
          <w:p w14:paraId="63713FDF" w14:textId="7770E434" w:rsidR="009C32B3" w:rsidRPr="00671E4D" w:rsidRDefault="00F41764" w:rsidP="00545ECF">
            <w:pPr>
              <w:rPr>
                <w:rFonts w:asciiTheme="minorHAnsi" w:hAnsiTheme="minorHAnsi" w:cstheme="minorHAnsi"/>
                <w:sz w:val="18"/>
              </w:rPr>
            </w:pPr>
            <w:r w:rsidRPr="00856418">
              <w:rPr>
                <w:rFonts w:asciiTheme="minorHAnsi" w:hAnsiTheme="minorHAnsi"/>
                <w:bCs/>
                <w:sz w:val="18"/>
                <w:szCs w:val="18"/>
              </w:rPr>
              <w:t>&lt;&lt;Static Text - see the top&gt;&gt;</w:t>
            </w:r>
          </w:p>
        </w:tc>
      </w:tr>
      <w:tr w:rsidR="009C32B3" w14:paraId="77FCDF1D" w14:textId="77777777" w:rsidTr="00545ECF">
        <w:tc>
          <w:tcPr>
            <w:tcW w:w="554" w:type="dxa"/>
            <w:vAlign w:val="center"/>
          </w:tcPr>
          <w:p w14:paraId="0E9D8D07" w14:textId="77777777" w:rsidR="009C32B3" w:rsidRPr="00A932D7" w:rsidRDefault="009C32B3" w:rsidP="00545ECF">
            <w:pPr>
              <w:jc w:val="center"/>
              <w:rPr>
                <w:rFonts w:asciiTheme="minorHAnsi" w:hAnsiTheme="minorHAnsi" w:cstheme="minorHAnsi"/>
                <w:sz w:val="18"/>
              </w:rPr>
            </w:pPr>
            <w:r>
              <w:rPr>
                <w:rFonts w:asciiTheme="minorHAnsi" w:hAnsiTheme="minorHAnsi" w:cstheme="minorHAnsi"/>
                <w:sz w:val="18"/>
              </w:rPr>
              <w:t>09</w:t>
            </w:r>
          </w:p>
        </w:tc>
        <w:tc>
          <w:tcPr>
            <w:tcW w:w="10236" w:type="dxa"/>
            <w:gridSpan w:val="2"/>
          </w:tcPr>
          <w:p w14:paraId="4D37FD4A" w14:textId="371144FB" w:rsidR="009C32B3" w:rsidRPr="00A932D7" w:rsidRDefault="00F41764" w:rsidP="00545ECF">
            <w:pPr>
              <w:rPr>
                <w:rFonts w:asciiTheme="minorHAnsi" w:hAnsiTheme="minorHAnsi" w:cstheme="minorHAnsi"/>
                <w:sz w:val="18"/>
              </w:rPr>
            </w:pPr>
            <w:r w:rsidRPr="00856418">
              <w:rPr>
                <w:rFonts w:asciiTheme="minorHAnsi" w:hAnsiTheme="minorHAnsi"/>
                <w:bCs/>
                <w:sz w:val="18"/>
                <w:szCs w:val="18"/>
              </w:rPr>
              <w:t>&lt;&lt;Static Text - see the top&gt;&gt;</w:t>
            </w:r>
          </w:p>
        </w:tc>
      </w:tr>
      <w:tr w:rsidR="009C32B3" w14:paraId="452D528E" w14:textId="77777777" w:rsidTr="00545ECF">
        <w:tc>
          <w:tcPr>
            <w:tcW w:w="554" w:type="dxa"/>
            <w:vAlign w:val="center"/>
          </w:tcPr>
          <w:p w14:paraId="3B085691" w14:textId="77777777" w:rsidR="009C32B3" w:rsidRPr="00671E4D" w:rsidRDefault="009C32B3" w:rsidP="00545ECF">
            <w:pPr>
              <w:jc w:val="center"/>
              <w:rPr>
                <w:rFonts w:asciiTheme="minorHAnsi" w:hAnsiTheme="minorHAnsi" w:cstheme="minorHAnsi"/>
                <w:sz w:val="18"/>
              </w:rPr>
            </w:pPr>
            <w:r>
              <w:rPr>
                <w:rFonts w:asciiTheme="minorHAnsi" w:hAnsiTheme="minorHAnsi" w:cstheme="minorHAnsi"/>
                <w:sz w:val="18"/>
              </w:rPr>
              <w:t>10</w:t>
            </w:r>
          </w:p>
        </w:tc>
        <w:tc>
          <w:tcPr>
            <w:tcW w:w="10236" w:type="dxa"/>
            <w:gridSpan w:val="2"/>
          </w:tcPr>
          <w:p w14:paraId="49EDDC68" w14:textId="2DDB8460" w:rsidR="009C32B3" w:rsidRPr="00671E4D" w:rsidRDefault="00F41764" w:rsidP="00545ECF">
            <w:pPr>
              <w:rPr>
                <w:rFonts w:asciiTheme="minorHAnsi" w:hAnsiTheme="minorHAnsi" w:cstheme="minorHAnsi"/>
                <w:sz w:val="18"/>
              </w:rPr>
            </w:pPr>
            <w:r w:rsidRPr="00856418">
              <w:rPr>
                <w:rFonts w:asciiTheme="minorHAnsi" w:hAnsiTheme="minorHAnsi"/>
                <w:bCs/>
                <w:sz w:val="18"/>
                <w:szCs w:val="18"/>
              </w:rPr>
              <w:t>&lt;&lt;Static Text - see the top&gt;&gt;</w:t>
            </w:r>
          </w:p>
        </w:tc>
      </w:tr>
      <w:tr w:rsidR="009C32B3" w14:paraId="56C4C1F9" w14:textId="77777777" w:rsidTr="00545ECF">
        <w:tc>
          <w:tcPr>
            <w:tcW w:w="554" w:type="dxa"/>
            <w:vAlign w:val="center"/>
          </w:tcPr>
          <w:p w14:paraId="76C4E414" w14:textId="77777777" w:rsidR="009C32B3" w:rsidRDefault="009C32B3" w:rsidP="00545ECF">
            <w:pPr>
              <w:jc w:val="center"/>
              <w:rPr>
                <w:rFonts w:asciiTheme="minorHAnsi" w:hAnsiTheme="minorHAnsi" w:cstheme="minorHAnsi"/>
                <w:sz w:val="18"/>
              </w:rPr>
            </w:pPr>
            <w:r>
              <w:rPr>
                <w:rFonts w:asciiTheme="minorHAnsi" w:hAnsiTheme="minorHAnsi" w:cstheme="minorHAnsi"/>
                <w:sz w:val="18"/>
              </w:rPr>
              <w:t>11</w:t>
            </w:r>
          </w:p>
        </w:tc>
        <w:tc>
          <w:tcPr>
            <w:tcW w:w="2321" w:type="dxa"/>
            <w:vAlign w:val="center"/>
          </w:tcPr>
          <w:p w14:paraId="7A6ED2F1" w14:textId="59722912" w:rsidR="009C32B3" w:rsidRDefault="00F41764" w:rsidP="00545ECF">
            <w:pPr>
              <w:rPr>
                <w:rFonts w:asciiTheme="minorHAnsi" w:hAnsiTheme="minorHAnsi" w:cstheme="minorHAnsi"/>
                <w:sz w:val="18"/>
              </w:rPr>
            </w:pPr>
            <w:r w:rsidRPr="00856418">
              <w:rPr>
                <w:rFonts w:asciiTheme="minorHAnsi" w:hAnsiTheme="minorHAnsi"/>
                <w:bCs/>
                <w:sz w:val="18"/>
                <w:szCs w:val="18"/>
              </w:rPr>
              <w:t>&lt;&lt;Static Text - see the top&gt;&gt;</w:t>
            </w:r>
          </w:p>
        </w:tc>
        <w:tc>
          <w:tcPr>
            <w:tcW w:w="7915" w:type="dxa"/>
          </w:tcPr>
          <w:p w14:paraId="2461CB66" w14:textId="6B914022" w:rsidR="009C32B3" w:rsidRPr="002A0987" w:rsidRDefault="009C32B3" w:rsidP="00545ECF">
            <w:pPr>
              <w:pStyle w:val="ListParagraph"/>
              <w:numPr>
                <w:ilvl w:val="0"/>
                <w:numId w:val="55"/>
              </w:numPr>
              <w:rPr>
                <w:rFonts w:asciiTheme="minorHAnsi" w:hAnsiTheme="minorHAnsi" w:cstheme="minorHAnsi"/>
                <w:sz w:val="18"/>
              </w:rPr>
            </w:pPr>
          </w:p>
        </w:tc>
      </w:tr>
      <w:tr w:rsidR="009C32B3" w14:paraId="4D6D7A76" w14:textId="77777777" w:rsidTr="00545ECF">
        <w:tc>
          <w:tcPr>
            <w:tcW w:w="554" w:type="dxa"/>
            <w:vAlign w:val="center"/>
          </w:tcPr>
          <w:p w14:paraId="555256F5" w14:textId="77777777" w:rsidR="009C32B3" w:rsidRDefault="009C32B3" w:rsidP="00545ECF">
            <w:pPr>
              <w:jc w:val="center"/>
              <w:rPr>
                <w:rFonts w:asciiTheme="minorHAnsi" w:hAnsiTheme="minorHAnsi" w:cstheme="minorHAnsi"/>
                <w:sz w:val="18"/>
              </w:rPr>
            </w:pPr>
            <w:r>
              <w:rPr>
                <w:rFonts w:asciiTheme="minorHAnsi" w:hAnsiTheme="minorHAnsi" w:cstheme="minorHAnsi"/>
                <w:sz w:val="18"/>
              </w:rPr>
              <w:t>12</w:t>
            </w:r>
          </w:p>
        </w:tc>
        <w:tc>
          <w:tcPr>
            <w:tcW w:w="2321" w:type="dxa"/>
          </w:tcPr>
          <w:p w14:paraId="52DEC540" w14:textId="77777777" w:rsidR="009C32B3" w:rsidRDefault="009C32B3" w:rsidP="00545ECF">
            <w:pPr>
              <w:rPr>
                <w:rFonts w:asciiTheme="minorHAnsi" w:hAnsiTheme="minorHAnsi" w:cstheme="minorHAnsi"/>
                <w:sz w:val="18"/>
              </w:rPr>
            </w:pPr>
            <w:r>
              <w:rPr>
                <w:rFonts w:asciiTheme="minorHAnsi" w:hAnsiTheme="minorHAnsi" w:cstheme="minorHAnsi"/>
                <w:sz w:val="18"/>
              </w:rPr>
              <w:t>Correction Notes</w:t>
            </w:r>
          </w:p>
        </w:tc>
        <w:tc>
          <w:tcPr>
            <w:tcW w:w="7915" w:type="dxa"/>
          </w:tcPr>
          <w:p w14:paraId="474216B2" w14:textId="7A611981" w:rsidR="009C32B3" w:rsidRDefault="00545ECF" w:rsidP="00545ECF">
            <w:pPr>
              <w:rPr>
                <w:rFonts w:asciiTheme="minorHAnsi" w:hAnsiTheme="minorHAnsi" w:cstheme="minorHAnsi"/>
                <w:sz w:val="18"/>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092BA9" w14:paraId="14B3C2AF" w14:textId="77777777" w:rsidTr="00A478C4">
        <w:tc>
          <w:tcPr>
            <w:tcW w:w="10790" w:type="dxa"/>
            <w:gridSpan w:val="3"/>
            <w:vAlign w:val="center"/>
          </w:tcPr>
          <w:p w14:paraId="141F6D60" w14:textId="378EECF6" w:rsidR="00092BA9" w:rsidRPr="007E6D92" w:rsidRDefault="00092BA9" w:rsidP="00545ECF">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7BFFEBDD" w14:textId="77777777" w:rsidR="009C32B3" w:rsidRDefault="009C32B3" w:rsidP="009C32B3"/>
    <w:tbl>
      <w:tblPr>
        <w:tblStyle w:val="TableGrid"/>
        <w:tblW w:w="0" w:type="auto"/>
        <w:tblLook w:val="04A0" w:firstRow="1" w:lastRow="0" w:firstColumn="1" w:lastColumn="0" w:noHBand="0" w:noVBand="1"/>
      </w:tblPr>
      <w:tblGrid>
        <w:gridCol w:w="554"/>
        <w:gridCol w:w="2321"/>
        <w:gridCol w:w="7915"/>
      </w:tblGrid>
      <w:tr w:rsidR="009C32B3" w14:paraId="71369F05" w14:textId="77777777" w:rsidTr="00545ECF">
        <w:tc>
          <w:tcPr>
            <w:tcW w:w="10790" w:type="dxa"/>
            <w:gridSpan w:val="3"/>
          </w:tcPr>
          <w:p w14:paraId="240865D0" w14:textId="77777777" w:rsidR="009C32B3" w:rsidRPr="00A932D7" w:rsidRDefault="009C32B3" w:rsidP="00545ECF">
            <w:pPr>
              <w:rPr>
                <w:rFonts w:asciiTheme="minorHAnsi" w:hAnsiTheme="minorHAnsi" w:cstheme="minorHAnsi"/>
                <w:b/>
                <w:sz w:val="18"/>
                <w:szCs w:val="18"/>
              </w:rPr>
            </w:pPr>
            <w:r>
              <w:rPr>
                <w:rFonts w:asciiTheme="minorHAnsi" w:hAnsiTheme="minorHAnsi" w:cstheme="minorHAnsi"/>
                <w:b/>
                <w:sz w:val="18"/>
                <w:szCs w:val="18"/>
              </w:rPr>
              <w:t>E. Roof Air Barrier – Unvented Attics Adjacent to Unconditioned Space</w:t>
            </w:r>
          </w:p>
        </w:tc>
      </w:tr>
      <w:tr w:rsidR="009C32B3" w14:paraId="70A84416" w14:textId="77777777" w:rsidTr="00545ECF">
        <w:tc>
          <w:tcPr>
            <w:tcW w:w="554" w:type="dxa"/>
            <w:vAlign w:val="center"/>
          </w:tcPr>
          <w:p w14:paraId="577F8770" w14:textId="77777777" w:rsidR="009C32B3" w:rsidRPr="00A932D7" w:rsidRDefault="009C32B3" w:rsidP="00545ECF">
            <w:pPr>
              <w:jc w:val="center"/>
              <w:rPr>
                <w:rFonts w:asciiTheme="minorHAnsi" w:hAnsiTheme="minorHAnsi" w:cstheme="minorHAnsi"/>
                <w:sz w:val="18"/>
                <w:szCs w:val="18"/>
              </w:rPr>
            </w:pPr>
            <w:r>
              <w:rPr>
                <w:rFonts w:asciiTheme="minorHAnsi" w:hAnsiTheme="minorHAnsi" w:cstheme="minorHAnsi"/>
                <w:sz w:val="18"/>
                <w:szCs w:val="18"/>
              </w:rPr>
              <w:t>01</w:t>
            </w:r>
          </w:p>
        </w:tc>
        <w:tc>
          <w:tcPr>
            <w:tcW w:w="10236" w:type="dxa"/>
            <w:gridSpan w:val="2"/>
          </w:tcPr>
          <w:p w14:paraId="527BC102" w14:textId="0FE98446" w:rsidR="009C32B3" w:rsidRPr="00A932D7" w:rsidRDefault="00F41764" w:rsidP="00545ECF">
            <w:pPr>
              <w:rPr>
                <w:rFonts w:asciiTheme="minorHAnsi" w:hAnsiTheme="minorHAnsi" w:cstheme="minorHAnsi"/>
                <w:sz w:val="18"/>
                <w:szCs w:val="18"/>
              </w:rPr>
            </w:pPr>
            <w:r w:rsidRPr="00856418">
              <w:rPr>
                <w:rFonts w:asciiTheme="minorHAnsi" w:hAnsiTheme="minorHAnsi"/>
                <w:bCs/>
                <w:sz w:val="18"/>
                <w:szCs w:val="18"/>
              </w:rPr>
              <w:t>&lt;&lt;Static Text - see the top&gt;&gt;</w:t>
            </w:r>
          </w:p>
        </w:tc>
      </w:tr>
      <w:tr w:rsidR="009C32B3" w14:paraId="11DBE6BA" w14:textId="77777777" w:rsidTr="00545ECF">
        <w:tc>
          <w:tcPr>
            <w:tcW w:w="554" w:type="dxa"/>
            <w:vAlign w:val="center"/>
          </w:tcPr>
          <w:p w14:paraId="02490272" w14:textId="77777777" w:rsidR="009C32B3" w:rsidRPr="00A932D7" w:rsidRDefault="009C32B3" w:rsidP="00545ECF">
            <w:pPr>
              <w:jc w:val="center"/>
              <w:rPr>
                <w:rFonts w:asciiTheme="minorHAnsi" w:hAnsiTheme="minorHAnsi" w:cstheme="minorHAnsi"/>
                <w:sz w:val="18"/>
                <w:szCs w:val="18"/>
              </w:rPr>
            </w:pPr>
            <w:r>
              <w:rPr>
                <w:rFonts w:asciiTheme="minorHAnsi" w:hAnsiTheme="minorHAnsi" w:cstheme="minorHAnsi"/>
                <w:sz w:val="18"/>
                <w:szCs w:val="18"/>
              </w:rPr>
              <w:t>02</w:t>
            </w:r>
          </w:p>
        </w:tc>
        <w:tc>
          <w:tcPr>
            <w:tcW w:w="10236" w:type="dxa"/>
            <w:gridSpan w:val="2"/>
          </w:tcPr>
          <w:p w14:paraId="45EF8C08" w14:textId="4343D891" w:rsidR="009C32B3" w:rsidRPr="00A932D7" w:rsidRDefault="00F41764" w:rsidP="00545ECF">
            <w:pPr>
              <w:rPr>
                <w:rFonts w:asciiTheme="minorHAnsi" w:hAnsiTheme="minorHAnsi" w:cstheme="minorHAnsi"/>
                <w:sz w:val="18"/>
                <w:szCs w:val="18"/>
              </w:rPr>
            </w:pPr>
            <w:r w:rsidRPr="00856418">
              <w:rPr>
                <w:rFonts w:asciiTheme="minorHAnsi" w:hAnsiTheme="minorHAnsi"/>
                <w:bCs/>
                <w:sz w:val="18"/>
                <w:szCs w:val="18"/>
              </w:rPr>
              <w:t>&lt;&lt;Static Text - see the top&gt;&gt;</w:t>
            </w:r>
          </w:p>
        </w:tc>
      </w:tr>
      <w:tr w:rsidR="009C32B3" w14:paraId="2C1F864B" w14:textId="77777777" w:rsidTr="00545ECF">
        <w:tc>
          <w:tcPr>
            <w:tcW w:w="554" w:type="dxa"/>
            <w:vAlign w:val="center"/>
          </w:tcPr>
          <w:p w14:paraId="3C2F338E" w14:textId="77777777" w:rsidR="009C32B3" w:rsidRPr="00A932D7" w:rsidRDefault="009C32B3" w:rsidP="00545ECF">
            <w:pPr>
              <w:jc w:val="center"/>
              <w:rPr>
                <w:rFonts w:asciiTheme="minorHAnsi" w:hAnsiTheme="minorHAnsi" w:cstheme="minorHAnsi"/>
                <w:sz w:val="18"/>
                <w:szCs w:val="18"/>
              </w:rPr>
            </w:pPr>
            <w:r>
              <w:rPr>
                <w:rFonts w:asciiTheme="minorHAnsi" w:hAnsiTheme="minorHAnsi" w:cstheme="minorHAnsi"/>
                <w:sz w:val="18"/>
                <w:szCs w:val="18"/>
              </w:rPr>
              <w:t>03</w:t>
            </w:r>
          </w:p>
        </w:tc>
        <w:tc>
          <w:tcPr>
            <w:tcW w:w="10236" w:type="dxa"/>
            <w:gridSpan w:val="2"/>
          </w:tcPr>
          <w:p w14:paraId="79D99B16" w14:textId="77777777" w:rsidR="009C32B3" w:rsidRPr="00A932D7" w:rsidRDefault="009C32B3" w:rsidP="00545ECF">
            <w:pPr>
              <w:rPr>
                <w:rFonts w:asciiTheme="minorHAnsi" w:hAnsiTheme="minorHAnsi" w:cstheme="minorHAnsi"/>
                <w:sz w:val="18"/>
                <w:szCs w:val="18"/>
              </w:rPr>
            </w:pPr>
            <w:r>
              <w:rPr>
                <w:rFonts w:asciiTheme="minorHAnsi" w:hAnsiTheme="minorHAnsi" w:cstheme="minorHAnsi"/>
                <w:sz w:val="18"/>
                <w:szCs w:val="18"/>
              </w:rPr>
              <w:t>All penetrations in the roof deck and gable ends for plumbing, electrical, etc. are sealed.</w:t>
            </w:r>
          </w:p>
        </w:tc>
      </w:tr>
      <w:tr w:rsidR="009C32B3" w14:paraId="7E5E6508" w14:textId="77777777" w:rsidTr="00545ECF">
        <w:tc>
          <w:tcPr>
            <w:tcW w:w="554" w:type="dxa"/>
            <w:vAlign w:val="center"/>
          </w:tcPr>
          <w:p w14:paraId="506FA2EB" w14:textId="77777777" w:rsidR="009C32B3" w:rsidRDefault="009C32B3" w:rsidP="00545ECF">
            <w:pPr>
              <w:jc w:val="center"/>
              <w:rPr>
                <w:rFonts w:asciiTheme="minorHAnsi" w:hAnsiTheme="minorHAnsi" w:cstheme="minorHAnsi"/>
                <w:sz w:val="18"/>
                <w:szCs w:val="18"/>
              </w:rPr>
            </w:pPr>
            <w:r>
              <w:rPr>
                <w:rFonts w:asciiTheme="minorHAnsi" w:hAnsiTheme="minorHAnsi" w:cstheme="minorHAnsi"/>
                <w:sz w:val="18"/>
                <w:szCs w:val="18"/>
              </w:rPr>
              <w:t>04</w:t>
            </w:r>
          </w:p>
        </w:tc>
        <w:tc>
          <w:tcPr>
            <w:tcW w:w="2321" w:type="dxa"/>
            <w:vAlign w:val="center"/>
          </w:tcPr>
          <w:p w14:paraId="65C9E9A2" w14:textId="77F04B3F" w:rsidR="009C32B3" w:rsidRDefault="00F41764" w:rsidP="00545ECF">
            <w:pPr>
              <w:rPr>
                <w:rFonts w:asciiTheme="minorHAnsi" w:hAnsiTheme="minorHAnsi" w:cstheme="minorHAnsi"/>
                <w:sz w:val="18"/>
                <w:szCs w:val="18"/>
              </w:rPr>
            </w:pPr>
            <w:r w:rsidRPr="00856418">
              <w:rPr>
                <w:rFonts w:asciiTheme="minorHAnsi" w:hAnsiTheme="minorHAnsi"/>
                <w:bCs/>
                <w:sz w:val="18"/>
                <w:szCs w:val="18"/>
              </w:rPr>
              <w:t>&lt;&lt;Static Text - see the top&gt;&gt;</w:t>
            </w:r>
          </w:p>
        </w:tc>
        <w:tc>
          <w:tcPr>
            <w:tcW w:w="7915" w:type="dxa"/>
          </w:tcPr>
          <w:p w14:paraId="33206F66" w14:textId="5397CF93" w:rsidR="009C32B3" w:rsidRPr="002A0987" w:rsidRDefault="009C32B3" w:rsidP="00545ECF">
            <w:pPr>
              <w:pStyle w:val="ListParagraph"/>
              <w:numPr>
                <w:ilvl w:val="0"/>
                <w:numId w:val="55"/>
              </w:numPr>
              <w:rPr>
                <w:rFonts w:asciiTheme="minorHAnsi" w:hAnsiTheme="minorHAnsi" w:cstheme="minorHAnsi"/>
                <w:sz w:val="18"/>
                <w:szCs w:val="18"/>
              </w:rPr>
            </w:pPr>
          </w:p>
        </w:tc>
      </w:tr>
      <w:tr w:rsidR="009C32B3" w14:paraId="0EEAD186" w14:textId="77777777" w:rsidTr="00545ECF">
        <w:tc>
          <w:tcPr>
            <w:tcW w:w="554" w:type="dxa"/>
            <w:vAlign w:val="center"/>
          </w:tcPr>
          <w:p w14:paraId="0656E0F7" w14:textId="77777777" w:rsidR="009C32B3" w:rsidRDefault="009C32B3" w:rsidP="00545ECF">
            <w:pPr>
              <w:jc w:val="center"/>
              <w:rPr>
                <w:rFonts w:asciiTheme="minorHAnsi" w:hAnsiTheme="minorHAnsi" w:cstheme="minorHAnsi"/>
                <w:sz w:val="18"/>
                <w:szCs w:val="18"/>
              </w:rPr>
            </w:pPr>
            <w:r>
              <w:rPr>
                <w:rFonts w:asciiTheme="minorHAnsi" w:hAnsiTheme="minorHAnsi" w:cstheme="minorHAnsi"/>
                <w:sz w:val="18"/>
                <w:szCs w:val="18"/>
              </w:rPr>
              <w:t>05</w:t>
            </w:r>
          </w:p>
        </w:tc>
        <w:tc>
          <w:tcPr>
            <w:tcW w:w="2321" w:type="dxa"/>
          </w:tcPr>
          <w:p w14:paraId="4E011D5A" w14:textId="77777777" w:rsidR="009C32B3" w:rsidRDefault="009C32B3" w:rsidP="00545ECF">
            <w:pPr>
              <w:rPr>
                <w:rFonts w:asciiTheme="minorHAnsi" w:hAnsiTheme="minorHAnsi" w:cstheme="minorHAnsi"/>
                <w:sz w:val="18"/>
                <w:szCs w:val="18"/>
              </w:rPr>
            </w:pPr>
            <w:r>
              <w:rPr>
                <w:rFonts w:asciiTheme="minorHAnsi" w:hAnsiTheme="minorHAnsi" w:cstheme="minorHAnsi"/>
                <w:sz w:val="18"/>
                <w:szCs w:val="18"/>
              </w:rPr>
              <w:t>Correction Notes</w:t>
            </w:r>
          </w:p>
        </w:tc>
        <w:tc>
          <w:tcPr>
            <w:tcW w:w="7915" w:type="dxa"/>
          </w:tcPr>
          <w:p w14:paraId="1BCFD353" w14:textId="14DA9B14" w:rsidR="009C32B3" w:rsidRDefault="00545ECF" w:rsidP="00545ECF">
            <w:pPr>
              <w:rPr>
                <w:rFonts w:asciiTheme="minorHAnsi" w:hAnsiTheme="minorHAnsi" w:cstheme="minorHAnsi"/>
                <w:sz w:val="18"/>
                <w:szCs w:val="18"/>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092BA9" w14:paraId="4237367C" w14:textId="77777777" w:rsidTr="00A478C4">
        <w:tc>
          <w:tcPr>
            <w:tcW w:w="10790" w:type="dxa"/>
            <w:gridSpan w:val="3"/>
            <w:vAlign w:val="center"/>
          </w:tcPr>
          <w:p w14:paraId="4532A02A" w14:textId="36A8B143" w:rsidR="00092BA9" w:rsidRPr="007E6D92" w:rsidRDefault="00092BA9" w:rsidP="00545ECF">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6174C843" w14:textId="77777777" w:rsidR="009C32B3" w:rsidRDefault="009C32B3" w:rsidP="009C32B3"/>
    <w:tbl>
      <w:tblPr>
        <w:tblStyle w:val="TableGrid"/>
        <w:tblW w:w="0" w:type="auto"/>
        <w:tblLook w:val="04A0" w:firstRow="1" w:lastRow="0" w:firstColumn="1" w:lastColumn="0" w:noHBand="0" w:noVBand="1"/>
      </w:tblPr>
      <w:tblGrid>
        <w:gridCol w:w="535"/>
        <w:gridCol w:w="2340"/>
        <w:gridCol w:w="7915"/>
      </w:tblGrid>
      <w:tr w:rsidR="009C32B3" w14:paraId="4D30CB66" w14:textId="77777777" w:rsidTr="00545ECF">
        <w:tc>
          <w:tcPr>
            <w:tcW w:w="10790" w:type="dxa"/>
            <w:gridSpan w:val="3"/>
          </w:tcPr>
          <w:p w14:paraId="58339039" w14:textId="77777777" w:rsidR="009C32B3" w:rsidRPr="00DA0E66" w:rsidRDefault="009C32B3" w:rsidP="00545ECF">
            <w:pPr>
              <w:rPr>
                <w:rFonts w:asciiTheme="minorHAnsi" w:hAnsiTheme="minorHAnsi" w:cstheme="minorHAnsi"/>
                <w:b/>
                <w:sz w:val="18"/>
              </w:rPr>
            </w:pPr>
            <w:r w:rsidRPr="00DA0E66">
              <w:rPr>
                <w:rFonts w:asciiTheme="minorHAnsi" w:hAnsiTheme="minorHAnsi" w:cstheme="minorHAnsi"/>
                <w:b/>
                <w:sz w:val="18"/>
              </w:rPr>
              <w:t>F. Conditioned Space Above or Adjacent to Garage Air Barrier</w:t>
            </w:r>
          </w:p>
        </w:tc>
      </w:tr>
      <w:tr w:rsidR="009C32B3" w14:paraId="327DB02E" w14:textId="77777777" w:rsidTr="00545ECF">
        <w:tc>
          <w:tcPr>
            <w:tcW w:w="535" w:type="dxa"/>
            <w:vAlign w:val="center"/>
          </w:tcPr>
          <w:p w14:paraId="63F7E916" w14:textId="77777777" w:rsidR="009C32B3" w:rsidRDefault="009C32B3" w:rsidP="00545ECF">
            <w:pPr>
              <w:jc w:val="center"/>
              <w:rPr>
                <w:rFonts w:asciiTheme="minorHAnsi" w:hAnsiTheme="minorHAnsi" w:cstheme="minorHAnsi"/>
                <w:sz w:val="18"/>
              </w:rPr>
            </w:pPr>
            <w:r>
              <w:rPr>
                <w:rFonts w:asciiTheme="minorHAnsi" w:hAnsiTheme="minorHAnsi" w:cstheme="minorHAnsi"/>
                <w:sz w:val="18"/>
              </w:rPr>
              <w:t>01</w:t>
            </w:r>
          </w:p>
        </w:tc>
        <w:tc>
          <w:tcPr>
            <w:tcW w:w="10255" w:type="dxa"/>
            <w:gridSpan w:val="2"/>
          </w:tcPr>
          <w:p w14:paraId="38B5D373" w14:textId="0203287A" w:rsidR="009C32B3" w:rsidRDefault="00F41764" w:rsidP="00545ECF">
            <w:pPr>
              <w:rPr>
                <w:rFonts w:asciiTheme="minorHAnsi" w:hAnsiTheme="minorHAnsi" w:cstheme="minorHAnsi"/>
                <w:sz w:val="18"/>
              </w:rPr>
            </w:pPr>
            <w:r w:rsidRPr="00856418">
              <w:rPr>
                <w:rFonts w:asciiTheme="minorHAnsi" w:hAnsiTheme="minorHAnsi"/>
                <w:bCs/>
                <w:sz w:val="18"/>
                <w:szCs w:val="18"/>
              </w:rPr>
              <w:t>&lt;&lt;Static Text - see the top&gt;&gt;</w:t>
            </w:r>
          </w:p>
        </w:tc>
      </w:tr>
      <w:tr w:rsidR="009C32B3" w14:paraId="515C38CF" w14:textId="77777777" w:rsidTr="00545ECF">
        <w:tc>
          <w:tcPr>
            <w:tcW w:w="535" w:type="dxa"/>
            <w:vAlign w:val="center"/>
          </w:tcPr>
          <w:p w14:paraId="1ADCA08A" w14:textId="77777777" w:rsidR="009C32B3" w:rsidRPr="00DA0E66" w:rsidRDefault="009C32B3" w:rsidP="00545ECF">
            <w:pPr>
              <w:jc w:val="center"/>
              <w:rPr>
                <w:rFonts w:asciiTheme="minorHAnsi" w:hAnsiTheme="minorHAnsi" w:cstheme="minorHAnsi"/>
                <w:sz w:val="18"/>
              </w:rPr>
            </w:pPr>
            <w:r>
              <w:rPr>
                <w:rFonts w:asciiTheme="minorHAnsi" w:hAnsiTheme="minorHAnsi" w:cstheme="minorHAnsi"/>
                <w:sz w:val="18"/>
              </w:rPr>
              <w:t>02</w:t>
            </w:r>
          </w:p>
        </w:tc>
        <w:tc>
          <w:tcPr>
            <w:tcW w:w="10255" w:type="dxa"/>
            <w:gridSpan w:val="2"/>
          </w:tcPr>
          <w:p w14:paraId="56533670" w14:textId="0FD0A969" w:rsidR="009C32B3" w:rsidRPr="00DA0E66" w:rsidRDefault="00F41764" w:rsidP="00545ECF">
            <w:pPr>
              <w:pStyle w:val="ListParagraph"/>
              <w:numPr>
                <w:ilvl w:val="0"/>
                <w:numId w:val="53"/>
              </w:numPr>
              <w:rPr>
                <w:rFonts w:asciiTheme="minorHAnsi" w:hAnsiTheme="minorHAnsi" w:cstheme="minorHAnsi"/>
                <w:sz w:val="18"/>
              </w:rPr>
            </w:pPr>
            <w:r w:rsidRPr="00856418">
              <w:rPr>
                <w:rFonts w:asciiTheme="minorHAnsi" w:hAnsiTheme="minorHAnsi"/>
                <w:bCs/>
                <w:sz w:val="18"/>
                <w:szCs w:val="18"/>
              </w:rPr>
              <w:t>&lt;&lt;Static Text - see the top&gt;&gt;</w:t>
            </w:r>
          </w:p>
        </w:tc>
      </w:tr>
      <w:tr w:rsidR="009C32B3" w14:paraId="270CB599" w14:textId="77777777" w:rsidTr="00545ECF">
        <w:tc>
          <w:tcPr>
            <w:tcW w:w="535" w:type="dxa"/>
            <w:vAlign w:val="center"/>
          </w:tcPr>
          <w:p w14:paraId="59FC3A09" w14:textId="77777777" w:rsidR="009C32B3" w:rsidRDefault="009C32B3" w:rsidP="00545ECF">
            <w:pPr>
              <w:jc w:val="center"/>
              <w:rPr>
                <w:rFonts w:asciiTheme="minorHAnsi" w:hAnsiTheme="minorHAnsi" w:cstheme="minorHAnsi"/>
                <w:sz w:val="18"/>
              </w:rPr>
            </w:pPr>
            <w:r>
              <w:rPr>
                <w:rFonts w:asciiTheme="minorHAnsi" w:hAnsiTheme="minorHAnsi" w:cstheme="minorHAnsi"/>
                <w:sz w:val="18"/>
              </w:rPr>
              <w:t>03</w:t>
            </w:r>
          </w:p>
        </w:tc>
        <w:tc>
          <w:tcPr>
            <w:tcW w:w="2340" w:type="dxa"/>
            <w:vAlign w:val="center"/>
          </w:tcPr>
          <w:p w14:paraId="3C4B4722" w14:textId="52FFE853" w:rsidR="009C32B3" w:rsidRDefault="00F41764" w:rsidP="00545ECF">
            <w:pPr>
              <w:rPr>
                <w:rFonts w:asciiTheme="minorHAnsi" w:hAnsiTheme="minorHAnsi" w:cstheme="minorHAnsi"/>
                <w:sz w:val="18"/>
              </w:rPr>
            </w:pPr>
            <w:r w:rsidRPr="00856418">
              <w:rPr>
                <w:rFonts w:asciiTheme="minorHAnsi" w:hAnsiTheme="minorHAnsi"/>
                <w:bCs/>
                <w:sz w:val="18"/>
                <w:szCs w:val="18"/>
              </w:rPr>
              <w:t>&lt;&lt;Static Text - see the top&gt;&gt;</w:t>
            </w:r>
          </w:p>
        </w:tc>
        <w:tc>
          <w:tcPr>
            <w:tcW w:w="7915" w:type="dxa"/>
          </w:tcPr>
          <w:p w14:paraId="70C3EA9E" w14:textId="1E532324" w:rsidR="009C32B3" w:rsidRPr="002A0987" w:rsidRDefault="009C32B3" w:rsidP="00545ECF">
            <w:pPr>
              <w:pStyle w:val="ListParagraph"/>
              <w:numPr>
                <w:ilvl w:val="0"/>
                <w:numId w:val="55"/>
              </w:numPr>
              <w:rPr>
                <w:rFonts w:asciiTheme="minorHAnsi" w:hAnsiTheme="minorHAnsi" w:cstheme="minorHAnsi"/>
                <w:sz w:val="18"/>
              </w:rPr>
            </w:pPr>
          </w:p>
        </w:tc>
      </w:tr>
      <w:tr w:rsidR="009C32B3" w14:paraId="62263F25" w14:textId="77777777" w:rsidTr="00545ECF">
        <w:tc>
          <w:tcPr>
            <w:tcW w:w="535" w:type="dxa"/>
            <w:vAlign w:val="center"/>
          </w:tcPr>
          <w:p w14:paraId="2D9F6E59" w14:textId="77777777" w:rsidR="009C32B3" w:rsidRDefault="009C32B3" w:rsidP="00545ECF">
            <w:pPr>
              <w:jc w:val="center"/>
              <w:rPr>
                <w:rFonts w:asciiTheme="minorHAnsi" w:hAnsiTheme="minorHAnsi" w:cstheme="minorHAnsi"/>
                <w:sz w:val="18"/>
              </w:rPr>
            </w:pPr>
            <w:r>
              <w:rPr>
                <w:rFonts w:asciiTheme="minorHAnsi" w:hAnsiTheme="minorHAnsi" w:cstheme="minorHAnsi"/>
                <w:sz w:val="18"/>
              </w:rPr>
              <w:t>04</w:t>
            </w:r>
          </w:p>
        </w:tc>
        <w:tc>
          <w:tcPr>
            <w:tcW w:w="2340" w:type="dxa"/>
          </w:tcPr>
          <w:p w14:paraId="585915E9" w14:textId="77777777" w:rsidR="009C32B3" w:rsidRDefault="009C32B3" w:rsidP="00545ECF">
            <w:pPr>
              <w:rPr>
                <w:rFonts w:asciiTheme="minorHAnsi" w:hAnsiTheme="minorHAnsi" w:cstheme="minorHAnsi"/>
                <w:sz w:val="18"/>
              </w:rPr>
            </w:pPr>
            <w:r>
              <w:rPr>
                <w:rFonts w:asciiTheme="minorHAnsi" w:hAnsiTheme="minorHAnsi" w:cstheme="minorHAnsi"/>
                <w:sz w:val="18"/>
              </w:rPr>
              <w:t>Correction Notes</w:t>
            </w:r>
          </w:p>
        </w:tc>
        <w:tc>
          <w:tcPr>
            <w:tcW w:w="7915" w:type="dxa"/>
          </w:tcPr>
          <w:p w14:paraId="6CAA73B8" w14:textId="352E6FA9" w:rsidR="009C32B3" w:rsidRDefault="00545ECF" w:rsidP="00545ECF">
            <w:pPr>
              <w:rPr>
                <w:rFonts w:asciiTheme="minorHAnsi" w:hAnsiTheme="minorHAnsi" w:cstheme="minorHAnsi"/>
                <w:sz w:val="18"/>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092BA9" w14:paraId="78102072" w14:textId="77777777" w:rsidTr="00A478C4">
        <w:tc>
          <w:tcPr>
            <w:tcW w:w="10790" w:type="dxa"/>
            <w:gridSpan w:val="3"/>
            <w:vAlign w:val="center"/>
          </w:tcPr>
          <w:p w14:paraId="2B33AA11" w14:textId="052A4BE4" w:rsidR="00092BA9" w:rsidRPr="007E6D92" w:rsidRDefault="00092BA9" w:rsidP="00545ECF">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70515E75" w14:textId="77777777" w:rsidR="009C32B3" w:rsidRDefault="009C32B3" w:rsidP="009C32B3"/>
    <w:p w14:paraId="7CA19D8B" w14:textId="77777777" w:rsidR="009C32B3" w:rsidRDefault="009C32B3" w:rsidP="009C32B3">
      <w:r>
        <w:br w:type="page"/>
      </w:r>
    </w:p>
    <w:tbl>
      <w:tblPr>
        <w:tblStyle w:val="TableGrid"/>
        <w:tblW w:w="0" w:type="auto"/>
        <w:tblLook w:val="04A0" w:firstRow="1" w:lastRow="0" w:firstColumn="1" w:lastColumn="0" w:noHBand="0" w:noVBand="1"/>
      </w:tblPr>
      <w:tblGrid>
        <w:gridCol w:w="535"/>
        <w:gridCol w:w="2340"/>
        <w:gridCol w:w="7915"/>
      </w:tblGrid>
      <w:tr w:rsidR="009C32B3" w:rsidRPr="00DA0E66" w14:paraId="4BD660D7" w14:textId="77777777" w:rsidTr="00545ECF">
        <w:tc>
          <w:tcPr>
            <w:tcW w:w="10790" w:type="dxa"/>
            <w:gridSpan w:val="3"/>
          </w:tcPr>
          <w:p w14:paraId="5F25E531" w14:textId="77777777" w:rsidR="009C32B3" w:rsidRPr="00DA0E66" w:rsidRDefault="009C32B3" w:rsidP="00545ECF">
            <w:pPr>
              <w:rPr>
                <w:rFonts w:asciiTheme="minorHAnsi" w:hAnsiTheme="minorHAnsi" w:cstheme="minorHAnsi"/>
                <w:b/>
                <w:sz w:val="18"/>
              </w:rPr>
            </w:pPr>
            <w:r>
              <w:rPr>
                <w:rFonts w:asciiTheme="minorHAnsi" w:hAnsiTheme="minorHAnsi" w:cstheme="minorHAnsi"/>
                <w:b/>
                <w:sz w:val="18"/>
              </w:rPr>
              <w:lastRenderedPageBreak/>
              <w:t>G. Cantilevered Floor Air Barrier</w:t>
            </w:r>
          </w:p>
        </w:tc>
      </w:tr>
      <w:tr w:rsidR="009C32B3" w:rsidRPr="00DA0E66" w14:paraId="7C71C402" w14:textId="77777777" w:rsidTr="00545ECF">
        <w:tc>
          <w:tcPr>
            <w:tcW w:w="535" w:type="dxa"/>
            <w:vAlign w:val="center"/>
          </w:tcPr>
          <w:p w14:paraId="7A4E025A" w14:textId="77777777" w:rsidR="009C32B3" w:rsidRPr="00DA0E66" w:rsidRDefault="009C32B3" w:rsidP="00545ECF">
            <w:pPr>
              <w:jc w:val="center"/>
              <w:rPr>
                <w:rFonts w:asciiTheme="minorHAnsi" w:hAnsiTheme="minorHAnsi" w:cstheme="minorHAnsi"/>
                <w:sz w:val="18"/>
              </w:rPr>
            </w:pPr>
            <w:r>
              <w:rPr>
                <w:rFonts w:asciiTheme="minorHAnsi" w:hAnsiTheme="minorHAnsi" w:cstheme="minorHAnsi"/>
                <w:sz w:val="18"/>
              </w:rPr>
              <w:t>01</w:t>
            </w:r>
          </w:p>
        </w:tc>
        <w:tc>
          <w:tcPr>
            <w:tcW w:w="10255" w:type="dxa"/>
            <w:gridSpan w:val="2"/>
          </w:tcPr>
          <w:p w14:paraId="1DBD2644" w14:textId="723094E7" w:rsidR="009C32B3" w:rsidRPr="00DA0E66" w:rsidRDefault="00F41764" w:rsidP="00545ECF">
            <w:pPr>
              <w:rPr>
                <w:rFonts w:asciiTheme="minorHAnsi" w:hAnsiTheme="minorHAnsi" w:cstheme="minorHAnsi"/>
                <w:sz w:val="18"/>
              </w:rPr>
            </w:pPr>
            <w:r w:rsidRPr="00856418">
              <w:rPr>
                <w:rFonts w:asciiTheme="minorHAnsi" w:hAnsiTheme="minorHAnsi"/>
                <w:bCs/>
                <w:sz w:val="18"/>
                <w:szCs w:val="18"/>
              </w:rPr>
              <w:t>&lt;&lt;Static Text - see the top&gt;&gt;</w:t>
            </w:r>
          </w:p>
        </w:tc>
      </w:tr>
      <w:tr w:rsidR="009C32B3" w:rsidRPr="00DA0E66" w14:paraId="2C7636C2" w14:textId="77777777" w:rsidTr="00545ECF">
        <w:tc>
          <w:tcPr>
            <w:tcW w:w="535" w:type="dxa"/>
            <w:vAlign w:val="center"/>
          </w:tcPr>
          <w:p w14:paraId="3379819B" w14:textId="77777777" w:rsidR="009C32B3" w:rsidRPr="00DA0E66" w:rsidRDefault="009C32B3" w:rsidP="00545ECF">
            <w:pPr>
              <w:jc w:val="center"/>
              <w:rPr>
                <w:rFonts w:asciiTheme="minorHAnsi" w:hAnsiTheme="minorHAnsi" w:cstheme="minorHAnsi"/>
                <w:sz w:val="18"/>
              </w:rPr>
            </w:pPr>
            <w:r>
              <w:rPr>
                <w:rFonts w:asciiTheme="minorHAnsi" w:hAnsiTheme="minorHAnsi" w:cstheme="minorHAnsi"/>
                <w:sz w:val="18"/>
              </w:rPr>
              <w:t>02</w:t>
            </w:r>
          </w:p>
        </w:tc>
        <w:tc>
          <w:tcPr>
            <w:tcW w:w="10255" w:type="dxa"/>
            <w:gridSpan w:val="2"/>
          </w:tcPr>
          <w:p w14:paraId="576DDAF8" w14:textId="7E510FF8" w:rsidR="009C32B3" w:rsidRPr="00DA0E66" w:rsidRDefault="00F41764" w:rsidP="00545ECF">
            <w:pPr>
              <w:rPr>
                <w:rFonts w:asciiTheme="minorHAnsi" w:hAnsiTheme="minorHAnsi" w:cstheme="minorHAnsi"/>
                <w:sz w:val="18"/>
              </w:rPr>
            </w:pPr>
            <w:r w:rsidRPr="00856418">
              <w:rPr>
                <w:rFonts w:asciiTheme="minorHAnsi" w:hAnsiTheme="minorHAnsi"/>
                <w:bCs/>
                <w:sz w:val="18"/>
                <w:szCs w:val="18"/>
              </w:rPr>
              <w:t>&lt;&lt;Static Text - see the top&gt;&gt;</w:t>
            </w:r>
          </w:p>
        </w:tc>
      </w:tr>
      <w:tr w:rsidR="009C32B3" w:rsidRPr="00DA0E66" w14:paraId="5AE3737F" w14:textId="77777777" w:rsidTr="00545ECF">
        <w:tc>
          <w:tcPr>
            <w:tcW w:w="535" w:type="dxa"/>
            <w:vAlign w:val="center"/>
          </w:tcPr>
          <w:p w14:paraId="4E1F8213" w14:textId="77777777" w:rsidR="009C32B3" w:rsidRPr="00DA0E66" w:rsidRDefault="009C32B3" w:rsidP="00545ECF">
            <w:pPr>
              <w:jc w:val="center"/>
              <w:rPr>
                <w:rFonts w:asciiTheme="minorHAnsi" w:hAnsiTheme="minorHAnsi" w:cstheme="minorHAnsi"/>
                <w:sz w:val="18"/>
              </w:rPr>
            </w:pPr>
            <w:r>
              <w:rPr>
                <w:rFonts w:asciiTheme="minorHAnsi" w:hAnsiTheme="minorHAnsi" w:cstheme="minorHAnsi"/>
                <w:sz w:val="18"/>
              </w:rPr>
              <w:t>03</w:t>
            </w:r>
          </w:p>
        </w:tc>
        <w:tc>
          <w:tcPr>
            <w:tcW w:w="10255" w:type="dxa"/>
            <w:gridSpan w:val="2"/>
          </w:tcPr>
          <w:p w14:paraId="29CDE553" w14:textId="6F64A13A" w:rsidR="009C32B3" w:rsidRPr="00DA0E66" w:rsidRDefault="00F41764" w:rsidP="00545ECF">
            <w:pPr>
              <w:rPr>
                <w:rFonts w:asciiTheme="minorHAnsi" w:hAnsiTheme="minorHAnsi" w:cstheme="minorHAnsi"/>
                <w:sz w:val="18"/>
              </w:rPr>
            </w:pPr>
            <w:r w:rsidRPr="00856418">
              <w:rPr>
                <w:rFonts w:asciiTheme="minorHAnsi" w:hAnsiTheme="minorHAnsi"/>
                <w:bCs/>
                <w:sz w:val="18"/>
                <w:szCs w:val="18"/>
              </w:rPr>
              <w:t>&lt;&lt;Static Text - see the top&gt;&gt;</w:t>
            </w:r>
          </w:p>
        </w:tc>
      </w:tr>
      <w:tr w:rsidR="009C32B3" w:rsidRPr="00DA0E66" w14:paraId="19D35BC2" w14:textId="77777777" w:rsidTr="00545ECF">
        <w:tc>
          <w:tcPr>
            <w:tcW w:w="535" w:type="dxa"/>
            <w:vAlign w:val="center"/>
          </w:tcPr>
          <w:p w14:paraId="62D2C0E0" w14:textId="77777777" w:rsidR="009C32B3" w:rsidRDefault="009C32B3" w:rsidP="00545ECF">
            <w:pPr>
              <w:jc w:val="center"/>
              <w:rPr>
                <w:rFonts w:asciiTheme="minorHAnsi" w:hAnsiTheme="minorHAnsi" w:cstheme="minorHAnsi"/>
                <w:sz w:val="18"/>
              </w:rPr>
            </w:pPr>
            <w:r>
              <w:rPr>
                <w:rFonts w:asciiTheme="minorHAnsi" w:hAnsiTheme="minorHAnsi" w:cstheme="minorHAnsi"/>
                <w:sz w:val="18"/>
              </w:rPr>
              <w:t>04</w:t>
            </w:r>
          </w:p>
        </w:tc>
        <w:tc>
          <w:tcPr>
            <w:tcW w:w="2340" w:type="dxa"/>
            <w:vAlign w:val="center"/>
          </w:tcPr>
          <w:p w14:paraId="4A3E473D" w14:textId="0715E819" w:rsidR="009C32B3" w:rsidRDefault="00F41764" w:rsidP="00545ECF">
            <w:pPr>
              <w:rPr>
                <w:rFonts w:asciiTheme="minorHAnsi" w:hAnsiTheme="minorHAnsi" w:cstheme="minorHAnsi"/>
                <w:sz w:val="18"/>
              </w:rPr>
            </w:pPr>
            <w:r w:rsidRPr="00856418">
              <w:rPr>
                <w:rFonts w:asciiTheme="minorHAnsi" w:hAnsiTheme="minorHAnsi"/>
                <w:bCs/>
                <w:sz w:val="18"/>
                <w:szCs w:val="18"/>
              </w:rPr>
              <w:t>&lt;&lt;Static Text - see the top&gt;&gt;</w:t>
            </w:r>
          </w:p>
        </w:tc>
        <w:tc>
          <w:tcPr>
            <w:tcW w:w="7915" w:type="dxa"/>
          </w:tcPr>
          <w:p w14:paraId="5EF93782" w14:textId="5BC30FD8" w:rsidR="009C32B3" w:rsidRPr="007E74F0" w:rsidRDefault="009C32B3" w:rsidP="007E74F0">
            <w:pPr>
              <w:ind w:left="360"/>
              <w:rPr>
                <w:rFonts w:asciiTheme="minorHAnsi" w:hAnsiTheme="minorHAnsi" w:cstheme="minorHAnsi"/>
                <w:sz w:val="18"/>
              </w:rPr>
            </w:pPr>
          </w:p>
        </w:tc>
      </w:tr>
      <w:tr w:rsidR="009C32B3" w:rsidRPr="00DA0E66" w14:paraId="67B2C123" w14:textId="77777777" w:rsidTr="00545ECF">
        <w:tc>
          <w:tcPr>
            <w:tcW w:w="535" w:type="dxa"/>
            <w:vAlign w:val="center"/>
          </w:tcPr>
          <w:p w14:paraId="5C73D9AC" w14:textId="77777777" w:rsidR="009C32B3" w:rsidRDefault="009C32B3" w:rsidP="00545ECF">
            <w:pPr>
              <w:jc w:val="center"/>
              <w:rPr>
                <w:rFonts w:asciiTheme="minorHAnsi" w:hAnsiTheme="minorHAnsi" w:cstheme="minorHAnsi"/>
                <w:sz w:val="18"/>
              </w:rPr>
            </w:pPr>
            <w:r>
              <w:rPr>
                <w:rFonts w:asciiTheme="minorHAnsi" w:hAnsiTheme="minorHAnsi" w:cstheme="minorHAnsi"/>
                <w:sz w:val="18"/>
              </w:rPr>
              <w:t>05</w:t>
            </w:r>
          </w:p>
        </w:tc>
        <w:tc>
          <w:tcPr>
            <w:tcW w:w="2340" w:type="dxa"/>
          </w:tcPr>
          <w:p w14:paraId="63727E2A" w14:textId="77777777" w:rsidR="009C32B3" w:rsidRDefault="009C32B3" w:rsidP="00545ECF">
            <w:pPr>
              <w:rPr>
                <w:rFonts w:asciiTheme="minorHAnsi" w:hAnsiTheme="minorHAnsi" w:cstheme="minorHAnsi"/>
                <w:sz w:val="18"/>
              </w:rPr>
            </w:pPr>
            <w:r>
              <w:rPr>
                <w:rFonts w:asciiTheme="minorHAnsi" w:hAnsiTheme="minorHAnsi" w:cstheme="minorHAnsi"/>
                <w:sz w:val="18"/>
              </w:rPr>
              <w:t>Correction Notes</w:t>
            </w:r>
          </w:p>
        </w:tc>
        <w:tc>
          <w:tcPr>
            <w:tcW w:w="7915" w:type="dxa"/>
          </w:tcPr>
          <w:p w14:paraId="3A5EF390" w14:textId="5B1D77EC" w:rsidR="009C32B3" w:rsidRDefault="00545ECF" w:rsidP="00545ECF">
            <w:pPr>
              <w:rPr>
                <w:rFonts w:asciiTheme="minorHAnsi" w:hAnsiTheme="minorHAnsi" w:cstheme="minorHAnsi"/>
                <w:sz w:val="18"/>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092BA9" w:rsidRPr="00DA0E66" w14:paraId="1F8F9A57" w14:textId="77777777" w:rsidTr="00A478C4">
        <w:tc>
          <w:tcPr>
            <w:tcW w:w="10790" w:type="dxa"/>
            <w:gridSpan w:val="3"/>
            <w:vAlign w:val="center"/>
          </w:tcPr>
          <w:p w14:paraId="24139D8B" w14:textId="39FC761A" w:rsidR="00092BA9" w:rsidRPr="007E6D92" w:rsidRDefault="00092BA9" w:rsidP="00545ECF">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4FA85626" w14:textId="77777777" w:rsidR="009C32B3" w:rsidRDefault="009C32B3" w:rsidP="009C32B3"/>
    <w:tbl>
      <w:tblPr>
        <w:tblStyle w:val="TableGrid"/>
        <w:tblW w:w="0" w:type="auto"/>
        <w:tblLook w:val="04A0" w:firstRow="1" w:lastRow="0" w:firstColumn="1" w:lastColumn="0" w:noHBand="0" w:noVBand="1"/>
      </w:tblPr>
      <w:tblGrid>
        <w:gridCol w:w="535"/>
        <w:gridCol w:w="2340"/>
        <w:gridCol w:w="7915"/>
      </w:tblGrid>
      <w:tr w:rsidR="009C32B3" w14:paraId="2D085DCE" w14:textId="77777777" w:rsidTr="00545ECF">
        <w:tc>
          <w:tcPr>
            <w:tcW w:w="10790" w:type="dxa"/>
            <w:gridSpan w:val="3"/>
          </w:tcPr>
          <w:p w14:paraId="07FDC201" w14:textId="77777777" w:rsidR="009C32B3" w:rsidRPr="00DA0E66" w:rsidRDefault="009C32B3" w:rsidP="00545ECF">
            <w:pPr>
              <w:rPr>
                <w:rFonts w:asciiTheme="minorHAnsi" w:hAnsiTheme="minorHAnsi" w:cstheme="minorHAnsi"/>
                <w:b/>
                <w:sz w:val="18"/>
              </w:rPr>
            </w:pPr>
            <w:r>
              <w:rPr>
                <w:rFonts w:asciiTheme="minorHAnsi" w:hAnsiTheme="minorHAnsi" w:cstheme="minorHAnsi"/>
                <w:b/>
                <w:sz w:val="18"/>
              </w:rPr>
              <w:t>H. Walls for Attached Porch, Attic, Double Wall Air Barrier</w:t>
            </w:r>
          </w:p>
        </w:tc>
      </w:tr>
      <w:tr w:rsidR="009C32B3" w14:paraId="1DB181C5" w14:textId="77777777" w:rsidTr="00545ECF">
        <w:tc>
          <w:tcPr>
            <w:tcW w:w="535" w:type="dxa"/>
            <w:vAlign w:val="center"/>
          </w:tcPr>
          <w:p w14:paraId="35037F94" w14:textId="77777777" w:rsidR="009C32B3" w:rsidRPr="00DA0E66" w:rsidRDefault="009C32B3" w:rsidP="00545ECF">
            <w:pPr>
              <w:jc w:val="center"/>
              <w:rPr>
                <w:rFonts w:asciiTheme="minorHAnsi" w:hAnsiTheme="minorHAnsi" w:cstheme="minorHAnsi"/>
                <w:sz w:val="18"/>
              </w:rPr>
            </w:pPr>
            <w:r>
              <w:rPr>
                <w:rFonts w:asciiTheme="minorHAnsi" w:hAnsiTheme="minorHAnsi" w:cstheme="minorHAnsi"/>
                <w:sz w:val="18"/>
              </w:rPr>
              <w:t>01</w:t>
            </w:r>
          </w:p>
        </w:tc>
        <w:tc>
          <w:tcPr>
            <w:tcW w:w="10255" w:type="dxa"/>
            <w:gridSpan w:val="2"/>
          </w:tcPr>
          <w:p w14:paraId="62421F24" w14:textId="72ECC664" w:rsidR="009C32B3" w:rsidRPr="00DA0E66" w:rsidRDefault="00F41764" w:rsidP="00545ECF">
            <w:pPr>
              <w:rPr>
                <w:rFonts w:asciiTheme="minorHAnsi" w:hAnsiTheme="minorHAnsi" w:cstheme="minorHAnsi"/>
                <w:sz w:val="18"/>
              </w:rPr>
            </w:pPr>
            <w:r w:rsidRPr="00856418">
              <w:rPr>
                <w:rFonts w:asciiTheme="minorHAnsi" w:hAnsiTheme="minorHAnsi"/>
                <w:bCs/>
                <w:sz w:val="18"/>
                <w:szCs w:val="18"/>
              </w:rPr>
              <w:t>&lt;&lt;Static Text - see the top&gt;&gt;</w:t>
            </w:r>
          </w:p>
        </w:tc>
      </w:tr>
      <w:tr w:rsidR="009C32B3" w14:paraId="2A3CBCC9" w14:textId="77777777" w:rsidTr="00545ECF">
        <w:tc>
          <w:tcPr>
            <w:tcW w:w="535" w:type="dxa"/>
            <w:vAlign w:val="center"/>
          </w:tcPr>
          <w:p w14:paraId="3DCC264D" w14:textId="77777777" w:rsidR="009C32B3" w:rsidRPr="00DA0E66" w:rsidRDefault="009C32B3" w:rsidP="00545ECF">
            <w:pPr>
              <w:jc w:val="center"/>
              <w:rPr>
                <w:rFonts w:asciiTheme="minorHAnsi" w:hAnsiTheme="minorHAnsi" w:cstheme="minorHAnsi"/>
                <w:sz w:val="18"/>
              </w:rPr>
            </w:pPr>
            <w:r>
              <w:rPr>
                <w:rFonts w:asciiTheme="minorHAnsi" w:hAnsiTheme="minorHAnsi" w:cstheme="minorHAnsi"/>
                <w:sz w:val="18"/>
              </w:rPr>
              <w:t>02</w:t>
            </w:r>
          </w:p>
        </w:tc>
        <w:tc>
          <w:tcPr>
            <w:tcW w:w="10255" w:type="dxa"/>
            <w:gridSpan w:val="2"/>
          </w:tcPr>
          <w:p w14:paraId="5BE6399A" w14:textId="5D762FD9" w:rsidR="009C32B3" w:rsidRPr="00DA0E66" w:rsidRDefault="00F41764" w:rsidP="00545ECF">
            <w:pPr>
              <w:rPr>
                <w:rFonts w:asciiTheme="minorHAnsi" w:hAnsiTheme="minorHAnsi" w:cstheme="minorHAnsi"/>
                <w:sz w:val="18"/>
              </w:rPr>
            </w:pPr>
            <w:r w:rsidRPr="00856418">
              <w:rPr>
                <w:rFonts w:asciiTheme="minorHAnsi" w:hAnsiTheme="minorHAnsi"/>
                <w:bCs/>
                <w:sz w:val="18"/>
                <w:szCs w:val="18"/>
              </w:rPr>
              <w:t>&lt;&lt;Static Text - see the top&gt;&gt;</w:t>
            </w:r>
          </w:p>
        </w:tc>
      </w:tr>
      <w:tr w:rsidR="009C32B3" w14:paraId="238FB379" w14:textId="77777777" w:rsidTr="00545ECF">
        <w:tc>
          <w:tcPr>
            <w:tcW w:w="535" w:type="dxa"/>
            <w:vAlign w:val="center"/>
          </w:tcPr>
          <w:p w14:paraId="77233DD0" w14:textId="77777777" w:rsidR="009C32B3" w:rsidRDefault="009C32B3" w:rsidP="00545ECF">
            <w:pPr>
              <w:jc w:val="center"/>
              <w:rPr>
                <w:rFonts w:asciiTheme="minorHAnsi" w:hAnsiTheme="minorHAnsi" w:cstheme="minorHAnsi"/>
                <w:sz w:val="18"/>
              </w:rPr>
            </w:pPr>
            <w:r>
              <w:rPr>
                <w:rFonts w:asciiTheme="minorHAnsi" w:hAnsiTheme="minorHAnsi" w:cstheme="minorHAnsi"/>
                <w:sz w:val="18"/>
              </w:rPr>
              <w:t>03</w:t>
            </w:r>
          </w:p>
        </w:tc>
        <w:tc>
          <w:tcPr>
            <w:tcW w:w="2340" w:type="dxa"/>
            <w:vAlign w:val="center"/>
          </w:tcPr>
          <w:p w14:paraId="1E0749C1" w14:textId="1A167A4B" w:rsidR="009C32B3" w:rsidRDefault="00F41764" w:rsidP="00545ECF">
            <w:pPr>
              <w:rPr>
                <w:rFonts w:asciiTheme="minorHAnsi" w:hAnsiTheme="minorHAnsi" w:cstheme="minorHAnsi"/>
                <w:sz w:val="18"/>
              </w:rPr>
            </w:pPr>
            <w:r w:rsidRPr="00856418">
              <w:rPr>
                <w:rFonts w:asciiTheme="minorHAnsi" w:hAnsiTheme="minorHAnsi"/>
                <w:bCs/>
                <w:sz w:val="18"/>
                <w:szCs w:val="18"/>
              </w:rPr>
              <w:t>&lt;&lt;Static Text - see the top&gt;&gt;</w:t>
            </w:r>
          </w:p>
        </w:tc>
        <w:tc>
          <w:tcPr>
            <w:tcW w:w="7915" w:type="dxa"/>
          </w:tcPr>
          <w:p w14:paraId="4F44F59F" w14:textId="355D387D" w:rsidR="009C32B3" w:rsidRPr="007E74F0" w:rsidRDefault="009C32B3" w:rsidP="007E74F0">
            <w:pPr>
              <w:ind w:left="360"/>
              <w:rPr>
                <w:rFonts w:asciiTheme="minorHAnsi" w:hAnsiTheme="minorHAnsi" w:cstheme="minorHAnsi"/>
                <w:sz w:val="18"/>
              </w:rPr>
            </w:pPr>
          </w:p>
        </w:tc>
      </w:tr>
      <w:tr w:rsidR="009C32B3" w14:paraId="36F87F69" w14:textId="77777777" w:rsidTr="00545ECF">
        <w:tc>
          <w:tcPr>
            <w:tcW w:w="535" w:type="dxa"/>
            <w:vAlign w:val="center"/>
          </w:tcPr>
          <w:p w14:paraId="5AE4F336" w14:textId="77777777" w:rsidR="009C32B3" w:rsidRDefault="009C32B3" w:rsidP="00545ECF">
            <w:pPr>
              <w:jc w:val="center"/>
              <w:rPr>
                <w:rFonts w:asciiTheme="minorHAnsi" w:hAnsiTheme="minorHAnsi" w:cstheme="minorHAnsi"/>
                <w:sz w:val="18"/>
              </w:rPr>
            </w:pPr>
            <w:r>
              <w:rPr>
                <w:rFonts w:asciiTheme="minorHAnsi" w:hAnsiTheme="minorHAnsi" w:cstheme="minorHAnsi"/>
                <w:sz w:val="18"/>
              </w:rPr>
              <w:t>04</w:t>
            </w:r>
          </w:p>
        </w:tc>
        <w:tc>
          <w:tcPr>
            <w:tcW w:w="2340" w:type="dxa"/>
          </w:tcPr>
          <w:p w14:paraId="1C5338AF" w14:textId="77777777" w:rsidR="009C32B3" w:rsidRDefault="009C32B3" w:rsidP="00545ECF">
            <w:pPr>
              <w:rPr>
                <w:rFonts w:asciiTheme="minorHAnsi" w:hAnsiTheme="minorHAnsi" w:cstheme="minorHAnsi"/>
                <w:sz w:val="18"/>
              </w:rPr>
            </w:pPr>
            <w:r>
              <w:rPr>
                <w:rFonts w:asciiTheme="minorHAnsi" w:hAnsiTheme="minorHAnsi" w:cstheme="minorHAnsi"/>
                <w:sz w:val="18"/>
              </w:rPr>
              <w:t>Correction Notes</w:t>
            </w:r>
          </w:p>
        </w:tc>
        <w:tc>
          <w:tcPr>
            <w:tcW w:w="7915" w:type="dxa"/>
          </w:tcPr>
          <w:p w14:paraId="3FB251CA" w14:textId="7ACF1CD5" w:rsidR="009C32B3" w:rsidRDefault="00545ECF" w:rsidP="00545ECF">
            <w:pPr>
              <w:rPr>
                <w:rFonts w:asciiTheme="minorHAnsi" w:hAnsiTheme="minorHAnsi" w:cstheme="minorHAnsi"/>
                <w:sz w:val="18"/>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092BA9" w14:paraId="56486712" w14:textId="77777777" w:rsidTr="00A478C4">
        <w:tc>
          <w:tcPr>
            <w:tcW w:w="10790" w:type="dxa"/>
            <w:gridSpan w:val="3"/>
            <w:vAlign w:val="center"/>
          </w:tcPr>
          <w:p w14:paraId="008DAD92" w14:textId="1C086268" w:rsidR="00092BA9" w:rsidRPr="007E6D92" w:rsidRDefault="00092BA9" w:rsidP="00545ECF">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763CAE7E" w14:textId="77777777" w:rsidR="009C32B3" w:rsidRDefault="009C32B3" w:rsidP="009C32B3"/>
    <w:tbl>
      <w:tblPr>
        <w:tblStyle w:val="TableGrid"/>
        <w:tblW w:w="0" w:type="auto"/>
        <w:tblLook w:val="04A0" w:firstRow="1" w:lastRow="0" w:firstColumn="1" w:lastColumn="0" w:noHBand="0" w:noVBand="1"/>
      </w:tblPr>
      <w:tblGrid>
        <w:gridCol w:w="554"/>
        <w:gridCol w:w="2321"/>
        <w:gridCol w:w="7915"/>
      </w:tblGrid>
      <w:tr w:rsidR="009C32B3" w14:paraId="2195EE31" w14:textId="16A443E2" w:rsidTr="00545ECF">
        <w:tc>
          <w:tcPr>
            <w:tcW w:w="10790" w:type="dxa"/>
            <w:gridSpan w:val="3"/>
          </w:tcPr>
          <w:p w14:paraId="10FEFF54" w14:textId="720A77D6" w:rsidR="009C32B3" w:rsidRPr="00A932D7" w:rsidRDefault="009C32B3" w:rsidP="00545ECF">
            <w:pPr>
              <w:rPr>
                <w:rFonts w:asciiTheme="minorHAnsi" w:hAnsiTheme="minorHAnsi" w:cstheme="minorHAnsi"/>
                <w:b/>
                <w:sz w:val="18"/>
                <w:szCs w:val="18"/>
              </w:rPr>
            </w:pPr>
            <w:r>
              <w:rPr>
                <w:rFonts w:asciiTheme="minorHAnsi" w:hAnsiTheme="minorHAnsi" w:cstheme="minorHAnsi"/>
                <w:b/>
                <w:sz w:val="18"/>
                <w:szCs w:val="18"/>
              </w:rPr>
              <w:t>I. Air Barriers in Multifamily Dwellings</w:t>
            </w:r>
          </w:p>
        </w:tc>
      </w:tr>
      <w:tr w:rsidR="009C32B3" w14:paraId="11604FCF" w14:textId="046148E6" w:rsidTr="00545ECF">
        <w:tc>
          <w:tcPr>
            <w:tcW w:w="554" w:type="dxa"/>
            <w:vAlign w:val="center"/>
          </w:tcPr>
          <w:p w14:paraId="0FDF9BE1" w14:textId="6CEF53DA" w:rsidR="009C32B3" w:rsidRPr="00A932D7" w:rsidRDefault="009C32B3" w:rsidP="00545ECF">
            <w:pPr>
              <w:jc w:val="center"/>
              <w:rPr>
                <w:rFonts w:asciiTheme="minorHAnsi" w:hAnsiTheme="minorHAnsi" w:cstheme="minorHAnsi"/>
                <w:sz w:val="18"/>
                <w:szCs w:val="18"/>
              </w:rPr>
            </w:pPr>
            <w:r>
              <w:rPr>
                <w:rFonts w:asciiTheme="minorHAnsi" w:hAnsiTheme="minorHAnsi" w:cstheme="minorHAnsi"/>
                <w:sz w:val="18"/>
                <w:szCs w:val="18"/>
              </w:rPr>
              <w:t>01</w:t>
            </w:r>
          </w:p>
        </w:tc>
        <w:tc>
          <w:tcPr>
            <w:tcW w:w="10236" w:type="dxa"/>
            <w:gridSpan w:val="2"/>
          </w:tcPr>
          <w:p w14:paraId="106BC48F" w14:textId="255C0BC1" w:rsidR="009C32B3" w:rsidRPr="00A932D7" w:rsidRDefault="00F41764" w:rsidP="00545ECF">
            <w:pPr>
              <w:rPr>
                <w:rFonts w:asciiTheme="minorHAnsi" w:hAnsiTheme="minorHAnsi" w:cstheme="minorHAnsi"/>
                <w:sz w:val="18"/>
                <w:szCs w:val="18"/>
              </w:rPr>
            </w:pPr>
            <w:r w:rsidRPr="00856418">
              <w:rPr>
                <w:rFonts w:asciiTheme="minorHAnsi" w:hAnsiTheme="minorHAnsi"/>
                <w:bCs/>
                <w:sz w:val="18"/>
                <w:szCs w:val="18"/>
              </w:rPr>
              <w:t>&lt;&lt;Static Text - see the top&gt;&gt;</w:t>
            </w:r>
          </w:p>
        </w:tc>
      </w:tr>
      <w:tr w:rsidR="009C32B3" w14:paraId="7D478F85" w14:textId="46009415" w:rsidTr="00545ECF">
        <w:tc>
          <w:tcPr>
            <w:tcW w:w="554" w:type="dxa"/>
            <w:vAlign w:val="center"/>
          </w:tcPr>
          <w:p w14:paraId="36E271F8" w14:textId="7344EC4B" w:rsidR="009C32B3" w:rsidRPr="00A932D7" w:rsidRDefault="009C32B3" w:rsidP="00545ECF">
            <w:pPr>
              <w:jc w:val="center"/>
              <w:rPr>
                <w:rFonts w:asciiTheme="minorHAnsi" w:hAnsiTheme="minorHAnsi" w:cstheme="minorHAnsi"/>
                <w:sz w:val="18"/>
                <w:szCs w:val="18"/>
              </w:rPr>
            </w:pPr>
            <w:r>
              <w:rPr>
                <w:rFonts w:asciiTheme="minorHAnsi" w:hAnsiTheme="minorHAnsi" w:cstheme="minorHAnsi"/>
                <w:sz w:val="18"/>
                <w:szCs w:val="18"/>
              </w:rPr>
              <w:t>02</w:t>
            </w:r>
          </w:p>
        </w:tc>
        <w:tc>
          <w:tcPr>
            <w:tcW w:w="10236" w:type="dxa"/>
            <w:gridSpan w:val="2"/>
          </w:tcPr>
          <w:p w14:paraId="283B12A8" w14:textId="26200E71" w:rsidR="009C32B3" w:rsidRPr="00A932D7" w:rsidRDefault="00F41764" w:rsidP="00545ECF">
            <w:pPr>
              <w:rPr>
                <w:rFonts w:asciiTheme="minorHAnsi" w:hAnsiTheme="minorHAnsi" w:cstheme="minorHAnsi"/>
                <w:sz w:val="18"/>
                <w:szCs w:val="18"/>
              </w:rPr>
            </w:pPr>
            <w:r w:rsidRPr="00856418">
              <w:rPr>
                <w:rFonts w:asciiTheme="minorHAnsi" w:hAnsiTheme="minorHAnsi"/>
                <w:bCs/>
                <w:sz w:val="18"/>
                <w:szCs w:val="18"/>
              </w:rPr>
              <w:t>&lt;&lt;Static Text - see the top&gt;&gt;</w:t>
            </w:r>
          </w:p>
        </w:tc>
      </w:tr>
      <w:tr w:rsidR="009C32B3" w14:paraId="5230A44E" w14:textId="25BCFA91" w:rsidTr="00545ECF">
        <w:tc>
          <w:tcPr>
            <w:tcW w:w="554" w:type="dxa"/>
            <w:vAlign w:val="center"/>
          </w:tcPr>
          <w:p w14:paraId="3D59CF03" w14:textId="1E868F85" w:rsidR="009C32B3" w:rsidRPr="00A932D7" w:rsidRDefault="009C32B3" w:rsidP="00545ECF">
            <w:pPr>
              <w:jc w:val="center"/>
              <w:rPr>
                <w:rFonts w:asciiTheme="minorHAnsi" w:hAnsiTheme="minorHAnsi" w:cstheme="minorHAnsi"/>
                <w:sz w:val="18"/>
                <w:szCs w:val="18"/>
              </w:rPr>
            </w:pPr>
            <w:r>
              <w:rPr>
                <w:rFonts w:asciiTheme="minorHAnsi" w:hAnsiTheme="minorHAnsi" w:cstheme="minorHAnsi"/>
                <w:sz w:val="18"/>
                <w:szCs w:val="18"/>
              </w:rPr>
              <w:t>03</w:t>
            </w:r>
          </w:p>
        </w:tc>
        <w:tc>
          <w:tcPr>
            <w:tcW w:w="10236" w:type="dxa"/>
            <w:gridSpan w:val="2"/>
          </w:tcPr>
          <w:p w14:paraId="39677CEF" w14:textId="69F2BC5D" w:rsidR="009C32B3" w:rsidRPr="00A932D7" w:rsidRDefault="00F41764" w:rsidP="00545ECF">
            <w:pPr>
              <w:rPr>
                <w:rFonts w:asciiTheme="minorHAnsi" w:hAnsiTheme="minorHAnsi" w:cstheme="minorHAnsi"/>
                <w:sz w:val="18"/>
                <w:szCs w:val="18"/>
              </w:rPr>
            </w:pPr>
            <w:r w:rsidRPr="00856418">
              <w:rPr>
                <w:rFonts w:asciiTheme="minorHAnsi" w:hAnsiTheme="minorHAnsi"/>
                <w:bCs/>
                <w:sz w:val="18"/>
                <w:szCs w:val="18"/>
              </w:rPr>
              <w:t>&lt;&lt;Static Text - see the top&gt;&gt;</w:t>
            </w:r>
          </w:p>
        </w:tc>
      </w:tr>
      <w:tr w:rsidR="009C32B3" w14:paraId="5DEADB3E" w14:textId="52501F85" w:rsidTr="00545ECF">
        <w:tc>
          <w:tcPr>
            <w:tcW w:w="554" w:type="dxa"/>
            <w:vAlign w:val="center"/>
          </w:tcPr>
          <w:p w14:paraId="2F1C291E" w14:textId="40F75187" w:rsidR="009C32B3" w:rsidRPr="00A932D7" w:rsidRDefault="009C32B3" w:rsidP="00545ECF">
            <w:pPr>
              <w:jc w:val="center"/>
              <w:rPr>
                <w:rFonts w:asciiTheme="minorHAnsi" w:hAnsiTheme="minorHAnsi" w:cstheme="minorHAnsi"/>
                <w:sz w:val="18"/>
                <w:szCs w:val="18"/>
              </w:rPr>
            </w:pPr>
            <w:r>
              <w:rPr>
                <w:rFonts w:asciiTheme="minorHAnsi" w:hAnsiTheme="minorHAnsi" w:cstheme="minorHAnsi"/>
                <w:sz w:val="18"/>
                <w:szCs w:val="18"/>
              </w:rPr>
              <w:t>04</w:t>
            </w:r>
          </w:p>
        </w:tc>
        <w:tc>
          <w:tcPr>
            <w:tcW w:w="10236" w:type="dxa"/>
            <w:gridSpan w:val="2"/>
          </w:tcPr>
          <w:p w14:paraId="66622323" w14:textId="203127C2" w:rsidR="009C32B3" w:rsidRPr="00A932D7" w:rsidRDefault="00F41764" w:rsidP="00545ECF">
            <w:pPr>
              <w:rPr>
                <w:rFonts w:asciiTheme="minorHAnsi" w:hAnsiTheme="minorHAnsi" w:cstheme="minorHAnsi"/>
                <w:sz w:val="18"/>
                <w:szCs w:val="18"/>
              </w:rPr>
            </w:pPr>
            <w:r w:rsidRPr="00856418">
              <w:rPr>
                <w:rFonts w:asciiTheme="minorHAnsi" w:hAnsiTheme="minorHAnsi"/>
                <w:bCs/>
                <w:sz w:val="18"/>
                <w:szCs w:val="18"/>
              </w:rPr>
              <w:t>&lt;&lt;Static Text - see the top&gt;&gt;</w:t>
            </w:r>
          </w:p>
        </w:tc>
      </w:tr>
      <w:tr w:rsidR="009C32B3" w14:paraId="5A751901" w14:textId="3D6CFCFD" w:rsidTr="00545ECF">
        <w:tc>
          <w:tcPr>
            <w:tcW w:w="554" w:type="dxa"/>
            <w:vAlign w:val="center"/>
          </w:tcPr>
          <w:p w14:paraId="15E9B816" w14:textId="3E8D7726" w:rsidR="009C32B3" w:rsidRDefault="009C32B3" w:rsidP="00545ECF">
            <w:pPr>
              <w:jc w:val="center"/>
              <w:rPr>
                <w:rFonts w:asciiTheme="minorHAnsi" w:hAnsiTheme="minorHAnsi" w:cstheme="minorHAnsi"/>
                <w:sz w:val="18"/>
                <w:szCs w:val="18"/>
              </w:rPr>
            </w:pPr>
            <w:r>
              <w:rPr>
                <w:rFonts w:asciiTheme="minorHAnsi" w:hAnsiTheme="minorHAnsi" w:cstheme="minorHAnsi"/>
                <w:sz w:val="18"/>
                <w:szCs w:val="18"/>
              </w:rPr>
              <w:t>05</w:t>
            </w:r>
          </w:p>
        </w:tc>
        <w:tc>
          <w:tcPr>
            <w:tcW w:w="10236" w:type="dxa"/>
            <w:gridSpan w:val="2"/>
          </w:tcPr>
          <w:p w14:paraId="4247E04F" w14:textId="5A45C10A" w:rsidR="009C32B3" w:rsidRPr="00671E4D" w:rsidRDefault="00F41764" w:rsidP="00545ECF">
            <w:pPr>
              <w:rPr>
                <w:rFonts w:asciiTheme="minorHAnsi" w:hAnsiTheme="minorHAnsi" w:cstheme="minorHAnsi"/>
                <w:sz w:val="18"/>
                <w:szCs w:val="18"/>
              </w:rPr>
            </w:pPr>
            <w:r w:rsidRPr="00856418">
              <w:rPr>
                <w:rFonts w:asciiTheme="minorHAnsi" w:hAnsiTheme="minorHAnsi"/>
                <w:bCs/>
                <w:sz w:val="18"/>
                <w:szCs w:val="18"/>
              </w:rPr>
              <w:t>&lt;&lt;Static Text - see the top&gt;&gt;</w:t>
            </w:r>
          </w:p>
        </w:tc>
      </w:tr>
      <w:tr w:rsidR="009C32B3" w14:paraId="70D30110" w14:textId="61E550C1" w:rsidTr="00545ECF">
        <w:tc>
          <w:tcPr>
            <w:tcW w:w="554" w:type="dxa"/>
            <w:vAlign w:val="center"/>
          </w:tcPr>
          <w:p w14:paraId="594D2131" w14:textId="38A63BE2" w:rsidR="009C32B3" w:rsidRDefault="009C32B3" w:rsidP="00545ECF">
            <w:pPr>
              <w:jc w:val="center"/>
              <w:rPr>
                <w:rFonts w:asciiTheme="minorHAnsi" w:hAnsiTheme="minorHAnsi" w:cstheme="minorHAnsi"/>
                <w:sz w:val="18"/>
                <w:szCs w:val="18"/>
              </w:rPr>
            </w:pPr>
            <w:r>
              <w:rPr>
                <w:rFonts w:asciiTheme="minorHAnsi" w:hAnsiTheme="minorHAnsi" w:cstheme="minorHAnsi"/>
                <w:sz w:val="18"/>
                <w:szCs w:val="18"/>
              </w:rPr>
              <w:t>06</w:t>
            </w:r>
          </w:p>
        </w:tc>
        <w:tc>
          <w:tcPr>
            <w:tcW w:w="2321" w:type="dxa"/>
            <w:vAlign w:val="center"/>
          </w:tcPr>
          <w:p w14:paraId="7EFF28DE" w14:textId="410B78CB" w:rsidR="009C32B3" w:rsidRDefault="00F41764" w:rsidP="00545ECF">
            <w:pPr>
              <w:rPr>
                <w:rFonts w:asciiTheme="minorHAnsi" w:hAnsiTheme="minorHAnsi" w:cstheme="minorHAnsi"/>
                <w:sz w:val="18"/>
                <w:szCs w:val="18"/>
              </w:rPr>
            </w:pPr>
            <w:r w:rsidRPr="00856418">
              <w:rPr>
                <w:rFonts w:asciiTheme="minorHAnsi" w:hAnsiTheme="minorHAnsi"/>
                <w:bCs/>
                <w:sz w:val="18"/>
                <w:szCs w:val="18"/>
              </w:rPr>
              <w:t>&lt;&lt;Static Text - see the top&gt;&gt;</w:t>
            </w:r>
          </w:p>
        </w:tc>
        <w:tc>
          <w:tcPr>
            <w:tcW w:w="7915" w:type="dxa"/>
          </w:tcPr>
          <w:p w14:paraId="50D4050F" w14:textId="5328099F" w:rsidR="009C32B3" w:rsidRPr="007E74F0" w:rsidRDefault="009C32B3" w:rsidP="007E74F0">
            <w:pPr>
              <w:ind w:left="360"/>
              <w:rPr>
                <w:rFonts w:asciiTheme="minorHAnsi" w:hAnsiTheme="minorHAnsi" w:cstheme="minorHAnsi"/>
                <w:sz w:val="18"/>
                <w:szCs w:val="18"/>
              </w:rPr>
            </w:pPr>
          </w:p>
        </w:tc>
      </w:tr>
      <w:tr w:rsidR="009C32B3" w14:paraId="3295EF12" w14:textId="4B472491" w:rsidTr="00545ECF">
        <w:tc>
          <w:tcPr>
            <w:tcW w:w="554" w:type="dxa"/>
            <w:vAlign w:val="center"/>
          </w:tcPr>
          <w:p w14:paraId="69DCC33D" w14:textId="0AE207D3" w:rsidR="009C32B3" w:rsidRDefault="009C32B3" w:rsidP="00545ECF">
            <w:pPr>
              <w:jc w:val="center"/>
              <w:rPr>
                <w:rFonts w:asciiTheme="minorHAnsi" w:hAnsiTheme="minorHAnsi" w:cstheme="minorHAnsi"/>
                <w:sz w:val="18"/>
                <w:szCs w:val="18"/>
              </w:rPr>
            </w:pPr>
            <w:r>
              <w:rPr>
                <w:rFonts w:asciiTheme="minorHAnsi" w:hAnsiTheme="minorHAnsi" w:cstheme="minorHAnsi"/>
                <w:sz w:val="18"/>
                <w:szCs w:val="18"/>
              </w:rPr>
              <w:t>07</w:t>
            </w:r>
          </w:p>
        </w:tc>
        <w:tc>
          <w:tcPr>
            <w:tcW w:w="2321" w:type="dxa"/>
          </w:tcPr>
          <w:p w14:paraId="553AE1E3" w14:textId="354726A4" w:rsidR="009C32B3" w:rsidRDefault="009C32B3" w:rsidP="00545ECF">
            <w:pPr>
              <w:rPr>
                <w:rFonts w:asciiTheme="minorHAnsi" w:hAnsiTheme="minorHAnsi" w:cstheme="minorHAnsi"/>
                <w:sz w:val="18"/>
                <w:szCs w:val="18"/>
              </w:rPr>
            </w:pPr>
            <w:r>
              <w:rPr>
                <w:rFonts w:asciiTheme="minorHAnsi" w:hAnsiTheme="minorHAnsi" w:cstheme="minorHAnsi"/>
                <w:sz w:val="18"/>
                <w:szCs w:val="18"/>
              </w:rPr>
              <w:t>Correction Notes</w:t>
            </w:r>
          </w:p>
        </w:tc>
        <w:tc>
          <w:tcPr>
            <w:tcW w:w="7915" w:type="dxa"/>
          </w:tcPr>
          <w:p w14:paraId="4EF89C6D" w14:textId="050C7DEA" w:rsidR="009C32B3" w:rsidRDefault="00545ECF" w:rsidP="00545ECF">
            <w:pPr>
              <w:rPr>
                <w:rFonts w:asciiTheme="minorHAnsi" w:hAnsiTheme="minorHAnsi" w:cstheme="minorHAnsi"/>
                <w:sz w:val="18"/>
                <w:szCs w:val="18"/>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092BA9" w14:paraId="4661F84B" w14:textId="31794F07" w:rsidTr="00A478C4">
        <w:tc>
          <w:tcPr>
            <w:tcW w:w="10790" w:type="dxa"/>
            <w:gridSpan w:val="3"/>
            <w:vAlign w:val="center"/>
          </w:tcPr>
          <w:p w14:paraId="38DB0BD7" w14:textId="2ED4B6E6" w:rsidR="00092BA9" w:rsidRPr="007E6D92" w:rsidRDefault="00092BA9" w:rsidP="00545ECF">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3D01477A" w14:textId="15D97F3C" w:rsidR="009C32B3" w:rsidRDefault="009C32B3" w:rsidP="009C32B3"/>
    <w:tbl>
      <w:tblPr>
        <w:tblStyle w:val="TableGrid"/>
        <w:tblW w:w="0" w:type="auto"/>
        <w:tblLook w:val="04A0" w:firstRow="1" w:lastRow="0" w:firstColumn="1" w:lastColumn="0" w:noHBand="0" w:noVBand="1"/>
      </w:tblPr>
      <w:tblGrid>
        <w:gridCol w:w="554"/>
        <w:gridCol w:w="2321"/>
        <w:gridCol w:w="7915"/>
      </w:tblGrid>
      <w:tr w:rsidR="009C32B3" w:rsidRPr="00E93981" w14:paraId="63F419E9" w14:textId="77777777" w:rsidTr="00545ECF">
        <w:tc>
          <w:tcPr>
            <w:tcW w:w="10790" w:type="dxa"/>
            <w:gridSpan w:val="3"/>
          </w:tcPr>
          <w:p w14:paraId="751FE72A" w14:textId="69397F21" w:rsidR="009C32B3" w:rsidRPr="00E93981" w:rsidRDefault="009C32B3" w:rsidP="00545ECF">
            <w:pPr>
              <w:rPr>
                <w:rFonts w:ascii="Calibri" w:hAnsi="Calibri"/>
                <w:b/>
                <w:sz w:val="18"/>
                <w:szCs w:val="18"/>
              </w:rPr>
            </w:pPr>
            <w:r w:rsidRPr="669E7677">
              <w:rPr>
                <w:rFonts w:ascii="Calibri" w:hAnsi="Calibri"/>
                <w:b/>
                <w:sz w:val="18"/>
                <w:szCs w:val="18"/>
              </w:rPr>
              <w:t>J. Special Requirements for SIPs</w:t>
            </w:r>
          </w:p>
        </w:tc>
      </w:tr>
      <w:tr w:rsidR="009C32B3" w:rsidRPr="00E93981" w14:paraId="73B9F26E" w14:textId="77777777" w:rsidTr="00545ECF">
        <w:tc>
          <w:tcPr>
            <w:tcW w:w="554" w:type="dxa"/>
            <w:vAlign w:val="center"/>
          </w:tcPr>
          <w:p w14:paraId="2692EFF7" w14:textId="77777777" w:rsidR="009C32B3" w:rsidRPr="00E93981" w:rsidRDefault="009C32B3" w:rsidP="00545ECF">
            <w:pPr>
              <w:jc w:val="center"/>
              <w:rPr>
                <w:rFonts w:ascii="Calibri" w:hAnsi="Calibri"/>
                <w:sz w:val="18"/>
                <w:szCs w:val="16"/>
              </w:rPr>
            </w:pPr>
            <w:r w:rsidRPr="00E93981">
              <w:rPr>
                <w:rFonts w:ascii="Calibri" w:hAnsi="Calibri"/>
                <w:sz w:val="18"/>
                <w:szCs w:val="16"/>
              </w:rPr>
              <w:t>01</w:t>
            </w:r>
          </w:p>
        </w:tc>
        <w:tc>
          <w:tcPr>
            <w:tcW w:w="10236" w:type="dxa"/>
            <w:gridSpan w:val="2"/>
          </w:tcPr>
          <w:p w14:paraId="6E0C94EB" w14:textId="7CF324AD" w:rsidR="009C32B3" w:rsidRPr="00E93981" w:rsidRDefault="00F41764" w:rsidP="00545ECF">
            <w:pPr>
              <w:rPr>
                <w:rFonts w:ascii="Calibri" w:hAnsi="Calibri"/>
                <w:sz w:val="18"/>
                <w:szCs w:val="16"/>
              </w:rPr>
            </w:pPr>
            <w:r w:rsidRPr="00856418">
              <w:rPr>
                <w:rFonts w:asciiTheme="minorHAnsi" w:hAnsiTheme="minorHAnsi"/>
                <w:bCs/>
                <w:sz w:val="18"/>
                <w:szCs w:val="18"/>
              </w:rPr>
              <w:t>&lt;&lt;Static Text - see the top&gt;&gt;</w:t>
            </w:r>
          </w:p>
        </w:tc>
      </w:tr>
      <w:tr w:rsidR="009C32B3" w:rsidRPr="00E93981" w14:paraId="7F6E0E7E" w14:textId="77777777" w:rsidTr="00545ECF">
        <w:tc>
          <w:tcPr>
            <w:tcW w:w="554" w:type="dxa"/>
            <w:vAlign w:val="center"/>
          </w:tcPr>
          <w:p w14:paraId="3F9657ED" w14:textId="77777777" w:rsidR="009C32B3" w:rsidRPr="00E93981" w:rsidRDefault="009C32B3" w:rsidP="00545ECF">
            <w:pPr>
              <w:jc w:val="center"/>
              <w:rPr>
                <w:rFonts w:ascii="Calibri" w:hAnsi="Calibri"/>
                <w:sz w:val="18"/>
                <w:szCs w:val="16"/>
              </w:rPr>
            </w:pPr>
            <w:r w:rsidRPr="00E93981">
              <w:rPr>
                <w:rFonts w:ascii="Calibri" w:hAnsi="Calibri"/>
                <w:sz w:val="18"/>
                <w:szCs w:val="16"/>
              </w:rPr>
              <w:t>02</w:t>
            </w:r>
          </w:p>
        </w:tc>
        <w:tc>
          <w:tcPr>
            <w:tcW w:w="10236" w:type="dxa"/>
            <w:gridSpan w:val="2"/>
          </w:tcPr>
          <w:p w14:paraId="05B80395" w14:textId="16D30D7E" w:rsidR="009C32B3" w:rsidRPr="00E93981" w:rsidRDefault="00F41764" w:rsidP="00545ECF">
            <w:pPr>
              <w:rPr>
                <w:rFonts w:ascii="Calibri" w:hAnsi="Calibri"/>
                <w:sz w:val="18"/>
                <w:szCs w:val="16"/>
              </w:rPr>
            </w:pPr>
            <w:r w:rsidRPr="00856418">
              <w:rPr>
                <w:rFonts w:asciiTheme="minorHAnsi" w:hAnsiTheme="minorHAnsi"/>
                <w:bCs/>
                <w:sz w:val="18"/>
                <w:szCs w:val="18"/>
              </w:rPr>
              <w:t>&lt;&lt;Static Text - see the top&gt;&gt;</w:t>
            </w:r>
          </w:p>
        </w:tc>
      </w:tr>
      <w:tr w:rsidR="009C32B3" w:rsidRPr="00E93981" w14:paraId="05B93F7A" w14:textId="77777777" w:rsidTr="00545ECF">
        <w:tc>
          <w:tcPr>
            <w:tcW w:w="554" w:type="dxa"/>
            <w:vAlign w:val="center"/>
          </w:tcPr>
          <w:p w14:paraId="3C2EEDC9" w14:textId="77777777" w:rsidR="009C32B3" w:rsidRPr="00E93981" w:rsidRDefault="009C32B3" w:rsidP="00545ECF">
            <w:pPr>
              <w:jc w:val="center"/>
              <w:rPr>
                <w:rFonts w:ascii="Calibri" w:hAnsi="Calibri"/>
                <w:sz w:val="18"/>
                <w:szCs w:val="16"/>
              </w:rPr>
            </w:pPr>
            <w:r>
              <w:rPr>
                <w:rFonts w:ascii="Calibri" w:hAnsi="Calibri"/>
                <w:sz w:val="18"/>
                <w:szCs w:val="16"/>
              </w:rPr>
              <w:t>03</w:t>
            </w:r>
          </w:p>
        </w:tc>
        <w:tc>
          <w:tcPr>
            <w:tcW w:w="2321" w:type="dxa"/>
            <w:vAlign w:val="center"/>
          </w:tcPr>
          <w:p w14:paraId="6F651527" w14:textId="14A582CE" w:rsidR="009C32B3" w:rsidRPr="00E93981" w:rsidRDefault="00476D1F" w:rsidP="00545ECF">
            <w:pPr>
              <w:rPr>
                <w:rFonts w:ascii="Calibri" w:hAnsi="Calibri"/>
                <w:sz w:val="18"/>
                <w:szCs w:val="16"/>
              </w:rPr>
            </w:pPr>
            <w:r w:rsidRPr="00856418">
              <w:rPr>
                <w:rFonts w:asciiTheme="minorHAnsi" w:hAnsiTheme="minorHAnsi"/>
                <w:bCs/>
                <w:sz w:val="18"/>
                <w:szCs w:val="18"/>
              </w:rPr>
              <w:t>&lt;&lt;Static Text - see the top&gt;&gt;</w:t>
            </w:r>
          </w:p>
        </w:tc>
        <w:tc>
          <w:tcPr>
            <w:tcW w:w="7915" w:type="dxa"/>
          </w:tcPr>
          <w:p w14:paraId="1291FD90" w14:textId="2EF80CBE" w:rsidR="009C32B3" w:rsidRPr="002A0987" w:rsidRDefault="009C32B3" w:rsidP="007E74F0">
            <w:pPr>
              <w:pStyle w:val="ListParagraph"/>
              <w:rPr>
                <w:rFonts w:ascii="Calibri" w:hAnsi="Calibri"/>
                <w:sz w:val="18"/>
                <w:szCs w:val="16"/>
              </w:rPr>
            </w:pPr>
          </w:p>
        </w:tc>
      </w:tr>
      <w:tr w:rsidR="009C32B3" w:rsidRPr="00E93981" w14:paraId="508B4DEF" w14:textId="77777777" w:rsidTr="00545ECF">
        <w:tc>
          <w:tcPr>
            <w:tcW w:w="554" w:type="dxa"/>
            <w:vAlign w:val="center"/>
          </w:tcPr>
          <w:p w14:paraId="2EC4EDB5" w14:textId="77777777" w:rsidR="009C32B3" w:rsidRPr="00E93981" w:rsidRDefault="009C32B3" w:rsidP="00545ECF">
            <w:pPr>
              <w:jc w:val="center"/>
              <w:rPr>
                <w:rFonts w:ascii="Calibri" w:hAnsi="Calibri"/>
                <w:sz w:val="18"/>
                <w:szCs w:val="16"/>
              </w:rPr>
            </w:pPr>
            <w:r>
              <w:rPr>
                <w:rFonts w:ascii="Calibri" w:hAnsi="Calibri"/>
                <w:sz w:val="18"/>
                <w:szCs w:val="16"/>
              </w:rPr>
              <w:t>04</w:t>
            </w:r>
          </w:p>
        </w:tc>
        <w:tc>
          <w:tcPr>
            <w:tcW w:w="2321" w:type="dxa"/>
          </w:tcPr>
          <w:p w14:paraId="53E0100B" w14:textId="77777777" w:rsidR="009C32B3" w:rsidRPr="00E93981" w:rsidRDefault="009C32B3" w:rsidP="00545ECF">
            <w:pPr>
              <w:rPr>
                <w:rFonts w:ascii="Calibri" w:hAnsi="Calibri"/>
                <w:sz w:val="18"/>
                <w:szCs w:val="16"/>
              </w:rPr>
            </w:pPr>
            <w:r>
              <w:rPr>
                <w:rFonts w:ascii="Calibri" w:hAnsi="Calibri"/>
                <w:sz w:val="18"/>
                <w:szCs w:val="16"/>
              </w:rPr>
              <w:t>Correction Notes</w:t>
            </w:r>
          </w:p>
        </w:tc>
        <w:tc>
          <w:tcPr>
            <w:tcW w:w="7915" w:type="dxa"/>
          </w:tcPr>
          <w:p w14:paraId="55D46749" w14:textId="181C19D1" w:rsidR="009C32B3" w:rsidRPr="00E93981" w:rsidRDefault="00545ECF" w:rsidP="00545ECF">
            <w:pPr>
              <w:rPr>
                <w:rFonts w:ascii="Calibri" w:hAnsi="Calibri"/>
                <w:sz w:val="18"/>
                <w:szCs w:val="16"/>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092BA9" w:rsidRPr="00E93981" w14:paraId="3F6B7B90" w14:textId="77777777" w:rsidTr="00A478C4">
        <w:tc>
          <w:tcPr>
            <w:tcW w:w="10790" w:type="dxa"/>
            <w:gridSpan w:val="3"/>
            <w:vAlign w:val="center"/>
          </w:tcPr>
          <w:p w14:paraId="6A6F004D" w14:textId="48DA2ABE" w:rsidR="00092BA9" w:rsidRPr="007E6D92" w:rsidRDefault="00092BA9" w:rsidP="00545ECF">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0B39B1AE" w14:textId="77777777" w:rsidR="009C32B3" w:rsidRPr="00E93981" w:rsidRDefault="009C32B3" w:rsidP="009C32B3">
      <w:pPr>
        <w:rPr>
          <w:rFonts w:ascii="Calibri" w:hAnsi="Calibri"/>
          <w:sz w:val="16"/>
          <w:szCs w:val="16"/>
        </w:rPr>
      </w:pPr>
    </w:p>
    <w:p w14:paraId="17BF82F5" w14:textId="77777777" w:rsidR="00141D4C" w:rsidRDefault="00141D4C">
      <w:r>
        <w:br w:type="page"/>
      </w:r>
    </w:p>
    <w:tbl>
      <w:tblPr>
        <w:tblStyle w:val="TableGrid"/>
        <w:tblW w:w="0" w:type="auto"/>
        <w:tblLook w:val="04A0" w:firstRow="1" w:lastRow="0" w:firstColumn="1" w:lastColumn="0" w:noHBand="0" w:noVBand="1"/>
      </w:tblPr>
      <w:tblGrid>
        <w:gridCol w:w="554"/>
        <w:gridCol w:w="2321"/>
        <w:gridCol w:w="7915"/>
      </w:tblGrid>
      <w:tr w:rsidR="009C32B3" w:rsidRPr="00E93981" w14:paraId="2F2FE8E8" w14:textId="77777777" w:rsidTr="00545ECF">
        <w:tc>
          <w:tcPr>
            <w:tcW w:w="10790" w:type="dxa"/>
            <w:gridSpan w:val="3"/>
          </w:tcPr>
          <w:p w14:paraId="3F620A3F" w14:textId="1AE55E00" w:rsidR="009C32B3" w:rsidRPr="00E93981" w:rsidRDefault="009C32B3" w:rsidP="00545ECF">
            <w:pPr>
              <w:rPr>
                <w:rFonts w:ascii="Calibri" w:hAnsi="Calibri"/>
                <w:b/>
                <w:sz w:val="18"/>
                <w:szCs w:val="18"/>
              </w:rPr>
            </w:pPr>
            <w:r w:rsidRPr="669E7677" w:rsidDel="007A6F1C">
              <w:rPr>
                <w:rFonts w:ascii="Calibri" w:hAnsi="Calibri"/>
                <w:b/>
                <w:sz w:val="18"/>
                <w:szCs w:val="18"/>
              </w:rPr>
              <w:lastRenderedPageBreak/>
              <w:t>K</w:t>
            </w:r>
            <w:r w:rsidRPr="669E7677">
              <w:rPr>
                <w:rFonts w:ascii="Calibri" w:hAnsi="Calibri"/>
                <w:b/>
                <w:sz w:val="18"/>
                <w:szCs w:val="18"/>
              </w:rPr>
              <w:t>. Special Requirements for ICF</w:t>
            </w:r>
          </w:p>
        </w:tc>
      </w:tr>
      <w:tr w:rsidR="009C32B3" w:rsidRPr="00E93981" w14:paraId="602830E4" w14:textId="77777777" w:rsidTr="00545ECF">
        <w:tc>
          <w:tcPr>
            <w:tcW w:w="554" w:type="dxa"/>
            <w:vAlign w:val="center"/>
          </w:tcPr>
          <w:p w14:paraId="5C06D3D6" w14:textId="77777777" w:rsidR="009C32B3" w:rsidRPr="00E93981" w:rsidRDefault="009C32B3" w:rsidP="00545ECF">
            <w:pPr>
              <w:jc w:val="center"/>
              <w:rPr>
                <w:rFonts w:ascii="Calibri" w:hAnsi="Calibri"/>
                <w:sz w:val="18"/>
                <w:szCs w:val="16"/>
              </w:rPr>
            </w:pPr>
            <w:r w:rsidRPr="00E93981">
              <w:rPr>
                <w:rFonts w:ascii="Calibri" w:hAnsi="Calibri"/>
                <w:sz w:val="18"/>
                <w:szCs w:val="16"/>
              </w:rPr>
              <w:t>01</w:t>
            </w:r>
          </w:p>
        </w:tc>
        <w:tc>
          <w:tcPr>
            <w:tcW w:w="10236" w:type="dxa"/>
            <w:gridSpan w:val="2"/>
          </w:tcPr>
          <w:p w14:paraId="0CF9A47E" w14:textId="7D0D93A9" w:rsidR="009C32B3" w:rsidRPr="00E93981" w:rsidRDefault="00F41764" w:rsidP="00545ECF">
            <w:pPr>
              <w:rPr>
                <w:rFonts w:ascii="Calibri" w:hAnsi="Calibri"/>
                <w:sz w:val="18"/>
                <w:szCs w:val="16"/>
              </w:rPr>
            </w:pPr>
            <w:r w:rsidRPr="00856418">
              <w:rPr>
                <w:rFonts w:asciiTheme="minorHAnsi" w:hAnsiTheme="minorHAnsi"/>
                <w:bCs/>
                <w:sz w:val="18"/>
                <w:szCs w:val="18"/>
              </w:rPr>
              <w:t>&lt;&lt;Static Text - see the top&gt;&gt;</w:t>
            </w:r>
          </w:p>
        </w:tc>
      </w:tr>
      <w:tr w:rsidR="009C32B3" w:rsidRPr="00E93981" w14:paraId="6757FE88" w14:textId="77777777" w:rsidTr="00545ECF">
        <w:tc>
          <w:tcPr>
            <w:tcW w:w="554" w:type="dxa"/>
            <w:vAlign w:val="center"/>
          </w:tcPr>
          <w:p w14:paraId="00E880BC" w14:textId="77777777" w:rsidR="009C32B3" w:rsidRPr="00E93981" w:rsidRDefault="009C32B3" w:rsidP="00545ECF">
            <w:pPr>
              <w:jc w:val="center"/>
              <w:rPr>
                <w:rFonts w:ascii="Calibri" w:hAnsi="Calibri"/>
                <w:sz w:val="18"/>
                <w:szCs w:val="16"/>
              </w:rPr>
            </w:pPr>
            <w:r w:rsidRPr="00E93981">
              <w:rPr>
                <w:rFonts w:ascii="Calibri" w:hAnsi="Calibri"/>
                <w:sz w:val="18"/>
                <w:szCs w:val="16"/>
              </w:rPr>
              <w:t>02</w:t>
            </w:r>
          </w:p>
        </w:tc>
        <w:tc>
          <w:tcPr>
            <w:tcW w:w="10236" w:type="dxa"/>
            <w:gridSpan w:val="2"/>
          </w:tcPr>
          <w:p w14:paraId="729F60F8" w14:textId="0CE6B4E8" w:rsidR="009C32B3" w:rsidRPr="00E93981" w:rsidRDefault="00F41764" w:rsidP="00545ECF">
            <w:pPr>
              <w:rPr>
                <w:rFonts w:ascii="Calibri" w:hAnsi="Calibri"/>
                <w:sz w:val="18"/>
                <w:szCs w:val="16"/>
              </w:rPr>
            </w:pPr>
            <w:r w:rsidRPr="00856418">
              <w:rPr>
                <w:rFonts w:asciiTheme="minorHAnsi" w:hAnsiTheme="minorHAnsi"/>
                <w:bCs/>
                <w:sz w:val="18"/>
                <w:szCs w:val="18"/>
              </w:rPr>
              <w:t>&lt;&lt;Static Text - see the top&gt;&gt;</w:t>
            </w:r>
          </w:p>
        </w:tc>
      </w:tr>
      <w:tr w:rsidR="009C32B3" w:rsidRPr="00E93981" w14:paraId="47103F65" w14:textId="77777777" w:rsidTr="00545ECF">
        <w:tc>
          <w:tcPr>
            <w:tcW w:w="554" w:type="dxa"/>
            <w:vAlign w:val="center"/>
          </w:tcPr>
          <w:p w14:paraId="35CC9720" w14:textId="77777777" w:rsidR="009C32B3" w:rsidRPr="00E93981" w:rsidRDefault="009C32B3" w:rsidP="00545ECF">
            <w:pPr>
              <w:jc w:val="center"/>
              <w:rPr>
                <w:rFonts w:ascii="Calibri" w:hAnsi="Calibri"/>
                <w:sz w:val="18"/>
                <w:szCs w:val="16"/>
              </w:rPr>
            </w:pPr>
            <w:r>
              <w:rPr>
                <w:rFonts w:ascii="Calibri" w:hAnsi="Calibri"/>
                <w:sz w:val="18"/>
                <w:szCs w:val="16"/>
              </w:rPr>
              <w:t>03</w:t>
            </w:r>
          </w:p>
        </w:tc>
        <w:tc>
          <w:tcPr>
            <w:tcW w:w="2321" w:type="dxa"/>
            <w:vAlign w:val="center"/>
          </w:tcPr>
          <w:p w14:paraId="04CE79CD" w14:textId="09B6DB29" w:rsidR="009C32B3" w:rsidRPr="00E93981" w:rsidRDefault="00476D1F" w:rsidP="00545ECF">
            <w:pPr>
              <w:rPr>
                <w:rFonts w:ascii="Calibri" w:hAnsi="Calibri"/>
                <w:sz w:val="18"/>
                <w:szCs w:val="16"/>
              </w:rPr>
            </w:pPr>
            <w:r w:rsidRPr="00856418">
              <w:rPr>
                <w:rFonts w:asciiTheme="minorHAnsi" w:hAnsiTheme="minorHAnsi"/>
                <w:bCs/>
                <w:sz w:val="18"/>
                <w:szCs w:val="18"/>
              </w:rPr>
              <w:t>&lt;&lt;Static Text - see the top&gt;&gt;</w:t>
            </w:r>
          </w:p>
        </w:tc>
        <w:tc>
          <w:tcPr>
            <w:tcW w:w="7915" w:type="dxa"/>
          </w:tcPr>
          <w:p w14:paraId="131FD3E2" w14:textId="4B5D4537" w:rsidR="009C32B3" w:rsidRPr="002A0987" w:rsidRDefault="009C32B3" w:rsidP="007E74F0">
            <w:pPr>
              <w:pStyle w:val="ListParagraph"/>
              <w:rPr>
                <w:rFonts w:ascii="Calibri" w:hAnsi="Calibri"/>
                <w:sz w:val="18"/>
                <w:szCs w:val="16"/>
              </w:rPr>
            </w:pPr>
          </w:p>
        </w:tc>
      </w:tr>
      <w:tr w:rsidR="009C32B3" w:rsidRPr="00E93981" w14:paraId="43029A1B" w14:textId="77777777" w:rsidTr="00545ECF">
        <w:tc>
          <w:tcPr>
            <w:tcW w:w="554" w:type="dxa"/>
            <w:vAlign w:val="center"/>
          </w:tcPr>
          <w:p w14:paraId="555CEBAB" w14:textId="77777777" w:rsidR="009C32B3" w:rsidRPr="00E93981" w:rsidRDefault="009C32B3" w:rsidP="00545ECF">
            <w:pPr>
              <w:jc w:val="center"/>
              <w:rPr>
                <w:rFonts w:ascii="Calibri" w:hAnsi="Calibri"/>
                <w:sz w:val="18"/>
                <w:szCs w:val="16"/>
              </w:rPr>
            </w:pPr>
            <w:r>
              <w:rPr>
                <w:rFonts w:ascii="Calibri" w:hAnsi="Calibri"/>
                <w:sz w:val="18"/>
                <w:szCs w:val="16"/>
              </w:rPr>
              <w:t>04</w:t>
            </w:r>
          </w:p>
        </w:tc>
        <w:tc>
          <w:tcPr>
            <w:tcW w:w="2321" w:type="dxa"/>
          </w:tcPr>
          <w:p w14:paraId="68C9E120" w14:textId="77777777" w:rsidR="009C32B3" w:rsidRPr="00E93981" w:rsidRDefault="009C32B3" w:rsidP="00545ECF">
            <w:pPr>
              <w:rPr>
                <w:rFonts w:ascii="Calibri" w:hAnsi="Calibri"/>
                <w:sz w:val="18"/>
                <w:szCs w:val="16"/>
              </w:rPr>
            </w:pPr>
            <w:r>
              <w:rPr>
                <w:rFonts w:ascii="Calibri" w:hAnsi="Calibri"/>
                <w:sz w:val="18"/>
                <w:szCs w:val="16"/>
              </w:rPr>
              <w:t>Correction Notes</w:t>
            </w:r>
          </w:p>
        </w:tc>
        <w:tc>
          <w:tcPr>
            <w:tcW w:w="7915" w:type="dxa"/>
          </w:tcPr>
          <w:p w14:paraId="23CE78F2" w14:textId="7ECE033E" w:rsidR="009C32B3" w:rsidRPr="00E93981" w:rsidRDefault="00545ECF" w:rsidP="00545ECF">
            <w:pPr>
              <w:rPr>
                <w:rFonts w:ascii="Calibri" w:hAnsi="Calibri"/>
                <w:sz w:val="18"/>
                <w:szCs w:val="16"/>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092BA9" w:rsidRPr="00E93981" w14:paraId="142EB15C" w14:textId="77777777" w:rsidTr="00A478C4">
        <w:tc>
          <w:tcPr>
            <w:tcW w:w="10790" w:type="dxa"/>
            <w:gridSpan w:val="3"/>
            <w:vAlign w:val="center"/>
          </w:tcPr>
          <w:p w14:paraId="329834CF" w14:textId="7258A646" w:rsidR="00092BA9" w:rsidRPr="007E6D92" w:rsidRDefault="00092BA9" w:rsidP="00545ECF">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55DECE81" w14:textId="77777777" w:rsidR="009C32B3" w:rsidRDefault="009C32B3" w:rsidP="009C32B3"/>
    <w:tbl>
      <w:tblPr>
        <w:tblStyle w:val="TableGrid"/>
        <w:tblW w:w="0" w:type="auto"/>
        <w:tblLook w:val="04A0" w:firstRow="1" w:lastRow="0" w:firstColumn="1" w:lastColumn="0" w:noHBand="0" w:noVBand="1"/>
      </w:tblPr>
      <w:tblGrid>
        <w:gridCol w:w="535"/>
        <w:gridCol w:w="10255"/>
      </w:tblGrid>
      <w:tr w:rsidR="009C32B3" w14:paraId="5C4CF58C" w14:textId="77777777" w:rsidTr="00545ECF">
        <w:tc>
          <w:tcPr>
            <w:tcW w:w="10790" w:type="dxa"/>
            <w:gridSpan w:val="2"/>
          </w:tcPr>
          <w:p w14:paraId="5FA51CC1" w14:textId="0D5557D6" w:rsidR="009C32B3" w:rsidRPr="002A0987" w:rsidRDefault="009C32B3" w:rsidP="00545ECF">
            <w:pPr>
              <w:rPr>
                <w:rFonts w:ascii="Calibri" w:hAnsi="Calibri" w:cs="Calibri"/>
                <w:b/>
                <w:sz w:val="18"/>
                <w:szCs w:val="18"/>
              </w:rPr>
            </w:pPr>
            <w:r w:rsidRPr="669E7677" w:rsidDel="007A6F1C">
              <w:rPr>
                <w:rFonts w:ascii="Calibri" w:hAnsi="Calibri" w:cs="Calibri"/>
                <w:b/>
                <w:sz w:val="18"/>
                <w:szCs w:val="18"/>
              </w:rPr>
              <w:t>L</w:t>
            </w:r>
            <w:r w:rsidRPr="669E7677">
              <w:rPr>
                <w:rFonts w:ascii="Calibri" w:hAnsi="Calibri" w:cs="Calibri"/>
                <w:b/>
                <w:sz w:val="18"/>
                <w:szCs w:val="18"/>
              </w:rPr>
              <w:t>. Determination of HERS Verification Compliance</w:t>
            </w:r>
          </w:p>
        </w:tc>
      </w:tr>
      <w:tr w:rsidR="009C32B3" w14:paraId="131F8435" w14:textId="77777777" w:rsidTr="00545ECF">
        <w:tc>
          <w:tcPr>
            <w:tcW w:w="10790" w:type="dxa"/>
            <w:gridSpan w:val="2"/>
          </w:tcPr>
          <w:p w14:paraId="0F74E91C" w14:textId="1604569F" w:rsidR="009C32B3" w:rsidRPr="002A0987" w:rsidRDefault="00D03095" w:rsidP="00545ECF">
            <w:pPr>
              <w:rPr>
                <w:rFonts w:ascii="Calibri" w:hAnsi="Calibri" w:cs="Calibri"/>
                <w:sz w:val="18"/>
              </w:rPr>
            </w:pPr>
            <w:r w:rsidRPr="00856418">
              <w:rPr>
                <w:rFonts w:asciiTheme="minorHAnsi" w:hAnsiTheme="minorHAnsi"/>
                <w:bCs/>
                <w:sz w:val="18"/>
                <w:szCs w:val="18"/>
              </w:rPr>
              <w:t>&lt;&lt;Static Text - see the top&gt;&gt;</w:t>
            </w:r>
          </w:p>
        </w:tc>
      </w:tr>
      <w:tr w:rsidR="009C32B3" w14:paraId="4D4BAF67" w14:textId="77777777" w:rsidTr="00545ECF">
        <w:tc>
          <w:tcPr>
            <w:tcW w:w="535" w:type="dxa"/>
            <w:vAlign w:val="center"/>
          </w:tcPr>
          <w:p w14:paraId="3B1F9F19" w14:textId="77777777" w:rsidR="009C32B3" w:rsidRPr="002A0987" w:rsidRDefault="009C32B3" w:rsidP="00545ECF">
            <w:pPr>
              <w:jc w:val="center"/>
              <w:rPr>
                <w:rFonts w:ascii="Calibri" w:hAnsi="Calibri" w:cs="Calibri"/>
                <w:sz w:val="18"/>
              </w:rPr>
            </w:pPr>
            <w:r>
              <w:rPr>
                <w:rFonts w:ascii="Calibri" w:hAnsi="Calibri" w:cs="Calibri"/>
                <w:sz w:val="18"/>
              </w:rPr>
              <w:t>01</w:t>
            </w:r>
          </w:p>
        </w:tc>
        <w:tc>
          <w:tcPr>
            <w:tcW w:w="10255" w:type="dxa"/>
          </w:tcPr>
          <w:p w14:paraId="4727649D" w14:textId="119F367D" w:rsidR="009C32B3" w:rsidRPr="002A0987" w:rsidRDefault="00930E9A" w:rsidP="00545ECF">
            <w:pPr>
              <w:rPr>
                <w:rFonts w:ascii="Calibri" w:hAnsi="Calibri" w:cs="Calibri"/>
                <w:sz w:val="18"/>
              </w:rPr>
            </w:pPr>
            <w:r>
              <w:rPr>
                <w:rFonts w:asciiTheme="minorHAnsi" w:hAnsiTheme="minorHAnsi"/>
                <w:sz w:val="18"/>
                <w:szCs w:val="18"/>
              </w:rPr>
              <w:t>&lt;&lt;if A03, B05, C10, D11, E04, F03, G04, H03, I06, J03 or K03</w:t>
            </w:r>
            <w:r w:rsidR="00545ECF">
              <w:rPr>
                <w:rFonts w:asciiTheme="minorHAnsi" w:hAnsiTheme="minorHAnsi"/>
                <w:sz w:val="18"/>
                <w:szCs w:val="18"/>
              </w:rPr>
              <w:t xml:space="preserve"> = Fail, then display: Does not comply: One or more specified verification protocol requirements on this document are not met; else display: Complies: All specified verification protocol requirements on this document are met&gt;&gt;</w:t>
            </w:r>
          </w:p>
        </w:tc>
      </w:tr>
    </w:tbl>
    <w:p w14:paraId="5F52B84D" w14:textId="77777777" w:rsidR="00447C24" w:rsidRPr="003D714A" w:rsidRDefault="00447C24" w:rsidP="00E44B7C"/>
    <w:sectPr w:rsidR="00447C24" w:rsidRPr="003D714A" w:rsidSect="009F5631">
      <w:headerReference w:type="default" r:id="rId18"/>
      <w:pgSz w:w="12240" w:h="15840" w:code="1"/>
      <w:pgMar w:top="720" w:right="720" w:bottom="720" w:left="720" w:header="18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9432C8" w14:textId="77777777" w:rsidR="005D2D8D" w:rsidRDefault="005D2D8D" w:rsidP="000C31FB">
      <w:pPr>
        <w:pStyle w:val="FootnoteText"/>
      </w:pPr>
      <w:r>
        <w:separator/>
      </w:r>
    </w:p>
  </w:endnote>
  <w:endnote w:type="continuationSeparator" w:id="0">
    <w:p w14:paraId="665580D2" w14:textId="77777777" w:rsidR="005D2D8D" w:rsidRDefault="005D2D8D" w:rsidP="000C31FB">
      <w:pPr>
        <w:pStyle w:val="FootnoteText"/>
      </w:pPr>
      <w:r>
        <w:continuationSeparator/>
      </w:r>
    </w:p>
  </w:endnote>
  <w:endnote w:type="continuationNotice" w:id="1">
    <w:p w14:paraId="087FFC13" w14:textId="77777777" w:rsidR="005D2D8D" w:rsidRDefault="005D2D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2B864" w14:textId="77777777" w:rsidR="007E3360" w:rsidRPr="009D5B35" w:rsidRDefault="007E3360" w:rsidP="009F5631">
    <w:pPr>
      <w:pStyle w:val="Style7"/>
    </w:pPr>
    <w:r w:rsidRPr="009D5B35">
      <w:t xml:space="preserve">Registration Number:                                                           Registration Date/Time:                                           HERS Provider:                       </w:t>
    </w:r>
  </w:p>
  <w:p w14:paraId="5F52B865" w14:textId="062968FE" w:rsidR="007E3360" w:rsidRPr="009F5631" w:rsidRDefault="007E3360" w:rsidP="009F5631">
    <w:pPr>
      <w:pStyle w:val="Style7"/>
    </w:pPr>
    <w:r w:rsidRPr="009D5B35">
      <w:t xml:space="preserve">CA Building Energy Efficiency Standards - </w:t>
    </w:r>
    <w:r>
      <w:t>20</w:t>
    </w:r>
    <w:r w:rsidR="00EB1D33">
      <w:t>22</w:t>
    </w:r>
    <w:r w:rsidRPr="009D5B35">
      <w:t xml:space="preserve"> </w:t>
    </w:r>
    <w:r w:rsidR="001E6563" w:rsidRPr="001E6563">
      <w:t>Low-Rise Multifamily</w:t>
    </w:r>
    <w:r w:rsidRPr="009D5B35">
      <w:t xml:space="preserve"> Compliance</w:t>
    </w:r>
    <w:r w:rsidRPr="009D5B35">
      <w:tab/>
    </w:r>
    <w:r>
      <w:t>January 20</w:t>
    </w:r>
    <w:r w:rsidR="00EB1D33">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2B86D" w14:textId="04CE90A1" w:rsidR="007E3360" w:rsidRPr="009F5631" w:rsidRDefault="007E3360" w:rsidP="009F5631">
    <w:pPr>
      <w:pStyle w:val="Style7"/>
    </w:pPr>
    <w:r w:rsidRPr="009D5B35">
      <w:t xml:space="preserve">CA Building Energy Efficiency Standards - </w:t>
    </w:r>
    <w:r>
      <w:t>20</w:t>
    </w:r>
    <w:r w:rsidR="00EB1D33">
      <w:t>22</w:t>
    </w:r>
    <w:r w:rsidRPr="009D5B35">
      <w:t xml:space="preserve"> </w:t>
    </w:r>
    <w:r w:rsidR="001E6563" w:rsidRPr="001E6563">
      <w:t>Low-Rise Multifamily</w:t>
    </w:r>
    <w:r w:rsidRPr="009D5B35">
      <w:t xml:space="preserve"> Compliance</w:t>
    </w:r>
    <w:r w:rsidRPr="009D5B35">
      <w:tab/>
    </w:r>
    <w:r>
      <w:t>January 20</w:t>
    </w:r>
    <w:r w:rsidR="00EB1D33">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FA57AC" w14:textId="77777777" w:rsidR="005D2D8D" w:rsidRDefault="005D2D8D" w:rsidP="000C31FB">
      <w:pPr>
        <w:pStyle w:val="FootnoteText"/>
      </w:pPr>
      <w:r>
        <w:separator/>
      </w:r>
    </w:p>
  </w:footnote>
  <w:footnote w:type="continuationSeparator" w:id="0">
    <w:p w14:paraId="6012DA35" w14:textId="77777777" w:rsidR="005D2D8D" w:rsidRDefault="005D2D8D" w:rsidP="000C31FB">
      <w:pPr>
        <w:pStyle w:val="FootnoteText"/>
      </w:pPr>
      <w:r>
        <w:continuationSeparator/>
      </w:r>
    </w:p>
  </w:footnote>
  <w:footnote w:type="continuationNotice" w:id="1">
    <w:p w14:paraId="0995FB57" w14:textId="77777777" w:rsidR="005D2D8D" w:rsidRDefault="005D2D8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2B852" w14:textId="77777777" w:rsidR="007E3360" w:rsidRDefault="00000000">
    <w:pPr>
      <w:pStyle w:val="Header"/>
    </w:pPr>
    <w:r>
      <w:rPr>
        <w:noProof/>
      </w:rPr>
      <w:pict w14:anchorId="5F52B8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022422" o:spid="_x0000_s1026" type="#_x0000_t75" style="position:absolute;margin-left:0;margin-top:0;width:540pt;height:405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490DB" w14:textId="77777777" w:rsidR="00A21AE4" w:rsidRPr="00A64104" w:rsidRDefault="00A21AE4" w:rsidP="00A21AE4">
    <w:pPr>
      <w:tabs>
        <w:tab w:val="center" w:pos="4320"/>
        <w:tab w:val="right" w:pos="8640"/>
      </w:tabs>
      <w:ind w:left="360"/>
      <w:jc w:val="center"/>
      <w:rPr>
        <w:rFonts w:ascii="Arial" w:hAnsi="Arial" w:cs="Arial"/>
        <w:sz w:val="24"/>
        <w:szCs w:val="24"/>
      </w:rPr>
    </w:pPr>
    <w:r w:rsidRPr="00A64104">
      <w:rPr>
        <w:rFonts w:ascii="Calibri" w:hAnsi="Calibri" w:cs="Calibri"/>
        <w:noProof/>
        <w:sz w:val="28"/>
        <w:szCs w:val="28"/>
      </w:rPr>
      <w:drawing>
        <wp:anchor distT="0" distB="0" distL="114300" distR="114300" simplePos="0" relativeHeight="251660290" behindDoc="0" locked="0" layoutInCell="1" allowOverlap="1" wp14:anchorId="40C2FB06" wp14:editId="1324E821">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QII – AIR INFILTRATION SEALING – FRAMING STAGE</w:t>
    </w:r>
  </w:p>
  <w:p w14:paraId="15D5CDB2" w14:textId="77777777" w:rsidR="00A21AE4" w:rsidRPr="00A64104" w:rsidRDefault="00A21AE4" w:rsidP="00A21AE4">
    <w:pPr>
      <w:tabs>
        <w:tab w:val="center" w:pos="4320"/>
        <w:tab w:val="right" w:pos="8640"/>
      </w:tabs>
      <w:ind w:left="360"/>
      <w:rPr>
        <w:rFonts w:ascii="Arial" w:hAnsi="Arial" w:cs="Arial"/>
        <w:sz w:val="24"/>
        <w:szCs w:val="24"/>
      </w:rPr>
    </w:pPr>
    <w:r w:rsidRPr="00A64104">
      <w:rPr>
        <w:rFonts w:ascii="Arial" w:hAnsi="Arial" w:cs="Arial"/>
        <w:sz w:val="24"/>
        <w:szCs w:val="24"/>
      </w:rPr>
      <w:ptab w:relativeTo="margin" w:alignment="center" w:leader="none"/>
    </w:r>
    <w:r w:rsidRPr="00A64104">
      <w:rPr>
        <w:rFonts w:ascii="Arial" w:hAnsi="Arial" w:cs="Arial"/>
        <w:sz w:val="24"/>
        <w:szCs w:val="24"/>
      </w:rPr>
      <w:ptab w:relativeTo="margin" w:alignment="right" w:leader="none"/>
    </w:r>
    <w:r w:rsidRPr="00A64104">
      <w:rPr>
        <w:rFonts w:ascii="Calibri" w:hAnsi="Calibri" w:cs="Calibri"/>
        <w:sz w:val="28"/>
        <w:szCs w:val="28"/>
      </w:rPr>
      <w:t>CEC-</w:t>
    </w:r>
    <w:r>
      <w:rPr>
        <w:rFonts w:ascii="Calibri" w:hAnsi="Calibri" w:cs="Calibri"/>
        <w:sz w:val="28"/>
        <w:szCs w:val="28"/>
      </w:rPr>
      <w:t>LMCV</w:t>
    </w:r>
    <w:r w:rsidRPr="00A64104">
      <w:rPr>
        <w:rFonts w:ascii="Calibri" w:hAnsi="Calibri" w:cs="Calibri"/>
        <w:sz w:val="28"/>
        <w:szCs w:val="28"/>
      </w:rPr>
      <w:t>-</w:t>
    </w:r>
    <w:r>
      <w:rPr>
        <w:rFonts w:ascii="Calibri" w:hAnsi="Calibri" w:cs="Calibri"/>
        <w:sz w:val="28"/>
        <w:szCs w:val="28"/>
      </w:rPr>
      <w:t>ENV</w:t>
    </w:r>
    <w:r w:rsidRPr="00A64104">
      <w:rPr>
        <w:rFonts w:ascii="Calibri" w:hAnsi="Calibri" w:cs="Calibri"/>
        <w:sz w:val="28"/>
        <w:szCs w:val="28"/>
      </w:rPr>
      <w:t>-</w:t>
    </w:r>
    <w:r>
      <w:rPr>
        <w:rFonts w:ascii="Calibri" w:hAnsi="Calibri" w:cs="Calibri"/>
        <w:sz w:val="28"/>
        <w:szCs w:val="28"/>
      </w:rPr>
      <w:t>21</w:t>
    </w:r>
    <w:r w:rsidRPr="00A64104">
      <w:rPr>
        <w:rFonts w:ascii="Calibri" w:hAnsi="Calibri" w:cs="Calibri"/>
        <w:sz w:val="28"/>
        <w:szCs w:val="28"/>
      </w:rPr>
      <w:t>-</w:t>
    </w:r>
    <w:r>
      <w:rPr>
        <w:rFonts w:ascii="Calibri" w:hAnsi="Calibri" w:cs="Calibri"/>
        <w:sz w:val="28"/>
        <w:szCs w:val="28"/>
      </w:rPr>
      <w:t>H</w:t>
    </w:r>
  </w:p>
  <w:p w14:paraId="5F52B863" w14:textId="0847CB04" w:rsidR="007E3360" w:rsidRDefault="00A21AE4" w:rsidP="00A21AE4">
    <w:pPr>
      <w:spacing w:after="160" w:line="259" w:lineRule="auto"/>
      <w:ind w:left="360"/>
    </w:pPr>
    <w:r w:rsidRPr="00A64104">
      <w:rPr>
        <w:rFonts w:ascii="Arial" w:eastAsia="Calibri" w:hAnsi="Arial" w:cs="Arial"/>
        <w:sz w:val="24"/>
        <w:szCs w:val="22"/>
      </w:rPr>
      <w:ptab w:relativeTo="margin" w:alignment="center" w:leader="none"/>
    </w:r>
    <w:r w:rsidRPr="00A64104">
      <w:rPr>
        <w:rFonts w:ascii="Calibri" w:eastAsia="Calibri" w:hAnsi="Calibri" w:cs="Calibri"/>
        <w:b/>
        <w:bCs/>
        <w:i/>
        <w:iCs/>
        <w:sz w:val="28"/>
        <w:szCs w:val="28"/>
      </w:rPr>
      <w:t>SAMPLE FORM – NOT VALID FOR SUBMISSION TO BUILDING DEPARTMENTS</w:t>
    </w:r>
    <w:r w:rsidR="00000000">
      <w:rPr>
        <w:noProof/>
      </w:rPr>
      <w:pict w14:anchorId="5F52B8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022423" o:spid="_x0000_s1028" type="#_x0000_t75" style="position:absolute;left:0;text-align:left;margin-left:0;margin-top:0;width:540pt;height:405pt;z-index:-251658238;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2B866" w14:textId="77777777" w:rsidR="007E3360" w:rsidRDefault="00000000">
    <w:pPr>
      <w:pStyle w:val="Header"/>
    </w:pPr>
    <w:r>
      <w:rPr>
        <w:noProof/>
      </w:rPr>
      <w:pict w14:anchorId="5F52B8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022421" o:spid="_x0000_s1025" type="#_x0000_t75" style="position:absolute;margin-left:0;margin-top:0;width:540pt;height:405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073"/>
      <w:gridCol w:w="2726"/>
    </w:tblGrid>
    <w:tr w:rsidR="007E3360" w:rsidRPr="009F5631" w14:paraId="5F52B869" w14:textId="77777777" w:rsidTr="007C038F">
      <w:trPr>
        <w:cantSplit/>
        <w:trHeight w:val="288"/>
      </w:trPr>
      <w:tc>
        <w:tcPr>
          <w:tcW w:w="3738" w:type="pct"/>
          <w:tcBorders>
            <w:bottom w:val="single" w:sz="4" w:space="0" w:color="auto"/>
            <w:right w:val="nil"/>
          </w:tcBorders>
          <w:vAlign w:val="center"/>
        </w:tcPr>
        <w:p w14:paraId="5F52B867" w14:textId="76D65824" w:rsidR="007E3360" w:rsidRPr="009F5631" w:rsidRDefault="007E3360">
          <w:pPr>
            <w:keepNext/>
            <w:outlineLvl w:val="0"/>
            <w:rPr>
              <w:rFonts w:asciiTheme="minorHAnsi" w:hAnsiTheme="minorHAnsi"/>
              <w:bCs/>
            </w:rPr>
          </w:pPr>
          <w:r w:rsidRPr="009F5631">
            <w:rPr>
              <w:rFonts w:asciiTheme="minorHAnsi" w:hAnsiTheme="minorHAnsi"/>
              <w:bCs/>
            </w:rPr>
            <w:t xml:space="preserve">CERTIFICATE OF </w:t>
          </w:r>
          <w:r>
            <w:rPr>
              <w:rFonts w:asciiTheme="minorHAnsi" w:hAnsiTheme="minorHAnsi"/>
              <w:bCs/>
            </w:rPr>
            <w:t>VERIFICATION</w:t>
          </w:r>
          <w:r w:rsidRPr="009F5631">
            <w:rPr>
              <w:rFonts w:asciiTheme="minorHAnsi" w:hAnsiTheme="minorHAnsi"/>
              <w:bCs/>
            </w:rPr>
            <w:t xml:space="preserve"> - USER INSTRUCTIONS</w:t>
          </w:r>
        </w:p>
      </w:tc>
      <w:tc>
        <w:tcPr>
          <w:tcW w:w="1262" w:type="pct"/>
          <w:tcBorders>
            <w:left w:val="nil"/>
            <w:bottom w:val="single" w:sz="4" w:space="0" w:color="auto"/>
          </w:tcBorders>
          <w:tcMar>
            <w:left w:w="115" w:type="dxa"/>
            <w:right w:w="115" w:type="dxa"/>
          </w:tcMar>
          <w:vAlign w:val="center"/>
        </w:tcPr>
        <w:p w14:paraId="5F52B868" w14:textId="18005EEE" w:rsidR="007E3360" w:rsidRPr="009F5631" w:rsidRDefault="007E3360">
          <w:pPr>
            <w:keepNext/>
            <w:jc w:val="right"/>
            <w:outlineLvl w:val="0"/>
            <w:rPr>
              <w:rFonts w:asciiTheme="minorHAnsi" w:hAnsiTheme="minorHAnsi"/>
              <w:bCs/>
            </w:rPr>
          </w:pPr>
          <w:r w:rsidRPr="009F5631">
            <w:rPr>
              <w:rFonts w:asciiTheme="minorHAnsi" w:hAnsiTheme="minorHAnsi"/>
              <w:bCs/>
            </w:rPr>
            <w:t>CF</w:t>
          </w:r>
          <w:r>
            <w:rPr>
              <w:rFonts w:asciiTheme="minorHAnsi" w:hAnsiTheme="minorHAnsi"/>
              <w:bCs/>
            </w:rPr>
            <w:t>3</w:t>
          </w:r>
          <w:r w:rsidRPr="009F5631">
            <w:rPr>
              <w:rFonts w:asciiTheme="minorHAnsi" w:hAnsiTheme="minorHAnsi"/>
              <w:bCs/>
            </w:rPr>
            <w:t>R-</w:t>
          </w:r>
          <w:r>
            <w:rPr>
              <w:rFonts w:asciiTheme="minorHAnsi" w:hAnsiTheme="minorHAnsi"/>
              <w:bCs/>
            </w:rPr>
            <w:t>ENV</w:t>
          </w:r>
          <w:r w:rsidRPr="009F5631">
            <w:rPr>
              <w:rFonts w:asciiTheme="minorHAnsi" w:hAnsiTheme="minorHAnsi"/>
              <w:bCs/>
            </w:rPr>
            <w:t>-</w:t>
          </w:r>
          <w:r>
            <w:rPr>
              <w:rFonts w:asciiTheme="minorHAnsi" w:hAnsiTheme="minorHAnsi"/>
              <w:bCs/>
            </w:rPr>
            <w:t>21</w:t>
          </w:r>
          <w:r w:rsidRPr="009F5631">
            <w:rPr>
              <w:rFonts w:asciiTheme="minorHAnsi" w:hAnsiTheme="minorHAnsi"/>
              <w:bCs/>
            </w:rPr>
            <w:t>-E</w:t>
          </w:r>
        </w:p>
      </w:tc>
    </w:tr>
    <w:tr w:rsidR="007E3360" w:rsidRPr="009F5631" w14:paraId="5F52B86B" w14:textId="77777777" w:rsidTr="009F5631">
      <w:trPr>
        <w:cantSplit/>
        <w:trHeight w:val="288"/>
      </w:trPr>
      <w:tc>
        <w:tcPr>
          <w:tcW w:w="5000" w:type="pct"/>
          <w:gridSpan w:val="2"/>
        </w:tcPr>
        <w:p w14:paraId="5F52B86A" w14:textId="29291950" w:rsidR="007E3360" w:rsidRPr="009F5631" w:rsidRDefault="007E3360" w:rsidP="00A932D7">
          <w:pPr>
            <w:tabs>
              <w:tab w:val="right" w:pos="5289"/>
              <w:tab w:val="right" w:pos="10800"/>
            </w:tabs>
            <w:rPr>
              <w:rFonts w:asciiTheme="minorHAnsi" w:hAnsiTheme="minorHAnsi"/>
              <w:sz w:val="12"/>
              <w:szCs w:val="12"/>
            </w:rPr>
          </w:pPr>
          <w:r w:rsidRPr="009F5631">
            <w:rPr>
              <w:rFonts w:asciiTheme="minorHAnsi" w:hAnsiTheme="minorHAnsi"/>
              <w:sz w:val="22"/>
              <w:szCs w:val="22"/>
            </w:rPr>
            <w:t>Quality Insulation Installation (QII) –Air Infiltration Sealing - Framing Stage</w:t>
          </w:r>
          <w:r w:rsidRPr="009F5631">
            <w:rPr>
              <w:rFonts w:asciiTheme="minorHAnsi" w:hAnsiTheme="minorHAnsi"/>
              <w:bCs/>
            </w:rPr>
            <w:tab/>
            <w:t xml:space="preserve">(Page </w:t>
          </w:r>
          <w:r w:rsidRPr="009F5631">
            <w:rPr>
              <w:rFonts w:asciiTheme="minorHAnsi" w:hAnsiTheme="minorHAnsi"/>
              <w:bCs/>
            </w:rPr>
            <w:fldChar w:fldCharType="begin"/>
          </w:r>
          <w:r w:rsidRPr="009F5631">
            <w:rPr>
              <w:rFonts w:asciiTheme="minorHAnsi" w:hAnsiTheme="minorHAnsi"/>
              <w:bCs/>
            </w:rPr>
            <w:instrText xml:space="preserve"> PAGE   \* MERGEFORMAT </w:instrText>
          </w:r>
          <w:r w:rsidRPr="009F5631">
            <w:rPr>
              <w:rFonts w:asciiTheme="minorHAnsi" w:hAnsiTheme="minorHAnsi"/>
              <w:bCs/>
            </w:rPr>
            <w:fldChar w:fldCharType="separate"/>
          </w:r>
          <w:r w:rsidR="00672013">
            <w:rPr>
              <w:rFonts w:asciiTheme="minorHAnsi" w:hAnsiTheme="minorHAnsi"/>
              <w:bCs/>
              <w:noProof/>
            </w:rPr>
            <w:t>1</w:t>
          </w:r>
          <w:r w:rsidRPr="009F5631">
            <w:rPr>
              <w:rFonts w:asciiTheme="minorHAnsi" w:hAnsiTheme="minorHAnsi"/>
              <w:bCs/>
            </w:rPr>
            <w:fldChar w:fldCharType="end"/>
          </w:r>
          <w:r w:rsidRPr="009F5631">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25214C">
            <w:rPr>
              <w:rFonts w:asciiTheme="minorHAnsi" w:hAnsiTheme="minorHAnsi"/>
              <w:bCs/>
              <w:noProof/>
            </w:rPr>
            <w:t>2</w:t>
          </w:r>
          <w:r>
            <w:rPr>
              <w:rFonts w:asciiTheme="minorHAnsi" w:hAnsiTheme="minorHAnsi"/>
              <w:bCs/>
              <w:noProof/>
            </w:rPr>
            <w:fldChar w:fldCharType="end"/>
          </w:r>
          <w:r w:rsidRPr="009F5631">
            <w:rPr>
              <w:rFonts w:asciiTheme="minorHAnsi" w:hAnsiTheme="minorHAnsi"/>
              <w:bCs/>
            </w:rPr>
            <w:t>)</w:t>
          </w:r>
        </w:p>
      </w:tc>
    </w:tr>
  </w:tbl>
  <w:p w14:paraId="5F52B86C" w14:textId="77777777" w:rsidR="007E3360" w:rsidRDefault="007E3360" w:rsidP="003E0D2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073"/>
      <w:gridCol w:w="2726"/>
    </w:tblGrid>
    <w:tr w:rsidR="007E3360" w:rsidRPr="009F5631" w14:paraId="5F52B870" w14:textId="77777777" w:rsidTr="007C038F">
      <w:trPr>
        <w:cantSplit/>
        <w:trHeight w:val="288"/>
      </w:trPr>
      <w:tc>
        <w:tcPr>
          <w:tcW w:w="3738" w:type="pct"/>
          <w:tcBorders>
            <w:bottom w:val="single" w:sz="4" w:space="0" w:color="auto"/>
            <w:right w:val="nil"/>
          </w:tcBorders>
          <w:vAlign w:val="center"/>
        </w:tcPr>
        <w:p w14:paraId="5F52B86E" w14:textId="6146A20E" w:rsidR="007E3360" w:rsidRPr="009F5631" w:rsidRDefault="007E3360">
          <w:pPr>
            <w:keepNext/>
            <w:outlineLvl w:val="0"/>
            <w:rPr>
              <w:rFonts w:asciiTheme="minorHAnsi" w:hAnsiTheme="minorHAnsi"/>
              <w:bCs/>
            </w:rPr>
          </w:pPr>
          <w:r w:rsidRPr="009F5631">
            <w:rPr>
              <w:rFonts w:asciiTheme="minorHAnsi" w:hAnsiTheme="minorHAnsi"/>
              <w:bCs/>
            </w:rPr>
            <w:t xml:space="preserve">CERTIFICATE OF </w:t>
          </w:r>
          <w:r>
            <w:rPr>
              <w:rFonts w:asciiTheme="minorHAnsi" w:hAnsiTheme="minorHAnsi"/>
              <w:bCs/>
            </w:rPr>
            <w:t>VERIFICATION</w:t>
          </w:r>
          <w:r w:rsidRPr="009F5631">
            <w:rPr>
              <w:rFonts w:asciiTheme="minorHAnsi" w:hAnsiTheme="minorHAnsi"/>
              <w:bCs/>
            </w:rPr>
            <w:t xml:space="preserve"> </w:t>
          </w:r>
          <w:r>
            <w:rPr>
              <w:rFonts w:asciiTheme="minorHAnsi" w:hAnsiTheme="minorHAnsi"/>
              <w:bCs/>
            </w:rPr>
            <w:t>–</w:t>
          </w:r>
          <w:r w:rsidRPr="009F5631">
            <w:rPr>
              <w:rFonts w:asciiTheme="minorHAnsi" w:hAnsiTheme="minorHAnsi"/>
              <w:bCs/>
            </w:rPr>
            <w:t xml:space="preserve"> </w:t>
          </w:r>
          <w:r>
            <w:rPr>
              <w:rFonts w:asciiTheme="minorHAnsi" w:hAnsiTheme="minorHAnsi"/>
              <w:bCs/>
            </w:rPr>
            <w:t>DATA FIELD DEFINITIONS AND CALCULATIONS</w:t>
          </w:r>
        </w:p>
      </w:tc>
      <w:tc>
        <w:tcPr>
          <w:tcW w:w="1262" w:type="pct"/>
          <w:tcBorders>
            <w:left w:val="nil"/>
            <w:bottom w:val="single" w:sz="4" w:space="0" w:color="auto"/>
          </w:tcBorders>
          <w:tcMar>
            <w:left w:w="115" w:type="dxa"/>
            <w:right w:w="115" w:type="dxa"/>
          </w:tcMar>
          <w:vAlign w:val="center"/>
        </w:tcPr>
        <w:p w14:paraId="5F52B86F" w14:textId="6DC3EBDE" w:rsidR="007E3360" w:rsidRPr="009F5631" w:rsidRDefault="007E3360">
          <w:pPr>
            <w:keepNext/>
            <w:jc w:val="right"/>
            <w:outlineLvl w:val="0"/>
            <w:rPr>
              <w:rFonts w:asciiTheme="minorHAnsi" w:hAnsiTheme="minorHAnsi"/>
              <w:bCs/>
            </w:rPr>
          </w:pPr>
          <w:r w:rsidRPr="009F5631">
            <w:rPr>
              <w:rFonts w:asciiTheme="minorHAnsi" w:hAnsiTheme="minorHAnsi"/>
              <w:bCs/>
            </w:rPr>
            <w:t>CF</w:t>
          </w:r>
          <w:r>
            <w:rPr>
              <w:rFonts w:asciiTheme="minorHAnsi" w:hAnsiTheme="minorHAnsi"/>
              <w:bCs/>
            </w:rPr>
            <w:t>3</w:t>
          </w:r>
          <w:r w:rsidRPr="009F5631">
            <w:rPr>
              <w:rFonts w:asciiTheme="minorHAnsi" w:hAnsiTheme="minorHAnsi"/>
              <w:bCs/>
            </w:rPr>
            <w:t>R-</w:t>
          </w:r>
          <w:r>
            <w:rPr>
              <w:rFonts w:asciiTheme="minorHAnsi" w:hAnsiTheme="minorHAnsi"/>
              <w:bCs/>
            </w:rPr>
            <w:t>ENV</w:t>
          </w:r>
          <w:r w:rsidRPr="009F5631">
            <w:rPr>
              <w:rFonts w:asciiTheme="minorHAnsi" w:hAnsiTheme="minorHAnsi"/>
              <w:bCs/>
            </w:rPr>
            <w:t>-</w:t>
          </w:r>
          <w:r>
            <w:rPr>
              <w:rFonts w:asciiTheme="minorHAnsi" w:hAnsiTheme="minorHAnsi"/>
              <w:bCs/>
            </w:rPr>
            <w:t>21</w:t>
          </w:r>
          <w:r w:rsidRPr="009F5631">
            <w:rPr>
              <w:rFonts w:asciiTheme="minorHAnsi" w:hAnsiTheme="minorHAnsi"/>
              <w:bCs/>
            </w:rPr>
            <w:t>-E</w:t>
          </w:r>
        </w:p>
      </w:tc>
    </w:tr>
    <w:tr w:rsidR="007E3360" w:rsidRPr="009F5631" w14:paraId="5F52B872" w14:textId="77777777" w:rsidTr="007C038F">
      <w:trPr>
        <w:cantSplit/>
        <w:trHeight w:val="288"/>
      </w:trPr>
      <w:tc>
        <w:tcPr>
          <w:tcW w:w="5000" w:type="pct"/>
          <w:gridSpan w:val="2"/>
        </w:tcPr>
        <w:p w14:paraId="5F52B871" w14:textId="117CD534" w:rsidR="007E3360" w:rsidRPr="009F5631" w:rsidRDefault="007E3360" w:rsidP="00A932D7">
          <w:pPr>
            <w:tabs>
              <w:tab w:val="right" w:pos="5289"/>
              <w:tab w:val="right" w:pos="10800"/>
            </w:tabs>
            <w:rPr>
              <w:rFonts w:asciiTheme="minorHAnsi" w:hAnsiTheme="minorHAnsi"/>
              <w:sz w:val="12"/>
              <w:szCs w:val="12"/>
            </w:rPr>
          </w:pPr>
          <w:r w:rsidRPr="009F5631">
            <w:rPr>
              <w:rFonts w:asciiTheme="minorHAnsi" w:hAnsiTheme="minorHAnsi"/>
              <w:sz w:val="22"/>
              <w:szCs w:val="22"/>
            </w:rPr>
            <w:t>Quality Insulation Installation (QII) –Air Infiltration Sealing - Framing Stage</w:t>
          </w:r>
          <w:r w:rsidRPr="009F5631">
            <w:rPr>
              <w:rFonts w:asciiTheme="minorHAnsi" w:hAnsiTheme="minorHAnsi"/>
              <w:bCs/>
            </w:rPr>
            <w:tab/>
            <w:t xml:space="preserve">(Page </w:t>
          </w:r>
          <w:r w:rsidRPr="009F5631">
            <w:rPr>
              <w:rFonts w:asciiTheme="minorHAnsi" w:hAnsiTheme="minorHAnsi"/>
              <w:bCs/>
            </w:rPr>
            <w:fldChar w:fldCharType="begin"/>
          </w:r>
          <w:r w:rsidRPr="009F5631">
            <w:rPr>
              <w:rFonts w:asciiTheme="minorHAnsi" w:hAnsiTheme="minorHAnsi"/>
              <w:bCs/>
            </w:rPr>
            <w:instrText xml:space="preserve"> PAGE   \* MERGEFORMAT </w:instrText>
          </w:r>
          <w:r w:rsidRPr="009F5631">
            <w:rPr>
              <w:rFonts w:asciiTheme="minorHAnsi" w:hAnsiTheme="minorHAnsi"/>
              <w:bCs/>
            </w:rPr>
            <w:fldChar w:fldCharType="separate"/>
          </w:r>
          <w:r>
            <w:rPr>
              <w:rFonts w:asciiTheme="minorHAnsi" w:hAnsiTheme="minorHAnsi"/>
              <w:bCs/>
              <w:noProof/>
            </w:rPr>
            <w:t>4</w:t>
          </w:r>
          <w:r w:rsidRPr="009F5631">
            <w:rPr>
              <w:rFonts w:asciiTheme="minorHAnsi" w:hAnsiTheme="minorHAnsi"/>
              <w:bCs/>
            </w:rPr>
            <w:fldChar w:fldCharType="end"/>
          </w:r>
          <w:r w:rsidRPr="009F5631">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25214C">
            <w:rPr>
              <w:rFonts w:asciiTheme="minorHAnsi" w:hAnsiTheme="minorHAnsi"/>
              <w:bCs/>
              <w:noProof/>
            </w:rPr>
            <w:t>4</w:t>
          </w:r>
          <w:r>
            <w:rPr>
              <w:rFonts w:asciiTheme="minorHAnsi" w:hAnsiTheme="minorHAnsi"/>
              <w:bCs/>
              <w:noProof/>
            </w:rPr>
            <w:fldChar w:fldCharType="end"/>
          </w:r>
          <w:r w:rsidRPr="009F5631">
            <w:rPr>
              <w:rFonts w:asciiTheme="minorHAnsi" w:hAnsiTheme="minorHAnsi"/>
              <w:bCs/>
            </w:rPr>
            <w:t>)</w:t>
          </w:r>
        </w:p>
      </w:tc>
    </w:tr>
  </w:tbl>
  <w:p w14:paraId="5F52B873" w14:textId="77777777" w:rsidR="007E3360" w:rsidRDefault="007E3360" w:rsidP="003E0D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004203C0"/>
    <w:multiLevelType w:val="hybridMultilevel"/>
    <w:tmpl w:val="3DE03D16"/>
    <w:lvl w:ilvl="0" w:tplc="CD62AF42">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887CE4"/>
    <w:multiLevelType w:val="hybridMultilevel"/>
    <w:tmpl w:val="EF5072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553741"/>
    <w:multiLevelType w:val="hybridMultilevel"/>
    <w:tmpl w:val="9D962B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BE7AC0"/>
    <w:multiLevelType w:val="hybridMultilevel"/>
    <w:tmpl w:val="BAD89B58"/>
    <w:lvl w:ilvl="0" w:tplc="724C4EF2">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767CAD"/>
    <w:multiLevelType w:val="multilevel"/>
    <w:tmpl w:val="26588134"/>
    <w:lvl w:ilvl="0">
      <w:start w:val="3"/>
      <w:numFmt w:val="decimal"/>
      <w:pStyle w:val="Style4"/>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7" w15:restartNumberingAfterBreak="0">
    <w:nsid w:val="0AD25D8D"/>
    <w:multiLevelType w:val="hybridMultilevel"/>
    <w:tmpl w:val="1F1A9762"/>
    <w:lvl w:ilvl="0" w:tplc="21F2B21C">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2D49D1"/>
    <w:multiLevelType w:val="hybridMultilevel"/>
    <w:tmpl w:val="16984CE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3C7002"/>
    <w:multiLevelType w:val="hybridMultilevel"/>
    <w:tmpl w:val="6D6AF812"/>
    <w:lvl w:ilvl="0" w:tplc="85DCE6DE">
      <w:start w:val="1"/>
      <w:numFmt w:val="upperLetter"/>
      <w:lvlText w:val="%1."/>
      <w:lvlJc w:val="left"/>
      <w:pPr>
        <w:ind w:left="390" w:hanging="360"/>
      </w:pPr>
      <w:rPr>
        <w:rFonts w:hint="default"/>
        <w:b/>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0" w15:restartNumberingAfterBreak="0">
    <w:nsid w:val="109D7BD4"/>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8F26F7"/>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E103D0"/>
    <w:multiLevelType w:val="hybridMultilevel"/>
    <w:tmpl w:val="CCC2B5F0"/>
    <w:lvl w:ilvl="0" w:tplc="7B107DE4">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2C17FF"/>
    <w:multiLevelType w:val="hybridMultilevel"/>
    <w:tmpl w:val="9E603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5A5072"/>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697E2C"/>
    <w:multiLevelType w:val="hybridMultilevel"/>
    <w:tmpl w:val="7CBA6164"/>
    <w:lvl w:ilvl="0" w:tplc="6C509546">
      <w:start w:val="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54236E"/>
    <w:multiLevelType w:val="hybridMultilevel"/>
    <w:tmpl w:val="C83660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E2748E"/>
    <w:multiLevelType w:val="hybridMultilevel"/>
    <w:tmpl w:val="76BA37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36634FF"/>
    <w:multiLevelType w:val="hybridMultilevel"/>
    <w:tmpl w:val="1A72C5AA"/>
    <w:lvl w:ilvl="0" w:tplc="0409000F">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9" w15:restartNumberingAfterBreak="0">
    <w:nsid w:val="23D72DE3"/>
    <w:multiLevelType w:val="hybridMultilevel"/>
    <w:tmpl w:val="90D245EE"/>
    <w:lvl w:ilvl="0" w:tplc="0FCA3122">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5D75E9C"/>
    <w:multiLevelType w:val="hybridMultilevel"/>
    <w:tmpl w:val="BBE6F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pStyle w:val="Heading3"/>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22" w15:restartNumberingAfterBreak="0">
    <w:nsid w:val="28174350"/>
    <w:multiLevelType w:val="hybridMultilevel"/>
    <w:tmpl w:val="3774B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96A09E1"/>
    <w:multiLevelType w:val="hybridMultilevel"/>
    <w:tmpl w:val="307C7C1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BF46B38"/>
    <w:multiLevelType w:val="hybridMultilevel"/>
    <w:tmpl w:val="79705A2A"/>
    <w:lvl w:ilvl="0" w:tplc="0409000F">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2ED73C17"/>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25655B1"/>
    <w:multiLevelType w:val="hybridMultilevel"/>
    <w:tmpl w:val="72EC5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7DC230B"/>
    <w:multiLevelType w:val="hybridMultilevel"/>
    <w:tmpl w:val="3AE0329C"/>
    <w:lvl w:ilvl="0" w:tplc="82661308">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9A93A4A"/>
    <w:multiLevelType w:val="hybridMultilevel"/>
    <w:tmpl w:val="EE8641E2"/>
    <w:lvl w:ilvl="0" w:tplc="5748C7AA">
      <w:start w:val="1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BAA1BAF"/>
    <w:multiLevelType w:val="hybridMultilevel"/>
    <w:tmpl w:val="95DCA8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0483AA1"/>
    <w:multiLevelType w:val="hybridMultilevel"/>
    <w:tmpl w:val="A3FEEE98"/>
    <w:lvl w:ilvl="0" w:tplc="C76E700C">
      <w:start w:val="1"/>
      <w:numFmt w:val="bullet"/>
      <w:pStyle w:val="ListNumber3"/>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32" w15:restartNumberingAfterBreak="0">
    <w:nsid w:val="411E6E50"/>
    <w:multiLevelType w:val="hybridMultilevel"/>
    <w:tmpl w:val="A2540FB0"/>
    <w:lvl w:ilvl="0" w:tplc="B874CA2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2784AE6"/>
    <w:multiLevelType w:val="hybridMultilevel"/>
    <w:tmpl w:val="26EA2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2EC1796"/>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2FF6405"/>
    <w:multiLevelType w:val="multilevel"/>
    <w:tmpl w:val="91D896B0"/>
    <w:lvl w:ilvl="0">
      <w:start w:val="1"/>
      <w:numFmt w:val="lowerLetter"/>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36" w15:restartNumberingAfterBreak="0">
    <w:nsid w:val="430A12E5"/>
    <w:multiLevelType w:val="hybridMultilevel"/>
    <w:tmpl w:val="AC7CA546"/>
    <w:lvl w:ilvl="0" w:tplc="602853AE">
      <w:numFmt w:val="bullet"/>
      <w:lvlText w:val=""/>
      <w:lvlJc w:val="left"/>
      <w:pPr>
        <w:ind w:left="720" w:hanging="360"/>
      </w:pPr>
      <w:rPr>
        <w:rFonts w:ascii="Wingdings" w:eastAsia="Times New Roman"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56A2F07"/>
    <w:multiLevelType w:val="hybridMultilevel"/>
    <w:tmpl w:val="3774B66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8BD2C1B"/>
    <w:multiLevelType w:val="multilevel"/>
    <w:tmpl w:val="B4B2978A"/>
    <w:lvl w:ilvl="0">
      <w:start w:val="1"/>
      <w:numFmt w:val="lowerLetter"/>
      <w:lvlText w:val="(%1)"/>
      <w:lvlJc w:val="left"/>
      <w:pPr>
        <w:tabs>
          <w:tab w:val="num" w:pos="360"/>
        </w:tabs>
        <w:ind w:left="360" w:hanging="360"/>
      </w:pPr>
      <w:rPr>
        <w:rFonts w:cs="Times New Roman" w:hint="default"/>
        <w:i w:val="0"/>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39" w15:restartNumberingAfterBreak="0">
    <w:nsid w:val="4E0A0C05"/>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E25277F"/>
    <w:multiLevelType w:val="hybridMultilevel"/>
    <w:tmpl w:val="D7D8F5F6"/>
    <w:lvl w:ilvl="0" w:tplc="68D2C9C2">
      <w:start w:val="10"/>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E847546"/>
    <w:multiLevelType w:val="hybridMultilevel"/>
    <w:tmpl w:val="83BA0F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04D5A9E"/>
    <w:multiLevelType w:val="hybridMultilevel"/>
    <w:tmpl w:val="A40A97EC"/>
    <w:lvl w:ilvl="0" w:tplc="75E42DB4">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51B3090A"/>
    <w:multiLevelType w:val="hybridMultilevel"/>
    <w:tmpl w:val="72081D9E"/>
    <w:lvl w:ilvl="0" w:tplc="962EE8F8">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4" w15:restartNumberingAfterBreak="0">
    <w:nsid w:val="533022FB"/>
    <w:multiLevelType w:val="hybridMultilevel"/>
    <w:tmpl w:val="75D855B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569E39E7"/>
    <w:multiLevelType w:val="hybridMultilevel"/>
    <w:tmpl w:val="C2A83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47" w15:restartNumberingAfterBreak="0">
    <w:nsid w:val="590A238E"/>
    <w:multiLevelType w:val="hybridMultilevel"/>
    <w:tmpl w:val="288E3E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92E77D7"/>
    <w:multiLevelType w:val="hybridMultilevel"/>
    <w:tmpl w:val="3774B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2D26FF3"/>
    <w:multiLevelType w:val="hybridMultilevel"/>
    <w:tmpl w:val="718A1E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3481319"/>
    <w:multiLevelType w:val="hybridMultilevel"/>
    <w:tmpl w:val="40624098"/>
    <w:lvl w:ilvl="0" w:tplc="842C0D5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543019F"/>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AB74778"/>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B143573"/>
    <w:multiLevelType w:val="hybridMultilevel"/>
    <w:tmpl w:val="F19C8FD2"/>
    <w:lvl w:ilvl="0" w:tplc="FA66D1F8">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55" w15:restartNumberingAfterBreak="0">
    <w:nsid w:val="6EA6148F"/>
    <w:multiLevelType w:val="hybridMultilevel"/>
    <w:tmpl w:val="80F23DEE"/>
    <w:lvl w:ilvl="0" w:tplc="58182B8A">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6" w15:restartNumberingAfterBreak="0">
    <w:nsid w:val="71AD540E"/>
    <w:multiLevelType w:val="hybridMultilevel"/>
    <w:tmpl w:val="3774B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2F91881"/>
    <w:multiLevelType w:val="hybridMultilevel"/>
    <w:tmpl w:val="1A4666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3D21971"/>
    <w:multiLevelType w:val="hybridMultilevel"/>
    <w:tmpl w:val="6BB68A18"/>
    <w:lvl w:ilvl="0" w:tplc="3298481C">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5D839EA"/>
    <w:multiLevelType w:val="hybridMultilevel"/>
    <w:tmpl w:val="0A42F0C6"/>
    <w:lvl w:ilvl="0" w:tplc="58182B8A">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60B684D"/>
    <w:multiLevelType w:val="hybridMultilevel"/>
    <w:tmpl w:val="28C2270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1" w15:restartNumberingAfterBreak="0">
    <w:nsid w:val="76E32E65"/>
    <w:multiLevelType w:val="hybridMultilevel"/>
    <w:tmpl w:val="1D4C5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7EA2B8C"/>
    <w:multiLevelType w:val="hybridMultilevel"/>
    <w:tmpl w:val="A282FB7A"/>
    <w:lvl w:ilvl="0" w:tplc="937ED892">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8563D6A"/>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86E57A5"/>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8D26C49"/>
    <w:multiLevelType w:val="hybridMultilevel"/>
    <w:tmpl w:val="01FCA3D6"/>
    <w:lvl w:ilvl="0" w:tplc="0409000F">
      <w:start w:val="1"/>
      <w:numFmt w:val="decimal"/>
      <w:lvlText w:val="%1."/>
      <w:lvlJc w:val="left"/>
      <w:pPr>
        <w:ind w:left="360" w:hanging="360"/>
      </w:pPr>
      <w:rPr>
        <w:rFonts w:cs="Times New Roman"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67" w15:restartNumberingAfterBreak="0">
    <w:nsid w:val="7A380989"/>
    <w:multiLevelType w:val="hybridMultilevel"/>
    <w:tmpl w:val="BD7A9340"/>
    <w:lvl w:ilvl="0" w:tplc="58182B8A">
      <w:start w:val="1"/>
      <w:numFmt w:val="lowerLetter"/>
      <w:lvlText w:val="(%1)"/>
      <w:lvlJc w:val="left"/>
      <w:pPr>
        <w:ind w:left="360" w:hanging="360"/>
      </w:pPr>
      <w:rPr>
        <w:rFonts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7F5B1166"/>
    <w:multiLevelType w:val="hybridMultilevel"/>
    <w:tmpl w:val="5CFEFA8A"/>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1762018">
    <w:abstractNumId w:val="0"/>
  </w:num>
  <w:num w:numId="2" w16cid:durableId="881139576">
    <w:abstractNumId w:val="1"/>
  </w:num>
  <w:num w:numId="3" w16cid:durableId="1875266390">
    <w:abstractNumId w:val="0"/>
  </w:num>
  <w:num w:numId="4" w16cid:durableId="546263338">
    <w:abstractNumId w:val="1"/>
  </w:num>
  <w:num w:numId="5" w16cid:durableId="123889150">
    <w:abstractNumId w:val="6"/>
  </w:num>
  <w:num w:numId="6" w16cid:durableId="70348320">
    <w:abstractNumId w:val="21"/>
  </w:num>
  <w:num w:numId="7" w16cid:durableId="1395007045">
    <w:abstractNumId w:val="21"/>
  </w:num>
  <w:num w:numId="8" w16cid:durableId="1195507989">
    <w:abstractNumId w:val="21"/>
  </w:num>
  <w:num w:numId="9" w16cid:durableId="50615975">
    <w:abstractNumId w:val="6"/>
  </w:num>
  <w:num w:numId="10" w16cid:durableId="396562046">
    <w:abstractNumId w:val="6"/>
  </w:num>
  <w:num w:numId="11" w16cid:durableId="1825320275">
    <w:abstractNumId w:val="6"/>
  </w:num>
  <w:num w:numId="12" w16cid:durableId="935744788">
    <w:abstractNumId w:val="31"/>
  </w:num>
  <w:num w:numId="13" w16cid:durableId="2135170624">
    <w:abstractNumId w:val="42"/>
  </w:num>
  <w:num w:numId="14" w16cid:durableId="656225850">
    <w:abstractNumId w:val="42"/>
  </w:num>
  <w:num w:numId="15" w16cid:durableId="255476832">
    <w:abstractNumId w:val="31"/>
  </w:num>
  <w:num w:numId="16" w16cid:durableId="830220959">
    <w:abstractNumId w:val="31"/>
  </w:num>
  <w:num w:numId="17" w16cid:durableId="2136174357">
    <w:abstractNumId w:val="0"/>
  </w:num>
  <w:num w:numId="18" w16cid:durableId="224680321">
    <w:abstractNumId w:val="1"/>
  </w:num>
  <w:num w:numId="19" w16cid:durableId="236479821">
    <w:abstractNumId w:val="54"/>
  </w:num>
  <w:num w:numId="20" w16cid:durableId="1395931588">
    <w:abstractNumId w:val="18"/>
  </w:num>
  <w:num w:numId="21" w16cid:durableId="1014528879">
    <w:abstractNumId w:val="36"/>
  </w:num>
  <w:num w:numId="22" w16cid:durableId="1511411752">
    <w:abstractNumId w:val="30"/>
  </w:num>
  <w:num w:numId="23" w16cid:durableId="1281493392">
    <w:abstractNumId w:val="17"/>
  </w:num>
  <w:num w:numId="24" w16cid:durableId="1320115904">
    <w:abstractNumId w:val="53"/>
  </w:num>
  <w:num w:numId="25" w16cid:durableId="1232350850">
    <w:abstractNumId w:val="25"/>
  </w:num>
  <w:num w:numId="26" w16cid:durableId="1571649398">
    <w:abstractNumId w:val="65"/>
  </w:num>
  <w:num w:numId="27" w16cid:durableId="1496646664">
    <w:abstractNumId w:val="55"/>
  </w:num>
  <w:num w:numId="28" w16cid:durableId="1205366315">
    <w:abstractNumId w:val="35"/>
  </w:num>
  <w:num w:numId="29" w16cid:durableId="2040811949">
    <w:abstractNumId w:val="38"/>
  </w:num>
  <w:num w:numId="30" w16cid:durableId="1984238053">
    <w:abstractNumId w:val="19"/>
  </w:num>
  <w:num w:numId="31" w16cid:durableId="143468326">
    <w:abstractNumId w:val="43"/>
  </w:num>
  <w:num w:numId="32" w16cid:durableId="433281022">
    <w:abstractNumId w:val="44"/>
  </w:num>
  <w:num w:numId="33" w16cid:durableId="709308703">
    <w:abstractNumId w:val="67"/>
  </w:num>
  <w:num w:numId="34" w16cid:durableId="1663510741">
    <w:abstractNumId w:val="59"/>
  </w:num>
  <w:num w:numId="35" w16cid:durableId="2137285609">
    <w:abstractNumId w:val="9"/>
  </w:num>
  <w:num w:numId="36" w16cid:durableId="723453656">
    <w:abstractNumId w:val="33"/>
  </w:num>
  <w:num w:numId="37" w16cid:durableId="1752703807">
    <w:abstractNumId w:val="32"/>
  </w:num>
  <w:num w:numId="38" w16cid:durableId="481243007">
    <w:abstractNumId w:val="50"/>
  </w:num>
  <w:num w:numId="39" w16cid:durableId="50664052">
    <w:abstractNumId w:val="4"/>
  </w:num>
  <w:num w:numId="40" w16cid:durableId="1455905858">
    <w:abstractNumId w:val="57"/>
  </w:num>
  <w:num w:numId="41" w16cid:durableId="371930187">
    <w:abstractNumId w:val="3"/>
  </w:num>
  <w:num w:numId="42" w16cid:durableId="1837989470">
    <w:abstractNumId w:val="8"/>
  </w:num>
  <w:num w:numId="43" w16cid:durableId="2087873443">
    <w:abstractNumId w:val="13"/>
  </w:num>
  <w:num w:numId="44" w16cid:durableId="184877091">
    <w:abstractNumId w:val="47"/>
  </w:num>
  <w:num w:numId="45" w16cid:durableId="1597053094">
    <w:abstractNumId w:val="41"/>
  </w:num>
  <w:num w:numId="46" w16cid:durableId="367687542">
    <w:abstractNumId w:val="45"/>
  </w:num>
  <w:num w:numId="47" w16cid:durableId="1622691774">
    <w:abstractNumId w:val="60"/>
  </w:num>
  <w:num w:numId="48" w16cid:durableId="1263302502">
    <w:abstractNumId w:val="20"/>
  </w:num>
  <w:num w:numId="49" w16cid:durableId="360476021">
    <w:abstractNumId w:val="61"/>
  </w:num>
  <w:num w:numId="50" w16cid:durableId="425856194">
    <w:abstractNumId w:val="16"/>
  </w:num>
  <w:num w:numId="51" w16cid:durableId="1425608102">
    <w:abstractNumId w:val="49"/>
  </w:num>
  <w:num w:numId="52" w16cid:durableId="325209128">
    <w:abstractNumId w:val="22"/>
  </w:num>
  <w:num w:numId="53" w16cid:durableId="525100721">
    <w:abstractNumId w:val="27"/>
  </w:num>
  <w:num w:numId="54" w16cid:durableId="1602177743">
    <w:abstractNumId w:val="48"/>
  </w:num>
  <w:num w:numId="55" w16cid:durableId="1922444908">
    <w:abstractNumId w:val="68"/>
  </w:num>
  <w:num w:numId="56" w16cid:durableId="649023244">
    <w:abstractNumId w:val="56"/>
  </w:num>
  <w:num w:numId="57" w16cid:durableId="1772430162">
    <w:abstractNumId w:val="24"/>
  </w:num>
  <w:num w:numId="58" w16cid:durableId="902528536">
    <w:abstractNumId w:val="34"/>
  </w:num>
  <w:num w:numId="59" w16cid:durableId="2038314769">
    <w:abstractNumId w:val="7"/>
  </w:num>
  <w:num w:numId="60" w16cid:durableId="1638217359">
    <w:abstractNumId w:val="51"/>
  </w:num>
  <w:num w:numId="61" w16cid:durableId="826433333">
    <w:abstractNumId w:val="40"/>
  </w:num>
  <w:num w:numId="62" w16cid:durableId="366761942">
    <w:abstractNumId w:val="63"/>
  </w:num>
  <w:num w:numId="63" w16cid:durableId="1064833261">
    <w:abstractNumId w:val="29"/>
  </w:num>
  <w:num w:numId="64" w16cid:durableId="1190021607">
    <w:abstractNumId w:val="11"/>
  </w:num>
  <w:num w:numId="65" w16cid:durableId="1927108257">
    <w:abstractNumId w:val="2"/>
  </w:num>
  <w:num w:numId="66" w16cid:durableId="887182290">
    <w:abstractNumId w:val="64"/>
  </w:num>
  <w:num w:numId="67" w16cid:durableId="1739136524">
    <w:abstractNumId w:val="58"/>
  </w:num>
  <w:num w:numId="68" w16cid:durableId="1340695350">
    <w:abstractNumId w:val="52"/>
  </w:num>
  <w:num w:numId="69" w16cid:durableId="883759483">
    <w:abstractNumId w:val="62"/>
  </w:num>
  <w:num w:numId="70" w16cid:durableId="830873997">
    <w:abstractNumId w:val="26"/>
  </w:num>
  <w:num w:numId="71" w16cid:durableId="1245451392">
    <w:abstractNumId w:val="28"/>
  </w:num>
  <w:num w:numId="72" w16cid:durableId="1422751773">
    <w:abstractNumId w:val="39"/>
  </w:num>
  <w:num w:numId="73" w16cid:durableId="802112294">
    <w:abstractNumId w:val="15"/>
  </w:num>
  <w:num w:numId="74" w16cid:durableId="1077172864">
    <w:abstractNumId w:val="10"/>
  </w:num>
  <w:num w:numId="75" w16cid:durableId="2044742526">
    <w:abstractNumId w:val="5"/>
  </w:num>
  <w:num w:numId="76" w16cid:durableId="1480224829">
    <w:abstractNumId w:val="14"/>
  </w:num>
  <w:num w:numId="77" w16cid:durableId="1819570946">
    <w:abstractNumId w:val="12"/>
  </w:num>
  <w:num w:numId="78" w16cid:durableId="1917859343">
    <w:abstractNumId w:val="43"/>
    <w:lvlOverride w:ilvl="0">
      <w:startOverride w:val="1"/>
    </w:lvlOverride>
    <w:lvlOverride w:ilvl="1"/>
    <w:lvlOverride w:ilvl="2"/>
    <w:lvlOverride w:ilvl="3"/>
    <w:lvlOverride w:ilvl="4"/>
    <w:lvlOverride w:ilvl="5"/>
    <w:lvlOverride w:ilvl="6"/>
    <w:lvlOverride w:ilvl="7"/>
    <w:lvlOverride w:ilvl="8"/>
  </w:num>
  <w:num w:numId="79" w16cid:durableId="1737169628">
    <w:abstractNumId w:val="46"/>
  </w:num>
  <w:num w:numId="80" w16cid:durableId="2083672537">
    <w:abstractNumId w:val="66"/>
  </w:num>
  <w:num w:numId="81" w16cid:durableId="1343120074">
    <w:abstractNumId w:val="37"/>
  </w:num>
  <w:num w:numId="82" w16cid:durableId="245920842">
    <w:abstractNumId w:val="23"/>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PersonalInformation/>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characterSpacingControl w:val="doNotCompress"/>
  <w:doNotValidateAgainstSchema/>
  <w:doNotDemarcateInvalidXml/>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489"/>
    <w:rsid w:val="000025D7"/>
    <w:rsid w:val="00005948"/>
    <w:rsid w:val="00005AC0"/>
    <w:rsid w:val="0001185D"/>
    <w:rsid w:val="00011F7D"/>
    <w:rsid w:val="00020148"/>
    <w:rsid w:val="00026C33"/>
    <w:rsid w:val="00026E5B"/>
    <w:rsid w:val="00034CAB"/>
    <w:rsid w:val="00041DE3"/>
    <w:rsid w:val="00051A12"/>
    <w:rsid w:val="000660B9"/>
    <w:rsid w:val="000662B5"/>
    <w:rsid w:val="000665E7"/>
    <w:rsid w:val="00071814"/>
    <w:rsid w:val="000736F5"/>
    <w:rsid w:val="000764EA"/>
    <w:rsid w:val="00076986"/>
    <w:rsid w:val="000842FA"/>
    <w:rsid w:val="00084F41"/>
    <w:rsid w:val="0008620E"/>
    <w:rsid w:val="00086BE9"/>
    <w:rsid w:val="000905D3"/>
    <w:rsid w:val="00092BA9"/>
    <w:rsid w:val="00093CE8"/>
    <w:rsid w:val="000947BB"/>
    <w:rsid w:val="00094E45"/>
    <w:rsid w:val="000966DA"/>
    <w:rsid w:val="000A0105"/>
    <w:rsid w:val="000A065F"/>
    <w:rsid w:val="000A0AF8"/>
    <w:rsid w:val="000A1F02"/>
    <w:rsid w:val="000A5896"/>
    <w:rsid w:val="000A7683"/>
    <w:rsid w:val="000C1CC7"/>
    <w:rsid w:val="000C31FB"/>
    <w:rsid w:val="000C3AF6"/>
    <w:rsid w:val="000C46BB"/>
    <w:rsid w:val="000C59D0"/>
    <w:rsid w:val="000D1370"/>
    <w:rsid w:val="000D385C"/>
    <w:rsid w:val="000D49A2"/>
    <w:rsid w:val="000D75C3"/>
    <w:rsid w:val="000D7866"/>
    <w:rsid w:val="000E0760"/>
    <w:rsid w:val="000E1A7B"/>
    <w:rsid w:val="000E67F6"/>
    <w:rsid w:val="000E72AB"/>
    <w:rsid w:val="000E7420"/>
    <w:rsid w:val="000F014C"/>
    <w:rsid w:val="000F0BEA"/>
    <w:rsid w:val="000F2DE1"/>
    <w:rsid w:val="000F3F77"/>
    <w:rsid w:val="00102AFD"/>
    <w:rsid w:val="00102D5B"/>
    <w:rsid w:val="00104458"/>
    <w:rsid w:val="00104D18"/>
    <w:rsid w:val="001050AC"/>
    <w:rsid w:val="00105E07"/>
    <w:rsid w:val="00107879"/>
    <w:rsid w:val="001078C2"/>
    <w:rsid w:val="00114CA6"/>
    <w:rsid w:val="00117A2E"/>
    <w:rsid w:val="001221EB"/>
    <w:rsid w:val="00123C66"/>
    <w:rsid w:val="00125148"/>
    <w:rsid w:val="001276C2"/>
    <w:rsid w:val="00127AE3"/>
    <w:rsid w:val="00131923"/>
    <w:rsid w:val="001323B0"/>
    <w:rsid w:val="00132D06"/>
    <w:rsid w:val="001355F8"/>
    <w:rsid w:val="00136442"/>
    <w:rsid w:val="00136832"/>
    <w:rsid w:val="00141D4C"/>
    <w:rsid w:val="0014456F"/>
    <w:rsid w:val="00146030"/>
    <w:rsid w:val="0014789B"/>
    <w:rsid w:val="001551DF"/>
    <w:rsid w:val="00161F23"/>
    <w:rsid w:val="0016687B"/>
    <w:rsid w:val="001675BB"/>
    <w:rsid w:val="0016780F"/>
    <w:rsid w:val="001700EE"/>
    <w:rsid w:val="001721D9"/>
    <w:rsid w:val="00175749"/>
    <w:rsid w:val="00176F47"/>
    <w:rsid w:val="0018012C"/>
    <w:rsid w:val="001855AC"/>
    <w:rsid w:val="00186FA6"/>
    <w:rsid w:val="0019159B"/>
    <w:rsid w:val="00195357"/>
    <w:rsid w:val="00196B3D"/>
    <w:rsid w:val="001A1947"/>
    <w:rsid w:val="001A4BBA"/>
    <w:rsid w:val="001A54D0"/>
    <w:rsid w:val="001A662D"/>
    <w:rsid w:val="001A7B49"/>
    <w:rsid w:val="001B14D6"/>
    <w:rsid w:val="001B52D7"/>
    <w:rsid w:val="001B7F15"/>
    <w:rsid w:val="001C49F7"/>
    <w:rsid w:val="001C5BB5"/>
    <w:rsid w:val="001C5F5B"/>
    <w:rsid w:val="001D439E"/>
    <w:rsid w:val="001D4DFE"/>
    <w:rsid w:val="001D734D"/>
    <w:rsid w:val="001E31FB"/>
    <w:rsid w:val="001E3649"/>
    <w:rsid w:val="001E6563"/>
    <w:rsid w:val="001E6B58"/>
    <w:rsid w:val="001E7B17"/>
    <w:rsid w:val="001F1F0C"/>
    <w:rsid w:val="001F6F4A"/>
    <w:rsid w:val="002034B7"/>
    <w:rsid w:val="00207273"/>
    <w:rsid w:val="0021206B"/>
    <w:rsid w:val="00212FDC"/>
    <w:rsid w:val="00216A20"/>
    <w:rsid w:val="00221150"/>
    <w:rsid w:val="0022476D"/>
    <w:rsid w:val="00225776"/>
    <w:rsid w:val="002274B2"/>
    <w:rsid w:val="00227B1F"/>
    <w:rsid w:val="00227EBA"/>
    <w:rsid w:val="00237D35"/>
    <w:rsid w:val="00237F8B"/>
    <w:rsid w:val="00244ED1"/>
    <w:rsid w:val="002464FB"/>
    <w:rsid w:val="002511BE"/>
    <w:rsid w:val="0025214C"/>
    <w:rsid w:val="00252439"/>
    <w:rsid w:val="00252999"/>
    <w:rsid w:val="00253B8A"/>
    <w:rsid w:val="0025574F"/>
    <w:rsid w:val="002610EF"/>
    <w:rsid w:val="00265C61"/>
    <w:rsid w:val="002664B7"/>
    <w:rsid w:val="0027235F"/>
    <w:rsid w:val="002725BF"/>
    <w:rsid w:val="00274D69"/>
    <w:rsid w:val="00277489"/>
    <w:rsid w:val="00277872"/>
    <w:rsid w:val="002821A5"/>
    <w:rsid w:val="00284A3D"/>
    <w:rsid w:val="00285603"/>
    <w:rsid w:val="002A2C32"/>
    <w:rsid w:val="002A50A1"/>
    <w:rsid w:val="002A6691"/>
    <w:rsid w:val="002B0B83"/>
    <w:rsid w:val="002B47EE"/>
    <w:rsid w:val="002B5609"/>
    <w:rsid w:val="002B66B2"/>
    <w:rsid w:val="002B7CCE"/>
    <w:rsid w:val="002C6C15"/>
    <w:rsid w:val="002C753C"/>
    <w:rsid w:val="002C7973"/>
    <w:rsid w:val="002D11C9"/>
    <w:rsid w:val="002D7E7C"/>
    <w:rsid w:val="002E0AF1"/>
    <w:rsid w:val="002E1951"/>
    <w:rsid w:val="002E596F"/>
    <w:rsid w:val="002E685F"/>
    <w:rsid w:val="002F2BFC"/>
    <w:rsid w:val="002F659B"/>
    <w:rsid w:val="00301937"/>
    <w:rsid w:val="003117ED"/>
    <w:rsid w:val="003150BB"/>
    <w:rsid w:val="00317E09"/>
    <w:rsid w:val="003239C0"/>
    <w:rsid w:val="00326D20"/>
    <w:rsid w:val="003301B6"/>
    <w:rsid w:val="00333BE1"/>
    <w:rsid w:val="003419A5"/>
    <w:rsid w:val="003457E9"/>
    <w:rsid w:val="00345EA7"/>
    <w:rsid w:val="00347A58"/>
    <w:rsid w:val="00347E25"/>
    <w:rsid w:val="0035122F"/>
    <w:rsid w:val="003529C5"/>
    <w:rsid w:val="003530DF"/>
    <w:rsid w:val="003570BA"/>
    <w:rsid w:val="003608EB"/>
    <w:rsid w:val="0036198C"/>
    <w:rsid w:val="0036257D"/>
    <w:rsid w:val="0036713B"/>
    <w:rsid w:val="003677C0"/>
    <w:rsid w:val="00367A02"/>
    <w:rsid w:val="0037105E"/>
    <w:rsid w:val="00375436"/>
    <w:rsid w:val="00375867"/>
    <w:rsid w:val="00375D57"/>
    <w:rsid w:val="0038302B"/>
    <w:rsid w:val="00383773"/>
    <w:rsid w:val="0038502C"/>
    <w:rsid w:val="003870E3"/>
    <w:rsid w:val="003904F1"/>
    <w:rsid w:val="00392624"/>
    <w:rsid w:val="003936A5"/>
    <w:rsid w:val="003965B7"/>
    <w:rsid w:val="00396F70"/>
    <w:rsid w:val="003A25CD"/>
    <w:rsid w:val="003A4D35"/>
    <w:rsid w:val="003B1E5D"/>
    <w:rsid w:val="003B3995"/>
    <w:rsid w:val="003B57AB"/>
    <w:rsid w:val="003B5ACE"/>
    <w:rsid w:val="003B5B20"/>
    <w:rsid w:val="003B61DF"/>
    <w:rsid w:val="003B7E9A"/>
    <w:rsid w:val="003C60FC"/>
    <w:rsid w:val="003C6964"/>
    <w:rsid w:val="003C6D4A"/>
    <w:rsid w:val="003C7F15"/>
    <w:rsid w:val="003D00DC"/>
    <w:rsid w:val="003D714A"/>
    <w:rsid w:val="003E09F0"/>
    <w:rsid w:val="003E0D24"/>
    <w:rsid w:val="003E17BB"/>
    <w:rsid w:val="003E1BF4"/>
    <w:rsid w:val="003E1D40"/>
    <w:rsid w:val="003E1DE2"/>
    <w:rsid w:val="003E59A1"/>
    <w:rsid w:val="003E77E0"/>
    <w:rsid w:val="003F008D"/>
    <w:rsid w:val="003F2102"/>
    <w:rsid w:val="003F2C7D"/>
    <w:rsid w:val="003F30BD"/>
    <w:rsid w:val="003F3F27"/>
    <w:rsid w:val="003F6003"/>
    <w:rsid w:val="00401545"/>
    <w:rsid w:val="00401ECB"/>
    <w:rsid w:val="004055B2"/>
    <w:rsid w:val="00405DE0"/>
    <w:rsid w:val="00406031"/>
    <w:rsid w:val="00406A74"/>
    <w:rsid w:val="0041569E"/>
    <w:rsid w:val="00425E58"/>
    <w:rsid w:val="004351BB"/>
    <w:rsid w:val="00437B6C"/>
    <w:rsid w:val="00447427"/>
    <w:rsid w:val="00447C24"/>
    <w:rsid w:val="00456581"/>
    <w:rsid w:val="00460C96"/>
    <w:rsid w:val="004661F8"/>
    <w:rsid w:val="00467C43"/>
    <w:rsid w:val="00467D3C"/>
    <w:rsid w:val="00470223"/>
    <w:rsid w:val="00473C99"/>
    <w:rsid w:val="00473FEE"/>
    <w:rsid w:val="00474189"/>
    <w:rsid w:val="00474580"/>
    <w:rsid w:val="00475A71"/>
    <w:rsid w:val="00476D1F"/>
    <w:rsid w:val="00477D31"/>
    <w:rsid w:val="00480BC8"/>
    <w:rsid w:val="00481BCC"/>
    <w:rsid w:val="00483B0E"/>
    <w:rsid w:val="00486C5C"/>
    <w:rsid w:val="00493030"/>
    <w:rsid w:val="004931E1"/>
    <w:rsid w:val="00495299"/>
    <w:rsid w:val="0049575F"/>
    <w:rsid w:val="0049685A"/>
    <w:rsid w:val="004A0512"/>
    <w:rsid w:val="004A13D2"/>
    <w:rsid w:val="004A202C"/>
    <w:rsid w:val="004B0433"/>
    <w:rsid w:val="004B0B8A"/>
    <w:rsid w:val="004B1FF1"/>
    <w:rsid w:val="004C206F"/>
    <w:rsid w:val="004C289C"/>
    <w:rsid w:val="004D0706"/>
    <w:rsid w:val="004D2923"/>
    <w:rsid w:val="004D3606"/>
    <w:rsid w:val="004D6EEA"/>
    <w:rsid w:val="004D70E0"/>
    <w:rsid w:val="004E0BDA"/>
    <w:rsid w:val="004F1DBB"/>
    <w:rsid w:val="004F4BAB"/>
    <w:rsid w:val="004F5F16"/>
    <w:rsid w:val="00501973"/>
    <w:rsid w:val="005020E0"/>
    <w:rsid w:val="00503A62"/>
    <w:rsid w:val="00503CFD"/>
    <w:rsid w:val="00512D29"/>
    <w:rsid w:val="00514A91"/>
    <w:rsid w:val="00523976"/>
    <w:rsid w:val="00534562"/>
    <w:rsid w:val="0054088E"/>
    <w:rsid w:val="0054344D"/>
    <w:rsid w:val="00545779"/>
    <w:rsid w:val="00545ECF"/>
    <w:rsid w:val="00547BCB"/>
    <w:rsid w:val="0055079A"/>
    <w:rsid w:val="005607D9"/>
    <w:rsid w:val="00561ADF"/>
    <w:rsid w:val="00565DA4"/>
    <w:rsid w:val="005714C0"/>
    <w:rsid w:val="005764CB"/>
    <w:rsid w:val="00582C7A"/>
    <w:rsid w:val="0058399E"/>
    <w:rsid w:val="00583A3D"/>
    <w:rsid w:val="00584840"/>
    <w:rsid w:val="00593A9D"/>
    <w:rsid w:val="005945DB"/>
    <w:rsid w:val="005953A1"/>
    <w:rsid w:val="005958F4"/>
    <w:rsid w:val="005A3736"/>
    <w:rsid w:val="005A67EF"/>
    <w:rsid w:val="005A7FB3"/>
    <w:rsid w:val="005B07E1"/>
    <w:rsid w:val="005B42B0"/>
    <w:rsid w:val="005C1E7C"/>
    <w:rsid w:val="005C20F3"/>
    <w:rsid w:val="005C2501"/>
    <w:rsid w:val="005C3644"/>
    <w:rsid w:val="005C3715"/>
    <w:rsid w:val="005C4DB4"/>
    <w:rsid w:val="005D2D8D"/>
    <w:rsid w:val="005D72B5"/>
    <w:rsid w:val="005E1566"/>
    <w:rsid w:val="005F0BFD"/>
    <w:rsid w:val="005F38D1"/>
    <w:rsid w:val="005F5F60"/>
    <w:rsid w:val="005F667E"/>
    <w:rsid w:val="005F7A9E"/>
    <w:rsid w:val="006039CC"/>
    <w:rsid w:val="00604622"/>
    <w:rsid w:val="00604667"/>
    <w:rsid w:val="00605609"/>
    <w:rsid w:val="00610329"/>
    <w:rsid w:val="006103D3"/>
    <w:rsid w:val="0062058E"/>
    <w:rsid w:val="0062677F"/>
    <w:rsid w:val="006317DA"/>
    <w:rsid w:val="00633F05"/>
    <w:rsid w:val="00634515"/>
    <w:rsid w:val="00642262"/>
    <w:rsid w:val="00643429"/>
    <w:rsid w:val="00644D5D"/>
    <w:rsid w:val="00652CE9"/>
    <w:rsid w:val="00660040"/>
    <w:rsid w:val="006621ED"/>
    <w:rsid w:val="00662DC3"/>
    <w:rsid w:val="006654E6"/>
    <w:rsid w:val="006717D8"/>
    <w:rsid w:val="0067188C"/>
    <w:rsid w:val="00671E4D"/>
    <w:rsid w:val="00672013"/>
    <w:rsid w:val="0067374E"/>
    <w:rsid w:val="00675F1C"/>
    <w:rsid w:val="00677C94"/>
    <w:rsid w:val="00684D12"/>
    <w:rsid w:val="0068558B"/>
    <w:rsid w:val="006921D3"/>
    <w:rsid w:val="006966C9"/>
    <w:rsid w:val="006A29C9"/>
    <w:rsid w:val="006A559E"/>
    <w:rsid w:val="006B090D"/>
    <w:rsid w:val="006B256C"/>
    <w:rsid w:val="006B2624"/>
    <w:rsid w:val="006B5925"/>
    <w:rsid w:val="006B63FD"/>
    <w:rsid w:val="006B69A3"/>
    <w:rsid w:val="006B6E93"/>
    <w:rsid w:val="006C07FF"/>
    <w:rsid w:val="006C5986"/>
    <w:rsid w:val="006C797A"/>
    <w:rsid w:val="006D2CA9"/>
    <w:rsid w:val="006D46D2"/>
    <w:rsid w:val="006D612D"/>
    <w:rsid w:val="006D6508"/>
    <w:rsid w:val="006E0B0D"/>
    <w:rsid w:val="006E3968"/>
    <w:rsid w:val="006E792D"/>
    <w:rsid w:val="006F1521"/>
    <w:rsid w:val="006F1A82"/>
    <w:rsid w:val="006F2B2B"/>
    <w:rsid w:val="006F3706"/>
    <w:rsid w:val="006F7A6E"/>
    <w:rsid w:val="007008DF"/>
    <w:rsid w:val="00702AA3"/>
    <w:rsid w:val="00702D22"/>
    <w:rsid w:val="0070531C"/>
    <w:rsid w:val="00707370"/>
    <w:rsid w:val="0070737C"/>
    <w:rsid w:val="0071386D"/>
    <w:rsid w:val="00717787"/>
    <w:rsid w:val="00720C04"/>
    <w:rsid w:val="00723959"/>
    <w:rsid w:val="00730103"/>
    <w:rsid w:val="00733FA3"/>
    <w:rsid w:val="007347AB"/>
    <w:rsid w:val="00736228"/>
    <w:rsid w:val="00737140"/>
    <w:rsid w:val="00740697"/>
    <w:rsid w:val="00740A9B"/>
    <w:rsid w:val="00740C64"/>
    <w:rsid w:val="00740D06"/>
    <w:rsid w:val="007415B9"/>
    <w:rsid w:val="0074161E"/>
    <w:rsid w:val="00742CC3"/>
    <w:rsid w:val="00743547"/>
    <w:rsid w:val="00752CF1"/>
    <w:rsid w:val="007530D5"/>
    <w:rsid w:val="0075353D"/>
    <w:rsid w:val="00754631"/>
    <w:rsid w:val="007563D8"/>
    <w:rsid w:val="00762A3E"/>
    <w:rsid w:val="00762C21"/>
    <w:rsid w:val="00765712"/>
    <w:rsid w:val="0076725B"/>
    <w:rsid w:val="00774795"/>
    <w:rsid w:val="0077716F"/>
    <w:rsid w:val="00792022"/>
    <w:rsid w:val="00794565"/>
    <w:rsid w:val="00795B2E"/>
    <w:rsid w:val="00796889"/>
    <w:rsid w:val="007A3B16"/>
    <w:rsid w:val="007A3F3B"/>
    <w:rsid w:val="007A533F"/>
    <w:rsid w:val="007A5B08"/>
    <w:rsid w:val="007A6F1C"/>
    <w:rsid w:val="007B00E4"/>
    <w:rsid w:val="007B0832"/>
    <w:rsid w:val="007B09EF"/>
    <w:rsid w:val="007C038F"/>
    <w:rsid w:val="007C07E6"/>
    <w:rsid w:val="007C0C5F"/>
    <w:rsid w:val="007C22E6"/>
    <w:rsid w:val="007C4584"/>
    <w:rsid w:val="007C7783"/>
    <w:rsid w:val="007D228D"/>
    <w:rsid w:val="007D3BFC"/>
    <w:rsid w:val="007E0349"/>
    <w:rsid w:val="007E1D12"/>
    <w:rsid w:val="007E26E9"/>
    <w:rsid w:val="007E2781"/>
    <w:rsid w:val="007E3360"/>
    <w:rsid w:val="007E3A15"/>
    <w:rsid w:val="007E480B"/>
    <w:rsid w:val="007E480C"/>
    <w:rsid w:val="007E74F0"/>
    <w:rsid w:val="007F0979"/>
    <w:rsid w:val="007F11A6"/>
    <w:rsid w:val="007F2983"/>
    <w:rsid w:val="007F30D2"/>
    <w:rsid w:val="007F6C33"/>
    <w:rsid w:val="007F7169"/>
    <w:rsid w:val="0080376A"/>
    <w:rsid w:val="00804187"/>
    <w:rsid w:val="00804200"/>
    <w:rsid w:val="008108AA"/>
    <w:rsid w:val="00811831"/>
    <w:rsid w:val="00812257"/>
    <w:rsid w:val="008122F2"/>
    <w:rsid w:val="00812DBA"/>
    <w:rsid w:val="0081650A"/>
    <w:rsid w:val="00826FD6"/>
    <w:rsid w:val="00827B38"/>
    <w:rsid w:val="00830002"/>
    <w:rsid w:val="00830849"/>
    <w:rsid w:val="00830DE6"/>
    <w:rsid w:val="00833EF8"/>
    <w:rsid w:val="0083456E"/>
    <w:rsid w:val="008350D9"/>
    <w:rsid w:val="00836606"/>
    <w:rsid w:val="00837B52"/>
    <w:rsid w:val="00837FBC"/>
    <w:rsid w:val="008420A8"/>
    <w:rsid w:val="00842831"/>
    <w:rsid w:val="00851024"/>
    <w:rsid w:val="008518C9"/>
    <w:rsid w:val="008528F5"/>
    <w:rsid w:val="0085484B"/>
    <w:rsid w:val="00860835"/>
    <w:rsid w:val="00864739"/>
    <w:rsid w:val="008673EE"/>
    <w:rsid w:val="00873261"/>
    <w:rsid w:val="0087677E"/>
    <w:rsid w:val="00880C50"/>
    <w:rsid w:val="008820D2"/>
    <w:rsid w:val="008848E7"/>
    <w:rsid w:val="00896AA1"/>
    <w:rsid w:val="00897216"/>
    <w:rsid w:val="00897AC5"/>
    <w:rsid w:val="008A0DF5"/>
    <w:rsid w:val="008A1438"/>
    <w:rsid w:val="008A2903"/>
    <w:rsid w:val="008A522F"/>
    <w:rsid w:val="008A5A82"/>
    <w:rsid w:val="008B12B7"/>
    <w:rsid w:val="008C0C8A"/>
    <w:rsid w:val="008C1E17"/>
    <w:rsid w:val="008D17F5"/>
    <w:rsid w:val="008D30E4"/>
    <w:rsid w:val="008D37BE"/>
    <w:rsid w:val="008D57FB"/>
    <w:rsid w:val="008E0684"/>
    <w:rsid w:val="008E276D"/>
    <w:rsid w:val="008E3C23"/>
    <w:rsid w:val="008E4D94"/>
    <w:rsid w:val="008E6C57"/>
    <w:rsid w:val="008F1644"/>
    <w:rsid w:val="0090152A"/>
    <w:rsid w:val="00901F00"/>
    <w:rsid w:val="00902360"/>
    <w:rsid w:val="00903468"/>
    <w:rsid w:val="009078FC"/>
    <w:rsid w:val="00913B38"/>
    <w:rsid w:val="0091692F"/>
    <w:rsid w:val="0092024C"/>
    <w:rsid w:val="009209BA"/>
    <w:rsid w:val="00920D4C"/>
    <w:rsid w:val="00924A63"/>
    <w:rsid w:val="009250DE"/>
    <w:rsid w:val="00930E9A"/>
    <w:rsid w:val="009347D7"/>
    <w:rsid w:val="009351D2"/>
    <w:rsid w:val="0094543F"/>
    <w:rsid w:val="00950E09"/>
    <w:rsid w:val="00954F03"/>
    <w:rsid w:val="0095503F"/>
    <w:rsid w:val="009600B4"/>
    <w:rsid w:val="00966C3D"/>
    <w:rsid w:val="00975296"/>
    <w:rsid w:val="00976AD7"/>
    <w:rsid w:val="00981D8D"/>
    <w:rsid w:val="00986557"/>
    <w:rsid w:val="00990864"/>
    <w:rsid w:val="009944D9"/>
    <w:rsid w:val="00994DEA"/>
    <w:rsid w:val="00995B77"/>
    <w:rsid w:val="00996AF1"/>
    <w:rsid w:val="009A0526"/>
    <w:rsid w:val="009A0FAA"/>
    <w:rsid w:val="009A5784"/>
    <w:rsid w:val="009B3224"/>
    <w:rsid w:val="009B3813"/>
    <w:rsid w:val="009B3F53"/>
    <w:rsid w:val="009B449F"/>
    <w:rsid w:val="009B53A9"/>
    <w:rsid w:val="009B5530"/>
    <w:rsid w:val="009B5813"/>
    <w:rsid w:val="009B638F"/>
    <w:rsid w:val="009B6FC8"/>
    <w:rsid w:val="009B7DC3"/>
    <w:rsid w:val="009C0556"/>
    <w:rsid w:val="009C145C"/>
    <w:rsid w:val="009C32B3"/>
    <w:rsid w:val="009C6C5A"/>
    <w:rsid w:val="009D1D10"/>
    <w:rsid w:val="009D24DC"/>
    <w:rsid w:val="009D2DD6"/>
    <w:rsid w:val="009D505B"/>
    <w:rsid w:val="009E2015"/>
    <w:rsid w:val="009E2C1C"/>
    <w:rsid w:val="009E7F61"/>
    <w:rsid w:val="009F05B3"/>
    <w:rsid w:val="009F5631"/>
    <w:rsid w:val="009F72BF"/>
    <w:rsid w:val="00A00D76"/>
    <w:rsid w:val="00A0399D"/>
    <w:rsid w:val="00A049C5"/>
    <w:rsid w:val="00A04E10"/>
    <w:rsid w:val="00A06EEA"/>
    <w:rsid w:val="00A153F2"/>
    <w:rsid w:val="00A2097E"/>
    <w:rsid w:val="00A20A68"/>
    <w:rsid w:val="00A21AE4"/>
    <w:rsid w:val="00A23A1D"/>
    <w:rsid w:val="00A26FD8"/>
    <w:rsid w:val="00A270E6"/>
    <w:rsid w:val="00A31513"/>
    <w:rsid w:val="00A31842"/>
    <w:rsid w:val="00A40F83"/>
    <w:rsid w:val="00A4137E"/>
    <w:rsid w:val="00A43AFF"/>
    <w:rsid w:val="00A44E2C"/>
    <w:rsid w:val="00A478C4"/>
    <w:rsid w:val="00A539BE"/>
    <w:rsid w:val="00A541A6"/>
    <w:rsid w:val="00A6090E"/>
    <w:rsid w:val="00A64661"/>
    <w:rsid w:val="00A75F72"/>
    <w:rsid w:val="00A80D78"/>
    <w:rsid w:val="00A81BAE"/>
    <w:rsid w:val="00A86E86"/>
    <w:rsid w:val="00A925F2"/>
    <w:rsid w:val="00A930CE"/>
    <w:rsid w:val="00A932D7"/>
    <w:rsid w:val="00A943E1"/>
    <w:rsid w:val="00A950F3"/>
    <w:rsid w:val="00A955B0"/>
    <w:rsid w:val="00A957DC"/>
    <w:rsid w:val="00A9734F"/>
    <w:rsid w:val="00AA0FE6"/>
    <w:rsid w:val="00AA28DD"/>
    <w:rsid w:val="00AA5A53"/>
    <w:rsid w:val="00AB027B"/>
    <w:rsid w:val="00AB2724"/>
    <w:rsid w:val="00AC143E"/>
    <w:rsid w:val="00AC33DD"/>
    <w:rsid w:val="00AC4734"/>
    <w:rsid w:val="00AD0F29"/>
    <w:rsid w:val="00AD160D"/>
    <w:rsid w:val="00AD4B11"/>
    <w:rsid w:val="00AD7977"/>
    <w:rsid w:val="00AE1DDD"/>
    <w:rsid w:val="00AE407B"/>
    <w:rsid w:val="00AE4522"/>
    <w:rsid w:val="00AE5112"/>
    <w:rsid w:val="00AE71FC"/>
    <w:rsid w:val="00AE7828"/>
    <w:rsid w:val="00AF4DFF"/>
    <w:rsid w:val="00AF62A8"/>
    <w:rsid w:val="00B01548"/>
    <w:rsid w:val="00B04E3E"/>
    <w:rsid w:val="00B05BD7"/>
    <w:rsid w:val="00B1520B"/>
    <w:rsid w:val="00B176F3"/>
    <w:rsid w:val="00B20575"/>
    <w:rsid w:val="00B210AA"/>
    <w:rsid w:val="00B24895"/>
    <w:rsid w:val="00B25237"/>
    <w:rsid w:val="00B25D63"/>
    <w:rsid w:val="00B301C8"/>
    <w:rsid w:val="00B314E8"/>
    <w:rsid w:val="00B35277"/>
    <w:rsid w:val="00B36356"/>
    <w:rsid w:val="00B4024A"/>
    <w:rsid w:val="00B42BC5"/>
    <w:rsid w:val="00B4316D"/>
    <w:rsid w:val="00B44541"/>
    <w:rsid w:val="00B50B36"/>
    <w:rsid w:val="00B537B1"/>
    <w:rsid w:val="00B54F2D"/>
    <w:rsid w:val="00B56B9A"/>
    <w:rsid w:val="00B57780"/>
    <w:rsid w:val="00B63FC1"/>
    <w:rsid w:val="00B73148"/>
    <w:rsid w:val="00B74299"/>
    <w:rsid w:val="00B75468"/>
    <w:rsid w:val="00B75711"/>
    <w:rsid w:val="00B75AB0"/>
    <w:rsid w:val="00B80B32"/>
    <w:rsid w:val="00B81443"/>
    <w:rsid w:val="00B81596"/>
    <w:rsid w:val="00B8293A"/>
    <w:rsid w:val="00B8554D"/>
    <w:rsid w:val="00B87A00"/>
    <w:rsid w:val="00B94A57"/>
    <w:rsid w:val="00BA041B"/>
    <w:rsid w:val="00BA2A6D"/>
    <w:rsid w:val="00BA32E5"/>
    <w:rsid w:val="00BA3D5B"/>
    <w:rsid w:val="00BA78B0"/>
    <w:rsid w:val="00BB7BC2"/>
    <w:rsid w:val="00BC277F"/>
    <w:rsid w:val="00BC4E02"/>
    <w:rsid w:val="00BC7FBB"/>
    <w:rsid w:val="00BD2123"/>
    <w:rsid w:val="00BD237B"/>
    <w:rsid w:val="00BD308F"/>
    <w:rsid w:val="00BD58AE"/>
    <w:rsid w:val="00BE1134"/>
    <w:rsid w:val="00BE45D4"/>
    <w:rsid w:val="00BF1C64"/>
    <w:rsid w:val="00BF31DC"/>
    <w:rsid w:val="00BF4F96"/>
    <w:rsid w:val="00BF54FA"/>
    <w:rsid w:val="00BF7BE5"/>
    <w:rsid w:val="00C023B1"/>
    <w:rsid w:val="00C041A1"/>
    <w:rsid w:val="00C055D4"/>
    <w:rsid w:val="00C0604A"/>
    <w:rsid w:val="00C07D0C"/>
    <w:rsid w:val="00C10D96"/>
    <w:rsid w:val="00C213E4"/>
    <w:rsid w:val="00C23D33"/>
    <w:rsid w:val="00C23E63"/>
    <w:rsid w:val="00C25739"/>
    <w:rsid w:val="00C27F83"/>
    <w:rsid w:val="00C31A99"/>
    <w:rsid w:val="00C31DF4"/>
    <w:rsid w:val="00C3468A"/>
    <w:rsid w:val="00C46525"/>
    <w:rsid w:val="00C56EB8"/>
    <w:rsid w:val="00C604D1"/>
    <w:rsid w:val="00C60686"/>
    <w:rsid w:val="00C60872"/>
    <w:rsid w:val="00C61D78"/>
    <w:rsid w:val="00C633AE"/>
    <w:rsid w:val="00C73EF1"/>
    <w:rsid w:val="00C74B7F"/>
    <w:rsid w:val="00C75C88"/>
    <w:rsid w:val="00C77EC0"/>
    <w:rsid w:val="00C85A60"/>
    <w:rsid w:val="00C87110"/>
    <w:rsid w:val="00C93CAB"/>
    <w:rsid w:val="00C96D84"/>
    <w:rsid w:val="00C97BF2"/>
    <w:rsid w:val="00CA6E89"/>
    <w:rsid w:val="00CB03B8"/>
    <w:rsid w:val="00CB0A11"/>
    <w:rsid w:val="00CB7853"/>
    <w:rsid w:val="00CC4276"/>
    <w:rsid w:val="00CC66D9"/>
    <w:rsid w:val="00CC6E09"/>
    <w:rsid w:val="00CC7723"/>
    <w:rsid w:val="00CD0B0A"/>
    <w:rsid w:val="00CD1750"/>
    <w:rsid w:val="00CD181C"/>
    <w:rsid w:val="00CD4981"/>
    <w:rsid w:val="00CE072D"/>
    <w:rsid w:val="00CE689B"/>
    <w:rsid w:val="00CF4A1D"/>
    <w:rsid w:val="00D00E0D"/>
    <w:rsid w:val="00D0154C"/>
    <w:rsid w:val="00D02292"/>
    <w:rsid w:val="00D03095"/>
    <w:rsid w:val="00D03B01"/>
    <w:rsid w:val="00D04290"/>
    <w:rsid w:val="00D07664"/>
    <w:rsid w:val="00D12E0E"/>
    <w:rsid w:val="00D175B1"/>
    <w:rsid w:val="00D17A34"/>
    <w:rsid w:val="00D17D06"/>
    <w:rsid w:val="00D20CA0"/>
    <w:rsid w:val="00D21D1A"/>
    <w:rsid w:val="00D2200C"/>
    <w:rsid w:val="00D22906"/>
    <w:rsid w:val="00D2370D"/>
    <w:rsid w:val="00D27AF1"/>
    <w:rsid w:val="00D27F7F"/>
    <w:rsid w:val="00D3037D"/>
    <w:rsid w:val="00D30965"/>
    <w:rsid w:val="00D34B6C"/>
    <w:rsid w:val="00D404C4"/>
    <w:rsid w:val="00D405BF"/>
    <w:rsid w:val="00D45DF1"/>
    <w:rsid w:val="00D46447"/>
    <w:rsid w:val="00D46449"/>
    <w:rsid w:val="00D506D1"/>
    <w:rsid w:val="00D507F0"/>
    <w:rsid w:val="00D52494"/>
    <w:rsid w:val="00D55F4E"/>
    <w:rsid w:val="00D62D0E"/>
    <w:rsid w:val="00D63361"/>
    <w:rsid w:val="00D64A1E"/>
    <w:rsid w:val="00D71462"/>
    <w:rsid w:val="00D806DD"/>
    <w:rsid w:val="00D8455C"/>
    <w:rsid w:val="00D96F77"/>
    <w:rsid w:val="00DA0E66"/>
    <w:rsid w:val="00DA32F6"/>
    <w:rsid w:val="00DA71A3"/>
    <w:rsid w:val="00DB1048"/>
    <w:rsid w:val="00DB5084"/>
    <w:rsid w:val="00DC1D9C"/>
    <w:rsid w:val="00DC2170"/>
    <w:rsid w:val="00DC2A1F"/>
    <w:rsid w:val="00DC520A"/>
    <w:rsid w:val="00DD4C83"/>
    <w:rsid w:val="00DD6B31"/>
    <w:rsid w:val="00DE2053"/>
    <w:rsid w:val="00DF0E2B"/>
    <w:rsid w:val="00DF16DE"/>
    <w:rsid w:val="00DF43AE"/>
    <w:rsid w:val="00E00F5A"/>
    <w:rsid w:val="00E01F11"/>
    <w:rsid w:val="00E021EE"/>
    <w:rsid w:val="00E03216"/>
    <w:rsid w:val="00E04B87"/>
    <w:rsid w:val="00E07890"/>
    <w:rsid w:val="00E107C9"/>
    <w:rsid w:val="00E136A4"/>
    <w:rsid w:val="00E13F58"/>
    <w:rsid w:val="00E15E4D"/>
    <w:rsid w:val="00E2401B"/>
    <w:rsid w:val="00E248AE"/>
    <w:rsid w:val="00E248D9"/>
    <w:rsid w:val="00E2624E"/>
    <w:rsid w:val="00E274C9"/>
    <w:rsid w:val="00E32776"/>
    <w:rsid w:val="00E402DC"/>
    <w:rsid w:val="00E41D24"/>
    <w:rsid w:val="00E41F89"/>
    <w:rsid w:val="00E44733"/>
    <w:rsid w:val="00E44B7C"/>
    <w:rsid w:val="00E5132F"/>
    <w:rsid w:val="00E531B6"/>
    <w:rsid w:val="00E55F8A"/>
    <w:rsid w:val="00E56732"/>
    <w:rsid w:val="00E5765E"/>
    <w:rsid w:val="00E64CE2"/>
    <w:rsid w:val="00E70E16"/>
    <w:rsid w:val="00E75FB8"/>
    <w:rsid w:val="00E819D4"/>
    <w:rsid w:val="00E8234D"/>
    <w:rsid w:val="00E8552E"/>
    <w:rsid w:val="00E8785A"/>
    <w:rsid w:val="00E90AC9"/>
    <w:rsid w:val="00E90B36"/>
    <w:rsid w:val="00E94442"/>
    <w:rsid w:val="00E9655F"/>
    <w:rsid w:val="00E96684"/>
    <w:rsid w:val="00E971D9"/>
    <w:rsid w:val="00EA49C9"/>
    <w:rsid w:val="00EA7224"/>
    <w:rsid w:val="00EB1D33"/>
    <w:rsid w:val="00EB2A55"/>
    <w:rsid w:val="00EB2FA5"/>
    <w:rsid w:val="00EC248E"/>
    <w:rsid w:val="00EC3E92"/>
    <w:rsid w:val="00EC5BE0"/>
    <w:rsid w:val="00EC7C50"/>
    <w:rsid w:val="00ED64B7"/>
    <w:rsid w:val="00EE3C92"/>
    <w:rsid w:val="00EE5181"/>
    <w:rsid w:val="00EE708A"/>
    <w:rsid w:val="00EE7CC6"/>
    <w:rsid w:val="00EF1D2D"/>
    <w:rsid w:val="00EF2B66"/>
    <w:rsid w:val="00EF3265"/>
    <w:rsid w:val="00EF7443"/>
    <w:rsid w:val="00F0090B"/>
    <w:rsid w:val="00F00CF5"/>
    <w:rsid w:val="00F01ED5"/>
    <w:rsid w:val="00F036C6"/>
    <w:rsid w:val="00F05FC1"/>
    <w:rsid w:val="00F07F14"/>
    <w:rsid w:val="00F11625"/>
    <w:rsid w:val="00F14660"/>
    <w:rsid w:val="00F1790B"/>
    <w:rsid w:val="00F17E1D"/>
    <w:rsid w:val="00F20B12"/>
    <w:rsid w:val="00F22401"/>
    <w:rsid w:val="00F23484"/>
    <w:rsid w:val="00F239C8"/>
    <w:rsid w:val="00F23B30"/>
    <w:rsid w:val="00F245A1"/>
    <w:rsid w:val="00F330F2"/>
    <w:rsid w:val="00F35372"/>
    <w:rsid w:val="00F362AF"/>
    <w:rsid w:val="00F41764"/>
    <w:rsid w:val="00F43B9A"/>
    <w:rsid w:val="00F461D7"/>
    <w:rsid w:val="00F47B3C"/>
    <w:rsid w:val="00F529E8"/>
    <w:rsid w:val="00F541D5"/>
    <w:rsid w:val="00F54A3B"/>
    <w:rsid w:val="00F54D18"/>
    <w:rsid w:val="00F558A4"/>
    <w:rsid w:val="00F5775D"/>
    <w:rsid w:val="00F60CA9"/>
    <w:rsid w:val="00F61B2B"/>
    <w:rsid w:val="00F67A82"/>
    <w:rsid w:val="00F70D50"/>
    <w:rsid w:val="00F77443"/>
    <w:rsid w:val="00F80B77"/>
    <w:rsid w:val="00F82BFF"/>
    <w:rsid w:val="00F85E8A"/>
    <w:rsid w:val="00F872E5"/>
    <w:rsid w:val="00F90C91"/>
    <w:rsid w:val="00F914CB"/>
    <w:rsid w:val="00F96ABA"/>
    <w:rsid w:val="00F96C8C"/>
    <w:rsid w:val="00F96F4F"/>
    <w:rsid w:val="00F97691"/>
    <w:rsid w:val="00FA0363"/>
    <w:rsid w:val="00FA4DC3"/>
    <w:rsid w:val="00FA7FAC"/>
    <w:rsid w:val="00FB0230"/>
    <w:rsid w:val="00FB1660"/>
    <w:rsid w:val="00FB16F5"/>
    <w:rsid w:val="00FB6A5E"/>
    <w:rsid w:val="00FB6FC9"/>
    <w:rsid w:val="00FC5D73"/>
    <w:rsid w:val="00FD1052"/>
    <w:rsid w:val="00FD1AA4"/>
    <w:rsid w:val="00FD1FD8"/>
    <w:rsid w:val="00FD311D"/>
    <w:rsid w:val="00FD71CE"/>
    <w:rsid w:val="00FD7A7F"/>
    <w:rsid w:val="00FE1C0E"/>
    <w:rsid w:val="00FF0DC8"/>
    <w:rsid w:val="00FF6D24"/>
    <w:rsid w:val="30BBB4DF"/>
    <w:rsid w:val="3B39E4D7"/>
    <w:rsid w:val="3CFE9976"/>
    <w:rsid w:val="44603C2C"/>
    <w:rsid w:val="669E7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F52B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qFormat="1"/>
    <w:lsdException w:name="heading 8" w:semiHidden="1" w:uiPriority="9" w:unhideWhenUsed="1" w:qFormat="1"/>
    <w:lsdException w:name="heading 9" w:semiHidden="1" w:uiPriority="9" w:unhideWhenUsed="1" w:qFormat="1"/>
    <w:lsdException w:name="index 1" w:semiHidden="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lsdException w:name="header" w:semiHidden="1"/>
    <w:lsdException w:name="footer" w:semiHidden="1"/>
    <w:lsdException w:name="index heading" w:semiHidden="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lsdException w:name="List Number 2" w:semiHidden="1" w:unhideWhenUsed="1"/>
    <w:lsdException w:name="List Number 3" w:semiHidden="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489"/>
    <w:rPr>
      <w:sz w:val="20"/>
      <w:szCs w:val="20"/>
    </w:rPr>
  </w:style>
  <w:style w:type="paragraph" w:styleId="Heading1">
    <w:name w:val="heading 1"/>
    <w:basedOn w:val="Normal"/>
    <w:next w:val="Normal"/>
    <w:link w:val="Heading1Char"/>
    <w:uiPriority w:val="99"/>
    <w:qFormat/>
    <w:rsid w:val="00277489"/>
    <w:pPr>
      <w:keepNext/>
      <w:outlineLvl w:val="0"/>
    </w:pPr>
    <w:rPr>
      <w:b/>
      <w:sz w:val="30"/>
    </w:rPr>
  </w:style>
  <w:style w:type="paragraph" w:styleId="Heading2">
    <w:name w:val="heading 2"/>
    <w:aliases w:val="h2,h21,h22"/>
    <w:basedOn w:val="Normal"/>
    <w:next w:val="Normal"/>
    <w:link w:val="Heading2Char"/>
    <w:uiPriority w:val="99"/>
    <w:qFormat/>
    <w:rsid w:val="00F330F2"/>
    <w:pPr>
      <w:keepNext/>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F330F2"/>
    <w:pPr>
      <w:keepNext/>
      <w:numPr>
        <w:ilvl w:val="2"/>
        <w:numId w:val="7"/>
      </w:numPr>
      <w:tabs>
        <w:tab w:val="clear" w:pos="-2606"/>
        <w:tab w:val="left" w:pos="-2600"/>
        <w:tab w:val="num" w:pos="1080"/>
      </w:tabs>
      <w:spacing w:before="480"/>
      <w:ind w:left="0"/>
      <w:outlineLvl w:val="2"/>
    </w:pPr>
    <w:rPr>
      <w:rFonts w:ascii="Arial Black" w:hAnsi="Arial Black"/>
      <w:sz w:val="22"/>
    </w:rPr>
  </w:style>
  <w:style w:type="paragraph" w:styleId="Heading7">
    <w:name w:val="heading 7"/>
    <w:basedOn w:val="Normal"/>
    <w:next w:val="Normal"/>
    <w:link w:val="Heading7Char"/>
    <w:uiPriority w:val="99"/>
    <w:qFormat/>
    <w:rsid w:val="001E3649"/>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C213E4"/>
    <w:rPr>
      <w:rFonts w:cs="Times New Roman"/>
      <w:b/>
      <w:sz w:val="30"/>
    </w:rPr>
  </w:style>
  <w:style w:type="character" w:customStyle="1" w:styleId="Heading2Char">
    <w:name w:val="Heading 2 Char"/>
    <w:aliases w:val="h2 Char,h21 Char,h22 Char"/>
    <w:basedOn w:val="DefaultParagraphFont"/>
    <w:link w:val="Heading2"/>
    <w:uiPriority w:val="99"/>
    <w:rsid w:val="007C009C"/>
    <w:rPr>
      <w:rFonts w:ascii="Arial" w:hAnsi="Arial"/>
      <w:b/>
      <w:i/>
      <w:szCs w:val="20"/>
    </w:rPr>
  </w:style>
  <w:style w:type="character" w:customStyle="1" w:styleId="Heading3Char">
    <w:name w:val="Heading 3 Char"/>
    <w:aliases w:val="h3 Char,h31 Char,h32 Char"/>
    <w:basedOn w:val="DefaultParagraphFont"/>
    <w:link w:val="Heading3"/>
    <w:uiPriority w:val="99"/>
    <w:rsid w:val="003150BB"/>
    <w:rPr>
      <w:rFonts w:ascii="Arial Black" w:hAnsi="Arial Black" w:cs="Times New Roman"/>
      <w:sz w:val="22"/>
    </w:rPr>
  </w:style>
  <w:style w:type="character" w:customStyle="1" w:styleId="Heading7Char">
    <w:name w:val="Heading 7 Char"/>
    <w:basedOn w:val="DefaultParagraphFont"/>
    <w:link w:val="Heading7"/>
    <w:uiPriority w:val="99"/>
    <w:rsid w:val="001E3649"/>
    <w:rPr>
      <w:rFonts w:ascii="Calibri" w:hAnsi="Calibri" w:cs="Times New Roman"/>
      <w:sz w:val="24"/>
      <w:szCs w:val="24"/>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0"/>
      </w:numPr>
      <w:tabs>
        <w:tab w:val="clear" w:pos="360"/>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pBdr>
        <w:top w:val="none" w:sz="0" w:space="0" w:color="auto"/>
      </w:pBdr>
      <w:tabs>
        <w:tab w:val="clear" w:pos="-2606"/>
      </w:tabs>
      <w:autoSpaceDE w:val="0"/>
      <w:autoSpaceDN w:val="0"/>
      <w:adjustRightInd w:val="0"/>
      <w:spacing w:before="0"/>
      <w:ind w:left="0"/>
    </w:pPr>
    <w:rPr>
      <w:rFonts w:ascii="Arial-BlackItalic" w:hAnsi="Arial-BlackItalic"/>
      <w:b w:val="0"/>
      <w:iCs/>
      <w:szCs w:val="22"/>
    </w:rPr>
  </w:style>
  <w:style w:type="paragraph" w:styleId="Header">
    <w:name w:val="header"/>
    <w:basedOn w:val="Normal"/>
    <w:link w:val="HeaderChar"/>
    <w:uiPriority w:val="99"/>
    <w:rsid w:val="00277489"/>
    <w:pPr>
      <w:tabs>
        <w:tab w:val="center" w:pos="4320"/>
        <w:tab w:val="right" w:pos="8640"/>
      </w:tabs>
    </w:pPr>
  </w:style>
  <w:style w:type="character" w:customStyle="1" w:styleId="HeaderChar">
    <w:name w:val="Header Char"/>
    <w:basedOn w:val="DefaultParagraphFont"/>
    <w:link w:val="Header"/>
    <w:uiPriority w:val="99"/>
    <w:semiHidden/>
    <w:rsid w:val="007C009C"/>
    <w:rPr>
      <w:sz w:val="20"/>
      <w:szCs w:val="20"/>
    </w:rPr>
  </w:style>
  <w:style w:type="paragraph" w:styleId="Footer">
    <w:name w:val="footer"/>
    <w:basedOn w:val="Normal"/>
    <w:link w:val="FooterChar"/>
    <w:uiPriority w:val="99"/>
    <w:rsid w:val="00D2370D"/>
    <w:pPr>
      <w:pBdr>
        <w:top w:val="single" w:sz="4" w:space="1" w:color="auto"/>
      </w:pBdr>
      <w:tabs>
        <w:tab w:val="center" w:pos="4320"/>
      </w:tabs>
    </w:pPr>
    <w:rPr>
      <w:i/>
    </w:rPr>
  </w:style>
  <w:style w:type="character" w:customStyle="1" w:styleId="FooterChar">
    <w:name w:val="Footer Char"/>
    <w:basedOn w:val="DefaultParagraphFont"/>
    <w:link w:val="Footer"/>
    <w:uiPriority w:val="99"/>
    <w:rsid w:val="008E4D94"/>
    <w:rPr>
      <w:rFonts w:cs="Times New Roman"/>
      <w:i/>
    </w:rPr>
  </w:style>
  <w:style w:type="paragraph" w:styleId="FootnoteText">
    <w:name w:val="footnote text"/>
    <w:basedOn w:val="Normal"/>
    <w:link w:val="FootnoteTextChar"/>
    <w:uiPriority w:val="99"/>
    <w:semiHidden/>
    <w:rsid w:val="004C289C"/>
  </w:style>
  <w:style w:type="character" w:customStyle="1" w:styleId="FootnoteTextChar">
    <w:name w:val="Footnote Text Char"/>
    <w:basedOn w:val="DefaultParagraphFont"/>
    <w:link w:val="FootnoteText"/>
    <w:uiPriority w:val="99"/>
    <w:semiHidden/>
    <w:rsid w:val="007C009C"/>
    <w:rPr>
      <w:sz w:val="20"/>
      <w:szCs w:val="20"/>
    </w:rPr>
  </w:style>
  <w:style w:type="paragraph" w:styleId="Index1">
    <w:name w:val="index 1"/>
    <w:basedOn w:val="Normal"/>
    <w:next w:val="Normal"/>
    <w:autoRedefine/>
    <w:uiPriority w:val="99"/>
    <w:semiHidden/>
    <w:rsid w:val="004C289C"/>
    <w:pPr>
      <w:ind w:left="200" w:hanging="200"/>
    </w:pPr>
  </w:style>
  <w:style w:type="paragraph" w:styleId="IndexHeading">
    <w:name w:val="index heading"/>
    <w:basedOn w:val="Normal"/>
    <w:next w:val="Index1"/>
    <w:uiPriority w:val="99"/>
    <w:semiHidden/>
    <w:rsid w:val="004C289C"/>
    <w:rPr>
      <w:rFonts w:ascii="Arial" w:hAnsi="Arial"/>
      <w:b/>
    </w:rPr>
  </w:style>
  <w:style w:type="paragraph" w:styleId="ListNumber3">
    <w:name w:val="List Number 3"/>
    <w:basedOn w:val="Normal"/>
    <w:uiPriority w:val="99"/>
    <w:rsid w:val="004C289C"/>
    <w:pPr>
      <w:numPr>
        <w:numId w:val="15"/>
      </w:numPr>
      <w:tabs>
        <w:tab w:val="num" w:pos="1080"/>
      </w:tabs>
      <w:ind w:left="1080"/>
    </w:pPr>
  </w:style>
  <w:style w:type="paragraph" w:styleId="CommentText">
    <w:name w:val="annotation text"/>
    <w:basedOn w:val="Normal"/>
    <w:link w:val="CommentTextChar"/>
    <w:uiPriority w:val="99"/>
    <w:semiHidden/>
    <w:rsid w:val="004C289C"/>
  </w:style>
  <w:style w:type="character" w:customStyle="1" w:styleId="CommentTextChar">
    <w:name w:val="Comment Text Char"/>
    <w:basedOn w:val="DefaultParagraphFont"/>
    <w:link w:val="CommentText"/>
    <w:uiPriority w:val="99"/>
    <w:semiHidden/>
    <w:rsid w:val="003F6003"/>
    <w:rPr>
      <w:rFonts w:cs="Times New Roman"/>
    </w:rPr>
  </w:style>
  <w:style w:type="paragraph" w:styleId="CommentSubject">
    <w:name w:val="annotation subject"/>
    <w:basedOn w:val="CommentText"/>
    <w:next w:val="CommentText"/>
    <w:link w:val="CommentSubjectChar"/>
    <w:uiPriority w:val="99"/>
    <w:semiHidden/>
    <w:rsid w:val="004C289C"/>
    <w:rPr>
      <w:b/>
      <w:bCs/>
    </w:rPr>
  </w:style>
  <w:style w:type="character" w:customStyle="1" w:styleId="CommentSubjectChar">
    <w:name w:val="Comment Subject Char"/>
    <w:basedOn w:val="CommentTextChar"/>
    <w:link w:val="CommentSubject"/>
    <w:uiPriority w:val="99"/>
    <w:semiHidden/>
    <w:rsid w:val="007C009C"/>
    <w:rPr>
      <w:rFonts w:cs="Times New Roman"/>
      <w:b/>
      <w:bCs/>
      <w:sz w:val="20"/>
      <w:szCs w:val="20"/>
    </w:rPr>
  </w:style>
  <w:style w:type="paragraph" w:customStyle="1" w:styleId="doublelineabove">
    <w:name w:val="double line above"/>
    <w:basedOn w:val="Normal"/>
    <w:uiPriority w:val="99"/>
    <w:rsid w:val="004C289C"/>
    <w:pPr>
      <w:pBdr>
        <w:top w:val="double" w:sz="4" w:space="1" w:color="auto"/>
      </w:pBdr>
      <w:tabs>
        <w:tab w:val="left" w:pos="360"/>
        <w:tab w:val="left" w:pos="3600"/>
        <w:tab w:val="left" w:pos="4680"/>
        <w:tab w:val="left" w:pos="5940"/>
        <w:tab w:val="left" w:pos="6930"/>
        <w:tab w:val="left" w:pos="8100"/>
        <w:tab w:val="left" w:pos="9090"/>
      </w:tabs>
    </w:pPr>
    <w:rPr>
      <w:b/>
    </w:rPr>
  </w:style>
  <w:style w:type="paragraph" w:styleId="ListBullet5">
    <w:name w:val="List Bullet 5"/>
    <w:basedOn w:val="Normal"/>
    <w:autoRedefine/>
    <w:uiPriority w:val="99"/>
    <w:rsid w:val="004C289C"/>
    <w:pPr>
      <w:tabs>
        <w:tab w:val="num" w:pos="1800"/>
      </w:tabs>
      <w:ind w:left="1800" w:hanging="360"/>
    </w:pPr>
  </w:style>
  <w:style w:type="paragraph" w:customStyle="1" w:styleId="p2">
    <w:name w:val="p2"/>
    <w:basedOn w:val="Normal"/>
    <w:rsid w:val="004C289C"/>
    <w:pPr>
      <w:widowControl w:val="0"/>
      <w:tabs>
        <w:tab w:val="left" w:pos="357"/>
      </w:tabs>
      <w:spacing w:line="255" w:lineRule="atLeast"/>
      <w:ind w:left="1083" w:hanging="357"/>
    </w:pPr>
    <w:rPr>
      <w:sz w:val="24"/>
    </w:rPr>
  </w:style>
  <w:style w:type="paragraph" w:styleId="BlockText">
    <w:name w:val="Block Text"/>
    <w:basedOn w:val="Normal"/>
    <w:uiPriority w:val="99"/>
    <w:rsid w:val="004C289C"/>
    <w:pPr>
      <w:spacing w:after="120"/>
      <w:ind w:left="1440" w:right="1440"/>
    </w:pPr>
  </w:style>
  <w:style w:type="paragraph" w:styleId="BalloonText">
    <w:name w:val="Balloon Text"/>
    <w:basedOn w:val="Normal"/>
    <w:link w:val="BalloonTextChar"/>
    <w:uiPriority w:val="99"/>
    <w:semiHidden/>
    <w:rsid w:val="00DC2170"/>
    <w:rPr>
      <w:rFonts w:ascii="Tahoma" w:hAnsi="Tahoma" w:cs="Tahoma"/>
      <w:sz w:val="16"/>
      <w:szCs w:val="16"/>
    </w:rPr>
  </w:style>
  <w:style w:type="character" w:customStyle="1" w:styleId="BalloonTextChar">
    <w:name w:val="Balloon Text Char"/>
    <w:basedOn w:val="DefaultParagraphFont"/>
    <w:link w:val="BalloonText"/>
    <w:uiPriority w:val="99"/>
    <w:semiHidden/>
    <w:rsid w:val="007C009C"/>
    <w:rPr>
      <w:sz w:val="0"/>
      <w:szCs w:val="0"/>
    </w:rPr>
  </w:style>
  <w:style w:type="character" w:styleId="CommentReference">
    <w:name w:val="annotation reference"/>
    <w:basedOn w:val="DefaultParagraphFont"/>
    <w:uiPriority w:val="99"/>
    <w:semiHidden/>
    <w:rsid w:val="00FB6FC9"/>
    <w:rPr>
      <w:rFonts w:cs="Times New Roman"/>
      <w:sz w:val="16"/>
      <w:szCs w:val="16"/>
    </w:rPr>
  </w:style>
  <w:style w:type="table" w:styleId="TableGrid">
    <w:name w:val="Table Grid"/>
    <w:basedOn w:val="TableNormal"/>
    <w:uiPriority w:val="99"/>
    <w:rsid w:val="0001185D"/>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E3649"/>
    <w:pPr>
      <w:ind w:left="720"/>
    </w:pPr>
  </w:style>
  <w:style w:type="paragraph" w:styleId="Revision">
    <w:name w:val="Revision"/>
    <w:hidden/>
    <w:uiPriority w:val="99"/>
    <w:semiHidden/>
    <w:rsid w:val="000C59D0"/>
    <w:rPr>
      <w:sz w:val="20"/>
      <w:szCs w:val="20"/>
    </w:rPr>
  </w:style>
  <w:style w:type="paragraph" w:customStyle="1" w:styleId="Default">
    <w:name w:val="Default"/>
    <w:rsid w:val="00BD308F"/>
    <w:pPr>
      <w:autoSpaceDE w:val="0"/>
      <w:autoSpaceDN w:val="0"/>
      <w:adjustRightInd w:val="0"/>
    </w:pPr>
    <w:rPr>
      <w:rFonts w:ascii="Wingdings" w:hAnsi="Wingdings" w:cs="Wingdings"/>
      <w:color w:val="000000"/>
      <w:sz w:val="24"/>
      <w:szCs w:val="24"/>
    </w:rPr>
  </w:style>
  <w:style w:type="paragraph" w:styleId="NoSpacing">
    <w:name w:val="No Spacing"/>
    <w:uiPriority w:val="99"/>
    <w:qFormat/>
    <w:rsid w:val="00425E58"/>
    <w:rPr>
      <w:rFonts w:ascii="Calibri" w:hAnsi="Calibri"/>
    </w:rPr>
  </w:style>
  <w:style w:type="paragraph" w:customStyle="1" w:styleId="NormalBullet">
    <w:name w:val="Normal Bullet"/>
    <w:basedOn w:val="Normal"/>
    <w:uiPriority w:val="99"/>
    <w:rsid w:val="00D02292"/>
    <w:pPr>
      <w:numPr>
        <w:numId w:val="24"/>
      </w:numPr>
      <w:spacing w:before="120"/>
    </w:pPr>
    <w:rPr>
      <w:rFonts w:ascii="Arial" w:hAnsi="Arial"/>
    </w:rPr>
  </w:style>
  <w:style w:type="paragraph" w:customStyle="1" w:styleId="BulletB1Number">
    <w:name w:val="Bullet B (1. Number)"/>
    <w:basedOn w:val="Normal"/>
    <w:uiPriority w:val="99"/>
    <w:rsid w:val="00D02292"/>
    <w:pPr>
      <w:suppressAutoHyphens/>
      <w:spacing w:before="120"/>
      <w:ind w:left="720" w:hanging="360"/>
    </w:pPr>
  </w:style>
  <w:style w:type="paragraph" w:customStyle="1" w:styleId="Style17">
    <w:name w:val="Style17"/>
    <w:basedOn w:val="Heading1"/>
    <w:link w:val="Style17Char"/>
    <w:qFormat/>
    <w:rsid w:val="003E0D24"/>
    <w:rPr>
      <w:rFonts w:asciiTheme="minorHAnsi" w:hAnsiTheme="minorHAnsi"/>
      <w:b w:val="0"/>
      <w:bCs/>
      <w:sz w:val="20"/>
    </w:rPr>
  </w:style>
  <w:style w:type="paragraph" w:customStyle="1" w:styleId="Style18">
    <w:name w:val="Style18"/>
    <w:basedOn w:val="Heading1"/>
    <w:link w:val="Style18Char"/>
    <w:qFormat/>
    <w:rsid w:val="003E0D24"/>
    <w:pPr>
      <w:jc w:val="right"/>
    </w:pPr>
    <w:rPr>
      <w:rFonts w:asciiTheme="minorHAnsi" w:hAnsiTheme="minorHAnsi"/>
      <w:b w:val="0"/>
      <w:bCs/>
      <w:sz w:val="20"/>
    </w:rPr>
  </w:style>
  <w:style w:type="character" w:customStyle="1" w:styleId="Style17Char">
    <w:name w:val="Style17 Char"/>
    <w:basedOn w:val="Heading1Char"/>
    <w:link w:val="Style17"/>
    <w:rsid w:val="003E0D24"/>
    <w:rPr>
      <w:rFonts w:asciiTheme="minorHAnsi" w:hAnsiTheme="minorHAnsi" w:cs="Times New Roman"/>
      <w:b w:val="0"/>
      <w:bCs/>
      <w:sz w:val="20"/>
      <w:szCs w:val="20"/>
    </w:rPr>
  </w:style>
  <w:style w:type="paragraph" w:customStyle="1" w:styleId="Style19">
    <w:name w:val="Style19"/>
    <w:basedOn w:val="Normal"/>
    <w:link w:val="Style19Char"/>
    <w:qFormat/>
    <w:rsid w:val="003E0D24"/>
    <w:pPr>
      <w:tabs>
        <w:tab w:val="right" w:pos="10543"/>
      </w:tabs>
    </w:pPr>
    <w:rPr>
      <w:rFonts w:asciiTheme="minorHAnsi" w:hAnsiTheme="minorHAnsi"/>
      <w:bCs/>
    </w:rPr>
  </w:style>
  <w:style w:type="character" w:customStyle="1" w:styleId="Style18Char">
    <w:name w:val="Style18 Char"/>
    <w:basedOn w:val="Heading1Char"/>
    <w:link w:val="Style18"/>
    <w:rsid w:val="003E0D24"/>
    <w:rPr>
      <w:rFonts w:asciiTheme="minorHAnsi" w:hAnsiTheme="minorHAnsi" w:cs="Times New Roman"/>
      <w:b w:val="0"/>
      <w:bCs/>
      <w:sz w:val="20"/>
      <w:szCs w:val="20"/>
    </w:rPr>
  </w:style>
  <w:style w:type="paragraph" w:customStyle="1" w:styleId="Style20">
    <w:name w:val="Style20"/>
    <w:basedOn w:val="Normal"/>
    <w:link w:val="Style20Char"/>
    <w:qFormat/>
    <w:rsid w:val="003E0D24"/>
    <w:rPr>
      <w:rFonts w:asciiTheme="minorHAnsi" w:hAnsiTheme="minorHAnsi"/>
      <w:sz w:val="12"/>
      <w:szCs w:val="12"/>
    </w:rPr>
  </w:style>
  <w:style w:type="character" w:customStyle="1" w:styleId="Style19Char">
    <w:name w:val="Style19 Char"/>
    <w:basedOn w:val="DefaultParagraphFont"/>
    <w:link w:val="Style19"/>
    <w:rsid w:val="003E0D24"/>
    <w:rPr>
      <w:rFonts w:asciiTheme="minorHAnsi" w:hAnsiTheme="minorHAnsi"/>
      <w:bCs/>
      <w:sz w:val="20"/>
      <w:szCs w:val="20"/>
    </w:rPr>
  </w:style>
  <w:style w:type="character" w:customStyle="1" w:styleId="Style20Char">
    <w:name w:val="Style20 Char"/>
    <w:basedOn w:val="DefaultParagraphFont"/>
    <w:link w:val="Style20"/>
    <w:rsid w:val="003E0D24"/>
    <w:rPr>
      <w:rFonts w:asciiTheme="minorHAnsi" w:hAnsiTheme="minorHAnsi"/>
      <w:sz w:val="12"/>
      <w:szCs w:val="12"/>
    </w:rPr>
  </w:style>
  <w:style w:type="paragraph" w:customStyle="1" w:styleId="Style7">
    <w:name w:val="Style7"/>
    <w:basedOn w:val="Footer"/>
    <w:link w:val="Style7Char"/>
    <w:qFormat/>
    <w:rsid w:val="009F5631"/>
    <w:pPr>
      <w:tabs>
        <w:tab w:val="right" w:pos="10800"/>
      </w:tabs>
    </w:pPr>
    <w:rPr>
      <w:rFonts w:asciiTheme="minorHAnsi" w:hAnsiTheme="minorHAnsi"/>
      <w:i w:val="0"/>
    </w:rPr>
  </w:style>
  <w:style w:type="character" w:customStyle="1" w:styleId="Style7Char">
    <w:name w:val="Style7 Char"/>
    <w:basedOn w:val="FooterChar"/>
    <w:link w:val="Style7"/>
    <w:rsid w:val="009F5631"/>
    <w:rPr>
      <w:rFonts w:asciiTheme="minorHAnsi" w:hAnsiTheme="minorHAnsi" w:cs="Times New Roman"/>
      <w:i/>
      <w:sz w:val="20"/>
      <w:szCs w:val="20"/>
    </w:rPr>
  </w:style>
  <w:style w:type="character" w:styleId="Hyperlink">
    <w:name w:val="Hyperlink"/>
    <w:basedOn w:val="DefaultParagraphFont"/>
    <w:uiPriority w:val="99"/>
    <w:semiHidden/>
    <w:unhideWhenUsed/>
    <w:rsid w:val="00131923"/>
    <w:rPr>
      <w:color w:val="0000FF" w:themeColor="hyperlink"/>
      <w:u w:val="single"/>
    </w:rPr>
  </w:style>
  <w:style w:type="paragraph" w:styleId="PlainText">
    <w:name w:val="Plain Text"/>
    <w:basedOn w:val="Normal"/>
    <w:link w:val="PlainTextChar"/>
    <w:uiPriority w:val="99"/>
    <w:semiHidden/>
    <w:unhideWhenUsed/>
    <w:rsid w:val="00131923"/>
    <w:rPr>
      <w:rFonts w:ascii="Calibri" w:eastAsiaTheme="minorEastAsia" w:hAnsi="Calibri" w:cs="Consolas"/>
      <w:sz w:val="22"/>
      <w:szCs w:val="21"/>
    </w:rPr>
  </w:style>
  <w:style w:type="character" w:customStyle="1" w:styleId="PlainTextChar">
    <w:name w:val="Plain Text Char"/>
    <w:basedOn w:val="DefaultParagraphFont"/>
    <w:link w:val="PlainText"/>
    <w:uiPriority w:val="99"/>
    <w:semiHidden/>
    <w:rsid w:val="00131923"/>
    <w:rPr>
      <w:rFonts w:ascii="Calibri" w:eastAsiaTheme="minorEastAsia" w:hAnsi="Calibri" w:cs="Consolas"/>
      <w:szCs w:val="21"/>
    </w:rPr>
  </w:style>
  <w:style w:type="character" w:customStyle="1" w:styleId="apple-converted-space">
    <w:name w:val="apple-converted-space"/>
    <w:basedOn w:val="DefaultParagraphFont"/>
    <w:rsid w:val="00131923"/>
  </w:style>
  <w:style w:type="table" w:customStyle="1" w:styleId="TableGrid1">
    <w:name w:val="Table Grid1"/>
    <w:basedOn w:val="TableNormal"/>
    <w:next w:val="TableGrid"/>
    <w:uiPriority w:val="39"/>
    <w:rsid w:val="008E276D"/>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075483">
      <w:bodyDiv w:val="1"/>
      <w:marLeft w:val="0"/>
      <w:marRight w:val="0"/>
      <w:marTop w:val="0"/>
      <w:marBottom w:val="0"/>
      <w:divBdr>
        <w:top w:val="none" w:sz="0" w:space="0" w:color="auto"/>
        <w:left w:val="none" w:sz="0" w:space="0" w:color="auto"/>
        <w:bottom w:val="none" w:sz="0" w:space="0" w:color="auto"/>
        <w:right w:val="none" w:sz="0" w:space="0" w:color="auto"/>
      </w:divBdr>
    </w:div>
    <w:div w:id="302201336">
      <w:bodyDiv w:val="1"/>
      <w:marLeft w:val="0"/>
      <w:marRight w:val="0"/>
      <w:marTop w:val="0"/>
      <w:marBottom w:val="0"/>
      <w:divBdr>
        <w:top w:val="none" w:sz="0" w:space="0" w:color="auto"/>
        <w:left w:val="none" w:sz="0" w:space="0" w:color="auto"/>
        <w:bottom w:val="none" w:sz="0" w:space="0" w:color="auto"/>
        <w:right w:val="none" w:sz="0" w:space="0" w:color="auto"/>
      </w:divBdr>
    </w:div>
    <w:div w:id="49487967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3006A3F-BACF-45AD-BDB6-250831E18521}">
  <ds:schemaRefs>
    <ds:schemaRef ds:uri="http://schemas.openxmlformats.org/officeDocument/2006/bibliography"/>
  </ds:schemaRefs>
</ds:datastoreItem>
</file>

<file path=customXml/itemProps2.xml><?xml version="1.0" encoding="utf-8"?>
<ds:datastoreItem xmlns:ds="http://schemas.openxmlformats.org/officeDocument/2006/customXml" ds:itemID="{BC40C307-AA2D-4943-8786-7B0359CE45B0}">
  <ds:schemaRefs>
    <ds:schemaRef ds:uri="http://schemas.microsoft.com/sharepoint/v3/contenttype/forms"/>
  </ds:schemaRefs>
</ds:datastoreItem>
</file>

<file path=customXml/itemProps3.xml><?xml version="1.0" encoding="utf-8"?>
<ds:datastoreItem xmlns:ds="http://schemas.openxmlformats.org/officeDocument/2006/customXml" ds:itemID="{4AE8DF12-F1DF-425A-AD81-A4444D495A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DFF79E6-741A-4347-A94A-4A2E2429C030}">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5.xml><?xml version="1.0" encoding="utf-8"?>
<ds:datastoreItem xmlns:ds="http://schemas.openxmlformats.org/officeDocument/2006/customXml" ds:itemID="{965E419F-032B-4391-8148-DAFCB51140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4694</Words>
  <Characters>26756</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2018-10-30T23:08:00Z</dcterms:created>
  <dcterms:modified xsi:type="dcterms:W3CDTF">2022-11-04T22:05:00Z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