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6E62B" w14:textId="77777777" w:rsidR="003621D0" w:rsidRPr="00D052CA" w:rsidRDefault="003621D0" w:rsidP="003621D0">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1A98D890" w14:textId="77777777" w:rsidR="003621D0" w:rsidRPr="00D052CA" w:rsidRDefault="003621D0" w:rsidP="003621D0">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4996" w:type="pct"/>
        <w:tblLook w:val="0020" w:firstRow="1" w:lastRow="0" w:firstColumn="0" w:lastColumn="0" w:noHBand="0" w:noVBand="0"/>
      </w:tblPr>
      <w:tblGrid>
        <w:gridCol w:w="5318"/>
        <w:gridCol w:w="5463"/>
      </w:tblGrid>
      <w:tr w:rsidR="003621D0" w:rsidRPr="00D052CA" w14:paraId="61BBE88B" w14:textId="77777777" w:rsidTr="00792D93">
        <w:trPr>
          <w:trHeight w:val="288"/>
        </w:trPr>
        <w:tc>
          <w:tcPr>
            <w:tcW w:w="5318" w:type="dxa"/>
          </w:tcPr>
          <w:p w14:paraId="74B8D717" w14:textId="77777777" w:rsidR="003621D0" w:rsidRPr="00D052CA" w:rsidRDefault="003621D0" w:rsidP="004C3947">
            <w:pPr>
              <w:rPr>
                <w:rFonts w:ascii="Calibri" w:hAnsi="Calibri"/>
                <w:sz w:val="24"/>
              </w:rPr>
            </w:pPr>
            <w:r w:rsidRPr="00D052CA">
              <w:rPr>
                <w:rFonts w:ascii="Calibri" w:hAnsi="Calibri"/>
                <w:sz w:val="24"/>
              </w:rPr>
              <w:t>Project Name:</w:t>
            </w:r>
          </w:p>
        </w:tc>
        <w:tc>
          <w:tcPr>
            <w:tcW w:w="5463" w:type="dxa"/>
          </w:tcPr>
          <w:p w14:paraId="722071D5" w14:textId="77777777" w:rsidR="003621D0" w:rsidRPr="00D052CA" w:rsidRDefault="003621D0" w:rsidP="004C3947">
            <w:pPr>
              <w:rPr>
                <w:rFonts w:ascii="Calibri" w:hAnsi="Calibri"/>
                <w:sz w:val="24"/>
              </w:rPr>
            </w:pPr>
            <w:r w:rsidRPr="00D052CA">
              <w:rPr>
                <w:rFonts w:ascii="Calibri" w:hAnsi="Calibri"/>
                <w:sz w:val="24"/>
              </w:rPr>
              <w:t>Enforcement Agency:</w:t>
            </w:r>
          </w:p>
        </w:tc>
      </w:tr>
      <w:tr w:rsidR="003621D0" w:rsidRPr="00D052CA" w14:paraId="2457DD03" w14:textId="77777777" w:rsidTr="00792D93">
        <w:trPr>
          <w:trHeight w:val="288"/>
        </w:trPr>
        <w:tc>
          <w:tcPr>
            <w:tcW w:w="5318" w:type="dxa"/>
          </w:tcPr>
          <w:p w14:paraId="00D5198E" w14:textId="77777777" w:rsidR="003621D0" w:rsidRPr="00D052CA" w:rsidRDefault="003621D0" w:rsidP="004C3947">
            <w:pPr>
              <w:rPr>
                <w:rFonts w:ascii="Calibri" w:hAnsi="Calibri"/>
                <w:sz w:val="24"/>
                <w:vertAlign w:val="superscript"/>
              </w:rPr>
            </w:pPr>
            <w:r w:rsidRPr="00D052CA">
              <w:rPr>
                <w:rFonts w:ascii="Calibri" w:hAnsi="Calibri"/>
                <w:sz w:val="24"/>
              </w:rPr>
              <w:t>Dwelling Address:</w:t>
            </w:r>
          </w:p>
        </w:tc>
        <w:tc>
          <w:tcPr>
            <w:tcW w:w="5463" w:type="dxa"/>
          </w:tcPr>
          <w:p w14:paraId="0A421622" w14:textId="77777777" w:rsidR="003621D0" w:rsidRPr="00D052CA" w:rsidRDefault="003621D0" w:rsidP="004C3947">
            <w:pPr>
              <w:rPr>
                <w:rFonts w:ascii="Calibri" w:hAnsi="Calibri"/>
                <w:sz w:val="24"/>
                <w:vertAlign w:val="superscript"/>
              </w:rPr>
            </w:pPr>
            <w:r w:rsidRPr="00D052CA">
              <w:rPr>
                <w:rFonts w:ascii="Calibri" w:hAnsi="Calibri"/>
                <w:sz w:val="24"/>
              </w:rPr>
              <w:t>Permit Number:</w:t>
            </w:r>
          </w:p>
        </w:tc>
      </w:tr>
      <w:tr w:rsidR="003621D0" w:rsidRPr="00D052CA" w14:paraId="56D67EE7" w14:textId="77777777" w:rsidTr="00792D93">
        <w:trPr>
          <w:trHeight w:val="288"/>
        </w:trPr>
        <w:tc>
          <w:tcPr>
            <w:tcW w:w="5318" w:type="dxa"/>
          </w:tcPr>
          <w:p w14:paraId="59C68615" w14:textId="77777777" w:rsidR="003621D0" w:rsidRPr="00D052CA" w:rsidRDefault="003621D0" w:rsidP="004C3947">
            <w:pPr>
              <w:rPr>
                <w:rFonts w:ascii="Calibri" w:hAnsi="Calibri"/>
                <w:sz w:val="24"/>
              </w:rPr>
            </w:pPr>
            <w:r w:rsidRPr="00D052CA">
              <w:rPr>
                <w:rFonts w:ascii="Calibri" w:hAnsi="Calibri"/>
                <w:sz w:val="24"/>
              </w:rPr>
              <w:t>City and Zip Code:</w:t>
            </w:r>
          </w:p>
        </w:tc>
        <w:tc>
          <w:tcPr>
            <w:tcW w:w="5463" w:type="dxa"/>
          </w:tcPr>
          <w:p w14:paraId="3012A87D" w14:textId="77777777" w:rsidR="003621D0" w:rsidRPr="00D052CA" w:rsidRDefault="003621D0" w:rsidP="004C3947">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63627805" w14:textId="77777777" w:rsidR="00792D93" w:rsidRPr="00D052CA" w:rsidRDefault="00792D93"/>
    <w:tbl>
      <w:tblPr>
        <w:tblW w:w="5001"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4777"/>
        <w:gridCol w:w="5394"/>
      </w:tblGrid>
      <w:tr w:rsidR="001E16F8" w:rsidRPr="00D052CA" w14:paraId="7EB3F4A0" w14:textId="77777777" w:rsidTr="00874F0B">
        <w:trPr>
          <w:cantSplit/>
          <w:trHeight w:val="44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EB3F49E" w14:textId="197E6C06" w:rsidR="001E16F8" w:rsidRPr="00D052CA" w:rsidRDefault="00874F0B" w:rsidP="00B721EB">
            <w:pPr>
              <w:keepNext/>
              <w:rPr>
                <w:rFonts w:asciiTheme="minorHAnsi" w:hAnsiTheme="minorHAnsi"/>
                <w:b/>
                <w:szCs w:val="18"/>
              </w:rPr>
            </w:pPr>
            <w:r w:rsidRPr="00D052CA">
              <w:br w:type="page"/>
            </w:r>
            <w:r w:rsidR="001E16F8" w:rsidRPr="00D052CA">
              <w:rPr>
                <w:rFonts w:asciiTheme="minorHAnsi" w:hAnsiTheme="minorHAnsi"/>
                <w:b/>
                <w:szCs w:val="18"/>
              </w:rPr>
              <w:t>A. System Information</w:t>
            </w:r>
          </w:p>
          <w:p w14:paraId="7EB3F49F"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HERS Rater to field-verify all system information, discrepancies to be noted by overwriting entry.</w:t>
            </w:r>
          </w:p>
        </w:tc>
      </w:tr>
      <w:tr w:rsidR="001E16F8" w:rsidRPr="00D052CA" w14:paraId="7EB3F4A4" w14:textId="77777777" w:rsidTr="00874F0B">
        <w:trPr>
          <w:cantSplit/>
          <w:trHeight w:val="288"/>
        </w:trPr>
        <w:tc>
          <w:tcPr>
            <w:tcW w:w="288" w:type="pct"/>
            <w:vAlign w:val="center"/>
          </w:tcPr>
          <w:p w14:paraId="7EB3F4A1"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01</w:t>
            </w:r>
          </w:p>
        </w:tc>
        <w:tc>
          <w:tcPr>
            <w:tcW w:w="2213" w:type="pct"/>
            <w:vAlign w:val="center"/>
          </w:tcPr>
          <w:p w14:paraId="7EB3F4A2" w14:textId="7C4BC870" w:rsidR="001E16F8" w:rsidRPr="00D052CA" w:rsidRDefault="0039646C"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Space Conditioning </w:t>
            </w:r>
            <w:r w:rsidR="001E16F8" w:rsidRPr="00D052CA">
              <w:rPr>
                <w:rFonts w:asciiTheme="minorHAnsi" w:hAnsiTheme="minorHAnsi"/>
                <w:sz w:val="18"/>
                <w:szCs w:val="18"/>
              </w:rPr>
              <w:t>System Identification or Name</w:t>
            </w:r>
          </w:p>
        </w:tc>
        <w:tc>
          <w:tcPr>
            <w:tcW w:w="2499" w:type="pct"/>
            <w:vAlign w:val="center"/>
          </w:tcPr>
          <w:p w14:paraId="7EB3F4A3" w14:textId="77777777" w:rsidR="001E16F8" w:rsidRPr="00D052CA" w:rsidRDefault="001E16F8" w:rsidP="00B721EB">
            <w:pPr>
              <w:pStyle w:val="Header"/>
              <w:tabs>
                <w:tab w:val="clear" w:pos="4320"/>
                <w:tab w:val="clear" w:pos="8640"/>
              </w:tabs>
              <w:rPr>
                <w:rFonts w:asciiTheme="minorHAnsi" w:hAnsiTheme="minorHAnsi"/>
                <w:sz w:val="18"/>
                <w:szCs w:val="18"/>
              </w:rPr>
            </w:pPr>
          </w:p>
        </w:tc>
      </w:tr>
      <w:tr w:rsidR="001E16F8" w:rsidRPr="00D052CA" w14:paraId="7EB3F4A8" w14:textId="77777777" w:rsidTr="00874F0B">
        <w:trPr>
          <w:cantSplit/>
          <w:trHeight w:val="288"/>
        </w:trPr>
        <w:tc>
          <w:tcPr>
            <w:tcW w:w="288" w:type="pct"/>
            <w:vAlign w:val="center"/>
          </w:tcPr>
          <w:p w14:paraId="7EB3F4A5"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02</w:t>
            </w:r>
          </w:p>
        </w:tc>
        <w:tc>
          <w:tcPr>
            <w:tcW w:w="2213" w:type="pct"/>
            <w:vAlign w:val="center"/>
          </w:tcPr>
          <w:p w14:paraId="7EB3F4A6" w14:textId="479A108B" w:rsidR="001E16F8" w:rsidRPr="00D052CA" w:rsidRDefault="0039646C"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Space Conditioning </w:t>
            </w:r>
            <w:r w:rsidR="001E16F8" w:rsidRPr="00D052CA">
              <w:rPr>
                <w:rFonts w:asciiTheme="minorHAnsi" w:hAnsiTheme="minorHAnsi"/>
                <w:sz w:val="18"/>
                <w:szCs w:val="18"/>
              </w:rPr>
              <w:t>System Location or Area Served</w:t>
            </w:r>
          </w:p>
        </w:tc>
        <w:tc>
          <w:tcPr>
            <w:tcW w:w="2499" w:type="pct"/>
            <w:vAlign w:val="center"/>
          </w:tcPr>
          <w:p w14:paraId="7EB3F4A7" w14:textId="77777777" w:rsidR="001E16F8" w:rsidRPr="00D052CA" w:rsidRDefault="001E16F8" w:rsidP="00B721EB">
            <w:pPr>
              <w:rPr>
                <w:rFonts w:asciiTheme="minorHAnsi" w:hAnsiTheme="minorHAnsi"/>
                <w:sz w:val="18"/>
                <w:szCs w:val="18"/>
              </w:rPr>
            </w:pPr>
          </w:p>
        </w:tc>
      </w:tr>
      <w:tr w:rsidR="001E16F8" w:rsidRPr="00D052CA" w14:paraId="7EB3F4AC" w14:textId="77777777" w:rsidTr="00874F0B">
        <w:trPr>
          <w:cantSplit/>
          <w:trHeight w:val="288"/>
        </w:trPr>
        <w:tc>
          <w:tcPr>
            <w:tcW w:w="288" w:type="pct"/>
            <w:vAlign w:val="center"/>
          </w:tcPr>
          <w:p w14:paraId="7EB3F4A9"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03</w:t>
            </w:r>
          </w:p>
        </w:tc>
        <w:tc>
          <w:tcPr>
            <w:tcW w:w="2213" w:type="pct"/>
            <w:vAlign w:val="center"/>
          </w:tcPr>
          <w:p w14:paraId="7EB3F4AA" w14:textId="7AD4CA67"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9C05F0" w:rsidRPr="00D052CA">
              <w:rPr>
                <w:rFonts w:asciiTheme="minorHAnsi" w:hAnsiTheme="minorHAnsi"/>
                <w:sz w:val="18"/>
                <w:szCs w:val="18"/>
              </w:rPr>
              <w:t>M</w:t>
            </w:r>
            <w:r w:rsidRPr="00D052CA">
              <w:rPr>
                <w:rFonts w:asciiTheme="minorHAnsi" w:hAnsiTheme="minorHAnsi"/>
                <w:sz w:val="18"/>
                <w:szCs w:val="18"/>
              </w:rPr>
              <w:t xml:space="preserve">ake or </w:t>
            </w:r>
            <w:r w:rsidR="009C05F0" w:rsidRPr="00D052CA">
              <w:rPr>
                <w:rFonts w:asciiTheme="minorHAnsi" w:hAnsiTheme="minorHAnsi"/>
                <w:sz w:val="18"/>
                <w:szCs w:val="18"/>
              </w:rPr>
              <w:t>B</w:t>
            </w:r>
            <w:r w:rsidRPr="00D052CA">
              <w:rPr>
                <w:rFonts w:asciiTheme="minorHAnsi" w:hAnsiTheme="minorHAnsi"/>
                <w:sz w:val="18"/>
                <w:szCs w:val="18"/>
              </w:rPr>
              <w:t>rand</w:t>
            </w:r>
          </w:p>
        </w:tc>
        <w:tc>
          <w:tcPr>
            <w:tcW w:w="2499" w:type="pct"/>
            <w:vAlign w:val="center"/>
          </w:tcPr>
          <w:p w14:paraId="7EB3F4AB" w14:textId="77777777" w:rsidR="001E16F8" w:rsidRPr="00D052CA" w:rsidRDefault="001E16F8" w:rsidP="00B721EB">
            <w:pPr>
              <w:rPr>
                <w:rFonts w:asciiTheme="minorHAnsi" w:hAnsiTheme="minorHAnsi"/>
                <w:sz w:val="18"/>
                <w:szCs w:val="18"/>
              </w:rPr>
            </w:pPr>
          </w:p>
        </w:tc>
      </w:tr>
      <w:tr w:rsidR="001E16F8" w:rsidRPr="00D052CA" w14:paraId="7EB3F4B0" w14:textId="77777777" w:rsidTr="00874F0B">
        <w:trPr>
          <w:cantSplit/>
          <w:trHeight w:val="288"/>
        </w:trPr>
        <w:tc>
          <w:tcPr>
            <w:tcW w:w="288" w:type="pct"/>
            <w:vAlign w:val="center"/>
          </w:tcPr>
          <w:p w14:paraId="7EB3F4AD"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04</w:t>
            </w:r>
          </w:p>
        </w:tc>
        <w:tc>
          <w:tcPr>
            <w:tcW w:w="2213" w:type="pct"/>
            <w:vAlign w:val="center"/>
          </w:tcPr>
          <w:p w14:paraId="7EB3F4AE" w14:textId="5065D404"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9C05F0" w:rsidRPr="00D052CA">
              <w:rPr>
                <w:rFonts w:asciiTheme="minorHAnsi" w:hAnsiTheme="minorHAnsi"/>
                <w:sz w:val="18"/>
                <w:szCs w:val="18"/>
              </w:rPr>
              <w:t>M</w:t>
            </w:r>
            <w:r w:rsidRPr="00D052CA">
              <w:rPr>
                <w:rFonts w:asciiTheme="minorHAnsi" w:hAnsiTheme="minorHAnsi"/>
                <w:sz w:val="18"/>
                <w:szCs w:val="18"/>
              </w:rPr>
              <w:t xml:space="preserve">odel </w:t>
            </w:r>
            <w:r w:rsidR="009C05F0" w:rsidRPr="00D052CA">
              <w:rPr>
                <w:rFonts w:asciiTheme="minorHAnsi" w:hAnsiTheme="minorHAnsi"/>
                <w:sz w:val="18"/>
                <w:szCs w:val="18"/>
              </w:rPr>
              <w:t>N</w:t>
            </w:r>
            <w:r w:rsidRPr="00D052CA">
              <w:rPr>
                <w:rFonts w:asciiTheme="minorHAnsi" w:hAnsiTheme="minorHAnsi"/>
                <w:sz w:val="18"/>
                <w:szCs w:val="18"/>
              </w:rPr>
              <w:t>umber</w:t>
            </w:r>
          </w:p>
        </w:tc>
        <w:tc>
          <w:tcPr>
            <w:tcW w:w="2499" w:type="pct"/>
            <w:vAlign w:val="center"/>
          </w:tcPr>
          <w:p w14:paraId="7EB3F4AF" w14:textId="77777777" w:rsidR="001E16F8" w:rsidRPr="00D052CA" w:rsidRDefault="001E16F8" w:rsidP="00B721EB">
            <w:pPr>
              <w:rPr>
                <w:rFonts w:asciiTheme="minorHAnsi" w:hAnsiTheme="minorHAnsi"/>
                <w:sz w:val="18"/>
                <w:szCs w:val="18"/>
              </w:rPr>
            </w:pPr>
          </w:p>
        </w:tc>
      </w:tr>
      <w:tr w:rsidR="001E16F8" w:rsidRPr="00D052CA" w14:paraId="7EB3F4B4" w14:textId="77777777" w:rsidTr="00874F0B">
        <w:trPr>
          <w:cantSplit/>
          <w:trHeight w:val="288"/>
        </w:trPr>
        <w:tc>
          <w:tcPr>
            <w:tcW w:w="288" w:type="pct"/>
            <w:vAlign w:val="center"/>
          </w:tcPr>
          <w:p w14:paraId="7EB3F4B1"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05</w:t>
            </w:r>
          </w:p>
        </w:tc>
        <w:tc>
          <w:tcPr>
            <w:tcW w:w="2213" w:type="pct"/>
            <w:vAlign w:val="center"/>
          </w:tcPr>
          <w:p w14:paraId="7EB3F4B2" w14:textId="6D838E5E"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Nominal Cooling Capacity (tons) of Condenser</w:t>
            </w:r>
          </w:p>
        </w:tc>
        <w:tc>
          <w:tcPr>
            <w:tcW w:w="2499" w:type="pct"/>
            <w:vAlign w:val="center"/>
          </w:tcPr>
          <w:p w14:paraId="7EB3F4B3" w14:textId="77777777" w:rsidR="001E16F8" w:rsidRPr="00D052CA" w:rsidRDefault="001E16F8" w:rsidP="00B721EB">
            <w:pPr>
              <w:rPr>
                <w:rFonts w:asciiTheme="minorHAnsi" w:hAnsiTheme="minorHAnsi"/>
                <w:sz w:val="18"/>
                <w:szCs w:val="18"/>
              </w:rPr>
            </w:pPr>
          </w:p>
        </w:tc>
      </w:tr>
      <w:tr w:rsidR="001E16F8" w:rsidRPr="00D052CA" w14:paraId="7EB3F4B8" w14:textId="77777777" w:rsidTr="00874F0B">
        <w:trPr>
          <w:cantSplit/>
          <w:trHeight w:val="288"/>
        </w:trPr>
        <w:tc>
          <w:tcPr>
            <w:tcW w:w="288" w:type="pct"/>
            <w:vAlign w:val="center"/>
          </w:tcPr>
          <w:p w14:paraId="7EB3F4B5"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06</w:t>
            </w:r>
          </w:p>
        </w:tc>
        <w:tc>
          <w:tcPr>
            <w:tcW w:w="2213" w:type="pct"/>
            <w:vAlign w:val="center"/>
          </w:tcPr>
          <w:p w14:paraId="7EB3F4B6" w14:textId="6AF9A215"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9C05F0" w:rsidRPr="00D052CA">
              <w:rPr>
                <w:rFonts w:asciiTheme="minorHAnsi" w:hAnsiTheme="minorHAnsi"/>
                <w:sz w:val="18"/>
                <w:szCs w:val="18"/>
              </w:rPr>
              <w:t>S</w:t>
            </w:r>
            <w:r w:rsidRPr="00D052CA">
              <w:rPr>
                <w:rFonts w:asciiTheme="minorHAnsi" w:hAnsiTheme="minorHAnsi"/>
                <w:sz w:val="18"/>
                <w:szCs w:val="18"/>
              </w:rPr>
              <w:t xml:space="preserve">erial </w:t>
            </w:r>
            <w:r w:rsidR="009C05F0" w:rsidRPr="00D052CA">
              <w:rPr>
                <w:rFonts w:asciiTheme="minorHAnsi" w:hAnsiTheme="minorHAnsi"/>
                <w:sz w:val="18"/>
                <w:szCs w:val="18"/>
              </w:rPr>
              <w:t>N</w:t>
            </w:r>
            <w:r w:rsidRPr="00D052CA">
              <w:rPr>
                <w:rFonts w:asciiTheme="minorHAnsi" w:hAnsiTheme="minorHAnsi"/>
                <w:sz w:val="18"/>
                <w:szCs w:val="18"/>
              </w:rPr>
              <w:t>umber</w:t>
            </w:r>
          </w:p>
        </w:tc>
        <w:tc>
          <w:tcPr>
            <w:tcW w:w="2499" w:type="pct"/>
            <w:vAlign w:val="center"/>
          </w:tcPr>
          <w:p w14:paraId="7EB3F4B7" w14:textId="77777777" w:rsidR="001E16F8" w:rsidRPr="00D052CA" w:rsidRDefault="001E16F8" w:rsidP="00B721EB">
            <w:pPr>
              <w:rPr>
                <w:rFonts w:asciiTheme="minorHAnsi" w:hAnsiTheme="minorHAnsi"/>
                <w:sz w:val="18"/>
                <w:szCs w:val="18"/>
              </w:rPr>
            </w:pPr>
          </w:p>
        </w:tc>
      </w:tr>
      <w:tr w:rsidR="001E16F8" w:rsidRPr="00D052CA" w14:paraId="7EB3F4BC" w14:textId="77777777" w:rsidTr="00874F0B">
        <w:trPr>
          <w:cantSplit/>
          <w:trHeight w:val="288"/>
        </w:trPr>
        <w:tc>
          <w:tcPr>
            <w:tcW w:w="288" w:type="pct"/>
            <w:vAlign w:val="center"/>
          </w:tcPr>
          <w:p w14:paraId="7EB3F4B9"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07</w:t>
            </w:r>
          </w:p>
        </w:tc>
        <w:tc>
          <w:tcPr>
            <w:tcW w:w="2213" w:type="pct"/>
            <w:vAlign w:val="center"/>
          </w:tcPr>
          <w:p w14:paraId="7EB3F4BA" w14:textId="05CBFC1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Refrigerant Type</w:t>
            </w:r>
          </w:p>
        </w:tc>
        <w:tc>
          <w:tcPr>
            <w:tcW w:w="2499" w:type="pct"/>
            <w:vAlign w:val="center"/>
          </w:tcPr>
          <w:p w14:paraId="7EB3F4BB" w14:textId="77777777" w:rsidR="001E16F8" w:rsidRPr="00D052CA" w:rsidRDefault="001E16F8" w:rsidP="00B721EB">
            <w:pPr>
              <w:pStyle w:val="Header"/>
              <w:tabs>
                <w:tab w:val="clear" w:pos="4320"/>
                <w:tab w:val="clear" w:pos="8640"/>
              </w:tabs>
              <w:rPr>
                <w:rFonts w:asciiTheme="minorHAnsi" w:hAnsiTheme="minorHAnsi"/>
                <w:sz w:val="18"/>
                <w:szCs w:val="18"/>
              </w:rPr>
            </w:pPr>
          </w:p>
        </w:tc>
      </w:tr>
      <w:tr w:rsidR="001E16F8" w:rsidRPr="00D052CA" w14:paraId="7EB3F4C0" w14:textId="77777777" w:rsidTr="00874F0B">
        <w:trPr>
          <w:cantSplit/>
          <w:trHeight w:val="288"/>
        </w:trPr>
        <w:tc>
          <w:tcPr>
            <w:tcW w:w="288" w:type="pct"/>
            <w:vAlign w:val="center"/>
          </w:tcPr>
          <w:p w14:paraId="7EB3F4BD"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08</w:t>
            </w:r>
          </w:p>
        </w:tc>
        <w:tc>
          <w:tcPr>
            <w:tcW w:w="2213" w:type="pct"/>
            <w:vAlign w:val="center"/>
          </w:tcPr>
          <w:p w14:paraId="7EB3F4BE" w14:textId="7D92A69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Other Refrigerant Type (if applicable)</w:t>
            </w:r>
          </w:p>
        </w:tc>
        <w:tc>
          <w:tcPr>
            <w:tcW w:w="2499" w:type="pct"/>
            <w:vAlign w:val="center"/>
          </w:tcPr>
          <w:p w14:paraId="7EB3F4BF" w14:textId="77777777" w:rsidR="001E16F8" w:rsidRPr="00D052CA" w:rsidRDefault="001E16F8" w:rsidP="00B721EB">
            <w:pPr>
              <w:rPr>
                <w:rFonts w:asciiTheme="minorHAnsi" w:hAnsiTheme="minorHAnsi"/>
                <w:sz w:val="18"/>
                <w:szCs w:val="18"/>
              </w:rPr>
            </w:pPr>
          </w:p>
        </w:tc>
      </w:tr>
      <w:tr w:rsidR="00FA6AAA" w:rsidRPr="00D052CA" w14:paraId="4F414F08" w14:textId="77777777" w:rsidTr="00874F0B">
        <w:trPr>
          <w:cantSplit/>
          <w:trHeight w:val="288"/>
        </w:trPr>
        <w:tc>
          <w:tcPr>
            <w:tcW w:w="288" w:type="pct"/>
            <w:vAlign w:val="center"/>
          </w:tcPr>
          <w:p w14:paraId="0EDB80BC" w14:textId="1781B3D6" w:rsidR="00FA6AAA"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09</w:t>
            </w:r>
          </w:p>
        </w:tc>
        <w:tc>
          <w:tcPr>
            <w:tcW w:w="2213" w:type="pct"/>
            <w:vAlign w:val="center"/>
          </w:tcPr>
          <w:p w14:paraId="15E66F10" w14:textId="7E0DDD72" w:rsidR="00FA6AAA" w:rsidRPr="00D052CA" w:rsidRDefault="00FA6AAA" w:rsidP="00B721EB">
            <w:pPr>
              <w:pStyle w:val="Header"/>
              <w:tabs>
                <w:tab w:val="clear" w:pos="4320"/>
                <w:tab w:val="clear" w:pos="8640"/>
              </w:tabs>
              <w:rPr>
                <w:rFonts w:ascii="Calibri" w:hAnsi="Calibri"/>
                <w:sz w:val="18"/>
                <w:szCs w:val="18"/>
              </w:rPr>
            </w:pPr>
            <w:r w:rsidRPr="00D052CA">
              <w:rPr>
                <w:rFonts w:ascii="Calibri" w:hAnsi="Calibri"/>
                <w:sz w:val="18"/>
                <w:szCs w:val="18"/>
              </w:rPr>
              <w:t>Liquid Line Filter Driers Installed According to Manufacturer’s Specifications (if applicable)</w:t>
            </w:r>
          </w:p>
        </w:tc>
        <w:tc>
          <w:tcPr>
            <w:tcW w:w="2499" w:type="pct"/>
            <w:vAlign w:val="center"/>
          </w:tcPr>
          <w:p w14:paraId="443F6638" w14:textId="77777777" w:rsidR="00FA6AAA" w:rsidRPr="00D052CA" w:rsidRDefault="00FA6AAA" w:rsidP="00B721EB">
            <w:pPr>
              <w:rPr>
                <w:rFonts w:asciiTheme="minorHAnsi" w:hAnsiTheme="minorHAnsi"/>
                <w:sz w:val="18"/>
                <w:szCs w:val="18"/>
              </w:rPr>
            </w:pPr>
          </w:p>
        </w:tc>
      </w:tr>
      <w:tr w:rsidR="001E16F8" w:rsidRPr="00D052CA" w14:paraId="7EB3F4C4" w14:textId="77777777" w:rsidTr="00874F0B">
        <w:trPr>
          <w:cantSplit/>
          <w:trHeight w:val="288"/>
        </w:trPr>
        <w:tc>
          <w:tcPr>
            <w:tcW w:w="288" w:type="pct"/>
            <w:vAlign w:val="center"/>
          </w:tcPr>
          <w:p w14:paraId="7EB3F4C1" w14:textId="51F61812"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10</w:t>
            </w:r>
          </w:p>
        </w:tc>
        <w:tc>
          <w:tcPr>
            <w:tcW w:w="2213" w:type="pct"/>
            <w:vAlign w:val="center"/>
          </w:tcPr>
          <w:p w14:paraId="7EB3F4C2" w14:textId="74F56282" w:rsidR="001E16F8" w:rsidRPr="00D052CA" w:rsidRDefault="00FB4F4C" w:rsidP="00B721EB">
            <w:pPr>
              <w:pStyle w:val="Header"/>
              <w:tabs>
                <w:tab w:val="clear" w:pos="4320"/>
                <w:tab w:val="clear" w:pos="8640"/>
              </w:tabs>
              <w:rPr>
                <w:rFonts w:asciiTheme="minorHAnsi" w:hAnsiTheme="minorHAnsi"/>
                <w:sz w:val="18"/>
                <w:szCs w:val="18"/>
              </w:rPr>
            </w:pPr>
            <w:r w:rsidRPr="00D052CA">
              <w:rPr>
                <w:rFonts w:ascii="Calibri" w:hAnsi="Calibri"/>
                <w:sz w:val="18"/>
                <w:szCs w:val="18"/>
              </w:rPr>
              <w:t xml:space="preserve">System Installation </w:t>
            </w:r>
            <w:r w:rsidR="001E16F8" w:rsidRPr="00D052CA">
              <w:rPr>
                <w:rFonts w:asciiTheme="minorHAnsi" w:hAnsiTheme="minorHAnsi"/>
                <w:sz w:val="18"/>
                <w:szCs w:val="18"/>
              </w:rPr>
              <w:t>Type</w:t>
            </w:r>
          </w:p>
        </w:tc>
        <w:tc>
          <w:tcPr>
            <w:tcW w:w="2499" w:type="pct"/>
            <w:vAlign w:val="center"/>
          </w:tcPr>
          <w:p w14:paraId="7EB3F4C3" w14:textId="77777777" w:rsidR="001E16F8" w:rsidRPr="00D052CA" w:rsidRDefault="001E16F8" w:rsidP="00B721EB">
            <w:pPr>
              <w:rPr>
                <w:rFonts w:asciiTheme="minorHAnsi" w:hAnsiTheme="minorHAnsi"/>
                <w:sz w:val="18"/>
                <w:szCs w:val="18"/>
              </w:rPr>
            </w:pPr>
          </w:p>
        </w:tc>
      </w:tr>
      <w:tr w:rsidR="001E16F8" w:rsidRPr="00D052CA" w14:paraId="7EB3F4C8" w14:textId="77777777" w:rsidTr="00874F0B">
        <w:trPr>
          <w:cantSplit/>
          <w:trHeight w:val="288"/>
        </w:trPr>
        <w:tc>
          <w:tcPr>
            <w:tcW w:w="288" w:type="pct"/>
            <w:vAlign w:val="center"/>
          </w:tcPr>
          <w:p w14:paraId="7EB3F4C5" w14:textId="6906571C"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11</w:t>
            </w:r>
          </w:p>
        </w:tc>
        <w:tc>
          <w:tcPr>
            <w:tcW w:w="2213" w:type="pct"/>
            <w:vAlign w:val="center"/>
          </w:tcPr>
          <w:p w14:paraId="0BDF5650" w14:textId="6931AC2F" w:rsidR="009C05F0" w:rsidRPr="00D052CA" w:rsidRDefault="00962512"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Fault Indicator Display</w:t>
            </w:r>
            <w:r w:rsidR="001E16F8" w:rsidRPr="00D052CA">
              <w:rPr>
                <w:rFonts w:asciiTheme="minorHAnsi" w:hAnsiTheme="minorHAnsi"/>
                <w:sz w:val="18"/>
                <w:szCs w:val="18"/>
              </w:rPr>
              <w:t xml:space="preserve"> (</w:t>
            </w:r>
            <w:r w:rsidRPr="00D052CA">
              <w:rPr>
                <w:rFonts w:asciiTheme="minorHAnsi" w:hAnsiTheme="minorHAnsi"/>
                <w:sz w:val="18"/>
                <w:szCs w:val="18"/>
              </w:rPr>
              <w:t>FID</w:t>
            </w:r>
            <w:r w:rsidR="001E16F8" w:rsidRPr="00D052CA">
              <w:rPr>
                <w:rFonts w:asciiTheme="minorHAnsi" w:hAnsiTheme="minorHAnsi"/>
                <w:sz w:val="18"/>
                <w:szCs w:val="18"/>
              </w:rPr>
              <w:t>) Status</w:t>
            </w:r>
          </w:p>
          <w:p w14:paraId="7EB3F4C6" w14:textId="31A77B24"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(Note: Even systems with </w:t>
            </w:r>
            <w:proofErr w:type="gramStart"/>
            <w:r w:rsidRPr="00D052CA">
              <w:rPr>
                <w:rFonts w:asciiTheme="minorHAnsi" w:hAnsiTheme="minorHAnsi"/>
                <w:sz w:val="18"/>
                <w:szCs w:val="18"/>
              </w:rPr>
              <w:t>a</w:t>
            </w:r>
            <w:proofErr w:type="gramEnd"/>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 must have refrigerant charge verified by installer)</w:t>
            </w:r>
          </w:p>
        </w:tc>
        <w:tc>
          <w:tcPr>
            <w:tcW w:w="2499" w:type="pct"/>
            <w:vAlign w:val="center"/>
          </w:tcPr>
          <w:p w14:paraId="7EB3F4C7" w14:textId="77777777" w:rsidR="001E16F8" w:rsidRPr="00D052CA" w:rsidRDefault="001E16F8" w:rsidP="00B721EB">
            <w:pPr>
              <w:rPr>
                <w:rFonts w:asciiTheme="minorHAnsi" w:hAnsiTheme="minorHAnsi"/>
                <w:sz w:val="18"/>
                <w:szCs w:val="18"/>
              </w:rPr>
            </w:pPr>
          </w:p>
        </w:tc>
      </w:tr>
      <w:tr w:rsidR="001E16F8" w:rsidRPr="00D052CA" w14:paraId="7EB3F4CC" w14:textId="77777777" w:rsidTr="00874F0B">
        <w:trPr>
          <w:cantSplit/>
          <w:trHeight w:val="288"/>
        </w:trPr>
        <w:tc>
          <w:tcPr>
            <w:tcW w:w="288" w:type="pct"/>
            <w:vAlign w:val="center"/>
          </w:tcPr>
          <w:p w14:paraId="7EB3F4C9" w14:textId="012BD56B"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12</w:t>
            </w:r>
          </w:p>
        </w:tc>
        <w:tc>
          <w:tcPr>
            <w:tcW w:w="2213" w:type="pct"/>
            <w:vAlign w:val="center"/>
          </w:tcPr>
          <w:p w14:paraId="7EB3F4CA" w14:textId="3DF2EC11"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Is the system of a type that the minimum airflow can be verified </w:t>
            </w:r>
            <w:r w:rsidR="00B10881" w:rsidRPr="00D052CA">
              <w:rPr>
                <w:rFonts w:ascii="Calibri" w:hAnsi="Calibri"/>
                <w:sz w:val="18"/>
                <w:szCs w:val="18"/>
              </w:rPr>
              <w:t>for all indoor units</w:t>
            </w:r>
            <w:r w:rsidR="00B10881" w:rsidRPr="00D052CA">
              <w:rPr>
                <w:rFonts w:ascii="Calibri" w:hAnsi="Calibri"/>
              </w:rPr>
              <w:t xml:space="preserve"> </w:t>
            </w:r>
            <w:r w:rsidRPr="00D052CA">
              <w:rPr>
                <w:rFonts w:asciiTheme="minorHAnsi" w:hAnsiTheme="minorHAnsi"/>
                <w:sz w:val="18"/>
                <w:szCs w:val="18"/>
              </w:rPr>
              <w:t>using an approved measurement procedure (RA3.3 or RA</w:t>
            </w:r>
            <w:r w:rsidR="00E675D1" w:rsidRPr="00D052CA">
              <w:rPr>
                <w:rFonts w:asciiTheme="minorHAnsi" w:hAnsiTheme="minorHAnsi"/>
                <w:sz w:val="18"/>
                <w:szCs w:val="18"/>
              </w:rPr>
              <w:t>3.3.3</w:t>
            </w:r>
            <w:r w:rsidRPr="00D052CA">
              <w:rPr>
                <w:rFonts w:asciiTheme="minorHAnsi" w:hAnsiTheme="minorHAnsi"/>
                <w:sz w:val="18"/>
                <w:szCs w:val="18"/>
              </w:rPr>
              <w:t>)?</w:t>
            </w:r>
          </w:p>
        </w:tc>
        <w:tc>
          <w:tcPr>
            <w:tcW w:w="2499" w:type="pct"/>
            <w:vAlign w:val="center"/>
          </w:tcPr>
          <w:p w14:paraId="7EB3F4CB" w14:textId="77777777" w:rsidR="001E16F8" w:rsidRPr="00D052CA" w:rsidRDefault="001E16F8" w:rsidP="00B721EB">
            <w:pPr>
              <w:rPr>
                <w:rFonts w:asciiTheme="minorHAnsi" w:hAnsiTheme="minorHAnsi"/>
                <w:sz w:val="18"/>
                <w:szCs w:val="18"/>
              </w:rPr>
            </w:pPr>
          </w:p>
        </w:tc>
      </w:tr>
      <w:tr w:rsidR="001E16F8" w:rsidRPr="00D052CA" w14:paraId="7EB3F4D0" w14:textId="77777777" w:rsidTr="00874F0B">
        <w:trPr>
          <w:cantSplit/>
          <w:trHeight w:val="288"/>
        </w:trPr>
        <w:tc>
          <w:tcPr>
            <w:tcW w:w="288" w:type="pct"/>
            <w:vAlign w:val="center"/>
          </w:tcPr>
          <w:p w14:paraId="7EB3F4CD" w14:textId="09A72C56"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13</w:t>
            </w:r>
          </w:p>
        </w:tc>
        <w:tc>
          <w:tcPr>
            <w:tcW w:w="2213" w:type="pct"/>
            <w:vAlign w:val="center"/>
          </w:tcPr>
          <w:p w14:paraId="7EB3F4CE" w14:textId="77777777"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99" w:type="pct"/>
            <w:vAlign w:val="center"/>
          </w:tcPr>
          <w:p w14:paraId="7EB3F4CF" w14:textId="77777777" w:rsidR="001E16F8" w:rsidRPr="00D052CA" w:rsidRDefault="001E16F8" w:rsidP="00B721EB">
            <w:pPr>
              <w:rPr>
                <w:rFonts w:asciiTheme="minorHAnsi" w:hAnsiTheme="minorHAnsi"/>
                <w:sz w:val="18"/>
                <w:szCs w:val="18"/>
              </w:rPr>
            </w:pPr>
          </w:p>
        </w:tc>
      </w:tr>
      <w:tr w:rsidR="001E16F8" w:rsidRPr="00D052CA" w14:paraId="7EB3F4D4" w14:textId="77777777" w:rsidTr="00874F0B">
        <w:trPr>
          <w:cantSplit/>
          <w:trHeight w:val="288"/>
        </w:trPr>
        <w:tc>
          <w:tcPr>
            <w:tcW w:w="288" w:type="pct"/>
            <w:vAlign w:val="center"/>
          </w:tcPr>
          <w:p w14:paraId="7EB3F4D1" w14:textId="6D5C9723"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14</w:t>
            </w:r>
          </w:p>
        </w:tc>
        <w:tc>
          <w:tcPr>
            <w:tcW w:w="2213" w:type="pct"/>
            <w:vAlign w:val="center"/>
          </w:tcPr>
          <w:p w14:paraId="7EB3F4D2" w14:textId="6588DF30"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Date of HERS Rater Refrigerant Charge Verification for this system</w:t>
            </w:r>
          </w:p>
        </w:tc>
        <w:tc>
          <w:tcPr>
            <w:tcW w:w="2499" w:type="pct"/>
            <w:vAlign w:val="center"/>
          </w:tcPr>
          <w:p w14:paraId="7EB3F4D3" w14:textId="77777777" w:rsidR="001E16F8" w:rsidRPr="00D052CA" w:rsidRDefault="001E16F8" w:rsidP="00B721EB">
            <w:pPr>
              <w:rPr>
                <w:rFonts w:asciiTheme="minorHAnsi" w:hAnsiTheme="minorHAnsi"/>
                <w:sz w:val="18"/>
                <w:szCs w:val="18"/>
              </w:rPr>
            </w:pPr>
          </w:p>
        </w:tc>
      </w:tr>
      <w:tr w:rsidR="001E16F8" w:rsidRPr="00D052CA" w14:paraId="7EB3F4D8" w14:textId="77777777" w:rsidTr="00874F0B">
        <w:trPr>
          <w:cantSplit/>
          <w:trHeight w:val="288"/>
        </w:trPr>
        <w:tc>
          <w:tcPr>
            <w:tcW w:w="288" w:type="pct"/>
            <w:vAlign w:val="center"/>
          </w:tcPr>
          <w:p w14:paraId="7EB3F4D5" w14:textId="141F1264"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15</w:t>
            </w:r>
          </w:p>
        </w:tc>
        <w:tc>
          <w:tcPr>
            <w:tcW w:w="2213" w:type="pct"/>
            <w:vAlign w:val="center"/>
          </w:tcPr>
          <w:p w14:paraId="7EB3F4D6" w14:textId="4EE718FE"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Refrigerant </w:t>
            </w:r>
            <w:r w:rsidR="009C05F0" w:rsidRPr="00D052CA">
              <w:rPr>
                <w:rFonts w:asciiTheme="minorHAnsi" w:hAnsiTheme="minorHAnsi"/>
                <w:sz w:val="18"/>
                <w:szCs w:val="18"/>
              </w:rPr>
              <w:t>C</w:t>
            </w:r>
            <w:r w:rsidRPr="00D052CA">
              <w:rPr>
                <w:rFonts w:asciiTheme="minorHAnsi" w:hAnsiTheme="minorHAnsi"/>
                <w:sz w:val="18"/>
                <w:szCs w:val="18"/>
              </w:rPr>
              <w:t xml:space="preserve">harge </w:t>
            </w:r>
            <w:r w:rsidR="009C05F0" w:rsidRPr="00D052CA">
              <w:rPr>
                <w:rFonts w:asciiTheme="minorHAnsi" w:hAnsiTheme="minorHAnsi"/>
                <w:sz w:val="18"/>
                <w:szCs w:val="18"/>
              </w:rPr>
              <w:t>V</w:t>
            </w:r>
            <w:r w:rsidRPr="00D052CA">
              <w:rPr>
                <w:rFonts w:asciiTheme="minorHAnsi" w:hAnsiTheme="minorHAnsi"/>
                <w:sz w:val="18"/>
                <w:szCs w:val="18"/>
              </w:rPr>
              <w:t xml:space="preserve">erification </w:t>
            </w:r>
            <w:r w:rsidR="009C05F0" w:rsidRPr="00D052CA">
              <w:rPr>
                <w:rFonts w:asciiTheme="minorHAnsi" w:hAnsiTheme="minorHAnsi"/>
                <w:sz w:val="18"/>
                <w:szCs w:val="18"/>
              </w:rPr>
              <w:t>M</w:t>
            </w:r>
            <w:r w:rsidRPr="00D052CA">
              <w:rPr>
                <w:rFonts w:asciiTheme="minorHAnsi" w:hAnsiTheme="minorHAnsi"/>
                <w:sz w:val="18"/>
                <w:szCs w:val="18"/>
              </w:rPr>
              <w:t xml:space="preserve">ethod </w:t>
            </w:r>
            <w:r w:rsidR="009C05F0" w:rsidRPr="00D052CA">
              <w:rPr>
                <w:rFonts w:asciiTheme="minorHAnsi" w:hAnsiTheme="minorHAnsi"/>
                <w:sz w:val="18"/>
                <w:szCs w:val="18"/>
              </w:rPr>
              <w:t>U</w:t>
            </w:r>
            <w:r w:rsidRPr="00D052CA">
              <w:rPr>
                <w:rFonts w:asciiTheme="minorHAnsi" w:hAnsiTheme="minorHAnsi"/>
                <w:sz w:val="18"/>
                <w:szCs w:val="18"/>
              </w:rPr>
              <w:t xml:space="preserve">sed by </w:t>
            </w:r>
            <w:r w:rsidR="009C05F0" w:rsidRPr="00D052CA">
              <w:rPr>
                <w:rFonts w:asciiTheme="minorHAnsi" w:hAnsiTheme="minorHAnsi"/>
                <w:sz w:val="18"/>
                <w:szCs w:val="18"/>
              </w:rPr>
              <w:t>I</w:t>
            </w:r>
            <w:r w:rsidRPr="00D052CA">
              <w:rPr>
                <w:rFonts w:asciiTheme="minorHAnsi" w:hAnsiTheme="minorHAnsi"/>
                <w:sz w:val="18"/>
                <w:szCs w:val="18"/>
              </w:rPr>
              <w:t>nstaller</w:t>
            </w:r>
          </w:p>
        </w:tc>
        <w:tc>
          <w:tcPr>
            <w:tcW w:w="2499" w:type="pct"/>
            <w:vAlign w:val="center"/>
          </w:tcPr>
          <w:p w14:paraId="7EB3F4D7" w14:textId="77777777" w:rsidR="001E16F8" w:rsidRPr="00D052CA" w:rsidRDefault="001E16F8" w:rsidP="00B721EB">
            <w:pPr>
              <w:ind w:left="360"/>
              <w:rPr>
                <w:rFonts w:asciiTheme="minorHAnsi" w:hAnsiTheme="minorHAnsi"/>
                <w:sz w:val="18"/>
                <w:szCs w:val="18"/>
              </w:rPr>
            </w:pPr>
          </w:p>
        </w:tc>
      </w:tr>
      <w:tr w:rsidR="001E16F8" w:rsidRPr="00D052CA" w14:paraId="7EB3F4DC" w14:textId="77777777" w:rsidTr="00874F0B">
        <w:trPr>
          <w:cantSplit/>
          <w:trHeight w:val="288"/>
        </w:trPr>
        <w:tc>
          <w:tcPr>
            <w:tcW w:w="288" w:type="pct"/>
            <w:vAlign w:val="center"/>
          </w:tcPr>
          <w:p w14:paraId="7EB3F4D9" w14:textId="07113B02"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16</w:t>
            </w:r>
          </w:p>
        </w:tc>
        <w:tc>
          <w:tcPr>
            <w:tcW w:w="2213" w:type="pct"/>
            <w:vAlign w:val="center"/>
          </w:tcPr>
          <w:p w14:paraId="7EB3F4DA" w14:textId="12B698F9" w:rsidR="001E16F8" w:rsidRPr="00D052CA" w:rsidRDefault="001E16F8" w:rsidP="009C05F0">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Person </w:t>
            </w:r>
            <w:r w:rsidR="009C05F0" w:rsidRPr="00D052CA">
              <w:rPr>
                <w:rFonts w:asciiTheme="minorHAnsi" w:hAnsiTheme="minorHAnsi"/>
                <w:sz w:val="18"/>
                <w:szCs w:val="18"/>
              </w:rPr>
              <w:t>W</w:t>
            </w:r>
            <w:r w:rsidRPr="00D052CA">
              <w:rPr>
                <w:rFonts w:asciiTheme="minorHAnsi" w:hAnsiTheme="minorHAnsi"/>
                <w:sz w:val="18"/>
                <w:szCs w:val="18"/>
              </w:rPr>
              <w:t xml:space="preserve">ho </w:t>
            </w:r>
            <w:r w:rsidR="009C05F0" w:rsidRPr="00D052CA">
              <w:rPr>
                <w:rFonts w:asciiTheme="minorHAnsi" w:hAnsiTheme="minorHAnsi"/>
                <w:sz w:val="18"/>
                <w:szCs w:val="18"/>
              </w:rPr>
              <w:t>P</w:t>
            </w:r>
            <w:r w:rsidRPr="00D052CA">
              <w:rPr>
                <w:rFonts w:asciiTheme="minorHAnsi" w:hAnsiTheme="minorHAnsi"/>
                <w:sz w:val="18"/>
                <w:szCs w:val="18"/>
              </w:rPr>
              <w:t xml:space="preserve">erformed the Refrigerant Charge Verification </w:t>
            </w:r>
            <w:r w:rsidR="009C05F0" w:rsidRPr="00D052CA">
              <w:rPr>
                <w:rFonts w:asciiTheme="minorHAnsi" w:hAnsiTheme="minorHAnsi"/>
                <w:sz w:val="18"/>
                <w:szCs w:val="18"/>
              </w:rPr>
              <w:t>R</w:t>
            </w:r>
            <w:r w:rsidRPr="00D052CA">
              <w:rPr>
                <w:rFonts w:asciiTheme="minorHAnsi" w:hAnsiTheme="minorHAnsi"/>
                <w:sz w:val="18"/>
                <w:szCs w:val="18"/>
              </w:rPr>
              <w:t>eported on the Certificate of Installation</w:t>
            </w:r>
          </w:p>
        </w:tc>
        <w:tc>
          <w:tcPr>
            <w:tcW w:w="2499" w:type="pct"/>
            <w:vAlign w:val="center"/>
          </w:tcPr>
          <w:p w14:paraId="7EB3F4DB" w14:textId="77777777" w:rsidR="001E16F8" w:rsidRPr="00D052CA" w:rsidRDefault="001E16F8" w:rsidP="00B721EB">
            <w:pPr>
              <w:rPr>
                <w:rFonts w:asciiTheme="minorHAnsi" w:hAnsiTheme="minorHAnsi"/>
                <w:sz w:val="18"/>
                <w:szCs w:val="18"/>
              </w:rPr>
            </w:pPr>
          </w:p>
        </w:tc>
      </w:tr>
      <w:tr w:rsidR="001E16F8" w:rsidRPr="00D052CA" w14:paraId="7EB3F4E0" w14:textId="77777777" w:rsidTr="00874F0B">
        <w:trPr>
          <w:cantSplit/>
          <w:trHeight w:val="288"/>
        </w:trPr>
        <w:tc>
          <w:tcPr>
            <w:tcW w:w="288" w:type="pct"/>
            <w:vAlign w:val="center"/>
          </w:tcPr>
          <w:p w14:paraId="7EB3F4DD" w14:textId="3B116370"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17</w:t>
            </w:r>
          </w:p>
        </w:tc>
        <w:tc>
          <w:tcPr>
            <w:tcW w:w="2213" w:type="pct"/>
            <w:vAlign w:val="center"/>
          </w:tcPr>
          <w:p w14:paraId="7EB3F4DE" w14:textId="021753FD" w:rsidR="001E16F8" w:rsidRPr="00D052CA" w:rsidRDefault="001E16F8"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HERS Verification Compliance Requirement Status</w:t>
            </w:r>
          </w:p>
        </w:tc>
        <w:tc>
          <w:tcPr>
            <w:tcW w:w="2499" w:type="pct"/>
            <w:vAlign w:val="center"/>
          </w:tcPr>
          <w:p w14:paraId="7EB3F4DF" w14:textId="77777777" w:rsidR="001E16F8" w:rsidRPr="00D052CA" w:rsidRDefault="001E16F8" w:rsidP="00B721EB">
            <w:pPr>
              <w:ind w:left="720"/>
              <w:rPr>
                <w:rFonts w:asciiTheme="minorHAnsi" w:hAnsiTheme="minorHAnsi"/>
                <w:color w:val="FF0000"/>
                <w:sz w:val="18"/>
                <w:szCs w:val="18"/>
              </w:rPr>
            </w:pPr>
          </w:p>
        </w:tc>
      </w:tr>
      <w:tr w:rsidR="001E16F8" w:rsidRPr="00D052CA" w14:paraId="7EB3F4E4" w14:textId="77777777" w:rsidTr="00874F0B">
        <w:trPr>
          <w:cantSplit/>
          <w:trHeight w:val="288"/>
        </w:trPr>
        <w:tc>
          <w:tcPr>
            <w:tcW w:w="288" w:type="pct"/>
            <w:vAlign w:val="center"/>
          </w:tcPr>
          <w:p w14:paraId="7EB3F4E1" w14:textId="2520A3DE" w:rsidR="001E16F8" w:rsidRPr="00D052CA" w:rsidRDefault="00FA6AAA" w:rsidP="00B721EB">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18</w:t>
            </w:r>
          </w:p>
        </w:tc>
        <w:tc>
          <w:tcPr>
            <w:tcW w:w="2213" w:type="pct"/>
            <w:vAlign w:val="center"/>
          </w:tcPr>
          <w:p w14:paraId="7EB3F4E2" w14:textId="53FDC7FB" w:rsidR="001E16F8" w:rsidRPr="00D052CA" w:rsidRDefault="001E16F8" w:rsidP="009C05F0">
            <w:pPr>
              <w:rPr>
                <w:rFonts w:asciiTheme="minorHAnsi" w:hAnsiTheme="minorHAnsi"/>
                <w:sz w:val="18"/>
                <w:szCs w:val="18"/>
              </w:rPr>
            </w:pPr>
            <w:r w:rsidRPr="00D052CA">
              <w:rPr>
                <w:rFonts w:asciiTheme="minorHAnsi" w:hAnsiTheme="minorHAnsi"/>
                <w:sz w:val="18"/>
                <w:szCs w:val="18"/>
              </w:rPr>
              <w:t xml:space="preserve">Refrigerant </w:t>
            </w:r>
            <w:r w:rsidR="009C05F0" w:rsidRPr="00D052CA">
              <w:rPr>
                <w:rFonts w:asciiTheme="minorHAnsi" w:hAnsiTheme="minorHAnsi"/>
                <w:sz w:val="18"/>
                <w:szCs w:val="18"/>
              </w:rPr>
              <w:t>C</w:t>
            </w:r>
            <w:r w:rsidRPr="00D052CA">
              <w:rPr>
                <w:rFonts w:asciiTheme="minorHAnsi" w:hAnsiTheme="minorHAnsi"/>
                <w:sz w:val="18"/>
                <w:szCs w:val="18"/>
              </w:rPr>
              <w:t xml:space="preserve">harge </w:t>
            </w:r>
            <w:r w:rsidR="009C05F0" w:rsidRPr="00D052CA">
              <w:rPr>
                <w:rFonts w:asciiTheme="minorHAnsi" w:hAnsiTheme="minorHAnsi"/>
                <w:sz w:val="18"/>
                <w:szCs w:val="18"/>
              </w:rPr>
              <w:t>V</w:t>
            </w:r>
            <w:r w:rsidRPr="00D052CA">
              <w:rPr>
                <w:rFonts w:asciiTheme="minorHAnsi" w:hAnsiTheme="minorHAnsi"/>
                <w:sz w:val="18"/>
                <w:szCs w:val="18"/>
              </w:rPr>
              <w:t xml:space="preserve">erification </w:t>
            </w:r>
            <w:r w:rsidR="009C05F0" w:rsidRPr="00D052CA">
              <w:rPr>
                <w:rFonts w:asciiTheme="minorHAnsi" w:hAnsiTheme="minorHAnsi"/>
                <w:sz w:val="18"/>
                <w:szCs w:val="18"/>
              </w:rPr>
              <w:t>M</w:t>
            </w:r>
            <w:r w:rsidRPr="00D052CA">
              <w:rPr>
                <w:rFonts w:asciiTheme="minorHAnsi" w:hAnsiTheme="minorHAnsi"/>
                <w:sz w:val="18"/>
                <w:szCs w:val="18"/>
              </w:rPr>
              <w:t xml:space="preserve">ethod </w:t>
            </w:r>
            <w:r w:rsidR="009C05F0" w:rsidRPr="00D052CA">
              <w:rPr>
                <w:rFonts w:asciiTheme="minorHAnsi" w:hAnsiTheme="minorHAnsi"/>
                <w:sz w:val="18"/>
                <w:szCs w:val="18"/>
              </w:rPr>
              <w:t>U</w:t>
            </w:r>
            <w:r w:rsidRPr="00D052CA">
              <w:rPr>
                <w:rFonts w:asciiTheme="minorHAnsi" w:hAnsiTheme="minorHAnsi"/>
                <w:sz w:val="18"/>
                <w:szCs w:val="18"/>
              </w:rPr>
              <w:t>sed by HERS Rater</w:t>
            </w:r>
          </w:p>
        </w:tc>
        <w:tc>
          <w:tcPr>
            <w:tcW w:w="2499" w:type="pct"/>
            <w:vAlign w:val="center"/>
          </w:tcPr>
          <w:p w14:paraId="7EB3F4E3" w14:textId="77777777" w:rsidR="001E16F8" w:rsidRPr="00D052CA" w:rsidRDefault="001E16F8" w:rsidP="00B721EB">
            <w:pPr>
              <w:rPr>
                <w:rFonts w:asciiTheme="minorHAnsi" w:hAnsiTheme="minorHAnsi"/>
                <w:sz w:val="18"/>
                <w:szCs w:val="18"/>
              </w:rPr>
            </w:pPr>
          </w:p>
        </w:tc>
      </w:tr>
    </w:tbl>
    <w:p w14:paraId="7EB3F4E5" w14:textId="77777777" w:rsidR="000B12F4" w:rsidRPr="00D052CA" w:rsidRDefault="000B12F4" w:rsidP="000B12F4">
      <w:pPr>
        <w:keepNext/>
        <w:rPr>
          <w:rFonts w:asciiTheme="minorHAnsi" w:hAnsiTheme="minorHAnsi"/>
          <w:b/>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1E16F8" w:rsidRPr="00D052CA" w14:paraId="7EB3F4E7" w14:textId="77777777" w:rsidTr="00B721EB">
        <w:trPr>
          <w:trHeight w:val="288"/>
        </w:trPr>
        <w:tc>
          <w:tcPr>
            <w:tcW w:w="11016" w:type="dxa"/>
            <w:vAlign w:val="center"/>
          </w:tcPr>
          <w:p w14:paraId="7EB3F4E6" w14:textId="2E73D7C8" w:rsidR="001E16F8" w:rsidRPr="00D052CA" w:rsidRDefault="001E16F8" w:rsidP="00B721EB">
            <w:pPr>
              <w:keepNext/>
              <w:rPr>
                <w:rFonts w:asciiTheme="minorHAnsi" w:hAnsiTheme="minorHAnsi"/>
                <w:b/>
                <w:sz w:val="18"/>
                <w:szCs w:val="18"/>
              </w:rPr>
            </w:pPr>
            <w:r w:rsidRPr="00D052CA">
              <w:rPr>
                <w:rFonts w:asciiTheme="minorHAnsi" w:hAnsiTheme="minorHAnsi"/>
                <w:b/>
                <w:szCs w:val="18"/>
              </w:rPr>
              <w:t xml:space="preserve">MCH-25a </w:t>
            </w:r>
            <w:r w:rsidR="008244CC" w:rsidRPr="00D052CA">
              <w:rPr>
                <w:rFonts w:asciiTheme="minorHAnsi" w:hAnsiTheme="minorHAnsi"/>
                <w:b/>
                <w:szCs w:val="18"/>
              </w:rPr>
              <w:t>-</w:t>
            </w:r>
            <w:r w:rsidRPr="00D052CA">
              <w:rPr>
                <w:rFonts w:asciiTheme="minorHAnsi" w:hAnsiTheme="minorHAnsi"/>
                <w:b/>
                <w:szCs w:val="18"/>
              </w:rPr>
              <w:t xml:space="preserve"> </w:t>
            </w:r>
            <w:r w:rsidR="008244CC" w:rsidRPr="00D052CA">
              <w:rPr>
                <w:rFonts w:asciiTheme="minorHAnsi" w:hAnsiTheme="minorHAnsi"/>
                <w:b/>
                <w:szCs w:val="18"/>
              </w:rPr>
              <w:t xml:space="preserve">Refrigerant Charge Verification - </w:t>
            </w:r>
            <w:r w:rsidRPr="00D052CA">
              <w:rPr>
                <w:rFonts w:asciiTheme="minorHAnsi" w:hAnsiTheme="minorHAnsi"/>
                <w:b/>
                <w:szCs w:val="18"/>
              </w:rPr>
              <w:t>Superheat Method</w:t>
            </w:r>
          </w:p>
        </w:tc>
      </w:tr>
    </w:tbl>
    <w:p w14:paraId="7EB3F4E8" w14:textId="77777777" w:rsidR="000B12F4" w:rsidRPr="00D052CA" w:rsidRDefault="000B12F4" w:rsidP="000B12F4">
      <w:pPr>
        <w:keepNext/>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052CA" w14:paraId="7EB3F4EB" w14:textId="77777777" w:rsidTr="00283830">
        <w:trPr>
          <w:cantSplit/>
          <w:trHeight w:val="432"/>
        </w:trPr>
        <w:tc>
          <w:tcPr>
            <w:tcW w:w="5000" w:type="pct"/>
            <w:gridSpan w:val="3"/>
            <w:vAlign w:val="center"/>
          </w:tcPr>
          <w:p w14:paraId="7EB3F4E9" w14:textId="3CCDEFB5" w:rsidR="001E16F8" w:rsidRPr="00D052CA" w:rsidRDefault="001E16F8" w:rsidP="00B721EB">
            <w:pPr>
              <w:keepNext/>
              <w:rPr>
                <w:rFonts w:asciiTheme="minorHAnsi" w:hAnsiTheme="minorHAnsi"/>
                <w:b/>
                <w:szCs w:val="18"/>
              </w:rPr>
            </w:pPr>
            <w:r w:rsidRPr="00D052CA">
              <w:rPr>
                <w:rFonts w:asciiTheme="minorHAnsi" w:hAnsiTheme="minorHAnsi"/>
                <w:b/>
                <w:szCs w:val="18"/>
              </w:rPr>
              <w:t>B. Metering Device Verification</w:t>
            </w:r>
          </w:p>
          <w:p w14:paraId="7EB3F4EA" w14:textId="596FEF52" w:rsidR="001E16F8" w:rsidRPr="00D052CA" w:rsidRDefault="007857EA" w:rsidP="00B721EB">
            <w:pPr>
              <w:keepNext/>
              <w:rPr>
                <w:rFonts w:asciiTheme="minorHAnsi" w:hAnsiTheme="minorHAnsi"/>
                <w:sz w:val="18"/>
                <w:szCs w:val="18"/>
              </w:rPr>
            </w:pPr>
            <w:r w:rsidRPr="00D052CA">
              <w:rPr>
                <w:rFonts w:asciiTheme="minorHAnsi" w:hAnsiTheme="minorHAnsi"/>
                <w:sz w:val="18"/>
                <w:szCs w:val="18"/>
              </w:rPr>
              <w:t xml:space="preserve">HERS Rater is required to visually field verify all information from </w:t>
            </w:r>
            <w:r w:rsidR="0063688E" w:rsidRPr="00D052CA">
              <w:rPr>
                <w:rFonts w:asciiTheme="minorHAnsi" w:hAnsiTheme="minorHAnsi"/>
                <w:sz w:val="18"/>
                <w:szCs w:val="18"/>
              </w:rPr>
              <w:t>LMCI</w:t>
            </w:r>
            <w:r w:rsidRPr="00D052CA">
              <w:rPr>
                <w:rFonts w:asciiTheme="minorHAnsi" w:hAnsiTheme="minorHAnsi"/>
                <w:sz w:val="18"/>
                <w:szCs w:val="18"/>
              </w:rPr>
              <w:t xml:space="preserve">. </w:t>
            </w:r>
            <w:r w:rsidR="001E16F8" w:rsidRPr="00D052CA">
              <w:rPr>
                <w:rFonts w:asciiTheme="minorHAnsi" w:hAnsiTheme="minorHAnsi"/>
                <w:sz w:val="18"/>
                <w:szCs w:val="18"/>
              </w:rPr>
              <w:t>Superheat Method can only be used on systems that do not have a variable metering device.</w:t>
            </w:r>
          </w:p>
        </w:tc>
      </w:tr>
      <w:tr w:rsidR="001E16F8" w:rsidRPr="00D052CA" w14:paraId="7EB3F4EF" w14:textId="77777777" w:rsidTr="00283830">
        <w:trPr>
          <w:cantSplit/>
          <w:trHeight w:val="288"/>
        </w:trPr>
        <w:tc>
          <w:tcPr>
            <w:tcW w:w="287" w:type="pct"/>
            <w:vAlign w:val="center"/>
          </w:tcPr>
          <w:p w14:paraId="7EB3F4EC"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01</w:t>
            </w:r>
          </w:p>
        </w:tc>
        <w:tc>
          <w:tcPr>
            <w:tcW w:w="2213" w:type="pct"/>
            <w:vAlign w:val="center"/>
          </w:tcPr>
          <w:p w14:paraId="7EB3F4ED" w14:textId="49EDD56E" w:rsidR="001E16F8" w:rsidRPr="00D052CA" w:rsidRDefault="001E16F8" w:rsidP="00491363">
            <w:pPr>
              <w:keepNext/>
              <w:rPr>
                <w:rFonts w:asciiTheme="minorHAnsi" w:hAnsiTheme="minorHAnsi"/>
                <w:sz w:val="18"/>
                <w:szCs w:val="18"/>
              </w:rPr>
            </w:pPr>
            <w:r w:rsidRPr="00D052CA">
              <w:rPr>
                <w:rFonts w:asciiTheme="minorHAnsi" w:hAnsiTheme="minorHAnsi"/>
                <w:sz w:val="18"/>
                <w:szCs w:val="18"/>
              </w:rPr>
              <w:t xml:space="preserve">Refrigerant </w:t>
            </w:r>
            <w:r w:rsidR="00491363" w:rsidRPr="00D052CA">
              <w:rPr>
                <w:rFonts w:asciiTheme="minorHAnsi" w:hAnsiTheme="minorHAnsi"/>
                <w:sz w:val="18"/>
                <w:szCs w:val="18"/>
              </w:rPr>
              <w:t>M</w:t>
            </w:r>
            <w:r w:rsidRPr="00D052CA">
              <w:rPr>
                <w:rFonts w:asciiTheme="minorHAnsi" w:hAnsiTheme="minorHAnsi"/>
                <w:sz w:val="18"/>
                <w:szCs w:val="18"/>
              </w:rPr>
              <w:t xml:space="preserve">etering </w:t>
            </w:r>
            <w:r w:rsidR="00491363" w:rsidRPr="00D052CA">
              <w:rPr>
                <w:rFonts w:asciiTheme="minorHAnsi" w:hAnsiTheme="minorHAnsi"/>
                <w:sz w:val="18"/>
                <w:szCs w:val="18"/>
              </w:rPr>
              <w:t>D</w:t>
            </w:r>
            <w:r w:rsidRPr="00D052CA">
              <w:rPr>
                <w:rFonts w:asciiTheme="minorHAnsi" w:hAnsiTheme="minorHAnsi"/>
                <w:sz w:val="18"/>
                <w:szCs w:val="18"/>
              </w:rPr>
              <w:t>evice</w:t>
            </w:r>
          </w:p>
        </w:tc>
        <w:tc>
          <w:tcPr>
            <w:tcW w:w="2499" w:type="pct"/>
            <w:vAlign w:val="center"/>
          </w:tcPr>
          <w:p w14:paraId="7EB3F4EE" w14:textId="77777777" w:rsidR="001E16F8" w:rsidRPr="00D052CA" w:rsidRDefault="001E16F8" w:rsidP="00B721EB">
            <w:pPr>
              <w:rPr>
                <w:rFonts w:asciiTheme="minorHAnsi" w:hAnsiTheme="minorHAnsi"/>
                <w:sz w:val="18"/>
                <w:szCs w:val="18"/>
              </w:rPr>
            </w:pPr>
          </w:p>
        </w:tc>
      </w:tr>
      <w:tr w:rsidR="001E16F8" w:rsidRPr="00D052CA" w14:paraId="7EB3F4F3" w14:textId="77777777" w:rsidTr="00283830">
        <w:trPr>
          <w:cantSplit/>
          <w:trHeight w:val="288"/>
        </w:trPr>
        <w:tc>
          <w:tcPr>
            <w:tcW w:w="287" w:type="pct"/>
            <w:vAlign w:val="center"/>
          </w:tcPr>
          <w:p w14:paraId="7EB3F4F0"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02</w:t>
            </w:r>
          </w:p>
        </w:tc>
        <w:tc>
          <w:tcPr>
            <w:tcW w:w="2213" w:type="pct"/>
            <w:vAlign w:val="center"/>
          </w:tcPr>
          <w:p w14:paraId="7EB3F4F1" w14:textId="4421C75C" w:rsidR="001E16F8" w:rsidRPr="00D052CA" w:rsidRDefault="001E16F8" w:rsidP="00491363">
            <w:pPr>
              <w:keepNext/>
              <w:rPr>
                <w:rFonts w:asciiTheme="minorHAnsi" w:hAnsiTheme="minorHAnsi"/>
                <w:sz w:val="18"/>
                <w:szCs w:val="18"/>
              </w:rPr>
            </w:pPr>
            <w:r w:rsidRPr="00D052CA">
              <w:rPr>
                <w:rFonts w:asciiTheme="minorHAnsi" w:hAnsiTheme="minorHAnsi"/>
                <w:sz w:val="18"/>
                <w:szCs w:val="18"/>
              </w:rPr>
              <w:t xml:space="preserve">Superheat Method </w:t>
            </w:r>
            <w:r w:rsidR="00491363" w:rsidRPr="00D052CA">
              <w:rPr>
                <w:rFonts w:asciiTheme="minorHAnsi" w:hAnsiTheme="minorHAnsi"/>
                <w:sz w:val="18"/>
                <w:szCs w:val="18"/>
              </w:rPr>
              <w:t>A</w:t>
            </w:r>
            <w:r w:rsidRPr="00D052CA">
              <w:rPr>
                <w:rFonts w:asciiTheme="minorHAnsi" w:hAnsiTheme="minorHAnsi"/>
                <w:sz w:val="18"/>
                <w:szCs w:val="18"/>
              </w:rPr>
              <w:t xml:space="preserve">pplicability </w:t>
            </w:r>
            <w:r w:rsidR="00491363" w:rsidRPr="00D052CA">
              <w:rPr>
                <w:rFonts w:asciiTheme="minorHAnsi" w:hAnsiTheme="minorHAnsi"/>
                <w:sz w:val="18"/>
                <w:szCs w:val="18"/>
              </w:rPr>
              <w:t>S</w:t>
            </w:r>
            <w:r w:rsidRPr="00D052CA">
              <w:rPr>
                <w:rFonts w:asciiTheme="minorHAnsi" w:hAnsiTheme="minorHAnsi"/>
                <w:sz w:val="18"/>
                <w:szCs w:val="18"/>
              </w:rPr>
              <w:t>tatus</w:t>
            </w:r>
          </w:p>
        </w:tc>
        <w:tc>
          <w:tcPr>
            <w:tcW w:w="2499" w:type="pct"/>
            <w:vAlign w:val="center"/>
          </w:tcPr>
          <w:p w14:paraId="7EB3F4F2" w14:textId="77777777" w:rsidR="001E16F8" w:rsidRPr="00D052CA" w:rsidRDefault="001E16F8" w:rsidP="00B721EB">
            <w:pPr>
              <w:keepNext/>
              <w:rPr>
                <w:rFonts w:asciiTheme="minorHAnsi" w:hAnsiTheme="minorHAnsi"/>
                <w:sz w:val="18"/>
                <w:szCs w:val="18"/>
              </w:rPr>
            </w:pPr>
          </w:p>
        </w:tc>
      </w:tr>
    </w:tbl>
    <w:p w14:paraId="7EB3F4F4" w14:textId="77777777" w:rsidR="000B12F4" w:rsidRPr="00D052CA" w:rsidRDefault="000B12F4" w:rsidP="000B12F4">
      <w:pPr>
        <w:tabs>
          <w:tab w:val="left" w:pos="8540"/>
        </w:tabs>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4781"/>
        <w:gridCol w:w="5402"/>
      </w:tblGrid>
      <w:tr w:rsidR="001E16F8" w:rsidRPr="00D052CA" w14:paraId="7EB3F4F7" w14:textId="77777777" w:rsidTr="00283830">
        <w:trPr>
          <w:cantSplit/>
          <w:trHeight w:val="288"/>
        </w:trPr>
        <w:tc>
          <w:tcPr>
            <w:tcW w:w="5000" w:type="pct"/>
            <w:gridSpan w:val="3"/>
            <w:vAlign w:val="center"/>
          </w:tcPr>
          <w:p w14:paraId="7EB3F4F5" w14:textId="7C5E9BF2" w:rsidR="001E16F8" w:rsidRPr="00D052CA" w:rsidRDefault="001E16F8" w:rsidP="00B721EB">
            <w:pPr>
              <w:keepNext/>
              <w:rPr>
                <w:rFonts w:asciiTheme="minorHAnsi" w:hAnsiTheme="minorHAnsi"/>
                <w:b/>
                <w:szCs w:val="18"/>
              </w:rPr>
            </w:pPr>
            <w:r w:rsidRPr="00D052CA">
              <w:rPr>
                <w:rFonts w:asciiTheme="minorHAnsi" w:hAnsiTheme="minorHAnsi"/>
                <w:b/>
                <w:szCs w:val="18"/>
              </w:rPr>
              <w:lastRenderedPageBreak/>
              <w:t>C. Instrument Calibration</w:t>
            </w:r>
          </w:p>
          <w:p w14:paraId="7EB3F4F6" w14:textId="50630F02" w:rsidR="001E16F8" w:rsidRPr="00D052CA" w:rsidRDefault="007857EA" w:rsidP="00B721EB">
            <w:pPr>
              <w:keepNext/>
              <w:rPr>
                <w:rFonts w:asciiTheme="minorHAnsi" w:hAnsiTheme="minorHAnsi"/>
                <w:sz w:val="18"/>
                <w:szCs w:val="18"/>
              </w:rPr>
            </w:pPr>
            <w:r w:rsidRPr="00D052CA">
              <w:rPr>
                <w:rFonts w:asciiTheme="minorHAnsi" w:hAnsiTheme="minorHAnsi"/>
                <w:sz w:val="18"/>
                <w:szCs w:val="18"/>
              </w:rPr>
              <w:t xml:space="preserve">HERS Raters are required to calibrate their diagnostic tools. </w:t>
            </w:r>
            <w:r w:rsidR="001E16F8" w:rsidRPr="00D052CA">
              <w:rPr>
                <w:rFonts w:asciiTheme="minorHAnsi" w:hAnsiTheme="minorHAnsi"/>
                <w:sz w:val="18"/>
                <w:szCs w:val="18"/>
              </w:rPr>
              <w:t>Procedures for instrument calibration are given in Reference Residential Appendix RA3.2.2 and RA3.2.2.2</w:t>
            </w:r>
          </w:p>
        </w:tc>
      </w:tr>
      <w:tr w:rsidR="001E16F8" w:rsidRPr="00D052CA" w14:paraId="7EB3F4FB" w14:textId="77777777" w:rsidTr="00283830">
        <w:trPr>
          <w:cantSplit/>
          <w:trHeight w:val="288"/>
        </w:trPr>
        <w:tc>
          <w:tcPr>
            <w:tcW w:w="287" w:type="pct"/>
            <w:vAlign w:val="center"/>
          </w:tcPr>
          <w:p w14:paraId="7EB3F4F8"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01</w:t>
            </w:r>
          </w:p>
        </w:tc>
        <w:tc>
          <w:tcPr>
            <w:tcW w:w="2213" w:type="pct"/>
            <w:vAlign w:val="center"/>
          </w:tcPr>
          <w:p w14:paraId="7EB3F4F9" w14:textId="5EE9EB90"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Date of Digital Refrigerant Gauge Calibration</w:t>
            </w:r>
          </w:p>
        </w:tc>
        <w:tc>
          <w:tcPr>
            <w:tcW w:w="2500" w:type="pct"/>
            <w:vAlign w:val="center"/>
          </w:tcPr>
          <w:p w14:paraId="7EB3F4FA" w14:textId="77777777" w:rsidR="001E16F8" w:rsidRPr="00D052CA" w:rsidRDefault="001E16F8" w:rsidP="00B721EB">
            <w:pPr>
              <w:keepNext/>
              <w:rPr>
                <w:rFonts w:asciiTheme="minorHAnsi" w:hAnsiTheme="minorHAnsi"/>
                <w:sz w:val="18"/>
                <w:szCs w:val="18"/>
              </w:rPr>
            </w:pPr>
          </w:p>
        </w:tc>
      </w:tr>
      <w:tr w:rsidR="001E16F8" w:rsidRPr="00D052CA" w14:paraId="7EB3F4FF" w14:textId="77777777" w:rsidTr="00283830">
        <w:trPr>
          <w:cantSplit/>
          <w:trHeight w:val="288"/>
        </w:trPr>
        <w:tc>
          <w:tcPr>
            <w:tcW w:w="287" w:type="pct"/>
            <w:vAlign w:val="center"/>
          </w:tcPr>
          <w:p w14:paraId="7EB3F4FC"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02</w:t>
            </w:r>
          </w:p>
        </w:tc>
        <w:tc>
          <w:tcPr>
            <w:tcW w:w="2213" w:type="pct"/>
            <w:vAlign w:val="center"/>
          </w:tcPr>
          <w:p w14:paraId="7EB3F4FD" w14:textId="4EFED6AB"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Date of Digital Thermocouple Calibration</w:t>
            </w:r>
          </w:p>
        </w:tc>
        <w:tc>
          <w:tcPr>
            <w:tcW w:w="2500" w:type="pct"/>
            <w:vAlign w:val="center"/>
          </w:tcPr>
          <w:p w14:paraId="7EB3F4FE" w14:textId="77777777" w:rsidR="001E16F8" w:rsidRPr="00D052CA" w:rsidRDefault="001E16F8" w:rsidP="00B721EB">
            <w:pPr>
              <w:keepNext/>
              <w:rPr>
                <w:rFonts w:asciiTheme="minorHAnsi" w:hAnsiTheme="minorHAnsi"/>
                <w:sz w:val="18"/>
                <w:szCs w:val="18"/>
              </w:rPr>
            </w:pPr>
          </w:p>
        </w:tc>
      </w:tr>
      <w:tr w:rsidR="001E16F8" w:rsidRPr="00D052CA" w14:paraId="7EB3F503" w14:textId="77777777" w:rsidTr="00283830">
        <w:trPr>
          <w:cantSplit/>
          <w:trHeight w:val="288"/>
        </w:trPr>
        <w:tc>
          <w:tcPr>
            <w:tcW w:w="287" w:type="pct"/>
            <w:vAlign w:val="center"/>
          </w:tcPr>
          <w:p w14:paraId="7EB3F500"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03</w:t>
            </w:r>
          </w:p>
        </w:tc>
        <w:tc>
          <w:tcPr>
            <w:tcW w:w="2213" w:type="pct"/>
            <w:vAlign w:val="center"/>
          </w:tcPr>
          <w:p w14:paraId="7EB3F501" w14:textId="217E326B"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Digital Refrigerant Gauge Calibration Status</w:t>
            </w:r>
          </w:p>
        </w:tc>
        <w:tc>
          <w:tcPr>
            <w:tcW w:w="2500" w:type="pct"/>
            <w:vAlign w:val="center"/>
          </w:tcPr>
          <w:p w14:paraId="7EB3F502" w14:textId="77777777" w:rsidR="001E16F8" w:rsidRPr="00D052CA" w:rsidRDefault="001E16F8" w:rsidP="00B721EB">
            <w:pPr>
              <w:keepNext/>
              <w:rPr>
                <w:rFonts w:asciiTheme="minorHAnsi" w:hAnsiTheme="minorHAnsi"/>
                <w:sz w:val="18"/>
                <w:szCs w:val="18"/>
              </w:rPr>
            </w:pPr>
          </w:p>
        </w:tc>
      </w:tr>
      <w:tr w:rsidR="001E16F8" w:rsidRPr="00D052CA" w14:paraId="7EB3F507" w14:textId="77777777" w:rsidTr="00283830">
        <w:trPr>
          <w:cantSplit/>
          <w:trHeight w:val="288"/>
        </w:trPr>
        <w:tc>
          <w:tcPr>
            <w:tcW w:w="287" w:type="pct"/>
            <w:vAlign w:val="center"/>
          </w:tcPr>
          <w:p w14:paraId="7EB3F504" w14:textId="77777777"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04</w:t>
            </w:r>
          </w:p>
        </w:tc>
        <w:tc>
          <w:tcPr>
            <w:tcW w:w="2213" w:type="pct"/>
            <w:vAlign w:val="center"/>
          </w:tcPr>
          <w:p w14:paraId="7EB3F505" w14:textId="0160F39D"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Digital Thermocouple Calibration Status</w:t>
            </w:r>
          </w:p>
        </w:tc>
        <w:tc>
          <w:tcPr>
            <w:tcW w:w="2500" w:type="pct"/>
            <w:vAlign w:val="center"/>
          </w:tcPr>
          <w:p w14:paraId="7EB3F506" w14:textId="77777777" w:rsidR="001E16F8" w:rsidRPr="00D052CA" w:rsidRDefault="001E16F8" w:rsidP="00B721EB">
            <w:pPr>
              <w:keepNext/>
              <w:rPr>
                <w:rFonts w:asciiTheme="minorHAnsi" w:hAnsiTheme="minorHAnsi"/>
                <w:sz w:val="18"/>
                <w:szCs w:val="18"/>
              </w:rPr>
            </w:pPr>
          </w:p>
        </w:tc>
      </w:tr>
    </w:tbl>
    <w:p w14:paraId="7EB3F508" w14:textId="77777777" w:rsidR="001E16F8" w:rsidRPr="00D052CA" w:rsidRDefault="001E16F8" w:rsidP="001E16F8">
      <w:pPr>
        <w:tabs>
          <w:tab w:val="left" w:pos="8540"/>
        </w:tabs>
        <w:spacing w:after="120"/>
        <w:rPr>
          <w:rFonts w:asciiTheme="minorHAnsi" w:hAnsiTheme="minorHAnsi"/>
          <w:b/>
          <w:sz w:val="18"/>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18"/>
        <w:gridCol w:w="4847"/>
        <w:gridCol w:w="5236"/>
      </w:tblGrid>
      <w:tr w:rsidR="001E16F8" w:rsidRPr="00D052CA" w14:paraId="7EB3F50B" w14:textId="77777777" w:rsidTr="00792D93">
        <w:trPr>
          <w:cantSplit/>
          <w:trHeight w:val="251"/>
        </w:trPr>
        <w:tc>
          <w:tcPr>
            <w:tcW w:w="5000" w:type="pct"/>
            <w:gridSpan w:val="3"/>
            <w:vAlign w:val="center"/>
          </w:tcPr>
          <w:p w14:paraId="7EB3F509" w14:textId="46D24D3A" w:rsidR="001E16F8" w:rsidRPr="00D052CA" w:rsidRDefault="001E16F8" w:rsidP="00B721EB">
            <w:pPr>
              <w:pStyle w:val="Header"/>
              <w:keepNext/>
              <w:tabs>
                <w:tab w:val="clear" w:pos="4320"/>
                <w:tab w:val="clear" w:pos="8640"/>
              </w:tabs>
              <w:rPr>
                <w:rFonts w:asciiTheme="minorHAnsi" w:hAnsiTheme="minorHAnsi"/>
                <w:b/>
                <w:szCs w:val="18"/>
              </w:rPr>
            </w:pPr>
            <w:r w:rsidRPr="00D052CA">
              <w:rPr>
                <w:rFonts w:asciiTheme="minorHAnsi" w:hAnsiTheme="minorHAnsi"/>
                <w:b/>
                <w:szCs w:val="18"/>
              </w:rPr>
              <w:t>D. Measurement Access Hole (MAH) Verification</w:t>
            </w:r>
          </w:p>
          <w:p w14:paraId="7EB3F50A" w14:textId="04D7B678" w:rsidR="001E16F8" w:rsidRPr="00D052CA" w:rsidRDefault="007857EA" w:rsidP="00B721EB">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 xml:space="preserve">HERS Raters are required to visually field verify MAH. </w:t>
            </w:r>
            <w:r w:rsidR="001E16F8" w:rsidRPr="00D052CA">
              <w:rPr>
                <w:rFonts w:asciiTheme="minorHAnsi" w:hAnsiTheme="minorHAnsi"/>
                <w:sz w:val="18"/>
                <w:szCs w:val="18"/>
              </w:rPr>
              <w:t>Procedures for installing MAH are specified in Reference Residential Appendix RA3.2.2.3</w:t>
            </w:r>
            <w:r w:rsidRPr="00D052CA">
              <w:rPr>
                <w:rFonts w:asciiTheme="minorHAnsi" w:hAnsiTheme="minorHAnsi"/>
                <w:sz w:val="18"/>
                <w:szCs w:val="18"/>
              </w:rPr>
              <w:t>.</w:t>
            </w:r>
          </w:p>
        </w:tc>
      </w:tr>
      <w:tr w:rsidR="001E16F8" w:rsidRPr="00D052CA" w14:paraId="7EB3F50F" w14:textId="77777777" w:rsidTr="00792D93">
        <w:trPr>
          <w:cantSplit/>
          <w:trHeight w:val="251"/>
        </w:trPr>
        <w:tc>
          <w:tcPr>
            <w:tcW w:w="332" w:type="pct"/>
            <w:vAlign w:val="center"/>
          </w:tcPr>
          <w:p w14:paraId="7EB3F50C" w14:textId="77777777" w:rsidR="001E16F8" w:rsidRPr="00D052CA" w:rsidRDefault="001E16F8" w:rsidP="00B721EB">
            <w:pPr>
              <w:pStyle w:val="IndexHeading"/>
              <w:keepNext/>
              <w:ind w:left="-115"/>
              <w:jc w:val="center"/>
              <w:rPr>
                <w:rFonts w:asciiTheme="minorHAnsi" w:hAnsiTheme="minorHAnsi"/>
                <w:b w:val="0"/>
                <w:bCs/>
                <w:sz w:val="18"/>
                <w:szCs w:val="18"/>
              </w:rPr>
            </w:pPr>
            <w:r w:rsidRPr="00D052CA">
              <w:rPr>
                <w:rFonts w:asciiTheme="minorHAnsi" w:hAnsiTheme="minorHAnsi"/>
                <w:b w:val="0"/>
                <w:bCs/>
                <w:sz w:val="18"/>
                <w:szCs w:val="18"/>
              </w:rPr>
              <w:t>01</w:t>
            </w:r>
          </w:p>
        </w:tc>
        <w:tc>
          <w:tcPr>
            <w:tcW w:w="2244" w:type="pct"/>
            <w:tcMar>
              <w:left w:w="115" w:type="dxa"/>
              <w:right w:w="101" w:type="dxa"/>
            </w:tcMar>
            <w:vAlign w:val="center"/>
          </w:tcPr>
          <w:p w14:paraId="7EB3F50D" w14:textId="70E3DC0D"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Method </w:t>
            </w:r>
            <w:r w:rsidR="002D2DFC" w:rsidRPr="00D052CA">
              <w:rPr>
                <w:rFonts w:asciiTheme="minorHAnsi" w:hAnsiTheme="minorHAnsi"/>
                <w:sz w:val="18"/>
                <w:szCs w:val="18"/>
              </w:rPr>
              <w:t>U</w:t>
            </w:r>
            <w:r w:rsidRPr="00D052CA">
              <w:rPr>
                <w:rFonts w:asciiTheme="minorHAnsi" w:hAnsiTheme="minorHAnsi"/>
                <w:sz w:val="18"/>
                <w:szCs w:val="18"/>
              </w:rPr>
              <w:t xml:space="preserve">sed to </w:t>
            </w:r>
            <w:r w:rsidR="002D2DFC" w:rsidRPr="00D052CA">
              <w:rPr>
                <w:rFonts w:asciiTheme="minorHAnsi" w:hAnsiTheme="minorHAnsi"/>
                <w:sz w:val="18"/>
                <w:szCs w:val="18"/>
              </w:rPr>
              <w:t>D</w:t>
            </w:r>
            <w:r w:rsidRPr="00D052CA">
              <w:rPr>
                <w:rFonts w:asciiTheme="minorHAnsi" w:hAnsiTheme="minorHAnsi"/>
                <w:sz w:val="18"/>
                <w:szCs w:val="18"/>
              </w:rPr>
              <w:t xml:space="preserve">emonstrate </w:t>
            </w:r>
            <w:r w:rsidR="002D2DFC" w:rsidRPr="00D052CA">
              <w:rPr>
                <w:rFonts w:asciiTheme="minorHAnsi" w:hAnsiTheme="minorHAnsi"/>
                <w:sz w:val="18"/>
                <w:szCs w:val="18"/>
              </w:rPr>
              <w:t>C</w:t>
            </w:r>
            <w:r w:rsidRPr="00D052CA">
              <w:rPr>
                <w:rFonts w:asciiTheme="minorHAnsi" w:hAnsiTheme="minorHAnsi"/>
                <w:sz w:val="18"/>
                <w:szCs w:val="18"/>
              </w:rPr>
              <w:t xml:space="preserve">ompliance with the Measurement Access Hole (MAH) </w:t>
            </w:r>
            <w:r w:rsidR="002D2DFC" w:rsidRPr="00D052CA">
              <w:rPr>
                <w:rFonts w:asciiTheme="minorHAnsi" w:hAnsiTheme="minorHAnsi"/>
                <w:sz w:val="18"/>
                <w:szCs w:val="18"/>
              </w:rPr>
              <w:t>R</w:t>
            </w:r>
            <w:r w:rsidRPr="00D052CA">
              <w:rPr>
                <w:rFonts w:asciiTheme="minorHAnsi" w:hAnsiTheme="minorHAnsi"/>
                <w:sz w:val="18"/>
                <w:szCs w:val="18"/>
              </w:rPr>
              <w:t>equirement</w:t>
            </w:r>
          </w:p>
        </w:tc>
        <w:tc>
          <w:tcPr>
            <w:tcW w:w="2425" w:type="pct"/>
            <w:tcMar>
              <w:left w:w="115" w:type="dxa"/>
              <w:right w:w="101" w:type="dxa"/>
            </w:tcMar>
            <w:vAlign w:val="center"/>
          </w:tcPr>
          <w:p w14:paraId="7EB3F50E" w14:textId="77777777" w:rsidR="001E16F8" w:rsidRPr="00D052CA" w:rsidRDefault="001E16F8" w:rsidP="00B721EB">
            <w:pPr>
              <w:pStyle w:val="ListParagraph"/>
              <w:keepNext/>
              <w:rPr>
                <w:rFonts w:asciiTheme="minorHAnsi" w:hAnsiTheme="minorHAnsi"/>
                <w:sz w:val="18"/>
                <w:szCs w:val="18"/>
              </w:rPr>
            </w:pPr>
          </w:p>
        </w:tc>
      </w:tr>
    </w:tbl>
    <w:p w14:paraId="7EB3F510" w14:textId="77777777" w:rsidR="001E16F8" w:rsidRPr="00D052CA" w:rsidRDefault="001E16F8" w:rsidP="001E16F8">
      <w:pPr>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39646C" w:rsidRPr="00D052CA" w14:paraId="048AA4EC" w14:textId="77777777" w:rsidTr="0039646C">
        <w:trPr>
          <w:cantSplit/>
        </w:trPr>
        <w:tc>
          <w:tcPr>
            <w:tcW w:w="10998" w:type="dxa"/>
            <w:gridSpan w:val="4"/>
          </w:tcPr>
          <w:p w14:paraId="20763154" w14:textId="77777777" w:rsidR="0039646C" w:rsidRPr="00D052CA" w:rsidRDefault="0039646C" w:rsidP="0039646C">
            <w:pPr>
              <w:keepNext/>
              <w:rPr>
                <w:rFonts w:ascii="Calibri" w:hAnsi="Calibri"/>
                <w:b/>
              </w:rPr>
            </w:pPr>
            <w:r w:rsidRPr="00D052CA">
              <w:rPr>
                <w:rFonts w:ascii="Calibri" w:hAnsi="Calibri"/>
                <w:b/>
              </w:rPr>
              <w:t>E. Minimum System Airflow Rate Verification</w:t>
            </w:r>
          </w:p>
          <w:p w14:paraId="714F26A6" w14:textId="77777777" w:rsidR="0039646C" w:rsidRPr="00D052CA" w:rsidRDefault="0039646C" w:rsidP="0039646C">
            <w:pPr>
              <w:keepNext/>
              <w:rPr>
                <w:rFonts w:ascii="Calibri" w:hAnsi="Calibri"/>
                <w:sz w:val="18"/>
              </w:rPr>
            </w:pPr>
            <w:r w:rsidRPr="00D052CA">
              <w:rPr>
                <w:rFonts w:ascii="Calibri" w:hAnsi="Calibri"/>
                <w:sz w:val="18"/>
              </w:rPr>
              <w:t>Procedures for verifying minimum system airflow are specified in Reference Residential Appendix RA3.3.3.</w:t>
            </w:r>
          </w:p>
        </w:tc>
      </w:tr>
      <w:tr w:rsidR="0039646C" w:rsidRPr="00D052CA" w14:paraId="15E3B5CE" w14:textId="77777777" w:rsidTr="0039646C">
        <w:trPr>
          <w:cantSplit/>
          <w:trHeight w:val="305"/>
        </w:trPr>
        <w:tc>
          <w:tcPr>
            <w:tcW w:w="2988" w:type="dxa"/>
            <w:gridSpan w:val="2"/>
            <w:vAlign w:val="center"/>
          </w:tcPr>
          <w:p w14:paraId="55E59387"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01</w:t>
            </w:r>
          </w:p>
        </w:tc>
        <w:tc>
          <w:tcPr>
            <w:tcW w:w="3330" w:type="dxa"/>
          </w:tcPr>
          <w:p w14:paraId="635978CF"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02</w:t>
            </w:r>
          </w:p>
        </w:tc>
        <w:tc>
          <w:tcPr>
            <w:tcW w:w="4680" w:type="dxa"/>
            <w:vAlign w:val="center"/>
          </w:tcPr>
          <w:p w14:paraId="7A7C8413"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03</w:t>
            </w:r>
          </w:p>
        </w:tc>
      </w:tr>
      <w:tr w:rsidR="0039646C" w:rsidRPr="00D052CA" w14:paraId="524EFAFB" w14:textId="77777777" w:rsidTr="0039646C">
        <w:trPr>
          <w:cantSplit/>
          <w:trHeight w:val="882"/>
        </w:trPr>
        <w:tc>
          <w:tcPr>
            <w:tcW w:w="2988" w:type="dxa"/>
            <w:gridSpan w:val="2"/>
            <w:tcBorders>
              <w:top w:val="nil"/>
            </w:tcBorders>
            <w:vAlign w:val="bottom"/>
          </w:tcPr>
          <w:p w14:paraId="5BC25EB3"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Indoor Unit Name or Description of Area Served</w:t>
            </w:r>
          </w:p>
        </w:tc>
        <w:tc>
          <w:tcPr>
            <w:tcW w:w="3330" w:type="dxa"/>
            <w:tcBorders>
              <w:top w:val="nil"/>
            </w:tcBorders>
            <w:vAlign w:val="bottom"/>
          </w:tcPr>
          <w:p w14:paraId="4AB7E214" w14:textId="77777777" w:rsidR="0039646C" w:rsidRPr="00D052CA" w:rsidRDefault="0039646C" w:rsidP="0039646C">
            <w:pPr>
              <w:keepNext/>
              <w:jc w:val="center"/>
              <w:rPr>
                <w:rFonts w:ascii="Calibri" w:hAnsi="Calibri"/>
                <w:sz w:val="18"/>
                <w:szCs w:val="18"/>
              </w:rPr>
            </w:pPr>
            <w:r w:rsidRPr="00D052CA">
              <w:rPr>
                <w:rFonts w:ascii="Calibri" w:hAnsi="Calibri"/>
              </w:rPr>
              <w:t>Minimum Required System Airflow Rate (cfm)</w:t>
            </w:r>
          </w:p>
        </w:tc>
        <w:tc>
          <w:tcPr>
            <w:tcW w:w="4680" w:type="dxa"/>
            <w:tcBorders>
              <w:top w:val="nil"/>
            </w:tcBorders>
            <w:vAlign w:val="bottom"/>
          </w:tcPr>
          <w:p w14:paraId="0B68E612"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System Airflow Rate Verification Status</w:t>
            </w:r>
          </w:p>
        </w:tc>
      </w:tr>
      <w:tr w:rsidR="0039646C" w:rsidRPr="00D052CA" w14:paraId="61E55F5A" w14:textId="77777777" w:rsidTr="0039646C">
        <w:trPr>
          <w:cantSplit/>
          <w:trHeight w:val="350"/>
        </w:trPr>
        <w:tc>
          <w:tcPr>
            <w:tcW w:w="2988" w:type="dxa"/>
            <w:gridSpan w:val="2"/>
          </w:tcPr>
          <w:p w14:paraId="3AFF6319" w14:textId="77777777" w:rsidR="0039646C" w:rsidRPr="00D052CA" w:rsidRDefault="0039646C" w:rsidP="0039646C">
            <w:pPr>
              <w:keepNext/>
              <w:rPr>
                <w:rFonts w:ascii="Calibri" w:hAnsi="Calibri"/>
                <w:sz w:val="14"/>
                <w:szCs w:val="14"/>
              </w:rPr>
            </w:pPr>
          </w:p>
        </w:tc>
        <w:tc>
          <w:tcPr>
            <w:tcW w:w="3330" w:type="dxa"/>
          </w:tcPr>
          <w:p w14:paraId="72898FD8" w14:textId="77777777" w:rsidR="0039646C" w:rsidRPr="00D052CA" w:rsidRDefault="0039646C" w:rsidP="0039646C">
            <w:pPr>
              <w:keepNext/>
              <w:rPr>
                <w:rFonts w:ascii="Calibri" w:hAnsi="Calibri"/>
                <w:sz w:val="14"/>
                <w:szCs w:val="14"/>
              </w:rPr>
            </w:pPr>
          </w:p>
        </w:tc>
        <w:tc>
          <w:tcPr>
            <w:tcW w:w="4680" w:type="dxa"/>
          </w:tcPr>
          <w:p w14:paraId="2260428A" w14:textId="77777777" w:rsidR="0039646C" w:rsidRPr="00D052CA" w:rsidRDefault="0039646C" w:rsidP="0039646C">
            <w:pPr>
              <w:keepNext/>
              <w:rPr>
                <w:rFonts w:ascii="Calibri" w:hAnsi="Calibri"/>
                <w:sz w:val="16"/>
                <w:szCs w:val="16"/>
              </w:rPr>
            </w:pPr>
          </w:p>
        </w:tc>
      </w:tr>
      <w:tr w:rsidR="0039646C" w:rsidRPr="00D052CA" w14:paraId="0159EDA9" w14:textId="77777777" w:rsidTr="0039646C">
        <w:trPr>
          <w:cantSplit/>
          <w:trHeight w:val="341"/>
        </w:trPr>
        <w:tc>
          <w:tcPr>
            <w:tcW w:w="2988" w:type="dxa"/>
            <w:gridSpan w:val="2"/>
          </w:tcPr>
          <w:p w14:paraId="3787FAE1" w14:textId="77777777" w:rsidR="0039646C" w:rsidRPr="00D052CA" w:rsidRDefault="0039646C" w:rsidP="0039646C">
            <w:pPr>
              <w:keepNext/>
              <w:rPr>
                <w:rFonts w:ascii="Calibri" w:hAnsi="Calibri"/>
                <w:sz w:val="16"/>
                <w:szCs w:val="16"/>
              </w:rPr>
            </w:pPr>
          </w:p>
        </w:tc>
        <w:tc>
          <w:tcPr>
            <w:tcW w:w="3330" w:type="dxa"/>
          </w:tcPr>
          <w:p w14:paraId="76B054E3" w14:textId="77777777" w:rsidR="0039646C" w:rsidRPr="00D052CA" w:rsidRDefault="0039646C" w:rsidP="0039646C">
            <w:pPr>
              <w:keepNext/>
              <w:rPr>
                <w:rFonts w:ascii="Calibri" w:hAnsi="Calibri"/>
                <w:sz w:val="16"/>
                <w:szCs w:val="16"/>
              </w:rPr>
            </w:pPr>
          </w:p>
        </w:tc>
        <w:tc>
          <w:tcPr>
            <w:tcW w:w="4680" w:type="dxa"/>
          </w:tcPr>
          <w:p w14:paraId="65B58FC9" w14:textId="77777777" w:rsidR="0039646C" w:rsidRPr="00D052CA" w:rsidRDefault="0039646C" w:rsidP="0039646C">
            <w:pPr>
              <w:keepNext/>
              <w:rPr>
                <w:rFonts w:ascii="Calibri" w:hAnsi="Calibri"/>
                <w:sz w:val="16"/>
                <w:szCs w:val="16"/>
              </w:rPr>
            </w:pPr>
          </w:p>
        </w:tc>
      </w:tr>
      <w:tr w:rsidR="0039646C" w:rsidRPr="00D052CA" w14:paraId="22AE4761" w14:textId="77777777" w:rsidTr="0039646C">
        <w:tblPrEx>
          <w:tblLook w:val="0000" w:firstRow="0" w:lastRow="0" w:firstColumn="0" w:lastColumn="0" w:noHBand="0" w:noVBand="0"/>
        </w:tblPrEx>
        <w:trPr>
          <w:trHeight w:val="269"/>
        </w:trPr>
        <w:tc>
          <w:tcPr>
            <w:tcW w:w="467" w:type="dxa"/>
            <w:vAlign w:val="center"/>
          </w:tcPr>
          <w:p w14:paraId="71FF257D" w14:textId="77777777" w:rsidR="0039646C" w:rsidRPr="00D052CA" w:rsidRDefault="0039646C" w:rsidP="0039646C">
            <w:pPr>
              <w:keepNext/>
              <w:jc w:val="center"/>
              <w:rPr>
                <w:rFonts w:ascii="Calibri" w:hAnsi="Calibri"/>
              </w:rPr>
            </w:pPr>
            <w:r w:rsidRPr="00D052CA">
              <w:rPr>
                <w:rFonts w:ascii="Calibri" w:hAnsi="Calibri"/>
              </w:rPr>
              <w:t>04</w:t>
            </w:r>
          </w:p>
        </w:tc>
        <w:tc>
          <w:tcPr>
            <w:tcW w:w="10531" w:type="dxa"/>
            <w:gridSpan w:val="3"/>
          </w:tcPr>
          <w:p w14:paraId="644E15FC" w14:textId="77777777" w:rsidR="0039646C" w:rsidRPr="00D052CA" w:rsidRDefault="0039646C" w:rsidP="0039646C">
            <w:pPr>
              <w:keepNext/>
              <w:rPr>
                <w:rFonts w:ascii="Calibri" w:hAnsi="Calibri"/>
                <w:sz w:val="18"/>
                <w:szCs w:val="18"/>
              </w:rPr>
            </w:pPr>
            <w:r w:rsidRPr="00D052CA">
              <w:rPr>
                <w:rFonts w:ascii="Calibri" w:hAnsi="Calibri"/>
                <w:sz w:val="18"/>
                <w:szCs w:val="18"/>
              </w:rPr>
              <w:t xml:space="preserve">Compliance Statement: </w:t>
            </w:r>
          </w:p>
        </w:tc>
      </w:tr>
      <w:tr w:rsidR="0039646C" w:rsidRPr="00D052CA" w14:paraId="6091427B" w14:textId="77777777" w:rsidTr="0039646C">
        <w:trPr>
          <w:cantSplit/>
        </w:trPr>
        <w:tc>
          <w:tcPr>
            <w:tcW w:w="10998" w:type="dxa"/>
            <w:gridSpan w:val="4"/>
          </w:tcPr>
          <w:p w14:paraId="12F51E1F" w14:textId="77777777" w:rsidR="0039646C" w:rsidRPr="00D052CA" w:rsidRDefault="0039646C" w:rsidP="0039646C">
            <w:pPr>
              <w:rPr>
                <w:rFonts w:ascii="Calibri" w:hAnsi="Calibri"/>
                <w:sz w:val="18"/>
                <w:szCs w:val="18"/>
              </w:rPr>
            </w:pPr>
            <w:r w:rsidRPr="00D052CA">
              <w:rPr>
                <w:rFonts w:ascii="Calibri" w:hAnsi="Calibri"/>
                <w:sz w:val="18"/>
                <w:szCs w:val="18"/>
              </w:rPr>
              <w:t>Notes:</w:t>
            </w:r>
          </w:p>
        </w:tc>
      </w:tr>
    </w:tbl>
    <w:p w14:paraId="7EB3F51C" w14:textId="77777777" w:rsidR="001E16F8" w:rsidRPr="00D052CA" w:rsidRDefault="001E16F8" w:rsidP="001E16F8">
      <w:pPr>
        <w:rPr>
          <w:rFonts w:asciiTheme="minorHAnsi" w:hAnsiTheme="minorHAnsi"/>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9"/>
        <w:gridCol w:w="4781"/>
        <w:gridCol w:w="5392"/>
      </w:tblGrid>
      <w:tr w:rsidR="001E16F8" w:rsidRPr="00D052CA" w14:paraId="7EB3F51F" w14:textId="77777777" w:rsidTr="00792D93">
        <w:trPr>
          <w:cantSplit/>
          <w:trHeight w:val="288"/>
        </w:trPr>
        <w:tc>
          <w:tcPr>
            <w:tcW w:w="5000" w:type="pct"/>
            <w:gridSpan w:val="3"/>
            <w:vAlign w:val="center"/>
          </w:tcPr>
          <w:p w14:paraId="7EB3F51D" w14:textId="744AF594" w:rsidR="001E16F8" w:rsidRPr="00D052CA" w:rsidRDefault="001E16F8" w:rsidP="00B721EB">
            <w:pPr>
              <w:keepNext/>
              <w:rPr>
                <w:rFonts w:asciiTheme="minorHAnsi" w:hAnsiTheme="minorHAnsi"/>
                <w:b/>
                <w:szCs w:val="18"/>
              </w:rPr>
            </w:pPr>
            <w:r w:rsidRPr="00D052CA">
              <w:rPr>
                <w:rFonts w:asciiTheme="minorHAnsi" w:hAnsiTheme="minorHAnsi"/>
                <w:b/>
                <w:szCs w:val="18"/>
              </w:rPr>
              <w:t>F. Data Collection</w:t>
            </w:r>
          </w:p>
          <w:p w14:paraId="7EB3F51E" w14:textId="665FF21B" w:rsidR="001E16F8" w:rsidRPr="00D052CA" w:rsidRDefault="007857EA" w:rsidP="00B721EB">
            <w:pPr>
              <w:keepNext/>
              <w:rPr>
                <w:rFonts w:asciiTheme="minorHAnsi" w:hAnsiTheme="minorHAnsi"/>
                <w:sz w:val="18"/>
                <w:szCs w:val="18"/>
              </w:rPr>
            </w:pPr>
            <w:r w:rsidRPr="00D052CA">
              <w:rPr>
                <w:rFonts w:asciiTheme="minorHAnsi" w:hAnsiTheme="minorHAnsi"/>
                <w:sz w:val="18"/>
                <w:szCs w:val="18"/>
              </w:rPr>
              <w:t xml:space="preserve">HERS Rater must independently collect all data in this section. </w:t>
            </w:r>
            <w:r w:rsidR="001E16F8" w:rsidRPr="00D052CA">
              <w:rPr>
                <w:rFonts w:asciiTheme="minorHAnsi" w:hAnsiTheme="minorHAnsi"/>
                <w:sz w:val="18"/>
                <w:szCs w:val="18"/>
              </w:rPr>
              <w:t>Procedures for determining Refrigerant Charge using the Standard Charge Verification Procedure are given in Reference Residential Appendix RA3.2.2 and RA3.2.2.2</w:t>
            </w:r>
          </w:p>
        </w:tc>
      </w:tr>
      <w:tr w:rsidR="001E16F8" w:rsidRPr="00D052CA" w14:paraId="7EB3F523" w14:textId="77777777" w:rsidTr="00792D93">
        <w:trPr>
          <w:cantSplit/>
          <w:trHeight w:val="288"/>
        </w:trPr>
        <w:tc>
          <w:tcPr>
            <w:tcW w:w="287" w:type="pct"/>
            <w:vAlign w:val="center"/>
          </w:tcPr>
          <w:p w14:paraId="7EB3F520" w14:textId="77777777" w:rsidR="001E16F8" w:rsidRPr="00D052CA" w:rsidRDefault="001E16F8" w:rsidP="00481126">
            <w:pPr>
              <w:pStyle w:val="Header"/>
              <w:keepNext/>
              <w:tabs>
                <w:tab w:val="clear" w:pos="4320"/>
                <w:tab w:val="clear" w:pos="8640"/>
              </w:tabs>
              <w:jc w:val="center"/>
              <w:rPr>
                <w:rFonts w:asciiTheme="minorHAnsi" w:hAnsiTheme="minorHAnsi"/>
                <w:sz w:val="18"/>
                <w:szCs w:val="18"/>
              </w:rPr>
            </w:pPr>
            <w:r w:rsidRPr="00D052CA">
              <w:rPr>
                <w:rFonts w:asciiTheme="minorHAnsi" w:hAnsiTheme="minorHAnsi"/>
                <w:sz w:val="18"/>
                <w:szCs w:val="18"/>
              </w:rPr>
              <w:t>01</w:t>
            </w:r>
          </w:p>
        </w:tc>
        <w:tc>
          <w:tcPr>
            <w:tcW w:w="2215" w:type="pct"/>
            <w:vAlign w:val="center"/>
          </w:tcPr>
          <w:p w14:paraId="7EB3F521" w14:textId="7ABC1A0F" w:rsidR="001E16F8" w:rsidRPr="00D052CA" w:rsidRDefault="001E16F8" w:rsidP="002D2DFC">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 xml:space="preserve">Lowest </w:t>
            </w:r>
            <w:r w:rsidR="00491363" w:rsidRPr="00D052CA">
              <w:rPr>
                <w:rFonts w:asciiTheme="minorHAnsi" w:hAnsiTheme="minorHAnsi"/>
                <w:sz w:val="18"/>
                <w:szCs w:val="18"/>
              </w:rPr>
              <w:t>R</w:t>
            </w:r>
            <w:r w:rsidRPr="00D052CA">
              <w:rPr>
                <w:rFonts w:asciiTheme="minorHAnsi" w:hAnsiTheme="minorHAnsi"/>
                <w:sz w:val="18"/>
                <w:szCs w:val="18"/>
              </w:rPr>
              <w:t xml:space="preserve">eturn </w:t>
            </w:r>
            <w:r w:rsidR="00491363" w:rsidRPr="00D052CA">
              <w:rPr>
                <w:rFonts w:asciiTheme="minorHAnsi" w:hAnsiTheme="minorHAnsi"/>
                <w:sz w:val="18"/>
                <w:szCs w:val="18"/>
              </w:rPr>
              <w:t>A</w:t>
            </w:r>
            <w:r w:rsidRPr="00D052CA">
              <w:rPr>
                <w:rFonts w:asciiTheme="minorHAnsi" w:hAnsiTheme="minorHAnsi"/>
                <w:sz w:val="18"/>
                <w:szCs w:val="18"/>
              </w:rPr>
              <w:t xml:space="preserve">ir </w:t>
            </w:r>
            <w:r w:rsidR="00491363" w:rsidRPr="00D052CA">
              <w:rPr>
                <w:rFonts w:asciiTheme="minorHAnsi" w:hAnsiTheme="minorHAnsi"/>
                <w:sz w:val="18"/>
                <w:szCs w:val="18"/>
              </w:rPr>
              <w:t>D</w:t>
            </w:r>
            <w:r w:rsidRPr="00D052CA">
              <w:rPr>
                <w:rFonts w:asciiTheme="minorHAnsi" w:hAnsiTheme="minorHAnsi"/>
                <w:sz w:val="18"/>
                <w:szCs w:val="18"/>
              </w:rPr>
              <w:t>ry</w:t>
            </w:r>
            <w:r w:rsidR="00491363" w:rsidRPr="00D052CA">
              <w:rPr>
                <w:rFonts w:asciiTheme="minorHAnsi" w:hAnsiTheme="minorHAnsi"/>
                <w:sz w:val="18"/>
                <w:szCs w:val="18"/>
              </w:rPr>
              <w:t>-</w:t>
            </w:r>
            <w:r w:rsidRPr="00D052CA">
              <w:rPr>
                <w:rFonts w:asciiTheme="minorHAnsi" w:hAnsiTheme="minorHAnsi"/>
                <w:sz w:val="18"/>
                <w:szCs w:val="18"/>
              </w:rPr>
              <w:t xml:space="preserve">bulb </w:t>
            </w:r>
            <w:r w:rsidR="00491363" w:rsidRPr="00D052CA">
              <w:rPr>
                <w:rFonts w:asciiTheme="minorHAnsi" w:hAnsiTheme="minorHAnsi"/>
                <w:sz w:val="18"/>
                <w:szCs w:val="18"/>
              </w:rPr>
              <w:t>T</w:t>
            </w:r>
            <w:r w:rsidRPr="00D052CA">
              <w:rPr>
                <w:rFonts w:asciiTheme="minorHAnsi" w:hAnsiTheme="minorHAnsi"/>
                <w:sz w:val="18"/>
                <w:szCs w:val="18"/>
              </w:rPr>
              <w:t xml:space="preserve">emperature that </w:t>
            </w:r>
            <w:r w:rsidR="00491363" w:rsidRPr="00D052CA">
              <w:rPr>
                <w:rFonts w:asciiTheme="minorHAnsi" w:hAnsiTheme="minorHAnsi"/>
                <w:sz w:val="18"/>
                <w:szCs w:val="18"/>
              </w:rPr>
              <w:t>O</w:t>
            </w:r>
            <w:r w:rsidRPr="00D052CA">
              <w:rPr>
                <w:rFonts w:asciiTheme="minorHAnsi" w:hAnsiTheme="minorHAnsi"/>
                <w:sz w:val="18"/>
                <w:szCs w:val="18"/>
              </w:rPr>
              <w:t xml:space="preserve">ccurred </w:t>
            </w:r>
            <w:r w:rsidR="00491363" w:rsidRPr="00D052CA">
              <w:rPr>
                <w:rFonts w:asciiTheme="minorHAnsi" w:hAnsiTheme="minorHAnsi"/>
                <w:sz w:val="18"/>
                <w:szCs w:val="18"/>
              </w:rPr>
              <w:t>D</w:t>
            </w:r>
            <w:r w:rsidRPr="00D052CA">
              <w:rPr>
                <w:rFonts w:asciiTheme="minorHAnsi" w:hAnsiTheme="minorHAnsi"/>
                <w:sz w:val="18"/>
                <w:szCs w:val="18"/>
              </w:rPr>
              <w:t xml:space="preserve">uring the </w:t>
            </w:r>
            <w:r w:rsidR="00491363" w:rsidRPr="00D052CA">
              <w:rPr>
                <w:rFonts w:asciiTheme="minorHAnsi" w:hAnsiTheme="minorHAnsi"/>
                <w:sz w:val="18"/>
                <w:szCs w:val="18"/>
              </w:rPr>
              <w:t>R</w:t>
            </w:r>
            <w:r w:rsidRPr="00D052CA">
              <w:rPr>
                <w:rFonts w:asciiTheme="minorHAnsi" w:hAnsiTheme="minorHAnsi"/>
                <w:sz w:val="18"/>
                <w:szCs w:val="18"/>
              </w:rPr>
              <w:t xml:space="preserve">efrigerant </w:t>
            </w:r>
            <w:r w:rsidR="00491363" w:rsidRPr="00D052CA">
              <w:rPr>
                <w:rFonts w:asciiTheme="minorHAnsi" w:hAnsiTheme="minorHAnsi"/>
                <w:sz w:val="18"/>
                <w:szCs w:val="18"/>
              </w:rPr>
              <w:t>C</w:t>
            </w:r>
            <w:r w:rsidRPr="00D052CA">
              <w:rPr>
                <w:rFonts w:asciiTheme="minorHAnsi" w:hAnsiTheme="minorHAnsi"/>
                <w:sz w:val="18"/>
                <w:szCs w:val="18"/>
              </w:rPr>
              <w:t xml:space="preserve">harge </w:t>
            </w:r>
            <w:r w:rsidR="00491363" w:rsidRPr="00D052CA">
              <w:rPr>
                <w:rFonts w:asciiTheme="minorHAnsi" w:hAnsiTheme="minorHAnsi"/>
                <w:sz w:val="18"/>
                <w:szCs w:val="18"/>
              </w:rPr>
              <w:t>V</w:t>
            </w:r>
            <w:r w:rsidRPr="00D052CA">
              <w:rPr>
                <w:rFonts w:asciiTheme="minorHAnsi" w:hAnsiTheme="minorHAnsi"/>
                <w:sz w:val="18"/>
                <w:szCs w:val="18"/>
              </w:rPr>
              <w:t xml:space="preserve">erification </w:t>
            </w:r>
            <w:r w:rsidR="00491363" w:rsidRPr="00D052CA">
              <w:rPr>
                <w:rFonts w:asciiTheme="minorHAnsi" w:hAnsiTheme="minorHAnsi"/>
                <w:sz w:val="18"/>
                <w:szCs w:val="18"/>
              </w:rPr>
              <w:t>P</w:t>
            </w:r>
            <w:r w:rsidRPr="00D052CA">
              <w:rPr>
                <w:rFonts w:asciiTheme="minorHAnsi" w:hAnsiTheme="minorHAnsi"/>
                <w:sz w:val="18"/>
                <w:szCs w:val="18"/>
              </w:rPr>
              <w:t>rocedure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22" w14:textId="77777777" w:rsidR="001E16F8" w:rsidRPr="00D052CA" w:rsidRDefault="001E16F8" w:rsidP="00B721EB">
            <w:pPr>
              <w:keepNext/>
              <w:rPr>
                <w:rFonts w:asciiTheme="minorHAnsi" w:hAnsiTheme="minorHAnsi"/>
                <w:sz w:val="18"/>
                <w:szCs w:val="18"/>
              </w:rPr>
            </w:pPr>
          </w:p>
        </w:tc>
      </w:tr>
      <w:tr w:rsidR="001E16F8" w:rsidRPr="00D052CA" w14:paraId="7EB3F527" w14:textId="77777777" w:rsidTr="00792D93">
        <w:trPr>
          <w:cantSplit/>
          <w:trHeight w:val="288"/>
        </w:trPr>
        <w:tc>
          <w:tcPr>
            <w:tcW w:w="287" w:type="pct"/>
            <w:vAlign w:val="center"/>
          </w:tcPr>
          <w:p w14:paraId="7EB3F524" w14:textId="77777777" w:rsidR="001E16F8" w:rsidRPr="00D052CA" w:rsidRDefault="001E16F8" w:rsidP="00481126">
            <w:pPr>
              <w:pStyle w:val="FootnoteText"/>
              <w:keepNext/>
              <w:jc w:val="center"/>
              <w:rPr>
                <w:rFonts w:asciiTheme="minorHAnsi" w:hAnsiTheme="minorHAnsi"/>
                <w:sz w:val="18"/>
                <w:szCs w:val="18"/>
              </w:rPr>
            </w:pPr>
            <w:r w:rsidRPr="00D052CA">
              <w:rPr>
                <w:rFonts w:asciiTheme="minorHAnsi" w:hAnsiTheme="minorHAnsi"/>
                <w:sz w:val="18"/>
                <w:szCs w:val="18"/>
              </w:rPr>
              <w:t>02</w:t>
            </w:r>
          </w:p>
        </w:tc>
        <w:tc>
          <w:tcPr>
            <w:tcW w:w="2215" w:type="pct"/>
            <w:vAlign w:val="center"/>
          </w:tcPr>
          <w:p w14:paraId="7A3C674E" w14:textId="77777777" w:rsidR="002D2DFC"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Measured Condenser </w:t>
            </w:r>
            <w:r w:rsidR="00491363" w:rsidRPr="00D052CA">
              <w:rPr>
                <w:rFonts w:asciiTheme="minorHAnsi" w:hAnsiTheme="minorHAnsi"/>
                <w:sz w:val="18"/>
                <w:szCs w:val="18"/>
              </w:rPr>
              <w:t>A</w:t>
            </w:r>
            <w:r w:rsidRPr="00D052CA">
              <w:rPr>
                <w:rFonts w:asciiTheme="minorHAnsi" w:hAnsiTheme="minorHAnsi"/>
                <w:sz w:val="18"/>
                <w:szCs w:val="18"/>
              </w:rPr>
              <w:t xml:space="preserve">ir </w:t>
            </w:r>
            <w:r w:rsidR="00491363" w:rsidRPr="00D052CA">
              <w:rPr>
                <w:rFonts w:asciiTheme="minorHAnsi" w:hAnsiTheme="minorHAnsi"/>
                <w:sz w:val="18"/>
                <w:szCs w:val="18"/>
              </w:rPr>
              <w:t>E</w:t>
            </w:r>
            <w:r w:rsidRPr="00D052CA">
              <w:rPr>
                <w:rFonts w:asciiTheme="minorHAnsi" w:hAnsiTheme="minorHAnsi"/>
                <w:sz w:val="18"/>
                <w:szCs w:val="18"/>
              </w:rPr>
              <w:t xml:space="preserve">ntering </w:t>
            </w:r>
            <w:r w:rsidR="00491363" w:rsidRPr="00D052CA">
              <w:rPr>
                <w:rFonts w:asciiTheme="minorHAnsi" w:hAnsiTheme="minorHAnsi"/>
                <w:sz w:val="18"/>
                <w:szCs w:val="18"/>
              </w:rPr>
              <w:t>D</w:t>
            </w:r>
            <w:r w:rsidRPr="00D052CA">
              <w:rPr>
                <w:rFonts w:asciiTheme="minorHAnsi" w:hAnsiTheme="minorHAnsi"/>
                <w:sz w:val="18"/>
                <w:szCs w:val="18"/>
              </w:rPr>
              <w:t xml:space="preserve">ry-bulb </w:t>
            </w:r>
            <w:r w:rsidR="00491363" w:rsidRPr="00D052CA">
              <w:rPr>
                <w:rFonts w:asciiTheme="minorHAnsi" w:hAnsiTheme="minorHAnsi"/>
                <w:sz w:val="18"/>
                <w:szCs w:val="18"/>
              </w:rPr>
              <w:t>T</w:t>
            </w:r>
            <w:r w:rsidRPr="00D052CA">
              <w:rPr>
                <w:rFonts w:asciiTheme="minorHAnsi" w:hAnsiTheme="minorHAnsi"/>
                <w:sz w:val="18"/>
                <w:szCs w:val="18"/>
              </w:rPr>
              <w:t xml:space="preserve">emperature </w:t>
            </w:r>
          </w:p>
          <w:p w14:paraId="7EB3F525" w14:textId="1D40B5DA"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(T </w:t>
            </w:r>
            <w:r w:rsidRPr="00D052CA">
              <w:rPr>
                <w:rFonts w:asciiTheme="minorHAnsi" w:hAnsiTheme="minorHAnsi"/>
                <w:sz w:val="18"/>
                <w:szCs w:val="18"/>
                <w:vertAlign w:val="subscript"/>
              </w:rPr>
              <w:t xml:space="preserve">condenser, </w:t>
            </w:r>
            <w:proofErr w:type="spellStart"/>
            <w:r w:rsidRPr="00D052CA">
              <w:rPr>
                <w:rFonts w:asciiTheme="minorHAnsi" w:hAnsiTheme="minorHAnsi"/>
                <w:sz w:val="18"/>
                <w:szCs w:val="18"/>
                <w:vertAlign w:val="subscript"/>
              </w:rPr>
              <w:t>db</w:t>
            </w:r>
            <w:proofErr w:type="spellEnd"/>
            <w:r w:rsidRPr="00D052CA">
              <w:rPr>
                <w:rFonts w:asciiTheme="minorHAnsi" w:hAnsiTheme="minorHAnsi"/>
                <w:sz w:val="18"/>
                <w:szCs w:val="18"/>
              </w:rPr>
              <w:t>)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26" w14:textId="77777777" w:rsidR="001E16F8" w:rsidRPr="00D052CA" w:rsidRDefault="001E16F8" w:rsidP="00B721EB">
            <w:pPr>
              <w:keepNext/>
              <w:rPr>
                <w:rFonts w:asciiTheme="minorHAnsi" w:hAnsiTheme="minorHAnsi"/>
                <w:sz w:val="18"/>
                <w:szCs w:val="18"/>
              </w:rPr>
            </w:pPr>
          </w:p>
        </w:tc>
      </w:tr>
      <w:tr w:rsidR="001E16F8" w:rsidRPr="00D052CA" w14:paraId="7EB3F52B" w14:textId="77777777" w:rsidTr="00792D93">
        <w:trPr>
          <w:cantSplit/>
          <w:trHeight w:val="288"/>
        </w:trPr>
        <w:tc>
          <w:tcPr>
            <w:tcW w:w="287" w:type="pct"/>
            <w:vAlign w:val="center"/>
          </w:tcPr>
          <w:p w14:paraId="7EB3F528" w14:textId="77777777" w:rsidR="001E16F8" w:rsidRPr="00D052CA" w:rsidRDefault="001E16F8" w:rsidP="00481126">
            <w:pPr>
              <w:pStyle w:val="Header"/>
              <w:keepNext/>
              <w:tabs>
                <w:tab w:val="clear" w:pos="4320"/>
                <w:tab w:val="clear" w:pos="8640"/>
              </w:tabs>
              <w:jc w:val="center"/>
              <w:rPr>
                <w:rFonts w:asciiTheme="minorHAnsi" w:hAnsiTheme="minorHAnsi"/>
                <w:sz w:val="18"/>
                <w:szCs w:val="18"/>
              </w:rPr>
            </w:pPr>
            <w:r w:rsidRPr="00D052CA">
              <w:rPr>
                <w:rFonts w:asciiTheme="minorHAnsi" w:hAnsiTheme="minorHAnsi"/>
                <w:sz w:val="18"/>
                <w:szCs w:val="18"/>
              </w:rPr>
              <w:t>03</w:t>
            </w:r>
          </w:p>
        </w:tc>
        <w:tc>
          <w:tcPr>
            <w:tcW w:w="2215" w:type="pct"/>
            <w:vAlign w:val="center"/>
          </w:tcPr>
          <w:p w14:paraId="7EB3F529" w14:textId="36EFF181" w:rsidR="001E16F8" w:rsidRPr="00D052CA" w:rsidRDefault="001E16F8" w:rsidP="00B721EB">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Outdoor Temperature Qualification Status</w:t>
            </w:r>
          </w:p>
        </w:tc>
        <w:tc>
          <w:tcPr>
            <w:tcW w:w="2498" w:type="pct"/>
            <w:vAlign w:val="center"/>
          </w:tcPr>
          <w:p w14:paraId="7EB3F52A" w14:textId="77777777" w:rsidR="001E16F8" w:rsidRPr="00D052CA" w:rsidRDefault="001E16F8" w:rsidP="00B721EB">
            <w:pPr>
              <w:keepNext/>
              <w:rPr>
                <w:rFonts w:asciiTheme="minorHAnsi" w:hAnsiTheme="minorHAnsi"/>
                <w:sz w:val="18"/>
                <w:szCs w:val="18"/>
              </w:rPr>
            </w:pPr>
          </w:p>
        </w:tc>
      </w:tr>
      <w:tr w:rsidR="001E16F8" w:rsidRPr="00D052CA" w14:paraId="7EB3F52F" w14:textId="77777777" w:rsidTr="00792D93">
        <w:trPr>
          <w:cantSplit/>
          <w:trHeight w:val="288"/>
        </w:trPr>
        <w:tc>
          <w:tcPr>
            <w:tcW w:w="287" w:type="pct"/>
            <w:vAlign w:val="center"/>
          </w:tcPr>
          <w:p w14:paraId="7EB3F52C" w14:textId="77777777" w:rsidR="001E16F8" w:rsidRPr="00D052CA" w:rsidRDefault="001E16F8" w:rsidP="00481126">
            <w:pPr>
              <w:pStyle w:val="FootnoteText"/>
              <w:keepNext/>
              <w:jc w:val="center"/>
              <w:rPr>
                <w:rFonts w:asciiTheme="minorHAnsi" w:hAnsiTheme="minorHAnsi"/>
                <w:sz w:val="18"/>
                <w:szCs w:val="18"/>
              </w:rPr>
            </w:pPr>
            <w:r w:rsidRPr="00D052CA">
              <w:rPr>
                <w:rFonts w:asciiTheme="minorHAnsi" w:hAnsiTheme="minorHAnsi"/>
                <w:sz w:val="18"/>
                <w:szCs w:val="18"/>
              </w:rPr>
              <w:t>04</w:t>
            </w:r>
          </w:p>
        </w:tc>
        <w:tc>
          <w:tcPr>
            <w:tcW w:w="2215" w:type="pct"/>
            <w:vAlign w:val="center"/>
          </w:tcPr>
          <w:p w14:paraId="7EB3F52D" w14:textId="568D1E2C"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Measured Return (evaporator entering) </w:t>
            </w:r>
            <w:r w:rsidR="00491363" w:rsidRPr="00D052CA">
              <w:rPr>
                <w:rFonts w:asciiTheme="minorHAnsi" w:hAnsiTheme="minorHAnsi"/>
                <w:sz w:val="18"/>
                <w:szCs w:val="18"/>
              </w:rPr>
              <w:t>A</w:t>
            </w:r>
            <w:r w:rsidRPr="00D052CA">
              <w:rPr>
                <w:rFonts w:asciiTheme="minorHAnsi" w:hAnsiTheme="minorHAnsi"/>
                <w:sz w:val="18"/>
                <w:szCs w:val="18"/>
              </w:rPr>
              <w:t xml:space="preserve">ir </w:t>
            </w:r>
            <w:r w:rsidR="00491363" w:rsidRPr="00D052CA">
              <w:rPr>
                <w:rFonts w:asciiTheme="minorHAnsi" w:hAnsiTheme="minorHAnsi"/>
                <w:sz w:val="18"/>
                <w:szCs w:val="18"/>
              </w:rPr>
              <w:t>D</w:t>
            </w:r>
            <w:r w:rsidRPr="00D052CA">
              <w:rPr>
                <w:rFonts w:asciiTheme="minorHAnsi" w:hAnsiTheme="minorHAnsi"/>
                <w:sz w:val="18"/>
                <w:szCs w:val="18"/>
              </w:rPr>
              <w:t xml:space="preserve">ry-bulb </w:t>
            </w:r>
            <w:r w:rsidR="00491363"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return</w:t>
            </w:r>
            <w:r w:rsidRPr="00D052CA">
              <w:rPr>
                <w:rFonts w:asciiTheme="minorHAnsi" w:hAnsiTheme="minorHAnsi"/>
                <w:sz w:val="18"/>
                <w:szCs w:val="18"/>
              </w:rPr>
              <w:t xml:space="preserve">, </w:t>
            </w:r>
            <w:proofErr w:type="spellStart"/>
            <w:r w:rsidRPr="00D052CA">
              <w:rPr>
                <w:rFonts w:asciiTheme="minorHAnsi" w:hAnsiTheme="minorHAnsi"/>
                <w:sz w:val="18"/>
                <w:szCs w:val="18"/>
                <w:vertAlign w:val="subscript"/>
              </w:rPr>
              <w:t>db</w:t>
            </w:r>
            <w:proofErr w:type="spellEnd"/>
            <w:r w:rsidRPr="00D052CA">
              <w:rPr>
                <w:rFonts w:asciiTheme="minorHAnsi" w:hAnsiTheme="minorHAnsi"/>
                <w:sz w:val="18"/>
                <w:szCs w:val="18"/>
              </w:rPr>
              <w:t>)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2E" w14:textId="77777777" w:rsidR="001E16F8" w:rsidRPr="00D052CA" w:rsidRDefault="001E16F8" w:rsidP="00B721EB">
            <w:pPr>
              <w:keepNext/>
              <w:rPr>
                <w:rFonts w:asciiTheme="minorHAnsi" w:hAnsiTheme="minorHAnsi"/>
                <w:sz w:val="18"/>
                <w:szCs w:val="18"/>
              </w:rPr>
            </w:pPr>
          </w:p>
        </w:tc>
      </w:tr>
      <w:tr w:rsidR="001E16F8" w:rsidRPr="00D052CA" w14:paraId="7EB3F533" w14:textId="77777777" w:rsidTr="00792D93">
        <w:trPr>
          <w:cantSplit/>
          <w:trHeight w:val="288"/>
        </w:trPr>
        <w:tc>
          <w:tcPr>
            <w:tcW w:w="287" w:type="pct"/>
            <w:vAlign w:val="center"/>
          </w:tcPr>
          <w:p w14:paraId="7EB3F530" w14:textId="77777777" w:rsidR="001E16F8" w:rsidRPr="00D052CA" w:rsidRDefault="001E16F8" w:rsidP="00481126">
            <w:pPr>
              <w:pStyle w:val="FootnoteText"/>
              <w:keepNext/>
              <w:jc w:val="center"/>
              <w:rPr>
                <w:rFonts w:asciiTheme="minorHAnsi" w:hAnsiTheme="minorHAnsi"/>
                <w:sz w:val="18"/>
                <w:szCs w:val="18"/>
              </w:rPr>
            </w:pPr>
            <w:r w:rsidRPr="00D052CA">
              <w:rPr>
                <w:rFonts w:asciiTheme="minorHAnsi" w:hAnsiTheme="minorHAnsi"/>
                <w:sz w:val="18"/>
                <w:szCs w:val="18"/>
              </w:rPr>
              <w:t>05</w:t>
            </w:r>
          </w:p>
        </w:tc>
        <w:tc>
          <w:tcPr>
            <w:tcW w:w="2215" w:type="pct"/>
            <w:vAlign w:val="center"/>
          </w:tcPr>
          <w:p w14:paraId="7EB3F531" w14:textId="7ECB5DBD"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Measured Return (evaporator entering) </w:t>
            </w:r>
            <w:r w:rsidR="00491363" w:rsidRPr="00D052CA">
              <w:rPr>
                <w:rFonts w:asciiTheme="minorHAnsi" w:hAnsiTheme="minorHAnsi"/>
                <w:sz w:val="18"/>
                <w:szCs w:val="18"/>
              </w:rPr>
              <w:t>A</w:t>
            </w:r>
            <w:r w:rsidRPr="00D052CA">
              <w:rPr>
                <w:rFonts w:asciiTheme="minorHAnsi" w:hAnsiTheme="minorHAnsi"/>
                <w:sz w:val="18"/>
                <w:szCs w:val="18"/>
              </w:rPr>
              <w:t xml:space="preserve">ir </w:t>
            </w:r>
            <w:r w:rsidR="00491363" w:rsidRPr="00D052CA">
              <w:rPr>
                <w:rFonts w:asciiTheme="minorHAnsi" w:hAnsiTheme="minorHAnsi"/>
                <w:sz w:val="18"/>
                <w:szCs w:val="18"/>
              </w:rPr>
              <w:t>W</w:t>
            </w:r>
            <w:r w:rsidRPr="00D052CA">
              <w:rPr>
                <w:rFonts w:asciiTheme="minorHAnsi" w:hAnsiTheme="minorHAnsi"/>
                <w:sz w:val="18"/>
                <w:szCs w:val="18"/>
              </w:rPr>
              <w:t xml:space="preserve">et-bulb </w:t>
            </w:r>
            <w:r w:rsidR="00491363"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return</w:t>
            </w:r>
            <w:r w:rsidRPr="00D052CA">
              <w:rPr>
                <w:rFonts w:asciiTheme="minorHAnsi" w:hAnsiTheme="minorHAnsi"/>
                <w:sz w:val="18"/>
                <w:szCs w:val="18"/>
              </w:rPr>
              <w:t xml:space="preserve">, </w:t>
            </w:r>
            <w:proofErr w:type="spellStart"/>
            <w:r w:rsidRPr="00D052CA">
              <w:rPr>
                <w:rFonts w:asciiTheme="minorHAnsi" w:hAnsiTheme="minorHAnsi"/>
                <w:sz w:val="18"/>
                <w:szCs w:val="18"/>
                <w:vertAlign w:val="subscript"/>
              </w:rPr>
              <w:t>wb</w:t>
            </w:r>
            <w:proofErr w:type="spellEnd"/>
            <w:r w:rsidRPr="00D052CA">
              <w:rPr>
                <w:rFonts w:asciiTheme="minorHAnsi" w:hAnsiTheme="minorHAnsi"/>
                <w:sz w:val="18"/>
                <w:szCs w:val="18"/>
              </w:rPr>
              <w:t>)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32" w14:textId="77777777" w:rsidR="001E16F8" w:rsidRPr="00D052CA" w:rsidRDefault="001E16F8" w:rsidP="00B721EB">
            <w:pPr>
              <w:keepNext/>
              <w:rPr>
                <w:rFonts w:asciiTheme="minorHAnsi" w:hAnsiTheme="minorHAnsi"/>
                <w:sz w:val="18"/>
                <w:szCs w:val="18"/>
              </w:rPr>
            </w:pPr>
          </w:p>
        </w:tc>
      </w:tr>
      <w:tr w:rsidR="001E16F8" w:rsidRPr="00D052CA" w14:paraId="7EB3F537" w14:textId="77777777" w:rsidTr="00792D93">
        <w:trPr>
          <w:cantSplit/>
          <w:trHeight w:val="288"/>
        </w:trPr>
        <w:tc>
          <w:tcPr>
            <w:tcW w:w="287" w:type="pct"/>
            <w:vAlign w:val="center"/>
          </w:tcPr>
          <w:p w14:paraId="7EB3F534" w14:textId="77777777" w:rsidR="001E16F8" w:rsidRPr="00D052CA" w:rsidRDefault="001E16F8" w:rsidP="00481126">
            <w:pPr>
              <w:keepNext/>
              <w:jc w:val="center"/>
              <w:rPr>
                <w:rFonts w:asciiTheme="minorHAnsi" w:hAnsiTheme="minorHAnsi"/>
                <w:sz w:val="18"/>
                <w:szCs w:val="18"/>
              </w:rPr>
            </w:pPr>
            <w:r w:rsidRPr="00D052CA">
              <w:rPr>
                <w:rFonts w:asciiTheme="minorHAnsi" w:hAnsiTheme="minorHAnsi"/>
                <w:sz w:val="18"/>
                <w:szCs w:val="18"/>
              </w:rPr>
              <w:t>06</w:t>
            </w:r>
          </w:p>
        </w:tc>
        <w:tc>
          <w:tcPr>
            <w:tcW w:w="2215" w:type="pct"/>
            <w:vAlign w:val="center"/>
          </w:tcPr>
          <w:p w14:paraId="7EB3F535" w14:textId="5AD8211B"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Measured Suction </w:t>
            </w:r>
            <w:r w:rsidR="00491363" w:rsidRPr="00D052CA">
              <w:rPr>
                <w:rFonts w:asciiTheme="minorHAnsi" w:hAnsiTheme="minorHAnsi"/>
                <w:sz w:val="18"/>
                <w:szCs w:val="18"/>
              </w:rPr>
              <w:t>L</w:t>
            </w:r>
            <w:r w:rsidRPr="00D052CA">
              <w:rPr>
                <w:rFonts w:asciiTheme="minorHAnsi" w:hAnsiTheme="minorHAnsi"/>
                <w:sz w:val="18"/>
                <w:szCs w:val="18"/>
              </w:rPr>
              <w:t xml:space="preserve">ine </w:t>
            </w:r>
            <w:r w:rsidR="00491363" w:rsidRPr="00D052CA">
              <w:rPr>
                <w:rFonts w:asciiTheme="minorHAnsi" w:hAnsiTheme="minorHAnsi"/>
                <w:sz w:val="18"/>
                <w:szCs w:val="18"/>
              </w:rPr>
              <w:t>T</w:t>
            </w:r>
            <w:r w:rsidRPr="00D052CA">
              <w:rPr>
                <w:rFonts w:asciiTheme="minorHAnsi" w:hAnsiTheme="minorHAnsi"/>
                <w:sz w:val="18"/>
                <w:szCs w:val="18"/>
              </w:rPr>
              <w:t>emperature (</w:t>
            </w:r>
            <w:proofErr w:type="spellStart"/>
            <w:r w:rsidRPr="00D052CA">
              <w:rPr>
                <w:rFonts w:asciiTheme="minorHAnsi" w:hAnsiTheme="minorHAnsi"/>
                <w:sz w:val="18"/>
                <w:szCs w:val="18"/>
              </w:rPr>
              <w:t>T</w:t>
            </w:r>
            <w:r w:rsidRPr="00D052CA">
              <w:rPr>
                <w:rFonts w:asciiTheme="minorHAnsi" w:hAnsiTheme="minorHAnsi"/>
                <w:sz w:val="18"/>
                <w:szCs w:val="18"/>
                <w:vertAlign w:val="subscript"/>
              </w:rPr>
              <w:t>suction</w:t>
            </w:r>
            <w:proofErr w:type="spellEnd"/>
            <w:r w:rsidRPr="00D052CA">
              <w:rPr>
                <w:rFonts w:asciiTheme="minorHAnsi" w:hAnsiTheme="minorHAnsi"/>
                <w:sz w:val="18"/>
                <w:szCs w:val="18"/>
              </w:rPr>
              <w:t>)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36" w14:textId="77777777" w:rsidR="001E16F8" w:rsidRPr="00D052CA" w:rsidRDefault="001E16F8" w:rsidP="00B721EB">
            <w:pPr>
              <w:keepNext/>
              <w:rPr>
                <w:rFonts w:asciiTheme="minorHAnsi" w:hAnsiTheme="minorHAnsi"/>
                <w:sz w:val="18"/>
                <w:szCs w:val="18"/>
              </w:rPr>
            </w:pPr>
          </w:p>
        </w:tc>
      </w:tr>
      <w:tr w:rsidR="001E16F8" w:rsidRPr="00D052CA" w14:paraId="7EB3F53B" w14:textId="77777777" w:rsidTr="00792D93">
        <w:trPr>
          <w:cantSplit/>
          <w:trHeight w:val="288"/>
        </w:trPr>
        <w:tc>
          <w:tcPr>
            <w:tcW w:w="287" w:type="pct"/>
            <w:vAlign w:val="center"/>
          </w:tcPr>
          <w:p w14:paraId="7EB3F538" w14:textId="77777777" w:rsidR="001E16F8" w:rsidRPr="00D052CA" w:rsidRDefault="001E16F8" w:rsidP="00481126">
            <w:pPr>
              <w:keepNext/>
              <w:jc w:val="center"/>
              <w:rPr>
                <w:rFonts w:asciiTheme="minorHAnsi" w:hAnsiTheme="minorHAnsi"/>
                <w:sz w:val="18"/>
                <w:szCs w:val="18"/>
              </w:rPr>
            </w:pPr>
            <w:r w:rsidRPr="00D052CA">
              <w:rPr>
                <w:rFonts w:asciiTheme="minorHAnsi" w:hAnsiTheme="minorHAnsi"/>
                <w:sz w:val="18"/>
                <w:szCs w:val="18"/>
              </w:rPr>
              <w:t>07</w:t>
            </w:r>
          </w:p>
        </w:tc>
        <w:tc>
          <w:tcPr>
            <w:tcW w:w="2215" w:type="pct"/>
            <w:vAlign w:val="center"/>
          </w:tcPr>
          <w:p w14:paraId="7EB3F539" w14:textId="0DCED097" w:rsidR="001E16F8" w:rsidRPr="00D052CA" w:rsidRDefault="001E16F8" w:rsidP="00491363">
            <w:pPr>
              <w:keepNext/>
              <w:rPr>
                <w:rFonts w:asciiTheme="minorHAnsi" w:hAnsiTheme="minorHAnsi"/>
                <w:sz w:val="18"/>
                <w:szCs w:val="18"/>
              </w:rPr>
            </w:pPr>
            <w:r w:rsidRPr="00D052CA">
              <w:rPr>
                <w:rFonts w:asciiTheme="minorHAnsi" w:hAnsiTheme="minorHAnsi"/>
                <w:sz w:val="18"/>
                <w:szCs w:val="18"/>
              </w:rPr>
              <w:t xml:space="preserve">Measured Suction </w:t>
            </w:r>
            <w:r w:rsidR="00491363" w:rsidRPr="00D052CA">
              <w:rPr>
                <w:rFonts w:asciiTheme="minorHAnsi" w:hAnsiTheme="minorHAnsi"/>
                <w:sz w:val="18"/>
                <w:szCs w:val="18"/>
              </w:rPr>
              <w:t>L</w:t>
            </w:r>
            <w:r w:rsidRPr="00D052CA">
              <w:rPr>
                <w:rFonts w:asciiTheme="minorHAnsi" w:hAnsiTheme="minorHAnsi"/>
                <w:sz w:val="18"/>
                <w:szCs w:val="18"/>
              </w:rPr>
              <w:t xml:space="preserve">ine </w:t>
            </w:r>
            <w:r w:rsidR="00491363" w:rsidRPr="00D052CA">
              <w:rPr>
                <w:rFonts w:asciiTheme="minorHAnsi" w:hAnsiTheme="minorHAnsi"/>
                <w:sz w:val="18"/>
                <w:szCs w:val="18"/>
              </w:rPr>
              <w:t>P</w:t>
            </w:r>
            <w:r w:rsidRPr="00D052CA">
              <w:rPr>
                <w:rFonts w:asciiTheme="minorHAnsi" w:hAnsiTheme="minorHAnsi"/>
                <w:sz w:val="18"/>
                <w:szCs w:val="18"/>
              </w:rPr>
              <w:t xml:space="preserve">ressure (P </w:t>
            </w:r>
            <w:r w:rsidRPr="00D052CA">
              <w:rPr>
                <w:rFonts w:asciiTheme="minorHAnsi" w:hAnsiTheme="minorHAnsi"/>
                <w:sz w:val="18"/>
                <w:szCs w:val="18"/>
                <w:vertAlign w:val="subscript"/>
              </w:rPr>
              <w:t>suction</w:t>
            </w:r>
            <w:r w:rsidRPr="00D052CA">
              <w:rPr>
                <w:rFonts w:asciiTheme="minorHAnsi" w:hAnsiTheme="minorHAnsi"/>
                <w:sz w:val="18"/>
                <w:szCs w:val="18"/>
              </w:rPr>
              <w:t xml:space="preserve"> - </w:t>
            </w:r>
            <w:proofErr w:type="spellStart"/>
            <w:r w:rsidRPr="00D052CA">
              <w:rPr>
                <w:rFonts w:asciiTheme="minorHAnsi" w:hAnsiTheme="minorHAnsi"/>
                <w:sz w:val="18"/>
                <w:szCs w:val="18"/>
              </w:rPr>
              <w:t>psig</w:t>
            </w:r>
            <w:proofErr w:type="spellEnd"/>
            <w:r w:rsidRPr="00D052CA">
              <w:rPr>
                <w:rFonts w:asciiTheme="minorHAnsi" w:hAnsiTheme="minorHAnsi"/>
                <w:sz w:val="18"/>
                <w:szCs w:val="18"/>
              </w:rPr>
              <w:t>)</w:t>
            </w:r>
          </w:p>
        </w:tc>
        <w:tc>
          <w:tcPr>
            <w:tcW w:w="2498" w:type="pct"/>
            <w:vAlign w:val="center"/>
          </w:tcPr>
          <w:p w14:paraId="7EB3F53A" w14:textId="77777777" w:rsidR="001E16F8" w:rsidRPr="00D052CA" w:rsidRDefault="001E16F8" w:rsidP="00B721EB">
            <w:pPr>
              <w:keepNext/>
              <w:rPr>
                <w:rFonts w:asciiTheme="minorHAnsi" w:hAnsiTheme="minorHAnsi"/>
                <w:sz w:val="18"/>
                <w:szCs w:val="18"/>
              </w:rPr>
            </w:pPr>
          </w:p>
        </w:tc>
      </w:tr>
      <w:tr w:rsidR="001E16F8" w:rsidRPr="00D052CA" w14:paraId="7EB3F540" w14:textId="77777777" w:rsidTr="00792D93">
        <w:trPr>
          <w:cantSplit/>
          <w:trHeight w:val="288"/>
        </w:trPr>
        <w:tc>
          <w:tcPr>
            <w:tcW w:w="287" w:type="pct"/>
            <w:vAlign w:val="center"/>
          </w:tcPr>
          <w:p w14:paraId="7EB3F53C" w14:textId="77777777" w:rsidR="001E16F8" w:rsidRPr="00D052CA" w:rsidRDefault="001E16F8" w:rsidP="00481126">
            <w:pPr>
              <w:keepNext/>
              <w:jc w:val="center"/>
              <w:rPr>
                <w:rFonts w:asciiTheme="minorHAnsi" w:hAnsiTheme="minorHAnsi"/>
                <w:sz w:val="18"/>
                <w:szCs w:val="18"/>
              </w:rPr>
            </w:pPr>
            <w:r w:rsidRPr="00D052CA">
              <w:rPr>
                <w:rFonts w:asciiTheme="minorHAnsi" w:hAnsiTheme="minorHAnsi"/>
                <w:sz w:val="18"/>
                <w:szCs w:val="18"/>
              </w:rPr>
              <w:t>08</w:t>
            </w:r>
          </w:p>
        </w:tc>
        <w:tc>
          <w:tcPr>
            <w:tcW w:w="2215" w:type="pct"/>
            <w:vAlign w:val="center"/>
          </w:tcPr>
          <w:p w14:paraId="7EB3F53D" w14:textId="2F3626B4" w:rsidR="001E16F8" w:rsidRPr="00D052CA" w:rsidRDefault="001E16F8" w:rsidP="00B721EB">
            <w:pPr>
              <w:keepNext/>
              <w:rPr>
                <w:rFonts w:asciiTheme="minorHAnsi" w:hAnsiTheme="minorHAnsi"/>
                <w:sz w:val="18"/>
                <w:szCs w:val="18"/>
              </w:rPr>
            </w:pPr>
            <w:r w:rsidRPr="00D052CA">
              <w:rPr>
                <w:rFonts w:asciiTheme="minorHAnsi" w:hAnsiTheme="minorHAnsi"/>
                <w:sz w:val="18"/>
                <w:szCs w:val="18"/>
              </w:rPr>
              <w:t xml:space="preserve">Evaporator </w:t>
            </w:r>
            <w:r w:rsidR="00491363" w:rsidRPr="00D052CA">
              <w:rPr>
                <w:rFonts w:asciiTheme="minorHAnsi" w:hAnsiTheme="minorHAnsi"/>
                <w:sz w:val="18"/>
                <w:szCs w:val="18"/>
              </w:rPr>
              <w:t>S</w:t>
            </w:r>
            <w:r w:rsidRPr="00D052CA">
              <w:rPr>
                <w:rFonts w:asciiTheme="minorHAnsi" w:hAnsiTheme="minorHAnsi"/>
                <w:sz w:val="18"/>
                <w:szCs w:val="18"/>
              </w:rPr>
              <w:t xml:space="preserve">aturation </w:t>
            </w:r>
            <w:r w:rsidR="00491363"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evaporator</w:t>
            </w:r>
            <w:r w:rsidRPr="00D052CA">
              <w:rPr>
                <w:rFonts w:asciiTheme="minorHAnsi" w:hAnsiTheme="minorHAnsi"/>
                <w:sz w:val="18"/>
                <w:szCs w:val="18"/>
              </w:rPr>
              <w:t>,</w:t>
            </w:r>
            <w:r w:rsidRPr="00D052CA">
              <w:rPr>
                <w:rFonts w:asciiTheme="minorHAnsi" w:hAnsiTheme="minorHAnsi"/>
                <w:sz w:val="18"/>
                <w:szCs w:val="18"/>
                <w:vertAlign w:val="subscript"/>
              </w:rPr>
              <w:t xml:space="preserve"> sat</w:t>
            </w:r>
            <w:r w:rsidRPr="00D052CA">
              <w:rPr>
                <w:rFonts w:asciiTheme="minorHAnsi" w:hAnsiTheme="minorHAnsi"/>
                <w:sz w:val="18"/>
                <w:szCs w:val="18"/>
              </w:rPr>
              <w:t xml:space="preserve">) </w:t>
            </w:r>
          </w:p>
          <w:p w14:paraId="7EB3F53E" w14:textId="307AF5FB"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 xml:space="preserve">from </w:t>
            </w:r>
            <w:r w:rsidR="00491363" w:rsidRPr="00D052CA">
              <w:rPr>
                <w:rFonts w:asciiTheme="minorHAnsi" w:hAnsiTheme="minorHAnsi"/>
                <w:sz w:val="18"/>
                <w:szCs w:val="18"/>
              </w:rPr>
              <w:t>D</w:t>
            </w:r>
            <w:r w:rsidRPr="00D052CA">
              <w:rPr>
                <w:rFonts w:asciiTheme="minorHAnsi" w:hAnsiTheme="minorHAnsi"/>
                <w:sz w:val="18"/>
                <w:szCs w:val="18"/>
              </w:rPr>
              <w:t xml:space="preserve">igital </w:t>
            </w:r>
            <w:r w:rsidR="00491363" w:rsidRPr="00D052CA">
              <w:rPr>
                <w:rFonts w:asciiTheme="minorHAnsi" w:hAnsiTheme="minorHAnsi"/>
                <w:sz w:val="18"/>
                <w:szCs w:val="18"/>
              </w:rPr>
              <w:t>G</w:t>
            </w:r>
            <w:r w:rsidRPr="00D052CA">
              <w:rPr>
                <w:rFonts w:asciiTheme="minorHAnsi" w:hAnsiTheme="minorHAnsi"/>
                <w:sz w:val="18"/>
                <w:szCs w:val="18"/>
              </w:rPr>
              <w:t>auge or P-T Table using Line F07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3F" w14:textId="77777777" w:rsidR="001E16F8" w:rsidRPr="00D052CA" w:rsidRDefault="001E16F8" w:rsidP="00B721EB">
            <w:pPr>
              <w:keepNext/>
              <w:rPr>
                <w:rFonts w:asciiTheme="minorHAnsi" w:hAnsiTheme="minorHAnsi"/>
                <w:sz w:val="18"/>
                <w:szCs w:val="18"/>
              </w:rPr>
            </w:pPr>
          </w:p>
        </w:tc>
      </w:tr>
      <w:tr w:rsidR="001E16F8" w:rsidRPr="00D052CA" w14:paraId="7EB3F544" w14:textId="77777777" w:rsidTr="00792D93">
        <w:trPr>
          <w:cantSplit/>
          <w:trHeight w:val="288"/>
        </w:trPr>
        <w:tc>
          <w:tcPr>
            <w:tcW w:w="287" w:type="pct"/>
            <w:vAlign w:val="center"/>
          </w:tcPr>
          <w:p w14:paraId="7EB3F541" w14:textId="77777777" w:rsidR="001E16F8" w:rsidRPr="00D052CA" w:rsidRDefault="001E16F8" w:rsidP="00481126">
            <w:pPr>
              <w:keepNext/>
              <w:jc w:val="center"/>
              <w:rPr>
                <w:rFonts w:asciiTheme="minorHAnsi" w:hAnsiTheme="minorHAnsi"/>
                <w:sz w:val="18"/>
                <w:szCs w:val="18"/>
              </w:rPr>
            </w:pPr>
            <w:r w:rsidRPr="00D052CA">
              <w:rPr>
                <w:rFonts w:asciiTheme="minorHAnsi" w:hAnsiTheme="minorHAnsi"/>
                <w:sz w:val="18"/>
                <w:szCs w:val="18"/>
              </w:rPr>
              <w:t>09</w:t>
            </w:r>
          </w:p>
        </w:tc>
        <w:tc>
          <w:tcPr>
            <w:tcW w:w="2215" w:type="pct"/>
            <w:vAlign w:val="center"/>
          </w:tcPr>
          <w:p w14:paraId="7EB3F542" w14:textId="783B6A9B"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Measured Superheat (Line F06 – Line F08)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43" w14:textId="77777777" w:rsidR="001E16F8" w:rsidRPr="00D052CA" w:rsidRDefault="001E16F8" w:rsidP="00B721EB">
            <w:pPr>
              <w:keepNext/>
              <w:rPr>
                <w:rFonts w:asciiTheme="minorHAnsi" w:hAnsiTheme="minorHAnsi"/>
                <w:sz w:val="18"/>
                <w:szCs w:val="18"/>
              </w:rPr>
            </w:pPr>
          </w:p>
        </w:tc>
      </w:tr>
      <w:tr w:rsidR="001E16F8" w:rsidRPr="00D052CA" w14:paraId="7EB3F548" w14:textId="77777777" w:rsidTr="00792D93">
        <w:trPr>
          <w:cantSplit/>
          <w:trHeight w:val="288"/>
        </w:trPr>
        <w:tc>
          <w:tcPr>
            <w:tcW w:w="287" w:type="pct"/>
            <w:vAlign w:val="center"/>
          </w:tcPr>
          <w:p w14:paraId="7EB3F545" w14:textId="77777777" w:rsidR="001E16F8" w:rsidRPr="00D052CA" w:rsidDel="00C76C40" w:rsidRDefault="001E16F8" w:rsidP="00481126">
            <w:pPr>
              <w:keepNext/>
              <w:jc w:val="center"/>
              <w:rPr>
                <w:rFonts w:asciiTheme="minorHAnsi" w:hAnsiTheme="minorHAnsi"/>
                <w:sz w:val="18"/>
                <w:szCs w:val="18"/>
              </w:rPr>
            </w:pPr>
            <w:r w:rsidRPr="00D052CA">
              <w:rPr>
                <w:rFonts w:asciiTheme="minorHAnsi" w:hAnsiTheme="minorHAnsi"/>
                <w:sz w:val="18"/>
                <w:szCs w:val="18"/>
              </w:rPr>
              <w:t>10</w:t>
            </w:r>
          </w:p>
        </w:tc>
        <w:tc>
          <w:tcPr>
            <w:tcW w:w="2215" w:type="pct"/>
            <w:vAlign w:val="center"/>
          </w:tcPr>
          <w:p w14:paraId="7EB3F546" w14:textId="1A75C701" w:rsidR="001E16F8" w:rsidRPr="00D052CA" w:rsidRDefault="001E16F8" w:rsidP="002D2DFC">
            <w:pPr>
              <w:keepNext/>
              <w:rPr>
                <w:rFonts w:asciiTheme="minorHAnsi" w:hAnsiTheme="minorHAnsi"/>
                <w:sz w:val="18"/>
                <w:szCs w:val="18"/>
              </w:rPr>
            </w:pPr>
            <w:r w:rsidRPr="00D052CA">
              <w:rPr>
                <w:rFonts w:asciiTheme="minorHAnsi" w:hAnsiTheme="minorHAnsi"/>
                <w:sz w:val="18"/>
                <w:szCs w:val="18"/>
              </w:rPr>
              <w:t>Target Superheat (from Table RA3.2-2, using F02 and F05) (</w:t>
            </w:r>
            <w:r w:rsidR="002D2DFC" w:rsidRPr="00D052CA">
              <w:rPr>
                <w:rFonts w:asciiTheme="minorHAnsi" w:hAnsiTheme="minorHAnsi"/>
                <w:sz w:val="18"/>
                <w:szCs w:val="18"/>
              </w:rPr>
              <w:t>°</w:t>
            </w:r>
            <w:r w:rsidRPr="00D052CA">
              <w:rPr>
                <w:rFonts w:asciiTheme="minorHAnsi" w:hAnsiTheme="minorHAnsi"/>
                <w:sz w:val="18"/>
                <w:szCs w:val="18"/>
              </w:rPr>
              <w:t>F)</w:t>
            </w:r>
          </w:p>
        </w:tc>
        <w:tc>
          <w:tcPr>
            <w:tcW w:w="2498" w:type="pct"/>
            <w:vAlign w:val="center"/>
          </w:tcPr>
          <w:p w14:paraId="7EB3F547" w14:textId="77777777" w:rsidR="001E16F8" w:rsidRPr="00D052CA" w:rsidRDefault="001E16F8" w:rsidP="00B721EB">
            <w:pPr>
              <w:keepNext/>
              <w:rPr>
                <w:rFonts w:asciiTheme="minorHAnsi" w:hAnsiTheme="minorHAnsi"/>
                <w:sz w:val="18"/>
                <w:szCs w:val="18"/>
              </w:rPr>
            </w:pPr>
          </w:p>
        </w:tc>
      </w:tr>
      <w:tr w:rsidR="002D2DFC" w:rsidRPr="00D052CA" w14:paraId="7EB3F54B" w14:textId="77777777" w:rsidTr="00792D93">
        <w:trPr>
          <w:cantSplit/>
          <w:trHeight w:val="288"/>
        </w:trPr>
        <w:tc>
          <w:tcPr>
            <w:tcW w:w="287" w:type="pct"/>
            <w:vAlign w:val="center"/>
          </w:tcPr>
          <w:p w14:paraId="7EB3F549" w14:textId="77777777" w:rsidR="002D2DFC" w:rsidRPr="00D052CA" w:rsidDel="00C76C40" w:rsidRDefault="002D2DFC" w:rsidP="00481126">
            <w:pPr>
              <w:keepNext/>
              <w:jc w:val="center"/>
              <w:rPr>
                <w:rFonts w:asciiTheme="minorHAnsi" w:hAnsiTheme="minorHAnsi"/>
                <w:sz w:val="18"/>
                <w:szCs w:val="18"/>
              </w:rPr>
            </w:pPr>
            <w:r w:rsidRPr="00D052CA">
              <w:rPr>
                <w:rFonts w:asciiTheme="minorHAnsi" w:hAnsiTheme="minorHAnsi"/>
                <w:sz w:val="18"/>
                <w:szCs w:val="18"/>
              </w:rPr>
              <w:t>11</w:t>
            </w:r>
          </w:p>
        </w:tc>
        <w:tc>
          <w:tcPr>
            <w:tcW w:w="2215" w:type="pct"/>
            <w:vAlign w:val="center"/>
          </w:tcPr>
          <w:p w14:paraId="0067DFC5" w14:textId="77777777" w:rsidR="002D2DFC" w:rsidRPr="00D052CA" w:rsidRDefault="002D2DFC" w:rsidP="00B721EB">
            <w:pPr>
              <w:keepNext/>
              <w:rPr>
                <w:rFonts w:asciiTheme="minorHAnsi" w:hAnsiTheme="minorHAnsi"/>
                <w:sz w:val="18"/>
                <w:szCs w:val="18"/>
              </w:rPr>
            </w:pPr>
            <w:r w:rsidRPr="00D052CA">
              <w:rPr>
                <w:rFonts w:asciiTheme="minorHAnsi" w:hAnsiTheme="minorHAnsi"/>
                <w:sz w:val="18"/>
                <w:szCs w:val="18"/>
              </w:rPr>
              <w:t xml:space="preserve">Compliance Statement: </w:t>
            </w:r>
          </w:p>
        </w:tc>
        <w:tc>
          <w:tcPr>
            <w:tcW w:w="2498" w:type="pct"/>
            <w:vAlign w:val="center"/>
          </w:tcPr>
          <w:p w14:paraId="7EB3F54A" w14:textId="140E3730" w:rsidR="002D2DFC" w:rsidRPr="00D052CA" w:rsidRDefault="002D2DFC" w:rsidP="00B721EB">
            <w:pPr>
              <w:keepNext/>
              <w:rPr>
                <w:rFonts w:asciiTheme="minorHAnsi" w:hAnsiTheme="minorHAnsi"/>
                <w:sz w:val="18"/>
                <w:szCs w:val="18"/>
              </w:rPr>
            </w:pPr>
          </w:p>
        </w:tc>
      </w:tr>
    </w:tbl>
    <w:p w14:paraId="7EB3F54C" w14:textId="77777777" w:rsidR="001E16F8" w:rsidRPr="00D052CA" w:rsidRDefault="001E16F8" w:rsidP="001E16F8">
      <w:pPr>
        <w:pStyle w:val="Header"/>
        <w:tabs>
          <w:tab w:val="clear" w:pos="4320"/>
          <w:tab w:val="clear" w:pos="8640"/>
          <w:tab w:val="left" w:pos="360"/>
        </w:tabs>
        <w:ind w:left="274" w:hanging="274"/>
        <w:rPr>
          <w:rFonts w:asciiTheme="minorHAnsi" w:hAnsiTheme="minorHAnsi"/>
          <w:b/>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2"/>
        <w:gridCol w:w="10183"/>
      </w:tblGrid>
      <w:tr w:rsidR="00406141" w:rsidRPr="00D052CA" w14:paraId="7EB3F550" w14:textId="77777777" w:rsidTr="00A14227">
        <w:trPr>
          <w:cantSplit/>
          <w:trHeight w:val="432"/>
        </w:trPr>
        <w:tc>
          <w:tcPr>
            <w:tcW w:w="4999" w:type="pct"/>
            <w:gridSpan w:val="2"/>
            <w:vAlign w:val="center"/>
          </w:tcPr>
          <w:p w14:paraId="7EB3F54E" w14:textId="2476BB73" w:rsidR="00406141" w:rsidRPr="00D052CA" w:rsidRDefault="00406141" w:rsidP="00481126">
            <w:pPr>
              <w:keepNext/>
              <w:rPr>
                <w:rFonts w:asciiTheme="minorHAnsi" w:hAnsiTheme="minorHAnsi"/>
                <w:b/>
                <w:szCs w:val="18"/>
              </w:rPr>
            </w:pPr>
            <w:r w:rsidRPr="00D052CA">
              <w:rPr>
                <w:rFonts w:asciiTheme="minorHAnsi" w:hAnsiTheme="minorHAnsi"/>
                <w:b/>
                <w:szCs w:val="18"/>
              </w:rPr>
              <w:t>G. Determination of HERS Verification Compliance</w:t>
            </w:r>
          </w:p>
          <w:p w14:paraId="7EB3F54F" w14:textId="7884ED49" w:rsidR="00406141" w:rsidRPr="00D052CA" w:rsidRDefault="00EF4299" w:rsidP="00481126">
            <w:pPr>
              <w:keepNext/>
              <w:rPr>
                <w:rFonts w:asciiTheme="minorHAnsi" w:hAnsiTheme="minorHAnsi"/>
                <w:sz w:val="18"/>
                <w:szCs w:val="18"/>
              </w:rPr>
            </w:pPr>
            <w:r w:rsidRPr="00D052CA">
              <w:rPr>
                <w:rFonts w:asciiTheme="minorHAnsi" w:hAnsiTheme="minorHAnsi"/>
                <w:sz w:val="18"/>
                <w:szCs w:val="18"/>
              </w:rPr>
              <w:t xml:space="preserve">All applicable sections of this document shall indicate compliance with the specified verification protocol requirements </w:t>
            </w:r>
            <w:proofErr w:type="gramStart"/>
            <w:r w:rsidRPr="00D052CA">
              <w:rPr>
                <w:rFonts w:asciiTheme="minorHAnsi" w:hAnsiTheme="minorHAnsi"/>
                <w:sz w:val="18"/>
                <w:szCs w:val="18"/>
              </w:rPr>
              <w:t>in order for</w:t>
            </w:r>
            <w:proofErr w:type="gramEnd"/>
            <w:r w:rsidRPr="00D052CA">
              <w:rPr>
                <w:rFonts w:asciiTheme="minorHAnsi" w:hAnsiTheme="minorHAnsi"/>
                <w:sz w:val="18"/>
                <w:szCs w:val="18"/>
              </w:rPr>
              <w:t xml:space="preserve"> this Certificate of Verification as a whole to be determined to be in compliance.</w:t>
            </w:r>
          </w:p>
        </w:tc>
      </w:tr>
      <w:tr w:rsidR="00406141" w:rsidRPr="00D052CA" w14:paraId="7EB3F553" w14:textId="77777777" w:rsidTr="00A14227">
        <w:trPr>
          <w:cantSplit/>
          <w:trHeight w:val="432"/>
        </w:trPr>
        <w:tc>
          <w:tcPr>
            <w:tcW w:w="288" w:type="pct"/>
            <w:vAlign w:val="center"/>
          </w:tcPr>
          <w:p w14:paraId="7EB3F551" w14:textId="77777777" w:rsidR="00406141" w:rsidRPr="00D052CA" w:rsidDel="00C76C40" w:rsidRDefault="00406141" w:rsidP="008B50A2">
            <w:pPr>
              <w:keepNext/>
              <w:rPr>
                <w:rFonts w:asciiTheme="minorHAnsi" w:hAnsiTheme="minorHAnsi"/>
                <w:sz w:val="18"/>
                <w:szCs w:val="18"/>
              </w:rPr>
            </w:pPr>
            <w:r w:rsidRPr="00D052CA">
              <w:rPr>
                <w:rFonts w:asciiTheme="minorHAnsi" w:hAnsiTheme="minorHAnsi"/>
                <w:sz w:val="18"/>
                <w:szCs w:val="18"/>
              </w:rPr>
              <w:t>01</w:t>
            </w:r>
          </w:p>
        </w:tc>
        <w:tc>
          <w:tcPr>
            <w:tcW w:w="4712" w:type="pct"/>
            <w:vAlign w:val="center"/>
          </w:tcPr>
          <w:p w14:paraId="7EB3F552" w14:textId="77777777" w:rsidR="00406141" w:rsidRPr="00D052CA" w:rsidRDefault="00406141" w:rsidP="00406141">
            <w:pPr>
              <w:keepNext/>
              <w:spacing w:after="60"/>
              <w:rPr>
                <w:rFonts w:asciiTheme="minorHAnsi" w:hAnsiTheme="minorHAnsi"/>
                <w:sz w:val="18"/>
                <w:szCs w:val="18"/>
              </w:rPr>
            </w:pPr>
          </w:p>
        </w:tc>
      </w:tr>
    </w:tbl>
    <w:p w14:paraId="7EB3F554" w14:textId="77777777" w:rsidR="00406141" w:rsidRPr="00D052CA" w:rsidRDefault="00406141" w:rsidP="001E16F8">
      <w:pPr>
        <w:rPr>
          <w:rFonts w:asciiTheme="minorHAnsi" w:hAnsiTheme="minorHAnsi"/>
          <w:sz w:val="18"/>
          <w:szCs w:val="18"/>
        </w:rPr>
      </w:pPr>
    </w:p>
    <w:p w14:paraId="7EB3F557" w14:textId="455FD2E7" w:rsidR="001E16F8" w:rsidRPr="00D052CA" w:rsidRDefault="001E16F8">
      <w:pPr>
        <w:rPr>
          <w:rFonts w:asciiTheme="minorHAnsi" w:hAnsiTheme="minorHAnsi"/>
          <w:sz w:val="18"/>
          <w:szCs w:val="18"/>
        </w:rPr>
      </w:pPr>
    </w:p>
    <w:p w14:paraId="7EB3F588" w14:textId="77777777" w:rsidR="001E16F8" w:rsidRPr="00D052CA" w:rsidDel="00D158F3" w:rsidRDefault="001E16F8">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331595" w:rsidRPr="00753D05" w14:paraId="049D1E39"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19AA447"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331595" w:rsidRPr="00753D05" w14:paraId="1B3F7CB4"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A9D2FCD" w14:textId="77777777" w:rsidR="00331595" w:rsidRPr="00753D05" w:rsidRDefault="00331595" w:rsidP="00331595">
            <w:pPr>
              <w:numPr>
                <w:ilvl w:val="0"/>
                <w:numId w:val="24"/>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331595" w:rsidRPr="00753D05" w14:paraId="1CF02857"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6D9FC5D4"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57537F3"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331595" w:rsidRPr="00753D05" w14:paraId="1B48A98C"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44485AE3"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6D382AB"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331595" w:rsidRPr="00753D05" w14:paraId="3C836339"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4D9D2804"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114F839"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331595" w:rsidRPr="00753D05" w14:paraId="1AAE25CD"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1782443F"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B80E3C0" w14:textId="77777777" w:rsidR="00331595" w:rsidRPr="00753D05" w:rsidRDefault="00331595"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331595" w:rsidRPr="00753D05" w14:paraId="0EB67BFB"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5ECF66D"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331595" w:rsidRPr="00753D05" w14:paraId="28E10FF3"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9BF117F" w14:textId="77777777" w:rsidR="00331595" w:rsidRPr="00753D05" w:rsidRDefault="00331595" w:rsidP="00FC2323">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020EE94A"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11187F8C"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73E1D229"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948577F"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27516C7E"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79BBF0F1" w14:textId="77777777" w:rsidR="00331595" w:rsidRPr="00753D05" w:rsidRDefault="00331595" w:rsidP="00331595">
            <w:pPr>
              <w:numPr>
                <w:ilvl w:val="0"/>
                <w:numId w:val="25"/>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3A173F38" w14:textId="77777777" w:rsidR="00331595" w:rsidRPr="00753D05" w:rsidRDefault="00331595" w:rsidP="00C54049">
            <w:pPr>
              <w:spacing w:after="200" w:line="276" w:lineRule="auto"/>
              <w:contextualSpacing/>
              <w:rPr>
                <w:rFonts w:asciiTheme="minorHAnsi" w:eastAsiaTheme="minorEastAsia" w:hAnsiTheme="minorHAnsi" w:cstheme="minorBidi"/>
                <w:sz w:val="18"/>
                <w:szCs w:val="18"/>
              </w:rPr>
            </w:pPr>
          </w:p>
        </w:tc>
      </w:tr>
      <w:tr w:rsidR="00331595" w:rsidRPr="00753D05" w14:paraId="3DE52AED"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D2DB77D"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331595" w:rsidRPr="00753D05" w14:paraId="4558D033"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BAC8AE2"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331595" w:rsidRPr="00753D05" w14:paraId="5C100B05"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B381508" w14:textId="77777777" w:rsidR="00331595" w:rsidRPr="00753D05" w:rsidRDefault="00331595"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18BD250" w14:textId="77777777" w:rsidR="00331595" w:rsidRPr="00753D05" w:rsidRDefault="00331595"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331595" w:rsidRPr="00753D05" w14:paraId="4DD1252C"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83B55A" w14:textId="77777777" w:rsidR="00331595" w:rsidRPr="00753D05" w:rsidRDefault="00331595"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331595" w:rsidRPr="00753D05" w14:paraId="3CACA30D"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8BDCFA"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6FA95469"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182812"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0FC611FC" w14:textId="77777777" w:rsidR="00331595" w:rsidRPr="00753D05" w:rsidRDefault="00331595"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331595" w:rsidRPr="00753D05" w14:paraId="53606301"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5F7ED88" w14:textId="77777777" w:rsidR="00331595" w:rsidRPr="00753D05" w:rsidRDefault="00331595"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331595" w:rsidRPr="00753D05" w14:paraId="2686D0C7"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C30D15" w14:textId="77777777" w:rsidR="00331595" w:rsidRPr="00753D05" w:rsidRDefault="00331595"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5CD9B1CC" w14:textId="77777777" w:rsidR="00331595" w:rsidRPr="00753D05" w:rsidRDefault="00331595"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331595" w:rsidRPr="00753D05" w14:paraId="6466996C"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042AD3"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EBB3E6"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446150D3"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331595" w:rsidRPr="00753D05" w14:paraId="380923E3"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18BE38"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463919" w14:textId="77777777" w:rsidR="00331595" w:rsidRPr="00753D05" w:rsidRDefault="00331595"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7EB3F589" w14:textId="77777777" w:rsidR="00C063EB" w:rsidRPr="00D052CA" w:rsidRDefault="00C063EB">
      <w:pPr>
        <w:rPr>
          <w:rFonts w:asciiTheme="minorHAnsi" w:hAnsiTheme="minorHAnsi"/>
          <w:sz w:val="18"/>
          <w:szCs w:val="18"/>
        </w:rPr>
        <w:sectPr w:rsidR="00C063EB" w:rsidRPr="00D052CA" w:rsidSect="003A69EB">
          <w:headerReference w:type="default" r:id="rId11"/>
          <w:footerReference w:type="default" r:id="rId12"/>
          <w:pgSz w:w="12240" w:h="15840" w:code="1"/>
          <w:pgMar w:top="720" w:right="720" w:bottom="720" w:left="720" w:header="432" w:footer="432" w:gutter="0"/>
          <w:pgNumType w:start="1"/>
          <w:cols w:space="720"/>
          <w:docGrid w:linePitch="272"/>
        </w:sectPr>
      </w:pPr>
    </w:p>
    <w:p w14:paraId="7EB3F58A" w14:textId="6CEA6B4B" w:rsidR="00C063EB" w:rsidRPr="00D052CA" w:rsidRDefault="0063688E" w:rsidP="00481126">
      <w:pPr>
        <w:jc w:val="center"/>
        <w:rPr>
          <w:rFonts w:asciiTheme="minorHAnsi" w:hAnsiTheme="minorHAnsi"/>
          <w:b/>
          <w:szCs w:val="18"/>
        </w:rPr>
      </w:pPr>
      <w:r w:rsidRPr="00D052CA">
        <w:rPr>
          <w:rFonts w:asciiTheme="minorHAnsi" w:hAnsiTheme="minorHAnsi"/>
          <w:b/>
          <w:szCs w:val="18"/>
        </w:rPr>
        <w:lastRenderedPageBreak/>
        <w:t>LMCV</w:t>
      </w:r>
      <w:r w:rsidR="00883DB3" w:rsidRPr="00D052CA">
        <w:rPr>
          <w:rFonts w:asciiTheme="minorHAnsi" w:hAnsiTheme="minorHAnsi"/>
          <w:b/>
          <w:szCs w:val="18"/>
        </w:rPr>
        <w:t>-MCH-25a-H User Instructions</w:t>
      </w:r>
    </w:p>
    <w:p w14:paraId="7EB3F58B" w14:textId="77777777" w:rsidR="00C063EB" w:rsidRPr="00D052CA" w:rsidRDefault="00C063EB" w:rsidP="00A669D7">
      <w:pPr>
        <w:rPr>
          <w:rFonts w:asciiTheme="minorHAnsi" w:hAnsiTheme="minorHAnsi"/>
          <w:sz w:val="18"/>
          <w:szCs w:val="18"/>
        </w:rPr>
      </w:pPr>
    </w:p>
    <w:p w14:paraId="7EB3F58C" w14:textId="37F9CFC8"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A. System Information</w:t>
      </w:r>
    </w:p>
    <w:p w14:paraId="7EB3F58E" w14:textId="782315A0"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8F" w14:textId="7501A537"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90" w14:textId="5B2C2631"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91" w14:textId="47C1FF57"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92" w14:textId="786D88C4"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93" w14:textId="1D24B114"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94" w14:textId="23AA1912" w:rsidR="00695C2B" w:rsidRPr="00D052CA" w:rsidRDefault="00695C2B" w:rsidP="00695C2B">
      <w:pPr>
        <w:pStyle w:val="ListParagraph"/>
        <w:numPr>
          <w:ilvl w:val="0"/>
          <w:numId w:val="8"/>
        </w:numPr>
        <w:rPr>
          <w:rFonts w:asciiTheme="minorHAnsi" w:hAnsiTheme="minorHAnsi"/>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r w:rsidRPr="00D052CA">
        <w:rPr>
          <w:rFonts w:asciiTheme="minorHAnsi" w:hAnsiTheme="minorHAnsi"/>
          <w:sz w:val="18"/>
        </w:rPr>
        <w:t xml:space="preserve"> Choose the type of refrigerant used by the system being verified. R-22 and R-410A are the most common, but other types may occasionally be encountered.</w:t>
      </w:r>
    </w:p>
    <w:p w14:paraId="7EB3F595" w14:textId="4F9081FC"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052CA">
        <w:rPr>
          <w:rFonts w:asciiTheme="minorHAnsi" w:hAnsiTheme="minorHAnsi"/>
          <w:sz w:val="18"/>
          <w:szCs w:val="18"/>
        </w:rPr>
        <w:t>Puron</w:t>
      </w:r>
      <w:proofErr w:type="spellEnd"/>
      <w:r w:rsidRPr="00D052CA">
        <w:rPr>
          <w:rFonts w:asciiTheme="minorHAnsi" w:hAnsiTheme="minorHAnsi"/>
          <w:sz w:val="18"/>
          <w:szCs w:val="18"/>
        </w:rPr>
        <w:t xml:space="preserve">, </w:t>
      </w:r>
      <w:proofErr w:type="spellStart"/>
      <w:r w:rsidRPr="00D052CA">
        <w:rPr>
          <w:rFonts w:asciiTheme="minorHAnsi" w:hAnsiTheme="minorHAnsi"/>
          <w:sz w:val="18"/>
          <w:szCs w:val="18"/>
        </w:rPr>
        <w:t>Genetron</w:t>
      </w:r>
      <w:proofErr w:type="spellEnd"/>
      <w:r w:rsidRPr="00D052CA">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17914461" w14:textId="75D76E18" w:rsidR="00FA6AAA" w:rsidRPr="00D052CA" w:rsidRDefault="00FA6AAA"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If applicable, a liquid line filter drier shall be installed according to the manufacturer’s specifications.</w:t>
      </w:r>
    </w:p>
    <w:p w14:paraId="7EB3F596" w14:textId="64A78ED8"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r w:rsidRPr="00D052CA">
        <w:rPr>
          <w:rFonts w:asciiTheme="minorHAnsi" w:hAnsiTheme="minorHAnsi"/>
        </w:rPr>
        <w:t xml:space="preserve"> </w:t>
      </w:r>
      <w:r w:rsidRPr="00D052CA">
        <w:rPr>
          <w:rFonts w:asciiTheme="minorHAnsi" w:hAnsiTheme="minorHAnsi"/>
          <w:sz w:val="18"/>
        </w:rPr>
        <w:t>Indicate whether the HVAC system is Completely New, Replacement or an Alteration.</w:t>
      </w:r>
    </w:p>
    <w:p w14:paraId="7EB3F597" w14:textId="0B1FE5B0"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Installer is to select the appropriate choice regarding whether this system has a </w:t>
      </w:r>
      <w:r w:rsidR="00962512" w:rsidRPr="00D052CA">
        <w:rPr>
          <w:rFonts w:asciiTheme="minorHAnsi" w:hAnsiTheme="minorHAnsi"/>
          <w:sz w:val="18"/>
          <w:szCs w:val="18"/>
        </w:rPr>
        <w:t>Fault Indicator Display</w:t>
      </w:r>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 Qualifying </w:t>
      </w:r>
      <w:r w:rsidR="00962512" w:rsidRPr="00D052CA">
        <w:rPr>
          <w:rFonts w:asciiTheme="minorHAnsi" w:hAnsiTheme="minorHAnsi"/>
          <w:sz w:val="18"/>
          <w:szCs w:val="18"/>
        </w:rPr>
        <w:t>FID</w:t>
      </w:r>
      <w:r w:rsidRPr="00D052CA">
        <w:rPr>
          <w:rFonts w:asciiTheme="minorHAnsi" w:hAnsiTheme="minorHAnsi"/>
          <w:sz w:val="18"/>
          <w:szCs w:val="18"/>
        </w:rPr>
        <w:t xml:space="preserve">’s may exempt a system from HERS refrigerant charge verification. </w:t>
      </w:r>
      <w:proofErr w:type="gramStart"/>
      <w:r w:rsidR="00962512" w:rsidRPr="00D052CA">
        <w:rPr>
          <w:rFonts w:asciiTheme="minorHAnsi" w:hAnsiTheme="minorHAnsi"/>
          <w:sz w:val="18"/>
          <w:szCs w:val="18"/>
        </w:rPr>
        <w:t>FID</w:t>
      </w:r>
      <w:r w:rsidRPr="00D052CA">
        <w:rPr>
          <w:rFonts w:asciiTheme="minorHAnsi" w:hAnsiTheme="minorHAnsi"/>
          <w:sz w:val="18"/>
          <w:szCs w:val="18"/>
        </w:rPr>
        <w:t>’s</w:t>
      </w:r>
      <w:proofErr w:type="gramEnd"/>
      <w:r w:rsidRPr="00D052CA">
        <w:rPr>
          <w:rFonts w:asciiTheme="minorHAnsi" w:hAnsiTheme="minorHAnsi"/>
          <w:sz w:val="18"/>
          <w:szCs w:val="18"/>
        </w:rPr>
        <w:t xml:space="preserve"> are described in Joint Appendix JA6.1. </w:t>
      </w:r>
      <w:proofErr w:type="spellStart"/>
      <w:r w:rsidRPr="00D052CA">
        <w:rPr>
          <w:rFonts w:asciiTheme="minorHAnsi" w:hAnsiTheme="minorHAnsi"/>
          <w:sz w:val="18"/>
          <w:szCs w:val="18"/>
        </w:rPr>
        <w:t>Qualfying</w:t>
      </w:r>
      <w:proofErr w:type="spellEnd"/>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’s must appear on a list of approved devices kept by the Commission. If installed system does not match the description here, it fails. Note: </w:t>
      </w:r>
      <w:r w:rsidRPr="00D052CA">
        <w:rPr>
          <w:rFonts w:asciiTheme="minorHAnsi" w:hAnsiTheme="minorHAnsi"/>
          <w:sz w:val="18"/>
        </w:rPr>
        <w:t xml:space="preserve">Installation of </w:t>
      </w:r>
      <w:proofErr w:type="gramStart"/>
      <w:r w:rsidRPr="00D052CA">
        <w:rPr>
          <w:rFonts w:asciiTheme="minorHAnsi" w:hAnsiTheme="minorHAnsi"/>
          <w:sz w:val="18"/>
        </w:rPr>
        <w:t>a</w:t>
      </w:r>
      <w:proofErr w:type="gramEnd"/>
      <w:r w:rsidRPr="00D052CA">
        <w:rPr>
          <w:rFonts w:asciiTheme="minorHAnsi" w:hAnsiTheme="minorHAnsi"/>
          <w:sz w:val="18"/>
        </w:rPr>
        <w:t xml:space="preserve"> </w:t>
      </w:r>
      <w:r w:rsidR="00962512" w:rsidRPr="00D052CA">
        <w:rPr>
          <w:rFonts w:asciiTheme="minorHAnsi" w:hAnsiTheme="minorHAnsi"/>
          <w:sz w:val="18"/>
        </w:rPr>
        <w:t>FID</w:t>
      </w:r>
      <w:r w:rsidRPr="00D052CA">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962512" w:rsidRPr="00D052CA">
        <w:rPr>
          <w:rFonts w:asciiTheme="minorHAnsi" w:hAnsiTheme="minorHAnsi"/>
          <w:sz w:val="18"/>
        </w:rPr>
        <w:t>FID</w:t>
      </w:r>
      <w:r w:rsidRPr="00D052CA">
        <w:rPr>
          <w:rFonts w:asciiTheme="minorHAnsi" w:hAnsiTheme="minorHAnsi"/>
          <w:sz w:val="18"/>
        </w:rPr>
        <w:t xml:space="preserve"> is required. Other requirements may also be triggered.</w:t>
      </w:r>
    </w:p>
    <w:p w14:paraId="7EB3F598" w14:textId="61BB5605"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7EB3F599" w14:textId="2B18BA68"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7EB3F59A" w14:textId="77777777"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HERS rater to input date of their refrigerant charge verification.</w:t>
      </w:r>
    </w:p>
    <w:p w14:paraId="7EB3F59B" w14:textId="6EB40151"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-MCH-25). The installer is to have selected the refrigerant charge verification method used from the choices provided:</w:t>
      </w:r>
    </w:p>
    <w:p w14:paraId="7EB3F59C" w14:textId="0AA382F4" w:rsidR="00695C2B" w:rsidRPr="00D052CA" w:rsidRDefault="00695C2B" w:rsidP="00695C2B">
      <w:pPr>
        <w:pStyle w:val="ListParagraph"/>
        <w:numPr>
          <w:ilvl w:val="0"/>
          <w:numId w:val="12"/>
        </w:numPr>
        <w:spacing w:after="60"/>
        <w:ind w:left="1080"/>
        <w:rPr>
          <w:rFonts w:asciiTheme="minorHAnsi" w:hAnsiTheme="minorHAnsi"/>
          <w:sz w:val="18"/>
          <w:szCs w:val="18"/>
        </w:rPr>
      </w:pPr>
      <w:r w:rsidRPr="00D052CA">
        <w:rPr>
          <w:rFonts w:asciiTheme="minorHAnsi" w:hAnsiTheme="minorHAnsi"/>
          <w:sz w:val="18"/>
          <w:szCs w:val="18"/>
        </w:rPr>
        <w:t>Superheat (outdoor temperature must be ≥ 55</w:t>
      </w:r>
      <w:r w:rsidR="002D2DFC" w:rsidRPr="00D052CA">
        <w:rPr>
          <w:rFonts w:asciiTheme="minorHAnsi" w:hAnsiTheme="minorHAnsi"/>
          <w:sz w:val="18"/>
          <w:szCs w:val="18"/>
        </w:rPr>
        <w:t>°</w:t>
      </w:r>
      <w:r w:rsidRPr="00D052CA">
        <w:rPr>
          <w:rFonts w:asciiTheme="minorHAnsi" w:hAnsiTheme="minorHAnsi"/>
          <w:sz w:val="18"/>
          <w:szCs w:val="18"/>
        </w:rPr>
        <w:t xml:space="preserve">F); </w:t>
      </w:r>
      <w:r w:rsidR="00883DB3" w:rsidRPr="00D052CA">
        <w:rPr>
          <w:rFonts w:asciiTheme="minorHAnsi" w:hAnsiTheme="minorHAnsi"/>
          <w:sz w:val="18"/>
          <w:szCs w:val="18"/>
        </w:rPr>
        <w:t>t</w:t>
      </w:r>
      <w:r w:rsidRPr="00D052CA">
        <w:rPr>
          <w:rFonts w:asciiTheme="minorHAnsi" w:hAnsiTheme="minorHAnsi"/>
          <w:sz w:val="18"/>
          <w:szCs w:val="18"/>
        </w:rPr>
        <w:t>his verification method can only be used when the outdoor temperature is at or above 55</w:t>
      </w:r>
      <w:r w:rsidR="002D2DFC" w:rsidRPr="00D052CA">
        <w:rPr>
          <w:rFonts w:asciiTheme="minorHAnsi" w:hAnsiTheme="minorHAnsi"/>
          <w:sz w:val="18"/>
          <w:szCs w:val="18"/>
        </w:rPr>
        <w:t>°</w:t>
      </w:r>
      <w:r w:rsidRPr="00D052CA">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63688E" w:rsidRPr="00D052CA">
        <w:rPr>
          <w:rFonts w:asciiTheme="minorHAnsi" w:hAnsiTheme="minorHAnsi"/>
          <w:sz w:val="18"/>
          <w:szCs w:val="18"/>
        </w:rPr>
        <w:t>LMCI</w:t>
      </w:r>
      <w:r w:rsidRPr="00D052CA">
        <w:rPr>
          <w:rFonts w:asciiTheme="minorHAnsi" w:hAnsiTheme="minorHAnsi"/>
          <w:sz w:val="18"/>
          <w:szCs w:val="18"/>
        </w:rPr>
        <w:t>-MCH-25a.</w:t>
      </w:r>
    </w:p>
    <w:p w14:paraId="7EB3F59D" w14:textId="3DE38E4D" w:rsidR="00695C2B" w:rsidRPr="00D052CA" w:rsidRDefault="00695C2B" w:rsidP="00695C2B">
      <w:pPr>
        <w:pStyle w:val="ListParagraph"/>
        <w:numPr>
          <w:ilvl w:val="0"/>
          <w:numId w:val="12"/>
        </w:numPr>
        <w:spacing w:after="60"/>
        <w:ind w:left="1080"/>
        <w:rPr>
          <w:rFonts w:asciiTheme="minorHAnsi" w:hAnsiTheme="minorHAnsi"/>
          <w:sz w:val="18"/>
          <w:szCs w:val="18"/>
        </w:rPr>
      </w:pPr>
      <w:r w:rsidRPr="00D052CA">
        <w:rPr>
          <w:rFonts w:asciiTheme="minorHAnsi" w:hAnsiTheme="minorHAnsi"/>
          <w:sz w:val="18"/>
          <w:szCs w:val="18"/>
        </w:rPr>
        <w:t>Subcooling (outdoor temperature must be ≥ 55</w:t>
      </w:r>
      <w:r w:rsidR="002D2DFC" w:rsidRPr="00D052CA">
        <w:rPr>
          <w:rFonts w:asciiTheme="minorHAnsi" w:hAnsiTheme="minorHAnsi"/>
          <w:sz w:val="18"/>
          <w:szCs w:val="18"/>
        </w:rPr>
        <w:t>°</w:t>
      </w:r>
      <w:r w:rsidRPr="00D052CA">
        <w:rPr>
          <w:rFonts w:asciiTheme="minorHAnsi" w:hAnsiTheme="minorHAnsi"/>
          <w:sz w:val="18"/>
          <w:szCs w:val="18"/>
        </w:rPr>
        <w:t xml:space="preserve">F); </w:t>
      </w:r>
      <w:r w:rsidR="00883DB3" w:rsidRPr="00D052CA">
        <w:rPr>
          <w:rFonts w:asciiTheme="minorHAnsi" w:hAnsiTheme="minorHAnsi"/>
          <w:sz w:val="18"/>
          <w:szCs w:val="18"/>
        </w:rPr>
        <w:t>t</w:t>
      </w:r>
      <w:r w:rsidRPr="00D052CA">
        <w:rPr>
          <w:rFonts w:asciiTheme="minorHAnsi" w:hAnsiTheme="minorHAnsi"/>
          <w:sz w:val="18"/>
          <w:szCs w:val="18"/>
        </w:rPr>
        <w:t>his verification method can only be used when the outdoor temperature is at or above 55</w:t>
      </w:r>
      <w:r w:rsidR="002D2DFC" w:rsidRPr="00D052CA">
        <w:rPr>
          <w:rFonts w:asciiTheme="minorHAnsi" w:hAnsiTheme="minorHAnsi"/>
          <w:sz w:val="18"/>
          <w:szCs w:val="18"/>
        </w:rPr>
        <w:t>°</w:t>
      </w:r>
      <w:r w:rsidRPr="00D052CA">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63688E" w:rsidRPr="00D052CA">
        <w:rPr>
          <w:rFonts w:asciiTheme="minorHAnsi" w:hAnsiTheme="minorHAnsi"/>
          <w:sz w:val="18"/>
          <w:szCs w:val="18"/>
        </w:rPr>
        <w:t>LMCI</w:t>
      </w:r>
      <w:r w:rsidRPr="00D052CA">
        <w:rPr>
          <w:rFonts w:asciiTheme="minorHAnsi" w:hAnsiTheme="minorHAnsi"/>
          <w:sz w:val="18"/>
          <w:szCs w:val="18"/>
        </w:rPr>
        <w:t>-MCH-25b.</w:t>
      </w:r>
    </w:p>
    <w:p w14:paraId="7EB3F59E" w14:textId="5DD6FAA2" w:rsidR="00695C2B" w:rsidRPr="00D052CA" w:rsidRDefault="00695C2B" w:rsidP="00695C2B">
      <w:pPr>
        <w:pStyle w:val="ListParagraph"/>
        <w:numPr>
          <w:ilvl w:val="0"/>
          <w:numId w:val="12"/>
        </w:numPr>
        <w:spacing w:after="60"/>
        <w:ind w:left="1080"/>
        <w:rPr>
          <w:rFonts w:asciiTheme="minorHAnsi" w:hAnsiTheme="minorHAnsi"/>
          <w:sz w:val="18"/>
          <w:szCs w:val="18"/>
        </w:rPr>
      </w:pPr>
      <w:r w:rsidRPr="00D052CA">
        <w:rPr>
          <w:rFonts w:asciiTheme="minorHAnsi" w:hAnsiTheme="minorHAnsi"/>
          <w:sz w:val="18"/>
          <w:szCs w:val="18"/>
        </w:rPr>
        <w:t xml:space="preserve">Weigh-in; </w:t>
      </w:r>
      <w:r w:rsidR="00C66409" w:rsidRPr="00D052CA">
        <w:rPr>
          <w:rFonts w:asciiTheme="minorHAnsi" w:hAnsiTheme="minorHAnsi"/>
          <w:sz w:val="18"/>
          <w:szCs w:val="18"/>
        </w:rPr>
        <w:t>t</w:t>
      </w:r>
      <w:r w:rsidRPr="00D052CA">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w:t>
      </w:r>
      <w:r w:rsidR="0063688E" w:rsidRPr="00D052CA">
        <w:rPr>
          <w:rFonts w:asciiTheme="minorHAnsi" w:hAnsiTheme="minorHAnsi"/>
          <w:sz w:val="18"/>
          <w:szCs w:val="18"/>
        </w:rPr>
        <w:t>LMCI</w:t>
      </w:r>
      <w:r w:rsidRPr="00D052CA">
        <w:rPr>
          <w:rFonts w:asciiTheme="minorHAnsi" w:hAnsiTheme="minorHAnsi"/>
          <w:sz w:val="18"/>
          <w:szCs w:val="18"/>
        </w:rPr>
        <w:t>-MCH-25c.</w:t>
      </w:r>
    </w:p>
    <w:p w14:paraId="7EB3F59F" w14:textId="69426373" w:rsidR="00695C2B" w:rsidRPr="00D052CA" w:rsidDel="0081065E" w:rsidRDefault="00695C2B" w:rsidP="00695C2B">
      <w:pPr>
        <w:pStyle w:val="ListParagraph"/>
        <w:numPr>
          <w:ilvl w:val="0"/>
          <w:numId w:val="12"/>
        </w:numPr>
        <w:spacing w:after="60"/>
        <w:ind w:left="1080"/>
        <w:rPr>
          <w:del w:id="2" w:author="Alhabibi, Haider@Energy" w:date="2022-08-01T19:17:00Z"/>
          <w:rFonts w:asciiTheme="minorHAnsi" w:hAnsiTheme="minorHAnsi"/>
          <w:sz w:val="18"/>
          <w:szCs w:val="18"/>
        </w:rPr>
      </w:pPr>
      <w:del w:id="3" w:author="Alhabibi, Haider@Energy" w:date="2022-08-01T19:17:00Z">
        <w:r w:rsidRPr="00D052CA" w:rsidDel="0081065E">
          <w:rPr>
            <w:rFonts w:asciiTheme="minorHAnsi" w:hAnsiTheme="minorHAnsi"/>
            <w:sz w:val="18"/>
            <w:szCs w:val="18"/>
          </w:rPr>
          <w:delText>Winter Setup (applicable when outdoor temperature is &lt; 55</w:delText>
        </w:r>
        <w:r w:rsidR="002D2DFC" w:rsidRPr="00D052CA" w:rsidDel="0081065E">
          <w:rPr>
            <w:rFonts w:asciiTheme="minorHAnsi" w:hAnsiTheme="minorHAnsi"/>
            <w:sz w:val="18"/>
            <w:szCs w:val="18"/>
          </w:rPr>
          <w:delText>°</w:delText>
        </w:r>
        <w:r w:rsidRPr="00D052CA" w:rsidDel="0081065E">
          <w:rPr>
            <w:rFonts w:asciiTheme="minorHAnsi" w:hAnsiTheme="minorHAnsi"/>
            <w:sz w:val="18"/>
            <w:szCs w:val="18"/>
          </w:rPr>
          <w:delText xml:space="preserve">F); </w:delText>
        </w:r>
        <w:r w:rsidR="00C66409" w:rsidRPr="00D052CA" w:rsidDel="0081065E">
          <w:rPr>
            <w:rFonts w:asciiTheme="minorHAnsi" w:hAnsiTheme="minorHAnsi"/>
            <w:sz w:val="18"/>
            <w:szCs w:val="18"/>
          </w:rPr>
          <w:delText>t</w:delText>
        </w:r>
        <w:r w:rsidRPr="00D052CA" w:rsidDel="0081065E">
          <w:rPr>
            <w:rFonts w:asciiTheme="minorHAnsi" w:hAnsiTheme="minorHAnsi"/>
            <w:sz w:val="18"/>
            <w:szCs w:val="18"/>
          </w:rPr>
          <w:delText>he Winter Setup verification method is a special version of the Subcooling method. It can be used when the outdoor temperature is between 37</w:delText>
        </w:r>
        <w:r w:rsidR="002D2DFC" w:rsidRPr="00D052CA" w:rsidDel="0081065E">
          <w:rPr>
            <w:rFonts w:asciiTheme="minorHAnsi" w:hAnsiTheme="minorHAnsi"/>
            <w:sz w:val="18"/>
            <w:szCs w:val="18"/>
          </w:rPr>
          <w:delText>°F</w:delText>
        </w:r>
        <w:r w:rsidRPr="00D052CA" w:rsidDel="0081065E">
          <w:rPr>
            <w:rFonts w:asciiTheme="minorHAnsi" w:hAnsiTheme="minorHAnsi"/>
            <w:sz w:val="18"/>
            <w:szCs w:val="18"/>
          </w:rPr>
          <w:delText xml:space="preserve"> and 55</w:delText>
        </w:r>
        <w:r w:rsidR="002D2DFC" w:rsidRPr="00D052CA" w:rsidDel="0081065E">
          <w:rPr>
            <w:rFonts w:asciiTheme="minorHAnsi" w:hAnsiTheme="minorHAnsi"/>
            <w:sz w:val="18"/>
            <w:szCs w:val="18"/>
          </w:rPr>
          <w:delText>°</w:delText>
        </w:r>
        <w:r w:rsidRPr="00D052CA" w:rsidDel="0081065E">
          <w:rPr>
            <w:rFonts w:asciiTheme="minorHAnsi" w:hAnsiTheme="minorHAnsi"/>
            <w:sz w:val="18"/>
            <w:szCs w:val="18"/>
          </w:rPr>
          <w:delText>F. It can only be used on equipment where the manufacturer has specifically approved it for the equipment being tested. The Winter Setup procedure is details in Residential Appendix RA1.2. Choosing this option will generate a CF2R</w:delText>
        </w:r>
        <w:r w:rsidR="0063688E" w:rsidRPr="00D052CA" w:rsidDel="0081065E">
          <w:rPr>
            <w:rFonts w:asciiTheme="minorHAnsi" w:hAnsiTheme="minorHAnsi"/>
            <w:sz w:val="18"/>
            <w:szCs w:val="18"/>
          </w:rPr>
          <w:delText>LMCI</w:delText>
        </w:r>
        <w:r w:rsidRPr="00D052CA" w:rsidDel="0081065E">
          <w:rPr>
            <w:rFonts w:asciiTheme="minorHAnsi" w:hAnsiTheme="minorHAnsi"/>
            <w:sz w:val="18"/>
            <w:szCs w:val="18"/>
          </w:rPr>
          <w:delText>-MCH-25e.</w:delText>
        </w:r>
      </w:del>
    </w:p>
    <w:p w14:paraId="7EB3F5A0" w14:textId="1B5A10D0" w:rsidR="00695C2B" w:rsidRPr="00D052CA" w:rsidRDefault="00695C2B" w:rsidP="00695C2B">
      <w:pPr>
        <w:pStyle w:val="ListParagraph"/>
        <w:numPr>
          <w:ilvl w:val="0"/>
          <w:numId w:val="12"/>
        </w:numPr>
        <w:spacing w:after="60"/>
        <w:ind w:left="1080"/>
        <w:rPr>
          <w:rFonts w:asciiTheme="minorHAnsi" w:hAnsiTheme="minorHAnsi"/>
          <w:sz w:val="18"/>
          <w:szCs w:val="18"/>
        </w:rPr>
      </w:pPr>
      <w:r w:rsidRPr="00D052CA">
        <w:rPr>
          <w:rFonts w:asciiTheme="minorHAnsi" w:hAnsiTheme="minorHAnsi"/>
          <w:sz w:val="18"/>
          <w:szCs w:val="18"/>
        </w:rPr>
        <w:lastRenderedPageBreak/>
        <w:t xml:space="preserve">New Package Unit Factory </w:t>
      </w:r>
      <w:proofErr w:type="gramStart"/>
      <w:r w:rsidRPr="00D052CA">
        <w:rPr>
          <w:rFonts w:asciiTheme="minorHAnsi" w:hAnsiTheme="minorHAnsi"/>
          <w:sz w:val="18"/>
          <w:szCs w:val="18"/>
        </w:rPr>
        <w:t>Charge;</w:t>
      </w:r>
      <w:proofErr w:type="gramEnd"/>
      <w:r w:rsidRPr="00D052CA">
        <w:rPr>
          <w:rFonts w:asciiTheme="minorHAnsi" w:hAnsiTheme="minorHAnsi"/>
          <w:sz w:val="18"/>
          <w:szCs w:val="18"/>
        </w:rPr>
        <w:t xml:space="preserve"> </w:t>
      </w:r>
      <w:r w:rsidR="00C66409" w:rsidRPr="00D052CA">
        <w:rPr>
          <w:rFonts w:asciiTheme="minorHAnsi" w:hAnsiTheme="minorHAnsi"/>
          <w:sz w:val="18"/>
          <w:szCs w:val="18"/>
        </w:rPr>
        <w:t>t</w:t>
      </w:r>
      <w:r w:rsidRPr="00D052CA">
        <w:rPr>
          <w:rFonts w:asciiTheme="minorHAnsi" w:hAnsiTheme="minorHAnsi"/>
          <w:sz w:val="18"/>
          <w:szCs w:val="18"/>
        </w:rPr>
        <w:t xml:space="preserve">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63688E" w:rsidRPr="00D052CA">
        <w:rPr>
          <w:rFonts w:asciiTheme="minorHAnsi" w:hAnsiTheme="minorHAnsi"/>
          <w:sz w:val="18"/>
          <w:szCs w:val="18"/>
        </w:rPr>
        <w:t>LMCI</w:t>
      </w:r>
      <w:r w:rsidRPr="00D052CA">
        <w:rPr>
          <w:rFonts w:asciiTheme="minorHAnsi" w:hAnsiTheme="minorHAnsi"/>
          <w:sz w:val="18"/>
          <w:szCs w:val="18"/>
        </w:rPr>
        <w:t>-MCH-25f.</w:t>
      </w:r>
    </w:p>
    <w:p w14:paraId="7EB3F5A1" w14:textId="26423292"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63688E" w:rsidRPr="00D052CA">
        <w:rPr>
          <w:rFonts w:asciiTheme="minorHAnsi" w:hAnsiTheme="minorHAnsi"/>
          <w:sz w:val="18"/>
          <w:szCs w:val="18"/>
        </w:rPr>
        <w:t>LMCI</w:t>
      </w:r>
      <w:r w:rsidRPr="00D052CA">
        <w:rPr>
          <w:rFonts w:asciiTheme="minorHAnsi" w:hAnsiTheme="minorHAnsi"/>
          <w:sz w:val="18"/>
          <w:szCs w:val="18"/>
        </w:rPr>
        <w:t xml:space="preserve"> and </w:t>
      </w:r>
      <w:r w:rsidR="0063688E" w:rsidRPr="00D052CA">
        <w:rPr>
          <w:rFonts w:asciiTheme="minorHAnsi" w:hAnsiTheme="minorHAnsi"/>
          <w:sz w:val="18"/>
          <w:szCs w:val="18"/>
        </w:rPr>
        <w:t>LMCV</w:t>
      </w:r>
      <w:r w:rsidRPr="00D052CA">
        <w:rPr>
          <w:rFonts w:asciiTheme="minorHAnsi" w:hAnsiTheme="minorHAnsi"/>
          <w:sz w:val="18"/>
          <w:szCs w:val="18"/>
        </w:rPr>
        <w:t>.</w:t>
      </w:r>
    </w:p>
    <w:p w14:paraId="7EB3F5A2" w14:textId="53BEAF42"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The Group Sampling status is automatically displayed based on the input results of </w:t>
      </w:r>
      <w:r w:rsidR="001354AF" w:rsidRPr="00D052CA">
        <w:rPr>
          <w:rFonts w:asciiTheme="minorHAnsi" w:hAnsiTheme="minorHAnsi"/>
          <w:sz w:val="18"/>
          <w:szCs w:val="18"/>
        </w:rPr>
        <w:t>A15</w:t>
      </w:r>
      <w:r w:rsidRPr="00D052CA">
        <w:rPr>
          <w:rFonts w:asciiTheme="minorHAnsi" w:hAnsiTheme="minorHAnsi"/>
          <w:sz w:val="18"/>
          <w:szCs w:val="18"/>
        </w:rPr>
        <w:t xml:space="preserve"> and </w:t>
      </w:r>
      <w:r w:rsidR="001354AF" w:rsidRPr="00D052CA">
        <w:rPr>
          <w:rFonts w:asciiTheme="minorHAnsi" w:hAnsiTheme="minorHAnsi"/>
          <w:sz w:val="18"/>
          <w:szCs w:val="18"/>
        </w:rPr>
        <w:t>A16</w:t>
      </w:r>
      <w:r w:rsidRPr="00D052CA">
        <w:rPr>
          <w:rFonts w:asciiTheme="minorHAnsi" w:hAnsiTheme="minorHAnsi"/>
          <w:sz w:val="18"/>
          <w:szCs w:val="18"/>
        </w:rPr>
        <w:t xml:space="preserve"> on the </w:t>
      </w:r>
      <w:r w:rsidR="0063688E" w:rsidRPr="00D052CA">
        <w:rPr>
          <w:rFonts w:asciiTheme="minorHAnsi" w:hAnsiTheme="minorHAnsi"/>
          <w:sz w:val="18"/>
          <w:szCs w:val="18"/>
        </w:rPr>
        <w:t>LMCI</w:t>
      </w:r>
      <w:r w:rsidRPr="00D052CA">
        <w:rPr>
          <w:rFonts w:asciiTheme="minorHAnsi" w:hAnsiTheme="minorHAnsi"/>
          <w:sz w:val="18"/>
          <w:szCs w:val="18"/>
        </w:rPr>
        <w:t>. Group Sampling procedures are detailed in Residential Appendix RA2.3.</w:t>
      </w:r>
    </w:p>
    <w:p w14:paraId="7EB3F5A3" w14:textId="3FE96FDA" w:rsidR="00695C2B" w:rsidRPr="00D052CA" w:rsidRDefault="00695C2B" w:rsidP="00695C2B">
      <w:pPr>
        <w:pStyle w:val="ListParagraph"/>
        <w:numPr>
          <w:ilvl w:val="0"/>
          <w:numId w:val="8"/>
        </w:numPr>
        <w:rPr>
          <w:rFonts w:asciiTheme="minorHAnsi" w:hAnsiTheme="minorHAnsi"/>
          <w:sz w:val="18"/>
          <w:szCs w:val="18"/>
        </w:rPr>
      </w:pPr>
      <w:r w:rsidRPr="00D052CA">
        <w:rPr>
          <w:rFonts w:asciiTheme="minorHAnsi" w:hAnsiTheme="minorHAnsi"/>
          <w:sz w:val="18"/>
          <w:szCs w:val="18"/>
        </w:rPr>
        <w:t xml:space="preserve">Specify the refrigerant charge verification used by the HERS rater. Choices vary depending on what method was specified in Row </w:t>
      </w:r>
      <w:r w:rsidR="001354AF" w:rsidRPr="00D052CA">
        <w:rPr>
          <w:rFonts w:asciiTheme="minorHAnsi" w:hAnsiTheme="minorHAnsi"/>
          <w:sz w:val="18"/>
          <w:szCs w:val="18"/>
        </w:rPr>
        <w:t>A11</w:t>
      </w:r>
      <w:r w:rsidRPr="00D052CA">
        <w:rPr>
          <w:rFonts w:asciiTheme="minorHAnsi" w:hAnsiTheme="minorHAnsi"/>
          <w:sz w:val="18"/>
          <w:szCs w:val="18"/>
        </w:rPr>
        <w:t xml:space="preserve">, </w:t>
      </w:r>
      <w:r w:rsidR="001354AF" w:rsidRPr="00D052CA">
        <w:rPr>
          <w:rFonts w:asciiTheme="minorHAnsi" w:hAnsiTheme="minorHAnsi"/>
          <w:sz w:val="18"/>
          <w:szCs w:val="18"/>
        </w:rPr>
        <w:t>A12</w:t>
      </w:r>
      <w:r w:rsidRPr="00D052CA">
        <w:rPr>
          <w:rFonts w:asciiTheme="minorHAnsi" w:hAnsiTheme="minorHAnsi"/>
          <w:sz w:val="18"/>
          <w:szCs w:val="18"/>
        </w:rPr>
        <w:t xml:space="preserve">, and </w:t>
      </w:r>
      <w:r w:rsidR="001354AF" w:rsidRPr="00D052CA">
        <w:rPr>
          <w:rFonts w:asciiTheme="minorHAnsi" w:hAnsiTheme="minorHAnsi"/>
          <w:sz w:val="18"/>
          <w:szCs w:val="18"/>
        </w:rPr>
        <w:t>A15</w:t>
      </w:r>
      <w:r w:rsidRPr="00D052CA">
        <w:rPr>
          <w:rFonts w:asciiTheme="minorHAnsi" w:hAnsiTheme="minorHAnsi"/>
          <w:sz w:val="18"/>
          <w:szCs w:val="18"/>
        </w:rPr>
        <w:t>.</w:t>
      </w:r>
    </w:p>
    <w:p w14:paraId="7EB3F5A4" w14:textId="77777777" w:rsidR="00695C2B" w:rsidRPr="00D052CA" w:rsidRDefault="00695C2B" w:rsidP="00695C2B">
      <w:pPr>
        <w:rPr>
          <w:rFonts w:asciiTheme="minorHAnsi" w:hAnsiTheme="minorHAnsi"/>
          <w:sz w:val="18"/>
          <w:szCs w:val="18"/>
        </w:rPr>
      </w:pPr>
    </w:p>
    <w:p w14:paraId="7EB3F5A5" w14:textId="77777777"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B. Metering Device Verification</w:t>
      </w:r>
    </w:p>
    <w:p w14:paraId="7EB3F5A7" w14:textId="5556499F" w:rsidR="00695C2B" w:rsidRPr="00D052CA" w:rsidRDefault="00695C2B" w:rsidP="00695C2B">
      <w:pPr>
        <w:pStyle w:val="ListParagraph"/>
        <w:numPr>
          <w:ilvl w:val="0"/>
          <w:numId w:val="15"/>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Installer is to have selected the correct metering device used on the system being verified. This will check against the refrigerant charge verification method selected in </w:t>
      </w:r>
      <w:r w:rsidR="001354AF" w:rsidRPr="00D052CA">
        <w:rPr>
          <w:rFonts w:asciiTheme="minorHAnsi" w:hAnsiTheme="minorHAnsi"/>
          <w:sz w:val="18"/>
          <w:szCs w:val="18"/>
        </w:rPr>
        <w:t>A15</w:t>
      </w:r>
      <w:r w:rsidRPr="00D052CA">
        <w:rPr>
          <w:rFonts w:asciiTheme="minorHAnsi" w:hAnsiTheme="minorHAnsi"/>
          <w:sz w:val="18"/>
          <w:szCs w:val="18"/>
        </w:rPr>
        <w:t>. An error message will appear in B02 if the wrong verification method may ha</w:t>
      </w:r>
      <w:r w:rsidR="00BA7EC3" w:rsidRPr="00D052CA">
        <w:rPr>
          <w:rFonts w:asciiTheme="minorHAnsi" w:hAnsiTheme="minorHAnsi"/>
          <w:sz w:val="18"/>
          <w:szCs w:val="18"/>
        </w:rPr>
        <w:t>ve</w:t>
      </w:r>
      <w:r w:rsidRPr="00D052CA">
        <w:rPr>
          <w:rFonts w:asciiTheme="minorHAnsi" w:hAnsiTheme="minorHAnsi"/>
          <w:sz w:val="18"/>
          <w:szCs w:val="18"/>
        </w:rPr>
        <w:t xml:space="preserve"> been selected. Superheat verification can only be used on systems with fixed orifice and </w:t>
      </w:r>
      <w:proofErr w:type="spellStart"/>
      <w:r w:rsidRPr="00D052CA">
        <w:rPr>
          <w:rFonts w:asciiTheme="minorHAnsi" w:hAnsiTheme="minorHAnsi"/>
          <w:sz w:val="18"/>
          <w:szCs w:val="18"/>
        </w:rPr>
        <w:t>Subcool</w:t>
      </w:r>
      <w:proofErr w:type="spellEnd"/>
      <w:r w:rsidRPr="00D052CA">
        <w:rPr>
          <w:rFonts w:asciiTheme="minorHAnsi" w:hAnsiTheme="minorHAnsi"/>
          <w:sz w:val="18"/>
          <w:szCs w:val="18"/>
        </w:rPr>
        <w:t xml:space="preserve"> verification can only be used on systems with variable metering devices (TXV or EXV).  This entry must match installed system to pass.</w:t>
      </w:r>
    </w:p>
    <w:p w14:paraId="7EB3F5A8" w14:textId="6A534003" w:rsidR="00695C2B" w:rsidRPr="00D052CA" w:rsidRDefault="00695C2B" w:rsidP="00695C2B">
      <w:pPr>
        <w:pStyle w:val="ListParagraph"/>
        <w:numPr>
          <w:ilvl w:val="0"/>
          <w:numId w:val="15"/>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Superheat verification can only be used on systems with fixed orifice and </w:t>
      </w:r>
      <w:proofErr w:type="spellStart"/>
      <w:r w:rsidRPr="00D052CA">
        <w:rPr>
          <w:rFonts w:asciiTheme="minorHAnsi" w:hAnsiTheme="minorHAnsi"/>
          <w:sz w:val="18"/>
          <w:szCs w:val="18"/>
        </w:rPr>
        <w:t>Subcool</w:t>
      </w:r>
      <w:proofErr w:type="spellEnd"/>
      <w:r w:rsidRPr="00D052CA">
        <w:rPr>
          <w:rFonts w:asciiTheme="minorHAnsi" w:hAnsiTheme="minorHAnsi"/>
          <w:sz w:val="18"/>
          <w:szCs w:val="18"/>
        </w:rPr>
        <w:t xml:space="preserve"> verification can only be used on systems with variable metering devices (TXV or EXV). </w:t>
      </w:r>
    </w:p>
    <w:p w14:paraId="7EB3F5A9" w14:textId="77777777" w:rsidR="00695C2B" w:rsidRPr="00D052CA" w:rsidRDefault="00695C2B" w:rsidP="00695C2B">
      <w:pPr>
        <w:rPr>
          <w:rFonts w:asciiTheme="minorHAnsi" w:hAnsiTheme="minorHAnsi"/>
          <w:sz w:val="18"/>
          <w:szCs w:val="18"/>
        </w:rPr>
      </w:pPr>
    </w:p>
    <w:p w14:paraId="7EB3F5AA" w14:textId="77777777"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C. Instrument Calibration</w:t>
      </w:r>
    </w:p>
    <w:p w14:paraId="7EB3F5AC" w14:textId="2C4ED3D9" w:rsidR="00695C2B" w:rsidRPr="00D052CA" w:rsidRDefault="00695C2B" w:rsidP="00695C2B">
      <w:pPr>
        <w:pStyle w:val="ListParagraph"/>
        <w:numPr>
          <w:ilvl w:val="0"/>
          <w:numId w:val="16"/>
        </w:numPr>
        <w:rPr>
          <w:rFonts w:asciiTheme="minorHAnsi" w:hAnsiTheme="minorHAnsi"/>
          <w:sz w:val="18"/>
          <w:szCs w:val="18"/>
        </w:rPr>
      </w:pPr>
      <w:r w:rsidRPr="00D052CA">
        <w:rPr>
          <w:rFonts w:asciiTheme="minorHAnsi" w:hAnsiTheme="minorHAnsi"/>
          <w:sz w:val="18"/>
          <w:szCs w:val="18"/>
        </w:rPr>
        <w:t xml:space="preserve">Enter the date of most recent Digital Refrigerant Gauge Calibration Field Check by rater. Analog gauges are not allowed for verification purposes under the </w:t>
      </w:r>
      <w:r w:rsidR="00BA7EC3" w:rsidRPr="00D052CA">
        <w:rPr>
          <w:rFonts w:asciiTheme="minorHAnsi" w:hAnsiTheme="minorHAnsi"/>
          <w:sz w:val="18"/>
          <w:szCs w:val="18"/>
        </w:rPr>
        <w:t>2016</w:t>
      </w:r>
      <w:r w:rsidRPr="00D052CA">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7EB3F5AD" w14:textId="592D1DA3" w:rsidR="00695C2B" w:rsidRPr="00D052CA" w:rsidRDefault="00695C2B" w:rsidP="00695C2B">
      <w:pPr>
        <w:pStyle w:val="ListParagraph"/>
        <w:numPr>
          <w:ilvl w:val="0"/>
          <w:numId w:val="16"/>
        </w:numPr>
        <w:rPr>
          <w:rFonts w:asciiTheme="minorHAnsi" w:hAnsiTheme="minorHAnsi"/>
          <w:sz w:val="18"/>
          <w:szCs w:val="18"/>
        </w:rPr>
      </w:pPr>
      <w:r w:rsidRPr="00D052CA">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7EB3F5AE" w14:textId="6721FB68" w:rsidR="00695C2B" w:rsidRPr="00D052CA" w:rsidRDefault="00695C2B" w:rsidP="00695C2B">
      <w:pPr>
        <w:pStyle w:val="ListParagraph"/>
        <w:numPr>
          <w:ilvl w:val="0"/>
          <w:numId w:val="16"/>
        </w:numPr>
        <w:rPr>
          <w:rFonts w:asciiTheme="minorHAnsi" w:hAnsiTheme="minorHAnsi"/>
          <w:sz w:val="18"/>
          <w:szCs w:val="18"/>
        </w:rPr>
      </w:pPr>
      <w:r w:rsidRPr="00D052CA">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052CA">
        <w:rPr>
          <w:rFonts w:asciiTheme="minorHAnsi" w:hAnsiTheme="minorHAnsi"/>
          <w:sz w:val="18"/>
          <w:szCs w:val="18"/>
        </w:rPr>
        <w:t>required</w:t>
      </w:r>
      <w:proofErr w:type="gramEnd"/>
      <w:r w:rsidRPr="00D052CA">
        <w:rPr>
          <w:rFonts w:asciiTheme="minorHAnsi" w:hAnsiTheme="minorHAnsi"/>
          <w:sz w:val="18"/>
          <w:szCs w:val="18"/>
        </w:rPr>
        <w:t xml:space="preserve"> and you will not be allowed to continue filling out this document until calibration is performed.</w:t>
      </w:r>
    </w:p>
    <w:p w14:paraId="7EB3F5AF" w14:textId="1DB6B1E1" w:rsidR="00695C2B" w:rsidRPr="00D052CA" w:rsidRDefault="00695C2B" w:rsidP="00695C2B">
      <w:pPr>
        <w:pStyle w:val="ListParagraph"/>
        <w:numPr>
          <w:ilvl w:val="0"/>
          <w:numId w:val="16"/>
        </w:numPr>
        <w:rPr>
          <w:rFonts w:asciiTheme="minorHAnsi" w:hAnsiTheme="minorHAnsi"/>
          <w:sz w:val="18"/>
          <w:szCs w:val="18"/>
        </w:rPr>
      </w:pPr>
      <w:r w:rsidRPr="00D052CA">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052CA">
        <w:rPr>
          <w:rFonts w:asciiTheme="minorHAnsi" w:hAnsiTheme="minorHAnsi"/>
          <w:sz w:val="18"/>
          <w:szCs w:val="18"/>
        </w:rPr>
        <w:t>required</w:t>
      </w:r>
      <w:proofErr w:type="gramEnd"/>
      <w:r w:rsidRPr="00D052CA">
        <w:rPr>
          <w:rFonts w:asciiTheme="minorHAnsi" w:hAnsiTheme="minorHAnsi"/>
          <w:sz w:val="18"/>
          <w:szCs w:val="18"/>
        </w:rPr>
        <w:t xml:space="preserve"> and you will not be allowed to continue filling out this document until calibration is performed.</w:t>
      </w:r>
    </w:p>
    <w:p w14:paraId="7EB3F5B0" w14:textId="77777777" w:rsidR="00695C2B" w:rsidRPr="00D052CA" w:rsidRDefault="00695C2B" w:rsidP="00695C2B">
      <w:pPr>
        <w:pStyle w:val="ListParagraph"/>
        <w:rPr>
          <w:rFonts w:asciiTheme="minorHAnsi" w:hAnsiTheme="minorHAnsi"/>
          <w:sz w:val="18"/>
          <w:szCs w:val="18"/>
        </w:rPr>
      </w:pPr>
    </w:p>
    <w:p w14:paraId="7EB3F5B1" w14:textId="373C2FED"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D. Measurement Access Hole (MAH) Verification</w:t>
      </w:r>
    </w:p>
    <w:p w14:paraId="7EB3F5B3" w14:textId="16CB9878" w:rsidR="00695C2B" w:rsidRPr="00D052CA" w:rsidRDefault="00695C2B" w:rsidP="00695C2B">
      <w:pPr>
        <w:pStyle w:val="ListParagraph"/>
        <w:numPr>
          <w:ilvl w:val="0"/>
          <w:numId w:val="9"/>
        </w:numPr>
        <w:rPr>
          <w:rFonts w:asciiTheme="minorHAnsi" w:hAnsiTheme="minorHAnsi"/>
          <w:sz w:val="18"/>
          <w:szCs w:val="18"/>
        </w:rPr>
      </w:pPr>
      <w:r w:rsidRPr="00D052CA">
        <w:rPr>
          <w:rFonts w:asciiTheme="minorHAnsi" w:hAnsiTheme="minorHAnsi"/>
          <w:sz w:val="18"/>
          <w:szCs w:val="18"/>
        </w:rPr>
        <w:t>This information is automatically pulled from the Certificate of Installation (</w:t>
      </w:r>
      <w:r w:rsidR="0063688E" w:rsidRPr="00D052CA">
        <w:rPr>
          <w:rFonts w:asciiTheme="minorHAnsi" w:hAnsiTheme="minorHAnsi"/>
          <w:sz w:val="18"/>
          <w:szCs w:val="18"/>
        </w:rPr>
        <w:t>LMCI</w:t>
      </w:r>
      <w:r w:rsidRPr="00D052CA">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D052CA">
        <w:rPr>
          <w:rFonts w:asciiTheme="minorHAnsi" w:hAnsiTheme="minorHAnsi"/>
          <w:sz w:val="18"/>
          <w:szCs w:val="18"/>
        </w:rPr>
        <w:t>drop down</w:t>
      </w:r>
      <w:proofErr w:type="gramEnd"/>
      <w:r w:rsidRPr="00D052CA">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w:t>
      </w:r>
    </w:p>
    <w:p w14:paraId="7EB3F5B4" w14:textId="77777777" w:rsidR="00695C2B" w:rsidRPr="00D052CA" w:rsidRDefault="00695C2B" w:rsidP="00695C2B">
      <w:pPr>
        <w:pStyle w:val="ListParagraph"/>
        <w:rPr>
          <w:rFonts w:asciiTheme="minorHAnsi" w:hAnsiTheme="minorHAnsi"/>
          <w:sz w:val="18"/>
          <w:szCs w:val="18"/>
        </w:rPr>
      </w:pPr>
    </w:p>
    <w:p w14:paraId="7EB3F5B5" w14:textId="21C24300"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E. Minimum System Airflow Rate Verification</w:t>
      </w:r>
    </w:p>
    <w:p w14:paraId="7EB3F5B7" w14:textId="04D2CA33" w:rsidR="00695C2B" w:rsidRPr="00D052CA" w:rsidRDefault="00695C2B" w:rsidP="00695C2B">
      <w:pPr>
        <w:pStyle w:val="ListParagraph"/>
        <w:numPr>
          <w:ilvl w:val="0"/>
          <w:numId w:val="10"/>
        </w:numPr>
        <w:rPr>
          <w:rFonts w:asciiTheme="minorHAnsi" w:hAnsiTheme="minorHAnsi"/>
          <w:sz w:val="18"/>
          <w:szCs w:val="18"/>
        </w:rPr>
      </w:pPr>
      <w:r w:rsidRPr="00D052CA">
        <w:rPr>
          <w:rFonts w:asciiTheme="minorHAnsi" w:hAnsiTheme="minorHAnsi"/>
          <w:sz w:val="18"/>
          <w:szCs w:val="18"/>
        </w:rPr>
        <w:t xml:space="preserve">This information is automatically calculated based on the information given in line </w:t>
      </w:r>
      <w:r w:rsidR="004F709A" w:rsidRPr="00D052CA">
        <w:rPr>
          <w:rFonts w:asciiTheme="minorHAnsi" w:hAnsiTheme="minorHAnsi"/>
          <w:sz w:val="18"/>
          <w:szCs w:val="18"/>
        </w:rPr>
        <w:t>A10</w:t>
      </w:r>
      <w:r w:rsidRPr="00D052CA">
        <w:rPr>
          <w:rFonts w:asciiTheme="minorHAnsi" w:hAnsiTheme="minorHAnsi"/>
          <w:sz w:val="18"/>
          <w:szCs w:val="18"/>
        </w:rPr>
        <w:t>. This is the target minimum system airflow required for the system being verified.</w:t>
      </w:r>
    </w:p>
    <w:p w14:paraId="7EB3F5B8" w14:textId="249F9CE8" w:rsidR="00695C2B" w:rsidRPr="00D052CA" w:rsidRDefault="00695C2B" w:rsidP="00695C2B">
      <w:pPr>
        <w:pStyle w:val="ListParagraph"/>
        <w:numPr>
          <w:ilvl w:val="0"/>
          <w:numId w:val="10"/>
        </w:numPr>
        <w:rPr>
          <w:rFonts w:asciiTheme="minorHAnsi" w:hAnsiTheme="minorHAnsi"/>
          <w:sz w:val="18"/>
          <w:szCs w:val="18"/>
        </w:rPr>
      </w:pPr>
      <w:r w:rsidRPr="00D052CA">
        <w:rPr>
          <w:rFonts w:asciiTheme="minorHAnsi" w:hAnsiTheme="minorHAnsi"/>
          <w:sz w:val="18"/>
          <w:szCs w:val="18"/>
        </w:rPr>
        <w:t xml:space="preserve">This information is automatically calculated based on either the </w:t>
      </w:r>
      <w:r w:rsidR="0063688E" w:rsidRPr="00D052CA">
        <w:rPr>
          <w:rFonts w:asciiTheme="minorHAnsi" w:hAnsiTheme="minorHAnsi"/>
          <w:sz w:val="18"/>
          <w:szCs w:val="18"/>
        </w:rPr>
        <w:t>LMCV</w:t>
      </w:r>
      <w:r w:rsidRPr="00D052CA">
        <w:rPr>
          <w:rFonts w:asciiTheme="minorHAnsi" w:hAnsiTheme="minorHAnsi"/>
          <w:sz w:val="18"/>
          <w:szCs w:val="18"/>
        </w:rPr>
        <w:t xml:space="preserve">-MCH-23, or </w:t>
      </w:r>
      <w:r w:rsidR="0063688E" w:rsidRPr="00D052CA">
        <w:rPr>
          <w:rFonts w:asciiTheme="minorHAnsi" w:hAnsiTheme="minorHAnsi"/>
          <w:sz w:val="18"/>
          <w:szCs w:val="18"/>
        </w:rPr>
        <w:t>LMCV</w:t>
      </w:r>
      <w:r w:rsidRPr="00D052CA">
        <w:rPr>
          <w:rFonts w:asciiTheme="minorHAnsi" w:hAnsiTheme="minorHAnsi"/>
          <w:sz w:val="18"/>
          <w:szCs w:val="18"/>
        </w:rPr>
        <w:t>-MCH-28, which documents the rater’s measured airflow of the system being verified (or alternative method). If the measured airflow is not adequate it will not comply with the airflow requirements and refrigerant charge verification cannot be performed.</w:t>
      </w:r>
    </w:p>
    <w:p w14:paraId="7EB3F5B9" w14:textId="77777777" w:rsidR="00695C2B" w:rsidRPr="00D052CA" w:rsidRDefault="00695C2B" w:rsidP="00695C2B">
      <w:pPr>
        <w:rPr>
          <w:rFonts w:asciiTheme="minorHAnsi" w:hAnsiTheme="minorHAnsi"/>
          <w:sz w:val="18"/>
          <w:szCs w:val="18"/>
        </w:rPr>
      </w:pPr>
    </w:p>
    <w:p w14:paraId="7EB3F5BA" w14:textId="5D279AEF" w:rsidR="00695C2B" w:rsidRPr="00D052CA" w:rsidRDefault="00695C2B" w:rsidP="00695C2B">
      <w:pPr>
        <w:rPr>
          <w:rFonts w:asciiTheme="minorHAnsi" w:hAnsiTheme="minorHAnsi"/>
          <w:b/>
          <w:sz w:val="18"/>
          <w:szCs w:val="18"/>
        </w:rPr>
      </w:pPr>
      <w:r w:rsidRPr="00D052CA">
        <w:rPr>
          <w:rFonts w:asciiTheme="minorHAnsi" w:hAnsiTheme="minorHAnsi"/>
          <w:b/>
          <w:sz w:val="18"/>
          <w:szCs w:val="18"/>
        </w:rPr>
        <w:t>Section F. Superheat Charge Verification Method – Data Collection</w:t>
      </w:r>
    </w:p>
    <w:p w14:paraId="7EB3F5BC" w14:textId="175410D2"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DB2972" w:rsidRPr="00D052CA">
        <w:rPr>
          <w:rFonts w:asciiTheme="minorHAnsi" w:hAnsiTheme="minorHAnsi"/>
          <w:sz w:val="18"/>
          <w:szCs w:val="18"/>
        </w:rPr>
        <w:t>°</w:t>
      </w:r>
      <w:r w:rsidRPr="00D052CA">
        <w:rPr>
          <w:rFonts w:asciiTheme="minorHAnsi" w:hAnsiTheme="minorHAnsi"/>
          <w:sz w:val="18"/>
          <w:szCs w:val="18"/>
        </w:rPr>
        <w:t>F. This temperature must remain above 70</w:t>
      </w:r>
      <w:r w:rsidR="00DB2972" w:rsidRPr="00D052CA">
        <w:rPr>
          <w:rFonts w:asciiTheme="minorHAnsi" w:hAnsiTheme="minorHAnsi"/>
          <w:sz w:val="18"/>
          <w:szCs w:val="18"/>
        </w:rPr>
        <w:t>°</w:t>
      </w:r>
      <w:r w:rsidRPr="00D052CA">
        <w:rPr>
          <w:rFonts w:asciiTheme="minorHAnsi" w:hAnsiTheme="minorHAnsi"/>
          <w:sz w:val="18"/>
          <w:szCs w:val="18"/>
        </w:rPr>
        <w:t>F during the verification procedure. This requirement is detailed in Residential Appendix RA3.2.2.5.</w:t>
      </w:r>
    </w:p>
    <w:p w14:paraId="7EB3F5BD" w14:textId="1FF99D78"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Measure and record the condenser air dry-bulb temperature (</w:t>
      </w:r>
      <w:proofErr w:type="spellStart"/>
      <w:r w:rsidRPr="00D052CA">
        <w:rPr>
          <w:rFonts w:asciiTheme="minorHAnsi" w:hAnsiTheme="minorHAnsi"/>
          <w:sz w:val="18"/>
          <w:szCs w:val="18"/>
        </w:rPr>
        <w:t>T</w:t>
      </w:r>
      <w:r w:rsidRPr="00D052CA">
        <w:rPr>
          <w:rFonts w:asciiTheme="minorHAnsi" w:hAnsiTheme="minorHAnsi"/>
          <w:sz w:val="18"/>
          <w:szCs w:val="18"/>
          <w:vertAlign w:val="subscript"/>
        </w:rPr>
        <w:t>condenser</w:t>
      </w:r>
      <w:proofErr w:type="spellEnd"/>
      <w:r w:rsidRPr="00D052CA">
        <w:rPr>
          <w:rFonts w:asciiTheme="minorHAnsi" w:hAnsiTheme="minorHAnsi"/>
          <w:sz w:val="18"/>
          <w:szCs w:val="18"/>
        </w:rPr>
        <w:t xml:space="preserve">) in </w:t>
      </w:r>
      <w:r w:rsidR="00DB2972" w:rsidRPr="00D052CA">
        <w:rPr>
          <w:rFonts w:asciiTheme="minorHAnsi" w:hAnsiTheme="minorHAnsi"/>
          <w:sz w:val="18"/>
          <w:szCs w:val="18"/>
        </w:rPr>
        <w:t>°</w:t>
      </w:r>
      <w:r w:rsidRPr="00D052CA">
        <w:rPr>
          <w:rFonts w:asciiTheme="minorHAnsi" w:hAnsiTheme="minorHAnsi"/>
          <w:sz w:val="18"/>
          <w:szCs w:val="18"/>
        </w:rPr>
        <w:t>F. This value is used to determine the target superheat from table RA3.2-2. This value must be at least 55</w:t>
      </w:r>
      <w:r w:rsidR="00DB2972" w:rsidRPr="00D052CA">
        <w:rPr>
          <w:rFonts w:asciiTheme="minorHAnsi" w:hAnsiTheme="minorHAnsi"/>
          <w:sz w:val="18"/>
          <w:szCs w:val="18"/>
        </w:rPr>
        <w:t>°</w:t>
      </w:r>
      <w:r w:rsidRPr="00D052CA">
        <w:rPr>
          <w:rFonts w:asciiTheme="minorHAnsi" w:hAnsiTheme="minorHAnsi"/>
          <w:sz w:val="18"/>
          <w:szCs w:val="18"/>
        </w:rPr>
        <w:t>F and no more than 115</w:t>
      </w:r>
      <w:r w:rsidR="00DB2972" w:rsidRPr="00D052CA">
        <w:rPr>
          <w:rFonts w:asciiTheme="minorHAnsi" w:hAnsiTheme="minorHAnsi"/>
          <w:sz w:val="18"/>
          <w:szCs w:val="18"/>
        </w:rPr>
        <w:t>°</w:t>
      </w:r>
      <w:r w:rsidRPr="00D052CA">
        <w:rPr>
          <w:rFonts w:asciiTheme="minorHAnsi" w:hAnsiTheme="minorHAnsi"/>
          <w:sz w:val="18"/>
          <w:szCs w:val="18"/>
        </w:rPr>
        <w:t>F to use the Superheat Charge Verification Method.</w:t>
      </w:r>
    </w:p>
    <w:p w14:paraId="7EB3F5BE" w14:textId="4D35767E"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If a value less than 55</w:t>
      </w:r>
      <w:r w:rsidR="00DB2972" w:rsidRPr="00D052CA">
        <w:rPr>
          <w:rFonts w:asciiTheme="minorHAnsi" w:hAnsiTheme="minorHAnsi"/>
          <w:sz w:val="18"/>
          <w:szCs w:val="18"/>
        </w:rPr>
        <w:t>°</w:t>
      </w:r>
      <w:r w:rsidRPr="00D052CA">
        <w:rPr>
          <w:rFonts w:asciiTheme="minorHAnsi" w:hAnsiTheme="minorHAnsi"/>
          <w:sz w:val="18"/>
          <w:szCs w:val="18"/>
        </w:rPr>
        <w:t>F or greater than 115</w:t>
      </w:r>
      <w:r w:rsidR="00DB2972" w:rsidRPr="00D052CA">
        <w:rPr>
          <w:rFonts w:asciiTheme="minorHAnsi" w:hAnsiTheme="minorHAnsi"/>
          <w:sz w:val="18"/>
          <w:szCs w:val="18"/>
        </w:rPr>
        <w:t>°</w:t>
      </w:r>
      <w:r w:rsidRPr="00D052CA">
        <w:rPr>
          <w:rFonts w:asciiTheme="minorHAnsi" w:hAnsiTheme="minorHAnsi"/>
          <w:sz w:val="18"/>
          <w:szCs w:val="18"/>
        </w:rPr>
        <w:t>F is entered in F02 the Superheat Method cannot be used.</w:t>
      </w:r>
    </w:p>
    <w:p w14:paraId="7EB3F5BF" w14:textId="4DB87FDE"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Measure and record the return air dry-bulb temperature (</w:t>
      </w:r>
      <w:proofErr w:type="spellStart"/>
      <w:proofErr w:type="gramStart"/>
      <w:r w:rsidRPr="00D052CA">
        <w:rPr>
          <w:rFonts w:asciiTheme="minorHAnsi" w:hAnsiTheme="minorHAnsi"/>
          <w:sz w:val="18"/>
          <w:szCs w:val="18"/>
        </w:rPr>
        <w:t>T</w:t>
      </w:r>
      <w:r w:rsidRPr="00D052CA">
        <w:rPr>
          <w:rFonts w:asciiTheme="minorHAnsi" w:hAnsiTheme="minorHAnsi"/>
          <w:sz w:val="18"/>
          <w:szCs w:val="18"/>
          <w:vertAlign w:val="subscript"/>
        </w:rPr>
        <w:t>return,db</w:t>
      </w:r>
      <w:proofErr w:type="spellEnd"/>
      <w:proofErr w:type="gramEnd"/>
      <w:r w:rsidRPr="00D052CA">
        <w:rPr>
          <w:rFonts w:asciiTheme="minorHAnsi" w:hAnsiTheme="minorHAnsi"/>
          <w:sz w:val="18"/>
          <w:szCs w:val="18"/>
        </w:rPr>
        <w:t xml:space="preserve">) in </w:t>
      </w:r>
      <w:r w:rsidR="00DB2972" w:rsidRPr="00D052CA">
        <w:rPr>
          <w:rFonts w:asciiTheme="minorHAnsi" w:hAnsiTheme="minorHAnsi"/>
          <w:sz w:val="18"/>
          <w:szCs w:val="18"/>
        </w:rPr>
        <w:t>°</w:t>
      </w:r>
      <w:r w:rsidRPr="00D052CA">
        <w:rPr>
          <w:rFonts w:asciiTheme="minorHAnsi" w:hAnsiTheme="minorHAnsi"/>
          <w:sz w:val="18"/>
          <w:szCs w:val="18"/>
        </w:rPr>
        <w:t>F. This measurement is taken at the MAH (or alternate location specified in F01. This procedure is detailed in RA3.2.2.5.</w:t>
      </w:r>
    </w:p>
    <w:p w14:paraId="7EB3F5C0" w14:textId="52CA695D"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lastRenderedPageBreak/>
        <w:t>The Rater must independently collect this data. Measure and record the return air wet-bulb temperature (</w:t>
      </w:r>
      <w:proofErr w:type="spellStart"/>
      <w:proofErr w:type="gramStart"/>
      <w:r w:rsidRPr="00D052CA">
        <w:rPr>
          <w:rFonts w:asciiTheme="minorHAnsi" w:hAnsiTheme="minorHAnsi"/>
          <w:sz w:val="18"/>
          <w:szCs w:val="18"/>
        </w:rPr>
        <w:t>T</w:t>
      </w:r>
      <w:r w:rsidRPr="00D052CA">
        <w:rPr>
          <w:rFonts w:asciiTheme="minorHAnsi" w:hAnsiTheme="minorHAnsi"/>
          <w:sz w:val="18"/>
          <w:szCs w:val="18"/>
          <w:vertAlign w:val="subscript"/>
        </w:rPr>
        <w:t>return,wb</w:t>
      </w:r>
      <w:proofErr w:type="spellEnd"/>
      <w:proofErr w:type="gramEnd"/>
      <w:r w:rsidRPr="00D052CA">
        <w:rPr>
          <w:rFonts w:asciiTheme="minorHAnsi" w:hAnsiTheme="minorHAnsi"/>
          <w:sz w:val="18"/>
          <w:szCs w:val="18"/>
        </w:rPr>
        <w:t xml:space="preserve">) in </w:t>
      </w:r>
      <w:r w:rsidR="00DB2972" w:rsidRPr="00D052CA">
        <w:rPr>
          <w:rFonts w:asciiTheme="minorHAnsi" w:hAnsiTheme="minorHAnsi"/>
          <w:sz w:val="18"/>
          <w:szCs w:val="18"/>
        </w:rPr>
        <w:t>°</w:t>
      </w:r>
      <w:r w:rsidRPr="00D052CA">
        <w:rPr>
          <w:rFonts w:asciiTheme="minorHAnsi" w:hAnsiTheme="minorHAnsi"/>
          <w:sz w:val="18"/>
          <w:szCs w:val="18"/>
        </w:rPr>
        <w:t xml:space="preserve"> F. This measurement is taken at the MAH (or alternate location specified in F01. This procedure is detailed in RA3.2.2.5. This value is used to determine the target superheat from table RA3.2-2.</w:t>
      </w:r>
    </w:p>
    <w:p w14:paraId="7EB3F5C1" w14:textId="3A38E75B"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Measure and record the suction line temperature (</w:t>
      </w:r>
      <w:proofErr w:type="spellStart"/>
      <w:r w:rsidRPr="00D052CA">
        <w:rPr>
          <w:rFonts w:asciiTheme="minorHAnsi" w:hAnsiTheme="minorHAnsi"/>
          <w:sz w:val="18"/>
          <w:szCs w:val="18"/>
        </w:rPr>
        <w:t>T</w:t>
      </w:r>
      <w:r w:rsidRPr="00D052CA">
        <w:rPr>
          <w:rFonts w:asciiTheme="minorHAnsi" w:hAnsiTheme="minorHAnsi"/>
          <w:sz w:val="18"/>
          <w:szCs w:val="18"/>
          <w:vertAlign w:val="subscript"/>
        </w:rPr>
        <w:t>suction</w:t>
      </w:r>
      <w:proofErr w:type="spellEnd"/>
      <w:r w:rsidRPr="00D052CA">
        <w:rPr>
          <w:rFonts w:asciiTheme="minorHAnsi" w:hAnsiTheme="minorHAnsi"/>
          <w:sz w:val="18"/>
          <w:szCs w:val="18"/>
        </w:rPr>
        <w:t xml:space="preserve">) in </w:t>
      </w:r>
      <w:r w:rsidR="00DB2972" w:rsidRPr="00D052CA">
        <w:rPr>
          <w:rFonts w:asciiTheme="minorHAnsi" w:hAnsiTheme="minorHAnsi"/>
          <w:sz w:val="18"/>
          <w:szCs w:val="18"/>
        </w:rPr>
        <w:t>°</w:t>
      </w:r>
      <w:r w:rsidRPr="00D052CA">
        <w:rPr>
          <w:rFonts w:asciiTheme="minorHAnsi" w:hAnsiTheme="minorHAnsi"/>
          <w:sz w:val="18"/>
          <w:szCs w:val="18"/>
        </w:rPr>
        <w:t>F. This procedure is detailed in RA3.2.2.5. This value is used to calculate the measured superheat.</w:t>
      </w:r>
    </w:p>
    <w:p w14:paraId="7EB3F5C2" w14:textId="34106E58"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report this data. This procedure is detailed in RA3.2.2.5. This value is used to determine the evaporator saturation temperature (</w:t>
      </w:r>
      <w:proofErr w:type="spellStart"/>
      <w:proofErr w:type="gramStart"/>
      <w:r w:rsidRPr="00D052CA">
        <w:rPr>
          <w:rFonts w:asciiTheme="minorHAnsi" w:hAnsiTheme="minorHAnsi"/>
          <w:sz w:val="18"/>
          <w:szCs w:val="18"/>
        </w:rPr>
        <w:t>T</w:t>
      </w:r>
      <w:r w:rsidRPr="00D052CA">
        <w:rPr>
          <w:rFonts w:asciiTheme="minorHAnsi" w:hAnsiTheme="minorHAnsi"/>
          <w:sz w:val="18"/>
          <w:szCs w:val="18"/>
          <w:vertAlign w:val="subscript"/>
        </w:rPr>
        <w:t>evaporator,sat</w:t>
      </w:r>
      <w:proofErr w:type="spellEnd"/>
      <w:proofErr w:type="gramEnd"/>
      <w:r w:rsidRPr="00D052CA">
        <w:rPr>
          <w:rFonts w:asciiTheme="minorHAnsi" w:hAnsiTheme="minorHAnsi"/>
          <w:sz w:val="18"/>
          <w:szCs w:val="18"/>
        </w:rPr>
        <w:t xml:space="preserve">) from a pressure temperature chart for the appropriate refrigerant (can be internal to a digital gauge), which is entered into F08. </w:t>
      </w:r>
    </w:p>
    <w:p w14:paraId="7EB3F5C3" w14:textId="61AC810E"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collect this data. Enter the evaporator saturation temperature (</w:t>
      </w:r>
      <w:proofErr w:type="spellStart"/>
      <w:proofErr w:type="gramStart"/>
      <w:r w:rsidRPr="00D052CA">
        <w:rPr>
          <w:rFonts w:asciiTheme="minorHAnsi" w:hAnsiTheme="minorHAnsi"/>
          <w:sz w:val="18"/>
          <w:szCs w:val="18"/>
        </w:rPr>
        <w:t>T</w:t>
      </w:r>
      <w:r w:rsidRPr="00D052CA">
        <w:rPr>
          <w:rFonts w:asciiTheme="minorHAnsi" w:hAnsiTheme="minorHAnsi"/>
          <w:sz w:val="18"/>
          <w:szCs w:val="18"/>
          <w:vertAlign w:val="subscript"/>
        </w:rPr>
        <w:t>evaporator,sat</w:t>
      </w:r>
      <w:proofErr w:type="spellEnd"/>
      <w:proofErr w:type="gramEnd"/>
      <w:r w:rsidRPr="00D052CA">
        <w:rPr>
          <w:rFonts w:asciiTheme="minorHAnsi" w:hAnsiTheme="minorHAnsi"/>
          <w:sz w:val="18"/>
          <w:szCs w:val="18"/>
        </w:rPr>
        <w:t xml:space="preserve">) from the digital gauge or a separate pressure-temperature chart that corresponds to the suction line pressure entered in F07, in </w:t>
      </w:r>
      <w:r w:rsidR="00DB2972" w:rsidRPr="00D052CA">
        <w:rPr>
          <w:rFonts w:asciiTheme="minorHAnsi" w:hAnsiTheme="minorHAnsi"/>
          <w:sz w:val="18"/>
          <w:szCs w:val="18"/>
        </w:rPr>
        <w:t>°</w:t>
      </w:r>
      <w:r w:rsidRPr="00D052CA">
        <w:rPr>
          <w:rFonts w:asciiTheme="minorHAnsi" w:hAnsiTheme="minorHAnsi"/>
          <w:sz w:val="18"/>
          <w:szCs w:val="18"/>
        </w:rPr>
        <w:t>F.</w:t>
      </w:r>
    </w:p>
    <w:p w14:paraId="7EB3F5C4" w14:textId="7551E513"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Measured superheat is automatically calculated as the difference between the suction line temperature (F06) and the evaporator saturation temperature (F08)</w:t>
      </w:r>
    </w:p>
    <w:p w14:paraId="7EB3F5C5" w14:textId="349AEB45"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The Rater must independently report this data. Enter target superheat from Table RA3.2-2. This table requires values for the condenser air dry bulb temperature (F02) and the return air wet bulb temperature (F05)</w:t>
      </w:r>
    </w:p>
    <w:p w14:paraId="7EB3F5C6" w14:textId="1A532B7A" w:rsidR="00695C2B" w:rsidRPr="00D052CA" w:rsidRDefault="00695C2B" w:rsidP="00695C2B">
      <w:pPr>
        <w:pStyle w:val="ListParagraph"/>
        <w:numPr>
          <w:ilvl w:val="0"/>
          <w:numId w:val="11"/>
        </w:numPr>
        <w:rPr>
          <w:rFonts w:asciiTheme="minorHAnsi" w:hAnsiTheme="minorHAnsi"/>
          <w:sz w:val="18"/>
          <w:szCs w:val="18"/>
        </w:rPr>
      </w:pPr>
      <w:r w:rsidRPr="00D052CA">
        <w:rPr>
          <w:rFonts w:asciiTheme="minorHAnsi" w:hAnsiTheme="minorHAnsi"/>
          <w:sz w:val="18"/>
          <w:szCs w:val="18"/>
        </w:rPr>
        <w:t>System passes superheat method when F10 is within plus or minus 8</w:t>
      </w:r>
      <w:r w:rsidR="00DB2972" w:rsidRPr="00D052CA">
        <w:rPr>
          <w:rFonts w:asciiTheme="minorHAnsi" w:hAnsiTheme="minorHAnsi"/>
          <w:sz w:val="18"/>
          <w:szCs w:val="18"/>
        </w:rPr>
        <w:t>°F</w:t>
      </w:r>
      <w:r w:rsidRPr="00D052CA">
        <w:rPr>
          <w:rFonts w:asciiTheme="minorHAnsi" w:hAnsiTheme="minorHAnsi"/>
          <w:sz w:val="18"/>
          <w:szCs w:val="18"/>
        </w:rPr>
        <w:t xml:space="preserve"> of F09. Note that the target for the installer, on the </w:t>
      </w:r>
      <w:r w:rsidR="0063688E" w:rsidRPr="00D052CA">
        <w:rPr>
          <w:rFonts w:asciiTheme="minorHAnsi" w:hAnsiTheme="minorHAnsi"/>
          <w:sz w:val="18"/>
          <w:szCs w:val="18"/>
        </w:rPr>
        <w:t>LMCI</w:t>
      </w:r>
      <w:r w:rsidRPr="00D052CA">
        <w:rPr>
          <w:rFonts w:asciiTheme="minorHAnsi" w:hAnsiTheme="minorHAnsi"/>
          <w:sz w:val="18"/>
          <w:szCs w:val="18"/>
        </w:rPr>
        <w:t>-MCH-25a is plus or minus 5</w:t>
      </w:r>
      <w:r w:rsidR="00DB2972" w:rsidRPr="00D052CA">
        <w:rPr>
          <w:rFonts w:asciiTheme="minorHAnsi" w:hAnsiTheme="minorHAnsi"/>
          <w:sz w:val="18"/>
          <w:szCs w:val="18"/>
        </w:rPr>
        <w:t>°F</w:t>
      </w:r>
      <w:r w:rsidRPr="00D052CA">
        <w:rPr>
          <w:rFonts w:asciiTheme="minorHAnsi" w:hAnsiTheme="minorHAnsi"/>
          <w:sz w:val="18"/>
          <w:szCs w:val="18"/>
        </w:rPr>
        <w:t>.</w:t>
      </w:r>
    </w:p>
    <w:p w14:paraId="7EB3F5C7" w14:textId="77777777" w:rsidR="00695C2B" w:rsidRPr="00D052CA" w:rsidRDefault="00695C2B" w:rsidP="00A669D7">
      <w:pPr>
        <w:rPr>
          <w:rFonts w:asciiTheme="minorHAnsi" w:hAnsiTheme="minorHAnsi"/>
          <w:sz w:val="18"/>
          <w:szCs w:val="18"/>
        </w:rPr>
      </w:pPr>
    </w:p>
    <w:p w14:paraId="7EB3F606" w14:textId="77777777" w:rsidR="00C063EB" w:rsidRPr="00D052CA" w:rsidRDefault="00C063EB">
      <w:pPr>
        <w:rPr>
          <w:rFonts w:asciiTheme="minorHAnsi" w:hAnsiTheme="minorHAnsi"/>
          <w:sz w:val="18"/>
          <w:szCs w:val="18"/>
        </w:rPr>
      </w:pPr>
    </w:p>
    <w:p w14:paraId="7EB3F607" w14:textId="77777777" w:rsidR="00C063EB" w:rsidRPr="00D052CA" w:rsidRDefault="00C063EB">
      <w:pPr>
        <w:rPr>
          <w:rFonts w:asciiTheme="minorHAnsi" w:hAnsiTheme="minorHAnsi"/>
          <w:sz w:val="18"/>
          <w:szCs w:val="18"/>
        </w:rPr>
      </w:pPr>
    </w:p>
    <w:p w14:paraId="7EB3F608" w14:textId="77777777" w:rsidR="00C063EB" w:rsidRPr="00D052CA" w:rsidRDefault="00C063EB">
      <w:pPr>
        <w:rPr>
          <w:rFonts w:asciiTheme="minorHAnsi" w:hAnsiTheme="minorHAnsi"/>
          <w:sz w:val="18"/>
          <w:szCs w:val="18"/>
        </w:rPr>
      </w:pPr>
    </w:p>
    <w:p w14:paraId="7EB3F609" w14:textId="77777777" w:rsidR="00C063EB" w:rsidRPr="00D052CA" w:rsidRDefault="00C063EB">
      <w:pPr>
        <w:rPr>
          <w:rFonts w:asciiTheme="minorHAnsi" w:hAnsiTheme="minorHAnsi"/>
          <w:sz w:val="18"/>
          <w:szCs w:val="18"/>
        </w:rPr>
      </w:pPr>
    </w:p>
    <w:p w14:paraId="7EB3F60A" w14:textId="77777777" w:rsidR="00C063EB" w:rsidRPr="00D052CA" w:rsidRDefault="00C063EB">
      <w:pPr>
        <w:rPr>
          <w:rFonts w:asciiTheme="minorHAnsi" w:hAnsiTheme="minorHAnsi"/>
          <w:sz w:val="18"/>
          <w:szCs w:val="18"/>
        </w:rPr>
        <w:sectPr w:rsidR="00C063EB" w:rsidRPr="00D052CA" w:rsidSect="003A69EB">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D052CA" w14:paraId="7EB3F60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7EB3F60B" w14:textId="341B41AF" w:rsidR="009D67F4" w:rsidRPr="00D052CA" w:rsidRDefault="00821901" w:rsidP="00481126">
            <w:pPr>
              <w:keepNext/>
              <w:rPr>
                <w:rFonts w:asciiTheme="minorHAnsi" w:hAnsiTheme="minorHAnsi"/>
                <w:b/>
                <w:sz w:val="18"/>
                <w:szCs w:val="18"/>
              </w:rPr>
            </w:pPr>
            <w:r w:rsidRPr="00D052CA">
              <w:rPr>
                <w:rFonts w:asciiTheme="minorHAnsi" w:hAnsiTheme="minorHAnsi"/>
                <w:b/>
                <w:sz w:val="18"/>
                <w:szCs w:val="18"/>
              </w:rPr>
              <w:lastRenderedPageBreak/>
              <w:t>A. System Information</w:t>
            </w:r>
          </w:p>
          <w:p w14:paraId="7EB3F60C" w14:textId="03B7ADD5" w:rsidR="009D67F4" w:rsidRPr="00D052CA" w:rsidRDefault="00B66933" w:rsidP="00481126">
            <w:pPr>
              <w:keepNext/>
              <w:rPr>
                <w:rFonts w:asciiTheme="minorHAnsi" w:hAnsiTheme="minorHAnsi"/>
                <w:sz w:val="18"/>
                <w:szCs w:val="18"/>
              </w:rPr>
            </w:pPr>
            <w:r w:rsidRPr="00D052CA">
              <w:rPr>
                <w:rFonts w:ascii="Calibri" w:hAnsi="Calibri"/>
                <w:sz w:val="18"/>
                <w:szCs w:val="18"/>
              </w:rPr>
              <w:t>&lt;&lt;Static Text - see the top&gt;&gt;</w:t>
            </w:r>
          </w:p>
        </w:tc>
      </w:tr>
      <w:tr w:rsidR="009D67F4" w:rsidRPr="00D052CA" w14:paraId="7EB3F611" w14:textId="77777777">
        <w:trPr>
          <w:cantSplit/>
          <w:trHeight w:val="360"/>
        </w:trPr>
        <w:tc>
          <w:tcPr>
            <w:tcW w:w="288" w:type="pct"/>
            <w:vAlign w:val="center"/>
          </w:tcPr>
          <w:p w14:paraId="7EB3F60E"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01</w:t>
            </w:r>
          </w:p>
        </w:tc>
        <w:tc>
          <w:tcPr>
            <w:tcW w:w="2212" w:type="pct"/>
          </w:tcPr>
          <w:p w14:paraId="7EB3F60F" w14:textId="7BECF483" w:rsidR="009D67F4" w:rsidRPr="00D052CA" w:rsidRDefault="0039646C"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Space Conditioning </w:t>
            </w:r>
            <w:r w:rsidR="009D67F4" w:rsidRPr="00D052CA">
              <w:rPr>
                <w:rFonts w:asciiTheme="minorHAnsi" w:hAnsiTheme="minorHAnsi"/>
                <w:sz w:val="18"/>
                <w:szCs w:val="18"/>
              </w:rPr>
              <w:t>System Identification or Name</w:t>
            </w:r>
          </w:p>
        </w:tc>
        <w:tc>
          <w:tcPr>
            <w:tcW w:w="2500" w:type="pct"/>
          </w:tcPr>
          <w:p w14:paraId="7EB3F610" w14:textId="458E3516" w:rsidR="00BD001F" w:rsidRPr="00D052CA" w:rsidRDefault="009D67F4">
            <w:pPr>
              <w:pStyle w:val="Header"/>
              <w:tabs>
                <w:tab w:val="clear" w:pos="4320"/>
                <w:tab w:val="clear" w:pos="8640"/>
              </w:tabs>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xml:space="preserve">. </w:t>
            </w:r>
            <w:r w:rsidR="00821901" w:rsidRPr="00D052CA">
              <w:rPr>
                <w:rFonts w:asciiTheme="minorHAnsi" w:hAnsiTheme="minorHAnsi"/>
                <w:sz w:val="18"/>
                <w:szCs w:val="18"/>
              </w:rPr>
              <w:t xml:space="preserve"> If installed system does not match this entry, it can be overwritten by </w:t>
            </w:r>
            <w:proofErr w:type="gramStart"/>
            <w:r w:rsidR="00821901" w:rsidRPr="00D052CA">
              <w:rPr>
                <w:rFonts w:asciiTheme="minorHAnsi" w:hAnsiTheme="minorHAnsi"/>
                <w:sz w:val="18"/>
                <w:szCs w:val="18"/>
              </w:rPr>
              <w:t>rater</w:t>
            </w:r>
            <w:proofErr w:type="gramEnd"/>
            <w:r w:rsidR="00821901" w:rsidRPr="00D052CA">
              <w:rPr>
                <w:rFonts w:asciiTheme="minorHAnsi" w:hAnsiTheme="minorHAnsi"/>
                <w:sz w:val="18"/>
                <w:szCs w:val="18"/>
              </w:rPr>
              <w:t xml:space="preserve"> but it will be flagged as a possible fail.</w:t>
            </w:r>
            <w:r w:rsidRPr="00D052CA">
              <w:rPr>
                <w:rFonts w:asciiTheme="minorHAnsi" w:hAnsiTheme="minorHAnsi"/>
                <w:sz w:val="18"/>
                <w:szCs w:val="18"/>
              </w:rPr>
              <w:t>&gt;&gt;</w:t>
            </w:r>
          </w:p>
        </w:tc>
      </w:tr>
      <w:tr w:rsidR="009D67F4" w:rsidRPr="00D052CA" w14:paraId="7EB3F615" w14:textId="77777777">
        <w:trPr>
          <w:cantSplit/>
          <w:trHeight w:val="360"/>
        </w:trPr>
        <w:tc>
          <w:tcPr>
            <w:tcW w:w="288" w:type="pct"/>
            <w:vAlign w:val="center"/>
          </w:tcPr>
          <w:p w14:paraId="7EB3F612"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02</w:t>
            </w:r>
          </w:p>
        </w:tc>
        <w:tc>
          <w:tcPr>
            <w:tcW w:w="2212" w:type="pct"/>
          </w:tcPr>
          <w:p w14:paraId="7EB3F613" w14:textId="5D1A0B23" w:rsidR="009D67F4" w:rsidRPr="00D052CA" w:rsidRDefault="0039646C"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Space Conditioning </w:t>
            </w:r>
            <w:r w:rsidR="009D67F4" w:rsidRPr="00D052CA">
              <w:rPr>
                <w:rFonts w:asciiTheme="minorHAnsi" w:hAnsiTheme="minorHAnsi"/>
                <w:sz w:val="18"/>
                <w:szCs w:val="18"/>
              </w:rPr>
              <w:t>System Location or Area Served</w:t>
            </w:r>
          </w:p>
        </w:tc>
        <w:tc>
          <w:tcPr>
            <w:tcW w:w="2500" w:type="pct"/>
          </w:tcPr>
          <w:p w14:paraId="7EB3F614" w14:textId="51198D66"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xml:space="preserve">.  If installed system does not match this entry, it can be overwritten by </w:t>
            </w:r>
            <w:proofErr w:type="gramStart"/>
            <w:r w:rsidR="00267EE2" w:rsidRPr="00D052CA">
              <w:rPr>
                <w:rFonts w:asciiTheme="minorHAnsi" w:hAnsiTheme="minorHAnsi"/>
                <w:sz w:val="18"/>
                <w:szCs w:val="18"/>
              </w:rPr>
              <w:t>rater</w:t>
            </w:r>
            <w:proofErr w:type="gramEnd"/>
            <w:r w:rsidR="00267EE2" w:rsidRPr="00D052CA">
              <w:rPr>
                <w:rFonts w:asciiTheme="minorHAnsi" w:hAnsiTheme="minorHAnsi"/>
                <w:sz w:val="18"/>
                <w:szCs w:val="18"/>
              </w:rPr>
              <w:t xml:space="preserve"> but it will be flagged as a possible fail.&gt;&gt;</w:t>
            </w:r>
          </w:p>
        </w:tc>
      </w:tr>
      <w:tr w:rsidR="009D67F4" w:rsidRPr="00D052CA" w14:paraId="7EB3F619" w14:textId="77777777">
        <w:trPr>
          <w:cantSplit/>
          <w:trHeight w:val="360"/>
        </w:trPr>
        <w:tc>
          <w:tcPr>
            <w:tcW w:w="288" w:type="pct"/>
            <w:vAlign w:val="center"/>
          </w:tcPr>
          <w:p w14:paraId="7EB3F616"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03</w:t>
            </w:r>
          </w:p>
        </w:tc>
        <w:tc>
          <w:tcPr>
            <w:tcW w:w="2212" w:type="pct"/>
          </w:tcPr>
          <w:p w14:paraId="7EB3F617" w14:textId="7B1467F2"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25438E" w:rsidRPr="00D052CA">
              <w:rPr>
                <w:rFonts w:asciiTheme="minorHAnsi" w:hAnsiTheme="minorHAnsi"/>
                <w:sz w:val="18"/>
                <w:szCs w:val="18"/>
              </w:rPr>
              <w:t>M</w:t>
            </w:r>
            <w:r w:rsidRPr="00D052CA">
              <w:rPr>
                <w:rFonts w:asciiTheme="minorHAnsi" w:hAnsiTheme="minorHAnsi"/>
                <w:sz w:val="18"/>
                <w:szCs w:val="18"/>
              </w:rPr>
              <w:t xml:space="preserve">ake or </w:t>
            </w:r>
            <w:r w:rsidR="0025438E" w:rsidRPr="00D052CA">
              <w:rPr>
                <w:rFonts w:asciiTheme="minorHAnsi" w:hAnsiTheme="minorHAnsi"/>
                <w:sz w:val="18"/>
                <w:szCs w:val="18"/>
              </w:rPr>
              <w:t>B</w:t>
            </w:r>
            <w:r w:rsidRPr="00D052CA">
              <w:rPr>
                <w:rFonts w:asciiTheme="minorHAnsi" w:hAnsiTheme="minorHAnsi"/>
                <w:sz w:val="18"/>
                <w:szCs w:val="18"/>
              </w:rPr>
              <w:t>rand</w:t>
            </w:r>
          </w:p>
        </w:tc>
        <w:tc>
          <w:tcPr>
            <w:tcW w:w="2500" w:type="pct"/>
          </w:tcPr>
          <w:p w14:paraId="7EB3F618" w14:textId="30CD54EE"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If installed system does not match this entry, it can be overwritten by rater but it will be flagged as a possible fail.&gt;&gt;</w:t>
            </w:r>
          </w:p>
        </w:tc>
      </w:tr>
      <w:tr w:rsidR="009D67F4" w:rsidRPr="00D052CA" w14:paraId="7EB3F61D" w14:textId="77777777">
        <w:trPr>
          <w:cantSplit/>
          <w:trHeight w:val="360"/>
        </w:trPr>
        <w:tc>
          <w:tcPr>
            <w:tcW w:w="288" w:type="pct"/>
            <w:vAlign w:val="center"/>
          </w:tcPr>
          <w:p w14:paraId="7EB3F61A"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04</w:t>
            </w:r>
          </w:p>
        </w:tc>
        <w:tc>
          <w:tcPr>
            <w:tcW w:w="2212" w:type="pct"/>
          </w:tcPr>
          <w:p w14:paraId="7EB3F61B" w14:textId="58E4AA52"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25438E" w:rsidRPr="00D052CA">
              <w:rPr>
                <w:rFonts w:asciiTheme="minorHAnsi" w:hAnsiTheme="minorHAnsi"/>
                <w:sz w:val="18"/>
                <w:szCs w:val="18"/>
              </w:rPr>
              <w:t>M</w:t>
            </w:r>
            <w:r w:rsidRPr="00D052CA">
              <w:rPr>
                <w:rFonts w:asciiTheme="minorHAnsi" w:hAnsiTheme="minorHAnsi"/>
                <w:sz w:val="18"/>
                <w:szCs w:val="18"/>
              </w:rPr>
              <w:t xml:space="preserve">odel </w:t>
            </w:r>
            <w:r w:rsidR="0025438E" w:rsidRPr="00D052CA">
              <w:rPr>
                <w:rFonts w:asciiTheme="minorHAnsi" w:hAnsiTheme="minorHAnsi"/>
                <w:sz w:val="18"/>
                <w:szCs w:val="18"/>
              </w:rPr>
              <w:t>N</w:t>
            </w:r>
            <w:r w:rsidRPr="00D052CA">
              <w:rPr>
                <w:rFonts w:asciiTheme="minorHAnsi" w:hAnsiTheme="minorHAnsi"/>
                <w:sz w:val="18"/>
                <w:szCs w:val="18"/>
              </w:rPr>
              <w:t>umber</w:t>
            </w:r>
          </w:p>
        </w:tc>
        <w:tc>
          <w:tcPr>
            <w:tcW w:w="2500" w:type="pct"/>
          </w:tcPr>
          <w:p w14:paraId="7EB3F61C" w14:textId="2542D68A"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If installed system does not match this entry, it can be overwritten by rater but it will be flagged as a possible fail.&gt;&gt;</w:t>
            </w:r>
          </w:p>
        </w:tc>
      </w:tr>
      <w:tr w:rsidR="009D67F4" w:rsidRPr="00D052CA" w14:paraId="7EB3F621" w14:textId="77777777">
        <w:trPr>
          <w:cantSplit/>
          <w:trHeight w:val="360"/>
        </w:trPr>
        <w:tc>
          <w:tcPr>
            <w:tcW w:w="288" w:type="pct"/>
            <w:vAlign w:val="center"/>
          </w:tcPr>
          <w:p w14:paraId="7EB3F61E"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05</w:t>
            </w:r>
          </w:p>
        </w:tc>
        <w:tc>
          <w:tcPr>
            <w:tcW w:w="2212" w:type="pct"/>
          </w:tcPr>
          <w:p w14:paraId="7EB3F61F" w14:textId="5766EBEC" w:rsidR="009D67F4" w:rsidRPr="00D052CA" w:rsidRDefault="009D67F4" w:rsidP="00527B6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Nominal Cooling Capacity (tons) of Condenser</w:t>
            </w:r>
          </w:p>
        </w:tc>
        <w:tc>
          <w:tcPr>
            <w:tcW w:w="2500" w:type="pct"/>
          </w:tcPr>
          <w:p w14:paraId="7EB3F620" w14:textId="5D3E0A54"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If installed system does not match this entry, it can be overwritten by rater but it will be flagged as a possible fail.&gt;&gt;</w:t>
            </w:r>
          </w:p>
        </w:tc>
      </w:tr>
      <w:tr w:rsidR="009D67F4" w:rsidRPr="00D052CA" w14:paraId="7EB3F625" w14:textId="77777777">
        <w:trPr>
          <w:cantSplit/>
          <w:trHeight w:val="360"/>
        </w:trPr>
        <w:tc>
          <w:tcPr>
            <w:tcW w:w="288" w:type="pct"/>
            <w:vAlign w:val="center"/>
          </w:tcPr>
          <w:p w14:paraId="7EB3F622"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06</w:t>
            </w:r>
          </w:p>
        </w:tc>
        <w:tc>
          <w:tcPr>
            <w:tcW w:w="2212" w:type="pct"/>
          </w:tcPr>
          <w:p w14:paraId="7EB3F623" w14:textId="2275984D"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Condenser (or package unit) </w:t>
            </w:r>
            <w:r w:rsidR="0025438E" w:rsidRPr="00D052CA">
              <w:rPr>
                <w:rFonts w:asciiTheme="minorHAnsi" w:hAnsiTheme="minorHAnsi"/>
                <w:sz w:val="18"/>
                <w:szCs w:val="18"/>
              </w:rPr>
              <w:t>S</w:t>
            </w:r>
            <w:r w:rsidRPr="00D052CA">
              <w:rPr>
                <w:rFonts w:asciiTheme="minorHAnsi" w:hAnsiTheme="minorHAnsi"/>
                <w:sz w:val="18"/>
                <w:szCs w:val="18"/>
              </w:rPr>
              <w:t xml:space="preserve">erial </w:t>
            </w:r>
            <w:r w:rsidR="0025438E" w:rsidRPr="00D052CA">
              <w:rPr>
                <w:rFonts w:asciiTheme="minorHAnsi" w:hAnsiTheme="minorHAnsi"/>
                <w:sz w:val="18"/>
                <w:szCs w:val="18"/>
              </w:rPr>
              <w:t>N</w:t>
            </w:r>
            <w:r w:rsidRPr="00D052CA">
              <w:rPr>
                <w:rFonts w:asciiTheme="minorHAnsi" w:hAnsiTheme="minorHAnsi"/>
                <w:sz w:val="18"/>
                <w:szCs w:val="18"/>
              </w:rPr>
              <w:t>umber</w:t>
            </w:r>
          </w:p>
        </w:tc>
        <w:tc>
          <w:tcPr>
            <w:tcW w:w="2500" w:type="pct"/>
          </w:tcPr>
          <w:p w14:paraId="7EB3F624" w14:textId="2E518823" w:rsidR="009D67F4" w:rsidRPr="00D052CA" w:rsidRDefault="009D67F4" w:rsidP="003F6B1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00267EE2" w:rsidRPr="00D052CA">
              <w:rPr>
                <w:rFonts w:asciiTheme="minorHAnsi" w:hAnsiTheme="minorHAnsi"/>
                <w:sz w:val="18"/>
                <w:szCs w:val="18"/>
              </w:rPr>
              <w:t>.  If installed system does not match this entry, it can be overwritten by rater but it will be flagged as a possible fail.</w:t>
            </w:r>
            <w:r w:rsidRPr="00D052CA">
              <w:rPr>
                <w:rFonts w:asciiTheme="minorHAnsi" w:hAnsiTheme="minorHAnsi"/>
                <w:sz w:val="18"/>
                <w:szCs w:val="18"/>
              </w:rPr>
              <w:t>&gt;&gt;</w:t>
            </w:r>
          </w:p>
        </w:tc>
      </w:tr>
      <w:tr w:rsidR="009D67F4" w:rsidRPr="00D052CA" w14:paraId="7EB3F629" w14:textId="77777777">
        <w:trPr>
          <w:cantSplit/>
          <w:trHeight w:val="360"/>
        </w:trPr>
        <w:tc>
          <w:tcPr>
            <w:tcW w:w="288" w:type="pct"/>
            <w:vAlign w:val="center"/>
          </w:tcPr>
          <w:p w14:paraId="7EB3F626"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07</w:t>
            </w:r>
          </w:p>
        </w:tc>
        <w:tc>
          <w:tcPr>
            <w:tcW w:w="2212" w:type="pct"/>
          </w:tcPr>
          <w:p w14:paraId="7EB3F627" w14:textId="1460741A"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Refrigerant Type</w:t>
            </w:r>
          </w:p>
        </w:tc>
        <w:tc>
          <w:tcPr>
            <w:tcW w:w="2500" w:type="pct"/>
          </w:tcPr>
          <w:p w14:paraId="7EB3F628" w14:textId="08E06F79" w:rsidR="009D67F4" w:rsidRPr="00D052CA" w:rsidRDefault="009D67F4" w:rsidP="003F6B16">
            <w:pPr>
              <w:pStyle w:val="Header"/>
              <w:tabs>
                <w:tab w:val="clear" w:pos="4320"/>
                <w:tab w:val="clear" w:pos="8640"/>
              </w:tabs>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are “R-22” or “R-410a”</w:t>
            </w:r>
            <w:r w:rsidR="00D17F63" w:rsidRPr="00D052CA">
              <w:rPr>
                <w:rFonts w:asciiTheme="minorHAnsi" w:hAnsiTheme="minorHAnsi"/>
                <w:sz w:val="18"/>
                <w:szCs w:val="18"/>
              </w:rPr>
              <w:t xml:space="preserve"> or "other"</w:t>
            </w:r>
            <w:r w:rsidR="00267EE2" w:rsidRPr="00D052CA">
              <w:rPr>
                <w:rFonts w:asciiTheme="minorHAnsi" w:hAnsiTheme="minorHAnsi"/>
                <w:sz w:val="18"/>
                <w:szCs w:val="18"/>
              </w:rPr>
              <w:t xml:space="preserve">.  If installed system does not match this entry, it can be overwritten by </w:t>
            </w:r>
            <w:proofErr w:type="gramStart"/>
            <w:r w:rsidR="00267EE2" w:rsidRPr="00D052CA">
              <w:rPr>
                <w:rFonts w:asciiTheme="minorHAnsi" w:hAnsiTheme="minorHAnsi"/>
                <w:sz w:val="18"/>
                <w:szCs w:val="18"/>
              </w:rPr>
              <w:t>rater</w:t>
            </w:r>
            <w:proofErr w:type="gramEnd"/>
            <w:r w:rsidR="00267EE2" w:rsidRPr="00D052CA">
              <w:rPr>
                <w:rFonts w:asciiTheme="minorHAnsi" w:hAnsiTheme="minorHAnsi"/>
                <w:sz w:val="18"/>
                <w:szCs w:val="18"/>
              </w:rPr>
              <w:t xml:space="preserve"> but it will be flagged as a possible fail.&gt;&gt;</w:t>
            </w:r>
          </w:p>
        </w:tc>
      </w:tr>
      <w:tr w:rsidR="009D67F4" w:rsidRPr="00D052CA" w14:paraId="7EB3F62D" w14:textId="77777777">
        <w:trPr>
          <w:cantSplit/>
          <w:trHeight w:val="360"/>
        </w:trPr>
        <w:tc>
          <w:tcPr>
            <w:tcW w:w="288" w:type="pct"/>
            <w:vAlign w:val="center"/>
          </w:tcPr>
          <w:p w14:paraId="7EB3F62A" w14:textId="7777777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08</w:t>
            </w:r>
          </w:p>
        </w:tc>
        <w:tc>
          <w:tcPr>
            <w:tcW w:w="2212" w:type="pct"/>
            <w:vAlign w:val="center"/>
          </w:tcPr>
          <w:p w14:paraId="7EB3F62B" w14:textId="5352D0C7" w:rsidR="009D67F4" w:rsidRPr="00D052CA" w:rsidRDefault="009D67F4"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Other Refrigerant Type (if applicable)</w:t>
            </w:r>
          </w:p>
        </w:tc>
        <w:tc>
          <w:tcPr>
            <w:tcW w:w="2500" w:type="pct"/>
          </w:tcPr>
          <w:p w14:paraId="7EB3F62C" w14:textId="7D59BD83" w:rsidR="009D67F4" w:rsidRPr="00D052CA" w:rsidRDefault="00975777" w:rsidP="00D17F63">
            <w:pPr>
              <w:spacing w:after="60"/>
              <w:rPr>
                <w:rFonts w:asciiTheme="minorHAnsi" w:hAnsiTheme="minorHAnsi"/>
                <w:sz w:val="18"/>
                <w:szCs w:val="18"/>
              </w:rPr>
            </w:pPr>
            <w:r w:rsidRPr="00D052CA">
              <w:rPr>
                <w:rFonts w:ascii="Calibri" w:hAnsi="Calibri"/>
              </w:rPr>
              <w:t>&lt;&lt; if A07 value = R-22 or R-410A then value in this field = N/A; elseif value in A07= other, then user input text in this field to identify the refrigerant type&gt;&gt;</w:t>
            </w:r>
          </w:p>
        </w:tc>
      </w:tr>
      <w:tr w:rsidR="00FA6AAA" w:rsidRPr="00D052CA" w14:paraId="2FCF6160" w14:textId="77777777">
        <w:trPr>
          <w:cantSplit/>
          <w:trHeight w:val="360"/>
        </w:trPr>
        <w:tc>
          <w:tcPr>
            <w:tcW w:w="288" w:type="pct"/>
            <w:vAlign w:val="center"/>
          </w:tcPr>
          <w:p w14:paraId="388AD5DC" w14:textId="41D7790A" w:rsidR="00FA6AAA"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09</w:t>
            </w:r>
          </w:p>
        </w:tc>
        <w:tc>
          <w:tcPr>
            <w:tcW w:w="2212" w:type="pct"/>
            <w:vAlign w:val="center"/>
          </w:tcPr>
          <w:p w14:paraId="413B1DEE" w14:textId="2B203923" w:rsidR="00FA6AAA"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Liquid Line Filter Drier Installed According to Manufacturer’s Specifications (if applicable)</w:t>
            </w:r>
          </w:p>
        </w:tc>
        <w:tc>
          <w:tcPr>
            <w:tcW w:w="2500" w:type="pct"/>
          </w:tcPr>
          <w:p w14:paraId="13F81878" w14:textId="252136BF" w:rsidR="00FA6AAA" w:rsidRPr="00D052CA" w:rsidRDefault="00FA6AAA" w:rsidP="00FB3E33">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are “Yes” or “NA”. If installed system does not match this entry, it can be overwritten by </w:t>
            </w:r>
            <w:proofErr w:type="gramStart"/>
            <w:r w:rsidRPr="00D052CA">
              <w:rPr>
                <w:rFonts w:asciiTheme="minorHAnsi" w:hAnsiTheme="minorHAnsi"/>
                <w:sz w:val="18"/>
                <w:szCs w:val="18"/>
              </w:rPr>
              <w:t>rater</w:t>
            </w:r>
            <w:proofErr w:type="gramEnd"/>
            <w:r w:rsidRPr="00D052CA">
              <w:rPr>
                <w:rFonts w:asciiTheme="minorHAnsi" w:hAnsiTheme="minorHAnsi"/>
                <w:sz w:val="18"/>
                <w:szCs w:val="18"/>
              </w:rPr>
              <w:t xml:space="preserve"> but it will be flagged as a possible fail&gt;&gt;</w:t>
            </w:r>
          </w:p>
        </w:tc>
      </w:tr>
      <w:tr w:rsidR="009D67F4" w:rsidRPr="00D052CA" w14:paraId="7EB3F631" w14:textId="77777777">
        <w:trPr>
          <w:cantSplit/>
          <w:trHeight w:val="360"/>
        </w:trPr>
        <w:tc>
          <w:tcPr>
            <w:tcW w:w="288" w:type="pct"/>
            <w:vAlign w:val="center"/>
          </w:tcPr>
          <w:p w14:paraId="7EB3F62E" w14:textId="2C2F83A9"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10</w:t>
            </w:r>
          </w:p>
        </w:tc>
        <w:tc>
          <w:tcPr>
            <w:tcW w:w="2212" w:type="pct"/>
            <w:vAlign w:val="center"/>
          </w:tcPr>
          <w:p w14:paraId="7EB3F62F" w14:textId="09F56DB3" w:rsidR="009D67F4" w:rsidRPr="00D052CA" w:rsidRDefault="00A02267"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System Installation </w:t>
            </w:r>
            <w:r w:rsidR="009D67F4" w:rsidRPr="00D052CA">
              <w:rPr>
                <w:rFonts w:asciiTheme="minorHAnsi" w:hAnsiTheme="minorHAnsi"/>
                <w:sz w:val="18"/>
                <w:szCs w:val="18"/>
              </w:rPr>
              <w:t>Type</w:t>
            </w:r>
          </w:p>
        </w:tc>
        <w:tc>
          <w:tcPr>
            <w:tcW w:w="2500" w:type="pct"/>
          </w:tcPr>
          <w:p w14:paraId="7EB3F630" w14:textId="063E034C" w:rsidR="009D67F4" w:rsidRPr="00D052CA" w:rsidRDefault="009D67F4" w:rsidP="00FB3E33">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are “New”, “Replacement”, or “Alteration”</w:t>
            </w:r>
            <w:r w:rsidR="00267EE2" w:rsidRPr="00D052CA">
              <w:rPr>
                <w:rFonts w:asciiTheme="minorHAnsi" w:hAnsiTheme="minorHAnsi"/>
                <w:sz w:val="18"/>
                <w:szCs w:val="18"/>
              </w:rPr>
              <w:t>.  If installed system does not match this entry, it can be overwritten by rater but it will be flagged as a possible fail.&gt;</w:t>
            </w:r>
            <w:proofErr w:type="gramStart"/>
            <w:r w:rsidR="00267EE2" w:rsidRPr="00D052CA">
              <w:rPr>
                <w:rFonts w:asciiTheme="minorHAnsi" w:hAnsiTheme="minorHAnsi"/>
                <w:sz w:val="18"/>
                <w:szCs w:val="18"/>
              </w:rPr>
              <w:t>&gt;</w:t>
            </w:r>
            <w:r w:rsidRPr="00D052CA">
              <w:rPr>
                <w:rFonts w:asciiTheme="minorHAnsi" w:hAnsiTheme="minorHAnsi"/>
                <w:sz w:val="18"/>
                <w:szCs w:val="18"/>
              </w:rPr>
              <w:t xml:space="preserve">  </w:t>
            </w:r>
            <w:r w:rsidRPr="00D052CA">
              <w:rPr>
                <w:rFonts w:asciiTheme="minorHAnsi" w:hAnsiTheme="minorHAnsi"/>
                <w:color w:val="FF0000"/>
                <w:sz w:val="18"/>
                <w:szCs w:val="18"/>
              </w:rPr>
              <w:t>.</w:t>
            </w:r>
            <w:proofErr w:type="gramEnd"/>
          </w:p>
        </w:tc>
      </w:tr>
      <w:tr w:rsidR="009D67F4" w:rsidRPr="00D052CA" w14:paraId="7EB3F635" w14:textId="77777777">
        <w:trPr>
          <w:cantSplit/>
          <w:trHeight w:val="360"/>
        </w:trPr>
        <w:tc>
          <w:tcPr>
            <w:tcW w:w="288" w:type="pct"/>
            <w:vAlign w:val="center"/>
          </w:tcPr>
          <w:p w14:paraId="7EB3F632" w14:textId="35DAA6A3" w:rsidR="009D67F4" w:rsidRPr="00D052CA" w:rsidRDefault="00FA6AAA" w:rsidP="00EF6C6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11</w:t>
            </w:r>
          </w:p>
        </w:tc>
        <w:tc>
          <w:tcPr>
            <w:tcW w:w="2212" w:type="pct"/>
            <w:vAlign w:val="center"/>
          </w:tcPr>
          <w:p w14:paraId="0DB85BAF" w14:textId="437630AE" w:rsidR="0025438E" w:rsidRPr="00D052CA" w:rsidRDefault="00962512" w:rsidP="0054347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Fault Indicator Display</w:t>
            </w:r>
            <w:r w:rsidR="009D67F4" w:rsidRPr="00D052CA">
              <w:rPr>
                <w:rFonts w:asciiTheme="minorHAnsi" w:hAnsiTheme="minorHAnsi"/>
                <w:sz w:val="18"/>
                <w:szCs w:val="18"/>
              </w:rPr>
              <w:t xml:space="preserve"> (</w:t>
            </w:r>
            <w:r w:rsidRPr="00D052CA">
              <w:rPr>
                <w:rFonts w:asciiTheme="minorHAnsi" w:hAnsiTheme="minorHAnsi"/>
                <w:sz w:val="18"/>
                <w:szCs w:val="18"/>
              </w:rPr>
              <w:t>FID</w:t>
            </w:r>
            <w:r w:rsidR="009D67F4" w:rsidRPr="00D052CA">
              <w:rPr>
                <w:rFonts w:asciiTheme="minorHAnsi" w:hAnsiTheme="minorHAnsi"/>
                <w:sz w:val="18"/>
                <w:szCs w:val="18"/>
              </w:rPr>
              <w:t>) Status</w:t>
            </w:r>
          </w:p>
          <w:p w14:paraId="7EB3F633" w14:textId="283658EE" w:rsidR="009D67F4" w:rsidRPr="00D052CA" w:rsidRDefault="009D67F4" w:rsidP="0054347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(Note: Even systems with </w:t>
            </w:r>
            <w:proofErr w:type="gramStart"/>
            <w:r w:rsidRPr="00D052CA">
              <w:rPr>
                <w:rFonts w:asciiTheme="minorHAnsi" w:hAnsiTheme="minorHAnsi"/>
                <w:sz w:val="18"/>
                <w:szCs w:val="18"/>
              </w:rPr>
              <w:t>a</w:t>
            </w:r>
            <w:proofErr w:type="gramEnd"/>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 must have refrigerant charge verified by installer)</w:t>
            </w:r>
          </w:p>
        </w:tc>
        <w:tc>
          <w:tcPr>
            <w:tcW w:w="2500" w:type="pct"/>
          </w:tcPr>
          <w:p w14:paraId="7EB3F634" w14:textId="14114025" w:rsidR="009D67F4" w:rsidRPr="00D052CA" w:rsidRDefault="009D67F4" w:rsidP="00960443">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are “This system has a factory installed </w:t>
            </w:r>
            <w:r w:rsidR="00962512" w:rsidRPr="00D052CA">
              <w:rPr>
                <w:rFonts w:asciiTheme="minorHAnsi" w:hAnsiTheme="minorHAnsi"/>
                <w:sz w:val="18"/>
                <w:szCs w:val="18"/>
              </w:rPr>
              <w:t>FID</w:t>
            </w:r>
            <w:proofErr w:type="gramStart"/>
            <w:r w:rsidRPr="00D052CA">
              <w:rPr>
                <w:rFonts w:asciiTheme="minorHAnsi" w:hAnsiTheme="minorHAnsi"/>
                <w:sz w:val="18"/>
                <w:szCs w:val="18"/>
              </w:rPr>
              <w:t>”;  or</w:t>
            </w:r>
            <w:proofErr w:type="gramEnd"/>
            <w:r w:rsidRPr="00D052CA">
              <w:rPr>
                <w:rFonts w:asciiTheme="minorHAnsi" w:hAnsiTheme="minorHAnsi"/>
                <w:sz w:val="18"/>
                <w:szCs w:val="18"/>
              </w:rPr>
              <w:t xml:space="preserve"> “This system has a field installed </w:t>
            </w:r>
            <w:r w:rsidR="00962512" w:rsidRPr="00D052CA">
              <w:rPr>
                <w:rFonts w:asciiTheme="minorHAnsi" w:hAnsiTheme="minorHAnsi"/>
                <w:sz w:val="18"/>
                <w:szCs w:val="18"/>
              </w:rPr>
              <w:t>FID</w:t>
            </w:r>
            <w:r w:rsidRPr="00D052CA">
              <w:rPr>
                <w:rFonts w:asciiTheme="minorHAnsi" w:hAnsiTheme="minorHAnsi"/>
                <w:sz w:val="18"/>
                <w:szCs w:val="18"/>
              </w:rPr>
              <w:t xml:space="preserve">”;  or “This system does not have a </w:t>
            </w:r>
            <w:r w:rsidR="00962512" w:rsidRPr="00D052CA">
              <w:rPr>
                <w:rFonts w:asciiTheme="minorHAnsi" w:hAnsiTheme="minorHAnsi"/>
                <w:sz w:val="18"/>
                <w:szCs w:val="18"/>
              </w:rPr>
              <w:t>FID</w:t>
            </w:r>
            <w:r w:rsidRPr="00D052CA">
              <w:rPr>
                <w:rFonts w:asciiTheme="minorHAnsi" w:hAnsiTheme="minorHAnsi"/>
                <w:sz w:val="18"/>
                <w:szCs w:val="18"/>
              </w:rPr>
              <w:t xml:space="preserve"> device installed”</w:t>
            </w:r>
            <w:r w:rsidR="00A74E98" w:rsidRPr="00D052CA">
              <w:rPr>
                <w:rFonts w:asciiTheme="minorHAnsi" w:hAnsiTheme="minorHAnsi"/>
                <w:sz w:val="18"/>
                <w:szCs w:val="18"/>
              </w:rPr>
              <w:t xml:space="preserve"> If installed system does not match this entry, it can be overwritten by rater but it will be flagged as a possible fail</w:t>
            </w:r>
            <w:r w:rsidRPr="00D052CA">
              <w:rPr>
                <w:rFonts w:asciiTheme="minorHAnsi" w:hAnsiTheme="minorHAnsi"/>
                <w:sz w:val="18"/>
                <w:szCs w:val="18"/>
              </w:rPr>
              <w:t>&gt;&gt;</w:t>
            </w:r>
          </w:p>
        </w:tc>
      </w:tr>
      <w:tr w:rsidR="009D67F4" w:rsidRPr="00D052CA" w14:paraId="7EB3F639" w14:textId="77777777">
        <w:trPr>
          <w:cantSplit/>
          <w:trHeight w:val="360"/>
        </w:trPr>
        <w:tc>
          <w:tcPr>
            <w:tcW w:w="288" w:type="pct"/>
            <w:vAlign w:val="center"/>
          </w:tcPr>
          <w:p w14:paraId="7EB3F636" w14:textId="47B83C04" w:rsidR="009D67F4" w:rsidRPr="00D052CA" w:rsidRDefault="00FA6AAA" w:rsidP="00EF6C6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12</w:t>
            </w:r>
          </w:p>
        </w:tc>
        <w:tc>
          <w:tcPr>
            <w:tcW w:w="2212" w:type="pct"/>
            <w:vAlign w:val="center"/>
          </w:tcPr>
          <w:p w14:paraId="7EB3F637" w14:textId="36DE43D0" w:rsidR="009D67F4" w:rsidRPr="00D052CA" w:rsidRDefault="009D67F4" w:rsidP="00EB6A42">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Is the system of a type that the minimum airflow can be verified </w:t>
            </w:r>
            <w:r w:rsidR="00BA654C" w:rsidRPr="00D052CA">
              <w:rPr>
                <w:rFonts w:asciiTheme="minorHAnsi" w:hAnsiTheme="minorHAnsi"/>
                <w:sz w:val="18"/>
                <w:szCs w:val="18"/>
              </w:rPr>
              <w:t xml:space="preserve">for all indoor units </w:t>
            </w:r>
            <w:r w:rsidRPr="00D052CA">
              <w:rPr>
                <w:rFonts w:asciiTheme="minorHAnsi" w:hAnsiTheme="minorHAnsi"/>
                <w:sz w:val="18"/>
                <w:szCs w:val="18"/>
              </w:rPr>
              <w:t>using an approved measurement procedure (RA3.3 or RA</w:t>
            </w:r>
            <w:r w:rsidR="00E675D1" w:rsidRPr="00D052CA">
              <w:rPr>
                <w:rFonts w:asciiTheme="minorHAnsi" w:hAnsiTheme="minorHAnsi"/>
                <w:sz w:val="18"/>
                <w:szCs w:val="18"/>
              </w:rPr>
              <w:t>3.3.3</w:t>
            </w:r>
            <w:r w:rsidRPr="00D052CA">
              <w:rPr>
                <w:rFonts w:asciiTheme="minorHAnsi" w:hAnsiTheme="minorHAnsi"/>
                <w:sz w:val="18"/>
                <w:szCs w:val="18"/>
              </w:rPr>
              <w:t>)?</w:t>
            </w:r>
          </w:p>
        </w:tc>
        <w:tc>
          <w:tcPr>
            <w:tcW w:w="2500" w:type="pct"/>
          </w:tcPr>
          <w:p w14:paraId="7EB3F638" w14:textId="74D6947E" w:rsidR="009D67F4" w:rsidRPr="00D052CA" w:rsidRDefault="009D67F4" w:rsidP="00EF6C6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are “yes” or “no”</w:t>
            </w:r>
            <w:r w:rsidR="00A74E98" w:rsidRPr="00D052CA">
              <w:rPr>
                <w:rFonts w:asciiTheme="minorHAnsi" w:hAnsiTheme="minorHAnsi"/>
                <w:sz w:val="18"/>
                <w:szCs w:val="18"/>
              </w:rPr>
              <w:t xml:space="preserve"> If installed system does not match this entry, it can be overwritten by </w:t>
            </w:r>
            <w:proofErr w:type="gramStart"/>
            <w:r w:rsidR="00A74E98" w:rsidRPr="00D052CA">
              <w:rPr>
                <w:rFonts w:asciiTheme="minorHAnsi" w:hAnsiTheme="minorHAnsi"/>
                <w:sz w:val="18"/>
                <w:szCs w:val="18"/>
              </w:rPr>
              <w:t>rater</w:t>
            </w:r>
            <w:proofErr w:type="gramEnd"/>
            <w:r w:rsidR="00A74E98" w:rsidRPr="00D052CA">
              <w:rPr>
                <w:rFonts w:asciiTheme="minorHAnsi" w:hAnsiTheme="minorHAnsi"/>
                <w:sz w:val="18"/>
                <w:szCs w:val="18"/>
              </w:rPr>
              <w:t xml:space="preserve"> but it will be flagged as a possible fail</w:t>
            </w:r>
            <w:r w:rsidRPr="00D052CA">
              <w:rPr>
                <w:rFonts w:asciiTheme="minorHAnsi" w:hAnsiTheme="minorHAnsi"/>
                <w:sz w:val="18"/>
                <w:szCs w:val="18"/>
              </w:rPr>
              <w:t>.&gt;&gt;</w:t>
            </w:r>
          </w:p>
        </w:tc>
      </w:tr>
      <w:tr w:rsidR="009D67F4" w:rsidRPr="00D052CA" w14:paraId="7EB3F63D" w14:textId="77777777">
        <w:trPr>
          <w:cantSplit/>
          <w:trHeight w:val="360"/>
        </w:trPr>
        <w:tc>
          <w:tcPr>
            <w:tcW w:w="288" w:type="pct"/>
            <w:vAlign w:val="center"/>
          </w:tcPr>
          <w:p w14:paraId="7EB3F63A" w14:textId="01E34631" w:rsidR="009D67F4" w:rsidRPr="00D052CA" w:rsidRDefault="00FA6AAA" w:rsidP="00EF6C6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13</w:t>
            </w:r>
          </w:p>
        </w:tc>
        <w:tc>
          <w:tcPr>
            <w:tcW w:w="2212" w:type="pct"/>
            <w:vAlign w:val="center"/>
          </w:tcPr>
          <w:p w14:paraId="7EB3F63B" w14:textId="77777777" w:rsidR="009D67F4" w:rsidRPr="00D052CA" w:rsidRDefault="009D67F4" w:rsidP="00AD18B3">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7EB3F63C" w14:textId="670BA9CC" w:rsidR="009D67F4" w:rsidRPr="00D052CA" w:rsidRDefault="009D67F4" w:rsidP="00EF6C66">
            <w:pPr>
              <w:spacing w:after="60"/>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are “yes” or “no”</w:t>
            </w:r>
            <w:r w:rsidR="00A74E98" w:rsidRPr="00D052CA">
              <w:rPr>
                <w:rFonts w:asciiTheme="minorHAnsi" w:hAnsiTheme="minorHAnsi"/>
                <w:sz w:val="18"/>
                <w:szCs w:val="18"/>
              </w:rPr>
              <w:t xml:space="preserve"> If installed system does not match this entry, it can be overwritten by </w:t>
            </w:r>
            <w:proofErr w:type="gramStart"/>
            <w:r w:rsidR="00A74E98" w:rsidRPr="00D052CA">
              <w:rPr>
                <w:rFonts w:asciiTheme="minorHAnsi" w:hAnsiTheme="minorHAnsi"/>
                <w:sz w:val="18"/>
                <w:szCs w:val="18"/>
              </w:rPr>
              <w:t>rater</w:t>
            </w:r>
            <w:proofErr w:type="gramEnd"/>
            <w:r w:rsidR="00A74E98" w:rsidRPr="00D052CA">
              <w:rPr>
                <w:rFonts w:asciiTheme="minorHAnsi" w:hAnsiTheme="minorHAnsi"/>
                <w:sz w:val="18"/>
                <w:szCs w:val="18"/>
              </w:rPr>
              <w:t xml:space="preserve"> but it will be flagged as a possible fail</w:t>
            </w:r>
            <w:r w:rsidRPr="00D052CA">
              <w:rPr>
                <w:rFonts w:asciiTheme="minorHAnsi" w:hAnsiTheme="minorHAnsi"/>
                <w:sz w:val="18"/>
                <w:szCs w:val="18"/>
              </w:rPr>
              <w:t>&gt;&gt;</w:t>
            </w:r>
          </w:p>
        </w:tc>
      </w:tr>
      <w:tr w:rsidR="009D67F4" w:rsidRPr="00D052CA" w14:paraId="7EB3F641" w14:textId="77777777">
        <w:trPr>
          <w:cantSplit/>
          <w:trHeight w:val="360"/>
        </w:trPr>
        <w:tc>
          <w:tcPr>
            <w:tcW w:w="288" w:type="pct"/>
            <w:vAlign w:val="center"/>
          </w:tcPr>
          <w:p w14:paraId="7EB3F63E" w14:textId="07086606"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14</w:t>
            </w:r>
          </w:p>
        </w:tc>
        <w:tc>
          <w:tcPr>
            <w:tcW w:w="2212" w:type="pct"/>
            <w:vAlign w:val="center"/>
          </w:tcPr>
          <w:p w14:paraId="7EB3F63F" w14:textId="2D408CE4"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Date of HERS Rater Refrigerant Charge Verification for this </w:t>
            </w:r>
            <w:r w:rsidR="0025438E" w:rsidRPr="00D052CA">
              <w:rPr>
                <w:rFonts w:asciiTheme="minorHAnsi" w:hAnsiTheme="minorHAnsi"/>
                <w:sz w:val="18"/>
                <w:szCs w:val="18"/>
              </w:rPr>
              <w:t>S</w:t>
            </w:r>
            <w:r w:rsidRPr="00D052CA">
              <w:rPr>
                <w:rFonts w:asciiTheme="minorHAnsi" w:hAnsiTheme="minorHAnsi"/>
                <w:sz w:val="18"/>
                <w:szCs w:val="18"/>
              </w:rPr>
              <w:t>ystem</w:t>
            </w:r>
          </w:p>
        </w:tc>
        <w:tc>
          <w:tcPr>
            <w:tcW w:w="2500" w:type="pct"/>
            <w:vAlign w:val="center"/>
          </w:tcPr>
          <w:p w14:paraId="4980117F" w14:textId="77777777" w:rsidR="009D67F4" w:rsidRPr="00D052CA" w:rsidRDefault="009D67F4" w:rsidP="003F6B16">
            <w:pPr>
              <w:rPr>
                <w:rFonts w:asciiTheme="minorHAnsi" w:hAnsiTheme="minorHAnsi"/>
                <w:sz w:val="18"/>
                <w:szCs w:val="18"/>
              </w:rPr>
            </w:pPr>
            <w:r w:rsidRPr="00D052CA">
              <w:rPr>
                <w:rFonts w:asciiTheme="minorHAnsi" w:hAnsiTheme="minorHAnsi"/>
                <w:sz w:val="18"/>
                <w:szCs w:val="18"/>
              </w:rPr>
              <w:t>&lt;&lt;user input: date: use validated date format&gt;&gt;</w:t>
            </w:r>
          </w:p>
          <w:p w14:paraId="21C60450" w14:textId="77777777" w:rsidR="000065F5" w:rsidRPr="00D052CA" w:rsidRDefault="000065F5" w:rsidP="000065F5">
            <w:pPr>
              <w:rPr>
                <w:rFonts w:asciiTheme="minorHAnsi" w:hAnsiTheme="minorHAnsi"/>
                <w:sz w:val="18"/>
                <w:szCs w:val="18"/>
              </w:rPr>
            </w:pPr>
          </w:p>
          <w:p w14:paraId="5360BD5C" w14:textId="77777777" w:rsidR="000065F5" w:rsidRPr="00D052CA" w:rsidRDefault="000065F5">
            <w:pPr>
              <w:rPr>
                <w:rFonts w:asciiTheme="minorHAnsi" w:hAnsiTheme="minorHAnsi"/>
                <w:sz w:val="18"/>
                <w:szCs w:val="18"/>
              </w:rPr>
            </w:pPr>
          </w:p>
          <w:p w14:paraId="4C17A7A9" w14:textId="77777777" w:rsidR="000065F5" w:rsidRPr="00D052CA" w:rsidRDefault="000065F5">
            <w:pPr>
              <w:rPr>
                <w:rFonts w:asciiTheme="minorHAnsi" w:hAnsiTheme="minorHAnsi"/>
                <w:sz w:val="18"/>
                <w:szCs w:val="18"/>
              </w:rPr>
            </w:pPr>
          </w:p>
          <w:p w14:paraId="706B285F" w14:textId="77777777" w:rsidR="000065F5" w:rsidRPr="00D052CA" w:rsidRDefault="000065F5">
            <w:pPr>
              <w:rPr>
                <w:rFonts w:asciiTheme="minorHAnsi" w:hAnsiTheme="minorHAnsi"/>
                <w:sz w:val="18"/>
                <w:szCs w:val="18"/>
              </w:rPr>
            </w:pPr>
          </w:p>
          <w:p w14:paraId="36212381" w14:textId="77777777" w:rsidR="000065F5" w:rsidRPr="00D052CA" w:rsidRDefault="000065F5">
            <w:pPr>
              <w:rPr>
                <w:rFonts w:asciiTheme="minorHAnsi" w:hAnsiTheme="minorHAnsi"/>
                <w:sz w:val="18"/>
                <w:szCs w:val="18"/>
              </w:rPr>
            </w:pPr>
          </w:p>
          <w:p w14:paraId="4E7433FD" w14:textId="77777777" w:rsidR="000065F5" w:rsidRPr="00D052CA" w:rsidRDefault="000065F5">
            <w:pPr>
              <w:rPr>
                <w:rFonts w:asciiTheme="minorHAnsi" w:hAnsiTheme="minorHAnsi"/>
                <w:sz w:val="18"/>
                <w:szCs w:val="18"/>
              </w:rPr>
            </w:pPr>
          </w:p>
          <w:p w14:paraId="74A3629A" w14:textId="77777777" w:rsidR="000065F5" w:rsidRPr="00D052CA" w:rsidRDefault="000065F5">
            <w:pPr>
              <w:rPr>
                <w:rFonts w:asciiTheme="minorHAnsi" w:hAnsiTheme="minorHAnsi"/>
                <w:sz w:val="18"/>
                <w:szCs w:val="18"/>
              </w:rPr>
            </w:pPr>
          </w:p>
          <w:p w14:paraId="2191731B" w14:textId="77777777" w:rsidR="000065F5" w:rsidRPr="00D052CA" w:rsidRDefault="000065F5">
            <w:pPr>
              <w:rPr>
                <w:rFonts w:asciiTheme="minorHAnsi" w:hAnsiTheme="minorHAnsi"/>
                <w:sz w:val="18"/>
                <w:szCs w:val="18"/>
              </w:rPr>
            </w:pPr>
          </w:p>
          <w:p w14:paraId="79956E2D" w14:textId="77777777" w:rsidR="000065F5" w:rsidRPr="00D052CA" w:rsidRDefault="000065F5">
            <w:pPr>
              <w:rPr>
                <w:rFonts w:asciiTheme="minorHAnsi" w:hAnsiTheme="minorHAnsi"/>
                <w:sz w:val="18"/>
                <w:szCs w:val="18"/>
              </w:rPr>
            </w:pPr>
          </w:p>
          <w:p w14:paraId="3887485B" w14:textId="77777777" w:rsidR="000065F5" w:rsidRPr="00D052CA" w:rsidRDefault="000065F5">
            <w:pPr>
              <w:rPr>
                <w:rFonts w:asciiTheme="minorHAnsi" w:hAnsiTheme="minorHAnsi"/>
                <w:sz w:val="18"/>
                <w:szCs w:val="18"/>
              </w:rPr>
            </w:pPr>
          </w:p>
          <w:p w14:paraId="7EB3F640" w14:textId="74B0AA6F" w:rsidR="000065F5" w:rsidRPr="00D052CA" w:rsidRDefault="000065F5">
            <w:pPr>
              <w:rPr>
                <w:rFonts w:asciiTheme="minorHAnsi" w:hAnsiTheme="minorHAnsi"/>
                <w:sz w:val="18"/>
                <w:szCs w:val="18"/>
              </w:rPr>
            </w:pPr>
          </w:p>
        </w:tc>
      </w:tr>
      <w:tr w:rsidR="009D67F4" w:rsidRPr="00D052CA" w14:paraId="7EB3F64B" w14:textId="77777777">
        <w:trPr>
          <w:cantSplit/>
          <w:trHeight w:val="360"/>
        </w:trPr>
        <w:tc>
          <w:tcPr>
            <w:tcW w:w="288" w:type="pct"/>
            <w:vAlign w:val="center"/>
          </w:tcPr>
          <w:p w14:paraId="7EB3F642" w14:textId="683EABB4"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lastRenderedPageBreak/>
              <w:t>15</w:t>
            </w:r>
          </w:p>
        </w:tc>
        <w:tc>
          <w:tcPr>
            <w:tcW w:w="2212" w:type="pct"/>
            <w:vAlign w:val="center"/>
          </w:tcPr>
          <w:p w14:paraId="7EB3F643" w14:textId="2069D16C" w:rsidR="009D67F4" w:rsidRPr="00D052CA" w:rsidRDefault="009D67F4"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Refrigerant </w:t>
            </w:r>
            <w:r w:rsidR="0025438E" w:rsidRPr="00D052CA">
              <w:rPr>
                <w:rFonts w:asciiTheme="minorHAnsi" w:hAnsiTheme="minorHAnsi"/>
                <w:sz w:val="18"/>
                <w:szCs w:val="18"/>
              </w:rPr>
              <w:t>C</w:t>
            </w:r>
            <w:r w:rsidRPr="00D052CA">
              <w:rPr>
                <w:rFonts w:asciiTheme="minorHAnsi" w:hAnsiTheme="minorHAnsi"/>
                <w:sz w:val="18"/>
                <w:szCs w:val="18"/>
              </w:rPr>
              <w:t xml:space="preserve">harge </w:t>
            </w:r>
            <w:r w:rsidR="0025438E" w:rsidRPr="00D052CA">
              <w:rPr>
                <w:rFonts w:asciiTheme="minorHAnsi" w:hAnsiTheme="minorHAnsi"/>
                <w:sz w:val="18"/>
                <w:szCs w:val="18"/>
              </w:rPr>
              <w:t>V</w:t>
            </w:r>
            <w:r w:rsidRPr="00D052CA">
              <w:rPr>
                <w:rFonts w:asciiTheme="minorHAnsi" w:hAnsiTheme="minorHAnsi"/>
                <w:sz w:val="18"/>
                <w:szCs w:val="18"/>
              </w:rPr>
              <w:t xml:space="preserve">erification </w:t>
            </w:r>
            <w:r w:rsidR="0025438E" w:rsidRPr="00D052CA">
              <w:rPr>
                <w:rFonts w:asciiTheme="minorHAnsi" w:hAnsiTheme="minorHAnsi"/>
                <w:sz w:val="18"/>
                <w:szCs w:val="18"/>
              </w:rPr>
              <w:t>M</w:t>
            </w:r>
            <w:r w:rsidRPr="00D052CA">
              <w:rPr>
                <w:rFonts w:asciiTheme="minorHAnsi" w:hAnsiTheme="minorHAnsi"/>
                <w:sz w:val="18"/>
                <w:szCs w:val="18"/>
              </w:rPr>
              <w:t xml:space="preserve">ethod </w:t>
            </w:r>
            <w:r w:rsidR="0025438E" w:rsidRPr="00D052CA">
              <w:rPr>
                <w:rFonts w:asciiTheme="minorHAnsi" w:hAnsiTheme="minorHAnsi"/>
                <w:sz w:val="18"/>
                <w:szCs w:val="18"/>
              </w:rPr>
              <w:t>U</w:t>
            </w:r>
            <w:r w:rsidRPr="00D052CA">
              <w:rPr>
                <w:rFonts w:asciiTheme="minorHAnsi" w:hAnsiTheme="minorHAnsi"/>
                <w:sz w:val="18"/>
                <w:szCs w:val="18"/>
              </w:rPr>
              <w:t xml:space="preserve">sed by </w:t>
            </w:r>
            <w:r w:rsidR="0025438E" w:rsidRPr="00D052CA">
              <w:rPr>
                <w:rFonts w:asciiTheme="minorHAnsi" w:hAnsiTheme="minorHAnsi"/>
                <w:sz w:val="18"/>
                <w:szCs w:val="18"/>
              </w:rPr>
              <w:t>I</w:t>
            </w:r>
            <w:r w:rsidRPr="00D052CA">
              <w:rPr>
                <w:rFonts w:asciiTheme="minorHAnsi" w:hAnsiTheme="minorHAnsi"/>
                <w:sz w:val="18"/>
                <w:szCs w:val="18"/>
              </w:rPr>
              <w:t>nstaller</w:t>
            </w:r>
          </w:p>
        </w:tc>
        <w:tc>
          <w:tcPr>
            <w:tcW w:w="2500" w:type="pct"/>
          </w:tcPr>
          <w:p w14:paraId="7EB3F644" w14:textId="457DD30C" w:rsidR="009D67F4" w:rsidRPr="00D052CA" w:rsidRDefault="009D67F4" w:rsidP="00D158F3">
            <w:pPr>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are: </w:t>
            </w:r>
          </w:p>
          <w:p w14:paraId="7EB3F645" w14:textId="77777777" w:rsidR="009D67F4" w:rsidRPr="00D052CA" w:rsidRDefault="009D67F4" w:rsidP="009D67F4">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 xml:space="preserve">Superheat (outdoor temperature must be ≥ 55 </w:t>
            </w:r>
            <w:proofErr w:type="spellStart"/>
            <w:r w:rsidRPr="00D052CA">
              <w:rPr>
                <w:rFonts w:asciiTheme="minorHAnsi" w:hAnsiTheme="minorHAnsi"/>
                <w:sz w:val="18"/>
                <w:szCs w:val="18"/>
              </w:rPr>
              <w:t>degF</w:t>
            </w:r>
            <w:proofErr w:type="spellEnd"/>
            <w:r w:rsidRPr="00D052CA">
              <w:rPr>
                <w:rFonts w:asciiTheme="minorHAnsi" w:hAnsiTheme="minorHAnsi"/>
                <w:sz w:val="18"/>
                <w:szCs w:val="18"/>
              </w:rPr>
              <w:t xml:space="preserve">); or </w:t>
            </w:r>
          </w:p>
          <w:p w14:paraId="7EB3F646" w14:textId="77777777" w:rsidR="009D67F4" w:rsidRPr="00D052CA" w:rsidRDefault="009D67F4" w:rsidP="009D67F4">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 xml:space="preserve">Subcooling (outdoor temperature must be ≥ 55 </w:t>
            </w:r>
            <w:proofErr w:type="spellStart"/>
            <w:r w:rsidRPr="00D052CA">
              <w:rPr>
                <w:rFonts w:asciiTheme="minorHAnsi" w:hAnsiTheme="minorHAnsi"/>
                <w:sz w:val="18"/>
                <w:szCs w:val="18"/>
              </w:rPr>
              <w:t>degF</w:t>
            </w:r>
            <w:proofErr w:type="spellEnd"/>
            <w:r w:rsidRPr="00D052CA">
              <w:rPr>
                <w:rFonts w:asciiTheme="minorHAnsi" w:hAnsiTheme="minorHAnsi"/>
                <w:sz w:val="18"/>
                <w:szCs w:val="18"/>
              </w:rPr>
              <w:t xml:space="preserve">); or </w:t>
            </w:r>
          </w:p>
          <w:p w14:paraId="7EB3F647" w14:textId="7DFED146" w:rsidR="009D67F4" w:rsidRPr="00D052CA" w:rsidRDefault="009D67F4" w:rsidP="009D67F4">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Weigh-in</w:t>
            </w:r>
            <w:r w:rsidR="0096159E" w:rsidRPr="00D052CA">
              <w:rPr>
                <w:rFonts w:asciiTheme="minorHAnsi" w:hAnsiTheme="minorHAnsi"/>
                <w:sz w:val="18"/>
                <w:szCs w:val="18"/>
              </w:rPr>
              <w:t xml:space="preserve"> with Installer independent</w:t>
            </w:r>
            <w:r w:rsidRPr="00D052CA">
              <w:rPr>
                <w:rFonts w:asciiTheme="minorHAnsi" w:hAnsiTheme="minorHAnsi"/>
                <w:sz w:val="18"/>
                <w:szCs w:val="18"/>
              </w:rPr>
              <w:t>; or</w:t>
            </w:r>
          </w:p>
          <w:p w14:paraId="33AF567A" w14:textId="44AF3CB2" w:rsidR="0096159E" w:rsidRPr="00D052CA" w:rsidRDefault="0096159E" w:rsidP="009D67F4">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Weigh-in with HERS Rater observation; or</w:t>
            </w:r>
          </w:p>
          <w:p w14:paraId="05A2AFCF" w14:textId="77777777" w:rsidR="009D67F4" w:rsidRPr="00D052CA" w:rsidRDefault="009D67F4" w:rsidP="00481126">
            <w:pPr>
              <w:pStyle w:val="ListParagraph"/>
              <w:numPr>
                <w:ilvl w:val="0"/>
                <w:numId w:val="12"/>
              </w:numPr>
              <w:spacing w:after="60"/>
              <w:rPr>
                <w:rFonts w:asciiTheme="minorHAnsi" w:hAnsiTheme="minorHAnsi"/>
                <w:sz w:val="18"/>
                <w:szCs w:val="18"/>
              </w:rPr>
            </w:pPr>
            <w:r w:rsidRPr="00D052CA">
              <w:rPr>
                <w:rFonts w:asciiTheme="minorHAnsi" w:hAnsiTheme="minorHAnsi"/>
                <w:sz w:val="18"/>
                <w:szCs w:val="18"/>
              </w:rPr>
              <w:t>New Package Unit Factory Charge &gt;&gt;</w:t>
            </w:r>
          </w:p>
          <w:p w14:paraId="0E94F10D" w14:textId="77777777" w:rsidR="000065F5" w:rsidRPr="00D052CA" w:rsidRDefault="000065F5" w:rsidP="00DC7D0E"/>
          <w:p w14:paraId="551C8F5C" w14:textId="77777777" w:rsidR="000065F5" w:rsidRPr="00D052CA" w:rsidRDefault="000065F5" w:rsidP="00DC7D0E"/>
          <w:p w14:paraId="04CCB04D" w14:textId="77777777" w:rsidR="000065F5" w:rsidRPr="00D052CA" w:rsidRDefault="000065F5" w:rsidP="00DC7D0E"/>
          <w:p w14:paraId="7EB3F64A" w14:textId="43B4A938" w:rsidR="000065F5" w:rsidRPr="00D052CA" w:rsidRDefault="000065F5" w:rsidP="00DC7D0E"/>
        </w:tc>
      </w:tr>
      <w:tr w:rsidR="009D67F4" w:rsidRPr="00D052CA" w14:paraId="7EB3F64F" w14:textId="77777777">
        <w:trPr>
          <w:cantSplit/>
          <w:trHeight w:val="953"/>
        </w:trPr>
        <w:tc>
          <w:tcPr>
            <w:tcW w:w="288" w:type="pct"/>
            <w:vAlign w:val="center"/>
          </w:tcPr>
          <w:p w14:paraId="7EB3F64C" w14:textId="474DF9B7" w:rsidR="009D67F4" w:rsidRPr="00D052CA" w:rsidRDefault="00FA6AAA" w:rsidP="00AD18B3">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16</w:t>
            </w:r>
          </w:p>
        </w:tc>
        <w:tc>
          <w:tcPr>
            <w:tcW w:w="2212" w:type="pct"/>
            <w:vAlign w:val="center"/>
          </w:tcPr>
          <w:p w14:paraId="7EB3F64D" w14:textId="1693DC1D" w:rsidR="009D67F4" w:rsidRPr="00D052CA" w:rsidRDefault="005C35FD" w:rsidP="0025438E">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 xml:space="preserve">Person </w:t>
            </w:r>
            <w:r w:rsidR="0025438E" w:rsidRPr="00D052CA">
              <w:rPr>
                <w:rFonts w:asciiTheme="minorHAnsi" w:hAnsiTheme="minorHAnsi"/>
                <w:sz w:val="18"/>
                <w:szCs w:val="18"/>
              </w:rPr>
              <w:t>W</w:t>
            </w:r>
            <w:r w:rsidRPr="00D052CA">
              <w:rPr>
                <w:rFonts w:asciiTheme="minorHAnsi" w:hAnsiTheme="minorHAnsi"/>
                <w:sz w:val="18"/>
                <w:szCs w:val="18"/>
              </w:rPr>
              <w:t xml:space="preserve">ho </w:t>
            </w:r>
            <w:r w:rsidR="0025438E" w:rsidRPr="00D052CA">
              <w:rPr>
                <w:rFonts w:asciiTheme="minorHAnsi" w:hAnsiTheme="minorHAnsi"/>
                <w:sz w:val="18"/>
                <w:szCs w:val="18"/>
              </w:rPr>
              <w:t>P</w:t>
            </w:r>
            <w:r w:rsidRPr="00D052CA">
              <w:rPr>
                <w:rFonts w:asciiTheme="minorHAnsi" w:hAnsiTheme="minorHAnsi"/>
                <w:sz w:val="18"/>
                <w:szCs w:val="18"/>
              </w:rPr>
              <w:t xml:space="preserve">erformed the Refrigerant Charge Verification </w:t>
            </w:r>
            <w:r w:rsidR="0025438E" w:rsidRPr="00D052CA">
              <w:rPr>
                <w:rFonts w:asciiTheme="minorHAnsi" w:hAnsiTheme="minorHAnsi"/>
                <w:sz w:val="18"/>
                <w:szCs w:val="18"/>
              </w:rPr>
              <w:t>R</w:t>
            </w:r>
            <w:r w:rsidRPr="00D052CA">
              <w:rPr>
                <w:rFonts w:asciiTheme="minorHAnsi" w:hAnsiTheme="minorHAnsi"/>
                <w:sz w:val="18"/>
                <w:szCs w:val="18"/>
              </w:rPr>
              <w:t>eported on the Certificate of Installation</w:t>
            </w:r>
          </w:p>
        </w:tc>
        <w:tc>
          <w:tcPr>
            <w:tcW w:w="2500" w:type="pct"/>
            <w:vAlign w:val="center"/>
          </w:tcPr>
          <w:p w14:paraId="7EB3F64E" w14:textId="07164855" w:rsidR="009D67F4" w:rsidRPr="00D052CA" w:rsidRDefault="005C35FD">
            <w:pPr>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Possible entries: HVAC System Installer or HERS Rater.&gt;&gt;</w:t>
            </w:r>
          </w:p>
        </w:tc>
      </w:tr>
      <w:tr w:rsidR="009D67F4" w:rsidRPr="00D052CA" w14:paraId="7EB3F655" w14:textId="77777777">
        <w:trPr>
          <w:cantSplit/>
          <w:trHeight w:val="953"/>
        </w:trPr>
        <w:tc>
          <w:tcPr>
            <w:tcW w:w="288" w:type="pct"/>
            <w:vAlign w:val="center"/>
          </w:tcPr>
          <w:p w14:paraId="7EB3F650" w14:textId="1571AA2A"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17</w:t>
            </w:r>
          </w:p>
        </w:tc>
        <w:tc>
          <w:tcPr>
            <w:tcW w:w="2212" w:type="pct"/>
            <w:vAlign w:val="center"/>
          </w:tcPr>
          <w:p w14:paraId="7EB3F651" w14:textId="41700563" w:rsidR="009D67F4" w:rsidRPr="00D052CA" w:rsidRDefault="005C35FD"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HERS Verification Compliance Requirement Status</w:t>
            </w:r>
          </w:p>
        </w:tc>
        <w:tc>
          <w:tcPr>
            <w:tcW w:w="2500" w:type="pct"/>
            <w:vAlign w:val="center"/>
          </w:tcPr>
          <w:p w14:paraId="7EB3F652" w14:textId="7CE1979A" w:rsidR="009D67F4" w:rsidRPr="00D052CA" w:rsidRDefault="005C35FD" w:rsidP="00B306F6">
            <w:pPr>
              <w:rPr>
                <w:rFonts w:asciiTheme="minorHAnsi" w:hAnsiTheme="minorHAnsi"/>
                <w:sz w:val="18"/>
                <w:szCs w:val="18"/>
              </w:rPr>
            </w:pPr>
            <w:r w:rsidRPr="00D052CA">
              <w:rPr>
                <w:rFonts w:asciiTheme="minorHAnsi" w:hAnsiTheme="minorHAnsi"/>
                <w:sz w:val="18"/>
                <w:szCs w:val="18"/>
              </w:rPr>
              <w:t xml:space="preserve">&lt;&lt;auto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w:t>
            </w:r>
          </w:p>
          <w:p w14:paraId="7EB3F653" w14:textId="77777777" w:rsidR="009D67F4" w:rsidRPr="00D052CA" w:rsidRDefault="005C35FD">
            <w:pPr>
              <w:ind w:left="720"/>
              <w:rPr>
                <w:rFonts w:asciiTheme="minorHAnsi" w:hAnsiTheme="minorHAnsi"/>
                <w:sz w:val="18"/>
                <w:szCs w:val="18"/>
              </w:rPr>
            </w:pPr>
            <w:r w:rsidRPr="00D052CA">
              <w:rPr>
                <w:rFonts w:asciiTheme="minorHAnsi" w:hAnsiTheme="minorHAnsi"/>
                <w:sz w:val="18"/>
                <w:szCs w:val="18"/>
              </w:rPr>
              <w:t>"System does not qualify for Group Sampling"; or</w:t>
            </w:r>
          </w:p>
          <w:p w14:paraId="7EB3F654" w14:textId="77777777" w:rsidR="009D67F4" w:rsidRPr="00D052CA" w:rsidRDefault="005C35FD" w:rsidP="00BC755B">
            <w:pPr>
              <w:ind w:left="720"/>
              <w:rPr>
                <w:rFonts w:asciiTheme="minorHAnsi" w:hAnsiTheme="minorHAnsi"/>
                <w:color w:val="FF0000"/>
                <w:sz w:val="18"/>
                <w:szCs w:val="18"/>
              </w:rPr>
            </w:pPr>
            <w:proofErr w:type="gramStart"/>
            <w:r w:rsidRPr="00D052CA">
              <w:rPr>
                <w:rFonts w:asciiTheme="minorHAnsi" w:hAnsiTheme="minorHAnsi"/>
                <w:sz w:val="18"/>
                <w:szCs w:val="18"/>
              </w:rPr>
              <w:t>”System</w:t>
            </w:r>
            <w:proofErr w:type="gramEnd"/>
            <w:r w:rsidRPr="00D052CA">
              <w:rPr>
                <w:rFonts w:asciiTheme="minorHAnsi" w:hAnsiTheme="minorHAnsi"/>
                <w:sz w:val="18"/>
                <w:szCs w:val="18"/>
              </w:rPr>
              <w:t xml:space="preserve"> qualifies for Group Sampling.”&gt;&gt; </w:t>
            </w:r>
          </w:p>
        </w:tc>
      </w:tr>
      <w:tr w:rsidR="009D67F4" w:rsidRPr="00D052CA" w14:paraId="7EB3F671" w14:textId="77777777">
        <w:trPr>
          <w:cantSplit/>
          <w:trHeight w:val="953"/>
        </w:trPr>
        <w:tc>
          <w:tcPr>
            <w:tcW w:w="288" w:type="pct"/>
            <w:vAlign w:val="center"/>
          </w:tcPr>
          <w:p w14:paraId="7EB3F656" w14:textId="77777777" w:rsidR="009D67F4" w:rsidRPr="00D052C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57" w14:textId="77777777" w:rsidR="009D67F4" w:rsidRPr="00D052CA" w:rsidRDefault="005C35FD" w:rsidP="009E21DA">
            <w:pPr>
              <w:rPr>
                <w:rFonts w:asciiTheme="minorHAnsi" w:hAnsiTheme="minorHAnsi"/>
                <w:sz w:val="18"/>
                <w:szCs w:val="18"/>
              </w:rPr>
            </w:pPr>
            <w:r w:rsidRPr="00D052CA">
              <w:rPr>
                <w:rFonts w:asciiTheme="minorHAnsi" w:hAnsiTheme="minorHAnsi"/>
                <w:sz w:val="18"/>
                <w:szCs w:val="18"/>
              </w:rPr>
              <w:t>Generate list for next row (this is hidden from user)</w:t>
            </w:r>
          </w:p>
        </w:tc>
        <w:tc>
          <w:tcPr>
            <w:tcW w:w="2500" w:type="pct"/>
            <w:vAlign w:val="center"/>
          </w:tcPr>
          <w:p w14:paraId="7EB3F658" w14:textId="651035C4"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If A1</w:t>
            </w:r>
            <w:r w:rsidR="00C339A2" w:rsidRPr="00D052CA">
              <w:rPr>
                <w:rFonts w:asciiTheme="minorHAnsi" w:hAnsiTheme="minorHAnsi" w:cs="Helvetica"/>
                <w:sz w:val="18"/>
                <w:szCs w:val="18"/>
              </w:rPr>
              <w:t>1</w:t>
            </w:r>
            <w:r w:rsidRPr="00D052CA">
              <w:rPr>
                <w:rFonts w:asciiTheme="minorHAnsi" w:hAnsiTheme="minorHAnsi" w:cs="Helvetica"/>
                <w:sz w:val="18"/>
                <w:szCs w:val="18"/>
              </w:rPr>
              <w:t xml:space="preserve"> = “no </w:t>
            </w:r>
            <w:r w:rsidR="00962512" w:rsidRPr="00D052CA">
              <w:rPr>
                <w:rFonts w:asciiTheme="minorHAnsi" w:hAnsiTheme="minorHAnsi" w:cs="Helvetica"/>
                <w:sz w:val="18"/>
                <w:szCs w:val="18"/>
              </w:rPr>
              <w:t>FID</w:t>
            </w:r>
            <w:r w:rsidRPr="00D052CA">
              <w:rPr>
                <w:rFonts w:asciiTheme="minorHAnsi" w:hAnsiTheme="minorHAnsi" w:cs="Helvetica"/>
                <w:sz w:val="18"/>
                <w:szCs w:val="18"/>
              </w:rPr>
              <w:t>” and A1</w:t>
            </w:r>
            <w:r w:rsidR="00C339A2" w:rsidRPr="00D052CA">
              <w:rPr>
                <w:rFonts w:asciiTheme="minorHAnsi" w:hAnsiTheme="minorHAnsi" w:cs="Helvetica"/>
                <w:sz w:val="18"/>
                <w:szCs w:val="18"/>
              </w:rPr>
              <w:t>5</w:t>
            </w:r>
            <w:r w:rsidRPr="00D052CA">
              <w:rPr>
                <w:rFonts w:asciiTheme="minorHAnsi" w:hAnsiTheme="minorHAnsi" w:cs="Helvetica"/>
                <w:sz w:val="18"/>
                <w:szCs w:val="18"/>
              </w:rPr>
              <w:t xml:space="preserve"> = “Superheat”, then list =</w:t>
            </w:r>
          </w:p>
          <w:p w14:paraId="7EB3F659" w14:textId="77777777" w:rsidR="009D67F4" w:rsidRPr="00D052CA" w:rsidRDefault="005C35FD" w:rsidP="009D67F4">
            <w:pPr>
              <w:widowControl w:val="0"/>
              <w:autoSpaceDE w:val="0"/>
              <w:autoSpaceDN w:val="0"/>
              <w:adjustRightInd w:val="0"/>
              <w:ind w:firstLine="720"/>
              <w:rPr>
                <w:rFonts w:asciiTheme="minorHAnsi" w:hAnsiTheme="minorHAnsi" w:cs="Helvetica"/>
                <w:sz w:val="18"/>
                <w:szCs w:val="18"/>
              </w:rPr>
            </w:pPr>
            <w:r w:rsidRPr="00D052CA">
              <w:rPr>
                <w:rFonts w:asciiTheme="minorHAnsi" w:hAnsiTheme="minorHAnsi" w:cs="Helvetica"/>
                <w:sz w:val="18"/>
                <w:szCs w:val="18"/>
              </w:rPr>
              <w:t>Superheat</w:t>
            </w:r>
          </w:p>
          <w:p w14:paraId="7EB3F65A" w14:textId="77777777" w:rsidR="009D67F4" w:rsidRPr="00D052CA" w:rsidRDefault="009D67F4" w:rsidP="009D67F4">
            <w:pPr>
              <w:widowControl w:val="0"/>
              <w:autoSpaceDE w:val="0"/>
              <w:autoSpaceDN w:val="0"/>
              <w:adjustRightInd w:val="0"/>
              <w:rPr>
                <w:rFonts w:asciiTheme="minorHAnsi" w:hAnsiTheme="minorHAnsi" w:cs="Helvetica"/>
                <w:sz w:val="18"/>
                <w:szCs w:val="18"/>
              </w:rPr>
            </w:pPr>
          </w:p>
          <w:p w14:paraId="7EB3F65B" w14:textId="11B85727"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1</w:t>
            </w:r>
            <w:r w:rsidRPr="00D052CA">
              <w:rPr>
                <w:rFonts w:asciiTheme="minorHAnsi" w:hAnsiTheme="minorHAnsi" w:cs="Helvetica"/>
                <w:sz w:val="18"/>
                <w:szCs w:val="18"/>
              </w:rPr>
              <w:t xml:space="preserve"> = “no </w:t>
            </w:r>
            <w:r w:rsidR="00962512" w:rsidRPr="00D052CA">
              <w:rPr>
                <w:rFonts w:asciiTheme="minorHAnsi" w:hAnsiTheme="minorHAnsi" w:cs="Helvetica"/>
                <w:sz w:val="18"/>
                <w:szCs w:val="18"/>
              </w:rPr>
              <w:t>FID</w:t>
            </w:r>
            <w:r w:rsidRPr="00D052CA">
              <w:rPr>
                <w:rFonts w:asciiTheme="minorHAnsi" w:hAnsiTheme="minorHAnsi" w:cs="Helvetica"/>
                <w:sz w:val="18"/>
                <w:szCs w:val="18"/>
              </w:rPr>
              <w:t>” and A1</w:t>
            </w:r>
            <w:r w:rsidR="00C339A2" w:rsidRPr="00D052CA">
              <w:rPr>
                <w:rFonts w:asciiTheme="minorHAnsi" w:hAnsiTheme="minorHAnsi" w:cs="Helvetica"/>
                <w:sz w:val="18"/>
                <w:szCs w:val="18"/>
              </w:rPr>
              <w:t>5</w:t>
            </w:r>
            <w:r w:rsidRPr="00D052CA">
              <w:rPr>
                <w:rFonts w:asciiTheme="minorHAnsi" w:hAnsiTheme="minorHAnsi" w:cs="Helvetica"/>
                <w:sz w:val="18"/>
                <w:szCs w:val="18"/>
              </w:rPr>
              <w:t xml:space="preserve"> = “Subcool</w:t>
            </w:r>
            <w:r w:rsidR="0096159E" w:rsidRPr="00D052CA">
              <w:rPr>
                <w:rFonts w:asciiTheme="minorHAnsi" w:hAnsiTheme="minorHAnsi" w:cs="Helvetica"/>
                <w:sz w:val="18"/>
                <w:szCs w:val="18"/>
              </w:rPr>
              <w:t>ing</w:t>
            </w:r>
            <w:r w:rsidRPr="00D052CA">
              <w:rPr>
                <w:rFonts w:asciiTheme="minorHAnsi" w:hAnsiTheme="minorHAnsi" w:cs="Helvetica"/>
                <w:sz w:val="18"/>
                <w:szCs w:val="18"/>
              </w:rPr>
              <w:t>”, then list =</w:t>
            </w:r>
          </w:p>
          <w:p w14:paraId="7EB3F65C" w14:textId="67F42884"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t>Subcool</w:t>
            </w:r>
            <w:r w:rsidR="0096159E" w:rsidRPr="00D052CA">
              <w:rPr>
                <w:rFonts w:asciiTheme="minorHAnsi" w:hAnsiTheme="minorHAnsi" w:cs="Helvetica"/>
                <w:sz w:val="18"/>
                <w:szCs w:val="18"/>
              </w:rPr>
              <w:t>ing</w:t>
            </w:r>
          </w:p>
          <w:p w14:paraId="7EB3F65E" w14:textId="250AA9B5"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r>
          </w:p>
          <w:p w14:paraId="7EB3F65F" w14:textId="1CC33662"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1</w:t>
            </w:r>
            <w:r w:rsidRPr="00D052CA">
              <w:rPr>
                <w:rFonts w:asciiTheme="minorHAnsi" w:hAnsiTheme="minorHAnsi" w:cs="Helvetica"/>
                <w:sz w:val="18"/>
                <w:szCs w:val="18"/>
              </w:rPr>
              <w:t xml:space="preserve"> = “no </w:t>
            </w:r>
            <w:r w:rsidR="00962512" w:rsidRPr="00D052CA">
              <w:rPr>
                <w:rFonts w:asciiTheme="minorHAnsi" w:hAnsiTheme="minorHAnsi" w:cs="Helvetica"/>
                <w:sz w:val="18"/>
                <w:szCs w:val="18"/>
              </w:rPr>
              <w:t>FID</w:t>
            </w:r>
            <w:r w:rsidRPr="00D052CA">
              <w:rPr>
                <w:rFonts w:asciiTheme="minorHAnsi" w:hAnsiTheme="minorHAnsi" w:cs="Helvetica"/>
                <w:sz w:val="18"/>
                <w:szCs w:val="18"/>
              </w:rPr>
              <w:t>” and A1</w:t>
            </w:r>
            <w:r w:rsidR="00C339A2" w:rsidRPr="00D052CA">
              <w:rPr>
                <w:rFonts w:asciiTheme="minorHAnsi" w:hAnsiTheme="minorHAnsi" w:cs="Helvetica"/>
                <w:sz w:val="18"/>
                <w:szCs w:val="18"/>
              </w:rPr>
              <w:t>5</w:t>
            </w:r>
            <w:r w:rsidRPr="00D052CA">
              <w:rPr>
                <w:rFonts w:asciiTheme="minorHAnsi" w:hAnsiTheme="minorHAnsi" w:cs="Helvetica"/>
                <w:sz w:val="18"/>
                <w:szCs w:val="18"/>
              </w:rPr>
              <w:t xml:space="preserve"> = “Weigh-In</w:t>
            </w:r>
            <w:r w:rsidR="0096159E" w:rsidRPr="00D052CA">
              <w:rPr>
                <w:rFonts w:asciiTheme="minorHAnsi" w:hAnsiTheme="minorHAnsi" w:cs="Helvetica"/>
                <w:sz w:val="18"/>
                <w:szCs w:val="18"/>
              </w:rPr>
              <w:t xml:space="preserve"> with Installer independent</w:t>
            </w:r>
            <w:r w:rsidRPr="00D052CA">
              <w:rPr>
                <w:rFonts w:asciiTheme="minorHAnsi" w:hAnsiTheme="minorHAnsi" w:cs="Helvetica"/>
                <w:sz w:val="18"/>
                <w:szCs w:val="18"/>
              </w:rPr>
              <w:t>”, then list =</w:t>
            </w:r>
          </w:p>
          <w:p w14:paraId="7EB3F660" w14:textId="77777777"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t>Superheat</w:t>
            </w:r>
          </w:p>
          <w:p w14:paraId="7EB3F662" w14:textId="128887E6"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t>Subcool</w:t>
            </w:r>
            <w:r w:rsidR="0096159E" w:rsidRPr="00D052CA">
              <w:rPr>
                <w:rFonts w:asciiTheme="minorHAnsi" w:hAnsiTheme="minorHAnsi" w:cs="Helvetica"/>
                <w:sz w:val="18"/>
                <w:szCs w:val="18"/>
              </w:rPr>
              <w:t>ing</w:t>
            </w:r>
          </w:p>
          <w:p w14:paraId="7EB3F664" w14:textId="69AD3AA7"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r>
          </w:p>
          <w:p w14:paraId="44A74951" w14:textId="09CFBDA2" w:rsidR="0096159E" w:rsidRPr="00D052CA" w:rsidRDefault="00E53C09"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A11 = “no F</w:t>
            </w:r>
            <w:r w:rsidR="0096159E" w:rsidRPr="00D052CA">
              <w:rPr>
                <w:rFonts w:asciiTheme="minorHAnsi" w:hAnsiTheme="minorHAnsi" w:cs="Helvetica"/>
                <w:sz w:val="18"/>
                <w:szCs w:val="18"/>
              </w:rPr>
              <w:t>ID” and A1</w:t>
            </w:r>
            <w:r w:rsidR="002C5E04" w:rsidRPr="00D052CA">
              <w:rPr>
                <w:rFonts w:asciiTheme="minorHAnsi" w:hAnsiTheme="minorHAnsi" w:cs="Helvetica"/>
                <w:sz w:val="18"/>
                <w:szCs w:val="18"/>
              </w:rPr>
              <w:t>5</w:t>
            </w:r>
            <w:r w:rsidR="0096159E" w:rsidRPr="00D052CA">
              <w:rPr>
                <w:rFonts w:asciiTheme="minorHAnsi" w:hAnsiTheme="minorHAnsi" w:cs="Helvetica"/>
                <w:sz w:val="18"/>
                <w:szCs w:val="18"/>
              </w:rPr>
              <w:t xml:space="preserve"> = “Weigh-in with HERS Rater observation”, then list = </w:t>
            </w:r>
          </w:p>
          <w:p w14:paraId="7C42FC17" w14:textId="32B3E675" w:rsidR="0096159E" w:rsidRPr="00D052CA" w:rsidRDefault="0096159E" w:rsidP="0096159E">
            <w:pPr>
              <w:widowControl w:val="0"/>
              <w:autoSpaceDE w:val="0"/>
              <w:autoSpaceDN w:val="0"/>
              <w:adjustRightInd w:val="0"/>
              <w:ind w:left="695"/>
              <w:rPr>
                <w:rFonts w:asciiTheme="minorHAnsi" w:hAnsiTheme="minorHAnsi" w:cs="Helvetica"/>
                <w:sz w:val="18"/>
                <w:szCs w:val="18"/>
              </w:rPr>
            </w:pPr>
            <w:r w:rsidRPr="00D052CA">
              <w:rPr>
                <w:rFonts w:asciiTheme="minorHAnsi" w:hAnsiTheme="minorHAnsi" w:cs="Helvetica"/>
                <w:sz w:val="18"/>
                <w:szCs w:val="18"/>
              </w:rPr>
              <w:t>Weigh-In Observation</w:t>
            </w:r>
          </w:p>
          <w:p w14:paraId="60B48962" w14:textId="77777777" w:rsidR="0096159E" w:rsidRPr="00D052CA" w:rsidRDefault="0096159E" w:rsidP="009D67F4">
            <w:pPr>
              <w:widowControl w:val="0"/>
              <w:autoSpaceDE w:val="0"/>
              <w:autoSpaceDN w:val="0"/>
              <w:adjustRightInd w:val="0"/>
              <w:rPr>
                <w:rFonts w:asciiTheme="minorHAnsi" w:hAnsiTheme="minorHAnsi" w:cs="Helvetica"/>
                <w:sz w:val="18"/>
                <w:szCs w:val="18"/>
              </w:rPr>
            </w:pPr>
          </w:p>
          <w:p w14:paraId="7EB3F665" w14:textId="2E7F839E"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1</w:t>
            </w:r>
            <w:r w:rsidRPr="00D052CA">
              <w:rPr>
                <w:rFonts w:asciiTheme="minorHAnsi" w:hAnsiTheme="minorHAnsi" w:cs="Helvetica"/>
                <w:sz w:val="18"/>
                <w:szCs w:val="18"/>
              </w:rPr>
              <w:t xml:space="preserve"> = “factory installed </w:t>
            </w:r>
            <w:r w:rsidR="00962512" w:rsidRPr="00D052CA">
              <w:rPr>
                <w:rFonts w:asciiTheme="minorHAnsi" w:hAnsiTheme="minorHAnsi" w:cs="Helvetica"/>
                <w:sz w:val="18"/>
                <w:szCs w:val="18"/>
              </w:rPr>
              <w:t>FID</w:t>
            </w:r>
            <w:r w:rsidRPr="00D052CA">
              <w:rPr>
                <w:rFonts w:asciiTheme="minorHAnsi" w:hAnsiTheme="minorHAnsi" w:cs="Helvetica"/>
                <w:sz w:val="18"/>
                <w:szCs w:val="18"/>
              </w:rPr>
              <w:t xml:space="preserve">” or “field installed </w:t>
            </w:r>
            <w:r w:rsidR="00962512" w:rsidRPr="00D052CA">
              <w:rPr>
                <w:rFonts w:asciiTheme="minorHAnsi" w:hAnsiTheme="minorHAnsi" w:cs="Helvetica"/>
                <w:sz w:val="18"/>
                <w:szCs w:val="18"/>
              </w:rPr>
              <w:t>FID</w:t>
            </w:r>
            <w:r w:rsidRPr="00D052CA">
              <w:rPr>
                <w:rFonts w:asciiTheme="minorHAnsi" w:hAnsiTheme="minorHAnsi" w:cs="Helvetica"/>
                <w:sz w:val="18"/>
                <w:szCs w:val="18"/>
              </w:rPr>
              <w:t>”, then list =</w:t>
            </w:r>
          </w:p>
          <w:p w14:paraId="7EB3F666" w14:textId="6CE9074F"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r>
            <w:r w:rsidR="00962512" w:rsidRPr="00D052CA">
              <w:rPr>
                <w:rFonts w:asciiTheme="minorHAnsi" w:hAnsiTheme="minorHAnsi" w:cs="Helvetica"/>
                <w:sz w:val="18"/>
                <w:szCs w:val="18"/>
              </w:rPr>
              <w:t>FID</w:t>
            </w:r>
            <w:r w:rsidRPr="00D052CA">
              <w:rPr>
                <w:rFonts w:asciiTheme="minorHAnsi" w:hAnsiTheme="minorHAnsi" w:cs="Helvetica"/>
                <w:sz w:val="18"/>
                <w:szCs w:val="18"/>
              </w:rPr>
              <w:t xml:space="preserve"> Verification</w:t>
            </w:r>
          </w:p>
          <w:p w14:paraId="7EB3F667" w14:textId="77777777" w:rsidR="009D67F4" w:rsidRPr="00D052CA" w:rsidRDefault="009D67F4" w:rsidP="009D67F4">
            <w:pPr>
              <w:widowControl w:val="0"/>
              <w:autoSpaceDE w:val="0"/>
              <w:autoSpaceDN w:val="0"/>
              <w:adjustRightInd w:val="0"/>
              <w:rPr>
                <w:rFonts w:asciiTheme="minorHAnsi" w:hAnsiTheme="minorHAnsi" w:cs="Helvetica"/>
                <w:sz w:val="18"/>
                <w:szCs w:val="18"/>
              </w:rPr>
            </w:pPr>
          </w:p>
          <w:p w14:paraId="7EB3F66E" w14:textId="1495386B" w:rsidR="009D67F4" w:rsidRPr="00D052CA" w:rsidRDefault="005C35FD" w:rsidP="0096159E">
            <w:pPr>
              <w:widowControl w:val="0"/>
              <w:autoSpaceDE w:val="0"/>
              <w:autoSpaceDN w:val="0"/>
              <w:adjustRightInd w:val="0"/>
              <w:rPr>
                <w:rFonts w:asciiTheme="minorHAnsi" w:hAnsiTheme="minorHAnsi"/>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5</w:t>
            </w:r>
            <w:r w:rsidRPr="00D052CA">
              <w:rPr>
                <w:rFonts w:asciiTheme="minorHAnsi" w:hAnsiTheme="minorHAnsi" w:cs="Helvetica"/>
                <w:sz w:val="18"/>
                <w:szCs w:val="18"/>
              </w:rPr>
              <w:t xml:space="preserve"> = “New Package Unit Factory Charge”, then </w:t>
            </w:r>
            <w:r w:rsidR="0096159E" w:rsidRPr="00D052CA">
              <w:rPr>
                <w:rFonts w:asciiTheme="minorHAnsi" w:hAnsiTheme="minorHAnsi" w:cs="Helvetica"/>
                <w:sz w:val="18"/>
                <w:szCs w:val="18"/>
              </w:rPr>
              <w:t xml:space="preserve">do not proceed. A </w:t>
            </w:r>
            <w:r w:rsidR="0063688E" w:rsidRPr="00D052CA">
              <w:rPr>
                <w:rFonts w:asciiTheme="minorHAnsi" w:hAnsiTheme="minorHAnsi" w:cs="Helvetica"/>
                <w:sz w:val="18"/>
                <w:szCs w:val="18"/>
              </w:rPr>
              <w:t>LMCV</w:t>
            </w:r>
            <w:r w:rsidR="0096159E" w:rsidRPr="00D052CA">
              <w:rPr>
                <w:rFonts w:asciiTheme="minorHAnsi" w:hAnsiTheme="minorHAnsi" w:cs="Helvetica"/>
                <w:sz w:val="18"/>
                <w:szCs w:val="18"/>
              </w:rPr>
              <w:t xml:space="preserve">-MCH-25 is not required when a </w:t>
            </w:r>
            <w:r w:rsidR="0063688E" w:rsidRPr="00D052CA">
              <w:rPr>
                <w:rFonts w:asciiTheme="minorHAnsi" w:hAnsiTheme="minorHAnsi" w:cs="Helvetica"/>
                <w:sz w:val="18"/>
                <w:szCs w:val="18"/>
              </w:rPr>
              <w:t>LMCI</w:t>
            </w:r>
            <w:r w:rsidR="0096159E" w:rsidRPr="00D052CA">
              <w:rPr>
                <w:rFonts w:asciiTheme="minorHAnsi" w:hAnsiTheme="minorHAnsi" w:cs="Helvetica"/>
                <w:sz w:val="18"/>
                <w:szCs w:val="18"/>
              </w:rPr>
              <w:t>-MCH-25f is used.</w:t>
            </w:r>
          </w:p>
          <w:p w14:paraId="7EB3F66F" w14:textId="6A0EBCCF" w:rsidR="009D67F4" w:rsidRPr="00D052CA" w:rsidRDefault="005C35FD" w:rsidP="009D67F4">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Else, If A1</w:t>
            </w:r>
            <w:r w:rsidR="00C339A2" w:rsidRPr="00D052CA">
              <w:rPr>
                <w:rFonts w:asciiTheme="minorHAnsi" w:hAnsiTheme="minorHAnsi" w:cs="Helvetica"/>
                <w:sz w:val="18"/>
                <w:szCs w:val="18"/>
              </w:rPr>
              <w:t>2</w:t>
            </w:r>
            <w:r w:rsidRPr="00D052CA">
              <w:rPr>
                <w:rFonts w:asciiTheme="minorHAnsi" w:hAnsiTheme="minorHAnsi" w:cs="Helvetica"/>
                <w:sz w:val="18"/>
                <w:szCs w:val="18"/>
              </w:rPr>
              <w:t xml:space="preserve"> = “No”, or A1</w:t>
            </w:r>
            <w:r w:rsidR="00C339A2" w:rsidRPr="00D052CA">
              <w:rPr>
                <w:rFonts w:asciiTheme="minorHAnsi" w:hAnsiTheme="minorHAnsi" w:cs="Helvetica"/>
                <w:sz w:val="18"/>
                <w:szCs w:val="18"/>
              </w:rPr>
              <w:t>3</w:t>
            </w:r>
            <w:r w:rsidRPr="00D052CA">
              <w:rPr>
                <w:rFonts w:asciiTheme="minorHAnsi" w:hAnsiTheme="minorHAnsi" w:cs="Helvetica"/>
                <w:sz w:val="18"/>
                <w:szCs w:val="18"/>
              </w:rPr>
              <w:t xml:space="preserve"> = “No”, then list =</w:t>
            </w:r>
          </w:p>
          <w:p w14:paraId="7EB3F670" w14:textId="77777777" w:rsidR="009D67F4" w:rsidRPr="00D052CA" w:rsidRDefault="005C35FD">
            <w:pPr>
              <w:widowControl w:val="0"/>
              <w:autoSpaceDE w:val="0"/>
              <w:autoSpaceDN w:val="0"/>
              <w:adjustRightInd w:val="0"/>
              <w:rPr>
                <w:rFonts w:asciiTheme="minorHAnsi" w:hAnsiTheme="minorHAnsi" w:cs="Helvetica"/>
                <w:sz w:val="18"/>
                <w:szCs w:val="18"/>
              </w:rPr>
            </w:pPr>
            <w:r w:rsidRPr="00D052CA">
              <w:rPr>
                <w:rFonts w:asciiTheme="minorHAnsi" w:hAnsiTheme="minorHAnsi" w:cs="Helvetica"/>
                <w:sz w:val="18"/>
                <w:szCs w:val="18"/>
              </w:rPr>
              <w:tab/>
            </w:r>
            <w:r w:rsidRPr="00D052CA">
              <w:rPr>
                <w:rFonts w:asciiTheme="minorHAnsi" w:hAnsiTheme="minorHAnsi" w:cs="Helvetica"/>
                <w:sz w:val="18"/>
                <w:szCs w:val="18"/>
              </w:rPr>
              <w:tab/>
              <w:t>Weigh-In Observation</w:t>
            </w:r>
          </w:p>
        </w:tc>
      </w:tr>
      <w:tr w:rsidR="009D67F4" w:rsidRPr="00D052CA" w14:paraId="7EB3F676" w14:textId="77777777">
        <w:trPr>
          <w:cantSplit/>
          <w:trHeight w:val="953"/>
        </w:trPr>
        <w:tc>
          <w:tcPr>
            <w:tcW w:w="288" w:type="pct"/>
            <w:vAlign w:val="center"/>
          </w:tcPr>
          <w:p w14:paraId="7EB3F672" w14:textId="30CE00F5" w:rsidR="009D67F4" w:rsidRPr="00D052CA" w:rsidRDefault="00FA6AAA" w:rsidP="003F6B16">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18</w:t>
            </w:r>
          </w:p>
        </w:tc>
        <w:tc>
          <w:tcPr>
            <w:tcW w:w="2212" w:type="pct"/>
            <w:vAlign w:val="center"/>
          </w:tcPr>
          <w:p w14:paraId="7EB3F673" w14:textId="018B75AE" w:rsidR="009D67F4" w:rsidRPr="00D052CA" w:rsidRDefault="005C35FD" w:rsidP="0025438E">
            <w:pPr>
              <w:rPr>
                <w:rFonts w:asciiTheme="minorHAnsi" w:hAnsiTheme="minorHAnsi"/>
                <w:sz w:val="18"/>
                <w:szCs w:val="18"/>
              </w:rPr>
            </w:pPr>
            <w:r w:rsidRPr="00D052CA">
              <w:rPr>
                <w:rFonts w:asciiTheme="minorHAnsi" w:hAnsiTheme="minorHAnsi"/>
                <w:sz w:val="18"/>
                <w:szCs w:val="18"/>
              </w:rPr>
              <w:t xml:space="preserve">Refrigerant </w:t>
            </w:r>
            <w:r w:rsidR="0025438E" w:rsidRPr="00D052CA">
              <w:rPr>
                <w:rFonts w:asciiTheme="minorHAnsi" w:hAnsiTheme="minorHAnsi"/>
                <w:sz w:val="18"/>
                <w:szCs w:val="18"/>
              </w:rPr>
              <w:t>C</w:t>
            </w:r>
            <w:r w:rsidRPr="00D052CA">
              <w:rPr>
                <w:rFonts w:asciiTheme="minorHAnsi" w:hAnsiTheme="minorHAnsi"/>
                <w:sz w:val="18"/>
                <w:szCs w:val="18"/>
              </w:rPr>
              <w:t xml:space="preserve">harge </w:t>
            </w:r>
            <w:r w:rsidR="0025438E" w:rsidRPr="00D052CA">
              <w:rPr>
                <w:rFonts w:asciiTheme="minorHAnsi" w:hAnsiTheme="minorHAnsi"/>
                <w:sz w:val="18"/>
                <w:szCs w:val="18"/>
              </w:rPr>
              <w:t>V</w:t>
            </w:r>
            <w:r w:rsidRPr="00D052CA">
              <w:rPr>
                <w:rFonts w:asciiTheme="minorHAnsi" w:hAnsiTheme="minorHAnsi"/>
                <w:sz w:val="18"/>
                <w:szCs w:val="18"/>
              </w:rPr>
              <w:t xml:space="preserve">erification </w:t>
            </w:r>
            <w:r w:rsidR="0025438E" w:rsidRPr="00D052CA">
              <w:rPr>
                <w:rFonts w:asciiTheme="minorHAnsi" w:hAnsiTheme="minorHAnsi"/>
                <w:sz w:val="18"/>
                <w:szCs w:val="18"/>
              </w:rPr>
              <w:t>M</w:t>
            </w:r>
            <w:r w:rsidRPr="00D052CA">
              <w:rPr>
                <w:rFonts w:asciiTheme="minorHAnsi" w:hAnsiTheme="minorHAnsi"/>
                <w:sz w:val="18"/>
                <w:szCs w:val="18"/>
              </w:rPr>
              <w:t xml:space="preserve">ethod </w:t>
            </w:r>
            <w:r w:rsidR="0025438E" w:rsidRPr="00D052CA">
              <w:rPr>
                <w:rFonts w:asciiTheme="minorHAnsi" w:hAnsiTheme="minorHAnsi"/>
                <w:sz w:val="18"/>
                <w:szCs w:val="18"/>
              </w:rPr>
              <w:t>U</w:t>
            </w:r>
            <w:r w:rsidRPr="00D052CA">
              <w:rPr>
                <w:rFonts w:asciiTheme="minorHAnsi" w:hAnsiTheme="minorHAnsi"/>
                <w:sz w:val="18"/>
                <w:szCs w:val="18"/>
              </w:rPr>
              <w:t>sed by HERS Rater</w:t>
            </w:r>
          </w:p>
        </w:tc>
        <w:tc>
          <w:tcPr>
            <w:tcW w:w="2500" w:type="pct"/>
            <w:vAlign w:val="center"/>
          </w:tcPr>
          <w:p w14:paraId="7EB3F674" w14:textId="77777777" w:rsidR="009D67F4" w:rsidRPr="00D052CA" w:rsidRDefault="005C35FD" w:rsidP="00577FA7">
            <w:pPr>
              <w:spacing w:after="60"/>
              <w:rPr>
                <w:rFonts w:asciiTheme="minorHAnsi" w:hAnsiTheme="minorHAnsi"/>
                <w:sz w:val="18"/>
                <w:szCs w:val="18"/>
              </w:rPr>
            </w:pPr>
            <w:r w:rsidRPr="00D052CA">
              <w:rPr>
                <w:rFonts w:asciiTheme="minorHAnsi" w:hAnsiTheme="minorHAnsi"/>
                <w:sz w:val="18"/>
                <w:szCs w:val="18"/>
              </w:rPr>
              <w:t>&lt;&lt;user pick one from list generated in previous row&gt;&gt;&gt;</w:t>
            </w:r>
          </w:p>
          <w:p w14:paraId="7EB3F675" w14:textId="77777777" w:rsidR="009D67F4" w:rsidRPr="00D052CA" w:rsidRDefault="009D67F4">
            <w:pPr>
              <w:spacing w:after="60"/>
              <w:rPr>
                <w:rFonts w:asciiTheme="minorHAnsi" w:hAnsiTheme="minorHAnsi"/>
                <w:sz w:val="18"/>
                <w:szCs w:val="18"/>
              </w:rPr>
            </w:pPr>
          </w:p>
        </w:tc>
      </w:tr>
      <w:tr w:rsidR="009D67F4" w:rsidRPr="00D052CA" w14:paraId="7EB3F68B" w14:textId="77777777">
        <w:trPr>
          <w:cantSplit/>
          <w:trHeight w:val="953"/>
        </w:trPr>
        <w:tc>
          <w:tcPr>
            <w:tcW w:w="288" w:type="pct"/>
            <w:vAlign w:val="center"/>
          </w:tcPr>
          <w:p w14:paraId="7EB3F677" w14:textId="68A0E2DA" w:rsidR="009D67F4" w:rsidRPr="00D052C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78" w14:textId="77777777" w:rsidR="009D67F4" w:rsidRPr="00D052CA" w:rsidRDefault="005C35FD" w:rsidP="009E21DA">
            <w:pPr>
              <w:rPr>
                <w:rFonts w:asciiTheme="minorHAnsi" w:hAnsiTheme="minorHAnsi"/>
                <w:sz w:val="18"/>
                <w:szCs w:val="18"/>
              </w:rPr>
            </w:pPr>
            <w:r w:rsidRPr="00D052CA">
              <w:rPr>
                <w:rFonts w:asciiTheme="minorHAnsi" w:hAnsiTheme="minorHAnsi"/>
                <w:sz w:val="18"/>
                <w:szCs w:val="18"/>
              </w:rPr>
              <w:t xml:space="preserve">determine compliance method for this </w:t>
            </w:r>
            <w:proofErr w:type="gramStart"/>
            <w:r w:rsidRPr="00D052CA">
              <w:rPr>
                <w:rFonts w:asciiTheme="minorHAnsi" w:hAnsiTheme="minorHAnsi"/>
                <w:sz w:val="18"/>
                <w:szCs w:val="18"/>
              </w:rPr>
              <w:t>document;  display</w:t>
            </w:r>
            <w:proofErr w:type="gramEnd"/>
            <w:r w:rsidRPr="00D052CA">
              <w:rPr>
                <w:rFonts w:asciiTheme="minorHAnsi" w:hAnsiTheme="minorHAnsi"/>
                <w:sz w:val="18"/>
                <w:szCs w:val="18"/>
              </w:rPr>
              <w:t xml:space="preserve"> applicable tables below;</w:t>
            </w:r>
          </w:p>
          <w:p w14:paraId="7EB3F679" w14:textId="77777777" w:rsidR="009D67F4" w:rsidRPr="00D052CA" w:rsidRDefault="005C35FD" w:rsidP="009E21DA">
            <w:pPr>
              <w:pStyle w:val="Header"/>
              <w:tabs>
                <w:tab w:val="clear" w:pos="4320"/>
                <w:tab w:val="clear" w:pos="8640"/>
              </w:tabs>
              <w:rPr>
                <w:rFonts w:asciiTheme="minorHAnsi" w:hAnsiTheme="minorHAnsi"/>
                <w:sz w:val="18"/>
                <w:szCs w:val="18"/>
              </w:rPr>
            </w:pPr>
            <w:r w:rsidRPr="00D052CA">
              <w:rPr>
                <w:rFonts w:asciiTheme="minorHAnsi" w:hAnsiTheme="minorHAnsi"/>
                <w:sz w:val="18"/>
                <w:szCs w:val="18"/>
              </w:rPr>
              <w:t>(</w:t>
            </w:r>
            <w:proofErr w:type="gramStart"/>
            <w:r w:rsidRPr="00D052CA">
              <w:rPr>
                <w:rFonts w:asciiTheme="minorHAnsi" w:hAnsiTheme="minorHAnsi"/>
                <w:sz w:val="18"/>
                <w:szCs w:val="18"/>
              </w:rPr>
              <w:t>this</w:t>
            </w:r>
            <w:proofErr w:type="gramEnd"/>
            <w:r w:rsidRPr="00D052CA">
              <w:rPr>
                <w:rFonts w:asciiTheme="minorHAnsi" w:hAnsiTheme="minorHAnsi"/>
                <w:sz w:val="18"/>
                <w:szCs w:val="18"/>
              </w:rPr>
              <w:t xml:space="preserve"> row not visible to user)</w:t>
            </w:r>
          </w:p>
        </w:tc>
        <w:tc>
          <w:tcPr>
            <w:tcW w:w="2500" w:type="pct"/>
            <w:vAlign w:val="center"/>
          </w:tcPr>
          <w:p w14:paraId="7EB3F67A" w14:textId="77777777" w:rsidR="009D67F4" w:rsidRPr="00D052CA" w:rsidRDefault="005C35FD" w:rsidP="003F6B16">
            <w:pPr>
              <w:rPr>
                <w:rFonts w:asciiTheme="minorHAnsi" w:hAnsiTheme="minorHAnsi"/>
                <w:sz w:val="18"/>
                <w:szCs w:val="18"/>
              </w:rPr>
            </w:pPr>
            <w:r w:rsidRPr="00D052CA">
              <w:rPr>
                <w:rFonts w:asciiTheme="minorHAnsi" w:hAnsiTheme="minorHAnsi"/>
                <w:sz w:val="18"/>
                <w:szCs w:val="18"/>
              </w:rPr>
              <w:t xml:space="preserve">&lt;&lt;calculated field:  </w:t>
            </w:r>
          </w:p>
          <w:p w14:paraId="7EB3F67B" w14:textId="7F2BBE5A" w:rsidR="009D67F4" w:rsidRPr="00D052CA" w:rsidRDefault="005C35FD">
            <w:pPr>
              <w:rPr>
                <w:rFonts w:asciiTheme="minorHAnsi" w:hAnsiTheme="minorHAnsi"/>
                <w:sz w:val="18"/>
                <w:szCs w:val="18"/>
              </w:rPr>
            </w:pPr>
            <w:r w:rsidRPr="00D052CA">
              <w:rPr>
                <w:rFonts w:asciiTheme="minorHAnsi" w:hAnsiTheme="minorHAnsi"/>
                <w:sz w:val="18"/>
                <w:szCs w:val="18"/>
              </w:rPr>
              <w:t>If A1</w:t>
            </w:r>
            <w:r w:rsidR="00C339A2" w:rsidRPr="00D052CA">
              <w:rPr>
                <w:rFonts w:asciiTheme="minorHAnsi" w:hAnsiTheme="minorHAnsi"/>
                <w:sz w:val="18"/>
                <w:szCs w:val="18"/>
              </w:rPr>
              <w:t>8</w:t>
            </w:r>
            <w:r w:rsidRPr="00D052CA">
              <w:rPr>
                <w:rFonts w:asciiTheme="minorHAnsi" w:hAnsiTheme="minorHAnsi"/>
                <w:sz w:val="18"/>
                <w:szCs w:val="18"/>
              </w:rPr>
              <w:t>=</w:t>
            </w:r>
            <w:proofErr w:type="gramStart"/>
            <w:r w:rsidRPr="00D052CA">
              <w:rPr>
                <w:rFonts w:asciiTheme="minorHAnsi" w:hAnsiTheme="minorHAnsi"/>
                <w:sz w:val="18"/>
                <w:szCs w:val="18"/>
              </w:rPr>
              <w:t>Superheat;  then</w:t>
            </w:r>
            <w:proofErr w:type="gramEnd"/>
            <w:r w:rsidRPr="00D052CA">
              <w:rPr>
                <w:rFonts w:asciiTheme="minorHAnsi" w:hAnsiTheme="minorHAnsi"/>
                <w:sz w:val="18"/>
                <w:szCs w:val="18"/>
              </w:rPr>
              <w:t xml:space="preserve"> display method:</w:t>
            </w:r>
          </w:p>
          <w:p w14:paraId="7EB3F67C" w14:textId="77777777" w:rsidR="009D67F4" w:rsidRPr="00D052CA" w:rsidRDefault="005C35FD" w:rsidP="003F6B16">
            <w:pPr>
              <w:rPr>
                <w:rFonts w:asciiTheme="minorHAnsi" w:hAnsiTheme="minorHAnsi"/>
                <w:sz w:val="18"/>
                <w:szCs w:val="18"/>
              </w:rPr>
            </w:pPr>
            <w:r w:rsidRPr="00D052CA">
              <w:rPr>
                <w:rFonts w:asciiTheme="minorHAnsi" w:hAnsiTheme="minorHAnsi"/>
                <w:sz w:val="18"/>
                <w:szCs w:val="18"/>
              </w:rPr>
              <w:t xml:space="preserve">25a Superheat Charge Verification </w:t>
            </w:r>
            <w:proofErr w:type="gramStart"/>
            <w:r w:rsidRPr="00D052CA">
              <w:rPr>
                <w:rFonts w:asciiTheme="minorHAnsi" w:hAnsiTheme="minorHAnsi"/>
                <w:sz w:val="18"/>
                <w:szCs w:val="18"/>
              </w:rPr>
              <w:t>Procedure;</w:t>
            </w:r>
            <w:proofErr w:type="gramEnd"/>
          </w:p>
          <w:p w14:paraId="7EB3F67D" w14:textId="77777777" w:rsidR="009D67F4" w:rsidRPr="00D052CA" w:rsidRDefault="009D67F4" w:rsidP="003F6B16">
            <w:pPr>
              <w:rPr>
                <w:rFonts w:asciiTheme="minorHAnsi" w:hAnsiTheme="minorHAnsi"/>
                <w:sz w:val="18"/>
                <w:szCs w:val="18"/>
              </w:rPr>
            </w:pPr>
          </w:p>
          <w:p w14:paraId="7EB3F67E" w14:textId="4C3277E2" w:rsidR="009D67F4" w:rsidRPr="00D052CA" w:rsidRDefault="005C35FD" w:rsidP="003F6B16">
            <w:pPr>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8</w:t>
            </w:r>
            <w:r w:rsidRPr="00D052CA">
              <w:rPr>
                <w:rFonts w:asciiTheme="minorHAnsi" w:hAnsiTheme="minorHAnsi"/>
                <w:sz w:val="18"/>
                <w:szCs w:val="18"/>
              </w:rPr>
              <w:t xml:space="preserve">= </w:t>
            </w:r>
            <w:proofErr w:type="gramStart"/>
            <w:r w:rsidRPr="00D052CA">
              <w:rPr>
                <w:rFonts w:asciiTheme="minorHAnsi" w:hAnsiTheme="minorHAnsi"/>
                <w:sz w:val="18"/>
                <w:szCs w:val="18"/>
              </w:rPr>
              <w:t>Subcooling;  then</w:t>
            </w:r>
            <w:proofErr w:type="gramEnd"/>
            <w:r w:rsidRPr="00D052CA">
              <w:rPr>
                <w:rFonts w:asciiTheme="minorHAnsi" w:hAnsiTheme="minorHAnsi"/>
                <w:sz w:val="18"/>
                <w:szCs w:val="18"/>
              </w:rPr>
              <w:t xml:space="preserve"> display method:</w:t>
            </w:r>
          </w:p>
          <w:p w14:paraId="7EB3F67F" w14:textId="77777777" w:rsidR="009D67F4" w:rsidRPr="00D052CA" w:rsidRDefault="005C35FD" w:rsidP="003F6B16">
            <w:pPr>
              <w:rPr>
                <w:rFonts w:asciiTheme="minorHAnsi" w:hAnsiTheme="minorHAnsi"/>
                <w:sz w:val="18"/>
                <w:szCs w:val="18"/>
              </w:rPr>
            </w:pPr>
            <w:r w:rsidRPr="00D052CA">
              <w:rPr>
                <w:rFonts w:asciiTheme="minorHAnsi" w:hAnsiTheme="minorHAnsi"/>
                <w:sz w:val="18"/>
                <w:szCs w:val="18"/>
              </w:rPr>
              <w:t xml:space="preserve">25b. Subcooling Charge Verification </w:t>
            </w:r>
            <w:proofErr w:type="gramStart"/>
            <w:r w:rsidRPr="00D052CA">
              <w:rPr>
                <w:rFonts w:asciiTheme="minorHAnsi" w:hAnsiTheme="minorHAnsi"/>
                <w:sz w:val="18"/>
                <w:szCs w:val="18"/>
              </w:rPr>
              <w:t>Method;</w:t>
            </w:r>
            <w:proofErr w:type="gramEnd"/>
          </w:p>
          <w:p w14:paraId="7EB3F680" w14:textId="77777777" w:rsidR="009D67F4" w:rsidRPr="00D052CA" w:rsidRDefault="009D67F4" w:rsidP="00EB03B7">
            <w:pPr>
              <w:rPr>
                <w:rFonts w:asciiTheme="minorHAnsi" w:hAnsiTheme="minorHAnsi"/>
                <w:sz w:val="18"/>
                <w:szCs w:val="18"/>
              </w:rPr>
            </w:pPr>
          </w:p>
          <w:p w14:paraId="7EB3F681" w14:textId="472DF63D" w:rsidR="009D67F4" w:rsidRPr="00D052CA" w:rsidRDefault="005C35FD" w:rsidP="00EB03B7">
            <w:pPr>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8</w:t>
            </w:r>
            <w:r w:rsidRPr="00D052CA">
              <w:rPr>
                <w:rFonts w:asciiTheme="minorHAnsi" w:hAnsiTheme="minorHAnsi"/>
                <w:sz w:val="18"/>
                <w:szCs w:val="18"/>
              </w:rPr>
              <w:t xml:space="preserve">= Weigh-in </w:t>
            </w:r>
            <w:proofErr w:type="gramStart"/>
            <w:r w:rsidRPr="00D052CA">
              <w:rPr>
                <w:rFonts w:asciiTheme="minorHAnsi" w:hAnsiTheme="minorHAnsi"/>
                <w:sz w:val="18"/>
                <w:szCs w:val="18"/>
              </w:rPr>
              <w:t>Observation;  then</w:t>
            </w:r>
            <w:proofErr w:type="gramEnd"/>
            <w:r w:rsidRPr="00D052CA">
              <w:rPr>
                <w:rFonts w:asciiTheme="minorHAnsi" w:hAnsiTheme="minorHAnsi"/>
                <w:sz w:val="18"/>
                <w:szCs w:val="18"/>
              </w:rPr>
              <w:t xml:space="preserve"> display method:</w:t>
            </w:r>
          </w:p>
          <w:p w14:paraId="7EB3F682" w14:textId="77777777" w:rsidR="009D67F4" w:rsidRPr="00D052CA" w:rsidRDefault="005C35FD" w:rsidP="00EB03B7">
            <w:pPr>
              <w:rPr>
                <w:rFonts w:asciiTheme="minorHAnsi" w:hAnsiTheme="minorHAnsi"/>
                <w:sz w:val="18"/>
                <w:szCs w:val="18"/>
              </w:rPr>
            </w:pPr>
            <w:r w:rsidRPr="00D052CA">
              <w:rPr>
                <w:rFonts w:asciiTheme="minorHAnsi" w:hAnsiTheme="minorHAnsi"/>
                <w:sz w:val="18"/>
                <w:szCs w:val="18"/>
              </w:rPr>
              <w:t xml:space="preserve">25c. Weigh-in Observation </w:t>
            </w:r>
            <w:proofErr w:type="gramStart"/>
            <w:r w:rsidRPr="00D052CA">
              <w:rPr>
                <w:rFonts w:asciiTheme="minorHAnsi" w:hAnsiTheme="minorHAnsi"/>
                <w:sz w:val="18"/>
                <w:szCs w:val="18"/>
              </w:rPr>
              <w:t>Procedure;</w:t>
            </w:r>
            <w:proofErr w:type="gramEnd"/>
          </w:p>
          <w:p w14:paraId="7EB3F683" w14:textId="77777777" w:rsidR="009D67F4" w:rsidRPr="00D052CA" w:rsidRDefault="009D67F4" w:rsidP="00577FA7">
            <w:pPr>
              <w:rPr>
                <w:rFonts w:asciiTheme="minorHAnsi" w:hAnsiTheme="minorHAnsi"/>
                <w:sz w:val="18"/>
                <w:szCs w:val="18"/>
              </w:rPr>
            </w:pPr>
          </w:p>
          <w:p w14:paraId="7EB3F684" w14:textId="29FD4721" w:rsidR="009D67F4" w:rsidRPr="00D052CA" w:rsidDel="0081065E" w:rsidRDefault="005C35FD" w:rsidP="00577FA7">
            <w:pPr>
              <w:rPr>
                <w:del w:id="4" w:author="Alhabibi, Haider@Energy" w:date="2022-08-01T19:17:00Z"/>
                <w:rFonts w:asciiTheme="minorHAnsi" w:hAnsiTheme="minorHAnsi"/>
                <w:sz w:val="18"/>
                <w:szCs w:val="18"/>
              </w:rPr>
            </w:pPr>
            <w:del w:id="5" w:author="Alhabibi, Haider@Energy" w:date="2022-08-01T19:17:00Z">
              <w:r w:rsidRPr="00D052CA" w:rsidDel="0081065E">
                <w:rPr>
                  <w:rFonts w:asciiTheme="minorHAnsi" w:hAnsiTheme="minorHAnsi"/>
                  <w:sz w:val="18"/>
                  <w:szCs w:val="18"/>
                </w:rPr>
                <w:delText>elseif A1</w:delText>
              </w:r>
              <w:r w:rsidR="00C339A2" w:rsidRPr="00D052CA" w:rsidDel="0081065E">
                <w:rPr>
                  <w:rFonts w:asciiTheme="minorHAnsi" w:hAnsiTheme="minorHAnsi"/>
                  <w:sz w:val="18"/>
                  <w:szCs w:val="18"/>
                </w:rPr>
                <w:delText>8</w:delText>
              </w:r>
              <w:r w:rsidRPr="00D052CA" w:rsidDel="0081065E">
                <w:rPr>
                  <w:rFonts w:asciiTheme="minorHAnsi" w:hAnsiTheme="minorHAnsi"/>
                  <w:sz w:val="18"/>
                  <w:szCs w:val="18"/>
                </w:rPr>
                <w:delText>=Winter Setup;  then display method:</w:delText>
              </w:r>
            </w:del>
          </w:p>
          <w:p w14:paraId="7EB3F685" w14:textId="7FA33C00" w:rsidR="009D67F4" w:rsidRPr="00D052CA" w:rsidDel="0081065E" w:rsidRDefault="005C35FD" w:rsidP="00577FA7">
            <w:pPr>
              <w:rPr>
                <w:del w:id="6" w:author="Alhabibi, Haider@Energy" w:date="2022-08-01T19:17:00Z"/>
                <w:rFonts w:asciiTheme="minorHAnsi" w:hAnsiTheme="minorHAnsi"/>
                <w:sz w:val="18"/>
                <w:szCs w:val="18"/>
              </w:rPr>
            </w:pPr>
            <w:del w:id="7" w:author="Alhabibi, Haider@Energy" w:date="2022-08-01T19:17:00Z">
              <w:r w:rsidRPr="00D052CA" w:rsidDel="0081065E">
                <w:rPr>
                  <w:rFonts w:asciiTheme="minorHAnsi" w:hAnsiTheme="minorHAnsi"/>
                  <w:sz w:val="18"/>
                  <w:szCs w:val="18"/>
                </w:rPr>
                <w:delText>25e. Winter Setup for Standard Charge Verification;</w:delText>
              </w:r>
            </w:del>
          </w:p>
          <w:p w14:paraId="7EB3F686" w14:textId="77777777" w:rsidR="009D67F4" w:rsidRPr="00D052CA" w:rsidRDefault="009D67F4" w:rsidP="00577FA7">
            <w:pPr>
              <w:rPr>
                <w:rFonts w:asciiTheme="minorHAnsi" w:hAnsiTheme="minorHAnsi"/>
                <w:sz w:val="18"/>
                <w:szCs w:val="18"/>
              </w:rPr>
            </w:pPr>
          </w:p>
          <w:p w14:paraId="7EB3F687" w14:textId="39A00B3B" w:rsidR="009D67F4" w:rsidRPr="00D052CA" w:rsidRDefault="005C35FD" w:rsidP="00577FA7">
            <w:pPr>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8</w:t>
            </w:r>
            <w:r w:rsidRPr="00D052CA">
              <w:rPr>
                <w:rFonts w:asciiTheme="minorHAnsi" w:hAnsiTheme="minorHAnsi"/>
                <w:sz w:val="18"/>
                <w:szCs w:val="18"/>
              </w:rPr>
              <w:t xml:space="preserve">= </w:t>
            </w:r>
            <w:r w:rsidR="00962512" w:rsidRPr="00D052CA">
              <w:rPr>
                <w:rFonts w:asciiTheme="minorHAnsi" w:hAnsiTheme="minorHAnsi"/>
                <w:sz w:val="18"/>
                <w:szCs w:val="18"/>
              </w:rPr>
              <w:t>FID</w:t>
            </w:r>
            <w:r w:rsidRPr="00D052CA">
              <w:rPr>
                <w:rFonts w:asciiTheme="minorHAnsi" w:hAnsiTheme="minorHAnsi"/>
                <w:sz w:val="18"/>
                <w:szCs w:val="18"/>
              </w:rPr>
              <w:t xml:space="preserve"> </w:t>
            </w:r>
            <w:proofErr w:type="gramStart"/>
            <w:r w:rsidRPr="00D052CA">
              <w:rPr>
                <w:rFonts w:asciiTheme="minorHAnsi" w:hAnsiTheme="minorHAnsi"/>
                <w:sz w:val="18"/>
                <w:szCs w:val="18"/>
              </w:rPr>
              <w:t>Verification;  then</w:t>
            </w:r>
            <w:proofErr w:type="gramEnd"/>
            <w:r w:rsidRPr="00D052CA">
              <w:rPr>
                <w:rFonts w:asciiTheme="minorHAnsi" w:hAnsiTheme="minorHAnsi"/>
                <w:sz w:val="18"/>
                <w:szCs w:val="18"/>
              </w:rPr>
              <w:t xml:space="preserve"> display method: </w:t>
            </w:r>
          </w:p>
          <w:p w14:paraId="7EB3F688" w14:textId="4BDBA0B0" w:rsidR="009D67F4" w:rsidRPr="00D052CA" w:rsidRDefault="005C35FD" w:rsidP="00577FA7">
            <w:pPr>
              <w:rPr>
                <w:rFonts w:asciiTheme="minorHAnsi" w:hAnsiTheme="minorHAnsi"/>
                <w:sz w:val="18"/>
                <w:szCs w:val="18"/>
              </w:rPr>
            </w:pPr>
            <w:r w:rsidRPr="00D052CA">
              <w:rPr>
                <w:rFonts w:asciiTheme="minorHAnsi" w:hAnsiTheme="minorHAnsi"/>
                <w:sz w:val="18"/>
                <w:szCs w:val="18"/>
              </w:rPr>
              <w:t xml:space="preserve">25d. </w:t>
            </w:r>
            <w:r w:rsidR="00962512" w:rsidRPr="00D052CA">
              <w:rPr>
                <w:rFonts w:asciiTheme="minorHAnsi" w:hAnsiTheme="minorHAnsi"/>
                <w:sz w:val="18"/>
                <w:szCs w:val="18"/>
              </w:rPr>
              <w:t>FID</w:t>
            </w:r>
            <w:r w:rsidRPr="00D052CA">
              <w:rPr>
                <w:rFonts w:asciiTheme="minorHAnsi" w:hAnsiTheme="minorHAnsi"/>
                <w:sz w:val="18"/>
                <w:szCs w:val="18"/>
              </w:rPr>
              <w:t xml:space="preserve"> Verification </w:t>
            </w:r>
            <w:proofErr w:type="gramStart"/>
            <w:r w:rsidRPr="00D052CA">
              <w:rPr>
                <w:rFonts w:asciiTheme="minorHAnsi" w:hAnsiTheme="minorHAnsi"/>
                <w:sz w:val="18"/>
                <w:szCs w:val="18"/>
              </w:rPr>
              <w:t>Method;</w:t>
            </w:r>
            <w:proofErr w:type="gramEnd"/>
          </w:p>
          <w:p w14:paraId="7EB3F689" w14:textId="77777777" w:rsidR="009D67F4" w:rsidRPr="00D052CA" w:rsidRDefault="009D67F4" w:rsidP="003F6B16">
            <w:pPr>
              <w:rPr>
                <w:rFonts w:asciiTheme="minorHAnsi" w:hAnsiTheme="minorHAnsi"/>
                <w:sz w:val="18"/>
                <w:szCs w:val="18"/>
              </w:rPr>
            </w:pPr>
          </w:p>
          <w:p w14:paraId="7EB3F68A" w14:textId="77777777" w:rsidR="009D67F4" w:rsidRPr="00D052CA" w:rsidRDefault="009D67F4">
            <w:pPr>
              <w:rPr>
                <w:rFonts w:asciiTheme="minorHAnsi" w:hAnsiTheme="minorHAnsi"/>
                <w:sz w:val="18"/>
                <w:szCs w:val="18"/>
              </w:rPr>
            </w:pPr>
          </w:p>
        </w:tc>
      </w:tr>
    </w:tbl>
    <w:p w14:paraId="0D5D4076" w14:textId="77777777" w:rsidR="00FA6AAA" w:rsidRPr="00D052CA" w:rsidRDefault="00FA6AAA"/>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D052CA" w14:paraId="7EB3F690" w14:textId="77777777" w:rsidTr="0099189B">
        <w:tc>
          <w:tcPr>
            <w:tcW w:w="10980" w:type="dxa"/>
          </w:tcPr>
          <w:p w14:paraId="7EB3F68F" w14:textId="54278068" w:rsidR="00C063EB" w:rsidRPr="00D052CA" w:rsidRDefault="0025438E" w:rsidP="00700024">
            <w:pPr>
              <w:keepNext/>
              <w:rPr>
                <w:rFonts w:asciiTheme="minorHAnsi" w:hAnsiTheme="minorHAnsi"/>
                <w:b/>
                <w:sz w:val="18"/>
                <w:szCs w:val="18"/>
              </w:rPr>
            </w:pPr>
            <w:r w:rsidRPr="00D052CA">
              <w:rPr>
                <w:rFonts w:asciiTheme="minorHAnsi" w:hAnsiTheme="minorHAnsi"/>
                <w:b/>
                <w:szCs w:val="18"/>
              </w:rPr>
              <w:t xml:space="preserve">MCH-25a - </w:t>
            </w:r>
            <w:r w:rsidR="00700024" w:rsidRPr="00D052CA">
              <w:rPr>
                <w:rFonts w:asciiTheme="minorHAnsi" w:hAnsiTheme="minorHAnsi"/>
                <w:b/>
                <w:szCs w:val="18"/>
              </w:rPr>
              <w:t xml:space="preserve">Refrigerant Charge Verification </w:t>
            </w:r>
            <w:r w:rsidR="00C222D7" w:rsidRPr="00D052CA">
              <w:rPr>
                <w:rFonts w:asciiTheme="minorHAnsi" w:hAnsiTheme="minorHAnsi"/>
                <w:b/>
                <w:szCs w:val="18"/>
              </w:rPr>
              <w:t>- Superheat Method</w:t>
            </w:r>
          </w:p>
        </w:tc>
      </w:tr>
    </w:tbl>
    <w:p w14:paraId="7EB3F691" w14:textId="77777777" w:rsidR="00EF4299" w:rsidRPr="00D052CA" w:rsidRDefault="00EF4299">
      <w:pPr>
        <w:keepNext/>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052CA" w14:paraId="7EB3F694" w14:textId="77777777">
        <w:trPr>
          <w:cantSplit/>
          <w:trHeight w:val="432"/>
        </w:trPr>
        <w:tc>
          <w:tcPr>
            <w:tcW w:w="5000" w:type="pct"/>
            <w:gridSpan w:val="3"/>
          </w:tcPr>
          <w:p w14:paraId="7EB3F692" w14:textId="2FAF3145" w:rsidR="00C063EB" w:rsidRPr="00D052CA" w:rsidRDefault="00C222D7" w:rsidP="00706A96">
            <w:pPr>
              <w:keepNext/>
              <w:rPr>
                <w:rFonts w:asciiTheme="minorHAnsi" w:hAnsiTheme="minorHAnsi"/>
                <w:b/>
                <w:szCs w:val="18"/>
              </w:rPr>
            </w:pPr>
            <w:r w:rsidRPr="00D052CA">
              <w:rPr>
                <w:rFonts w:asciiTheme="minorHAnsi" w:hAnsiTheme="minorHAnsi"/>
                <w:b/>
                <w:szCs w:val="18"/>
              </w:rPr>
              <w:t>B. Metering Device Verification</w:t>
            </w:r>
          </w:p>
          <w:p w14:paraId="7EB3F693" w14:textId="0EF9D803" w:rsidR="00C063EB" w:rsidRPr="00D052CA" w:rsidRDefault="00B66933" w:rsidP="00706A96">
            <w:pPr>
              <w:keepNext/>
              <w:rPr>
                <w:rFonts w:asciiTheme="minorHAnsi" w:hAnsiTheme="minorHAnsi"/>
                <w:sz w:val="18"/>
                <w:szCs w:val="18"/>
              </w:rPr>
            </w:pPr>
            <w:r w:rsidRPr="00D052CA">
              <w:rPr>
                <w:rFonts w:ascii="Calibri" w:hAnsi="Calibri"/>
                <w:sz w:val="18"/>
                <w:szCs w:val="18"/>
              </w:rPr>
              <w:t>&lt;&lt;Static Text - see the top&gt;&gt;</w:t>
            </w:r>
            <w:r w:rsidR="0063688E" w:rsidRPr="00D052CA">
              <w:rPr>
                <w:rFonts w:asciiTheme="minorHAnsi" w:hAnsiTheme="minorHAnsi"/>
                <w:sz w:val="18"/>
                <w:szCs w:val="18"/>
              </w:rPr>
              <w:t>LMCI</w:t>
            </w:r>
          </w:p>
        </w:tc>
      </w:tr>
      <w:tr w:rsidR="00C063EB" w:rsidRPr="00D052CA" w14:paraId="7EB3F699" w14:textId="77777777">
        <w:trPr>
          <w:cantSplit/>
          <w:trHeight w:val="432"/>
        </w:trPr>
        <w:tc>
          <w:tcPr>
            <w:tcW w:w="253" w:type="pct"/>
            <w:vAlign w:val="center"/>
          </w:tcPr>
          <w:p w14:paraId="7EB3F695" w14:textId="77777777" w:rsidR="00C063EB" w:rsidRPr="00D052CA" w:rsidRDefault="00C222D7" w:rsidP="00706A96">
            <w:pPr>
              <w:keepNext/>
              <w:rPr>
                <w:rFonts w:asciiTheme="minorHAnsi" w:hAnsiTheme="minorHAnsi"/>
                <w:sz w:val="18"/>
                <w:szCs w:val="18"/>
              </w:rPr>
            </w:pPr>
            <w:r w:rsidRPr="00D052CA">
              <w:rPr>
                <w:rFonts w:asciiTheme="minorHAnsi" w:hAnsiTheme="minorHAnsi"/>
                <w:sz w:val="18"/>
                <w:szCs w:val="18"/>
              </w:rPr>
              <w:t>01</w:t>
            </w:r>
          </w:p>
        </w:tc>
        <w:tc>
          <w:tcPr>
            <w:tcW w:w="2247" w:type="pct"/>
            <w:vAlign w:val="center"/>
          </w:tcPr>
          <w:p w14:paraId="7EB3F696" w14:textId="5E2E53C0" w:rsidR="00C063EB" w:rsidRPr="00D052CA" w:rsidRDefault="00C222D7" w:rsidP="00481126">
            <w:pPr>
              <w:keepNext/>
              <w:spacing w:after="60"/>
              <w:rPr>
                <w:rFonts w:asciiTheme="minorHAnsi" w:hAnsiTheme="minorHAnsi"/>
                <w:sz w:val="18"/>
                <w:szCs w:val="18"/>
              </w:rPr>
            </w:pPr>
            <w:r w:rsidRPr="00D052CA">
              <w:rPr>
                <w:rFonts w:asciiTheme="minorHAnsi" w:hAnsiTheme="minorHAnsi"/>
                <w:sz w:val="18"/>
                <w:szCs w:val="18"/>
              </w:rPr>
              <w:t xml:space="preserve">Refrigerant </w:t>
            </w:r>
            <w:r w:rsidR="00481126" w:rsidRPr="00D052CA">
              <w:rPr>
                <w:rFonts w:asciiTheme="minorHAnsi" w:hAnsiTheme="minorHAnsi"/>
                <w:sz w:val="18"/>
                <w:szCs w:val="18"/>
              </w:rPr>
              <w:t>M</w:t>
            </w:r>
            <w:r w:rsidRPr="00D052CA">
              <w:rPr>
                <w:rFonts w:asciiTheme="minorHAnsi" w:hAnsiTheme="minorHAnsi"/>
                <w:sz w:val="18"/>
                <w:szCs w:val="18"/>
              </w:rPr>
              <w:t xml:space="preserve">etering </w:t>
            </w:r>
            <w:r w:rsidR="00481126" w:rsidRPr="00D052CA">
              <w:rPr>
                <w:rFonts w:asciiTheme="minorHAnsi" w:hAnsiTheme="minorHAnsi"/>
                <w:sz w:val="18"/>
                <w:szCs w:val="18"/>
              </w:rPr>
              <w:t>D</w:t>
            </w:r>
            <w:r w:rsidRPr="00D052CA">
              <w:rPr>
                <w:rFonts w:asciiTheme="minorHAnsi" w:hAnsiTheme="minorHAnsi"/>
                <w:sz w:val="18"/>
                <w:szCs w:val="18"/>
              </w:rPr>
              <w:t>evice</w:t>
            </w:r>
          </w:p>
        </w:tc>
        <w:tc>
          <w:tcPr>
            <w:tcW w:w="2500" w:type="pct"/>
            <w:vAlign w:val="center"/>
          </w:tcPr>
          <w:p w14:paraId="7EB3F697" w14:textId="21E0A696" w:rsidR="00C063EB" w:rsidRPr="00D052CA" w:rsidRDefault="00C222D7">
            <w:pPr>
              <w:keepNext/>
              <w:rPr>
                <w:rFonts w:asciiTheme="minorHAnsi" w:hAnsiTheme="minorHAnsi"/>
                <w:sz w:val="18"/>
                <w:szCs w:val="18"/>
              </w:rPr>
            </w:pPr>
            <w:r w:rsidRPr="00D052CA">
              <w:rPr>
                <w:rFonts w:asciiTheme="minorHAnsi" w:hAnsiTheme="minorHAnsi"/>
                <w:sz w:val="18"/>
                <w:szCs w:val="18"/>
              </w:rPr>
              <w:t>&lt;&lt;</w:t>
            </w:r>
            <w:r w:rsidR="00821901" w:rsidRPr="00D052CA">
              <w:rPr>
                <w:rFonts w:asciiTheme="minorHAnsi" w:hAnsiTheme="minorHAnsi"/>
                <w:sz w:val="18"/>
                <w:szCs w:val="18"/>
              </w:rPr>
              <w:t xml:space="preserve">auto filled text: referenced from </w:t>
            </w:r>
            <w:r w:rsidR="0063688E" w:rsidRPr="00D052CA">
              <w:rPr>
                <w:rFonts w:asciiTheme="minorHAnsi" w:hAnsiTheme="minorHAnsi"/>
                <w:sz w:val="18"/>
                <w:szCs w:val="18"/>
              </w:rPr>
              <w:t>LMCI</w:t>
            </w:r>
            <w:r w:rsidR="00821901" w:rsidRPr="00D052CA">
              <w:rPr>
                <w:rFonts w:asciiTheme="minorHAnsi" w:hAnsiTheme="minorHAnsi"/>
                <w:sz w:val="18"/>
                <w:szCs w:val="18"/>
              </w:rPr>
              <w:t xml:space="preserve">.  </w:t>
            </w:r>
            <w:r w:rsidR="002A3C77" w:rsidRPr="00D052CA">
              <w:rPr>
                <w:rFonts w:asciiTheme="minorHAnsi" w:hAnsiTheme="minorHAnsi"/>
                <w:sz w:val="18"/>
                <w:szCs w:val="18"/>
              </w:rPr>
              <w:t>Possible entry</w:t>
            </w:r>
            <w:r w:rsidRPr="00D052CA">
              <w:rPr>
                <w:rFonts w:asciiTheme="minorHAnsi" w:hAnsiTheme="minorHAnsi"/>
                <w:sz w:val="18"/>
                <w:szCs w:val="18"/>
              </w:rPr>
              <w:t xml:space="preserve">: </w:t>
            </w:r>
          </w:p>
          <w:p w14:paraId="7EB3F698" w14:textId="77777777" w:rsidR="00BD001F" w:rsidRPr="00D052CA" w:rsidRDefault="00C222D7">
            <w:pPr>
              <w:rPr>
                <w:rFonts w:asciiTheme="minorHAnsi" w:hAnsiTheme="minorHAnsi"/>
                <w:sz w:val="18"/>
                <w:szCs w:val="18"/>
              </w:rPr>
            </w:pPr>
            <w:r w:rsidRPr="00D052CA">
              <w:rPr>
                <w:rFonts w:asciiTheme="minorHAnsi" w:hAnsiTheme="minorHAnsi"/>
                <w:sz w:val="18"/>
                <w:szCs w:val="18"/>
              </w:rPr>
              <w:t>Fixed orifice</w:t>
            </w:r>
            <w:r w:rsidR="002A3C77" w:rsidRPr="00D052CA">
              <w:rPr>
                <w:rFonts w:asciiTheme="minorHAnsi" w:hAnsiTheme="minorHAnsi"/>
                <w:sz w:val="18"/>
                <w:szCs w:val="18"/>
              </w:rPr>
              <w:t xml:space="preserve">. If installed system does not match this entry, it can be overwritten by </w:t>
            </w:r>
            <w:proofErr w:type="gramStart"/>
            <w:r w:rsidR="002A3C77" w:rsidRPr="00D052CA">
              <w:rPr>
                <w:rFonts w:asciiTheme="minorHAnsi" w:hAnsiTheme="minorHAnsi"/>
                <w:sz w:val="18"/>
                <w:szCs w:val="18"/>
              </w:rPr>
              <w:t>rater</w:t>
            </w:r>
            <w:proofErr w:type="gramEnd"/>
            <w:r w:rsidR="002A3C77" w:rsidRPr="00D052CA">
              <w:rPr>
                <w:rFonts w:asciiTheme="minorHAnsi" w:hAnsiTheme="minorHAnsi"/>
                <w:sz w:val="18"/>
                <w:szCs w:val="18"/>
              </w:rPr>
              <w:t xml:space="preserve"> but it will be flagged as a possible fail</w:t>
            </w:r>
            <w:r w:rsidRPr="00D052CA">
              <w:rPr>
                <w:rFonts w:asciiTheme="minorHAnsi" w:hAnsiTheme="minorHAnsi"/>
                <w:sz w:val="18"/>
                <w:szCs w:val="18"/>
              </w:rPr>
              <w:t>&gt;&gt;</w:t>
            </w:r>
          </w:p>
        </w:tc>
      </w:tr>
      <w:tr w:rsidR="00C063EB" w:rsidRPr="00D052CA" w14:paraId="7EB3F6A0" w14:textId="77777777">
        <w:trPr>
          <w:cantSplit/>
          <w:trHeight w:val="432"/>
        </w:trPr>
        <w:tc>
          <w:tcPr>
            <w:tcW w:w="253" w:type="pct"/>
            <w:vAlign w:val="center"/>
          </w:tcPr>
          <w:p w14:paraId="7EB3F69A" w14:textId="77777777" w:rsidR="00C063EB" w:rsidRPr="00D052CA" w:rsidRDefault="00C222D7" w:rsidP="00706A96">
            <w:pPr>
              <w:keepNext/>
              <w:rPr>
                <w:rFonts w:asciiTheme="minorHAnsi" w:hAnsiTheme="minorHAnsi"/>
                <w:sz w:val="18"/>
                <w:szCs w:val="18"/>
              </w:rPr>
            </w:pPr>
            <w:r w:rsidRPr="00D052CA">
              <w:rPr>
                <w:rFonts w:asciiTheme="minorHAnsi" w:hAnsiTheme="minorHAnsi"/>
                <w:sz w:val="18"/>
                <w:szCs w:val="18"/>
              </w:rPr>
              <w:t>02</w:t>
            </w:r>
          </w:p>
        </w:tc>
        <w:tc>
          <w:tcPr>
            <w:tcW w:w="2247" w:type="pct"/>
            <w:vAlign w:val="center"/>
          </w:tcPr>
          <w:p w14:paraId="7EB3F69B" w14:textId="324FC7CA" w:rsidR="00C063EB" w:rsidRPr="00D052CA" w:rsidRDefault="00C222D7" w:rsidP="00481126">
            <w:pPr>
              <w:keepNext/>
              <w:spacing w:after="60"/>
              <w:rPr>
                <w:rFonts w:asciiTheme="minorHAnsi" w:hAnsiTheme="minorHAnsi"/>
                <w:sz w:val="18"/>
                <w:szCs w:val="18"/>
              </w:rPr>
            </w:pPr>
            <w:r w:rsidRPr="00D052CA">
              <w:rPr>
                <w:rFonts w:asciiTheme="minorHAnsi" w:hAnsiTheme="minorHAnsi"/>
                <w:sz w:val="18"/>
                <w:szCs w:val="18"/>
              </w:rPr>
              <w:t xml:space="preserve">Superheat Method </w:t>
            </w:r>
            <w:r w:rsidR="00481126" w:rsidRPr="00D052CA">
              <w:rPr>
                <w:rFonts w:asciiTheme="minorHAnsi" w:hAnsiTheme="minorHAnsi"/>
                <w:sz w:val="18"/>
                <w:szCs w:val="18"/>
              </w:rPr>
              <w:t>A</w:t>
            </w:r>
            <w:r w:rsidRPr="00D052CA">
              <w:rPr>
                <w:rFonts w:asciiTheme="minorHAnsi" w:hAnsiTheme="minorHAnsi"/>
                <w:sz w:val="18"/>
                <w:szCs w:val="18"/>
              </w:rPr>
              <w:t xml:space="preserve">pplicability </w:t>
            </w:r>
            <w:r w:rsidR="00481126" w:rsidRPr="00D052CA">
              <w:rPr>
                <w:rFonts w:asciiTheme="minorHAnsi" w:hAnsiTheme="minorHAnsi"/>
                <w:sz w:val="18"/>
                <w:szCs w:val="18"/>
              </w:rPr>
              <w:t>S</w:t>
            </w:r>
            <w:r w:rsidRPr="00D052CA">
              <w:rPr>
                <w:rFonts w:asciiTheme="minorHAnsi" w:hAnsiTheme="minorHAnsi"/>
                <w:sz w:val="18"/>
                <w:szCs w:val="18"/>
              </w:rPr>
              <w:t>tatus</w:t>
            </w:r>
          </w:p>
        </w:tc>
        <w:tc>
          <w:tcPr>
            <w:tcW w:w="2500" w:type="pct"/>
            <w:vAlign w:val="center"/>
          </w:tcPr>
          <w:p w14:paraId="7EB3F69C" w14:textId="77777777" w:rsidR="002A3C77" w:rsidRPr="00D052CA" w:rsidRDefault="002A3C77" w:rsidP="002A3C77">
            <w:pPr>
              <w:keepNext/>
              <w:rPr>
                <w:rFonts w:asciiTheme="minorHAnsi" w:hAnsiTheme="minorHAnsi"/>
                <w:sz w:val="18"/>
                <w:szCs w:val="18"/>
              </w:rPr>
            </w:pPr>
            <w:r w:rsidRPr="00D052CA">
              <w:rPr>
                <w:rFonts w:asciiTheme="minorHAnsi" w:hAnsiTheme="minorHAnsi"/>
                <w:sz w:val="18"/>
                <w:szCs w:val="18"/>
              </w:rPr>
              <w:t xml:space="preserve">&lt;&lt; If B01 = fixed </w:t>
            </w:r>
            <w:proofErr w:type="gramStart"/>
            <w:r w:rsidRPr="00D052CA">
              <w:rPr>
                <w:rFonts w:asciiTheme="minorHAnsi" w:hAnsiTheme="minorHAnsi"/>
                <w:sz w:val="18"/>
                <w:szCs w:val="18"/>
              </w:rPr>
              <w:t>orifice;  then</w:t>
            </w:r>
            <w:proofErr w:type="gramEnd"/>
            <w:r w:rsidRPr="00D052CA">
              <w:rPr>
                <w:rFonts w:asciiTheme="minorHAnsi" w:hAnsiTheme="minorHAnsi"/>
                <w:sz w:val="18"/>
                <w:szCs w:val="18"/>
              </w:rPr>
              <w:t xml:space="preserve"> display text: </w:t>
            </w:r>
          </w:p>
          <w:p w14:paraId="7EB3F69D" w14:textId="77777777" w:rsidR="002A3C77" w:rsidRPr="00D052CA" w:rsidRDefault="002A3C77" w:rsidP="002A3C77">
            <w:pPr>
              <w:keepNext/>
              <w:rPr>
                <w:rFonts w:asciiTheme="minorHAnsi" w:hAnsiTheme="minorHAnsi"/>
                <w:sz w:val="18"/>
                <w:szCs w:val="18"/>
              </w:rPr>
            </w:pPr>
            <w:r w:rsidRPr="00D052CA">
              <w:rPr>
                <w:rFonts w:asciiTheme="minorHAnsi" w:hAnsiTheme="minorHAnsi"/>
                <w:sz w:val="18"/>
                <w:szCs w:val="18"/>
              </w:rPr>
              <w:t>“Superheat Method is applicable to this system</w:t>
            </w:r>
            <w:proofErr w:type="gramStart"/>
            <w:r w:rsidRPr="00D052CA">
              <w:rPr>
                <w:rFonts w:asciiTheme="minorHAnsi" w:hAnsiTheme="minorHAnsi"/>
                <w:sz w:val="18"/>
                <w:szCs w:val="18"/>
              </w:rPr>
              <w:t>”;</w:t>
            </w:r>
            <w:proofErr w:type="gramEnd"/>
            <w:r w:rsidRPr="00D052CA">
              <w:rPr>
                <w:rFonts w:asciiTheme="minorHAnsi" w:hAnsiTheme="minorHAnsi"/>
                <w:sz w:val="18"/>
                <w:szCs w:val="18"/>
              </w:rPr>
              <w:t xml:space="preserve"> </w:t>
            </w:r>
          </w:p>
          <w:p w14:paraId="7EB3F69E" w14:textId="77777777" w:rsidR="002A3C77" w:rsidRPr="00D052CA" w:rsidRDefault="002A3C77" w:rsidP="002A3C77">
            <w:pPr>
              <w:keepNext/>
              <w:rPr>
                <w:rFonts w:asciiTheme="minorHAnsi" w:hAnsiTheme="minorHAnsi"/>
                <w:sz w:val="18"/>
                <w:szCs w:val="18"/>
              </w:rPr>
            </w:pPr>
            <w:r w:rsidRPr="00D052CA">
              <w:rPr>
                <w:rFonts w:asciiTheme="minorHAnsi" w:hAnsiTheme="minorHAnsi"/>
                <w:sz w:val="18"/>
                <w:szCs w:val="18"/>
              </w:rPr>
              <w:t>else, display text:</w:t>
            </w:r>
          </w:p>
          <w:p w14:paraId="7EB3F69F" w14:textId="77777777" w:rsidR="00C063EB" w:rsidRPr="00D052CA" w:rsidRDefault="002A3C77">
            <w:pPr>
              <w:keepNext/>
              <w:rPr>
                <w:rFonts w:asciiTheme="minorHAnsi" w:hAnsiTheme="minorHAnsi"/>
                <w:sz w:val="18"/>
                <w:szCs w:val="18"/>
              </w:rPr>
            </w:pPr>
            <w:proofErr w:type="gramStart"/>
            <w:r w:rsidRPr="00D052CA">
              <w:rPr>
                <w:rFonts w:asciiTheme="minorHAnsi" w:hAnsiTheme="minorHAnsi"/>
                <w:sz w:val="18"/>
                <w:szCs w:val="18"/>
              </w:rPr>
              <w:t>”Superheat</w:t>
            </w:r>
            <w:proofErr w:type="gramEnd"/>
            <w:r w:rsidRPr="00D052CA">
              <w:rPr>
                <w:rFonts w:asciiTheme="minorHAnsi" w:hAnsiTheme="minorHAnsi"/>
                <w:sz w:val="18"/>
                <w:szCs w:val="18"/>
              </w:rPr>
              <w:t xml:space="preserve"> Method is not applicable to this system” (do not proceed)&gt;&gt;</w:t>
            </w:r>
          </w:p>
        </w:tc>
      </w:tr>
    </w:tbl>
    <w:p w14:paraId="7EB3F6A1" w14:textId="77777777" w:rsidR="00EF4299" w:rsidRPr="00D052CA" w:rsidRDefault="00EF4299">
      <w:pPr>
        <w:tabs>
          <w:tab w:val="left" w:pos="8540"/>
        </w:tabs>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052CA" w14:paraId="7EB3F6A4" w14:textId="77777777">
        <w:trPr>
          <w:cantSplit/>
          <w:trHeight w:val="432"/>
        </w:trPr>
        <w:tc>
          <w:tcPr>
            <w:tcW w:w="5000" w:type="pct"/>
            <w:gridSpan w:val="3"/>
          </w:tcPr>
          <w:p w14:paraId="7EB3F6A2" w14:textId="63F8D3F8" w:rsidR="00C063EB" w:rsidRPr="00D052CA" w:rsidRDefault="00C063EB" w:rsidP="00ED1F45">
            <w:pPr>
              <w:keepNext/>
              <w:rPr>
                <w:rFonts w:asciiTheme="minorHAnsi" w:hAnsiTheme="minorHAnsi"/>
                <w:b/>
                <w:szCs w:val="18"/>
              </w:rPr>
            </w:pPr>
            <w:r w:rsidRPr="00D052CA">
              <w:rPr>
                <w:rFonts w:asciiTheme="minorHAnsi" w:hAnsiTheme="minorHAnsi"/>
                <w:b/>
                <w:szCs w:val="18"/>
              </w:rPr>
              <w:t>C. Instrument Calibration</w:t>
            </w:r>
          </w:p>
          <w:p w14:paraId="7EB3F6A3" w14:textId="6C35687D" w:rsidR="00C063EB" w:rsidRPr="00D052CA" w:rsidRDefault="007857EA" w:rsidP="00ED1F45">
            <w:pPr>
              <w:keepNext/>
              <w:rPr>
                <w:rFonts w:asciiTheme="minorHAnsi" w:hAnsiTheme="minorHAnsi"/>
                <w:sz w:val="18"/>
                <w:szCs w:val="18"/>
              </w:rPr>
            </w:pPr>
            <w:r w:rsidRPr="00D052CA">
              <w:rPr>
                <w:rFonts w:asciiTheme="minorHAnsi" w:hAnsiTheme="minorHAnsi"/>
                <w:sz w:val="18"/>
                <w:szCs w:val="18"/>
              </w:rPr>
              <w:t xml:space="preserve">HERS Raters are required to calibrate their diagnostic tools. </w:t>
            </w:r>
            <w:r w:rsidR="00C063EB" w:rsidRPr="00D052CA">
              <w:rPr>
                <w:rFonts w:asciiTheme="minorHAnsi" w:hAnsiTheme="minorHAnsi"/>
                <w:sz w:val="18"/>
                <w:szCs w:val="18"/>
              </w:rPr>
              <w:t>Procedures for instrument calibration are given in Reference Residential Appendix RA3.2.2 and RA3.2.2.2</w:t>
            </w:r>
          </w:p>
        </w:tc>
      </w:tr>
      <w:tr w:rsidR="00C063EB" w:rsidRPr="00D052CA" w14:paraId="7EB3F6A8" w14:textId="77777777">
        <w:trPr>
          <w:cantSplit/>
          <w:trHeight w:val="432"/>
        </w:trPr>
        <w:tc>
          <w:tcPr>
            <w:tcW w:w="253" w:type="pct"/>
            <w:vAlign w:val="center"/>
          </w:tcPr>
          <w:p w14:paraId="7EB3F6A5"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01</w:t>
            </w:r>
          </w:p>
        </w:tc>
        <w:tc>
          <w:tcPr>
            <w:tcW w:w="2247" w:type="pct"/>
            <w:vAlign w:val="center"/>
          </w:tcPr>
          <w:p w14:paraId="7EB3F6A6" w14:textId="39B069EC"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Date of Digital Refrigerant Gauge Calibration</w:t>
            </w:r>
          </w:p>
        </w:tc>
        <w:tc>
          <w:tcPr>
            <w:tcW w:w="2500" w:type="pct"/>
            <w:vAlign w:val="center"/>
          </w:tcPr>
          <w:p w14:paraId="7EB3F6A7"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&lt;&lt;user input: date of calibration: use validated date format&gt;&gt;</w:t>
            </w:r>
          </w:p>
        </w:tc>
      </w:tr>
      <w:tr w:rsidR="00C063EB" w:rsidRPr="00D052CA" w14:paraId="7EB3F6AC" w14:textId="77777777">
        <w:trPr>
          <w:cantSplit/>
          <w:trHeight w:val="432"/>
        </w:trPr>
        <w:tc>
          <w:tcPr>
            <w:tcW w:w="253" w:type="pct"/>
            <w:vAlign w:val="center"/>
          </w:tcPr>
          <w:p w14:paraId="7EB3F6A9"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02</w:t>
            </w:r>
          </w:p>
        </w:tc>
        <w:tc>
          <w:tcPr>
            <w:tcW w:w="2247" w:type="pct"/>
            <w:vAlign w:val="center"/>
          </w:tcPr>
          <w:p w14:paraId="7EB3F6AA" w14:textId="3FDC5EE6" w:rsidR="00C063EB" w:rsidRPr="00D052CA" w:rsidRDefault="00C063EB" w:rsidP="00ED1F45">
            <w:pPr>
              <w:keepNext/>
              <w:spacing w:after="60"/>
              <w:rPr>
                <w:rFonts w:asciiTheme="minorHAnsi" w:hAnsiTheme="minorHAnsi"/>
                <w:sz w:val="18"/>
                <w:szCs w:val="18"/>
              </w:rPr>
            </w:pPr>
            <w:r w:rsidRPr="00D052CA">
              <w:rPr>
                <w:rFonts w:asciiTheme="minorHAnsi" w:hAnsiTheme="minorHAnsi"/>
                <w:sz w:val="18"/>
                <w:szCs w:val="18"/>
              </w:rPr>
              <w:t>Date of Digital Thermocouple Calibration</w:t>
            </w:r>
          </w:p>
        </w:tc>
        <w:tc>
          <w:tcPr>
            <w:tcW w:w="2500" w:type="pct"/>
            <w:vAlign w:val="center"/>
          </w:tcPr>
          <w:p w14:paraId="7EB3F6AB"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&lt;&lt;user input: date of calibration: use validated date format&gt;&gt;</w:t>
            </w:r>
          </w:p>
        </w:tc>
      </w:tr>
      <w:tr w:rsidR="00C063EB" w:rsidRPr="00D052CA" w14:paraId="7EB3F6B3" w14:textId="77777777">
        <w:trPr>
          <w:cantSplit/>
          <w:trHeight w:val="432"/>
        </w:trPr>
        <w:tc>
          <w:tcPr>
            <w:tcW w:w="253" w:type="pct"/>
            <w:vAlign w:val="center"/>
          </w:tcPr>
          <w:p w14:paraId="7EB3F6AD"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03</w:t>
            </w:r>
          </w:p>
        </w:tc>
        <w:tc>
          <w:tcPr>
            <w:tcW w:w="2247" w:type="pct"/>
            <w:vAlign w:val="center"/>
          </w:tcPr>
          <w:p w14:paraId="7EB3F6AE" w14:textId="04316112" w:rsidR="00C063EB" w:rsidRPr="00D052CA" w:rsidRDefault="00C063EB" w:rsidP="00ED1F45">
            <w:pPr>
              <w:keepNext/>
              <w:spacing w:after="60"/>
              <w:rPr>
                <w:rFonts w:asciiTheme="minorHAnsi" w:hAnsiTheme="minorHAnsi"/>
                <w:sz w:val="18"/>
                <w:szCs w:val="18"/>
              </w:rPr>
            </w:pPr>
            <w:r w:rsidRPr="00D052CA">
              <w:rPr>
                <w:rFonts w:asciiTheme="minorHAnsi" w:hAnsiTheme="minorHAnsi"/>
                <w:sz w:val="18"/>
                <w:szCs w:val="18"/>
              </w:rPr>
              <w:t>Digital Refrigerant Gauge Calibration Status</w:t>
            </w:r>
          </w:p>
        </w:tc>
        <w:tc>
          <w:tcPr>
            <w:tcW w:w="2500" w:type="pct"/>
            <w:vAlign w:val="center"/>
          </w:tcPr>
          <w:p w14:paraId="7EB3F6AF" w14:textId="5BE8B845"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&lt;&lt;if A1</w:t>
            </w:r>
            <w:r w:rsidR="00C339A2" w:rsidRPr="00D052CA">
              <w:rPr>
                <w:rFonts w:asciiTheme="minorHAnsi" w:hAnsiTheme="minorHAnsi"/>
                <w:sz w:val="18"/>
                <w:szCs w:val="18"/>
              </w:rPr>
              <w:t>4</w:t>
            </w:r>
            <w:r w:rsidRPr="00D052CA">
              <w:rPr>
                <w:rFonts w:asciiTheme="minorHAnsi" w:hAnsiTheme="minorHAnsi"/>
                <w:sz w:val="18"/>
                <w:szCs w:val="18"/>
              </w:rPr>
              <w:t xml:space="preserve"> compared to C01 is greater than one month, then display text:  </w:t>
            </w:r>
          </w:p>
          <w:p w14:paraId="7EB3F6B0" w14:textId="77777777"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"Digital Refrigerant Gauge requires Calibration (do not proceed)</w:t>
            </w:r>
            <w:proofErr w:type="gramStart"/>
            <w:r w:rsidRPr="00D052CA">
              <w:rPr>
                <w:rFonts w:asciiTheme="minorHAnsi" w:hAnsiTheme="minorHAnsi"/>
                <w:sz w:val="18"/>
                <w:szCs w:val="18"/>
              </w:rPr>
              <w:t>";</w:t>
            </w:r>
            <w:proofErr w:type="gramEnd"/>
          </w:p>
          <w:p w14:paraId="7EB3F6B1" w14:textId="09F20D7B"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4</w:t>
            </w:r>
            <w:r w:rsidRPr="00D052CA">
              <w:rPr>
                <w:rFonts w:asciiTheme="minorHAnsi" w:hAnsiTheme="minorHAnsi"/>
                <w:sz w:val="18"/>
                <w:szCs w:val="18"/>
              </w:rPr>
              <w:t xml:space="preserve"> compared to C01 is ≥ 0 and </w:t>
            </w:r>
            <w:r w:rsidR="001466AB" w:rsidRPr="00D052CA">
              <w:rPr>
                <w:rFonts w:asciiTheme="minorHAnsi" w:hAnsiTheme="minorHAnsi"/>
                <w:sz w:val="18"/>
                <w:szCs w:val="18"/>
              </w:rPr>
              <w:t>≤</w:t>
            </w:r>
            <w:r w:rsidRPr="00D052CA">
              <w:rPr>
                <w:rFonts w:asciiTheme="minorHAnsi" w:hAnsiTheme="minorHAnsi"/>
                <w:sz w:val="18"/>
                <w:szCs w:val="18"/>
              </w:rPr>
              <w:t xml:space="preserve">one </w:t>
            </w:r>
            <w:proofErr w:type="gramStart"/>
            <w:r w:rsidRPr="00D052CA">
              <w:rPr>
                <w:rFonts w:asciiTheme="minorHAnsi" w:hAnsiTheme="minorHAnsi"/>
                <w:sz w:val="18"/>
                <w:szCs w:val="18"/>
              </w:rPr>
              <w:t>month;  then</w:t>
            </w:r>
            <w:proofErr w:type="gramEnd"/>
            <w:r w:rsidRPr="00D052CA">
              <w:rPr>
                <w:rFonts w:asciiTheme="minorHAnsi" w:hAnsiTheme="minorHAnsi"/>
                <w:sz w:val="18"/>
                <w:szCs w:val="18"/>
              </w:rPr>
              <w:t xml:space="preserve"> display text:</w:t>
            </w:r>
          </w:p>
          <w:p w14:paraId="7EB3F6B2" w14:textId="77777777"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w:t>
            </w:r>
            <w:proofErr w:type="gramStart"/>
            <w:r w:rsidRPr="00D052CA">
              <w:rPr>
                <w:rFonts w:asciiTheme="minorHAnsi" w:hAnsiTheme="minorHAnsi"/>
                <w:sz w:val="18"/>
                <w:szCs w:val="18"/>
              </w:rPr>
              <w:t>calibration</w:t>
            </w:r>
            <w:proofErr w:type="gramEnd"/>
            <w:r w:rsidRPr="00D052CA">
              <w:rPr>
                <w:rFonts w:asciiTheme="minorHAnsi" w:hAnsiTheme="minorHAnsi"/>
                <w:sz w:val="18"/>
                <w:szCs w:val="18"/>
              </w:rPr>
              <w:t xml:space="preserve"> is current"&gt;&gt;</w:t>
            </w:r>
          </w:p>
        </w:tc>
      </w:tr>
      <w:tr w:rsidR="00C063EB" w:rsidRPr="00D052CA" w14:paraId="7EB3F6BB" w14:textId="77777777">
        <w:trPr>
          <w:cantSplit/>
          <w:trHeight w:val="432"/>
        </w:trPr>
        <w:tc>
          <w:tcPr>
            <w:tcW w:w="253" w:type="pct"/>
            <w:vAlign w:val="center"/>
          </w:tcPr>
          <w:p w14:paraId="7EB3F6B4" w14:textId="77777777" w:rsidR="00C063EB" w:rsidRPr="00D052CA" w:rsidRDefault="00C063EB" w:rsidP="00ED1F45">
            <w:pPr>
              <w:keepNext/>
              <w:rPr>
                <w:rFonts w:asciiTheme="minorHAnsi" w:hAnsiTheme="minorHAnsi"/>
                <w:sz w:val="18"/>
                <w:szCs w:val="18"/>
              </w:rPr>
            </w:pPr>
            <w:r w:rsidRPr="00D052CA">
              <w:rPr>
                <w:rFonts w:asciiTheme="minorHAnsi" w:hAnsiTheme="minorHAnsi"/>
                <w:sz w:val="18"/>
                <w:szCs w:val="18"/>
              </w:rPr>
              <w:t>04</w:t>
            </w:r>
          </w:p>
        </w:tc>
        <w:tc>
          <w:tcPr>
            <w:tcW w:w="2247" w:type="pct"/>
            <w:vAlign w:val="center"/>
          </w:tcPr>
          <w:p w14:paraId="7EB3F6B5" w14:textId="756595E6" w:rsidR="00C063EB" w:rsidRPr="00D052CA" w:rsidRDefault="00C063EB" w:rsidP="00ED1F45">
            <w:pPr>
              <w:keepNext/>
              <w:spacing w:after="60"/>
              <w:rPr>
                <w:rFonts w:asciiTheme="minorHAnsi" w:hAnsiTheme="minorHAnsi"/>
                <w:sz w:val="18"/>
                <w:szCs w:val="18"/>
              </w:rPr>
            </w:pPr>
            <w:r w:rsidRPr="00D052CA">
              <w:rPr>
                <w:rFonts w:asciiTheme="minorHAnsi" w:hAnsiTheme="minorHAnsi"/>
                <w:sz w:val="18"/>
                <w:szCs w:val="18"/>
              </w:rPr>
              <w:t>Digital Thermocouple Calibration Status</w:t>
            </w:r>
          </w:p>
        </w:tc>
        <w:tc>
          <w:tcPr>
            <w:tcW w:w="2500" w:type="pct"/>
            <w:vAlign w:val="center"/>
          </w:tcPr>
          <w:p w14:paraId="7EB3F6B6" w14:textId="25FBD611"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&lt;&lt;if A1</w:t>
            </w:r>
            <w:r w:rsidR="00C339A2" w:rsidRPr="00D052CA">
              <w:rPr>
                <w:rFonts w:asciiTheme="minorHAnsi" w:hAnsiTheme="minorHAnsi"/>
                <w:sz w:val="18"/>
                <w:szCs w:val="18"/>
              </w:rPr>
              <w:t>4</w:t>
            </w:r>
            <w:r w:rsidRPr="00D052CA">
              <w:rPr>
                <w:rFonts w:asciiTheme="minorHAnsi" w:hAnsiTheme="minorHAnsi"/>
                <w:sz w:val="18"/>
                <w:szCs w:val="18"/>
              </w:rPr>
              <w:t xml:space="preserve"> compared to C02 is greater than one month, then display text:  </w:t>
            </w:r>
          </w:p>
          <w:p w14:paraId="7EB3F6B7" w14:textId="77777777"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"Digital Thermocouple Gauge requires Calibration (do not proceed)"</w:t>
            </w:r>
          </w:p>
          <w:p w14:paraId="7EB3F6B8" w14:textId="77777777" w:rsidR="00C063EB" w:rsidRPr="00D052CA" w:rsidRDefault="00C063EB" w:rsidP="000E1F95">
            <w:pPr>
              <w:keepNext/>
              <w:rPr>
                <w:rFonts w:asciiTheme="minorHAnsi" w:hAnsiTheme="minorHAnsi"/>
                <w:sz w:val="18"/>
                <w:szCs w:val="18"/>
              </w:rPr>
            </w:pPr>
          </w:p>
          <w:p w14:paraId="7EB3F6B9" w14:textId="49500E5C" w:rsidR="00C063EB" w:rsidRPr="00D052CA" w:rsidRDefault="00C063EB" w:rsidP="00221EB2">
            <w:pPr>
              <w:keepNext/>
              <w:rPr>
                <w:rFonts w:asciiTheme="minorHAnsi" w:hAnsiTheme="minorHAnsi"/>
                <w:sz w:val="18"/>
                <w:szCs w:val="18"/>
              </w:rPr>
            </w:pPr>
            <w:r w:rsidRPr="00D052CA">
              <w:rPr>
                <w:rFonts w:asciiTheme="minorHAnsi" w:hAnsiTheme="minorHAnsi"/>
                <w:sz w:val="18"/>
                <w:szCs w:val="18"/>
              </w:rPr>
              <w:t>elseif A1</w:t>
            </w:r>
            <w:r w:rsidR="00C339A2" w:rsidRPr="00D052CA">
              <w:rPr>
                <w:rFonts w:asciiTheme="minorHAnsi" w:hAnsiTheme="minorHAnsi"/>
                <w:sz w:val="18"/>
                <w:szCs w:val="18"/>
              </w:rPr>
              <w:t>4</w:t>
            </w:r>
            <w:r w:rsidRPr="00D052CA">
              <w:rPr>
                <w:rFonts w:asciiTheme="minorHAnsi" w:hAnsiTheme="minorHAnsi"/>
                <w:sz w:val="18"/>
                <w:szCs w:val="18"/>
              </w:rPr>
              <w:t xml:space="preserve"> compared to C01 is ≥ 0 and </w:t>
            </w:r>
            <w:r w:rsidR="00DB7686" w:rsidRPr="00D052CA">
              <w:rPr>
                <w:rFonts w:asciiTheme="minorHAnsi" w:hAnsiTheme="minorHAnsi"/>
                <w:sz w:val="18"/>
                <w:szCs w:val="18"/>
              </w:rPr>
              <w:t>≤</w:t>
            </w:r>
            <w:r w:rsidRPr="00D052CA">
              <w:rPr>
                <w:rFonts w:asciiTheme="minorHAnsi" w:hAnsiTheme="minorHAnsi"/>
                <w:sz w:val="18"/>
                <w:szCs w:val="18"/>
              </w:rPr>
              <w:t xml:space="preserve">one </w:t>
            </w:r>
            <w:proofErr w:type="gramStart"/>
            <w:r w:rsidRPr="00D052CA">
              <w:rPr>
                <w:rFonts w:asciiTheme="minorHAnsi" w:hAnsiTheme="minorHAnsi"/>
                <w:sz w:val="18"/>
                <w:szCs w:val="18"/>
              </w:rPr>
              <w:t>month;  then</w:t>
            </w:r>
            <w:proofErr w:type="gramEnd"/>
            <w:r w:rsidRPr="00D052CA">
              <w:rPr>
                <w:rFonts w:asciiTheme="minorHAnsi" w:hAnsiTheme="minorHAnsi"/>
                <w:sz w:val="18"/>
                <w:szCs w:val="18"/>
              </w:rPr>
              <w:t xml:space="preserve"> display text:</w:t>
            </w:r>
          </w:p>
          <w:p w14:paraId="7EB3F6BA" w14:textId="77777777" w:rsidR="00C063EB" w:rsidRPr="00D052CA" w:rsidRDefault="00C063EB" w:rsidP="000E1F95">
            <w:pPr>
              <w:keepNext/>
              <w:rPr>
                <w:rFonts w:asciiTheme="minorHAnsi" w:hAnsiTheme="minorHAnsi"/>
                <w:sz w:val="18"/>
                <w:szCs w:val="18"/>
              </w:rPr>
            </w:pPr>
            <w:r w:rsidRPr="00D052CA">
              <w:rPr>
                <w:rFonts w:asciiTheme="minorHAnsi" w:hAnsiTheme="minorHAnsi"/>
                <w:sz w:val="18"/>
                <w:szCs w:val="18"/>
              </w:rPr>
              <w:t>"</w:t>
            </w:r>
            <w:proofErr w:type="gramStart"/>
            <w:r w:rsidRPr="00D052CA">
              <w:rPr>
                <w:rFonts w:asciiTheme="minorHAnsi" w:hAnsiTheme="minorHAnsi"/>
                <w:sz w:val="18"/>
                <w:szCs w:val="18"/>
              </w:rPr>
              <w:t>calibration</w:t>
            </w:r>
            <w:proofErr w:type="gramEnd"/>
            <w:r w:rsidRPr="00D052CA">
              <w:rPr>
                <w:rFonts w:asciiTheme="minorHAnsi" w:hAnsiTheme="minorHAnsi"/>
                <w:sz w:val="18"/>
                <w:szCs w:val="18"/>
              </w:rPr>
              <w:t xml:space="preserve"> is current"&gt;&gt;</w:t>
            </w:r>
          </w:p>
        </w:tc>
      </w:tr>
    </w:tbl>
    <w:p w14:paraId="7EB3F6BC" w14:textId="77777777" w:rsidR="009D3621" w:rsidRPr="00D052CA" w:rsidRDefault="009D3621" w:rsidP="00481126">
      <w:pPr>
        <w:tabs>
          <w:tab w:val="left" w:pos="8540"/>
        </w:tabs>
        <w:rPr>
          <w:rFonts w:asciiTheme="minorHAnsi" w:hAnsiTheme="minorHAnsi"/>
          <w:b/>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D052CA" w14:paraId="7EB3F6BF" w14:textId="77777777">
        <w:trPr>
          <w:cantSplit/>
          <w:trHeight w:val="233"/>
        </w:trPr>
        <w:tc>
          <w:tcPr>
            <w:tcW w:w="5000" w:type="pct"/>
            <w:gridSpan w:val="3"/>
            <w:vAlign w:val="center"/>
          </w:tcPr>
          <w:p w14:paraId="7EB3F6BD" w14:textId="05D63D9E" w:rsidR="00C063EB" w:rsidRPr="00D052CA" w:rsidRDefault="00C063EB" w:rsidP="003F6B16">
            <w:pPr>
              <w:pStyle w:val="Header"/>
              <w:keepNext/>
              <w:tabs>
                <w:tab w:val="clear" w:pos="4320"/>
                <w:tab w:val="clear" w:pos="8640"/>
              </w:tabs>
              <w:rPr>
                <w:rFonts w:asciiTheme="minorHAnsi" w:hAnsiTheme="minorHAnsi"/>
                <w:b/>
                <w:szCs w:val="18"/>
              </w:rPr>
            </w:pPr>
            <w:r w:rsidRPr="00D052CA">
              <w:rPr>
                <w:rFonts w:asciiTheme="minorHAnsi" w:hAnsiTheme="minorHAnsi"/>
                <w:b/>
                <w:szCs w:val="18"/>
              </w:rPr>
              <w:lastRenderedPageBreak/>
              <w:t>D. Measurement Access Hole (MAH) Verification</w:t>
            </w:r>
          </w:p>
          <w:p w14:paraId="7EB3F6BE" w14:textId="0910141B" w:rsidR="00C063EB" w:rsidRPr="00D052CA" w:rsidRDefault="00B66933" w:rsidP="003F6B16">
            <w:pPr>
              <w:pStyle w:val="Header"/>
              <w:keepNext/>
              <w:tabs>
                <w:tab w:val="clear" w:pos="4320"/>
                <w:tab w:val="clear" w:pos="8640"/>
              </w:tabs>
              <w:rPr>
                <w:rFonts w:asciiTheme="minorHAnsi" w:hAnsiTheme="minorHAnsi"/>
                <w:sz w:val="18"/>
                <w:szCs w:val="18"/>
              </w:rPr>
            </w:pPr>
            <w:r w:rsidRPr="00D052CA">
              <w:rPr>
                <w:rFonts w:ascii="Calibri" w:hAnsi="Calibri"/>
                <w:sz w:val="18"/>
                <w:szCs w:val="18"/>
              </w:rPr>
              <w:t>&lt;&lt;Static Text - see the top&gt;&gt;</w:t>
            </w:r>
          </w:p>
        </w:tc>
      </w:tr>
      <w:tr w:rsidR="00C063EB" w:rsidRPr="00D052CA" w14:paraId="7EB3F6C7" w14:textId="77777777">
        <w:trPr>
          <w:cantSplit/>
          <w:trHeight w:val="233"/>
        </w:trPr>
        <w:tc>
          <w:tcPr>
            <w:tcW w:w="204" w:type="pct"/>
            <w:vAlign w:val="center"/>
          </w:tcPr>
          <w:p w14:paraId="7EB3F6C0" w14:textId="77777777" w:rsidR="00C063EB" w:rsidRPr="00D052CA" w:rsidRDefault="00C063EB" w:rsidP="003F6B16">
            <w:pPr>
              <w:pStyle w:val="IndexHeading"/>
              <w:keepNext/>
              <w:ind w:left="-115"/>
              <w:jc w:val="center"/>
              <w:rPr>
                <w:rFonts w:asciiTheme="minorHAnsi" w:hAnsiTheme="minorHAnsi"/>
                <w:b w:val="0"/>
                <w:bCs/>
                <w:sz w:val="18"/>
                <w:szCs w:val="18"/>
              </w:rPr>
            </w:pPr>
            <w:r w:rsidRPr="00D052CA">
              <w:rPr>
                <w:rFonts w:asciiTheme="minorHAnsi" w:hAnsiTheme="minorHAnsi"/>
                <w:b w:val="0"/>
                <w:bCs/>
                <w:sz w:val="18"/>
                <w:szCs w:val="18"/>
              </w:rPr>
              <w:t>01</w:t>
            </w:r>
          </w:p>
        </w:tc>
        <w:tc>
          <w:tcPr>
            <w:tcW w:w="2296" w:type="pct"/>
            <w:tcMar>
              <w:left w:w="115" w:type="dxa"/>
              <w:right w:w="101" w:type="dxa"/>
            </w:tcMar>
            <w:vAlign w:val="center"/>
          </w:tcPr>
          <w:p w14:paraId="7EB3F6C1" w14:textId="553498C2" w:rsidR="00C063EB" w:rsidRPr="00D052CA" w:rsidRDefault="005C35FD" w:rsidP="00481126">
            <w:pPr>
              <w:keepNext/>
              <w:rPr>
                <w:rFonts w:asciiTheme="minorHAnsi" w:hAnsiTheme="minorHAnsi"/>
                <w:sz w:val="18"/>
                <w:szCs w:val="18"/>
              </w:rPr>
            </w:pPr>
            <w:r w:rsidRPr="00D052CA">
              <w:rPr>
                <w:rFonts w:asciiTheme="minorHAnsi" w:hAnsiTheme="minorHAnsi"/>
                <w:sz w:val="18"/>
                <w:szCs w:val="18"/>
              </w:rPr>
              <w:t xml:space="preserve">Method </w:t>
            </w:r>
            <w:r w:rsidR="00481126" w:rsidRPr="00D052CA">
              <w:rPr>
                <w:rFonts w:asciiTheme="minorHAnsi" w:hAnsiTheme="minorHAnsi"/>
                <w:sz w:val="18"/>
                <w:szCs w:val="18"/>
              </w:rPr>
              <w:t>U</w:t>
            </w:r>
            <w:r w:rsidRPr="00D052CA">
              <w:rPr>
                <w:rFonts w:asciiTheme="minorHAnsi" w:hAnsiTheme="minorHAnsi"/>
                <w:sz w:val="18"/>
                <w:szCs w:val="18"/>
              </w:rPr>
              <w:t xml:space="preserve">sed to </w:t>
            </w:r>
            <w:r w:rsidR="00481126" w:rsidRPr="00D052CA">
              <w:rPr>
                <w:rFonts w:asciiTheme="minorHAnsi" w:hAnsiTheme="minorHAnsi"/>
                <w:sz w:val="18"/>
                <w:szCs w:val="18"/>
              </w:rPr>
              <w:t>D</w:t>
            </w:r>
            <w:r w:rsidRPr="00D052CA">
              <w:rPr>
                <w:rFonts w:asciiTheme="minorHAnsi" w:hAnsiTheme="minorHAnsi"/>
                <w:sz w:val="18"/>
                <w:szCs w:val="18"/>
              </w:rPr>
              <w:t xml:space="preserve">emonstrate </w:t>
            </w:r>
            <w:r w:rsidR="00481126" w:rsidRPr="00D052CA">
              <w:rPr>
                <w:rFonts w:asciiTheme="minorHAnsi" w:hAnsiTheme="minorHAnsi"/>
                <w:sz w:val="18"/>
                <w:szCs w:val="18"/>
              </w:rPr>
              <w:t>C</w:t>
            </w:r>
            <w:r w:rsidRPr="00D052CA">
              <w:rPr>
                <w:rFonts w:asciiTheme="minorHAnsi" w:hAnsiTheme="minorHAnsi"/>
                <w:sz w:val="18"/>
                <w:szCs w:val="18"/>
              </w:rPr>
              <w:t xml:space="preserve">ompliance with the Measurement Access Hole (MAH) </w:t>
            </w:r>
            <w:r w:rsidR="00481126" w:rsidRPr="00D052CA">
              <w:rPr>
                <w:rFonts w:asciiTheme="minorHAnsi" w:hAnsiTheme="minorHAnsi"/>
                <w:sz w:val="18"/>
                <w:szCs w:val="18"/>
              </w:rPr>
              <w:t>R</w:t>
            </w:r>
            <w:r w:rsidRPr="00D052CA">
              <w:rPr>
                <w:rFonts w:asciiTheme="minorHAnsi" w:hAnsiTheme="minorHAnsi"/>
                <w:sz w:val="18"/>
                <w:szCs w:val="18"/>
              </w:rPr>
              <w:t>equirement</w:t>
            </w:r>
          </w:p>
        </w:tc>
        <w:tc>
          <w:tcPr>
            <w:tcW w:w="2500" w:type="pct"/>
            <w:tcMar>
              <w:left w:w="115" w:type="dxa"/>
              <w:right w:w="101" w:type="dxa"/>
            </w:tcMar>
            <w:vAlign w:val="center"/>
          </w:tcPr>
          <w:p w14:paraId="7EB3F6C2" w14:textId="48E00ED3" w:rsidR="00C063EB" w:rsidRPr="00D052CA" w:rsidRDefault="005C35FD" w:rsidP="003F6B16">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&lt;&lt;reference</w:t>
            </w:r>
            <w:r w:rsidR="002304E0" w:rsidRPr="00D052CA">
              <w:rPr>
                <w:rFonts w:asciiTheme="minorHAnsi" w:hAnsiTheme="minorHAnsi"/>
                <w:sz w:val="18"/>
                <w:szCs w:val="18"/>
              </w:rPr>
              <w:t xml:space="preserve"> value from </w:t>
            </w:r>
            <w:r w:rsidR="0063688E" w:rsidRPr="00D052CA">
              <w:rPr>
                <w:rFonts w:asciiTheme="minorHAnsi" w:hAnsiTheme="minorHAnsi"/>
                <w:sz w:val="18"/>
                <w:szCs w:val="18"/>
              </w:rPr>
              <w:t>LMCI</w:t>
            </w:r>
            <w:r w:rsidR="002304E0" w:rsidRPr="00D052CA">
              <w:rPr>
                <w:rFonts w:asciiTheme="minorHAnsi" w:hAnsiTheme="minorHAnsi"/>
                <w:sz w:val="18"/>
                <w:szCs w:val="18"/>
              </w:rPr>
              <w:t xml:space="preserve"> as default; allow user to override the default and pick one from list</w:t>
            </w:r>
            <w:r w:rsidR="00941963" w:rsidRPr="00D052CA">
              <w:rPr>
                <w:rFonts w:asciiTheme="minorHAnsi" w:hAnsiTheme="minorHAnsi"/>
                <w:sz w:val="18"/>
                <w:szCs w:val="18"/>
              </w:rPr>
              <w:t xml:space="preserve">: </w:t>
            </w:r>
          </w:p>
          <w:p w14:paraId="7EB3F6C3" w14:textId="77777777" w:rsidR="00C063EB" w:rsidRPr="00D052CA" w:rsidRDefault="005C35FD" w:rsidP="00706A96">
            <w:pPr>
              <w:pStyle w:val="Header"/>
              <w:keepNext/>
              <w:numPr>
                <w:ilvl w:val="0"/>
                <w:numId w:val="14"/>
              </w:numPr>
              <w:tabs>
                <w:tab w:val="clear" w:pos="4320"/>
                <w:tab w:val="clear" w:pos="8640"/>
              </w:tabs>
              <w:rPr>
                <w:rFonts w:asciiTheme="minorHAnsi" w:hAnsiTheme="minorHAnsi"/>
                <w:sz w:val="18"/>
                <w:szCs w:val="18"/>
              </w:rPr>
            </w:pPr>
            <w:r w:rsidRPr="00D052CA">
              <w:rPr>
                <w:rFonts w:asciiTheme="minorHAnsi" w:hAnsiTheme="minorHAnsi"/>
                <w:sz w:val="18"/>
                <w:szCs w:val="18"/>
              </w:rPr>
              <w:t xml:space="preserve">"MAH installed and labeled consistent with Figure 3.2-1"; or </w:t>
            </w:r>
          </w:p>
          <w:p w14:paraId="7EB3F6C4" w14:textId="77777777" w:rsidR="00C063EB" w:rsidRPr="00D052CA" w:rsidRDefault="005C35FD" w:rsidP="00706A96">
            <w:pPr>
              <w:pStyle w:val="Header"/>
              <w:keepNext/>
              <w:numPr>
                <w:ilvl w:val="0"/>
                <w:numId w:val="14"/>
              </w:numPr>
              <w:tabs>
                <w:tab w:val="clear" w:pos="4320"/>
                <w:tab w:val="clear" w:pos="8640"/>
              </w:tabs>
              <w:rPr>
                <w:rFonts w:asciiTheme="minorHAnsi" w:hAnsiTheme="minorHAnsi"/>
                <w:sz w:val="18"/>
                <w:szCs w:val="18"/>
              </w:rPr>
            </w:pPr>
            <w:r w:rsidRPr="00D052CA">
              <w:rPr>
                <w:rFonts w:asciiTheme="minorHAnsi" w:hAnsiTheme="minorHAnsi"/>
                <w:sz w:val="18"/>
                <w:szCs w:val="18"/>
              </w:rPr>
              <w:t>"Return side of system is located entirely within conditioned space such that an accurate return air dry-bulb temperature can be taken at the return grille"; or</w:t>
            </w:r>
          </w:p>
          <w:p w14:paraId="7EB3F6C5" w14:textId="77777777" w:rsidR="00C063EB" w:rsidRPr="00D052CA" w:rsidRDefault="005C35FD" w:rsidP="00706A96">
            <w:pPr>
              <w:pStyle w:val="ListParagraph"/>
              <w:keepNext/>
              <w:numPr>
                <w:ilvl w:val="0"/>
                <w:numId w:val="14"/>
              </w:numPr>
              <w:rPr>
                <w:rFonts w:asciiTheme="minorHAnsi" w:hAnsiTheme="minorHAnsi"/>
                <w:sz w:val="18"/>
                <w:szCs w:val="18"/>
              </w:rPr>
            </w:pPr>
            <w:r w:rsidRPr="00D052CA">
              <w:rPr>
                <w:rFonts w:asciiTheme="minorHAnsi" w:hAnsiTheme="minorHAnsi"/>
                <w:sz w:val="18"/>
                <w:szCs w:val="18"/>
              </w:rPr>
              <w:t>"MAH cannot be installed consistent with Figure 3.2-1.  An alternative location has been provided and clearly labeled"&gt;&gt;</w:t>
            </w:r>
          </w:p>
          <w:p w14:paraId="7EB3F6C6" w14:textId="77777777" w:rsidR="001D6248" w:rsidRPr="00D052CA" w:rsidRDefault="005C35FD" w:rsidP="008A37A7">
            <w:pPr>
              <w:pStyle w:val="ListParagraph"/>
              <w:keepNext/>
              <w:numPr>
                <w:ilvl w:val="0"/>
                <w:numId w:val="14"/>
              </w:numPr>
              <w:rPr>
                <w:rFonts w:asciiTheme="minorHAnsi" w:hAnsiTheme="minorHAnsi"/>
                <w:sz w:val="18"/>
                <w:szCs w:val="18"/>
              </w:rPr>
            </w:pPr>
            <w:r w:rsidRPr="00D052CA">
              <w:rPr>
                <w:rFonts w:asciiTheme="minorHAnsi" w:hAnsiTheme="minorHAnsi"/>
                <w:sz w:val="18"/>
                <w:szCs w:val="18"/>
              </w:rPr>
              <w:t>"MAH is not installed. System does not comply"</w:t>
            </w:r>
          </w:p>
        </w:tc>
      </w:tr>
    </w:tbl>
    <w:p w14:paraId="7EB3F6C8" w14:textId="77777777" w:rsidR="00C063EB" w:rsidRPr="00D052CA" w:rsidRDefault="00C063EB" w:rsidP="003F6B16">
      <w:pPr>
        <w:rPr>
          <w:rFonts w:asciiTheme="minorHAnsi" w:hAnsiTheme="minorHAnsi"/>
          <w:b/>
          <w:sz w:val="18"/>
          <w:szCs w:val="18"/>
        </w:rPr>
      </w:pPr>
    </w:p>
    <w:tbl>
      <w:tblPr>
        <w:tblW w:w="5051"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6"/>
        <w:gridCol w:w="447"/>
        <w:gridCol w:w="2320"/>
        <w:gridCol w:w="2675"/>
        <w:gridCol w:w="358"/>
        <w:gridCol w:w="5084"/>
      </w:tblGrid>
      <w:tr w:rsidR="0039646C" w:rsidRPr="00D052CA" w14:paraId="44CB3E9F" w14:textId="77777777" w:rsidTr="0039646C">
        <w:trPr>
          <w:gridBefore w:val="1"/>
          <w:wBefore w:w="8" w:type="pct"/>
          <w:trHeight w:val="233"/>
        </w:trPr>
        <w:tc>
          <w:tcPr>
            <w:tcW w:w="4992" w:type="pct"/>
            <w:gridSpan w:val="5"/>
            <w:tcBorders>
              <w:top w:val="single" w:sz="4" w:space="0" w:color="auto"/>
              <w:left w:val="single" w:sz="4" w:space="0" w:color="auto"/>
              <w:bottom w:val="single" w:sz="4" w:space="0" w:color="auto"/>
              <w:right w:val="single" w:sz="4" w:space="0" w:color="auto"/>
            </w:tcBorders>
          </w:tcPr>
          <w:p w14:paraId="337BECFE" w14:textId="77777777" w:rsidR="0039646C" w:rsidRPr="00D052CA" w:rsidRDefault="0039646C" w:rsidP="0039646C">
            <w:pPr>
              <w:keepNext/>
              <w:rPr>
                <w:rFonts w:asciiTheme="minorHAnsi" w:hAnsiTheme="minorHAnsi"/>
                <w:b/>
                <w:szCs w:val="18"/>
              </w:rPr>
            </w:pPr>
            <w:r w:rsidRPr="00D052CA">
              <w:rPr>
                <w:rFonts w:asciiTheme="minorHAnsi" w:hAnsiTheme="minorHAnsi"/>
                <w:b/>
                <w:szCs w:val="18"/>
              </w:rPr>
              <w:t>E. Minimum System Airflow Rate Verification</w:t>
            </w:r>
          </w:p>
          <w:p w14:paraId="0692B235" w14:textId="22EAEB1F" w:rsidR="0039646C" w:rsidRPr="00D052CA" w:rsidRDefault="003771D4" w:rsidP="0039646C">
            <w:pPr>
              <w:keepNext/>
              <w:rPr>
                <w:rFonts w:asciiTheme="minorHAnsi" w:hAnsiTheme="minorHAnsi"/>
                <w:b/>
                <w:szCs w:val="18"/>
              </w:rPr>
            </w:pPr>
            <w:r w:rsidRPr="00D052CA">
              <w:rPr>
                <w:rFonts w:ascii="Calibri" w:hAnsi="Calibri"/>
                <w:sz w:val="18"/>
                <w:szCs w:val="18"/>
              </w:rPr>
              <w:t>&lt;&lt;Static Text - see the top&gt;&gt;</w:t>
            </w:r>
            <w:r w:rsidR="0039646C" w:rsidRPr="00D052CA">
              <w:rPr>
                <w:rFonts w:asciiTheme="minorHAnsi" w:hAnsiTheme="minorHAnsi"/>
                <w:szCs w:val="18"/>
              </w:rPr>
              <w:t>&lt;&lt;require 1 row of data for each indoor unit listed in the "HERS Verification Requirements for Duct Systems" table on the MCH-01&gt;</w:t>
            </w:r>
          </w:p>
        </w:tc>
      </w:tr>
      <w:tr w:rsidR="0039646C" w:rsidRPr="00D052CA" w14:paraId="42C7F208" w14:textId="77777777" w:rsidTr="0039646C">
        <w:tblPrEx>
          <w:tblCellMar>
            <w:top w:w="0" w:type="dxa"/>
            <w:left w:w="108" w:type="dxa"/>
            <w:bottom w:w="0" w:type="dxa"/>
            <w:right w:w="108" w:type="dxa"/>
          </w:tblCellMar>
          <w:tblLook w:val="00A0" w:firstRow="1" w:lastRow="0" w:firstColumn="1" w:lastColumn="0" w:noHBand="0" w:noVBand="0"/>
        </w:tblPrEx>
        <w:trPr>
          <w:cantSplit/>
          <w:trHeight w:val="305"/>
        </w:trPr>
        <w:tc>
          <w:tcPr>
            <w:tcW w:w="1277" w:type="pct"/>
            <w:gridSpan w:val="3"/>
            <w:vAlign w:val="center"/>
          </w:tcPr>
          <w:p w14:paraId="442E2969"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01</w:t>
            </w:r>
          </w:p>
        </w:tc>
        <w:tc>
          <w:tcPr>
            <w:tcW w:w="1391" w:type="pct"/>
            <w:gridSpan w:val="2"/>
          </w:tcPr>
          <w:p w14:paraId="39F77E35"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02</w:t>
            </w:r>
          </w:p>
        </w:tc>
        <w:tc>
          <w:tcPr>
            <w:tcW w:w="2332" w:type="pct"/>
            <w:vAlign w:val="center"/>
          </w:tcPr>
          <w:p w14:paraId="66B181A8"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03</w:t>
            </w:r>
          </w:p>
        </w:tc>
      </w:tr>
      <w:tr w:rsidR="0039646C" w:rsidRPr="00D052CA" w14:paraId="4A53117F" w14:textId="77777777" w:rsidTr="0039646C">
        <w:tblPrEx>
          <w:tblCellMar>
            <w:top w:w="0" w:type="dxa"/>
            <w:left w:w="108" w:type="dxa"/>
            <w:bottom w:w="0" w:type="dxa"/>
            <w:right w:w="108" w:type="dxa"/>
          </w:tblCellMar>
          <w:tblLook w:val="00A0" w:firstRow="1" w:lastRow="0" w:firstColumn="1" w:lastColumn="0" w:noHBand="0" w:noVBand="0"/>
        </w:tblPrEx>
        <w:trPr>
          <w:cantSplit/>
          <w:trHeight w:val="882"/>
        </w:trPr>
        <w:tc>
          <w:tcPr>
            <w:tcW w:w="1277" w:type="pct"/>
            <w:gridSpan w:val="3"/>
            <w:tcBorders>
              <w:top w:val="nil"/>
            </w:tcBorders>
            <w:vAlign w:val="bottom"/>
          </w:tcPr>
          <w:p w14:paraId="0B9CFB3F"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Indoor Unit Name or Description of Area Served</w:t>
            </w:r>
          </w:p>
        </w:tc>
        <w:tc>
          <w:tcPr>
            <w:tcW w:w="1391" w:type="pct"/>
            <w:gridSpan w:val="2"/>
            <w:tcBorders>
              <w:top w:val="nil"/>
            </w:tcBorders>
            <w:vAlign w:val="bottom"/>
          </w:tcPr>
          <w:p w14:paraId="205F474D" w14:textId="77777777" w:rsidR="0039646C" w:rsidRPr="00D052CA" w:rsidRDefault="0039646C" w:rsidP="0039646C">
            <w:pPr>
              <w:keepNext/>
              <w:jc w:val="center"/>
              <w:rPr>
                <w:rFonts w:ascii="Calibri" w:hAnsi="Calibri"/>
                <w:sz w:val="18"/>
                <w:szCs w:val="18"/>
              </w:rPr>
            </w:pPr>
            <w:r w:rsidRPr="00D052CA">
              <w:rPr>
                <w:rFonts w:ascii="Calibri" w:hAnsi="Calibri"/>
              </w:rPr>
              <w:t>Minimum Required System Airflow Rate (cfm)</w:t>
            </w:r>
          </w:p>
        </w:tc>
        <w:tc>
          <w:tcPr>
            <w:tcW w:w="2332" w:type="pct"/>
            <w:tcBorders>
              <w:top w:val="nil"/>
            </w:tcBorders>
            <w:vAlign w:val="bottom"/>
          </w:tcPr>
          <w:p w14:paraId="023F1D48" w14:textId="77777777" w:rsidR="0039646C" w:rsidRPr="00D052CA" w:rsidRDefault="0039646C" w:rsidP="0039646C">
            <w:pPr>
              <w:keepNext/>
              <w:jc w:val="center"/>
              <w:rPr>
                <w:rFonts w:ascii="Calibri" w:hAnsi="Calibri"/>
                <w:sz w:val="18"/>
                <w:szCs w:val="18"/>
              </w:rPr>
            </w:pPr>
            <w:r w:rsidRPr="00D052CA">
              <w:rPr>
                <w:rFonts w:ascii="Calibri" w:hAnsi="Calibri"/>
                <w:sz w:val="18"/>
                <w:szCs w:val="18"/>
              </w:rPr>
              <w:t>System Airflow Rate Verification Status</w:t>
            </w:r>
          </w:p>
        </w:tc>
      </w:tr>
      <w:tr w:rsidR="0039646C" w:rsidRPr="00D052CA" w14:paraId="5AA85F38" w14:textId="77777777" w:rsidTr="0039646C">
        <w:tblPrEx>
          <w:tblCellMar>
            <w:top w:w="0" w:type="dxa"/>
            <w:left w:w="108" w:type="dxa"/>
            <w:bottom w:w="0" w:type="dxa"/>
            <w:right w:w="108" w:type="dxa"/>
          </w:tblCellMar>
          <w:tblLook w:val="00A0" w:firstRow="1" w:lastRow="0" w:firstColumn="1" w:lastColumn="0" w:noHBand="0" w:noVBand="0"/>
        </w:tblPrEx>
        <w:trPr>
          <w:cantSplit/>
          <w:trHeight w:val="2816"/>
        </w:trPr>
        <w:tc>
          <w:tcPr>
            <w:tcW w:w="1277" w:type="pct"/>
            <w:gridSpan w:val="3"/>
          </w:tcPr>
          <w:p w14:paraId="6FD313C5" w14:textId="77777777" w:rsidR="0039646C" w:rsidRPr="00D052CA" w:rsidRDefault="0039646C" w:rsidP="0039646C">
            <w:pPr>
              <w:keepNext/>
              <w:rPr>
                <w:rFonts w:ascii="Calibri" w:hAnsi="Calibri"/>
                <w:sz w:val="14"/>
                <w:szCs w:val="14"/>
              </w:rPr>
            </w:pPr>
            <w:r w:rsidRPr="00D052CA">
              <w:rPr>
                <w:rFonts w:ascii="Calibri" w:hAnsi="Calibri"/>
                <w:sz w:val="14"/>
                <w:szCs w:val="14"/>
              </w:rPr>
              <w:t>&lt;&lt;reference value from the "HERS Verification Requirements for Duct Systems" table on the MCH-01 for the "SC System Description of Area Served" value in A02&gt;&gt;</w:t>
            </w:r>
          </w:p>
        </w:tc>
        <w:tc>
          <w:tcPr>
            <w:tcW w:w="1391" w:type="pct"/>
            <w:gridSpan w:val="2"/>
          </w:tcPr>
          <w:p w14:paraId="5267C86F" w14:textId="294ADB2E" w:rsidR="00DA3158" w:rsidRPr="00D052CA" w:rsidRDefault="0039646C" w:rsidP="00DA3158">
            <w:pPr>
              <w:keepNext/>
              <w:rPr>
                <w:rFonts w:ascii="Calibri" w:hAnsi="Calibri"/>
                <w:sz w:val="14"/>
                <w:szCs w:val="14"/>
              </w:rPr>
            </w:pPr>
            <w:r w:rsidRPr="00D052CA">
              <w:rPr>
                <w:rFonts w:ascii="Calibri" w:hAnsi="Calibri"/>
                <w:sz w:val="14"/>
                <w:szCs w:val="14"/>
              </w:rPr>
              <w:t>&lt;</w:t>
            </w:r>
            <w:r w:rsidR="00DA3158" w:rsidRPr="00D052CA">
              <w:rPr>
                <w:rFonts w:ascii="Calibri" w:hAnsi="Calibri"/>
                <w:sz w:val="14"/>
                <w:szCs w:val="14"/>
              </w:rPr>
              <w:t xml:space="preserve">&lt;if the </w:t>
            </w:r>
            <w:r w:rsidR="0063688E" w:rsidRPr="00D052CA">
              <w:rPr>
                <w:rFonts w:ascii="Calibri" w:hAnsi="Calibri"/>
                <w:sz w:val="14"/>
                <w:szCs w:val="14"/>
              </w:rPr>
              <w:t>LMCI</w:t>
            </w:r>
            <w:r w:rsidR="00DA3158" w:rsidRPr="00D052CA">
              <w:rPr>
                <w:rFonts w:ascii="Calibri" w:hAnsi="Calibri"/>
                <w:sz w:val="14"/>
                <w:szCs w:val="14"/>
              </w:rPr>
              <w:t xml:space="preserve">-MCH-01 indicates </w:t>
            </w:r>
            <w:proofErr w:type="gramStart"/>
            <w:r w:rsidR="00DA3158" w:rsidRPr="00D052CA">
              <w:rPr>
                <w:rFonts w:ascii="Calibri" w:hAnsi="Calibri"/>
                <w:sz w:val="14"/>
                <w:szCs w:val="14"/>
              </w:rPr>
              <w:t>a</w:t>
            </w:r>
            <w:proofErr w:type="gramEnd"/>
            <w:r w:rsidR="00DA3158" w:rsidRPr="00D052CA">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0FAA6D39" w14:textId="52632B06" w:rsidR="0039646C" w:rsidRPr="00D052CA" w:rsidRDefault="0039646C" w:rsidP="0039646C">
            <w:pPr>
              <w:keepNext/>
              <w:rPr>
                <w:rFonts w:ascii="Calibri" w:hAnsi="Calibri"/>
                <w:sz w:val="14"/>
                <w:szCs w:val="14"/>
              </w:rPr>
            </w:pPr>
            <w:r w:rsidRPr="00D052CA">
              <w:rPr>
                <w:rFonts w:ascii="Calibri" w:hAnsi="Calibri"/>
                <w:sz w:val="14"/>
                <w:szCs w:val="14"/>
              </w:rPr>
              <w:t xml:space="preserve">  </w:t>
            </w:r>
          </w:p>
          <w:p w14:paraId="6B7858DE" w14:textId="6E6C794D" w:rsidR="000435B9" w:rsidRPr="00D052CA" w:rsidRDefault="00DA3158" w:rsidP="000435B9">
            <w:pPr>
              <w:keepNext/>
              <w:rPr>
                <w:rFonts w:ascii="Calibri" w:hAnsi="Calibri"/>
                <w:sz w:val="14"/>
                <w:szCs w:val="14"/>
              </w:rPr>
            </w:pPr>
            <w:r w:rsidRPr="00D052CA">
              <w:rPr>
                <w:rFonts w:ascii="Calibri" w:hAnsi="Calibri"/>
                <w:sz w:val="14"/>
                <w:szCs w:val="14"/>
              </w:rPr>
              <w:t xml:space="preserve">Else </w:t>
            </w:r>
            <w:r w:rsidR="000435B9" w:rsidRPr="00D052CA">
              <w:rPr>
                <w:rFonts w:ascii="Calibri" w:hAnsi="Calibri"/>
                <w:sz w:val="14"/>
                <w:szCs w:val="14"/>
              </w:rPr>
              <w:t>reference</w:t>
            </w:r>
            <w:r w:rsidRPr="00D052CA">
              <w:rPr>
                <w:rFonts w:ascii="Calibri" w:hAnsi="Calibri"/>
                <w:sz w:val="14"/>
                <w:szCs w:val="14"/>
              </w:rPr>
              <w:t xml:space="preserve"> numeric </w:t>
            </w:r>
            <w:proofErr w:type="spellStart"/>
            <w:r w:rsidRPr="00D052CA">
              <w:rPr>
                <w:rFonts w:ascii="Calibri" w:hAnsi="Calibri"/>
                <w:sz w:val="14"/>
                <w:szCs w:val="14"/>
              </w:rPr>
              <w:t>xxxx</w:t>
            </w:r>
            <w:proofErr w:type="spellEnd"/>
            <w:r w:rsidR="000435B9" w:rsidRPr="00D052CA">
              <w:rPr>
                <w:rFonts w:ascii="Calibri" w:hAnsi="Calibri"/>
                <w:sz w:val="14"/>
                <w:szCs w:val="14"/>
              </w:rPr>
              <w:t xml:space="preserve"> value from applicable MCH-23 field for the indoor unit in E01 according to the following list:</w:t>
            </w:r>
          </w:p>
          <w:p w14:paraId="02F62A93" w14:textId="77777777" w:rsidR="000435B9" w:rsidRPr="00D052CA" w:rsidRDefault="000435B9" w:rsidP="000435B9">
            <w:pPr>
              <w:keepNext/>
              <w:rPr>
                <w:rFonts w:ascii="Calibri" w:hAnsi="Calibri"/>
                <w:sz w:val="14"/>
                <w:szCs w:val="14"/>
              </w:rPr>
            </w:pPr>
            <w:r w:rsidRPr="00D052CA">
              <w:rPr>
                <w:rFonts w:ascii="Calibri" w:hAnsi="Calibri"/>
                <w:sz w:val="14"/>
                <w:szCs w:val="14"/>
              </w:rPr>
              <w:t>MCH-23</w:t>
            </w:r>
            <w:proofErr w:type="gramStart"/>
            <w:r w:rsidRPr="00D052CA">
              <w:rPr>
                <w:rFonts w:ascii="Calibri" w:hAnsi="Calibri"/>
                <w:sz w:val="14"/>
                <w:szCs w:val="14"/>
              </w:rPr>
              <w:t>a  field</w:t>
            </w:r>
            <w:proofErr w:type="gramEnd"/>
            <w:r w:rsidRPr="00D052CA">
              <w:rPr>
                <w:rFonts w:ascii="Calibri" w:hAnsi="Calibri"/>
                <w:sz w:val="14"/>
                <w:szCs w:val="14"/>
              </w:rPr>
              <w:t xml:space="preserve"> D02</w:t>
            </w:r>
          </w:p>
          <w:p w14:paraId="38CBE880" w14:textId="77777777" w:rsidR="000435B9" w:rsidRPr="00D052CA" w:rsidRDefault="000435B9" w:rsidP="000435B9">
            <w:pPr>
              <w:keepNext/>
              <w:rPr>
                <w:rFonts w:ascii="Calibri" w:hAnsi="Calibri"/>
                <w:sz w:val="14"/>
                <w:szCs w:val="14"/>
              </w:rPr>
            </w:pPr>
            <w:r w:rsidRPr="00D052CA">
              <w:rPr>
                <w:rFonts w:ascii="Calibri" w:hAnsi="Calibri"/>
                <w:sz w:val="14"/>
                <w:szCs w:val="14"/>
              </w:rPr>
              <w:t>MCH-23</w:t>
            </w:r>
            <w:proofErr w:type="gramStart"/>
            <w:r w:rsidRPr="00D052CA">
              <w:rPr>
                <w:rFonts w:ascii="Calibri" w:hAnsi="Calibri"/>
                <w:sz w:val="14"/>
                <w:szCs w:val="14"/>
              </w:rPr>
              <w:t>b  field</w:t>
            </w:r>
            <w:proofErr w:type="gramEnd"/>
            <w:r w:rsidRPr="00D052CA">
              <w:rPr>
                <w:rFonts w:ascii="Calibri" w:hAnsi="Calibri"/>
                <w:sz w:val="14"/>
                <w:szCs w:val="14"/>
              </w:rPr>
              <w:t xml:space="preserve"> E03</w:t>
            </w:r>
          </w:p>
          <w:p w14:paraId="01A33898" w14:textId="77777777" w:rsidR="000435B9" w:rsidRPr="00D052CA" w:rsidRDefault="000435B9" w:rsidP="000435B9">
            <w:pPr>
              <w:keepNext/>
              <w:rPr>
                <w:rFonts w:ascii="Calibri" w:hAnsi="Calibri"/>
                <w:sz w:val="14"/>
                <w:szCs w:val="14"/>
              </w:rPr>
            </w:pPr>
            <w:r w:rsidRPr="00D052CA">
              <w:rPr>
                <w:rFonts w:ascii="Calibri" w:hAnsi="Calibri"/>
                <w:sz w:val="14"/>
                <w:szCs w:val="14"/>
              </w:rPr>
              <w:t>MCH-23</w:t>
            </w:r>
            <w:proofErr w:type="gramStart"/>
            <w:r w:rsidRPr="00D052CA">
              <w:rPr>
                <w:rFonts w:ascii="Calibri" w:hAnsi="Calibri"/>
                <w:sz w:val="14"/>
                <w:szCs w:val="14"/>
              </w:rPr>
              <w:t>c  field</w:t>
            </w:r>
            <w:proofErr w:type="gramEnd"/>
            <w:r w:rsidRPr="00D052CA">
              <w:rPr>
                <w:rFonts w:ascii="Calibri" w:hAnsi="Calibri"/>
                <w:sz w:val="14"/>
                <w:szCs w:val="14"/>
              </w:rPr>
              <w:t xml:space="preserve"> E02</w:t>
            </w:r>
          </w:p>
          <w:p w14:paraId="6DBECB46" w14:textId="77777777" w:rsidR="000435B9" w:rsidRPr="00D052CA" w:rsidRDefault="000435B9" w:rsidP="000435B9">
            <w:pPr>
              <w:keepNext/>
              <w:rPr>
                <w:rFonts w:ascii="Calibri" w:hAnsi="Calibri"/>
                <w:sz w:val="14"/>
                <w:szCs w:val="14"/>
              </w:rPr>
            </w:pPr>
            <w:r w:rsidRPr="00D052CA">
              <w:rPr>
                <w:rFonts w:ascii="Calibri" w:hAnsi="Calibri"/>
                <w:sz w:val="14"/>
                <w:szCs w:val="14"/>
              </w:rPr>
              <w:t>(MCH-23d is not applicable)</w:t>
            </w:r>
          </w:p>
          <w:p w14:paraId="4B893524" w14:textId="77777777" w:rsidR="000435B9" w:rsidRPr="00D052CA" w:rsidRDefault="000435B9" w:rsidP="000435B9">
            <w:pPr>
              <w:keepNext/>
              <w:rPr>
                <w:rFonts w:ascii="Calibri" w:hAnsi="Calibri"/>
                <w:sz w:val="14"/>
                <w:szCs w:val="14"/>
              </w:rPr>
            </w:pPr>
            <w:r w:rsidRPr="00D052CA">
              <w:rPr>
                <w:rFonts w:ascii="Calibri" w:hAnsi="Calibri"/>
                <w:sz w:val="14"/>
                <w:szCs w:val="14"/>
              </w:rPr>
              <w:t>MCH-23</w:t>
            </w:r>
            <w:proofErr w:type="gramStart"/>
            <w:r w:rsidRPr="00D052CA">
              <w:rPr>
                <w:rFonts w:ascii="Calibri" w:hAnsi="Calibri"/>
                <w:sz w:val="14"/>
                <w:szCs w:val="14"/>
              </w:rPr>
              <w:t>e  field</w:t>
            </w:r>
            <w:proofErr w:type="gramEnd"/>
            <w:r w:rsidRPr="00D052CA">
              <w:rPr>
                <w:rFonts w:ascii="Calibri" w:hAnsi="Calibri"/>
                <w:sz w:val="14"/>
                <w:szCs w:val="14"/>
              </w:rPr>
              <w:t xml:space="preserve"> D02</w:t>
            </w:r>
          </w:p>
          <w:p w14:paraId="69C87D11" w14:textId="77777777" w:rsidR="000435B9" w:rsidRPr="00D052CA" w:rsidRDefault="000435B9" w:rsidP="000435B9">
            <w:pPr>
              <w:keepNext/>
              <w:rPr>
                <w:rFonts w:ascii="Calibri" w:hAnsi="Calibri"/>
                <w:sz w:val="14"/>
                <w:szCs w:val="14"/>
              </w:rPr>
            </w:pPr>
            <w:r w:rsidRPr="00D052CA">
              <w:rPr>
                <w:rFonts w:ascii="Calibri" w:hAnsi="Calibri"/>
                <w:sz w:val="14"/>
                <w:szCs w:val="14"/>
              </w:rPr>
              <w:t>MCH-23</w:t>
            </w:r>
            <w:proofErr w:type="gramStart"/>
            <w:r w:rsidRPr="00D052CA">
              <w:rPr>
                <w:rFonts w:ascii="Calibri" w:hAnsi="Calibri"/>
                <w:sz w:val="14"/>
                <w:szCs w:val="14"/>
              </w:rPr>
              <w:t>f  field</w:t>
            </w:r>
            <w:proofErr w:type="gramEnd"/>
            <w:r w:rsidRPr="00D052CA">
              <w:rPr>
                <w:rFonts w:ascii="Calibri" w:hAnsi="Calibri"/>
                <w:sz w:val="14"/>
                <w:szCs w:val="14"/>
              </w:rPr>
              <w:t xml:space="preserve"> D02&gt;&gt;</w:t>
            </w:r>
          </w:p>
          <w:p w14:paraId="35C19BBC" w14:textId="6E74E55E" w:rsidR="0039646C" w:rsidRPr="00D052CA" w:rsidRDefault="0039646C" w:rsidP="0039646C">
            <w:pPr>
              <w:keepNext/>
              <w:rPr>
                <w:rFonts w:ascii="Calibri" w:hAnsi="Calibri"/>
                <w:sz w:val="14"/>
                <w:szCs w:val="14"/>
              </w:rPr>
            </w:pPr>
          </w:p>
        </w:tc>
        <w:tc>
          <w:tcPr>
            <w:tcW w:w="2332" w:type="pct"/>
          </w:tcPr>
          <w:p w14:paraId="4583A5D7" w14:textId="5A2040A4" w:rsidR="0039646C" w:rsidRPr="00D052CA" w:rsidRDefault="0039646C" w:rsidP="0039646C">
            <w:pPr>
              <w:keepNext/>
              <w:spacing w:afterLines="60" w:after="144"/>
              <w:rPr>
                <w:rFonts w:ascii="Calibri" w:hAnsi="Calibri"/>
                <w:sz w:val="16"/>
                <w:szCs w:val="16"/>
              </w:rPr>
            </w:pPr>
            <w:r w:rsidRPr="00D052CA">
              <w:rPr>
                <w:rFonts w:ascii="Calibri" w:hAnsi="Calibri"/>
                <w:sz w:val="16"/>
                <w:szCs w:val="16"/>
              </w:rPr>
              <w:t>&lt;&lt;calculat</w:t>
            </w:r>
            <w:r w:rsidR="00BA654C" w:rsidRPr="00D052CA">
              <w:rPr>
                <w:rFonts w:ascii="Calibri" w:hAnsi="Calibri"/>
                <w:sz w:val="16"/>
                <w:szCs w:val="16"/>
              </w:rPr>
              <w:t>e</w:t>
            </w:r>
            <w:r w:rsidRPr="00D052CA">
              <w:rPr>
                <w:rFonts w:ascii="Calibri" w:hAnsi="Calibri"/>
                <w:sz w:val="16"/>
                <w:szCs w:val="16"/>
              </w:rPr>
              <w:t>d field:</w:t>
            </w:r>
          </w:p>
          <w:p w14:paraId="667E14C7" w14:textId="37C74229" w:rsidR="0039646C" w:rsidRPr="00D052CA" w:rsidRDefault="0039646C" w:rsidP="0039646C">
            <w:pPr>
              <w:keepNext/>
              <w:spacing w:afterLines="60" w:after="144"/>
              <w:rPr>
                <w:rFonts w:ascii="Calibri" w:hAnsi="Calibri"/>
                <w:sz w:val="16"/>
                <w:szCs w:val="16"/>
              </w:rPr>
            </w:pPr>
            <w:r w:rsidRPr="00D052CA">
              <w:rPr>
                <w:rFonts w:ascii="Calibri" w:hAnsi="Calibri"/>
                <w:sz w:val="16"/>
                <w:szCs w:val="16"/>
              </w:rPr>
              <w:t xml:space="preserve">if the </w:t>
            </w:r>
            <w:r w:rsidR="0063688E" w:rsidRPr="00D052CA">
              <w:rPr>
                <w:rFonts w:ascii="Calibri" w:hAnsi="Calibri"/>
                <w:sz w:val="16"/>
                <w:szCs w:val="16"/>
              </w:rPr>
              <w:t>LMCI</w:t>
            </w:r>
            <w:r w:rsidRPr="00D052CA">
              <w:rPr>
                <w:rFonts w:ascii="Calibri" w:hAnsi="Calibri"/>
                <w:sz w:val="16"/>
                <w:szCs w:val="16"/>
              </w:rPr>
              <w:t xml:space="preserve">-MCH-01 indicates </w:t>
            </w:r>
            <w:proofErr w:type="gramStart"/>
            <w:r w:rsidRPr="00D052CA">
              <w:rPr>
                <w:rFonts w:ascii="Calibri" w:hAnsi="Calibri"/>
                <w:sz w:val="16"/>
                <w:szCs w:val="16"/>
              </w:rPr>
              <w:t>a</w:t>
            </w:r>
            <w:proofErr w:type="gramEnd"/>
            <w:r w:rsidRPr="00D052CA">
              <w:rPr>
                <w:rFonts w:ascii="Calibri" w:hAnsi="Calibri"/>
                <w:sz w:val="16"/>
                <w:szCs w:val="16"/>
              </w:rPr>
              <w:t xml:space="preserve"> MCH-28 is required for alternate minimum airflow rate compliance, then</w:t>
            </w:r>
          </w:p>
          <w:p w14:paraId="0DEFF0CF" w14:textId="7241FF8D" w:rsidR="0039646C" w:rsidRPr="00D052CA" w:rsidRDefault="0039646C" w:rsidP="0039646C">
            <w:pPr>
              <w:keepNext/>
              <w:spacing w:afterLines="60" w:after="144"/>
              <w:ind w:left="720"/>
              <w:rPr>
                <w:rFonts w:ascii="Calibri" w:hAnsi="Calibri"/>
                <w:sz w:val="16"/>
                <w:szCs w:val="16"/>
              </w:rPr>
            </w:pPr>
            <w:r w:rsidRPr="00D052CA">
              <w:rPr>
                <w:rFonts w:ascii="Calibri" w:hAnsi="Calibri"/>
                <w:sz w:val="16"/>
                <w:szCs w:val="16"/>
              </w:rPr>
              <w:t xml:space="preserve">if the system has a registered </w:t>
            </w:r>
            <w:r w:rsidR="0063688E" w:rsidRPr="00D052CA">
              <w:rPr>
                <w:rFonts w:ascii="Calibri" w:hAnsi="Calibri"/>
                <w:sz w:val="16"/>
                <w:szCs w:val="16"/>
              </w:rPr>
              <w:t>LMCV</w:t>
            </w:r>
            <w:r w:rsidRPr="00D052CA">
              <w:rPr>
                <w:rFonts w:ascii="Calibri" w:hAnsi="Calibri"/>
                <w:sz w:val="16"/>
                <w:szCs w:val="16"/>
              </w:rPr>
              <w:t>-MCH-28 that indicates compliance with Table 150.0-B or C return duct design requirements, then result =</w:t>
            </w:r>
            <w:r w:rsidRPr="00D052CA">
              <w:rPr>
                <w:rFonts w:ascii="Calibri" w:hAnsi="Calibri"/>
                <w:b/>
                <w:sz w:val="16"/>
                <w:szCs w:val="16"/>
              </w:rPr>
              <w:t>system complies using Table 150.0-B or C alternative return duct design criteria</w:t>
            </w:r>
            <w:r w:rsidRPr="00D052CA">
              <w:rPr>
                <w:rFonts w:ascii="Calibri" w:hAnsi="Calibri"/>
                <w:sz w:val="16"/>
                <w:szCs w:val="16"/>
              </w:rPr>
              <w:t>.</w:t>
            </w:r>
          </w:p>
          <w:p w14:paraId="48F5F8DC" w14:textId="68F5AA33" w:rsidR="0039646C" w:rsidRPr="00D052CA" w:rsidRDefault="0039646C" w:rsidP="0039646C">
            <w:pPr>
              <w:keepNext/>
              <w:spacing w:afterLines="60" w:after="144"/>
              <w:ind w:left="720"/>
              <w:rPr>
                <w:rFonts w:ascii="Calibri" w:hAnsi="Calibri"/>
                <w:sz w:val="16"/>
                <w:szCs w:val="16"/>
              </w:rPr>
            </w:pPr>
            <w:r w:rsidRPr="00D052CA">
              <w:rPr>
                <w:rFonts w:ascii="Calibri" w:hAnsi="Calibri"/>
                <w:sz w:val="16"/>
                <w:szCs w:val="16"/>
              </w:rPr>
              <w:t>else result=</w:t>
            </w:r>
            <w:r w:rsidRPr="00D052CA">
              <w:rPr>
                <w:rFonts w:ascii="Calibri" w:hAnsi="Calibri"/>
                <w:b/>
                <w:sz w:val="16"/>
                <w:szCs w:val="16"/>
              </w:rPr>
              <w:t xml:space="preserve">System does not comply.  A registered </w:t>
            </w:r>
            <w:r w:rsidR="0063688E" w:rsidRPr="00D052CA">
              <w:rPr>
                <w:rFonts w:ascii="Calibri" w:hAnsi="Calibri"/>
                <w:b/>
                <w:sz w:val="16"/>
                <w:szCs w:val="16"/>
              </w:rPr>
              <w:t>LMCI</w:t>
            </w:r>
            <w:r w:rsidRPr="00D052CA">
              <w:rPr>
                <w:rFonts w:ascii="Calibri" w:hAnsi="Calibri"/>
                <w:b/>
                <w:sz w:val="16"/>
                <w:szCs w:val="16"/>
              </w:rPr>
              <w:t xml:space="preserve">-MCH-28 is required </w:t>
            </w:r>
            <w:r w:rsidRPr="00D052CA">
              <w:rPr>
                <w:rFonts w:ascii="Calibri" w:hAnsi="Calibri"/>
                <w:sz w:val="16"/>
                <w:szCs w:val="16"/>
              </w:rPr>
              <w:t>(do not allow this MCH-25 to be registered).</w:t>
            </w:r>
          </w:p>
          <w:p w14:paraId="1F58EA96" w14:textId="338F489C" w:rsidR="0039646C" w:rsidRPr="00D052CA" w:rsidRDefault="0039646C" w:rsidP="0039646C">
            <w:pPr>
              <w:keepNext/>
              <w:spacing w:afterLines="60" w:after="144"/>
              <w:rPr>
                <w:rFonts w:ascii="Calibri" w:hAnsi="Calibri"/>
                <w:sz w:val="16"/>
                <w:szCs w:val="16"/>
              </w:rPr>
            </w:pPr>
            <w:r w:rsidRPr="00D052CA">
              <w:rPr>
                <w:rFonts w:ascii="Calibri" w:hAnsi="Calibri"/>
                <w:sz w:val="16"/>
                <w:szCs w:val="16"/>
              </w:rPr>
              <w:t xml:space="preserve">elseif the </w:t>
            </w:r>
            <w:r w:rsidR="0063688E" w:rsidRPr="00D052CA">
              <w:rPr>
                <w:rFonts w:ascii="Calibri" w:hAnsi="Calibri"/>
                <w:sz w:val="16"/>
                <w:szCs w:val="16"/>
              </w:rPr>
              <w:t>LMCI</w:t>
            </w:r>
            <w:r w:rsidRPr="00D052CA">
              <w:rPr>
                <w:rFonts w:ascii="Calibri" w:hAnsi="Calibri"/>
                <w:sz w:val="16"/>
                <w:szCs w:val="16"/>
              </w:rPr>
              <w:t xml:space="preserve">-MCH-01 indicates </w:t>
            </w:r>
            <w:proofErr w:type="gramStart"/>
            <w:r w:rsidRPr="00D052CA">
              <w:rPr>
                <w:rFonts w:ascii="Calibri" w:hAnsi="Calibri"/>
                <w:sz w:val="16"/>
                <w:szCs w:val="16"/>
              </w:rPr>
              <w:t>a</w:t>
            </w:r>
            <w:proofErr w:type="gramEnd"/>
            <w:r w:rsidRPr="00D052CA">
              <w:rPr>
                <w:rFonts w:ascii="Calibri" w:hAnsi="Calibri"/>
                <w:sz w:val="16"/>
                <w:szCs w:val="16"/>
              </w:rPr>
              <w:t xml:space="preserve"> MCH-23 is required for minimum airflow rate compliance, then</w:t>
            </w:r>
          </w:p>
          <w:p w14:paraId="312C4E17" w14:textId="3F0A3808" w:rsidR="0039646C" w:rsidRPr="00D052CA" w:rsidRDefault="0039646C" w:rsidP="0039646C">
            <w:pPr>
              <w:keepNext/>
              <w:spacing w:afterLines="60" w:after="144"/>
              <w:ind w:left="720"/>
              <w:rPr>
                <w:rFonts w:ascii="Calibri" w:hAnsi="Calibri"/>
                <w:sz w:val="16"/>
                <w:szCs w:val="16"/>
              </w:rPr>
            </w:pPr>
            <w:r w:rsidRPr="00D052CA">
              <w:rPr>
                <w:rFonts w:ascii="Calibri" w:hAnsi="Calibri"/>
                <w:sz w:val="16"/>
                <w:szCs w:val="16"/>
              </w:rPr>
              <w:t xml:space="preserve">if this system has a registered </w:t>
            </w:r>
            <w:r w:rsidR="0063688E" w:rsidRPr="00D052CA">
              <w:rPr>
                <w:rFonts w:ascii="Calibri" w:hAnsi="Calibri"/>
                <w:sz w:val="16"/>
                <w:szCs w:val="16"/>
              </w:rPr>
              <w:t>LMCV</w:t>
            </w:r>
            <w:r w:rsidRPr="00D052CA">
              <w:rPr>
                <w:rFonts w:ascii="Calibri" w:hAnsi="Calibri"/>
                <w:sz w:val="16"/>
                <w:szCs w:val="16"/>
              </w:rPr>
              <w:t>-MCH-23a</w:t>
            </w:r>
            <w:r w:rsidR="00BA654C" w:rsidRPr="00D052CA">
              <w:rPr>
                <w:rFonts w:ascii="Calibri" w:hAnsi="Calibri"/>
                <w:sz w:val="16"/>
                <w:szCs w:val="16"/>
              </w:rPr>
              <w:t>,</w:t>
            </w:r>
            <w:r w:rsidRPr="00D052CA">
              <w:rPr>
                <w:rFonts w:ascii="Calibri" w:hAnsi="Calibri"/>
                <w:sz w:val="16"/>
                <w:szCs w:val="16"/>
              </w:rPr>
              <w:t xml:space="preserve"> </w:t>
            </w:r>
            <w:r w:rsidR="0063688E" w:rsidRPr="00D052CA">
              <w:rPr>
                <w:rFonts w:ascii="Calibri" w:hAnsi="Calibri"/>
                <w:sz w:val="16"/>
                <w:szCs w:val="16"/>
              </w:rPr>
              <w:t>LMCV</w:t>
            </w:r>
            <w:r w:rsidRPr="00D052CA">
              <w:rPr>
                <w:rFonts w:ascii="Calibri" w:hAnsi="Calibri"/>
                <w:sz w:val="16"/>
                <w:szCs w:val="16"/>
              </w:rPr>
              <w:t>-MCH-23b</w:t>
            </w:r>
            <w:r w:rsidR="00BA654C" w:rsidRPr="00D052CA">
              <w:rPr>
                <w:rFonts w:ascii="Calibri" w:hAnsi="Calibri"/>
                <w:sz w:val="14"/>
                <w:szCs w:val="14"/>
              </w:rPr>
              <w:t xml:space="preserve">, </w:t>
            </w:r>
            <w:r w:rsidR="0063688E" w:rsidRPr="00D052CA">
              <w:rPr>
                <w:rFonts w:ascii="Calibri" w:hAnsi="Calibri"/>
                <w:sz w:val="14"/>
                <w:szCs w:val="14"/>
              </w:rPr>
              <w:t>LMCI</w:t>
            </w:r>
            <w:r w:rsidR="00BA654C" w:rsidRPr="00D052CA">
              <w:rPr>
                <w:rFonts w:ascii="Calibri" w:hAnsi="Calibri"/>
                <w:sz w:val="14"/>
                <w:szCs w:val="14"/>
              </w:rPr>
              <w:t xml:space="preserve">-MCH-23e or </w:t>
            </w:r>
            <w:r w:rsidR="0063688E" w:rsidRPr="00D052CA">
              <w:rPr>
                <w:rFonts w:ascii="Calibri" w:hAnsi="Calibri"/>
                <w:sz w:val="14"/>
                <w:szCs w:val="14"/>
              </w:rPr>
              <w:t>LMCI</w:t>
            </w:r>
            <w:r w:rsidR="00BA654C" w:rsidRPr="00D052CA">
              <w:rPr>
                <w:rFonts w:ascii="Calibri" w:hAnsi="Calibri"/>
                <w:sz w:val="14"/>
                <w:szCs w:val="14"/>
              </w:rPr>
              <w:t>-MCH-23f</w:t>
            </w:r>
            <w:r w:rsidRPr="00D052CA">
              <w:rPr>
                <w:rFonts w:ascii="Calibri" w:hAnsi="Calibri"/>
                <w:sz w:val="16"/>
                <w:szCs w:val="16"/>
              </w:rPr>
              <w:t xml:space="preserve"> that meets the compliance criterion in E01, then result = </w:t>
            </w:r>
            <w:r w:rsidRPr="00D052CA">
              <w:rPr>
                <w:rFonts w:ascii="Calibri" w:hAnsi="Calibri"/>
                <w:b/>
                <w:sz w:val="16"/>
                <w:szCs w:val="16"/>
              </w:rPr>
              <w:t xml:space="preserve">System complies with minimum airflow rate </w:t>
            </w:r>
            <w:proofErr w:type="gramStart"/>
            <w:r w:rsidRPr="00D052CA">
              <w:rPr>
                <w:rFonts w:ascii="Calibri" w:hAnsi="Calibri"/>
                <w:b/>
                <w:sz w:val="16"/>
                <w:szCs w:val="16"/>
              </w:rPr>
              <w:t>requirements</w:t>
            </w:r>
            <w:r w:rsidRPr="00D052CA">
              <w:rPr>
                <w:rFonts w:ascii="Calibri" w:hAnsi="Calibri"/>
                <w:sz w:val="16"/>
                <w:szCs w:val="16"/>
              </w:rPr>
              <w:t>;</w:t>
            </w:r>
            <w:proofErr w:type="gramEnd"/>
          </w:p>
          <w:p w14:paraId="0BBC9AC8" w14:textId="77777777" w:rsidR="0039646C" w:rsidRPr="00D052CA" w:rsidRDefault="0039646C" w:rsidP="0039646C">
            <w:pPr>
              <w:keepNext/>
              <w:spacing w:afterLines="60" w:after="144"/>
              <w:ind w:left="720"/>
              <w:rPr>
                <w:rFonts w:ascii="Calibri" w:hAnsi="Calibri"/>
                <w:sz w:val="16"/>
                <w:szCs w:val="16"/>
              </w:rPr>
            </w:pPr>
            <w:r w:rsidRPr="00D052CA">
              <w:rPr>
                <w:rFonts w:ascii="Calibri" w:hAnsi="Calibri"/>
                <w:sz w:val="16"/>
                <w:szCs w:val="16"/>
              </w:rPr>
              <w:t>elseif A10=Alteration, then</w:t>
            </w:r>
          </w:p>
          <w:p w14:paraId="5D8A96A3" w14:textId="061453BE" w:rsidR="0039646C" w:rsidRPr="00D052CA" w:rsidRDefault="0039646C" w:rsidP="0039646C">
            <w:pPr>
              <w:keepNext/>
              <w:spacing w:afterLines="60" w:after="144"/>
              <w:ind w:left="1440"/>
              <w:rPr>
                <w:rFonts w:ascii="Calibri" w:hAnsi="Calibri"/>
                <w:sz w:val="16"/>
                <w:szCs w:val="16"/>
              </w:rPr>
            </w:pPr>
            <w:r w:rsidRPr="00D052CA">
              <w:rPr>
                <w:rFonts w:ascii="Calibri" w:hAnsi="Calibri"/>
                <w:sz w:val="16"/>
                <w:szCs w:val="16"/>
              </w:rPr>
              <w:t xml:space="preserve">if the system complies with the alternative airflow compliance method on a registered </w:t>
            </w:r>
            <w:r w:rsidR="0063688E" w:rsidRPr="00D052CA">
              <w:rPr>
                <w:rFonts w:ascii="Calibri" w:hAnsi="Calibri"/>
                <w:sz w:val="16"/>
                <w:szCs w:val="16"/>
              </w:rPr>
              <w:t>LMCV</w:t>
            </w:r>
            <w:r w:rsidRPr="00D052CA">
              <w:rPr>
                <w:rFonts w:ascii="Calibri" w:hAnsi="Calibri"/>
                <w:sz w:val="16"/>
                <w:szCs w:val="16"/>
              </w:rPr>
              <w:t>-MCH23</w:t>
            </w:r>
            <w:proofErr w:type="gramStart"/>
            <w:r w:rsidRPr="00D052CA">
              <w:rPr>
                <w:rFonts w:ascii="Calibri" w:hAnsi="Calibri"/>
                <w:sz w:val="16"/>
                <w:szCs w:val="16"/>
              </w:rPr>
              <w:t>c;  then</w:t>
            </w:r>
            <w:proofErr w:type="gramEnd"/>
            <w:r w:rsidRPr="00D052CA">
              <w:rPr>
                <w:rFonts w:ascii="Calibri" w:hAnsi="Calibri"/>
                <w:sz w:val="16"/>
                <w:szCs w:val="16"/>
              </w:rPr>
              <w:t xml:space="preserve"> result =</w:t>
            </w:r>
            <w:r w:rsidRPr="00D052CA">
              <w:rPr>
                <w:rFonts w:ascii="Calibri" w:hAnsi="Calibri"/>
                <w:b/>
                <w:sz w:val="16"/>
                <w:szCs w:val="16"/>
              </w:rPr>
              <w:t>system complies using the alternative remedial actions specified in RA3.3.3.1.5</w:t>
            </w:r>
            <w:r w:rsidRPr="00D052CA">
              <w:rPr>
                <w:rFonts w:ascii="Calibri" w:hAnsi="Calibri"/>
                <w:sz w:val="16"/>
                <w:szCs w:val="16"/>
              </w:rPr>
              <w:t>.</w:t>
            </w:r>
            <w:r w:rsidRPr="00D052CA">
              <w:rPr>
                <w:rFonts w:asciiTheme="minorHAnsi" w:hAnsiTheme="minorHAnsi"/>
                <w:sz w:val="16"/>
                <w:szCs w:val="16"/>
              </w:rPr>
              <w:t xml:space="preserve"> </w:t>
            </w:r>
            <w:r w:rsidRPr="00D052CA">
              <w:rPr>
                <w:rFonts w:asciiTheme="minorHAnsi" w:hAnsiTheme="minorHAnsi"/>
                <w:b/>
                <w:sz w:val="16"/>
                <w:szCs w:val="16"/>
              </w:rPr>
              <w:t>This System does not qualify for Group Sampling.</w:t>
            </w:r>
          </w:p>
          <w:p w14:paraId="0D10DAD9" w14:textId="54DD426A" w:rsidR="0039646C" w:rsidRPr="00D052CA" w:rsidRDefault="0039646C">
            <w:pPr>
              <w:keepNext/>
              <w:spacing w:afterLines="60" w:after="144"/>
              <w:ind w:left="720"/>
              <w:rPr>
                <w:rFonts w:ascii="Calibri" w:hAnsi="Calibri"/>
                <w:sz w:val="16"/>
                <w:szCs w:val="16"/>
              </w:rPr>
            </w:pPr>
            <w:r w:rsidRPr="00D052CA">
              <w:rPr>
                <w:rFonts w:ascii="Calibri" w:hAnsi="Calibri"/>
                <w:sz w:val="16"/>
                <w:szCs w:val="16"/>
              </w:rPr>
              <w:t>else result=</w:t>
            </w:r>
            <w:r w:rsidRPr="00D052CA">
              <w:rPr>
                <w:rFonts w:ascii="Calibri" w:hAnsi="Calibri"/>
                <w:b/>
                <w:sz w:val="16"/>
                <w:szCs w:val="16"/>
              </w:rPr>
              <w:t xml:space="preserve">System does not comply. A registered </w:t>
            </w:r>
            <w:r w:rsidR="0063688E" w:rsidRPr="00D052CA">
              <w:rPr>
                <w:rFonts w:ascii="Calibri" w:hAnsi="Calibri"/>
                <w:b/>
                <w:sz w:val="16"/>
                <w:szCs w:val="16"/>
              </w:rPr>
              <w:t>LMCV</w:t>
            </w:r>
            <w:r w:rsidRPr="00D052CA">
              <w:rPr>
                <w:rFonts w:ascii="Calibri" w:hAnsi="Calibri"/>
                <w:b/>
                <w:sz w:val="16"/>
                <w:szCs w:val="16"/>
              </w:rPr>
              <w:t xml:space="preserve">-MCH-23 for this system is </w:t>
            </w:r>
            <w:proofErr w:type="gramStart"/>
            <w:r w:rsidRPr="00D052CA">
              <w:rPr>
                <w:rFonts w:ascii="Calibri" w:hAnsi="Calibri"/>
                <w:b/>
                <w:sz w:val="16"/>
                <w:szCs w:val="16"/>
              </w:rPr>
              <w:t xml:space="preserve">required </w:t>
            </w:r>
            <w:r w:rsidRPr="00D052CA">
              <w:rPr>
                <w:rFonts w:ascii="Calibri" w:hAnsi="Calibri"/>
                <w:sz w:val="16"/>
                <w:szCs w:val="16"/>
              </w:rPr>
              <w:t>.</w:t>
            </w:r>
            <w:proofErr w:type="gramEnd"/>
            <w:r w:rsidRPr="00D052CA">
              <w:rPr>
                <w:rFonts w:ascii="Calibri" w:hAnsi="Calibri"/>
                <w:sz w:val="16"/>
                <w:szCs w:val="16"/>
              </w:rPr>
              <w:t xml:space="preserve"> (</w:t>
            </w:r>
            <w:proofErr w:type="gramStart"/>
            <w:r w:rsidRPr="00D052CA">
              <w:rPr>
                <w:rFonts w:ascii="Calibri" w:hAnsi="Calibri"/>
                <w:sz w:val="16"/>
                <w:szCs w:val="16"/>
              </w:rPr>
              <w:t>do</w:t>
            </w:r>
            <w:proofErr w:type="gramEnd"/>
            <w:r w:rsidRPr="00D052CA">
              <w:rPr>
                <w:rFonts w:ascii="Calibri" w:hAnsi="Calibri"/>
                <w:sz w:val="16"/>
                <w:szCs w:val="16"/>
              </w:rPr>
              <w:t xml:space="preserve"> not allow this MCH-25 to be registered)&gt;&gt;</w:t>
            </w:r>
          </w:p>
        </w:tc>
      </w:tr>
      <w:tr w:rsidR="0039646C" w:rsidRPr="00D052CA" w14:paraId="6AFC5F95" w14:textId="77777777" w:rsidTr="0039646C">
        <w:tblPrEx>
          <w:tblCellMar>
            <w:top w:w="0" w:type="dxa"/>
            <w:left w:w="108" w:type="dxa"/>
            <w:bottom w:w="0" w:type="dxa"/>
            <w:right w:w="108" w:type="dxa"/>
          </w:tblCellMar>
          <w:tblLook w:val="00A0" w:firstRow="1" w:lastRow="0" w:firstColumn="1" w:lastColumn="0" w:noHBand="0" w:noVBand="0"/>
        </w:tblPrEx>
        <w:trPr>
          <w:cantSplit/>
          <w:trHeight w:val="188"/>
        </w:trPr>
        <w:tc>
          <w:tcPr>
            <w:tcW w:w="1277" w:type="pct"/>
            <w:gridSpan w:val="3"/>
          </w:tcPr>
          <w:p w14:paraId="0859BD84" w14:textId="77777777" w:rsidR="0039646C" w:rsidRPr="00D052CA" w:rsidRDefault="0039646C" w:rsidP="0039646C">
            <w:pPr>
              <w:keepNext/>
              <w:rPr>
                <w:rFonts w:ascii="Calibri" w:hAnsi="Calibri"/>
                <w:sz w:val="16"/>
                <w:szCs w:val="16"/>
              </w:rPr>
            </w:pPr>
          </w:p>
        </w:tc>
        <w:tc>
          <w:tcPr>
            <w:tcW w:w="1391" w:type="pct"/>
            <w:gridSpan w:val="2"/>
          </w:tcPr>
          <w:p w14:paraId="75C82014" w14:textId="77777777" w:rsidR="0039646C" w:rsidRPr="00D052CA" w:rsidRDefault="0039646C" w:rsidP="0039646C">
            <w:pPr>
              <w:keepNext/>
              <w:rPr>
                <w:rFonts w:ascii="Calibri" w:hAnsi="Calibri"/>
                <w:sz w:val="16"/>
                <w:szCs w:val="16"/>
              </w:rPr>
            </w:pPr>
          </w:p>
        </w:tc>
        <w:tc>
          <w:tcPr>
            <w:tcW w:w="2332" w:type="pct"/>
          </w:tcPr>
          <w:p w14:paraId="1983A923" w14:textId="77777777" w:rsidR="0039646C" w:rsidRPr="00D052CA" w:rsidRDefault="0039646C" w:rsidP="0039646C">
            <w:pPr>
              <w:keepNext/>
              <w:rPr>
                <w:rFonts w:ascii="Calibri" w:hAnsi="Calibri"/>
                <w:sz w:val="16"/>
                <w:szCs w:val="16"/>
              </w:rPr>
            </w:pPr>
          </w:p>
        </w:tc>
      </w:tr>
      <w:tr w:rsidR="0039646C" w:rsidRPr="00D052CA" w14:paraId="2C050E16" w14:textId="77777777" w:rsidTr="0039646C">
        <w:tblPrEx>
          <w:tblCellMar>
            <w:top w:w="0" w:type="dxa"/>
            <w:left w:w="108" w:type="dxa"/>
            <w:bottom w:w="0" w:type="dxa"/>
            <w:right w:w="108" w:type="dxa"/>
          </w:tblCellMar>
        </w:tblPrEx>
        <w:trPr>
          <w:trHeight w:val="360"/>
        </w:trPr>
        <w:tc>
          <w:tcPr>
            <w:tcW w:w="212" w:type="pct"/>
            <w:gridSpan w:val="2"/>
            <w:vAlign w:val="center"/>
          </w:tcPr>
          <w:p w14:paraId="6EEBB5FC" w14:textId="77777777" w:rsidR="0039646C" w:rsidRPr="00D052CA" w:rsidRDefault="0039646C" w:rsidP="0039646C">
            <w:pPr>
              <w:keepNext/>
              <w:jc w:val="center"/>
              <w:rPr>
                <w:rFonts w:ascii="Calibri" w:hAnsi="Calibri"/>
              </w:rPr>
            </w:pPr>
            <w:r w:rsidRPr="00D052CA">
              <w:rPr>
                <w:rFonts w:ascii="Calibri" w:hAnsi="Calibri"/>
              </w:rPr>
              <w:t>04</w:t>
            </w:r>
          </w:p>
        </w:tc>
        <w:tc>
          <w:tcPr>
            <w:tcW w:w="4788" w:type="pct"/>
            <w:gridSpan w:val="4"/>
          </w:tcPr>
          <w:p w14:paraId="63B18340" w14:textId="740A4D4D" w:rsidR="0039646C" w:rsidRPr="00D052CA" w:rsidRDefault="0039646C" w:rsidP="0039646C">
            <w:pPr>
              <w:keepNext/>
              <w:rPr>
                <w:rFonts w:ascii="Calibri" w:hAnsi="Calibri"/>
                <w:sz w:val="18"/>
                <w:szCs w:val="18"/>
              </w:rPr>
            </w:pPr>
            <w:r w:rsidRPr="00D052CA">
              <w:rPr>
                <w:rFonts w:ascii="Calibri" w:hAnsi="Calibri"/>
                <w:sz w:val="18"/>
                <w:szCs w:val="18"/>
              </w:rPr>
              <w:t xml:space="preserve">Compliance Statement: &lt;&lt; If all indoor units listed in E01 indicate a compliant result in E03, then text result= "SC system complies with Minimum System Airflow Rate Verification"; else text result= "SC system does not comply </w:t>
            </w:r>
            <w:proofErr w:type="gramStart"/>
            <w:r w:rsidRPr="00D052CA">
              <w:rPr>
                <w:rFonts w:ascii="Calibri" w:hAnsi="Calibri"/>
                <w:sz w:val="18"/>
                <w:szCs w:val="18"/>
              </w:rPr>
              <w:t>with  Minimum</w:t>
            </w:r>
            <w:proofErr w:type="gramEnd"/>
            <w:r w:rsidRPr="00D052CA">
              <w:rPr>
                <w:rFonts w:ascii="Calibri" w:hAnsi="Calibri"/>
                <w:sz w:val="18"/>
                <w:szCs w:val="18"/>
              </w:rPr>
              <w:t xml:space="preserve"> System Airflow Rate Verification", and do not allow this MCH-25 to be registered</w:t>
            </w:r>
            <w:r w:rsidR="00877DCA" w:rsidRPr="00D052CA">
              <w:rPr>
                <w:rFonts w:ascii="Calibri" w:hAnsi="Calibri"/>
                <w:sz w:val="18"/>
                <w:szCs w:val="18"/>
              </w:rPr>
              <w:t>&gt;&gt;</w:t>
            </w:r>
          </w:p>
        </w:tc>
      </w:tr>
      <w:tr w:rsidR="0039646C" w:rsidRPr="00D052CA" w14:paraId="0EEAF930" w14:textId="77777777" w:rsidTr="0039646C">
        <w:tblPrEx>
          <w:tblCellMar>
            <w:top w:w="0" w:type="dxa"/>
            <w:left w:w="108" w:type="dxa"/>
            <w:bottom w:w="0" w:type="dxa"/>
            <w:right w:w="108" w:type="dxa"/>
          </w:tblCellMar>
          <w:tblLook w:val="00A0" w:firstRow="1" w:lastRow="0" w:firstColumn="1" w:lastColumn="0" w:noHBand="0" w:noVBand="0"/>
        </w:tblPrEx>
        <w:trPr>
          <w:cantSplit/>
        </w:trPr>
        <w:tc>
          <w:tcPr>
            <w:tcW w:w="5000" w:type="pct"/>
            <w:gridSpan w:val="6"/>
          </w:tcPr>
          <w:p w14:paraId="58FA21AE" w14:textId="77777777" w:rsidR="0039646C" w:rsidRPr="00D052CA" w:rsidRDefault="0039646C" w:rsidP="0039646C">
            <w:pPr>
              <w:rPr>
                <w:rFonts w:ascii="Calibri" w:hAnsi="Calibri"/>
                <w:sz w:val="18"/>
                <w:szCs w:val="18"/>
              </w:rPr>
            </w:pPr>
            <w:r w:rsidRPr="00D052CA">
              <w:rPr>
                <w:rFonts w:ascii="Calibri" w:hAnsi="Calibri"/>
                <w:sz w:val="18"/>
                <w:szCs w:val="18"/>
              </w:rPr>
              <w:t>Notes:</w:t>
            </w:r>
          </w:p>
        </w:tc>
      </w:tr>
      <w:tr w:rsidR="00C063EB" w:rsidRPr="00D052CA" w14:paraId="7EB3F6CB" w14:textId="77777777" w:rsidTr="0039646C">
        <w:trPr>
          <w:gridBefore w:val="1"/>
          <w:wBefore w:w="8" w:type="pct"/>
          <w:trHeight w:val="233"/>
        </w:trPr>
        <w:tc>
          <w:tcPr>
            <w:tcW w:w="4992" w:type="pct"/>
            <w:gridSpan w:val="5"/>
          </w:tcPr>
          <w:p w14:paraId="7EB3F6C9" w14:textId="11242458" w:rsidR="00C063EB" w:rsidRPr="00D052CA" w:rsidRDefault="00C063EB" w:rsidP="003F6B16">
            <w:pPr>
              <w:keepNext/>
              <w:rPr>
                <w:rFonts w:asciiTheme="minorHAnsi" w:hAnsiTheme="minorHAnsi"/>
                <w:b/>
                <w:sz w:val="18"/>
                <w:szCs w:val="18"/>
              </w:rPr>
            </w:pPr>
            <w:r w:rsidRPr="00D052CA">
              <w:rPr>
                <w:rFonts w:asciiTheme="minorHAnsi" w:hAnsiTheme="minorHAnsi"/>
                <w:b/>
                <w:szCs w:val="18"/>
              </w:rPr>
              <w:lastRenderedPageBreak/>
              <w:t>E. Minimum System Airflow Rate Verification</w:t>
            </w:r>
          </w:p>
          <w:p w14:paraId="7EB3F6CA" w14:textId="0C4D0C88" w:rsidR="00C063EB" w:rsidRPr="00D052CA" w:rsidRDefault="003771D4" w:rsidP="003F6B16">
            <w:pPr>
              <w:keepNext/>
              <w:rPr>
                <w:rFonts w:asciiTheme="minorHAnsi" w:hAnsiTheme="minorHAnsi"/>
                <w:sz w:val="18"/>
                <w:szCs w:val="18"/>
              </w:rPr>
            </w:pPr>
            <w:r w:rsidRPr="00D052CA">
              <w:rPr>
                <w:rFonts w:ascii="Calibri" w:hAnsi="Calibri"/>
                <w:sz w:val="18"/>
                <w:szCs w:val="18"/>
              </w:rPr>
              <w:t>&lt;&lt;Static Text - see the top&gt;&gt;</w:t>
            </w:r>
          </w:p>
        </w:tc>
      </w:tr>
      <w:tr w:rsidR="00C063EB" w:rsidRPr="00D052CA" w14:paraId="7EB3F6D0" w14:textId="77777777" w:rsidTr="0039646C">
        <w:trPr>
          <w:gridBefore w:val="1"/>
          <w:wBefore w:w="8" w:type="pct"/>
          <w:trHeight w:val="233"/>
        </w:trPr>
        <w:tc>
          <w:tcPr>
            <w:tcW w:w="205" w:type="pct"/>
            <w:vAlign w:val="center"/>
          </w:tcPr>
          <w:p w14:paraId="7EB3F6CC" w14:textId="77777777" w:rsidR="00C063EB" w:rsidRPr="00D052CA" w:rsidRDefault="00C063EB" w:rsidP="003F6B16">
            <w:pPr>
              <w:pStyle w:val="IndexHeading"/>
              <w:keepNext/>
              <w:ind w:left="-115"/>
              <w:jc w:val="center"/>
              <w:rPr>
                <w:rFonts w:asciiTheme="minorHAnsi" w:hAnsiTheme="minorHAnsi"/>
                <w:b w:val="0"/>
                <w:bCs/>
                <w:sz w:val="18"/>
                <w:szCs w:val="18"/>
              </w:rPr>
            </w:pPr>
            <w:r w:rsidRPr="00D052CA">
              <w:rPr>
                <w:rFonts w:asciiTheme="minorHAnsi" w:hAnsiTheme="minorHAnsi"/>
                <w:b w:val="0"/>
                <w:bCs/>
                <w:sz w:val="18"/>
                <w:szCs w:val="18"/>
              </w:rPr>
              <w:t>01</w:t>
            </w:r>
          </w:p>
        </w:tc>
        <w:tc>
          <w:tcPr>
            <w:tcW w:w="2291" w:type="pct"/>
            <w:gridSpan w:val="2"/>
            <w:tcMar>
              <w:left w:w="115" w:type="dxa"/>
              <w:right w:w="101" w:type="dxa"/>
            </w:tcMar>
            <w:vAlign w:val="center"/>
          </w:tcPr>
          <w:p w14:paraId="7EB3F6CD" w14:textId="07068515" w:rsidR="00C063EB" w:rsidRPr="00D052CA" w:rsidRDefault="005C35FD" w:rsidP="003F6B16">
            <w:pPr>
              <w:keepNext/>
              <w:rPr>
                <w:rFonts w:asciiTheme="minorHAnsi" w:hAnsiTheme="minorHAnsi"/>
                <w:sz w:val="18"/>
                <w:szCs w:val="18"/>
              </w:rPr>
            </w:pPr>
            <w:r w:rsidRPr="00D052CA">
              <w:rPr>
                <w:rFonts w:asciiTheme="minorHAnsi" w:hAnsiTheme="minorHAnsi"/>
                <w:sz w:val="18"/>
                <w:szCs w:val="18"/>
              </w:rPr>
              <w:t>Minimum Required System Airflow Rate (cfm)</w:t>
            </w:r>
          </w:p>
        </w:tc>
        <w:tc>
          <w:tcPr>
            <w:tcW w:w="2496" w:type="pct"/>
            <w:gridSpan w:val="2"/>
            <w:tcMar>
              <w:left w:w="115" w:type="dxa"/>
              <w:right w:w="101" w:type="dxa"/>
            </w:tcMar>
            <w:vAlign w:val="center"/>
          </w:tcPr>
          <w:p w14:paraId="7EB3F6CE" w14:textId="02E68471" w:rsidR="00C063EB" w:rsidRPr="00D052CA" w:rsidRDefault="005C35FD" w:rsidP="003F6B16">
            <w:pPr>
              <w:keepNext/>
              <w:rPr>
                <w:rFonts w:asciiTheme="minorHAnsi" w:hAnsiTheme="minorHAnsi"/>
                <w:sz w:val="18"/>
                <w:szCs w:val="18"/>
              </w:rPr>
            </w:pPr>
            <w:r w:rsidRPr="00D052CA">
              <w:rPr>
                <w:rFonts w:asciiTheme="minorHAnsi" w:hAnsiTheme="minorHAnsi"/>
                <w:sz w:val="18"/>
                <w:szCs w:val="18"/>
              </w:rPr>
              <w:t xml:space="preserve">&lt;auto filled text: referenced from </w:t>
            </w:r>
            <w:r w:rsidR="0063688E" w:rsidRPr="00D052CA">
              <w:rPr>
                <w:rFonts w:asciiTheme="minorHAnsi" w:hAnsiTheme="minorHAnsi"/>
                <w:sz w:val="18"/>
                <w:szCs w:val="18"/>
              </w:rPr>
              <w:t>LMCI</w:t>
            </w:r>
            <w:r w:rsidRPr="00D052CA">
              <w:rPr>
                <w:rFonts w:asciiTheme="minorHAnsi" w:hAnsiTheme="minorHAnsi"/>
                <w:sz w:val="18"/>
                <w:szCs w:val="18"/>
              </w:rPr>
              <w:t xml:space="preserve">.  Possible entries: </w:t>
            </w:r>
          </w:p>
          <w:p w14:paraId="7EB3F6CF" w14:textId="77777777" w:rsidR="00C063EB" w:rsidRPr="00D052CA" w:rsidRDefault="005C35FD" w:rsidP="003F6B16">
            <w:pPr>
              <w:keepNext/>
              <w:rPr>
                <w:rFonts w:asciiTheme="minorHAnsi" w:hAnsiTheme="minorHAnsi"/>
                <w:sz w:val="18"/>
                <w:szCs w:val="18"/>
              </w:rPr>
            </w:pPr>
            <w:r w:rsidRPr="00D052CA">
              <w:rPr>
                <w:rFonts w:asciiTheme="minorHAnsi" w:hAnsiTheme="minorHAnsi"/>
                <w:sz w:val="18"/>
                <w:szCs w:val="18"/>
              </w:rPr>
              <w:t>A05*350 or A05*300&gt;&gt;</w:t>
            </w:r>
          </w:p>
        </w:tc>
      </w:tr>
      <w:tr w:rsidR="00C063EB" w:rsidRPr="00D052CA" w14:paraId="7EB3F6DD" w14:textId="77777777" w:rsidTr="0039646C">
        <w:tblPrEx>
          <w:tblCellMar>
            <w:left w:w="115" w:type="dxa"/>
            <w:right w:w="115" w:type="dxa"/>
          </w:tblCellMar>
        </w:tblPrEx>
        <w:trPr>
          <w:gridBefore w:val="1"/>
          <w:wBefore w:w="8" w:type="pct"/>
          <w:trHeight w:val="233"/>
        </w:trPr>
        <w:tc>
          <w:tcPr>
            <w:tcW w:w="205" w:type="pct"/>
            <w:vAlign w:val="center"/>
          </w:tcPr>
          <w:p w14:paraId="7EB3F6D1" w14:textId="77777777" w:rsidR="00C063EB" w:rsidRPr="00D052CA" w:rsidRDefault="00C063EB" w:rsidP="003E696D">
            <w:pPr>
              <w:keepNext/>
              <w:ind w:left="-187"/>
              <w:jc w:val="center"/>
              <w:rPr>
                <w:rFonts w:asciiTheme="minorHAnsi" w:hAnsiTheme="minorHAnsi"/>
                <w:sz w:val="18"/>
                <w:szCs w:val="18"/>
              </w:rPr>
            </w:pPr>
            <w:r w:rsidRPr="00D052CA">
              <w:rPr>
                <w:rFonts w:asciiTheme="minorHAnsi" w:hAnsiTheme="minorHAnsi"/>
                <w:sz w:val="18"/>
                <w:szCs w:val="18"/>
              </w:rPr>
              <w:t>02</w:t>
            </w:r>
          </w:p>
        </w:tc>
        <w:tc>
          <w:tcPr>
            <w:tcW w:w="2291" w:type="pct"/>
            <w:gridSpan w:val="2"/>
            <w:vAlign w:val="center"/>
          </w:tcPr>
          <w:p w14:paraId="7EB3F6D2" w14:textId="53A89710" w:rsidR="00C063EB" w:rsidRPr="00D052CA" w:rsidRDefault="005C35FD" w:rsidP="003E696D">
            <w:pPr>
              <w:keepNext/>
              <w:rPr>
                <w:rFonts w:asciiTheme="minorHAnsi" w:hAnsiTheme="minorHAnsi"/>
                <w:sz w:val="18"/>
                <w:szCs w:val="18"/>
              </w:rPr>
            </w:pPr>
            <w:r w:rsidRPr="00D052CA">
              <w:rPr>
                <w:rFonts w:asciiTheme="minorHAnsi" w:hAnsiTheme="minorHAnsi"/>
                <w:sz w:val="18"/>
                <w:szCs w:val="18"/>
              </w:rPr>
              <w:t>System Airflow Rate Verification Status</w:t>
            </w:r>
          </w:p>
        </w:tc>
        <w:tc>
          <w:tcPr>
            <w:tcW w:w="2496" w:type="pct"/>
            <w:gridSpan w:val="2"/>
          </w:tcPr>
          <w:p w14:paraId="7EB3F6D3" w14:textId="77777777" w:rsidR="008B50A2" w:rsidRPr="00D052CA" w:rsidRDefault="008B50A2">
            <w:pPr>
              <w:keepNext/>
              <w:spacing w:afterLines="60" w:after="144"/>
              <w:rPr>
                <w:rFonts w:ascii="Calibri" w:hAnsi="Calibri"/>
                <w:sz w:val="18"/>
                <w:szCs w:val="18"/>
              </w:rPr>
            </w:pPr>
            <w:r w:rsidRPr="00D052CA">
              <w:rPr>
                <w:rFonts w:ascii="Calibri" w:hAnsi="Calibri"/>
                <w:sz w:val="18"/>
                <w:szCs w:val="18"/>
              </w:rPr>
              <w:t>&lt;&lt;</w:t>
            </w:r>
            <w:proofErr w:type="spellStart"/>
            <w:r w:rsidRPr="00D052CA">
              <w:rPr>
                <w:rFonts w:ascii="Calibri" w:hAnsi="Calibri"/>
                <w:sz w:val="18"/>
                <w:szCs w:val="18"/>
              </w:rPr>
              <w:t>calculatd</w:t>
            </w:r>
            <w:proofErr w:type="spellEnd"/>
            <w:r w:rsidRPr="00D052CA">
              <w:rPr>
                <w:rFonts w:ascii="Calibri" w:hAnsi="Calibri"/>
                <w:sz w:val="18"/>
                <w:szCs w:val="18"/>
              </w:rPr>
              <w:t xml:space="preserve"> field:</w:t>
            </w:r>
          </w:p>
          <w:p w14:paraId="7EB3F6D4" w14:textId="60739E05" w:rsidR="000B12F4" w:rsidRPr="00D052CA" w:rsidRDefault="008B50A2">
            <w:pPr>
              <w:keepNext/>
              <w:spacing w:afterLines="60" w:after="144"/>
              <w:rPr>
                <w:rFonts w:ascii="Calibri" w:hAnsi="Calibri"/>
                <w:sz w:val="18"/>
                <w:szCs w:val="18"/>
              </w:rPr>
            </w:pPr>
            <w:r w:rsidRPr="00D052CA">
              <w:rPr>
                <w:rFonts w:ascii="Calibri" w:hAnsi="Calibri"/>
                <w:sz w:val="18"/>
                <w:szCs w:val="18"/>
              </w:rPr>
              <w:t xml:space="preserve">if the </w:t>
            </w:r>
            <w:r w:rsidR="0063688E" w:rsidRPr="00D052CA">
              <w:rPr>
                <w:rFonts w:ascii="Calibri" w:hAnsi="Calibri"/>
                <w:sz w:val="18"/>
                <w:szCs w:val="18"/>
              </w:rPr>
              <w:t>LMCI</w:t>
            </w:r>
            <w:r w:rsidRPr="00D052CA">
              <w:rPr>
                <w:rFonts w:ascii="Calibri" w:hAnsi="Calibri"/>
                <w:sz w:val="18"/>
                <w:szCs w:val="18"/>
              </w:rPr>
              <w:t xml:space="preserve">-MCH-01 indicates </w:t>
            </w:r>
            <w:proofErr w:type="gramStart"/>
            <w:r w:rsidRPr="00D052CA">
              <w:rPr>
                <w:rFonts w:ascii="Calibri" w:hAnsi="Calibri"/>
                <w:sz w:val="18"/>
                <w:szCs w:val="18"/>
              </w:rPr>
              <w:t>a</w:t>
            </w:r>
            <w:proofErr w:type="gramEnd"/>
            <w:r w:rsidRPr="00D052CA">
              <w:rPr>
                <w:rFonts w:ascii="Calibri" w:hAnsi="Calibri"/>
                <w:sz w:val="18"/>
                <w:szCs w:val="18"/>
              </w:rPr>
              <w:t xml:space="preserve"> MCH-28 is required for alternate minimum airflow rate compliance, then</w:t>
            </w:r>
          </w:p>
          <w:p w14:paraId="7EB3F6D5" w14:textId="4E81FDC9" w:rsidR="000B12F4" w:rsidRPr="00D052CA" w:rsidRDefault="008B50A2">
            <w:pPr>
              <w:keepNext/>
              <w:spacing w:afterLines="60" w:after="144"/>
              <w:ind w:left="720"/>
              <w:rPr>
                <w:rFonts w:ascii="Calibri" w:hAnsi="Calibri"/>
                <w:sz w:val="18"/>
                <w:szCs w:val="18"/>
              </w:rPr>
            </w:pPr>
            <w:r w:rsidRPr="00D052CA">
              <w:rPr>
                <w:rFonts w:ascii="Calibri" w:hAnsi="Calibri"/>
                <w:sz w:val="18"/>
                <w:szCs w:val="18"/>
              </w:rPr>
              <w:t xml:space="preserve">if the system has a registered </w:t>
            </w:r>
            <w:r w:rsidR="0063688E" w:rsidRPr="00D052CA">
              <w:rPr>
                <w:rFonts w:ascii="Calibri" w:hAnsi="Calibri"/>
                <w:sz w:val="18"/>
                <w:szCs w:val="18"/>
              </w:rPr>
              <w:t>LMCV</w:t>
            </w:r>
            <w:r w:rsidRPr="00D052CA">
              <w:rPr>
                <w:rFonts w:ascii="Calibri" w:hAnsi="Calibri"/>
                <w:sz w:val="18"/>
                <w:szCs w:val="18"/>
              </w:rPr>
              <w:t>-MCH-28 that indicates compliance with Table 150.0-</w:t>
            </w:r>
            <w:r w:rsidR="00C339A2" w:rsidRPr="00D052CA">
              <w:rPr>
                <w:rFonts w:ascii="Calibri" w:hAnsi="Calibri"/>
                <w:sz w:val="18"/>
                <w:szCs w:val="18"/>
              </w:rPr>
              <w:t>B</w:t>
            </w:r>
            <w:r w:rsidRPr="00D052CA">
              <w:rPr>
                <w:rFonts w:ascii="Calibri" w:hAnsi="Calibri"/>
                <w:sz w:val="18"/>
                <w:szCs w:val="18"/>
              </w:rPr>
              <w:t xml:space="preserve"> or </w:t>
            </w:r>
            <w:r w:rsidR="00C339A2" w:rsidRPr="00D052CA">
              <w:rPr>
                <w:rFonts w:ascii="Calibri" w:hAnsi="Calibri"/>
                <w:sz w:val="18"/>
                <w:szCs w:val="18"/>
              </w:rPr>
              <w:t>C</w:t>
            </w:r>
            <w:r w:rsidRPr="00D052CA">
              <w:rPr>
                <w:rFonts w:ascii="Calibri" w:hAnsi="Calibri"/>
                <w:sz w:val="18"/>
                <w:szCs w:val="18"/>
              </w:rPr>
              <w:t xml:space="preserve"> return duct design requirements, then result =</w:t>
            </w:r>
            <w:r w:rsidRPr="00D052CA">
              <w:rPr>
                <w:rFonts w:ascii="Calibri" w:hAnsi="Calibri"/>
                <w:b/>
                <w:sz w:val="18"/>
                <w:szCs w:val="18"/>
              </w:rPr>
              <w:t>system complies using Table 150.0-</w:t>
            </w:r>
            <w:r w:rsidR="00C339A2" w:rsidRPr="00D052CA">
              <w:rPr>
                <w:rFonts w:ascii="Calibri" w:hAnsi="Calibri"/>
                <w:b/>
                <w:sz w:val="18"/>
                <w:szCs w:val="18"/>
              </w:rPr>
              <w:t>B</w:t>
            </w:r>
            <w:r w:rsidRPr="00D052CA">
              <w:rPr>
                <w:rFonts w:ascii="Calibri" w:hAnsi="Calibri"/>
                <w:b/>
                <w:sz w:val="18"/>
                <w:szCs w:val="18"/>
              </w:rPr>
              <w:t xml:space="preserve"> or </w:t>
            </w:r>
            <w:r w:rsidR="00C339A2" w:rsidRPr="00D052CA">
              <w:rPr>
                <w:rFonts w:ascii="Calibri" w:hAnsi="Calibri"/>
                <w:b/>
                <w:sz w:val="18"/>
                <w:szCs w:val="18"/>
              </w:rPr>
              <w:t>C</w:t>
            </w:r>
            <w:r w:rsidRPr="00D052CA">
              <w:rPr>
                <w:rFonts w:ascii="Calibri" w:hAnsi="Calibri"/>
                <w:b/>
                <w:sz w:val="18"/>
                <w:szCs w:val="18"/>
              </w:rPr>
              <w:t xml:space="preserve"> alternative return duct design criteria</w:t>
            </w:r>
            <w:r w:rsidRPr="00D052CA">
              <w:rPr>
                <w:rFonts w:ascii="Calibri" w:hAnsi="Calibri"/>
                <w:sz w:val="18"/>
                <w:szCs w:val="18"/>
              </w:rPr>
              <w:t>.</w:t>
            </w:r>
          </w:p>
          <w:p w14:paraId="7EB3F6D6" w14:textId="6BF1DBF0" w:rsidR="000B12F4" w:rsidRPr="00D052CA" w:rsidRDefault="008B50A2">
            <w:pPr>
              <w:keepNext/>
              <w:spacing w:afterLines="60" w:after="144"/>
              <w:ind w:left="720"/>
              <w:rPr>
                <w:rFonts w:ascii="Calibri" w:hAnsi="Calibri"/>
                <w:sz w:val="18"/>
                <w:szCs w:val="18"/>
              </w:rPr>
            </w:pPr>
            <w:r w:rsidRPr="00D052CA">
              <w:rPr>
                <w:rFonts w:ascii="Calibri" w:hAnsi="Calibri"/>
                <w:sz w:val="18"/>
                <w:szCs w:val="18"/>
              </w:rPr>
              <w:t>else result=</w:t>
            </w:r>
            <w:r w:rsidRPr="00D052CA">
              <w:rPr>
                <w:rFonts w:ascii="Calibri" w:hAnsi="Calibri"/>
                <w:b/>
                <w:sz w:val="18"/>
                <w:szCs w:val="18"/>
              </w:rPr>
              <w:t xml:space="preserve">System does not comply.  A registered </w:t>
            </w:r>
            <w:r w:rsidR="0063688E" w:rsidRPr="00D052CA">
              <w:rPr>
                <w:rFonts w:ascii="Calibri" w:hAnsi="Calibri"/>
                <w:b/>
                <w:sz w:val="18"/>
                <w:szCs w:val="18"/>
              </w:rPr>
              <w:t>LMCI</w:t>
            </w:r>
            <w:r w:rsidRPr="00D052CA">
              <w:rPr>
                <w:rFonts w:ascii="Calibri" w:hAnsi="Calibri"/>
                <w:b/>
                <w:sz w:val="18"/>
                <w:szCs w:val="18"/>
              </w:rPr>
              <w:t xml:space="preserve">-MCH-28 is required </w:t>
            </w:r>
            <w:r w:rsidRPr="00D052CA">
              <w:rPr>
                <w:rFonts w:ascii="Calibri" w:hAnsi="Calibri"/>
                <w:sz w:val="18"/>
                <w:szCs w:val="18"/>
              </w:rPr>
              <w:t>(do not allow this MCH-25 to be registered).</w:t>
            </w:r>
          </w:p>
          <w:p w14:paraId="7EB3F6D7" w14:textId="388F70D0" w:rsidR="000B12F4" w:rsidRPr="00D052CA" w:rsidRDefault="008B50A2">
            <w:pPr>
              <w:keepNext/>
              <w:spacing w:afterLines="60" w:after="144"/>
              <w:rPr>
                <w:rFonts w:ascii="Calibri" w:hAnsi="Calibri"/>
                <w:sz w:val="18"/>
                <w:szCs w:val="18"/>
              </w:rPr>
            </w:pPr>
            <w:r w:rsidRPr="00D052CA">
              <w:rPr>
                <w:rFonts w:ascii="Calibri" w:hAnsi="Calibri"/>
                <w:sz w:val="18"/>
                <w:szCs w:val="18"/>
              </w:rPr>
              <w:t xml:space="preserve">elseif the </w:t>
            </w:r>
            <w:r w:rsidR="0063688E" w:rsidRPr="00D052CA">
              <w:rPr>
                <w:rFonts w:ascii="Calibri" w:hAnsi="Calibri"/>
                <w:sz w:val="18"/>
                <w:szCs w:val="18"/>
              </w:rPr>
              <w:t>LMCI</w:t>
            </w:r>
            <w:r w:rsidRPr="00D052CA">
              <w:rPr>
                <w:rFonts w:ascii="Calibri" w:hAnsi="Calibri"/>
                <w:sz w:val="18"/>
                <w:szCs w:val="18"/>
              </w:rPr>
              <w:t xml:space="preserve">-MCH-01 indicates </w:t>
            </w:r>
            <w:proofErr w:type="gramStart"/>
            <w:r w:rsidRPr="00D052CA">
              <w:rPr>
                <w:rFonts w:ascii="Calibri" w:hAnsi="Calibri"/>
                <w:sz w:val="18"/>
                <w:szCs w:val="18"/>
              </w:rPr>
              <w:t>a</w:t>
            </w:r>
            <w:proofErr w:type="gramEnd"/>
            <w:r w:rsidRPr="00D052CA">
              <w:rPr>
                <w:rFonts w:ascii="Calibri" w:hAnsi="Calibri"/>
                <w:sz w:val="18"/>
                <w:szCs w:val="18"/>
              </w:rPr>
              <w:t xml:space="preserve"> MCH-23 is required for minimum airflow rate compliance, then</w:t>
            </w:r>
          </w:p>
          <w:p w14:paraId="7EB3F6D8" w14:textId="5E24A4BF" w:rsidR="009D3621" w:rsidRPr="00D052CA" w:rsidRDefault="008B50A2">
            <w:pPr>
              <w:keepNext/>
              <w:spacing w:afterLines="60" w:after="144"/>
              <w:ind w:left="720"/>
              <w:rPr>
                <w:rFonts w:ascii="Calibri" w:hAnsi="Calibri"/>
                <w:sz w:val="18"/>
                <w:szCs w:val="18"/>
              </w:rPr>
            </w:pPr>
            <w:r w:rsidRPr="00D052CA">
              <w:rPr>
                <w:rFonts w:ascii="Calibri" w:hAnsi="Calibri"/>
                <w:sz w:val="18"/>
                <w:szCs w:val="18"/>
              </w:rPr>
              <w:t xml:space="preserve">if this system has a registered </w:t>
            </w:r>
            <w:r w:rsidR="0063688E" w:rsidRPr="00D052CA">
              <w:rPr>
                <w:rFonts w:ascii="Calibri" w:hAnsi="Calibri"/>
                <w:sz w:val="18"/>
                <w:szCs w:val="18"/>
              </w:rPr>
              <w:t>LMCV</w:t>
            </w:r>
            <w:r w:rsidRPr="00D052CA">
              <w:rPr>
                <w:rFonts w:ascii="Calibri" w:hAnsi="Calibri"/>
                <w:sz w:val="18"/>
                <w:szCs w:val="18"/>
              </w:rPr>
              <w:t xml:space="preserve">-MCH-23a or </w:t>
            </w:r>
            <w:r w:rsidR="0063688E" w:rsidRPr="00D052CA">
              <w:rPr>
                <w:rFonts w:ascii="Calibri" w:hAnsi="Calibri"/>
                <w:sz w:val="18"/>
                <w:szCs w:val="18"/>
              </w:rPr>
              <w:t>LMCV</w:t>
            </w:r>
            <w:r w:rsidRPr="00D052CA">
              <w:rPr>
                <w:rFonts w:ascii="Calibri" w:hAnsi="Calibri"/>
                <w:sz w:val="18"/>
                <w:szCs w:val="18"/>
              </w:rPr>
              <w:t xml:space="preserve">-MCH-23b that meets the compliance criterion in E01, then result = </w:t>
            </w:r>
            <w:r w:rsidRPr="00D052CA">
              <w:rPr>
                <w:rFonts w:ascii="Calibri" w:hAnsi="Calibri"/>
                <w:b/>
                <w:sz w:val="18"/>
                <w:szCs w:val="18"/>
              </w:rPr>
              <w:t xml:space="preserve">System complies with minimum airflow rate </w:t>
            </w:r>
            <w:proofErr w:type="gramStart"/>
            <w:r w:rsidRPr="00D052CA">
              <w:rPr>
                <w:rFonts w:ascii="Calibri" w:hAnsi="Calibri"/>
                <w:b/>
                <w:sz w:val="18"/>
                <w:szCs w:val="18"/>
              </w:rPr>
              <w:t>requirements</w:t>
            </w:r>
            <w:r w:rsidRPr="00D052CA">
              <w:rPr>
                <w:rFonts w:ascii="Calibri" w:hAnsi="Calibri"/>
                <w:sz w:val="18"/>
                <w:szCs w:val="18"/>
              </w:rPr>
              <w:t>;</w:t>
            </w:r>
            <w:proofErr w:type="gramEnd"/>
          </w:p>
          <w:p w14:paraId="7EB3F6D9" w14:textId="28595F5F" w:rsidR="009D3621" w:rsidRPr="00D052CA" w:rsidRDefault="008B50A2">
            <w:pPr>
              <w:keepNext/>
              <w:spacing w:afterLines="60" w:after="144"/>
              <w:ind w:left="720"/>
              <w:rPr>
                <w:rFonts w:ascii="Calibri" w:hAnsi="Calibri"/>
                <w:sz w:val="18"/>
                <w:szCs w:val="18"/>
              </w:rPr>
            </w:pPr>
            <w:r w:rsidRPr="00D052CA">
              <w:rPr>
                <w:rFonts w:ascii="Calibri" w:hAnsi="Calibri"/>
                <w:sz w:val="18"/>
                <w:szCs w:val="18"/>
              </w:rPr>
              <w:t>elseif A</w:t>
            </w:r>
            <w:r w:rsidR="00C339A2" w:rsidRPr="00D052CA">
              <w:rPr>
                <w:rFonts w:ascii="Calibri" w:hAnsi="Calibri"/>
                <w:sz w:val="18"/>
                <w:szCs w:val="18"/>
              </w:rPr>
              <w:t>10</w:t>
            </w:r>
            <w:r w:rsidRPr="00D052CA">
              <w:rPr>
                <w:rFonts w:ascii="Calibri" w:hAnsi="Calibri"/>
                <w:sz w:val="18"/>
                <w:szCs w:val="18"/>
              </w:rPr>
              <w:t>=Alteration, then</w:t>
            </w:r>
          </w:p>
          <w:p w14:paraId="7EB3F6DA" w14:textId="3ED12B33" w:rsidR="009D3621" w:rsidRPr="00D052CA" w:rsidRDefault="008B50A2">
            <w:pPr>
              <w:keepNext/>
              <w:spacing w:afterLines="60" w:after="144"/>
              <w:ind w:left="1440"/>
              <w:rPr>
                <w:rFonts w:ascii="Calibri" w:hAnsi="Calibri"/>
                <w:sz w:val="18"/>
                <w:szCs w:val="18"/>
              </w:rPr>
            </w:pPr>
            <w:r w:rsidRPr="00D052CA">
              <w:rPr>
                <w:rFonts w:ascii="Calibri" w:hAnsi="Calibri"/>
                <w:sz w:val="18"/>
                <w:szCs w:val="18"/>
              </w:rPr>
              <w:t xml:space="preserve">if the system complies with the alternative airflow compliance method on a registered </w:t>
            </w:r>
            <w:r w:rsidR="0063688E" w:rsidRPr="00D052CA">
              <w:rPr>
                <w:rFonts w:ascii="Calibri" w:hAnsi="Calibri"/>
                <w:sz w:val="18"/>
                <w:szCs w:val="18"/>
              </w:rPr>
              <w:t>LMCV</w:t>
            </w:r>
            <w:r w:rsidRPr="00D052CA">
              <w:rPr>
                <w:rFonts w:ascii="Calibri" w:hAnsi="Calibri"/>
                <w:sz w:val="18"/>
                <w:szCs w:val="18"/>
              </w:rPr>
              <w:t>-MCH23</w:t>
            </w:r>
            <w:proofErr w:type="gramStart"/>
            <w:r w:rsidRPr="00D052CA">
              <w:rPr>
                <w:rFonts w:ascii="Calibri" w:hAnsi="Calibri"/>
                <w:sz w:val="18"/>
                <w:szCs w:val="18"/>
              </w:rPr>
              <w:t>c;  then</w:t>
            </w:r>
            <w:proofErr w:type="gramEnd"/>
            <w:r w:rsidRPr="00D052CA">
              <w:rPr>
                <w:rFonts w:ascii="Calibri" w:hAnsi="Calibri"/>
                <w:sz w:val="18"/>
                <w:szCs w:val="18"/>
              </w:rPr>
              <w:t xml:space="preserve"> result =</w:t>
            </w:r>
            <w:r w:rsidRPr="00D052CA">
              <w:rPr>
                <w:rFonts w:ascii="Calibri" w:hAnsi="Calibri"/>
                <w:b/>
                <w:sz w:val="18"/>
                <w:szCs w:val="18"/>
              </w:rPr>
              <w:t>system complies using the alternative remedial actions specified in RA</w:t>
            </w:r>
            <w:r w:rsidR="00E675D1" w:rsidRPr="00D052CA">
              <w:rPr>
                <w:rFonts w:ascii="Calibri" w:hAnsi="Calibri"/>
                <w:b/>
                <w:sz w:val="18"/>
                <w:szCs w:val="18"/>
              </w:rPr>
              <w:t>3.3.3.1.5</w:t>
            </w:r>
            <w:r w:rsidRPr="00D052CA">
              <w:rPr>
                <w:rFonts w:ascii="Calibri" w:hAnsi="Calibri"/>
                <w:sz w:val="18"/>
                <w:szCs w:val="18"/>
              </w:rPr>
              <w:t>.</w:t>
            </w:r>
            <w:r w:rsidRPr="00D052CA">
              <w:rPr>
                <w:rFonts w:asciiTheme="minorHAnsi" w:hAnsiTheme="minorHAnsi"/>
                <w:sz w:val="18"/>
                <w:szCs w:val="18"/>
              </w:rPr>
              <w:t xml:space="preserve"> </w:t>
            </w:r>
            <w:r w:rsidRPr="00D052CA">
              <w:rPr>
                <w:rFonts w:asciiTheme="minorHAnsi" w:hAnsiTheme="minorHAnsi"/>
                <w:b/>
                <w:sz w:val="18"/>
                <w:szCs w:val="18"/>
              </w:rPr>
              <w:t>This System does not qualify for Group Sampling.</w:t>
            </w:r>
          </w:p>
          <w:p w14:paraId="7EB3F6DB" w14:textId="79730802" w:rsidR="009D3621" w:rsidRPr="00D052CA" w:rsidRDefault="008B50A2">
            <w:pPr>
              <w:keepNext/>
              <w:spacing w:afterLines="60" w:after="144"/>
              <w:ind w:left="720"/>
              <w:rPr>
                <w:rFonts w:ascii="Calibri" w:hAnsi="Calibri"/>
                <w:sz w:val="18"/>
                <w:szCs w:val="18"/>
              </w:rPr>
            </w:pPr>
            <w:r w:rsidRPr="00D052CA">
              <w:rPr>
                <w:rFonts w:ascii="Calibri" w:hAnsi="Calibri"/>
                <w:sz w:val="18"/>
                <w:szCs w:val="18"/>
              </w:rPr>
              <w:t>else result=</w:t>
            </w:r>
            <w:r w:rsidRPr="00D052CA">
              <w:rPr>
                <w:rFonts w:ascii="Calibri" w:hAnsi="Calibri"/>
                <w:b/>
                <w:sz w:val="18"/>
                <w:szCs w:val="18"/>
              </w:rPr>
              <w:t xml:space="preserve">System does not comply. A registered </w:t>
            </w:r>
            <w:r w:rsidR="0063688E" w:rsidRPr="00D052CA">
              <w:rPr>
                <w:rFonts w:ascii="Calibri" w:hAnsi="Calibri"/>
                <w:b/>
                <w:sz w:val="18"/>
                <w:szCs w:val="18"/>
              </w:rPr>
              <w:t>LMCV</w:t>
            </w:r>
            <w:r w:rsidRPr="00D052CA">
              <w:rPr>
                <w:rFonts w:ascii="Calibri" w:hAnsi="Calibri"/>
                <w:b/>
                <w:sz w:val="18"/>
                <w:szCs w:val="18"/>
              </w:rPr>
              <w:t xml:space="preserve">-MCH-23 for this system is </w:t>
            </w:r>
            <w:proofErr w:type="gramStart"/>
            <w:r w:rsidRPr="00D052CA">
              <w:rPr>
                <w:rFonts w:ascii="Calibri" w:hAnsi="Calibri"/>
                <w:b/>
                <w:sz w:val="18"/>
                <w:szCs w:val="18"/>
              </w:rPr>
              <w:t xml:space="preserve">required </w:t>
            </w:r>
            <w:r w:rsidRPr="00D052CA">
              <w:rPr>
                <w:rFonts w:ascii="Calibri" w:hAnsi="Calibri"/>
                <w:sz w:val="18"/>
                <w:szCs w:val="18"/>
              </w:rPr>
              <w:t>.</w:t>
            </w:r>
            <w:proofErr w:type="gramEnd"/>
            <w:r w:rsidRPr="00D052CA">
              <w:rPr>
                <w:rFonts w:ascii="Calibri" w:hAnsi="Calibri"/>
                <w:sz w:val="18"/>
                <w:szCs w:val="18"/>
              </w:rPr>
              <w:t xml:space="preserve"> (do not allow this MCH-25 to be registered).</w:t>
            </w:r>
          </w:p>
          <w:p w14:paraId="7EB3F6DC" w14:textId="77777777" w:rsidR="00C063EB" w:rsidRPr="00D052CA" w:rsidRDefault="008B50A2" w:rsidP="009030FA">
            <w:pPr>
              <w:keepNext/>
              <w:rPr>
                <w:rFonts w:asciiTheme="minorHAnsi" w:hAnsiTheme="minorHAnsi"/>
                <w:sz w:val="18"/>
                <w:szCs w:val="18"/>
              </w:rPr>
            </w:pPr>
            <w:r w:rsidRPr="00D052CA">
              <w:rPr>
                <w:rFonts w:ascii="Calibri" w:hAnsi="Calibri"/>
                <w:sz w:val="18"/>
                <w:szCs w:val="18"/>
              </w:rPr>
              <w:t>end&gt;&gt;</w:t>
            </w:r>
          </w:p>
        </w:tc>
      </w:tr>
    </w:tbl>
    <w:p w14:paraId="7EB3F6DE" w14:textId="77777777" w:rsidR="00C063EB" w:rsidRPr="00D052CA" w:rsidRDefault="00C063EB" w:rsidP="003F6B1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D052CA" w14:paraId="7EB3F6E1" w14:textId="77777777">
        <w:trPr>
          <w:cantSplit/>
          <w:trHeight w:val="432"/>
        </w:trPr>
        <w:tc>
          <w:tcPr>
            <w:tcW w:w="5000" w:type="pct"/>
            <w:gridSpan w:val="3"/>
            <w:vAlign w:val="center"/>
          </w:tcPr>
          <w:p w14:paraId="7EB3F6DF" w14:textId="1BCA6246" w:rsidR="00C063EB" w:rsidRPr="00D052CA" w:rsidRDefault="00C063EB" w:rsidP="00481126">
            <w:pPr>
              <w:keepNext/>
              <w:rPr>
                <w:rFonts w:asciiTheme="minorHAnsi" w:hAnsiTheme="minorHAnsi"/>
                <w:b/>
                <w:sz w:val="18"/>
                <w:szCs w:val="18"/>
              </w:rPr>
            </w:pPr>
            <w:r w:rsidRPr="00D052CA">
              <w:rPr>
                <w:rFonts w:asciiTheme="minorHAnsi" w:hAnsiTheme="minorHAnsi"/>
                <w:b/>
                <w:szCs w:val="18"/>
              </w:rPr>
              <w:lastRenderedPageBreak/>
              <w:t>F. Data Collection</w:t>
            </w:r>
          </w:p>
          <w:p w14:paraId="7EB3F6E0" w14:textId="5016C02B" w:rsidR="00C063EB" w:rsidRPr="00D052CA" w:rsidRDefault="003771D4" w:rsidP="00481126">
            <w:pPr>
              <w:keepNext/>
              <w:rPr>
                <w:rFonts w:asciiTheme="minorHAnsi" w:hAnsiTheme="minorHAnsi"/>
                <w:sz w:val="18"/>
                <w:szCs w:val="18"/>
              </w:rPr>
            </w:pPr>
            <w:r w:rsidRPr="00D052CA">
              <w:rPr>
                <w:rFonts w:ascii="Calibri" w:hAnsi="Calibri"/>
                <w:sz w:val="18"/>
                <w:szCs w:val="18"/>
              </w:rPr>
              <w:t>&lt;&lt;Static Text - see the top&gt;&gt;</w:t>
            </w:r>
          </w:p>
        </w:tc>
      </w:tr>
      <w:tr w:rsidR="00C063EB" w:rsidRPr="00D052CA" w14:paraId="7EB3F6E5" w14:textId="77777777">
        <w:trPr>
          <w:cantSplit/>
          <w:trHeight w:val="432"/>
        </w:trPr>
        <w:tc>
          <w:tcPr>
            <w:tcW w:w="253" w:type="pct"/>
            <w:vAlign w:val="center"/>
          </w:tcPr>
          <w:p w14:paraId="7EB3F6E2" w14:textId="77777777" w:rsidR="00C063EB" w:rsidRPr="00D052CA" w:rsidRDefault="00C063EB">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01</w:t>
            </w:r>
          </w:p>
        </w:tc>
        <w:tc>
          <w:tcPr>
            <w:tcW w:w="2247" w:type="pct"/>
            <w:vAlign w:val="center"/>
          </w:tcPr>
          <w:p w14:paraId="7EB3F6E3" w14:textId="3E28DADE" w:rsidR="00C063EB" w:rsidRPr="00D052CA" w:rsidRDefault="00C063EB" w:rsidP="00DB2972">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 xml:space="preserve">Lowest </w:t>
            </w:r>
            <w:r w:rsidR="00481126" w:rsidRPr="00D052CA">
              <w:rPr>
                <w:rFonts w:asciiTheme="minorHAnsi" w:hAnsiTheme="minorHAnsi"/>
                <w:sz w:val="18"/>
                <w:szCs w:val="18"/>
              </w:rPr>
              <w:t>R</w:t>
            </w:r>
            <w:r w:rsidRPr="00D052CA">
              <w:rPr>
                <w:rFonts w:asciiTheme="minorHAnsi" w:hAnsiTheme="minorHAnsi"/>
                <w:sz w:val="18"/>
                <w:szCs w:val="18"/>
              </w:rPr>
              <w:t xml:space="preserve">eturn </w:t>
            </w:r>
            <w:r w:rsidR="00481126" w:rsidRPr="00D052CA">
              <w:rPr>
                <w:rFonts w:asciiTheme="minorHAnsi" w:hAnsiTheme="minorHAnsi"/>
                <w:sz w:val="18"/>
                <w:szCs w:val="18"/>
              </w:rPr>
              <w:t>A</w:t>
            </w:r>
            <w:r w:rsidRPr="00D052CA">
              <w:rPr>
                <w:rFonts w:asciiTheme="minorHAnsi" w:hAnsiTheme="minorHAnsi"/>
                <w:sz w:val="18"/>
                <w:szCs w:val="18"/>
              </w:rPr>
              <w:t xml:space="preserve">ir </w:t>
            </w:r>
            <w:r w:rsidR="00481126" w:rsidRPr="00D052CA">
              <w:rPr>
                <w:rFonts w:asciiTheme="minorHAnsi" w:hAnsiTheme="minorHAnsi"/>
                <w:sz w:val="18"/>
                <w:szCs w:val="18"/>
              </w:rPr>
              <w:t>D</w:t>
            </w:r>
            <w:r w:rsidRPr="00D052CA">
              <w:rPr>
                <w:rFonts w:asciiTheme="minorHAnsi" w:hAnsiTheme="minorHAnsi"/>
                <w:sz w:val="18"/>
                <w:szCs w:val="18"/>
              </w:rPr>
              <w:t>ry</w:t>
            </w:r>
            <w:r w:rsidR="00481126" w:rsidRPr="00D052CA">
              <w:rPr>
                <w:rFonts w:asciiTheme="minorHAnsi" w:hAnsiTheme="minorHAnsi"/>
                <w:sz w:val="18"/>
                <w:szCs w:val="18"/>
              </w:rPr>
              <w:t>-</w:t>
            </w:r>
            <w:r w:rsidRPr="00D052CA">
              <w:rPr>
                <w:rFonts w:asciiTheme="minorHAnsi" w:hAnsiTheme="minorHAnsi"/>
                <w:sz w:val="18"/>
                <w:szCs w:val="18"/>
              </w:rPr>
              <w:t xml:space="preserve">bulb </w:t>
            </w:r>
            <w:r w:rsidR="00481126" w:rsidRPr="00D052CA">
              <w:rPr>
                <w:rFonts w:asciiTheme="minorHAnsi" w:hAnsiTheme="minorHAnsi"/>
                <w:sz w:val="18"/>
                <w:szCs w:val="18"/>
              </w:rPr>
              <w:t>T</w:t>
            </w:r>
            <w:r w:rsidRPr="00D052CA">
              <w:rPr>
                <w:rFonts w:asciiTheme="minorHAnsi" w:hAnsiTheme="minorHAnsi"/>
                <w:sz w:val="18"/>
                <w:szCs w:val="18"/>
              </w:rPr>
              <w:t xml:space="preserve">emperature that </w:t>
            </w:r>
            <w:r w:rsidR="00481126" w:rsidRPr="00D052CA">
              <w:rPr>
                <w:rFonts w:asciiTheme="minorHAnsi" w:hAnsiTheme="minorHAnsi"/>
                <w:sz w:val="18"/>
                <w:szCs w:val="18"/>
              </w:rPr>
              <w:t>O</w:t>
            </w:r>
            <w:r w:rsidRPr="00D052CA">
              <w:rPr>
                <w:rFonts w:asciiTheme="minorHAnsi" w:hAnsiTheme="minorHAnsi"/>
                <w:sz w:val="18"/>
                <w:szCs w:val="18"/>
              </w:rPr>
              <w:t xml:space="preserve">ccurred </w:t>
            </w:r>
            <w:r w:rsidR="00481126" w:rsidRPr="00D052CA">
              <w:rPr>
                <w:rFonts w:asciiTheme="minorHAnsi" w:hAnsiTheme="minorHAnsi"/>
                <w:sz w:val="18"/>
                <w:szCs w:val="18"/>
              </w:rPr>
              <w:t>D</w:t>
            </w:r>
            <w:r w:rsidRPr="00D052CA">
              <w:rPr>
                <w:rFonts w:asciiTheme="minorHAnsi" w:hAnsiTheme="minorHAnsi"/>
                <w:sz w:val="18"/>
                <w:szCs w:val="18"/>
              </w:rPr>
              <w:t xml:space="preserve">uring the </w:t>
            </w:r>
            <w:r w:rsidR="00481126" w:rsidRPr="00D052CA">
              <w:rPr>
                <w:rFonts w:asciiTheme="minorHAnsi" w:hAnsiTheme="minorHAnsi"/>
                <w:sz w:val="18"/>
                <w:szCs w:val="18"/>
              </w:rPr>
              <w:t>R</w:t>
            </w:r>
            <w:r w:rsidRPr="00D052CA">
              <w:rPr>
                <w:rFonts w:asciiTheme="minorHAnsi" w:hAnsiTheme="minorHAnsi"/>
                <w:sz w:val="18"/>
                <w:szCs w:val="18"/>
              </w:rPr>
              <w:t xml:space="preserve">efrigerant </w:t>
            </w:r>
            <w:r w:rsidR="00481126" w:rsidRPr="00D052CA">
              <w:rPr>
                <w:rFonts w:asciiTheme="minorHAnsi" w:hAnsiTheme="minorHAnsi"/>
                <w:sz w:val="18"/>
                <w:szCs w:val="18"/>
              </w:rPr>
              <w:t>C</w:t>
            </w:r>
            <w:r w:rsidRPr="00D052CA">
              <w:rPr>
                <w:rFonts w:asciiTheme="minorHAnsi" w:hAnsiTheme="minorHAnsi"/>
                <w:sz w:val="18"/>
                <w:szCs w:val="18"/>
              </w:rPr>
              <w:t xml:space="preserve">harge </w:t>
            </w:r>
            <w:r w:rsidR="00481126" w:rsidRPr="00D052CA">
              <w:rPr>
                <w:rFonts w:asciiTheme="minorHAnsi" w:hAnsiTheme="minorHAnsi"/>
                <w:sz w:val="18"/>
                <w:szCs w:val="18"/>
              </w:rPr>
              <w:t>V</w:t>
            </w:r>
            <w:r w:rsidRPr="00D052CA">
              <w:rPr>
                <w:rFonts w:asciiTheme="minorHAnsi" w:hAnsiTheme="minorHAnsi"/>
                <w:sz w:val="18"/>
                <w:szCs w:val="18"/>
              </w:rPr>
              <w:t xml:space="preserve">erification </w:t>
            </w:r>
            <w:r w:rsidR="00481126" w:rsidRPr="00D052CA">
              <w:rPr>
                <w:rFonts w:asciiTheme="minorHAnsi" w:hAnsiTheme="minorHAnsi"/>
                <w:sz w:val="18"/>
                <w:szCs w:val="18"/>
              </w:rPr>
              <w:t>P</w:t>
            </w:r>
            <w:r w:rsidRPr="00D052CA">
              <w:rPr>
                <w:rFonts w:asciiTheme="minorHAnsi" w:hAnsiTheme="minorHAnsi"/>
                <w:sz w:val="18"/>
                <w:szCs w:val="18"/>
              </w:rPr>
              <w:t>rocedure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E4" w14:textId="77777777" w:rsidR="00C063EB" w:rsidRPr="00D052CA" w:rsidRDefault="00C063EB">
            <w:pPr>
              <w:keepNext/>
              <w:spacing w:after="60"/>
              <w:rPr>
                <w:rFonts w:asciiTheme="minorHAnsi" w:hAnsiTheme="minorHAnsi"/>
                <w:sz w:val="18"/>
                <w:szCs w:val="18"/>
              </w:rPr>
            </w:pPr>
            <w:r w:rsidRPr="00D052CA">
              <w:rPr>
                <w:rFonts w:asciiTheme="minorHAnsi" w:hAnsiTheme="minorHAnsi"/>
                <w:sz w:val="18"/>
                <w:szCs w:val="18"/>
              </w:rPr>
              <w:t xml:space="preserve">&lt;&lt;user input: numeric: </w:t>
            </w:r>
            <w:proofErr w:type="spellStart"/>
            <w:r w:rsidRPr="00D052CA">
              <w:rPr>
                <w:rFonts w:asciiTheme="minorHAnsi" w:hAnsiTheme="minorHAnsi"/>
                <w:sz w:val="18"/>
                <w:szCs w:val="18"/>
              </w:rPr>
              <w:t>xxx.x</w:t>
            </w:r>
            <w:proofErr w:type="spellEnd"/>
            <w:r w:rsidRPr="00D052CA">
              <w:rPr>
                <w:rFonts w:asciiTheme="minorHAnsi" w:hAnsiTheme="minorHAnsi"/>
                <w:sz w:val="18"/>
                <w:szCs w:val="18"/>
              </w:rPr>
              <w:t>, (</w:t>
            </w:r>
            <w:proofErr w:type="gramStart"/>
            <w:r w:rsidRPr="00D052CA">
              <w:rPr>
                <w:rFonts w:asciiTheme="minorHAnsi" w:hAnsiTheme="minorHAnsi"/>
                <w:sz w:val="18"/>
                <w:szCs w:val="18"/>
              </w:rPr>
              <w:t>in order to</w:t>
            </w:r>
            <w:proofErr w:type="gramEnd"/>
            <w:r w:rsidRPr="00D052CA">
              <w:rPr>
                <w:rFonts w:asciiTheme="minorHAnsi" w:hAnsiTheme="minorHAnsi"/>
                <w:sz w:val="18"/>
                <w:szCs w:val="18"/>
              </w:rPr>
              <w:t xml:space="preserve"> have a verification that complies, the return air </w:t>
            </w:r>
            <w:proofErr w:type="spellStart"/>
            <w:r w:rsidRPr="00D052CA">
              <w:rPr>
                <w:rFonts w:asciiTheme="minorHAnsi" w:hAnsiTheme="minorHAnsi"/>
                <w:sz w:val="18"/>
                <w:szCs w:val="18"/>
              </w:rPr>
              <w:t>drybulb</w:t>
            </w:r>
            <w:proofErr w:type="spellEnd"/>
            <w:r w:rsidRPr="00D052CA">
              <w:rPr>
                <w:rFonts w:asciiTheme="minorHAnsi" w:hAnsiTheme="minorHAnsi"/>
                <w:sz w:val="18"/>
                <w:szCs w:val="18"/>
              </w:rPr>
              <w:t xml:space="preserve"> temperature must remain above 70F during the verification procedure), range = 0 to 130&gt;&gt;</w:t>
            </w:r>
          </w:p>
        </w:tc>
      </w:tr>
      <w:tr w:rsidR="00C063EB" w:rsidRPr="00D052CA" w14:paraId="7EB3F6E9" w14:textId="77777777">
        <w:trPr>
          <w:cantSplit/>
          <w:trHeight w:val="432"/>
        </w:trPr>
        <w:tc>
          <w:tcPr>
            <w:tcW w:w="253" w:type="pct"/>
            <w:vAlign w:val="center"/>
          </w:tcPr>
          <w:p w14:paraId="7EB3F6E6" w14:textId="77777777" w:rsidR="00C063EB" w:rsidRPr="00D052CA" w:rsidRDefault="00C063EB" w:rsidP="0024734D">
            <w:pPr>
              <w:pStyle w:val="FootnoteText"/>
              <w:keepNext/>
              <w:rPr>
                <w:rFonts w:asciiTheme="minorHAnsi" w:hAnsiTheme="minorHAnsi"/>
                <w:sz w:val="18"/>
                <w:szCs w:val="18"/>
              </w:rPr>
            </w:pPr>
            <w:r w:rsidRPr="00D052CA">
              <w:rPr>
                <w:rFonts w:asciiTheme="minorHAnsi" w:hAnsiTheme="minorHAnsi"/>
                <w:sz w:val="18"/>
                <w:szCs w:val="18"/>
              </w:rPr>
              <w:t>02</w:t>
            </w:r>
          </w:p>
        </w:tc>
        <w:tc>
          <w:tcPr>
            <w:tcW w:w="2247" w:type="pct"/>
            <w:vAlign w:val="center"/>
          </w:tcPr>
          <w:p w14:paraId="58CB79FF" w14:textId="0769863A" w:rsidR="00481126" w:rsidRPr="00D052CA" w:rsidRDefault="00C063EB" w:rsidP="00481126">
            <w:pPr>
              <w:keepNext/>
              <w:spacing w:after="60"/>
              <w:rPr>
                <w:rFonts w:asciiTheme="minorHAnsi" w:hAnsiTheme="minorHAnsi"/>
                <w:sz w:val="18"/>
                <w:szCs w:val="18"/>
              </w:rPr>
            </w:pPr>
            <w:r w:rsidRPr="00D052CA">
              <w:rPr>
                <w:rFonts w:asciiTheme="minorHAnsi" w:hAnsiTheme="minorHAnsi"/>
                <w:sz w:val="18"/>
                <w:szCs w:val="18"/>
              </w:rPr>
              <w:t xml:space="preserve">Measured Condenser </w:t>
            </w:r>
            <w:r w:rsidR="00481126" w:rsidRPr="00D052CA">
              <w:rPr>
                <w:rFonts w:asciiTheme="minorHAnsi" w:hAnsiTheme="minorHAnsi"/>
                <w:sz w:val="18"/>
                <w:szCs w:val="18"/>
              </w:rPr>
              <w:t>A</w:t>
            </w:r>
            <w:r w:rsidRPr="00D052CA">
              <w:rPr>
                <w:rFonts w:asciiTheme="minorHAnsi" w:hAnsiTheme="minorHAnsi"/>
                <w:sz w:val="18"/>
                <w:szCs w:val="18"/>
              </w:rPr>
              <w:t xml:space="preserve">ir </w:t>
            </w:r>
            <w:r w:rsidR="00481126" w:rsidRPr="00D052CA">
              <w:rPr>
                <w:rFonts w:asciiTheme="minorHAnsi" w:hAnsiTheme="minorHAnsi"/>
                <w:sz w:val="18"/>
                <w:szCs w:val="18"/>
              </w:rPr>
              <w:t>E</w:t>
            </w:r>
            <w:r w:rsidRPr="00D052CA">
              <w:rPr>
                <w:rFonts w:asciiTheme="minorHAnsi" w:hAnsiTheme="minorHAnsi"/>
                <w:sz w:val="18"/>
                <w:szCs w:val="18"/>
              </w:rPr>
              <w:t xml:space="preserve">ntering </w:t>
            </w:r>
            <w:r w:rsidR="00481126" w:rsidRPr="00D052CA">
              <w:rPr>
                <w:rFonts w:asciiTheme="minorHAnsi" w:hAnsiTheme="minorHAnsi"/>
                <w:sz w:val="18"/>
                <w:szCs w:val="18"/>
              </w:rPr>
              <w:t>D</w:t>
            </w:r>
            <w:r w:rsidRPr="00D052CA">
              <w:rPr>
                <w:rFonts w:asciiTheme="minorHAnsi" w:hAnsiTheme="minorHAnsi"/>
                <w:sz w:val="18"/>
                <w:szCs w:val="18"/>
              </w:rPr>
              <w:t xml:space="preserve">ry-bulb </w:t>
            </w:r>
            <w:r w:rsidR="00481126" w:rsidRPr="00D052CA">
              <w:rPr>
                <w:rFonts w:asciiTheme="minorHAnsi" w:hAnsiTheme="minorHAnsi"/>
                <w:sz w:val="18"/>
                <w:szCs w:val="18"/>
              </w:rPr>
              <w:t>T</w:t>
            </w:r>
            <w:r w:rsidRPr="00D052CA">
              <w:rPr>
                <w:rFonts w:asciiTheme="minorHAnsi" w:hAnsiTheme="minorHAnsi"/>
                <w:sz w:val="18"/>
                <w:szCs w:val="18"/>
              </w:rPr>
              <w:t xml:space="preserve">emperature </w:t>
            </w:r>
          </w:p>
          <w:p w14:paraId="7EB3F6E7" w14:textId="40613C68"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 xml:space="preserve">(T </w:t>
            </w:r>
            <w:r w:rsidRPr="00D052CA">
              <w:rPr>
                <w:rFonts w:asciiTheme="minorHAnsi" w:hAnsiTheme="minorHAnsi"/>
                <w:sz w:val="18"/>
                <w:szCs w:val="18"/>
                <w:vertAlign w:val="subscript"/>
              </w:rPr>
              <w:t xml:space="preserve">condenser, </w:t>
            </w:r>
            <w:proofErr w:type="spellStart"/>
            <w:r w:rsidRPr="00D052CA">
              <w:rPr>
                <w:rFonts w:asciiTheme="minorHAnsi" w:hAnsiTheme="minorHAnsi"/>
                <w:sz w:val="18"/>
                <w:szCs w:val="18"/>
                <w:vertAlign w:val="subscript"/>
              </w:rPr>
              <w:t>db</w:t>
            </w:r>
            <w:proofErr w:type="spellEnd"/>
            <w:r w:rsidRPr="00D052CA">
              <w:rPr>
                <w:rFonts w:asciiTheme="minorHAnsi" w:hAnsiTheme="minorHAnsi"/>
                <w:sz w:val="18"/>
                <w:szCs w:val="18"/>
              </w:rPr>
              <w:t>)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E8" w14:textId="77777777" w:rsidR="00C063EB" w:rsidRPr="00D052CA" w:rsidRDefault="00C063EB" w:rsidP="00CD342C">
            <w:pPr>
              <w:keepNext/>
              <w:spacing w:after="60"/>
              <w:rPr>
                <w:rFonts w:asciiTheme="minorHAnsi" w:hAnsiTheme="minorHAnsi"/>
                <w:sz w:val="18"/>
                <w:szCs w:val="18"/>
              </w:rPr>
            </w:pPr>
            <w:r w:rsidRPr="00D052CA">
              <w:rPr>
                <w:rFonts w:asciiTheme="minorHAnsi" w:hAnsiTheme="minorHAnsi"/>
                <w:sz w:val="18"/>
                <w:szCs w:val="18"/>
              </w:rPr>
              <w:t xml:space="preserve">&lt;user input: numeric: </w:t>
            </w:r>
            <w:proofErr w:type="spellStart"/>
            <w:r w:rsidRPr="00D052CA">
              <w:rPr>
                <w:rFonts w:asciiTheme="minorHAnsi" w:hAnsiTheme="minorHAnsi"/>
                <w:sz w:val="18"/>
                <w:szCs w:val="18"/>
              </w:rPr>
              <w:t>xxx.x</w:t>
            </w:r>
            <w:proofErr w:type="spellEnd"/>
            <w:r w:rsidRPr="00D052CA">
              <w:rPr>
                <w:rFonts w:asciiTheme="minorHAnsi" w:hAnsiTheme="minorHAnsi"/>
                <w:sz w:val="18"/>
                <w:szCs w:val="18"/>
              </w:rPr>
              <w:t>, range = 0 to 130&gt;&gt;</w:t>
            </w:r>
          </w:p>
        </w:tc>
      </w:tr>
      <w:tr w:rsidR="00C063EB" w:rsidRPr="00D052CA" w14:paraId="7EB3F6ED" w14:textId="77777777">
        <w:trPr>
          <w:cantSplit/>
          <w:trHeight w:val="432"/>
        </w:trPr>
        <w:tc>
          <w:tcPr>
            <w:tcW w:w="253" w:type="pct"/>
            <w:vAlign w:val="center"/>
          </w:tcPr>
          <w:p w14:paraId="7EB3F6EA" w14:textId="77777777" w:rsidR="00C063EB" w:rsidRPr="00D052CA" w:rsidRDefault="00C063EB" w:rsidP="0024734D">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03</w:t>
            </w:r>
          </w:p>
        </w:tc>
        <w:tc>
          <w:tcPr>
            <w:tcW w:w="2247" w:type="pct"/>
            <w:vAlign w:val="center"/>
          </w:tcPr>
          <w:p w14:paraId="7EB3F6EB" w14:textId="7BB8AFF9" w:rsidR="00C063EB" w:rsidRPr="00D052CA" w:rsidRDefault="00C063EB" w:rsidP="0024734D">
            <w:pPr>
              <w:pStyle w:val="Header"/>
              <w:keepNext/>
              <w:tabs>
                <w:tab w:val="clear" w:pos="4320"/>
                <w:tab w:val="clear" w:pos="8640"/>
              </w:tabs>
              <w:rPr>
                <w:rFonts w:asciiTheme="minorHAnsi" w:hAnsiTheme="minorHAnsi"/>
                <w:sz w:val="18"/>
                <w:szCs w:val="18"/>
              </w:rPr>
            </w:pPr>
            <w:r w:rsidRPr="00D052CA">
              <w:rPr>
                <w:rFonts w:asciiTheme="minorHAnsi" w:hAnsiTheme="minorHAnsi"/>
                <w:sz w:val="18"/>
                <w:szCs w:val="18"/>
              </w:rPr>
              <w:t>Outdoor Temperature Qualification Status</w:t>
            </w:r>
          </w:p>
        </w:tc>
        <w:tc>
          <w:tcPr>
            <w:tcW w:w="2500" w:type="pct"/>
            <w:vAlign w:val="center"/>
          </w:tcPr>
          <w:p w14:paraId="7EB3F6EC" w14:textId="77777777" w:rsidR="00C063EB" w:rsidRPr="00D052CA" w:rsidRDefault="00C063EB" w:rsidP="009030FA">
            <w:pPr>
              <w:keepNext/>
              <w:spacing w:after="60"/>
              <w:rPr>
                <w:rFonts w:asciiTheme="minorHAnsi" w:hAnsiTheme="minorHAnsi"/>
                <w:sz w:val="18"/>
                <w:szCs w:val="18"/>
              </w:rPr>
            </w:pPr>
            <w:r w:rsidRPr="00D052CA">
              <w:rPr>
                <w:rFonts w:asciiTheme="minorHAnsi" w:hAnsiTheme="minorHAnsi"/>
                <w:sz w:val="18"/>
                <w:szCs w:val="18"/>
              </w:rPr>
              <w:t xml:space="preserve">&lt;&lt;if </w:t>
            </w:r>
            <w:r w:rsidR="009030FA" w:rsidRPr="00D052CA">
              <w:rPr>
                <w:rFonts w:asciiTheme="minorHAnsi" w:hAnsiTheme="minorHAnsi"/>
                <w:sz w:val="18"/>
                <w:szCs w:val="18"/>
              </w:rPr>
              <w:t>F02</w:t>
            </w:r>
            <w:r w:rsidRPr="00D052CA">
              <w:rPr>
                <w:rFonts w:asciiTheme="minorHAnsi" w:hAnsiTheme="minorHAnsi"/>
                <w:sz w:val="18"/>
                <w:szCs w:val="18"/>
              </w:rPr>
              <w:t>&lt;55F or greater than 115F, then display text: "Superheat refrigerant charge verification method is not allowed to be used when the outdoor temperature is less than 55F or greater than 115F", do not proceed&gt;&gt;</w:t>
            </w:r>
          </w:p>
        </w:tc>
      </w:tr>
      <w:tr w:rsidR="00C063EB" w:rsidRPr="00D052CA" w14:paraId="7EB3F6F1" w14:textId="77777777">
        <w:trPr>
          <w:cantSplit/>
          <w:trHeight w:val="432"/>
        </w:trPr>
        <w:tc>
          <w:tcPr>
            <w:tcW w:w="253" w:type="pct"/>
            <w:vAlign w:val="center"/>
          </w:tcPr>
          <w:p w14:paraId="7EB3F6EE" w14:textId="77777777" w:rsidR="00C063EB" w:rsidRPr="00D052CA" w:rsidRDefault="00C063EB" w:rsidP="0024734D">
            <w:pPr>
              <w:pStyle w:val="FootnoteText"/>
              <w:keepNext/>
              <w:rPr>
                <w:rFonts w:asciiTheme="minorHAnsi" w:hAnsiTheme="minorHAnsi"/>
                <w:sz w:val="18"/>
                <w:szCs w:val="18"/>
              </w:rPr>
            </w:pPr>
            <w:r w:rsidRPr="00D052CA">
              <w:rPr>
                <w:rFonts w:asciiTheme="minorHAnsi" w:hAnsiTheme="minorHAnsi"/>
                <w:sz w:val="18"/>
                <w:szCs w:val="18"/>
              </w:rPr>
              <w:t>04</w:t>
            </w:r>
          </w:p>
        </w:tc>
        <w:tc>
          <w:tcPr>
            <w:tcW w:w="2247" w:type="pct"/>
            <w:vAlign w:val="center"/>
          </w:tcPr>
          <w:p w14:paraId="7EB3F6EF" w14:textId="6D573FBD"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 xml:space="preserve">Measured Return (evaporator entering) </w:t>
            </w:r>
            <w:r w:rsidR="00481126" w:rsidRPr="00D052CA">
              <w:rPr>
                <w:rFonts w:asciiTheme="minorHAnsi" w:hAnsiTheme="minorHAnsi"/>
                <w:sz w:val="18"/>
                <w:szCs w:val="18"/>
              </w:rPr>
              <w:t>A</w:t>
            </w:r>
            <w:r w:rsidRPr="00D052CA">
              <w:rPr>
                <w:rFonts w:asciiTheme="minorHAnsi" w:hAnsiTheme="minorHAnsi"/>
                <w:sz w:val="18"/>
                <w:szCs w:val="18"/>
              </w:rPr>
              <w:t xml:space="preserve">ir </w:t>
            </w:r>
            <w:r w:rsidR="00481126" w:rsidRPr="00D052CA">
              <w:rPr>
                <w:rFonts w:asciiTheme="minorHAnsi" w:hAnsiTheme="minorHAnsi"/>
                <w:sz w:val="18"/>
                <w:szCs w:val="18"/>
              </w:rPr>
              <w:t>D</w:t>
            </w:r>
            <w:r w:rsidRPr="00D052CA">
              <w:rPr>
                <w:rFonts w:asciiTheme="minorHAnsi" w:hAnsiTheme="minorHAnsi"/>
                <w:sz w:val="18"/>
                <w:szCs w:val="18"/>
              </w:rPr>
              <w:t xml:space="preserve">ry-bulb </w:t>
            </w:r>
            <w:r w:rsidR="00481126"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return</w:t>
            </w:r>
            <w:r w:rsidRPr="00D052CA">
              <w:rPr>
                <w:rFonts w:asciiTheme="minorHAnsi" w:hAnsiTheme="minorHAnsi"/>
                <w:sz w:val="18"/>
                <w:szCs w:val="18"/>
              </w:rPr>
              <w:t xml:space="preserve">, </w:t>
            </w:r>
            <w:proofErr w:type="spellStart"/>
            <w:r w:rsidRPr="00D052CA">
              <w:rPr>
                <w:rFonts w:asciiTheme="minorHAnsi" w:hAnsiTheme="minorHAnsi"/>
                <w:sz w:val="18"/>
                <w:szCs w:val="18"/>
                <w:vertAlign w:val="subscript"/>
              </w:rPr>
              <w:t>db</w:t>
            </w:r>
            <w:proofErr w:type="spellEnd"/>
            <w:r w:rsidRPr="00D052CA">
              <w:rPr>
                <w:rFonts w:asciiTheme="minorHAnsi" w:hAnsiTheme="minorHAnsi"/>
                <w:sz w:val="18"/>
                <w:szCs w:val="18"/>
              </w:rPr>
              <w:t>)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F0"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0 to 130&gt;&gt;</w:t>
            </w:r>
          </w:p>
        </w:tc>
      </w:tr>
      <w:tr w:rsidR="00C063EB" w:rsidRPr="00D052CA" w14:paraId="7EB3F6F5" w14:textId="77777777">
        <w:trPr>
          <w:cantSplit/>
          <w:trHeight w:val="432"/>
        </w:trPr>
        <w:tc>
          <w:tcPr>
            <w:tcW w:w="253" w:type="pct"/>
            <w:vAlign w:val="center"/>
          </w:tcPr>
          <w:p w14:paraId="7EB3F6F2" w14:textId="77777777" w:rsidR="00C063EB" w:rsidRPr="00D052CA" w:rsidRDefault="00C063EB" w:rsidP="0024734D">
            <w:pPr>
              <w:pStyle w:val="FootnoteText"/>
              <w:keepNext/>
              <w:rPr>
                <w:rFonts w:asciiTheme="minorHAnsi" w:hAnsiTheme="minorHAnsi"/>
                <w:sz w:val="18"/>
                <w:szCs w:val="18"/>
              </w:rPr>
            </w:pPr>
            <w:r w:rsidRPr="00D052CA">
              <w:rPr>
                <w:rFonts w:asciiTheme="minorHAnsi" w:hAnsiTheme="minorHAnsi"/>
                <w:sz w:val="18"/>
                <w:szCs w:val="18"/>
              </w:rPr>
              <w:t>05</w:t>
            </w:r>
          </w:p>
        </w:tc>
        <w:tc>
          <w:tcPr>
            <w:tcW w:w="2247" w:type="pct"/>
            <w:vAlign w:val="center"/>
          </w:tcPr>
          <w:p w14:paraId="7EB3F6F3" w14:textId="47352D52"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 xml:space="preserve">Measured Return (evaporator entering) </w:t>
            </w:r>
            <w:r w:rsidR="00481126" w:rsidRPr="00D052CA">
              <w:rPr>
                <w:rFonts w:asciiTheme="minorHAnsi" w:hAnsiTheme="minorHAnsi"/>
                <w:sz w:val="18"/>
                <w:szCs w:val="18"/>
              </w:rPr>
              <w:t>A</w:t>
            </w:r>
            <w:r w:rsidRPr="00D052CA">
              <w:rPr>
                <w:rFonts w:asciiTheme="minorHAnsi" w:hAnsiTheme="minorHAnsi"/>
                <w:sz w:val="18"/>
                <w:szCs w:val="18"/>
              </w:rPr>
              <w:t xml:space="preserve">ir </w:t>
            </w:r>
            <w:r w:rsidR="00481126" w:rsidRPr="00D052CA">
              <w:rPr>
                <w:rFonts w:asciiTheme="minorHAnsi" w:hAnsiTheme="minorHAnsi"/>
                <w:sz w:val="18"/>
                <w:szCs w:val="18"/>
              </w:rPr>
              <w:t>W</w:t>
            </w:r>
            <w:r w:rsidRPr="00D052CA">
              <w:rPr>
                <w:rFonts w:asciiTheme="minorHAnsi" w:hAnsiTheme="minorHAnsi"/>
                <w:sz w:val="18"/>
                <w:szCs w:val="18"/>
              </w:rPr>
              <w:t xml:space="preserve">et-bulb </w:t>
            </w:r>
            <w:r w:rsidR="00481126"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return</w:t>
            </w:r>
            <w:r w:rsidRPr="00D052CA">
              <w:rPr>
                <w:rFonts w:asciiTheme="minorHAnsi" w:hAnsiTheme="minorHAnsi"/>
                <w:sz w:val="18"/>
                <w:szCs w:val="18"/>
              </w:rPr>
              <w:t xml:space="preserve">, </w:t>
            </w:r>
            <w:proofErr w:type="spellStart"/>
            <w:r w:rsidRPr="00D052CA">
              <w:rPr>
                <w:rFonts w:asciiTheme="minorHAnsi" w:hAnsiTheme="minorHAnsi"/>
                <w:sz w:val="18"/>
                <w:szCs w:val="18"/>
                <w:vertAlign w:val="subscript"/>
              </w:rPr>
              <w:t>wb</w:t>
            </w:r>
            <w:proofErr w:type="spellEnd"/>
            <w:r w:rsidRPr="00D052CA">
              <w:rPr>
                <w:rFonts w:asciiTheme="minorHAnsi" w:hAnsiTheme="minorHAnsi"/>
                <w:sz w:val="18"/>
                <w:szCs w:val="18"/>
              </w:rPr>
              <w:t>)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F4"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0 to 130&gt;&gt;</w:t>
            </w:r>
          </w:p>
        </w:tc>
      </w:tr>
      <w:tr w:rsidR="00C063EB" w:rsidRPr="00D052CA" w14:paraId="7EB3F6F9" w14:textId="77777777">
        <w:trPr>
          <w:cantSplit/>
          <w:trHeight w:val="432"/>
        </w:trPr>
        <w:tc>
          <w:tcPr>
            <w:tcW w:w="253" w:type="pct"/>
            <w:vAlign w:val="center"/>
          </w:tcPr>
          <w:p w14:paraId="7EB3F6F6" w14:textId="77777777"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06</w:t>
            </w:r>
          </w:p>
        </w:tc>
        <w:tc>
          <w:tcPr>
            <w:tcW w:w="2247" w:type="pct"/>
            <w:vAlign w:val="center"/>
          </w:tcPr>
          <w:p w14:paraId="7EB3F6F7" w14:textId="5E187FC6"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 xml:space="preserve">Measured Suction </w:t>
            </w:r>
            <w:r w:rsidR="00481126" w:rsidRPr="00D052CA">
              <w:rPr>
                <w:rFonts w:asciiTheme="minorHAnsi" w:hAnsiTheme="minorHAnsi"/>
                <w:sz w:val="18"/>
                <w:szCs w:val="18"/>
              </w:rPr>
              <w:t>L</w:t>
            </w:r>
            <w:r w:rsidRPr="00D052CA">
              <w:rPr>
                <w:rFonts w:asciiTheme="minorHAnsi" w:hAnsiTheme="minorHAnsi"/>
                <w:sz w:val="18"/>
                <w:szCs w:val="18"/>
              </w:rPr>
              <w:t xml:space="preserve">ine </w:t>
            </w:r>
            <w:r w:rsidR="00481126" w:rsidRPr="00D052CA">
              <w:rPr>
                <w:rFonts w:asciiTheme="minorHAnsi" w:hAnsiTheme="minorHAnsi"/>
                <w:sz w:val="18"/>
                <w:szCs w:val="18"/>
              </w:rPr>
              <w:t>T</w:t>
            </w:r>
            <w:r w:rsidRPr="00D052CA">
              <w:rPr>
                <w:rFonts w:asciiTheme="minorHAnsi" w:hAnsiTheme="minorHAnsi"/>
                <w:sz w:val="18"/>
                <w:szCs w:val="18"/>
              </w:rPr>
              <w:t>emperature (</w:t>
            </w:r>
            <w:proofErr w:type="spellStart"/>
            <w:r w:rsidRPr="00D052CA">
              <w:rPr>
                <w:rFonts w:asciiTheme="minorHAnsi" w:hAnsiTheme="minorHAnsi"/>
                <w:sz w:val="18"/>
                <w:szCs w:val="18"/>
              </w:rPr>
              <w:t>T</w:t>
            </w:r>
            <w:r w:rsidRPr="00D052CA">
              <w:rPr>
                <w:rFonts w:asciiTheme="minorHAnsi" w:hAnsiTheme="minorHAnsi"/>
                <w:sz w:val="18"/>
                <w:szCs w:val="18"/>
                <w:vertAlign w:val="subscript"/>
              </w:rPr>
              <w:t>suction</w:t>
            </w:r>
            <w:proofErr w:type="spellEnd"/>
            <w:r w:rsidRPr="00D052CA">
              <w:rPr>
                <w:rFonts w:asciiTheme="minorHAnsi" w:hAnsiTheme="minorHAnsi"/>
                <w:sz w:val="18"/>
                <w:szCs w:val="18"/>
              </w:rPr>
              <w:t>)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6F8"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-40 to 150&gt;&gt;</w:t>
            </w:r>
          </w:p>
        </w:tc>
      </w:tr>
      <w:tr w:rsidR="00C063EB" w:rsidRPr="00D052CA" w14:paraId="7EB3F6FD" w14:textId="77777777">
        <w:trPr>
          <w:cantSplit/>
          <w:trHeight w:val="432"/>
        </w:trPr>
        <w:tc>
          <w:tcPr>
            <w:tcW w:w="253" w:type="pct"/>
            <w:vAlign w:val="center"/>
          </w:tcPr>
          <w:p w14:paraId="7EB3F6FA" w14:textId="77777777"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07</w:t>
            </w:r>
          </w:p>
        </w:tc>
        <w:tc>
          <w:tcPr>
            <w:tcW w:w="2247" w:type="pct"/>
            <w:vAlign w:val="center"/>
          </w:tcPr>
          <w:p w14:paraId="7EB3F6FB" w14:textId="6FB5E112" w:rsidR="00C063EB" w:rsidRPr="00D052CA" w:rsidRDefault="00C063EB" w:rsidP="00481126">
            <w:pPr>
              <w:keepNext/>
              <w:spacing w:after="60"/>
              <w:rPr>
                <w:rFonts w:asciiTheme="minorHAnsi" w:hAnsiTheme="minorHAnsi"/>
                <w:sz w:val="18"/>
                <w:szCs w:val="18"/>
              </w:rPr>
            </w:pPr>
            <w:r w:rsidRPr="00D052CA">
              <w:rPr>
                <w:rFonts w:asciiTheme="minorHAnsi" w:hAnsiTheme="minorHAnsi"/>
                <w:sz w:val="18"/>
                <w:szCs w:val="18"/>
              </w:rPr>
              <w:t xml:space="preserve">Measured Suction </w:t>
            </w:r>
            <w:r w:rsidR="00481126" w:rsidRPr="00D052CA">
              <w:rPr>
                <w:rFonts w:asciiTheme="minorHAnsi" w:hAnsiTheme="minorHAnsi"/>
                <w:sz w:val="18"/>
                <w:szCs w:val="18"/>
              </w:rPr>
              <w:t>L</w:t>
            </w:r>
            <w:r w:rsidRPr="00D052CA">
              <w:rPr>
                <w:rFonts w:asciiTheme="minorHAnsi" w:hAnsiTheme="minorHAnsi"/>
                <w:sz w:val="18"/>
                <w:szCs w:val="18"/>
              </w:rPr>
              <w:t xml:space="preserve">ine </w:t>
            </w:r>
            <w:r w:rsidR="00481126" w:rsidRPr="00D052CA">
              <w:rPr>
                <w:rFonts w:asciiTheme="minorHAnsi" w:hAnsiTheme="minorHAnsi"/>
                <w:sz w:val="18"/>
                <w:szCs w:val="18"/>
              </w:rPr>
              <w:t>P</w:t>
            </w:r>
            <w:r w:rsidRPr="00D052CA">
              <w:rPr>
                <w:rFonts w:asciiTheme="minorHAnsi" w:hAnsiTheme="minorHAnsi"/>
                <w:sz w:val="18"/>
                <w:szCs w:val="18"/>
              </w:rPr>
              <w:t xml:space="preserve">ressure (P </w:t>
            </w:r>
            <w:r w:rsidRPr="00D052CA">
              <w:rPr>
                <w:rFonts w:asciiTheme="minorHAnsi" w:hAnsiTheme="minorHAnsi"/>
                <w:sz w:val="18"/>
                <w:szCs w:val="18"/>
                <w:vertAlign w:val="subscript"/>
              </w:rPr>
              <w:t>suction</w:t>
            </w:r>
            <w:r w:rsidRPr="00D052CA">
              <w:rPr>
                <w:rFonts w:asciiTheme="minorHAnsi" w:hAnsiTheme="minorHAnsi"/>
                <w:sz w:val="18"/>
                <w:szCs w:val="18"/>
              </w:rPr>
              <w:t xml:space="preserve"> - </w:t>
            </w:r>
            <w:proofErr w:type="spellStart"/>
            <w:r w:rsidRPr="00D052CA">
              <w:rPr>
                <w:rFonts w:asciiTheme="minorHAnsi" w:hAnsiTheme="minorHAnsi"/>
                <w:sz w:val="18"/>
                <w:szCs w:val="18"/>
              </w:rPr>
              <w:t>psig</w:t>
            </w:r>
            <w:proofErr w:type="spellEnd"/>
            <w:r w:rsidRPr="00D052CA">
              <w:rPr>
                <w:rFonts w:asciiTheme="minorHAnsi" w:hAnsiTheme="minorHAnsi"/>
                <w:sz w:val="18"/>
                <w:szCs w:val="18"/>
              </w:rPr>
              <w:t>)</w:t>
            </w:r>
          </w:p>
        </w:tc>
        <w:tc>
          <w:tcPr>
            <w:tcW w:w="2500" w:type="pct"/>
            <w:vAlign w:val="center"/>
          </w:tcPr>
          <w:p w14:paraId="7EB3F6FC"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0 to 400&gt;&gt;</w:t>
            </w:r>
          </w:p>
        </w:tc>
      </w:tr>
      <w:tr w:rsidR="00C063EB" w:rsidRPr="00D052CA" w14:paraId="7EB3F702" w14:textId="77777777">
        <w:trPr>
          <w:cantSplit/>
          <w:trHeight w:val="432"/>
        </w:trPr>
        <w:tc>
          <w:tcPr>
            <w:tcW w:w="253" w:type="pct"/>
            <w:vAlign w:val="center"/>
          </w:tcPr>
          <w:p w14:paraId="7EB3F6FE" w14:textId="77777777"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08</w:t>
            </w:r>
          </w:p>
        </w:tc>
        <w:tc>
          <w:tcPr>
            <w:tcW w:w="2247" w:type="pct"/>
            <w:vAlign w:val="center"/>
          </w:tcPr>
          <w:p w14:paraId="7EB3F6FF" w14:textId="5EECCF0E"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 xml:space="preserve">Evaporator </w:t>
            </w:r>
            <w:r w:rsidR="00481126" w:rsidRPr="00D052CA">
              <w:rPr>
                <w:rFonts w:asciiTheme="minorHAnsi" w:hAnsiTheme="minorHAnsi"/>
                <w:sz w:val="18"/>
                <w:szCs w:val="18"/>
              </w:rPr>
              <w:t>S</w:t>
            </w:r>
            <w:r w:rsidRPr="00D052CA">
              <w:rPr>
                <w:rFonts w:asciiTheme="minorHAnsi" w:hAnsiTheme="minorHAnsi"/>
                <w:sz w:val="18"/>
                <w:szCs w:val="18"/>
              </w:rPr>
              <w:t xml:space="preserve">aturation </w:t>
            </w:r>
            <w:r w:rsidR="00481126" w:rsidRPr="00D052CA">
              <w:rPr>
                <w:rFonts w:asciiTheme="minorHAnsi" w:hAnsiTheme="minorHAnsi"/>
                <w:sz w:val="18"/>
                <w:szCs w:val="18"/>
              </w:rPr>
              <w:t>T</w:t>
            </w:r>
            <w:r w:rsidRPr="00D052CA">
              <w:rPr>
                <w:rFonts w:asciiTheme="minorHAnsi" w:hAnsiTheme="minorHAnsi"/>
                <w:sz w:val="18"/>
                <w:szCs w:val="18"/>
              </w:rPr>
              <w:t xml:space="preserve">emperature (T </w:t>
            </w:r>
            <w:r w:rsidRPr="00D052CA">
              <w:rPr>
                <w:rFonts w:asciiTheme="minorHAnsi" w:hAnsiTheme="minorHAnsi"/>
                <w:sz w:val="18"/>
                <w:szCs w:val="18"/>
                <w:vertAlign w:val="subscript"/>
              </w:rPr>
              <w:t>evaporator</w:t>
            </w:r>
            <w:r w:rsidRPr="00D052CA">
              <w:rPr>
                <w:rFonts w:asciiTheme="minorHAnsi" w:hAnsiTheme="minorHAnsi"/>
                <w:sz w:val="18"/>
                <w:szCs w:val="18"/>
              </w:rPr>
              <w:t>,</w:t>
            </w:r>
            <w:r w:rsidRPr="00D052CA">
              <w:rPr>
                <w:rFonts w:asciiTheme="minorHAnsi" w:hAnsiTheme="minorHAnsi"/>
                <w:sz w:val="18"/>
                <w:szCs w:val="18"/>
                <w:vertAlign w:val="subscript"/>
              </w:rPr>
              <w:t xml:space="preserve"> sat</w:t>
            </w:r>
            <w:r w:rsidRPr="00D052CA">
              <w:rPr>
                <w:rFonts w:asciiTheme="minorHAnsi" w:hAnsiTheme="minorHAnsi"/>
                <w:sz w:val="18"/>
                <w:szCs w:val="18"/>
              </w:rPr>
              <w:t xml:space="preserve">) </w:t>
            </w:r>
          </w:p>
          <w:p w14:paraId="7EB3F700" w14:textId="6CEAB8BA" w:rsidR="00C063EB" w:rsidRPr="00D052CA" w:rsidRDefault="00C063EB" w:rsidP="00DB2972">
            <w:pPr>
              <w:keepNext/>
              <w:rPr>
                <w:rFonts w:asciiTheme="minorHAnsi" w:hAnsiTheme="minorHAnsi"/>
                <w:sz w:val="18"/>
                <w:szCs w:val="18"/>
              </w:rPr>
            </w:pPr>
            <w:r w:rsidRPr="00D052CA">
              <w:rPr>
                <w:rFonts w:asciiTheme="minorHAnsi" w:hAnsiTheme="minorHAnsi"/>
                <w:sz w:val="18"/>
                <w:szCs w:val="18"/>
              </w:rPr>
              <w:t xml:space="preserve">from </w:t>
            </w:r>
            <w:r w:rsidR="00481126" w:rsidRPr="00D052CA">
              <w:rPr>
                <w:rFonts w:asciiTheme="minorHAnsi" w:hAnsiTheme="minorHAnsi"/>
                <w:sz w:val="18"/>
                <w:szCs w:val="18"/>
              </w:rPr>
              <w:t>D</w:t>
            </w:r>
            <w:r w:rsidRPr="00D052CA">
              <w:rPr>
                <w:rFonts w:asciiTheme="minorHAnsi" w:hAnsiTheme="minorHAnsi"/>
                <w:sz w:val="18"/>
                <w:szCs w:val="18"/>
              </w:rPr>
              <w:t xml:space="preserve">igital </w:t>
            </w:r>
            <w:r w:rsidR="00481126" w:rsidRPr="00D052CA">
              <w:rPr>
                <w:rFonts w:asciiTheme="minorHAnsi" w:hAnsiTheme="minorHAnsi"/>
                <w:sz w:val="18"/>
                <w:szCs w:val="18"/>
              </w:rPr>
              <w:t>G</w:t>
            </w:r>
            <w:r w:rsidRPr="00D052CA">
              <w:rPr>
                <w:rFonts w:asciiTheme="minorHAnsi" w:hAnsiTheme="minorHAnsi"/>
                <w:sz w:val="18"/>
                <w:szCs w:val="18"/>
              </w:rPr>
              <w:t>auge or P-T Table using Line F07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701" w14:textId="77777777" w:rsidR="00C063EB" w:rsidRPr="00D052CA" w:rsidRDefault="00C063EB" w:rsidP="003E31A0">
            <w:pPr>
              <w:keepNext/>
              <w:spacing w:after="60"/>
              <w:rPr>
                <w:rFonts w:asciiTheme="minorHAnsi" w:hAnsiTheme="minorHAnsi"/>
                <w:sz w:val="18"/>
                <w:szCs w:val="18"/>
              </w:rPr>
            </w:pPr>
            <w:r w:rsidRPr="00D052CA">
              <w:rPr>
                <w:rFonts w:asciiTheme="minorHAnsi" w:hAnsiTheme="minorHAnsi"/>
                <w:sz w:val="18"/>
                <w:szCs w:val="18"/>
              </w:rPr>
              <w:t>&lt;&lt;user entry, check range = -40 to 150&gt;&gt;</w:t>
            </w:r>
          </w:p>
        </w:tc>
      </w:tr>
      <w:tr w:rsidR="00C063EB" w:rsidRPr="00D052CA" w14:paraId="7EB3F706" w14:textId="77777777">
        <w:trPr>
          <w:cantSplit/>
          <w:trHeight w:val="432"/>
        </w:trPr>
        <w:tc>
          <w:tcPr>
            <w:tcW w:w="253" w:type="pct"/>
            <w:vAlign w:val="center"/>
          </w:tcPr>
          <w:p w14:paraId="7EB3F703" w14:textId="77777777" w:rsidR="00C063EB" w:rsidRPr="00D052CA" w:rsidRDefault="00C063EB" w:rsidP="0024734D">
            <w:pPr>
              <w:keepNext/>
              <w:rPr>
                <w:rFonts w:asciiTheme="minorHAnsi" w:hAnsiTheme="minorHAnsi"/>
                <w:sz w:val="18"/>
                <w:szCs w:val="18"/>
              </w:rPr>
            </w:pPr>
            <w:r w:rsidRPr="00D052CA">
              <w:rPr>
                <w:rFonts w:asciiTheme="minorHAnsi" w:hAnsiTheme="minorHAnsi"/>
                <w:sz w:val="18"/>
                <w:szCs w:val="18"/>
              </w:rPr>
              <w:t>09</w:t>
            </w:r>
          </w:p>
        </w:tc>
        <w:tc>
          <w:tcPr>
            <w:tcW w:w="2247" w:type="pct"/>
            <w:vAlign w:val="center"/>
          </w:tcPr>
          <w:p w14:paraId="7EB3F704" w14:textId="03BDA3B2"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Measured Superheat (Line F06 – Line F08)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705"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&lt;&lt;temperature, calculated (F06 – F08)&gt;&gt;</w:t>
            </w:r>
          </w:p>
        </w:tc>
      </w:tr>
      <w:tr w:rsidR="00C063EB" w:rsidRPr="00D052CA" w14:paraId="7EB3F70A" w14:textId="77777777">
        <w:trPr>
          <w:cantSplit/>
          <w:trHeight w:val="432"/>
        </w:trPr>
        <w:tc>
          <w:tcPr>
            <w:tcW w:w="253" w:type="pct"/>
            <w:vAlign w:val="center"/>
          </w:tcPr>
          <w:p w14:paraId="7EB3F707" w14:textId="77777777" w:rsidR="00C063EB" w:rsidRPr="00D052CA" w:rsidDel="00C76C40" w:rsidRDefault="00C063EB" w:rsidP="0024734D">
            <w:pPr>
              <w:keepNext/>
              <w:rPr>
                <w:rFonts w:asciiTheme="minorHAnsi" w:hAnsiTheme="minorHAnsi"/>
                <w:sz w:val="18"/>
                <w:szCs w:val="18"/>
              </w:rPr>
            </w:pPr>
            <w:r w:rsidRPr="00D052CA">
              <w:rPr>
                <w:rFonts w:asciiTheme="minorHAnsi" w:hAnsiTheme="minorHAnsi"/>
                <w:sz w:val="18"/>
                <w:szCs w:val="18"/>
              </w:rPr>
              <w:t>10</w:t>
            </w:r>
          </w:p>
        </w:tc>
        <w:tc>
          <w:tcPr>
            <w:tcW w:w="2247" w:type="pct"/>
            <w:vAlign w:val="center"/>
          </w:tcPr>
          <w:p w14:paraId="7EB3F708" w14:textId="1D3D9B57" w:rsidR="00C063EB" w:rsidRPr="00D052CA" w:rsidRDefault="00C063EB" w:rsidP="00DB2972">
            <w:pPr>
              <w:keepNext/>
              <w:spacing w:after="60"/>
              <w:rPr>
                <w:rFonts w:asciiTheme="minorHAnsi" w:hAnsiTheme="minorHAnsi"/>
                <w:sz w:val="18"/>
                <w:szCs w:val="18"/>
              </w:rPr>
            </w:pPr>
            <w:r w:rsidRPr="00D052CA">
              <w:rPr>
                <w:rFonts w:asciiTheme="minorHAnsi" w:hAnsiTheme="minorHAnsi"/>
                <w:sz w:val="18"/>
                <w:szCs w:val="18"/>
              </w:rPr>
              <w:t>Target Superheat (from Table RA3.2-2, using F02 and F05) (</w:t>
            </w:r>
            <w:r w:rsidR="00DB2972" w:rsidRPr="00D052CA">
              <w:rPr>
                <w:rFonts w:asciiTheme="minorHAnsi" w:hAnsiTheme="minorHAnsi"/>
                <w:sz w:val="18"/>
                <w:szCs w:val="18"/>
              </w:rPr>
              <w:t>°</w:t>
            </w:r>
            <w:r w:rsidRPr="00D052CA">
              <w:rPr>
                <w:rFonts w:asciiTheme="minorHAnsi" w:hAnsiTheme="minorHAnsi"/>
                <w:sz w:val="18"/>
                <w:szCs w:val="18"/>
              </w:rPr>
              <w:t>F)</w:t>
            </w:r>
          </w:p>
        </w:tc>
        <w:tc>
          <w:tcPr>
            <w:tcW w:w="2500" w:type="pct"/>
            <w:vAlign w:val="center"/>
          </w:tcPr>
          <w:p w14:paraId="7EB3F709" w14:textId="77777777" w:rsidR="00C063EB" w:rsidRPr="00D052CA" w:rsidRDefault="00C063EB" w:rsidP="0024734D">
            <w:pPr>
              <w:keepNext/>
              <w:spacing w:after="60"/>
              <w:rPr>
                <w:rFonts w:asciiTheme="minorHAnsi" w:hAnsiTheme="minorHAnsi"/>
                <w:sz w:val="18"/>
                <w:szCs w:val="18"/>
              </w:rPr>
            </w:pPr>
            <w:r w:rsidRPr="00D052CA">
              <w:rPr>
                <w:rFonts w:asciiTheme="minorHAnsi" w:hAnsiTheme="minorHAnsi"/>
                <w:sz w:val="18"/>
                <w:szCs w:val="18"/>
              </w:rPr>
              <w:t>&lt;&lt;user entry, check range = 0 to 50&gt;&gt;</w:t>
            </w:r>
          </w:p>
        </w:tc>
      </w:tr>
      <w:tr w:rsidR="00C063EB" w:rsidRPr="00D052CA" w14:paraId="7EB3F70D" w14:textId="77777777">
        <w:trPr>
          <w:cantSplit/>
          <w:trHeight w:val="432"/>
        </w:trPr>
        <w:tc>
          <w:tcPr>
            <w:tcW w:w="253" w:type="pct"/>
            <w:vAlign w:val="center"/>
          </w:tcPr>
          <w:p w14:paraId="7EB3F70B" w14:textId="77777777" w:rsidR="00C063EB" w:rsidRPr="00D052CA" w:rsidDel="00C76C40" w:rsidRDefault="00C063EB" w:rsidP="0024734D">
            <w:pPr>
              <w:keepNext/>
              <w:rPr>
                <w:rFonts w:asciiTheme="minorHAnsi" w:hAnsiTheme="minorHAnsi"/>
                <w:sz w:val="18"/>
                <w:szCs w:val="18"/>
              </w:rPr>
            </w:pPr>
            <w:r w:rsidRPr="00D052CA">
              <w:rPr>
                <w:rFonts w:asciiTheme="minorHAnsi" w:hAnsiTheme="minorHAnsi"/>
                <w:sz w:val="18"/>
                <w:szCs w:val="18"/>
              </w:rPr>
              <w:t>11</w:t>
            </w:r>
          </w:p>
        </w:tc>
        <w:tc>
          <w:tcPr>
            <w:tcW w:w="4747" w:type="pct"/>
            <w:gridSpan w:val="2"/>
            <w:vAlign w:val="center"/>
          </w:tcPr>
          <w:p w14:paraId="7EB3F70C" w14:textId="1704E453" w:rsidR="00C063EB" w:rsidRPr="00D052CA" w:rsidRDefault="00C063EB" w:rsidP="00206C12">
            <w:pPr>
              <w:keepNext/>
              <w:spacing w:after="60"/>
              <w:rPr>
                <w:rFonts w:asciiTheme="minorHAnsi" w:hAnsiTheme="minorHAnsi"/>
                <w:sz w:val="18"/>
                <w:szCs w:val="18"/>
              </w:rPr>
            </w:pPr>
            <w:r w:rsidRPr="00D052CA">
              <w:rPr>
                <w:rFonts w:asciiTheme="minorHAnsi" w:hAnsiTheme="minorHAnsi"/>
                <w:sz w:val="18"/>
                <w:szCs w:val="18"/>
              </w:rPr>
              <w:t>Compliance Statement: &lt;&lt;if</w:t>
            </w:r>
            <w:r w:rsidR="00680F7E" w:rsidRPr="00D052CA">
              <w:rPr>
                <w:rFonts w:asciiTheme="minorHAnsi" w:hAnsiTheme="minorHAnsi"/>
                <w:sz w:val="18"/>
                <w:szCs w:val="18"/>
              </w:rPr>
              <w:t xml:space="preserve"> F01 ≥ 70, and</w:t>
            </w:r>
            <w:r w:rsidRPr="00D052CA">
              <w:rPr>
                <w:rFonts w:asciiTheme="minorHAnsi" w:hAnsiTheme="minorHAnsi"/>
                <w:sz w:val="18"/>
                <w:szCs w:val="18"/>
              </w:rPr>
              <w:t xml:space="preserve"> </w:t>
            </w:r>
            <w:proofErr w:type="gramStart"/>
            <w:r w:rsidRPr="00D052CA">
              <w:rPr>
                <w:rFonts w:asciiTheme="minorHAnsi" w:hAnsiTheme="minorHAnsi"/>
                <w:sz w:val="18"/>
                <w:szCs w:val="18"/>
              </w:rPr>
              <w:t>ABS(</w:t>
            </w:r>
            <w:proofErr w:type="gramEnd"/>
            <w:r w:rsidRPr="00D052CA">
              <w:rPr>
                <w:rFonts w:asciiTheme="minorHAnsi" w:hAnsiTheme="minorHAnsi"/>
                <w:sz w:val="18"/>
                <w:szCs w:val="18"/>
              </w:rPr>
              <w:t xml:space="preserve">F09 – F10) ≤ </w:t>
            </w:r>
            <w:r w:rsidR="004C1B0C" w:rsidRPr="00D052CA">
              <w:rPr>
                <w:rFonts w:asciiTheme="minorHAnsi" w:hAnsiTheme="minorHAnsi"/>
                <w:sz w:val="18"/>
                <w:szCs w:val="18"/>
              </w:rPr>
              <w:t>8</w:t>
            </w:r>
            <w:r w:rsidRPr="00D052CA">
              <w:rPr>
                <w:rFonts w:asciiTheme="minorHAnsi" w:hAnsiTheme="minorHAnsi"/>
                <w:sz w:val="18"/>
                <w:szCs w:val="18"/>
              </w:rPr>
              <w:t xml:space="preserve">, then display text: “System complies with Refrigerant Charge Verification requirement by use of the Superheat Method”; else display text: "System does not comply" </w:t>
            </w:r>
          </w:p>
        </w:tc>
      </w:tr>
    </w:tbl>
    <w:p w14:paraId="7EB3F70F" w14:textId="77777777" w:rsidR="00C063EB" w:rsidRPr="00D052CA" w:rsidRDefault="00C063E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A63D2" w:rsidRPr="00D052CA" w14:paraId="7EB3F712" w14:textId="77777777" w:rsidTr="002A63D2">
        <w:trPr>
          <w:cantSplit/>
          <w:trHeight w:val="432"/>
        </w:trPr>
        <w:tc>
          <w:tcPr>
            <w:tcW w:w="5000" w:type="pct"/>
            <w:gridSpan w:val="2"/>
            <w:vAlign w:val="center"/>
          </w:tcPr>
          <w:p w14:paraId="7EB3F710" w14:textId="161F1F84" w:rsidR="002A63D2" w:rsidRPr="00D052CA" w:rsidRDefault="002A63D2" w:rsidP="00481126">
            <w:pPr>
              <w:keepNext/>
              <w:rPr>
                <w:rFonts w:asciiTheme="minorHAnsi" w:hAnsiTheme="minorHAnsi"/>
                <w:b/>
                <w:szCs w:val="18"/>
              </w:rPr>
            </w:pPr>
            <w:r w:rsidRPr="00D052CA">
              <w:rPr>
                <w:rFonts w:asciiTheme="minorHAnsi" w:hAnsiTheme="minorHAnsi"/>
                <w:b/>
                <w:szCs w:val="18"/>
              </w:rPr>
              <w:t xml:space="preserve">G. Determination of </w:t>
            </w:r>
            <w:r w:rsidR="00C80854" w:rsidRPr="00D052CA">
              <w:rPr>
                <w:rFonts w:asciiTheme="minorHAnsi" w:hAnsiTheme="minorHAnsi"/>
                <w:b/>
                <w:szCs w:val="18"/>
              </w:rPr>
              <w:t xml:space="preserve">HERS Verification </w:t>
            </w:r>
            <w:r w:rsidRPr="00D052CA">
              <w:rPr>
                <w:rFonts w:asciiTheme="minorHAnsi" w:hAnsiTheme="minorHAnsi"/>
                <w:b/>
                <w:szCs w:val="18"/>
              </w:rPr>
              <w:t>Compliance</w:t>
            </w:r>
          </w:p>
          <w:p w14:paraId="7EB3F711" w14:textId="07033112" w:rsidR="002A63D2" w:rsidRPr="00D052CA" w:rsidRDefault="003771D4" w:rsidP="00481126">
            <w:pPr>
              <w:keepNext/>
              <w:rPr>
                <w:rFonts w:asciiTheme="minorHAnsi" w:hAnsiTheme="minorHAnsi"/>
                <w:sz w:val="18"/>
                <w:szCs w:val="18"/>
              </w:rPr>
            </w:pPr>
            <w:r w:rsidRPr="00D052CA">
              <w:rPr>
                <w:rFonts w:ascii="Calibri" w:hAnsi="Calibri"/>
                <w:sz w:val="18"/>
                <w:szCs w:val="18"/>
              </w:rPr>
              <w:t>&lt;&lt;Static Text - see the top&gt;&gt;</w:t>
            </w:r>
          </w:p>
        </w:tc>
      </w:tr>
      <w:tr w:rsidR="00093246" w:rsidRPr="00D052CA" w14:paraId="7EB3F715" w14:textId="77777777" w:rsidTr="00093246">
        <w:trPr>
          <w:cantSplit/>
          <w:trHeight w:val="432"/>
        </w:trPr>
        <w:tc>
          <w:tcPr>
            <w:tcW w:w="253" w:type="pct"/>
            <w:vAlign w:val="center"/>
          </w:tcPr>
          <w:p w14:paraId="7EB3F713" w14:textId="77777777" w:rsidR="00093246" w:rsidRPr="00D052CA" w:rsidDel="00C76C40" w:rsidRDefault="00093246" w:rsidP="00093246">
            <w:pPr>
              <w:keepNext/>
              <w:rPr>
                <w:rFonts w:asciiTheme="minorHAnsi" w:hAnsiTheme="minorHAnsi"/>
                <w:sz w:val="18"/>
                <w:szCs w:val="18"/>
              </w:rPr>
            </w:pPr>
            <w:r w:rsidRPr="00D052CA">
              <w:rPr>
                <w:rFonts w:asciiTheme="minorHAnsi" w:hAnsiTheme="minorHAnsi"/>
                <w:sz w:val="18"/>
                <w:szCs w:val="18"/>
              </w:rPr>
              <w:t>01</w:t>
            </w:r>
          </w:p>
        </w:tc>
        <w:tc>
          <w:tcPr>
            <w:tcW w:w="4747" w:type="pct"/>
            <w:vAlign w:val="center"/>
          </w:tcPr>
          <w:p w14:paraId="7EB3F714" w14:textId="1170B329" w:rsidR="00093246" w:rsidRPr="00D052CA" w:rsidRDefault="00093246" w:rsidP="00093246">
            <w:pPr>
              <w:keepNext/>
              <w:spacing w:after="60"/>
              <w:rPr>
                <w:rFonts w:asciiTheme="minorHAnsi" w:hAnsiTheme="minorHAnsi"/>
                <w:sz w:val="18"/>
                <w:szCs w:val="18"/>
              </w:rPr>
            </w:pPr>
            <w:r w:rsidRPr="00D052CA">
              <w:rPr>
                <w:rFonts w:asciiTheme="minorHAnsi" w:hAnsiTheme="minorHAnsi"/>
                <w:sz w:val="18"/>
                <w:szCs w:val="18"/>
              </w:rPr>
              <w:t>&lt;&lt;if C03 and C04=calibration is current; and D01≠ System does not comply; andE02≠ System does not comply; and F11≠ System does not comply</w:t>
            </w:r>
            <w:r w:rsidR="00C80854" w:rsidRPr="00D052CA">
              <w:rPr>
                <w:rFonts w:asciiTheme="minorHAnsi" w:hAnsiTheme="minorHAnsi"/>
                <w:sz w:val="18"/>
                <w:szCs w:val="18"/>
              </w:rPr>
              <w:t>; then display</w:t>
            </w:r>
            <w:r w:rsidR="00D12397" w:rsidRPr="00D052CA">
              <w:rPr>
                <w:rFonts w:asciiTheme="minorHAnsi" w:hAnsiTheme="minorHAnsi"/>
                <w:sz w:val="18"/>
                <w:szCs w:val="18"/>
              </w:rPr>
              <w:t>:</w:t>
            </w:r>
            <w:r w:rsidR="002435AC" w:rsidRPr="00D052CA">
              <w:rPr>
                <w:rFonts w:asciiTheme="minorHAnsi" w:hAnsiTheme="minorHAnsi"/>
                <w:sz w:val="18"/>
                <w:szCs w:val="18"/>
              </w:rPr>
              <w:t xml:space="preserve"> Complies: All specified verification protocol requirements on this document are met; else display: Does not comply: One or more specified verification protocol requirements on this document are not met </w:t>
            </w:r>
            <w:r w:rsidR="005D7DE0" w:rsidRPr="00D052CA">
              <w:rPr>
                <w:rFonts w:asciiTheme="minorHAnsi" w:hAnsiTheme="minorHAnsi"/>
                <w:sz w:val="18"/>
                <w:szCs w:val="18"/>
              </w:rPr>
              <w:t>&gt;&gt;</w:t>
            </w:r>
          </w:p>
        </w:tc>
      </w:tr>
    </w:tbl>
    <w:p w14:paraId="7EB3F716" w14:textId="77777777" w:rsidR="00C063EB" w:rsidRPr="00D052CA" w:rsidRDefault="00C063EB" w:rsidP="006F7E55">
      <w:pPr>
        <w:rPr>
          <w:rFonts w:asciiTheme="minorHAnsi" w:hAnsiTheme="minorHAnsi"/>
          <w:sz w:val="18"/>
          <w:szCs w:val="18"/>
        </w:rPr>
      </w:pPr>
    </w:p>
    <w:p w14:paraId="7EB3F746" w14:textId="77777777" w:rsidR="00FE279B" w:rsidRPr="00D052CA" w:rsidRDefault="00FE279B" w:rsidP="006F7E55">
      <w:pPr>
        <w:rPr>
          <w:rFonts w:asciiTheme="minorHAnsi" w:hAnsiTheme="minorHAnsi"/>
          <w:sz w:val="18"/>
          <w:szCs w:val="18"/>
        </w:rPr>
      </w:pPr>
    </w:p>
    <w:sectPr w:rsidR="00FE279B" w:rsidRPr="00D052CA" w:rsidSect="003A69EB">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87426" w14:textId="77777777" w:rsidR="00974F23" w:rsidRDefault="00974F23">
      <w:r>
        <w:separator/>
      </w:r>
    </w:p>
  </w:endnote>
  <w:endnote w:type="continuationSeparator" w:id="0">
    <w:p w14:paraId="67C6386B" w14:textId="77777777" w:rsidR="00974F23" w:rsidRDefault="00974F23">
      <w:r>
        <w:continuationSeparator/>
      </w:r>
    </w:p>
  </w:endnote>
  <w:endnote w:type="continuationNotice" w:id="1">
    <w:p w14:paraId="5DF4872F" w14:textId="77777777" w:rsidR="00974F23" w:rsidRDefault="00974F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5F" w14:textId="77777777"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7EB3F760" w14:textId="347FF706"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EE7D43">
      <w:rPr>
        <w:rFonts w:ascii="Calibri" w:hAnsi="Calibri"/>
      </w:rPr>
      <w:t>22</w:t>
    </w:r>
    <w:r w:rsidRPr="00CF5A20">
      <w:rPr>
        <w:rFonts w:ascii="Calibri" w:hAnsi="Calibri"/>
      </w:rPr>
      <w:t xml:space="preserve"> </w:t>
    </w:r>
    <w:r w:rsidR="000065F5">
      <w:rPr>
        <w:rFonts w:ascii="Calibri" w:hAnsi="Calibri"/>
      </w:rPr>
      <w:t>Low-</w:t>
    </w:r>
    <w:r w:rsidR="00DC37A7">
      <w:rPr>
        <w:rFonts w:ascii="Calibri" w:hAnsi="Calibri"/>
      </w:rPr>
      <w:t>R</w:t>
    </w:r>
    <w:r w:rsidR="000065F5">
      <w:rPr>
        <w:rFonts w:ascii="Calibri" w:hAnsi="Calibri"/>
      </w:rPr>
      <w:t>ise Multifamily</w:t>
    </w:r>
    <w:r w:rsidR="000065F5" w:rsidRPr="00CF5A20">
      <w:rPr>
        <w:rFonts w:ascii="Calibri" w:hAnsi="Calibri"/>
      </w:rPr>
      <w:t xml:space="preserve"> </w:t>
    </w:r>
    <w:r w:rsidRPr="00CF5A20">
      <w:rPr>
        <w:rFonts w:ascii="Calibri" w:hAnsi="Calibri"/>
      </w:rPr>
      <w:t>Compliance</w:t>
    </w:r>
    <w:r w:rsidRPr="00CF5A20">
      <w:rPr>
        <w:rFonts w:ascii="Calibri" w:hAnsi="Calibri"/>
      </w:rPr>
      <w:tab/>
    </w:r>
    <w:r w:rsidR="000065F5">
      <w:rPr>
        <w:rFonts w:ascii="Calibri" w:hAnsi="Calibri"/>
      </w:rPr>
      <w:t>January</w:t>
    </w:r>
    <w:r w:rsidR="000065F5" w:rsidRPr="00224878">
      <w:rPr>
        <w:rFonts w:ascii="Calibri" w:hAnsi="Calibri"/>
      </w:rPr>
      <w:t xml:space="preserve"> </w:t>
    </w:r>
    <w:r w:rsidRPr="00224878">
      <w:rPr>
        <w:rFonts w:ascii="Calibri" w:hAnsi="Calibri"/>
      </w:rPr>
      <w:t>20</w:t>
    </w:r>
    <w:r w:rsidR="00EE7D43">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F768" w14:textId="3BE9537E" w:rsidR="00337C70" w:rsidRPr="00CF5A20" w:rsidRDefault="00337C70"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EE7D43">
      <w:rPr>
        <w:rFonts w:ascii="Calibri" w:hAnsi="Calibri"/>
      </w:rPr>
      <w:t>22</w:t>
    </w:r>
    <w:r w:rsidRPr="00CF5A20">
      <w:rPr>
        <w:rFonts w:ascii="Calibri" w:hAnsi="Calibri"/>
      </w:rPr>
      <w:t xml:space="preserve"> </w:t>
    </w:r>
    <w:r w:rsidR="000065F5">
      <w:rPr>
        <w:rFonts w:ascii="Calibri" w:hAnsi="Calibri"/>
      </w:rPr>
      <w:t>Low-</w:t>
    </w:r>
    <w:r w:rsidR="00DC37A7">
      <w:rPr>
        <w:rFonts w:ascii="Calibri" w:hAnsi="Calibri"/>
      </w:rPr>
      <w:t>R</w:t>
    </w:r>
    <w:r w:rsidR="000065F5">
      <w:rPr>
        <w:rFonts w:ascii="Calibri" w:hAnsi="Calibri"/>
      </w:rPr>
      <w:t>ise Multifamily</w:t>
    </w:r>
    <w:r w:rsidR="000065F5" w:rsidRPr="00CF5A20">
      <w:rPr>
        <w:rFonts w:ascii="Calibri" w:hAnsi="Calibri"/>
      </w:rPr>
      <w:t xml:space="preserve"> </w:t>
    </w:r>
    <w:r w:rsidRPr="00CF5A20">
      <w:rPr>
        <w:rFonts w:ascii="Calibri" w:hAnsi="Calibri"/>
      </w:rPr>
      <w:t>Compliance</w:t>
    </w:r>
    <w:r w:rsidRPr="00CF5A20">
      <w:rPr>
        <w:rFonts w:ascii="Calibri" w:hAnsi="Calibri"/>
      </w:rPr>
      <w:tab/>
    </w:r>
    <w:r w:rsidR="000065F5">
      <w:rPr>
        <w:rFonts w:ascii="Calibri" w:hAnsi="Calibri"/>
      </w:rPr>
      <w:t>January</w:t>
    </w:r>
    <w:r w:rsidR="000065F5" w:rsidRPr="00224878">
      <w:rPr>
        <w:rFonts w:ascii="Calibri" w:hAnsi="Calibri"/>
      </w:rPr>
      <w:t xml:space="preserve"> </w:t>
    </w:r>
    <w:r w:rsidRPr="00224878">
      <w:rPr>
        <w:rFonts w:ascii="Calibri" w:hAnsi="Calibri"/>
      </w:rPr>
      <w:t>20</w:t>
    </w:r>
    <w:r w:rsidR="00EE7D43">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EC511" w14:textId="77777777" w:rsidR="00974F23" w:rsidRDefault="00974F23">
      <w:r>
        <w:separator/>
      </w:r>
    </w:p>
  </w:footnote>
  <w:footnote w:type="continuationSeparator" w:id="0">
    <w:p w14:paraId="4C28DB77" w14:textId="77777777" w:rsidR="00974F23" w:rsidRDefault="00974F23">
      <w:r>
        <w:continuationSeparator/>
      </w:r>
    </w:p>
  </w:footnote>
  <w:footnote w:type="continuationNotice" w:id="1">
    <w:p w14:paraId="5C4B7D38" w14:textId="77777777" w:rsidR="00974F23" w:rsidRDefault="00974F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8415F" w14:textId="77777777" w:rsidR="00874F0B" w:rsidRPr="00226A7A" w:rsidRDefault="00874F0B" w:rsidP="00874F0B">
    <w:pPr>
      <w:tabs>
        <w:tab w:val="center" w:pos="4320"/>
        <w:tab w:val="right" w:pos="8640"/>
      </w:tabs>
      <w:ind w:left="360"/>
      <w:jc w:val="center"/>
      <w:rPr>
        <w:rFonts w:ascii="Calibri" w:hAnsi="Calibri" w:cs="Calibri"/>
        <w:b/>
        <w:noProof/>
        <w:sz w:val="28"/>
        <w:szCs w:val="28"/>
      </w:rPr>
    </w:pPr>
    <w:r w:rsidRPr="00226A7A">
      <w:rPr>
        <w:rFonts w:ascii="Calibri" w:hAnsi="Calibri" w:cs="Calibri"/>
        <w:noProof/>
        <w:sz w:val="28"/>
        <w:szCs w:val="28"/>
      </w:rPr>
      <w:drawing>
        <wp:anchor distT="0" distB="0" distL="114300" distR="114300" simplePos="0" relativeHeight="251659264" behindDoc="0" locked="0" layoutInCell="1" allowOverlap="1" wp14:anchorId="41230869" wp14:editId="78067DD5">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26A7A">
      <w:rPr>
        <w:rFonts w:ascii="Calibri" w:hAnsi="Calibri" w:cs="Calibri"/>
        <w:b/>
        <w:noProof/>
        <w:sz w:val="28"/>
        <w:szCs w:val="28"/>
      </w:rPr>
      <w:t>REFRIGERANT CHARGE VERIFICATION</w:t>
    </w:r>
  </w:p>
  <w:p w14:paraId="1800ADF5" w14:textId="77777777" w:rsidR="00874F0B" w:rsidRPr="00226A7A" w:rsidRDefault="00874F0B" w:rsidP="00874F0B">
    <w:pPr>
      <w:tabs>
        <w:tab w:val="center" w:pos="4320"/>
        <w:tab w:val="right" w:pos="8640"/>
      </w:tabs>
      <w:ind w:left="360"/>
      <w:rPr>
        <w:rFonts w:ascii="Arial" w:hAnsi="Arial" w:cs="Arial"/>
        <w:sz w:val="24"/>
        <w:szCs w:val="24"/>
      </w:rPr>
    </w:pPr>
    <w:r w:rsidRPr="00226A7A">
      <w:rPr>
        <w:rFonts w:ascii="Arial" w:hAnsi="Arial" w:cs="Arial"/>
        <w:sz w:val="24"/>
        <w:szCs w:val="24"/>
      </w:rPr>
      <w:ptab w:relativeTo="margin" w:alignment="center" w:leader="none"/>
    </w:r>
    <w:r w:rsidRPr="00226A7A">
      <w:rPr>
        <w:rFonts w:ascii="Arial" w:hAnsi="Arial" w:cs="Arial"/>
        <w:sz w:val="24"/>
        <w:szCs w:val="24"/>
      </w:rPr>
      <w:ptab w:relativeTo="margin" w:alignment="right" w:leader="none"/>
    </w:r>
    <w:r w:rsidRPr="00226A7A">
      <w:rPr>
        <w:rFonts w:ascii="Calibri" w:hAnsi="Calibri" w:cs="Calibri"/>
        <w:sz w:val="28"/>
        <w:szCs w:val="28"/>
      </w:rPr>
      <w:t>CEC-</w:t>
    </w:r>
    <w:r w:rsidRPr="00A664FF">
      <w:t xml:space="preserve"> </w:t>
    </w:r>
    <w:r w:rsidRPr="00A664FF">
      <w:rPr>
        <w:rFonts w:ascii="Calibri" w:hAnsi="Calibri" w:cs="Calibri"/>
        <w:sz w:val="28"/>
        <w:szCs w:val="28"/>
      </w:rPr>
      <w:t>LMCV-MCH-25-H</w:t>
    </w:r>
  </w:p>
  <w:p w14:paraId="6D1E5EAD" w14:textId="77777777" w:rsidR="00874F0B" w:rsidRPr="00226A7A" w:rsidRDefault="00874F0B" w:rsidP="00874F0B">
    <w:pPr>
      <w:spacing w:after="160" w:line="259" w:lineRule="auto"/>
      <w:ind w:left="360"/>
      <w:rPr>
        <w:rFonts w:ascii="Calibri" w:eastAsia="Calibri" w:hAnsi="Calibri" w:cs="Calibri"/>
        <w:b/>
        <w:bCs/>
        <w:i/>
        <w:iCs/>
        <w:sz w:val="28"/>
        <w:szCs w:val="28"/>
      </w:rPr>
    </w:pPr>
    <w:r w:rsidRPr="00226A7A">
      <w:rPr>
        <w:rFonts w:ascii="Arial" w:eastAsia="Calibri" w:hAnsi="Arial" w:cs="Arial"/>
        <w:sz w:val="24"/>
        <w:szCs w:val="22"/>
      </w:rPr>
      <w:ptab w:relativeTo="margin" w:alignment="center" w:leader="none"/>
    </w:r>
    <w:r w:rsidRPr="00226A7A">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CF5A20" w14:paraId="7EB3F763" w14:textId="77777777">
      <w:trPr>
        <w:cantSplit/>
        <w:trHeight w:val="288"/>
      </w:trPr>
      <w:tc>
        <w:tcPr>
          <w:tcW w:w="3877" w:type="pct"/>
          <w:gridSpan w:val="2"/>
          <w:tcBorders>
            <w:right w:val="nil"/>
          </w:tcBorders>
          <w:vAlign w:val="center"/>
        </w:tcPr>
        <w:p w14:paraId="7EB3F761" w14:textId="77777777" w:rsidR="00337C70" w:rsidRDefault="00337C70">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7EB3F762" w14:textId="5DC685B6" w:rsidR="00337C70" w:rsidRPr="00CF5A20" w:rsidRDefault="0063688E" w:rsidP="00BA34B9">
          <w:pPr>
            <w:pStyle w:val="Heading1"/>
            <w:jc w:val="right"/>
            <w:rPr>
              <w:rFonts w:ascii="Calibri" w:hAnsi="Calibri"/>
              <w:b w:val="0"/>
              <w:bCs/>
              <w:sz w:val="20"/>
            </w:rPr>
          </w:pPr>
          <w:r>
            <w:rPr>
              <w:rFonts w:ascii="Calibri" w:hAnsi="Calibri"/>
              <w:b w:val="0"/>
              <w:bCs/>
              <w:sz w:val="20"/>
            </w:rPr>
            <w:t>LMCV</w:t>
          </w:r>
          <w:r w:rsidR="00337C70" w:rsidRPr="00CF5A20">
            <w:rPr>
              <w:rFonts w:ascii="Calibri" w:hAnsi="Calibri"/>
              <w:b w:val="0"/>
              <w:bCs/>
              <w:sz w:val="20"/>
            </w:rPr>
            <w:t>-MCH-25</w:t>
          </w:r>
          <w:r w:rsidR="00337C70">
            <w:rPr>
              <w:rFonts w:ascii="Calibri" w:hAnsi="Calibri"/>
              <w:b w:val="0"/>
              <w:bCs/>
              <w:sz w:val="20"/>
            </w:rPr>
            <w:t>-H</w:t>
          </w:r>
        </w:p>
      </w:tc>
    </w:tr>
    <w:tr w:rsidR="00337C70" w:rsidRPr="00CF5A20" w14:paraId="7EB3F766" w14:textId="77777777">
      <w:trPr>
        <w:cantSplit/>
        <w:trHeight w:val="288"/>
      </w:trPr>
      <w:tc>
        <w:tcPr>
          <w:tcW w:w="2500" w:type="pct"/>
          <w:tcBorders>
            <w:right w:val="nil"/>
          </w:tcBorders>
        </w:tcPr>
        <w:p w14:paraId="7EB3F764" w14:textId="77777777" w:rsidR="00337C70" w:rsidRPr="00CF5A20" w:rsidRDefault="00337C70"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w:t>
          </w:r>
        </w:p>
      </w:tc>
      <w:tc>
        <w:tcPr>
          <w:tcW w:w="2500" w:type="pct"/>
          <w:gridSpan w:val="2"/>
          <w:tcBorders>
            <w:left w:val="nil"/>
          </w:tcBorders>
        </w:tcPr>
        <w:p w14:paraId="7EB3F765" w14:textId="28640800" w:rsidR="00337C70" w:rsidRPr="00CF5A20" w:rsidRDefault="00337C70"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C2323">
            <w:rPr>
              <w:rFonts w:ascii="Calibri" w:hAnsi="Calibri"/>
              <w:bCs/>
              <w:noProof/>
            </w:rPr>
            <w:t>3</w:t>
          </w:r>
          <w:r>
            <w:rPr>
              <w:rFonts w:ascii="Calibri" w:hAnsi="Calibri"/>
              <w:bCs/>
              <w:noProof/>
            </w:rPr>
            <w:fldChar w:fldCharType="end"/>
          </w:r>
          <w:r w:rsidRPr="00CF5A20">
            <w:rPr>
              <w:rFonts w:ascii="Calibri" w:hAnsi="Calibri"/>
              <w:bCs/>
            </w:rPr>
            <w:t>)</w:t>
          </w:r>
        </w:p>
      </w:tc>
    </w:tr>
  </w:tbl>
  <w:p w14:paraId="7EB3F767" w14:textId="77777777" w:rsidR="00337C70" w:rsidRDefault="00337C7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37C70" w:rsidRPr="00F85124" w14:paraId="7EB3F76C" w14:textId="77777777">
      <w:trPr>
        <w:cantSplit/>
        <w:trHeight w:val="288"/>
      </w:trPr>
      <w:tc>
        <w:tcPr>
          <w:tcW w:w="3877" w:type="pct"/>
          <w:gridSpan w:val="2"/>
          <w:tcBorders>
            <w:right w:val="nil"/>
          </w:tcBorders>
          <w:vAlign w:val="center"/>
        </w:tcPr>
        <w:p w14:paraId="7EB3F76A" w14:textId="77777777" w:rsidR="00337C70" w:rsidRPr="00481126" w:rsidRDefault="00337C70">
          <w:pPr>
            <w:pStyle w:val="Heading1"/>
            <w:rPr>
              <w:rFonts w:asciiTheme="minorHAnsi" w:hAnsiTheme="minorHAnsi"/>
              <w:b w:val="0"/>
              <w:bCs/>
              <w:sz w:val="20"/>
            </w:rPr>
          </w:pPr>
          <w:r w:rsidRPr="00481126">
            <w:rPr>
              <w:rFonts w:asciiTheme="minorHAnsi" w:hAnsiTheme="minorHAnsi"/>
              <w:b w:val="0"/>
              <w:bCs/>
              <w:sz w:val="20"/>
            </w:rPr>
            <w:t>CERTIFICATE OF VERIFICATION - DATA FIELD DEFINITIONS AND CALCULATIONS</w:t>
          </w:r>
        </w:p>
      </w:tc>
      <w:tc>
        <w:tcPr>
          <w:tcW w:w="1123" w:type="pct"/>
          <w:tcBorders>
            <w:left w:val="nil"/>
          </w:tcBorders>
          <w:tcMar>
            <w:left w:w="115" w:type="dxa"/>
            <w:right w:w="115" w:type="dxa"/>
          </w:tcMar>
          <w:vAlign w:val="center"/>
        </w:tcPr>
        <w:p w14:paraId="7EB3F76B" w14:textId="3447E9CF" w:rsidR="00337C70" w:rsidRPr="00962907" w:rsidRDefault="0063688E" w:rsidP="00BA34B9">
          <w:pPr>
            <w:pStyle w:val="Heading1"/>
            <w:jc w:val="right"/>
            <w:rPr>
              <w:rFonts w:ascii="Calibri" w:hAnsi="Calibri"/>
              <w:b w:val="0"/>
              <w:bCs/>
              <w:sz w:val="20"/>
            </w:rPr>
          </w:pPr>
          <w:r>
            <w:rPr>
              <w:rFonts w:ascii="Calibri" w:hAnsi="Calibri"/>
              <w:b w:val="0"/>
              <w:bCs/>
              <w:sz w:val="20"/>
            </w:rPr>
            <w:t>LMCV</w:t>
          </w:r>
          <w:r w:rsidR="00337C70" w:rsidRPr="00962907">
            <w:rPr>
              <w:rFonts w:ascii="Calibri" w:hAnsi="Calibri"/>
              <w:b w:val="0"/>
              <w:bCs/>
              <w:sz w:val="20"/>
            </w:rPr>
            <w:t>-MCH-25</w:t>
          </w:r>
        </w:p>
      </w:tc>
    </w:tr>
    <w:tr w:rsidR="00337C70" w:rsidRPr="00F85124" w14:paraId="7EB3F76F" w14:textId="77777777" w:rsidTr="00481126">
      <w:trPr>
        <w:cantSplit/>
        <w:trHeight w:val="288"/>
      </w:trPr>
      <w:tc>
        <w:tcPr>
          <w:tcW w:w="2500" w:type="pct"/>
          <w:tcBorders>
            <w:right w:val="nil"/>
          </w:tcBorders>
          <w:vAlign w:val="center"/>
        </w:tcPr>
        <w:p w14:paraId="7EB3F76D" w14:textId="77777777" w:rsidR="00337C70" w:rsidRPr="00962907" w:rsidRDefault="00337C70" w:rsidP="0025438E">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w:t>
          </w:r>
        </w:p>
      </w:tc>
      <w:tc>
        <w:tcPr>
          <w:tcW w:w="2500" w:type="pct"/>
          <w:gridSpan w:val="2"/>
          <w:tcBorders>
            <w:left w:val="nil"/>
          </w:tcBorders>
          <w:vAlign w:val="center"/>
        </w:tcPr>
        <w:p w14:paraId="7EB3F76E" w14:textId="21C25D0C" w:rsidR="00337C70" w:rsidRPr="00962907" w:rsidRDefault="00337C70" w:rsidP="0025438E">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0435B9" w:rsidRPr="000435B9">
            <w:rPr>
              <w:rFonts w:ascii="Calibri" w:hAnsi="Calibri"/>
              <w:bCs/>
              <w:noProof/>
            </w:rPr>
            <w:t>5</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C2323">
            <w:rPr>
              <w:rFonts w:ascii="Calibri" w:hAnsi="Calibri"/>
              <w:bCs/>
              <w:noProof/>
            </w:rPr>
            <w:t>6</w:t>
          </w:r>
          <w:r>
            <w:rPr>
              <w:rFonts w:ascii="Calibri" w:hAnsi="Calibri"/>
              <w:bCs/>
              <w:noProof/>
            </w:rPr>
            <w:fldChar w:fldCharType="end"/>
          </w:r>
          <w:r w:rsidRPr="00962907">
            <w:rPr>
              <w:rFonts w:ascii="Calibri" w:hAnsi="Calibri"/>
              <w:bCs/>
            </w:rPr>
            <w:t>)</w:t>
          </w:r>
        </w:p>
      </w:tc>
    </w:tr>
  </w:tbl>
  <w:p w14:paraId="7EB3F770" w14:textId="77777777" w:rsidR="00337C70" w:rsidRDefault="00337C7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1146782"/>
    <w:lvl w:ilvl="0" w:tplc="4CF2383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A7A31"/>
    <w:multiLevelType w:val="hybridMultilevel"/>
    <w:tmpl w:val="448C021A"/>
    <w:lvl w:ilvl="0" w:tplc="EB363F7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99A01C44"/>
    <w:lvl w:ilvl="0" w:tplc="9F10AD6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59103EA6"/>
    <w:lvl w:ilvl="0" w:tplc="DC22A5EA">
      <w:start w:val="1"/>
      <w:numFmt w:val="decimal"/>
      <w:lvlText w:val="%1."/>
      <w:lvlJc w:val="left"/>
      <w:pPr>
        <w:ind w:left="720" w:hanging="360"/>
      </w:pPr>
      <w:rPr>
        <w:rFonts w:cs="Times New Roman"/>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435294739">
    <w:abstractNumId w:val="0"/>
  </w:num>
  <w:num w:numId="2" w16cid:durableId="604532835">
    <w:abstractNumId w:val="1"/>
  </w:num>
  <w:num w:numId="3" w16cid:durableId="1701318936">
    <w:abstractNumId w:val="0"/>
  </w:num>
  <w:num w:numId="4" w16cid:durableId="1830361283">
    <w:abstractNumId w:val="6"/>
  </w:num>
  <w:num w:numId="5" w16cid:durableId="439372180">
    <w:abstractNumId w:val="18"/>
  </w:num>
  <w:num w:numId="6" w16cid:durableId="778180650">
    <w:abstractNumId w:val="5"/>
  </w:num>
  <w:num w:numId="7" w16cid:durableId="296419358">
    <w:abstractNumId w:val="16"/>
  </w:num>
  <w:num w:numId="8" w16cid:durableId="1476485845">
    <w:abstractNumId w:val="17"/>
  </w:num>
  <w:num w:numId="9" w16cid:durableId="114447333">
    <w:abstractNumId w:val="9"/>
  </w:num>
  <w:num w:numId="10" w16cid:durableId="2047555615">
    <w:abstractNumId w:val="12"/>
  </w:num>
  <w:num w:numId="11" w16cid:durableId="322005010">
    <w:abstractNumId w:val="19"/>
  </w:num>
  <w:num w:numId="12" w16cid:durableId="1021735939">
    <w:abstractNumId w:val="13"/>
  </w:num>
  <w:num w:numId="13" w16cid:durableId="1710648496">
    <w:abstractNumId w:val="4"/>
  </w:num>
  <w:num w:numId="14" w16cid:durableId="596594271">
    <w:abstractNumId w:val="20"/>
  </w:num>
  <w:num w:numId="15" w16cid:durableId="384640170">
    <w:abstractNumId w:val="11"/>
  </w:num>
  <w:num w:numId="16" w16cid:durableId="1732725461">
    <w:abstractNumId w:val="2"/>
  </w:num>
  <w:num w:numId="17" w16cid:durableId="918710734">
    <w:abstractNumId w:val="8"/>
  </w:num>
  <w:num w:numId="18" w16cid:durableId="1779056868">
    <w:abstractNumId w:val="15"/>
  </w:num>
  <w:num w:numId="19" w16cid:durableId="309679245">
    <w:abstractNumId w:val="7"/>
  </w:num>
  <w:num w:numId="20" w16cid:durableId="1586958850">
    <w:abstractNumId w:val="14"/>
  </w:num>
  <w:num w:numId="21" w16cid:durableId="313726078">
    <w:abstractNumId w:val="3"/>
  </w:num>
  <w:num w:numId="22" w16cid:durableId="1877814394">
    <w:abstractNumId w:val="16"/>
  </w:num>
  <w:num w:numId="23"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7859343">
    <w:abstractNumId w:val="16"/>
    <w:lvlOverride w:ilvl="0">
      <w:startOverride w:val="1"/>
    </w:lvlOverride>
    <w:lvlOverride w:ilvl="1"/>
    <w:lvlOverride w:ilvl="2"/>
    <w:lvlOverride w:ilvl="3"/>
    <w:lvlOverride w:ilvl="4"/>
    <w:lvlOverride w:ilvl="5"/>
    <w:lvlOverride w:ilvl="6"/>
    <w:lvlOverride w:ilvl="7"/>
    <w:lvlOverride w:ilvl="8"/>
  </w:num>
  <w:num w:numId="25" w16cid:durableId="65406908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5A8F"/>
    <w:rsid w:val="000065F5"/>
    <w:rsid w:val="0000787A"/>
    <w:rsid w:val="00007D1A"/>
    <w:rsid w:val="00017AC3"/>
    <w:rsid w:val="00024409"/>
    <w:rsid w:val="00033423"/>
    <w:rsid w:val="00037CA9"/>
    <w:rsid w:val="000418E7"/>
    <w:rsid w:val="000435B9"/>
    <w:rsid w:val="0005255E"/>
    <w:rsid w:val="00060739"/>
    <w:rsid w:val="00065326"/>
    <w:rsid w:val="00070E7E"/>
    <w:rsid w:val="00074AB6"/>
    <w:rsid w:val="0007566C"/>
    <w:rsid w:val="000919ED"/>
    <w:rsid w:val="00091E69"/>
    <w:rsid w:val="00093246"/>
    <w:rsid w:val="00094B5B"/>
    <w:rsid w:val="00096535"/>
    <w:rsid w:val="00097C1B"/>
    <w:rsid w:val="000A40BB"/>
    <w:rsid w:val="000A5BAB"/>
    <w:rsid w:val="000A6806"/>
    <w:rsid w:val="000B12F4"/>
    <w:rsid w:val="000B3815"/>
    <w:rsid w:val="000B449F"/>
    <w:rsid w:val="000C321B"/>
    <w:rsid w:val="000D703E"/>
    <w:rsid w:val="000E1F95"/>
    <w:rsid w:val="000E27BA"/>
    <w:rsid w:val="000E48A5"/>
    <w:rsid w:val="000F4B46"/>
    <w:rsid w:val="0010636F"/>
    <w:rsid w:val="00107045"/>
    <w:rsid w:val="001110AF"/>
    <w:rsid w:val="00132229"/>
    <w:rsid w:val="001354AF"/>
    <w:rsid w:val="001377CE"/>
    <w:rsid w:val="0014042F"/>
    <w:rsid w:val="00140978"/>
    <w:rsid w:val="001466AB"/>
    <w:rsid w:val="00146713"/>
    <w:rsid w:val="00162367"/>
    <w:rsid w:val="00175648"/>
    <w:rsid w:val="00184895"/>
    <w:rsid w:val="001919CD"/>
    <w:rsid w:val="00197538"/>
    <w:rsid w:val="001A3071"/>
    <w:rsid w:val="001A44BF"/>
    <w:rsid w:val="001B3F29"/>
    <w:rsid w:val="001B7886"/>
    <w:rsid w:val="001C1920"/>
    <w:rsid w:val="001C7CA4"/>
    <w:rsid w:val="001D178E"/>
    <w:rsid w:val="001D40A4"/>
    <w:rsid w:val="001D52BB"/>
    <w:rsid w:val="001D6248"/>
    <w:rsid w:val="001D6CBF"/>
    <w:rsid w:val="001E01CD"/>
    <w:rsid w:val="001E16F8"/>
    <w:rsid w:val="001E7B1D"/>
    <w:rsid w:val="001F3D34"/>
    <w:rsid w:val="00201373"/>
    <w:rsid w:val="002056C3"/>
    <w:rsid w:val="00206C12"/>
    <w:rsid w:val="0021005C"/>
    <w:rsid w:val="002137F8"/>
    <w:rsid w:val="00221EB2"/>
    <w:rsid w:val="00224878"/>
    <w:rsid w:val="00224D70"/>
    <w:rsid w:val="0023024C"/>
    <w:rsid w:val="002304E0"/>
    <w:rsid w:val="00234B19"/>
    <w:rsid w:val="00235B32"/>
    <w:rsid w:val="0023655E"/>
    <w:rsid w:val="002435AC"/>
    <w:rsid w:val="0024734D"/>
    <w:rsid w:val="0025438E"/>
    <w:rsid w:val="00267EE2"/>
    <w:rsid w:val="002709D0"/>
    <w:rsid w:val="00270A0F"/>
    <w:rsid w:val="00271EB8"/>
    <w:rsid w:val="00274167"/>
    <w:rsid w:val="002769D8"/>
    <w:rsid w:val="00276DB1"/>
    <w:rsid w:val="00283830"/>
    <w:rsid w:val="002844F1"/>
    <w:rsid w:val="00287A05"/>
    <w:rsid w:val="00292701"/>
    <w:rsid w:val="0029791B"/>
    <w:rsid w:val="002A1ED4"/>
    <w:rsid w:val="002A1FD4"/>
    <w:rsid w:val="002A3C77"/>
    <w:rsid w:val="002A4813"/>
    <w:rsid w:val="002A63D2"/>
    <w:rsid w:val="002A7707"/>
    <w:rsid w:val="002B57AA"/>
    <w:rsid w:val="002C44FD"/>
    <w:rsid w:val="002C526C"/>
    <w:rsid w:val="002C5E04"/>
    <w:rsid w:val="002D2DFC"/>
    <w:rsid w:val="002E07A1"/>
    <w:rsid w:val="002E1819"/>
    <w:rsid w:val="002E414F"/>
    <w:rsid w:val="002E441C"/>
    <w:rsid w:val="002E4FAF"/>
    <w:rsid w:val="002F6A60"/>
    <w:rsid w:val="002F74E4"/>
    <w:rsid w:val="00307FA1"/>
    <w:rsid w:val="00314C8E"/>
    <w:rsid w:val="00324C4F"/>
    <w:rsid w:val="00331595"/>
    <w:rsid w:val="00337C70"/>
    <w:rsid w:val="00337DFA"/>
    <w:rsid w:val="003456CB"/>
    <w:rsid w:val="003501F5"/>
    <w:rsid w:val="00354CA9"/>
    <w:rsid w:val="00360445"/>
    <w:rsid w:val="003621D0"/>
    <w:rsid w:val="00364371"/>
    <w:rsid w:val="003727FF"/>
    <w:rsid w:val="003771D4"/>
    <w:rsid w:val="00393D2F"/>
    <w:rsid w:val="0039646C"/>
    <w:rsid w:val="0039740A"/>
    <w:rsid w:val="003A1255"/>
    <w:rsid w:val="003A69EB"/>
    <w:rsid w:val="003B3803"/>
    <w:rsid w:val="003C28DA"/>
    <w:rsid w:val="003C3878"/>
    <w:rsid w:val="003C45CD"/>
    <w:rsid w:val="003C4BF1"/>
    <w:rsid w:val="003C583C"/>
    <w:rsid w:val="003C71A6"/>
    <w:rsid w:val="003D28B4"/>
    <w:rsid w:val="003D6601"/>
    <w:rsid w:val="003E31A0"/>
    <w:rsid w:val="003E31EF"/>
    <w:rsid w:val="003E696D"/>
    <w:rsid w:val="003F6B16"/>
    <w:rsid w:val="00406141"/>
    <w:rsid w:val="00407FBE"/>
    <w:rsid w:val="004144EF"/>
    <w:rsid w:val="00421C09"/>
    <w:rsid w:val="00426302"/>
    <w:rsid w:val="00430092"/>
    <w:rsid w:val="00444467"/>
    <w:rsid w:val="00461222"/>
    <w:rsid w:val="00473B68"/>
    <w:rsid w:val="00481126"/>
    <w:rsid w:val="00481FFA"/>
    <w:rsid w:val="00482796"/>
    <w:rsid w:val="0048358E"/>
    <w:rsid w:val="00491363"/>
    <w:rsid w:val="004A27DE"/>
    <w:rsid w:val="004A798D"/>
    <w:rsid w:val="004B0070"/>
    <w:rsid w:val="004B2C9A"/>
    <w:rsid w:val="004B3802"/>
    <w:rsid w:val="004C166D"/>
    <w:rsid w:val="004C1875"/>
    <w:rsid w:val="004C1B0C"/>
    <w:rsid w:val="004C42AA"/>
    <w:rsid w:val="004D2C92"/>
    <w:rsid w:val="004D3A07"/>
    <w:rsid w:val="004E4BEE"/>
    <w:rsid w:val="004F3D4C"/>
    <w:rsid w:val="004F709A"/>
    <w:rsid w:val="00527B66"/>
    <w:rsid w:val="00531815"/>
    <w:rsid w:val="0053733B"/>
    <w:rsid w:val="0054347E"/>
    <w:rsid w:val="0055148A"/>
    <w:rsid w:val="005748A1"/>
    <w:rsid w:val="00577FA7"/>
    <w:rsid w:val="005832DB"/>
    <w:rsid w:val="00583B28"/>
    <w:rsid w:val="00583DAF"/>
    <w:rsid w:val="00585BAC"/>
    <w:rsid w:val="00586D2C"/>
    <w:rsid w:val="00592026"/>
    <w:rsid w:val="00593504"/>
    <w:rsid w:val="00596D7E"/>
    <w:rsid w:val="005A6761"/>
    <w:rsid w:val="005B4BA0"/>
    <w:rsid w:val="005C1273"/>
    <w:rsid w:val="005C1562"/>
    <w:rsid w:val="005C35FD"/>
    <w:rsid w:val="005C7907"/>
    <w:rsid w:val="005C7D08"/>
    <w:rsid w:val="005D4755"/>
    <w:rsid w:val="005D47C1"/>
    <w:rsid w:val="005D4E76"/>
    <w:rsid w:val="005D7DE0"/>
    <w:rsid w:val="005E1C67"/>
    <w:rsid w:val="005E45E0"/>
    <w:rsid w:val="005F237A"/>
    <w:rsid w:val="005F5C54"/>
    <w:rsid w:val="00601A44"/>
    <w:rsid w:val="0060271A"/>
    <w:rsid w:val="00606F1E"/>
    <w:rsid w:val="00616DA2"/>
    <w:rsid w:val="00620B35"/>
    <w:rsid w:val="006239FC"/>
    <w:rsid w:val="00623DFA"/>
    <w:rsid w:val="006255FA"/>
    <w:rsid w:val="006257CC"/>
    <w:rsid w:val="006279A3"/>
    <w:rsid w:val="006360E1"/>
    <w:rsid w:val="0063688E"/>
    <w:rsid w:val="00651DB8"/>
    <w:rsid w:val="006616F1"/>
    <w:rsid w:val="00672B28"/>
    <w:rsid w:val="00680F7E"/>
    <w:rsid w:val="00682D68"/>
    <w:rsid w:val="00685385"/>
    <w:rsid w:val="006858D2"/>
    <w:rsid w:val="00686326"/>
    <w:rsid w:val="00695C2B"/>
    <w:rsid w:val="006A7C9E"/>
    <w:rsid w:val="006B3670"/>
    <w:rsid w:val="006C13DC"/>
    <w:rsid w:val="006C4AED"/>
    <w:rsid w:val="006C55B6"/>
    <w:rsid w:val="006C75CF"/>
    <w:rsid w:val="006F2F97"/>
    <w:rsid w:val="006F7E55"/>
    <w:rsid w:val="00700024"/>
    <w:rsid w:val="00701620"/>
    <w:rsid w:val="0070321C"/>
    <w:rsid w:val="00704AE4"/>
    <w:rsid w:val="00704F59"/>
    <w:rsid w:val="00706A96"/>
    <w:rsid w:val="00711F33"/>
    <w:rsid w:val="00721A10"/>
    <w:rsid w:val="0072767B"/>
    <w:rsid w:val="007309DA"/>
    <w:rsid w:val="007377E9"/>
    <w:rsid w:val="00745E2D"/>
    <w:rsid w:val="007503B7"/>
    <w:rsid w:val="00751761"/>
    <w:rsid w:val="00754E5B"/>
    <w:rsid w:val="00777469"/>
    <w:rsid w:val="00777B2F"/>
    <w:rsid w:val="00782180"/>
    <w:rsid w:val="007857EA"/>
    <w:rsid w:val="00792D93"/>
    <w:rsid w:val="00794766"/>
    <w:rsid w:val="0079793E"/>
    <w:rsid w:val="007A01D4"/>
    <w:rsid w:val="007A1ACE"/>
    <w:rsid w:val="007A313D"/>
    <w:rsid w:val="007D32D8"/>
    <w:rsid w:val="007F0A72"/>
    <w:rsid w:val="007F213D"/>
    <w:rsid w:val="007F5E7D"/>
    <w:rsid w:val="00800628"/>
    <w:rsid w:val="00805125"/>
    <w:rsid w:val="00805A74"/>
    <w:rsid w:val="00806B8E"/>
    <w:rsid w:val="0081065E"/>
    <w:rsid w:val="00815131"/>
    <w:rsid w:val="00815F5F"/>
    <w:rsid w:val="00821901"/>
    <w:rsid w:val="008239EC"/>
    <w:rsid w:val="008244CC"/>
    <w:rsid w:val="008244D1"/>
    <w:rsid w:val="0082587D"/>
    <w:rsid w:val="00826DC7"/>
    <w:rsid w:val="008340EA"/>
    <w:rsid w:val="008357CC"/>
    <w:rsid w:val="00837FDC"/>
    <w:rsid w:val="008637EC"/>
    <w:rsid w:val="0086435F"/>
    <w:rsid w:val="00867824"/>
    <w:rsid w:val="00874F0B"/>
    <w:rsid w:val="008775DA"/>
    <w:rsid w:val="00877DCA"/>
    <w:rsid w:val="008803E3"/>
    <w:rsid w:val="00883DB3"/>
    <w:rsid w:val="00887A96"/>
    <w:rsid w:val="00894200"/>
    <w:rsid w:val="00895D0A"/>
    <w:rsid w:val="008A2098"/>
    <w:rsid w:val="008A37A7"/>
    <w:rsid w:val="008B50A2"/>
    <w:rsid w:val="008B5F7E"/>
    <w:rsid w:val="008E2D10"/>
    <w:rsid w:val="008E515C"/>
    <w:rsid w:val="008F089C"/>
    <w:rsid w:val="008F1377"/>
    <w:rsid w:val="008F3C96"/>
    <w:rsid w:val="009030FA"/>
    <w:rsid w:val="009079EF"/>
    <w:rsid w:val="00913E23"/>
    <w:rsid w:val="009369AA"/>
    <w:rsid w:val="00941963"/>
    <w:rsid w:val="0094659A"/>
    <w:rsid w:val="0095283A"/>
    <w:rsid w:val="00956023"/>
    <w:rsid w:val="00956D4E"/>
    <w:rsid w:val="00960073"/>
    <w:rsid w:val="00960443"/>
    <w:rsid w:val="0096159E"/>
    <w:rsid w:val="00962512"/>
    <w:rsid w:val="00962907"/>
    <w:rsid w:val="009640C3"/>
    <w:rsid w:val="009640E1"/>
    <w:rsid w:val="00966549"/>
    <w:rsid w:val="00972C51"/>
    <w:rsid w:val="00974EB1"/>
    <w:rsid w:val="00974F23"/>
    <w:rsid w:val="00975777"/>
    <w:rsid w:val="00975991"/>
    <w:rsid w:val="009835AC"/>
    <w:rsid w:val="0099189B"/>
    <w:rsid w:val="00993584"/>
    <w:rsid w:val="00994E79"/>
    <w:rsid w:val="009B1E97"/>
    <w:rsid w:val="009B39AA"/>
    <w:rsid w:val="009C05F0"/>
    <w:rsid w:val="009D3621"/>
    <w:rsid w:val="009D67F4"/>
    <w:rsid w:val="009E0B25"/>
    <w:rsid w:val="009E21DA"/>
    <w:rsid w:val="009F0C3D"/>
    <w:rsid w:val="009F2292"/>
    <w:rsid w:val="009F44CD"/>
    <w:rsid w:val="00A01C12"/>
    <w:rsid w:val="00A02267"/>
    <w:rsid w:val="00A1093E"/>
    <w:rsid w:val="00A12873"/>
    <w:rsid w:val="00A14227"/>
    <w:rsid w:val="00A160C2"/>
    <w:rsid w:val="00A160E1"/>
    <w:rsid w:val="00A16520"/>
    <w:rsid w:val="00A20E67"/>
    <w:rsid w:val="00A26CD5"/>
    <w:rsid w:val="00A26E1D"/>
    <w:rsid w:val="00A27E09"/>
    <w:rsid w:val="00A3199A"/>
    <w:rsid w:val="00A353C9"/>
    <w:rsid w:val="00A43309"/>
    <w:rsid w:val="00A51477"/>
    <w:rsid w:val="00A56DE9"/>
    <w:rsid w:val="00A62A40"/>
    <w:rsid w:val="00A669D7"/>
    <w:rsid w:val="00A67456"/>
    <w:rsid w:val="00A728D9"/>
    <w:rsid w:val="00A74E98"/>
    <w:rsid w:val="00A84181"/>
    <w:rsid w:val="00A841BB"/>
    <w:rsid w:val="00AA77B7"/>
    <w:rsid w:val="00AB1C1A"/>
    <w:rsid w:val="00AD18B3"/>
    <w:rsid w:val="00AD6D16"/>
    <w:rsid w:val="00AD7633"/>
    <w:rsid w:val="00AD7D80"/>
    <w:rsid w:val="00AF0930"/>
    <w:rsid w:val="00AF14B1"/>
    <w:rsid w:val="00AF6179"/>
    <w:rsid w:val="00B10881"/>
    <w:rsid w:val="00B1130B"/>
    <w:rsid w:val="00B15612"/>
    <w:rsid w:val="00B179FF"/>
    <w:rsid w:val="00B20526"/>
    <w:rsid w:val="00B212D9"/>
    <w:rsid w:val="00B306F6"/>
    <w:rsid w:val="00B33389"/>
    <w:rsid w:val="00B40F13"/>
    <w:rsid w:val="00B47B80"/>
    <w:rsid w:val="00B529CC"/>
    <w:rsid w:val="00B60467"/>
    <w:rsid w:val="00B618B6"/>
    <w:rsid w:val="00B64B52"/>
    <w:rsid w:val="00B6518E"/>
    <w:rsid w:val="00B66933"/>
    <w:rsid w:val="00B721EB"/>
    <w:rsid w:val="00B744FE"/>
    <w:rsid w:val="00B7669D"/>
    <w:rsid w:val="00B818A5"/>
    <w:rsid w:val="00B82BFA"/>
    <w:rsid w:val="00B92920"/>
    <w:rsid w:val="00BA34B9"/>
    <w:rsid w:val="00BA654C"/>
    <w:rsid w:val="00BA7A5A"/>
    <w:rsid w:val="00BA7EC3"/>
    <w:rsid w:val="00BB15C4"/>
    <w:rsid w:val="00BC2212"/>
    <w:rsid w:val="00BC72AF"/>
    <w:rsid w:val="00BC755B"/>
    <w:rsid w:val="00BD001F"/>
    <w:rsid w:val="00BD2CCD"/>
    <w:rsid w:val="00BE11B0"/>
    <w:rsid w:val="00BE266E"/>
    <w:rsid w:val="00BE314F"/>
    <w:rsid w:val="00BF0C89"/>
    <w:rsid w:val="00BF304B"/>
    <w:rsid w:val="00BF63EF"/>
    <w:rsid w:val="00BF79DF"/>
    <w:rsid w:val="00C019D0"/>
    <w:rsid w:val="00C063EB"/>
    <w:rsid w:val="00C07B58"/>
    <w:rsid w:val="00C13A22"/>
    <w:rsid w:val="00C222D7"/>
    <w:rsid w:val="00C24001"/>
    <w:rsid w:val="00C331DD"/>
    <w:rsid w:val="00C339A2"/>
    <w:rsid w:val="00C446C3"/>
    <w:rsid w:val="00C45324"/>
    <w:rsid w:val="00C461D4"/>
    <w:rsid w:val="00C5001C"/>
    <w:rsid w:val="00C51152"/>
    <w:rsid w:val="00C52475"/>
    <w:rsid w:val="00C621A0"/>
    <w:rsid w:val="00C65938"/>
    <w:rsid w:val="00C66409"/>
    <w:rsid w:val="00C76C40"/>
    <w:rsid w:val="00C80854"/>
    <w:rsid w:val="00C8731F"/>
    <w:rsid w:val="00C949D3"/>
    <w:rsid w:val="00CA1423"/>
    <w:rsid w:val="00CA1B23"/>
    <w:rsid w:val="00CB2E85"/>
    <w:rsid w:val="00CC1E11"/>
    <w:rsid w:val="00CC278E"/>
    <w:rsid w:val="00CC2E67"/>
    <w:rsid w:val="00CD342C"/>
    <w:rsid w:val="00CD6746"/>
    <w:rsid w:val="00CD6A85"/>
    <w:rsid w:val="00CE0378"/>
    <w:rsid w:val="00CF3C01"/>
    <w:rsid w:val="00CF5A20"/>
    <w:rsid w:val="00D00D72"/>
    <w:rsid w:val="00D052CA"/>
    <w:rsid w:val="00D12397"/>
    <w:rsid w:val="00D152F0"/>
    <w:rsid w:val="00D158F3"/>
    <w:rsid w:val="00D15CB3"/>
    <w:rsid w:val="00D17F63"/>
    <w:rsid w:val="00D2016A"/>
    <w:rsid w:val="00D20B47"/>
    <w:rsid w:val="00D255CC"/>
    <w:rsid w:val="00D26602"/>
    <w:rsid w:val="00D27697"/>
    <w:rsid w:val="00D34EF7"/>
    <w:rsid w:val="00D36F51"/>
    <w:rsid w:val="00D41921"/>
    <w:rsid w:val="00D50E7E"/>
    <w:rsid w:val="00D61D1C"/>
    <w:rsid w:val="00D6203D"/>
    <w:rsid w:val="00D6601E"/>
    <w:rsid w:val="00D84ECF"/>
    <w:rsid w:val="00DA22E9"/>
    <w:rsid w:val="00DA3158"/>
    <w:rsid w:val="00DB20ED"/>
    <w:rsid w:val="00DB2699"/>
    <w:rsid w:val="00DB2972"/>
    <w:rsid w:val="00DB3D21"/>
    <w:rsid w:val="00DB7686"/>
    <w:rsid w:val="00DC0270"/>
    <w:rsid w:val="00DC0FF9"/>
    <w:rsid w:val="00DC11C0"/>
    <w:rsid w:val="00DC2C67"/>
    <w:rsid w:val="00DC37A7"/>
    <w:rsid w:val="00DC3BD6"/>
    <w:rsid w:val="00DC3F95"/>
    <w:rsid w:val="00DC67A2"/>
    <w:rsid w:val="00DC7D0E"/>
    <w:rsid w:val="00DD1092"/>
    <w:rsid w:val="00DD2E7C"/>
    <w:rsid w:val="00DE0C35"/>
    <w:rsid w:val="00DE7982"/>
    <w:rsid w:val="00DF3F73"/>
    <w:rsid w:val="00DF5901"/>
    <w:rsid w:val="00E00874"/>
    <w:rsid w:val="00E02B30"/>
    <w:rsid w:val="00E05304"/>
    <w:rsid w:val="00E075B3"/>
    <w:rsid w:val="00E122D3"/>
    <w:rsid w:val="00E13C95"/>
    <w:rsid w:val="00E1559D"/>
    <w:rsid w:val="00E15FF9"/>
    <w:rsid w:val="00E4127B"/>
    <w:rsid w:val="00E45BD9"/>
    <w:rsid w:val="00E500E2"/>
    <w:rsid w:val="00E51173"/>
    <w:rsid w:val="00E53C09"/>
    <w:rsid w:val="00E5766C"/>
    <w:rsid w:val="00E675D1"/>
    <w:rsid w:val="00E726FC"/>
    <w:rsid w:val="00E844FC"/>
    <w:rsid w:val="00E91AAD"/>
    <w:rsid w:val="00EA0D26"/>
    <w:rsid w:val="00EA4526"/>
    <w:rsid w:val="00EA5B74"/>
    <w:rsid w:val="00EA698C"/>
    <w:rsid w:val="00EB03B7"/>
    <w:rsid w:val="00EB118B"/>
    <w:rsid w:val="00EB6373"/>
    <w:rsid w:val="00EB6A42"/>
    <w:rsid w:val="00EC10EC"/>
    <w:rsid w:val="00EC7246"/>
    <w:rsid w:val="00ED1F45"/>
    <w:rsid w:val="00ED33D0"/>
    <w:rsid w:val="00ED7311"/>
    <w:rsid w:val="00EE3BEC"/>
    <w:rsid w:val="00EE5B1C"/>
    <w:rsid w:val="00EE7D43"/>
    <w:rsid w:val="00EF2691"/>
    <w:rsid w:val="00EF4299"/>
    <w:rsid w:val="00EF6C66"/>
    <w:rsid w:val="00F05CB4"/>
    <w:rsid w:val="00F10187"/>
    <w:rsid w:val="00F10646"/>
    <w:rsid w:val="00F1064B"/>
    <w:rsid w:val="00F15555"/>
    <w:rsid w:val="00F16946"/>
    <w:rsid w:val="00F17182"/>
    <w:rsid w:val="00F17A20"/>
    <w:rsid w:val="00F305DD"/>
    <w:rsid w:val="00F3264F"/>
    <w:rsid w:val="00F34A1E"/>
    <w:rsid w:val="00F4413C"/>
    <w:rsid w:val="00F441BF"/>
    <w:rsid w:val="00F502EF"/>
    <w:rsid w:val="00F54ACB"/>
    <w:rsid w:val="00F662EE"/>
    <w:rsid w:val="00F663C7"/>
    <w:rsid w:val="00F719F9"/>
    <w:rsid w:val="00F76C26"/>
    <w:rsid w:val="00F77D48"/>
    <w:rsid w:val="00F85124"/>
    <w:rsid w:val="00F85C25"/>
    <w:rsid w:val="00F86BBB"/>
    <w:rsid w:val="00FA3669"/>
    <w:rsid w:val="00FA6AAA"/>
    <w:rsid w:val="00FB2F89"/>
    <w:rsid w:val="00FB3143"/>
    <w:rsid w:val="00FB3E33"/>
    <w:rsid w:val="00FB4F4C"/>
    <w:rsid w:val="00FC2323"/>
    <w:rsid w:val="00FC2D0C"/>
    <w:rsid w:val="00FC7E6A"/>
    <w:rsid w:val="00FD7A8D"/>
    <w:rsid w:val="00FE279B"/>
    <w:rsid w:val="00FE428E"/>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3F49E"/>
  <w15:docId w15:val="{09C22F77-9962-4953-98DD-D02C2093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0"/>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 w:type="table" w:customStyle="1" w:styleId="TableGrid2">
    <w:name w:val="Table Grid2"/>
    <w:basedOn w:val="TableNormal"/>
    <w:next w:val="TableGrid"/>
    <w:uiPriority w:val="39"/>
    <w:rsid w:val="003621D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5EF08A-A71D-4939-98E9-0C5D599BC750}">
  <ds:schemaRefs>
    <ds:schemaRef ds:uri="http://schemas.openxmlformats.org/officeDocument/2006/bibliography"/>
  </ds:schemaRefs>
</ds:datastoreItem>
</file>

<file path=customXml/itemProps2.xml><?xml version="1.0" encoding="utf-8"?>
<ds:datastoreItem xmlns:ds="http://schemas.openxmlformats.org/officeDocument/2006/customXml" ds:itemID="{AF4FA27E-1E78-4533-A7B3-6857D83EE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72A157-5F9E-4CCC-8F6F-FB1DF75B3C1E}">
  <ds:schemaRefs>
    <ds:schemaRef ds:uri="http://schemas.microsoft.com/sharepoint/v3/contenttype/forms"/>
  </ds:schemaRefs>
</ds:datastoreItem>
</file>

<file path=customXml/itemProps4.xml><?xml version="1.0" encoding="utf-8"?>
<ds:datastoreItem xmlns:ds="http://schemas.openxmlformats.org/officeDocument/2006/customXml" ds:itemID="{A7D5E265-3F42-4ABA-B3DE-A600FF98F576}">
  <ds:schemaRefs>
    <ds:schemaRef ds:uri="5067c814-4b34-462c-a21d-c185ff6548d2"/>
    <ds:schemaRef ds:uri="http://purl.org/dc/elements/1.1/"/>
    <ds:schemaRef ds:uri="http://www.w3.org/XML/1998/namespace"/>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785685f2-c2e1-4352-89aa-3faca8eaba52"/>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5204</Words>
  <Characters>29666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Alhabibi, Haider@Energy</cp:lastModifiedBy>
  <cp:revision>27</cp:revision>
  <cp:lastPrinted>2013-08-29T16:59:00Z</cp:lastPrinted>
  <dcterms:created xsi:type="dcterms:W3CDTF">2020-03-06T16:46:00Z</dcterms:created>
  <dcterms:modified xsi:type="dcterms:W3CDTF">2022-11-04T22:57:00Z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