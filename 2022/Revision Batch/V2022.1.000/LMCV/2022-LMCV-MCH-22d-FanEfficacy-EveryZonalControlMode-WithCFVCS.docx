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8F93E" w14:textId="6975FB7B" w:rsidR="00D05FA6" w:rsidRPr="005D5E4A" w:rsidRDefault="00D05FA6" w:rsidP="00D05FA6">
      <w:pPr>
        <w:tabs>
          <w:tab w:val="center" w:pos="5400"/>
        </w:tabs>
        <w:ind w:left="-90"/>
        <w:rPr>
          <w:rFonts w:ascii="Calibri" w:eastAsia="Calibri" w:hAnsi="Calibri" w:cs="Calibri"/>
          <w:b/>
          <w:bCs/>
          <w:color w:val="201F1E"/>
          <w:sz w:val="24"/>
          <w:szCs w:val="24"/>
        </w:rPr>
      </w:pPr>
      <w:r w:rsidRPr="005D5E4A">
        <w:rPr>
          <w:rFonts w:asciiTheme="minorHAnsi" w:hAnsiTheme="minorHAnsi" w:cstheme="minorBidi"/>
          <w:b/>
          <w:bCs/>
          <w:sz w:val="24"/>
          <w:szCs w:val="24"/>
        </w:rPr>
        <w:t xml:space="preserve">CERTIFICATE OF </w:t>
      </w:r>
      <w:r w:rsidRPr="005D5E4A">
        <w:rPr>
          <w:rFonts w:ascii="Calibri" w:eastAsia="Calibri" w:hAnsi="Calibri" w:cs="Calibri"/>
          <w:b/>
          <w:bCs/>
          <w:color w:val="201F1E"/>
          <w:sz w:val="24"/>
          <w:szCs w:val="24"/>
        </w:rPr>
        <w:t>VERIFICATION</w:t>
      </w:r>
      <w:r w:rsidRPr="005D5E4A">
        <w:rPr>
          <w:rFonts w:ascii="Calibri" w:eastAsia="Calibri" w:hAnsi="Calibri" w:cs="Calibri"/>
          <w:b/>
          <w:bCs/>
          <w:color w:val="201F1E"/>
          <w:sz w:val="24"/>
          <w:szCs w:val="24"/>
        </w:rPr>
        <w:tab/>
      </w:r>
    </w:p>
    <w:p w14:paraId="27DE8D3A" w14:textId="77777777" w:rsidR="00D05FA6" w:rsidRPr="005D5E4A" w:rsidRDefault="00D05FA6" w:rsidP="00D05FA6">
      <w:pPr>
        <w:ind w:left="-90"/>
        <w:rPr>
          <w:rFonts w:asciiTheme="minorHAnsi" w:hAnsiTheme="minorHAnsi" w:cstheme="minorHAnsi"/>
          <w:sz w:val="24"/>
          <w:szCs w:val="24"/>
        </w:rPr>
      </w:pPr>
      <w:r w:rsidRPr="005D5E4A">
        <w:rPr>
          <w:rFonts w:asciiTheme="minorHAnsi" w:hAnsiTheme="minorHAnsi" w:cstheme="minorHAnsi"/>
          <w:b/>
          <w:sz w:val="24"/>
          <w:szCs w:val="24"/>
        </w:rPr>
        <w:t>Note:</w:t>
      </w:r>
      <w:r w:rsidRPr="005D5E4A">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D05FA6" w:rsidRPr="005D5E4A" w14:paraId="32B32192" w14:textId="77777777" w:rsidTr="00C44F62">
        <w:trPr>
          <w:trHeight w:val="288"/>
        </w:trPr>
        <w:tc>
          <w:tcPr>
            <w:tcW w:w="5508" w:type="dxa"/>
          </w:tcPr>
          <w:p w14:paraId="1FDCAB69" w14:textId="77777777" w:rsidR="00D05FA6" w:rsidRPr="005D5E4A" w:rsidRDefault="00D05FA6" w:rsidP="00C44F62">
            <w:pPr>
              <w:ind w:left="-90"/>
              <w:rPr>
                <w:rFonts w:asciiTheme="minorHAnsi" w:hAnsiTheme="minorHAnsi" w:cstheme="minorHAnsi"/>
                <w:sz w:val="24"/>
                <w:szCs w:val="24"/>
              </w:rPr>
            </w:pPr>
            <w:r w:rsidRPr="005D5E4A">
              <w:rPr>
                <w:rFonts w:asciiTheme="minorHAnsi" w:hAnsiTheme="minorHAnsi" w:cstheme="minorHAnsi"/>
                <w:sz w:val="24"/>
                <w:szCs w:val="24"/>
              </w:rPr>
              <w:t>Project Name:</w:t>
            </w:r>
          </w:p>
        </w:tc>
        <w:tc>
          <w:tcPr>
            <w:tcW w:w="5508" w:type="dxa"/>
          </w:tcPr>
          <w:p w14:paraId="6FA89D9A" w14:textId="77777777" w:rsidR="00D05FA6" w:rsidRPr="005D5E4A" w:rsidRDefault="00D05FA6" w:rsidP="00C44F62">
            <w:pPr>
              <w:ind w:left="-90"/>
              <w:rPr>
                <w:rFonts w:asciiTheme="minorHAnsi" w:hAnsiTheme="minorHAnsi" w:cstheme="minorHAnsi"/>
                <w:sz w:val="24"/>
                <w:szCs w:val="24"/>
              </w:rPr>
            </w:pPr>
            <w:r w:rsidRPr="005D5E4A">
              <w:rPr>
                <w:rFonts w:asciiTheme="minorHAnsi" w:hAnsiTheme="minorHAnsi" w:cstheme="minorHAnsi"/>
                <w:sz w:val="24"/>
                <w:szCs w:val="24"/>
              </w:rPr>
              <w:t>Enforcement Agency:</w:t>
            </w:r>
          </w:p>
        </w:tc>
      </w:tr>
      <w:tr w:rsidR="00D05FA6" w:rsidRPr="005D5E4A" w14:paraId="2FE7CD17" w14:textId="77777777" w:rsidTr="00C44F62">
        <w:trPr>
          <w:trHeight w:val="288"/>
        </w:trPr>
        <w:tc>
          <w:tcPr>
            <w:tcW w:w="5508" w:type="dxa"/>
          </w:tcPr>
          <w:p w14:paraId="1D1BA500" w14:textId="77777777" w:rsidR="00D05FA6" w:rsidRPr="005D5E4A" w:rsidRDefault="00D05FA6" w:rsidP="00C44F62">
            <w:pPr>
              <w:ind w:left="-90"/>
              <w:rPr>
                <w:rFonts w:asciiTheme="minorHAnsi" w:hAnsiTheme="minorHAnsi" w:cstheme="minorHAnsi"/>
                <w:sz w:val="24"/>
                <w:szCs w:val="24"/>
                <w:vertAlign w:val="superscript"/>
              </w:rPr>
            </w:pPr>
            <w:r w:rsidRPr="005D5E4A">
              <w:rPr>
                <w:rFonts w:asciiTheme="minorHAnsi" w:hAnsiTheme="minorHAnsi" w:cstheme="minorHAnsi"/>
                <w:sz w:val="24"/>
                <w:szCs w:val="24"/>
              </w:rPr>
              <w:t>Dwelling Address:</w:t>
            </w:r>
          </w:p>
        </w:tc>
        <w:tc>
          <w:tcPr>
            <w:tcW w:w="5508" w:type="dxa"/>
          </w:tcPr>
          <w:p w14:paraId="4895A500" w14:textId="77777777" w:rsidR="00D05FA6" w:rsidRPr="005D5E4A" w:rsidRDefault="00D05FA6" w:rsidP="00C44F62">
            <w:pPr>
              <w:ind w:left="-90"/>
              <w:rPr>
                <w:rFonts w:asciiTheme="minorHAnsi" w:hAnsiTheme="minorHAnsi" w:cstheme="minorHAnsi"/>
                <w:sz w:val="24"/>
                <w:szCs w:val="24"/>
                <w:vertAlign w:val="superscript"/>
              </w:rPr>
            </w:pPr>
            <w:r w:rsidRPr="005D5E4A">
              <w:rPr>
                <w:rFonts w:asciiTheme="minorHAnsi" w:hAnsiTheme="minorHAnsi" w:cstheme="minorHAnsi"/>
                <w:sz w:val="24"/>
                <w:szCs w:val="24"/>
              </w:rPr>
              <w:t>Permit Number:</w:t>
            </w:r>
          </w:p>
        </w:tc>
      </w:tr>
      <w:tr w:rsidR="00D05FA6" w:rsidRPr="005D5E4A" w14:paraId="02528FE3" w14:textId="77777777" w:rsidTr="00C44F62">
        <w:trPr>
          <w:trHeight w:val="288"/>
        </w:trPr>
        <w:tc>
          <w:tcPr>
            <w:tcW w:w="5508" w:type="dxa"/>
          </w:tcPr>
          <w:p w14:paraId="6AB3A7E5" w14:textId="77777777" w:rsidR="00D05FA6" w:rsidRPr="005D5E4A" w:rsidRDefault="00D05FA6" w:rsidP="00C44F62">
            <w:pPr>
              <w:ind w:left="-90"/>
              <w:rPr>
                <w:rFonts w:asciiTheme="minorHAnsi" w:hAnsiTheme="minorHAnsi" w:cstheme="minorHAnsi"/>
                <w:sz w:val="24"/>
                <w:szCs w:val="24"/>
              </w:rPr>
            </w:pPr>
            <w:r w:rsidRPr="005D5E4A">
              <w:rPr>
                <w:rFonts w:asciiTheme="minorHAnsi" w:hAnsiTheme="minorHAnsi" w:cstheme="minorHAnsi"/>
                <w:sz w:val="24"/>
                <w:szCs w:val="24"/>
              </w:rPr>
              <w:t>City and Zip Code:</w:t>
            </w:r>
          </w:p>
        </w:tc>
        <w:tc>
          <w:tcPr>
            <w:tcW w:w="5508" w:type="dxa"/>
          </w:tcPr>
          <w:p w14:paraId="093CF368" w14:textId="77777777" w:rsidR="00D05FA6" w:rsidRPr="005D5E4A" w:rsidRDefault="00D05FA6" w:rsidP="00C44F62">
            <w:pPr>
              <w:ind w:left="-90"/>
              <w:rPr>
                <w:rFonts w:asciiTheme="minorHAnsi" w:hAnsiTheme="minorHAnsi" w:cstheme="minorBidi"/>
                <w:sz w:val="24"/>
                <w:szCs w:val="24"/>
              </w:rPr>
            </w:pPr>
            <w:r w:rsidRPr="005D5E4A">
              <w:rPr>
                <w:rFonts w:ascii="Calibri" w:eastAsia="Calibri" w:hAnsi="Calibri" w:cs="Calibri"/>
                <w:color w:val="000000" w:themeColor="text1"/>
                <w:sz w:val="24"/>
                <w:szCs w:val="24"/>
              </w:rPr>
              <w:t>Permit Application Date</w:t>
            </w:r>
            <w:r w:rsidRPr="005D5E4A">
              <w:rPr>
                <w:rFonts w:asciiTheme="minorHAnsi" w:hAnsiTheme="minorHAnsi" w:cstheme="minorBidi"/>
                <w:sz w:val="24"/>
                <w:szCs w:val="24"/>
              </w:rPr>
              <w:t>:</w:t>
            </w:r>
          </w:p>
        </w:tc>
      </w:tr>
    </w:tbl>
    <w:p w14:paraId="27355EA6" w14:textId="3466A64C" w:rsidR="00CD02A1" w:rsidRPr="005D5E4A" w:rsidRDefault="00CD02A1"/>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5D5E4A" w14:paraId="65CE9BD8" w14:textId="77777777" w:rsidTr="00E3551F">
        <w:trPr>
          <w:cantSplit/>
          <w:trHeight w:val="144"/>
        </w:trPr>
        <w:tc>
          <w:tcPr>
            <w:tcW w:w="11030" w:type="dxa"/>
            <w:gridSpan w:val="3"/>
            <w:tcBorders>
              <w:top w:val="single" w:sz="4" w:space="0" w:color="auto"/>
            </w:tcBorders>
            <w:vAlign w:val="center"/>
          </w:tcPr>
          <w:p w14:paraId="65CE9BD7" w14:textId="73308398" w:rsidR="00E3551F" w:rsidRPr="005D5E4A" w:rsidRDefault="00E3551F" w:rsidP="00E3551F">
            <w:pPr>
              <w:keepNext/>
              <w:rPr>
                <w:rFonts w:asciiTheme="minorHAnsi" w:hAnsiTheme="minorHAnsi"/>
                <w:b/>
                <w:sz w:val="18"/>
                <w:szCs w:val="18"/>
              </w:rPr>
            </w:pPr>
            <w:r w:rsidRPr="005D5E4A">
              <w:br w:type="page"/>
            </w:r>
            <w:r w:rsidRPr="005D5E4A">
              <w:rPr>
                <w:rFonts w:asciiTheme="minorHAnsi" w:hAnsiTheme="minorHAnsi"/>
                <w:b/>
                <w:szCs w:val="18"/>
              </w:rPr>
              <w:t>A. Ducted Cooling System Information</w:t>
            </w:r>
          </w:p>
        </w:tc>
      </w:tr>
      <w:tr w:rsidR="006A67C2" w:rsidRPr="005D5E4A" w14:paraId="65CE9BDC" w14:textId="77777777" w:rsidTr="00E3551F">
        <w:trPr>
          <w:cantSplit/>
          <w:trHeight w:val="144"/>
        </w:trPr>
        <w:tc>
          <w:tcPr>
            <w:tcW w:w="475" w:type="dxa"/>
            <w:vAlign w:val="center"/>
          </w:tcPr>
          <w:p w14:paraId="65CE9BD9" w14:textId="77777777" w:rsidR="006A67C2" w:rsidRPr="005D5E4A" w:rsidRDefault="006A67C2" w:rsidP="00E3551F">
            <w:pPr>
              <w:pStyle w:val="FootnoteText"/>
              <w:jc w:val="center"/>
              <w:rPr>
                <w:rFonts w:asciiTheme="minorHAnsi" w:hAnsiTheme="minorHAnsi"/>
                <w:sz w:val="18"/>
                <w:szCs w:val="18"/>
              </w:rPr>
            </w:pPr>
            <w:r w:rsidRPr="005D5E4A">
              <w:rPr>
                <w:rFonts w:asciiTheme="minorHAnsi" w:hAnsiTheme="minorHAnsi"/>
                <w:sz w:val="18"/>
                <w:szCs w:val="18"/>
              </w:rPr>
              <w:t>01</w:t>
            </w:r>
          </w:p>
        </w:tc>
        <w:tc>
          <w:tcPr>
            <w:tcW w:w="4950" w:type="dxa"/>
            <w:vAlign w:val="center"/>
          </w:tcPr>
          <w:p w14:paraId="65CE9BDA" w14:textId="55B8F208" w:rsidR="006A67C2" w:rsidRPr="005D5E4A" w:rsidRDefault="006A67C2" w:rsidP="00E3551F">
            <w:pPr>
              <w:rPr>
                <w:rFonts w:asciiTheme="minorHAnsi" w:hAnsiTheme="minorHAnsi"/>
                <w:color w:val="000000"/>
                <w:sz w:val="18"/>
                <w:szCs w:val="18"/>
                <w:highlight w:val="yellow"/>
              </w:rPr>
            </w:pPr>
            <w:r w:rsidRPr="005D5E4A">
              <w:rPr>
                <w:rFonts w:asciiTheme="minorHAnsi" w:hAnsiTheme="minorHAnsi"/>
                <w:sz w:val="18"/>
                <w:szCs w:val="18"/>
              </w:rPr>
              <w:t>System Identification or Name</w:t>
            </w:r>
          </w:p>
        </w:tc>
        <w:tc>
          <w:tcPr>
            <w:tcW w:w="5605" w:type="dxa"/>
            <w:vAlign w:val="center"/>
          </w:tcPr>
          <w:p w14:paraId="65CE9BDB" w14:textId="77777777" w:rsidR="006A67C2" w:rsidRPr="005D5E4A" w:rsidRDefault="006A67C2" w:rsidP="00E3551F">
            <w:pPr>
              <w:rPr>
                <w:rFonts w:asciiTheme="minorHAnsi" w:hAnsiTheme="minorHAnsi"/>
                <w:color w:val="000000"/>
                <w:sz w:val="18"/>
                <w:szCs w:val="18"/>
                <w:highlight w:val="yellow"/>
              </w:rPr>
            </w:pPr>
          </w:p>
        </w:tc>
      </w:tr>
      <w:tr w:rsidR="006A67C2" w:rsidRPr="005D5E4A" w14:paraId="65CE9BE0" w14:textId="77777777" w:rsidTr="00E3551F">
        <w:trPr>
          <w:cantSplit/>
          <w:trHeight w:val="144"/>
        </w:trPr>
        <w:tc>
          <w:tcPr>
            <w:tcW w:w="475" w:type="dxa"/>
            <w:vAlign w:val="center"/>
          </w:tcPr>
          <w:p w14:paraId="65CE9BDD" w14:textId="77777777" w:rsidR="006A67C2" w:rsidRPr="005D5E4A" w:rsidRDefault="006A67C2" w:rsidP="00E3551F">
            <w:pPr>
              <w:pStyle w:val="FootnoteText"/>
              <w:jc w:val="center"/>
              <w:rPr>
                <w:rFonts w:asciiTheme="minorHAnsi" w:hAnsiTheme="minorHAnsi"/>
                <w:sz w:val="18"/>
                <w:szCs w:val="18"/>
              </w:rPr>
            </w:pPr>
            <w:r w:rsidRPr="005D5E4A">
              <w:rPr>
                <w:rFonts w:asciiTheme="minorHAnsi" w:hAnsiTheme="minorHAnsi"/>
                <w:sz w:val="18"/>
                <w:szCs w:val="18"/>
              </w:rPr>
              <w:t>02</w:t>
            </w:r>
          </w:p>
        </w:tc>
        <w:tc>
          <w:tcPr>
            <w:tcW w:w="4950" w:type="dxa"/>
            <w:vAlign w:val="center"/>
          </w:tcPr>
          <w:p w14:paraId="65CE9BDE" w14:textId="3329F998" w:rsidR="006A67C2" w:rsidRPr="005D5E4A" w:rsidRDefault="006A67C2" w:rsidP="00E3551F">
            <w:pPr>
              <w:rPr>
                <w:rFonts w:asciiTheme="minorHAnsi" w:hAnsiTheme="minorHAnsi"/>
                <w:sz w:val="18"/>
                <w:szCs w:val="18"/>
              </w:rPr>
            </w:pPr>
            <w:r w:rsidRPr="005D5E4A">
              <w:rPr>
                <w:rFonts w:asciiTheme="minorHAnsi" w:hAnsiTheme="minorHAnsi"/>
                <w:sz w:val="18"/>
                <w:szCs w:val="18"/>
              </w:rPr>
              <w:t>System Location or Area Served</w:t>
            </w:r>
          </w:p>
        </w:tc>
        <w:tc>
          <w:tcPr>
            <w:tcW w:w="5605" w:type="dxa"/>
            <w:vAlign w:val="center"/>
          </w:tcPr>
          <w:p w14:paraId="65CE9BDF" w14:textId="77777777" w:rsidR="006A67C2" w:rsidRPr="005D5E4A" w:rsidRDefault="006A67C2" w:rsidP="00E3551F">
            <w:pPr>
              <w:rPr>
                <w:rFonts w:asciiTheme="minorHAnsi" w:hAnsiTheme="minorHAnsi"/>
                <w:sz w:val="18"/>
                <w:szCs w:val="18"/>
              </w:rPr>
            </w:pPr>
          </w:p>
        </w:tc>
      </w:tr>
      <w:tr w:rsidR="009E5E8E" w:rsidRPr="005D5E4A" w14:paraId="10CF0E09" w14:textId="77777777" w:rsidTr="00E3551F">
        <w:trPr>
          <w:cantSplit/>
          <w:trHeight w:val="144"/>
        </w:trPr>
        <w:tc>
          <w:tcPr>
            <w:tcW w:w="475" w:type="dxa"/>
            <w:vAlign w:val="center"/>
          </w:tcPr>
          <w:p w14:paraId="25A7FD0C" w14:textId="017F7F78" w:rsidR="009E5E8E" w:rsidRPr="005D5E4A" w:rsidRDefault="009E5E8E" w:rsidP="00E3551F">
            <w:pPr>
              <w:pStyle w:val="FootnoteText"/>
              <w:jc w:val="center"/>
              <w:rPr>
                <w:rFonts w:asciiTheme="minorHAnsi" w:hAnsiTheme="minorHAnsi"/>
                <w:sz w:val="18"/>
                <w:szCs w:val="18"/>
              </w:rPr>
            </w:pPr>
            <w:r w:rsidRPr="005D5E4A">
              <w:rPr>
                <w:rFonts w:asciiTheme="minorHAnsi" w:hAnsiTheme="minorHAnsi"/>
                <w:sz w:val="18"/>
                <w:szCs w:val="18"/>
              </w:rPr>
              <w:t>03</w:t>
            </w:r>
          </w:p>
        </w:tc>
        <w:tc>
          <w:tcPr>
            <w:tcW w:w="4950" w:type="dxa"/>
            <w:vAlign w:val="center"/>
          </w:tcPr>
          <w:p w14:paraId="38A37C9E" w14:textId="77066FD6" w:rsidR="009E5E8E" w:rsidRPr="005D5E4A" w:rsidRDefault="009E5E8E" w:rsidP="00E3551F">
            <w:pPr>
              <w:rPr>
                <w:rFonts w:asciiTheme="minorHAnsi" w:hAnsiTheme="minorHAnsi"/>
                <w:sz w:val="18"/>
                <w:szCs w:val="18"/>
              </w:rPr>
            </w:pPr>
            <w:r w:rsidRPr="005D5E4A">
              <w:rPr>
                <w:rFonts w:asciiTheme="minorHAnsi" w:hAnsiTheme="minorHAnsi"/>
                <w:sz w:val="18"/>
                <w:szCs w:val="18"/>
              </w:rPr>
              <w:t>Indoor Unit Name</w:t>
            </w:r>
            <w:r w:rsidR="007A3AC5" w:rsidRPr="005D5E4A">
              <w:rPr>
                <w:rFonts w:asciiTheme="minorHAnsi" w:hAnsiTheme="minorHAnsi"/>
                <w:sz w:val="18"/>
                <w:szCs w:val="18"/>
              </w:rPr>
              <w:t xml:space="preserve"> or Description of Area Served</w:t>
            </w:r>
          </w:p>
        </w:tc>
        <w:tc>
          <w:tcPr>
            <w:tcW w:w="5605" w:type="dxa"/>
            <w:vAlign w:val="center"/>
          </w:tcPr>
          <w:p w14:paraId="72F08945" w14:textId="77777777" w:rsidR="009E5E8E" w:rsidRPr="005D5E4A" w:rsidRDefault="009E5E8E" w:rsidP="00E3551F">
            <w:pPr>
              <w:rPr>
                <w:rFonts w:asciiTheme="minorHAnsi" w:hAnsiTheme="minorHAnsi"/>
                <w:sz w:val="18"/>
                <w:szCs w:val="18"/>
              </w:rPr>
            </w:pPr>
          </w:p>
        </w:tc>
      </w:tr>
      <w:tr w:rsidR="006A67C2" w:rsidRPr="005D5E4A" w14:paraId="65CE9BE4" w14:textId="77777777" w:rsidTr="00E3551F">
        <w:trPr>
          <w:cantSplit/>
          <w:trHeight w:val="144"/>
        </w:trPr>
        <w:tc>
          <w:tcPr>
            <w:tcW w:w="475" w:type="dxa"/>
            <w:vAlign w:val="center"/>
          </w:tcPr>
          <w:p w14:paraId="65CE9BE1" w14:textId="50782857" w:rsidR="006A67C2" w:rsidRPr="005D5E4A" w:rsidRDefault="006A67C2" w:rsidP="00E3551F">
            <w:pPr>
              <w:pStyle w:val="FootnoteText"/>
              <w:jc w:val="center"/>
              <w:rPr>
                <w:rFonts w:asciiTheme="minorHAnsi" w:hAnsiTheme="minorHAnsi"/>
                <w:sz w:val="18"/>
                <w:szCs w:val="18"/>
              </w:rPr>
            </w:pPr>
            <w:r w:rsidRPr="005D5E4A">
              <w:rPr>
                <w:rFonts w:asciiTheme="minorHAnsi" w:hAnsiTheme="minorHAnsi"/>
                <w:sz w:val="18"/>
                <w:szCs w:val="18"/>
              </w:rPr>
              <w:t>0</w:t>
            </w:r>
            <w:r w:rsidR="009E5E8E" w:rsidRPr="005D5E4A">
              <w:rPr>
                <w:rFonts w:asciiTheme="minorHAnsi" w:hAnsiTheme="minorHAnsi"/>
                <w:sz w:val="18"/>
                <w:szCs w:val="18"/>
              </w:rPr>
              <w:t>4</w:t>
            </w:r>
          </w:p>
        </w:tc>
        <w:tc>
          <w:tcPr>
            <w:tcW w:w="4950" w:type="dxa"/>
            <w:vAlign w:val="center"/>
          </w:tcPr>
          <w:p w14:paraId="65CE9BE2" w14:textId="2A79EE93" w:rsidR="006A67C2" w:rsidRPr="005D5E4A" w:rsidRDefault="006A67C2" w:rsidP="00E3551F">
            <w:pPr>
              <w:rPr>
                <w:rFonts w:asciiTheme="minorHAnsi" w:hAnsiTheme="minorHAnsi"/>
                <w:sz w:val="18"/>
                <w:szCs w:val="18"/>
              </w:rPr>
            </w:pPr>
            <w:r w:rsidRPr="005D5E4A">
              <w:rPr>
                <w:rFonts w:asciiTheme="minorHAnsi" w:hAnsiTheme="minorHAnsi"/>
                <w:sz w:val="18"/>
                <w:szCs w:val="18"/>
              </w:rPr>
              <w:t>System Installation Type</w:t>
            </w:r>
          </w:p>
        </w:tc>
        <w:tc>
          <w:tcPr>
            <w:tcW w:w="5605" w:type="dxa"/>
            <w:vAlign w:val="center"/>
          </w:tcPr>
          <w:p w14:paraId="65CE9BE3" w14:textId="77777777" w:rsidR="006A67C2" w:rsidRPr="005D5E4A" w:rsidRDefault="006A67C2" w:rsidP="00E3551F">
            <w:pPr>
              <w:pStyle w:val="ListParagraph"/>
              <w:ind w:left="0"/>
              <w:rPr>
                <w:rFonts w:asciiTheme="minorHAnsi" w:hAnsiTheme="minorHAnsi"/>
                <w:sz w:val="18"/>
                <w:szCs w:val="18"/>
              </w:rPr>
            </w:pPr>
          </w:p>
        </w:tc>
      </w:tr>
      <w:tr w:rsidR="006A67C2" w:rsidRPr="005D5E4A" w14:paraId="65CE9BE8" w14:textId="77777777" w:rsidTr="00E3551F">
        <w:trPr>
          <w:cantSplit/>
          <w:trHeight w:val="144"/>
        </w:trPr>
        <w:tc>
          <w:tcPr>
            <w:tcW w:w="475" w:type="dxa"/>
            <w:vAlign w:val="center"/>
          </w:tcPr>
          <w:p w14:paraId="65CE9BE5" w14:textId="2CB06740" w:rsidR="006A67C2" w:rsidRPr="005D5E4A" w:rsidRDefault="006A67C2" w:rsidP="00E3551F">
            <w:pPr>
              <w:pStyle w:val="FootnoteText"/>
              <w:jc w:val="center"/>
              <w:rPr>
                <w:rFonts w:asciiTheme="minorHAnsi" w:hAnsiTheme="minorHAnsi"/>
                <w:sz w:val="18"/>
                <w:szCs w:val="18"/>
              </w:rPr>
            </w:pPr>
            <w:r w:rsidRPr="005D5E4A">
              <w:rPr>
                <w:rFonts w:asciiTheme="minorHAnsi" w:hAnsiTheme="minorHAnsi"/>
                <w:sz w:val="18"/>
                <w:szCs w:val="18"/>
              </w:rPr>
              <w:t>0</w:t>
            </w:r>
            <w:r w:rsidR="009E5E8E" w:rsidRPr="005D5E4A">
              <w:rPr>
                <w:rFonts w:asciiTheme="minorHAnsi" w:hAnsiTheme="minorHAnsi"/>
                <w:sz w:val="18"/>
                <w:szCs w:val="18"/>
              </w:rPr>
              <w:t>5</w:t>
            </w:r>
          </w:p>
        </w:tc>
        <w:tc>
          <w:tcPr>
            <w:tcW w:w="4950" w:type="dxa"/>
            <w:vAlign w:val="center"/>
          </w:tcPr>
          <w:p w14:paraId="65CE9BE6" w14:textId="22C234A0" w:rsidR="006A67C2" w:rsidRPr="005D5E4A" w:rsidRDefault="006A67C2" w:rsidP="00E3551F">
            <w:pPr>
              <w:pStyle w:val="Header"/>
              <w:tabs>
                <w:tab w:val="clear" w:pos="4320"/>
                <w:tab w:val="clear" w:pos="8640"/>
              </w:tabs>
              <w:rPr>
                <w:rFonts w:asciiTheme="minorHAnsi" w:hAnsiTheme="minorHAnsi"/>
                <w:sz w:val="18"/>
                <w:szCs w:val="18"/>
              </w:rPr>
            </w:pPr>
            <w:r w:rsidRPr="005D5E4A">
              <w:rPr>
                <w:rFonts w:asciiTheme="minorHAnsi" w:hAnsiTheme="minorHAnsi"/>
                <w:sz w:val="18"/>
                <w:szCs w:val="18"/>
              </w:rPr>
              <w:t>Nominal Cooling Capacity (tons) of Condenser</w:t>
            </w:r>
          </w:p>
        </w:tc>
        <w:tc>
          <w:tcPr>
            <w:tcW w:w="5605" w:type="dxa"/>
            <w:vAlign w:val="center"/>
          </w:tcPr>
          <w:p w14:paraId="65CE9BE7" w14:textId="77777777" w:rsidR="006A67C2" w:rsidRPr="005D5E4A" w:rsidRDefault="006A67C2" w:rsidP="00E3551F">
            <w:pPr>
              <w:rPr>
                <w:rFonts w:asciiTheme="minorHAnsi" w:hAnsiTheme="minorHAnsi"/>
                <w:sz w:val="18"/>
                <w:szCs w:val="18"/>
              </w:rPr>
            </w:pPr>
          </w:p>
        </w:tc>
      </w:tr>
      <w:tr w:rsidR="006A67C2" w:rsidRPr="005D5E4A" w14:paraId="65CE9BEC" w14:textId="77777777" w:rsidTr="00E3551F">
        <w:trPr>
          <w:cantSplit/>
          <w:trHeight w:val="144"/>
        </w:trPr>
        <w:tc>
          <w:tcPr>
            <w:tcW w:w="475" w:type="dxa"/>
            <w:vAlign w:val="center"/>
          </w:tcPr>
          <w:p w14:paraId="65CE9BE9" w14:textId="0675CD55" w:rsidR="006A67C2" w:rsidRPr="005D5E4A" w:rsidRDefault="006A67C2" w:rsidP="00E3551F">
            <w:pPr>
              <w:pStyle w:val="Header"/>
              <w:tabs>
                <w:tab w:val="clear" w:pos="4320"/>
                <w:tab w:val="clear" w:pos="8640"/>
              </w:tabs>
              <w:jc w:val="center"/>
              <w:rPr>
                <w:rFonts w:asciiTheme="minorHAnsi" w:hAnsiTheme="minorHAnsi"/>
                <w:sz w:val="18"/>
                <w:szCs w:val="18"/>
              </w:rPr>
            </w:pPr>
            <w:r w:rsidRPr="005D5E4A">
              <w:rPr>
                <w:rFonts w:asciiTheme="minorHAnsi" w:hAnsiTheme="minorHAnsi"/>
                <w:sz w:val="18"/>
                <w:szCs w:val="18"/>
              </w:rPr>
              <w:t>0</w:t>
            </w:r>
            <w:r w:rsidR="009E5E8E" w:rsidRPr="005D5E4A">
              <w:rPr>
                <w:rFonts w:asciiTheme="minorHAnsi" w:hAnsiTheme="minorHAnsi"/>
                <w:sz w:val="18"/>
                <w:szCs w:val="18"/>
              </w:rPr>
              <w:t>6</w:t>
            </w:r>
          </w:p>
        </w:tc>
        <w:tc>
          <w:tcPr>
            <w:tcW w:w="4950" w:type="dxa"/>
            <w:vAlign w:val="center"/>
          </w:tcPr>
          <w:p w14:paraId="65CE9BEA" w14:textId="0F69B2F2" w:rsidR="006A67C2" w:rsidRPr="005D5E4A" w:rsidRDefault="006A67C2" w:rsidP="00E3551F">
            <w:pPr>
              <w:pStyle w:val="Header"/>
              <w:tabs>
                <w:tab w:val="clear" w:pos="4320"/>
                <w:tab w:val="clear" w:pos="8640"/>
              </w:tabs>
              <w:rPr>
                <w:rFonts w:asciiTheme="minorHAnsi" w:hAnsiTheme="minorHAnsi"/>
                <w:sz w:val="18"/>
                <w:szCs w:val="18"/>
              </w:rPr>
            </w:pPr>
            <w:r w:rsidRPr="005D5E4A">
              <w:rPr>
                <w:rFonts w:asciiTheme="minorHAnsi" w:hAnsiTheme="minorHAnsi"/>
                <w:sz w:val="18"/>
                <w:szCs w:val="18"/>
              </w:rPr>
              <w:t>Condenser Speed Type</w:t>
            </w:r>
          </w:p>
        </w:tc>
        <w:tc>
          <w:tcPr>
            <w:tcW w:w="5605" w:type="dxa"/>
            <w:vAlign w:val="center"/>
          </w:tcPr>
          <w:p w14:paraId="65CE9BEB" w14:textId="77777777" w:rsidR="006A67C2" w:rsidRPr="005D5E4A" w:rsidRDefault="006A67C2" w:rsidP="00E3551F">
            <w:pPr>
              <w:rPr>
                <w:rFonts w:asciiTheme="minorHAnsi" w:hAnsiTheme="minorHAnsi"/>
                <w:sz w:val="18"/>
                <w:szCs w:val="18"/>
              </w:rPr>
            </w:pPr>
          </w:p>
        </w:tc>
      </w:tr>
      <w:tr w:rsidR="006A67C2" w:rsidRPr="005D5E4A" w14:paraId="65CE9BF0" w14:textId="77777777" w:rsidTr="00E3551F">
        <w:trPr>
          <w:cantSplit/>
          <w:trHeight w:val="144"/>
        </w:trPr>
        <w:tc>
          <w:tcPr>
            <w:tcW w:w="475" w:type="dxa"/>
            <w:vAlign w:val="center"/>
          </w:tcPr>
          <w:p w14:paraId="65CE9BED" w14:textId="7052E980" w:rsidR="006A67C2" w:rsidRPr="005D5E4A" w:rsidRDefault="006A67C2" w:rsidP="00E3551F">
            <w:pPr>
              <w:pStyle w:val="Header"/>
              <w:tabs>
                <w:tab w:val="clear" w:pos="4320"/>
                <w:tab w:val="clear" w:pos="8640"/>
              </w:tabs>
              <w:jc w:val="center"/>
              <w:rPr>
                <w:rFonts w:asciiTheme="minorHAnsi" w:hAnsiTheme="minorHAnsi"/>
                <w:sz w:val="18"/>
                <w:szCs w:val="18"/>
              </w:rPr>
            </w:pPr>
            <w:r w:rsidRPr="005D5E4A">
              <w:rPr>
                <w:rFonts w:asciiTheme="minorHAnsi" w:hAnsiTheme="minorHAnsi"/>
                <w:sz w:val="18"/>
                <w:szCs w:val="18"/>
              </w:rPr>
              <w:t>0</w:t>
            </w:r>
            <w:r w:rsidR="009E5E8E" w:rsidRPr="005D5E4A">
              <w:rPr>
                <w:rFonts w:asciiTheme="minorHAnsi" w:hAnsiTheme="minorHAnsi"/>
                <w:sz w:val="18"/>
                <w:szCs w:val="18"/>
              </w:rPr>
              <w:t>7</w:t>
            </w:r>
          </w:p>
        </w:tc>
        <w:tc>
          <w:tcPr>
            <w:tcW w:w="4950" w:type="dxa"/>
            <w:vAlign w:val="center"/>
          </w:tcPr>
          <w:p w14:paraId="65CE9BEE" w14:textId="6502B911" w:rsidR="006A67C2" w:rsidRPr="005D5E4A" w:rsidRDefault="006A67C2" w:rsidP="00E3551F">
            <w:pPr>
              <w:pStyle w:val="Header"/>
              <w:tabs>
                <w:tab w:val="clear" w:pos="4320"/>
                <w:tab w:val="clear" w:pos="8640"/>
              </w:tabs>
              <w:rPr>
                <w:rFonts w:asciiTheme="minorHAnsi" w:hAnsiTheme="minorHAnsi"/>
                <w:sz w:val="18"/>
                <w:szCs w:val="18"/>
              </w:rPr>
            </w:pPr>
            <w:r w:rsidRPr="005D5E4A">
              <w:rPr>
                <w:rFonts w:asciiTheme="minorHAnsi" w:hAnsiTheme="minorHAnsi"/>
                <w:sz w:val="18"/>
                <w:szCs w:val="18"/>
              </w:rPr>
              <w:t>Cooling System Zonal Control Type</w:t>
            </w:r>
          </w:p>
        </w:tc>
        <w:tc>
          <w:tcPr>
            <w:tcW w:w="5605" w:type="dxa"/>
            <w:vAlign w:val="center"/>
          </w:tcPr>
          <w:p w14:paraId="65CE9BEF" w14:textId="77777777" w:rsidR="006A67C2" w:rsidRPr="005D5E4A" w:rsidRDefault="006A67C2" w:rsidP="00E3551F">
            <w:pPr>
              <w:rPr>
                <w:rFonts w:asciiTheme="minorHAnsi" w:hAnsiTheme="minorHAnsi"/>
                <w:sz w:val="18"/>
                <w:szCs w:val="18"/>
              </w:rPr>
            </w:pPr>
          </w:p>
        </w:tc>
      </w:tr>
      <w:tr w:rsidR="006A67C2" w:rsidRPr="005D5E4A" w14:paraId="65CE9BF4" w14:textId="77777777" w:rsidTr="00E3551F">
        <w:trPr>
          <w:cantSplit/>
          <w:trHeight w:val="144"/>
        </w:trPr>
        <w:tc>
          <w:tcPr>
            <w:tcW w:w="475" w:type="dxa"/>
            <w:vAlign w:val="center"/>
          </w:tcPr>
          <w:p w14:paraId="65CE9BF1" w14:textId="37D4D979" w:rsidR="006A67C2" w:rsidRPr="005D5E4A" w:rsidRDefault="006A67C2" w:rsidP="00E3551F">
            <w:pPr>
              <w:pStyle w:val="FootnoteText"/>
              <w:jc w:val="center"/>
              <w:rPr>
                <w:rFonts w:asciiTheme="minorHAnsi" w:hAnsiTheme="minorHAnsi"/>
                <w:sz w:val="18"/>
                <w:szCs w:val="18"/>
              </w:rPr>
            </w:pPr>
            <w:r w:rsidRPr="005D5E4A">
              <w:rPr>
                <w:rFonts w:asciiTheme="minorHAnsi" w:hAnsiTheme="minorHAnsi"/>
                <w:sz w:val="18"/>
                <w:szCs w:val="18"/>
              </w:rPr>
              <w:t>0</w:t>
            </w:r>
            <w:r w:rsidR="009E5E8E" w:rsidRPr="005D5E4A">
              <w:rPr>
                <w:rFonts w:asciiTheme="minorHAnsi" w:hAnsiTheme="minorHAnsi"/>
                <w:sz w:val="18"/>
                <w:szCs w:val="18"/>
              </w:rPr>
              <w:t>8</w:t>
            </w:r>
          </w:p>
        </w:tc>
        <w:tc>
          <w:tcPr>
            <w:tcW w:w="4950" w:type="dxa"/>
            <w:vAlign w:val="center"/>
          </w:tcPr>
          <w:p w14:paraId="65CE9BF2" w14:textId="3482A222" w:rsidR="006A67C2" w:rsidRPr="005D5E4A" w:rsidRDefault="006A67C2" w:rsidP="00E3551F">
            <w:pPr>
              <w:keepNext/>
              <w:rPr>
                <w:rFonts w:asciiTheme="minorHAnsi" w:hAnsiTheme="minorHAnsi"/>
                <w:sz w:val="18"/>
                <w:szCs w:val="18"/>
              </w:rPr>
            </w:pPr>
            <w:r w:rsidRPr="005D5E4A">
              <w:rPr>
                <w:rFonts w:asciiTheme="minorHAnsi" w:hAnsiTheme="minorHAnsi"/>
                <w:sz w:val="18"/>
                <w:szCs w:val="18"/>
              </w:rPr>
              <w:t>Central Fan Integrated (CFI) Ventilation System Status</w:t>
            </w:r>
          </w:p>
        </w:tc>
        <w:tc>
          <w:tcPr>
            <w:tcW w:w="5605" w:type="dxa"/>
            <w:vAlign w:val="center"/>
          </w:tcPr>
          <w:p w14:paraId="65CE9BF3" w14:textId="77777777" w:rsidR="006A67C2" w:rsidRPr="005D5E4A" w:rsidRDefault="006A67C2" w:rsidP="00E3551F">
            <w:pPr>
              <w:rPr>
                <w:rFonts w:asciiTheme="minorHAnsi" w:hAnsiTheme="minorHAnsi"/>
                <w:sz w:val="18"/>
                <w:szCs w:val="18"/>
              </w:rPr>
            </w:pPr>
          </w:p>
        </w:tc>
      </w:tr>
      <w:tr w:rsidR="006A67C2" w:rsidRPr="005D5E4A" w14:paraId="65CE9BF8" w14:textId="77777777" w:rsidTr="00E3551F">
        <w:trPr>
          <w:cantSplit/>
          <w:trHeight w:val="144"/>
        </w:trPr>
        <w:tc>
          <w:tcPr>
            <w:tcW w:w="475" w:type="dxa"/>
            <w:vAlign w:val="center"/>
          </w:tcPr>
          <w:p w14:paraId="65CE9BF5" w14:textId="7BA7C81A" w:rsidR="006A67C2" w:rsidRPr="005D5E4A" w:rsidRDefault="006A67C2" w:rsidP="00E3551F">
            <w:pPr>
              <w:pStyle w:val="FootnoteText"/>
              <w:jc w:val="center"/>
              <w:rPr>
                <w:rFonts w:asciiTheme="minorHAnsi" w:hAnsiTheme="minorHAnsi"/>
                <w:sz w:val="18"/>
                <w:szCs w:val="18"/>
              </w:rPr>
            </w:pPr>
            <w:r w:rsidRPr="005D5E4A">
              <w:rPr>
                <w:rFonts w:asciiTheme="minorHAnsi" w:hAnsiTheme="minorHAnsi"/>
                <w:sz w:val="18"/>
                <w:szCs w:val="18"/>
              </w:rPr>
              <w:t>0</w:t>
            </w:r>
            <w:r w:rsidR="009E5E8E" w:rsidRPr="005D5E4A">
              <w:rPr>
                <w:rFonts w:asciiTheme="minorHAnsi" w:hAnsiTheme="minorHAnsi"/>
                <w:sz w:val="18"/>
                <w:szCs w:val="18"/>
              </w:rPr>
              <w:t>9</w:t>
            </w:r>
          </w:p>
        </w:tc>
        <w:tc>
          <w:tcPr>
            <w:tcW w:w="4950" w:type="dxa"/>
            <w:vAlign w:val="center"/>
          </w:tcPr>
          <w:p w14:paraId="65CE9BF6" w14:textId="1292CDD8" w:rsidR="006A67C2" w:rsidRPr="005D5E4A" w:rsidRDefault="006A67C2" w:rsidP="00E3551F">
            <w:pPr>
              <w:keepNext/>
              <w:rPr>
                <w:rFonts w:asciiTheme="minorHAnsi" w:hAnsiTheme="minorHAnsi"/>
                <w:sz w:val="18"/>
                <w:szCs w:val="18"/>
              </w:rPr>
            </w:pPr>
            <w:r w:rsidRPr="005D5E4A">
              <w:rPr>
                <w:rFonts w:asciiTheme="minorHAnsi" w:hAnsiTheme="minorHAnsi"/>
                <w:sz w:val="18"/>
                <w:szCs w:val="18"/>
              </w:rPr>
              <w:t>System Bypass Duct Status</w:t>
            </w:r>
          </w:p>
        </w:tc>
        <w:tc>
          <w:tcPr>
            <w:tcW w:w="5605" w:type="dxa"/>
            <w:vAlign w:val="center"/>
          </w:tcPr>
          <w:p w14:paraId="65CE9BF7" w14:textId="77777777" w:rsidR="006A67C2" w:rsidRPr="005D5E4A" w:rsidRDefault="006A67C2" w:rsidP="00E3551F">
            <w:pPr>
              <w:pStyle w:val="ListParagraph"/>
              <w:keepNext/>
              <w:ind w:left="0"/>
              <w:rPr>
                <w:rFonts w:asciiTheme="minorHAnsi" w:hAnsiTheme="minorHAnsi"/>
                <w:sz w:val="18"/>
                <w:szCs w:val="18"/>
              </w:rPr>
            </w:pPr>
          </w:p>
        </w:tc>
      </w:tr>
      <w:tr w:rsidR="006A67C2" w:rsidRPr="005D5E4A" w14:paraId="65CE9BFC" w14:textId="77777777" w:rsidTr="00E3551F">
        <w:trPr>
          <w:cantSplit/>
          <w:trHeight w:val="144"/>
        </w:trPr>
        <w:tc>
          <w:tcPr>
            <w:tcW w:w="475" w:type="dxa"/>
            <w:vAlign w:val="center"/>
          </w:tcPr>
          <w:p w14:paraId="65CE9BF9" w14:textId="6EB482C8" w:rsidR="006A67C2" w:rsidRPr="005D5E4A" w:rsidRDefault="009E5E8E" w:rsidP="00E3551F">
            <w:pPr>
              <w:pStyle w:val="FootnoteText"/>
              <w:jc w:val="center"/>
              <w:rPr>
                <w:rFonts w:asciiTheme="minorHAnsi" w:hAnsiTheme="minorHAnsi"/>
                <w:sz w:val="18"/>
                <w:szCs w:val="18"/>
              </w:rPr>
            </w:pPr>
            <w:r w:rsidRPr="005D5E4A">
              <w:rPr>
                <w:rFonts w:asciiTheme="minorHAnsi" w:hAnsiTheme="minorHAnsi"/>
                <w:sz w:val="18"/>
                <w:szCs w:val="18"/>
              </w:rPr>
              <w:t>10</w:t>
            </w:r>
          </w:p>
        </w:tc>
        <w:tc>
          <w:tcPr>
            <w:tcW w:w="4950" w:type="dxa"/>
            <w:vAlign w:val="center"/>
          </w:tcPr>
          <w:p w14:paraId="65CE9BFA" w14:textId="24EF82A1" w:rsidR="006A67C2" w:rsidRPr="005D5E4A" w:rsidRDefault="006A67C2" w:rsidP="00E3551F">
            <w:pPr>
              <w:keepNext/>
              <w:rPr>
                <w:rFonts w:asciiTheme="minorHAnsi" w:hAnsiTheme="minorHAnsi"/>
                <w:sz w:val="18"/>
                <w:szCs w:val="18"/>
              </w:rPr>
            </w:pPr>
            <w:r w:rsidRPr="005D5E4A">
              <w:rPr>
                <w:rFonts w:asciiTheme="minorHAnsi" w:hAnsiTheme="minorHAnsi"/>
                <w:sz w:val="18"/>
                <w:szCs w:val="18"/>
              </w:rPr>
              <w:t>Date of System Airflow Rate Measurement</w:t>
            </w:r>
          </w:p>
        </w:tc>
        <w:tc>
          <w:tcPr>
            <w:tcW w:w="5605" w:type="dxa"/>
            <w:vAlign w:val="center"/>
          </w:tcPr>
          <w:p w14:paraId="65CE9BFB" w14:textId="77777777" w:rsidR="006A67C2" w:rsidRPr="005D5E4A" w:rsidRDefault="006A67C2" w:rsidP="00E3551F">
            <w:pPr>
              <w:keepNext/>
              <w:rPr>
                <w:rFonts w:asciiTheme="minorHAnsi" w:hAnsiTheme="minorHAnsi"/>
                <w:sz w:val="18"/>
                <w:szCs w:val="18"/>
              </w:rPr>
            </w:pPr>
          </w:p>
        </w:tc>
      </w:tr>
      <w:tr w:rsidR="006A67C2" w:rsidRPr="005D5E4A" w14:paraId="65CE9C00" w14:textId="77777777" w:rsidTr="00E3551F">
        <w:trPr>
          <w:cantSplit/>
          <w:trHeight w:val="144"/>
        </w:trPr>
        <w:tc>
          <w:tcPr>
            <w:tcW w:w="475" w:type="dxa"/>
            <w:vAlign w:val="center"/>
          </w:tcPr>
          <w:p w14:paraId="65CE9BFD" w14:textId="1E0A1DE2" w:rsidR="006A67C2" w:rsidRPr="005D5E4A" w:rsidDel="006E5AE2" w:rsidRDefault="000E3240" w:rsidP="00E3551F">
            <w:pPr>
              <w:pStyle w:val="FootnoteText"/>
              <w:jc w:val="center"/>
              <w:rPr>
                <w:rFonts w:asciiTheme="minorHAnsi" w:hAnsiTheme="minorHAnsi"/>
                <w:sz w:val="18"/>
                <w:szCs w:val="18"/>
              </w:rPr>
            </w:pPr>
            <w:r w:rsidRPr="005D5E4A">
              <w:rPr>
                <w:rFonts w:asciiTheme="minorHAnsi" w:hAnsiTheme="minorHAnsi"/>
                <w:sz w:val="18"/>
                <w:szCs w:val="18"/>
              </w:rPr>
              <w:t>1</w:t>
            </w:r>
            <w:r w:rsidR="009E5E8E" w:rsidRPr="005D5E4A">
              <w:rPr>
                <w:rFonts w:asciiTheme="minorHAnsi" w:hAnsiTheme="minorHAnsi"/>
                <w:sz w:val="18"/>
                <w:szCs w:val="18"/>
              </w:rPr>
              <w:t>1</w:t>
            </w:r>
          </w:p>
        </w:tc>
        <w:tc>
          <w:tcPr>
            <w:tcW w:w="4950" w:type="dxa"/>
            <w:vAlign w:val="center"/>
          </w:tcPr>
          <w:p w14:paraId="65CE9BFE" w14:textId="137325F2" w:rsidR="006A67C2" w:rsidRPr="005D5E4A" w:rsidRDefault="006A67C2" w:rsidP="00710CB9">
            <w:pPr>
              <w:keepNext/>
              <w:rPr>
                <w:rFonts w:asciiTheme="minorHAnsi" w:hAnsiTheme="minorHAnsi"/>
                <w:sz w:val="18"/>
                <w:szCs w:val="18"/>
              </w:rPr>
            </w:pPr>
            <w:r w:rsidRPr="005D5E4A">
              <w:rPr>
                <w:rFonts w:asciiTheme="minorHAnsi" w:hAnsiTheme="minorHAnsi"/>
                <w:sz w:val="18"/>
                <w:szCs w:val="18"/>
              </w:rPr>
              <w:t xml:space="preserve">Airflow Rate Protocol </w:t>
            </w:r>
            <w:r w:rsidR="00710CB9" w:rsidRPr="005D5E4A">
              <w:rPr>
                <w:rFonts w:asciiTheme="minorHAnsi" w:hAnsiTheme="minorHAnsi"/>
                <w:sz w:val="18"/>
                <w:szCs w:val="18"/>
              </w:rPr>
              <w:t>U</w:t>
            </w:r>
            <w:r w:rsidRPr="005D5E4A">
              <w:rPr>
                <w:rFonts w:asciiTheme="minorHAnsi" w:hAnsiTheme="minorHAnsi"/>
                <w:sz w:val="18"/>
                <w:szCs w:val="18"/>
              </w:rPr>
              <w:t>tilized</w:t>
            </w:r>
          </w:p>
        </w:tc>
        <w:tc>
          <w:tcPr>
            <w:tcW w:w="5605" w:type="dxa"/>
            <w:vAlign w:val="center"/>
          </w:tcPr>
          <w:p w14:paraId="65CE9BFF" w14:textId="77777777" w:rsidR="006A67C2" w:rsidRPr="005D5E4A" w:rsidRDefault="006A67C2" w:rsidP="00E3551F">
            <w:pPr>
              <w:keepNext/>
              <w:rPr>
                <w:rFonts w:asciiTheme="minorHAnsi" w:hAnsiTheme="minorHAnsi"/>
                <w:sz w:val="18"/>
                <w:szCs w:val="18"/>
              </w:rPr>
            </w:pPr>
          </w:p>
        </w:tc>
      </w:tr>
      <w:tr w:rsidR="005A044D" w:rsidRPr="005D5E4A" w14:paraId="07E7E800" w14:textId="77777777" w:rsidTr="00E3551F">
        <w:trPr>
          <w:cantSplit/>
          <w:trHeight w:val="144"/>
        </w:trPr>
        <w:tc>
          <w:tcPr>
            <w:tcW w:w="475" w:type="dxa"/>
            <w:vAlign w:val="center"/>
          </w:tcPr>
          <w:p w14:paraId="3FC7EED0" w14:textId="052917E2" w:rsidR="005A044D" w:rsidRPr="005D5E4A" w:rsidRDefault="005A044D" w:rsidP="005A044D">
            <w:pPr>
              <w:pStyle w:val="FootnoteText"/>
              <w:jc w:val="center"/>
              <w:rPr>
                <w:rFonts w:asciiTheme="minorHAnsi" w:hAnsiTheme="minorHAnsi"/>
                <w:sz w:val="18"/>
                <w:szCs w:val="18"/>
              </w:rPr>
            </w:pPr>
            <w:r w:rsidRPr="005D5E4A">
              <w:rPr>
                <w:rFonts w:asciiTheme="minorHAnsi" w:hAnsiTheme="minorHAnsi"/>
                <w:sz w:val="18"/>
                <w:szCs w:val="18"/>
              </w:rPr>
              <w:t>1</w:t>
            </w:r>
            <w:r w:rsidR="009E5E8E" w:rsidRPr="005D5E4A">
              <w:rPr>
                <w:rFonts w:asciiTheme="minorHAnsi" w:hAnsiTheme="minorHAnsi"/>
                <w:sz w:val="18"/>
                <w:szCs w:val="18"/>
              </w:rPr>
              <w:t>2</w:t>
            </w:r>
          </w:p>
        </w:tc>
        <w:tc>
          <w:tcPr>
            <w:tcW w:w="4950" w:type="dxa"/>
            <w:vAlign w:val="center"/>
          </w:tcPr>
          <w:p w14:paraId="7421879D" w14:textId="21909DE8" w:rsidR="005A044D" w:rsidRPr="005D5E4A" w:rsidRDefault="005A044D" w:rsidP="005A044D">
            <w:pPr>
              <w:keepNext/>
              <w:rPr>
                <w:rFonts w:asciiTheme="minorHAnsi" w:hAnsiTheme="minorHAnsi"/>
                <w:sz w:val="18"/>
                <w:szCs w:val="18"/>
              </w:rPr>
            </w:pPr>
            <w:r w:rsidRPr="005D5E4A">
              <w:rPr>
                <w:rFonts w:asciiTheme="minorHAnsi" w:hAnsiTheme="minorHAnsi"/>
                <w:sz w:val="18"/>
                <w:szCs w:val="18"/>
              </w:rPr>
              <w:t>Central Fan Ventilation Cooling System Status</w:t>
            </w:r>
          </w:p>
        </w:tc>
        <w:tc>
          <w:tcPr>
            <w:tcW w:w="5605" w:type="dxa"/>
            <w:vAlign w:val="center"/>
          </w:tcPr>
          <w:p w14:paraId="455C7B02" w14:textId="77777777" w:rsidR="005A044D" w:rsidRPr="005D5E4A" w:rsidRDefault="005A044D" w:rsidP="005A044D">
            <w:pPr>
              <w:keepNext/>
              <w:rPr>
                <w:rFonts w:asciiTheme="minorHAnsi" w:hAnsiTheme="minorHAnsi"/>
                <w:sz w:val="18"/>
                <w:szCs w:val="18"/>
              </w:rPr>
            </w:pPr>
          </w:p>
        </w:tc>
      </w:tr>
    </w:tbl>
    <w:p w14:paraId="65CE9C01" w14:textId="77777777" w:rsidR="003602D0" w:rsidRPr="005D5E4A"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5D5E4A" w14:paraId="65CE9C04" w14:textId="77777777" w:rsidTr="00E3551F">
        <w:trPr>
          <w:cantSplit/>
          <w:trHeight w:val="144"/>
        </w:trPr>
        <w:tc>
          <w:tcPr>
            <w:tcW w:w="5000" w:type="pct"/>
            <w:gridSpan w:val="3"/>
            <w:vAlign w:val="center"/>
          </w:tcPr>
          <w:p w14:paraId="65CE9C02" w14:textId="23FB147E" w:rsidR="00E3551F" w:rsidRPr="005D5E4A" w:rsidRDefault="00E3551F" w:rsidP="00E3551F">
            <w:pPr>
              <w:keepNext/>
              <w:rPr>
                <w:rFonts w:asciiTheme="minorHAnsi" w:hAnsiTheme="minorHAnsi"/>
                <w:b/>
                <w:szCs w:val="18"/>
              </w:rPr>
            </w:pPr>
            <w:r w:rsidRPr="005D5E4A">
              <w:rPr>
                <w:rFonts w:asciiTheme="minorHAnsi" w:hAnsiTheme="minorHAnsi"/>
                <w:b/>
                <w:szCs w:val="18"/>
              </w:rPr>
              <w:t>B. Fan Watt Measurement Apparatus and Procedure Information</w:t>
            </w:r>
          </w:p>
          <w:p w14:paraId="65CE9C03" w14:textId="77777777" w:rsidR="00E3551F" w:rsidRPr="005D5E4A" w:rsidRDefault="00E3551F" w:rsidP="00E3551F">
            <w:pPr>
              <w:keepNext/>
              <w:rPr>
                <w:rFonts w:asciiTheme="minorHAnsi" w:hAnsiTheme="minorHAnsi"/>
                <w:b/>
                <w:sz w:val="18"/>
                <w:szCs w:val="18"/>
              </w:rPr>
            </w:pPr>
            <w:r w:rsidRPr="005D5E4A">
              <w:rPr>
                <w:rFonts w:asciiTheme="minorHAnsi" w:hAnsiTheme="minorHAnsi"/>
                <w:i/>
                <w:sz w:val="18"/>
                <w:szCs w:val="18"/>
              </w:rPr>
              <w:t>Instrument Specifications are given in RA3.3.1, and system fan watt measurement apparatus information is given in RA3.3.2.2.</w:t>
            </w:r>
          </w:p>
        </w:tc>
      </w:tr>
      <w:tr w:rsidR="00E3551F" w:rsidRPr="005D5E4A" w14:paraId="65CE9C08" w14:textId="77777777" w:rsidTr="00710CB9">
        <w:trPr>
          <w:cantSplit/>
          <w:trHeight w:val="144"/>
        </w:trPr>
        <w:tc>
          <w:tcPr>
            <w:tcW w:w="212" w:type="pct"/>
            <w:vAlign w:val="center"/>
          </w:tcPr>
          <w:p w14:paraId="65CE9C05"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01</w:t>
            </w:r>
          </w:p>
        </w:tc>
        <w:tc>
          <w:tcPr>
            <w:tcW w:w="2288" w:type="pct"/>
            <w:vAlign w:val="center"/>
          </w:tcPr>
          <w:p w14:paraId="65CE9C06" w14:textId="43836505" w:rsidR="00E3551F" w:rsidRPr="005D5E4A" w:rsidRDefault="00E3551F" w:rsidP="00E3551F">
            <w:pPr>
              <w:keepNext/>
              <w:rPr>
                <w:rFonts w:asciiTheme="minorHAnsi" w:hAnsiTheme="minorHAnsi"/>
                <w:sz w:val="18"/>
                <w:szCs w:val="18"/>
              </w:rPr>
            </w:pPr>
            <w:r w:rsidRPr="005D5E4A">
              <w:rPr>
                <w:rFonts w:asciiTheme="minorHAnsi" w:hAnsiTheme="minorHAnsi"/>
                <w:sz w:val="18"/>
                <w:szCs w:val="18"/>
              </w:rPr>
              <w:t>Fan Watt Verification Device Used</w:t>
            </w:r>
          </w:p>
        </w:tc>
        <w:tc>
          <w:tcPr>
            <w:tcW w:w="2500" w:type="pct"/>
          </w:tcPr>
          <w:p w14:paraId="65CE9C07" w14:textId="77777777" w:rsidR="00E3551F" w:rsidRPr="005D5E4A" w:rsidRDefault="00E3551F" w:rsidP="006A67C2">
            <w:pPr>
              <w:pStyle w:val="ListParagraph"/>
              <w:keepNext/>
              <w:ind w:left="0"/>
              <w:rPr>
                <w:rFonts w:asciiTheme="minorHAnsi" w:hAnsiTheme="minorHAnsi"/>
                <w:sz w:val="18"/>
                <w:szCs w:val="18"/>
              </w:rPr>
            </w:pPr>
          </w:p>
        </w:tc>
      </w:tr>
    </w:tbl>
    <w:p w14:paraId="65CE9C09" w14:textId="77777777" w:rsidR="00E3551F" w:rsidRPr="005D5E4A"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5D5E4A" w14:paraId="65CE9C0D" w14:textId="77777777" w:rsidTr="00E3551F">
        <w:trPr>
          <w:cantSplit/>
          <w:trHeight w:val="144"/>
        </w:trPr>
        <w:tc>
          <w:tcPr>
            <w:tcW w:w="5000" w:type="pct"/>
            <w:vAlign w:val="center"/>
          </w:tcPr>
          <w:p w14:paraId="65CE9C0C" w14:textId="64FD7FC9" w:rsidR="004F6841" w:rsidRPr="005D5E4A" w:rsidRDefault="00036F28" w:rsidP="00E3551F">
            <w:pPr>
              <w:rPr>
                <w:rFonts w:asciiTheme="minorHAnsi" w:hAnsiTheme="minorHAnsi"/>
                <w:b/>
              </w:rPr>
            </w:pPr>
            <w:r w:rsidRPr="005D5E4A">
              <w:rPr>
                <w:rFonts w:asciiTheme="minorHAnsi" w:hAnsiTheme="minorHAnsi"/>
                <w:b/>
              </w:rPr>
              <w:t>MCH-22</w:t>
            </w:r>
            <w:r w:rsidR="000C1368" w:rsidRPr="005D5E4A">
              <w:rPr>
                <w:rFonts w:asciiTheme="minorHAnsi" w:hAnsiTheme="minorHAnsi"/>
                <w:b/>
              </w:rPr>
              <w:t>d</w:t>
            </w:r>
            <w:r w:rsidRPr="005D5E4A">
              <w:rPr>
                <w:rFonts w:asciiTheme="minorHAnsi" w:hAnsiTheme="minorHAnsi"/>
                <w:b/>
              </w:rPr>
              <w:t xml:space="preserve"> Forced Air System Fan Efficacy Measurement – Newly Installed Zoned Single-Speed Compressor Systems</w:t>
            </w:r>
            <w:r w:rsidR="000C1368" w:rsidRPr="005D5E4A">
              <w:rPr>
                <w:rFonts w:asciiTheme="minorHAnsi" w:hAnsiTheme="minorHAnsi"/>
                <w:b/>
              </w:rPr>
              <w:t xml:space="preserve"> with Central Fan Ventilation Cooling</w:t>
            </w:r>
          </w:p>
        </w:tc>
      </w:tr>
    </w:tbl>
    <w:p w14:paraId="65CE9C0E" w14:textId="77777777" w:rsidR="00E3551F" w:rsidRPr="005D5E4A"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5D5E4A" w14:paraId="65CE9C11" w14:textId="77777777" w:rsidTr="000E3240">
        <w:trPr>
          <w:gridAfter w:val="1"/>
          <w:wAfter w:w="4" w:type="pct"/>
          <w:trHeight w:val="144"/>
        </w:trPr>
        <w:tc>
          <w:tcPr>
            <w:tcW w:w="4996" w:type="pct"/>
            <w:gridSpan w:val="3"/>
            <w:vAlign w:val="center"/>
          </w:tcPr>
          <w:p w14:paraId="65CE9C0F" w14:textId="2C2C344F" w:rsidR="00E3551F" w:rsidRPr="005D5E4A" w:rsidRDefault="00E3551F" w:rsidP="00E3551F">
            <w:pPr>
              <w:keepNext/>
              <w:rPr>
                <w:rFonts w:asciiTheme="minorHAnsi" w:hAnsiTheme="minorHAnsi"/>
                <w:b/>
                <w:sz w:val="18"/>
                <w:szCs w:val="18"/>
              </w:rPr>
            </w:pPr>
            <w:r w:rsidRPr="005D5E4A">
              <w:rPr>
                <w:rFonts w:asciiTheme="minorHAnsi" w:hAnsiTheme="minorHAnsi"/>
                <w:b/>
                <w:szCs w:val="18"/>
              </w:rPr>
              <w:t xml:space="preserve">C. Forced Air System </w:t>
            </w:r>
            <w:r w:rsidR="004D5FB9" w:rsidRPr="005D5E4A">
              <w:rPr>
                <w:rFonts w:asciiTheme="minorHAnsi" w:hAnsiTheme="minorHAnsi"/>
                <w:b/>
                <w:szCs w:val="18"/>
              </w:rPr>
              <w:t>Fan Efficacy</w:t>
            </w:r>
            <w:r w:rsidRPr="005D5E4A">
              <w:rPr>
                <w:rFonts w:asciiTheme="minorHAnsi" w:hAnsiTheme="minorHAnsi"/>
                <w:b/>
                <w:szCs w:val="18"/>
              </w:rPr>
              <w:t xml:space="preserve"> Measurement – All Zones Calling</w:t>
            </w:r>
          </w:p>
          <w:p w14:paraId="65CE9C10" w14:textId="6891AE73" w:rsidR="00E3551F" w:rsidRPr="005D5E4A" w:rsidRDefault="00E3551F" w:rsidP="00B32117">
            <w:pPr>
              <w:keepNext/>
              <w:rPr>
                <w:rFonts w:asciiTheme="minorHAnsi" w:hAnsiTheme="minorHAnsi"/>
                <w:b/>
                <w:i/>
                <w:sz w:val="18"/>
                <w:szCs w:val="18"/>
              </w:rPr>
            </w:pPr>
            <w:r w:rsidRPr="005D5E4A">
              <w:rPr>
                <w:rFonts w:asciiTheme="minorHAnsi" w:hAnsiTheme="minorHAnsi"/>
                <w:i/>
                <w:sz w:val="18"/>
                <w:szCs w:val="18"/>
              </w:rPr>
              <w:t>The procedures for System Fan Watt Verification are specified in Reference Residential Appendix RA3.3.</w:t>
            </w:r>
          </w:p>
        </w:tc>
      </w:tr>
      <w:tr w:rsidR="00E3551F" w:rsidRPr="005D5E4A"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01</w:t>
            </w:r>
          </w:p>
        </w:tc>
        <w:tc>
          <w:tcPr>
            <w:tcW w:w="2288" w:type="pct"/>
            <w:vAlign w:val="center"/>
          </w:tcPr>
          <w:p w14:paraId="65CE9C13" w14:textId="22C73BD2" w:rsidR="00E3551F" w:rsidRPr="005D5E4A" w:rsidRDefault="00E3551F" w:rsidP="00E3551F">
            <w:pPr>
              <w:keepNext/>
              <w:rPr>
                <w:rFonts w:asciiTheme="minorHAnsi" w:hAnsiTheme="minorHAnsi"/>
                <w:sz w:val="18"/>
                <w:szCs w:val="18"/>
              </w:rPr>
            </w:pPr>
            <w:r w:rsidRPr="005D5E4A">
              <w:rPr>
                <w:rFonts w:asciiTheme="minorHAnsi" w:hAnsiTheme="minorHAnsi"/>
                <w:sz w:val="18"/>
                <w:szCs w:val="18"/>
              </w:rPr>
              <w:t>Actual Tested Watts</w:t>
            </w:r>
          </w:p>
        </w:tc>
        <w:tc>
          <w:tcPr>
            <w:tcW w:w="2500" w:type="pct"/>
            <w:gridSpan w:val="2"/>
            <w:vAlign w:val="center"/>
          </w:tcPr>
          <w:p w14:paraId="65CE9C14" w14:textId="77777777" w:rsidR="00E3551F" w:rsidRPr="005D5E4A" w:rsidRDefault="00E3551F" w:rsidP="00E3551F">
            <w:pPr>
              <w:keepNext/>
              <w:rPr>
                <w:rFonts w:asciiTheme="minorHAnsi" w:hAnsiTheme="minorHAnsi"/>
                <w:sz w:val="18"/>
                <w:szCs w:val="18"/>
              </w:rPr>
            </w:pPr>
          </w:p>
        </w:tc>
      </w:tr>
      <w:tr w:rsidR="00E3551F" w:rsidRPr="005D5E4A"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02</w:t>
            </w:r>
          </w:p>
        </w:tc>
        <w:tc>
          <w:tcPr>
            <w:tcW w:w="2288" w:type="pct"/>
            <w:vAlign w:val="center"/>
          </w:tcPr>
          <w:p w14:paraId="65CE9C17" w14:textId="504EBA4F" w:rsidR="00E3551F" w:rsidRPr="005D5E4A" w:rsidRDefault="00E3551F" w:rsidP="00E3551F">
            <w:pPr>
              <w:keepNext/>
              <w:rPr>
                <w:rFonts w:asciiTheme="minorHAnsi" w:hAnsiTheme="minorHAnsi"/>
                <w:sz w:val="18"/>
                <w:szCs w:val="18"/>
              </w:rPr>
            </w:pPr>
            <w:r w:rsidRPr="005D5E4A">
              <w:rPr>
                <w:rFonts w:asciiTheme="minorHAnsi" w:hAnsiTheme="minorHAnsi"/>
                <w:sz w:val="18"/>
                <w:szCs w:val="18"/>
              </w:rPr>
              <w:t>Actual Tested Airflow from MCH-23 (cfm)</w:t>
            </w:r>
          </w:p>
        </w:tc>
        <w:tc>
          <w:tcPr>
            <w:tcW w:w="2500" w:type="pct"/>
            <w:gridSpan w:val="2"/>
            <w:vAlign w:val="center"/>
          </w:tcPr>
          <w:p w14:paraId="65CE9C18" w14:textId="77777777" w:rsidR="00E3551F" w:rsidRPr="005D5E4A" w:rsidRDefault="00E3551F" w:rsidP="00E3551F">
            <w:pPr>
              <w:keepNext/>
              <w:rPr>
                <w:rFonts w:asciiTheme="minorHAnsi" w:hAnsiTheme="minorHAnsi"/>
                <w:sz w:val="18"/>
                <w:szCs w:val="18"/>
              </w:rPr>
            </w:pPr>
          </w:p>
        </w:tc>
      </w:tr>
      <w:tr w:rsidR="00E3551F" w:rsidRPr="005D5E4A"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03</w:t>
            </w:r>
          </w:p>
        </w:tc>
        <w:tc>
          <w:tcPr>
            <w:tcW w:w="2288" w:type="pct"/>
            <w:vAlign w:val="center"/>
          </w:tcPr>
          <w:p w14:paraId="65CE9C1B" w14:textId="6C1C242C" w:rsidR="00E3551F" w:rsidRPr="005D5E4A" w:rsidRDefault="00E3551F" w:rsidP="00BB7006">
            <w:pPr>
              <w:keepNext/>
              <w:rPr>
                <w:rFonts w:asciiTheme="minorHAnsi" w:hAnsiTheme="minorHAnsi"/>
                <w:sz w:val="18"/>
                <w:szCs w:val="18"/>
              </w:rPr>
            </w:pPr>
            <w:r w:rsidRPr="005D5E4A">
              <w:rPr>
                <w:rFonts w:asciiTheme="minorHAnsi" w:hAnsiTheme="minorHAnsi"/>
                <w:sz w:val="18"/>
                <w:szCs w:val="18"/>
              </w:rPr>
              <w:t>Required Fan Efficacy (</w:t>
            </w:r>
            <w:r w:rsidR="00BB7006" w:rsidRPr="005D5E4A">
              <w:rPr>
                <w:rFonts w:asciiTheme="minorHAnsi" w:hAnsiTheme="minorHAnsi"/>
                <w:sz w:val="18"/>
                <w:szCs w:val="18"/>
              </w:rPr>
              <w:t>w</w:t>
            </w:r>
            <w:r w:rsidRPr="005D5E4A">
              <w:rPr>
                <w:rFonts w:asciiTheme="minorHAnsi" w:hAnsiTheme="minorHAnsi"/>
                <w:sz w:val="18"/>
                <w:szCs w:val="18"/>
              </w:rPr>
              <w:t>atts/cfm)</w:t>
            </w:r>
          </w:p>
        </w:tc>
        <w:tc>
          <w:tcPr>
            <w:tcW w:w="2500" w:type="pct"/>
            <w:gridSpan w:val="2"/>
            <w:vAlign w:val="center"/>
          </w:tcPr>
          <w:p w14:paraId="65CE9C1C" w14:textId="77777777" w:rsidR="00E3551F" w:rsidRPr="005D5E4A" w:rsidRDefault="00E3551F" w:rsidP="00E3551F">
            <w:pPr>
              <w:keepNext/>
              <w:rPr>
                <w:rFonts w:asciiTheme="minorHAnsi" w:hAnsiTheme="minorHAnsi"/>
                <w:sz w:val="18"/>
                <w:szCs w:val="18"/>
              </w:rPr>
            </w:pPr>
          </w:p>
        </w:tc>
      </w:tr>
      <w:tr w:rsidR="00E3551F" w:rsidRPr="005D5E4A"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04</w:t>
            </w:r>
          </w:p>
        </w:tc>
        <w:tc>
          <w:tcPr>
            <w:tcW w:w="2288" w:type="pct"/>
            <w:vAlign w:val="center"/>
          </w:tcPr>
          <w:p w14:paraId="65CE9C1F" w14:textId="0EA4AA3E" w:rsidR="00E3551F" w:rsidRPr="005D5E4A" w:rsidRDefault="00E3551F" w:rsidP="00BB7006">
            <w:pPr>
              <w:keepNext/>
              <w:rPr>
                <w:rFonts w:asciiTheme="minorHAnsi" w:hAnsiTheme="minorHAnsi"/>
                <w:sz w:val="18"/>
                <w:szCs w:val="18"/>
              </w:rPr>
            </w:pPr>
            <w:r w:rsidRPr="005D5E4A">
              <w:rPr>
                <w:rFonts w:asciiTheme="minorHAnsi" w:hAnsiTheme="minorHAnsi"/>
                <w:sz w:val="18"/>
                <w:szCs w:val="18"/>
              </w:rPr>
              <w:t>Actual Fan Efficacy (</w:t>
            </w:r>
            <w:r w:rsidR="00BB7006" w:rsidRPr="005D5E4A">
              <w:rPr>
                <w:rFonts w:asciiTheme="minorHAnsi" w:hAnsiTheme="minorHAnsi"/>
                <w:sz w:val="18"/>
                <w:szCs w:val="18"/>
              </w:rPr>
              <w:t>w</w:t>
            </w:r>
            <w:r w:rsidRPr="005D5E4A">
              <w:rPr>
                <w:rFonts w:asciiTheme="minorHAnsi" w:hAnsiTheme="minorHAnsi"/>
                <w:sz w:val="18"/>
                <w:szCs w:val="18"/>
              </w:rPr>
              <w:t>atts/cfm)</w:t>
            </w:r>
          </w:p>
        </w:tc>
        <w:tc>
          <w:tcPr>
            <w:tcW w:w="2500" w:type="pct"/>
            <w:gridSpan w:val="2"/>
            <w:vAlign w:val="center"/>
          </w:tcPr>
          <w:p w14:paraId="65CE9C20" w14:textId="77777777" w:rsidR="00E3551F" w:rsidRPr="005D5E4A" w:rsidRDefault="00E3551F" w:rsidP="00E3551F">
            <w:pPr>
              <w:keepNext/>
              <w:rPr>
                <w:rFonts w:asciiTheme="minorHAnsi" w:hAnsiTheme="minorHAnsi"/>
                <w:sz w:val="18"/>
                <w:szCs w:val="18"/>
              </w:rPr>
            </w:pPr>
          </w:p>
        </w:tc>
      </w:tr>
      <w:tr w:rsidR="00E3551F" w:rsidRPr="005D5E4A"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05</w:t>
            </w:r>
          </w:p>
        </w:tc>
        <w:tc>
          <w:tcPr>
            <w:tcW w:w="2288" w:type="pct"/>
            <w:vAlign w:val="center"/>
          </w:tcPr>
          <w:p w14:paraId="65CE9C23" w14:textId="77777777" w:rsidR="00E3551F" w:rsidRPr="005D5E4A" w:rsidRDefault="00E3551F" w:rsidP="00E3551F">
            <w:pPr>
              <w:keepNext/>
              <w:rPr>
                <w:rFonts w:asciiTheme="minorHAnsi" w:hAnsiTheme="minorHAnsi"/>
                <w:sz w:val="18"/>
                <w:szCs w:val="18"/>
              </w:rPr>
            </w:pPr>
            <w:r w:rsidRPr="005D5E4A">
              <w:rPr>
                <w:rFonts w:asciiTheme="minorHAnsi" w:hAnsiTheme="minorHAnsi"/>
                <w:sz w:val="18"/>
                <w:szCs w:val="18"/>
              </w:rPr>
              <w:t>Compliance Statement:</w:t>
            </w:r>
          </w:p>
        </w:tc>
        <w:tc>
          <w:tcPr>
            <w:tcW w:w="2500" w:type="pct"/>
            <w:gridSpan w:val="2"/>
            <w:vAlign w:val="center"/>
          </w:tcPr>
          <w:p w14:paraId="65CE9C24" w14:textId="77777777" w:rsidR="00E3551F" w:rsidRPr="005D5E4A" w:rsidRDefault="00E3551F" w:rsidP="006A67C2">
            <w:pPr>
              <w:keepNext/>
              <w:rPr>
                <w:rFonts w:asciiTheme="minorHAnsi" w:hAnsiTheme="minorHAnsi"/>
                <w:sz w:val="18"/>
                <w:szCs w:val="18"/>
              </w:rPr>
            </w:pPr>
          </w:p>
        </w:tc>
      </w:tr>
    </w:tbl>
    <w:p w14:paraId="65CE9C26" w14:textId="77777777" w:rsidR="00E3551F" w:rsidRPr="005D5E4A"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5D5E4A" w14:paraId="65CE9C29" w14:textId="77777777" w:rsidTr="00E3551F">
        <w:trPr>
          <w:trHeight w:val="144"/>
        </w:trPr>
        <w:tc>
          <w:tcPr>
            <w:tcW w:w="5000" w:type="pct"/>
            <w:gridSpan w:val="7"/>
          </w:tcPr>
          <w:p w14:paraId="65CE9C27" w14:textId="345DB250" w:rsidR="00E3551F" w:rsidRPr="005D5E4A" w:rsidRDefault="00E3551F" w:rsidP="00E3551F">
            <w:pPr>
              <w:keepNext/>
              <w:rPr>
                <w:rFonts w:asciiTheme="minorHAnsi" w:hAnsiTheme="minorHAnsi"/>
                <w:b/>
                <w:sz w:val="18"/>
                <w:szCs w:val="18"/>
              </w:rPr>
            </w:pPr>
            <w:r w:rsidRPr="005D5E4A">
              <w:rPr>
                <w:rFonts w:asciiTheme="minorHAnsi" w:hAnsiTheme="minorHAnsi"/>
                <w:b/>
                <w:szCs w:val="18"/>
              </w:rPr>
              <w:t>D. Forced Air System Fan Efficacy Measurement – All Zonal Control Modes</w:t>
            </w:r>
          </w:p>
          <w:p w14:paraId="17D2547D" w14:textId="77777777" w:rsidR="00212BB8" w:rsidRPr="005D5E4A" w:rsidRDefault="00E3551F" w:rsidP="00E3551F">
            <w:pPr>
              <w:keepNext/>
              <w:rPr>
                <w:rFonts w:asciiTheme="minorHAnsi" w:hAnsiTheme="minorHAnsi"/>
                <w:sz w:val="18"/>
                <w:szCs w:val="18"/>
              </w:rPr>
            </w:pPr>
            <w:r w:rsidRPr="005D5E4A">
              <w:rPr>
                <w:rFonts w:asciiTheme="minorHAnsi" w:hAnsiTheme="minorHAnsi"/>
                <w:sz w:val="18"/>
                <w:szCs w:val="18"/>
              </w:rPr>
              <w:t>The procedures for System Fan Efficacy Verification are specified in Reference Residential Appendix RA3.3.</w:t>
            </w:r>
          </w:p>
          <w:p w14:paraId="65CE9C28" w14:textId="7848B19A" w:rsidR="00E3551F" w:rsidRPr="005D5E4A" w:rsidRDefault="00E3551F" w:rsidP="00E3551F">
            <w:pPr>
              <w:keepNext/>
              <w:rPr>
                <w:rFonts w:asciiTheme="minorHAnsi" w:hAnsiTheme="minorHAnsi"/>
                <w:b/>
                <w:sz w:val="18"/>
                <w:szCs w:val="18"/>
              </w:rPr>
            </w:pPr>
            <w:r w:rsidRPr="005D5E4A">
              <w:rPr>
                <w:rFonts w:asciiTheme="minorHAnsi" w:hAnsiTheme="minorHAnsi"/>
                <w:sz w:val="18"/>
                <w:szCs w:val="18"/>
              </w:rPr>
              <w:t>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5D5E4A"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5D5E4A" w:rsidRDefault="00E3551F" w:rsidP="00E3551F">
            <w:pPr>
              <w:pStyle w:val="FootnoteText"/>
              <w:keepNext/>
              <w:jc w:val="center"/>
              <w:rPr>
                <w:rFonts w:asciiTheme="minorHAnsi" w:hAnsiTheme="minorHAnsi"/>
                <w:sz w:val="18"/>
                <w:szCs w:val="18"/>
              </w:rPr>
            </w:pPr>
            <w:r w:rsidRPr="005D5E4A">
              <w:rPr>
                <w:rFonts w:asciiTheme="minorHAnsi" w:hAnsiTheme="minorHAnsi"/>
                <w:sz w:val="18"/>
                <w:szCs w:val="18"/>
              </w:rPr>
              <w:t>01</w:t>
            </w:r>
          </w:p>
        </w:tc>
        <w:tc>
          <w:tcPr>
            <w:tcW w:w="2282" w:type="pct"/>
            <w:gridSpan w:val="3"/>
          </w:tcPr>
          <w:p w14:paraId="35D440A9" w14:textId="6C590A24" w:rsidR="00710CB9" w:rsidRPr="005D5E4A" w:rsidRDefault="00E3551F" w:rsidP="00E3551F">
            <w:pPr>
              <w:pStyle w:val="FootnoteText"/>
              <w:keepNext/>
              <w:rPr>
                <w:rFonts w:asciiTheme="minorHAnsi" w:hAnsiTheme="minorHAnsi"/>
                <w:sz w:val="18"/>
                <w:szCs w:val="18"/>
              </w:rPr>
            </w:pPr>
            <w:r w:rsidRPr="005D5E4A">
              <w:rPr>
                <w:rFonts w:asciiTheme="minorHAnsi" w:hAnsiTheme="minorHAnsi"/>
                <w:sz w:val="18"/>
                <w:szCs w:val="18"/>
              </w:rPr>
              <w:t xml:space="preserve">Number of </w:t>
            </w:r>
            <w:r w:rsidR="00710CB9" w:rsidRPr="005D5E4A">
              <w:rPr>
                <w:rFonts w:asciiTheme="minorHAnsi" w:hAnsiTheme="minorHAnsi"/>
                <w:sz w:val="18"/>
                <w:szCs w:val="18"/>
              </w:rPr>
              <w:t>I</w:t>
            </w:r>
            <w:r w:rsidRPr="005D5E4A">
              <w:rPr>
                <w:rFonts w:asciiTheme="minorHAnsi" w:hAnsiTheme="minorHAnsi"/>
                <w:sz w:val="18"/>
                <w:szCs w:val="18"/>
              </w:rPr>
              <w:t xml:space="preserve">ndependently </w:t>
            </w:r>
            <w:r w:rsidR="00710CB9" w:rsidRPr="005D5E4A">
              <w:rPr>
                <w:rFonts w:asciiTheme="minorHAnsi" w:hAnsiTheme="minorHAnsi"/>
                <w:sz w:val="18"/>
                <w:szCs w:val="18"/>
              </w:rPr>
              <w:t>C</w:t>
            </w:r>
            <w:r w:rsidRPr="005D5E4A">
              <w:rPr>
                <w:rFonts w:asciiTheme="minorHAnsi" w:hAnsiTheme="minorHAnsi"/>
                <w:sz w:val="18"/>
                <w:szCs w:val="18"/>
              </w:rPr>
              <w:t xml:space="preserve">ontrolled </w:t>
            </w:r>
            <w:r w:rsidR="00710CB9" w:rsidRPr="005D5E4A">
              <w:rPr>
                <w:rFonts w:asciiTheme="minorHAnsi" w:hAnsiTheme="minorHAnsi"/>
                <w:sz w:val="18"/>
                <w:szCs w:val="18"/>
              </w:rPr>
              <w:t>Z</w:t>
            </w:r>
            <w:r w:rsidRPr="005D5E4A">
              <w:rPr>
                <w:rFonts w:asciiTheme="minorHAnsi" w:hAnsiTheme="minorHAnsi"/>
                <w:sz w:val="18"/>
                <w:szCs w:val="18"/>
              </w:rPr>
              <w:t>ones</w:t>
            </w:r>
          </w:p>
          <w:p w14:paraId="65CE9C2B" w14:textId="2AC16059" w:rsidR="00E3551F" w:rsidRPr="005D5E4A" w:rsidRDefault="00E3551F" w:rsidP="00E3551F">
            <w:pPr>
              <w:pStyle w:val="FootnoteText"/>
              <w:keepNext/>
              <w:rPr>
                <w:rFonts w:asciiTheme="minorHAnsi" w:hAnsiTheme="minorHAnsi"/>
                <w:sz w:val="18"/>
                <w:szCs w:val="18"/>
              </w:rPr>
            </w:pPr>
            <w:r w:rsidRPr="005D5E4A">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5D5E4A" w:rsidRDefault="00E3551F" w:rsidP="006A67C2">
            <w:pPr>
              <w:pStyle w:val="FootnoteText"/>
              <w:keepNext/>
              <w:rPr>
                <w:rFonts w:asciiTheme="minorHAnsi" w:hAnsiTheme="minorHAnsi"/>
                <w:sz w:val="18"/>
                <w:szCs w:val="18"/>
              </w:rPr>
            </w:pPr>
          </w:p>
        </w:tc>
      </w:tr>
      <w:tr w:rsidR="00E3551F" w:rsidRPr="005D5E4A"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5D5E4A" w:rsidRDefault="00E3551F" w:rsidP="00E3551F">
            <w:pPr>
              <w:keepNext/>
              <w:rPr>
                <w:rFonts w:asciiTheme="minorHAnsi" w:hAnsiTheme="minorHAnsi"/>
                <w:sz w:val="18"/>
                <w:szCs w:val="18"/>
              </w:rPr>
            </w:pPr>
            <w:r w:rsidRPr="005D5E4A">
              <w:rPr>
                <w:rFonts w:asciiTheme="minorHAnsi" w:hAnsiTheme="minorHAnsi"/>
                <w:sz w:val="18"/>
                <w:szCs w:val="18"/>
              </w:rPr>
              <w:t>02</w:t>
            </w:r>
          </w:p>
        </w:tc>
        <w:tc>
          <w:tcPr>
            <w:tcW w:w="2282" w:type="pct"/>
            <w:gridSpan w:val="3"/>
            <w:vAlign w:val="center"/>
          </w:tcPr>
          <w:p w14:paraId="65CE9C2F" w14:textId="51C7B30F" w:rsidR="00E3551F" w:rsidRPr="005D5E4A" w:rsidRDefault="00E3551F" w:rsidP="00710CB9">
            <w:pPr>
              <w:keepNext/>
              <w:rPr>
                <w:rFonts w:asciiTheme="minorHAnsi" w:hAnsiTheme="minorHAnsi"/>
                <w:sz w:val="18"/>
                <w:szCs w:val="18"/>
              </w:rPr>
            </w:pPr>
            <w:r w:rsidRPr="005D5E4A">
              <w:rPr>
                <w:rFonts w:asciiTheme="minorHAnsi" w:hAnsiTheme="minorHAnsi"/>
                <w:sz w:val="18"/>
                <w:szCs w:val="18"/>
              </w:rPr>
              <w:t xml:space="preserve">Required Fan Efficacy in </w:t>
            </w:r>
            <w:r w:rsidR="00710CB9" w:rsidRPr="005D5E4A">
              <w:rPr>
                <w:rFonts w:asciiTheme="minorHAnsi" w:hAnsiTheme="minorHAnsi"/>
                <w:sz w:val="18"/>
                <w:szCs w:val="18"/>
              </w:rPr>
              <w:t>A</w:t>
            </w:r>
            <w:r w:rsidRPr="005D5E4A">
              <w:rPr>
                <w:rFonts w:asciiTheme="minorHAnsi" w:hAnsiTheme="minorHAnsi"/>
                <w:sz w:val="18"/>
                <w:szCs w:val="18"/>
              </w:rPr>
              <w:t xml:space="preserve">ll Zonal Control </w:t>
            </w:r>
            <w:proofErr w:type="gramStart"/>
            <w:r w:rsidRPr="005D5E4A">
              <w:rPr>
                <w:rFonts w:asciiTheme="minorHAnsi" w:hAnsiTheme="minorHAnsi"/>
                <w:sz w:val="18"/>
                <w:szCs w:val="18"/>
              </w:rPr>
              <w:t>Modes(</w:t>
            </w:r>
            <w:proofErr w:type="gramEnd"/>
            <w:r w:rsidR="00710CB9" w:rsidRPr="005D5E4A">
              <w:rPr>
                <w:rFonts w:asciiTheme="minorHAnsi" w:hAnsiTheme="minorHAnsi"/>
                <w:sz w:val="18"/>
                <w:szCs w:val="18"/>
              </w:rPr>
              <w:t>W</w:t>
            </w:r>
            <w:r w:rsidRPr="005D5E4A">
              <w:rPr>
                <w:rFonts w:asciiTheme="minorHAnsi" w:hAnsiTheme="minorHAnsi"/>
                <w:sz w:val="18"/>
                <w:szCs w:val="18"/>
              </w:rPr>
              <w:t>att/cfm)</w:t>
            </w:r>
          </w:p>
        </w:tc>
        <w:tc>
          <w:tcPr>
            <w:tcW w:w="2501" w:type="pct"/>
            <w:gridSpan w:val="3"/>
            <w:vAlign w:val="center"/>
          </w:tcPr>
          <w:p w14:paraId="65CE9C30" w14:textId="77777777" w:rsidR="00E3551F" w:rsidRPr="005D5E4A" w:rsidRDefault="00E3551F" w:rsidP="00E3551F">
            <w:pPr>
              <w:keepNext/>
              <w:rPr>
                <w:rFonts w:asciiTheme="minorHAnsi" w:hAnsiTheme="minorHAnsi"/>
                <w:sz w:val="18"/>
                <w:szCs w:val="18"/>
              </w:rPr>
            </w:pPr>
          </w:p>
        </w:tc>
      </w:tr>
      <w:tr w:rsidR="00E3551F" w:rsidRPr="005D5E4A"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5D5E4A" w:rsidRDefault="00E3551F" w:rsidP="00E3551F">
            <w:pPr>
              <w:keepNext/>
              <w:rPr>
                <w:rFonts w:asciiTheme="minorHAnsi" w:hAnsiTheme="minorHAnsi"/>
                <w:sz w:val="4"/>
                <w:szCs w:val="18"/>
              </w:rPr>
            </w:pPr>
          </w:p>
        </w:tc>
      </w:tr>
      <w:tr w:rsidR="00E3551F" w:rsidRPr="005D5E4A"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03</w:t>
            </w:r>
          </w:p>
        </w:tc>
        <w:tc>
          <w:tcPr>
            <w:tcW w:w="828" w:type="pct"/>
            <w:vAlign w:val="center"/>
          </w:tcPr>
          <w:p w14:paraId="65CE9C35"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04</w:t>
            </w:r>
          </w:p>
        </w:tc>
        <w:tc>
          <w:tcPr>
            <w:tcW w:w="817" w:type="pct"/>
            <w:vAlign w:val="center"/>
          </w:tcPr>
          <w:p w14:paraId="65CE9C36"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05</w:t>
            </w:r>
          </w:p>
        </w:tc>
        <w:tc>
          <w:tcPr>
            <w:tcW w:w="840" w:type="pct"/>
            <w:vAlign w:val="center"/>
          </w:tcPr>
          <w:p w14:paraId="65CE9C37"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06</w:t>
            </w:r>
          </w:p>
        </w:tc>
        <w:tc>
          <w:tcPr>
            <w:tcW w:w="828" w:type="pct"/>
            <w:vAlign w:val="center"/>
          </w:tcPr>
          <w:p w14:paraId="65CE9C38"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07</w:t>
            </w:r>
          </w:p>
        </w:tc>
        <w:tc>
          <w:tcPr>
            <w:tcW w:w="833" w:type="pct"/>
            <w:vAlign w:val="center"/>
          </w:tcPr>
          <w:p w14:paraId="65CE9C39"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08</w:t>
            </w:r>
          </w:p>
        </w:tc>
      </w:tr>
      <w:tr w:rsidR="00E3551F" w:rsidRPr="005D5E4A"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Zone Name</w:t>
            </w:r>
          </w:p>
        </w:tc>
        <w:tc>
          <w:tcPr>
            <w:tcW w:w="828" w:type="pct"/>
            <w:vAlign w:val="center"/>
          </w:tcPr>
          <w:p w14:paraId="65CE9C3C"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Zone Description</w:t>
            </w:r>
          </w:p>
        </w:tc>
        <w:tc>
          <w:tcPr>
            <w:tcW w:w="817" w:type="pct"/>
            <w:vAlign w:val="center"/>
          </w:tcPr>
          <w:p w14:paraId="65CE9C3E" w14:textId="63207186" w:rsidR="00E3551F" w:rsidRPr="005D5E4A" w:rsidRDefault="00E3551F" w:rsidP="004416D7">
            <w:pPr>
              <w:keepNext/>
              <w:jc w:val="center"/>
              <w:rPr>
                <w:rFonts w:asciiTheme="minorHAnsi" w:hAnsiTheme="minorHAnsi"/>
                <w:sz w:val="18"/>
                <w:szCs w:val="18"/>
              </w:rPr>
            </w:pPr>
            <w:r w:rsidRPr="005D5E4A">
              <w:rPr>
                <w:rFonts w:asciiTheme="minorHAnsi" w:hAnsiTheme="minorHAnsi"/>
                <w:sz w:val="18"/>
                <w:szCs w:val="18"/>
              </w:rPr>
              <w:t xml:space="preserve">Measured Watt Draw with all </w:t>
            </w:r>
            <w:r w:rsidR="004416D7" w:rsidRPr="005D5E4A">
              <w:rPr>
                <w:rFonts w:asciiTheme="minorHAnsi" w:hAnsiTheme="minorHAnsi"/>
                <w:sz w:val="18"/>
                <w:szCs w:val="18"/>
              </w:rPr>
              <w:t>O</w:t>
            </w:r>
            <w:r w:rsidRPr="005D5E4A">
              <w:rPr>
                <w:rFonts w:asciiTheme="minorHAnsi" w:hAnsiTheme="minorHAnsi"/>
                <w:sz w:val="18"/>
                <w:szCs w:val="18"/>
              </w:rPr>
              <w:t xml:space="preserve">ther </w:t>
            </w:r>
            <w:r w:rsidR="004416D7" w:rsidRPr="005D5E4A">
              <w:rPr>
                <w:rFonts w:asciiTheme="minorHAnsi" w:hAnsiTheme="minorHAnsi"/>
                <w:sz w:val="18"/>
                <w:szCs w:val="18"/>
              </w:rPr>
              <w:t>Z</w:t>
            </w:r>
            <w:r w:rsidRPr="005D5E4A">
              <w:rPr>
                <w:rFonts w:asciiTheme="minorHAnsi" w:hAnsiTheme="minorHAnsi"/>
                <w:sz w:val="18"/>
                <w:szCs w:val="18"/>
              </w:rPr>
              <w:t xml:space="preserve">ones </w:t>
            </w:r>
            <w:r w:rsidR="004416D7" w:rsidRPr="005D5E4A">
              <w:rPr>
                <w:rFonts w:asciiTheme="minorHAnsi" w:hAnsiTheme="minorHAnsi"/>
                <w:sz w:val="18"/>
                <w:szCs w:val="18"/>
              </w:rPr>
              <w:t>O</w:t>
            </w:r>
            <w:r w:rsidRPr="005D5E4A">
              <w:rPr>
                <w:rFonts w:asciiTheme="minorHAnsi" w:hAnsiTheme="minorHAnsi"/>
                <w:sz w:val="18"/>
                <w:szCs w:val="18"/>
              </w:rPr>
              <w:t>ff</w:t>
            </w:r>
          </w:p>
        </w:tc>
        <w:tc>
          <w:tcPr>
            <w:tcW w:w="840" w:type="pct"/>
            <w:vAlign w:val="center"/>
          </w:tcPr>
          <w:p w14:paraId="65CE9C40" w14:textId="20FADE86" w:rsidR="00E3551F" w:rsidRPr="005D5E4A" w:rsidRDefault="00E3551F" w:rsidP="004416D7">
            <w:pPr>
              <w:keepNext/>
              <w:jc w:val="center"/>
              <w:rPr>
                <w:rFonts w:asciiTheme="minorHAnsi" w:hAnsiTheme="minorHAnsi"/>
                <w:sz w:val="18"/>
                <w:szCs w:val="18"/>
              </w:rPr>
            </w:pPr>
            <w:r w:rsidRPr="005D5E4A">
              <w:rPr>
                <w:rFonts w:asciiTheme="minorHAnsi" w:hAnsiTheme="minorHAnsi"/>
                <w:sz w:val="18"/>
                <w:szCs w:val="18"/>
              </w:rPr>
              <w:t xml:space="preserve">Measured Airflow with all </w:t>
            </w:r>
            <w:r w:rsidR="004416D7" w:rsidRPr="005D5E4A">
              <w:rPr>
                <w:rFonts w:asciiTheme="minorHAnsi" w:hAnsiTheme="minorHAnsi"/>
                <w:sz w:val="18"/>
                <w:szCs w:val="18"/>
              </w:rPr>
              <w:t>O</w:t>
            </w:r>
            <w:r w:rsidRPr="005D5E4A">
              <w:rPr>
                <w:rFonts w:asciiTheme="minorHAnsi" w:hAnsiTheme="minorHAnsi"/>
                <w:sz w:val="18"/>
                <w:szCs w:val="18"/>
              </w:rPr>
              <w:t xml:space="preserve">ther </w:t>
            </w:r>
            <w:r w:rsidR="004416D7" w:rsidRPr="005D5E4A">
              <w:rPr>
                <w:rFonts w:asciiTheme="minorHAnsi" w:hAnsiTheme="minorHAnsi"/>
                <w:sz w:val="18"/>
                <w:szCs w:val="18"/>
              </w:rPr>
              <w:t>Z</w:t>
            </w:r>
            <w:r w:rsidRPr="005D5E4A">
              <w:rPr>
                <w:rFonts w:asciiTheme="minorHAnsi" w:hAnsiTheme="minorHAnsi"/>
                <w:sz w:val="18"/>
                <w:szCs w:val="18"/>
              </w:rPr>
              <w:t xml:space="preserve">ones </w:t>
            </w:r>
            <w:r w:rsidR="004416D7" w:rsidRPr="005D5E4A">
              <w:rPr>
                <w:rFonts w:asciiTheme="minorHAnsi" w:hAnsiTheme="minorHAnsi"/>
                <w:sz w:val="18"/>
                <w:szCs w:val="18"/>
              </w:rPr>
              <w:t>O</w:t>
            </w:r>
            <w:r w:rsidRPr="005D5E4A">
              <w:rPr>
                <w:rFonts w:asciiTheme="minorHAnsi" w:hAnsiTheme="minorHAnsi"/>
                <w:sz w:val="18"/>
                <w:szCs w:val="18"/>
              </w:rPr>
              <w:t>ff</w:t>
            </w:r>
            <w:r w:rsidR="001445A1" w:rsidRPr="005D5E4A">
              <w:rPr>
                <w:rFonts w:asciiTheme="minorHAnsi" w:hAnsiTheme="minorHAnsi"/>
                <w:sz w:val="18"/>
                <w:szCs w:val="18"/>
              </w:rPr>
              <w:t xml:space="preserve"> (cfm)</w:t>
            </w:r>
          </w:p>
        </w:tc>
        <w:tc>
          <w:tcPr>
            <w:tcW w:w="828" w:type="pct"/>
            <w:vAlign w:val="center"/>
          </w:tcPr>
          <w:p w14:paraId="65CE9C41"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Calculated Fan Efficacy</w:t>
            </w:r>
          </w:p>
          <w:p w14:paraId="65CE9C42" w14:textId="3D85BC6C"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(W</w:t>
            </w:r>
            <w:r w:rsidR="004416D7" w:rsidRPr="005D5E4A">
              <w:rPr>
                <w:rFonts w:asciiTheme="minorHAnsi" w:hAnsiTheme="minorHAnsi"/>
                <w:sz w:val="18"/>
                <w:szCs w:val="18"/>
              </w:rPr>
              <w:t>atts</w:t>
            </w:r>
            <w:r w:rsidRPr="005D5E4A">
              <w:rPr>
                <w:rFonts w:asciiTheme="minorHAnsi" w:hAnsiTheme="minorHAnsi"/>
                <w:sz w:val="18"/>
                <w:szCs w:val="18"/>
              </w:rPr>
              <w:t>/cfm)</w:t>
            </w:r>
          </w:p>
        </w:tc>
        <w:tc>
          <w:tcPr>
            <w:tcW w:w="833" w:type="pct"/>
            <w:vAlign w:val="center"/>
          </w:tcPr>
          <w:p w14:paraId="65CE9C43"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Zone Compliance Status</w:t>
            </w:r>
          </w:p>
        </w:tc>
      </w:tr>
      <w:tr w:rsidR="00E3551F" w:rsidRPr="005D5E4A"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5D5E4A"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5D5E4A"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5D5E4A"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5D5E4A"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5D5E4A"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5D5E4A" w:rsidRDefault="00E3551F" w:rsidP="00E3551F">
            <w:pPr>
              <w:keepNext/>
              <w:jc w:val="center"/>
              <w:rPr>
                <w:rFonts w:asciiTheme="minorHAnsi" w:hAnsiTheme="minorHAnsi"/>
                <w:sz w:val="18"/>
                <w:szCs w:val="18"/>
              </w:rPr>
            </w:pPr>
          </w:p>
        </w:tc>
      </w:tr>
      <w:tr w:rsidR="006A67C2" w:rsidRPr="005D5E4A"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5D5E4A"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5D5E4A"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5D5E4A"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5D5E4A"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5D5E4A"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5D5E4A" w:rsidRDefault="006A67C2" w:rsidP="00E3551F">
            <w:pPr>
              <w:keepNext/>
              <w:jc w:val="center"/>
              <w:rPr>
                <w:rFonts w:asciiTheme="minorHAnsi" w:hAnsiTheme="minorHAnsi"/>
                <w:sz w:val="18"/>
                <w:szCs w:val="18"/>
              </w:rPr>
            </w:pPr>
          </w:p>
        </w:tc>
      </w:tr>
      <w:tr w:rsidR="006A67C2" w:rsidRPr="005D5E4A"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5D5E4A" w:rsidRDefault="006A67C2" w:rsidP="00E3551F">
            <w:pPr>
              <w:pStyle w:val="FootnoteText"/>
              <w:keepNext/>
              <w:jc w:val="center"/>
              <w:rPr>
                <w:rFonts w:asciiTheme="minorHAnsi" w:hAnsiTheme="minorHAnsi"/>
                <w:sz w:val="18"/>
                <w:szCs w:val="18"/>
              </w:rPr>
            </w:pPr>
            <w:r w:rsidRPr="005D5E4A">
              <w:rPr>
                <w:rFonts w:asciiTheme="minorHAnsi" w:hAnsiTheme="minorHAnsi"/>
                <w:sz w:val="18"/>
                <w:szCs w:val="18"/>
              </w:rPr>
              <w:t>09</w:t>
            </w:r>
          </w:p>
        </w:tc>
        <w:tc>
          <w:tcPr>
            <w:tcW w:w="2282" w:type="pct"/>
            <w:gridSpan w:val="3"/>
            <w:vAlign w:val="center"/>
          </w:tcPr>
          <w:p w14:paraId="65CE9C54" w14:textId="77777777" w:rsidR="006A67C2" w:rsidRPr="005D5E4A" w:rsidRDefault="006A67C2" w:rsidP="00E3551F">
            <w:pPr>
              <w:pStyle w:val="FootnoteText"/>
              <w:keepNext/>
              <w:rPr>
                <w:rFonts w:asciiTheme="minorHAnsi" w:hAnsiTheme="minorHAnsi"/>
                <w:sz w:val="18"/>
                <w:szCs w:val="18"/>
              </w:rPr>
            </w:pPr>
            <w:r w:rsidRPr="005D5E4A">
              <w:rPr>
                <w:rFonts w:asciiTheme="minorHAnsi" w:hAnsiTheme="minorHAnsi"/>
                <w:sz w:val="18"/>
                <w:szCs w:val="18"/>
              </w:rPr>
              <w:t>Compliance Statement:</w:t>
            </w:r>
          </w:p>
        </w:tc>
        <w:tc>
          <w:tcPr>
            <w:tcW w:w="2501" w:type="pct"/>
            <w:gridSpan w:val="3"/>
            <w:vAlign w:val="center"/>
          </w:tcPr>
          <w:p w14:paraId="65CE9C55" w14:textId="77777777" w:rsidR="006A67C2" w:rsidRPr="005D5E4A" w:rsidRDefault="006A67C2" w:rsidP="00E3551F">
            <w:pPr>
              <w:pStyle w:val="FootnoteText"/>
              <w:keepNext/>
              <w:rPr>
                <w:rFonts w:asciiTheme="minorHAnsi" w:hAnsiTheme="minorHAnsi"/>
                <w:sz w:val="18"/>
                <w:szCs w:val="18"/>
              </w:rPr>
            </w:pPr>
          </w:p>
        </w:tc>
      </w:tr>
    </w:tbl>
    <w:p w14:paraId="65CE9C57" w14:textId="0983BA6A" w:rsidR="00E3551F" w:rsidRPr="005D5E4A" w:rsidRDefault="00E3551F" w:rsidP="00B816B4">
      <w:pPr>
        <w:rPr>
          <w:rFonts w:asciiTheme="minorHAnsi" w:hAnsiTheme="minorHAnsi"/>
          <w:sz w:val="18"/>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5D5E4A" w14:paraId="4BDE5629" w14:textId="77777777" w:rsidTr="006C4DDC">
        <w:trPr>
          <w:gridAfter w:val="1"/>
          <w:wAfter w:w="5" w:type="pct"/>
          <w:trHeight w:val="144"/>
        </w:trPr>
        <w:tc>
          <w:tcPr>
            <w:tcW w:w="4990" w:type="pct"/>
            <w:gridSpan w:val="3"/>
          </w:tcPr>
          <w:p w14:paraId="65A65607" w14:textId="75771CF0" w:rsidR="003039CC" w:rsidRPr="005D5E4A" w:rsidRDefault="006C4DDC" w:rsidP="006C4DDC">
            <w:pPr>
              <w:keepNext/>
              <w:rPr>
                <w:rFonts w:asciiTheme="minorHAnsi" w:hAnsiTheme="minorHAnsi"/>
                <w:b/>
                <w:szCs w:val="18"/>
              </w:rPr>
            </w:pPr>
            <w:r w:rsidRPr="005D5E4A">
              <w:rPr>
                <w:rFonts w:asciiTheme="minorHAnsi" w:hAnsiTheme="minorHAnsi"/>
                <w:b/>
                <w:szCs w:val="18"/>
              </w:rPr>
              <w:lastRenderedPageBreak/>
              <w:t>E</w:t>
            </w:r>
            <w:r w:rsidR="003039CC" w:rsidRPr="005D5E4A">
              <w:rPr>
                <w:rFonts w:asciiTheme="minorHAnsi" w:hAnsiTheme="minorHAnsi"/>
                <w:b/>
                <w:szCs w:val="18"/>
              </w:rPr>
              <w:t>. Central Fan Ventilation Cooling System Fan Efficacy Measurement</w:t>
            </w:r>
          </w:p>
          <w:p w14:paraId="393F48F3"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The procedures for Central Fan Ventilation Cooling System Fan Watt Verification are specified in Reference Residential Appendix RA3.3.4.</w:t>
            </w:r>
          </w:p>
        </w:tc>
      </w:tr>
      <w:tr w:rsidR="003039CC" w:rsidRPr="005D5E4A" w14:paraId="5B142613" w14:textId="77777777" w:rsidTr="006C4DDC">
        <w:tblPrEx>
          <w:tblCellMar>
            <w:top w:w="0" w:type="dxa"/>
            <w:left w:w="108" w:type="dxa"/>
            <w:bottom w:w="0" w:type="dxa"/>
            <w:right w:w="108" w:type="dxa"/>
          </w:tblCellMar>
        </w:tblPrEx>
        <w:trPr>
          <w:cantSplit/>
          <w:trHeight w:val="144"/>
        </w:trPr>
        <w:tc>
          <w:tcPr>
            <w:tcW w:w="212" w:type="pct"/>
            <w:vAlign w:val="center"/>
          </w:tcPr>
          <w:p w14:paraId="2B9C5277"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01</w:t>
            </w:r>
          </w:p>
        </w:tc>
        <w:tc>
          <w:tcPr>
            <w:tcW w:w="2245" w:type="pct"/>
            <w:vAlign w:val="center"/>
          </w:tcPr>
          <w:p w14:paraId="27146477"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Actual Tested Watts</w:t>
            </w:r>
          </w:p>
        </w:tc>
        <w:tc>
          <w:tcPr>
            <w:tcW w:w="2538" w:type="pct"/>
            <w:gridSpan w:val="2"/>
            <w:vAlign w:val="center"/>
          </w:tcPr>
          <w:p w14:paraId="545EFCC6" w14:textId="72C5C9DC" w:rsidR="003039CC" w:rsidRPr="005D5E4A" w:rsidRDefault="003039CC" w:rsidP="006C4DDC">
            <w:pPr>
              <w:keepNext/>
              <w:rPr>
                <w:rFonts w:asciiTheme="minorHAnsi" w:hAnsiTheme="minorHAnsi"/>
                <w:sz w:val="18"/>
                <w:szCs w:val="18"/>
              </w:rPr>
            </w:pPr>
          </w:p>
        </w:tc>
      </w:tr>
      <w:tr w:rsidR="003039CC" w:rsidRPr="005D5E4A" w14:paraId="26411088" w14:textId="77777777" w:rsidTr="006C4DDC">
        <w:tblPrEx>
          <w:tblCellMar>
            <w:top w:w="0" w:type="dxa"/>
            <w:left w:w="108" w:type="dxa"/>
            <w:bottom w:w="0" w:type="dxa"/>
            <w:right w:w="108" w:type="dxa"/>
          </w:tblCellMar>
        </w:tblPrEx>
        <w:trPr>
          <w:cantSplit/>
          <w:trHeight w:val="144"/>
        </w:trPr>
        <w:tc>
          <w:tcPr>
            <w:tcW w:w="212" w:type="pct"/>
            <w:vAlign w:val="center"/>
          </w:tcPr>
          <w:p w14:paraId="2F058131"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02</w:t>
            </w:r>
          </w:p>
        </w:tc>
        <w:tc>
          <w:tcPr>
            <w:tcW w:w="2245" w:type="pct"/>
            <w:vAlign w:val="center"/>
          </w:tcPr>
          <w:p w14:paraId="013A09EC"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Actual Tested Ventilation Airflow from MCH-23 (cfm)</w:t>
            </w:r>
          </w:p>
        </w:tc>
        <w:tc>
          <w:tcPr>
            <w:tcW w:w="2538" w:type="pct"/>
            <w:gridSpan w:val="2"/>
            <w:vAlign w:val="center"/>
          </w:tcPr>
          <w:p w14:paraId="2A9B6366" w14:textId="2155E5DA" w:rsidR="003039CC" w:rsidRPr="005D5E4A" w:rsidRDefault="003039CC" w:rsidP="006C4DDC">
            <w:pPr>
              <w:keepNext/>
              <w:rPr>
                <w:rFonts w:asciiTheme="minorHAnsi" w:hAnsiTheme="minorHAnsi"/>
                <w:sz w:val="18"/>
                <w:szCs w:val="18"/>
              </w:rPr>
            </w:pPr>
          </w:p>
        </w:tc>
      </w:tr>
      <w:tr w:rsidR="003039CC" w:rsidRPr="005D5E4A" w14:paraId="1BB4E89E" w14:textId="77777777" w:rsidTr="006C4DDC">
        <w:tblPrEx>
          <w:tblCellMar>
            <w:top w:w="0" w:type="dxa"/>
            <w:left w:w="108" w:type="dxa"/>
            <w:bottom w:w="0" w:type="dxa"/>
            <w:right w:w="108" w:type="dxa"/>
          </w:tblCellMar>
        </w:tblPrEx>
        <w:trPr>
          <w:cantSplit/>
          <w:trHeight w:val="144"/>
        </w:trPr>
        <w:tc>
          <w:tcPr>
            <w:tcW w:w="212" w:type="pct"/>
            <w:vAlign w:val="center"/>
          </w:tcPr>
          <w:p w14:paraId="2923F388"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03</w:t>
            </w:r>
          </w:p>
        </w:tc>
        <w:tc>
          <w:tcPr>
            <w:tcW w:w="2245" w:type="pct"/>
            <w:vAlign w:val="center"/>
          </w:tcPr>
          <w:p w14:paraId="63427A7D" w14:textId="40A24249"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Required Fan Efficacy (</w:t>
            </w:r>
            <w:r w:rsidR="00390BBF" w:rsidRPr="005D5E4A">
              <w:rPr>
                <w:rFonts w:asciiTheme="minorHAnsi" w:hAnsiTheme="minorHAnsi"/>
                <w:sz w:val="18"/>
                <w:szCs w:val="18"/>
              </w:rPr>
              <w:t>w</w:t>
            </w:r>
            <w:r w:rsidRPr="005D5E4A">
              <w:rPr>
                <w:rFonts w:asciiTheme="minorHAnsi" w:hAnsiTheme="minorHAnsi"/>
                <w:sz w:val="18"/>
                <w:szCs w:val="18"/>
              </w:rPr>
              <w:t>atts/cfm)</w:t>
            </w:r>
          </w:p>
        </w:tc>
        <w:tc>
          <w:tcPr>
            <w:tcW w:w="2538" w:type="pct"/>
            <w:gridSpan w:val="2"/>
            <w:vAlign w:val="center"/>
          </w:tcPr>
          <w:p w14:paraId="44841F63" w14:textId="13A5E93E" w:rsidR="003039CC" w:rsidRPr="005D5E4A" w:rsidRDefault="003039CC" w:rsidP="006C4DDC">
            <w:pPr>
              <w:keepNext/>
              <w:rPr>
                <w:rFonts w:asciiTheme="minorHAnsi" w:hAnsiTheme="minorHAnsi"/>
                <w:sz w:val="18"/>
                <w:szCs w:val="18"/>
              </w:rPr>
            </w:pPr>
          </w:p>
        </w:tc>
      </w:tr>
      <w:tr w:rsidR="003039CC" w:rsidRPr="005D5E4A" w14:paraId="180D00B2" w14:textId="77777777" w:rsidTr="006C4DDC">
        <w:tblPrEx>
          <w:tblCellMar>
            <w:top w:w="0" w:type="dxa"/>
            <w:left w:w="108" w:type="dxa"/>
            <w:bottom w:w="0" w:type="dxa"/>
            <w:right w:w="108" w:type="dxa"/>
          </w:tblCellMar>
        </w:tblPrEx>
        <w:trPr>
          <w:cantSplit/>
          <w:trHeight w:val="144"/>
        </w:trPr>
        <w:tc>
          <w:tcPr>
            <w:tcW w:w="212" w:type="pct"/>
            <w:vAlign w:val="center"/>
          </w:tcPr>
          <w:p w14:paraId="064CAC1A"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04</w:t>
            </w:r>
          </w:p>
        </w:tc>
        <w:tc>
          <w:tcPr>
            <w:tcW w:w="2245" w:type="pct"/>
            <w:vAlign w:val="center"/>
          </w:tcPr>
          <w:p w14:paraId="4673057C" w14:textId="59210146"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Actual Fan Efficacy (</w:t>
            </w:r>
            <w:r w:rsidR="00390BBF" w:rsidRPr="005D5E4A">
              <w:rPr>
                <w:rFonts w:asciiTheme="minorHAnsi" w:hAnsiTheme="minorHAnsi"/>
                <w:sz w:val="18"/>
                <w:szCs w:val="18"/>
              </w:rPr>
              <w:t>w</w:t>
            </w:r>
            <w:r w:rsidRPr="005D5E4A">
              <w:rPr>
                <w:rFonts w:asciiTheme="minorHAnsi" w:hAnsiTheme="minorHAnsi"/>
                <w:sz w:val="18"/>
                <w:szCs w:val="18"/>
              </w:rPr>
              <w:t>atts/cfm)</w:t>
            </w:r>
          </w:p>
        </w:tc>
        <w:tc>
          <w:tcPr>
            <w:tcW w:w="2538" w:type="pct"/>
            <w:gridSpan w:val="2"/>
            <w:vAlign w:val="center"/>
          </w:tcPr>
          <w:p w14:paraId="45A64E0C" w14:textId="7153E16D" w:rsidR="003039CC" w:rsidRPr="005D5E4A" w:rsidRDefault="003039CC" w:rsidP="006C4DDC">
            <w:pPr>
              <w:keepNext/>
              <w:rPr>
                <w:rFonts w:asciiTheme="minorHAnsi" w:hAnsiTheme="minorHAnsi"/>
                <w:sz w:val="18"/>
                <w:szCs w:val="18"/>
              </w:rPr>
            </w:pPr>
          </w:p>
        </w:tc>
      </w:tr>
      <w:tr w:rsidR="003039CC" w:rsidRPr="005D5E4A" w14:paraId="71F93379" w14:textId="77777777" w:rsidTr="006C4DDC">
        <w:tblPrEx>
          <w:tblCellMar>
            <w:top w:w="0" w:type="dxa"/>
            <w:left w:w="108" w:type="dxa"/>
            <w:bottom w:w="0" w:type="dxa"/>
            <w:right w:w="108" w:type="dxa"/>
          </w:tblCellMar>
        </w:tblPrEx>
        <w:trPr>
          <w:cantSplit/>
          <w:trHeight w:val="144"/>
        </w:trPr>
        <w:tc>
          <w:tcPr>
            <w:tcW w:w="212" w:type="pct"/>
            <w:vAlign w:val="center"/>
          </w:tcPr>
          <w:p w14:paraId="45E07A71"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05</w:t>
            </w:r>
          </w:p>
        </w:tc>
        <w:tc>
          <w:tcPr>
            <w:tcW w:w="2245" w:type="pct"/>
            <w:vAlign w:val="center"/>
          </w:tcPr>
          <w:p w14:paraId="4FC6095B"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Compliance Statement:</w:t>
            </w:r>
          </w:p>
        </w:tc>
        <w:tc>
          <w:tcPr>
            <w:tcW w:w="2538" w:type="pct"/>
            <w:gridSpan w:val="2"/>
            <w:vAlign w:val="center"/>
          </w:tcPr>
          <w:p w14:paraId="7B61CCC2" w14:textId="4B4ABA05" w:rsidR="003039CC" w:rsidRPr="005D5E4A" w:rsidRDefault="003039CC" w:rsidP="006C4DDC">
            <w:pPr>
              <w:keepNext/>
              <w:rPr>
                <w:rFonts w:asciiTheme="minorHAnsi" w:hAnsiTheme="minorHAnsi"/>
                <w:sz w:val="18"/>
                <w:szCs w:val="18"/>
              </w:rPr>
            </w:pPr>
          </w:p>
        </w:tc>
      </w:tr>
    </w:tbl>
    <w:p w14:paraId="353D2E1A" w14:textId="05536E2B" w:rsidR="003039CC" w:rsidRPr="005D5E4A" w:rsidRDefault="003039CC"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8100"/>
      </w:tblGrid>
      <w:tr w:rsidR="00707BC0" w:rsidRPr="005D5E4A" w14:paraId="3CA596A2" w14:textId="77777777" w:rsidTr="00707BC0">
        <w:trPr>
          <w:trHeight w:val="144"/>
        </w:trPr>
        <w:tc>
          <w:tcPr>
            <w:tcW w:w="10998" w:type="dxa"/>
            <w:gridSpan w:val="3"/>
          </w:tcPr>
          <w:p w14:paraId="49E3A108" w14:textId="565F100D" w:rsidR="00707BC0" w:rsidRPr="005D5E4A" w:rsidRDefault="00707BC0">
            <w:pPr>
              <w:keepNext/>
              <w:rPr>
                <w:rFonts w:asciiTheme="minorHAnsi" w:hAnsiTheme="minorHAnsi"/>
                <w:sz w:val="18"/>
                <w:szCs w:val="18"/>
              </w:rPr>
            </w:pPr>
            <w:r w:rsidRPr="005D5E4A">
              <w:rPr>
                <w:rFonts w:asciiTheme="minorHAnsi" w:hAnsiTheme="minorHAnsi"/>
                <w:b/>
                <w:szCs w:val="18"/>
              </w:rPr>
              <w:t>F. Additional Requirements</w:t>
            </w:r>
          </w:p>
        </w:tc>
      </w:tr>
      <w:tr w:rsidR="00707BC0" w:rsidRPr="005D5E4A" w14:paraId="0CB90736" w14:textId="77777777" w:rsidTr="00707BC0">
        <w:trPr>
          <w:trHeight w:val="144"/>
        </w:trPr>
        <w:tc>
          <w:tcPr>
            <w:tcW w:w="468" w:type="dxa"/>
          </w:tcPr>
          <w:p w14:paraId="37909FD1"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01</w:t>
            </w:r>
          </w:p>
        </w:tc>
        <w:tc>
          <w:tcPr>
            <w:tcW w:w="10530" w:type="dxa"/>
            <w:gridSpan w:val="2"/>
          </w:tcPr>
          <w:p w14:paraId="424FDC08" w14:textId="77777777" w:rsidR="00707BC0" w:rsidRPr="005D5E4A" w:rsidRDefault="00707BC0" w:rsidP="00707BC0">
            <w:pPr>
              <w:rPr>
                <w:rFonts w:asciiTheme="minorHAnsi" w:hAnsiTheme="minorHAnsi"/>
                <w:sz w:val="18"/>
                <w:szCs w:val="18"/>
              </w:rPr>
            </w:pPr>
            <w:r w:rsidRPr="005D5E4A">
              <w:rPr>
                <w:rFonts w:asciiTheme="minorHAnsi" w:hAnsiTheme="minorHAnsi"/>
                <w:sz w:val="18"/>
                <w:szCs w:val="18"/>
              </w:rPr>
              <w:t>All registers were fully open during the diagnostic test.</w:t>
            </w:r>
          </w:p>
        </w:tc>
      </w:tr>
      <w:tr w:rsidR="00707BC0" w:rsidRPr="005D5E4A" w14:paraId="0E14C678" w14:textId="77777777" w:rsidTr="00707BC0">
        <w:trPr>
          <w:trHeight w:val="144"/>
        </w:trPr>
        <w:tc>
          <w:tcPr>
            <w:tcW w:w="468" w:type="dxa"/>
          </w:tcPr>
          <w:p w14:paraId="3156501A"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02</w:t>
            </w:r>
          </w:p>
        </w:tc>
        <w:tc>
          <w:tcPr>
            <w:tcW w:w="10530" w:type="dxa"/>
            <w:gridSpan w:val="2"/>
          </w:tcPr>
          <w:p w14:paraId="574BB2BC" w14:textId="77777777" w:rsidR="00707BC0" w:rsidRPr="005D5E4A" w:rsidRDefault="00707BC0" w:rsidP="00707BC0">
            <w:pPr>
              <w:rPr>
                <w:rFonts w:asciiTheme="minorHAnsi" w:hAnsiTheme="minorHAnsi"/>
                <w:sz w:val="18"/>
                <w:szCs w:val="18"/>
              </w:rPr>
            </w:pPr>
            <w:r w:rsidRPr="005D5E4A">
              <w:rPr>
                <w:rFonts w:asciiTheme="minorHAnsi" w:hAnsiTheme="minorHAnsi"/>
                <w:sz w:val="18"/>
                <w:szCs w:val="18"/>
              </w:rPr>
              <w:t>System fan was set at maximum speed during the diagnostic test.</w:t>
            </w:r>
          </w:p>
        </w:tc>
      </w:tr>
      <w:tr w:rsidR="00707BC0" w:rsidRPr="005D5E4A" w14:paraId="6DDE60B5" w14:textId="77777777" w:rsidTr="00707BC0">
        <w:trPr>
          <w:trHeight w:val="144"/>
        </w:trPr>
        <w:tc>
          <w:tcPr>
            <w:tcW w:w="468" w:type="dxa"/>
          </w:tcPr>
          <w:p w14:paraId="4E0E99D9"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03</w:t>
            </w:r>
          </w:p>
        </w:tc>
        <w:tc>
          <w:tcPr>
            <w:tcW w:w="10530" w:type="dxa"/>
            <w:gridSpan w:val="2"/>
          </w:tcPr>
          <w:p w14:paraId="2130F2C6" w14:textId="77777777" w:rsidR="00707BC0" w:rsidRPr="005D5E4A" w:rsidRDefault="00707BC0" w:rsidP="00707BC0">
            <w:pPr>
              <w:rPr>
                <w:rFonts w:asciiTheme="minorHAnsi" w:hAnsiTheme="minorHAnsi"/>
                <w:sz w:val="18"/>
                <w:szCs w:val="18"/>
              </w:rPr>
            </w:pPr>
            <w:r w:rsidRPr="005D5E4A">
              <w:rPr>
                <w:rFonts w:asciiTheme="minorHAnsi" w:hAnsiTheme="minorHAnsi"/>
                <w:sz w:val="18"/>
                <w:szCs w:val="18"/>
              </w:rPr>
              <w:t xml:space="preserve">If fresh air duct is part of the HVAC </w:t>
            </w:r>
            <w:proofErr w:type="gramStart"/>
            <w:r w:rsidRPr="005D5E4A">
              <w:rPr>
                <w:rFonts w:asciiTheme="minorHAnsi" w:hAnsiTheme="minorHAnsi"/>
                <w:sz w:val="18"/>
                <w:szCs w:val="18"/>
              </w:rPr>
              <w:t>system</w:t>
            </w:r>
            <w:proofErr w:type="gramEnd"/>
            <w:r w:rsidRPr="005D5E4A">
              <w:rPr>
                <w:rFonts w:asciiTheme="minorHAnsi" w:hAnsiTheme="minorHAnsi"/>
                <w:sz w:val="18"/>
                <w:szCs w:val="18"/>
              </w:rPr>
              <w:t xml:space="preserve"> it was not closed during the diagnostic test.</w:t>
            </w:r>
          </w:p>
        </w:tc>
      </w:tr>
      <w:tr w:rsidR="00707BC0" w:rsidRPr="005D5E4A" w14:paraId="074E3991" w14:textId="77777777" w:rsidTr="00707BC0">
        <w:trPr>
          <w:trHeight w:val="144"/>
        </w:trPr>
        <w:tc>
          <w:tcPr>
            <w:tcW w:w="468" w:type="dxa"/>
          </w:tcPr>
          <w:p w14:paraId="0730E43D"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04</w:t>
            </w:r>
          </w:p>
        </w:tc>
        <w:tc>
          <w:tcPr>
            <w:tcW w:w="10530" w:type="dxa"/>
            <w:gridSpan w:val="2"/>
          </w:tcPr>
          <w:p w14:paraId="79B09B99" w14:textId="77777777" w:rsidR="00707BC0" w:rsidRPr="005D5E4A" w:rsidRDefault="00707BC0" w:rsidP="00707BC0">
            <w:pPr>
              <w:keepNext/>
              <w:rPr>
                <w:rFonts w:asciiTheme="minorHAnsi" w:hAnsiTheme="minorHAnsi"/>
                <w:sz w:val="18"/>
                <w:szCs w:val="18"/>
              </w:rPr>
            </w:pPr>
            <w:r w:rsidRPr="005D5E4A">
              <w:rPr>
                <w:rFonts w:asciiTheme="minorHAnsi" w:hAnsiTheme="minorHAnsi"/>
                <w:sz w:val="18"/>
                <w:szCs w:val="18"/>
              </w:rPr>
              <w:t>Airflow rate and fan watt draw shall be simultaneous measurements when used to calculate the fan efficacy tested value.</w:t>
            </w:r>
          </w:p>
        </w:tc>
      </w:tr>
      <w:tr w:rsidR="00707BC0" w:rsidRPr="005D5E4A" w14:paraId="120AFACF" w14:textId="77777777" w:rsidTr="00707BC0">
        <w:trPr>
          <w:trHeight w:val="144"/>
        </w:trPr>
        <w:tc>
          <w:tcPr>
            <w:tcW w:w="468" w:type="dxa"/>
            <w:vAlign w:val="center"/>
          </w:tcPr>
          <w:p w14:paraId="5F032240"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05</w:t>
            </w:r>
          </w:p>
        </w:tc>
        <w:tc>
          <w:tcPr>
            <w:tcW w:w="10530" w:type="dxa"/>
            <w:gridSpan w:val="2"/>
          </w:tcPr>
          <w:p w14:paraId="1645E265" w14:textId="77777777" w:rsidR="00707BC0" w:rsidRPr="005D5E4A" w:rsidRDefault="00707BC0" w:rsidP="00707BC0">
            <w:pPr>
              <w:pStyle w:val="NormalBullet"/>
              <w:tabs>
                <w:tab w:val="clear" w:pos="-2966"/>
              </w:tabs>
              <w:spacing w:before="0"/>
              <w:ind w:left="0" w:firstLine="0"/>
              <w:rPr>
                <w:rFonts w:asciiTheme="minorHAnsi" w:hAnsiTheme="minorHAnsi"/>
                <w:sz w:val="18"/>
                <w:szCs w:val="18"/>
              </w:rPr>
            </w:pPr>
            <w:r w:rsidRPr="005D5E4A">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707BC0" w:rsidRPr="005D5E4A" w14:paraId="07CB013D" w14:textId="77777777" w:rsidTr="00707BC0">
        <w:trPr>
          <w:trHeight w:val="144"/>
        </w:trPr>
        <w:tc>
          <w:tcPr>
            <w:tcW w:w="468" w:type="dxa"/>
            <w:vAlign w:val="center"/>
          </w:tcPr>
          <w:p w14:paraId="4A44A0EE"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06</w:t>
            </w:r>
          </w:p>
        </w:tc>
        <w:tc>
          <w:tcPr>
            <w:tcW w:w="10530" w:type="dxa"/>
            <w:gridSpan w:val="2"/>
          </w:tcPr>
          <w:p w14:paraId="45DE9A1C" w14:textId="77777777" w:rsidR="00707BC0" w:rsidRPr="005D5E4A" w:rsidRDefault="00707BC0" w:rsidP="00707BC0">
            <w:pPr>
              <w:keepNext/>
              <w:rPr>
                <w:rFonts w:asciiTheme="minorHAnsi" w:hAnsiTheme="minorHAnsi"/>
                <w:sz w:val="18"/>
                <w:szCs w:val="18"/>
              </w:rPr>
            </w:pPr>
            <w:r w:rsidRPr="005D5E4A">
              <w:rPr>
                <w:rFonts w:asciiTheme="minorHAnsi" w:hAnsiTheme="minorHAnsi"/>
                <w:sz w:val="18"/>
                <w:szCs w:val="18"/>
              </w:rPr>
              <w:t>Zoned cooling air distribution systems with single speed compressors shall meet both the airflow (cfm/ton) and fan efficacy (watt/cfm) criteria in every zonal control mode.</w:t>
            </w:r>
          </w:p>
        </w:tc>
      </w:tr>
      <w:tr w:rsidR="00707BC0" w:rsidRPr="005D5E4A" w14:paraId="21E10261" w14:textId="77777777" w:rsidTr="00707BC0">
        <w:trPr>
          <w:trHeight w:val="144"/>
        </w:trPr>
        <w:tc>
          <w:tcPr>
            <w:tcW w:w="468" w:type="dxa"/>
            <w:vAlign w:val="center"/>
          </w:tcPr>
          <w:p w14:paraId="11FB2534"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07</w:t>
            </w:r>
          </w:p>
        </w:tc>
        <w:tc>
          <w:tcPr>
            <w:tcW w:w="10530" w:type="dxa"/>
            <w:gridSpan w:val="2"/>
          </w:tcPr>
          <w:p w14:paraId="6ACEFD87" w14:textId="77777777" w:rsidR="00707BC0" w:rsidRPr="005D5E4A" w:rsidRDefault="00707BC0" w:rsidP="00707BC0">
            <w:pPr>
              <w:keepNext/>
              <w:rPr>
                <w:rFonts w:asciiTheme="minorHAnsi" w:hAnsiTheme="minorHAnsi"/>
                <w:sz w:val="18"/>
                <w:szCs w:val="18"/>
              </w:rPr>
            </w:pPr>
            <w:r w:rsidRPr="005D5E4A">
              <w:rPr>
                <w:rFonts w:asciiTheme="minorHAnsi" w:hAnsiTheme="minorHAnsi"/>
                <w:sz w:val="18"/>
                <w:szCs w:val="18"/>
              </w:rPr>
              <w:t>Portable Watt meters used for measurements of air-handler watt draws shall be true power measurement systems (i.e., sensor plus data acquisition system) having an accuracy of ± 2% of reading or ± 10 watts whichever is greater.</w:t>
            </w:r>
          </w:p>
        </w:tc>
      </w:tr>
      <w:tr w:rsidR="00707BC0" w:rsidRPr="005D5E4A" w14:paraId="68C0BF7D" w14:textId="77777777" w:rsidTr="00707BC0">
        <w:trPr>
          <w:trHeight w:val="144"/>
        </w:trPr>
        <w:tc>
          <w:tcPr>
            <w:tcW w:w="468" w:type="dxa"/>
            <w:vAlign w:val="center"/>
          </w:tcPr>
          <w:p w14:paraId="50251117" w14:textId="77777777" w:rsidR="00707BC0" w:rsidRPr="005D5E4A" w:rsidRDefault="00707BC0" w:rsidP="00707BC0">
            <w:pPr>
              <w:pStyle w:val="FootnoteText"/>
              <w:keepNext/>
              <w:jc w:val="center"/>
              <w:rPr>
                <w:rFonts w:asciiTheme="minorHAnsi" w:hAnsiTheme="minorHAnsi"/>
                <w:sz w:val="18"/>
                <w:szCs w:val="18"/>
              </w:rPr>
            </w:pPr>
          </w:p>
        </w:tc>
        <w:tc>
          <w:tcPr>
            <w:tcW w:w="2430" w:type="dxa"/>
            <w:vAlign w:val="center"/>
          </w:tcPr>
          <w:p w14:paraId="390D6EA1" w14:textId="77777777" w:rsidR="00707BC0" w:rsidRPr="005D5E4A" w:rsidRDefault="00707BC0" w:rsidP="00707BC0">
            <w:pPr>
              <w:keepNext/>
              <w:rPr>
                <w:rFonts w:asciiTheme="minorHAnsi" w:hAnsiTheme="minorHAnsi"/>
                <w:sz w:val="18"/>
                <w:szCs w:val="18"/>
              </w:rPr>
            </w:pPr>
            <w:r w:rsidRPr="005D5E4A">
              <w:rPr>
                <w:rFonts w:asciiTheme="minorHAnsi" w:hAnsiTheme="minorHAnsi"/>
                <w:sz w:val="18"/>
                <w:szCs w:val="18"/>
              </w:rPr>
              <w:t>Verification Status:</w:t>
            </w:r>
          </w:p>
        </w:tc>
        <w:tc>
          <w:tcPr>
            <w:tcW w:w="8100" w:type="dxa"/>
            <w:vAlign w:val="center"/>
          </w:tcPr>
          <w:p w14:paraId="5359F712" w14:textId="77777777" w:rsidR="00707BC0" w:rsidRPr="005D5E4A" w:rsidRDefault="00707BC0" w:rsidP="002E1530">
            <w:pPr>
              <w:pStyle w:val="ListParagraph"/>
              <w:keepNext/>
              <w:numPr>
                <w:ilvl w:val="0"/>
                <w:numId w:val="13"/>
              </w:numPr>
              <w:tabs>
                <w:tab w:val="left" w:pos="356"/>
              </w:tabs>
              <w:rPr>
                <w:rFonts w:ascii="Calibri" w:hAnsi="Calibri"/>
                <w:sz w:val="18"/>
                <w:szCs w:val="18"/>
              </w:rPr>
            </w:pPr>
            <w:r w:rsidRPr="005D5E4A">
              <w:rPr>
                <w:rFonts w:ascii="Calibri" w:hAnsi="Calibri"/>
                <w:sz w:val="18"/>
                <w:szCs w:val="18"/>
              </w:rPr>
              <w:t>Pass - all applicable requirements are met; or</w:t>
            </w:r>
          </w:p>
          <w:p w14:paraId="3D684C8C" w14:textId="77777777" w:rsidR="00707BC0" w:rsidRPr="005D5E4A" w:rsidRDefault="00707BC0" w:rsidP="002E1530">
            <w:pPr>
              <w:pStyle w:val="ListParagraph"/>
              <w:keepNext/>
              <w:numPr>
                <w:ilvl w:val="0"/>
                <w:numId w:val="13"/>
              </w:numPr>
              <w:tabs>
                <w:tab w:val="left" w:pos="356"/>
              </w:tabs>
              <w:rPr>
                <w:rFonts w:ascii="Calibri" w:hAnsi="Calibri"/>
                <w:sz w:val="18"/>
                <w:szCs w:val="18"/>
              </w:rPr>
            </w:pPr>
            <w:r w:rsidRPr="005D5E4A">
              <w:rPr>
                <w:rFonts w:ascii="Calibri" w:hAnsi="Calibri"/>
                <w:sz w:val="18"/>
                <w:szCs w:val="18"/>
              </w:rPr>
              <w:t>Fail - one or more applicable requirements are not met. Enter reason for failure in corrections notes field below; or</w:t>
            </w:r>
          </w:p>
          <w:p w14:paraId="654D7CFC" w14:textId="77777777" w:rsidR="00707BC0" w:rsidRPr="005D5E4A" w:rsidRDefault="00707BC0" w:rsidP="002E1530">
            <w:pPr>
              <w:pStyle w:val="ListParagraph"/>
              <w:keepNext/>
              <w:numPr>
                <w:ilvl w:val="0"/>
                <w:numId w:val="13"/>
              </w:numPr>
              <w:tabs>
                <w:tab w:val="left" w:pos="356"/>
              </w:tabs>
              <w:rPr>
                <w:rFonts w:asciiTheme="minorHAnsi" w:hAnsiTheme="minorHAnsi"/>
                <w:sz w:val="18"/>
                <w:szCs w:val="18"/>
              </w:rPr>
            </w:pPr>
            <w:r w:rsidRPr="005D5E4A">
              <w:rPr>
                <w:rFonts w:ascii="Calibri" w:hAnsi="Calibri"/>
                <w:sz w:val="18"/>
                <w:szCs w:val="18"/>
              </w:rPr>
              <w:t>All N/A - This entire table is not applicable</w:t>
            </w:r>
          </w:p>
        </w:tc>
      </w:tr>
      <w:tr w:rsidR="00707BC0" w:rsidRPr="005D5E4A" w14:paraId="73CF4E59" w14:textId="77777777" w:rsidTr="00707BC0">
        <w:trPr>
          <w:trHeight w:val="144"/>
        </w:trPr>
        <w:tc>
          <w:tcPr>
            <w:tcW w:w="468" w:type="dxa"/>
            <w:vAlign w:val="center"/>
          </w:tcPr>
          <w:p w14:paraId="457F067C" w14:textId="77777777" w:rsidR="00707BC0" w:rsidRPr="005D5E4A" w:rsidRDefault="00707BC0" w:rsidP="00707BC0">
            <w:pPr>
              <w:pStyle w:val="FootnoteText"/>
              <w:keepNext/>
              <w:jc w:val="center"/>
              <w:rPr>
                <w:rFonts w:asciiTheme="minorHAnsi" w:hAnsiTheme="minorHAnsi"/>
                <w:sz w:val="18"/>
                <w:szCs w:val="18"/>
              </w:rPr>
            </w:pPr>
          </w:p>
        </w:tc>
        <w:tc>
          <w:tcPr>
            <w:tcW w:w="10530" w:type="dxa"/>
            <w:gridSpan w:val="2"/>
            <w:vAlign w:val="center"/>
          </w:tcPr>
          <w:p w14:paraId="3528A85A" w14:textId="77777777" w:rsidR="00707BC0" w:rsidRPr="005D5E4A" w:rsidRDefault="00707BC0" w:rsidP="00707BC0">
            <w:pPr>
              <w:keepNext/>
              <w:rPr>
                <w:rFonts w:asciiTheme="minorHAnsi" w:hAnsiTheme="minorHAnsi"/>
                <w:sz w:val="18"/>
                <w:szCs w:val="18"/>
              </w:rPr>
            </w:pPr>
            <w:r w:rsidRPr="005D5E4A">
              <w:rPr>
                <w:rFonts w:ascii="Calibri" w:hAnsi="Calibri"/>
                <w:sz w:val="18"/>
              </w:rPr>
              <w:t>Correction Notes:</w:t>
            </w:r>
          </w:p>
        </w:tc>
      </w:tr>
      <w:tr w:rsidR="00707BC0" w:rsidRPr="005D5E4A" w14:paraId="063E9336" w14:textId="77777777" w:rsidTr="00707BC0">
        <w:trPr>
          <w:trHeight w:val="144"/>
        </w:trPr>
        <w:tc>
          <w:tcPr>
            <w:tcW w:w="10998" w:type="dxa"/>
            <w:gridSpan w:val="3"/>
          </w:tcPr>
          <w:p w14:paraId="72FD9B5F" w14:textId="77777777" w:rsidR="00707BC0" w:rsidRPr="005D5E4A" w:rsidRDefault="00707BC0" w:rsidP="00707BC0">
            <w:pPr>
              <w:pStyle w:val="FootnoteText"/>
              <w:keepNext/>
              <w:rPr>
                <w:rFonts w:asciiTheme="minorHAnsi" w:hAnsiTheme="minorHAnsi"/>
                <w:sz w:val="18"/>
                <w:szCs w:val="18"/>
              </w:rPr>
            </w:pPr>
            <w:r w:rsidRPr="005D5E4A">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CB6286F" w14:textId="658FFE7F" w:rsidR="00707BC0" w:rsidRPr="005D5E4A" w:rsidRDefault="00707BC0"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707BC0" w:rsidRPr="005D5E4A" w14:paraId="449FA6FD" w14:textId="77777777" w:rsidTr="00707BC0">
        <w:trPr>
          <w:cantSplit/>
          <w:trHeight w:val="432"/>
        </w:trPr>
        <w:tc>
          <w:tcPr>
            <w:tcW w:w="5000" w:type="pct"/>
            <w:gridSpan w:val="2"/>
            <w:vAlign w:val="center"/>
          </w:tcPr>
          <w:p w14:paraId="73D970D8" w14:textId="55CA66A7" w:rsidR="00707BC0" w:rsidRPr="005D5E4A" w:rsidRDefault="00707BC0" w:rsidP="00707BC0">
            <w:pPr>
              <w:keepNext/>
              <w:rPr>
                <w:rFonts w:ascii="Calibri" w:hAnsi="Calibri"/>
                <w:b/>
                <w:szCs w:val="18"/>
              </w:rPr>
            </w:pPr>
            <w:r w:rsidRPr="005D5E4A">
              <w:rPr>
                <w:rFonts w:ascii="Calibri" w:hAnsi="Calibri"/>
                <w:b/>
                <w:szCs w:val="18"/>
              </w:rPr>
              <w:t>G. Determination of HERS Verification Compliance</w:t>
            </w:r>
          </w:p>
          <w:p w14:paraId="77CB12DD" w14:textId="77777777" w:rsidR="00707BC0" w:rsidRPr="005D5E4A" w:rsidRDefault="00707BC0" w:rsidP="00707BC0">
            <w:pPr>
              <w:keepNext/>
              <w:rPr>
                <w:rFonts w:ascii="Calibri" w:hAnsi="Calibri"/>
                <w:sz w:val="18"/>
                <w:szCs w:val="18"/>
              </w:rPr>
            </w:pPr>
            <w:r w:rsidRPr="005D5E4A">
              <w:rPr>
                <w:rFonts w:ascii="Calibri" w:hAnsi="Calibri"/>
                <w:sz w:val="18"/>
                <w:szCs w:val="18"/>
              </w:rPr>
              <w:t xml:space="preserve">All applicable sections of this document shall indicate compliance with the specified verification protocol requirements </w:t>
            </w:r>
            <w:proofErr w:type="gramStart"/>
            <w:r w:rsidRPr="005D5E4A">
              <w:rPr>
                <w:rFonts w:ascii="Calibri" w:hAnsi="Calibri"/>
                <w:sz w:val="18"/>
                <w:szCs w:val="18"/>
              </w:rPr>
              <w:t>in order for</w:t>
            </w:r>
            <w:proofErr w:type="gramEnd"/>
            <w:r w:rsidRPr="005D5E4A">
              <w:rPr>
                <w:rFonts w:ascii="Calibri" w:hAnsi="Calibri"/>
                <w:sz w:val="18"/>
                <w:szCs w:val="18"/>
              </w:rPr>
              <w:t xml:space="preserve"> this Certificate of Verification as a whole to be determined to be in compliance.</w:t>
            </w:r>
          </w:p>
        </w:tc>
      </w:tr>
      <w:tr w:rsidR="00707BC0" w:rsidRPr="005D5E4A" w14:paraId="504453E0" w14:textId="77777777" w:rsidTr="00707BC0">
        <w:trPr>
          <w:cantSplit/>
          <w:trHeight w:val="144"/>
        </w:trPr>
        <w:tc>
          <w:tcPr>
            <w:tcW w:w="253" w:type="pct"/>
            <w:vAlign w:val="center"/>
          </w:tcPr>
          <w:p w14:paraId="3BD617BE" w14:textId="77777777" w:rsidR="00707BC0" w:rsidRPr="005D5E4A" w:rsidDel="00C76C40" w:rsidRDefault="00707BC0" w:rsidP="00707BC0">
            <w:pPr>
              <w:keepNext/>
              <w:jc w:val="center"/>
              <w:rPr>
                <w:rFonts w:ascii="Calibri" w:hAnsi="Calibri"/>
                <w:sz w:val="18"/>
                <w:szCs w:val="18"/>
              </w:rPr>
            </w:pPr>
            <w:r w:rsidRPr="005D5E4A">
              <w:rPr>
                <w:rFonts w:ascii="Calibri" w:hAnsi="Calibri"/>
                <w:sz w:val="18"/>
                <w:szCs w:val="18"/>
              </w:rPr>
              <w:t>01</w:t>
            </w:r>
          </w:p>
        </w:tc>
        <w:tc>
          <w:tcPr>
            <w:tcW w:w="4747" w:type="pct"/>
            <w:vAlign w:val="center"/>
          </w:tcPr>
          <w:p w14:paraId="1F59BA14" w14:textId="77777777" w:rsidR="00707BC0" w:rsidRPr="005D5E4A" w:rsidRDefault="00707BC0" w:rsidP="00707BC0">
            <w:pPr>
              <w:keepNext/>
              <w:spacing w:after="60"/>
              <w:rPr>
                <w:rFonts w:ascii="Calibri" w:hAnsi="Calibri"/>
                <w:sz w:val="18"/>
                <w:szCs w:val="18"/>
              </w:rPr>
            </w:pPr>
          </w:p>
        </w:tc>
      </w:tr>
    </w:tbl>
    <w:p w14:paraId="65CE9C72" w14:textId="53A4F324" w:rsidR="00A0534A" w:rsidRPr="005D5E4A" w:rsidRDefault="00A0534A">
      <w:pPr>
        <w:rPr>
          <w:rFonts w:asciiTheme="minorHAnsi" w:hAnsiTheme="minorHAnsi"/>
          <w:sz w:val="18"/>
          <w:szCs w:val="18"/>
        </w:rPr>
      </w:pPr>
      <w:r w:rsidRPr="005D5E4A">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A965B6" w:rsidRPr="005D5E4A" w14:paraId="7F162B73"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D40840A"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5D5E4A">
              <w:rPr>
                <w:rFonts w:asciiTheme="minorHAnsi" w:eastAsiaTheme="minorEastAsia" w:hAnsiTheme="minorHAnsi" w:cs="Arial"/>
                <w:b/>
                <w:caps/>
                <w:sz w:val="18"/>
                <w:szCs w:val="18"/>
              </w:rPr>
              <w:lastRenderedPageBreak/>
              <w:t>Documentation Author's Declaration Statement</w:t>
            </w:r>
          </w:p>
        </w:tc>
      </w:tr>
      <w:tr w:rsidR="00A965B6" w:rsidRPr="005D5E4A" w14:paraId="2EF0EB85"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08DE759" w14:textId="77777777" w:rsidR="00A965B6" w:rsidRPr="005D5E4A" w:rsidRDefault="00A965B6" w:rsidP="00A965B6">
            <w:pPr>
              <w:numPr>
                <w:ilvl w:val="0"/>
                <w:numId w:val="16"/>
              </w:numPr>
              <w:spacing w:after="200" w:line="276" w:lineRule="auto"/>
              <w:ind w:left="271" w:hanging="270"/>
              <w:rPr>
                <w:rFonts w:asciiTheme="minorHAnsi" w:eastAsiaTheme="minorEastAsia" w:hAnsiTheme="minorHAnsi" w:cstheme="minorBidi"/>
              </w:rPr>
            </w:pPr>
            <w:r w:rsidRPr="005D5E4A">
              <w:rPr>
                <w:rFonts w:asciiTheme="minorHAnsi" w:eastAsiaTheme="minorEastAsia" w:hAnsiTheme="minorHAnsi" w:cstheme="minorBidi"/>
              </w:rPr>
              <w:t>I certify that this Certificate of Verification documentation is accurate and complete.</w:t>
            </w:r>
          </w:p>
        </w:tc>
      </w:tr>
      <w:tr w:rsidR="00A965B6" w:rsidRPr="005D5E4A" w14:paraId="61C9E293"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6B880AE8"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5D174BF5"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Documentation Author Signature:</w:t>
            </w:r>
          </w:p>
        </w:tc>
      </w:tr>
      <w:tr w:rsidR="00A965B6" w:rsidRPr="005D5E4A" w14:paraId="110D5D84"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190602D0"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6A69E23"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Date Signed:</w:t>
            </w:r>
          </w:p>
        </w:tc>
      </w:tr>
      <w:tr w:rsidR="00A965B6" w:rsidRPr="005D5E4A" w14:paraId="7EE37AF3"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48C9384A"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6A815695"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CEA/HERS Certification Information (if applicable):</w:t>
            </w:r>
          </w:p>
        </w:tc>
      </w:tr>
      <w:tr w:rsidR="00A965B6" w:rsidRPr="005D5E4A" w14:paraId="2E047FD1"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77F0C0E6"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6A2524DF"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Phone:</w:t>
            </w:r>
          </w:p>
        </w:tc>
      </w:tr>
      <w:tr w:rsidR="00A965B6" w:rsidRPr="005D5E4A" w14:paraId="3884592F" w14:textId="77777777" w:rsidTr="00C44F62">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DA8319D"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5D5E4A">
              <w:rPr>
                <w:rFonts w:asciiTheme="minorHAnsi" w:eastAsiaTheme="minorEastAsia" w:hAnsiTheme="minorHAnsi" w:cs="Arial"/>
                <w:b/>
                <w:caps/>
                <w:sz w:val="18"/>
                <w:szCs w:val="18"/>
              </w:rPr>
              <w:t xml:space="preserve">Responsible Person's Declaration statement </w:t>
            </w:r>
          </w:p>
        </w:tc>
      </w:tr>
      <w:tr w:rsidR="00A965B6" w:rsidRPr="005D5E4A" w14:paraId="11264BA4" w14:textId="77777777" w:rsidTr="00C44F62">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85E315F" w14:textId="77777777" w:rsidR="00A965B6" w:rsidRPr="005D5E4A" w:rsidRDefault="00A965B6" w:rsidP="00CB0502">
            <w:pPr>
              <w:spacing w:line="276" w:lineRule="auto"/>
              <w:rPr>
                <w:rFonts w:asciiTheme="minorHAnsi" w:eastAsiaTheme="minorEastAsia" w:hAnsiTheme="minorHAnsi" w:cstheme="minorBidi"/>
              </w:rPr>
            </w:pPr>
            <w:r w:rsidRPr="005D5E4A">
              <w:rPr>
                <w:rFonts w:asciiTheme="minorHAnsi" w:eastAsiaTheme="minorEastAsia" w:hAnsiTheme="minorHAnsi" w:cstheme="minorBidi"/>
              </w:rPr>
              <w:t xml:space="preserve">I certify the following under penalty of perjury, under the laws of the State of California: </w:t>
            </w:r>
          </w:p>
          <w:p w14:paraId="6098E66C" w14:textId="77777777" w:rsidR="00A965B6" w:rsidRPr="005D5E4A" w:rsidRDefault="00A965B6" w:rsidP="00CB0502">
            <w:pPr>
              <w:numPr>
                <w:ilvl w:val="0"/>
                <w:numId w:val="17"/>
              </w:numPr>
              <w:ind w:left="872"/>
              <w:contextualSpacing/>
              <w:rPr>
                <w:rFonts w:asciiTheme="minorHAnsi" w:hAnsiTheme="minorHAnsi" w:cstheme="minorHAnsi"/>
              </w:rPr>
            </w:pPr>
            <w:r w:rsidRPr="005D5E4A">
              <w:rPr>
                <w:rFonts w:asciiTheme="minorHAnsi" w:hAnsiTheme="minorHAnsi" w:cstheme="minorHAnsi"/>
              </w:rPr>
              <w:t>The information provided on this Certificate of Verification is true and correct.</w:t>
            </w:r>
          </w:p>
          <w:p w14:paraId="64CCA010" w14:textId="77777777" w:rsidR="00A965B6" w:rsidRPr="005D5E4A" w:rsidRDefault="00A965B6" w:rsidP="00CB0502">
            <w:pPr>
              <w:numPr>
                <w:ilvl w:val="0"/>
                <w:numId w:val="17"/>
              </w:numPr>
              <w:ind w:left="872"/>
              <w:contextualSpacing/>
              <w:rPr>
                <w:rFonts w:asciiTheme="minorHAnsi" w:hAnsiTheme="minorHAnsi" w:cstheme="minorHAnsi"/>
              </w:rPr>
            </w:pPr>
            <w:r w:rsidRPr="005D5E4A">
              <w:rPr>
                <w:rFonts w:asciiTheme="minorHAnsi" w:hAnsiTheme="minorHAnsi" w:cstheme="minorHAnsi"/>
              </w:rPr>
              <w:t>I am the certified HERS Rater who performed the verification identified and reported on this Certificate of Verification (responsible rater).</w:t>
            </w:r>
          </w:p>
          <w:p w14:paraId="1925760F" w14:textId="77777777" w:rsidR="00A965B6" w:rsidRPr="005D5E4A" w:rsidRDefault="00A965B6" w:rsidP="00CB0502">
            <w:pPr>
              <w:numPr>
                <w:ilvl w:val="0"/>
                <w:numId w:val="17"/>
              </w:numPr>
              <w:ind w:left="872"/>
              <w:contextualSpacing/>
              <w:rPr>
                <w:rFonts w:asciiTheme="minorHAnsi" w:hAnsiTheme="minorHAnsi" w:cstheme="minorHAnsi"/>
              </w:rPr>
            </w:pPr>
            <w:r w:rsidRPr="005D5E4A">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D2ED4AC" w14:textId="77777777" w:rsidR="00A965B6" w:rsidRPr="005D5E4A" w:rsidRDefault="00A965B6" w:rsidP="00CB0502">
            <w:pPr>
              <w:numPr>
                <w:ilvl w:val="0"/>
                <w:numId w:val="17"/>
              </w:numPr>
              <w:ind w:left="872"/>
              <w:contextualSpacing/>
              <w:rPr>
                <w:rFonts w:asciiTheme="minorHAnsi" w:hAnsiTheme="minorHAnsi" w:cstheme="minorHAnsi"/>
              </w:rPr>
            </w:pPr>
            <w:r w:rsidRPr="005D5E4A">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18A19F4E" w14:textId="77777777" w:rsidR="00A965B6" w:rsidRPr="005D5E4A" w:rsidRDefault="00A965B6" w:rsidP="00CB0502">
            <w:pPr>
              <w:numPr>
                <w:ilvl w:val="0"/>
                <w:numId w:val="17"/>
              </w:numPr>
              <w:ind w:left="872"/>
              <w:contextualSpacing/>
              <w:rPr>
                <w:rFonts w:asciiTheme="minorHAnsi" w:hAnsiTheme="minorHAnsi" w:cstheme="minorHAnsi"/>
              </w:rPr>
            </w:pPr>
            <w:r w:rsidRPr="005D5E4A">
              <w:rPr>
                <w:rFonts w:asciiTheme="minorHAnsi" w:hAnsiTheme="minorHAnsi" w:cstheme="minorHAnsi"/>
              </w:rPr>
              <w:t xml:space="preserve">I understand that a registered copy of this Certificate of Verification shall be </w:t>
            </w:r>
            <w:proofErr w:type="gramStart"/>
            <w:r w:rsidRPr="005D5E4A">
              <w:rPr>
                <w:rFonts w:asciiTheme="minorHAnsi" w:hAnsiTheme="minorHAnsi" w:cstheme="minorHAnsi"/>
              </w:rPr>
              <w:t>posted, or</w:t>
            </w:r>
            <w:proofErr w:type="gramEnd"/>
            <w:r w:rsidRPr="005D5E4A">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0B693E7E" w14:textId="77777777" w:rsidR="00A965B6" w:rsidRPr="005D5E4A" w:rsidRDefault="00A965B6" w:rsidP="00CB0502">
            <w:pPr>
              <w:numPr>
                <w:ilvl w:val="0"/>
                <w:numId w:val="17"/>
              </w:numPr>
              <w:ind w:left="872"/>
              <w:contextualSpacing/>
              <w:rPr>
                <w:rFonts w:asciiTheme="minorHAnsi" w:hAnsiTheme="minorHAnsi" w:cstheme="minorHAnsi"/>
              </w:rPr>
            </w:pPr>
            <w:r w:rsidRPr="005D5E4A">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5D5E4A">
              <w:rPr>
                <w:rFonts w:asciiTheme="minorHAnsi" w:hAnsiTheme="minorHAnsi" w:cstheme="minorHAnsi"/>
              </w:rPr>
              <w:t>.</w:t>
            </w:r>
          </w:p>
          <w:bookmarkEnd w:id="0"/>
          <w:bookmarkEnd w:id="1"/>
          <w:p w14:paraId="5F8F225E" w14:textId="77777777" w:rsidR="00A965B6" w:rsidRPr="005D5E4A" w:rsidRDefault="00A965B6" w:rsidP="00C44F62">
            <w:pPr>
              <w:spacing w:after="200" w:line="276" w:lineRule="auto"/>
              <w:contextualSpacing/>
              <w:rPr>
                <w:rFonts w:asciiTheme="minorHAnsi" w:eastAsiaTheme="minorEastAsia" w:hAnsiTheme="minorHAnsi" w:cstheme="minorBidi"/>
                <w:sz w:val="18"/>
                <w:szCs w:val="18"/>
              </w:rPr>
            </w:pPr>
          </w:p>
        </w:tc>
      </w:tr>
      <w:tr w:rsidR="00A965B6" w:rsidRPr="005D5E4A" w14:paraId="3054871D" w14:textId="77777777" w:rsidTr="00C44F62">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5307DBE"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5D5E4A">
              <w:rPr>
                <w:rFonts w:asciiTheme="minorHAnsi" w:eastAsiaTheme="minorEastAsia" w:hAnsiTheme="minorHAnsi" w:cs="Arial"/>
                <w:b/>
                <w:caps/>
                <w:sz w:val="18"/>
                <w:szCs w:val="18"/>
              </w:rPr>
              <w:t>BUILDER OR INSTALLER INFORMATION AS SHOWN ON THE CERTIFICATE OF INSTALLATION</w:t>
            </w:r>
          </w:p>
        </w:tc>
      </w:tr>
      <w:tr w:rsidR="00A965B6" w:rsidRPr="005D5E4A" w14:paraId="104E035F"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5D03A01"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Company Name (Installing Subcontractor, General Contractor, or Builder/Owner):</w:t>
            </w:r>
          </w:p>
        </w:tc>
      </w:tr>
      <w:tr w:rsidR="00A965B6" w:rsidRPr="005D5E4A" w14:paraId="09C22E79" w14:textId="77777777" w:rsidTr="00C44F62">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BE4002C" w14:textId="77777777" w:rsidR="00A965B6" w:rsidRPr="005D5E4A" w:rsidRDefault="00A965B6"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4E7555B" w14:textId="77777777" w:rsidR="00A965B6" w:rsidRPr="005D5E4A" w:rsidRDefault="00A965B6"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CSLB License:</w:t>
            </w:r>
          </w:p>
        </w:tc>
      </w:tr>
      <w:tr w:rsidR="00A965B6" w:rsidRPr="005D5E4A" w14:paraId="5F413FAB"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97D8416" w14:textId="77777777" w:rsidR="00A965B6" w:rsidRPr="005D5E4A" w:rsidRDefault="00A965B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D5E4A">
              <w:rPr>
                <w:rFonts w:asciiTheme="minorHAnsi" w:eastAsiaTheme="minorEastAsia" w:hAnsiTheme="minorHAnsi" w:cs="Arial"/>
                <w:b/>
                <w:caps/>
                <w:sz w:val="18"/>
                <w:szCs w:val="18"/>
              </w:rPr>
              <w:t>HERS PROVIDER DATA REGISTRY INFORMATION</w:t>
            </w:r>
          </w:p>
        </w:tc>
      </w:tr>
      <w:tr w:rsidR="00A965B6" w:rsidRPr="005D5E4A" w14:paraId="511946F3"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3470BD"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Sample Group Number (if applicable):</w:t>
            </w:r>
          </w:p>
          <w:p w14:paraId="27D5F8E6"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BA5B28"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Dwelling Test Status in Sample Group (if applicable):</w:t>
            </w:r>
          </w:p>
          <w:p w14:paraId="4647F1EF"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A965B6" w:rsidRPr="005D5E4A" w14:paraId="5AAC250B"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1C3AC0C" w14:textId="77777777" w:rsidR="00A965B6" w:rsidRPr="005D5E4A" w:rsidRDefault="00A965B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D5E4A">
              <w:rPr>
                <w:rFonts w:asciiTheme="minorHAnsi" w:eastAsiaTheme="minorEastAsia" w:hAnsiTheme="minorHAnsi" w:cs="Arial"/>
                <w:b/>
                <w:caps/>
                <w:sz w:val="18"/>
                <w:szCs w:val="18"/>
              </w:rPr>
              <w:t>HERS RATER INFORMATION</w:t>
            </w:r>
          </w:p>
        </w:tc>
      </w:tr>
      <w:tr w:rsidR="00A965B6" w:rsidRPr="005D5E4A" w14:paraId="279EA64E"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160B4A" w14:textId="77777777" w:rsidR="00A965B6" w:rsidRPr="005D5E4A" w:rsidRDefault="00A965B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HERS Rater Company Name:</w:t>
            </w:r>
          </w:p>
          <w:p w14:paraId="7DBBC5C2" w14:textId="77777777" w:rsidR="00A965B6" w:rsidRPr="005D5E4A" w:rsidRDefault="00A965B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A965B6" w:rsidRPr="005D5E4A" w14:paraId="58090412"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5EB782" w14:textId="77777777" w:rsidR="00A965B6" w:rsidRPr="005D5E4A" w:rsidRDefault="00A965B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B2C068" w14:textId="77777777" w:rsidR="00A965B6" w:rsidRPr="005D5E4A" w:rsidRDefault="00A965B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Responsible Rater Signature:</w:t>
            </w:r>
          </w:p>
          <w:p w14:paraId="6C8C28E0" w14:textId="77777777" w:rsidR="00A965B6" w:rsidRPr="005D5E4A" w:rsidRDefault="00A965B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A965B6" w:rsidRPr="005D5E4A" w14:paraId="7CC47171"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EE198D" w14:textId="77777777" w:rsidR="00A965B6" w:rsidRPr="005D5E4A" w:rsidRDefault="00A965B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572F76" w14:textId="77777777" w:rsidR="00A965B6" w:rsidRPr="005D5E4A" w:rsidRDefault="00A965B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Date Signed:</w:t>
            </w:r>
          </w:p>
        </w:tc>
      </w:tr>
    </w:tbl>
    <w:p w14:paraId="65CE9C9D" w14:textId="77777777" w:rsidR="003602D0" w:rsidRPr="005D5E4A" w:rsidRDefault="003602D0" w:rsidP="00DA2B2D">
      <w:pPr>
        <w:pStyle w:val="CommentText"/>
        <w:rPr>
          <w:rFonts w:ascii="Calibri" w:hAnsi="Calibri"/>
        </w:rPr>
      </w:pPr>
    </w:p>
    <w:p w14:paraId="65CE9C9E" w14:textId="77777777" w:rsidR="003602D0" w:rsidRPr="005D5E4A" w:rsidRDefault="003602D0" w:rsidP="00DA2B2D">
      <w:pPr>
        <w:pStyle w:val="CommentText"/>
        <w:rPr>
          <w:rFonts w:ascii="Calibri" w:hAnsi="Calibri"/>
        </w:rPr>
      </w:pPr>
    </w:p>
    <w:p w14:paraId="65CE9C9F" w14:textId="77777777" w:rsidR="003602D0" w:rsidRPr="005D5E4A" w:rsidRDefault="003602D0" w:rsidP="00DA2B2D">
      <w:pPr>
        <w:rPr>
          <w:rFonts w:ascii="Calibri" w:hAnsi="Calibri"/>
          <w:b/>
          <w:sz w:val="32"/>
          <w:szCs w:val="32"/>
        </w:rPr>
        <w:sectPr w:rsidR="003602D0" w:rsidRPr="005D5E4A" w:rsidSect="003C4626">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65CE9CA0" w14:textId="542ABAFA" w:rsidR="003602D0" w:rsidRPr="005D5E4A" w:rsidRDefault="00E9206A" w:rsidP="00710CB9">
      <w:pPr>
        <w:jc w:val="center"/>
        <w:rPr>
          <w:rFonts w:ascii="Calibri" w:hAnsi="Calibri"/>
          <w:b/>
        </w:rPr>
      </w:pPr>
      <w:r w:rsidRPr="005D5E4A">
        <w:rPr>
          <w:rFonts w:ascii="Calibri" w:hAnsi="Calibri"/>
          <w:b/>
        </w:rPr>
        <w:lastRenderedPageBreak/>
        <w:t>LMCV</w:t>
      </w:r>
      <w:r w:rsidR="006F6146" w:rsidRPr="005D5E4A">
        <w:rPr>
          <w:rFonts w:ascii="Calibri" w:hAnsi="Calibri"/>
          <w:b/>
        </w:rPr>
        <w:t>-MCH-22</w:t>
      </w:r>
      <w:r w:rsidR="008C64BD" w:rsidRPr="005D5E4A">
        <w:rPr>
          <w:rFonts w:ascii="Calibri" w:hAnsi="Calibri"/>
          <w:b/>
        </w:rPr>
        <w:t>d</w:t>
      </w:r>
      <w:r w:rsidR="00710CB9" w:rsidRPr="005D5E4A">
        <w:rPr>
          <w:rFonts w:ascii="Calibri" w:hAnsi="Calibri"/>
          <w:b/>
        </w:rPr>
        <w:t>-H User Instructions</w:t>
      </w:r>
    </w:p>
    <w:p w14:paraId="65CE9CA1" w14:textId="77777777" w:rsidR="004F6841" w:rsidRPr="005D5E4A" w:rsidRDefault="004F6841" w:rsidP="0009456E">
      <w:pPr>
        <w:rPr>
          <w:rFonts w:ascii="Calibri" w:hAnsi="Calibri"/>
        </w:rPr>
      </w:pPr>
    </w:p>
    <w:p w14:paraId="65CE9CA2" w14:textId="77777777" w:rsidR="006F6146" w:rsidRPr="005D5E4A" w:rsidRDefault="006F6146" w:rsidP="006F6146">
      <w:pPr>
        <w:rPr>
          <w:rFonts w:ascii="Calibri" w:hAnsi="Calibri"/>
          <w:b/>
        </w:rPr>
      </w:pPr>
      <w:r w:rsidRPr="005D5E4A">
        <w:rPr>
          <w:rFonts w:ascii="Calibri" w:hAnsi="Calibri"/>
          <w:b/>
        </w:rPr>
        <w:t>Section A. Ducted Cooling System Information</w:t>
      </w:r>
    </w:p>
    <w:p w14:paraId="65CE9CA3" w14:textId="0926E0F8" w:rsidR="006F6146" w:rsidRPr="005D5E4A" w:rsidRDefault="006F6146" w:rsidP="002E1530">
      <w:pPr>
        <w:numPr>
          <w:ilvl w:val="0"/>
          <w:numId w:val="7"/>
        </w:numPr>
        <w:ind w:left="360" w:hanging="360"/>
        <w:contextualSpacing/>
        <w:rPr>
          <w:rFonts w:ascii="Calibri" w:hAnsi="Calibri"/>
          <w:i/>
        </w:rPr>
      </w:pPr>
      <w:r w:rsidRPr="005D5E4A">
        <w:rPr>
          <w:rFonts w:ascii="Calibri" w:hAnsi="Calibri"/>
          <w:i/>
        </w:rPr>
        <w:t xml:space="preserve">System Identification or Name: </w:t>
      </w:r>
      <w:r w:rsidRPr="005D5E4A">
        <w:rPr>
          <w:rFonts w:ascii="Calibri" w:hAnsi="Calibri"/>
        </w:rPr>
        <w:t xml:space="preserve">This field is filled out automatically. It is referenced from the </w:t>
      </w:r>
      <w:del w:id="2" w:author="Alhabibi, Haider@Energy" w:date="2022-10-20T10:33:00Z">
        <w:r w:rsidR="00E9206A" w:rsidRPr="005D5E4A" w:rsidDel="00FB1446">
          <w:rPr>
            <w:rFonts w:ascii="Calibri" w:hAnsi="Calibri"/>
          </w:rPr>
          <w:delText>LMCI</w:delText>
        </w:r>
        <w:r w:rsidRPr="005D5E4A" w:rsidDel="00FB1446">
          <w:rPr>
            <w:rFonts w:ascii="Calibri" w:hAnsi="Calibri"/>
          </w:rPr>
          <w:delText>-MCH-23</w:delText>
        </w:r>
      </w:del>
      <w:ins w:id="3" w:author="Alhabibi, Haider@Energy" w:date="2022-10-20T10:33:00Z">
        <w:r w:rsidR="00FB1446">
          <w:rPr>
            <w:rFonts w:ascii="Calibri" w:hAnsi="Calibri"/>
          </w:rPr>
          <w:t>LMCV-MCH-23</w:t>
        </w:r>
      </w:ins>
      <w:r w:rsidRPr="005D5E4A">
        <w:rPr>
          <w:rFonts w:ascii="Calibri" w:hAnsi="Calibri"/>
        </w:rPr>
        <w:t>, which must be completed prior to this document.</w:t>
      </w:r>
    </w:p>
    <w:p w14:paraId="65CE9CA4" w14:textId="3F2CFAAD"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System Location or Area Served:</w:t>
      </w:r>
      <w:r w:rsidRPr="005D5E4A">
        <w:rPr>
          <w:rFonts w:ascii="Calibri" w:hAnsi="Calibri"/>
        </w:rPr>
        <w:t xml:space="preserve"> This field is filled out automatically. It is referenced from the </w:t>
      </w:r>
      <w:del w:id="4" w:author="Alhabibi, Haider@Energy" w:date="2022-10-20T10:33:00Z">
        <w:r w:rsidR="00E9206A" w:rsidRPr="005D5E4A" w:rsidDel="00FB1446">
          <w:rPr>
            <w:rFonts w:ascii="Calibri" w:hAnsi="Calibri"/>
          </w:rPr>
          <w:delText>LMCI</w:delText>
        </w:r>
        <w:r w:rsidRPr="005D5E4A" w:rsidDel="00FB1446">
          <w:rPr>
            <w:rFonts w:ascii="Calibri" w:hAnsi="Calibri"/>
          </w:rPr>
          <w:delText>-MCH-23</w:delText>
        </w:r>
      </w:del>
      <w:ins w:id="5" w:author="Alhabibi, Haider@Energy" w:date="2022-10-20T10:33:00Z">
        <w:r w:rsidR="00FB1446">
          <w:rPr>
            <w:rFonts w:ascii="Calibri" w:hAnsi="Calibri"/>
          </w:rPr>
          <w:t>LMCV-MCH-23</w:t>
        </w:r>
      </w:ins>
      <w:r w:rsidRPr="005D5E4A">
        <w:rPr>
          <w:rFonts w:ascii="Calibri" w:hAnsi="Calibri"/>
        </w:rPr>
        <w:t>, which must be completed prior to this document.</w:t>
      </w:r>
    </w:p>
    <w:p w14:paraId="68B0ECB0" w14:textId="4CC84FC0" w:rsidR="009E5E8E" w:rsidRPr="005D5E4A" w:rsidRDefault="009E5E8E" w:rsidP="002E1530">
      <w:pPr>
        <w:numPr>
          <w:ilvl w:val="0"/>
          <w:numId w:val="7"/>
        </w:numPr>
        <w:spacing w:line="276" w:lineRule="auto"/>
        <w:ind w:left="360" w:hanging="360"/>
        <w:contextualSpacing/>
        <w:rPr>
          <w:rFonts w:ascii="Calibri" w:hAnsi="Calibri"/>
          <w:i/>
        </w:rPr>
      </w:pPr>
      <w:r w:rsidRPr="005D5E4A">
        <w:rPr>
          <w:rFonts w:asciiTheme="minorHAnsi" w:hAnsiTheme="minorHAnsi"/>
          <w:i/>
        </w:rPr>
        <w:t xml:space="preserve">Indoor Unit Name: </w:t>
      </w:r>
      <w:r w:rsidRPr="005D5E4A">
        <w:rPr>
          <w:rFonts w:ascii="Calibri" w:hAnsi="Calibri"/>
        </w:rPr>
        <w:t xml:space="preserve">This field is filled out automatically. It is referenced from the </w:t>
      </w:r>
      <w:del w:id="6" w:author="Alhabibi, Haider@Energy" w:date="2022-10-20T10:33:00Z">
        <w:r w:rsidR="00E9206A" w:rsidRPr="005D5E4A" w:rsidDel="00FB1446">
          <w:rPr>
            <w:rFonts w:ascii="Calibri" w:hAnsi="Calibri"/>
          </w:rPr>
          <w:delText>LMCI</w:delText>
        </w:r>
        <w:r w:rsidRPr="005D5E4A" w:rsidDel="00FB1446">
          <w:rPr>
            <w:rFonts w:ascii="Calibri" w:hAnsi="Calibri"/>
          </w:rPr>
          <w:delText>-MCH-23</w:delText>
        </w:r>
      </w:del>
      <w:ins w:id="7" w:author="Alhabibi, Haider@Energy" w:date="2022-10-20T10:33:00Z">
        <w:r w:rsidR="00FB1446">
          <w:rPr>
            <w:rFonts w:ascii="Calibri" w:hAnsi="Calibri"/>
          </w:rPr>
          <w:t>LMCV-MCH-23</w:t>
        </w:r>
      </w:ins>
      <w:r w:rsidRPr="005D5E4A">
        <w:rPr>
          <w:rFonts w:ascii="Calibri" w:hAnsi="Calibri"/>
        </w:rPr>
        <w:t>, which must be completed prior to this document.</w:t>
      </w:r>
    </w:p>
    <w:p w14:paraId="65CE9CA5" w14:textId="511A2268"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System Installation Type:</w:t>
      </w:r>
      <w:r w:rsidRPr="005D5E4A">
        <w:rPr>
          <w:rFonts w:ascii="Calibri" w:hAnsi="Calibri"/>
        </w:rPr>
        <w:t xml:space="preserve"> This field is filled out automatically. It is referenced from the </w:t>
      </w:r>
      <w:del w:id="8" w:author="Alhabibi, Haider@Energy" w:date="2022-10-20T10:33:00Z">
        <w:r w:rsidR="00E9206A" w:rsidRPr="005D5E4A" w:rsidDel="00FB1446">
          <w:rPr>
            <w:rFonts w:ascii="Calibri" w:hAnsi="Calibri"/>
          </w:rPr>
          <w:delText>LMCI</w:delText>
        </w:r>
        <w:r w:rsidRPr="005D5E4A" w:rsidDel="00FB1446">
          <w:rPr>
            <w:rFonts w:ascii="Calibri" w:hAnsi="Calibri"/>
          </w:rPr>
          <w:delText>-MCH-23</w:delText>
        </w:r>
      </w:del>
      <w:ins w:id="9" w:author="Alhabibi, Haider@Energy" w:date="2022-10-20T10:33:00Z">
        <w:r w:rsidR="00FB1446">
          <w:rPr>
            <w:rFonts w:ascii="Calibri" w:hAnsi="Calibri"/>
          </w:rPr>
          <w:t>LMCV-MCH-23</w:t>
        </w:r>
      </w:ins>
      <w:r w:rsidRPr="005D5E4A">
        <w:rPr>
          <w:rFonts w:ascii="Calibri" w:hAnsi="Calibri"/>
        </w:rPr>
        <w:t>, which must be completed prior to this document.</w:t>
      </w:r>
    </w:p>
    <w:p w14:paraId="65CE9CA6" w14:textId="373DC38F"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Nominal Cooling Capacity (tons) of Condenser:</w:t>
      </w:r>
      <w:r w:rsidRPr="005D5E4A">
        <w:rPr>
          <w:rFonts w:ascii="Calibri" w:hAnsi="Calibri"/>
        </w:rPr>
        <w:t xml:space="preserve"> This field is filled out automatically. It is referenced from the </w:t>
      </w:r>
      <w:del w:id="10" w:author="Alhabibi, Haider@Energy" w:date="2022-10-20T10:33:00Z">
        <w:r w:rsidR="00E9206A" w:rsidRPr="005D5E4A" w:rsidDel="00FB1446">
          <w:rPr>
            <w:rFonts w:ascii="Calibri" w:hAnsi="Calibri"/>
          </w:rPr>
          <w:delText>LMCI</w:delText>
        </w:r>
        <w:r w:rsidRPr="005D5E4A" w:rsidDel="00FB1446">
          <w:rPr>
            <w:rFonts w:ascii="Calibri" w:hAnsi="Calibri"/>
          </w:rPr>
          <w:delText>-MCH-23</w:delText>
        </w:r>
      </w:del>
      <w:ins w:id="11" w:author="Alhabibi, Haider@Energy" w:date="2022-10-20T10:33:00Z">
        <w:r w:rsidR="00FB1446">
          <w:rPr>
            <w:rFonts w:ascii="Calibri" w:hAnsi="Calibri"/>
          </w:rPr>
          <w:t>LMCV-MCH-23</w:t>
        </w:r>
      </w:ins>
      <w:r w:rsidRPr="005D5E4A">
        <w:rPr>
          <w:rFonts w:ascii="Calibri" w:hAnsi="Calibri"/>
        </w:rPr>
        <w:t>, which must be completed prior to this document.</w:t>
      </w:r>
    </w:p>
    <w:p w14:paraId="65CE9CA7" w14:textId="5905D9AA"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Condenser Speed Type:</w:t>
      </w:r>
      <w:r w:rsidRPr="005D5E4A">
        <w:rPr>
          <w:rFonts w:ascii="Calibri" w:hAnsi="Calibri"/>
        </w:rPr>
        <w:t xml:space="preserve"> This field is filled out automatically. It is referenced from the </w:t>
      </w:r>
      <w:del w:id="12" w:author="Alhabibi, Haider@Energy" w:date="2022-10-20T10:33:00Z">
        <w:r w:rsidR="00E9206A" w:rsidRPr="005D5E4A" w:rsidDel="00FB1446">
          <w:rPr>
            <w:rFonts w:ascii="Calibri" w:hAnsi="Calibri"/>
          </w:rPr>
          <w:delText>LMCI</w:delText>
        </w:r>
        <w:r w:rsidRPr="005D5E4A" w:rsidDel="00FB1446">
          <w:rPr>
            <w:rFonts w:ascii="Calibri" w:hAnsi="Calibri"/>
          </w:rPr>
          <w:delText>-MCH-23</w:delText>
        </w:r>
      </w:del>
      <w:ins w:id="13" w:author="Alhabibi, Haider@Energy" w:date="2022-10-20T10:33:00Z">
        <w:r w:rsidR="00FB1446">
          <w:rPr>
            <w:rFonts w:ascii="Calibri" w:hAnsi="Calibri"/>
          </w:rPr>
          <w:t>LMCV-MCH-23</w:t>
        </w:r>
      </w:ins>
      <w:r w:rsidRPr="005D5E4A">
        <w:rPr>
          <w:rFonts w:ascii="Calibri" w:hAnsi="Calibri"/>
        </w:rPr>
        <w:t>, which must be completed prior to this document.</w:t>
      </w:r>
    </w:p>
    <w:p w14:paraId="65CE9CA8" w14:textId="4EEC6E40"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Cooling System Zonal Control Type:</w:t>
      </w:r>
      <w:r w:rsidRPr="005D5E4A">
        <w:rPr>
          <w:rFonts w:ascii="Calibri" w:hAnsi="Calibri"/>
        </w:rPr>
        <w:t xml:space="preserve"> This field is filled out automatically. It is referenced from the </w:t>
      </w:r>
      <w:del w:id="14" w:author="Alhabibi, Haider@Energy" w:date="2022-10-20T10:33:00Z">
        <w:r w:rsidR="00E9206A" w:rsidRPr="005D5E4A" w:rsidDel="00FB1446">
          <w:rPr>
            <w:rFonts w:ascii="Calibri" w:hAnsi="Calibri"/>
          </w:rPr>
          <w:delText>LMCI</w:delText>
        </w:r>
        <w:r w:rsidRPr="005D5E4A" w:rsidDel="00FB1446">
          <w:rPr>
            <w:rFonts w:ascii="Calibri" w:hAnsi="Calibri"/>
          </w:rPr>
          <w:delText>-MCH-23</w:delText>
        </w:r>
      </w:del>
      <w:ins w:id="15" w:author="Alhabibi, Haider@Energy" w:date="2022-10-20T10:33:00Z">
        <w:r w:rsidR="00FB1446">
          <w:rPr>
            <w:rFonts w:ascii="Calibri" w:hAnsi="Calibri"/>
          </w:rPr>
          <w:t>LMCV-MCH-23</w:t>
        </w:r>
      </w:ins>
      <w:r w:rsidRPr="005D5E4A">
        <w:rPr>
          <w:rFonts w:ascii="Calibri" w:hAnsi="Calibri"/>
        </w:rPr>
        <w:t>, which must be completed prior to this document.</w:t>
      </w:r>
    </w:p>
    <w:p w14:paraId="65CE9CA9" w14:textId="3400E3B2"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Central Fan Integrated (CFI) Ventilation System Status:</w:t>
      </w:r>
      <w:r w:rsidRPr="005D5E4A">
        <w:rPr>
          <w:rFonts w:ascii="Calibri" w:hAnsi="Calibri"/>
        </w:rPr>
        <w:t xml:space="preserve"> This field is filled out automatically. It is referenced from the </w:t>
      </w:r>
      <w:del w:id="16" w:author="Alhabibi, Haider@Energy" w:date="2022-10-20T10:33:00Z">
        <w:r w:rsidR="00E9206A" w:rsidRPr="005D5E4A" w:rsidDel="00FB1446">
          <w:rPr>
            <w:rFonts w:ascii="Calibri" w:hAnsi="Calibri"/>
          </w:rPr>
          <w:delText>LMCI</w:delText>
        </w:r>
        <w:r w:rsidRPr="005D5E4A" w:rsidDel="00FB1446">
          <w:rPr>
            <w:rFonts w:ascii="Calibri" w:hAnsi="Calibri"/>
          </w:rPr>
          <w:delText>-MCH-23</w:delText>
        </w:r>
      </w:del>
      <w:ins w:id="17" w:author="Alhabibi, Haider@Energy" w:date="2022-10-20T10:33:00Z">
        <w:r w:rsidR="00FB1446">
          <w:rPr>
            <w:rFonts w:ascii="Calibri" w:hAnsi="Calibri"/>
          </w:rPr>
          <w:t>LMCV-MCH-23</w:t>
        </w:r>
      </w:ins>
      <w:r w:rsidRPr="005D5E4A">
        <w:rPr>
          <w:rFonts w:ascii="Calibri" w:hAnsi="Calibri"/>
        </w:rPr>
        <w:t>, which must be completed prior to this document.</w:t>
      </w:r>
    </w:p>
    <w:p w14:paraId="65CE9CAA" w14:textId="4F8538CE"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System Bypass Duct Status:</w:t>
      </w:r>
      <w:r w:rsidRPr="005D5E4A">
        <w:rPr>
          <w:rFonts w:ascii="Calibri" w:hAnsi="Calibri"/>
        </w:rPr>
        <w:t xml:space="preserve"> This field is filled out automatically. It is referenced from the </w:t>
      </w:r>
      <w:del w:id="18" w:author="Alhabibi, Haider@Energy" w:date="2022-10-20T10:33:00Z">
        <w:r w:rsidR="00E9206A" w:rsidRPr="005D5E4A" w:rsidDel="00FB1446">
          <w:rPr>
            <w:rFonts w:ascii="Calibri" w:hAnsi="Calibri"/>
          </w:rPr>
          <w:delText>LMCI</w:delText>
        </w:r>
        <w:r w:rsidRPr="005D5E4A" w:rsidDel="00FB1446">
          <w:rPr>
            <w:rFonts w:ascii="Calibri" w:hAnsi="Calibri"/>
          </w:rPr>
          <w:delText>-MCH-23</w:delText>
        </w:r>
      </w:del>
      <w:ins w:id="19" w:author="Alhabibi, Haider@Energy" w:date="2022-10-20T10:33:00Z">
        <w:r w:rsidR="00FB1446">
          <w:rPr>
            <w:rFonts w:ascii="Calibri" w:hAnsi="Calibri"/>
          </w:rPr>
          <w:t>LMCV-MCH-23</w:t>
        </w:r>
      </w:ins>
      <w:r w:rsidRPr="005D5E4A">
        <w:rPr>
          <w:rFonts w:ascii="Calibri" w:hAnsi="Calibri"/>
        </w:rPr>
        <w:t>, which must be completed prior to this document.</w:t>
      </w:r>
    </w:p>
    <w:p w14:paraId="65CE9CAB" w14:textId="11592DD3"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Date of System Airflow Rate Measurement:</w:t>
      </w:r>
      <w:r w:rsidRPr="005D5E4A">
        <w:rPr>
          <w:rFonts w:ascii="Calibri" w:hAnsi="Calibri"/>
        </w:rPr>
        <w:t xml:space="preserve"> This field is filled out automatically. It is referenced from the </w:t>
      </w:r>
      <w:del w:id="20" w:author="Alhabibi, Haider@Energy" w:date="2022-10-20T10:33:00Z">
        <w:r w:rsidR="00E9206A" w:rsidRPr="005D5E4A" w:rsidDel="00FB1446">
          <w:rPr>
            <w:rFonts w:ascii="Calibri" w:hAnsi="Calibri"/>
          </w:rPr>
          <w:delText>LMCI</w:delText>
        </w:r>
        <w:r w:rsidRPr="005D5E4A" w:rsidDel="00FB1446">
          <w:rPr>
            <w:rFonts w:ascii="Calibri" w:hAnsi="Calibri"/>
          </w:rPr>
          <w:delText>-MCH-23</w:delText>
        </w:r>
      </w:del>
      <w:ins w:id="21" w:author="Alhabibi, Haider@Energy" w:date="2022-10-20T10:33:00Z">
        <w:r w:rsidR="00FB1446">
          <w:rPr>
            <w:rFonts w:ascii="Calibri" w:hAnsi="Calibri"/>
          </w:rPr>
          <w:t>LMCV-MCH-23</w:t>
        </w:r>
      </w:ins>
      <w:r w:rsidRPr="005D5E4A">
        <w:rPr>
          <w:rFonts w:ascii="Calibri" w:hAnsi="Calibri"/>
        </w:rPr>
        <w:t>, which must be completed prior to this document.</w:t>
      </w:r>
    </w:p>
    <w:p w14:paraId="65CE9CAC" w14:textId="65B601B5"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Airflow Rate Protocol utilized:</w:t>
      </w:r>
      <w:r w:rsidRPr="005D5E4A">
        <w:rPr>
          <w:rFonts w:ascii="Calibri" w:hAnsi="Calibri"/>
        </w:rPr>
        <w:t xml:space="preserve"> This field is filled out automatically. It is referenced from the </w:t>
      </w:r>
      <w:del w:id="22" w:author="Alhabibi, Haider@Energy" w:date="2022-10-20T10:33:00Z">
        <w:r w:rsidR="00E9206A" w:rsidRPr="005D5E4A" w:rsidDel="00FB1446">
          <w:rPr>
            <w:rFonts w:ascii="Calibri" w:hAnsi="Calibri"/>
          </w:rPr>
          <w:delText>LMCI</w:delText>
        </w:r>
        <w:r w:rsidRPr="005D5E4A" w:rsidDel="00FB1446">
          <w:rPr>
            <w:rFonts w:ascii="Calibri" w:hAnsi="Calibri"/>
          </w:rPr>
          <w:delText>-MCH-23</w:delText>
        </w:r>
      </w:del>
      <w:ins w:id="23" w:author="Alhabibi, Haider@Energy" w:date="2022-10-20T10:33:00Z">
        <w:r w:rsidR="00FB1446">
          <w:rPr>
            <w:rFonts w:ascii="Calibri" w:hAnsi="Calibri"/>
          </w:rPr>
          <w:t>LMCV-MCH-23</w:t>
        </w:r>
      </w:ins>
      <w:r w:rsidRPr="005D5E4A">
        <w:rPr>
          <w:rFonts w:ascii="Calibri" w:hAnsi="Calibri"/>
        </w:rPr>
        <w:t>, which must be completed prior to this document.</w:t>
      </w:r>
    </w:p>
    <w:p w14:paraId="2451722F" w14:textId="1C0081BD" w:rsidR="005A044D" w:rsidRPr="005D5E4A" w:rsidRDefault="005A044D" w:rsidP="002E1530">
      <w:pPr>
        <w:numPr>
          <w:ilvl w:val="0"/>
          <w:numId w:val="7"/>
        </w:numPr>
        <w:ind w:left="360" w:hanging="360"/>
        <w:contextualSpacing/>
        <w:rPr>
          <w:rFonts w:ascii="Calibri" w:hAnsi="Calibri"/>
          <w:i/>
        </w:rPr>
      </w:pPr>
      <w:r w:rsidRPr="005D5E4A">
        <w:rPr>
          <w:rFonts w:asciiTheme="minorHAnsi" w:hAnsiTheme="minorHAnsi"/>
          <w:i/>
          <w:szCs w:val="18"/>
        </w:rPr>
        <w:t xml:space="preserve">Central Fan Ventilation Cooling System Status: </w:t>
      </w:r>
      <w:r w:rsidRPr="005D5E4A">
        <w:rPr>
          <w:rFonts w:asciiTheme="minorHAnsi" w:hAnsiTheme="minorHAnsi"/>
          <w:szCs w:val="18"/>
        </w:rPr>
        <w:t xml:space="preserve">This field is filled out automatically. It is referenced from the </w:t>
      </w:r>
      <w:del w:id="24" w:author="Alhabibi, Haider@Energy" w:date="2022-10-20T10:33:00Z">
        <w:r w:rsidR="00E9206A" w:rsidRPr="005D5E4A" w:rsidDel="00FB1446">
          <w:rPr>
            <w:rFonts w:asciiTheme="minorHAnsi" w:hAnsiTheme="minorHAnsi"/>
            <w:szCs w:val="18"/>
          </w:rPr>
          <w:delText>LMCI</w:delText>
        </w:r>
        <w:r w:rsidRPr="005D5E4A" w:rsidDel="00FB1446">
          <w:rPr>
            <w:rFonts w:asciiTheme="minorHAnsi" w:hAnsiTheme="minorHAnsi"/>
            <w:szCs w:val="18"/>
          </w:rPr>
          <w:delText>-MCH-23</w:delText>
        </w:r>
      </w:del>
      <w:ins w:id="25" w:author="Alhabibi, Haider@Energy" w:date="2022-10-20T10:33:00Z">
        <w:r w:rsidR="00FB1446">
          <w:rPr>
            <w:rFonts w:asciiTheme="minorHAnsi" w:hAnsiTheme="minorHAnsi"/>
            <w:szCs w:val="18"/>
          </w:rPr>
          <w:t>LMCV-MCH-23</w:t>
        </w:r>
      </w:ins>
      <w:r w:rsidRPr="005D5E4A">
        <w:rPr>
          <w:rFonts w:asciiTheme="minorHAnsi" w:hAnsiTheme="minorHAnsi"/>
          <w:szCs w:val="18"/>
        </w:rPr>
        <w:t>, which must be completed prior to this document.</w:t>
      </w:r>
    </w:p>
    <w:p w14:paraId="65CE9CAD" w14:textId="77777777" w:rsidR="006F6146" w:rsidRPr="005D5E4A" w:rsidRDefault="006F6146" w:rsidP="006F6146">
      <w:pPr>
        <w:rPr>
          <w:rFonts w:ascii="Calibri" w:hAnsi="Calibri"/>
        </w:rPr>
      </w:pPr>
    </w:p>
    <w:p w14:paraId="65CE9CAE" w14:textId="00EA92EC" w:rsidR="006F6146" w:rsidRPr="005D5E4A" w:rsidRDefault="006F6146" w:rsidP="006F6146">
      <w:pPr>
        <w:keepNext/>
        <w:rPr>
          <w:rFonts w:asciiTheme="minorHAnsi" w:hAnsiTheme="minorHAnsi"/>
          <w:b/>
        </w:rPr>
      </w:pPr>
      <w:r w:rsidRPr="005D5E4A">
        <w:rPr>
          <w:rFonts w:asciiTheme="minorHAnsi" w:hAnsiTheme="minorHAnsi"/>
          <w:b/>
        </w:rPr>
        <w:t>Section B. Fan Watt Measurement Apparatus and Procedure Information</w:t>
      </w:r>
    </w:p>
    <w:p w14:paraId="65CE9CAF" w14:textId="47D4F544" w:rsidR="006F6146" w:rsidRPr="005D5E4A" w:rsidRDefault="006F6146" w:rsidP="002E1530">
      <w:pPr>
        <w:numPr>
          <w:ilvl w:val="0"/>
          <w:numId w:val="8"/>
        </w:numPr>
        <w:ind w:left="360" w:hanging="360"/>
        <w:contextualSpacing/>
        <w:rPr>
          <w:rFonts w:ascii="Calibri" w:hAnsi="Calibri"/>
          <w:i/>
        </w:rPr>
      </w:pPr>
      <w:r w:rsidRPr="005D5E4A">
        <w:rPr>
          <w:rFonts w:asciiTheme="minorHAnsi" w:hAnsiTheme="minorHAnsi"/>
          <w:i/>
        </w:rPr>
        <w:t>Fan Watt Verification Device Used</w:t>
      </w:r>
      <w:r w:rsidRPr="005D5E4A">
        <w:rPr>
          <w:rFonts w:ascii="Calibri" w:hAnsi="Calibri"/>
          <w:i/>
        </w:rPr>
        <w:t xml:space="preserve">:  </w:t>
      </w:r>
      <w:r w:rsidRPr="005D5E4A">
        <w:rPr>
          <w:rFonts w:ascii="Calibri" w:hAnsi="Calibri"/>
        </w:rPr>
        <w:t xml:space="preserve">If the device used to measure fan watts was a portable watt </w:t>
      </w:r>
      <w:proofErr w:type="gramStart"/>
      <w:r w:rsidRPr="005D5E4A">
        <w:rPr>
          <w:rFonts w:ascii="Calibri" w:hAnsi="Calibri"/>
        </w:rPr>
        <w:t>meter</w:t>
      </w:r>
      <w:proofErr w:type="gramEnd"/>
      <w:r w:rsidRPr="005D5E4A">
        <w:rPr>
          <w:rFonts w:ascii="Calibri" w:hAnsi="Calibri"/>
        </w:rPr>
        <w:t xml:space="preserve">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5D5E4A" w:rsidRDefault="006F6146" w:rsidP="006F6146">
      <w:pPr>
        <w:rPr>
          <w:rFonts w:ascii="Calibri" w:hAnsi="Calibri"/>
          <w:i/>
        </w:rPr>
      </w:pPr>
    </w:p>
    <w:p w14:paraId="65CE9CB1" w14:textId="42131584" w:rsidR="006F6146" w:rsidRPr="005D5E4A" w:rsidRDefault="006F6146" w:rsidP="006F6146">
      <w:pPr>
        <w:keepNext/>
        <w:rPr>
          <w:rFonts w:asciiTheme="minorHAnsi" w:hAnsiTheme="minorHAnsi"/>
          <w:b/>
        </w:rPr>
      </w:pPr>
      <w:r w:rsidRPr="005D5E4A">
        <w:rPr>
          <w:rFonts w:asciiTheme="minorHAnsi" w:hAnsiTheme="minorHAnsi"/>
          <w:b/>
        </w:rPr>
        <w:t>Section C. Forced Air System Fan Efficacy Measurement – All Zones Calling</w:t>
      </w:r>
    </w:p>
    <w:p w14:paraId="65CE9CB2" w14:textId="712D421E" w:rsidR="006F6146" w:rsidRPr="005D5E4A" w:rsidRDefault="006F6146" w:rsidP="002E1530">
      <w:pPr>
        <w:numPr>
          <w:ilvl w:val="0"/>
          <w:numId w:val="9"/>
        </w:numPr>
        <w:ind w:left="360" w:hanging="360"/>
        <w:contextualSpacing/>
        <w:rPr>
          <w:rFonts w:ascii="Calibri" w:hAnsi="Calibri"/>
        </w:rPr>
      </w:pPr>
      <w:r w:rsidRPr="005D5E4A">
        <w:rPr>
          <w:rFonts w:asciiTheme="minorHAnsi" w:hAnsiTheme="minorHAnsi"/>
          <w:i/>
        </w:rPr>
        <w:t>Actual Tested Watts</w:t>
      </w:r>
      <w:r w:rsidRPr="005D5E4A">
        <w:rPr>
          <w:rFonts w:ascii="Calibri" w:hAnsi="Calibri"/>
          <w:i/>
        </w:rPr>
        <w:t xml:space="preserve">: </w:t>
      </w:r>
      <w:r w:rsidRPr="005D5E4A">
        <w:rPr>
          <w:rFonts w:ascii="Calibri" w:hAnsi="Calibri"/>
        </w:rPr>
        <w:t xml:space="preserve">Enter the number of watts tested using the device specified in </w:t>
      </w:r>
      <w:r w:rsidR="004416D7" w:rsidRPr="005D5E4A">
        <w:rPr>
          <w:rFonts w:ascii="Calibri" w:hAnsi="Calibri"/>
        </w:rPr>
        <w:t>S</w:t>
      </w:r>
      <w:r w:rsidRPr="005D5E4A">
        <w:rPr>
          <w:rFonts w:ascii="Calibri" w:hAnsi="Calibri"/>
        </w:rPr>
        <w:t>ection B and tested with all zones calling for cooling simultaneously.</w:t>
      </w:r>
    </w:p>
    <w:p w14:paraId="65CE9CB3" w14:textId="6675C44E" w:rsidR="006F6146" w:rsidRPr="005D5E4A" w:rsidRDefault="006F6146" w:rsidP="002E1530">
      <w:pPr>
        <w:numPr>
          <w:ilvl w:val="0"/>
          <w:numId w:val="9"/>
        </w:numPr>
        <w:ind w:left="360" w:hanging="360"/>
        <w:contextualSpacing/>
        <w:rPr>
          <w:rFonts w:ascii="Calibri" w:hAnsi="Calibri"/>
          <w:i/>
        </w:rPr>
      </w:pPr>
      <w:r w:rsidRPr="005D5E4A">
        <w:rPr>
          <w:rFonts w:asciiTheme="minorHAnsi" w:hAnsiTheme="minorHAnsi"/>
          <w:i/>
        </w:rPr>
        <w:t xml:space="preserve">Actual Tested Airflow from MCH-23 (cfm): </w:t>
      </w:r>
      <w:r w:rsidRPr="005D5E4A">
        <w:rPr>
          <w:rFonts w:ascii="Calibri" w:hAnsi="Calibri"/>
        </w:rPr>
        <w:t xml:space="preserve">This field is filled out automatically. It is referenced from the </w:t>
      </w:r>
      <w:del w:id="26" w:author="Alhabibi, Haider@Energy" w:date="2022-10-20T10:33:00Z">
        <w:r w:rsidR="00E9206A" w:rsidRPr="005D5E4A" w:rsidDel="00FB1446">
          <w:rPr>
            <w:rFonts w:ascii="Calibri" w:hAnsi="Calibri"/>
          </w:rPr>
          <w:delText>LMCI</w:delText>
        </w:r>
        <w:r w:rsidRPr="005D5E4A" w:rsidDel="00FB1446">
          <w:rPr>
            <w:rFonts w:ascii="Calibri" w:hAnsi="Calibri"/>
          </w:rPr>
          <w:delText>-MCH-23</w:delText>
        </w:r>
      </w:del>
      <w:ins w:id="27" w:author="Alhabibi, Haider@Energy" w:date="2022-10-20T10:33:00Z">
        <w:r w:rsidR="00FB1446">
          <w:rPr>
            <w:rFonts w:ascii="Calibri" w:hAnsi="Calibri"/>
          </w:rPr>
          <w:t>LMCV-MCH-23</w:t>
        </w:r>
      </w:ins>
      <w:r w:rsidRPr="005D5E4A">
        <w:rPr>
          <w:rFonts w:ascii="Calibri" w:hAnsi="Calibri"/>
        </w:rPr>
        <w:t>, which must be completed prior to this document.</w:t>
      </w:r>
    </w:p>
    <w:p w14:paraId="7DF2024B" w14:textId="48DD098D" w:rsidR="004B7DB5" w:rsidRPr="005D5E4A" w:rsidRDefault="006F6146" w:rsidP="002E1530">
      <w:pPr>
        <w:numPr>
          <w:ilvl w:val="0"/>
          <w:numId w:val="9"/>
        </w:numPr>
        <w:ind w:left="360" w:hanging="360"/>
        <w:contextualSpacing/>
        <w:rPr>
          <w:rFonts w:ascii="Calibri" w:hAnsi="Calibri"/>
        </w:rPr>
      </w:pPr>
      <w:r w:rsidRPr="005D5E4A">
        <w:rPr>
          <w:rFonts w:asciiTheme="minorHAnsi" w:hAnsiTheme="minorHAnsi"/>
          <w:i/>
        </w:rPr>
        <w:t>Required Fan Efficacy (</w:t>
      </w:r>
      <w:r w:rsidR="00364043" w:rsidRPr="005D5E4A">
        <w:rPr>
          <w:rFonts w:asciiTheme="minorHAnsi" w:hAnsiTheme="minorHAnsi"/>
          <w:i/>
        </w:rPr>
        <w:t>w</w:t>
      </w:r>
      <w:r w:rsidRPr="005D5E4A">
        <w:rPr>
          <w:rFonts w:asciiTheme="minorHAnsi" w:hAnsiTheme="minorHAnsi"/>
          <w:i/>
        </w:rPr>
        <w:t xml:space="preserve">atts/cfm): </w:t>
      </w:r>
      <w:r w:rsidR="004B7DB5" w:rsidRPr="005D5E4A">
        <w:rPr>
          <w:rFonts w:ascii="Calibri" w:hAnsi="Calibri"/>
        </w:rPr>
        <w:t xml:space="preserve">This field is filled out automatically and referenced from MCH-01. Values below are used unless higher efficacy values are </w:t>
      </w:r>
      <w:r w:rsidR="008623B6" w:rsidRPr="005D5E4A">
        <w:rPr>
          <w:rFonts w:ascii="Calibri" w:hAnsi="Calibri"/>
        </w:rPr>
        <w:t>listed</w:t>
      </w:r>
      <w:r w:rsidR="004B7DB5" w:rsidRPr="005D5E4A">
        <w:rPr>
          <w:rFonts w:ascii="Calibri" w:hAnsi="Calibri"/>
        </w:rPr>
        <w:t xml:space="preserve"> on the CF1R for performance compliance.</w:t>
      </w:r>
    </w:p>
    <w:p w14:paraId="484F05FC" w14:textId="77932202" w:rsidR="004B7DB5" w:rsidRPr="005D5E4A" w:rsidRDefault="004B7DB5" w:rsidP="002E1530">
      <w:pPr>
        <w:pStyle w:val="ListParagraph"/>
        <w:numPr>
          <w:ilvl w:val="1"/>
          <w:numId w:val="9"/>
        </w:numPr>
        <w:rPr>
          <w:rFonts w:ascii="Calibri" w:hAnsi="Calibri"/>
          <w:i/>
        </w:rPr>
      </w:pPr>
      <w:r w:rsidRPr="005D5E4A">
        <w:rPr>
          <w:rFonts w:ascii="Calibri" w:hAnsi="Calibri"/>
        </w:rPr>
        <w:t>0.62 watt</w:t>
      </w:r>
      <w:r w:rsidR="00364043" w:rsidRPr="005D5E4A">
        <w:rPr>
          <w:rFonts w:ascii="Calibri" w:hAnsi="Calibri"/>
        </w:rPr>
        <w:t>s</w:t>
      </w:r>
      <w:r w:rsidRPr="005D5E4A">
        <w:rPr>
          <w:rFonts w:ascii="Calibri" w:hAnsi="Calibri"/>
        </w:rPr>
        <w:t>/cfm for small duct high velocity HP or AC systems</w:t>
      </w:r>
    </w:p>
    <w:p w14:paraId="1AA56F70" w14:textId="368AECC6" w:rsidR="004B7DB5" w:rsidRPr="005D5E4A" w:rsidRDefault="004B7DB5" w:rsidP="002E1530">
      <w:pPr>
        <w:pStyle w:val="ListParagraph"/>
        <w:numPr>
          <w:ilvl w:val="1"/>
          <w:numId w:val="9"/>
        </w:numPr>
        <w:rPr>
          <w:rFonts w:ascii="Calibri" w:hAnsi="Calibri"/>
          <w:i/>
        </w:rPr>
      </w:pPr>
      <w:r w:rsidRPr="005D5E4A">
        <w:rPr>
          <w:rFonts w:ascii="Calibri" w:hAnsi="Calibri"/>
        </w:rPr>
        <w:t>0.45 watt</w:t>
      </w:r>
      <w:r w:rsidR="00364043" w:rsidRPr="005D5E4A">
        <w:rPr>
          <w:rFonts w:ascii="Calibri" w:hAnsi="Calibri"/>
        </w:rPr>
        <w:t>s</w:t>
      </w:r>
      <w:r w:rsidRPr="005D5E4A">
        <w:rPr>
          <w:rFonts w:ascii="Calibri" w:hAnsi="Calibri"/>
        </w:rPr>
        <w:t>/cfm for central gas furnace or packaged gas furnace systems</w:t>
      </w:r>
    </w:p>
    <w:p w14:paraId="65CE9CB4" w14:textId="0464262A" w:rsidR="006F6146" w:rsidRPr="005D5E4A" w:rsidRDefault="004B7DB5" w:rsidP="002E1530">
      <w:pPr>
        <w:numPr>
          <w:ilvl w:val="1"/>
          <w:numId w:val="9"/>
        </w:numPr>
        <w:contextualSpacing/>
        <w:rPr>
          <w:rFonts w:ascii="Calibri" w:hAnsi="Calibri"/>
          <w:i/>
        </w:rPr>
      </w:pPr>
      <w:r w:rsidRPr="005D5E4A">
        <w:rPr>
          <w:rFonts w:ascii="Calibri" w:hAnsi="Calibri"/>
        </w:rPr>
        <w:t>0.58 watt</w:t>
      </w:r>
      <w:r w:rsidR="00364043" w:rsidRPr="005D5E4A">
        <w:rPr>
          <w:rFonts w:ascii="Calibri" w:hAnsi="Calibri"/>
        </w:rPr>
        <w:t>s</w:t>
      </w:r>
      <w:r w:rsidRPr="005D5E4A">
        <w:rPr>
          <w:rFonts w:ascii="Calibri" w:hAnsi="Calibri"/>
        </w:rPr>
        <w:t>/cfm for all other systems</w:t>
      </w:r>
    </w:p>
    <w:p w14:paraId="65CE9CB5" w14:textId="62C453D7" w:rsidR="006F6146" w:rsidRPr="005D5E4A" w:rsidRDefault="006F6146" w:rsidP="002E1530">
      <w:pPr>
        <w:numPr>
          <w:ilvl w:val="0"/>
          <w:numId w:val="9"/>
        </w:numPr>
        <w:ind w:left="360" w:hanging="360"/>
        <w:contextualSpacing/>
        <w:rPr>
          <w:rFonts w:ascii="Calibri" w:hAnsi="Calibri"/>
          <w:i/>
        </w:rPr>
      </w:pPr>
      <w:r w:rsidRPr="005D5E4A">
        <w:rPr>
          <w:rFonts w:asciiTheme="minorHAnsi" w:hAnsiTheme="minorHAnsi"/>
          <w:i/>
        </w:rPr>
        <w:t>Actual Fan Efficacy (</w:t>
      </w:r>
      <w:r w:rsidR="00364043" w:rsidRPr="005D5E4A">
        <w:rPr>
          <w:rFonts w:asciiTheme="minorHAnsi" w:hAnsiTheme="minorHAnsi"/>
          <w:i/>
        </w:rPr>
        <w:t>w</w:t>
      </w:r>
      <w:r w:rsidRPr="005D5E4A">
        <w:rPr>
          <w:rFonts w:asciiTheme="minorHAnsi" w:hAnsiTheme="minorHAnsi"/>
          <w:i/>
        </w:rPr>
        <w:t xml:space="preserve">atts/cfm): </w:t>
      </w:r>
      <w:r w:rsidRPr="005D5E4A">
        <w:rPr>
          <w:rFonts w:ascii="Calibri" w:hAnsi="Calibri"/>
        </w:rPr>
        <w:t>This field is filled out automatically. It is calculated by dividing the actual tested watts by the actual tested airflow.</w:t>
      </w:r>
    </w:p>
    <w:p w14:paraId="65CE9CB6" w14:textId="20D16CB7" w:rsidR="006F6146" w:rsidRPr="005D5E4A" w:rsidRDefault="006F6146" w:rsidP="002E1530">
      <w:pPr>
        <w:numPr>
          <w:ilvl w:val="0"/>
          <w:numId w:val="9"/>
        </w:numPr>
        <w:ind w:left="360" w:hanging="360"/>
        <w:contextualSpacing/>
        <w:rPr>
          <w:rFonts w:ascii="Calibri" w:hAnsi="Calibri"/>
          <w:i/>
        </w:rPr>
      </w:pPr>
      <w:r w:rsidRPr="005D5E4A">
        <w:rPr>
          <w:rFonts w:asciiTheme="minorHAnsi" w:hAnsiTheme="minorHAnsi"/>
          <w:i/>
        </w:rPr>
        <w:t xml:space="preserve">Compliance Statement: </w:t>
      </w:r>
      <w:r w:rsidRPr="005D5E4A">
        <w:rPr>
          <w:rFonts w:asciiTheme="minorHAnsi" w:hAnsiTheme="minorHAnsi"/>
        </w:rPr>
        <w:t xml:space="preserve">This field is filled out automatically. The result is based on </w:t>
      </w:r>
      <w:proofErr w:type="gramStart"/>
      <w:r w:rsidRPr="005D5E4A">
        <w:rPr>
          <w:rFonts w:asciiTheme="minorHAnsi" w:hAnsiTheme="minorHAnsi"/>
        </w:rPr>
        <w:t>whether or not</w:t>
      </w:r>
      <w:proofErr w:type="gramEnd"/>
      <w:r w:rsidRPr="005D5E4A">
        <w:rPr>
          <w:rFonts w:asciiTheme="minorHAnsi" w:hAnsiTheme="minorHAnsi"/>
        </w:rPr>
        <w:t xml:space="preserve"> the actual fan efficacy meets the required fan efficacy.</w:t>
      </w:r>
    </w:p>
    <w:p w14:paraId="1D447044" w14:textId="77777777" w:rsidR="00332ADB" w:rsidRPr="005D5E4A" w:rsidRDefault="00332ADB" w:rsidP="000F2D06">
      <w:pPr>
        <w:contextualSpacing/>
        <w:rPr>
          <w:rFonts w:ascii="Calibri" w:hAnsi="Calibri"/>
          <w:i/>
        </w:rPr>
      </w:pPr>
    </w:p>
    <w:p w14:paraId="65CE9CB7" w14:textId="43D333E9" w:rsidR="004F6841" w:rsidRPr="005D5E4A" w:rsidRDefault="005A044D" w:rsidP="000F2D06">
      <w:pPr>
        <w:keepNext/>
        <w:rPr>
          <w:rFonts w:asciiTheme="minorHAnsi" w:hAnsiTheme="minorHAnsi"/>
          <w:b/>
        </w:rPr>
      </w:pPr>
      <w:r w:rsidRPr="005D5E4A">
        <w:rPr>
          <w:rFonts w:asciiTheme="minorHAnsi" w:hAnsiTheme="minorHAnsi"/>
          <w:b/>
        </w:rPr>
        <w:t>Section D. Forced Air System Fan Efficacy Measurement – All Zonal Control Modes</w:t>
      </w:r>
    </w:p>
    <w:p w14:paraId="31401CBB" w14:textId="77777777" w:rsidR="00B72566" w:rsidRPr="005D5E4A" w:rsidRDefault="005A044D" w:rsidP="002E1530">
      <w:pPr>
        <w:numPr>
          <w:ilvl w:val="0"/>
          <w:numId w:val="12"/>
        </w:numPr>
        <w:ind w:left="360" w:hanging="360"/>
        <w:contextualSpacing/>
        <w:rPr>
          <w:rFonts w:ascii="Calibri" w:hAnsi="Calibri"/>
        </w:rPr>
      </w:pPr>
      <w:r w:rsidRPr="005D5E4A">
        <w:rPr>
          <w:rFonts w:asciiTheme="minorHAnsi" w:hAnsiTheme="minorHAnsi"/>
          <w:i/>
        </w:rPr>
        <w:t>Number of Independently Controlled Zones:</w:t>
      </w:r>
      <w:r w:rsidR="008264FD" w:rsidRPr="005D5E4A">
        <w:rPr>
          <w:rFonts w:asciiTheme="minorHAnsi" w:hAnsiTheme="minorHAnsi"/>
          <w:i/>
        </w:rPr>
        <w:t xml:space="preserve"> Enter the number of </w:t>
      </w:r>
      <w:r w:rsidR="00311DA4" w:rsidRPr="005D5E4A">
        <w:rPr>
          <w:rFonts w:asciiTheme="minorHAnsi" w:hAnsiTheme="minorHAnsi"/>
          <w:i/>
        </w:rPr>
        <w:t xml:space="preserve">independently controlled </w:t>
      </w:r>
      <w:r w:rsidR="008264FD" w:rsidRPr="005D5E4A">
        <w:rPr>
          <w:rFonts w:asciiTheme="minorHAnsi" w:hAnsiTheme="minorHAnsi"/>
          <w:i/>
        </w:rPr>
        <w:t>zones</w:t>
      </w:r>
      <w:r w:rsidR="00311DA4" w:rsidRPr="005D5E4A">
        <w:rPr>
          <w:rFonts w:asciiTheme="minorHAnsi" w:hAnsiTheme="minorHAnsi"/>
          <w:i/>
        </w:rPr>
        <w:t>.</w:t>
      </w:r>
    </w:p>
    <w:p w14:paraId="5322A0FA" w14:textId="21604428" w:rsidR="00311DA4" w:rsidRPr="005D5E4A" w:rsidRDefault="00311DA4" w:rsidP="002E1530">
      <w:pPr>
        <w:numPr>
          <w:ilvl w:val="0"/>
          <w:numId w:val="12"/>
        </w:numPr>
        <w:ind w:left="360" w:hanging="360"/>
        <w:contextualSpacing/>
        <w:rPr>
          <w:rFonts w:ascii="Calibri" w:hAnsi="Calibri"/>
        </w:rPr>
      </w:pPr>
      <w:r w:rsidRPr="005D5E4A">
        <w:rPr>
          <w:rFonts w:ascii="Calibri" w:hAnsi="Calibri"/>
          <w:i/>
        </w:rPr>
        <w:t>Required Fan Efficacy (Watts/cfm):</w:t>
      </w:r>
      <w:r w:rsidRPr="005D5E4A">
        <w:rPr>
          <w:rFonts w:ascii="Calibri" w:hAnsi="Calibri"/>
        </w:rPr>
        <w:t xml:space="preserve"> This field is filled out automatically and referenced from MCH-01. Values below are used unless higher efficacy values are </w:t>
      </w:r>
      <w:r w:rsidR="008623B6" w:rsidRPr="005D5E4A">
        <w:rPr>
          <w:rFonts w:ascii="Calibri" w:hAnsi="Calibri"/>
        </w:rPr>
        <w:t>listed</w:t>
      </w:r>
      <w:r w:rsidRPr="005D5E4A">
        <w:rPr>
          <w:rFonts w:ascii="Calibri" w:hAnsi="Calibri"/>
        </w:rPr>
        <w:t xml:space="preserve"> on the CF1R for performance compliance.</w:t>
      </w:r>
    </w:p>
    <w:p w14:paraId="72866C50" w14:textId="77777777" w:rsidR="00311DA4" w:rsidRPr="005D5E4A" w:rsidRDefault="00311DA4" w:rsidP="002E1530">
      <w:pPr>
        <w:pStyle w:val="ListParagraph"/>
        <w:numPr>
          <w:ilvl w:val="1"/>
          <w:numId w:val="12"/>
        </w:numPr>
        <w:rPr>
          <w:rFonts w:ascii="Calibri" w:hAnsi="Calibri"/>
          <w:i/>
        </w:rPr>
      </w:pPr>
      <w:r w:rsidRPr="005D5E4A">
        <w:rPr>
          <w:rFonts w:ascii="Calibri" w:hAnsi="Calibri"/>
        </w:rPr>
        <w:t>0.62 watt/cfm for small duct high velocity HP or AC systems</w:t>
      </w:r>
    </w:p>
    <w:p w14:paraId="4DF24CF9" w14:textId="77777777" w:rsidR="00311DA4" w:rsidRPr="005D5E4A" w:rsidRDefault="00311DA4" w:rsidP="002E1530">
      <w:pPr>
        <w:pStyle w:val="ListParagraph"/>
        <w:numPr>
          <w:ilvl w:val="1"/>
          <w:numId w:val="12"/>
        </w:numPr>
        <w:rPr>
          <w:rFonts w:ascii="Calibri" w:hAnsi="Calibri"/>
          <w:i/>
        </w:rPr>
      </w:pPr>
      <w:r w:rsidRPr="005D5E4A">
        <w:rPr>
          <w:rFonts w:ascii="Calibri" w:hAnsi="Calibri"/>
        </w:rPr>
        <w:t>0.45 watt/cfm for central gas furnace or packaged gas furnace systems</w:t>
      </w:r>
    </w:p>
    <w:p w14:paraId="5ED16A32" w14:textId="2D8574C8" w:rsidR="005D779B" w:rsidRPr="005D5E4A" w:rsidRDefault="00311DA4" w:rsidP="002E1530">
      <w:pPr>
        <w:pStyle w:val="ListParagraph"/>
        <w:numPr>
          <w:ilvl w:val="1"/>
          <w:numId w:val="12"/>
        </w:numPr>
        <w:rPr>
          <w:rFonts w:ascii="Calibri" w:hAnsi="Calibri"/>
          <w:i/>
        </w:rPr>
      </w:pPr>
      <w:r w:rsidRPr="005D5E4A">
        <w:rPr>
          <w:rFonts w:ascii="Calibri" w:hAnsi="Calibri"/>
        </w:rPr>
        <w:lastRenderedPageBreak/>
        <w:t>0.58 watt/cfm for all other systems</w:t>
      </w:r>
    </w:p>
    <w:p w14:paraId="6258BF19" w14:textId="43A7774F" w:rsidR="001802CC" w:rsidRPr="005D5E4A" w:rsidRDefault="001802CC" w:rsidP="002E1530">
      <w:pPr>
        <w:numPr>
          <w:ilvl w:val="0"/>
          <w:numId w:val="12"/>
        </w:numPr>
        <w:ind w:left="360" w:hanging="360"/>
        <w:contextualSpacing/>
        <w:rPr>
          <w:rFonts w:ascii="Calibri" w:hAnsi="Calibri"/>
        </w:rPr>
      </w:pPr>
      <w:r w:rsidRPr="005D5E4A">
        <w:rPr>
          <w:rFonts w:ascii="Calibri" w:hAnsi="Calibri"/>
          <w:i/>
        </w:rPr>
        <w:t>Zone Name</w:t>
      </w:r>
      <w:r w:rsidRPr="005D5E4A">
        <w:rPr>
          <w:rFonts w:ascii="Calibri" w:hAnsi="Calibri"/>
        </w:rPr>
        <w:t xml:space="preserve">: Enter </w:t>
      </w:r>
      <w:r w:rsidR="00672473" w:rsidRPr="005D5E4A">
        <w:rPr>
          <w:rFonts w:ascii="Calibri" w:hAnsi="Calibri"/>
        </w:rPr>
        <w:t xml:space="preserve">a </w:t>
      </w:r>
      <w:r w:rsidRPr="005D5E4A">
        <w:rPr>
          <w:rFonts w:ascii="Calibri" w:hAnsi="Calibri"/>
        </w:rPr>
        <w:t>unique name for each independent zone.</w:t>
      </w:r>
    </w:p>
    <w:p w14:paraId="0987E785" w14:textId="034807E3" w:rsidR="001802CC" w:rsidRPr="005D5E4A" w:rsidRDefault="001802CC" w:rsidP="002E1530">
      <w:pPr>
        <w:numPr>
          <w:ilvl w:val="0"/>
          <w:numId w:val="12"/>
        </w:numPr>
        <w:ind w:left="360" w:hanging="360"/>
        <w:contextualSpacing/>
        <w:rPr>
          <w:rFonts w:ascii="Calibri" w:hAnsi="Calibri"/>
        </w:rPr>
      </w:pPr>
      <w:r w:rsidRPr="005D5E4A">
        <w:rPr>
          <w:rFonts w:ascii="Calibri" w:hAnsi="Calibri"/>
          <w:i/>
        </w:rPr>
        <w:t>Zone Description</w:t>
      </w:r>
      <w:r w:rsidRPr="005D5E4A">
        <w:rPr>
          <w:rFonts w:ascii="Calibri" w:hAnsi="Calibri"/>
        </w:rPr>
        <w:t xml:space="preserve">: </w:t>
      </w:r>
      <w:r w:rsidR="00672473" w:rsidRPr="005D5E4A">
        <w:rPr>
          <w:rFonts w:ascii="Calibri" w:hAnsi="Calibri"/>
        </w:rPr>
        <w:t>Enter a description of the zone (</w:t>
      </w:r>
      <w:proofErr w:type="gramStart"/>
      <w:r w:rsidR="00672473" w:rsidRPr="005D5E4A">
        <w:rPr>
          <w:rFonts w:ascii="Calibri" w:hAnsi="Calibri"/>
        </w:rPr>
        <w:t>e.g.</w:t>
      </w:r>
      <w:proofErr w:type="gramEnd"/>
      <w:r w:rsidR="00672473" w:rsidRPr="005D5E4A">
        <w:rPr>
          <w:rFonts w:ascii="Calibri" w:hAnsi="Calibri"/>
        </w:rPr>
        <w:t xml:space="preserve"> upstairs, downstairs).</w:t>
      </w:r>
    </w:p>
    <w:p w14:paraId="210C3CF7" w14:textId="65B94B4E" w:rsidR="001802CC" w:rsidRPr="005D5E4A" w:rsidRDefault="00057DB2" w:rsidP="002E1530">
      <w:pPr>
        <w:numPr>
          <w:ilvl w:val="0"/>
          <w:numId w:val="12"/>
        </w:numPr>
        <w:ind w:left="360" w:hanging="360"/>
        <w:contextualSpacing/>
        <w:rPr>
          <w:rFonts w:ascii="Calibri" w:hAnsi="Calibri"/>
        </w:rPr>
      </w:pPr>
      <w:r w:rsidRPr="005D5E4A">
        <w:rPr>
          <w:rFonts w:ascii="Calibri" w:hAnsi="Calibri"/>
          <w:i/>
        </w:rPr>
        <w:t>Measured Watt Draw with All Other Zones Off</w:t>
      </w:r>
      <w:r w:rsidRPr="005D5E4A">
        <w:rPr>
          <w:rFonts w:ascii="Calibri" w:hAnsi="Calibri"/>
        </w:rPr>
        <w:t xml:space="preserve">: </w:t>
      </w:r>
      <w:r w:rsidR="00FB1F76" w:rsidRPr="005D5E4A">
        <w:rPr>
          <w:rFonts w:ascii="Calibri" w:hAnsi="Calibri"/>
        </w:rPr>
        <w:t xml:space="preserve">Enter the number of watts tested using the device specified in Section B and tested with all </w:t>
      </w:r>
      <w:r w:rsidR="00672473" w:rsidRPr="005D5E4A">
        <w:rPr>
          <w:rFonts w:ascii="Calibri" w:hAnsi="Calibri"/>
        </w:rPr>
        <w:t xml:space="preserve">other </w:t>
      </w:r>
      <w:r w:rsidR="00FB1F76" w:rsidRPr="005D5E4A">
        <w:rPr>
          <w:rFonts w:ascii="Calibri" w:hAnsi="Calibri"/>
        </w:rPr>
        <w:t xml:space="preserve">zones </w:t>
      </w:r>
      <w:r w:rsidR="00672473" w:rsidRPr="005D5E4A">
        <w:rPr>
          <w:rFonts w:ascii="Calibri" w:hAnsi="Calibri"/>
        </w:rPr>
        <w:t>off</w:t>
      </w:r>
      <w:r w:rsidR="00FB1F76" w:rsidRPr="005D5E4A">
        <w:rPr>
          <w:rFonts w:ascii="Calibri" w:hAnsi="Calibri"/>
        </w:rPr>
        <w:t>.</w:t>
      </w:r>
    </w:p>
    <w:p w14:paraId="76BEA74E" w14:textId="50E2714F" w:rsidR="00057DB2" w:rsidRPr="005D5E4A" w:rsidRDefault="00057DB2" w:rsidP="002E1530">
      <w:pPr>
        <w:numPr>
          <w:ilvl w:val="0"/>
          <w:numId w:val="12"/>
        </w:numPr>
        <w:ind w:left="360" w:hanging="360"/>
        <w:contextualSpacing/>
        <w:rPr>
          <w:rFonts w:ascii="Calibri" w:hAnsi="Calibri"/>
        </w:rPr>
      </w:pPr>
      <w:r w:rsidRPr="005D5E4A">
        <w:rPr>
          <w:rFonts w:ascii="Calibri" w:hAnsi="Calibri"/>
          <w:i/>
        </w:rPr>
        <w:t>Measured Airflow with All Other Zones Off</w:t>
      </w:r>
      <w:r w:rsidRPr="005D5E4A">
        <w:rPr>
          <w:rFonts w:ascii="Calibri" w:hAnsi="Calibri"/>
        </w:rPr>
        <w:t>:</w:t>
      </w:r>
      <w:r w:rsidR="00672473" w:rsidRPr="005D5E4A">
        <w:rPr>
          <w:rFonts w:ascii="Calibri" w:hAnsi="Calibri"/>
        </w:rPr>
        <w:t xml:space="preserve"> This field is filled out automatically. It is referenced from the </w:t>
      </w:r>
      <w:del w:id="28" w:author="Alhabibi, Haider@Energy" w:date="2022-10-20T10:33:00Z">
        <w:r w:rsidR="00E9206A" w:rsidRPr="005D5E4A" w:rsidDel="00FB1446">
          <w:rPr>
            <w:rFonts w:ascii="Calibri" w:hAnsi="Calibri"/>
          </w:rPr>
          <w:delText>LMCI</w:delText>
        </w:r>
        <w:r w:rsidR="00672473" w:rsidRPr="005D5E4A" w:rsidDel="00FB1446">
          <w:rPr>
            <w:rFonts w:ascii="Calibri" w:hAnsi="Calibri"/>
          </w:rPr>
          <w:delText>-MCH-23</w:delText>
        </w:r>
      </w:del>
      <w:ins w:id="29" w:author="Alhabibi, Haider@Energy" w:date="2022-10-20T10:33:00Z">
        <w:r w:rsidR="00FB1446">
          <w:rPr>
            <w:rFonts w:ascii="Calibri" w:hAnsi="Calibri"/>
          </w:rPr>
          <w:t>LMCV-MCH-23</w:t>
        </w:r>
      </w:ins>
      <w:r w:rsidR="00672473" w:rsidRPr="005D5E4A">
        <w:rPr>
          <w:rFonts w:ascii="Calibri" w:hAnsi="Calibri"/>
        </w:rPr>
        <w:t>, which must be completed prior to this document.</w:t>
      </w:r>
    </w:p>
    <w:p w14:paraId="4F1AE1DD" w14:textId="724EBC0F" w:rsidR="00057DB2" w:rsidRPr="005D5E4A" w:rsidRDefault="00057DB2" w:rsidP="002E1530">
      <w:pPr>
        <w:numPr>
          <w:ilvl w:val="0"/>
          <w:numId w:val="12"/>
        </w:numPr>
        <w:ind w:left="360" w:hanging="360"/>
        <w:contextualSpacing/>
        <w:rPr>
          <w:rFonts w:ascii="Calibri" w:hAnsi="Calibri"/>
        </w:rPr>
      </w:pPr>
      <w:r w:rsidRPr="005D5E4A">
        <w:rPr>
          <w:rFonts w:ascii="Calibri" w:hAnsi="Calibri"/>
          <w:i/>
        </w:rPr>
        <w:t>Calculated Fan Efficacy</w:t>
      </w:r>
      <w:r w:rsidRPr="005D5E4A">
        <w:rPr>
          <w:rFonts w:ascii="Calibri" w:hAnsi="Calibri"/>
        </w:rPr>
        <w:t>:</w:t>
      </w:r>
      <w:r w:rsidR="00FB1F76" w:rsidRPr="005D5E4A">
        <w:rPr>
          <w:rFonts w:ascii="Calibri" w:hAnsi="Calibri"/>
        </w:rPr>
        <w:t xml:space="preserve"> This field is filled out automatically. It is calculated by dividing the measured watt draw by the measured airflow.</w:t>
      </w:r>
    </w:p>
    <w:p w14:paraId="65E6896A" w14:textId="40D5C192" w:rsidR="00057DB2" w:rsidRPr="005D5E4A" w:rsidRDefault="00057DB2" w:rsidP="002E1530">
      <w:pPr>
        <w:numPr>
          <w:ilvl w:val="0"/>
          <w:numId w:val="12"/>
        </w:numPr>
        <w:ind w:left="360" w:hanging="360"/>
        <w:contextualSpacing/>
        <w:rPr>
          <w:rFonts w:ascii="Calibri" w:hAnsi="Calibri"/>
        </w:rPr>
      </w:pPr>
      <w:r w:rsidRPr="005D5E4A">
        <w:rPr>
          <w:rFonts w:ascii="Calibri" w:hAnsi="Calibri"/>
          <w:i/>
        </w:rPr>
        <w:t>Zone Compliance Status</w:t>
      </w:r>
      <w:r w:rsidRPr="005D5E4A">
        <w:rPr>
          <w:rFonts w:ascii="Calibri" w:hAnsi="Calibri"/>
        </w:rPr>
        <w:t>:</w:t>
      </w:r>
      <w:r w:rsidR="00672473" w:rsidRPr="005D5E4A">
        <w:rPr>
          <w:rFonts w:asciiTheme="minorHAnsi" w:hAnsiTheme="minorHAnsi"/>
        </w:rPr>
        <w:t xml:space="preserve"> This field is filled out automatically. The result is based on </w:t>
      </w:r>
      <w:proofErr w:type="gramStart"/>
      <w:r w:rsidR="00672473" w:rsidRPr="005D5E4A">
        <w:rPr>
          <w:rFonts w:asciiTheme="minorHAnsi" w:hAnsiTheme="minorHAnsi"/>
        </w:rPr>
        <w:t>whether or not</w:t>
      </w:r>
      <w:proofErr w:type="gramEnd"/>
      <w:r w:rsidR="00672473" w:rsidRPr="005D5E4A">
        <w:rPr>
          <w:rFonts w:asciiTheme="minorHAnsi" w:hAnsiTheme="minorHAnsi"/>
        </w:rPr>
        <w:t xml:space="preserve"> the actual fan efficacy meets the required fan efficacy for this zone.</w:t>
      </w:r>
    </w:p>
    <w:p w14:paraId="7AC5FAA4" w14:textId="52349DF6" w:rsidR="00057DB2" w:rsidRPr="005D5E4A" w:rsidRDefault="00057DB2" w:rsidP="002E1530">
      <w:pPr>
        <w:numPr>
          <w:ilvl w:val="0"/>
          <w:numId w:val="12"/>
        </w:numPr>
        <w:ind w:left="360" w:hanging="360"/>
        <w:contextualSpacing/>
        <w:rPr>
          <w:rFonts w:ascii="Calibri" w:hAnsi="Calibri"/>
        </w:rPr>
      </w:pPr>
      <w:r w:rsidRPr="005D5E4A">
        <w:rPr>
          <w:rFonts w:ascii="Calibri" w:hAnsi="Calibri"/>
          <w:i/>
        </w:rPr>
        <w:t>Compliance Statement</w:t>
      </w:r>
      <w:r w:rsidRPr="005D5E4A">
        <w:rPr>
          <w:rFonts w:ascii="Calibri" w:hAnsi="Calibri"/>
        </w:rPr>
        <w:t>:</w:t>
      </w:r>
      <w:r w:rsidRPr="005D5E4A">
        <w:rPr>
          <w:rFonts w:asciiTheme="minorHAnsi" w:hAnsiTheme="minorHAnsi"/>
        </w:rPr>
        <w:t xml:space="preserve"> This field is filled out automatically. The result is based on </w:t>
      </w:r>
      <w:proofErr w:type="gramStart"/>
      <w:r w:rsidRPr="005D5E4A">
        <w:rPr>
          <w:rFonts w:asciiTheme="minorHAnsi" w:hAnsiTheme="minorHAnsi"/>
        </w:rPr>
        <w:t>whether or not</w:t>
      </w:r>
      <w:proofErr w:type="gramEnd"/>
      <w:r w:rsidRPr="005D5E4A">
        <w:rPr>
          <w:rFonts w:asciiTheme="minorHAnsi" w:hAnsiTheme="minorHAnsi"/>
        </w:rPr>
        <w:t xml:space="preserve"> the actual fan efficacy meets the required fan efficacy</w:t>
      </w:r>
      <w:r w:rsidR="00672473" w:rsidRPr="005D5E4A">
        <w:rPr>
          <w:rFonts w:asciiTheme="minorHAnsi" w:hAnsiTheme="minorHAnsi"/>
        </w:rPr>
        <w:t xml:space="preserve"> for all zones tested.</w:t>
      </w:r>
    </w:p>
    <w:p w14:paraId="407879E4" w14:textId="77777777" w:rsidR="008623B6" w:rsidRPr="005D5E4A" w:rsidRDefault="008623B6" w:rsidP="000F2D06">
      <w:pPr>
        <w:contextualSpacing/>
        <w:rPr>
          <w:rFonts w:asciiTheme="minorHAnsi" w:hAnsiTheme="minorHAnsi"/>
          <w:b/>
        </w:rPr>
      </w:pPr>
    </w:p>
    <w:p w14:paraId="471C2C2A" w14:textId="403388D7" w:rsidR="006C4DDC" w:rsidRPr="005D5E4A" w:rsidRDefault="006C4DDC" w:rsidP="000F2D06">
      <w:pPr>
        <w:contextualSpacing/>
        <w:rPr>
          <w:rFonts w:ascii="Calibri" w:hAnsi="Calibri"/>
          <w:b/>
        </w:rPr>
      </w:pPr>
      <w:r w:rsidRPr="005D5E4A">
        <w:rPr>
          <w:rFonts w:asciiTheme="minorHAnsi" w:hAnsiTheme="minorHAnsi"/>
          <w:b/>
        </w:rPr>
        <w:t xml:space="preserve">Section E. </w:t>
      </w:r>
      <w:r w:rsidRPr="005D5E4A">
        <w:rPr>
          <w:rFonts w:ascii="Calibri" w:hAnsi="Calibri"/>
          <w:b/>
        </w:rPr>
        <w:t>Central Fan Ventilation Cooling System Fan Efficacy Measurement</w:t>
      </w:r>
    </w:p>
    <w:p w14:paraId="6AE09C6C" w14:textId="1048A180" w:rsidR="0070474F" w:rsidRPr="005D5E4A" w:rsidRDefault="0070474F" w:rsidP="002E1530">
      <w:pPr>
        <w:numPr>
          <w:ilvl w:val="0"/>
          <w:numId w:val="11"/>
        </w:numPr>
        <w:ind w:left="360" w:hanging="360"/>
        <w:contextualSpacing/>
        <w:rPr>
          <w:rFonts w:ascii="Calibri" w:hAnsi="Calibri"/>
        </w:rPr>
      </w:pPr>
      <w:r w:rsidRPr="005D5E4A">
        <w:rPr>
          <w:rFonts w:ascii="Calibri" w:hAnsi="Calibri"/>
          <w:i/>
        </w:rPr>
        <w:t xml:space="preserve">Actual Tested Watts: </w:t>
      </w:r>
      <w:r w:rsidRPr="005D5E4A">
        <w:rPr>
          <w:rFonts w:ascii="Calibri" w:hAnsi="Calibri"/>
        </w:rPr>
        <w:t>Enter the number of watts tested using the device specified in Section B and tested at ventilation cooling airflow rate.</w:t>
      </w:r>
    </w:p>
    <w:p w14:paraId="51575C25" w14:textId="470EDD7D" w:rsidR="0070474F" w:rsidRPr="005D5E4A" w:rsidRDefault="0070474F" w:rsidP="002E1530">
      <w:pPr>
        <w:numPr>
          <w:ilvl w:val="0"/>
          <w:numId w:val="11"/>
        </w:numPr>
        <w:ind w:left="360" w:hanging="360"/>
        <w:contextualSpacing/>
        <w:rPr>
          <w:rFonts w:ascii="Calibri" w:hAnsi="Calibri"/>
          <w:i/>
        </w:rPr>
      </w:pPr>
      <w:r w:rsidRPr="005D5E4A">
        <w:rPr>
          <w:rFonts w:ascii="Calibri" w:hAnsi="Calibri"/>
          <w:i/>
        </w:rPr>
        <w:t xml:space="preserve">Actual Tested Ventilation Airflow from MCH-23: </w:t>
      </w:r>
      <w:r w:rsidRPr="005D5E4A">
        <w:rPr>
          <w:rFonts w:ascii="Calibri" w:hAnsi="Calibri"/>
        </w:rPr>
        <w:t xml:space="preserve">This field is filled out automatically. It is referenced from the </w:t>
      </w:r>
      <w:r w:rsidR="00E9206A" w:rsidRPr="005D5E4A">
        <w:rPr>
          <w:rFonts w:ascii="Calibri" w:hAnsi="Calibri"/>
        </w:rPr>
        <w:t>LMCI</w:t>
      </w:r>
      <w:r w:rsidRPr="005D5E4A">
        <w:rPr>
          <w:rFonts w:ascii="Calibri" w:hAnsi="Calibri"/>
        </w:rPr>
        <w:t>-MCH-23, which must be completed prior to this document.</w:t>
      </w:r>
    </w:p>
    <w:p w14:paraId="6DF02181" w14:textId="4726BCE7" w:rsidR="0070474F" w:rsidRPr="005D5E4A" w:rsidRDefault="0070474F" w:rsidP="002E1530">
      <w:pPr>
        <w:numPr>
          <w:ilvl w:val="0"/>
          <w:numId w:val="11"/>
        </w:numPr>
        <w:ind w:left="360" w:hanging="360"/>
        <w:contextualSpacing/>
        <w:rPr>
          <w:rFonts w:ascii="Calibri" w:hAnsi="Calibri"/>
          <w:i/>
        </w:rPr>
      </w:pPr>
      <w:r w:rsidRPr="005D5E4A">
        <w:rPr>
          <w:rFonts w:ascii="Calibri" w:hAnsi="Calibri"/>
          <w:i/>
        </w:rPr>
        <w:t xml:space="preserve">Required Fan Efficacy: </w:t>
      </w:r>
      <w:r w:rsidRPr="005D5E4A">
        <w:rPr>
          <w:rFonts w:ascii="Calibri" w:hAnsi="Calibri"/>
        </w:rPr>
        <w:t>This field is filled out automatically and referenced from MCH-01.</w:t>
      </w:r>
      <w:r w:rsidR="008623B6" w:rsidRPr="005D5E4A">
        <w:t xml:space="preserve"> </w:t>
      </w:r>
      <w:r w:rsidR="008623B6" w:rsidRPr="005D5E4A">
        <w:rPr>
          <w:rFonts w:ascii="Calibri" w:hAnsi="Calibri"/>
        </w:rPr>
        <w:t>Values below are used unless higher efficacy values are listed on the CF1R for performance compliance.</w:t>
      </w:r>
    </w:p>
    <w:p w14:paraId="1AE3DC09" w14:textId="77777777" w:rsidR="008623B6" w:rsidRPr="005D5E4A" w:rsidRDefault="008623B6" w:rsidP="002E1530">
      <w:pPr>
        <w:numPr>
          <w:ilvl w:val="1"/>
          <w:numId w:val="11"/>
        </w:numPr>
        <w:contextualSpacing/>
        <w:rPr>
          <w:rFonts w:ascii="Calibri" w:hAnsi="Calibri"/>
          <w:i/>
        </w:rPr>
      </w:pPr>
      <w:r w:rsidRPr="005D5E4A">
        <w:rPr>
          <w:rFonts w:ascii="Calibri" w:hAnsi="Calibri"/>
        </w:rPr>
        <w:t>0.62 watt/cfm for small duct high velocity HP or AC systems</w:t>
      </w:r>
      <w:r w:rsidRPr="005D5E4A">
        <w:rPr>
          <w:rFonts w:ascii="Calibri" w:hAnsi="Calibri"/>
          <w:i/>
        </w:rPr>
        <w:t xml:space="preserve"> </w:t>
      </w:r>
    </w:p>
    <w:p w14:paraId="1EBB2847" w14:textId="77777777" w:rsidR="008623B6" w:rsidRPr="005D5E4A" w:rsidRDefault="008623B6" w:rsidP="002E1530">
      <w:pPr>
        <w:numPr>
          <w:ilvl w:val="1"/>
          <w:numId w:val="11"/>
        </w:numPr>
        <w:contextualSpacing/>
        <w:rPr>
          <w:rFonts w:ascii="Calibri" w:hAnsi="Calibri"/>
          <w:i/>
        </w:rPr>
      </w:pPr>
      <w:r w:rsidRPr="005D5E4A">
        <w:rPr>
          <w:rFonts w:ascii="Calibri" w:hAnsi="Calibri"/>
        </w:rPr>
        <w:t>0.45 watt/cfm for central gas furnace or packaged gas furnace systems</w:t>
      </w:r>
      <w:r w:rsidRPr="005D5E4A">
        <w:rPr>
          <w:rFonts w:ascii="Calibri" w:hAnsi="Calibri"/>
          <w:i/>
        </w:rPr>
        <w:t xml:space="preserve"> </w:t>
      </w:r>
    </w:p>
    <w:p w14:paraId="5473D3B2" w14:textId="2C4E28FB" w:rsidR="008623B6" w:rsidRPr="005D5E4A" w:rsidRDefault="008623B6" w:rsidP="002E1530">
      <w:pPr>
        <w:numPr>
          <w:ilvl w:val="1"/>
          <w:numId w:val="11"/>
        </w:numPr>
        <w:contextualSpacing/>
        <w:rPr>
          <w:rFonts w:ascii="Calibri" w:hAnsi="Calibri"/>
          <w:i/>
        </w:rPr>
      </w:pPr>
      <w:r w:rsidRPr="005D5E4A">
        <w:rPr>
          <w:rFonts w:ascii="Calibri" w:hAnsi="Calibri"/>
        </w:rPr>
        <w:t>0.58 watt/cfm for all other systems</w:t>
      </w:r>
    </w:p>
    <w:p w14:paraId="1E5B4369" w14:textId="455ADA41" w:rsidR="009E0F9E" w:rsidRPr="005D5E4A" w:rsidRDefault="00CD4AFC" w:rsidP="002E1530">
      <w:pPr>
        <w:numPr>
          <w:ilvl w:val="0"/>
          <w:numId w:val="11"/>
        </w:numPr>
        <w:ind w:left="360" w:hanging="360"/>
        <w:contextualSpacing/>
        <w:rPr>
          <w:rFonts w:ascii="Calibri" w:hAnsi="Calibri"/>
        </w:rPr>
      </w:pPr>
      <w:r w:rsidRPr="005D5E4A">
        <w:rPr>
          <w:rFonts w:ascii="Calibri" w:hAnsi="Calibri"/>
          <w:i/>
        </w:rPr>
        <w:t>Actual Fan Efficacy:</w:t>
      </w:r>
      <w:r w:rsidR="009E0F9E" w:rsidRPr="005D5E4A">
        <w:rPr>
          <w:rFonts w:ascii="Calibri" w:hAnsi="Calibri"/>
          <w:i/>
        </w:rPr>
        <w:t xml:space="preserve"> </w:t>
      </w:r>
      <w:r w:rsidR="009E0F9E" w:rsidRPr="005D5E4A">
        <w:rPr>
          <w:rFonts w:ascii="Calibri" w:hAnsi="Calibri"/>
        </w:rPr>
        <w:t>This field is filled out automatically. This is calculated by dividing the measured watt draw by the measured airflow.</w:t>
      </w:r>
    </w:p>
    <w:p w14:paraId="5E780F66" w14:textId="39DE4073" w:rsidR="009E0F9E" w:rsidRPr="005D5E4A" w:rsidRDefault="009E0F9E" w:rsidP="002E1530">
      <w:pPr>
        <w:numPr>
          <w:ilvl w:val="0"/>
          <w:numId w:val="11"/>
        </w:numPr>
        <w:ind w:left="360" w:hanging="360"/>
        <w:contextualSpacing/>
        <w:rPr>
          <w:rFonts w:ascii="Calibri" w:hAnsi="Calibri"/>
          <w:i/>
        </w:rPr>
      </w:pPr>
      <w:r w:rsidRPr="005D5E4A">
        <w:rPr>
          <w:rFonts w:ascii="Calibri" w:hAnsi="Calibri"/>
          <w:i/>
        </w:rPr>
        <w:t xml:space="preserve">Compliance Statement: </w:t>
      </w:r>
      <w:r w:rsidRPr="005D5E4A">
        <w:rPr>
          <w:rFonts w:asciiTheme="minorHAnsi" w:hAnsiTheme="minorHAnsi"/>
        </w:rPr>
        <w:t xml:space="preserve">This field is filled out automatically. The result is based on </w:t>
      </w:r>
      <w:proofErr w:type="gramStart"/>
      <w:r w:rsidRPr="005D5E4A">
        <w:rPr>
          <w:rFonts w:asciiTheme="minorHAnsi" w:hAnsiTheme="minorHAnsi"/>
        </w:rPr>
        <w:t>whether or not</w:t>
      </w:r>
      <w:proofErr w:type="gramEnd"/>
      <w:r w:rsidRPr="005D5E4A">
        <w:rPr>
          <w:rFonts w:asciiTheme="minorHAnsi" w:hAnsiTheme="minorHAnsi"/>
        </w:rPr>
        <w:t xml:space="preserve"> the actual fan efficacy meets the required fan efficacy for all zones tested.</w:t>
      </w:r>
    </w:p>
    <w:p w14:paraId="054DAF0E" w14:textId="77777777" w:rsidR="0070474F" w:rsidRPr="005D5E4A" w:rsidRDefault="0070474F" w:rsidP="000F2D06">
      <w:pPr>
        <w:contextualSpacing/>
        <w:rPr>
          <w:rFonts w:ascii="Calibri" w:hAnsi="Calibri"/>
          <w:b/>
        </w:rPr>
      </w:pPr>
    </w:p>
    <w:p w14:paraId="05C034F3" w14:textId="24006EFE" w:rsidR="006C4DDC" w:rsidRPr="005D5E4A" w:rsidRDefault="006C4DDC" w:rsidP="000F2D06">
      <w:pPr>
        <w:contextualSpacing/>
        <w:rPr>
          <w:rFonts w:ascii="Calibri" w:hAnsi="Calibri"/>
          <w:b/>
        </w:rPr>
      </w:pPr>
      <w:r w:rsidRPr="005D5E4A">
        <w:rPr>
          <w:rFonts w:ascii="Calibri" w:hAnsi="Calibri"/>
          <w:b/>
        </w:rPr>
        <w:t>Section F. Additional Requirements</w:t>
      </w:r>
    </w:p>
    <w:p w14:paraId="0B4DE890" w14:textId="77777777" w:rsidR="006C4DDC" w:rsidRPr="005D5E4A" w:rsidRDefault="006C4DD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19502678" w14:textId="77777777" w:rsidR="006C4DDC" w:rsidRPr="005D5E4A" w:rsidRDefault="006C4DD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2F18EDAC" w14:textId="77777777" w:rsidR="006C4DDC" w:rsidRPr="005D5E4A" w:rsidRDefault="006C4DD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701F2185" w14:textId="77777777" w:rsidR="006C4DDC" w:rsidRPr="005D5E4A" w:rsidRDefault="006C4DD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2175C8D1" w14:textId="77777777" w:rsidR="006C4DDC" w:rsidRPr="005D5E4A" w:rsidRDefault="006C4DD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3FAEC9DC" w14:textId="39B65174" w:rsidR="006C4DDC" w:rsidRPr="005D5E4A" w:rsidRDefault="006C4DD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5038FCC4" w14:textId="29DBED20" w:rsidR="00077E2C" w:rsidRPr="005D5E4A" w:rsidRDefault="00077E2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243BF396" w14:textId="77777777" w:rsidR="00707BC0" w:rsidRPr="005D5E4A" w:rsidRDefault="00707BC0" w:rsidP="002E1530">
      <w:pPr>
        <w:numPr>
          <w:ilvl w:val="0"/>
          <w:numId w:val="10"/>
        </w:numPr>
        <w:ind w:left="360" w:hanging="360"/>
        <w:rPr>
          <w:rFonts w:asciiTheme="minorHAnsi" w:hAnsiTheme="minorHAnsi"/>
        </w:rPr>
      </w:pPr>
      <w:r w:rsidRPr="005D5E4A">
        <w:rPr>
          <w:rFonts w:asciiTheme="minorHAnsi" w:hAnsiTheme="minorHAnsi"/>
          <w:i/>
        </w:rPr>
        <w:t>Verification Status:</w:t>
      </w:r>
      <w:r w:rsidRPr="005D5E4A">
        <w:rPr>
          <w:rFonts w:asciiTheme="minorHAnsi" w:hAnsiTheme="minorHAnsi"/>
        </w:rPr>
        <w:t xml:space="preserve"> If this Section does not apply, then select “All N/A”. If the system meets the criteria for </w:t>
      </w:r>
      <w:r w:rsidRPr="005D5E4A">
        <w:rPr>
          <w:rFonts w:asciiTheme="minorHAnsi" w:hAnsiTheme="minorHAnsi"/>
          <w:i/>
        </w:rPr>
        <w:t>Ducts Located in Conditioned Space</w:t>
      </w:r>
      <w:r w:rsidRPr="005D5E4A">
        <w:rPr>
          <w:rFonts w:asciiTheme="minorHAnsi" w:hAnsiTheme="minorHAnsi"/>
        </w:rPr>
        <w:t xml:space="preserve"> </w:t>
      </w:r>
      <w:proofErr w:type="gramStart"/>
      <w:r w:rsidRPr="005D5E4A">
        <w:rPr>
          <w:rFonts w:asciiTheme="minorHAnsi" w:hAnsiTheme="minorHAnsi"/>
        </w:rPr>
        <w:t>credit</w:t>
      </w:r>
      <w:proofErr w:type="gramEnd"/>
      <w:r w:rsidRPr="005D5E4A">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7524BD43" w14:textId="2AFC798A" w:rsidR="00707BC0" w:rsidRPr="005D5E4A" w:rsidRDefault="00707BC0" w:rsidP="002E1530">
      <w:pPr>
        <w:numPr>
          <w:ilvl w:val="0"/>
          <w:numId w:val="10"/>
        </w:numPr>
        <w:ind w:left="360" w:hanging="360"/>
        <w:rPr>
          <w:rFonts w:asciiTheme="minorHAnsi" w:hAnsiTheme="minorHAnsi"/>
        </w:rPr>
      </w:pPr>
      <w:r w:rsidRPr="005D5E4A">
        <w:rPr>
          <w:rFonts w:asciiTheme="minorHAnsi" w:hAnsiTheme="minorHAnsi"/>
          <w:i/>
        </w:rPr>
        <w:t>Correction Notes:</w:t>
      </w:r>
      <w:r w:rsidRPr="005D5E4A">
        <w:rPr>
          <w:rFonts w:asciiTheme="minorHAnsi" w:hAnsiTheme="minorHAnsi"/>
        </w:rPr>
        <w:t xml:space="preserve"> If one or more applicable requirements are not met “Fail” will appear in the row above. When this </w:t>
      </w:r>
      <w:proofErr w:type="gramStart"/>
      <w:r w:rsidRPr="005D5E4A">
        <w:rPr>
          <w:rFonts w:asciiTheme="minorHAnsi" w:hAnsiTheme="minorHAnsi"/>
        </w:rPr>
        <w:t>occurs</w:t>
      </w:r>
      <w:proofErr w:type="gramEnd"/>
      <w:r w:rsidRPr="005D5E4A">
        <w:rPr>
          <w:rFonts w:asciiTheme="minorHAnsi" w:hAnsiTheme="minorHAnsi"/>
        </w:rPr>
        <w:t xml:space="preserve"> the rater is required to enter detailed notes here that describe what failed and why.</w:t>
      </w:r>
    </w:p>
    <w:p w14:paraId="65CE9CB8" w14:textId="77777777" w:rsidR="003602D0" w:rsidRPr="005D5E4A" w:rsidRDefault="003602D0" w:rsidP="000F2D06">
      <w:pPr>
        <w:keepNext/>
        <w:rPr>
          <w:rFonts w:asciiTheme="minorHAnsi" w:hAnsiTheme="minorHAnsi"/>
          <w:b/>
        </w:rPr>
      </w:pPr>
    </w:p>
    <w:p w14:paraId="1B1AE3F3" w14:textId="41FC29E9" w:rsidR="002E1530" w:rsidRPr="005D5E4A" w:rsidRDefault="002E1530" w:rsidP="002E1530">
      <w:pPr>
        <w:rPr>
          <w:rFonts w:ascii="Calibri" w:hAnsi="Calibri"/>
          <w:b/>
        </w:rPr>
      </w:pPr>
      <w:r w:rsidRPr="005D5E4A">
        <w:rPr>
          <w:rFonts w:ascii="Calibri" w:hAnsi="Calibri"/>
          <w:b/>
        </w:rPr>
        <w:t>Section G. Determination of HERS Verification Compliance</w:t>
      </w:r>
    </w:p>
    <w:p w14:paraId="71A79400" w14:textId="77777777" w:rsidR="002E1530" w:rsidRPr="005D5E4A" w:rsidRDefault="002E1530" w:rsidP="00B00597">
      <w:pPr>
        <w:pStyle w:val="ListParagraph"/>
        <w:numPr>
          <w:ilvl w:val="0"/>
          <w:numId w:val="15"/>
        </w:numPr>
        <w:ind w:left="360"/>
        <w:rPr>
          <w:rFonts w:ascii="Calibri" w:hAnsi="Calibri"/>
        </w:rPr>
      </w:pPr>
      <w:r w:rsidRPr="005D5E4A">
        <w:rPr>
          <w:rFonts w:ascii="Calibri" w:hAnsi="Calibri"/>
        </w:rPr>
        <w:t>This field is filled out automatically. Compliance requires that all individual criteria pass.</w:t>
      </w:r>
    </w:p>
    <w:p w14:paraId="65CE9CB9" w14:textId="77777777" w:rsidR="003602D0" w:rsidRPr="005D5E4A" w:rsidRDefault="003602D0" w:rsidP="0009456E">
      <w:pPr>
        <w:rPr>
          <w:rFonts w:ascii="Calibri" w:hAnsi="Calibri"/>
        </w:rPr>
        <w:sectPr w:rsidR="003602D0" w:rsidRPr="005D5E4A">
          <w:headerReference w:type="even" r:id="rId18"/>
          <w:headerReference w:type="default" r:id="rId19"/>
          <w:footerReference w:type="default" r:id="rId20"/>
          <w:headerReference w:type="first" r:id="rId21"/>
          <w:footerReference w:type="first" r:id="rId22"/>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5D5E4A"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5D5E4A" w:rsidRDefault="00A97BC3" w:rsidP="00A0534A">
            <w:pPr>
              <w:keepNext/>
              <w:rPr>
                <w:rFonts w:asciiTheme="minorHAnsi" w:hAnsiTheme="minorHAnsi"/>
                <w:b/>
                <w:sz w:val="18"/>
                <w:szCs w:val="18"/>
              </w:rPr>
            </w:pPr>
            <w:r w:rsidRPr="005D5E4A">
              <w:rPr>
                <w:rFonts w:asciiTheme="minorHAnsi" w:hAnsiTheme="minorHAnsi"/>
                <w:b/>
                <w:szCs w:val="18"/>
              </w:rPr>
              <w:lastRenderedPageBreak/>
              <w:t>A. Ducted Cooling System Information</w:t>
            </w:r>
          </w:p>
        </w:tc>
      </w:tr>
      <w:tr w:rsidR="00A97BC3" w:rsidRPr="005D5E4A" w14:paraId="65CE9CBF" w14:textId="77777777" w:rsidTr="00A0534A">
        <w:trPr>
          <w:cantSplit/>
          <w:trHeight w:val="144"/>
        </w:trPr>
        <w:tc>
          <w:tcPr>
            <w:tcW w:w="475" w:type="dxa"/>
            <w:vAlign w:val="center"/>
          </w:tcPr>
          <w:p w14:paraId="65CE9CBC" w14:textId="77777777" w:rsidR="00A97BC3" w:rsidRPr="005D5E4A" w:rsidRDefault="00A97BC3" w:rsidP="00A0534A">
            <w:pPr>
              <w:jc w:val="center"/>
              <w:rPr>
                <w:rFonts w:asciiTheme="minorHAnsi" w:hAnsiTheme="minorHAnsi"/>
                <w:sz w:val="18"/>
                <w:szCs w:val="18"/>
              </w:rPr>
            </w:pPr>
            <w:r w:rsidRPr="005D5E4A">
              <w:rPr>
                <w:rFonts w:asciiTheme="minorHAnsi" w:hAnsiTheme="minorHAnsi"/>
                <w:sz w:val="18"/>
                <w:szCs w:val="18"/>
              </w:rPr>
              <w:t>01</w:t>
            </w:r>
          </w:p>
        </w:tc>
        <w:tc>
          <w:tcPr>
            <w:tcW w:w="4950" w:type="dxa"/>
            <w:vAlign w:val="center"/>
          </w:tcPr>
          <w:p w14:paraId="65CE9CBD" w14:textId="2B18A621" w:rsidR="00A97BC3" w:rsidRPr="005D5E4A" w:rsidRDefault="00A97BC3" w:rsidP="00A0534A">
            <w:pPr>
              <w:rPr>
                <w:rFonts w:asciiTheme="minorHAnsi" w:hAnsiTheme="minorHAnsi"/>
                <w:color w:val="000000"/>
                <w:sz w:val="18"/>
                <w:szCs w:val="18"/>
                <w:highlight w:val="yellow"/>
              </w:rPr>
            </w:pPr>
            <w:r w:rsidRPr="005D5E4A">
              <w:rPr>
                <w:rFonts w:asciiTheme="minorHAnsi" w:hAnsiTheme="minorHAnsi"/>
                <w:sz w:val="18"/>
                <w:szCs w:val="18"/>
              </w:rPr>
              <w:t>System Identification or Name</w:t>
            </w:r>
          </w:p>
        </w:tc>
        <w:tc>
          <w:tcPr>
            <w:tcW w:w="5605" w:type="dxa"/>
            <w:vAlign w:val="center"/>
          </w:tcPr>
          <w:p w14:paraId="65CE9CBE" w14:textId="309667E4" w:rsidR="00A97BC3" w:rsidRPr="005D5E4A" w:rsidRDefault="00A97BC3" w:rsidP="00E37BA0">
            <w:pPr>
              <w:rPr>
                <w:rFonts w:asciiTheme="minorHAnsi" w:hAnsiTheme="minorHAnsi"/>
                <w:color w:val="000000"/>
                <w:sz w:val="18"/>
                <w:szCs w:val="18"/>
                <w:highlight w:val="yellow"/>
              </w:rPr>
            </w:pPr>
            <w:r w:rsidRPr="005D5E4A">
              <w:rPr>
                <w:rFonts w:asciiTheme="minorHAnsi" w:hAnsiTheme="minorHAnsi"/>
                <w:sz w:val="18"/>
                <w:szCs w:val="18"/>
              </w:rPr>
              <w:t xml:space="preserve">&lt;&lt;auto filled text: referenced from </w:t>
            </w:r>
            <w:r w:rsidR="00E9206A" w:rsidRPr="005D5E4A">
              <w:rPr>
                <w:rFonts w:asciiTheme="minorHAnsi" w:hAnsiTheme="minorHAnsi"/>
                <w:sz w:val="18"/>
                <w:szCs w:val="18"/>
              </w:rPr>
              <w:t>LMCV</w:t>
            </w:r>
            <w:r w:rsidR="00E37BA0" w:rsidRPr="005D5E4A">
              <w:rPr>
                <w:rFonts w:asciiTheme="minorHAnsi" w:hAnsiTheme="minorHAnsi"/>
                <w:sz w:val="18"/>
                <w:szCs w:val="18"/>
              </w:rPr>
              <w:t>-</w:t>
            </w:r>
            <w:r w:rsidRPr="005D5E4A">
              <w:rPr>
                <w:rFonts w:asciiTheme="minorHAnsi" w:hAnsiTheme="minorHAnsi"/>
                <w:sz w:val="18"/>
                <w:szCs w:val="18"/>
              </w:rPr>
              <w:t>MCH23&gt;&gt;</w:t>
            </w:r>
          </w:p>
        </w:tc>
      </w:tr>
      <w:tr w:rsidR="00A97BC3" w:rsidRPr="005D5E4A" w14:paraId="65CE9CC3" w14:textId="77777777" w:rsidTr="00A0534A">
        <w:trPr>
          <w:cantSplit/>
          <w:trHeight w:val="144"/>
        </w:trPr>
        <w:tc>
          <w:tcPr>
            <w:tcW w:w="475" w:type="dxa"/>
            <w:vAlign w:val="center"/>
          </w:tcPr>
          <w:p w14:paraId="65CE9CC0" w14:textId="77777777" w:rsidR="00A97BC3" w:rsidRPr="005D5E4A" w:rsidRDefault="00A97BC3" w:rsidP="00A0534A">
            <w:pPr>
              <w:jc w:val="center"/>
              <w:rPr>
                <w:rFonts w:asciiTheme="minorHAnsi" w:hAnsiTheme="minorHAnsi"/>
                <w:sz w:val="18"/>
                <w:szCs w:val="18"/>
              </w:rPr>
            </w:pPr>
            <w:r w:rsidRPr="005D5E4A">
              <w:rPr>
                <w:rFonts w:asciiTheme="minorHAnsi" w:hAnsiTheme="minorHAnsi"/>
                <w:sz w:val="18"/>
                <w:szCs w:val="18"/>
              </w:rPr>
              <w:t>02</w:t>
            </w:r>
          </w:p>
        </w:tc>
        <w:tc>
          <w:tcPr>
            <w:tcW w:w="4950" w:type="dxa"/>
            <w:vAlign w:val="center"/>
          </w:tcPr>
          <w:p w14:paraId="65CE9CC1" w14:textId="6BAA0991" w:rsidR="00A97BC3" w:rsidRPr="005D5E4A" w:rsidRDefault="00A97BC3" w:rsidP="00A0534A">
            <w:pPr>
              <w:rPr>
                <w:rFonts w:asciiTheme="minorHAnsi" w:hAnsiTheme="minorHAnsi"/>
                <w:sz w:val="18"/>
                <w:szCs w:val="18"/>
              </w:rPr>
            </w:pPr>
            <w:r w:rsidRPr="005D5E4A">
              <w:rPr>
                <w:rFonts w:asciiTheme="minorHAnsi" w:hAnsiTheme="minorHAnsi"/>
                <w:sz w:val="18"/>
                <w:szCs w:val="18"/>
              </w:rPr>
              <w:t>System Location or Area Served</w:t>
            </w:r>
          </w:p>
        </w:tc>
        <w:tc>
          <w:tcPr>
            <w:tcW w:w="5605" w:type="dxa"/>
            <w:vAlign w:val="center"/>
          </w:tcPr>
          <w:p w14:paraId="65CE9CC2" w14:textId="36EBE1E9" w:rsidR="00A97BC3" w:rsidRPr="005D5E4A" w:rsidRDefault="00A97BC3" w:rsidP="00A0534A">
            <w:pPr>
              <w:rPr>
                <w:rFonts w:asciiTheme="minorHAnsi" w:hAnsiTheme="minorHAnsi"/>
                <w:sz w:val="18"/>
                <w:szCs w:val="18"/>
              </w:rPr>
            </w:pPr>
            <w:r w:rsidRPr="005D5E4A">
              <w:rPr>
                <w:rFonts w:asciiTheme="minorHAnsi" w:hAnsiTheme="minorHAnsi"/>
                <w:sz w:val="18"/>
                <w:szCs w:val="18"/>
              </w:rPr>
              <w:t xml:space="preserve">&lt;&lt;auto filled text: referenced from </w:t>
            </w:r>
            <w:r w:rsidR="00E9206A" w:rsidRPr="005D5E4A">
              <w:rPr>
                <w:rFonts w:asciiTheme="minorHAnsi" w:hAnsiTheme="minorHAnsi"/>
                <w:sz w:val="18"/>
                <w:szCs w:val="18"/>
              </w:rPr>
              <w:t>LMCV</w:t>
            </w:r>
            <w:r w:rsidR="00E37BA0" w:rsidRPr="005D5E4A">
              <w:rPr>
                <w:rFonts w:asciiTheme="minorHAnsi" w:hAnsiTheme="minorHAnsi"/>
                <w:sz w:val="18"/>
                <w:szCs w:val="18"/>
              </w:rPr>
              <w:t>-</w:t>
            </w:r>
            <w:r w:rsidRPr="005D5E4A">
              <w:rPr>
                <w:rFonts w:asciiTheme="minorHAnsi" w:hAnsiTheme="minorHAnsi"/>
                <w:sz w:val="18"/>
                <w:szCs w:val="18"/>
              </w:rPr>
              <w:t>MCH23&gt;&gt;</w:t>
            </w:r>
          </w:p>
        </w:tc>
      </w:tr>
      <w:tr w:rsidR="009E5E8E" w:rsidRPr="005D5E4A" w14:paraId="2E1728B5" w14:textId="77777777" w:rsidTr="009E5E8E">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57CFA408" w14:textId="2FEA96CF" w:rsidR="009E5E8E" w:rsidRPr="005D5E4A" w:rsidRDefault="009E5E8E" w:rsidP="009E5E8E">
            <w:pPr>
              <w:jc w:val="center"/>
              <w:rPr>
                <w:rFonts w:asciiTheme="minorHAnsi" w:hAnsiTheme="minorHAnsi"/>
                <w:sz w:val="18"/>
                <w:szCs w:val="18"/>
              </w:rPr>
            </w:pPr>
            <w:r w:rsidRPr="005D5E4A">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53D4ADDB" w14:textId="52D95620" w:rsidR="009E5E8E" w:rsidRPr="005D5E4A" w:rsidRDefault="009E5E8E" w:rsidP="009E5E8E">
            <w:pPr>
              <w:rPr>
                <w:rFonts w:asciiTheme="minorHAnsi" w:hAnsiTheme="minorHAnsi"/>
                <w:sz w:val="18"/>
                <w:szCs w:val="18"/>
              </w:rPr>
            </w:pPr>
            <w:r w:rsidRPr="005D5E4A">
              <w:rPr>
                <w:rFonts w:asciiTheme="minorHAnsi" w:hAnsiTheme="minorHAnsi"/>
                <w:sz w:val="18"/>
              </w:rPr>
              <w:t>Indoor Unit Name</w:t>
            </w:r>
            <w:r w:rsidR="007A3AC5" w:rsidRPr="005D5E4A">
              <w:rPr>
                <w:rFonts w:asciiTheme="minorHAnsi" w:hAnsiTheme="minorHAnsi"/>
                <w:sz w:val="18"/>
              </w:rPr>
              <w:t xml:space="preserve"> </w:t>
            </w:r>
            <w:r w:rsidR="007A3AC5" w:rsidRPr="005D5E4A">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211E9A6E" w14:textId="12467B7E"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C7" w14:textId="77777777" w:rsidTr="00A0534A">
        <w:trPr>
          <w:cantSplit/>
          <w:trHeight w:val="144"/>
        </w:trPr>
        <w:tc>
          <w:tcPr>
            <w:tcW w:w="475" w:type="dxa"/>
            <w:vAlign w:val="center"/>
          </w:tcPr>
          <w:p w14:paraId="65CE9CC4" w14:textId="6E76443D"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04</w:t>
            </w:r>
          </w:p>
        </w:tc>
        <w:tc>
          <w:tcPr>
            <w:tcW w:w="4950" w:type="dxa"/>
            <w:vAlign w:val="center"/>
          </w:tcPr>
          <w:p w14:paraId="65CE9CC5" w14:textId="68ECBC1C" w:rsidR="009E5E8E" w:rsidRPr="005D5E4A" w:rsidRDefault="009E5E8E" w:rsidP="009E5E8E">
            <w:pPr>
              <w:rPr>
                <w:rFonts w:asciiTheme="minorHAnsi" w:hAnsiTheme="minorHAnsi"/>
                <w:sz w:val="18"/>
                <w:szCs w:val="18"/>
              </w:rPr>
            </w:pPr>
            <w:r w:rsidRPr="005D5E4A">
              <w:rPr>
                <w:rFonts w:asciiTheme="minorHAnsi" w:hAnsiTheme="minorHAnsi"/>
                <w:sz w:val="18"/>
                <w:szCs w:val="18"/>
              </w:rPr>
              <w:t>System Installation Type</w:t>
            </w:r>
          </w:p>
        </w:tc>
        <w:tc>
          <w:tcPr>
            <w:tcW w:w="5605" w:type="dxa"/>
            <w:vAlign w:val="center"/>
          </w:tcPr>
          <w:p w14:paraId="65CE9CC6" w14:textId="34FC4E11"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 xml:space="preserve">-MCH23&gt;&gt; </w:t>
            </w:r>
          </w:p>
        </w:tc>
      </w:tr>
      <w:tr w:rsidR="009E5E8E" w:rsidRPr="005D5E4A" w14:paraId="65CE9CCB" w14:textId="77777777" w:rsidTr="00A0534A">
        <w:trPr>
          <w:cantSplit/>
          <w:trHeight w:val="144"/>
        </w:trPr>
        <w:tc>
          <w:tcPr>
            <w:tcW w:w="475" w:type="dxa"/>
            <w:vAlign w:val="center"/>
          </w:tcPr>
          <w:p w14:paraId="65CE9CC8" w14:textId="026ABB17"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05</w:t>
            </w:r>
          </w:p>
        </w:tc>
        <w:tc>
          <w:tcPr>
            <w:tcW w:w="4950" w:type="dxa"/>
          </w:tcPr>
          <w:p w14:paraId="65CE9CC9" w14:textId="5CF96293" w:rsidR="009E5E8E" w:rsidRPr="005D5E4A" w:rsidRDefault="009E5E8E" w:rsidP="009E5E8E">
            <w:pPr>
              <w:rPr>
                <w:rFonts w:asciiTheme="minorHAnsi" w:hAnsiTheme="minorHAnsi"/>
                <w:sz w:val="18"/>
                <w:szCs w:val="18"/>
              </w:rPr>
            </w:pPr>
            <w:r w:rsidRPr="005D5E4A">
              <w:rPr>
                <w:rFonts w:asciiTheme="minorHAnsi" w:hAnsiTheme="minorHAnsi"/>
                <w:sz w:val="18"/>
                <w:szCs w:val="18"/>
              </w:rPr>
              <w:t>Nominal Cooling Capacity (tons) of Condenser</w:t>
            </w:r>
          </w:p>
        </w:tc>
        <w:tc>
          <w:tcPr>
            <w:tcW w:w="5605" w:type="dxa"/>
            <w:vAlign w:val="center"/>
          </w:tcPr>
          <w:p w14:paraId="65CE9CCA" w14:textId="4E4BABFB"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CF" w14:textId="77777777" w:rsidTr="00A0534A">
        <w:trPr>
          <w:cantSplit/>
          <w:trHeight w:val="144"/>
        </w:trPr>
        <w:tc>
          <w:tcPr>
            <w:tcW w:w="475" w:type="dxa"/>
            <w:vAlign w:val="center"/>
          </w:tcPr>
          <w:p w14:paraId="65CE9CCC" w14:textId="0947C4E1"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06</w:t>
            </w:r>
          </w:p>
        </w:tc>
        <w:tc>
          <w:tcPr>
            <w:tcW w:w="4950" w:type="dxa"/>
            <w:vAlign w:val="center"/>
          </w:tcPr>
          <w:p w14:paraId="65CE9CCD" w14:textId="66478A86" w:rsidR="009E5E8E" w:rsidRPr="005D5E4A" w:rsidRDefault="009E5E8E" w:rsidP="009E5E8E">
            <w:pPr>
              <w:rPr>
                <w:rFonts w:asciiTheme="minorHAnsi" w:hAnsiTheme="minorHAnsi"/>
                <w:sz w:val="18"/>
                <w:szCs w:val="18"/>
              </w:rPr>
            </w:pPr>
            <w:r w:rsidRPr="005D5E4A">
              <w:rPr>
                <w:rFonts w:asciiTheme="minorHAnsi" w:hAnsiTheme="minorHAnsi"/>
                <w:sz w:val="18"/>
                <w:szCs w:val="18"/>
              </w:rPr>
              <w:t>Condenser Speed Type</w:t>
            </w:r>
          </w:p>
        </w:tc>
        <w:tc>
          <w:tcPr>
            <w:tcW w:w="5605" w:type="dxa"/>
            <w:vAlign w:val="center"/>
          </w:tcPr>
          <w:p w14:paraId="65CE9CCE" w14:textId="481192CD"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D3" w14:textId="77777777" w:rsidTr="00A0534A">
        <w:trPr>
          <w:cantSplit/>
          <w:trHeight w:val="144"/>
        </w:trPr>
        <w:tc>
          <w:tcPr>
            <w:tcW w:w="475" w:type="dxa"/>
            <w:vAlign w:val="center"/>
          </w:tcPr>
          <w:p w14:paraId="65CE9CD0" w14:textId="61DABBE4"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07</w:t>
            </w:r>
          </w:p>
        </w:tc>
        <w:tc>
          <w:tcPr>
            <w:tcW w:w="4950" w:type="dxa"/>
            <w:vAlign w:val="center"/>
          </w:tcPr>
          <w:p w14:paraId="65CE9CD1" w14:textId="619A30D0" w:rsidR="009E5E8E" w:rsidRPr="005D5E4A" w:rsidRDefault="009E5E8E" w:rsidP="009E5E8E">
            <w:pPr>
              <w:rPr>
                <w:rFonts w:asciiTheme="minorHAnsi" w:hAnsiTheme="minorHAnsi"/>
                <w:sz w:val="18"/>
                <w:szCs w:val="18"/>
              </w:rPr>
            </w:pPr>
            <w:r w:rsidRPr="005D5E4A">
              <w:rPr>
                <w:rFonts w:asciiTheme="minorHAnsi" w:hAnsiTheme="minorHAnsi"/>
                <w:sz w:val="18"/>
                <w:szCs w:val="18"/>
              </w:rPr>
              <w:t>Cooling System Zonal Control Type</w:t>
            </w:r>
          </w:p>
        </w:tc>
        <w:tc>
          <w:tcPr>
            <w:tcW w:w="5605" w:type="dxa"/>
            <w:vAlign w:val="center"/>
          </w:tcPr>
          <w:p w14:paraId="65CE9CD2" w14:textId="65399B69"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D7" w14:textId="77777777" w:rsidTr="00A0534A">
        <w:trPr>
          <w:cantSplit/>
          <w:trHeight w:val="144"/>
        </w:trPr>
        <w:tc>
          <w:tcPr>
            <w:tcW w:w="475" w:type="dxa"/>
            <w:vAlign w:val="center"/>
          </w:tcPr>
          <w:p w14:paraId="65CE9CD4" w14:textId="4C17735C"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08</w:t>
            </w:r>
          </w:p>
        </w:tc>
        <w:tc>
          <w:tcPr>
            <w:tcW w:w="4950" w:type="dxa"/>
            <w:vAlign w:val="center"/>
          </w:tcPr>
          <w:p w14:paraId="65CE9CD5" w14:textId="734F783F"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Central Fan Integrated (CFI) Ventilation System Status</w:t>
            </w:r>
          </w:p>
        </w:tc>
        <w:tc>
          <w:tcPr>
            <w:tcW w:w="5605" w:type="dxa"/>
            <w:vAlign w:val="center"/>
          </w:tcPr>
          <w:p w14:paraId="65CE9CD6" w14:textId="6E0BFC49"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DB" w14:textId="77777777" w:rsidTr="00A0534A">
        <w:trPr>
          <w:cantSplit/>
          <w:trHeight w:val="144"/>
        </w:trPr>
        <w:tc>
          <w:tcPr>
            <w:tcW w:w="475" w:type="dxa"/>
            <w:vAlign w:val="center"/>
          </w:tcPr>
          <w:p w14:paraId="65CE9CD8" w14:textId="4603BE75"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09</w:t>
            </w:r>
          </w:p>
        </w:tc>
        <w:tc>
          <w:tcPr>
            <w:tcW w:w="4950" w:type="dxa"/>
            <w:vAlign w:val="center"/>
          </w:tcPr>
          <w:p w14:paraId="65CE9CD9" w14:textId="4AC4FD2D"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System Bypass Duct Status</w:t>
            </w:r>
          </w:p>
        </w:tc>
        <w:tc>
          <w:tcPr>
            <w:tcW w:w="5605" w:type="dxa"/>
            <w:vAlign w:val="center"/>
          </w:tcPr>
          <w:p w14:paraId="65CE9CDA" w14:textId="5CDA60FF"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DF" w14:textId="77777777" w:rsidTr="00A0534A">
        <w:trPr>
          <w:cantSplit/>
          <w:trHeight w:val="144"/>
        </w:trPr>
        <w:tc>
          <w:tcPr>
            <w:tcW w:w="475" w:type="dxa"/>
            <w:vAlign w:val="center"/>
          </w:tcPr>
          <w:p w14:paraId="65CE9CDC" w14:textId="749E1861"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10</w:t>
            </w:r>
          </w:p>
        </w:tc>
        <w:tc>
          <w:tcPr>
            <w:tcW w:w="4950" w:type="dxa"/>
            <w:vAlign w:val="center"/>
          </w:tcPr>
          <w:p w14:paraId="65CE9CDD" w14:textId="02317D98"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Date of System Airflow Rate Measurement</w:t>
            </w:r>
          </w:p>
        </w:tc>
        <w:tc>
          <w:tcPr>
            <w:tcW w:w="5605" w:type="dxa"/>
            <w:vAlign w:val="center"/>
          </w:tcPr>
          <w:p w14:paraId="65CE9CDE" w14:textId="40C806CE"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E3" w14:textId="77777777" w:rsidTr="00A0534A">
        <w:trPr>
          <w:cantSplit/>
          <w:trHeight w:val="144"/>
        </w:trPr>
        <w:tc>
          <w:tcPr>
            <w:tcW w:w="475" w:type="dxa"/>
            <w:vAlign w:val="center"/>
          </w:tcPr>
          <w:p w14:paraId="65CE9CE0" w14:textId="3BA64E47" w:rsidR="009E5E8E" w:rsidRPr="005D5E4A" w:rsidDel="006E5AE2" w:rsidRDefault="009E5E8E" w:rsidP="009E5E8E">
            <w:pPr>
              <w:jc w:val="center"/>
              <w:rPr>
                <w:rFonts w:asciiTheme="minorHAnsi" w:hAnsiTheme="minorHAnsi"/>
                <w:sz w:val="18"/>
                <w:szCs w:val="18"/>
              </w:rPr>
            </w:pPr>
            <w:r w:rsidRPr="005D5E4A">
              <w:rPr>
                <w:rFonts w:asciiTheme="minorHAnsi" w:hAnsiTheme="minorHAnsi"/>
                <w:sz w:val="18"/>
                <w:szCs w:val="18"/>
              </w:rPr>
              <w:t>11</w:t>
            </w:r>
          </w:p>
        </w:tc>
        <w:tc>
          <w:tcPr>
            <w:tcW w:w="4950" w:type="dxa"/>
            <w:vAlign w:val="center"/>
          </w:tcPr>
          <w:p w14:paraId="65CE9CE1" w14:textId="76CF7050"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Airflow Rate Protocol Utilized</w:t>
            </w:r>
          </w:p>
        </w:tc>
        <w:tc>
          <w:tcPr>
            <w:tcW w:w="5605" w:type="dxa"/>
            <w:vAlign w:val="center"/>
          </w:tcPr>
          <w:p w14:paraId="65CE9CE2" w14:textId="54B9E374"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28C315E8" w14:textId="77777777" w:rsidTr="00A0534A">
        <w:trPr>
          <w:cantSplit/>
          <w:trHeight w:val="144"/>
        </w:trPr>
        <w:tc>
          <w:tcPr>
            <w:tcW w:w="475" w:type="dxa"/>
            <w:vAlign w:val="center"/>
          </w:tcPr>
          <w:p w14:paraId="3BD8E905" w14:textId="4002ACE7"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12</w:t>
            </w:r>
          </w:p>
        </w:tc>
        <w:tc>
          <w:tcPr>
            <w:tcW w:w="4950" w:type="dxa"/>
            <w:vAlign w:val="center"/>
          </w:tcPr>
          <w:p w14:paraId="0B703F42" w14:textId="3160AB96"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Central Fan Ventilation Cooling System Status</w:t>
            </w:r>
          </w:p>
        </w:tc>
        <w:tc>
          <w:tcPr>
            <w:tcW w:w="5605" w:type="dxa"/>
            <w:vAlign w:val="center"/>
          </w:tcPr>
          <w:p w14:paraId="6C3783AB" w14:textId="7A57B214"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bl>
    <w:p w14:paraId="65CE9CE4" w14:textId="77777777" w:rsidR="003602D0" w:rsidRPr="005D5E4A"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5D5E4A" w14:paraId="65CE9CE7" w14:textId="77777777" w:rsidTr="00E3551F">
        <w:trPr>
          <w:cantSplit/>
          <w:trHeight w:val="144"/>
        </w:trPr>
        <w:tc>
          <w:tcPr>
            <w:tcW w:w="5000" w:type="pct"/>
            <w:gridSpan w:val="3"/>
            <w:vAlign w:val="center"/>
          </w:tcPr>
          <w:p w14:paraId="65CE9CE5" w14:textId="10D72E45" w:rsidR="003602D0" w:rsidRPr="005D5E4A" w:rsidRDefault="003602D0" w:rsidP="00693010">
            <w:pPr>
              <w:keepNext/>
              <w:rPr>
                <w:rFonts w:asciiTheme="minorHAnsi" w:hAnsiTheme="minorHAnsi"/>
                <w:b/>
              </w:rPr>
            </w:pPr>
            <w:r w:rsidRPr="005D5E4A">
              <w:rPr>
                <w:rFonts w:asciiTheme="minorHAnsi" w:hAnsiTheme="minorHAnsi"/>
                <w:b/>
              </w:rPr>
              <w:t>B. Fan Watt Measurement Apparatus and Procedure Information</w:t>
            </w:r>
          </w:p>
          <w:p w14:paraId="65CE9CE6" w14:textId="68CB6C68" w:rsidR="003602D0" w:rsidRPr="005D5E4A" w:rsidRDefault="00D612BC" w:rsidP="003E6408">
            <w:pPr>
              <w:keepNext/>
              <w:rPr>
                <w:rFonts w:asciiTheme="minorHAnsi" w:hAnsiTheme="minorHAnsi"/>
                <w:b/>
                <w:sz w:val="18"/>
                <w:szCs w:val="18"/>
              </w:rPr>
            </w:pPr>
            <w:r w:rsidRPr="005D5E4A">
              <w:rPr>
                <w:rFonts w:ascii="Calibri" w:hAnsi="Calibri"/>
                <w:sz w:val="18"/>
                <w:szCs w:val="18"/>
              </w:rPr>
              <w:t>&lt;&lt;Static Text - see the top&gt;&gt;</w:t>
            </w:r>
          </w:p>
        </w:tc>
      </w:tr>
      <w:tr w:rsidR="003602D0" w:rsidRPr="005D5E4A" w14:paraId="65CE9CEE" w14:textId="77777777" w:rsidTr="00E3551F">
        <w:trPr>
          <w:cantSplit/>
          <w:trHeight w:val="144"/>
        </w:trPr>
        <w:tc>
          <w:tcPr>
            <w:tcW w:w="212" w:type="pct"/>
            <w:vAlign w:val="center"/>
          </w:tcPr>
          <w:p w14:paraId="65CE9CE8" w14:textId="77777777" w:rsidR="003602D0" w:rsidRPr="005D5E4A" w:rsidRDefault="003602D0" w:rsidP="00693010">
            <w:pPr>
              <w:keepNext/>
              <w:jc w:val="center"/>
              <w:rPr>
                <w:rFonts w:asciiTheme="minorHAnsi" w:hAnsiTheme="minorHAnsi"/>
                <w:sz w:val="18"/>
                <w:szCs w:val="18"/>
              </w:rPr>
            </w:pPr>
            <w:r w:rsidRPr="005D5E4A">
              <w:rPr>
                <w:rFonts w:asciiTheme="minorHAnsi" w:hAnsiTheme="minorHAnsi"/>
                <w:sz w:val="18"/>
                <w:szCs w:val="18"/>
              </w:rPr>
              <w:t>01</w:t>
            </w:r>
          </w:p>
        </w:tc>
        <w:tc>
          <w:tcPr>
            <w:tcW w:w="2248" w:type="pct"/>
            <w:vAlign w:val="center"/>
          </w:tcPr>
          <w:p w14:paraId="65CE9CE9" w14:textId="0F14A999"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Fan Watt Verification Device Used</w:t>
            </w:r>
          </w:p>
        </w:tc>
        <w:tc>
          <w:tcPr>
            <w:tcW w:w="2540" w:type="pct"/>
          </w:tcPr>
          <w:p w14:paraId="65CE9CEA" w14:textId="77777777"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 xml:space="preserve">&lt;&lt; </w:t>
            </w:r>
            <w:proofErr w:type="gramStart"/>
            <w:r w:rsidRPr="005D5E4A">
              <w:rPr>
                <w:rFonts w:asciiTheme="minorHAnsi" w:hAnsiTheme="minorHAnsi"/>
                <w:sz w:val="18"/>
                <w:szCs w:val="18"/>
              </w:rPr>
              <w:t>user</w:t>
            </w:r>
            <w:proofErr w:type="gramEnd"/>
            <w:r w:rsidRPr="005D5E4A">
              <w:rPr>
                <w:rFonts w:asciiTheme="minorHAnsi" w:hAnsiTheme="minorHAnsi"/>
                <w:sz w:val="18"/>
                <w:szCs w:val="18"/>
              </w:rPr>
              <w:t xml:space="preserve"> select one from list: </w:t>
            </w:r>
          </w:p>
          <w:p w14:paraId="65CE9CEB" w14:textId="77777777" w:rsidR="003602D0" w:rsidRPr="005D5E4A" w:rsidRDefault="003602D0" w:rsidP="002E1530">
            <w:pPr>
              <w:pStyle w:val="ListParagraph"/>
              <w:keepNext/>
              <w:numPr>
                <w:ilvl w:val="0"/>
                <w:numId w:val="5"/>
              </w:numPr>
              <w:rPr>
                <w:rFonts w:asciiTheme="minorHAnsi" w:hAnsiTheme="minorHAnsi"/>
                <w:sz w:val="18"/>
                <w:szCs w:val="18"/>
              </w:rPr>
            </w:pPr>
            <w:r w:rsidRPr="005D5E4A">
              <w:rPr>
                <w:rFonts w:asciiTheme="minorHAnsi" w:hAnsiTheme="minorHAnsi"/>
                <w:sz w:val="18"/>
                <w:szCs w:val="18"/>
              </w:rPr>
              <w:t>Portable watt meter</w:t>
            </w:r>
          </w:p>
          <w:p w14:paraId="65CE9CEC" w14:textId="77777777" w:rsidR="003602D0" w:rsidRPr="005D5E4A" w:rsidRDefault="003602D0" w:rsidP="002E1530">
            <w:pPr>
              <w:pStyle w:val="ListParagraph"/>
              <w:keepNext/>
              <w:numPr>
                <w:ilvl w:val="0"/>
                <w:numId w:val="5"/>
              </w:numPr>
              <w:rPr>
                <w:rFonts w:asciiTheme="minorHAnsi" w:hAnsiTheme="minorHAnsi"/>
                <w:sz w:val="18"/>
                <w:szCs w:val="18"/>
              </w:rPr>
            </w:pPr>
            <w:r w:rsidRPr="005D5E4A">
              <w:rPr>
                <w:rFonts w:asciiTheme="minorHAnsi" w:hAnsiTheme="minorHAnsi"/>
                <w:sz w:val="18"/>
                <w:szCs w:val="18"/>
              </w:rPr>
              <w:t>Analog Utility Revenue Meter (spinning wheel type)</w:t>
            </w:r>
          </w:p>
          <w:p w14:paraId="65CE9CED" w14:textId="77777777" w:rsidR="003602D0" w:rsidRPr="005D5E4A" w:rsidRDefault="003602D0" w:rsidP="002E1530">
            <w:pPr>
              <w:pStyle w:val="ListParagraph"/>
              <w:keepNext/>
              <w:numPr>
                <w:ilvl w:val="0"/>
                <w:numId w:val="5"/>
              </w:numPr>
              <w:rPr>
                <w:rFonts w:asciiTheme="minorHAnsi" w:hAnsiTheme="minorHAnsi"/>
                <w:sz w:val="18"/>
                <w:szCs w:val="18"/>
              </w:rPr>
            </w:pPr>
            <w:r w:rsidRPr="005D5E4A">
              <w:rPr>
                <w:rFonts w:asciiTheme="minorHAnsi" w:hAnsiTheme="minorHAnsi"/>
                <w:sz w:val="18"/>
                <w:szCs w:val="18"/>
              </w:rPr>
              <w:t>Digital Utility Revenue Meter&gt;&gt;</w:t>
            </w:r>
          </w:p>
        </w:tc>
      </w:tr>
      <w:tr w:rsidR="00C46A92" w:rsidRPr="005D5E4A" w14:paraId="65CE9CF3" w14:textId="77777777" w:rsidTr="00E3551F">
        <w:trPr>
          <w:cantSplit/>
          <w:trHeight w:val="144"/>
        </w:trPr>
        <w:tc>
          <w:tcPr>
            <w:tcW w:w="212" w:type="pct"/>
            <w:vAlign w:val="center"/>
          </w:tcPr>
          <w:p w14:paraId="65CE9CEF" w14:textId="77777777" w:rsidR="00C46A92" w:rsidRPr="005D5E4A" w:rsidRDefault="00C46A92" w:rsidP="00C46A92">
            <w:pPr>
              <w:keepNext/>
              <w:jc w:val="center"/>
              <w:rPr>
                <w:rFonts w:asciiTheme="minorHAnsi" w:hAnsiTheme="minorHAnsi"/>
                <w:sz w:val="18"/>
                <w:szCs w:val="18"/>
              </w:rPr>
            </w:pPr>
            <w:r w:rsidRPr="005D5E4A">
              <w:rPr>
                <w:rFonts w:asciiTheme="minorHAnsi" w:hAnsiTheme="minorHAnsi"/>
                <w:sz w:val="18"/>
                <w:szCs w:val="18"/>
              </w:rPr>
              <w:t>02</w:t>
            </w:r>
          </w:p>
        </w:tc>
        <w:tc>
          <w:tcPr>
            <w:tcW w:w="2248" w:type="pct"/>
            <w:vAlign w:val="center"/>
          </w:tcPr>
          <w:p w14:paraId="65CE9CF0" w14:textId="77777777" w:rsidR="00C46A92" w:rsidRPr="005D5E4A" w:rsidRDefault="00C46A92" w:rsidP="00C46A92">
            <w:pPr>
              <w:keepNext/>
              <w:rPr>
                <w:rFonts w:asciiTheme="minorHAnsi" w:hAnsiTheme="minorHAnsi"/>
                <w:sz w:val="18"/>
                <w:szCs w:val="18"/>
              </w:rPr>
            </w:pPr>
            <w:r w:rsidRPr="005D5E4A">
              <w:rPr>
                <w:rFonts w:asciiTheme="minorHAnsi" w:hAnsiTheme="minorHAnsi"/>
                <w:sz w:val="18"/>
                <w:szCs w:val="18"/>
              </w:rPr>
              <w:t>Determination of MCH22 type (this field not visible to user)</w:t>
            </w:r>
          </w:p>
        </w:tc>
        <w:tc>
          <w:tcPr>
            <w:tcW w:w="2540" w:type="pct"/>
          </w:tcPr>
          <w:p w14:paraId="29C4CC1E" w14:textId="77777777" w:rsidR="00C46A92" w:rsidRPr="005D5E4A" w:rsidRDefault="00C46A92" w:rsidP="00C46A92">
            <w:pPr>
              <w:pStyle w:val="ListParagraph"/>
              <w:keepNext/>
              <w:ind w:left="0"/>
              <w:rPr>
                <w:rFonts w:ascii="Calibri" w:hAnsi="Calibri"/>
                <w:sz w:val="18"/>
                <w:szCs w:val="18"/>
              </w:rPr>
            </w:pPr>
            <w:r w:rsidRPr="005D5E4A">
              <w:rPr>
                <w:rFonts w:asciiTheme="minorHAnsi" w:hAnsiTheme="minorHAnsi"/>
                <w:sz w:val="18"/>
                <w:szCs w:val="18"/>
              </w:rPr>
              <w:t>&lt;&lt;calculated field:</w:t>
            </w:r>
            <w:r w:rsidRPr="005D5E4A">
              <w:rPr>
                <w:rFonts w:ascii="Calibri" w:hAnsi="Calibri"/>
                <w:sz w:val="18"/>
                <w:szCs w:val="18"/>
              </w:rPr>
              <w:t xml:space="preserve"> </w:t>
            </w:r>
          </w:p>
          <w:p w14:paraId="7DD76E24" w14:textId="77777777" w:rsidR="00C46A92" w:rsidRPr="005D5E4A" w:rsidRDefault="00C46A92" w:rsidP="00C46A92">
            <w:pPr>
              <w:pStyle w:val="ListParagraph"/>
              <w:keepNext/>
              <w:ind w:left="0"/>
              <w:rPr>
                <w:rFonts w:ascii="Calibri" w:hAnsi="Calibri"/>
                <w:sz w:val="18"/>
                <w:szCs w:val="18"/>
              </w:rPr>
            </w:pPr>
            <w:r w:rsidRPr="005D5E4A">
              <w:rPr>
                <w:rFonts w:ascii="Calibri" w:hAnsi="Calibri"/>
                <w:sz w:val="18"/>
                <w:szCs w:val="18"/>
              </w:rPr>
              <w:t>If MCH-23 variant = MCH-23a, then display version MCH-</w:t>
            </w:r>
            <w:proofErr w:type="gramStart"/>
            <w:r w:rsidRPr="005D5E4A">
              <w:rPr>
                <w:rFonts w:ascii="Calibri" w:hAnsi="Calibri"/>
                <w:sz w:val="18"/>
                <w:szCs w:val="18"/>
              </w:rPr>
              <w:t>22a;</w:t>
            </w:r>
            <w:proofErr w:type="gramEnd"/>
          </w:p>
          <w:p w14:paraId="4CA953B6" w14:textId="77777777" w:rsidR="00C46A92" w:rsidRPr="005D5E4A" w:rsidRDefault="00C46A92" w:rsidP="00C46A92">
            <w:pPr>
              <w:pStyle w:val="ListParagraph"/>
              <w:keepNext/>
              <w:ind w:left="0"/>
              <w:rPr>
                <w:rFonts w:ascii="Calibri" w:hAnsi="Calibri"/>
                <w:sz w:val="18"/>
                <w:szCs w:val="18"/>
              </w:rPr>
            </w:pPr>
            <w:r w:rsidRPr="005D5E4A">
              <w:rPr>
                <w:rFonts w:ascii="Calibri" w:hAnsi="Calibri"/>
                <w:sz w:val="18"/>
                <w:szCs w:val="18"/>
              </w:rPr>
              <w:t>If MCH-23 variant = MCH-23b, then display version MCH-</w:t>
            </w:r>
            <w:proofErr w:type="gramStart"/>
            <w:r w:rsidRPr="005D5E4A">
              <w:rPr>
                <w:rFonts w:ascii="Calibri" w:hAnsi="Calibri"/>
                <w:sz w:val="18"/>
                <w:szCs w:val="18"/>
              </w:rPr>
              <w:t>22b;</w:t>
            </w:r>
            <w:proofErr w:type="gramEnd"/>
          </w:p>
          <w:p w14:paraId="16FD580B" w14:textId="77777777" w:rsidR="00C46A92" w:rsidRPr="005D5E4A" w:rsidRDefault="00C46A92" w:rsidP="00C46A92">
            <w:pPr>
              <w:pStyle w:val="ListParagraph"/>
              <w:keepNext/>
              <w:ind w:left="0"/>
              <w:rPr>
                <w:rFonts w:ascii="Calibri" w:hAnsi="Calibri"/>
                <w:sz w:val="18"/>
                <w:szCs w:val="18"/>
              </w:rPr>
            </w:pPr>
            <w:r w:rsidRPr="005D5E4A">
              <w:rPr>
                <w:rFonts w:ascii="Calibri" w:hAnsi="Calibri"/>
                <w:sz w:val="18"/>
                <w:szCs w:val="18"/>
              </w:rPr>
              <w:t>If MCH-23 variant = MCH-23e, then display version MCH-</w:t>
            </w:r>
            <w:proofErr w:type="gramStart"/>
            <w:r w:rsidRPr="005D5E4A">
              <w:rPr>
                <w:rFonts w:ascii="Calibri" w:hAnsi="Calibri"/>
                <w:sz w:val="18"/>
                <w:szCs w:val="18"/>
              </w:rPr>
              <w:t>22c;</w:t>
            </w:r>
            <w:proofErr w:type="gramEnd"/>
          </w:p>
          <w:p w14:paraId="10275931" w14:textId="77777777" w:rsidR="00C46A92" w:rsidRPr="005D5E4A" w:rsidRDefault="00C46A92" w:rsidP="00C46A92">
            <w:pPr>
              <w:pStyle w:val="ListParagraph"/>
              <w:keepNext/>
              <w:ind w:left="0"/>
              <w:rPr>
                <w:rFonts w:ascii="Calibri" w:hAnsi="Calibri"/>
                <w:sz w:val="18"/>
                <w:szCs w:val="18"/>
              </w:rPr>
            </w:pPr>
            <w:r w:rsidRPr="005D5E4A">
              <w:rPr>
                <w:rFonts w:ascii="Calibri" w:hAnsi="Calibri"/>
                <w:sz w:val="18"/>
                <w:szCs w:val="18"/>
              </w:rPr>
              <w:t>If MCH-23 variant = MCH-23f, then display version MCH-</w:t>
            </w:r>
            <w:proofErr w:type="gramStart"/>
            <w:r w:rsidRPr="005D5E4A">
              <w:rPr>
                <w:rFonts w:ascii="Calibri" w:hAnsi="Calibri"/>
                <w:sz w:val="18"/>
                <w:szCs w:val="18"/>
              </w:rPr>
              <w:t>22d;</w:t>
            </w:r>
            <w:proofErr w:type="gramEnd"/>
          </w:p>
          <w:p w14:paraId="5095734F" w14:textId="77777777" w:rsidR="00C46A92" w:rsidRPr="005D5E4A" w:rsidRDefault="00C46A92" w:rsidP="00C46A92">
            <w:pPr>
              <w:pStyle w:val="ListParagraph"/>
              <w:keepNext/>
              <w:ind w:left="0"/>
              <w:rPr>
                <w:rFonts w:ascii="Calibri" w:hAnsi="Calibri"/>
                <w:sz w:val="18"/>
                <w:szCs w:val="18"/>
              </w:rPr>
            </w:pPr>
          </w:p>
          <w:p w14:paraId="1075749F" w14:textId="77777777" w:rsidR="00C46A92" w:rsidRPr="005D5E4A" w:rsidRDefault="00C46A92" w:rsidP="00C46A92">
            <w:pPr>
              <w:pStyle w:val="ListParagraph"/>
              <w:keepNext/>
              <w:ind w:left="0"/>
              <w:rPr>
                <w:rFonts w:ascii="Calibri" w:hAnsi="Calibri"/>
                <w:sz w:val="18"/>
                <w:szCs w:val="18"/>
              </w:rPr>
            </w:pPr>
            <w:r w:rsidRPr="005D5E4A">
              <w:rPr>
                <w:rFonts w:ascii="Calibri" w:hAnsi="Calibri"/>
                <w:sz w:val="18"/>
                <w:szCs w:val="18"/>
              </w:rPr>
              <w:t xml:space="preserve">If MCH-23 variant = MCH-23c and A07 = </w:t>
            </w:r>
            <w:proofErr w:type="spellStart"/>
            <w:r w:rsidRPr="005D5E4A">
              <w:rPr>
                <w:rFonts w:ascii="Calibri" w:hAnsi="Calibri"/>
                <w:sz w:val="18"/>
                <w:szCs w:val="18"/>
              </w:rPr>
              <w:t>ZonallyControlled</w:t>
            </w:r>
            <w:proofErr w:type="spellEnd"/>
            <w:r w:rsidRPr="005D5E4A">
              <w:rPr>
                <w:rFonts w:ascii="Calibri" w:hAnsi="Calibri"/>
                <w:sz w:val="18"/>
                <w:szCs w:val="18"/>
              </w:rPr>
              <w:t xml:space="preserve"> and A06 = </w:t>
            </w:r>
            <w:proofErr w:type="spellStart"/>
            <w:r w:rsidRPr="005D5E4A">
              <w:rPr>
                <w:rFonts w:ascii="Calibri" w:hAnsi="Calibri"/>
                <w:sz w:val="18"/>
                <w:szCs w:val="18"/>
              </w:rPr>
              <w:t>SingleSpeed</w:t>
            </w:r>
            <w:proofErr w:type="spellEnd"/>
            <w:r w:rsidRPr="005D5E4A">
              <w:rPr>
                <w:rFonts w:ascii="Calibri" w:hAnsi="Calibri"/>
                <w:sz w:val="18"/>
                <w:szCs w:val="18"/>
              </w:rPr>
              <w:t>, then display MCH-22b; Else display version MCH-</w:t>
            </w:r>
            <w:proofErr w:type="gramStart"/>
            <w:r w:rsidRPr="005D5E4A">
              <w:rPr>
                <w:rFonts w:ascii="Calibri" w:hAnsi="Calibri"/>
                <w:sz w:val="18"/>
                <w:szCs w:val="18"/>
              </w:rPr>
              <w:t>22a;</w:t>
            </w:r>
            <w:proofErr w:type="gramEnd"/>
          </w:p>
          <w:p w14:paraId="05079FDA" w14:textId="77777777" w:rsidR="00C46A92" w:rsidRPr="005D5E4A" w:rsidRDefault="00C46A92" w:rsidP="00C46A92">
            <w:pPr>
              <w:pStyle w:val="ListParagraph"/>
              <w:keepNext/>
              <w:ind w:left="0"/>
              <w:rPr>
                <w:rFonts w:ascii="Calibri" w:hAnsi="Calibri"/>
                <w:sz w:val="18"/>
                <w:szCs w:val="18"/>
              </w:rPr>
            </w:pPr>
          </w:p>
          <w:p w14:paraId="108C287E" w14:textId="7479C8C8" w:rsidR="00C46A92" w:rsidRPr="005D5E4A" w:rsidRDefault="00C46A92" w:rsidP="00C46A92">
            <w:pPr>
              <w:pStyle w:val="ListParagraph"/>
              <w:keepNext/>
              <w:ind w:left="0"/>
              <w:rPr>
                <w:rFonts w:ascii="Calibri" w:hAnsi="Calibri"/>
                <w:sz w:val="18"/>
                <w:szCs w:val="18"/>
              </w:rPr>
            </w:pPr>
            <w:r w:rsidRPr="005D5E4A">
              <w:rPr>
                <w:rFonts w:ascii="Calibri" w:hAnsi="Calibri"/>
                <w:sz w:val="18"/>
                <w:szCs w:val="18"/>
              </w:rPr>
              <w:t>If MCH-23 variant = MCH-23d and A1</w:t>
            </w:r>
            <w:r w:rsidR="009E5E8E" w:rsidRPr="005D5E4A">
              <w:rPr>
                <w:rFonts w:ascii="Calibri" w:hAnsi="Calibri"/>
                <w:sz w:val="18"/>
                <w:szCs w:val="18"/>
              </w:rPr>
              <w:t>2</w:t>
            </w:r>
            <w:r w:rsidRPr="005D5E4A">
              <w:rPr>
                <w:rFonts w:ascii="Calibri" w:hAnsi="Calibri"/>
                <w:sz w:val="18"/>
                <w:szCs w:val="18"/>
              </w:rPr>
              <w:t xml:space="preserve"> = ‘</w:t>
            </w:r>
            <w:r w:rsidRPr="005D5E4A">
              <w:rPr>
                <w:rFonts w:asciiTheme="minorHAnsi" w:hAnsiTheme="minorHAnsi"/>
                <w:sz w:val="18"/>
                <w:szCs w:val="18"/>
              </w:rPr>
              <w:t>Variable CFVCS’ or ‘Fixed CFVCS’, then display version MCH-22c; Else display version MCH-22a</w:t>
            </w:r>
          </w:p>
          <w:p w14:paraId="65CE9CF2" w14:textId="503FCF30" w:rsidR="00C46A92" w:rsidRPr="005D5E4A" w:rsidRDefault="00C46A92" w:rsidP="00C46A92">
            <w:pPr>
              <w:keepNext/>
              <w:rPr>
                <w:rFonts w:asciiTheme="minorHAnsi" w:hAnsiTheme="minorHAnsi"/>
                <w:sz w:val="18"/>
                <w:szCs w:val="18"/>
              </w:rPr>
            </w:pPr>
            <w:r w:rsidRPr="005D5E4A">
              <w:rPr>
                <w:rFonts w:ascii="Calibri" w:hAnsi="Calibri"/>
                <w:sz w:val="18"/>
                <w:szCs w:val="18"/>
              </w:rPr>
              <w:t>&gt;&gt;</w:t>
            </w:r>
          </w:p>
        </w:tc>
      </w:tr>
    </w:tbl>
    <w:p w14:paraId="65CE9CF5" w14:textId="77777777" w:rsidR="00170DAA" w:rsidRPr="005D5E4A"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5D5E4A" w14:paraId="65CE9CF9" w14:textId="77777777" w:rsidTr="00E3551F">
        <w:trPr>
          <w:trHeight w:val="144"/>
        </w:trPr>
        <w:tc>
          <w:tcPr>
            <w:tcW w:w="5000" w:type="pct"/>
            <w:vAlign w:val="center"/>
          </w:tcPr>
          <w:p w14:paraId="65CE9CF8" w14:textId="76E1891C" w:rsidR="004F6841" w:rsidRPr="005D5E4A" w:rsidRDefault="003602D0" w:rsidP="008C64BD">
            <w:pPr>
              <w:rPr>
                <w:rFonts w:asciiTheme="minorHAnsi" w:hAnsiTheme="minorHAnsi"/>
                <w:b/>
                <w:sz w:val="18"/>
                <w:szCs w:val="18"/>
              </w:rPr>
            </w:pPr>
            <w:r w:rsidRPr="005D5E4A">
              <w:rPr>
                <w:rFonts w:asciiTheme="minorHAnsi" w:hAnsiTheme="minorHAnsi"/>
                <w:b/>
                <w:szCs w:val="18"/>
              </w:rPr>
              <w:t>MCH-22</w:t>
            </w:r>
            <w:r w:rsidR="008C64BD" w:rsidRPr="005D5E4A">
              <w:rPr>
                <w:rFonts w:asciiTheme="minorHAnsi" w:hAnsiTheme="minorHAnsi"/>
                <w:b/>
                <w:szCs w:val="18"/>
              </w:rPr>
              <w:t>d</w:t>
            </w:r>
            <w:r w:rsidRPr="005D5E4A">
              <w:rPr>
                <w:rFonts w:asciiTheme="minorHAnsi" w:hAnsiTheme="minorHAnsi"/>
                <w:b/>
                <w:szCs w:val="18"/>
              </w:rPr>
              <w:t xml:space="preserve"> Forced Air System Fan Efficacy Measurement – </w:t>
            </w:r>
            <w:r w:rsidR="008C64BD" w:rsidRPr="005D5E4A">
              <w:rPr>
                <w:rFonts w:asciiTheme="minorHAnsi" w:hAnsiTheme="minorHAnsi"/>
                <w:b/>
                <w:szCs w:val="18"/>
              </w:rPr>
              <w:t>Newly Installed Zoned Single-Speed Compressor Systems with Central Fan Ventilation Cooling</w:t>
            </w:r>
          </w:p>
        </w:tc>
      </w:tr>
    </w:tbl>
    <w:p w14:paraId="65CE9CFB" w14:textId="77777777" w:rsidR="004F6841" w:rsidRPr="005D5E4A"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5D5E4A" w14:paraId="65CE9CFE" w14:textId="77777777" w:rsidTr="004D5FB9">
        <w:trPr>
          <w:gridAfter w:val="1"/>
          <w:wAfter w:w="4" w:type="pct"/>
          <w:trHeight w:val="144"/>
        </w:trPr>
        <w:tc>
          <w:tcPr>
            <w:tcW w:w="4996" w:type="pct"/>
            <w:gridSpan w:val="3"/>
            <w:vAlign w:val="center"/>
          </w:tcPr>
          <w:p w14:paraId="65CE9CFC" w14:textId="6B064CE2" w:rsidR="003602D0" w:rsidRPr="005D5E4A" w:rsidRDefault="003602D0" w:rsidP="005B03AD">
            <w:pPr>
              <w:keepNext/>
              <w:rPr>
                <w:rFonts w:asciiTheme="minorHAnsi" w:hAnsiTheme="minorHAnsi"/>
                <w:b/>
                <w:sz w:val="18"/>
                <w:szCs w:val="18"/>
              </w:rPr>
            </w:pPr>
            <w:r w:rsidRPr="005D5E4A">
              <w:rPr>
                <w:rFonts w:asciiTheme="minorHAnsi" w:hAnsiTheme="minorHAnsi"/>
                <w:b/>
                <w:szCs w:val="18"/>
              </w:rPr>
              <w:lastRenderedPageBreak/>
              <w:t xml:space="preserve">C. Forced Air System </w:t>
            </w:r>
            <w:r w:rsidR="004D5FB9" w:rsidRPr="005D5E4A">
              <w:rPr>
                <w:rFonts w:asciiTheme="minorHAnsi" w:hAnsiTheme="minorHAnsi"/>
                <w:b/>
                <w:szCs w:val="18"/>
              </w:rPr>
              <w:t>Fan Efficacy</w:t>
            </w:r>
            <w:r w:rsidRPr="005D5E4A">
              <w:rPr>
                <w:rFonts w:asciiTheme="minorHAnsi" w:hAnsiTheme="minorHAnsi"/>
                <w:b/>
                <w:szCs w:val="18"/>
              </w:rPr>
              <w:t xml:space="preserve"> Measurement – All Zones Calling</w:t>
            </w:r>
          </w:p>
          <w:p w14:paraId="65CE9CFD" w14:textId="5F0ACFCF" w:rsidR="003602D0" w:rsidRPr="005D5E4A" w:rsidRDefault="00D612BC" w:rsidP="005B03AD">
            <w:pPr>
              <w:keepNext/>
              <w:rPr>
                <w:rFonts w:asciiTheme="minorHAnsi" w:hAnsiTheme="minorHAnsi"/>
                <w:b/>
                <w:i/>
                <w:sz w:val="18"/>
                <w:szCs w:val="18"/>
              </w:rPr>
            </w:pPr>
            <w:r w:rsidRPr="005D5E4A">
              <w:rPr>
                <w:rFonts w:ascii="Calibri" w:hAnsi="Calibri"/>
                <w:sz w:val="18"/>
                <w:szCs w:val="18"/>
              </w:rPr>
              <w:t>&lt;&lt;Static Text - see the top&gt;&gt;</w:t>
            </w:r>
          </w:p>
        </w:tc>
      </w:tr>
      <w:tr w:rsidR="003602D0" w:rsidRPr="005D5E4A"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D5E4A" w:rsidRDefault="003602D0" w:rsidP="005B03AD">
            <w:pPr>
              <w:keepNext/>
              <w:jc w:val="center"/>
              <w:rPr>
                <w:rFonts w:asciiTheme="minorHAnsi" w:hAnsiTheme="minorHAnsi"/>
                <w:sz w:val="18"/>
                <w:szCs w:val="18"/>
              </w:rPr>
            </w:pPr>
            <w:r w:rsidRPr="005D5E4A">
              <w:rPr>
                <w:rFonts w:asciiTheme="minorHAnsi" w:hAnsiTheme="minorHAnsi"/>
                <w:sz w:val="18"/>
                <w:szCs w:val="18"/>
              </w:rPr>
              <w:t>01</w:t>
            </w:r>
          </w:p>
        </w:tc>
        <w:tc>
          <w:tcPr>
            <w:tcW w:w="2288" w:type="pct"/>
            <w:vAlign w:val="center"/>
          </w:tcPr>
          <w:p w14:paraId="65CE9D00" w14:textId="26BB01B7"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Actual Tested Watts</w:t>
            </w:r>
          </w:p>
        </w:tc>
        <w:tc>
          <w:tcPr>
            <w:tcW w:w="2500" w:type="pct"/>
            <w:gridSpan w:val="2"/>
            <w:vAlign w:val="center"/>
          </w:tcPr>
          <w:p w14:paraId="65CE9D01" w14:textId="77777777"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 xml:space="preserve">&lt;&lt;user input, numeric value </w:t>
            </w:r>
            <w:proofErr w:type="spellStart"/>
            <w:r w:rsidRPr="005D5E4A">
              <w:rPr>
                <w:rFonts w:asciiTheme="minorHAnsi" w:hAnsiTheme="minorHAnsi"/>
                <w:sz w:val="18"/>
                <w:szCs w:val="18"/>
              </w:rPr>
              <w:t>xx.xx</w:t>
            </w:r>
            <w:proofErr w:type="spellEnd"/>
            <w:r w:rsidRPr="005D5E4A">
              <w:rPr>
                <w:rFonts w:asciiTheme="minorHAnsi" w:hAnsiTheme="minorHAnsi"/>
                <w:sz w:val="18"/>
                <w:szCs w:val="18"/>
              </w:rPr>
              <w:t>&gt;&gt;</w:t>
            </w:r>
          </w:p>
        </w:tc>
      </w:tr>
      <w:tr w:rsidR="003602D0" w:rsidRPr="005D5E4A"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D5E4A" w:rsidRDefault="003602D0" w:rsidP="005B03AD">
            <w:pPr>
              <w:keepNext/>
              <w:jc w:val="center"/>
              <w:rPr>
                <w:rFonts w:asciiTheme="minorHAnsi" w:hAnsiTheme="minorHAnsi"/>
                <w:sz w:val="18"/>
                <w:szCs w:val="18"/>
              </w:rPr>
            </w:pPr>
            <w:r w:rsidRPr="005D5E4A">
              <w:rPr>
                <w:rFonts w:asciiTheme="minorHAnsi" w:hAnsiTheme="minorHAnsi"/>
                <w:sz w:val="18"/>
                <w:szCs w:val="18"/>
              </w:rPr>
              <w:t>02</w:t>
            </w:r>
          </w:p>
        </w:tc>
        <w:tc>
          <w:tcPr>
            <w:tcW w:w="2288" w:type="pct"/>
            <w:vAlign w:val="center"/>
          </w:tcPr>
          <w:p w14:paraId="65CE9D04" w14:textId="6F3D869F"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Actual Tested Airflow from MCH-23 (cfm)</w:t>
            </w:r>
          </w:p>
        </w:tc>
        <w:tc>
          <w:tcPr>
            <w:tcW w:w="2500" w:type="pct"/>
            <w:gridSpan w:val="2"/>
            <w:vAlign w:val="center"/>
          </w:tcPr>
          <w:p w14:paraId="65CE9D05" w14:textId="77777777"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&lt;&lt;referenced from MCH-23 (make sure to reference tested airflow value and not target airflow value)&gt;&gt;</w:t>
            </w:r>
          </w:p>
        </w:tc>
      </w:tr>
      <w:tr w:rsidR="003602D0" w:rsidRPr="005D5E4A"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D5E4A" w:rsidRDefault="003602D0" w:rsidP="005B03AD">
            <w:pPr>
              <w:keepNext/>
              <w:jc w:val="center"/>
              <w:rPr>
                <w:rFonts w:asciiTheme="minorHAnsi" w:hAnsiTheme="minorHAnsi"/>
                <w:sz w:val="18"/>
                <w:szCs w:val="18"/>
              </w:rPr>
            </w:pPr>
            <w:r w:rsidRPr="005D5E4A">
              <w:rPr>
                <w:rFonts w:asciiTheme="minorHAnsi" w:hAnsiTheme="minorHAnsi"/>
                <w:sz w:val="18"/>
                <w:szCs w:val="18"/>
              </w:rPr>
              <w:t>03</w:t>
            </w:r>
          </w:p>
        </w:tc>
        <w:tc>
          <w:tcPr>
            <w:tcW w:w="2288" w:type="pct"/>
            <w:vAlign w:val="center"/>
          </w:tcPr>
          <w:p w14:paraId="65CE9D08" w14:textId="4555F9FF"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Required Fan Efficacy (</w:t>
            </w:r>
            <w:r w:rsidR="00337A1A" w:rsidRPr="005D5E4A">
              <w:rPr>
                <w:rFonts w:asciiTheme="minorHAnsi" w:hAnsiTheme="minorHAnsi"/>
                <w:sz w:val="18"/>
                <w:szCs w:val="18"/>
              </w:rPr>
              <w:t>w</w:t>
            </w:r>
            <w:r w:rsidRPr="005D5E4A">
              <w:rPr>
                <w:rFonts w:asciiTheme="minorHAnsi" w:hAnsiTheme="minorHAnsi"/>
                <w:sz w:val="18"/>
                <w:szCs w:val="18"/>
              </w:rPr>
              <w:t>atts/cfm)</w:t>
            </w:r>
          </w:p>
        </w:tc>
        <w:tc>
          <w:tcPr>
            <w:tcW w:w="2500" w:type="pct"/>
            <w:gridSpan w:val="2"/>
            <w:vAlign w:val="center"/>
          </w:tcPr>
          <w:p w14:paraId="65CE9D09" w14:textId="0A09FFF5" w:rsidR="004F6841" w:rsidRPr="005D5E4A" w:rsidRDefault="004F6841" w:rsidP="004F6841">
            <w:pPr>
              <w:keepNext/>
              <w:rPr>
                <w:rFonts w:asciiTheme="minorHAnsi" w:hAnsiTheme="minorHAnsi"/>
                <w:sz w:val="18"/>
                <w:szCs w:val="18"/>
              </w:rPr>
            </w:pPr>
            <w:r w:rsidRPr="005D5E4A">
              <w:rPr>
                <w:rFonts w:asciiTheme="minorHAnsi" w:hAnsiTheme="minorHAnsi"/>
                <w:sz w:val="18"/>
                <w:szCs w:val="18"/>
              </w:rPr>
              <w:t>&lt;&lt;calculated field:</w:t>
            </w:r>
          </w:p>
          <w:p w14:paraId="0ED4699B"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if parent is MCH-01a, then reference value from MCH-01a Section C Row </w:t>
            </w:r>
            <w:r w:rsidRPr="005D5E4A">
              <w:rPr>
                <w:rFonts w:asciiTheme="minorHAnsi" w:hAnsiTheme="minorHAnsi"/>
                <w:i/>
                <w:sz w:val="18"/>
                <w:szCs w:val="18"/>
              </w:rPr>
              <w:t xml:space="preserve">C09 – </w:t>
            </w:r>
            <w:proofErr w:type="spellStart"/>
            <w:proofErr w:type="gramStart"/>
            <w:r w:rsidRPr="005D5E4A">
              <w:rPr>
                <w:rFonts w:asciiTheme="minorHAnsi" w:hAnsiTheme="minorHAnsi"/>
                <w:i/>
                <w:sz w:val="18"/>
                <w:szCs w:val="18"/>
              </w:rPr>
              <w:t>MaximumCoolingWperCFM</w:t>
            </w:r>
            <w:proofErr w:type="spellEnd"/>
            <w:r w:rsidRPr="005D5E4A">
              <w:rPr>
                <w:rFonts w:asciiTheme="minorHAnsi" w:hAnsiTheme="minorHAnsi"/>
                <w:sz w:val="18"/>
                <w:szCs w:val="18"/>
              </w:rPr>
              <w:t>;</w:t>
            </w:r>
            <w:proofErr w:type="gramEnd"/>
          </w:p>
          <w:p w14:paraId="05E41A48" w14:textId="77777777" w:rsidR="00163B06" w:rsidRPr="005D5E4A" w:rsidRDefault="00163B06" w:rsidP="00163B06">
            <w:pPr>
              <w:keepNext/>
              <w:rPr>
                <w:rFonts w:asciiTheme="minorHAnsi" w:hAnsiTheme="minorHAnsi"/>
                <w:sz w:val="18"/>
                <w:szCs w:val="18"/>
              </w:rPr>
            </w:pPr>
          </w:p>
          <w:p w14:paraId="1AD0EDC3"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else if parent is MCH-01d, then reference value from MCH-01d Section C </w:t>
            </w:r>
            <w:r w:rsidRPr="005D5E4A">
              <w:rPr>
                <w:rFonts w:asciiTheme="minorHAnsi" w:hAnsiTheme="minorHAnsi"/>
                <w:i/>
                <w:sz w:val="18"/>
                <w:szCs w:val="18"/>
              </w:rPr>
              <w:t xml:space="preserve">Row C09 – </w:t>
            </w:r>
            <w:proofErr w:type="spellStart"/>
            <w:proofErr w:type="gramStart"/>
            <w:r w:rsidRPr="005D5E4A">
              <w:rPr>
                <w:rFonts w:asciiTheme="minorHAnsi" w:hAnsiTheme="minorHAnsi"/>
                <w:i/>
                <w:sz w:val="18"/>
                <w:szCs w:val="18"/>
              </w:rPr>
              <w:t>MaximumCoolingWperCFM</w:t>
            </w:r>
            <w:proofErr w:type="spellEnd"/>
            <w:r w:rsidRPr="005D5E4A">
              <w:rPr>
                <w:rFonts w:asciiTheme="minorHAnsi" w:hAnsiTheme="minorHAnsi"/>
                <w:sz w:val="18"/>
                <w:szCs w:val="18"/>
              </w:rPr>
              <w:t>;</w:t>
            </w:r>
            <w:proofErr w:type="gramEnd"/>
          </w:p>
          <w:p w14:paraId="5C3E0EC1" w14:textId="77777777" w:rsidR="00163B06" w:rsidRPr="005D5E4A" w:rsidRDefault="00163B06" w:rsidP="00163B06">
            <w:pPr>
              <w:keepNext/>
              <w:rPr>
                <w:rFonts w:asciiTheme="minorHAnsi" w:hAnsiTheme="minorHAnsi"/>
                <w:sz w:val="18"/>
                <w:szCs w:val="18"/>
              </w:rPr>
            </w:pPr>
          </w:p>
          <w:p w14:paraId="53C8F5CD"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else if parent is MCH-01b then calculate: </w:t>
            </w:r>
          </w:p>
          <w:p w14:paraId="5F8AA4B2"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if MCH-01b Section C </w:t>
            </w:r>
            <w:r w:rsidRPr="005D5E4A">
              <w:rPr>
                <w:rFonts w:asciiTheme="minorHAnsi" w:hAnsiTheme="minorHAnsi"/>
                <w:i/>
                <w:sz w:val="18"/>
                <w:szCs w:val="18"/>
              </w:rPr>
              <w:t xml:space="preserve">Row C06 – </w:t>
            </w:r>
            <w:proofErr w:type="spellStart"/>
            <w:r w:rsidRPr="005D5E4A">
              <w:rPr>
                <w:rFonts w:asciiTheme="minorHAnsi" w:hAnsiTheme="minorHAnsi"/>
                <w:i/>
                <w:sz w:val="18"/>
                <w:szCs w:val="18"/>
              </w:rPr>
              <w:t>ResidentialCoolingSystemType</w:t>
            </w:r>
            <w:proofErr w:type="spellEnd"/>
            <w:r w:rsidRPr="005D5E4A">
              <w:rPr>
                <w:rFonts w:asciiTheme="minorHAnsi" w:hAnsiTheme="minorHAnsi"/>
                <w:sz w:val="18"/>
                <w:szCs w:val="18"/>
              </w:rPr>
              <w:t xml:space="preserve"> = Small duct high velocity HP or Small duct high velocity AC then use value 0.62,</w:t>
            </w:r>
          </w:p>
          <w:p w14:paraId="64DD17BB" w14:textId="77777777" w:rsidR="00163B06" w:rsidRPr="005D5E4A" w:rsidRDefault="00163B06" w:rsidP="00163B06">
            <w:pPr>
              <w:keepNext/>
              <w:rPr>
                <w:rFonts w:asciiTheme="minorHAnsi" w:hAnsiTheme="minorHAnsi"/>
                <w:sz w:val="18"/>
                <w:szCs w:val="18"/>
              </w:rPr>
            </w:pPr>
          </w:p>
          <w:p w14:paraId="10E43D53"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else if MCH-01b Section C </w:t>
            </w:r>
            <w:r w:rsidRPr="005D5E4A">
              <w:rPr>
                <w:rFonts w:asciiTheme="minorHAnsi" w:hAnsiTheme="minorHAnsi"/>
                <w:i/>
                <w:sz w:val="18"/>
                <w:szCs w:val="18"/>
              </w:rPr>
              <w:t xml:space="preserve">Row C02 – </w:t>
            </w:r>
            <w:proofErr w:type="spellStart"/>
            <w:r w:rsidRPr="005D5E4A">
              <w:rPr>
                <w:rFonts w:asciiTheme="minorHAnsi" w:hAnsiTheme="minorHAnsi"/>
                <w:i/>
                <w:sz w:val="18"/>
                <w:szCs w:val="18"/>
              </w:rPr>
              <w:t>ResidentialHeatingSystemType</w:t>
            </w:r>
            <w:proofErr w:type="spellEnd"/>
            <w:r w:rsidRPr="005D5E4A">
              <w:rPr>
                <w:rFonts w:asciiTheme="minorHAnsi" w:hAnsiTheme="minorHAnsi"/>
                <w:i/>
                <w:sz w:val="18"/>
                <w:szCs w:val="18"/>
              </w:rPr>
              <w:t xml:space="preserve"> = Central Gas Furnace or Package Gas Furnace then use value 0.45, else use value </w:t>
            </w:r>
            <w:proofErr w:type="gramStart"/>
            <w:r w:rsidRPr="005D5E4A">
              <w:rPr>
                <w:rFonts w:asciiTheme="minorHAnsi" w:hAnsiTheme="minorHAnsi"/>
                <w:i/>
                <w:sz w:val="18"/>
                <w:szCs w:val="18"/>
              </w:rPr>
              <w:t>0.58</w:t>
            </w:r>
            <w:r w:rsidRPr="005D5E4A">
              <w:rPr>
                <w:rFonts w:asciiTheme="minorHAnsi" w:hAnsiTheme="minorHAnsi"/>
                <w:sz w:val="18"/>
                <w:szCs w:val="18"/>
              </w:rPr>
              <w:t>;</w:t>
            </w:r>
            <w:proofErr w:type="gramEnd"/>
          </w:p>
          <w:p w14:paraId="1F114B35" w14:textId="77777777" w:rsidR="00163B06" w:rsidRPr="005D5E4A" w:rsidRDefault="00163B06" w:rsidP="00163B06">
            <w:pPr>
              <w:keepNext/>
              <w:rPr>
                <w:rFonts w:asciiTheme="minorHAnsi" w:hAnsiTheme="minorHAnsi"/>
                <w:sz w:val="18"/>
                <w:szCs w:val="18"/>
              </w:rPr>
            </w:pPr>
          </w:p>
          <w:p w14:paraId="757EF09D"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if parent is MCH-01c then calculate: </w:t>
            </w:r>
          </w:p>
          <w:p w14:paraId="21E1B85D"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if MCH-01c Section B </w:t>
            </w:r>
            <w:r w:rsidRPr="005D5E4A">
              <w:rPr>
                <w:rFonts w:asciiTheme="minorHAnsi" w:hAnsiTheme="minorHAnsi"/>
                <w:i/>
                <w:sz w:val="18"/>
                <w:szCs w:val="18"/>
              </w:rPr>
              <w:t xml:space="preserve">Row B05 – </w:t>
            </w:r>
            <w:proofErr w:type="spellStart"/>
            <w:r w:rsidRPr="005D5E4A">
              <w:rPr>
                <w:rFonts w:asciiTheme="minorHAnsi" w:hAnsiTheme="minorHAnsi"/>
                <w:i/>
                <w:sz w:val="18"/>
                <w:szCs w:val="18"/>
              </w:rPr>
              <w:t>ResidentialCoolingSystemType</w:t>
            </w:r>
            <w:proofErr w:type="spellEnd"/>
            <w:r w:rsidRPr="005D5E4A">
              <w:rPr>
                <w:rFonts w:asciiTheme="minorHAnsi" w:hAnsiTheme="minorHAnsi"/>
                <w:sz w:val="18"/>
                <w:szCs w:val="18"/>
              </w:rPr>
              <w:t xml:space="preserve"> = Small duct high velocity HP or Small duct high velocity AC then use value 0.62,</w:t>
            </w:r>
          </w:p>
          <w:p w14:paraId="6B6A8F0A" w14:textId="77777777" w:rsidR="00163B06" w:rsidRPr="005D5E4A" w:rsidRDefault="00163B06" w:rsidP="00163B06">
            <w:pPr>
              <w:keepNext/>
              <w:rPr>
                <w:rFonts w:asciiTheme="minorHAnsi" w:hAnsiTheme="minorHAnsi"/>
                <w:sz w:val="18"/>
                <w:szCs w:val="18"/>
              </w:rPr>
            </w:pPr>
          </w:p>
          <w:p w14:paraId="3CAD08D6" w14:textId="71FE68DE"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else if MCH-01c Section B </w:t>
            </w:r>
            <w:r w:rsidRPr="005D5E4A">
              <w:rPr>
                <w:rFonts w:asciiTheme="minorHAnsi" w:hAnsiTheme="minorHAnsi"/>
                <w:i/>
                <w:sz w:val="18"/>
                <w:szCs w:val="18"/>
              </w:rPr>
              <w:t xml:space="preserve">Row B02 – </w:t>
            </w:r>
            <w:proofErr w:type="spellStart"/>
            <w:r w:rsidRPr="005D5E4A">
              <w:rPr>
                <w:rFonts w:asciiTheme="minorHAnsi" w:hAnsiTheme="minorHAnsi"/>
                <w:i/>
                <w:sz w:val="18"/>
                <w:szCs w:val="18"/>
              </w:rPr>
              <w:t>ResidentialHeatingSystemType</w:t>
            </w:r>
            <w:proofErr w:type="spellEnd"/>
            <w:r w:rsidRPr="005D5E4A">
              <w:rPr>
                <w:rFonts w:asciiTheme="minorHAnsi" w:hAnsiTheme="minorHAnsi"/>
                <w:i/>
                <w:sz w:val="18"/>
                <w:szCs w:val="18"/>
              </w:rPr>
              <w:t xml:space="preserve"> = Central Gas Furnace or Package Gas Furnace then use value 0.45, else use value 0.58</w:t>
            </w:r>
          </w:p>
          <w:p w14:paraId="65CE9D0C" w14:textId="0E39DB5B" w:rsidR="003602D0" w:rsidRPr="005D5E4A" w:rsidRDefault="004F6841" w:rsidP="004F6841">
            <w:pPr>
              <w:keepNext/>
              <w:rPr>
                <w:rFonts w:asciiTheme="minorHAnsi" w:hAnsiTheme="minorHAnsi"/>
                <w:sz w:val="18"/>
                <w:szCs w:val="18"/>
              </w:rPr>
            </w:pPr>
            <w:r w:rsidRPr="005D5E4A">
              <w:rPr>
                <w:rFonts w:asciiTheme="minorHAnsi" w:hAnsiTheme="minorHAnsi"/>
                <w:sz w:val="18"/>
                <w:szCs w:val="18"/>
              </w:rPr>
              <w:t>&gt;&gt;</w:t>
            </w:r>
          </w:p>
        </w:tc>
      </w:tr>
      <w:tr w:rsidR="003602D0" w:rsidRPr="005D5E4A"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D5E4A" w:rsidRDefault="003602D0" w:rsidP="005B03AD">
            <w:pPr>
              <w:keepNext/>
              <w:jc w:val="center"/>
              <w:rPr>
                <w:rFonts w:asciiTheme="minorHAnsi" w:hAnsiTheme="minorHAnsi"/>
                <w:sz w:val="18"/>
                <w:szCs w:val="18"/>
              </w:rPr>
            </w:pPr>
            <w:r w:rsidRPr="005D5E4A">
              <w:rPr>
                <w:rFonts w:asciiTheme="minorHAnsi" w:hAnsiTheme="minorHAnsi"/>
                <w:sz w:val="18"/>
                <w:szCs w:val="18"/>
              </w:rPr>
              <w:t>04</w:t>
            </w:r>
          </w:p>
        </w:tc>
        <w:tc>
          <w:tcPr>
            <w:tcW w:w="2288" w:type="pct"/>
            <w:vAlign w:val="center"/>
          </w:tcPr>
          <w:p w14:paraId="65CE9D0F" w14:textId="5CA0F664" w:rsidR="003602D0" w:rsidRPr="005D5E4A" w:rsidRDefault="003602D0" w:rsidP="00364043">
            <w:pPr>
              <w:keepNext/>
              <w:rPr>
                <w:rFonts w:asciiTheme="minorHAnsi" w:hAnsiTheme="minorHAnsi"/>
                <w:sz w:val="18"/>
                <w:szCs w:val="18"/>
              </w:rPr>
            </w:pPr>
            <w:r w:rsidRPr="005D5E4A">
              <w:rPr>
                <w:rFonts w:asciiTheme="minorHAnsi" w:hAnsiTheme="minorHAnsi"/>
                <w:sz w:val="18"/>
                <w:szCs w:val="18"/>
              </w:rPr>
              <w:t>Actual Fan Efficacy (</w:t>
            </w:r>
            <w:r w:rsidR="00364043" w:rsidRPr="005D5E4A">
              <w:rPr>
                <w:rFonts w:asciiTheme="minorHAnsi" w:hAnsiTheme="minorHAnsi"/>
                <w:sz w:val="18"/>
                <w:szCs w:val="18"/>
              </w:rPr>
              <w:t>w</w:t>
            </w:r>
            <w:r w:rsidRPr="005D5E4A">
              <w:rPr>
                <w:rFonts w:asciiTheme="minorHAnsi" w:hAnsiTheme="minorHAnsi"/>
                <w:sz w:val="18"/>
                <w:szCs w:val="18"/>
              </w:rPr>
              <w:t>atts/cfm)</w:t>
            </w:r>
          </w:p>
        </w:tc>
        <w:tc>
          <w:tcPr>
            <w:tcW w:w="2500" w:type="pct"/>
            <w:gridSpan w:val="2"/>
            <w:vAlign w:val="center"/>
          </w:tcPr>
          <w:p w14:paraId="65CE9D10" w14:textId="77777777"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&lt;&lt;calculated field, row C01/row C02&gt;&gt;</w:t>
            </w:r>
          </w:p>
        </w:tc>
      </w:tr>
      <w:tr w:rsidR="005B03AD" w:rsidRPr="005D5E4A"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D5E4A" w:rsidRDefault="005B03AD" w:rsidP="005B03AD">
            <w:pPr>
              <w:keepNext/>
              <w:jc w:val="center"/>
              <w:rPr>
                <w:rFonts w:asciiTheme="minorHAnsi" w:hAnsiTheme="minorHAnsi"/>
                <w:sz w:val="18"/>
                <w:szCs w:val="18"/>
              </w:rPr>
            </w:pPr>
            <w:r w:rsidRPr="005D5E4A">
              <w:rPr>
                <w:rFonts w:asciiTheme="minorHAnsi" w:hAnsiTheme="minorHAnsi"/>
                <w:sz w:val="18"/>
                <w:szCs w:val="18"/>
              </w:rPr>
              <w:t>05</w:t>
            </w:r>
          </w:p>
        </w:tc>
        <w:tc>
          <w:tcPr>
            <w:tcW w:w="2288" w:type="pct"/>
            <w:vAlign w:val="center"/>
          </w:tcPr>
          <w:p w14:paraId="65CE9D13" w14:textId="77777777" w:rsidR="005B03AD" w:rsidRPr="005D5E4A" w:rsidRDefault="005B03AD" w:rsidP="005B03AD">
            <w:pPr>
              <w:keepNext/>
              <w:rPr>
                <w:rFonts w:asciiTheme="minorHAnsi" w:hAnsiTheme="minorHAnsi"/>
                <w:sz w:val="18"/>
                <w:szCs w:val="18"/>
              </w:rPr>
            </w:pPr>
            <w:r w:rsidRPr="005D5E4A">
              <w:rPr>
                <w:rFonts w:asciiTheme="minorHAnsi" w:hAnsiTheme="minorHAnsi"/>
                <w:sz w:val="18"/>
                <w:szCs w:val="18"/>
              </w:rPr>
              <w:t>Compliance Statement:</w:t>
            </w:r>
          </w:p>
        </w:tc>
        <w:tc>
          <w:tcPr>
            <w:tcW w:w="2500" w:type="pct"/>
            <w:gridSpan w:val="2"/>
            <w:vAlign w:val="center"/>
          </w:tcPr>
          <w:p w14:paraId="6E083D5A" w14:textId="5AA23CE6" w:rsidR="00E04FDC" w:rsidRPr="005D5E4A" w:rsidRDefault="005B03AD" w:rsidP="00E04FDC">
            <w:pPr>
              <w:keepNext/>
              <w:rPr>
                <w:rFonts w:asciiTheme="minorHAnsi" w:hAnsiTheme="minorHAnsi"/>
                <w:sz w:val="18"/>
                <w:szCs w:val="18"/>
              </w:rPr>
            </w:pPr>
            <w:r w:rsidRPr="005D5E4A">
              <w:rPr>
                <w:rFonts w:asciiTheme="minorHAnsi" w:hAnsiTheme="minorHAnsi"/>
                <w:sz w:val="18"/>
                <w:szCs w:val="18"/>
              </w:rPr>
              <w:t xml:space="preserve">&lt;&lt;If </w:t>
            </w:r>
            <w:r w:rsidR="000F2D06" w:rsidRPr="005D5E4A">
              <w:rPr>
                <w:rFonts w:asciiTheme="minorHAnsi" w:hAnsiTheme="minorHAnsi"/>
                <w:sz w:val="18"/>
                <w:szCs w:val="18"/>
              </w:rPr>
              <w:t>C</w:t>
            </w:r>
            <w:r w:rsidRPr="005D5E4A">
              <w:rPr>
                <w:rFonts w:asciiTheme="minorHAnsi" w:hAnsiTheme="minorHAnsi"/>
                <w:sz w:val="18"/>
                <w:szCs w:val="18"/>
              </w:rPr>
              <w:t>03≥</w:t>
            </w:r>
            <w:r w:rsidR="000F2D06" w:rsidRPr="005D5E4A">
              <w:rPr>
                <w:rFonts w:asciiTheme="minorHAnsi" w:hAnsiTheme="minorHAnsi"/>
                <w:sz w:val="18"/>
                <w:szCs w:val="18"/>
              </w:rPr>
              <w:t>C</w:t>
            </w:r>
            <w:r w:rsidRPr="005D5E4A">
              <w:rPr>
                <w:rFonts w:asciiTheme="minorHAnsi" w:hAnsiTheme="minorHAnsi"/>
                <w:sz w:val="18"/>
                <w:szCs w:val="18"/>
              </w:rPr>
              <w:t xml:space="preserve">04, then display text: system fan efficacy </w:t>
            </w:r>
            <w:proofErr w:type="gramStart"/>
            <w:r w:rsidRPr="005D5E4A">
              <w:rPr>
                <w:rFonts w:asciiTheme="minorHAnsi" w:hAnsiTheme="minorHAnsi"/>
                <w:sz w:val="18"/>
                <w:szCs w:val="18"/>
              </w:rPr>
              <w:t>complies</w:t>
            </w:r>
            <w:r w:rsidR="00E04FDC" w:rsidRPr="005D5E4A">
              <w:rPr>
                <w:rFonts w:asciiTheme="minorHAnsi" w:hAnsiTheme="minorHAnsi"/>
                <w:sz w:val="18"/>
                <w:szCs w:val="18"/>
              </w:rPr>
              <w:t>;</w:t>
            </w:r>
            <w:proofErr w:type="gramEnd"/>
            <w:r w:rsidRPr="005D5E4A">
              <w:rPr>
                <w:rFonts w:asciiTheme="minorHAnsi" w:hAnsiTheme="minorHAnsi"/>
                <w:sz w:val="18"/>
                <w:szCs w:val="18"/>
              </w:rPr>
              <w:t xml:space="preserve"> </w:t>
            </w:r>
          </w:p>
          <w:p w14:paraId="65CE9D14" w14:textId="1904F3C3" w:rsidR="005B03AD" w:rsidRPr="005D5E4A" w:rsidRDefault="005B03AD" w:rsidP="00E04FDC">
            <w:pPr>
              <w:keepNext/>
              <w:rPr>
                <w:rFonts w:asciiTheme="minorHAnsi" w:hAnsiTheme="minorHAnsi"/>
                <w:sz w:val="18"/>
                <w:szCs w:val="18"/>
              </w:rPr>
            </w:pPr>
            <w:r w:rsidRPr="005D5E4A">
              <w:rPr>
                <w:rFonts w:asciiTheme="minorHAnsi" w:hAnsiTheme="minorHAnsi"/>
                <w:sz w:val="18"/>
                <w:szCs w:val="18"/>
              </w:rPr>
              <w:t>else display text: system does not comply with fan efficacy requirement&gt;&gt;</w:t>
            </w:r>
          </w:p>
        </w:tc>
      </w:tr>
    </w:tbl>
    <w:p w14:paraId="65CE9D16" w14:textId="77777777" w:rsidR="003602D0" w:rsidRPr="005D5E4A"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5D5E4A" w14:paraId="65CE9D19" w14:textId="77777777" w:rsidTr="00036F28">
        <w:trPr>
          <w:trHeight w:val="144"/>
        </w:trPr>
        <w:tc>
          <w:tcPr>
            <w:tcW w:w="5000" w:type="pct"/>
            <w:gridSpan w:val="7"/>
          </w:tcPr>
          <w:p w14:paraId="65CE9D17" w14:textId="0DC1AC56" w:rsidR="003602D0" w:rsidRPr="005D5E4A" w:rsidRDefault="003602D0" w:rsidP="00E15FD7">
            <w:pPr>
              <w:keepNext/>
              <w:rPr>
                <w:rFonts w:asciiTheme="minorHAnsi" w:hAnsiTheme="minorHAnsi"/>
                <w:b/>
                <w:szCs w:val="18"/>
              </w:rPr>
            </w:pPr>
            <w:r w:rsidRPr="005D5E4A">
              <w:rPr>
                <w:rFonts w:asciiTheme="minorHAnsi" w:hAnsiTheme="minorHAnsi"/>
                <w:b/>
                <w:szCs w:val="18"/>
              </w:rPr>
              <w:lastRenderedPageBreak/>
              <w:t>D. Forced Air System Fan Efficacy Measurement – All Zonal Control Modes</w:t>
            </w:r>
          </w:p>
          <w:p w14:paraId="65CE9D18" w14:textId="35108560" w:rsidR="003602D0" w:rsidRPr="005D5E4A" w:rsidRDefault="00212BB8" w:rsidP="00E15FD7">
            <w:pPr>
              <w:keepNext/>
              <w:rPr>
                <w:rFonts w:asciiTheme="minorHAnsi" w:hAnsiTheme="minorHAnsi"/>
                <w:b/>
                <w:sz w:val="18"/>
                <w:szCs w:val="18"/>
              </w:rPr>
            </w:pPr>
            <w:r w:rsidRPr="005D5E4A">
              <w:rPr>
                <w:rFonts w:ascii="Calibri" w:hAnsi="Calibri"/>
                <w:sz w:val="18"/>
                <w:szCs w:val="18"/>
              </w:rPr>
              <w:t>&lt;&lt;Static Text - see the top&gt;&gt;</w:t>
            </w:r>
          </w:p>
        </w:tc>
      </w:tr>
      <w:tr w:rsidR="003602D0" w:rsidRPr="005D5E4A"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5D5E4A" w:rsidRDefault="003602D0" w:rsidP="00E15FD7">
            <w:pPr>
              <w:pStyle w:val="FootnoteText"/>
              <w:keepNext/>
              <w:jc w:val="center"/>
              <w:rPr>
                <w:rFonts w:asciiTheme="minorHAnsi" w:hAnsiTheme="minorHAnsi"/>
                <w:sz w:val="18"/>
                <w:szCs w:val="18"/>
              </w:rPr>
            </w:pPr>
            <w:r w:rsidRPr="005D5E4A">
              <w:rPr>
                <w:rFonts w:asciiTheme="minorHAnsi" w:hAnsiTheme="minorHAnsi"/>
                <w:sz w:val="18"/>
                <w:szCs w:val="18"/>
              </w:rPr>
              <w:t>01</w:t>
            </w:r>
          </w:p>
        </w:tc>
        <w:tc>
          <w:tcPr>
            <w:tcW w:w="2282" w:type="pct"/>
            <w:gridSpan w:val="3"/>
          </w:tcPr>
          <w:p w14:paraId="4A5D8666" w14:textId="753DE7C0" w:rsidR="0036342F" w:rsidRPr="005D5E4A" w:rsidRDefault="003602D0" w:rsidP="00E15FD7">
            <w:pPr>
              <w:pStyle w:val="FootnoteText"/>
              <w:keepNext/>
              <w:rPr>
                <w:rFonts w:asciiTheme="minorHAnsi" w:hAnsiTheme="minorHAnsi"/>
                <w:sz w:val="18"/>
                <w:szCs w:val="18"/>
              </w:rPr>
            </w:pPr>
            <w:r w:rsidRPr="005D5E4A">
              <w:rPr>
                <w:rFonts w:asciiTheme="minorHAnsi" w:hAnsiTheme="minorHAnsi"/>
                <w:sz w:val="18"/>
                <w:szCs w:val="18"/>
              </w:rPr>
              <w:t xml:space="preserve">Number of </w:t>
            </w:r>
            <w:r w:rsidR="0036342F" w:rsidRPr="005D5E4A">
              <w:rPr>
                <w:rFonts w:asciiTheme="minorHAnsi" w:hAnsiTheme="minorHAnsi"/>
                <w:sz w:val="18"/>
                <w:szCs w:val="18"/>
              </w:rPr>
              <w:t>I</w:t>
            </w:r>
            <w:r w:rsidRPr="005D5E4A">
              <w:rPr>
                <w:rFonts w:asciiTheme="minorHAnsi" w:hAnsiTheme="minorHAnsi"/>
                <w:sz w:val="18"/>
                <w:szCs w:val="18"/>
              </w:rPr>
              <w:t xml:space="preserve">ndependently </w:t>
            </w:r>
            <w:r w:rsidR="0036342F" w:rsidRPr="005D5E4A">
              <w:rPr>
                <w:rFonts w:asciiTheme="minorHAnsi" w:hAnsiTheme="minorHAnsi"/>
                <w:sz w:val="18"/>
                <w:szCs w:val="18"/>
              </w:rPr>
              <w:t>C</w:t>
            </w:r>
            <w:r w:rsidRPr="005D5E4A">
              <w:rPr>
                <w:rFonts w:asciiTheme="minorHAnsi" w:hAnsiTheme="minorHAnsi"/>
                <w:sz w:val="18"/>
                <w:szCs w:val="18"/>
              </w:rPr>
              <w:t xml:space="preserve">ontrolled </w:t>
            </w:r>
            <w:r w:rsidR="0036342F" w:rsidRPr="005D5E4A">
              <w:rPr>
                <w:rFonts w:asciiTheme="minorHAnsi" w:hAnsiTheme="minorHAnsi"/>
                <w:sz w:val="18"/>
                <w:szCs w:val="18"/>
              </w:rPr>
              <w:t>Z</w:t>
            </w:r>
            <w:r w:rsidRPr="005D5E4A">
              <w:rPr>
                <w:rFonts w:asciiTheme="minorHAnsi" w:hAnsiTheme="minorHAnsi"/>
                <w:sz w:val="18"/>
                <w:szCs w:val="18"/>
              </w:rPr>
              <w:t>ones</w:t>
            </w:r>
          </w:p>
          <w:p w14:paraId="65CE9D1B" w14:textId="00F9DE50" w:rsidR="003602D0" w:rsidRPr="005D5E4A" w:rsidRDefault="003602D0" w:rsidP="00E15FD7">
            <w:pPr>
              <w:pStyle w:val="FootnoteText"/>
              <w:keepNext/>
              <w:rPr>
                <w:rFonts w:asciiTheme="minorHAnsi" w:hAnsiTheme="minorHAnsi"/>
                <w:sz w:val="18"/>
                <w:szCs w:val="18"/>
              </w:rPr>
            </w:pPr>
            <w:r w:rsidRPr="005D5E4A">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5D5E4A" w:rsidRDefault="003602D0" w:rsidP="00E15FD7">
            <w:pPr>
              <w:pStyle w:val="FootnoteText"/>
              <w:keepNext/>
              <w:rPr>
                <w:rFonts w:asciiTheme="minorHAnsi" w:hAnsiTheme="minorHAnsi"/>
                <w:sz w:val="18"/>
                <w:szCs w:val="18"/>
              </w:rPr>
            </w:pPr>
            <w:r w:rsidRPr="005D5E4A">
              <w:rPr>
                <w:rFonts w:asciiTheme="minorHAnsi" w:hAnsiTheme="minorHAnsi"/>
                <w:sz w:val="18"/>
                <w:szCs w:val="18"/>
              </w:rPr>
              <w:t>&lt;&lt;user input, integer&gt;&gt;</w:t>
            </w:r>
          </w:p>
        </w:tc>
      </w:tr>
      <w:tr w:rsidR="003602D0" w:rsidRPr="005D5E4A"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5D5E4A" w:rsidRDefault="003602D0" w:rsidP="00E15FD7">
            <w:pPr>
              <w:keepNext/>
              <w:rPr>
                <w:rFonts w:asciiTheme="minorHAnsi" w:hAnsiTheme="minorHAnsi"/>
                <w:sz w:val="18"/>
                <w:szCs w:val="18"/>
              </w:rPr>
            </w:pPr>
            <w:r w:rsidRPr="005D5E4A">
              <w:rPr>
                <w:rFonts w:asciiTheme="minorHAnsi" w:hAnsiTheme="minorHAnsi"/>
                <w:sz w:val="18"/>
                <w:szCs w:val="18"/>
              </w:rPr>
              <w:t>02</w:t>
            </w:r>
          </w:p>
        </w:tc>
        <w:tc>
          <w:tcPr>
            <w:tcW w:w="2282" w:type="pct"/>
            <w:gridSpan w:val="3"/>
            <w:vAlign w:val="center"/>
          </w:tcPr>
          <w:p w14:paraId="65CE9D1F" w14:textId="1D071C92" w:rsidR="003602D0" w:rsidRPr="005D5E4A" w:rsidRDefault="003602D0" w:rsidP="00364043">
            <w:pPr>
              <w:keepNext/>
              <w:rPr>
                <w:rFonts w:asciiTheme="minorHAnsi" w:hAnsiTheme="minorHAnsi"/>
                <w:sz w:val="18"/>
                <w:szCs w:val="18"/>
              </w:rPr>
            </w:pPr>
            <w:r w:rsidRPr="005D5E4A">
              <w:rPr>
                <w:rFonts w:asciiTheme="minorHAnsi" w:hAnsiTheme="minorHAnsi"/>
                <w:sz w:val="18"/>
                <w:szCs w:val="18"/>
              </w:rPr>
              <w:t>Required Fan Efficacy in all Zonal Control Modes(</w:t>
            </w:r>
            <w:r w:rsidR="00364043" w:rsidRPr="005D5E4A">
              <w:rPr>
                <w:rFonts w:asciiTheme="minorHAnsi" w:hAnsiTheme="minorHAnsi"/>
                <w:sz w:val="18"/>
                <w:szCs w:val="18"/>
              </w:rPr>
              <w:t>w</w:t>
            </w:r>
            <w:r w:rsidRPr="005D5E4A">
              <w:rPr>
                <w:rFonts w:asciiTheme="minorHAnsi" w:hAnsiTheme="minorHAnsi"/>
                <w:sz w:val="18"/>
                <w:szCs w:val="18"/>
              </w:rPr>
              <w:t>att</w:t>
            </w:r>
            <w:r w:rsidR="00364043" w:rsidRPr="005D5E4A">
              <w:rPr>
                <w:rFonts w:asciiTheme="minorHAnsi" w:hAnsiTheme="minorHAnsi"/>
                <w:sz w:val="18"/>
                <w:szCs w:val="18"/>
              </w:rPr>
              <w:t>s</w:t>
            </w:r>
            <w:r w:rsidRPr="005D5E4A">
              <w:rPr>
                <w:rFonts w:asciiTheme="minorHAnsi" w:hAnsiTheme="minorHAnsi"/>
                <w:sz w:val="18"/>
                <w:szCs w:val="18"/>
              </w:rPr>
              <w:t>/cfm)</w:t>
            </w:r>
          </w:p>
        </w:tc>
        <w:tc>
          <w:tcPr>
            <w:tcW w:w="2501" w:type="pct"/>
            <w:gridSpan w:val="3"/>
            <w:vAlign w:val="center"/>
          </w:tcPr>
          <w:p w14:paraId="65CE9D20" w14:textId="70AEBFC1" w:rsidR="004F6841" w:rsidRPr="005D5E4A" w:rsidRDefault="004F6841" w:rsidP="004F6841">
            <w:pPr>
              <w:keepNext/>
              <w:rPr>
                <w:rFonts w:asciiTheme="minorHAnsi" w:hAnsiTheme="minorHAnsi"/>
                <w:sz w:val="18"/>
                <w:szCs w:val="18"/>
              </w:rPr>
            </w:pPr>
            <w:r w:rsidRPr="005D5E4A">
              <w:rPr>
                <w:rFonts w:asciiTheme="minorHAnsi" w:hAnsiTheme="minorHAnsi"/>
                <w:sz w:val="18"/>
                <w:szCs w:val="18"/>
              </w:rPr>
              <w:t>&lt;&lt;calculated field:</w:t>
            </w:r>
          </w:p>
          <w:p w14:paraId="11A71A46"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if parent is MCH-01a, then reference value from MCH-01a Section C Row </w:t>
            </w:r>
            <w:r w:rsidRPr="005D5E4A">
              <w:rPr>
                <w:rFonts w:asciiTheme="minorHAnsi" w:hAnsiTheme="minorHAnsi"/>
                <w:i/>
                <w:sz w:val="18"/>
                <w:szCs w:val="18"/>
              </w:rPr>
              <w:t xml:space="preserve">C09 – </w:t>
            </w:r>
            <w:proofErr w:type="spellStart"/>
            <w:proofErr w:type="gramStart"/>
            <w:r w:rsidRPr="005D5E4A">
              <w:rPr>
                <w:rFonts w:asciiTheme="minorHAnsi" w:hAnsiTheme="minorHAnsi"/>
                <w:i/>
                <w:sz w:val="18"/>
                <w:szCs w:val="18"/>
              </w:rPr>
              <w:t>MaximumCoolingWperCFM</w:t>
            </w:r>
            <w:proofErr w:type="spellEnd"/>
            <w:r w:rsidRPr="005D5E4A">
              <w:rPr>
                <w:rFonts w:asciiTheme="minorHAnsi" w:hAnsiTheme="minorHAnsi"/>
                <w:sz w:val="18"/>
                <w:szCs w:val="18"/>
              </w:rPr>
              <w:t>;</w:t>
            </w:r>
            <w:proofErr w:type="gramEnd"/>
          </w:p>
          <w:p w14:paraId="52A7BD0E" w14:textId="77777777" w:rsidR="0060069E" w:rsidRPr="005D5E4A" w:rsidRDefault="0060069E" w:rsidP="0060069E">
            <w:pPr>
              <w:keepNext/>
              <w:rPr>
                <w:rFonts w:asciiTheme="minorHAnsi" w:hAnsiTheme="minorHAnsi"/>
                <w:sz w:val="18"/>
                <w:szCs w:val="18"/>
              </w:rPr>
            </w:pPr>
          </w:p>
          <w:p w14:paraId="080CA2D2"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else if parent is MCH-01d, then reference value from MCH-01d Section C </w:t>
            </w:r>
            <w:r w:rsidRPr="005D5E4A">
              <w:rPr>
                <w:rFonts w:asciiTheme="minorHAnsi" w:hAnsiTheme="minorHAnsi"/>
                <w:i/>
                <w:sz w:val="18"/>
                <w:szCs w:val="18"/>
              </w:rPr>
              <w:t xml:space="preserve">Row C09 – </w:t>
            </w:r>
            <w:proofErr w:type="spellStart"/>
            <w:proofErr w:type="gramStart"/>
            <w:r w:rsidRPr="005D5E4A">
              <w:rPr>
                <w:rFonts w:asciiTheme="minorHAnsi" w:hAnsiTheme="minorHAnsi"/>
                <w:i/>
                <w:sz w:val="18"/>
                <w:szCs w:val="18"/>
              </w:rPr>
              <w:t>MaximumCoolingWperCFM</w:t>
            </w:r>
            <w:proofErr w:type="spellEnd"/>
            <w:r w:rsidRPr="005D5E4A">
              <w:rPr>
                <w:rFonts w:asciiTheme="minorHAnsi" w:hAnsiTheme="minorHAnsi"/>
                <w:sz w:val="18"/>
                <w:szCs w:val="18"/>
              </w:rPr>
              <w:t>;</w:t>
            </w:r>
            <w:proofErr w:type="gramEnd"/>
          </w:p>
          <w:p w14:paraId="67CF18DF" w14:textId="77777777" w:rsidR="0060069E" w:rsidRPr="005D5E4A" w:rsidRDefault="0060069E" w:rsidP="0060069E">
            <w:pPr>
              <w:keepNext/>
              <w:rPr>
                <w:rFonts w:asciiTheme="minorHAnsi" w:hAnsiTheme="minorHAnsi"/>
                <w:sz w:val="18"/>
                <w:szCs w:val="18"/>
              </w:rPr>
            </w:pPr>
          </w:p>
          <w:p w14:paraId="0EFA00E6"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else if parent is MCH-01b then calculate: </w:t>
            </w:r>
          </w:p>
          <w:p w14:paraId="280141E3"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if MCH-01b Section C </w:t>
            </w:r>
            <w:r w:rsidRPr="005D5E4A">
              <w:rPr>
                <w:rFonts w:asciiTheme="minorHAnsi" w:hAnsiTheme="minorHAnsi"/>
                <w:i/>
                <w:sz w:val="18"/>
                <w:szCs w:val="18"/>
              </w:rPr>
              <w:t xml:space="preserve">Row C06 – </w:t>
            </w:r>
            <w:proofErr w:type="spellStart"/>
            <w:r w:rsidRPr="005D5E4A">
              <w:rPr>
                <w:rFonts w:asciiTheme="minorHAnsi" w:hAnsiTheme="minorHAnsi"/>
                <w:i/>
                <w:sz w:val="18"/>
                <w:szCs w:val="18"/>
              </w:rPr>
              <w:t>ResidentialCoolingSystemType</w:t>
            </w:r>
            <w:proofErr w:type="spellEnd"/>
            <w:r w:rsidRPr="005D5E4A">
              <w:rPr>
                <w:rFonts w:asciiTheme="minorHAnsi" w:hAnsiTheme="minorHAnsi"/>
                <w:sz w:val="18"/>
                <w:szCs w:val="18"/>
              </w:rPr>
              <w:t xml:space="preserve"> = Small duct high velocity HP or Small duct high velocity AC then use value 0.62,</w:t>
            </w:r>
          </w:p>
          <w:p w14:paraId="53495C22" w14:textId="77777777" w:rsidR="0060069E" w:rsidRPr="005D5E4A" w:rsidRDefault="0060069E" w:rsidP="0060069E">
            <w:pPr>
              <w:keepNext/>
              <w:rPr>
                <w:rFonts w:asciiTheme="minorHAnsi" w:hAnsiTheme="minorHAnsi"/>
                <w:sz w:val="18"/>
                <w:szCs w:val="18"/>
              </w:rPr>
            </w:pPr>
          </w:p>
          <w:p w14:paraId="406066CF"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else if MCH-01b Section C </w:t>
            </w:r>
            <w:r w:rsidRPr="005D5E4A">
              <w:rPr>
                <w:rFonts w:asciiTheme="minorHAnsi" w:hAnsiTheme="minorHAnsi"/>
                <w:i/>
                <w:sz w:val="18"/>
                <w:szCs w:val="18"/>
              </w:rPr>
              <w:t xml:space="preserve">Row C02 – </w:t>
            </w:r>
            <w:proofErr w:type="spellStart"/>
            <w:r w:rsidRPr="005D5E4A">
              <w:rPr>
                <w:rFonts w:asciiTheme="minorHAnsi" w:hAnsiTheme="minorHAnsi"/>
                <w:i/>
                <w:sz w:val="18"/>
                <w:szCs w:val="18"/>
              </w:rPr>
              <w:t>ResidentialHeatingSystemType</w:t>
            </w:r>
            <w:proofErr w:type="spellEnd"/>
            <w:r w:rsidRPr="005D5E4A">
              <w:rPr>
                <w:rFonts w:asciiTheme="minorHAnsi" w:hAnsiTheme="minorHAnsi"/>
                <w:i/>
                <w:sz w:val="18"/>
                <w:szCs w:val="18"/>
              </w:rPr>
              <w:t xml:space="preserve"> = Central Gas Furnace or Package Gas Furnace then use value 0.45, else use value </w:t>
            </w:r>
            <w:proofErr w:type="gramStart"/>
            <w:r w:rsidRPr="005D5E4A">
              <w:rPr>
                <w:rFonts w:asciiTheme="minorHAnsi" w:hAnsiTheme="minorHAnsi"/>
                <w:i/>
                <w:sz w:val="18"/>
                <w:szCs w:val="18"/>
              </w:rPr>
              <w:t>0.58</w:t>
            </w:r>
            <w:r w:rsidRPr="005D5E4A">
              <w:rPr>
                <w:rFonts w:asciiTheme="minorHAnsi" w:hAnsiTheme="minorHAnsi"/>
                <w:sz w:val="18"/>
                <w:szCs w:val="18"/>
              </w:rPr>
              <w:t>;</w:t>
            </w:r>
            <w:proofErr w:type="gramEnd"/>
          </w:p>
          <w:p w14:paraId="4D54E09A" w14:textId="77777777" w:rsidR="0060069E" w:rsidRPr="005D5E4A" w:rsidRDefault="0060069E" w:rsidP="0060069E">
            <w:pPr>
              <w:keepNext/>
              <w:rPr>
                <w:rFonts w:asciiTheme="minorHAnsi" w:hAnsiTheme="minorHAnsi"/>
                <w:sz w:val="18"/>
                <w:szCs w:val="18"/>
              </w:rPr>
            </w:pPr>
          </w:p>
          <w:p w14:paraId="4C393FC6"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if parent is MCH-01c then calculate: </w:t>
            </w:r>
          </w:p>
          <w:p w14:paraId="4B5061E0"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if MCH-01c Section B </w:t>
            </w:r>
            <w:r w:rsidRPr="005D5E4A">
              <w:rPr>
                <w:rFonts w:asciiTheme="minorHAnsi" w:hAnsiTheme="minorHAnsi"/>
                <w:i/>
                <w:sz w:val="18"/>
                <w:szCs w:val="18"/>
              </w:rPr>
              <w:t xml:space="preserve">Row B05 – </w:t>
            </w:r>
            <w:proofErr w:type="spellStart"/>
            <w:r w:rsidRPr="005D5E4A">
              <w:rPr>
                <w:rFonts w:asciiTheme="minorHAnsi" w:hAnsiTheme="minorHAnsi"/>
                <w:i/>
                <w:sz w:val="18"/>
                <w:szCs w:val="18"/>
              </w:rPr>
              <w:t>ResidentialCoolingSystemType</w:t>
            </w:r>
            <w:proofErr w:type="spellEnd"/>
            <w:r w:rsidRPr="005D5E4A">
              <w:rPr>
                <w:rFonts w:asciiTheme="minorHAnsi" w:hAnsiTheme="minorHAnsi"/>
                <w:sz w:val="18"/>
                <w:szCs w:val="18"/>
              </w:rPr>
              <w:t xml:space="preserve"> = Small duct high velocity HP or Small duct high velocity AC then use value 0.62,</w:t>
            </w:r>
          </w:p>
          <w:p w14:paraId="65C7AB22" w14:textId="77777777" w:rsidR="0060069E" w:rsidRPr="005D5E4A" w:rsidRDefault="0060069E" w:rsidP="0060069E">
            <w:pPr>
              <w:keepNext/>
              <w:rPr>
                <w:rFonts w:asciiTheme="minorHAnsi" w:hAnsiTheme="minorHAnsi"/>
                <w:sz w:val="18"/>
                <w:szCs w:val="18"/>
              </w:rPr>
            </w:pPr>
          </w:p>
          <w:p w14:paraId="37FD329C"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else if MCH-01c Section B </w:t>
            </w:r>
            <w:r w:rsidRPr="005D5E4A">
              <w:rPr>
                <w:rFonts w:asciiTheme="minorHAnsi" w:hAnsiTheme="minorHAnsi"/>
                <w:i/>
                <w:sz w:val="18"/>
                <w:szCs w:val="18"/>
              </w:rPr>
              <w:t xml:space="preserve">Row B02 – </w:t>
            </w:r>
            <w:proofErr w:type="spellStart"/>
            <w:r w:rsidRPr="005D5E4A">
              <w:rPr>
                <w:rFonts w:asciiTheme="minorHAnsi" w:hAnsiTheme="minorHAnsi"/>
                <w:i/>
                <w:sz w:val="18"/>
                <w:szCs w:val="18"/>
              </w:rPr>
              <w:t>ResidentialHeatingSystemType</w:t>
            </w:r>
            <w:proofErr w:type="spellEnd"/>
            <w:r w:rsidRPr="005D5E4A">
              <w:rPr>
                <w:rFonts w:asciiTheme="minorHAnsi" w:hAnsiTheme="minorHAnsi"/>
                <w:i/>
                <w:sz w:val="18"/>
                <w:szCs w:val="18"/>
              </w:rPr>
              <w:t xml:space="preserve"> = Central Gas Furnace or Package Gas Furnace then use value 0.45, else use value 0.58</w:t>
            </w:r>
          </w:p>
          <w:p w14:paraId="7AFF31A4" w14:textId="77777777" w:rsidR="0060069E" w:rsidRPr="005D5E4A" w:rsidRDefault="0060069E" w:rsidP="004F6841">
            <w:pPr>
              <w:keepNext/>
              <w:rPr>
                <w:rFonts w:asciiTheme="minorHAnsi" w:hAnsiTheme="minorHAnsi"/>
                <w:sz w:val="18"/>
                <w:szCs w:val="18"/>
              </w:rPr>
            </w:pPr>
          </w:p>
          <w:p w14:paraId="65CE9D23" w14:textId="483F4458" w:rsidR="003602D0" w:rsidRPr="005D5E4A" w:rsidRDefault="004F6841" w:rsidP="004F6841">
            <w:pPr>
              <w:keepNext/>
              <w:rPr>
                <w:rFonts w:asciiTheme="minorHAnsi" w:hAnsiTheme="minorHAnsi"/>
                <w:sz w:val="18"/>
                <w:szCs w:val="18"/>
              </w:rPr>
            </w:pPr>
            <w:r w:rsidRPr="005D5E4A">
              <w:rPr>
                <w:rFonts w:asciiTheme="minorHAnsi" w:hAnsiTheme="minorHAnsi"/>
                <w:sz w:val="18"/>
                <w:szCs w:val="18"/>
              </w:rPr>
              <w:t>&gt;&gt;</w:t>
            </w:r>
          </w:p>
        </w:tc>
      </w:tr>
      <w:tr w:rsidR="003602D0" w:rsidRPr="005D5E4A"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5D5E4A" w:rsidRDefault="003602D0" w:rsidP="00E15FD7">
            <w:pPr>
              <w:keepNext/>
              <w:rPr>
                <w:rFonts w:asciiTheme="minorHAnsi" w:hAnsiTheme="minorHAnsi"/>
                <w:sz w:val="18"/>
                <w:szCs w:val="18"/>
              </w:rPr>
            </w:pPr>
            <w:r w:rsidRPr="005D5E4A">
              <w:rPr>
                <w:rFonts w:asciiTheme="minorHAnsi" w:hAnsiTheme="minorHAnsi"/>
                <w:sz w:val="18"/>
                <w:szCs w:val="18"/>
              </w:rPr>
              <w:t>&lt;&lt;create 1 row of data for each of the number of independently controlled zones identified in D01&gt;&gt;</w:t>
            </w:r>
          </w:p>
        </w:tc>
      </w:tr>
      <w:tr w:rsidR="003602D0" w:rsidRPr="005D5E4A"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5D5E4A" w:rsidRDefault="003602D0" w:rsidP="00E15FD7">
            <w:pPr>
              <w:keepNext/>
              <w:jc w:val="center"/>
              <w:rPr>
                <w:rFonts w:asciiTheme="minorHAnsi" w:hAnsiTheme="minorHAnsi"/>
                <w:sz w:val="18"/>
                <w:szCs w:val="18"/>
              </w:rPr>
            </w:pPr>
            <w:r w:rsidRPr="005D5E4A">
              <w:rPr>
                <w:rFonts w:asciiTheme="minorHAnsi" w:hAnsiTheme="minorHAnsi"/>
                <w:sz w:val="18"/>
                <w:szCs w:val="18"/>
              </w:rPr>
              <w:t>03</w:t>
            </w:r>
          </w:p>
        </w:tc>
        <w:tc>
          <w:tcPr>
            <w:tcW w:w="828" w:type="pct"/>
            <w:vAlign w:val="center"/>
          </w:tcPr>
          <w:p w14:paraId="65CE9D28" w14:textId="77777777" w:rsidR="003602D0" w:rsidRPr="005D5E4A" w:rsidRDefault="003602D0" w:rsidP="00E15FD7">
            <w:pPr>
              <w:keepNext/>
              <w:jc w:val="center"/>
              <w:rPr>
                <w:rFonts w:asciiTheme="minorHAnsi" w:hAnsiTheme="minorHAnsi"/>
                <w:sz w:val="18"/>
                <w:szCs w:val="18"/>
              </w:rPr>
            </w:pPr>
            <w:r w:rsidRPr="005D5E4A">
              <w:rPr>
                <w:rFonts w:asciiTheme="minorHAnsi" w:hAnsiTheme="minorHAnsi"/>
                <w:sz w:val="18"/>
                <w:szCs w:val="18"/>
              </w:rPr>
              <w:t>04</w:t>
            </w:r>
          </w:p>
        </w:tc>
        <w:tc>
          <w:tcPr>
            <w:tcW w:w="817" w:type="pct"/>
            <w:vAlign w:val="center"/>
          </w:tcPr>
          <w:p w14:paraId="65CE9D29" w14:textId="77777777" w:rsidR="003602D0" w:rsidRPr="005D5E4A" w:rsidRDefault="003602D0" w:rsidP="00E15FD7">
            <w:pPr>
              <w:keepNext/>
              <w:jc w:val="center"/>
              <w:rPr>
                <w:rFonts w:asciiTheme="minorHAnsi" w:hAnsiTheme="minorHAnsi"/>
                <w:sz w:val="18"/>
                <w:szCs w:val="18"/>
              </w:rPr>
            </w:pPr>
            <w:r w:rsidRPr="005D5E4A">
              <w:rPr>
                <w:rFonts w:asciiTheme="minorHAnsi" w:hAnsiTheme="minorHAnsi"/>
                <w:sz w:val="18"/>
                <w:szCs w:val="18"/>
              </w:rPr>
              <w:t>05</w:t>
            </w:r>
          </w:p>
        </w:tc>
        <w:tc>
          <w:tcPr>
            <w:tcW w:w="840" w:type="pct"/>
            <w:vAlign w:val="center"/>
          </w:tcPr>
          <w:p w14:paraId="65CE9D2A" w14:textId="77777777" w:rsidR="003602D0" w:rsidRPr="005D5E4A" w:rsidRDefault="003602D0" w:rsidP="00E15FD7">
            <w:pPr>
              <w:keepNext/>
              <w:jc w:val="center"/>
              <w:rPr>
                <w:rFonts w:asciiTheme="minorHAnsi" w:hAnsiTheme="minorHAnsi"/>
                <w:sz w:val="18"/>
                <w:szCs w:val="18"/>
              </w:rPr>
            </w:pPr>
            <w:r w:rsidRPr="005D5E4A">
              <w:rPr>
                <w:rFonts w:asciiTheme="minorHAnsi" w:hAnsiTheme="minorHAnsi"/>
                <w:sz w:val="18"/>
                <w:szCs w:val="18"/>
              </w:rPr>
              <w:t>06</w:t>
            </w:r>
          </w:p>
        </w:tc>
        <w:tc>
          <w:tcPr>
            <w:tcW w:w="828" w:type="pct"/>
            <w:vAlign w:val="center"/>
          </w:tcPr>
          <w:p w14:paraId="65CE9D2B" w14:textId="77777777" w:rsidR="003602D0" w:rsidRPr="005D5E4A" w:rsidRDefault="003602D0" w:rsidP="00E15FD7">
            <w:pPr>
              <w:keepNext/>
              <w:jc w:val="center"/>
              <w:rPr>
                <w:rFonts w:asciiTheme="minorHAnsi" w:hAnsiTheme="minorHAnsi"/>
                <w:sz w:val="18"/>
                <w:szCs w:val="18"/>
              </w:rPr>
            </w:pPr>
            <w:r w:rsidRPr="005D5E4A">
              <w:rPr>
                <w:rFonts w:asciiTheme="minorHAnsi" w:hAnsiTheme="minorHAnsi"/>
                <w:sz w:val="18"/>
                <w:szCs w:val="18"/>
              </w:rPr>
              <w:t>07</w:t>
            </w:r>
          </w:p>
        </w:tc>
        <w:tc>
          <w:tcPr>
            <w:tcW w:w="833" w:type="pct"/>
            <w:vAlign w:val="center"/>
          </w:tcPr>
          <w:p w14:paraId="65CE9D2C" w14:textId="77777777" w:rsidR="003602D0" w:rsidRPr="005D5E4A" w:rsidRDefault="003602D0" w:rsidP="00E15FD7">
            <w:pPr>
              <w:keepNext/>
              <w:jc w:val="center"/>
              <w:rPr>
                <w:rFonts w:asciiTheme="minorHAnsi" w:hAnsiTheme="minorHAnsi"/>
                <w:sz w:val="18"/>
                <w:szCs w:val="18"/>
              </w:rPr>
            </w:pPr>
            <w:r w:rsidRPr="005D5E4A">
              <w:rPr>
                <w:rFonts w:asciiTheme="minorHAnsi" w:hAnsiTheme="minorHAnsi"/>
                <w:sz w:val="18"/>
                <w:szCs w:val="18"/>
              </w:rPr>
              <w:t>08</w:t>
            </w:r>
          </w:p>
        </w:tc>
      </w:tr>
      <w:tr w:rsidR="003602D0" w:rsidRPr="005D5E4A"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Zone Name</w:t>
            </w:r>
          </w:p>
        </w:tc>
        <w:tc>
          <w:tcPr>
            <w:tcW w:w="828" w:type="pct"/>
            <w:vAlign w:val="center"/>
          </w:tcPr>
          <w:p w14:paraId="65CE9D2F"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Zone Description</w:t>
            </w:r>
          </w:p>
        </w:tc>
        <w:tc>
          <w:tcPr>
            <w:tcW w:w="817" w:type="pct"/>
            <w:vAlign w:val="center"/>
          </w:tcPr>
          <w:p w14:paraId="65CE9D30" w14:textId="69C991AA" w:rsidR="003602D0" w:rsidRPr="005D5E4A" w:rsidRDefault="003602D0" w:rsidP="004416D7">
            <w:pPr>
              <w:keepNext/>
              <w:jc w:val="center"/>
              <w:rPr>
                <w:rFonts w:asciiTheme="minorHAnsi" w:hAnsiTheme="minorHAnsi"/>
                <w:sz w:val="18"/>
                <w:szCs w:val="18"/>
              </w:rPr>
            </w:pPr>
            <w:r w:rsidRPr="005D5E4A">
              <w:rPr>
                <w:rFonts w:asciiTheme="minorHAnsi" w:hAnsiTheme="minorHAnsi"/>
                <w:sz w:val="18"/>
                <w:szCs w:val="18"/>
              </w:rPr>
              <w:t xml:space="preserve">Measured Watt Draw with </w:t>
            </w:r>
            <w:r w:rsidR="004416D7" w:rsidRPr="005D5E4A">
              <w:rPr>
                <w:rFonts w:asciiTheme="minorHAnsi" w:hAnsiTheme="minorHAnsi"/>
                <w:sz w:val="18"/>
                <w:szCs w:val="18"/>
              </w:rPr>
              <w:t>A</w:t>
            </w:r>
            <w:r w:rsidRPr="005D5E4A">
              <w:rPr>
                <w:rFonts w:asciiTheme="minorHAnsi" w:hAnsiTheme="minorHAnsi"/>
                <w:sz w:val="18"/>
                <w:szCs w:val="18"/>
              </w:rPr>
              <w:t xml:space="preserve">ll </w:t>
            </w:r>
            <w:r w:rsidR="004416D7" w:rsidRPr="005D5E4A">
              <w:rPr>
                <w:rFonts w:asciiTheme="minorHAnsi" w:hAnsiTheme="minorHAnsi"/>
                <w:sz w:val="18"/>
                <w:szCs w:val="18"/>
              </w:rPr>
              <w:t>O</w:t>
            </w:r>
            <w:r w:rsidRPr="005D5E4A">
              <w:rPr>
                <w:rFonts w:asciiTheme="minorHAnsi" w:hAnsiTheme="minorHAnsi"/>
                <w:sz w:val="18"/>
                <w:szCs w:val="18"/>
              </w:rPr>
              <w:t xml:space="preserve">ther </w:t>
            </w:r>
            <w:r w:rsidR="004416D7" w:rsidRPr="005D5E4A">
              <w:rPr>
                <w:rFonts w:asciiTheme="minorHAnsi" w:hAnsiTheme="minorHAnsi"/>
                <w:sz w:val="18"/>
                <w:szCs w:val="18"/>
              </w:rPr>
              <w:t>Z</w:t>
            </w:r>
            <w:r w:rsidRPr="005D5E4A">
              <w:rPr>
                <w:rFonts w:asciiTheme="minorHAnsi" w:hAnsiTheme="minorHAnsi"/>
                <w:sz w:val="18"/>
                <w:szCs w:val="18"/>
              </w:rPr>
              <w:t xml:space="preserve">ones </w:t>
            </w:r>
            <w:r w:rsidR="004416D7" w:rsidRPr="005D5E4A">
              <w:rPr>
                <w:rFonts w:asciiTheme="minorHAnsi" w:hAnsiTheme="minorHAnsi"/>
                <w:sz w:val="18"/>
                <w:szCs w:val="18"/>
              </w:rPr>
              <w:t>O</w:t>
            </w:r>
            <w:r w:rsidRPr="005D5E4A">
              <w:rPr>
                <w:rFonts w:asciiTheme="minorHAnsi" w:hAnsiTheme="minorHAnsi"/>
                <w:sz w:val="18"/>
                <w:szCs w:val="18"/>
              </w:rPr>
              <w:t>ff</w:t>
            </w:r>
          </w:p>
        </w:tc>
        <w:tc>
          <w:tcPr>
            <w:tcW w:w="840" w:type="pct"/>
            <w:vAlign w:val="center"/>
          </w:tcPr>
          <w:p w14:paraId="65CE9D31" w14:textId="4F75CAFA" w:rsidR="003602D0" w:rsidRPr="005D5E4A" w:rsidRDefault="003602D0" w:rsidP="004416D7">
            <w:pPr>
              <w:keepNext/>
              <w:jc w:val="center"/>
              <w:rPr>
                <w:rFonts w:asciiTheme="minorHAnsi" w:hAnsiTheme="minorHAnsi"/>
                <w:sz w:val="18"/>
                <w:szCs w:val="18"/>
              </w:rPr>
            </w:pPr>
            <w:r w:rsidRPr="005D5E4A">
              <w:rPr>
                <w:rFonts w:asciiTheme="minorHAnsi" w:hAnsiTheme="minorHAnsi"/>
                <w:sz w:val="18"/>
                <w:szCs w:val="18"/>
              </w:rPr>
              <w:t xml:space="preserve">Measured Airflow with </w:t>
            </w:r>
            <w:r w:rsidR="004416D7" w:rsidRPr="005D5E4A">
              <w:rPr>
                <w:rFonts w:asciiTheme="minorHAnsi" w:hAnsiTheme="minorHAnsi"/>
                <w:sz w:val="18"/>
                <w:szCs w:val="18"/>
              </w:rPr>
              <w:t>A</w:t>
            </w:r>
            <w:r w:rsidRPr="005D5E4A">
              <w:rPr>
                <w:rFonts w:asciiTheme="minorHAnsi" w:hAnsiTheme="minorHAnsi"/>
                <w:sz w:val="18"/>
                <w:szCs w:val="18"/>
              </w:rPr>
              <w:t xml:space="preserve">ll </w:t>
            </w:r>
            <w:r w:rsidR="004416D7" w:rsidRPr="005D5E4A">
              <w:rPr>
                <w:rFonts w:asciiTheme="minorHAnsi" w:hAnsiTheme="minorHAnsi"/>
                <w:sz w:val="18"/>
                <w:szCs w:val="18"/>
              </w:rPr>
              <w:t>O</w:t>
            </w:r>
            <w:r w:rsidRPr="005D5E4A">
              <w:rPr>
                <w:rFonts w:asciiTheme="minorHAnsi" w:hAnsiTheme="minorHAnsi"/>
                <w:sz w:val="18"/>
                <w:szCs w:val="18"/>
              </w:rPr>
              <w:t xml:space="preserve">ther </w:t>
            </w:r>
            <w:r w:rsidR="004416D7" w:rsidRPr="005D5E4A">
              <w:rPr>
                <w:rFonts w:asciiTheme="minorHAnsi" w:hAnsiTheme="minorHAnsi"/>
                <w:sz w:val="18"/>
                <w:szCs w:val="18"/>
              </w:rPr>
              <w:t>Z</w:t>
            </w:r>
            <w:r w:rsidRPr="005D5E4A">
              <w:rPr>
                <w:rFonts w:asciiTheme="minorHAnsi" w:hAnsiTheme="minorHAnsi"/>
                <w:sz w:val="18"/>
                <w:szCs w:val="18"/>
              </w:rPr>
              <w:t xml:space="preserve">ones </w:t>
            </w:r>
            <w:r w:rsidR="004416D7" w:rsidRPr="005D5E4A">
              <w:rPr>
                <w:rFonts w:asciiTheme="minorHAnsi" w:hAnsiTheme="minorHAnsi"/>
                <w:sz w:val="18"/>
                <w:szCs w:val="18"/>
              </w:rPr>
              <w:t>O</w:t>
            </w:r>
            <w:r w:rsidRPr="005D5E4A">
              <w:rPr>
                <w:rFonts w:asciiTheme="minorHAnsi" w:hAnsiTheme="minorHAnsi"/>
                <w:sz w:val="18"/>
                <w:szCs w:val="18"/>
              </w:rPr>
              <w:t>ff</w:t>
            </w:r>
            <w:r w:rsidR="001445A1" w:rsidRPr="005D5E4A">
              <w:rPr>
                <w:rFonts w:asciiTheme="minorHAnsi" w:hAnsiTheme="minorHAnsi"/>
                <w:sz w:val="18"/>
                <w:szCs w:val="18"/>
              </w:rPr>
              <w:t xml:space="preserve"> (cfm)</w:t>
            </w:r>
          </w:p>
        </w:tc>
        <w:tc>
          <w:tcPr>
            <w:tcW w:w="828" w:type="pct"/>
            <w:vAlign w:val="center"/>
          </w:tcPr>
          <w:p w14:paraId="65CE9D32"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Calculated Fan Efficacy</w:t>
            </w:r>
          </w:p>
          <w:p w14:paraId="65CE9D33" w14:textId="12BC5B0B"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(W</w:t>
            </w:r>
            <w:r w:rsidR="004416D7" w:rsidRPr="005D5E4A">
              <w:rPr>
                <w:rFonts w:asciiTheme="minorHAnsi" w:hAnsiTheme="minorHAnsi"/>
                <w:sz w:val="18"/>
                <w:szCs w:val="18"/>
              </w:rPr>
              <w:t>atts</w:t>
            </w:r>
            <w:r w:rsidRPr="005D5E4A">
              <w:rPr>
                <w:rFonts w:asciiTheme="minorHAnsi" w:hAnsiTheme="minorHAnsi"/>
                <w:sz w:val="18"/>
                <w:szCs w:val="18"/>
              </w:rPr>
              <w:t>/cfm)</w:t>
            </w:r>
          </w:p>
        </w:tc>
        <w:tc>
          <w:tcPr>
            <w:tcW w:w="833" w:type="pct"/>
            <w:vAlign w:val="center"/>
          </w:tcPr>
          <w:p w14:paraId="65CE9D34"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Zone Compliance Status</w:t>
            </w:r>
          </w:p>
        </w:tc>
      </w:tr>
      <w:tr w:rsidR="003602D0" w:rsidRPr="005D5E4A"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&lt;&lt;user entry, text field 20 characters&gt;&gt;</w:t>
            </w:r>
          </w:p>
        </w:tc>
        <w:tc>
          <w:tcPr>
            <w:tcW w:w="828" w:type="pct"/>
            <w:vAlign w:val="center"/>
          </w:tcPr>
          <w:p w14:paraId="65CE9D37"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&lt;&lt;user entry, text field 50 characters&gt;&gt;</w:t>
            </w:r>
          </w:p>
        </w:tc>
        <w:tc>
          <w:tcPr>
            <w:tcW w:w="817" w:type="pct"/>
            <w:vAlign w:val="center"/>
          </w:tcPr>
          <w:p w14:paraId="65CE9D38"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 xml:space="preserve">&lt;&lt;user input numeric value: </w:t>
            </w:r>
            <w:proofErr w:type="spellStart"/>
            <w:r w:rsidRPr="005D5E4A">
              <w:rPr>
                <w:rFonts w:asciiTheme="minorHAnsi" w:hAnsiTheme="minorHAnsi"/>
                <w:sz w:val="18"/>
                <w:szCs w:val="18"/>
              </w:rPr>
              <w:t>xxxx</w:t>
            </w:r>
            <w:proofErr w:type="spellEnd"/>
            <w:r w:rsidRPr="005D5E4A">
              <w:rPr>
                <w:rFonts w:asciiTheme="minorHAnsi" w:hAnsiTheme="minorHAnsi"/>
                <w:sz w:val="18"/>
                <w:szCs w:val="18"/>
              </w:rPr>
              <w:t>&gt;&gt;</w:t>
            </w:r>
          </w:p>
        </w:tc>
        <w:tc>
          <w:tcPr>
            <w:tcW w:w="840" w:type="pct"/>
            <w:vAlign w:val="center"/>
          </w:tcPr>
          <w:p w14:paraId="65CE9D39"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&lt;&lt;from MCH23&gt;&gt;</w:t>
            </w:r>
          </w:p>
        </w:tc>
        <w:tc>
          <w:tcPr>
            <w:tcW w:w="828" w:type="pct"/>
            <w:vAlign w:val="center"/>
          </w:tcPr>
          <w:p w14:paraId="65CE9D3A"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&lt;&lt;calculated value, D05</w:t>
            </w:r>
            <w:r w:rsidR="001445A1" w:rsidRPr="005D5E4A">
              <w:rPr>
                <w:rFonts w:asciiTheme="minorHAnsi" w:hAnsiTheme="minorHAnsi"/>
                <w:sz w:val="18"/>
                <w:szCs w:val="18"/>
              </w:rPr>
              <w:t>divided by</w:t>
            </w:r>
            <w:r w:rsidRPr="005D5E4A">
              <w:rPr>
                <w:rFonts w:asciiTheme="minorHAnsi" w:hAnsiTheme="minorHAnsi"/>
                <w:sz w:val="18"/>
                <w:szCs w:val="18"/>
              </w:rPr>
              <w:t>D06&gt;&gt;</w:t>
            </w:r>
          </w:p>
        </w:tc>
        <w:tc>
          <w:tcPr>
            <w:tcW w:w="833" w:type="pct"/>
            <w:vAlign w:val="center"/>
          </w:tcPr>
          <w:p w14:paraId="65CE9D3B" w14:textId="77777777" w:rsidR="003602D0" w:rsidRPr="005D5E4A" w:rsidRDefault="003602D0" w:rsidP="002E7255">
            <w:pPr>
              <w:keepNext/>
              <w:jc w:val="center"/>
              <w:rPr>
                <w:rFonts w:asciiTheme="minorHAnsi" w:hAnsiTheme="minorHAnsi"/>
                <w:sz w:val="18"/>
                <w:szCs w:val="18"/>
              </w:rPr>
            </w:pPr>
            <w:r w:rsidRPr="005D5E4A">
              <w:rPr>
                <w:rFonts w:asciiTheme="minorHAnsi" w:hAnsiTheme="minorHAnsi"/>
                <w:sz w:val="18"/>
                <w:szCs w:val="18"/>
              </w:rPr>
              <w:t xml:space="preserve">&lt;&lt;if D07 &lt;= </w:t>
            </w:r>
            <w:r w:rsidR="002E7255" w:rsidRPr="005D5E4A">
              <w:rPr>
                <w:rFonts w:asciiTheme="minorHAnsi" w:hAnsiTheme="minorHAnsi"/>
                <w:sz w:val="18"/>
                <w:szCs w:val="18"/>
              </w:rPr>
              <w:t>D02</w:t>
            </w:r>
            <w:r w:rsidRPr="005D5E4A">
              <w:rPr>
                <w:rFonts w:asciiTheme="minorHAnsi" w:hAnsiTheme="minorHAnsi"/>
                <w:sz w:val="18"/>
                <w:szCs w:val="18"/>
              </w:rPr>
              <w:t>, then display text: Pass, else display text: Fail&gt;&gt;</w:t>
            </w:r>
          </w:p>
        </w:tc>
      </w:tr>
      <w:tr w:rsidR="003602D0" w:rsidRPr="005D5E4A"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5D5E4A"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5D5E4A"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5D5E4A"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5D5E4A"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5D5E4A"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5D5E4A" w:rsidRDefault="003602D0" w:rsidP="00E15FD7">
            <w:pPr>
              <w:keepNext/>
              <w:jc w:val="center"/>
              <w:rPr>
                <w:rFonts w:asciiTheme="minorHAnsi" w:hAnsiTheme="minorHAnsi"/>
                <w:sz w:val="18"/>
                <w:szCs w:val="18"/>
              </w:rPr>
            </w:pPr>
          </w:p>
        </w:tc>
      </w:tr>
      <w:tr w:rsidR="004D5FB9" w:rsidRPr="005D5E4A"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5D5E4A"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5D5E4A"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5D5E4A"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5D5E4A"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5D5E4A"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5D5E4A" w:rsidRDefault="004D5FB9" w:rsidP="00E15FD7">
            <w:pPr>
              <w:keepNext/>
              <w:jc w:val="center"/>
              <w:rPr>
                <w:rFonts w:asciiTheme="minorHAnsi" w:hAnsiTheme="minorHAnsi"/>
                <w:sz w:val="18"/>
                <w:szCs w:val="18"/>
              </w:rPr>
            </w:pPr>
          </w:p>
        </w:tc>
      </w:tr>
      <w:tr w:rsidR="00207D4B" w:rsidRPr="005D5E4A"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5D5E4A" w:rsidRDefault="00207D4B" w:rsidP="00E15FD7">
            <w:pPr>
              <w:pStyle w:val="FootnoteText"/>
              <w:keepNext/>
              <w:jc w:val="center"/>
              <w:rPr>
                <w:rFonts w:asciiTheme="minorHAnsi" w:hAnsiTheme="minorHAnsi"/>
                <w:sz w:val="18"/>
                <w:szCs w:val="18"/>
              </w:rPr>
            </w:pPr>
            <w:r w:rsidRPr="005D5E4A">
              <w:rPr>
                <w:rFonts w:asciiTheme="minorHAnsi" w:hAnsiTheme="minorHAnsi"/>
                <w:sz w:val="18"/>
                <w:szCs w:val="18"/>
              </w:rPr>
              <w:t>09</w:t>
            </w:r>
          </w:p>
        </w:tc>
        <w:tc>
          <w:tcPr>
            <w:tcW w:w="2282" w:type="pct"/>
            <w:gridSpan w:val="3"/>
            <w:vAlign w:val="center"/>
          </w:tcPr>
          <w:p w14:paraId="65CE9D4C" w14:textId="77777777" w:rsidR="00207D4B" w:rsidRPr="005D5E4A" w:rsidRDefault="00207D4B" w:rsidP="00207D4B">
            <w:pPr>
              <w:pStyle w:val="FootnoteText"/>
              <w:keepNext/>
              <w:rPr>
                <w:rFonts w:asciiTheme="minorHAnsi" w:hAnsiTheme="minorHAnsi"/>
                <w:sz w:val="18"/>
                <w:szCs w:val="18"/>
              </w:rPr>
            </w:pPr>
            <w:r w:rsidRPr="005D5E4A">
              <w:rPr>
                <w:rFonts w:asciiTheme="minorHAnsi" w:hAnsiTheme="minorHAnsi"/>
                <w:sz w:val="18"/>
                <w:szCs w:val="18"/>
              </w:rPr>
              <w:t>Compliance Statement:</w:t>
            </w:r>
          </w:p>
        </w:tc>
        <w:tc>
          <w:tcPr>
            <w:tcW w:w="2501" w:type="pct"/>
            <w:gridSpan w:val="3"/>
            <w:vAlign w:val="center"/>
          </w:tcPr>
          <w:p w14:paraId="65CE9D4D" w14:textId="77777777" w:rsidR="00207D4B" w:rsidRPr="005D5E4A" w:rsidRDefault="00207D4B" w:rsidP="00207D4B">
            <w:pPr>
              <w:pStyle w:val="FootnoteText"/>
              <w:keepNext/>
              <w:rPr>
                <w:rFonts w:asciiTheme="minorHAnsi" w:hAnsiTheme="minorHAnsi"/>
                <w:sz w:val="18"/>
                <w:szCs w:val="18"/>
              </w:rPr>
            </w:pPr>
            <w:r w:rsidRPr="005D5E4A">
              <w:rPr>
                <w:rFonts w:asciiTheme="minorHAnsi" w:hAnsiTheme="minorHAnsi"/>
                <w:sz w:val="18"/>
                <w:szCs w:val="18"/>
              </w:rPr>
              <w:t>&lt;&lt;If all values in D08 = pass, then display text: system fan efficacy complies, else display text: system does not comply with fan efficacy requirement&gt;&gt;</w:t>
            </w:r>
          </w:p>
        </w:tc>
      </w:tr>
    </w:tbl>
    <w:p w14:paraId="65CE9D4F" w14:textId="26E1A0B7" w:rsidR="003602D0" w:rsidRPr="005D5E4A" w:rsidRDefault="003602D0" w:rsidP="00693010">
      <w:pPr>
        <w:rPr>
          <w:rFonts w:asciiTheme="minorHAnsi" w:hAnsiTheme="minorHAnsi"/>
          <w:b/>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5D5E4A" w14:paraId="7DB64D96" w14:textId="77777777" w:rsidTr="00A03B71">
        <w:trPr>
          <w:gridAfter w:val="1"/>
          <w:wAfter w:w="5" w:type="pct"/>
          <w:trHeight w:val="144"/>
        </w:trPr>
        <w:tc>
          <w:tcPr>
            <w:tcW w:w="4995" w:type="pct"/>
            <w:gridSpan w:val="3"/>
          </w:tcPr>
          <w:p w14:paraId="721DBCD7" w14:textId="51D7A8FA" w:rsidR="003039CC" w:rsidRPr="005D5E4A" w:rsidRDefault="006C4DDC" w:rsidP="006C4DDC">
            <w:pPr>
              <w:keepNext/>
              <w:rPr>
                <w:rFonts w:asciiTheme="minorHAnsi" w:hAnsiTheme="minorHAnsi"/>
                <w:b/>
                <w:szCs w:val="18"/>
              </w:rPr>
            </w:pPr>
            <w:r w:rsidRPr="005D5E4A">
              <w:rPr>
                <w:rFonts w:asciiTheme="minorHAnsi" w:hAnsiTheme="minorHAnsi"/>
                <w:b/>
                <w:szCs w:val="18"/>
              </w:rPr>
              <w:t>E</w:t>
            </w:r>
            <w:r w:rsidR="003039CC" w:rsidRPr="005D5E4A">
              <w:rPr>
                <w:rFonts w:asciiTheme="minorHAnsi" w:hAnsiTheme="minorHAnsi"/>
                <w:b/>
                <w:szCs w:val="18"/>
              </w:rPr>
              <w:t>. Central Fan Ventilation Cooling System Fan Efficacy Measurement</w:t>
            </w:r>
          </w:p>
          <w:p w14:paraId="79E267D5" w14:textId="7E348A04" w:rsidR="003039CC" w:rsidRPr="005D5E4A" w:rsidRDefault="0045477D" w:rsidP="006C4DDC">
            <w:pPr>
              <w:keepNext/>
              <w:rPr>
                <w:rFonts w:asciiTheme="minorHAnsi" w:hAnsiTheme="minorHAnsi"/>
                <w:sz w:val="18"/>
                <w:szCs w:val="18"/>
              </w:rPr>
            </w:pPr>
            <w:r w:rsidRPr="005D5E4A">
              <w:rPr>
                <w:rFonts w:ascii="Calibri" w:hAnsi="Calibri"/>
                <w:sz w:val="18"/>
                <w:szCs w:val="18"/>
              </w:rPr>
              <w:t>&lt;&lt;Static Text - see the top&gt;&gt;</w:t>
            </w:r>
          </w:p>
        </w:tc>
      </w:tr>
      <w:tr w:rsidR="003039CC" w:rsidRPr="005D5E4A" w14:paraId="0A54B74F" w14:textId="77777777" w:rsidTr="00A03B71">
        <w:tblPrEx>
          <w:tblCellMar>
            <w:top w:w="0" w:type="dxa"/>
            <w:left w:w="108" w:type="dxa"/>
            <w:bottom w:w="0" w:type="dxa"/>
            <w:right w:w="108" w:type="dxa"/>
          </w:tblCellMar>
        </w:tblPrEx>
        <w:trPr>
          <w:cantSplit/>
          <w:trHeight w:val="144"/>
        </w:trPr>
        <w:tc>
          <w:tcPr>
            <w:tcW w:w="212" w:type="pct"/>
            <w:vAlign w:val="center"/>
          </w:tcPr>
          <w:p w14:paraId="55CB7365"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01</w:t>
            </w:r>
          </w:p>
        </w:tc>
        <w:tc>
          <w:tcPr>
            <w:tcW w:w="2247" w:type="pct"/>
            <w:vAlign w:val="center"/>
          </w:tcPr>
          <w:p w14:paraId="7916C5ED"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Actual Tested Watts</w:t>
            </w:r>
          </w:p>
        </w:tc>
        <w:tc>
          <w:tcPr>
            <w:tcW w:w="2541" w:type="pct"/>
            <w:gridSpan w:val="2"/>
            <w:vAlign w:val="center"/>
          </w:tcPr>
          <w:p w14:paraId="79B405F0"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 xml:space="preserve">&lt;&lt;user input, numeric value </w:t>
            </w:r>
            <w:proofErr w:type="spellStart"/>
            <w:r w:rsidRPr="005D5E4A">
              <w:rPr>
                <w:rFonts w:asciiTheme="minorHAnsi" w:hAnsiTheme="minorHAnsi"/>
                <w:sz w:val="18"/>
                <w:szCs w:val="18"/>
              </w:rPr>
              <w:t>xx.xx</w:t>
            </w:r>
            <w:proofErr w:type="spellEnd"/>
            <w:r w:rsidRPr="005D5E4A">
              <w:rPr>
                <w:rFonts w:asciiTheme="minorHAnsi" w:hAnsiTheme="minorHAnsi"/>
                <w:sz w:val="18"/>
                <w:szCs w:val="18"/>
              </w:rPr>
              <w:t>&gt;&gt;</w:t>
            </w:r>
          </w:p>
        </w:tc>
      </w:tr>
      <w:tr w:rsidR="00A03B71" w:rsidRPr="005D5E4A" w14:paraId="66BE6426" w14:textId="77777777" w:rsidTr="00A03B71">
        <w:tblPrEx>
          <w:tblCellMar>
            <w:top w:w="0" w:type="dxa"/>
            <w:left w:w="108" w:type="dxa"/>
            <w:bottom w:w="0" w:type="dxa"/>
            <w:right w:w="108" w:type="dxa"/>
          </w:tblCellMar>
        </w:tblPrEx>
        <w:trPr>
          <w:cantSplit/>
          <w:trHeight w:val="144"/>
        </w:trPr>
        <w:tc>
          <w:tcPr>
            <w:tcW w:w="212" w:type="pct"/>
            <w:vAlign w:val="center"/>
          </w:tcPr>
          <w:p w14:paraId="6F09138F" w14:textId="77777777" w:rsidR="00A03B71" w:rsidRPr="005D5E4A" w:rsidRDefault="00A03B71" w:rsidP="00A03B71">
            <w:pPr>
              <w:keepNext/>
              <w:jc w:val="center"/>
              <w:rPr>
                <w:rFonts w:asciiTheme="minorHAnsi" w:hAnsiTheme="minorHAnsi"/>
                <w:sz w:val="18"/>
                <w:szCs w:val="18"/>
              </w:rPr>
            </w:pPr>
            <w:r w:rsidRPr="005D5E4A">
              <w:rPr>
                <w:rFonts w:asciiTheme="minorHAnsi" w:hAnsiTheme="minorHAnsi"/>
                <w:sz w:val="18"/>
                <w:szCs w:val="18"/>
              </w:rPr>
              <w:t>02</w:t>
            </w:r>
          </w:p>
        </w:tc>
        <w:tc>
          <w:tcPr>
            <w:tcW w:w="2247" w:type="pct"/>
            <w:vAlign w:val="center"/>
          </w:tcPr>
          <w:p w14:paraId="4A404830" w14:textId="77777777" w:rsidR="00A03B71" w:rsidRPr="005D5E4A" w:rsidRDefault="00A03B71" w:rsidP="00A03B71">
            <w:pPr>
              <w:keepNext/>
              <w:rPr>
                <w:rFonts w:asciiTheme="minorHAnsi" w:hAnsiTheme="minorHAnsi"/>
                <w:sz w:val="18"/>
                <w:szCs w:val="18"/>
              </w:rPr>
            </w:pPr>
            <w:r w:rsidRPr="005D5E4A">
              <w:rPr>
                <w:rFonts w:asciiTheme="minorHAnsi" w:hAnsiTheme="minorHAnsi"/>
                <w:sz w:val="18"/>
                <w:szCs w:val="18"/>
              </w:rPr>
              <w:t>Actual Tested Ventilation Airflow from MCH-23 (cfm)</w:t>
            </w:r>
          </w:p>
        </w:tc>
        <w:tc>
          <w:tcPr>
            <w:tcW w:w="2541" w:type="pct"/>
            <w:gridSpan w:val="2"/>
            <w:vAlign w:val="center"/>
          </w:tcPr>
          <w:p w14:paraId="1F1E415E" w14:textId="409FAA92" w:rsidR="00A03B71" w:rsidRPr="005D5E4A" w:rsidRDefault="00A03B71">
            <w:pPr>
              <w:keepNext/>
              <w:rPr>
                <w:rFonts w:asciiTheme="minorHAnsi" w:hAnsiTheme="minorHAnsi"/>
                <w:sz w:val="18"/>
                <w:szCs w:val="18"/>
              </w:rPr>
            </w:pPr>
            <w:r w:rsidRPr="005D5E4A">
              <w:rPr>
                <w:rFonts w:asciiTheme="minorHAnsi" w:hAnsiTheme="minorHAnsi"/>
                <w:sz w:val="18"/>
                <w:szCs w:val="18"/>
              </w:rPr>
              <w:t xml:space="preserve">&lt;&lt;Referenced from </w:t>
            </w:r>
            <w:r w:rsidR="00E9206A" w:rsidRPr="005D5E4A">
              <w:rPr>
                <w:rFonts w:asciiTheme="minorHAnsi" w:hAnsiTheme="minorHAnsi"/>
                <w:sz w:val="18"/>
                <w:szCs w:val="18"/>
              </w:rPr>
              <w:t>LMCI</w:t>
            </w:r>
            <w:r w:rsidRPr="005D5E4A">
              <w:rPr>
                <w:rFonts w:asciiTheme="minorHAnsi" w:hAnsiTheme="minorHAnsi"/>
                <w:sz w:val="18"/>
                <w:szCs w:val="18"/>
              </w:rPr>
              <w:t>-MCH-23f F02, ‘Actual System Ventilation Airflow Rate Measurement (cfm)’&gt;&gt;</w:t>
            </w:r>
          </w:p>
        </w:tc>
      </w:tr>
      <w:tr w:rsidR="003039CC" w:rsidRPr="005D5E4A" w14:paraId="4C34AE11" w14:textId="77777777" w:rsidTr="00A03B71">
        <w:tblPrEx>
          <w:tblCellMar>
            <w:top w:w="0" w:type="dxa"/>
            <w:left w:w="108" w:type="dxa"/>
            <w:bottom w:w="0" w:type="dxa"/>
            <w:right w:w="108" w:type="dxa"/>
          </w:tblCellMar>
        </w:tblPrEx>
        <w:trPr>
          <w:cantSplit/>
          <w:trHeight w:val="144"/>
        </w:trPr>
        <w:tc>
          <w:tcPr>
            <w:tcW w:w="212" w:type="pct"/>
            <w:vAlign w:val="center"/>
          </w:tcPr>
          <w:p w14:paraId="3114FE11"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03</w:t>
            </w:r>
          </w:p>
        </w:tc>
        <w:tc>
          <w:tcPr>
            <w:tcW w:w="2247" w:type="pct"/>
            <w:vAlign w:val="center"/>
          </w:tcPr>
          <w:p w14:paraId="0D639A1C" w14:textId="1C7E9200"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Required Fan Efficacy (</w:t>
            </w:r>
            <w:r w:rsidR="00185286" w:rsidRPr="005D5E4A">
              <w:rPr>
                <w:rFonts w:asciiTheme="minorHAnsi" w:hAnsiTheme="minorHAnsi"/>
                <w:sz w:val="18"/>
                <w:szCs w:val="18"/>
              </w:rPr>
              <w:t>w</w:t>
            </w:r>
            <w:r w:rsidRPr="005D5E4A">
              <w:rPr>
                <w:rFonts w:asciiTheme="minorHAnsi" w:hAnsiTheme="minorHAnsi"/>
                <w:sz w:val="18"/>
                <w:szCs w:val="18"/>
              </w:rPr>
              <w:t>atts/cfm)</w:t>
            </w:r>
          </w:p>
        </w:tc>
        <w:tc>
          <w:tcPr>
            <w:tcW w:w="2541" w:type="pct"/>
            <w:gridSpan w:val="2"/>
            <w:vAlign w:val="center"/>
          </w:tcPr>
          <w:p w14:paraId="411BE609"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&lt;&lt;calculated field:</w:t>
            </w:r>
          </w:p>
          <w:p w14:paraId="6654B425" w14:textId="1ECED185"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 xml:space="preserve">if parent is MCH-01a, then reference value from MCH-01a </w:t>
            </w:r>
            <w:r w:rsidR="005D2D8D" w:rsidRPr="005D5E4A">
              <w:rPr>
                <w:rFonts w:asciiTheme="minorHAnsi" w:hAnsiTheme="minorHAnsi"/>
                <w:sz w:val="18"/>
                <w:szCs w:val="18"/>
              </w:rPr>
              <w:t>C11</w:t>
            </w:r>
          </w:p>
          <w:p w14:paraId="5A8FD737" w14:textId="77777777" w:rsidR="003039CC" w:rsidRPr="005D5E4A" w:rsidRDefault="003039CC" w:rsidP="006C4DDC">
            <w:pPr>
              <w:keepNext/>
              <w:rPr>
                <w:rFonts w:asciiTheme="minorHAnsi" w:hAnsiTheme="minorHAnsi"/>
                <w:sz w:val="18"/>
                <w:szCs w:val="18"/>
              </w:rPr>
            </w:pPr>
          </w:p>
          <w:p w14:paraId="5B4048C6" w14:textId="1C2CE14D" w:rsidR="003039CC" w:rsidRPr="005D5E4A" w:rsidRDefault="003039CC">
            <w:pPr>
              <w:keepNext/>
              <w:rPr>
                <w:rFonts w:asciiTheme="minorHAnsi" w:hAnsiTheme="minorHAnsi"/>
                <w:sz w:val="18"/>
                <w:szCs w:val="18"/>
              </w:rPr>
            </w:pPr>
            <w:r w:rsidRPr="005D5E4A">
              <w:rPr>
                <w:rFonts w:asciiTheme="minorHAnsi" w:hAnsiTheme="minorHAnsi"/>
                <w:sz w:val="18"/>
                <w:szCs w:val="18"/>
              </w:rPr>
              <w:t>else if parent is MCH-01d, then reference value from MCH-01d</w:t>
            </w:r>
            <w:r w:rsidR="005D2D8D" w:rsidRPr="005D5E4A">
              <w:rPr>
                <w:rFonts w:asciiTheme="minorHAnsi" w:hAnsiTheme="minorHAnsi"/>
                <w:sz w:val="18"/>
                <w:szCs w:val="18"/>
              </w:rPr>
              <w:t xml:space="preserve"> C11</w:t>
            </w:r>
            <w:r w:rsidRPr="005D5E4A">
              <w:rPr>
                <w:rFonts w:asciiTheme="minorHAnsi" w:hAnsiTheme="minorHAnsi"/>
                <w:sz w:val="18"/>
                <w:szCs w:val="18"/>
              </w:rPr>
              <w:t>&gt;&gt;</w:t>
            </w:r>
          </w:p>
        </w:tc>
      </w:tr>
      <w:tr w:rsidR="003039CC" w:rsidRPr="005D5E4A" w14:paraId="36E3CD02" w14:textId="77777777" w:rsidTr="00A03B71">
        <w:tblPrEx>
          <w:tblCellMar>
            <w:top w:w="0" w:type="dxa"/>
            <w:left w:w="108" w:type="dxa"/>
            <w:bottom w:w="0" w:type="dxa"/>
            <w:right w:w="108" w:type="dxa"/>
          </w:tblCellMar>
        </w:tblPrEx>
        <w:trPr>
          <w:cantSplit/>
          <w:trHeight w:val="144"/>
        </w:trPr>
        <w:tc>
          <w:tcPr>
            <w:tcW w:w="212" w:type="pct"/>
            <w:vAlign w:val="center"/>
          </w:tcPr>
          <w:p w14:paraId="1C06AFB9"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04</w:t>
            </w:r>
          </w:p>
        </w:tc>
        <w:tc>
          <w:tcPr>
            <w:tcW w:w="2247" w:type="pct"/>
            <w:vAlign w:val="center"/>
          </w:tcPr>
          <w:p w14:paraId="4790151D" w14:textId="6A4BC3CA"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Actual Fan Efficacy (</w:t>
            </w:r>
            <w:r w:rsidR="00185286" w:rsidRPr="005D5E4A">
              <w:rPr>
                <w:rFonts w:asciiTheme="minorHAnsi" w:hAnsiTheme="minorHAnsi"/>
                <w:sz w:val="18"/>
                <w:szCs w:val="18"/>
              </w:rPr>
              <w:t>w</w:t>
            </w:r>
            <w:r w:rsidRPr="005D5E4A">
              <w:rPr>
                <w:rFonts w:asciiTheme="minorHAnsi" w:hAnsiTheme="minorHAnsi"/>
                <w:sz w:val="18"/>
                <w:szCs w:val="18"/>
              </w:rPr>
              <w:t>atts/cfm)</w:t>
            </w:r>
          </w:p>
        </w:tc>
        <w:tc>
          <w:tcPr>
            <w:tcW w:w="2541" w:type="pct"/>
            <w:gridSpan w:val="2"/>
            <w:vAlign w:val="center"/>
          </w:tcPr>
          <w:p w14:paraId="7D86C941" w14:textId="79C97789"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 xml:space="preserve">&lt;&lt;calculated field, row </w:t>
            </w:r>
            <w:r w:rsidR="00E04FDC" w:rsidRPr="005D5E4A">
              <w:rPr>
                <w:rFonts w:asciiTheme="minorHAnsi" w:hAnsiTheme="minorHAnsi"/>
                <w:sz w:val="18"/>
                <w:szCs w:val="18"/>
              </w:rPr>
              <w:t>E</w:t>
            </w:r>
            <w:r w:rsidRPr="005D5E4A">
              <w:rPr>
                <w:rFonts w:asciiTheme="minorHAnsi" w:hAnsiTheme="minorHAnsi"/>
                <w:sz w:val="18"/>
                <w:szCs w:val="18"/>
              </w:rPr>
              <w:t xml:space="preserve">01 divided by row </w:t>
            </w:r>
            <w:r w:rsidR="00E04FDC" w:rsidRPr="005D5E4A">
              <w:rPr>
                <w:rFonts w:asciiTheme="minorHAnsi" w:hAnsiTheme="minorHAnsi"/>
                <w:sz w:val="18"/>
                <w:szCs w:val="18"/>
              </w:rPr>
              <w:t>E</w:t>
            </w:r>
            <w:r w:rsidRPr="005D5E4A">
              <w:rPr>
                <w:rFonts w:asciiTheme="minorHAnsi" w:hAnsiTheme="minorHAnsi"/>
                <w:sz w:val="18"/>
                <w:szCs w:val="18"/>
              </w:rPr>
              <w:t>02&gt;&gt;</w:t>
            </w:r>
          </w:p>
        </w:tc>
      </w:tr>
      <w:tr w:rsidR="003039CC" w:rsidRPr="005D5E4A" w14:paraId="77072CB6" w14:textId="77777777" w:rsidTr="00A03B71">
        <w:tblPrEx>
          <w:tblCellMar>
            <w:top w:w="0" w:type="dxa"/>
            <w:left w:w="108" w:type="dxa"/>
            <w:bottom w:w="0" w:type="dxa"/>
            <w:right w:w="108" w:type="dxa"/>
          </w:tblCellMar>
        </w:tblPrEx>
        <w:trPr>
          <w:cantSplit/>
          <w:trHeight w:val="144"/>
        </w:trPr>
        <w:tc>
          <w:tcPr>
            <w:tcW w:w="212" w:type="pct"/>
            <w:vAlign w:val="center"/>
          </w:tcPr>
          <w:p w14:paraId="5C3C8C15"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05</w:t>
            </w:r>
          </w:p>
        </w:tc>
        <w:tc>
          <w:tcPr>
            <w:tcW w:w="2247" w:type="pct"/>
            <w:vAlign w:val="center"/>
          </w:tcPr>
          <w:p w14:paraId="19D6F0FA"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Compliance Statement:</w:t>
            </w:r>
          </w:p>
        </w:tc>
        <w:tc>
          <w:tcPr>
            <w:tcW w:w="2541" w:type="pct"/>
            <w:gridSpan w:val="2"/>
            <w:vAlign w:val="center"/>
          </w:tcPr>
          <w:p w14:paraId="6BBAC33B" w14:textId="177658E9" w:rsidR="00E04FDC" w:rsidRPr="005D5E4A" w:rsidRDefault="003039CC" w:rsidP="00E04FDC">
            <w:pPr>
              <w:keepNext/>
              <w:rPr>
                <w:rFonts w:asciiTheme="minorHAnsi" w:hAnsiTheme="minorHAnsi"/>
                <w:sz w:val="18"/>
                <w:szCs w:val="18"/>
              </w:rPr>
            </w:pPr>
            <w:r w:rsidRPr="005D5E4A">
              <w:rPr>
                <w:rFonts w:asciiTheme="minorHAnsi" w:hAnsiTheme="minorHAnsi"/>
                <w:sz w:val="18"/>
                <w:szCs w:val="18"/>
              </w:rPr>
              <w:t xml:space="preserve">&lt;&lt;If </w:t>
            </w:r>
            <w:r w:rsidR="00E04FDC" w:rsidRPr="005D5E4A">
              <w:rPr>
                <w:rFonts w:asciiTheme="minorHAnsi" w:hAnsiTheme="minorHAnsi"/>
                <w:sz w:val="18"/>
                <w:szCs w:val="18"/>
              </w:rPr>
              <w:t>E</w:t>
            </w:r>
            <w:r w:rsidRPr="005D5E4A">
              <w:rPr>
                <w:rFonts w:asciiTheme="minorHAnsi" w:hAnsiTheme="minorHAnsi"/>
                <w:sz w:val="18"/>
                <w:szCs w:val="18"/>
              </w:rPr>
              <w:t>03≥</w:t>
            </w:r>
            <w:r w:rsidR="00E04FDC" w:rsidRPr="005D5E4A">
              <w:rPr>
                <w:rFonts w:asciiTheme="minorHAnsi" w:hAnsiTheme="minorHAnsi"/>
                <w:sz w:val="18"/>
                <w:szCs w:val="18"/>
              </w:rPr>
              <w:t>E</w:t>
            </w:r>
            <w:r w:rsidRPr="005D5E4A">
              <w:rPr>
                <w:rFonts w:asciiTheme="minorHAnsi" w:hAnsiTheme="minorHAnsi"/>
                <w:sz w:val="18"/>
                <w:szCs w:val="18"/>
              </w:rPr>
              <w:t xml:space="preserve">04, the display text: system fan efficacy </w:t>
            </w:r>
            <w:proofErr w:type="gramStart"/>
            <w:r w:rsidRPr="005D5E4A">
              <w:rPr>
                <w:rFonts w:asciiTheme="minorHAnsi" w:hAnsiTheme="minorHAnsi"/>
                <w:sz w:val="18"/>
                <w:szCs w:val="18"/>
              </w:rPr>
              <w:t>complies</w:t>
            </w:r>
            <w:r w:rsidR="00E04FDC" w:rsidRPr="005D5E4A">
              <w:rPr>
                <w:rFonts w:asciiTheme="minorHAnsi" w:hAnsiTheme="minorHAnsi"/>
                <w:sz w:val="18"/>
                <w:szCs w:val="18"/>
              </w:rPr>
              <w:t>;</w:t>
            </w:r>
            <w:proofErr w:type="gramEnd"/>
            <w:r w:rsidRPr="005D5E4A">
              <w:rPr>
                <w:rFonts w:asciiTheme="minorHAnsi" w:hAnsiTheme="minorHAnsi"/>
                <w:sz w:val="18"/>
                <w:szCs w:val="18"/>
              </w:rPr>
              <w:t xml:space="preserve"> </w:t>
            </w:r>
          </w:p>
          <w:p w14:paraId="65E75726" w14:textId="38854527" w:rsidR="003039CC" w:rsidRPr="005D5E4A" w:rsidRDefault="003039CC" w:rsidP="00E04FDC">
            <w:pPr>
              <w:keepNext/>
              <w:rPr>
                <w:rFonts w:asciiTheme="minorHAnsi" w:hAnsiTheme="minorHAnsi"/>
                <w:sz w:val="18"/>
                <w:szCs w:val="18"/>
              </w:rPr>
            </w:pPr>
            <w:r w:rsidRPr="005D5E4A">
              <w:rPr>
                <w:rFonts w:asciiTheme="minorHAnsi" w:hAnsiTheme="minorHAnsi"/>
                <w:sz w:val="18"/>
                <w:szCs w:val="18"/>
              </w:rPr>
              <w:t>else display text: system does not comply with fan efficacy requirement&gt;&gt;</w:t>
            </w:r>
          </w:p>
        </w:tc>
      </w:tr>
    </w:tbl>
    <w:p w14:paraId="0F20D048" w14:textId="302313A1" w:rsidR="003039CC" w:rsidRPr="005D5E4A" w:rsidRDefault="003039CC"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1D3C78" w:rsidRPr="005D5E4A" w14:paraId="1D8571B5" w14:textId="77777777" w:rsidTr="00A03B71">
        <w:trPr>
          <w:trHeight w:val="144"/>
        </w:trPr>
        <w:tc>
          <w:tcPr>
            <w:tcW w:w="10998" w:type="dxa"/>
          </w:tcPr>
          <w:p w14:paraId="22CD87C5" w14:textId="77777777" w:rsidR="001D3C78" w:rsidRPr="005D5E4A" w:rsidRDefault="001D3C78">
            <w:pPr>
              <w:keepNext/>
              <w:rPr>
                <w:rFonts w:asciiTheme="minorHAnsi" w:hAnsiTheme="minorHAnsi"/>
                <w:b/>
                <w:szCs w:val="18"/>
              </w:rPr>
            </w:pPr>
            <w:r w:rsidRPr="005D5E4A">
              <w:rPr>
                <w:rFonts w:asciiTheme="minorHAnsi" w:hAnsiTheme="minorHAnsi"/>
                <w:b/>
                <w:szCs w:val="18"/>
              </w:rPr>
              <w:lastRenderedPageBreak/>
              <w:t>F. Additional Requirements</w:t>
            </w:r>
          </w:p>
          <w:p w14:paraId="1862B34E" w14:textId="40ED6DDE" w:rsidR="009F46C7" w:rsidRPr="005D5E4A" w:rsidRDefault="009F46C7">
            <w:pPr>
              <w:keepNext/>
              <w:rPr>
                <w:rFonts w:asciiTheme="minorHAnsi" w:hAnsiTheme="minorHAnsi"/>
                <w:b/>
                <w:szCs w:val="18"/>
              </w:rPr>
            </w:pPr>
            <w:r w:rsidRPr="005D5E4A">
              <w:rPr>
                <w:rFonts w:ascii="Calibri" w:hAnsi="Calibri"/>
                <w:sz w:val="18"/>
                <w:szCs w:val="18"/>
              </w:rPr>
              <w:t>&lt;&lt;Static Text - see the top&gt;&gt;</w:t>
            </w:r>
          </w:p>
        </w:tc>
      </w:tr>
      <w:tr w:rsidR="001D3C78" w:rsidRPr="005D5E4A" w14:paraId="683E698D" w14:textId="77777777" w:rsidTr="00A03B71">
        <w:trPr>
          <w:trHeight w:val="144"/>
        </w:trPr>
        <w:tc>
          <w:tcPr>
            <w:tcW w:w="10998" w:type="dxa"/>
            <w:vAlign w:val="center"/>
          </w:tcPr>
          <w:p w14:paraId="2E114986" w14:textId="77777777" w:rsidR="001D3C78" w:rsidRPr="005D5E4A" w:rsidRDefault="001D3C78" w:rsidP="00A03B71">
            <w:pPr>
              <w:pStyle w:val="FootnoteText"/>
              <w:keepNext/>
              <w:rPr>
                <w:rFonts w:asciiTheme="minorHAnsi" w:hAnsiTheme="minorHAnsi"/>
                <w:sz w:val="18"/>
                <w:szCs w:val="18"/>
              </w:rPr>
            </w:pPr>
            <w:r w:rsidRPr="005D5E4A">
              <w:rPr>
                <w:rFonts w:asciiTheme="minorHAnsi" w:hAnsiTheme="minorHAnsi" w:cs="Calibri-Bold"/>
                <w:b/>
                <w:bCs/>
                <w:sz w:val="18"/>
                <w:szCs w:val="18"/>
              </w:rPr>
              <w:t xml:space="preserve">The responsible person’s signature on this compliance document affirms that all applicable requirements in this table have been met </w:t>
            </w:r>
            <w:r w:rsidRPr="005D5E4A">
              <w:rPr>
                <w:rFonts w:asciiTheme="minorHAnsi" w:hAnsiTheme="minorHAnsi" w:cs="MS Sans Serif"/>
                <w:b/>
                <w:color w:val="000000"/>
                <w:sz w:val="18"/>
                <w:szCs w:val="18"/>
                <w:highlight w:val="white"/>
              </w:rPr>
              <w:t>unless otherwise noted in the Verification Status and the Corrections Notes in this table</w:t>
            </w:r>
          </w:p>
        </w:tc>
      </w:tr>
    </w:tbl>
    <w:p w14:paraId="4CB4C707" w14:textId="40965BBB" w:rsidR="001D3C78" w:rsidRPr="005D5E4A" w:rsidRDefault="001D3C78" w:rsidP="00693010">
      <w:pPr>
        <w:rPr>
          <w:rFonts w:asciiTheme="minorHAnsi" w:hAnsiTheme="minorHAnsi"/>
          <w:b/>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57"/>
        <w:gridCol w:w="10441"/>
        <w:gridCol w:w="18"/>
      </w:tblGrid>
      <w:tr w:rsidR="001D3C78" w:rsidRPr="005D5E4A" w14:paraId="01352F5A" w14:textId="77777777" w:rsidTr="001D3C78">
        <w:trPr>
          <w:gridAfter w:val="1"/>
          <w:wAfter w:w="18" w:type="dxa"/>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44302158" w14:textId="4E6FCA37" w:rsidR="001D3C78" w:rsidRPr="005D5E4A" w:rsidRDefault="001D3C78" w:rsidP="001D3C78">
            <w:pPr>
              <w:rPr>
                <w:rFonts w:asciiTheme="minorHAnsi" w:hAnsiTheme="minorHAnsi"/>
                <w:b/>
                <w:szCs w:val="18"/>
              </w:rPr>
            </w:pPr>
            <w:r w:rsidRPr="005D5E4A">
              <w:rPr>
                <w:rFonts w:asciiTheme="minorHAnsi" w:hAnsiTheme="minorHAnsi"/>
                <w:b/>
                <w:szCs w:val="18"/>
              </w:rPr>
              <w:t>G. Determination of HERS Verification Compliance</w:t>
            </w:r>
          </w:p>
          <w:p w14:paraId="057C00BE" w14:textId="11627861" w:rsidR="001D3C78" w:rsidRPr="005D5E4A" w:rsidRDefault="009F46C7" w:rsidP="001D3C78">
            <w:pPr>
              <w:rPr>
                <w:rFonts w:asciiTheme="minorHAnsi" w:hAnsiTheme="minorHAnsi"/>
                <w:b/>
                <w:szCs w:val="18"/>
              </w:rPr>
            </w:pPr>
            <w:r w:rsidRPr="005D5E4A">
              <w:rPr>
                <w:rFonts w:ascii="Calibri" w:hAnsi="Calibri"/>
                <w:sz w:val="18"/>
                <w:szCs w:val="18"/>
              </w:rPr>
              <w:t>&lt;&lt;Static Text - see the top&gt;&gt;</w:t>
            </w:r>
          </w:p>
        </w:tc>
      </w:tr>
      <w:tr w:rsidR="001D3C78" w:rsidRPr="005D5E4A" w14:paraId="11CF0D6C" w14:textId="77777777" w:rsidTr="001D3C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144"/>
        </w:trPr>
        <w:tc>
          <w:tcPr>
            <w:tcW w:w="557" w:type="dxa"/>
            <w:vAlign w:val="center"/>
          </w:tcPr>
          <w:p w14:paraId="70663741" w14:textId="77777777" w:rsidR="001D3C78" w:rsidRPr="005D5E4A" w:rsidDel="00C76C40" w:rsidRDefault="001D3C78" w:rsidP="00A03B71">
            <w:pPr>
              <w:keepNext/>
              <w:jc w:val="center"/>
              <w:rPr>
                <w:rFonts w:ascii="Calibri" w:hAnsi="Calibri"/>
                <w:sz w:val="18"/>
                <w:szCs w:val="18"/>
              </w:rPr>
            </w:pPr>
            <w:r w:rsidRPr="005D5E4A">
              <w:rPr>
                <w:rFonts w:ascii="Calibri" w:hAnsi="Calibri"/>
                <w:sz w:val="18"/>
                <w:szCs w:val="18"/>
              </w:rPr>
              <w:t>01</w:t>
            </w:r>
          </w:p>
        </w:tc>
        <w:tc>
          <w:tcPr>
            <w:tcW w:w="10459" w:type="dxa"/>
            <w:gridSpan w:val="2"/>
            <w:vAlign w:val="center"/>
          </w:tcPr>
          <w:p w14:paraId="1C62B539" w14:textId="793CDB1C" w:rsidR="001D3C78" w:rsidRPr="005D5E4A" w:rsidRDefault="001D3C78">
            <w:pPr>
              <w:keepNext/>
              <w:spacing w:after="60"/>
              <w:rPr>
                <w:rFonts w:ascii="Calibri" w:hAnsi="Calibri"/>
                <w:sz w:val="18"/>
                <w:szCs w:val="18"/>
              </w:rPr>
            </w:pPr>
            <w:r w:rsidRPr="005D5E4A">
              <w:rPr>
                <w:rFonts w:ascii="Calibri" w:hAnsi="Calibri"/>
                <w:sz w:val="18"/>
                <w:szCs w:val="18"/>
              </w:rPr>
              <w:t>&lt;&lt; If C05 result is “</w:t>
            </w:r>
            <w:r w:rsidRPr="005D5E4A">
              <w:rPr>
                <w:rFonts w:asciiTheme="minorHAnsi" w:hAnsiTheme="minorHAnsi"/>
                <w:sz w:val="18"/>
                <w:szCs w:val="18"/>
              </w:rPr>
              <w:t>system fan efficacy complies” and D09 result is “system fan efficacy complies”</w:t>
            </w:r>
            <w:r w:rsidR="00E861EC" w:rsidRPr="005D5E4A">
              <w:rPr>
                <w:rFonts w:asciiTheme="minorHAnsi" w:hAnsiTheme="minorHAnsi"/>
                <w:sz w:val="18"/>
                <w:szCs w:val="18"/>
              </w:rPr>
              <w:t xml:space="preserve"> and E05 result is “system fan efficacy complies”</w:t>
            </w:r>
            <w:r w:rsidRPr="005D5E4A">
              <w:rPr>
                <w:rFonts w:asciiTheme="minorHAnsi" w:hAnsiTheme="minorHAnsi"/>
                <w:sz w:val="18"/>
                <w:szCs w:val="18"/>
              </w:rPr>
              <w:t xml:space="preserve"> and </w:t>
            </w:r>
            <w:r w:rsidR="00E861EC" w:rsidRPr="005D5E4A">
              <w:rPr>
                <w:rFonts w:asciiTheme="minorHAnsi" w:hAnsiTheme="minorHAnsi"/>
                <w:sz w:val="18"/>
                <w:szCs w:val="18"/>
              </w:rPr>
              <w:t>F09</w:t>
            </w:r>
            <w:r w:rsidRPr="005D5E4A">
              <w:rPr>
                <w:rFonts w:asciiTheme="minorHAnsi" w:hAnsiTheme="minorHAnsi"/>
                <w:sz w:val="18"/>
                <w:szCs w:val="18"/>
              </w:rPr>
              <w:t xml:space="preserve"> result is Pass or All n/a then display: Complies: All specified verification protocol requirements on this document are met; else display: Does not comply: One or more specified verification protocol requirements on this document are not met&gt;&gt;</w:t>
            </w:r>
          </w:p>
        </w:tc>
      </w:tr>
    </w:tbl>
    <w:p w14:paraId="65CE9D71" w14:textId="77777777" w:rsidR="003602D0" w:rsidRPr="005D5E4A" w:rsidRDefault="003602D0" w:rsidP="0009456E">
      <w:pPr>
        <w:rPr>
          <w:rFonts w:ascii="Calibri" w:hAnsi="Calibri"/>
        </w:rPr>
      </w:pPr>
    </w:p>
    <w:sectPr w:rsidR="003602D0" w:rsidRPr="005D5E4A" w:rsidSect="003C4626">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41734" w14:textId="77777777" w:rsidR="00D75887" w:rsidRDefault="00D75887">
      <w:r>
        <w:separator/>
      </w:r>
    </w:p>
  </w:endnote>
  <w:endnote w:type="continuationSeparator" w:id="0">
    <w:p w14:paraId="29A13E8B" w14:textId="77777777" w:rsidR="00D75887" w:rsidRDefault="00D75887">
      <w:r>
        <w:continuationSeparator/>
      </w:r>
    </w:p>
  </w:endnote>
  <w:endnote w:type="continuationNotice" w:id="1">
    <w:p w14:paraId="70AF4E40" w14:textId="77777777" w:rsidR="00D75887" w:rsidRDefault="00D758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MS Sans Serif">
    <w:panose1 w:val="00000000000000000000"/>
    <w:charset w:val="00"/>
    <w:family w:val="swiss"/>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3BF20" w14:textId="77777777" w:rsidR="00B00597" w:rsidRDefault="00B005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402996" w:rsidRPr="00CB64DD" w:rsidRDefault="00402996" w:rsidP="0036342F">
    <w:pPr>
      <w:pStyle w:val="Footer"/>
    </w:pPr>
    <w:r w:rsidRPr="00CB64DD">
      <w:t xml:space="preserve">Registration Number:                                                           Registration Date/Time:                                           HERS Provider:                       </w:t>
    </w:r>
  </w:p>
  <w:p w14:paraId="65CE9D8D" w14:textId="77117F94" w:rsidR="00402996" w:rsidRPr="00CB64DD" w:rsidRDefault="00402996" w:rsidP="0036342F">
    <w:pPr>
      <w:pStyle w:val="Footer"/>
    </w:pPr>
    <w:r w:rsidRPr="00CB64DD">
      <w:t>CA Building Energy Efficiency Standards - 20</w:t>
    </w:r>
    <w:r w:rsidR="008737ED">
      <w:t>22</w:t>
    </w:r>
    <w:r w:rsidRPr="00CB64DD">
      <w:t xml:space="preserve"> </w:t>
    </w:r>
    <w:r w:rsidR="009F46C7">
      <w:t>Low-</w:t>
    </w:r>
    <w:r w:rsidR="00B00597">
      <w:t>R</w:t>
    </w:r>
    <w:r w:rsidR="009F46C7">
      <w:t>ise Multifamily</w:t>
    </w:r>
    <w:r w:rsidR="009F46C7" w:rsidRPr="00CB64DD">
      <w:t xml:space="preserve"> </w:t>
    </w:r>
    <w:r w:rsidRPr="00CB64DD">
      <w:t>Compliance</w:t>
    </w:r>
    <w:r w:rsidRPr="00CB64DD">
      <w:tab/>
    </w:r>
    <w:r>
      <w:t>January 20</w:t>
    </w:r>
    <w:r w:rsidR="008737ED">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402996" w:rsidRPr="00CB64DD" w:rsidRDefault="00402996" w:rsidP="0036342F">
    <w:pPr>
      <w:pStyle w:val="Footer"/>
    </w:pPr>
    <w:r w:rsidRPr="00CB64DD">
      <w:t xml:space="preserve">Registration Number:                                                           Registration Date/Time:                                           HERS Provider:                       </w:t>
    </w:r>
  </w:p>
  <w:p w14:paraId="65CE9D9E" w14:textId="77777777" w:rsidR="00402996" w:rsidRPr="00CB64DD" w:rsidRDefault="00402996" w:rsidP="0036342F">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5977536B" w:rsidR="00402996" w:rsidRPr="00CB64DD" w:rsidRDefault="00402996" w:rsidP="0036342F">
    <w:pPr>
      <w:pStyle w:val="Footer"/>
    </w:pPr>
    <w:r w:rsidRPr="00CB64DD">
      <w:t>CA Building Energy Efficiency Standards - 20</w:t>
    </w:r>
    <w:r w:rsidR="008737ED">
      <w:t>22</w:t>
    </w:r>
    <w:r w:rsidRPr="00CB64DD">
      <w:t xml:space="preserve"> </w:t>
    </w:r>
    <w:r w:rsidR="009F46C7">
      <w:t>Low-</w:t>
    </w:r>
    <w:r w:rsidR="00B00597">
      <w:t>R</w:t>
    </w:r>
    <w:r w:rsidR="009F46C7">
      <w:t>ise Multifamily</w:t>
    </w:r>
    <w:r w:rsidR="009F46C7" w:rsidRPr="00CB64DD">
      <w:t xml:space="preserve"> </w:t>
    </w:r>
    <w:r w:rsidRPr="00CB64DD">
      <w:t>Compliance</w:t>
    </w:r>
    <w:r w:rsidRPr="00CB64DD">
      <w:tab/>
    </w:r>
    <w:r>
      <w:t>January 20</w:t>
    </w:r>
    <w:r w:rsidR="008737ED">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402996" w:rsidRPr="00CB64DD" w:rsidRDefault="00402996"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5CC70" w14:textId="77777777" w:rsidR="00D75887" w:rsidRDefault="00D75887">
      <w:r>
        <w:separator/>
      </w:r>
    </w:p>
  </w:footnote>
  <w:footnote w:type="continuationSeparator" w:id="0">
    <w:p w14:paraId="7910EA91" w14:textId="77777777" w:rsidR="00D75887" w:rsidRDefault="00D75887">
      <w:r>
        <w:continuationSeparator/>
      </w:r>
    </w:p>
  </w:footnote>
  <w:footnote w:type="continuationNotice" w:id="1">
    <w:p w14:paraId="412F6184" w14:textId="77777777" w:rsidR="00D75887" w:rsidRDefault="00D758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77777777" w:rsidR="00402996" w:rsidRDefault="00CB0502">
    <w:pPr>
      <w:pStyle w:val="Header"/>
    </w:pPr>
    <w:r>
      <w:rPr>
        <w:noProof/>
      </w:rPr>
      <w:pict w14:anchorId="65CE9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6" o:spid="_x0000_s1026" type="#_x0000_t75" style="position:absolute;margin-left:0;margin-top:0;width:10in;height:540pt;z-index:-2516608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3D212" w14:textId="269787A4" w:rsidR="000F1200" w:rsidRPr="000F1200" w:rsidRDefault="000F1200" w:rsidP="000F1200">
    <w:pPr>
      <w:tabs>
        <w:tab w:val="center" w:pos="4320"/>
        <w:tab w:val="right" w:pos="8640"/>
      </w:tabs>
      <w:ind w:left="360"/>
      <w:jc w:val="center"/>
      <w:rPr>
        <w:rFonts w:ascii="Arial" w:hAnsi="Arial" w:cs="Arial"/>
        <w:sz w:val="24"/>
        <w:szCs w:val="24"/>
      </w:rPr>
    </w:pPr>
    <w:r w:rsidRPr="000F1200">
      <w:rPr>
        <w:rFonts w:ascii="Calibri" w:hAnsi="Calibri" w:cs="Calibri"/>
        <w:noProof/>
        <w:sz w:val="28"/>
        <w:szCs w:val="28"/>
      </w:rPr>
      <w:drawing>
        <wp:anchor distT="0" distB="0" distL="114300" distR="114300" simplePos="0" relativeHeight="251653632" behindDoc="0" locked="0" layoutInCell="1" allowOverlap="1" wp14:anchorId="5850684B" wp14:editId="3F07DC21">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0F1200">
      <w:rPr>
        <w:rFonts w:ascii="Calibri" w:hAnsi="Calibri" w:cs="Calibri"/>
        <w:b/>
        <w:noProof/>
        <w:sz w:val="28"/>
        <w:szCs w:val="28"/>
      </w:rPr>
      <w:t>SPACE CONDITIONING SYSTEM FAN EFFICACY</w:t>
    </w:r>
  </w:p>
  <w:p w14:paraId="522EC9DD" w14:textId="340F9793" w:rsidR="000F1200" w:rsidRPr="000F1200" w:rsidRDefault="000F1200" w:rsidP="000F1200">
    <w:pPr>
      <w:tabs>
        <w:tab w:val="center" w:pos="4320"/>
        <w:tab w:val="right" w:pos="8640"/>
      </w:tabs>
      <w:rPr>
        <w:rFonts w:ascii="Arial" w:hAnsi="Arial" w:cs="Arial"/>
        <w:sz w:val="24"/>
        <w:szCs w:val="24"/>
      </w:rPr>
    </w:pPr>
    <w:r w:rsidRPr="000F1200">
      <w:rPr>
        <w:rFonts w:ascii="Arial" w:hAnsi="Arial" w:cs="Arial"/>
        <w:sz w:val="24"/>
        <w:szCs w:val="24"/>
      </w:rPr>
      <w:ptab w:relativeTo="margin" w:alignment="center" w:leader="none"/>
    </w:r>
    <w:r w:rsidRPr="000F1200">
      <w:rPr>
        <w:rFonts w:ascii="Arial" w:hAnsi="Arial" w:cs="Arial"/>
        <w:sz w:val="24"/>
        <w:szCs w:val="24"/>
      </w:rPr>
      <w:ptab w:relativeTo="margin" w:alignment="right" w:leader="none"/>
    </w:r>
    <w:r w:rsidRPr="000F1200">
      <w:rPr>
        <w:rFonts w:ascii="Calibri" w:hAnsi="Calibri" w:cs="Calibri"/>
        <w:sz w:val="28"/>
        <w:szCs w:val="28"/>
      </w:rPr>
      <w:t>CEC-LMCV-MCH-22-H</w:t>
    </w:r>
  </w:p>
  <w:p w14:paraId="106478E8" w14:textId="6EA06816" w:rsidR="000F1200" w:rsidRPr="002A1444" w:rsidRDefault="000F1200" w:rsidP="00CD02A1">
    <w:pPr>
      <w:spacing w:after="160" w:line="259" w:lineRule="auto"/>
      <w:ind w:left="360"/>
    </w:pPr>
    <w:r w:rsidRPr="000F1200">
      <w:rPr>
        <w:rFonts w:ascii="Arial" w:eastAsia="Calibri" w:hAnsi="Arial" w:cs="Arial"/>
        <w:sz w:val="24"/>
        <w:szCs w:val="22"/>
      </w:rPr>
      <w:ptab w:relativeTo="margin" w:alignment="center" w:leader="none"/>
    </w:r>
    <w:r w:rsidRPr="000F1200">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402996" w:rsidRPr="00F85124" w14:paraId="65CE9D90" w14:textId="77777777">
      <w:trPr>
        <w:cantSplit/>
        <w:trHeight w:val="288"/>
      </w:trPr>
      <w:tc>
        <w:tcPr>
          <w:tcW w:w="3738" w:type="pct"/>
          <w:gridSpan w:val="2"/>
          <w:tcBorders>
            <w:right w:val="nil"/>
          </w:tcBorders>
          <w:vAlign w:val="center"/>
        </w:tcPr>
        <w:p w14:paraId="65CE9D8E" w14:textId="77777777" w:rsidR="00402996" w:rsidRPr="00F85124" w:rsidRDefault="00CB0502" w:rsidP="007924C2">
          <w:pPr>
            <w:pStyle w:val="Heading1"/>
            <w:rPr>
              <w:rFonts w:ascii="Calibri" w:hAnsi="Calibri"/>
              <w:b w:val="0"/>
              <w:bCs/>
              <w:sz w:val="20"/>
            </w:rPr>
          </w:pPr>
          <w:r>
            <w:rPr>
              <w:rFonts w:ascii="Calibri" w:hAnsi="Calibri"/>
              <w:b w:val="0"/>
              <w:bCs/>
              <w:noProof/>
              <w:sz w:val="20"/>
            </w:rPr>
            <w:pict w14:anchorId="65CE9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5" o:spid="_x0000_s1025" type="#_x0000_t75" style="position:absolute;margin-left:0;margin-top:0;width:10in;height:540pt;z-index:-251661824;mso-position-horizontal:center;mso-position-horizontal-relative:margin;mso-position-vertical:center;mso-position-vertical-relative:margin" o:allowincell="f">
                <v:imagedata r:id="rId1" o:title="Watermark" gain="19661f" blacklevel="22938f"/>
                <w10:wrap anchorx="margin" anchory="margin"/>
              </v:shape>
            </w:pict>
          </w:r>
          <w:r w:rsidR="00402996">
            <w:rPr>
              <w:rFonts w:ascii="Calibri" w:hAnsi="Calibri"/>
              <w:b w:val="0"/>
              <w:bCs/>
              <w:sz w:val="20"/>
            </w:rPr>
            <w:t>CERTIFICATE OF INSTALLATION</w:t>
          </w:r>
        </w:p>
      </w:tc>
      <w:tc>
        <w:tcPr>
          <w:tcW w:w="1262" w:type="pct"/>
          <w:tcBorders>
            <w:left w:val="nil"/>
          </w:tcBorders>
          <w:tcMar>
            <w:left w:w="115" w:type="dxa"/>
            <w:right w:w="115" w:type="dxa"/>
          </w:tcMar>
          <w:vAlign w:val="center"/>
        </w:tcPr>
        <w:p w14:paraId="65CE9D8F" w14:textId="77777777" w:rsidR="00402996" w:rsidRPr="00F85124" w:rsidRDefault="00402996" w:rsidP="002E105D">
          <w:pPr>
            <w:pStyle w:val="Heading1"/>
            <w:jc w:val="right"/>
            <w:rPr>
              <w:rFonts w:ascii="Calibri" w:hAnsi="Calibri"/>
              <w:b w:val="0"/>
              <w:bCs/>
              <w:sz w:val="20"/>
            </w:rPr>
          </w:pPr>
          <w:r>
            <w:rPr>
              <w:rFonts w:ascii="Calibri" w:hAnsi="Calibri"/>
              <w:b w:val="0"/>
              <w:bCs/>
              <w:sz w:val="20"/>
            </w:rPr>
            <w:t>CF2R-MCH-23-H</w:t>
          </w:r>
        </w:p>
      </w:tc>
    </w:tr>
    <w:tr w:rsidR="00402996" w:rsidRPr="00F85124" w14:paraId="65CE9D93" w14:textId="77777777">
      <w:trPr>
        <w:cantSplit/>
        <w:trHeight w:val="288"/>
      </w:trPr>
      <w:tc>
        <w:tcPr>
          <w:tcW w:w="2500" w:type="pct"/>
          <w:tcBorders>
            <w:right w:val="nil"/>
          </w:tcBorders>
        </w:tcPr>
        <w:p w14:paraId="65CE9D91" w14:textId="77777777" w:rsidR="00402996" w:rsidRPr="002E105D" w:rsidRDefault="00402996"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92" w14:textId="77777777"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402996" w:rsidRPr="00F85124" w14:paraId="65CE9D97" w14:textId="77777777">
      <w:trPr>
        <w:cantSplit/>
        <w:trHeight w:val="288"/>
      </w:trPr>
      <w:tc>
        <w:tcPr>
          <w:tcW w:w="0" w:type="auto"/>
        </w:tcPr>
        <w:p w14:paraId="65CE9D94" w14:textId="77777777" w:rsidR="00402996" w:rsidRPr="00F85124" w:rsidRDefault="00402996" w:rsidP="007924C2">
          <w:pPr>
            <w:rPr>
              <w:rFonts w:ascii="Calibri" w:hAnsi="Calibri"/>
              <w:sz w:val="12"/>
              <w:szCs w:val="12"/>
            </w:rPr>
          </w:pPr>
          <w:r w:rsidRPr="00F85124">
            <w:rPr>
              <w:rFonts w:ascii="Calibri" w:hAnsi="Calibri"/>
              <w:sz w:val="12"/>
              <w:szCs w:val="12"/>
            </w:rPr>
            <w:t>Project Name:</w:t>
          </w:r>
        </w:p>
      </w:tc>
      <w:tc>
        <w:tcPr>
          <w:tcW w:w="1377" w:type="pct"/>
        </w:tcPr>
        <w:p w14:paraId="65CE9D95" w14:textId="77777777" w:rsidR="00402996" w:rsidRPr="00F85124" w:rsidRDefault="00402996" w:rsidP="007924C2">
          <w:pPr>
            <w:rPr>
              <w:rFonts w:ascii="Calibri" w:hAnsi="Calibri"/>
              <w:sz w:val="12"/>
              <w:szCs w:val="12"/>
            </w:rPr>
          </w:pPr>
          <w:r w:rsidRPr="00F85124">
            <w:rPr>
              <w:rFonts w:ascii="Calibri" w:hAnsi="Calibri"/>
              <w:sz w:val="12"/>
              <w:szCs w:val="12"/>
            </w:rPr>
            <w:t>Enforcement Agency:</w:t>
          </w:r>
        </w:p>
      </w:tc>
      <w:tc>
        <w:tcPr>
          <w:tcW w:w="1262" w:type="pct"/>
        </w:tcPr>
        <w:p w14:paraId="65CE9D96" w14:textId="77777777" w:rsidR="00402996" w:rsidRPr="00F85124" w:rsidRDefault="00402996" w:rsidP="007924C2">
          <w:pPr>
            <w:rPr>
              <w:rFonts w:ascii="Calibri" w:hAnsi="Calibri"/>
              <w:sz w:val="12"/>
              <w:szCs w:val="12"/>
            </w:rPr>
          </w:pPr>
          <w:r w:rsidRPr="00F85124">
            <w:rPr>
              <w:rFonts w:ascii="Calibri" w:hAnsi="Calibri"/>
              <w:sz w:val="12"/>
              <w:szCs w:val="12"/>
            </w:rPr>
            <w:t>Permit Number:</w:t>
          </w:r>
        </w:p>
      </w:tc>
    </w:tr>
    <w:tr w:rsidR="00402996" w:rsidRPr="00F85124" w14:paraId="65CE9D9B" w14:textId="77777777">
      <w:trPr>
        <w:cantSplit/>
        <w:trHeight w:val="288"/>
      </w:trPr>
      <w:tc>
        <w:tcPr>
          <w:tcW w:w="0" w:type="auto"/>
        </w:tcPr>
        <w:p w14:paraId="65CE9D98" w14:textId="77777777" w:rsidR="00402996" w:rsidRPr="00F85124" w:rsidRDefault="00402996"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5CE9D99" w14:textId="77777777" w:rsidR="00402996" w:rsidRPr="00F85124" w:rsidRDefault="00402996"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65CE9D9A" w14:textId="77777777" w:rsidR="00402996" w:rsidRPr="00F85124" w:rsidRDefault="00402996" w:rsidP="007924C2">
          <w:pPr>
            <w:rPr>
              <w:rFonts w:ascii="Calibri" w:hAnsi="Calibri"/>
              <w:sz w:val="12"/>
              <w:szCs w:val="12"/>
              <w:vertAlign w:val="superscript"/>
            </w:rPr>
          </w:pPr>
          <w:r w:rsidRPr="00F85124">
            <w:rPr>
              <w:rFonts w:ascii="Calibri" w:hAnsi="Calibri"/>
              <w:sz w:val="12"/>
              <w:szCs w:val="12"/>
            </w:rPr>
            <w:t>Zip Code</w:t>
          </w:r>
        </w:p>
      </w:tc>
    </w:tr>
  </w:tbl>
  <w:p w14:paraId="65CE9D9C" w14:textId="77777777" w:rsidR="00402996" w:rsidRDefault="004029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77777777" w:rsidR="00402996" w:rsidRDefault="00CB0502">
    <w:pPr>
      <w:pStyle w:val="Header"/>
    </w:pPr>
    <w:r>
      <w:rPr>
        <w:noProof/>
      </w:rPr>
      <w:pict w14:anchorId="65CE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9" o:spid="_x0000_s1029" type="#_x0000_t75" style="position:absolute;margin-left:0;margin-top:0;width:10in;height:540pt;z-index:-25165875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2996" w:rsidRPr="00F85124" w14:paraId="65CE9DA2" w14:textId="77777777">
      <w:trPr>
        <w:cantSplit/>
        <w:trHeight w:val="288"/>
      </w:trPr>
      <w:tc>
        <w:tcPr>
          <w:tcW w:w="4016" w:type="pct"/>
          <w:gridSpan w:val="2"/>
          <w:tcBorders>
            <w:right w:val="nil"/>
          </w:tcBorders>
          <w:vAlign w:val="center"/>
        </w:tcPr>
        <w:p w14:paraId="65CE9DA0" w14:textId="7D265FCF" w:rsidR="00402996" w:rsidRPr="00F85124" w:rsidRDefault="00CB0502">
          <w:pPr>
            <w:pStyle w:val="Heading1"/>
            <w:rPr>
              <w:rFonts w:ascii="Calibri" w:hAnsi="Calibri"/>
              <w:b w:val="0"/>
              <w:bCs/>
              <w:sz w:val="20"/>
            </w:rPr>
          </w:pPr>
          <w:r>
            <w:rPr>
              <w:rFonts w:ascii="Calibri" w:hAnsi="Calibri"/>
              <w:b w:val="0"/>
              <w:bCs/>
              <w:noProof/>
              <w:sz w:val="20"/>
            </w:rPr>
            <w:pict w14:anchorId="65CE9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0" o:spid="_x0000_s1030" type="#_x0000_t75" style="position:absolute;margin-left:0;margin-top:0;width:10in;height:540pt;z-index:-251657728;mso-position-horizontal:center;mso-position-horizontal-relative:margin;mso-position-vertical:center;mso-position-vertical-relative:margin" o:allowincell="f">
                <v:imagedata r:id="rId1" o:title="Watermark" gain="19661f" blacklevel="22938f"/>
                <w10:wrap anchorx="margin" anchory="margin"/>
              </v:shape>
            </w:pict>
          </w:r>
          <w:r w:rsidR="00402996">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65CE9DA1" w14:textId="6EEF416B" w:rsidR="00402996" w:rsidRPr="00F85124" w:rsidRDefault="00E9206A" w:rsidP="007924C2">
          <w:pPr>
            <w:pStyle w:val="Heading1"/>
            <w:jc w:val="right"/>
            <w:rPr>
              <w:rFonts w:ascii="Calibri" w:hAnsi="Calibri"/>
              <w:b w:val="0"/>
              <w:bCs/>
              <w:sz w:val="20"/>
            </w:rPr>
          </w:pPr>
          <w:r>
            <w:rPr>
              <w:rFonts w:ascii="Calibri" w:hAnsi="Calibri"/>
              <w:b w:val="0"/>
              <w:bCs/>
              <w:sz w:val="20"/>
            </w:rPr>
            <w:t>LMCV</w:t>
          </w:r>
          <w:r w:rsidR="00402996">
            <w:rPr>
              <w:rFonts w:ascii="Calibri" w:hAnsi="Calibri"/>
              <w:b w:val="0"/>
              <w:bCs/>
              <w:sz w:val="20"/>
            </w:rPr>
            <w:t>-MCH-22-H</w:t>
          </w:r>
        </w:p>
      </w:tc>
    </w:tr>
    <w:tr w:rsidR="00402996" w:rsidRPr="00F85124" w14:paraId="65CE9DA5" w14:textId="77777777">
      <w:trPr>
        <w:cantSplit/>
        <w:trHeight w:val="288"/>
      </w:trPr>
      <w:tc>
        <w:tcPr>
          <w:tcW w:w="2500" w:type="pct"/>
          <w:tcBorders>
            <w:right w:val="nil"/>
          </w:tcBorders>
        </w:tcPr>
        <w:p w14:paraId="65CE9DA3" w14:textId="77777777" w:rsidR="00402996" w:rsidRPr="002E105D" w:rsidRDefault="00402996"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28B7DA2A"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402996">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B0502">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402996" w:rsidRDefault="00402996"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2996" w:rsidRPr="00F85124" w14:paraId="65CE9DAA" w14:textId="77777777">
      <w:trPr>
        <w:cantSplit/>
        <w:trHeight w:val="288"/>
      </w:trPr>
      <w:tc>
        <w:tcPr>
          <w:tcW w:w="4016" w:type="pct"/>
          <w:gridSpan w:val="2"/>
          <w:tcBorders>
            <w:right w:val="nil"/>
          </w:tcBorders>
          <w:vAlign w:val="center"/>
        </w:tcPr>
        <w:p w14:paraId="65CE9DA8" w14:textId="77777777" w:rsidR="00402996" w:rsidRPr="00F85124" w:rsidRDefault="00CB0502" w:rsidP="007924C2">
          <w:pPr>
            <w:pStyle w:val="Heading1"/>
            <w:rPr>
              <w:rFonts w:ascii="Calibri" w:hAnsi="Calibri"/>
              <w:b w:val="0"/>
              <w:bCs/>
              <w:sz w:val="20"/>
            </w:rPr>
          </w:pPr>
          <w:r>
            <w:rPr>
              <w:rFonts w:ascii="Calibri" w:hAnsi="Calibri"/>
              <w:b w:val="0"/>
              <w:bCs/>
              <w:noProof/>
              <w:sz w:val="20"/>
            </w:rPr>
            <w:pict w14:anchorId="65CE9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8" o:spid="_x0000_s1028" type="#_x0000_t75" style="position:absolute;margin-left:0;margin-top:0;width:10in;height:540pt;z-index:-251659776;mso-position-horizontal:center;mso-position-horizontal-relative:margin;mso-position-vertical:center;mso-position-vertical-relative:margin" o:allowincell="f">
                <v:imagedata r:id="rId1" o:title="Watermark" gain="19661f" blacklevel="22938f"/>
                <w10:wrap anchorx="margin" anchory="margin"/>
              </v:shape>
            </w:pict>
          </w:r>
          <w:r w:rsidR="00402996">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77777777" w:rsidR="00402996" w:rsidRPr="00F85124" w:rsidRDefault="00402996" w:rsidP="002E105D">
          <w:pPr>
            <w:pStyle w:val="Heading1"/>
            <w:jc w:val="right"/>
            <w:rPr>
              <w:rFonts w:ascii="Calibri" w:hAnsi="Calibri"/>
              <w:b w:val="0"/>
              <w:bCs/>
              <w:sz w:val="20"/>
            </w:rPr>
          </w:pPr>
          <w:r>
            <w:rPr>
              <w:rFonts w:ascii="Calibri" w:hAnsi="Calibri"/>
              <w:b w:val="0"/>
              <w:bCs/>
              <w:sz w:val="20"/>
            </w:rPr>
            <w:t>CF2R-MCH-23-H</w:t>
          </w:r>
        </w:p>
      </w:tc>
    </w:tr>
    <w:tr w:rsidR="00402996" w:rsidRPr="00F85124" w14:paraId="65CE9DAD" w14:textId="77777777">
      <w:trPr>
        <w:cantSplit/>
        <w:trHeight w:val="288"/>
      </w:trPr>
      <w:tc>
        <w:tcPr>
          <w:tcW w:w="2500" w:type="pct"/>
          <w:tcBorders>
            <w:right w:val="nil"/>
          </w:tcBorders>
        </w:tcPr>
        <w:p w14:paraId="65CE9DAB" w14:textId="77777777" w:rsidR="00402996" w:rsidRPr="002E105D" w:rsidRDefault="00402996"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402996" w:rsidRDefault="0040299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77777777" w:rsidR="00402996" w:rsidRDefault="00CB0502">
    <w:pPr>
      <w:pStyle w:val="Header"/>
    </w:pPr>
    <w:r>
      <w:rPr>
        <w:noProof/>
      </w:rPr>
      <w:pict w14:anchorId="65CE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2" o:spid="_x0000_s1032" type="#_x0000_t75" style="position:absolute;margin-left:0;margin-top:0;width:10in;height:540pt;z-index:-25165568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2996" w:rsidRPr="00F85124" w14:paraId="65CE9DB3" w14:textId="77777777">
      <w:trPr>
        <w:cantSplit/>
        <w:trHeight w:val="288"/>
      </w:trPr>
      <w:tc>
        <w:tcPr>
          <w:tcW w:w="4016" w:type="pct"/>
          <w:gridSpan w:val="2"/>
          <w:tcBorders>
            <w:right w:val="nil"/>
          </w:tcBorders>
          <w:vAlign w:val="center"/>
        </w:tcPr>
        <w:p w14:paraId="65CE9DB1" w14:textId="0188178B" w:rsidR="00402996" w:rsidRPr="00F85124" w:rsidRDefault="00CB0502">
          <w:pPr>
            <w:pStyle w:val="Heading1"/>
            <w:rPr>
              <w:rFonts w:ascii="Calibri" w:hAnsi="Calibri"/>
              <w:b w:val="0"/>
              <w:bCs/>
              <w:sz w:val="20"/>
            </w:rPr>
          </w:pPr>
          <w:r>
            <w:rPr>
              <w:rFonts w:ascii="Calibri" w:hAnsi="Calibri"/>
              <w:b w:val="0"/>
              <w:bCs/>
              <w:noProof/>
              <w:sz w:val="20"/>
            </w:rPr>
            <w:pict w14:anchorId="65CE9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3" o:spid="_x0000_s1033" type="#_x0000_t75" style="position:absolute;margin-left:0;margin-top:0;width:10in;height:540pt;z-index:-251654656;mso-position-horizontal:center;mso-position-horizontal-relative:margin;mso-position-vertical:center;mso-position-vertical-relative:margin" o:allowincell="f">
                <v:imagedata r:id="rId1" o:title="Watermark" gain="19661f" blacklevel="22938f"/>
                <w10:wrap anchorx="margin" anchory="margin"/>
              </v:shape>
            </w:pict>
          </w:r>
          <w:r w:rsidR="00402996">
            <w:rPr>
              <w:rFonts w:ascii="Calibri" w:hAnsi="Calibri"/>
              <w:b w:val="0"/>
              <w:bCs/>
              <w:sz w:val="20"/>
            </w:rPr>
            <w:t xml:space="preserve">CERTIFICATE OF VERIFICATION – </w:t>
          </w:r>
          <w:r w:rsidR="00402996"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59C2203E" w:rsidR="00402996" w:rsidRPr="00F85124" w:rsidRDefault="00E9206A" w:rsidP="007924C2">
          <w:pPr>
            <w:pStyle w:val="Heading1"/>
            <w:jc w:val="right"/>
            <w:rPr>
              <w:rFonts w:ascii="Calibri" w:hAnsi="Calibri"/>
              <w:b w:val="0"/>
              <w:bCs/>
              <w:sz w:val="20"/>
            </w:rPr>
          </w:pPr>
          <w:r>
            <w:rPr>
              <w:rFonts w:ascii="Calibri" w:hAnsi="Calibri"/>
              <w:b w:val="0"/>
              <w:bCs/>
              <w:sz w:val="20"/>
            </w:rPr>
            <w:t>LMCV</w:t>
          </w:r>
          <w:r w:rsidR="00402996">
            <w:rPr>
              <w:rFonts w:ascii="Calibri" w:hAnsi="Calibri"/>
              <w:b w:val="0"/>
              <w:bCs/>
              <w:sz w:val="20"/>
            </w:rPr>
            <w:t>-MCH-22-H</w:t>
          </w:r>
        </w:p>
      </w:tc>
    </w:tr>
    <w:tr w:rsidR="00402996" w:rsidRPr="00F85124" w14:paraId="65CE9DB6" w14:textId="77777777">
      <w:trPr>
        <w:cantSplit/>
        <w:trHeight w:val="288"/>
      </w:trPr>
      <w:tc>
        <w:tcPr>
          <w:tcW w:w="2500" w:type="pct"/>
          <w:tcBorders>
            <w:right w:val="nil"/>
          </w:tcBorders>
        </w:tcPr>
        <w:p w14:paraId="65CE9DB4" w14:textId="77777777" w:rsidR="00402996" w:rsidRPr="002E105D" w:rsidRDefault="00402996"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7E649036"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666C6E" w:rsidRPr="00666C6E">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B0502">
            <w:rPr>
              <w:rFonts w:ascii="Calibri" w:hAnsi="Calibri"/>
              <w:bCs/>
              <w:noProof/>
            </w:rPr>
            <w:t>4</w:t>
          </w:r>
          <w:r>
            <w:rPr>
              <w:rFonts w:ascii="Calibri" w:hAnsi="Calibri"/>
              <w:bCs/>
              <w:noProof/>
            </w:rPr>
            <w:fldChar w:fldCharType="end"/>
          </w:r>
          <w:r w:rsidRPr="00F85124">
            <w:rPr>
              <w:rFonts w:ascii="Calibri" w:hAnsi="Calibri"/>
              <w:bCs/>
            </w:rPr>
            <w:t>)</w:t>
          </w:r>
        </w:p>
      </w:tc>
    </w:tr>
  </w:tbl>
  <w:p w14:paraId="65CE9DB7" w14:textId="77777777" w:rsidR="00402996" w:rsidRDefault="00402996"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77777777" w:rsidR="00402996" w:rsidRDefault="00CB0502">
    <w:pPr>
      <w:pStyle w:val="Header"/>
    </w:pPr>
    <w:r>
      <w:rPr>
        <w:noProof/>
      </w:rPr>
      <w:pict w14:anchorId="65CE9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1" o:spid="_x0000_s1031" type="#_x0000_t75" style="position:absolute;margin-left:0;margin-top:0;width:10in;height:540pt;z-index:-25165670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17B77CDA"/>
    <w:multiLevelType w:val="hybridMultilevel"/>
    <w:tmpl w:val="4224CB74"/>
    <w:lvl w:ilvl="0" w:tplc="D902E426">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7C43ABD"/>
    <w:multiLevelType w:val="hybridMultilevel"/>
    <w:tmpl w:val="82128E12"/>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1B3090A"/>
    <w:multiLevelType w:val="hybridMultilevel"/>
    <w:tmpl w:val="68085090"/>
    <w:lvl w:ilvl="0" w:tplc="3D88ED9E">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6E075C1B"/>
    <w:multiLevelType w:val="hybridMultilevel"/>
    <w:tmpl w:val="9AC03F42"/>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1483049"/>
    <w:multiLevelType w:val="hybridMultilevel"/>
    <w:tmpl w:val="D2EC312A"/>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0E62C6"/>
    <w:multiLevelType w:val="hybridMultilevel"/>
    <w:tmpl w:val="0B5C33F2"/>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4"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F3730D4"/>
    <w:multiLevelType w:val="hybridMultilevel"/>
    <w:tmpl w:val="709218F4"/>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43013101">
    <w:abstractNumId w:val="0"/>
  </w:num>
  <w:num w:numId="2" w16cid:durableId="380056087">
    <w:abstractNumId w:val="1"/>
  </w:num>
  <w:num w:numId="3" w16cid:durableId="1800683738">
    <w:abstractNumId w:val="7"/>
  </w:num>
  <w:num w:numId="4" w16cid:durableId="226571494">
    <w:abstractNumId w:val="6"/>
  </w:num>
  <w:num w:numId="5" w16cid:durableId="1685133339">
    <w:abstractNumId w:val="11"/>
  </w:num>
  <w:num w:numId="6" w16cid:durableId="657000886">
    <w:abstractNumId w:val="8"/>
  </w:num>
  <w:num w:numId="7" w16cid:durableId="1061562865">
    <w:abstractNumId w:val="2"/>
  </w:num>
  <w:num w:numId="8" w16cid:durableId="1875342214">
    <w:abstractNumId w:val="4"/>
  </w:num>
  <w:num w:numId="9" w16cid:durableId="935789007">
    <w:abstractNumId w:val="15"/>
  </w:num>
  <w:num w:numId="10" w16cid:durableId="1509711739">
    <w:abstractNumId w:val="10"/>
  </w:num>
  <w:num w:numId="11" w16cid:durableId="2084061834">
    <w:abstractNumId w:val="12"/>
  </w:num>
  <w:num w:numId="12" w16cid:durableId="1604801839">
    <w:abstractNumId w:val="9"/>
  </w:num>
  <w:num w:numId="13" w16cid:durableId="2018458007">
    <w:abstractNumId w:val="14"/>
  </w:num>
  <w:num w:numId="14" w16cid:durableId="1089232480">
    <w:abstractNumId w:val="5"/>
  </w:num>
  <w:num w:numId="15" w16cid:durableId="1673097258">
    <w:abstractNumId w:val="3"/>
  </w:num>
  <w:num w:numId="16" w16cid:durableId="1917859343">
    <w:abstractNumId w:val="8"/>
    <w:lvlOverride w:ilvl="0">
      <w:startOverride w:val="1"/>
    </w:lvlOverride>
    <w:lvlOverride w:ilvl="1"/>
    <w:lvlOverride w:ilvl="2"/>
    <w:lvlOverride w:ilvl="3"/>
    <w:lvlOverride w:ilvl="4"/>
    <w:lvlOverride w:ilvl="5"/>
    <w:lvlOverride w:ilvl="6"/>
    <w:lvlOverride w:ilvl="7"/>
    <w:lvlOverride w:ilvl="8"/>
  </w:num>
  <w:num w:numId="17" w16cid:durableId="1356156346">
    <w:abstractNumId w:val="1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77E2C"/>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368"/>
    <w:rsid w:val="000C1A4A"/>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1200"/>
    <w:rsid w:val="000F2D06"/>
    <w:rsid w:val="000F3B26"/>
    <w:rsid w:val="000F67E7"/>
    <w:rsid w:val="000F754C"/>
    <w:rsid w:val="00104505"/>
    <w:rsid w:val="00104AAF"/>
    <w:rsid w:val="00112E80"/>
    <w:rsid w:val="001131A2"/>
    <w:rsid w:val="00116C25"/>
    <w:rsid w:val="00121AAA"/>
    <w:rsid w:val="00123861"/>
    <w:rsid w:val="00125717"/>
    <w:rsid w:val="00126F26"/>
    <w:rsid w:val="001305CE"/>
    <w:rsid w:val="0013118A"/>
    <w:rsid w:val="001315EE"/>
    <w:rsid w:val="00134757"/>
    <w:rsid w:val="00135763"/>
    <w:rsid w:val="001376A8"/>
    <w:rsid w:val="00137AA4"/>
    <w:rsid w:val="00142FD3"/>
    <w:rsid w:val="001445A1"/>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190"/>
    <w:rsid w:val="00185286"/>
    <w:rsid w:val="00185834"/>
    <w:rsid w:val="00187604"/>
    <w:rsid w:val="0019624F"/>
    <w:rsid w:val="0019726F"/>
    <w:rsid w:val="001A177C"/>
    <w:rsid w:val="001A2E6A"/>
    <w:rsid w:val="001A5583"/>
    <w:rsid w:val="001B29A4"/>
    <w:rsid w:val="001B3D76"/>
    <w:rsid w:val="001B5BA4"/>
    <w:rsid w:val="001C56C2"/>
    <w:rsid w:val="001C6A01"/>
    <w:rsid w:val="001D3C78"/>
    <w:rsid w:val="001D51B2"/>
    <w:rsid w:val="001E3C52"/>
    <w:rsid w:val="001F0E8D"/>
    <w:rsid w:val="001F20EE"/>
    <w:rsid w:val="00200E53"/>
    <w:rsid w:val="0020229C"/>
    <w:rsid w:val="00202608"/>
    <w:rsid w:val="00206039"/>
    <w:rsid w:val="00207D4B"/>
    <w:rsid w:val="00212BB8"/>
    <w:rsid w:val="00213E8E"/>
    <w:rsid w:val="002155B9"/>
    <w:rsid w:val="00216C55"/>
    <w:rsid w:val="00222F6D"/>
    <w:rsid w:val="002241A5"/>
    <w:rsid w:val="002308EB"/>
    <w:rsid w:val="00231FB7"/>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444"/>
    <w:rsid w:val="002A199B"/>
    <w:rsid w:val="002A3F41"/>
    <w:rsid w:val="002A6A1F"/>
    <w:rsid w:val="002A7C05"/>
    <w:rsid w:val="002B2393"/>
    <w:rsid w:val="002B4F6F"/>
    <w:rsid w:val="002B6520"/>
    <w:rsid w:val="002B73D1"/>
    <w:rsid w:val="002C131A"/>
    <w:rsid w:val="002C423D"/>
    <w:rsid w:val="002C586B"/>
    <w:rsid w:val="002D1475"/>
    <w:rsid w:val="002D1AB0"/>
    <w:rsid w:val="002D38CA"/>
    <w:rsid w:val="002D3BA6"/>
    <w:rsid w:val="002D59DB"/>
    <w:rsid w:val="002D680A"/>
    <w:rsid w:val="002D7AC0"/>
    <w:rsid w:val="002D7DB8"/>
    <w:rsid w:val="002E105D"/>
    <w:rsid w:val="002E1530"/>
    <w:rsid w:val="002E1841"/>
    <w:rsid w:val="002E3676"/>
    <w:rsid w:val="002E3F17"/>
    <w:rsid w:val="002E7255"/>
    <w:rsid w:val="002E7941"/>
    <w:rsid w:val="002F40A7"/>
    <w:rsid w:val="002F6775"/>
    <w:rsid w:val="003039CC"/>
    <w:rsid w:val="003051D0"/>
    <w:rsid w:val="0030536C"/>
    <w:rsid w:val="00306026"/>
    <w:rsid w:val="00311DA4"/>
    <w:rsid w:val="00312673"/>
    <w:rsid w:val="00313178"/>
    <w:rsid w:val="0031378A"/>
    <w:rsid w:val="00314D52"/>
    <w:rsid w:val="00314EC3"/>
    <w:rsid w:val="0032018D"/>
    <w:rsid w:val="00320F01"/>
    <w:rsid w:val="00323157"/>
    <w:rsid w:val="003247CA"/>
    <w:rsid w:val="00332ADB"/>
    <w:rsid w:val="00334030"/>
    <w:rsid w:val="00334F4F"/>
    <w:rsid w:val="00335C78"/>
    <w:rsid w:val="00337397"/>
    <w:rsid w:val="00337A1A"/>
    <w:rsid w:val="00340CE9"/>
    <w:rsid w:val="00346A44"/>
    <w:rsid w:val="003500C8"/>
    <w:rsid w:val="00350A8C"/>
    <w:rsid w:val="00350A99"/>
    <w:rsid w:val="0035179E"/>
    <w:rsid w:val="00352FF0"/>
    <w:rsid w:val="00353C3B"/>
    <w:rsid w:val="00355827"/>
    <w:rsid w:val="0035603C"/>
    <w:rsid w:val="00357343"/>
    <w:rsid w:val="003602D0"/>
    <w:rsid w:val="0036342F"/>
    <w:rsid w:val="00364043"/>
    <w:rsid w:val="00371157"/>
    <w:rsid w:val="00372700"/>
    <w:rsid w:val="003761D5"/>
    <w:rsid w:val="00376EAA"/>
    <w:rsid w:val="003809C0"/>
    <w:rsid w:val="00383ADD"/>
    <w:rsid w:val="003850E9"/>
    <w:rsid w:val="0038521B"/>
    <w:rsid w:val="00386209"/>
    <w:rsid w:val="003864EA"/>
    <w:rsid w:val="0038684E"/>
    <w:rsid w:val="00386CC0"/>
    <w:rsid w:val="00390BBF"/>
    <w:rsid w:val="0039142A"/>
    <w:rsid w:val="00394C8C"/>
    <w:rsid w:val="003A038B"/>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8B2"/>
    <w:rsid w:val="003D7D22"/>
    <w:rsid w:val="003E13D9"/>
    <w:rsid w:val="003E1E09"/>
    <w:rsid w:val="003E22AB"/>
    <w:rsid w:val="003E3866"/>
    <w:rsid w:val="003E6408"/>
    <w:rsid w:val="003F064C"/>
    <w:rsid w:val="003F1C6F"/>
    <w:rsid w:val="003F41D8"/>
    <w:rsid w:val="003F49BD"/>
    <w:rsid w:val="003F6A76"/>
    <w:rsid w:val="00401367"/>
    <w:rsid w:val="00402996"/>
    <w:rsid w:val="00404538"/>
    <w:rsid w:val="0041147D"/>
    <w:rsid w:val="00413C34"/>
    <w:rsid w:val="004145CD"/>
    <w:rsid w:val="00415FD0"/>
    <w:rsid w:val="00426AD4"/>
    <w:rsid w:val="00430C61"/>
    <w:rsid w:val="00430CEA"/>
    <w:rsid w:val="00432098"/>
    <w:rsid w:val="00433301"/>
    <w:rsid w:val="0043390E"/>
    <w:rsid w:val="0043422C"/>
    <w:rsid w:val="00435279"/>
    <w:rsid w:val="004367A7"/>
    <w:rsid w:val="00440841"/>
    <w:rsid w:val="004416D7"/>
    <w:rsid w:val="00444C61"/>
    <w:rsid w:val="004469E1"/>
    <w:rsid w:val="004471E4"/>
    <w:rsid w:val="00447230"/>
    <w:rsid w:val="004507D3"/>
    <w:rsid w:val="004510F5"/>
    <w:rsid w:val="00451C85"/>
    <w:rsid w:val="00452364"/>
    <w:rsid w:val="0045477D"/>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B7DB5"/>
    <w:rsid w:val="004C0E48"/>
    <w:rsid w:val="004C23D9"/>
    <w:rsid w:val="004C2C61"/>
    <w:rsid w:val="004C6E7B"/>
    <w:rsid w:val="004D1CE3"/>
    <w:rsid w:val="004D287C"/>
    <w:rsid w:val="004D3474"/>
    <w:rsid w:val="004D49F5"/>
    <w:rsid w:val="004D5FB9"/>
    <w:rsid w:val="004E112A"/>
    <w:rsid w:val="004E230B"/>
    <w:rsid w:val="004E4E00"/>
    <w:rsid w:val="004E73D1"/>
    <w:rsid w:val="004F0A7F"/>
    <w:rsid w:val="004F40C1"/>
    <w:rsid w:val="004F5665"/>
    <w:rsid w:val="004F66DC"/>
    <w:rsid w:val="004F6841"/>
    <w:rsid w:val="005037EA"/>
    <w:rsid w:val="005130DF"/>
    <w:rsid w:val="00513D83"/>
    <w:rsid w:val="00514ADB"/>
    <w:rsid w:val="00515DC6"/>
    <w:rsid w:val="00517A90"/>
    <w:rsid w:val="00517AA1"/>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B03AD"/>
    <w:rsid w:val="005B19EC"/>
    <w:rsid w:val="005B1AD1"/>
    <w:rsid w:val="005B1E76"/>
    <w:rsid w:val="005B3A68"/>
    <w:rsid w:val="005B6F6C"/>
    <w:rsid w:val="005C0766"/>
    <w:rsid w:val="005C1AC1"/>
    <w:rsid w:val="005C4233"/>
    <w:rsid w:val="005C4D4D"/>
    <w:rsid w:val="005C5038"/>
    <w:rsid w:val="005C73C7"/>
    <w:rsid w:val="005D2752"/>
    <w:rsid w:val="005D2D8D"/>
    <w:rsid w:val="005D30D4"/>
    <w:rsid w:val="005D43B3"/>
    <w:rsid w:val="005D55BB"/>
    <w:rsid w:val="005D5E4A"/>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D55"/>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372AC"/>
    <w:rsid w:val="00637848"/>
    <w:rsid w:val="006411CF"/>
    <w:rsid w:val="00641C71"/>
    <w:rsid w:val="00641F88"/>
    <w:rsid w:val="0064300C"/>
    <w:rsid w:val="00643BDC"/>
    <w:rsid w:val="00643FF1"/>
    <w:rsid w:val="00654BBD"/>
    <w:rsid w:val="00654F37"/>
    <w:rsid w:val="00663AF7"/>
    <w:rsid w:val="00664AA2"/>
    <w:rsid w:val="00666C02"/>
    <w:rsid w:val="00666C6E"/>
    <w:rsid w:val="00667362"/>
    <w:rsid w:val="0067211F"/>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6431"/>
    <w:rsid w:val="006C0044"/>
    <w:rsid w:val="006C0E98"/>
    <w:rsid w:val="006C3CC2"/>
    <w:rsid w:val="006C4DDC"/>
    <w:rsid w:val="006C7335"/>
    <w:rsid w:val="006C7406"/>
    <w:rsid w:val="006D21DC"/>
    <w:rsid w:val="006D2463"/>
    <w:rsid w:val="006D4D01"/>
    <w:rsid w:val="006D5730"/>
    <w:rsid w:val="006D7492"/>
    <w:rsid w:val="006E1FC1"/>
    <w:rsid w:val="006E36A3"/>
    <w:rsid w:val="006E5AE2"/>
    <w:rsid w:val="006F0652"/>
    <w:rsid w:val="006F1BC9"/>
    <w:rsid w:val="006F2C70"/>
    <w:rsid w:val="006F38BB"/>
    <w:rsid w:val="006F6146"/>
    <w:rsid w:val="006F702A"/>
    <w:rsid w:val="0070354F"/>
    <w:rsid w:val="00703A31"/>
    <w:rsid w:val="0070474F"/>
    <w:rsid w:val="00707BC0"/>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33A6C"/>
    <w:rsid w:val="00740640"/>
    <w:rsid w:val="00743217"/>
    <w:rsid w:val="007439DA"/>
    <w:rsid w:val="0074424A"/>
    <w:rsid w:val="00746D06"/>
    <w:rsid w:val="00750EA4"/>
    <w:rsid w:val="00751673"/>
    <w:rsid w:val="00753CFA"/>
    <w:rsid w:val="007551EC"/>
    <w:rsid w:val="00760666"/>
    <w:rsid w:val="007635A5"/>
    <w:rsid w:val="0076441C"/>
    <w:rsid w:val="00764CBD"/>
    <w:rsid w:val="00765CFA"/>
    <w:rsid w:val="00765F67"/>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3AC5"/>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23B6"/>
    <w:rsid w:val="00863755"/>
    <w:rsid w:val="00863DD8"/>
    <w:rsid w:val="0086502C"/>
    <w:rsid w:val="00865861"/>
    <w:rsid w:val="0087046E"/>
    <w:rsid w:val="008737ED"/>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4BD"/>
    <w:rsid w:val="008C6F5C"/>
    <w:rsid w:val="008D0B8D"/>
    <w:rsid w:val="008D14C1"/>
    <w:rsid w:val="008D3743"/>
    <w:rsid w:val="008D3813"/>
    <w:rsid w:val="008D464B"/>
    <w:rsid w:val="008D6BC2"/>
    <w:rsid w:val="008E429B"/>
    <w:rsid w:val="008E42D0"/>
    <w:rsid w:val="008E4542"/>
    <w:rsid w:val="008E7E5C"/>
    <w:rsid w:val="008F1900"/>
    <w:rsid w:val="008F1DA0"/>
    <w:rsid w:val="00900C86"/>
    <w:rsid w:val="0090130C"/>
    <w:rsid w:val="00904D03"/>
    <w:rsid w:val="00910674"/>
    <w:rsid w:val="0091105E"/>
    <w:rsid w:val="00911807"/>
    <w:rsid w:val="009119ED"/>
    <w:rsid w:val="009142F9"/>
    <w:rsid w:val="00915048"/>
    <w:rsid w:val="00915BCF"/>
    <w:rsid w:val="00923AC3"/>
    <w:rsid w:val="00931348"/>
    <w:rsid w:val="0093223E"/>
    <w:rsid w:val="009379DB"/>
    <w:rsid w:val="009412E7"/>
    <w:rsid w:val="00941530"/>
    <w:rsid w:val="00941E17"/>
    <w:rsid w:val="009437C6"/>
    <w:rsid w:val="009461BE"/>
    <w:rsid w:val="00946688"/>
    <w:rsid w:val="009541E4"/>
    <w:rsid w:val="00954E45"/>
    <w:rsid w:val="00955A9A"/>
    <w:rsid w:val="009561BC"/>
    <w:rsid w:val="009564C7"/>
    <w:rsid w:val="00957C6B"/>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7349"/>
    <w:rsid w:val="009C1C43"/>
    <w:rsid w:val="009C1F4E"/>
    <w:rsid w:val="009C4B49"/>
    <w:rsid w:val="009C4F9A"/>
    <w:rsid w:val="009C53C1"/>
    <w:rsid w:val="009C7266"/>
    <w:rsid w:val="009C7B11"/>
    <w:rsid w:val="009D0F10"/>
    <w:rsid w:val="009D1A2A"/>
    <w:rsid w:val="009D3023"/>
    <w:rsid w:val="009D7D0E"/>
    <w:rsid w:val="009E0B1A"/>
    <w:rsid w:val="009E0F9E"/>
    <w:rsid w:val="009E2E57"/>
    <w:rsid w:val="009E3BB5"/>
    <w:rsid w:val="009E5099"/>
    <w:rsid w:val="009E5E8E"/>
    <w:rsid w:val="009E6117"/>
    <w:rsid w:val="009E6B59"/>
    <w:rsid w:val="009F2090"/>
    <w:rsid w:val="009F3C44"/>
    <w:rsid w:val="009F46C7"/>
    <w:rsid w:val="009F5E57"/>
    <w:rsid w:val="00A0003D"/>
    <w:rsid w:val="00A0027A"/>
    <w:rsid w:val="00A00AE7"/>
    <w:rsid w:val="00A02090"/>
    <w:rsid w:val="00A029A2"/>
    <w:rsid w:val="00A034EC"/>
    <w:rsid w:val="00A03B71"/>
    <w:rsid w:val="00A0534A"/>
    <w:rsid w:val="00A05D8F"/>
    <w:rsid w:val="00A07D19"/>
    <w:rsid w:val="00A11984"/>
    <w:rsid w:val="00A12015"/>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5AB"/>
    <w:rsid w:val="00A4594F"/>
    <w:rsid w:val="00A46AEC"/>
    <w:rsid w:val="00A51851"/>
    <w:rsid w:val="00A55365"/>
    <w:rsid w:val="00A55444"/>
    <w:rsid w:val="00A60AD4"/>
    <w:rsid w:val="00A66549"/>
    <w:rsid w:val="00A66D66"/>
    <w:rsid w:val="00A670F8"/>
    <w:rsid w:val="00A677BB"/>
    <w:rsid w:val="00A702F0"/>
    <w:rsid w:val="00A70722"/>
    <w:rsid w:val="00A742B3"/>
    <w:rsid w:val="00A75B9B"/>
    <w:rsid w:val="00A81137"/>
    <w:rsid w:val="00A87572"/>
    <w:rsid w:val="00A90ECB"/>
    <w:rsid w:val="00A965B6"/>
    <w:rsid w:val="00A97BC3"/>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0597"/>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40F6"/>
    <w:rsid w:val="00B94F6B"/>
    <w:rsid w:val="00BA0A8C"/>
    <w:rsid w:val="00BA1C0D"/>
    <w:rsid w:val="00BA2927"/>
    <w:rsid w:val="00BA3419"/>
    <w:rsid w:val="00BA4050"/>
    <w:rsid w:val="00BA6DA1"/>
    <w:rsid w:val="00BA6FA0"/>
    <w:rsid w:val="00BB5A6F"/>
    <w:rsid w:val="00BB7006"/>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659C"/>
    <w:rsid w:val="00BF666A"/>
    <w:rsid w:val="00BF77FA"/>
    <w:rsid w:val="00C03DC4"/>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6A92"/>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77A8B"/>
    <w:rsid w:val="00C80426"/>
    <w:rsid w:val="00C80803"/>
    <w:rsid w:val="00C841DC"/>
    <w:rsid w:val="00C851D7"/>
    <w:rsid w:val="00C874DA"/>
    <w:rsid w:val="00C87925"/>
    <w:rsid w:val="00C91D27"/>
    <w:rsid w:val="00CA129C"/>
    <w:rsid w:val="00CA1A3D"/>
    <w:rsid w:val="00CA1F13"/>
    <w:rsid w:val="00CA1FA3"/>
    <w:rsid w:val="00CA2CCA"/>
    <w:rsid w:val="00CA425A"/>
    <w:rsid w:val="00CA49FF"/>
    <w:rsid w:val="00CB0502"/>
    <w:rsid w:val="00CB096F"/>
    <w:rsid w:val="00CB33D5"/>
    <w:rsid w:val="00CB3D99"/>
    <w:rsid w:val="00CB64DD"/>
    <w:rsid w:val="00CB691A"/>
    <w:rsid w:val="00CB6FE9"/>
    <w:rsid w:val="00CB7159"/>
    <w:rsid w:val="00CC211E"/>
    <w:rsid w:val="00CC2620"/>
    <w:rsid w:val="00CC2F36"/>
    <w:rsid w:val="00CC3614"/>
    <w:rsid w:val="00CC6B2C"/>
    <w:rsid w:val="00CC6E96"/>
    <w:rsid w:val="00CD02A1"/>
    <w:rsid w:val="00CD031A"/>
    <w:rsid w:val="00CD394A"/>
    <w:rsid w:val="00CD3EBD"/>
    <w:rsid w:val="00CD4AFC"/>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5A28"/>
    <w:rsid w:val="00D05FA6"/>
    <w:rsid w:val="00D06E4B"/>
    <w:rsid w:val="00D0788B"/>
    <w:rsid w:val="00D165AA"/>
    <w:rsid w:val="00D17E5B"/>
    <w:rsid w:val="00D2266C"/>
    <w:rsid w:val="00D2673F"/>
    <w:rsid w:val="00D32BE4"/>
    <w:rsid w:val="00D34244"/>
    <w:rsid w:val="00D35026"/>
    <w:rsid w:val="00D35D9A"/>
    <w:rsid w:val="00D430F6"/>
    <w:rsid w:val="00D4468E"/>
    <w:rsid w:val="00D44F0C"/>
    <w:rsid w:val="00D462C2"/>
    <w:rsid w:val="00D4686B"/>
    <w:rsid w:val="00D47F2D"/>
    <w:rsid w:val="00D50B07"/>
    <w:rsid w:val="00D53350"/>
    <w:rsid w:val="00D53733"/>
    <w:rsid w:val="00D53974"/>
    <w:rsid w:val="00D56CD8"/>
    <w:rsid w:val="00D57765"/>
    <w:rsid w:val="00D57A73"/>
    <w:rsid w:val="00D612BC"/>
    <w:rsid w:val="00D62D39"/>
    <w:rsid w:val="00D62DB5"/>
    <w:rsid w:val="00D651D1"/>
    <w:rsid w:val="00D67071"/>
    <w:rsid w:val="00D7323D"/>
    <w:rsid w:val="00D75887"/>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3CB2"/>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4FDC"/>
    <w:rsid w:val="00E074BC"/>
    <w:rsid w:val="00E114D6"/>
    <w:rsid w:val="00E12FCC"/>
    <w:rsid w:val="00E1414A"/>
    <w:rsid w:val="00E15FD7"/>
    <w:rsid w:val="00E224A4"/>
    <w:rsid w:val="00E23A7C"/>
    <w:rsid w:val="00E25456"/>
    <w:rsid w:val="00E25F01"/>
    <w:rsid w:val="00E277A0"/>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61EC"/>
    <w:rsid w:val="00E87474"/>
    <w:rsid w:val="00E9206A"/>
    <w:rsid w:val="00E94F29"/>
    <w:rsid w:val="00E9540C"/>
    <w:rsid w:val="00E96503"/>
    <w:rsid w:val="00EA0E37"/>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1C3F"/>
    <w:rsid w:val="00F821B1"/>
    <w:rsid w:val="00F85124"/>
    <w:rsid w:val="00F93566"/>
    <w:rsid w:val="00F949C8"/>
    <w:rsid w:val="00FA1346"/>
    <w:rsid w:val="00FA2F41"/>
    <w:rsid w:val="00FA35DD"/>
    <w:rsid w:val="00FA473E"/>
    <w:rsid w:val="00FA5BCF"/>
    <w:rsid w:val="00FB1446"/>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218D"/>
    <w:rsid w:val="00FF21DA"/>
    <w:rsid w:val="00FF486A"/>
    <w:rsid w:val="00FF4BB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B03FBA"/>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E4699F8-3B36-4FB2-8DDD-04608095D2CE}">
  <ds:schemaRefs>
    <ds:schemaRef ds:uri="http://schemas.openxmlformats.org/officeDocument/2006/bibliography"/>
  </ds:schemaRefs>
</ds:datastoreItem>
</file>

<file path=customXml/itemProps2.xml><?xml version="1.0" encoding="utf-8"?>
<ds:datastoreItem xmlns:ds="http://schemas.openxmlformats.org/officeDocument/2006/customXml" ds:itemID="{7210C2F9-8B89-45D0-9105-B74D878A1F89}">
  <ds:schemaRefs>
    <ds:schemaRef ds:uri="http://schemas.microsoft.com/sharepoint/v3/contenttype/forms"/>
  </ds:schemaRefs>
</ds:datastoreItem>
</file>

<file path=customXml/itemProps3.xml><?xml version="1.0" encoding="utf-8"?>
<ds:datastoreItem xmlns:ds="http://schemas.openxmlformats.org/officeDocument/2006/customXml" ds:itemID="{62A9A664-E335-47AD-A305-02FFE42EBE86}">
  <ds:schemaRefs>
    <ds:schemaRef ds:uri="http://purl.org/dc/term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5067c814-4b34-462c-a21d-c185ff6548d2"/>
    <ds:schemaRef ds:uri="http://schemas.openxmlformats.org/package/2006/metadata/core-properties"/>
    <ds:schemaRef ds:uri="785685f2-c2e1-4352-89aa-3faca8eaba52"/>
    <ds:schemaRef ds:uri="http://purl.org/dc/elements/1.1/"/>
  </ds:schemaRefs>
</ds:datastoreItem>
</file>

<file path=customXml/itemProps4.xml><?xml version="1.0" encoding="utf-8"?>
<ds:datastoreItem xmlns:ds="http://schemas.openxmlformats.org/officeDocument/2006/customXml" ds:itemID="{5A1BA893-196B-4B3E-B081-71DF50B88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35DE8C0-8119-43D4-9723-40B751498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9</Pages>
  <Words>3233</Words>
  <Characters>18434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Alhabibi, Haider@Energy</cp:lastModifiedBy>
  <cp:revision>35</cp:revision>
  <dcterms:created xsi:type="dcterms:W3CDTF">2018-10-23T23:20:00Z</dcterms:created>
  <dcterms:modified xsi:type="dcterms:W3CDTF">2022-11-04T22:52:00Z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