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61596" w14:textId="77777777" w:rsidR="00DF568F" w:rsidRPr="00DF568F" w:rsidRDefault="00DF568F" w:rsidP="00DF568F">
      <w:pPr>
        <w:rPr>
          <w:rFonts w:ascii="Calibri" w:eastAsia="Calibri" w:hAnsi="Calibri" w:cs="Calibri"/>
          <w:b/>
          <w:bCs/>
          <w:color w:val="201F1E"/>
        </w:rPr>
      </w:pPr>
      <w:r w:rsidRPr="00DF568F">
        <w:rPr>
          <w:rFonts w:asciiTheme="minorHAnsi" w:eastAsiaTheme="minorEastAsia" w:hAnsiTheme="minorHAnsi" w:cstheme="minorBidi"/>
          <w:b/>
          <w:bCs/>
          <w:sz w:val="24"/>
          <w:szCs w:val="24"/>
        </w:rPr>
        <w:t xml:space="preserve">CERTIFICATE OF </w:t>
      </w:r>
      <w:r w:rsidRPr="00DF568F">
        <w:rPr>
          <w:rFonts w:ascii="Calibri" w:eastAsia="Calibri" w:hAnsi="Calibri" w:cs="Calibri"/>
          <w:b/>
          <w:bCs/>
          <w:color w:val="201F1E"/>
          <w:sz w:val="24"/>
          <w:szCs w:val="24"/>
        </w:rPr>
        <w:t>VERIFICATION</w:t>
      </w:r>
    </w:p>
    <w:p w14:paraId="6BF6CC1E" w14:textId="77777777" w:rsidR="00DF568F" w:rsidRPr="00DF568F" w:rsidRDefault="00DF568F" w:rsidP="00DF568F">
      <w:pPr>
        <w:spacing w:line="259" w:lineRule="auto"/>
        <w:rPr>
          <w:rFonts w:ascii="Calibri" w:eastAsia="Calibri" w:hAnsi="Calibri" w:cs="Arial"/>
          <w:sz w:val="24"/>
          <w:szCs w:val="22"/>
        </w:rPr>
      </w:pPr>
      <w:r w:rsidRPr="00DF568F">
        <w:rPr>
          <w:rFonts w:ascii="Calibri" w:eastAsia="Calibri" w:hAnsi="Calibri" w:cs="Arial"/>
          <w:b/>
          <w:sz w:val="24"/>
          <w:szCs w:val="22"/>
        </w:rPr>
        <w:t>Note:</w:t>
      </w:r>
      <w:r w:rsidRPr="00DF568F">
        <w:rPr>
          <w:rFonts w:ascii="Calibri" w:eastAsia="Calibri" w:hAnsi="Calibri" w:cs="Arial"/>
          <w:bCs/>
          <w:sz w:val="24"/>
          <w:szCs w:val="22"/>
        </w:rPr>
        <w:t xml:space="preserve"> This table completed by HERS Registry.</w:t>
      </w:r>
    </w:p>
    <w:tbl>
      <w:tblPr>
        <w:tblStyle w:val="TableGrid21"/>
        <w:tblW w:w="5002" w:type="pct"/>
        <w:tblLook w:val="0020" w:firstRow="1" w:lastRow="0" w:firstColumn="0" w:lastColumn="0" w:noHBand="0" w:noVBand="0"/>
      </w:tblPr>
      <w:tblGrid>
        <w:gridCol w:w="5397"/>
        <w:gridCol w:w="5397"/>
      </w:tblGrid>
      <w:tr w:rsidR="00DF568F" w:rsidRPr="00DF568F" w14:paraId="7CC51ECF" w14:textId="77777777" w:rsidTr="00DF568F">
        <w:trPr>
          <w:trHeight w:val="314"/>
        </w:trPr>
        <w:tc>
          <w:tcPr>
            <w:tcW w:w="5397" w:type="dxa"/>
          </w:tcPr>
          <w:p w14:paraId="760196AD" w14:textId="77777777" w:rsidR="00DF568F" w:rsidRPr="00DF568F" w:rsidRDefault="00DF568F" w:rsidP="00DF568F">
            <w:pPr>
              <w:rPr>
                <w:rFonts w:ascii="Calibri" w:hAnsi="Calibri"/>
                <w:sz w:val="24"/>
              </w:rPr>
            </w:pPr>
            <w:r w:rsidRPr="00DF568F">
              <w:rPr>
                <w:rFonts w:ascii="Calibri" w:hAnsi="Calibri"/>
                <w:sz w:val="24"/>
              </w:rPr>
              <w:t>Project Name:</w:t>
            </w:r>
          </w:p>
        </w:tc>
        <w:tc>
          <w:tcPr>
            <w:tcW w:w="5397" w:type="dxa"/>
          </w:tcPr>
          <w:p w14:paraId="35FE6DC0" w14:textId="77777777" w:rsidR="00DF568F" w:rsidRPr="00DF568F" w:rsidRDefault="00DF568F" w:rsidP="00DF568F">
            <w:pPr>
              <w:rPr>
                <w:rFonts w:ascii="Calibri" w:hAnsi="Calibri"/>
                <w:sz w:val="24"/>
              </w:rPr>
            </w:pPr>
            <w:r w:rsidRPr="00DF568F">
              <w:rPr>
                <w:rFonts w:ascii="Calibri" w:hAnsi="Calibri"/>
                <w:sz w:val="24"/>
              </w:rPr>
              <w:t>Enforcement Agency:</w:t>
            </w:r>
          </w:p>
        </w:tc>
      </w:tr>
      <w:tr w:rsidR="00DF568F" w:rsidRPr="00DF568F" w14:paraId="242C488B" w14:textId="77777777" w:rsidTr="00DF568F">
        <w:trPr>
          <w:trHeight w:val="314"/>
        </w:trPr>
        <w:tc>
          <w:tcPr>
            <w:tcW w:w="5397" w:type="dxa"/>
          </w:tcPr>
          <w:p w14:paraId="313BF704" w14:textId="77777777" w:rsidR="00DF568F" w:rsidRPr="00DF568F" w:rsidRDefault="00DF568F" w:rsidP="00DF568F">
            <w:pPr>
              <w:rPr>
                <w:rFonts w:ascii="Calibri" w:hAnsi="Calibri"/>
                <w:sz w:val="24"/>
                <w:vertAlign w:val="superscript"/>
              </w:rPr>
            </w:pPr>
            <w:r w:rsidRPr="00DF568F">
              <w:rPr>
                <w:rFonts w:ascii="Calibri" w:hAnsi="Calibri"/>
                <w:sz w:val="24"/>
              </w:rPr>
              <w:t>Dwelling Address:</w:t>
            </w:r>
          </w:p>
        </w:tc>
        <w:tc>
          <w:tcPr>
            <w:tcW w:w="5397" w:type="dxa"/>
          </w:tcPr>
          <w:p w14:paraId="64802C31" w14:textId="77777777" w:rsidR="00DF568F" w:rsidRPr="00DF568F" w:rsidRDefault="00DF568F" w:rsidP="00DF568F">
            <w:pPr>
              <w:rPr>
                <w:rFonts w:ascii="Calibri" w:hAnsi="Calibri"/>
                <w:sz w:val="24"/>
                <w:vertAlign w:val="superscript"/>
              </w:rPr>
            </w:pPr>
            <w:r w:rsidRPr="00DF568F">
              <w:rPr>
                <w:rFonts w:ascii="Calibri" w:hAnsi="Calibri"/>
                <w:sz w:val="24"/>
              </w:rPr>
              <w:t>Permit Number:</w:t>
            </w:r>
          </w:p>
        </w:tc>
      </w:tr>
      <w:tr w:rsidR="00DF568F" w:rsidRPr="00DF568F" w14:paraId="7CE2B898" w14:textId="77777777" w:rsidTr="00DF568F">
        <w:trPr>
          <w:trHeight w:val="314"/>
        </w:trPr>
        <w:tc>
          <w:tcPr>
            <w:tcW w:w="5397" w:type="dxa"/>
          </w:tcPr>
          <w:p w14:paraId="51E7AFD2" w14:textId="77777777" w:rsidR="00DF568F" w:rsidRPr="00DF568F" w:rsidRDefault="00DF568F" w:rsidP="00DF568F">
            <w:pPr>
              <w:rPr>
                <w:rFonts w:ascii="Calibri" w:hAnsi="Calibri"/>
                <w:sz w:val="24"/>
              </w:rPr>
            </w:pPr>
            <w:r w:rsidRPr="00DF568F">
              <w:rPr>
                <w:rFonts w:ascii="Calibri" w:hAnsi="Calibri"/>
                <w:sz w:val="24"/>
              </w:rPr>
              <w:t>City and Zip Code:</w:t>
            </w:r>
          </w:p>
        </w:tc>
        <w:tc>
          <w:tcPr>
            <w:tcW w:w="5397" w:type="dxa"/>
          </w:tcPr>
          <w:p w14:paraId="4050F563" w14:textId="77777777" w:rsidR="00DF568F" w:rsidRPr="00DF568F" w:rsidRDefault="00DF568F" w:rsidP="00DF568F">
            <w:pPr>
              <w:rPr>
                <w:rFonts w:ascii="Calibri" w:hAnsi="Calibri"/>
                <w:sz w:val="24"/>
                <w:szCs w:val="24"/>
              </w:rPr>
            </w:pPr>
            <w:r w:rsidRPr="00DF568F">
              <w:rPr>
                <w:rFonts w:ascii="Calibri" w:eastAsia="Calibri" w:hAnsi="Calibri" w:cs="Calibri"/>
                <w:color w:val="000000" w:themeColor="text1"/>
                <w:sz w:val="24"/>
                <w:szCs w:val="24"/>
              </w:rPr>
              <w:t>Permit Application Date</w:t>
            </w:r>
            <w:r w:rsidRPr="00DF568F">
              <w:rPr>
                <w:rFonts w:ascii="Calibri" w:hAnsi="Calibri"/>
                <w:sz w:val="24"/>
                <w:szCs w:val="24"/>
              </w:rPr>
              <w:t>:</w:t>
            </w:r>
          </w:p>
        </w:tc>
      </w:tr>
    </w:tbl>
    <w:p w14:paraId="10DD8680" w14:textId="5888201B" w:rsidR="007F6920" w:rsidRDefault="007F6920"/>
    <w:tbl>
      <w:tblPr>
        <w:tblStyle w:val="TableGrid"/>
        <w:tblW w:w="0" w:type="auto"/>
        <w:tblLook w:val="04A0" w:firstRow="1" w:lastRow="0" w:firstColumn="1" w:lastColumn="0" w:noHBand="0" w:noVBand="1"/>
      </w:tblPr>
      <w:tblGrid>
        <w:gridCol w:w="10790"/>
      </w:tblGrid>
      <w:tr w:rsidR="0096325C" w14:paraId="2EB1AD10" w14:textId="77777777" w:rsidTr="007F6920">
        <w:tc>
          <w:tcPr>
            <w:tcW w:w="10790" w:type="dxa"/>
          </w:tcPr>
          <w:p w14:paraId="30224B5B" w14:textId="7191FB95" w:rsidR="0096325C" w:rsidRDefault="0096325C" w:rsidP="000A01E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u w:val="single"/>
              </w:rPr>
            </w:pPr>
            <w:r w:rsidRPr="00CB00C9">
              <w:rPr>
                <w:rFonts w:asciiTheme="minorHAnsi" w:hAnsiTheme="minorHAnsi" w:cs="font78"/>
                <w:sz w:val="18"/>
                <w:szCs w:val="18"/>
              </w:rPr>
              <w:t>Title 24, Part 6, Section 1</w:t>
            </w:r>
            <w:r w:rsidR="00735CC1">
              <w:rPr>
                <w:rFonts w:asciiTheme="minorHAnsi" w:hAnsiTheme="minorHAnsi" w:cs="font78"/>
                <w:sz w:val="18"/>
                <w:szCs w:val="18"/>
              </w:rPr>
              <w:t>60.2(b)2</w:t>
            </w:r>
            <w:r w:rsidRPr="00CB00C9">
              <w:rPr>
                <w:rFonts w:asciiTheme="minorHAnsi" w:hAnsiTheme="minorHAnsi" w:cs="font78"/>
                <w:sz w:val="18"/>
                <w:szCs w:val="18"/>
              </w:rPr>
              <w:t xml:space="preserve"> </w:t>
            </w:r>
            <w:r w:rsidRPr="00CB00C9">
              <w:rPr>
                <w:rFonts w:asciiTheme="minorHAnsi" w:hAnsiTheme="minorHAnsi" w:cs="font78"/>
                <w:b/>
                <w:bCs/>
                <w:sz w:val="18"/>
                <w:szCs w:val="18"/>
              </w:rPr>
              <w:t xml:space="preserve">Ventilation </w:t>
            </w:r>
            <w:r w:rsidR="005A52C9">
              <w:rPr>
                <w:rFonts w:asciiTheme="minorHAnsi" w:hAnsiTheme="minorHAnsi" w:cs="font78"/>
                <w:b/>
                <w:bCs/>
                <w:sz w:val="18"/>
                <w:szCs w:val="18"/>
              </w:rPr>
              <w:t xml:space="preserve">and </w:t>
            </w:r>
            <w:r w:rsidR="005A52C9" w:rsidRPr="00CB00C9">
              <w:rPr>
                <w:rFonts w:asciiTheme="minorHAnsi" w:hAnsiTheme="minorHAnsi" w:cs="font78"/>
                <w:b/>
                <w:bCs/>
                <w:sz w:val="18"/>
                <w:szCs w:val="18"/>
              </w:rPr>
              <w:t>Indoor</w:t>
            </w:r>
            <w:r w:rsidRPr="00CB00C9">
              <w:rPr>
                <w:rFonts w:asciiTheme="minorHAnsi" w:hAnsiTheme="minorHAnsi" w:cs="font78"/>
                <w:b/>
                <w:bCs/>
                <w:sz w:val="18"/>
                <w:szCs w:val="18"/>
              </w:rPr>
              <w:t xml:space="preserve"> Air Quality</w:t>
            </w:r>
            <w:r w:rsidR="000D4B72">
              <w:rPr>
                <w:rFonts w:asciiTheme="minorHAnsi" w:hAnsiTheme="minorHAnsi" w:cs="font78"/>
                <w:b/>
                <w:bCs/>
                <w:sz w:val="18"/>
                <w:szCs w:val="18"/>
              </w:rPr>
              <w:t xml:space="preserve"> for Attached Dwelling Units</w:t>
            </w:r>
            <w:r w:rsidRPr="00CB00C9">
              <w:rPr>
                <w:rFonts w:asciiTheme="minorHAnsi" w:hAnsiTheme="minorHAnsi" w:cs="font78"/>
                <w:b/>
                <w:bCs/>
                <w:sz w:val="18"/>
                <w:szCs w:val="18"/>
              </w:rPr>
              <w:t xml:space="preserve">. </w:t>
            </w:r>
            <w:r w:rsidRPr="00CB00C9">
              <w:rPr>
                <w:rFonts w:asciiTheme="minorHAnsi" w:hAnsiTheme="minorHAnsi" w:cs="font78"/>
                <w:sz w:val="18"/>
                <w:szCs w:val="18"/>
              </w:rPr>
              <w:t>All dwelling units shall meet the requirements of ANSI/ASHRAE Standard</w:t>
            </w:r>
            <w:r w:rsidR="001D3DAC">
              <w:rPr>
                <w:rFonts w:asciiTheme="minorHAnsi" w:hAnsiTheme="minorHAnsi" w:cs="font78"/>
                <w:sz w:val="18"/>
                <w:szCs w:val="18"/>
              </w:rPr>
              <w:t xml:space="preserve"> </w:t>
            </w:r>
            <w:r w:rsidRPr="00CB00C9">
              <w:rPr>
                <w:rFonts w:asciiTheme="minorHAnsi" w:hAnsiTheme="minorHAnsi" w:cs="font78"/>
                <w:sz w:val="18"/>
                <w:szCs w:val="18"/>
              </w:rPr>
              <w:t xml:space="preserve">62.2. Ventilation and Acceptable Indoor Air Quality in </w:t>
            </w:r>
            <w:r w:rsidR="0038479B">
              <w:rPr>
                <w:rFonts w:asciiTheme="minorHAnsi" w:hAnsiTheme="minorHAnsi" w:cs="font78"/>
                <w:sz w:val="18"/>
                <w:szCs w:val="18"/>
              </w:rPr>
              <w:t>Residential Buildings, subject to the amendments specified in Section 160.2(b)2A</w:t>
            </w:r>
            <w:r w:rsidR="00275F57">
              <w:rPr>
                <w:rFonts w:asciiTheme="minorHAnsi" w:hAnsiTheme="minorHAnsi" w:cs="font78"/>
                <w:sz w:val="18"/>
                <w:szCs w:val="18"/>
              </w:rPr>
              <w:t>.</w:t>
            </w:r>
          </w:p>
        </w:tc>
      </w:tr>
    </w:tbl>
    <w:p w14:paraId="714911D5" w14:textId="77777777" w:rsidR="0096325C" w:rsidRPr="0029047D" w:rsidRDefault="0096325C" w:rsidP="000A01E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u w:val="singl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26"/>
        <w:gridCol w:w="4602"/>
        <w:gridCol w:w="5562"/>
      </w:tblGrid>
      <w:tr w:rsidR="00310D9A" w:rsidRPr="0029047D" w14:paraId="5BB56945" w14:textId="77777777" w:rsidTr="007E127B">
        <w:tc>
          <w:tcPr>
            <w:tcW w:w="10790" w:type="dxa"/>
            <w:gridSpan w:val="3"/>
          </w:tcPr>
          <w:p w14:paraId="7DFFDC5A" w14:textId="77777777" w:rsidR="00310D9A" w:rsidRPr="0029047D" w:rsidRDefault="00310D9A" w:rsidP="007E12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29047D">
              <w:rPr>
                <w:rFonts w:asciiTheme="minorHAnsi" w:hAnsiTheme="minorHAnsi"/>
                <w:b/>
                <w:szCs w:val="18"/>
              </w:rPr>
              <w:t xml:space="preserve">A. </w:t>
            </w:r>
            <w:r>
              <w:rPr>
                <w:rFonts w:asciiTheme="minorHAnsi" w:hAnsiTheme="minorHAnsi"/>
                <w:b/>
                <w:szCs w:val="18"/>
              </w:rPr>
              <w:t xml:space="preserve">Local Mechanical Exhaust </w:t>
            </w:r>
            <w:r w:rsidRPr="0029047D">
              <w:rPr>
                <w:rFonts w:asciiTheme="minorHAnsi" w:hAnsiTheme="minorHAnsi"/>
                <w:b/>
                <w:szCs w:val="18"/>
              </w:rPr>
              <w:t>- General Information</w:t>
            </w:r>
          </w:p>
        </w:tc>
      </w:tr>
      <w:tr w:rsidR="00310D9A" w:rsidRPr="007A5D38" w14:paraId="3D87B151" w14:textId="77777777" w:rsidTr="007E127B">
        <w:trPr>
          <w:trHeight w:val="158"/>
        </w:trPr>
        <w:tc>
          <w:tcPr>
            <w:tcW w:w="626" w:type="dxa"/>
            <w:vAlign w:val="center"/>
          </w:tcPr>
          <w:p w14:paraId="59947094" w14:textId="77777777" w:rsidR="00310D9A" w:rsidRPr="007A5D38" w:rsidRDefault="00310D9A" w:rsidP="007E127B">
            <w:pPr>
              <w:jc w:val="center"/>
              <w:rPr>
                <w:rFonts w:asciiTheme="minorHAnsi" w:hAnsiTheme="minorHAnsi" w:cstheme="minorHAnsi"/>
                <w:sz w:val="18"/>
                <w:szCs w:val="18"/>
              </w:rPr>
            </w:pPr>
            <w:r w:rsidRPr="007A5D38">
              <w:rPr>
                <w:rFonts w:asciiTheme="minorHAnsi" w:hAnsiTheme="minorHAnsi" w:cstheme="minorHAnsi"/>
                <w:sz w:val="18"/>
                <w:szCs w:val="18"/>
              </w:rPr>
              <w:t>01</w:t>
            </w:r>
          </w:p>
        </w:tc>
        <w:tc>
          <w:tcPr>
            <w:tcW w:w="4602" w:type="dxa"/>
            <w:vAlign w:val="center"/>
          </w:tcPr>
          <w:p w14:paraId="2EAFC8EA" w14:textId="77777777" w:rsidR="00310D9A" w:rsidRPr="007A5D38" w:rsidRDefault="00310D9A" w:rsidP="007E127B">
            <w:pPr>
              <w:rPr>
                <w:rFonts w:asciiTheme="minorHAnsi" w:hAnsiTheme="minorHAnsi" w:cstheme="minorHAnsi"/>
                <w:sz w:val="18"/>
                <w:szCs w:val="18"/>
              </w:rPr>
            </w:pPr>
            <w:r w:rsidRPr="007A5D38">
              <w:rPr>
                <w:rFonts w:asciiTheme="minorHAnsi" w:hAnsiTheme="minorHAnsi" w:cstheme="minorHAnsi"/>
                <w:sz w:val="18"/>
                <w:szCs w:val="18"/>
              </w:rPr>
              <w:t>Dwelling Unit Name</w:t>
            </w:r>
          </w:p>
        </w:tc>
        <w:tc>
          <w:tcPr>
            <w:tcW w:w="5562" w:type="dxa"/>
          </w:tcPr>
          <w:p w14:paraId="28BB891C" w14:textId="466E71F6" w:rsidR="00310D9A" w:rsidRPr="007A5D38" w:rsidRDefault="00310D9A" w:rsidP="007E127B">
            <w:pPr>
              <w:rPr>
                <w:rFonts w:asciiTheme="minorHAnsi" w:hAnsiTheme="minorHAnsi" w:cstheme="minorHAnsi"/>
                <w:sz w:val="18"/>
                <w:szCs w:val="18"/>
              </w:rPr>
            </w:pPr>
          </w:p>
        </w:tc>
      </w:tr>
      <w:tr w:rsidR="00310D9A" w:rsidRPr="007A5D38" w14:paraId="776A4A0F" w14:textId="77777777" w:rsidTr="007E127B">
        <w:trPr>
          <w:trHeight w:val="158"/>
        </w:trPr>
        <w:tc>
          <w:tcPr>
            <w:tcW w:w="626" w:type="dxa"/>
            <w:vAlign w:val="center"/>
          </w:tcPr>
          <w:p w14:paraId="19AA4878" w14:textId="77777777" w:rsidR="00310D9A" w:rsidRPr="007A5D38" w:rsidRDefault="00310D9A" w:rsidP="007E127B">
            <w:pPr>
              <w:jc w:val="center"/>
              <w:rPr>
                <w:rFonts w:asciiTheme="minorHAnsi" w:hAnsiTheme="minorHAnsi" w:cstheme="minorHAnsi"/>
                <w:sz w:val="18"/>
                <w:szCs w:val="18"/>
              </w:rPr>
            </w:pPr>
            <w:r w:rsidRPr="007A5D38">
              <w:rPr>
                <w:rFonts w:asciiTheme="minorHAnsi" w:hAnsiTheme="minorHAnsi" w:cstheme="minorHAnsi"/>
                <w:sz w:val="18"/>
                <w:szCs w:val="18"/>
              </w:rPr>
              <w:t>02</w:t>
            </w:r>
          </w:p>
        </w:tc>
        <w:tc>
          <w:tcPr>
            <w:tcW w:w="4602" w:type="dxa"/>
            <w:vAlign w:val="center"/>
          </w:tcPr>
          <w:p w14:paraId="34AAE77B" w14:textId="77777777" w:rsidR="00310D9A" w:rsidRPr="007A5D38" w:rsidRDefault="00310D9A" w:rsidP="007E127B">
            <w:pPr>
              <w:rPr>
                <w:rFonts w:asciiTheme="minorHAnsi" w:hAnsiTheme="minorHAnsi" w:cstheme="minorHAnsi"/>
                <w:sz w:val="18"/>
                <w:szCs w:val="18"/>
              </w:rPr>
            </w:pPr>
            <w:r w:rsidRPr="007A5D38">
              <w:rPr>
                <w:rFonts w:asciiTheme="minorHAnsi" w:hAnsiTheme="minorHAnsi" w:cstheme="minorHAnsi"/>
                <w:sz w:val="18"/>
                <w:szCs w:val="18"/>
              </w:rPr>
              <w:t>Building Type</w:t>
            </w:r>
          </w:p>
        </w:tc>
        <w:tc>
          <w:tcPr>
            <w:tcW w:w="5562" w:type="dxa"/>
          </w:tcPr>
          <w:p w14:paraId="1B7F22E4" w14:textId="199E4249" w:rsidR="00310D9A" w:rsidRPr="007A5D38" w:rsidRDefault="00310D9A" w:rsidP="007E127B">
            <w:pPr>
              <w:rPr>
                <w:rFonts w:asciiTheme="minorHAnsi" w:hAnsiTheme="minorHAnsi" w:cstheme="minorHAnsi"/>
                <w:sz w:val="18"/>
                <w:szCs w:val="18"/>
              </w:rPr>
            </w:pPr>
          </w:p>
        </w:tc>
      </w:tr>
      <w:tr w:rsidR="00310D9A" w:rsidRPr="007A5D38" w14:paraId="6CA174B8" w14:textId="77777777" w:rsidTr="007E127B">
        <w:trPr>
          <w:trHeight w:val="158"/>
        </w:trPr>
        <w:tc>
          <w:tcPr>
            <w:tcW w:w="626" w:type="dxa"/>
            <w:vAlign w:val="center"/>
          </w:tcPr>
          <w:p w14:paraId="43A81B5C" w14:textId="77777777" w:rsidR="00310D9A" w:rsidRPr="007A5D38" w:rsidRDefault="00310D9A" w:rsidP="007E127B">
            <w:pPr>
              <w:jc w:val="center"/>
              <w:rPr>
                <w:rFonts w:asciiTheme="minorHAnsi" w:hAnsiTheme="minorHAnsi" w:cs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3</w:t>
            </w:r>
          </w:p>
        </w:tc>
        <w:tc>
          <w:tcPr>
            <w:tcW w:w="4602" w:type="dxa"/>
            <w:vAlign w:val="center"/>
          </w:tcPr>
          <w:p w14:paraId="232E6048" w14:textId="77777777" w:rsidR="00310D9A" w:rsidRPr="007A5D38" w:rsidRDefault="00310D9A" w:rsidP="007E127B">
            <w:pPr>
              <w:rPr>
                <w:rFonts w:asciiTheme="minorHAnsi" w:hAnsiTheme="minorHAnsi" w:cstheme="minorHAnsi"/>
                <w:sz w:val="18"/>
                <w:szCs w:val="18"/>
              </w:rPr>
            </w:pPr>
            <w:r w:rsidRPr="007A5D38">
              <w:rPr>
                <w:rFonts w:asciiTheme="minorHAnsi" w:hAnsiTheme="minorHAnsi" w:cstheme="minorHAnsi"/>
                <w:sz w:val="18"/>
                <w:szCs w:val="18"/>
              </w:rPr>
              <w:t xml:space="preserve">Total </w:t>
            </w:r>
            <w:r>
              <w:rPr>
                <w:rFonts w:asciiTheme="minorHAnsi" w:hAnsiTheme="minorHAnsi" w:cstheme="minorHAnsi"/>
                <w:sz w:val="18"/>
                <w:szCs w:val="18"/>
              </w:rPr>
              <w:t>Kitchen</w:t>
            </w:r>
            <w:r w:rsidRPr="007A5D38">
              <w:rPr>
                <w:rFonts w:asciiTheme="minorHAnsi" w:hAnsiTheme="minorHAnsi" w:cstheme="minorHAnsi"/>
                <w:sz w:val="18"/>
                <w:szCs w:val="18"/>
              </w:rPr>
              <w:t xml:space="preserve"> Floor Area</w:t>
            </w:r>
          </w:p>
        </w:tc>
        <w:tc>
          <w:tcPr>
            <w:tcW w:w="5562" w:type="dxa"/>
          </w:tcPr>
          <w:p w14:paraId="4530650D" w14:textId="38C50DE8" w:rsidR="00310D9A" w:rsidRPr="007A5D38" w:rsidRDefault="00310D9A" w:rsidP="007E127B">
            <w:pPr>
              <w:rPr>
                <w:rFonts w:asciiTheme="minorHAnsi" w:hAnsiTheme="minorHAnsi" w:cstheme="minorHAnsi"/>
                <w:sz w:val="18"/>
                <w:szCs w:val="18"/>
              </w:rPr>
            </w:pPr>
          </w:p>
        </w:tc>
      </w:tr>
      <w:tr w:rsidR="00310D9A" w:rsidRPr="007A5D38" w14:paraId="358D7BB8" w14:textId="77777777" w:rsidTr="007E127B">
        <w:trPr>
          <w:trHeight w:val="158"/>
        </w:trPr>
        <w:tc>
          <w:tcPr>
            <w:tcW w:w="626" w:type="dxa"/>
            <w:vAlign w:val="center"/>
          </w:tcPr>
          <w:p w14:paraId="09079E40" w14:textId="77777777" w:rsidR="00310D9A" w:rsidRPr="007A5D38" w:rsidRDefault="00310D9A" w:rsidP="007E127B">
            <w:pPr>
              <w:jc w:val="center"/>
              <w:rPr>
                <w:rFonts w:asciiTheme="minorHAnsi" w:hAnsiTheme="minorHAnsi" w:cs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4</w:t>
            </w:r>
          </w:p>
        </w:tc>
        <w:tc>
          <w:tcPr>
            <w:tcW w:w="4602" w:type="dxa"/>
            <w:vAlign w:val="center"/>
          </w:tcPr>
          <w:p w14:paraId="044EA3D8" w14:textId="77777777" w:rsidR="00310D9A" w:rsidRPr="007A5D38" w:rsidRDefault="00310D9A" w:rsidP="007E127B">
            <w:pPr>
              <w:rPr>
                <w:rFonts w:asciiTheme="minorHAnsi" w:hAnsiTheme="minorHAnsi" w:cstheme="minorHAnsi"/>
                <w:sz w:val="18"/>
                <w:szCs w:val="18"/>
              </w:rPr>
            </w:pPr>
            <w:r>
              <w:rPr>
                <w:rFonts w:asciiTheme="minorHAnsi" w:hAnsiTheme="minorHAnsi" w:cstheme="minorHAnsi"/>
                <w:sz w:val="18"/>
                <w:szCs w:val="18"/>
              </w:rPr>
              <w:t xml:space="preserve">Kitchen </w:t>
            </w:r>
            <w:r w:rsidRPr="007A5D38">
              <w:rPr>
                <w:rFonts w:asciiTheme="minorHAnsi" w:hAnsiTheme="minorHAnsi" w:cstheme="minorHAnsi"/>
                <w:sz w:val="18"/>
                <w:szCs w:val="18"/>
              </w:rPr>
              <w:t>Average Ceiling Height</w:t>
            </w:r>
          </w:p>
        </w:tc>
        <w:tc>
          <w:tcPr>
            <w:tcW w:w="5562" w:type="dxa"/>
          </w:tcPr>
          <w:p w14:paraId="57F0377C" w14:textId="174795A0" w:rsidR="00310D9A" w:rsidRPr="007A5D38" w:rsidRDefault="00310D9A" w:rsidP="007E127B">
            <w:pPr>
              <w:rPr>
                <w:rFonts w:asciiTheme="minorHAnsi" w:hAnsiTheme="minorHAnsi" w:cstheme="minorHAnsi"/>
                <w:sz w:val="18"/>
                <w:szCs w:val="18"/>
              </w:rPr>
            </w:pPr>
          </w:p>
        </w:tc>
      </w:tr>
      <w:tr w:rsidR="00310D9A" w:rsidRPr="007A5D38" w14:paraId="5DCA4FD7" w14:textId="77777777" w:rsidTr="007E127B">
        <w:trPr>
          <w:trHeight w:val="158"/>
        </w:trPr>
        <w:tc>
          <w:tcPr>
            <w:tcW w:w="626" w:type="dxa"/>
            <w:vAlign w:val="center"/>
          </w:tcPr>
          <w:p w14:paraId="0FD01C5C" w14:textId="77777777" w:rsidR="00310D9A" w:rsidRPr="007A5D38" w:rsidRDefault="00310D9A" w:rsidP="007E127B">
            <w:pPr>
              <w:jc w:val="center"/>
              <w:rPr>
                <w:rFonts w:asciiTheme="minorHAnsi" w:hAnsiTheme="minorHAnsi" w:cs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5</w:t>
            </w:r>
          </w:p>
        </w:tc>
        <w:tc>
          <w:tcPr>
            <w:tcW w:w="4602" w:type="dxa"/>
            <w:vAlign w:val="center"/>
          </w:tcPr>
          <w:p w14:paraId="3DDCB915" w14:textId="77777777" w:rsidR="00310D9A" w:rsidRPr="007A5D38" w:rsidRDefault="00310D9A" w:rsidP="007E127B">
            <w:pPr>
              <w:rPr>
                <w:rFonts w:asciiTheme="minorHAnsi" w:hAnsiTheme="minorHAnsi" w:cstheme="minorHAnsi"/>
                <w:sz w:val="18"/>
                <w:szCs w:val="18"/>
              </w:rPr>
            </w:pPr>
            <w:r>
              <w:rPr>
                <w:rFonts w:asciiTheme="minorHAnsi" w:hAnsiTheme="minorHAnsi" w:cstheme="minorHAnsi"/>
                <w:sz w:val="18"/>
                <w:szCs w:val="18"/>
              </w:rPr>
              <w:t>Kitchen Total Conditioned</w:t>
            </w:r>
            <w:r w:rsidRPr="007A5D38">
              <w:rPr>
                <w:rFonts w:asciiTheme="minorHAnsi" w:hAnsiTheme="minorHAnsi" w:cstheme="minorHAnsi"/>
                <w:sz w:val="18"/>
                <w:szCs w:val="18"/>
              </w:rPr>
              <w:t xml:space="preserve"> Volume</w:t>
            </w:r>
          </w:p>
        </w:tc>
        <w:tc>
          <w:tcPr>
            <w:tcW w:w="5562" w:type="dxa"/>
          </w:tcPr>
          <w:p w14:paraId="57B5354B" w14:textId="3D66D549" w:rsidR="00310D9A" w:rsidRPr="007A5D38" w:rsidRDefault="00310D9A" w:rsidP="007E127B">
            <w:pPr>
              <w:rPr>
                <w:rFonts w:asciiTheme="minorHAnsi" w:hAnsiTheme="minorHAnsi" w:cstheme="minorHAnsi"/>
                <w:sz w:val="18"/>
                <w:szCs w:val="18"/>
              </w:rPr>
            </w:pPr>
          </w:p>
        </w:tc>
      </w:tr>
      <w:tr w:rsidR="00310D9A" w:rsidRPr="007A5D38" w14:paraId="609A8811" w14:textId="77777777" w:rsidTr="007E127B">
        <w:trPr>
          <w:trHeight w:val="158"/>
        </w:trPr>
        <w:tc>
          <w:tcPr>
            <w:tcW w:w="626" w:type="dxa"/>
            <w:vAlign w:val="center"/>
          </w:tcPr>
          <w:p w14:paraId="3565E3E4" w14:textId="77777777" w:rsidR="00310D9A" w:rsidRPr="007A5D38" w:rsidRDefault="00310D9A" w:rsidP="007E127B">
            <w:pPr>
              <w:jc w:val="center"/>
              <w:rPr>
                <w:rFonts w:asciiTheme="minorHAnsi" w:hAnsiTheme="minorHAnsi" w:cstheme="minorHAnsi"/>
                <w:sz w:val="18"/>
                <w:szCs w:val="18"/>
              </w:rPr>
            </w:pPr>
            <w:r>
              <w:rPr>
                <w:rFonts w:asciiTheme="minorHAnsi" w:hAnsiTheme="minorHAnsi" w:cstheme="minorHAnsi"/>
                <w:sz w:val="18"/>
                <w:szCs w:val="18"/>
              </w:rPr>
              <w:t>06</w:t>
            </w:r>
          </w:p>
        </w:tc>
        <w:tc>
          <w:tcPr>
            <w:tcW w:w="4602" w:type="dxa"/>
            <w:vAlign w:val="center"/>
          </w:tcPr>
          <w:p w14:paraId="20E4742D" w14:textId="77777777" w:rsidR="00310D9A" w:rsidRPr="007A5D38" w:rsidRDefault="00310D9A" w:rsidP="007E127B">
            <w:pPr>
              <w:rPr>
                <w:rFonts w:asciiTheme="minorHAnsi" w:hAnsiTheme="minorHAnsi" w:cstheme="minorHAnsi"/>
                <w:sz w:val="18"/>
                <w:szCs w:val="18"/>
              </w:rPr>
            </w:pPr>
            <w:r>
              <w:rPr>
                <w:rFonts w:asciiTheme="minorHAnsi" w:hAnsiTheme="minorHAnsi" w:cstheme="minorHAnsi"/>
                <w:sz w:val="18"/>
                <w:szCs w:val="18"/>
              </w:rPr>
              <w:t>Kitchen Type</w:t>
            </w:r>
          </w:p>
        </w:tc>
        <w:tc>
          <w:tcPr>
            <w:tcW w:w="5562" w:type="dxa"/>
          </w:tcPr>
          <w:p w14:paraId="7749ADB9" w14:textId="73BBDFFD" w:rsidR="00310D9A" w:rsidRPr="007A5D38" w:rsidRDefault="00310D9A" w:rsidP="007E127B">
            <w:pPr>
              <w:rPr>
                <w:rFonts w:asciiTheme="minorHAnsi" w:hAnsiTheme="minorHAnsi" w:cstheme="minorHAnsi"/>
                <w:sz w:val="18"/>
                <w:szCs w:val="18"/>
              </w:rPr>
            </w:pPr>
          </w:p>
        </w:tc>
      </w:tr>
      <w:tr w:rsidR="00005E16" w:rsidRPr="007A5D38" w14:paraId="6883A836" w14:textId="77777777" w:rsidTr="007E127B">
        <w:trPr>
          <w:trHeight w:val="158"/>
        </w:trPr>
        <w:tc>
          <w:tcPr>
            <w:tcW w:w="626" w:type="dxa"/>
            <w:vAlign w:val="center"/>
          </w:tcPr>
          <w:p w14:paraId="4AC0F868" w14:textId="0233B59D" w:rsidR="00005E16" w:rsidRDefault="00005E16" w:rsidP="007E127B">
            <w:pPr>
              <w:jc w:val="center"/>
              <w:rPr>
                <w:rFonts w:asciiTheme="minorHAnsi" w:hAnsiTheme="minorHAnsi" w:cstheme="minorHAnsi"/>
                <w:sz w:val="18"/>
                <w:szCs w:val="18"/>
              </w:rPr>
            </w:pPr>
            <w:r>
              <w:rPr>
                <w:rFonts w:asciiTheme="minorHAnsi" w:hAnsiTheme="minorHAnsi" w:cstheme="minorHAnsi"/>
                <w:sz w:val="18"/>
                <w:szCs w:val="18"/>
              </w:rPr>
              <w:t>07</w:t>
            </w:r>
          </w:p>
        </w:tc>
        <w:tc>
          <w:tcPr>
            <w:tcW w:w="4602" w:type="dxa"/>
            <w:vAlign w:val="center"/>
          </w:tcPr>
          <w:p w14:paraId="68068A04" w14:textId="33F5715A" w:rsidR="00005E16" w:rsidRDefault="00005E16" w:rsidP="007E127B">
            <w:pPr>
              <w:rPr>
                <w:rFonts w:asciiTheme="minorHAnsi" w:hAnsiTheme="minorHAnsi" w:cstheme="minorHAnsi"/>
                <w:sz w:val="18"/>
                <w:szCs w:val="18"/>
              </w:rPr>
            </w:pPr>
            <w:r>
              <w:rPr>
                <w:rFonts w:asciiTheme="minorHAnsi" w:hAnsiTheme="minorHAnsi" w:cstheme="minorHAnsi"/>
                <w:sz w:val="18"/>
                <w:szCs w:val="18"/>
              </w:rPr>
              <w:t>Dwelling Unit Total F</w:t>
            </w:r>
            <w:r w:rsidR="00787DE8">
              <w:rPr>
                <w:rFonts w:asciiTheme="minorHAnsi" w:hAnsiTheme="minorHAnsi" w:cstheme="minorHAnsi"/>
                <w:sz w:val="18"/>
                <w:szCs w:val="18"/>
              </w:rPr>
              <w:t>loor Area</w:t>
            </w:r>
          </w:p>
        </w:tc>
        <w:tc>
          <w:tcPr>
            <w:tcW w:w="5562" w:type="dxa"/>
          </w:tcPr>
          <w:p w14:paraId="5DE9AC4B" w14:textId="77777777" w:rsidR="00005E16" w:rsidRPr="007A5D38" w:rsidRDefault="00005E16" w:rsidP="007E127B">
            <w:pPr>
              <w:rPr>
                <w:rFonts w:asciiTheme="minorHAnsi" w:hAnsiTheme="minorHAnsi" w:cstheme="minorHAnsi"/>
                <w:sz w:val="18"/>
                <w:szCs w:val="18"/>
              </w:rPr>
            </w:pPr>
          </w:p>
        </w:tc>
      </w:tr>
      <w:tr w:rsidR="00005E16" w:rsidRPr="007A5D38" w14:paraId="1F1E8B4F" w14:textId="77777777" w:rsidTr="007E127B">
        <w:trPr>
          <w:trHeight w:val="158"/>
        </w:trPr>
        <w:tc>
          <w:tcPr>
            <w:tcW w:w="626" w:type="dxa"/>
            <w:vAlign w:val="center"/>
          </w:tcPr>
          <w:p w14:paraId="46FF6012" w14:textId="2EFE4073" w:rsidR="00005E16" w:rsidRDefault="00005E16" w:rsidP="007E127B">
            <w:pPr>
              <w:jc w:val="center"/>
              <w:rPr>
                <w:rFonts w:asciiTheme="minorHAnsi" w:hAnsiTheme="minorHAnsi" w:cstheme="minorHAnsi"/>
                <w:sz w:val="18"/>
                <w:szCs w:val="18"/>
              </w:rPr>
            </w:pPr>
            <w:r>
              <w:rPr>
                <w:rFonts w:asciiTheme="minorHAnsi" w:hAnsiTheme="minorHAnsi" w:cstheme="minorHAnsi"/>
                <w:sz w:val="18"/>
                <w:szCs w:val="18"/>
              </w:rPr>
              <w:t>08</w:t>
            </w:r>
          </w:p>
        </w:tc>
        <w:tc>
          <w:tcPr>
            <w:tcW w:w="4602" w:type="dxa"/>
            <w:vAlign w:val="center"/>
          </w:tcPr>
          <w:p w14:paraId="4E1577D7" w14:textId="5DD53F30" w:rsidR="00005E16" w:rsidRDefault="00787DE8" w:rsidP="007E127B">
            <w:pPr>
              <w:rPr>
                <w:rFonts w:asciiTheme="minorHAnsi" w:hAnsiTheme="minorHAnsi" w:cstheme="minorHAnsi"/>
                <w:sz w:val="18"/>
                <w:szCs w:val="18"/>
              </w:rPr>
            </w:pPr>
            <w:r>
              <w:rPr>
                <w:rFonts w:asciiTheme="minorHAnsi" w:hAnsiTheme="minorHAnsi" w:cstheme="minorHAnsi"/>
                <w:sz w:val="18"/>
                <w:szCs w:val="18"/>
              </w:rPr>
              <w:t>Kitchen Range (Cooking Stove) Fuel Type</w:t>
            </w:r>
          </w:p>
        </w:tc>
        <w:tc>
          <w:tcPr>
            <w:tcW w:w="5562" w:type="dxa"/>
          </w:tcPr>
          <w:p w14:paraId="28A36320" w14:textId="77777777" w:rsidR="00005E16" w:rsidRPr="007A5D38" w:rsidRDefault="00005E16" w:rsidP="007E127B">
            <w:pPr>
              <w:rPr>
                <w:rFonts w:asciiTheme="minorHAnsi" w:hAnsiTheme="minorHAnsi" w:cstheme="minorHAnsi"/>
                <w:sz w:val="18"/>
                <w:szCs w:val="18"/>
              </w:rPr>
            </w:pPr>
          </w:p>
        </w:tc>
      </w:tr>
    </w:tbl>
    <w:p w14:paraId="4D19F52D" w14:textId="77777777" w:rsidR="00FD11ED" w:rsidRDefault="00FD11ED" w:rsidP="00192313">
      <w:pPr>
        <w:rPr>
          <w:rFonts w:asciiTheme="minorHAnsi" w:hAnsiTheme="minorHAnsi"/>
          <w:sz w:val="18"/>
          <w:szCs w:val="18"/>
        </w:rPr>
      </w:pPr>
    </w:p>
    <w:tbl>
      <w:tblPr>
        <w:tblStyle w:val="TableGrid"/>
        <w:tblW w:w="0" w:type="auto"/>
        <w:tblLook w:val="04A0" w:firstRow="1" w:lastRow="0" w:firstColumn="1" w:lastColumn="0" w:noHBand="0" w:noVBand="1"/>
      </w:tblPr>
      <w:tblGrid>
        <w:gridCol w:w="776"/>
        <w:gridCol w:w="776"/>
        <w:gridCol w:w="776"/>
        <w:gridCol w:w="777"/>
        <w:gridCol w:w="776"/>
        <w:gridCol w:w="776"/>
        <w:gridCol w:w="776"/>
        <w:gridCol w:w="776"/>
        <w:gridCol w:w="762"/>
        <w:gridCol w:w="776"/>
        <w:gridCol w:w="742"/>
        <w:gridCol w:w="776"/>
        <w:gridCol w:w="776"/>
        <w:gridCol w:w="749"/>
      </w:tblGrid>
      <w:tr w:rsidR="00635720" w14:paraId="5D73D616" w14:textId="6F246804" w:rsidTr="005D4B31">
        <w:trPr>
          <w:cantSplit/>
          <w:trHeight w:val="305"/>
        </w:trPr>
        <w:tc>
          <w:tcPr>
            <w:tcW w:w="10790" w:type="dxa"/>
            <w:gridSpan w:val="14"/>
          </w:tcPr>
          <w:p w14:paraId="1B1BCBD2" w14:textId="345271A3" w:rsidR="00635720" w:rsidRDefault="00635720" w:rsidP="00857191">
            <w:pPr>
              <w:rPr>
                <w:rFonts w:asciiTheme="minorHAnsi" w:hAnsiTheme="minorHAnsi"/>
                <w:b/>
                <w:szCs w:val="18"/>
              </w:rPr>
            </w:pPr>
            <w:r>
              <w:rPr>
                <w:rFonts w:asciiTheme="minorHAnsi" w:hAnsiTheme="minorHAnsi"/>
                <w:b/>
                <w:szCs w:val="18"/>
              </w:rPr>
              <w:t>B</w:t>
            </w:r>
            <w:r w:rsidRPr="003404FF">
              <w:rPr>
                <w:rFonts w:asciiTheme="minorHAnsi" w:hAnsiTheme="minorHAnsi"/>
                <w:b/>
                <w:szCs w:val="18"/>
              </w:rPr>
              <w:t>. Kitchen Exhaust System</w:t>
            </w:r>
            <w:r>
              <w:rPr>
                <w:rFonts w:asciiTheme="minorHAnsi" w:hAnsiTheme="minorHAnsi"/>
                <w:b/>
                <w:szCs w:val="18"/>
              </w:rPr>
              <w:t>s</w:t>
            </w:r>
          </w:p>
        </w:tc>
      </w:tr>
      <w:tr w:rsidR="00791A3C" w14:paraId="1F3D393B" w14:textId="7CDADB71" w:rsidTr="002B4CB8">
        <w:trPr>
          <w:cantSplit/>
          <w:trHeight w:val="504"/>
        </w:trPr>
        <w:tc>
          <w:tcPr>
            <w:tcW w:w="776" w:type="dxa"/>
            <w:textDirection w:val="btLr"/>
            <w:vAlign w:val="center"/>
          </w:tcPr>
          <w:p w14:paraId="3FE8FDD5" w14:textId="2E920E25" w:rsidR="00791A3C" w:rsidRDefault="00791A3C" w:rsidP="00704731">
            <w:pPr>
              <w:ind w:left="113" w:right="113"/>
              <w:jc w:val="center"/>
              <w:rPr>
                <w:rFonts w:asciiTheme="minorHAnsi" w:hAnsiTheme="minorHAnsi"/>
                <w:sz w:val="18"/>
                <w:szCs w:val="18"/>
              </w:rPr>
            </w:pPr>
            <w:r>
              <w:rPr>
                <w:rFonts w:asciiTheme="minorHAnsi" w:hAnsiTheme="minorHAnsi"/>
                <w:sz w:val="18"/>
                <w:szCs w:val="18"/>
              </w:rPr>
              <w:t>01</w:t>
            </w:r>
          </w:p>
        </w:tc>
        <w:tc>
          <w:tcPr>
            <w:tcW w:w="776" w:type="dxa"/>
            <w:textDirection w:val="btLr"/>
            <w:vAlign w:val="center"/>
          </w:tcPr>
          <w:p w14:paraId="685EA72C" w14:textId="7F7750FA" w:rsidR="00791A3C" w:rsidRDefault="00791A3C" w:rsidP="00704731">
            <w:pPr>
              <w:ind w:left="113" w:right="113"/>
              <w:jc w:val="center"/>
              <w:rPr>
                <w:rFonts w:asciiTheme="minorHAnsi" w:hAnsiTheme="minorHAnsi"/>
                <w:sz w:val="18"/>
                <w:szCs w:val="18"/>
              </w:rPr>
            </w:pPr>
            <w:r>
              <w:rPr>
                <w:rFonts w:asciiTheme="minorHAnsi" w:hAnsiTheme="minorHAnsi"/>
                <w:sz w:val="18"/>
                <w:szCs w:val="18"/>
              </w:rPr>
              <w:t>02</w:t>
            </w:r>
          </w:p>
        </w:tc>
        <w:tc>
          <w:tcPr>
            <w:tcW w:w="776" w:type="dxa"/>
            <w:textDirection w:val="btLr"/>
            <w:vAlign w:val="center"/>
          </w:tcPr>
          <w:p w14:paraId="1240382D" w14:textId="52F07857" w:rsidR="00791A3C" w:rsidRDefault="00791A3C" w:rsidP="00704731">
            <w:pPr>
              <w:ind w:left="113" w:right="113"/>
              <w:jc w:val="center"/>
              <w:rPr>
                <w:rFonts w:asciiTheme="minorHAnsi" w:hAnsiTheme="minorHAnsi"/>
                <w:sz w:val="18"/>
                <w:szCs w:val="18"/>
              </w:rPr>
            </w:pPr>
            <w:r>
              <w:rPr>
                <w:rFonts w:asciiTheme="minorHAnsi" w:hAnsiTheme="minorHAnsi"/>
                <w:sz w:val="18"/>
                <w:szCs w:val="18"/>
              </w:rPr>
              <w:t>03</w:t>
            </w:r>
          </w:p>
        </w:tc>
        <w:tc>
          <w:tcPr>
            <w:tcW w:w="777" w:type="dxa"/>
            <w:textDirection w:val="btLr"/>
            <w:vAlign w:val="center"/>
          </w:tcPr>
          <w:p w14:paraId="44B7CD1F" w14:textId="7B0DB10A" w:rsidR="00791A3C" w:rsidRDefault="00791A3C" w:rsidP="00704731">
            <w:pPr>
              <w:ind w:left="113" w:right="113"/>
              <w:jc w:val="center"/>
              <w:rPr>
                <w:rFonts w:asciiTheme="minorHAnsi" w:hAnsiTheme="minorHAnsi"/>
                <w:sz w:val="18"/>
                <w:szCs w:val="18"/>
              </w:rPr>
            </w:pPr>
            <w:r>
              <w:rPr>
                <w:rFonts w:asciiTheme="minorHAnsi" w:hAnsiTheme="minorHAnsi"/>
                <w:sz w:val="18"/>
                <w:szCs w:val="18"/>
              </w:rPr>
              <w:t>04</w:t>
            </w:r>
          </w:p>
        </w:tc>
        <w:tc>
          <w:tcPr>
            <w:tcW w:w="776" w:type="dxa"/>
            <w:textDirection w:val="btLr"/>
            <w:vAlign w:val="center"/>
          </w:tcPr>
          <w:p w14:paraId="5A44EFA2" w14:textId="5D92CCAE" w:rsidR="00791A3C" w:rsidRDefault="00791A3C" w:rsidP="00704731">
            <w:pPr>
              <w:ind w:left="113" w:right="113"/>
              <w:jc w:val="center"/>
              <w:rPr>
                <w:rFonts w:asciiTheme="minorHAnsi" w:hAnsiTheme="minorHAnsi"/>
                <w:sz w:val="18"/>
                <w:szCs w:val="18"/>
              </w:rPr>
            </w:pPr>
            <w:r>
              <w:rPr>
                <w:rFonts w:asciiTheme="minorHAnsi" w:hAnsiTheme="minorHAnsi"/>
                <w:sz w:val="18"/>
                <w:szCs w:val="18"/>
              </w:rPr>
              <w:t>05</w:t>
            </w:r>
          </w:p>
        </w:tc>
        <w:tc>
          <w:tcPr>
            <w:tcW w:w="776" w:type="dxa"/>
            <w:textDirection w:val="btLr"/>
            <w:vAlign w:val="center"/>
          </w:tcPr>
          <w:p w14:paraId="21A9FDBC" w14:textId="4CF9E0FD" w:rsidR="00791A3C" w:rsidRDefault="00791A3C" w:rsidP="00704731">
            <w:pPr>
              <w:ind w:left="113" w:right="113"/>
              <w:jc w:val="center"/>
              <w:rPr>
                <w:rFonts w:asciiTheme="minorHAnsi" w:hAnsiTheme="minorHAnsi"/>
                <w:sz w:val="18"/>
                <w:szCs w:val="18"/>
              </w:rPr>
            </w:pPr>
            <w:r>
              <w:rPr>
                <w:rFonts w:asciiTheme="minorHAnsi" w:hAnsiTheme="minorHAnsi"/>
                <w:sz w:val="18"/>
                <w:szCs w:val="18"/>
              </w:rPr>
              <w:t>06</w:t>
            </w:r>
          </w:p>
        </w:tc>
        <w:tc>
          <w:tcPr>
            <w:tcW w:w="776" w:type="dxa"/>
            <w:textDirection w:val="btLr"/>
            <w:vAlign w:val="center"/>
          </w:tcPr>
          <w:p w14:paraId="1177CDA5" w14:textId="1025EE09" w:rsidR="00791A3C" w:rsidRDefault="00791A3C" w:rsidP="00704731">
            <w:pPr>
              <w:ind w:left="113" w:right="113"/>
              <w:jc w:val="center"/>
              <w:rPr>
                <w:rFonts w:asciiTheme="minorHAnsi" w:hAnsiTheme="minorHAnsi"/>
                <w:sz w:val="18"/>
                <w:szCs w:val="18"/>
              </w:rPr>
            </w:pPr>
            <w:r>
              <w:rPr>
                <w:rFonts w:asciiTheme="minorHAnsi" w:hAnsiTheme="minorHAnsi"/>
                <w:sz w:val="18"/>
                <w:szCs w:val="18"/>
              </w:rPr>
              <w:t>07</w:t>
            </w:r>
          </w:p>
        </w:tc>
        <w:tc>
          <w:tcPr>
            <w:tcW w:w="776" w:type="dxa"/>
            <w:textDirection w:val="btLr"/>
            <w:vAlign w:val="center"/>
          </w:tcPr>
          <w:p w14:paraId="3C18FD32" w14:textId="495DDEF5" w:rsidR="00791A3C" w:rsidRDefault="00791A3C" w:rsidP="00704731">
            <w:pPr>
              <w:ind w:left="113" w:right="113"/>
              <w:jc w:val="center"/>
              <w:rPr>
                <w:rFonts w:asciiTheme="minorHAnsi" w:hAnsiTheme="minorHAnsi"/>
                <w:sz w:val="18"/>
                <w:szCs w:val="18"/>
              </w:rPr>
            </w:pPr>
            <w:r>
              <w:rPr>
                <w:rFonts w:asciiTheme="minorHAnsi" w:hAnsiTheme="minorHAnsi"/>
                <w:sz w:val="18"/>
                <w:szCs w:val="18"/>
              </w:rPr>
              <w:t>08</w:t>
            </w:r>
          </w:p>
        </w:tc>
        <w:tc>
          <w:tcPr>
            <w:tcW w:w="762" w:type="dxa"/>
            <w:textDirection w:val="btLr"/>
            <w:vAlign w:val="center"/>
          </w:tcPr>
          <w:p w14:paraId="545B6CD3" w14:textId="6335D679" w:rsidR="00791A3C" w:rsidRDefault="00791A3C" w:rsidP="00704731">
            <w:pPr>
              <w:ind w:left="113" w:right="113"/>
              <w:jc w:val="center"/>
              <w:rPr>
                <w:rFonts w:asciiTheme="minorHAnsi" w:hAnsiTheme="minorHAnsi"/>
                <w:sz w:val="18"/>
                <w:szCs w:val="18"/>
              </w:rPr>
            </w:pPr>
            <w:r>
              <w:rPr>
                <w:rFonts w:asciiTheme="minorHAnsi" w:hAnsiTheme="minorHAnsi"/>
                <w:sz w:val="18"/>
                <w:szCs w:val="18"/>
              </w:rPr>
              <w:t>09a</w:t>
            </w:r>
          </w:p>
        </w:tc>
        <w:tc>
          <w:tcPr>
            <w:tcW w:w="776" w:type="dxa"/>
            <w:textDirection w:val="btLr"/>
            <w:vAlign w:val="center"/>
          </w:tcPr>
          <w:p w14:paraId="25B6413B" w14:textId="5ED762EC" w:rsidR="00791A3C" w:rsidRDefault="00791A3C" w:rsidP="00704731">
            <w:pPr>
              <w:ind w:left="113" w:right="113"/>
              <w:jc w:val="center"/>
              <w:rPr>
                <w:rFonts w:asciiTheme="minorHAnsi" w:hAnsiTheme="minorHAnsi"/>
                <w:sz w:val="18"/>
                <w:szCs w:val="18"/>
              </w:rPr>
            </w:pPr>
            <w:r>
              <w:rPr>
                <w:rFonts w:asciiTheme="minorHAnsi" w:hAnsiTheme="minorHAnsi"/>
                <w:sz w:val="18"/>
                <w:szCs w:val="18"/>
              </w:rPr>
              <w:t>09</w:t>
            </w:r>
          </w:p>
        </w:tc>
        <w:tc>
          <w:tcPr>
            <w:tcW w:w="742" w:type="dxa"/>
            <w:textDirection w:val="btLr"/>
          </w:tcPr>
          <w:p w14:paraId="49C9578A" w14:textId="7B179BDB" w:rsidR="00791A3C" w:rsidRDefault="00791A3C" w:rsidP="00704731">
            <w:pPr>
              <w:ind w:left="113" w:right="113"/>
              <w:jc w:val="center"/>
              <w:rPr>
                <w:rFonts w:asciiTheme="minorHAnsi" w:hAnsiTheme="minorHAnsi"/>
                <w:sz w:val="18"/>
                <w:szCs w:val="18"/>
              </w:rPr>
            </w:pPr>
            <w:r>
              <w:rPr>
                <w:rFonts w:asciiTheme="minorHAnsi" w:hAnsiTheme="minorHAnsi"/>
                <w:sz w:val="18"/>
                <w:szCs w:val="18"/>
              </w:rPr>
              <w:t>10a</w:t>
            </w:r>
          </w:p>
        </w:tc>
        <w:tc>
          <w:tcPr>
            <w:tcW w:w="776" w:type="dxa"/>
            <w:textDirection w:val="btLr"/>
            <w:vAlign w:val="center"/>
          </w:tcPr>
          <w:p w14:paraId="5BF134A5" w14:textId="36ADEF7D" w:rsidR="00791A3C" w:rsidRDefault="00791A3C" w:rsidP="00704731">
            <w:pPr>
              <w:ind w:left="113" w:right="113"/>
              <w:jc w:val="center"/>
              <w:rPr>
                <w:rFonts w:asciiTheme="minorHAnsi" w:hAnsiTheme="minorHAnsi"/>
                <w:sz w:val="18"/>
                <w:szCs w:val="18"/>
              </w:rPr>
            </w:pPr>
            <w:r>
              <w:rPr>
                <w:rFonts w:asciiTheme="minorHAnsi" w:hAnsiTheme="minorHAnsi"/>
                <w:sz w:val="18"/>
                <w:szCs w:val="18"/>
              </w:rPr>
              <w:t>10</w:t>
            </w:r>
          </w:p>
        </w:tc>
        <w:tc>
          <w:tcPr>
            <w:tcW w:w="776" w:type="dxa"/>
            <w:textDirection w:val="btLr"/>
            <w:vAlign w:val="center"/>
          </w:tcPr>
          <w:p w14:paraId="4F7D9155" w14:textId="1240F20E" w:rsidR="00791A3C" w:rsidRDefault="00791A3C" w:rsidP="00704731">
            <w:pPr>
              <w:ind w:left="113" w:right="113"/>
              <w:jc w:val="center"/>
              <w:rPr>
                <w:rFonts w:asciiTheme="minorHAnsi" w:hAnsiTheme="minorHAnsi"/>
                <w:sz w:val="18"/>
                <w:szCs w:val="18"/>
              </w:rPr>
            </w:pPr>
            <w:r>
              <w:rPr>
                <w:rFonts w:asciiTheme="minorHAnsi" w:hAnsiTheme="minorHAnsi"/>
                <w:sz w:val="18"/>
                <w:szCs w:val="18"/>
              </w:rPr>
              <w:t>11</w:t>
            </w:r>
          </w:p>
        </w:tc>
        <w:tc>
          <w:tcPr>
            <w:tcW w:w="749" w:type="dxa"/>
            <w:textDirection w:val="btLr"/>
            <w:vAlign w:val="center"/>
          </w:tcPr>
          <w:p w14:paraId="0DE25D2C" w14:textId="79F66703" w:rsidR="00791A3C" w:rsidRDefault="00791A3C" w:rsidP="00704731">
            <w:pPr>
              <w:ind w:left="113" w:right="113"/>
              <w:jc w:val="center"/>
              <w:rPr>
                <w:rFonts w:asciiTheme="minorHAnsi" w:hAnsiTheme="minorHAnsi"/>
                <w:sz w:val="18"/>
                <w:szCs w:val="18"/>
              </w:rPr>
            </w:pPr>
            <w:r>
              <w:rPr>
                <w:rFonts w:asciiTheme="minorHAnsi" w:hAnsiTheme="minorHAnsi"/>
                <w:sz w:val="18"/>
                <w:szCs w:val="18"/>
              </w:rPr>
              <w:t>12</w:t>
            </w:r>
          </w:p>
        </w:tc>
      </w:tr>
      <w:tr w:rsidR="00791A3C" w14:paraId="7532B630" w14:textId="4D46988F" w:rsidTr="0096478D">
        <w:trPr>
          <w:cantSplit/>
          <w:trHeight w:val="1655"/>
        </w:trPr>
        <w:tc>
          <w:tcPr>
            <w:tcW w:w="776" w:type="dxa"/>
            <w:textDirection w:val="btLr"/>
            <w:vAlign w:val="center"/>
          </w:tcPr>
          <w:p w14:paraId="0AC94DA0" w14:textId="664E9CDC" w:rsidR="00791A3C" w:rsidRDefault="00791A3C" w:rsidP="00791A3C">
            <w:pPr>
              <w:ind w:left="113" w:right="113"/>
              <w:jc w:val="center"/>
              <w:rPr>
                <w:rFonts w:asciiTheme="minorHAnsi" w:hAnsiTheme="minorHAnsi"/>
                <w:sz w:val="18"/>
                <w:szCs w:val="18"/>
              </w:rPr>
            </w:pPr>
            <w:r>
              <w:rPr>
                <w:rFonts w:asciiTheme="minorHAnsi" w:hAnsiTheme="minorHAnsi"/>
                <w:sz w:val="18"/>
                <w:szCs w:val="18"/>
              </w:rPr>
              <w:t>System Name</w:t>
            </w:r>
          </w:p>
        </w:tc>
        <w:tc>
          <w:tcPr>
            <w:tcW w:w="776" w:type="dxa"/>
            <w:textDirection w:val="btLr"/>
            <w:vAlign w:val="center"/>
          </w:tcPr>
          <w:p w14:paraId="67B3A7A6" w14:textId="0B0998E0" w:rsidR="00791A3C" w:rsidRDefault="00791A3C" w:rsidP="00791A3C">
            <w:pPr>
              <w:ind w:left="113" w:right="113"/>
              <w:jc w:val="center"/>
              <w:rPr>
                <w:rFonts w:asciiTheme="minorHAnsi" w:hAnsiTheme="minorHAnsi"/>
                <w:sz w:val="18"/>
                <w:szCs w:val="18"/>
              </w:rPr>
            </w:pPr>
            <w:r>
              <w:rPr>
                <w:rFonts w:asciiTheme="minorHAnsi" w:hAnsiTheme="minorHAnsi"/>
                <w:sz w:val="18"/>
                <w:szCs w:val="18"/>
              </w:rPr>
              <w:t>Manufacturer Name</w:t>
            </w:r>
          </w:p>
        </w:tc>
        <w:tc>
          <w:tcPr>
            <w:tcW w:w="776" w:type="dxa"/>
            <w:textDirection w:val="btLr"/>
            <w:vAlign w:val="center"/>
          </w:tcPr>
          <w:p w14:paraId="723371CE" w14:textId="0005922F" w:rsidR="00791A3C" w:rsidRDefault="00791A3C" w:rsidP="00791A3C">
            <w:pPr>
              <w:ind w:left="113" w:right="113"/>
              <w:jc w:val="center"/>
              <w:rPr>
                <w:rFonts w:asciiTheme="minorHAnsi" w:hAnsiTheme="minorHAnsi"/>
                <w:sz w:val="18"/>
                <w:szCs w:val="18"/>
              </w:rPr>
            </w:pPr>
            <w:r>
              <w:rPr>
                <w:rFonts w:asciiTheme="minorHAnsi" w:hAnsiTheme="minorHAnsi"/>
                <w:sz w:val="18"/>
                <w:szCs w:val="18"/>
              </w:rPr>
              <w:t>System Type</w:t>
            </w:r>
          </w:p>
        </w:tc>
        <w:tc>
          <w:tcPr>
            <w:tcW w:w="777" w:type="dxa"/>
            <w:textDirection w:val="btLr"/>
            <w:vAlign w:val="center"/>
          </w:tcPr>
          <w:p w14:paraId="3AA1D842" w14:textId="6D136D42" w:rsidR="00791A3C" w:rsidRDefault="00791A3C" w:rsidP="00791A3C">
            <w:pPr>
              <w:ind w:left="113" w:right="113"/>
              <w:jc w:val="center"/>
              <w:rPr>
                <w:rFonts w:asciiTheme="minorHAnsi" w:hAnsiTheme="minorHAnsi"/>
                <w:sz w:val="18"/>
                <w:szCs w:val="18"/>
              </w:rPr>
            </w:pPr>
            <w:r>
              <w:rPr>
                <w:rFonts w:asciiTheme="minorHAnsi" w:hAnsiTheme="minorHAnsi"/>
                <w:sz w:val="18"/>
                <w:szCs w:val="18"/>
              </w:rPr>
              <w:t>HVI or AHAM Directory Listed Model Number</w:t>
            </w:r>
          </w:p>
        </w:tc>
        <w:tc>
          <w:tcPr>
            <w:tcW w:w="776" w:type="dxa"/>
            <w:textDirection w:val="btLr"/>
            <w:vAlign w:val="center"/>
          </w:tcPr>
          <w:p w14:paraId="6DF22F85" w14:textId="24B17995" w:rsidR="00791A3C" w:rsidRDefault="00791A3C" w:rsidP="00791A3C">
            <w:pPr>
              <w:ind w:left="113" w:right="113"/>
              <w:jc w:val="center"/>
              <w:rPr>
                <w:rFonts w:asciiTheme="minorHAnsi" w:hAnsiTheme="minorHAnsi"/>
                <w:sz w:val="18"/>
                <w:szCs w:val="18"/>
              </w:rPr>
            </w:pPr>
            <w:r>
              <w:rPr>
                <w:rFonts w:asciiTheme="minorHAnsi" w:hAnsiTheme="minorHAnsi"/>
                <w:sz w:val="18"/>
                <w:szCs w:val="18"/>
              </w:rPr>
              <w:t>HVI or AHAM Directory Listed Rated Airflow</w:t>
            </w:r>
          </w:p>
        </w:tc>
        <w:tc>
          <w:tcPr>
            <w:tcW w:w="776" w:type="dxa"/>
            <w:textDirection w:val="btLr"/>
            <w:vAlign w:val="center"/>
          </w:tcPr>
          <w:p w14:paraId="7F15EF75" w14:textId="7DFD62EA" w:rsidR="00791A3C" w:rsidRDefault="00791A3C" w:rsidP="00791A3C">
            <w:pPr>
              <w:ind w:left="113" w:right="113"/>
              <w:jc w:val="center"/>
              <w:rPr>
                <w:rFonts w:asciiTheme="minorHAnsi" w:hAnsiTheme="minorHAnsi"/>
                <w:sz w:val="18"/>
                <w:szCs w:val="18"/>
              </w:rPr>
            </w:pPr>
            <w:r>
              <w:rPr>
                <w:rFonts w:asciiTheme="minorHAnsi" w:hAnsiTheme="minorHAnsi"/>
                <w:sz w:val="18"/>
                <w:szCs w:val="18"/>
              </w:rPr>
              <w:t>HVI or AHAM Directory Listed Sound Rating</w:t>
            </w:r>
          </w:p>
        </w:tc>
        <w:tc>
          <w:tcPr>
            <w:tcW w:w="776" w:type="dxa"/>
            <w:textDirection w:val="btLr"/>
            <w:vAlign w:val="center"/>
          </w:tcPr>
          <w:p w14:paraId="07905C4F" w14:textId="399C4585" w:rsidR="00791A3C" w:rsidRDefault="00791A3C" w:rsidP="00791A3C">
            <w:pPr>
              <w:ind w:left="113" w:right="113"/>
              <w:jc w:val="center"/>
              <w:rPr>
                <w:rFonts w:asciiTheme="minorHAnsi" w:hAnsiTheme="minorHAnsi"/>
                <w:sz w:val="18"/>
                <w:szCs w:val="18"/>
              </w:rPr>
            </w:pPr>
            <w:r>
              <w:rPr>
                <w:rFonts w:asciiTheme="minorHAnsi" w:hAnsiTheme="minorHAnsi"/>
                <w:sz w:val="18"/>
                <w:szCs w:val="18"/>
              </w:rPr>
              <w:t>Minimum Airflow (defaults to rated airflow)</w:t>
            </w:r>
          </w:p>
        </w:tc>
        <w:tc>
          <w:tcPr>
            <w:tcW w:w="776" w:type="dxa"/>
            <w:textDirection w:val="btLr"/>
            <w:vAlign w:val="center"/>
          </w:tcPr>
          <w:p w14:paraId="4831FF77" w14:textId="6834F1E0" w:rsidR="00791A3C" w:rsidRDefault="00791A3C" w:rsidP="00791A3C">
            <w:pPr>
              <w:ind w:left="113" w:right="113"/>
              <w:jc w:val="center"/>
              <w:rPr>
                <w:rFonts w:asciiTheme="minorHAnsi" w:hAnsiTheme="minorHAnsi"/>
                <w:sz w:val="18"/>
                <w:szCs w:val="18"/>
              </w:rPr>
            </w:pPr>
            <w:r>
              <w:rPr>
                <w:rFonts w:asciiTheme="minorHAnsi" w:hAnsiTheme="minorHAnsi"/>
                <w:sz w:val="18"/>
                <w:szCs w:val="18"/>
              </w:rPr>
              <w:t>Operation Schedule</w:t>
            </w:r>
          </w:p>
        </w:tc>
        <w:tc>
          <w:tcPr>
            <w:tcW w:w="762" w:type="dxa"/>
            <w:textDirection w:val="btLr"/>
          </w:tcPr>
          <w:p w14:paraId="23F36450" w14:textId="18490583" w:rsidR="00791A3C" w:rsidRDefault="00791A3C" w:rsidP="00791A3C">
            <w:pPr>
              <w:ind w:left="113" w:right="113"/>
              <w:jc w:val="center"/>
              <w:rPr>
                <w:rFonts w:asciiTheme="minorHAnsi" w:hAnsiTheme="minorHAnsi"/>
                <w:sz w:val="18"/>
                <w:szCs w:val="18"/>
              </w:rPr>
            </w:pPr>
            <w:r>
              <w:rPr>
                <w:rFonts w:asciiTheme="minorHAnsi" w:hAnsiTheme="minorHAnsi"/>
                <w:sz w:val="18"/>
                <w:szCs w:val="18"/>
              </w:rPr>
              <w:t>Method of Compliance</w:t>
            </w:r>
          </w:p>
        </w:tc>
        <w:tc>
          <w:tcPr>
            <w:tcW w:w="776" w:type="dxa"/>
            <w:textDirection w:val="btLr"/>
            <w:vAlign w:val="center"/>
          </w:tcPr>
          <w:p w14:paraId="41225DFC" w14:textId="269A2E04" w:rsidR="00791A3C" w:rsidRDefault="00791A3C" w:rsidP="00791A3C">
            <w:pPr>
              <w:ind w:left="113" w:right="113"/>
              <w:jc w:val="center"/>
              <w:rPr>
                <w:rFonts w:asciiTheme="minorHAnsi" w:hAnsiTheme="minorHAnsi"/>
                <w:sz w:val="18"/>
                <w:szCs w:val="18"/>
              </w:rPr>
            </w:pPr>
            <w:r>
              <w:rPr>
                <w:rFonts w:asciiTheme="minorHAnsi" w:hAnsiTheme="minorHAnsi"/>
                <w:sz w:val="18"/>
                <w:szCs w:val="18"/>
              </w:rPr>
              <w:t>Required Minimum Ventilation Rate (if demand controlled)</w:t>
            </w:r>
          </w:p>
        </w:tc>
        <w:tc>
          <w:tcPr>
            <w:tcW w:w="742" w:type="dxa"/>
            <w:textDirection w:val="btLr"/>
          </w:tcPr>
          <w:p w14:paraId="48988FBD" w14:textId="53C32867" w:rsidR="00791A3C" w:rsidRDefault="00791A3C" w:rsidP="00791A3C">
            <w:pPr>
              <w:ind w:left="113" w:right="113"/>
              <w:jc w:val="center"/>
              <w:rPr>
                <w:rFonts w:asciiTheme="minorHAnsi" w:hAnsiTheme="minorHAnsi"/>
                <w:sz w:val="18"/>
                <w:szCs w:val="18"/>
              </w:rPr>
            </w:pPr>
            <w:r w:rsidRPr="00AC53D5">
              <w:rPr>
                <w:rFonts w:asciiTheme="minorHAnsi" w:hAnsiTheme="minorHAnsi"/>
                <w:sz w:val="18"/>
                <w:szCs w:val="18"/>
              </w:rPr>
              <w:t>Exception to Maximum Sound Rating</w:t>
            </w:r>
          </w:p>
        </w:tc>
        <w:tc>
          <w:tcPr>
            <w:tcW w:w="776" w:type="dxa"/>
            <w:textDirection w:val="btLr"/>
            <w:vAlign w:val="center"/>
          </w:tcPr>
          <w:p w14:paraId="5E7C59A6" w14:textId="2DD467A2" w:rsidR="00791A3C" w:rsidRDefault="00791A3C" w:rsidP="00791A3C">
            <w:pPr>
              <w:ind w:left="113" w:right="113"/>
              <w:jc w:val="center"/>
              <w:rPr>
                <w:rFonts w:asciiTheme="minorHAnsi" w:hAnsiTheme="minorHAnsi"/>
                <w:sz w:val="18"/>
                <w:szCs w:val="18"/>
              </w:rPr>
            </w:pPr>
            <w:r>
              <w:rPr>
                <w:rFonts w:asciiTheme="minorHAnsi" w:hAnsiTheme="minorHAnsi"/>
                <w:sz w:val="18"/>
                <w:szCs w:val="18"/>
              </w:rPr>
              <w:t>Maximum Sound Rating</w:t>
            </w:r>
          </w:p>
        </w:tc>
        <w:tc>
          <w:tcPr>
            <w:tcW w:w="776" w:type="dxa"/>
            <w:textDirection w:val="btLr"/>
            <w:vAlign w:val="center"/>
          </w:tcPr>
          <w:p w14:paraId="63880B9F" w14:textId="5ED3E468" w:rsidR="00791A3C" w:rsidRDefault="00791A3C" w:rsidP="00791A3C">
            <w:pPr>
              <w:ind w:left="113" w:right="113"/>
              <w:jc w:val="center"/>
              <w:rPr>
                <w:rFonts w:asciiTheme="minorHAnsi" w:hAnsiTheme="minorHAnsi"/>
                <w:sz w:val="18"/>
                <w:szCs w:val="18"/>
              </w:rPr>
            </w:pPr>
            <w:r>
              <w:rPr>
                <w:rFonts w:asciiTheme="minorHAnsi" w:hAnsiTheme="minorHAnsi"/>
                <w:sz w:val="18"/>
                <w:szCs w:val="18"/>
              </w:rPr>
              <w:t>Compliance Statement for Airflow</w:t>
            </w:r>
          </w:p>
        </w:tc>
        <w:tc>
          <w:tcPr>
            <w:tcW w:w="749" w:type="dxa"/>
            <w:textDirection w:val="btLr"/>
          </w:tcPr>
          <w:p w14:paraId="668ABC19" w14:textId="366B4BC5" w:rsidR="00791A3C" w:rsidRDefault="00791A3C" w:rsidP="00791A3C">
            <w:pPr>
              <w:ind w:left="113" w:right="113"/>
              <w:jc w:val="center"/>
              <w:rPr>
                <w:rFonts w:asciiTheme="minorHAnsi" w:hAnsiTheme="minorHAnsi"/>
                <w:sz w:val="18"/>
                <w:szCs w:val="18"/>
              </w:rPr>
            </w:pPr>
            <w:r>
              <w:rPr>
                <w:rFonts w:asciiTheme="minorHAnsi" w:hAnsiTheme="minorHAnsi"/>
                <w:sz w:val="18"/>
                <w:szCs w:val="18"/>
              </w:rPr>
              <w:t>Compliance Statement for Sound</w:t>
            </w:r>
          </w:p>
        </w:tc>
      </w:tr>
      <w:tr w:rsidR="00791A3C" w14:paraId="3F70F35D" w14:textId="32764B21" w:rsidTr="0096478D">
        <w:tc>
          <w:tcPr>
            <w:tcW w:w="776" w:type="dxa"/>
          </w:tcPr>
          <w:p w14:paraId="35845110" w14:textId="2857978B" w:rsidR="00791A3C" w:rsidRDefault="00791A3C" w:rsidP="00791A3C">
            <w:pPr>
              <w:rPr>
                <w:rFonts w:asciiTheme="minorHAnsi" w:hAnsiTheme="minorHAnsi"/>
                <w:sz w:val="18"/>
                <w:szCs w:val="18"/>
              </w:rPr>
            </w:pPr>
          </w:p>
        </w:tc>
        <w:tc>
          <w:tcPr>
            <w:tcW w:w="776" w:type="dxa"/>
          </w:tcPr>
          <w:p w14:paraId="3026B5F2" w14:textId="435D710F" w:rsidR="00791A3C" w:rsidRDefault="00791A3C" w:rsidP="00791A3C">
            <w:pPr>
              <w:rPr>
                <w:rFonts w:asciiTheme="minorHAnsi" w:hAnsiTheme="minorHAnsi"/>
                <w:sz w:val="18"/>
                <w:szCs w:val="18"/>
              </w:rPr>
            </w:pPr>
          </w:p>
        </w:tc>
        <w:tc>
          <w:tcPr>
            <w:tcW w:w="776" w:type="dxa"/>
          </w:tcPr>
          <w:p w14:paraId="581EC44D" w14:textId="72C723D0" w:rsidR="00791A3C" w:rsidRDefault="00791A3C" w:rsidP="00791A3C">
            <w:pPr>
              <w:rPr>
                <w:rFonts w:asciiTheme="minorHAnsi" w:hAnsiTheme="minorHAnsi"/>
                <w:sz w:val="18"/>
                <w:szCs w:val="18"/>
              </w:rPr>
            </w:pPr>
          </w:p>
        </w:tc>
        <w:tc>
          <w:tcPr>
            <w:tcW w:w="777" w:type="dxa"/>
          </w:tcPr>
          <w:p w14:paraId="2F5DB170" w14:textId="5CB5DAD2" w:rsidR="00791A3C" w:rsidRDefault="00791A3C" w:rsidP="00791A3C">
            <w:pPr>
              <w:rPr>
                <w:rFonts w:asciiTheme="minorHAnsi" w:hAnsiTheme="minorHAnsi"/>
                <w:sz w:val="18"/>
                <w:szCs w:val="18"/>
              </w:rPr>
            </w:pPr>
          </w:p>
        </w:tc>
        <w:tc>
          <w:tcPr>
            <w:tcW w:w="776" w:type="dxa"/>
          </w:tcPr>
          <w:p w14:paraId="386CEC01" w14:textId="479898A9" w:rsidR="00791A3C" w:rsidRDefault="00791A3C" w:rsidP="00791A3C">
            <w:pPr>
              <w:rPr>
                <w:rFonts w:asciiTheme="minorHAnsi" w:hAnsiTheme="minorHAnsi"/>
                <w:sz w:val="18"/>
                <w:szCs w:val="18"/>
              </w:rPr>
            </w:pPr>
          </w:p>
        </w:tc>
        <w:tc>
          <w:tcPr>
            <w:tcW w:w="776" w:type="dxa"/>
          </w:tcPr>
          <w:p w14:paraId="45A6C5CB" w14:textId="4425543A" w:rsidR="00791A3C" w:rsidRDefault="00791A3C" w:rsidP="00791A3C">
            <w:pPr>
              <w:rPr>
                <w:rFonts w:asciiTheme="minorHAnsi" w:hAnsiTheme="minorHAnsi"/>
                <w:sz w:val="18"/>
                <w:szCs w:val="18"/>
              </w:rPr>
            </w:pPr>
          </w:p>
        </w:tc>
        <w:tc>
          <w:tcPr>
            <w:tcW w:w="776" w:type="dxa"/>
          </w:tcPr>
          <w:p w14:paraId="30B1A7B5" w14:textId="671CFDD3" w:rsidR="00791A3C" w:rsidRDefault="00791A3C" w:rsidP="00791A3C">
            <w:pPr>
              <w:rPr>
                <w:rFonts w:asciiTheme="minorHAnsi" w:hAnsiTheme="minorHAnsi"/>
                <w:sz w:val="18"/>
                <w:szCs w:val="18"/>
              </w:rPr>
            </w:pPr>
          </w:p>
        </w:tc>
        <w:tc>
          <w:tcPr>
            <w:tcW w:w="776" w:type="dxa"/>
          </w:tcPr>
          <w:p w14:paraId="2A7BA292" w14:textId="5E426FCD" w:rsidR="00791A3C" w:rsidRDefault="00791A3C" w:rsidP="00791A3C">
            <w:pPr>
              <w:rPr>
                <w:rFonts w:asciiTheme="minorHAnsi" w:hAnsiTheme="minorHAnsi"/>
                <w:sz w:val="18"/>
                <w:szCs w:val="18"/>
              </w:rPr>
            </w:pPr>
          </w:p>
        </w:tc>
        <w:tc>
          <w:tcPr>
            <w:tcW w:w="762" w:type="dxa"/>
          </w:tcPr>
          <w:p w14:paraId="5AE6A8D2" w14:textId="35C7F7BF" w:rsidR="00791A3C" w:rsidRDefault="00791A3C" w:rsidP="00791A3C">
            <w:pPr>
              <w:rPr>
                <w:rFonts w:asciiTheme="minorHAnsi" w:hAnsiTheme="minorHAnsi"/>
                <w:sz w:val="18"/>
                <w:szCs w:val="18"/>
              </w:rPr>
            </w:pPr>
          </w:p>
        </w:tc>
        <w:tc>
          <w:tcPr>
            <w:tcW w:w="776" w:type="dxa"/>
          </w:tcPr>
          <w:p w14:paraId="75FFB584" w14:textId="53781FEB" w:rsidR="00791A3C" w:rsidRDefault="00791A3C" w:rsidP="00791A3C">
            <w:pPr>
              <w:rPr>
                <w:rFonts w:asciiTheme="minorHAnsi" w:hAnsiTheme="minorHAnsi"/>
                <w:sz w:val="18"/>
                <w:szCs w:val="18"/>
              </w:rPr>
            </w:pPr>
          </w:p>
        </w:tc>
        <w:tc>
          <w:tcPr>
            <w:tcW w:w="742" w:type="dxa"/>
          </w:tcPr>
          <w:p w14:paraId="119FFF21" w14:textId="77777777" w:rsidR="00791A3C" w:rsidRDefault="00791A3C" w:rsidP="00791A3C">
            <w:pPr>
              <w:rPr>
                <w:rFonts w:asciiTheme="minorHAnsi" w:hAnsiTheme="minorHAnsi"/>
                <w:sz w:val="18"/>
                <w:szCs w:val="18"/>
              </w:rPr>
            </w:pPr>
          </w:p>
        </w:tc>
        <w:tc>
          <w:tcPr>
            <w:tcW w:w="776" w:type="dxa"/>
          </w:tcPr>
          <w:p w14:paraId="1B9DB4E2" w14:textId="0F462903" w:rsidR="00791A3C" w:rsidRDefault="00791A3C" w:rsidP="00791A3C">
            <w:pPr>
              <w:rPr>
                <w:rFonts w:asciiTheme="minorHAnsi" w:hAnsiTheme="minorHAnsi"/>
                <w:sz w:val="18"/>
                <w:szCs w:val="18"/>
              </w:rPr>
            </w:pPr>
          </w:p>
        </w:tc>
        <w:tc>
          <w:tcPr>
            <w:tcW w:w="776" w:type="dxa"/>
          </w:tcPr>
          <w:p w14:paraId="3D9CB24C" w14:textId="7A80480A" w:rsidR="00791A3C" w:rsidRDefault="00791A3C" w:rsidP="00791A3C">
            <w:pPr>
              <w:rPr>
                <w:rFonts w:asciiTheme="minorHAnsi" w:hAnsiTheme="minorHAnsi"/>
                <w:sz w:val="18"/>
                <w:szCs w:val="18"/>
              </w:rPr>
            </w:pPr>
          </w:p>
        </w:tc>
        <w:tc>
          <w:tcPr>
            <w:tcW w:w="749" w:type="dxa"/>
          </w:tcPr>
          <w:p w14:paraId="5D3901E3" w14:textId="2658A9C9" w:rsidR="00791A3C" w:rsidRDefault="00791A3C" w:rsidP="00791A3C">
            <w:pPr>
              <w:rPr>
                <w:rFonts w:asciiTheme="minorHAnsi" w:hAnsiTheme="minorHAnsi"/>
                <w:sz w:val="18"/>
                <w:szCs w:val="18"/>
              </w:rPr>
            </w:pPr>
          </w:p>
        </w:tc>
      </w:tr>
      <w:tr w:rsidR="00791A3C" w14:paraId="35AEB313" w14:textId="6483FBAB" w:rsidTr="0096478D">
        <w:tc>
          <w:tcPr>
            <w:tcW w:w="776" w:type="dxa"/>
          </w:tcPr>
          <w:p w14:paraId="6B3503E2" w14:textId="7F2CF2EC" w:rsidR="00791A3C" w:rsidRDefault="00791A3C" w:rsidP="00791A3C">
            <w:pPr>
              <w:rPr>
                <w:rFonts w:asciiTheme="minorHAnsi" w:hAnsiTheme="minorHAnsi"/>
                <w:sz w:val="18"/>
                <w:szCs w:val="18"/>
              </w:rPr>
            </w:pPr>
          </w:p>
        </w:tc>
        <w:tc>
          <w:tcPr>
            <w:tcW w:w="776" w:type="dxa"/>
          </w:tcPr>
          <w:p w14:paraId="6BE2F1C8" w14:textId="7A7041F0" w:rsidR="00791A3C" w:rsidRDefault="00791A3C" w:rsidP="00791A3C">
            <w:pPr>
              <w:rPr>
                <w:rFonts w:asciiTheme="minorHAnsi" w:hAnsiTheme="minorHAnsi"/>
                <w:sz w:val="18"/>
                <w:szCs w:val="18"/>
              </w:rPr>
            </w:pPr>
          </w:p>
        </w:tc>
        <w:tc>
          <w:tcPr>
            <w:tcW w:w="776" w:type="dxa"/>
          </w:tcPr>
          <w:p w14:paraId="7C626915" w14:textId="3F9E9E48" w:rsidR="00791A3C" w:rsidRDefault="00791A3C" w:rsidP="00791A3C">
            <w:pPr>
              <w:rPr>
                <w:rFonts w:asciiTheme="minorHAnsi" w:hAnsiTheme="minorHAnsi"/>
                <w:sz w:val="18"/>
                <w:szCs w:val="18"/>
              </w:rPr>
            </w:pPr>
          </w:p>
        </w:tc>
        <w:tc>
          <w:tcPr>
            <w:tcW w:w="777" w:type="dxa"/>
          </w:tcPr>
          <w:p w14:paraId="66664C54" w14:textId="432B0101" w:rsidR="00791A3C" w:rsidRDefault="00791A3C" w:rsidP="00791A3C">
            <w:pPr>
              <w:rPr>
                <w:rFonts w:asciiTheme="minorHAnsi" w:hAnsiTheme="minorHAnsi"/>
                <w:sz w:val="18"/>
                <w:szCs w:val="18"/>
              </w:rPr>
            </w:pPr>
          </w:p>
        </w:tc>
        <w:tc>
          <w:tcPr>
            <w:tcW w:w="776" w:type="dxa"/>
          </w:tcPr>
          <w:p w14:paraId="7D8B1C89" w14:textId="63D25CD3" w:rsidR="00791A3C" w:rsidRDefault="00791A3C" w:rsidP="00791A3C">
            <w:pPr>
              <w:rPr>
                <w:rFonts w:asciiTheme="minorHAnsi" w:hAnsiTheme="minorHAnsi"/>
                <w:sz w:val="18"/>
                <w:szCs w:val="18"/>
              </w:rPr>
            </w:pPr>
          </w:p>
        </w:tc>
        <w:tc>
          <w:tcPr>
            <w:tcW w:w="776" w:type="dxa"/>
          </w:tcPr>
          <w:p w14:paraId="5CD2B4CB" w14:textId="18400636" w:rsidR="00791A3C" w:rsidRDefault="00791A3C" w:rsidP="00791A3C">
            <w:pPr>
              <w:rPr>
                <w:rFonts w:asciiTheme="minorHAnsi" w:hAnsiTheme="minorHAnsi"/>
                <w:sz w:val="18"/>
                <w:szCs w:val="18"/>
              </w:rPr>
            </w:pPr>
          </w:p>
        </w:tc>
        <w:tc>
          <w:tcPr>
            <w:tcW w:w="776" w:type="dxa"/>
          </w:tcPr>
          <w:p w14:paraId="1A6EC7DC" w14:textId="6B3B0D3F" w:rsidR="00791A3C" w:rsidRDefault="00791A3C" w:rsidP="00791A3C">
            <w:pPr>
              <w:rPr>
                <w:rFonts w:asciiTheme="minorHAnsi" w:hAnsiTheme="minorHAnsi"/>
                <w:sz w:val="18"/>
                <w:szCs w:val="18"/>
              </w:rPr>
            </w:pPr>
          </w:p>
        </w:tc>
        <w:tc>
          <w:tcPr>
            <w:tcW w:w="776" w:type="dxa"/>
          </w:tcPr>
          <w:p w14:paraId="26F5FCEB" w14:textId="53781C9A" w:rsidR="00791A3C" w:rsidRDefault="00791A3C" w:rsidP="00791A3C">
            <w:pPr>
              <w:rPr>
                <w:rFonts w:asciiTheme="minorHAnsi" w:hAnsiTheme="minorHAnsi"/>
                <w:sz w:val="18"/>
                <w:szCs w:val="18"/>
              </w:rPr>
            </w:pPr>
          </w:p>
        </w:tc>
        <w:tc>
          <w:tcPr>
            <w:tcW w:w="762" w:type="dxa"/>
          </w:tcPr>
          <w:p w14:paraId="02857A1F" w14:textId="41EE1D62" w:rsidR="00791A3C" w:rsidRDefault="00791A3C" w:rsidP="00791A3C">
            <w:pPr>
              <w:rPr>
                <w:rFonts w:asciiTheme="minorHAnsi" w:hAnsiTheme="minorHAnsi"/>
                <w:sz w:val="18"/>
                <w:szCs w:val="18"/>
              </w:rPr>
            </w:pPr>
          </w:p>
        </w:tc>
        <w:tc>
          <w:tcPr>
            <w:tcW w:w="776" w:type="dxa"/>
          </w:tcPr>
          <w:p w14:paraId="45F48D7A" w14:textId="66E9FF7B" w:rsidR="00791A3C" w:rsidRDefault="00791A3C" w:rsidP="00791A3C">
            <w:pPr>
              <w:rPr>
                <w:rFonts w:asciiTheme="minorHAnsi" w:hAnsiTheme="minorHAnsi"/>
                <w:sz w:val="18"/>
                <w:szCs w:val="18"/>
              </w:rPr>
            </w:pPr>
          </w:p>
        </w:tc>
        <w:tc>
          <w:tcPr>
            <w:tcW w:w="742" w:type="dxa"/>
          </w:tcPr>
          <w:p w14:paraId="6EF96FD2" w14:textId="77777777" w:rsidR="00791A3C" w:rsidRDefault="00791A3C" w:rsidP="00791A3C">
            <w:pPr>
              <w:rPr>
                <w:rFonts w:asciiTheme="minorHAnsi" w:hAnsiTheme="minorHAnsi"/>
                <w:sz w:val="18"/>
                <w:szCs w:val="18"/>
              </w:rPr>
            </w:pPr>
          </w:p>
        </w:tc>
        <w:tc>
          <w:tcPr>
            <w:tcW w:w="776" w:type="dxa"/>
          </w:tcPr>
          <w:p w14:paraId="51E44D72" w14:textId="685DBBC5" w:rsidR="00791A3C" w:rsidRDefault="00791A3C" w:rsidP="00791A3C">
            <w:pPr>
              <w:rPr>
                <w:rFonts w:asciiTheme="minorHAnsi" w:hAnsiTheme="minorHAnsi"/>
                <w:sz w:val="18"/>
                <w:szCs w:val="18"/>
              </w:rPr>
            </w:pPr>
          </w:p>
        </w:tc>
        <w:tc>
          <w:tcPr>
            <w:tcW w:w="776" w:type="dxa"/>
          </w:tcPr>
          <w:p w14:paraId="3E7BFD3C" w14:textId="6EF2CE42" w:rsidR="00791A3C" w:rsidRDefault="00791A3C" w:rsidP="00791A3C">
            <w:pPr>
              <w:rPr>
                <w:rFonts w:asciiTheme="minorHAnsi" w:hAnsiTheme="minorHAnsi"/>
                <w:sz w:val="18"/>
                <w:szCs w:val="18"/>
              </w:rPr>
            </w:pPr>
          </w:p>
        </w:tc>
        <w:tc>
          <w:tcPr>
            <w:tcW w:w="749" w:type="dxa"/>
          </w:tcPr>
          <w:p w14:paraId="3DCA172F" w14:textId="73DF9C81" w:rsidR="00791A3C" w:rsidRDefault="00791A3C" w:rsidP="00791A3C">
            <w:pPr>
              <w:rPr>
                <w:rFonts w:asciiTheme="minorHAnsi" w:hAnsiTheme="minorHAnsi"/>
                <w:sz w:val="18"/>
                <w:szCs w:val="18"/>
              </w:rPr>
            </w:pPr>
          </w:p>
        </w:tc>
      </w:tr>
    </w:tbl>
    <w:p w14:paraId="257FD02F" w14:textId="77777777" w:rsidR="00861E71" w:rsidRDefault="00861E71"/>
    <w:tbl>
      <w:tblPr>
        <w:tblStyle w:val="TableGrid"/>
        <w:tblW w:w="0" w:type="auto"/>
        <w:tblLook w:val="04A0" w:firstRow="1" w:lastRow="0" w:firstColumn="1" w:lastColumn="0" w:noHBand="0" w:noVBand="1"/>
      </w:tblPr>
      <w:tblGrid>
        <w:gridCol w:w="715"/>
        <w:gridCol w:w="4500"/>
        <w:gridCol w:w="5575"/>
      </w:tblGrid>
      <w:tr w:rsidR="00DC59D7" w14:paraId="60524E0E" w14:textId="77777777" w:rsidTr="00307737">
        <w:tc>
          <w:tcPr>
            <w:tcW w:w="10790" w:type="dxa"/>
            <w:gridSpan w:val="3"/>
          </w:tcPr>
          <w:p w14:paraId="480E1BEE" w14:textId="1BD3CE37" w:rsidR="00DC59D7" w:rsidRDefault="00FD11ED">
            <w:pPr>
              <w:rPr>
                <w:rFonts w:asciiTheme="minorHAnsi" w:hAnsiTheme="minorHAnsi"/>
                <w:sz w:val="18"/>
                <w:szCs w:val="18"/>
              </w:rPr>
            </w:pPr>
            <w:r>
              <w:rPr>
                <w:rFonts w:asciiTheme="minorHAnsi" w:hAnsiTheme="minorHAnsi"/>
                <w:b/>
                <w:szCs w:val="18"/>
              </w:rPr>
              <w:t>C</w:t>
            </w:r>
            <w:r w:rsidR="00DC59D7" w:rsidRPr="006A6F35">
              <w:rPr>
                <w:rFonts w:asciiTheme="minorHAnsi" w:hAnsiTheme="minorHAnsi"/>
                <w:b/>
                <w:szCs w:val="18"/>
              </w:rPr>
              <w:t>. Continuous Kitchen Exhaust</w:t>
            </w:r>
          </w:p>
        </w:tc>
      </w:tr>
      <w:tr w:rsidR="00DC59D7" w14:paraId="72E02FF3" w14:textId="77777777" w:rsidTr="00307737">
        <w:tc>
          <w:tcPr>
            <w:tcW w:w="715" w:type="dxa"/>
            <w:vAlign w:val="center"/>
          </w:tcPr>
          <w:p w14:paraId="50894BB2" w14:textId="77777777" w:rsidR="00DC59D7" w:rsidRDefault="00DC59D7" w:rsidP="00307737">
            <w:pPr>
              <w:jc w:val="center"/>
              <w:rPr>
                <w:rFonts w:asciiTheme="minorHAnsi" w:hAnsiTheme="minorHAnsi"/>
                <w:sz w:val="18"/>
                <w:szCs w:val="18"/>
              </w:rPr>
            </w:pPr>
            <w:r>
              <w:rPr>
                <w:rFonts w:asciiTheme="minorHAnsi" w:hAnsiTheme="minorHAnsi"/>
                <w:sz w:val="18"/>
                <w:szCs w:val="18"/>
              </w:rPr>
              <w:t>01</w:t>
            </w:r>
          </w:p>
        </w:tc>
        <w:tc>
          <w:tcPr>
            <w:tcW w:w="4500" w:type="dxa"/>
            <w:vAlign w:val="center"/>
          </w:tcPr>
          <w:p w14:paraId="3E29D8FC" w14:textId="77777777" w:rsidR="00DC59D7" w:rsidRDefault="00DC59D7" w:rsidP="00307737">
            <w:pPr>
              <w:rPr>
                <w:rFonts w:asciiTheme="minorHAnsi" w:hAnsiTheme="minorHAnsi"/>
                <w:sz w:val="18"/>
                <w:szCs w:val="18"/>
              </w:rPr>
            </w:pPr>
            <w:r>
              <w:rPr>
                <w:rFonts w:asciiTheme="minorHAnsi" w:hAnsiTheme="minorHAnsi"/>
                <w:sz w:val="18"/>
                <w:szCs w:val="18"/>
              </w:rPr>
              <w:t>Total Continuous Ventilation Airflow</w:t>
            </w:r>
          </w:p>
        </w:tc>
        <w:tc>
          <w:tcPr>
            <w:tcW w:w="5575" w:type="dxa"/>
          </w:tcPr>
          <w:p w14:paraId="5E1F53D6" w14:textId="28865D6A" w:rsidR="00DC59D7" w:rsidRDefault="00DC59D7" w:rsidP="00307737">
            <w:pPr>
              <w:rPr>
                <w:rFonts w:asciiTheme="minorHAnsi" w:hAnsiTheme="minorHAnsi"/>
                <w:sz w:val="18"/>
                <w:szCs w:val="18"/>
              </w:rPr>
            </w:pPr>
          </w:p>
        </w:tc>
      </w:tr>
      <w:tr w:rsidR="00DC59D7" w14:paraId="5B41B3F3" w14:textId="77777777" w:rsidTr="00307737">
        <w:tc>
          <w:tcPr>
            <w:tcW w:w="715" w:type="dxa"/>
            <w:vAlign w:val="center"/>
          </w:tcPr>
          <w:p w14:paraId="1D9C7D1C" w14:textId="77777777" w:rsidR="00DC59D7" w:rsidRDefault="00DC59D7" w:rsidP="00307737">
            <w:pPr>
              <w:jc w:val="center"/>
              <w:rPr>
                <w:rFonts w:asciiTheme="minorHAnsi" w:hAnsiTheme="minorHAnsi"/>
                <w:sz w:val="18"/>
                <w:szCs w:val="18"/>
              </w:rPr>
            </w:pPr>
            <w:r>
              <w:rPr>
                <w:rFonts w:asciiTheme="minorHAnsi" w:hAnsiTheme="minorHAnsi"/>
                <w:sz w:val="18"/>
                <w:szCs w:val="18"/>
              </w:rPr>
              <w:t>02</w:t>
            </w:r>
          </w:p>
        </w:tc>
        <w:tc>
          <w:tcPr>
            <w:tcW w:w="4500" w:type="dxa"/>
            <w:vAlign w:val="center"/>
          </w:tcPr>
          <w:p w14:paraId="17784A28" w14:textId="77777777" w:rsidR="00DC59D7" w:rsidRDefault="00DC59D7" w:rsidP="00307737">
            <w:pPr>
              <w:rPr>
                <w:rFonts w:asciiTheme="minorHAnsi" w:hAnsiTheme="minorHAnsi"/>
                <w:sz w:val="18"/>
                <w:szCs w:val="18"/>
              </w:rPr>
            </w:pPr>
            <w:r>
              <w:rPr>
                <w:rFonts w:asciiTheme="minorHAnsi" w:hAnsiTheme="minorHAnsi"/>
                <w:sz w:val="18"/>
                <w:szCs w:val="18"/>
              </w:rPr>
              <w:t>Required Minimum Continuous Ventilation Airflow</w:t>
            </w:r>
          </w:p>
        </w:tc>
        <w:tc>
          <w:tcPr>
            <w:tcW w:w="5575" w:type="dxa"/>
          </w:tcPr>
          <w:p w14:paraId="1DE7A8C1" w14:textId="43B2F322" w:rsidR="00DC59D7" w:rsidRDefault="00DC59D7" w:rsidP="00307737">
            <w:pPr>
              <w:rPr>
                <w:rFonts w:asciiTheme="minorHAnsi" w:hAnsiTheme="minorHAnsi"/>
                <w:sz w:val="18"/>
                <w:szCs w:val="18"/>
              </w:rPr>
            </w:pPr>
          </w:p>
        </w:tc>
      </w:tr>
      <w:tr w:rsidR="00DC59D7" w14:paraId="57E10AB9" w14:textId="77777777" w:rsidTr="00307737">
        <w:tc>
          <w:tcPr>
            <w:tcW w:w="715" w:type="dxa"/>
            <w:vAlign w:val="center"/>
          </w:tcPr>
          <w:p w14:paraId="02A16831" w14:textId="77777777" w:rsidR="00DC59D7" w:rsidRDefault="00DC59D7" w:rsidP="00307737">
            <w:pPr>
              <w:jc w:val="center"/>
              <w:rPr>
                <w:rFonts w:asciiTheme="minorHAnsi" w:hAnsiTheme="minorHAnsi"/>
                <w:sz w:val="18"/>
                <w:szCs w:val="18"/>
              </w:rPr>
            </w:pPr>
            <w:r>
              <w:rPr>
                <w:rFonts w:asciiTheme="minorHAnsi" w:hAnsiTheme="minorHAnsi"/>
                <w:sz w:val="18"/>
                <w:szCs w:val="18"/>
              </w:rPr>
              <w:t>03</w:t>
            </w:r>
          </w:p>
        </w:tc>
        <w:tc>
          <w:tcPr>
            <w:tcW w:w="4500" w:type="dxa"/>
            <w:vAlign w:val="center"/>
          </w:tcPr>
          <w:p w14:paraId="0526DD65" w14:textId="77777777" w:rsidR="00DC59D7" w:rsidRDefault="00DC59D7" w:rsidP="00307737">
            <w:pPr>
              <w:rPr>
                <w:rFonts w:asciiTheme="minorHAnsi" w:hAnsiTheme="minorHAnsi"/>
                <w:sz w:val="18"/>
                <w:szCs w:val="18"/>
              </w:rPr>
            </w:pPr>
            <w:r>
              <w:rPr>
                <w:rFonts w:asciiTheme="minorHAnsi" w:hAnsiTheme="minorHAnsi"/>
                <w:sz w:val="18"/>
                <w:szCs w:val="18"/>
              </w:rPr>
              <w:t>Compliance Statement</w:t>
            </w:r>
          </w:p>
        </w:tc>
        <w:tc>
          <w:tcPr>
            <w:tcW w:w="5575" w:type="dxa"/>
          </w:tcPr>
          <w:p w14:paraId="7D343BA4" w14:textId="773AE259" w:rsidR="00DC59D7" w:rsidRDefault="00DC59D7" w:rsidP="00307737">
            <w:pPr>
              <w:rPr>
                <w:rFonts w:asciiTheme="minorHAnsi" w:hAnsiTheme="minorHAnsi"/>
                <w:sz w:val="18"/>
                <w:szCs w:val="18"/>
              </w:rPr>
            </w:pPr>
          </w:p>
        </w:tc>
      </w:tr>
    </w:tbl>
    <w:p w14:paraId="2C640FC2" w14:textId="77777777" w:rsidR="00E452C9" w:rsidRDefault="00E452C9"/>
    <w:tbl>
      <w:tblPr>
        <w:tblStyle w:val="TableGrid1"/>
        <w:tblW w:w="0" w:type="auto"/>
        <w:tblLook w:val="04A0" w:firstRow="1" w:lastRow="0" w:firstColumn="1" w:lastColumn="0" w:noHBand="0" w:noVBand="1"/>
      </w:tblPr>
      <w:tblGrid>
        <w:gridCol w:w="542"/>
        <w:gridCol w:w="4673"/>
        <w:gridCol w:w="5575"/>
      </w:tblGrid>
      <w:tr w:rsidR="00E452C9" w:rsidRPr="0055702B" w14:paraId="37FA03F8" w14:textId="77777777" w:rsidTr="00726475">
        <w:tc>
          <w:tcPr>
            <w:tcW w:w="10790" w:type="dxa"/>
            <w:gridSpan w:val="3"/>
          </w:tcPr>
          <w:p w14:paraId="7C0A7366" w14:textId="2C4E65C0" w:rsidR="00E452C9" w:rsidRPr="00717694" w:rsidRDefault="0014644D" w:rsidP="00726475">
            <w:pPr>
              <w:rPr>
                <w:rFonts w:asciiTheme="minorHAnsi" w:hAnsiTheme="minorHAnsi"/>
                <w:b/>
                <w:szCs w:val="18"/>
              </w:rPr>
            </w:pPr>
            <w:r>
              <w:rPr>
                <w:rFonts w:asciiTheme="minorHAnsi" w:hAnsiTheme="minorHAnsi"/>
                <w:b/>
                <w:szCs w:val="18"/>
              </w:rPr>
              <w:t>C2</w:t>
            </w:r>
            <w:r w:rsidR="00E452C9" w:rsidRPr="006A6F35">
              <w:rPr>
                <w:rFonts w:asciiTheme="minorHAnsi" w:hAnsiTheme="minorHAnsi"/>
                <w:b/>
                <w:szCs w:val="18"/>
              </w:rPr>
              <w:t xml:space="preserve">. </w:t>
            </w:r>
            <w:r w:rsidR="00E452C9">
              <w:rPr>
                <w:rFonts w:asciiTheme="minorHAnsi" w:hAnsiTheme="minorHAnsi"/>
                <w:b/>
                <w:szCs w:val="18"/>
              </w:rPr>
              <w:t xml:space="preserve">Kitchen Range Hood Capture Efficiency Option </w:t>
            </w:r>
          </w:p>
        </w:tc>
      </w:tr>
      <w:tr w:rsidR="00E452C9" w14:paraId="0D887A46" w14:textId="77777777" w:rsidTr="00726475">
        <w:tc>
          <w:tcPr>
            <w:tcW w:w="542" w:type="dxa"/>
            <w:vAlign w:val="center"/>
          </w:tcPr>
          <w:p w14:paraId="0D771AF0" w14:textId="77777777" w:rsidR="00E452C9" w:rsidRDefault="00E452C9" w:rsidP="00726475">
            <w:pPr>
              <w:jc w:val="center"/>
              <w:rPr>
                <w:rFonts w:asciiTheme="minorHAnsi" w:hAnsiTheme="minorHAnsi"/>
                <w:sz w:val="18"/>
                <w:szCs w:val="18"/>
              </w:rPr>
            </w:pPr>
            <w:r>
              <w:rPr>
                <w:rFonts w:asciiTheme="minorHAnsi" w:hAnsiTheme="minorHAnsi"/>
                <w:sz w:val="18"/>
                <w:szCs w:val="18"/>
              </w:rPr>
              <w:t>01</w:t>
            </w:r>
          </w:p>
        </w:tc>
        <w:tc>
          <w:tcPr>
            <w:tcW w:w="4673" w:type="dxa"/>
            <w:vAlign w:val="center"/>
          </w:tcPr>
          <w:p w14:paraId="2D51147F" w14:textId="77777777" w:rsidR="00E452C9" w:rsidRDefault="00E452C9" w:rsidP="00726475">
            <w:pPr>
              <w:rPr>
                <w:rFonts w:asciiTheme="minorHAnsi" w:hAnsiTheme="minorHAnsi"/>
                <w:sz w:val="18"/>
                <w:szCs w:val="18"/>
              </w:rPr>
            </w:pPr>
            <w:r>
              <w:rPr>
                <w:rFonts w:asciiTheme="minorHAnsi" w:hAnsiTheme="minorHAnsi"/>
                <w:sz w:val="18"/>
                <w:szCs w:val="18"/>
              </w:rPr>
              <w:t>Manufacturer Name</w:t>
            </w:r>
          </w:p>
        </w:tc>
        <w:tc>
          <w:tcPr>
            <w:tcW w:w="5575" w:type="dxa"/>
          </w:tcPr>
          <w:p w14:paraId="1A8C2587" w14:textId="77777777" w:rsidR="00E452C9" w:rsidRDefault="00E452C9" w:rsidP="00726475">
            <w:pPr>
              <w:rPr>
                <w:rFonts w:asciiTheme="minorHAnsi" w:hAnsiTheme="minorHAnsi"/>
                <w:sz w:val="18"/>
                <w:szCs w:val="18"/>
              </w:rPr>
            </w:pPr>
          </w:p>
        </w:tc>
      </w:tr>
      <w:tr w:rsidR="00E452C9" w14:paraId="74852402" w14:textId="77777777" w:rsidTr="00726475">
        <w:tc>
          <w:tcPr>
            <w:tcW w:w="542" w:type="dxa"/>
            <w:vAlign w:val="center"/>
          </w:tcPr>
          <w:p w14:paraId="47C774D2" w14:textId="77777777" w:rsidR="00E452C9" w:rsidRDefault="00E452C9" w:rsidP="00726475">
            <w:pPr>
              <w:jc w:val="center"/>
              <w:rPr>
                <w:rFonts w:asciiTheme="minorHAnsi" w:hAnsiTheme="minorHAnsi"/>
                <w:sz w:val="18"/>
                <w:szCs w:val="18"/>
              </w:rPr>
            </w:pPr>
            <w:r>
              <w:rPr>
                <w:rFonts w:asciiTheme="minorHAnsi" w:hAnsiTheme="minorHAnsi"/>
                <w:sz w:val="18"/>
                <w:szCs w:val="18"/>
              </w:rPr>
              <w:t>02</w:t>
            </w:r>
          </w:p>
        </w:tc>
        <w:tc>
          <w:tcPr>
            <w:tcW w:w="4673" w:type="dxa"/>
            <w:vAlign w:val="center"/>
          </w:tcPr>
          <w:p w14:paraId="49D96844" w14:textId="77777777" w:rsidR="00E452C9" w:rsidRDefault="00E452C9" w:rsidP="00726475">
            <w:pPr>
              <w:rPr>
                <w:rFonts w:asciiTheme="minorHAnsi" w:hAnsiTheme="minorHAnsi"/>
                <w:sz w:val="18"/>
                <w:szCs w:val="18"/>
              </w:rPr>
            </w:pPr>
            <w:r>
              <w:rPr>
                <w:rFonts w:asciiTheme="minorHAnsi" w:hAnsiTheme="minorHAnsi"/>
                <w:sz w:val="18"/>
                <w:szCs w:val="18"/>
              </w:rPr>
              <w:t>CEC-Approved Directory Listed Model Number</w:t>
            </w:r>
          </w:p>
        </w:tc>
        <w:tc>
          <w:tcPr>
            <w:tcW w:w="5575" w:type="dxa"/>
          </w:tcPr>
          <w:p w14:paraId="3481D996" w14:textId="77777777" w:rsidR="00E452C9" w:rsidRDefault="00E452C9" w:rsidP="00726475">
            <w:pPr>
              <w:rPr>
                <w:rFonts w:asciiTheme="minorHAnsi" w:hAnsiTheme="minorHAnsi"/>
                <w:sz w:val="18"/>
                <w:szCs w:val="18"/>
              </w:rPr>
            </w:pPr>
          </w:p>
        </w:tc>
      </w:tr>
      <w:tr w:rsidR="00E452C9" w14:paraId="3976EEC9" w14:textId="77777777" w:rsidTr="00726475">
        <w:tc>
          <w:tcPr>
            <w:tcW w:w="542" w:type="dxa"/>
            <w:vAlign w:val="center"/>
          </w:tcPr>
          <w:p w14:paraId="32C35CBC" w14:textId="77777777" w:rsidR="00E452C9" w:rsidRDefault="00E452C9" w:rsidP="00726475">
            <w:pPr>
              <w:jc w:val="center"/>
              <w:rPr>
                <w:rFonts w:asciiTheme="minorHAnsi" w:hAnsiTheme="minorHAnsi"/>
                <w:sz w:val="18"/>
                <w:szCs w:val="18"/>
              </w:rPr>
            </w:pPr>
            <w:r>
              <w:rPr>
                <w:rFonts w:asciiTheme="minorHAnsi" w:hAnsiTheme="minorHAnsi"/>
                <w:sz w:val="18"/>
                <w:szCs w:val="18"/>
              </w:rPr>
              <w:t>03</w:t>
            </w:r>
          </w:p>
        </w:tc>
        <w:tc>
          <w:tcPr>
            <w:tcW w:w="4673" w:type="dxa"/>
            <w:vAlign w:val="center"/>
          </w:tcPr>
          <w:p w14:paraId="0BC96374" w14:textId="77777777" w:rsidR="00E452C9" w:rsidRDefault="00E452C9" w:rsidP="00726475">
            <w:pPr>
              <w:rPr>
                <w:rFonts w:asciiTheme="minorHAnsi" w:hAnsiTheme="minorHAnsi"/>
                <w:sz w:val="18"/>
                <w:szCs w:val="18"/>
              </w:rPr>
            </w:pPr>
            <w:r>
              <w:rPr>
                <w:rFonts w:asciiTheme="minorHAnsi" w:hAnsiTheme="minorHAnsi"/>
                <w:sz w:val="18"/>
                <w:szCs w:val="18"/>
              </w:rPr>
              <w:t>CEC-Approved Directory Listed Rated Capture Efficiency</w:t>
            </w:r>
          </w:p>
        </w:tc>
        <w:tc>
          <w:tcPr>
            <w:tcW w:w="5575" w:type="dxa"/>
          </w:tcPr>
          <w:p w14:paraId="47F913BC" w14:textId="77777777" w:rsidR="00E452C9" w:rsidRDefault="00E452C9" w:rsidP="00726475">
            <w:pPr>
              <w:rPr>
                <w:rFonts w:asciiTheme="minorHAnsi" w:hAnsiTheme="minorHAnsi"/>
                <w:sz w:val="18"/>
                <w:szCs w:val="18"/>
              </w:rPr>
            </w:pPr>
          </w:p>
        </w:tc>
      </w:tr>
      <w:tr w:rsidR="00E452C9" w14:paraId="73877F63" w14:textId="77777777" w:rsidTr="00726475">
        <w:tc>
          <w:tcPr>
            <w:tcW w:w="542" w:type="dxa"/>
            <w:vAlign w:val="center"/>
          </w:tcPr>
          <w:p w14:paraId="22B3668B" w14:textId="77777777" w:rsidR="00E452C9" w:rsidRDefault="00E452C9" w:rsidP="00726475">
            <w:pPr>
              <w:jc w:val="center"/>
              <w:rPr>
                <w:rFonts w:asciiTheme="minorHAnsi" w:hAnsiTheme="minorHAnsi"/>
                <w:sz w:val="18"/>
                <w:szCs w:val="18"/>
              </w:rPr>
            </w:pPr>
            <w:r>
              <w:rPr>
                <w:rFonts w:asciiTheme="minorHAnsi" w:hAnsiTheme="minorHAnsi"/>
                <w:sz w:val="18"/>
                <w:szCs w:val="18"/>
              </w:rPr>
              <w:t>04</w:t>
            </w:r>
          </w:p>
        </w:tc>
        <w:tc>
          <w:tcPr>
            <w:tcW w:w="4673" w:type="dxa"/>
            <w:vAlign w:val="center"/>
          </w:tcPr>
          <w:p w14:paraId="5771ADF3" w14:textId="7FBD71A5" w:rsidR="00E452C9" w:rsidRDefault="00E452C9" w:rsidP="00726475">
            <w:pPr>
              <w:rPr>
                <w:rFonts w:asciiTheme="minorHAnsi" w:hAnsiTheme="minorHAnsi"/>
                <w:sz w:val="18"/>
                <w:szCs w:val="18"/>
              </w:rPr>
            </w:pPr>
            <w:r>
              <w:rPr>
                <w:rFonts w:asciiTheme="minorHAnsi" w:hAnsiTheme="minorHAnsi"/>
                <w:sz w:val="18"/>
                <w:szCs w:val="18"/>
              </w:rPr>
              <w:t>Required Minimum Capture Efficiency (</w:t>
            </w:r>
            <w:r w:rsidRPr="0055702B">
              <w:rPr>
                <w:rFonts w:asciiTheme="minorHAnsi" w:hAnsiTheme="minorHAnsi"/>
                <w:i/>
                <w:iCs/>
                <w:sz w:val="18"/>
                <w:szCs w:val="18"/>
              </w:rPr>
              <w:t xml:space="preserve">Table </w:t>
            </w:r>
            <w:r w:rsidR="001B6379">
              <w:rPr>
                <w:rFonts w:asciiTheme="minorHAnsi" w:hAnsiTheme="minorHAnsi"/>
                <w:i/>
                <w:iCs/>
                <w:sz w:val="18"/>
                <w:szCs w:val="18"/>
              </w:rPr>
              <w:t>160.2</w:t>
            </w:r>
            <w:r w:rsidRPr="0055702B">
              <w:rPr>
                <w:rFonts w:asciiTheme="minorHAnsi" w:hAnsiTheme="minorHAnsi"/>
                <w:i/>
                <w:iCs/>
                <w:sz w:val="18"/>
                <w:szCs w:val="18"/>
              </w:rPr>
              <w:t>-G</w:t>
            </w:r>
            <w:r>
              <w:rPr>
                <w:rFonts w:asciiTheme="minorHAnsi" w:hAnsiTheme="minorHAnsi"/>
                <w:sz w:val="18"/>
                <w:szCs w:val="18"/>
              </w:rPr>
              <w:t>)</w:t>
            </w:r>
          </w:p>
        </w:tc>
        <w:tc>
          <w:tcPr>
            <w:tcW w:w="5575" w:type="dxa"/>
          </w:tcPr>
          <w:p w14:paraId="3F2B19BF" w14:textId="77777777" w:rsidR="00E452C9" w:rsidRDefault="00E452C9" w:rsidP="00726475">
            <w:pPr>
              <w:rPr>
                <w:rFonts w:asciiTheme="minorHAnsi" w:hAnsiTheme="minorHAnsi"/>
                <w:sz w:val="18"/>
                <w:szCs w:val="18"/>
              </w:rPr>
            </w:pPr>
          </w:p>
        </w:tc>
      </w:tr>
      <w:tr w:rsidR="00E452C9" w14:paraId="30122EFD" w14:textId="77777777" w:rsidTr="00726475">
        <w:tc>
          <w:tcPr>
            <w:tcW w:w="542" w:type="dxa"/>
            <w:vAlign w:val="center"/>
          </w:tcPr>
          <w:p w14:paraId="302EF25A" w14:textId="77777777" w:rsidR="00E452C9" w:rsidRDefault="00E452C9" w:rsidP="00726475">
            <w:pPr>
              <w:jc w:val="center"/>
              <w:rPr>
                <w:rFonts w:asciiTheme="minorHAnsi" w:hAnsiTheme="minorHAnsi"/>
                <w:sz w:val="18"/>
                <w:szCs w:val="18"/>
              </w:rPr>
            </w:pPr>
            <w:r>
              <w:rPr>
                <w:rFonts w:asciiTheme="minorHAnsi" w:hAnsiTheme="minorHAnsi"/>
                <w:sz w:val="18"/>
                <w:szCs w:val="18"/>
              </w:rPr>
              <w:t>05</w:t>
            </w:r>
          </w:p>
        </w:tc>
        <w:tc>
          <w:tcPr>
            <w:tcW w:w="4673" w:type="dxa"/>
            <w:vAlign w:val="center"/>
          </w:tcPr>
          <w:p w14:paraId="14142411" w14:textId="77777777" w:rsidR="00E452C9" w:rsidRDefault="00E452C9" w:rsidP="00726475">
            <w:pPr>
              <w:rPr>
                <w:rFonts w:asciiTheme="minorHAnsi" w:hAnsiTheme="minorHAnsi"/>
                <w:sz w:val="18"/>
                <w:szCs w:val="18"/>
              </w:rPr>
            </w:pPr>
            <w:r>
              <w:rPr>
                <w:rFonts w:asciiTheme="minorHAnsi" w:hAnsiTheme="minorHAnsi"/>
                <w:sz w:val="18"/>
                <w:szCs w:val="18"/>
              </w:rPr>
              <w:t>Compliance Statement</w:t>
            </w:r>
          </w:p>
        </w:tc>
        <w:tc>
          <w:tcPr>
            <w:tcW w:w="5575" w:type="dxa"/>
          </w:tcPr>
          <w:p w14:paraId="63B84A95" w14:textId="77777777" w:rsidR="00E452C9" w:rsidRDefault="00E452C9" w:rsidP="00726475">
            <w:pPr>
              <w:rPr>
                <w:rFonts w:asciiTheme="minorHAnsi" w:hAnsiTheme="minorHAnsi"/>
                <w:sz w:val="18"/>
                <w:szCs w:val="18"/>
              </w:rPr>
            </w:pPr>
          </w:p>
        </w:tc>
      </w:tr>
    </w:tbl>
    <w:p w14:paraId="36B29052" w14:textId="77777777" w:rsidR="00310D9A" w:rsidRDefault="00310D9A" w:rsidP="00192313">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7"/>
        <w:gridCol w:w="10083"/>
      </w:tblGrid>
      <w:tr w:rsidR="009A590F" w14:paraId="63A99C22" w14:textId="77777777" w:rsidTr="00857191">
        <w:trPr>
          <w:cantSplit/>
          <w:trHeight w:val="158"/>
        </w:trPr>
        <w:tc>
          <w:tcPr>
            <w:tcW w:w="10790" w:type="dxa"/>
            <w:gridSpan w:val="2"/>
            <w:tcBorders>
              <w:top w:val="single" w:sz="4" w:space="0" w:color="auto"/>
              <w:left w:val="single" w:sz="4" w:space="0" w:color="auto"/>
              <w:bottom w:val="single" w:sz="4" w:space="0" w:color="auto"/>
              <w:right w:val="single" w:sz="4" w:space="0" w:color="auto"/>
            </w:tcBorders>
            <w:vAlign w:val="center"/>
            <w:hideMark/>
          </w:tcPr>
          <w:p w14:paraId="3814C11F" w14:textId="19BE5CE0" w:rsidR="009A590F" w:rsidRPr="003707C5" w:rsidRDefault="00FD11ED" w:rsidP="00857191">
            <w:pPr>
              <w:keepNext/>
              <w:rPr>
                <w:rFonts w:asciiTheme="minorHAnsi" w:hAnsiTheme="minorHAnsi"/>
                <w:b/>
                <w:szCs w:val="18"/>
              </w:rPr>
            </w:pPr>
            <w:r>
              <w:rPr>
                <w:rFonts w:asciiTheme="minorHAnsi" w:hAnsiTheme="minorHAnsi"/>
                <w:b/>
                <w:szCs w:val="18"/>
              </w:rPr>
              <w:t>D</w:t>
            </w:r>
            <w:r w:rsidR="009A590F" w:rsidRPr="003707C5">
              <w:rPr>
                <w:rFonts w:asciiTheme="minorHAnsi" w:hAnsiTheme="minorHAnsi"/>
                <w:b/>
                <w:szCs w:val="18"/>
              </w:rPr>
              <w:t>. Determination of HERS Verification Compliance</w:t>
            </w:r>
          </w:p>
          <w:p w14:paraId="0F41A026" w14:textId="77777777" w:rsidR="009A590F" w:rsidRPr="00E903F8" w:rsidRDefault="009A590F" w:rsidP="00857191">
            <w:pPr>
              <w:keepNext/>
              <w:rPr>
                <w:rFonts w:asciiTheme="minorHAnsi" w:hAnsiTheme="minorHAnsi"/>
                <w:sz w:val="18"/>
                <w:szCs w:val="18"/>
              </w:rPr>
            </w:pPr>
            <w:r w:rsidRPr="00E903F8">
              <w:rPr>
                <w:rFonts w:asciiTheme="minorHAnsi" w:hAnsiTheme="minorHAnsi"/>
                <w:sz w:val="18"/>
                <w:szCs w:val="18"/>
              </w:rPr>
              <w:t xml:space="preserve">All applicable sections of this document shall indicate compliance with the specified verification protocol requirements </w:t>
            </w:r>
            <w:proofErr w:type="gramStart"/>
            <w:r w:rsidRPr="00E903F8">
              <w:rPr>
                <w:rFonts w:asciiTheme="minorHAnsi" w:hAnsiTheme="minorHAnsi"/>
                <w:sz w:val="18"/>
                <w:szCs w:val="18"/>
              </w:rPr>
              <w:t>in order for</w:t>
            </w:r>
            <w:proofErr w:type="gramEnd"/>
            <w:r w:rsidRPr="00E903F8">
              <w:rPr>
                <w:rFonts w:asciiTheme="minorHAnsi" w:hAnsiTheme="minorHAnsi"/>
                <w:sz w:val="18"/>
                <w:szCs w:val="18"/>
              </w:rPr>
              <w:t xml:space="preserve"> this Certificate of Verification as a whole to be determined to be in compliance.</w:t>
            </w:r>
          </w:p>
        </w:tc>
      </w:tr>
      <w:tr w:rsidR="009A590F" w14:paraId="60E0A400" w14:textId="77777777" w:rsidTr="00857191">
        <w:tblPrEx>
          <w:tblBorders>
            <w:top w:val="single" w:sz="12" w:space="0" w:color="auto"/>
            <w:left w:val="single" w:sz="12" w:space="0" w:color="auto"/>
            <w:bottom w:val="single" w:sz="12" w:space="0" w:color="auto"/>
            <w:right w:val="single" w:sz="12" w:space="0" w:color="auto"/>
            <w:insideH w:val="single" w:sz="12" w:space="0" w:color="auto"/>
          </w:tblBorders>
        </w:tblPrEx>
        <w:trPr>
          <w:cantSplit/>
          <w:trHeight w:val="158"/>
        </w:trPr>
        <w:tc>
          <w:tcPr>
            <w:tcW w:w="707" w:type="dxa"/>
            <w:tcBorders>
              <w:top w:val="single" w:sz="4" w:space="0" w:color="auto"/>
              <w:left w:val="single" w:sz="4" w:space="0" w:color="auto"/>
              <w:bottom w:val="single" w:sz="4" w:space="0" w:color="auto"/>
              <w:right w:val="single" w:sz="4" w:space="0" w:color="auto"/>
            </w:tcBorders>
            <w:vAlign w:val="center"/>
          </w:tcPr>
          <w:p w14:paraId="7CD7A561" w14:textId="77777777" w:rsidR="009A590F" w:rsidRDefault="009A590F" w:rsidP="00857191">
            <w:pPr>
              <w:keepNext/>
              <w:jc w:val="center"/>
              <w:rPr>
                <w:rFonts w:asciiTheme="minorHAnsi" w:hAnsiTheme="minorHAnsi"/>
                <w:sz w:val="18"/>
                <w:szCs w:val="18"/>
              </w:rPr>
            </w:pPr>
            <w:r>
              <w:rPr>
                <w:rFonts w:asciiTheme="minorHAnsi" w:hAnsiTheme="minorHAnsi"/>
                <w:sz w:val="18"/>
                <w:szCs w:val="18"/>
              </w:rPr>
              <w:t>01</w:t>
            </w:r>
          </w:p>
        </w:tc>
        <w:tc>
          <w:tcPr>
            <w:tcW w:w="10083" w:type="dxa"/>
            <w:tcBorders>
              <w:top w:val="single" w:sz="4" w:space="0" w:color="auto"/>
              <w:left w:val="single" w:sz="4" w:space="0" w:color="auto"/>
              <w:bottom w:val="single" w:sz="4" w:space="0" w:color="auto"/>
              <w:right w:val="single" w:sz="4" w:space="0" w:color="auto"/>
            </w:tcBorders>
            <w:vAlign w:val="center"/>
          </w:tcPr>
          <w:p w14:paraId="77F0830E" w14:textId="132D9B32" w:rsidR="009A590F" w:rsidRPr="00F26A73" w:rsidRDefault="009A590F">
            <w:pPr>
              <w:keepNext/>
              <w:rPr>
                <w:rFonts w:asciiTheme="minorHAnsi" w:hAnsiTheme="minorHAnsi"/>
                <w:sz w:val="18"/>
                <w:szCs w:val="18"/>
              </w:rPr>
            </w:pPr>
          </w:p>
        </w:tc>
      </w:tr>
    </w:tbl>
    <w:p w14:paraId="5DD3C5D7" w14:textId="77777777" w:rsidR="00310D9A" w:rsidRDefault="00310D9A">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1"/>
        <w:gridCol w:w="7"/>
        <w:gridCol w:w="5376"/>
      </w:tblGrid>
      <w:tr w:rsidR="00820141" w:rsidRPr="00820141" w14:paraId="0313295F" w14:textId="77777777" w:rsidTr="007F12A4">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2DDFF051" w14:textId="77777777" w:rsidR="00820141" w:rsidRPr="00820141" w:rsidRDefault="00820141" w:rsidP="0082014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820141">
              <w:rPr>
                <w:rFonts w:asciiTheme="minorHAnsi" w:eastAsiaTheme="minorEastAsia" w:hAnsiTheme="minorHAnsi" w:cs="Arial"/>
                <w:b/>
                <w:caps/>
                <w:sz w:val="18"/>
                <w:szCs w:val="18"/>
              </w:rPr>
              <w:lastRenderedPageBreak/>
              <w:t>Documentation Author's Declaration Statement</w:t>
            </w:r>
          </w:p>
        </w:tc>
      </w:tr>
      <w:tr w:rsidR="00820141" w:rsidRPr="00820141" w14:paraId="1BBCC8F4" w14:textId="77777777" w:rsidTr="007F12A4">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1126E21A" w14:textId="77777777" w:rsidR="00820141" w:rsidRPr="00820141" w:rsidRDefault="00820141" w:rsidP="00820141">
            <w:pPr>
              <w:numPr>
                <w:ilvl w:val="0"/>
                <w:numId w:val="35"/>
              </w:numPr>
              <w:spacing w:after="200" w:line="276" w:lineRule="auto"/>
              <w:ind w:left="271" w:hanging="270"/>
              <w:rPr>
                <w:rFonts w:asciiTheme="minorHAnsi" w:eastAsiaTheme="minorEastAsia" w:hAnsiTheme="minorHAnsi" w:cstheme="minorBidi"/>
              </w:rPr>
            </w:pPr>
            <w:r w:rsidRPr="00820141">
              <w:rPr>
                <w:rFonts w:asciiTheme="minorHAnsi" w:eastAsiaTheme="minorEastAsia" w:hAnsiTheme="minorHAnsi" w:cstheme="minorBidi"/>
              </w:rPr>
              <w:t>I certify that this Certificate of Verification documentation is accurate and complete.</w:t>
            </w:r>
          </w:p>
        </w:tc>
      </w:tr>
      <w:tr w:rsidR="00820141" w:rsidRPr="00820141" w14:paraId="5D3E3241" w14:textId="77777777" w:rsidTr="007F12A4">
        <w:trPr>
          <w:trHeight w:val="360"/>
        </w:trPr>
        <w:tc>
          <w:tcPr>
            <w:tcW w:w="5434" w:type="dxa"/>
            <w:tcBorders>
              <w:top w:val="single" w:sz="4" w:space="0" w:color="auto"/>
              <w:left w:val="single" w:sz="4" w:space="0" w:color="auto"/>
              <w:bottom w:val="single" w:sz="4" w:space="0" w:color="auto"/>
              <w:right w:val="single" w:sz="4" w:space="0" w:color="auto"/>
            </w:tcBorders>
            <w:hideMark/>
          </w:tcPr>
          <w:p w14:paraId="34760A63" w14:textId="77777777" w:rsidR="00820141" w:rsidRPr="00820141" w:rsidRDefault="00820141" w:rsidP="00820141">
            <w:pPr>
              <w:spacing w:line="276" w:lineRule="auto"/>
              <w:rPr>
                <w:rFonts w:asciiTheme="minorHAnsi" w:eastAsiaTheme="minorEastAsia" w:hAnsiTheme="minorHAnsi" w:cstheme="minorBidi"/>
                <w:sz w:val="14"/>
                <w:szCs w:val="14"/>
              </w:rPr>
            </w:pPr>
            <w:r w:rsidRPr="00820141">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2F795853" w14:textId="77777777" w:rsidR="00820141" w:rsidRPr="00820141" w:rsidRDefault="00820141" w:rsidP="00820141">
            <w:pPr>
              <w:spacing w:line="276" w:lineRule="auto"/>
              <w:rPr>
                <w:rFonts w:asciiTheme="minorHAnsi" w:eastAsiaTheme="minorEastAsia" w:hAnsiTheme="minorHAnsi" w:cstheme="minorBidi"/>
                <w:sz w:val="14"/>
                <w:szCs w:val="14"/>
              </w:rPr>
            </w:pPr>
            <w:r w:rsidRPr="00820141">
              <w:rPr>
                <w:rFonts w:asciiTheme="minorHAnsi" w:eastAsiaTheme="minorEastAsia" w:hAnsiTheme="minorHAnsi" w:cstheme="minorBidi"/>
                <w:sz w:val="14"/>
                <w:szCs w:val="14"/>
              </w:rPr>
              <w:t>Documentation Author Signature:</w:t>
            </w:r>
          </w:p>
        </w:tc>
      </w:tr>
      <w:tr w:rsidR="00820141" w:rsidRPr="00820141" w14:paraId="63B32AFA" w14:textId="77777777" w:rsidTr="007F12A4">
        <w:trPr>
          <w:trHeight w:val="360"/>
        </w:trPr>
        <w:tc>
          <w:tcPr>
            <w:tcW w:w="5434" w:type="dxa"/>
            <w:tcBorders>
              <w:top w:val="single" w:sz="4" w:space="0" w:color="auto"/>
              <w:left w:val="single" w:sz="4" w:space="0" w:color="auto"/>
              <w:bottom w:val="single" w:sz="4" w:space="0" w:color="auto"/>
              <w:right w:val="single" w:sz="4" w:space="0" w:color="auto"/>
            </w:tcBorders>
            <w:hideMark/>
          </w:tcPr>
          <w:p w14:paraId="361ADA1B" w14:textId="77777777" w:rsidR="00820141" w:rsidRPr="00820141" w:rsidRDefault="00820141" w:rsidP="00820141">
            <w:pPr>
              <w:spacing w:line="276" w:lineRule="auto"/>
              <w:rPr>
                <w:rFonts w:asciiTheme="minorHAnsi" w:eastAsiaTheme="minorEastAsia" w:hAnsiTheme="minorHAnsi" w:cstheme="minorBidi"/>
                <w:sz w:val="14"/>
                <w:szCs w:val="14"/>
              </w:rPr>
            </w:pPr>
            <w:r w:rsidRPr="00820141">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3F2E0644" w14:textId="77777777" w:rsidR="00820141" w:rsidRPr="00820141" w:rsidRDefault="00820141" w:rsidP="00820141">
            <w:pPr>
              <w:spacing w:line="276" w:lineRule="auto"/>
              <w:rPr>
                <w:rFonts w:asciiTheme="minorHAnsi" w:eastAsiaTheme="minorEastAsia" w:hAnsiTheme="minorHAnsi" w:cstheme="minorBidi"/>
                <w:sz w:val="14"/>
                <w:szCs w:val="14"/>
              </w:rPr>
            </w:pPr>
            <w:r w:rsidRPr="00820141">
              <w:rPr>
                <w:rFonts w:asciiTheme="minorHAnsi" w:eastAsiaTheme="minorEastAsia" w:hAnsiTheme="minorHAnsi" w:cstheme="minorBidi"/>
                <w:sz w:val="14"/>
                <w:szCs w:val="14"/>
              </w:rPr>
              <w:t>Date Signed:</w:t>
            </w:r>
          </w:p>
        </w:tc>
      </w:tr>
      <w:tr w:rsidR="00820141" w:rsidRPr="00820141" w14:paraId="1676399E" w14:textId="77777777" w:rsidTr="007F12A4">
        <w:trPr>
          <w:trHeight w:val="360"/>
        </w:trPr>
        <w:tc>
          <w:tcPr>
            <w:tcW w:w="5434" w:type="dxa"/>
            <w:tcBorders>
              <w:top w:val="single" w:sz="4" w:space="0" w:color="auto"/>
              <w:left w:val="single" w:sz="4" w:space="0" w:color="auto"/>
              <w:bottom w:val="single" w:sz="4" w:space="0" w:color="auto"/>
              <w:right w:val="single" w:sz="4" w:space="0" w:color="auto"/>
            </w:tcBorders>
            <w:hideMark/>
          </w:tcPr>
          <w:p w14:paraId="6B84B593" w14:textId="77777777" w:rsidR="00820141" w:rsidRPr="00820141" w:rsidRDefault="00820141" w:rsidP="00820141">
            <w:pPr>
              <w:spacing w:line="276" w:lineRule="auto"/>
              <w:rPr>
                <w:rFonts w:asciiTheme="minorHAnsi" w:eastAsiaTheme="minorEastAsia" w:hAnsiTheme="minorHAnsi" w:cstheme="minorBidi"/>
                <w:sz w:val="14"/>
                <w:szCs w:val="14"/>
              </w:rPr>
            </w:pPr>
            <w:r w:rsidRPr="00820141">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5D36B2CD" w14:textId="77777777" w:rsidR="00820141" w:rsidRPr="00820141" w:rsidRDefault="00820141" w:rsidP="00820141">
            <w:pPr>
              <w:spacing w:line="276" w:lineRule="auto"/>
              <w:rPr>
                <w:rFonts w:asciiTheme="minorHAnsi" w:eastAsiaTheme="minorEastAsia" w:hAnsiTheme="minorHAnsi" w:cstheme="minorBidi"/>
                <w:sz w:val="14"/>
                <w:szCs w:val="14"/>
              </w:rPr>
            </w:pPr>
            <w:r w:rsidRPr="00820141">
              <w:rPr>
                <w:rFonts w:asciiTheme="minorHAnsi" w:eastAsiaTheme="minorEastAsia" w:hAnsiTheme="minorHAnsi" w:cstheme="minorBidi"/>
                <w:sz w:val="14"/>
                <w:szCs w:val="14"/>
              </w:rPr>
              <w:t>CEA/HERS Certification Information (if applicable):</w:t>
            </w:r>
          </w:p>
        </w:tc>
      </w:tr>
      <w:tr w:rsidR="00820141" w:rsidRPr="00820141" w14:paraId="24CFA1DD" w14:textId="77777777" w:rsidTr="007F12A4">
        <w:trPr>
          <w:trHeight w:val="360"/>
        </w:trPr>
        <w:tc>
          <w:tcPr>
            <w:tcW w:w="5434" w:type="dxa"/>
            <w:tcBorders>
              <w:top w:val="single" w:sz="4" w:space="0" w:color="auto"/>
              <w:left w:val="single" w:sz="4" w:space="0" w:color="auto"/>
              <w:bottom w:val="single" w:sz="4" w:space="0" w:color="auto"/>
              <w:right w:val="single" w:sz="4" w:space="0" w:color="auto"/>
            </w:tcBorders>
            <w:hideMark/>
          </w:tcPr>
          <w:p w14:paraId="508D1F64" w14:textId="77777777" w:rsidR="00820141" w:rsidRPr="00820141" w:rsidRDefault="00820141" w:rsidP="00820141">
            <w:pPr>
              <w:spacing w:line="276" w:lineRule="auto"/>
              <w:rPr>
                <w:rFonts w:asciiTheme="minorHAnsi" w:eastAsiaTheme="minorEastAsia" w:hAnsiTheme="minorHAnsi" w:cstheme="minorBidi"/>
                <w:sz w:val="14"/>
                <w:szCs w:val="14"/>
              </w:rPr>
            </w:pPr>
            <w:r w:rsidRPr="00820141">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50FA139F" w14:textId="77777777" w:rsidR="00820141" w:rsidRPr="00820141" w:rsidRDefault="00820141" w:rsidP="00820141">
            <w:pPr>
              <w:spacing w:line="276" w:lineRule="auto"/>
              <w:rPr>
                <w:rFonts w:asciiTheme="minorHAnsi" w:eastAsiaTheme="minorEastAsia" w:hAnsiTheme="minorHAnsi" w:cstheme="minorBidi"/>
                <w:sz w:val="14"/>
                <w:szCs w:val="14"/>
              </w:rPr>
            </w:pPr>
            <w:r w:rsidRPr="00820141">
              <w:rPr>
                <w:rFonts w:asciiTheme="minorHAnsi" w:eastAsiaTheme="minorEastAsia" w:hAnsiTheme="minorHAnsi" w:cstheme="minorBidi"/>
                <w:sz w:val="14"/>
                <w:szCs w:val="14"/>
              </w:rPr>
              <w:t>Phone:</w:t>
            </w:r>
          </w:p>
        </w:tc>
      </w:tr>
      <w:tr w:rsidR="00820141" w:rsidRPr="00820141" w14:paraId="1D1B2270" w14:textId="77777777" w:rsidTr="007F12A4">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C8172BA" w14:textId="77777777" w:rsidR="00820141" w:rsidRPr="00820141" w:rsidRDefault="00820141" w:rsidP="0082014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820141">
              <w:rPr>
                <w:rFonts w:asciiTheme="minorHAnsi" w:eastAsiaTheme="minorEastAsia" w:hAnsiTheme="minorHAnsi" w:cs="Arial"/>
                <w:b/>
                <w:caps/>
                <w:sz w:val="18"/>
                <w:szCs w:val="18"/>
              </w:rPr>
              <w:t xml:space="preserve">Responsible Person's Declaration statement </w:t>
            </w:r>
          </w:p>
        </w:tc>
      </w:tr>
      <w:tr w:rsidR="00820141" w:rsidRPr="00820141" w14:paraId="27CAE4F8" w14:textId="77777777" w:rsidTr="007F12A4">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504E680" w14:textId="77777777" w:rsidR="00820141" w:rsidRPr="00820141" w:rsidRDefault="00820141" w:rsidP="002E676A">
            <w:pPr>
              <w:spacing w:line="276" w:lineRule="auto"/>
              <w:rPr>
                <w:rFonts w:asciiTheme="minorHAnsi" w:eastAsiaTheme="minorEastAsia" w:hAnsiTheme="minorHAnsi" w:cstheme="minorBidi"/>
              </w:rPr>
            </w:pPr>
            <w:r w:rsidRPr="00820141">
              <w:rPr>
                <w:rFonts w:asciiTheme="minorHAnsi" w:eastAsiaTheme="minorEastAsia" w:hAnsiTheme="minorHAnsi" w:cstheme="minorBidi"/>
              </w:rPr>
              <w:t xml:space="preserve">I certify the following under penalty of perjury, under the laws of the State of California: </w:t>
            </w:r>
          </w:p>
          <w:p w14:paraId="180B7EBD" w14:textId="77777777" w:rsidR="00820141" w:rsidRPr="00820141" w:rsidRDefault="00820141" w:rsidP="00820141">
            <w:pPr>
              <w:numPr>
                <w:ilvl w:val="0"/>
                <w:numId w:val="36"/>
              </w:numPr>
              <w:ind w:left="877"/>
              <w:contextualSpacing/>
              <w:rPr>
                <w:rFonts w:asciiTheme="minorHAnsi" w:hAnsiTheme="minorHAnsi" w:cstheme="minorHAnsi"/>
              </w:rPr>
            </w:pPr>
            <w:r w:rsidRPr="00820141">
              <w:rPr>
                <w:rFonts w:asciiTheme="minorHAnsi" w:hAnsiTheme="minorHAnsi" w:cstheme="minorHAnsi"/>
              </w:rPr>
              <w:t>The information provided on this Certificate of Verification is true and correct.</w:t>
            </w:r>
          </w:p>
          <w:p w14:paraId="0C09E205" w14:textId="77777777" w:rsidR="00820141" w:rsidRPr="00820141" w:rsidRDefault="00820141" w:rsidP="00820141">
            <w:pPr>
              <w:numPr>
                <w:ilvl w:val="0"/>
                <w:numId w:val="36"/>
              </w:numPr>
              <w:ind w:left="877"/>
              <w:contextualSpacing/>
              <w:rPr>
                <w:rFonts w:asciiTheme="minorHAnsi" w:hAnsiTheme="minorHAnsi" w:cstheme="minorHAnsi"/>
              </w:rPr>
            </w:pPr>
            <w:r w:rsidRPr="00820141">
              <w:rPr>
                <w:rFonts w:asciiTheme="minorHAnsi" w:hAnsiTheme="minorHAnsi" w:cstheme="minorHAnsi"/>
              </w:rPr>
              <w:t>I am the certified HERS Rater who performed the verification identified and reported on this Certificate of Verification (responsible rater).</w:t>
            </w:r>
          </w:p>
          <w:p w14:paraId="7230869F" w14:textId="77777777" w:rsidR="00820141" w:rsidRPr="00820141" w:rsidRDefault="00820141" w:rsidP="00820141">
            <w:pPr>
              <w:numPr>
                <w:ilvl w:val="0"/>
                <w:numId w:val="36"/>
              </w:numPr>
              <w:ind w:left="877"/>
              <w:contextualSpacing/>
              <w:rPr>
                <w:rFonts w:asciiTheme="minorHAnsi" w:hAnsiTheme="minorHAnsi" w:cstheme="minorHAnsi"/>
              </w:rPr>
            </w:pPr>
            <w:r w:rsidRPr="00820141">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4AA9736D" w14:textId="77777777" w:rsidR="00820141" w:rsidRPr="00820141" w:rsidRDefault="00820141" w:rsidP="00820141">
            <w:pPr>
              <w:numPr>
                <w:ilvl w:val="0"/>
                <w:numId w:val="36"/>
              </w:numPr>
              <w:ind w:left="877"/>
              <w:contextualSpacing/>
              <w:rPr>
                <w:rFonts w:asciiTheme="minorHAnsi" w:hAnsiTheme="minorHAnsi" w:cstheme="minorHAnsi"/>
              </w:rPr>
            </w:pPr>
            <w:r w:rsidRPr="00820141">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61BE0B91" w14:textId="77777777" w:rsidR="00820141" w:rsidRPr="00820141" w:rsidRDefault="00820141" w:rsidP="00820141">
            <w:pPr>
              <w:numPr>
                <w:ilvl w:val="0"/>
                <w:numId w:val="36"/>
              </w:numPr>
              <w:ind w:left="877"/>
              <w:contextualSpacing/>
              <w:rPr>
                <w:rFonts w:asciiTheme="minorHAnsi" w:hAnsiTheme="minorHAnsi" w:cstheme="minorHAnsi"/>
              </w:rPr>
            </w:pPr>
            <w:r w:rsidRPr="00820141">
              <w:rPr>
                <w:rFonts w:asciiTheme="minorHAnsi" w:hAnsiTheme="minorHAnsi" w:cstheme="minorHAnsi"/>
              </w:rPr>
              <w:t xml:space="preserve">I understand that a registered copy of this Certificate of Verification shall be </w:t>
            </w:r>
            <w:proofErr w:type="gramStart"/>
            <w:r w:rsidRPr="00820141">
              <w:rPr>
                <w:rFonts w:asciiTheme="minorHAnsi" w:hAnsiTheme="minorHAnsi" w:cstheme="minorHAnsi"/>
              </w:rPr>
              <w:t>posted, or</w:t>
            </w:r>
            <w:proofErr w:type="gramEnd"/>
            <w:r w:rsidRPr="00820141">
              <w:rPr>
                <w:rFonts w:asciiTheme="minorHAnsi" w:hAnsiTheme="minorHAnsi" w:cstheme="minorHAnsi"/>
              </w:rPr>
              <w:t xml:space="preserve"> made available with the building permit(s) issued for the building, and made available to the enforcement agency for all applicable inspections, and I will take the necessary steps to ensure this requirement is accomplished. </w:t>
            </w:r>
          </w:p>
          <w:p w14:paraId="52CE93E3" w14:textId="77777777" w:rsidR="00820141" w:rsidRPr="00820141" w:rsidRDefault="00820141" w:rsidP="00820141">
            <w:pPr>
              <w:numPr>
                <w:ilvl w:val="0"/>
                <w:numId w:val="36"/>
              </w:numPr>
              <w:ind w:left="877"/>
              <w:contextualSpacing/>
              <w:rPr>
                <w:rFonts w:asciiTheme="minorHAnsi" w:hAnsiTheme="minorHAnsi" w:cstheme="minorHAnsi"/>
              </w:rPr>
            </w:pPr>
            <w:r w:rsidRPr="00820141">
              <w:rPr>
                <w:rFonts w:asciiTheme="minorHAnsi" w:hAnsiTheme="minorHAnsi" w:cstheme="minorHAnsi"/>
              </w:rPr>
              <w:t>I understand that a registered copy of this Certificate of Verification is required to be included with the documentation the builder provides to the building</w:t>
            </w:r>
            <w:bookmarkStart w:id="0" w:name="_Hlk104562088"/>
            <w:bookmarkStart w:id="1" w:name="_Hlk104572805"/>
            <w:r w:rsidRPr="00820141">
              <w:rPr>
                <w:rFonts w:asciiTheme="minorHAnsi" w:hAnsiTheme="minorHAnsi" w:cstheme="minorHAnsi"/>
              </w:rPr>
              <w:t>.</w:t>
            </w:r>
          </w:p>
          <w:bookmarkEnd w:id="0"/>
          <w:bookmarkEnd w:id="1"/>
          <w:p w14:paraId="5A0C5FFA" w14:textId="77777777" w:rsidR="00820141" w:rsidRPr="00820141" w:rsidRDefault="00820141" w:rsidP="00820141">
            <w:pPr>
              <w:spacing w:after="200" w:line="276" w:lineRule="auto"/>
              <w:contextualSpacing/>
              <w:rPr>
                <w:rFonts w:asciiTheme="minorHAnsi" w:eastAsiaTheme="minorEastAsia" w:hAnsiTheme="minorHAnsi" w:cstheme="minorBidi"/>
                <w:sz w:val="18"/>
                <w:szCs w:val="18"/>
              </w:rPr>
            </w:pPr>
          </w:p>
        </w:tc>
      </w:tr>
      <w:tr w:rsidR="00820141" w:rsidRPr="00820141" w14:paraId="0BF90E50" w14:textId="77777777" w:rsidTr="007F12A4">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DBECE32" w14:textId="77777777" w:rsidR="00820141" w:rsidRPr="00820141" w:rsidRDefault="00820141" w:rsidP="0082014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820141">
              <w:rPr>
                <w:rFonts w:asciiTheme="minorHAnsi" w:eastAsiaTheme="minorEastAsia" w:hAnsiTheme="minorHAnsi" w:cs="Arial"/>
                <w:b/>
                <w:caps/>
                <w:sz w:val="18"/>
                <w:szCs w:val="18"/>
              </w:rPr>
              <w:t>BUILDER OR INSTALLER INFORMATION AS SHOWN ON THE CERTIFICATE OF INSTALLATION</w:t>
            </w:r>
          </w:p>
        </w:tc>
      </w:tr>
      <w:tr w:rsidR="00820141" w:rsidRPr="00820141" w14:paraId="54D670E8" w14:textId="77777777" w:rsidTr="007F12A4">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CA6C4BD" w14:textId="77777777" w:rsidR="00820141" w:rsidRPr="00820141" w:rsidRDefault="00820141" w:rsidP="0082014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820141">
              <w:rPr>
                <w:rFonts w:asciiTheme="minorHAnsi" w:eastAsiaTheme="minorEastAsia" w:hAnsiTheme="minorHAnsi" w:cstheme="minorBidi"/>
                <w:sz w:val="14"/>
                <w:szCs w:val="14"/>
              </w:rPr>
              <w:t>Company Name (Installing Subcontractor, General Contractor, or Builder/Owner):</w:t>
            </w:r>
          </w:p>
        </w:tc>
      </w:tr>
      <w:tr w:rsidR="00820141" w:rsidRPr="00820141" w14:paraId="32168E4A" w14:textId="77777777" w:rsidTr="007F12A4">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1B66400" w14:textId="77777777" w:rsidR="00820141" w:rsidRPr="00820141" w:rsidRDefault="00820141" w:rsidP="00820141">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820141">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D27272D" w14:textId="77777777" w:rsidR="00820141" w:rsidRPr="00820141" w:rsidRDefault="00820141" w:rsidP="00820141">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820141">
              <w:rPr>
                <w:rFonts w:asciiTheme="minorHAnsi" w:eastAsiaTheme="minorEastAsia" w:hAnsiTheme="minorHAnsi" w:cstheme="minorBidi"/>
                <w:sz w:val="14"/>
                <w:szCs w:val="14"/>
              </w:rPr>
              <w:t>CSLB License:</w:t>
            </w:r>
          </w:p>
        </w:tc>
      </w:tr>
      <w:tr w:rsidR="00820141" w:rsidRPr="00820141" w14:paraId="6A6E36C0" w14:textId="77777777" w:rsidTr="007F12A4">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65D756A" w14:textId="77777777" w:rsidR="00820141" w:rsidRPr="00820141" w:rsidRDefault="00820141" w:rsidP="0082014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820141">
              <w:rPr>
                <w:rFonts w:asciiTheme="minorHAnsi" w:eastAsiaTheme="minorEastAsia" w:hAnsiTheme="minorHAnsi" w:cs="Arial"/>
                <w:b/>
                <w:caps/>
                <w:sz w:val="18"/>
                <w:szCs w:val="18"/>
              </w:rPr>
              <w:t>HERS PROVIDER DATA REGISTRY INFORMATION</w:t>
            </w:r>
          </w:p>
        </w:tc>
      </w:tr>
      <w:tr w:rsidR="00820141" w:rsidRPr="00820141" w14:paraId="42CF1CA2" w14:textId="77777777" w:rsidTr="007F12A4">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1375C63" w14:textId="77777777" w:rsidR="00820141" w:rsidRPr="00820141" w:rsidRDefault="00820141" w:rsidP="0082014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820141">
              <w:rPr>
                <w:rFonts w:asciiTheme="minorHAnsi" w:eastAsiaTheme="minorEastAsia" w:hAnsiTheme="minorHAnsi" w:cstheme="minorBidi"/>
                <w:sz w:val="14"/>
                <w:szCs w:val="14"/>
              </w:rPr>
              <w:t>Sample Group Number (if applicable):</w:t>
            </w:r>
          </w:p>
          <w:p w14:paraId="63E0065F" w14:textId="77777777" w:rsidR="00820141" w:rsidRPr="00820141" w:rsidRDefault="00820141" w:rsidP="0082014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461647F" w14:textId="77777777" w:rsidR="00820141" w:rsidRPr="00820141" w:rsidRDefault="00820141" w:rsidP="0082014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820141">
              <w:rPr>
                <w:rFonts w:asciiTheme="minorHAnsi" w:eastAsiaTheme="minorEastAsia" w:hAnsiTheme="minorHAnsi" w:cstheme="minorBidi"/>
                <w:sz w:val="14"/>
                <w:szCs w:val="14"/>
              </w:rPr>
              <w:t>Dwelling Test Status in Sample Group (if applicable):</w:t>
            </w:r>
          </w:p>
          <w:p w14:paraId="47592AE3" w14:textId="77777777" w:rsidR="00820141" w:rsidRPr="00820141" w:rsidRDefault="00820141" w:rsidP="0082014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820141" w:rsidRPr="00820141" w14:paraId="3A063B79" w14:textId="77777777" w:rsidTr="007F12A4">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E8A4859" w14:textId="77777777" w:rsidR="00820141" w:rsidRPr="00820141" w:rsidRDefault="00820141" w:rsidP="0082014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820141">
              <w:rPr>
                <w:rFonts w:asciiTheme="minorHAnsi" w:eastAsiaTheme="minorEastAsia" w:hAnsiTheme="minorHAnsi" w:cs="Arial"/>
                <w:b/>
                <w:caps/>
                <w:sz w:val="18"/>
                <w:szCs w:val="18"/>
              </w:rPr>
              <w:t>HERS RATER INFORMATION</w:t>
            </w:r>
          </w:p>
        </w:tc>
      </w:tr>
      <w:tr w:rsidR="00820141" w:rsidRPr="00820141" w14:paraId="3A4756CD" w14:textId="77777777" w:rsidTr="007F12A4">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C247331" w14:textId="77777777" w:rsidR="00820141" w:rsidRPr="00820141" w:rsidRDefault="00820141" w:rsidP="0082014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820141">
              <w:rPr>
                <w:rFonts w:asciiTheme="minorHAnsi" w:eastAsiaTheme="minorEastAsia" w:hAnsiTheme="minorHAnsi" w:cstheme="minorBidi"/>
                <w:sz w:val="14"/>
                <w:szCs w:val="14"/>
              </w:rPr>
              <w:t>HERS Rater Company Name:</w:t>
            </w:r>
          </w:p>
          <w:p w14:paraId="3D63D74C" w14:textId="77777777" w:rsidR="00820141" w:rsidRPr="00820141" w:rsidRDefault="00820141" w:rsidP="0082014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820141" w:rsidRPr="00820141" w14:paraId="67374777" w14:textId="77777777" w:rsidTr="007F12A4">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DD9C84B" w14:textId="77777777" w:rsidR="00820141" w:rsidRPr="00820141" w:rsidRDefault="00820141" w:rsidP="0082014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820141">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6E5CC93" w14:textId="77777777" w:rsidR="00820141" w:rsidRPr="00820141" w:rsidRDefault="00820141" w:rsidP="0082014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820141">
              <w:rPr>
                <w:rFonts w:asciiTheme="minorHAnsi" w:eastAsiaTheme="minorEastAsia" w:hAnsiTheme="minorHAnsi" w:cstheme="minorBidi"/>
                <w:sz w:val="14"/>
                <w:szCs w:val="14"/>
              </w:rPr>
              <w:t>Responsible Rater Signature:</w:t>
            </w:r>
          </w:p>
          <w:p w14:paraId="38E5E963" w14:textId="77777777" w:rsidR="00820141" w:rsidRPr="00820141" w:rsidRDefault="00820141" w:rsidP="0082014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820141" w:rsidRPr="00820141" w14:paraId="573D0F88" w14:textId="77777777" w:rsidTr="007F12A4">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EBD8B87" w14:textId="77777777" w:rsidR="00820141" w:rsidRPr="00820141" w:rsidRDefault="00820141" w:rsidP="0082014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820141">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89E9814" w14:textId="77777777" w:rsidR="00820141" w:rsidRPr="00820141" w:rsidRDefault="00820141" w:rsidP="0082014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820141">
              <w:rPr>
                <w:rFonts w:asciiTheme="minorHAnsi" w:eastAsiaTheme="minorEastAsia" w:hAnsiTheme="minorHAnsi" w:cstheme="minorBidi"/>
                <w:sz w:val="14"/>
                <w:szCs w:val="14"/>
              </w:rPr>
              <w:t>Date Signed:</w:t>
            </w:r>
          </w:p>
        </w:tc>
      </w:tr>
    </w:tbl>
    <w:p w14:paraId="60994A69" w14:textId="776E5CF1" w:rsidR="00192313" w:rsidRDefault="00192313" w:rsidP="00192313">
      <w:pPr>
        <w:rPr>
          <w:rFonts w:asciiTheme="minorHAnsi" w:hAnsiTheme="minorHAnsi"/>
          <w:sz w:val="18"/>
          <w:szCs w:val="18"/>
        </w:rPr>
      </w:pPr>
    </w:p>
    <w:p w14:paraId="74AB4502" w14:textId="5FF07D50" w:rsidR="00192313" w:rsidRDefault="00192313" w:rsidP="00192313">
      <w:pPr>
        <w:rPr>
          <w:rFonts w:asciiTheme="minorHAnsi" w:hAnsiTheme="minorHAnsi"/>
          <w:sz w:val="18"/>
          <w:szCs w:val="18"/>
        </w:rPr>
      </w:pPr>
    </w:p>
    <w:p w14:paraId="7423E38F" w14:textId="28045854" w:rsidR="0079128F" w:rsidRDefault="0079128F">
      <w:pPr>
        <w:rPr>
          <w:rFonts w:asciiTheme="minorHAnsi" w:hAnsiTheme="minorHAnsi"/>
          <w:sz w:val="16"/>
          <w:szCs w:val="16"/>
        </w:rPr>
      </w:pPr>
    </w:p>
    <w:p w14:paraId="7FD0869C" w14:textId="77777777" w:rsidR="00C64DBF" w:rsidRDefault="00C64DBF" w:rsidP="00C64DBF">
      <w:pPr>
        <w:ind w:hanging="677"/>
        <w:rPr>
          <w:rFonts w:asciiTheme="minorHAnsi" w:hAnsiTheme="minorHAnsi"/>
        </w:rPr>
      </w:pPr>
    </w:p>
    <w:p w14:paraId="7DC90E59" w14:textId="77777777" w:rsidR="00B71555" w:rsidRPr="00CB00C9" w:rsidRDefault="00B71555" w:rsidP="00B71555">
      <w:pPr>
        <w:contextualSpacing/>
        <w:rPr>
          <w:rFonts w:asciiTheme="minorHAnsi" w:hAnsiTheme="minorHAnsi"/>
          <w:sz w:val="18"/>
          <w:szCs w:val="18"/>
        </w:rPr>
      </w:pPr>
    </w:p>
    <w:p w14:paraId="253859F4" w14:textId="77777777" w:rsidR="00D65FA1" w:rsidRDefault="00D65FA1" w:rsidP="00B71555">
      <w:pPr>
        <w:rPr>
          <w:rFonts w:asciiTheme="minorHAnsi" w:hAnsiTheme="minorHAnsi"/>
          <w:sz w:val="18"/>
          <w:szCs w:val="18"/>
        </w:rPr>
        <w:sectPr w:rsidR="00D65FA1" w:rsidSect="00FB7C8C">
          <w:headerReference w:type="even" r:id="rId11"/>
          <w:headerReference w:type="default" r:id="rId12"/>
          <w:footerReference w:type="default" r:id="rId13"/>
          <w:headerReference w:type="first" r:id="rId14"/>
          <w:type w:val="continuous"/>
          <w:pgSz w:w="12240" w:h="15840" w:code="1"/>
          <w:pgMar w:top="720" w:right="720" w:bottom="720" w:left="720" w:header="432" w:footer="432" w:gutter="0"/>
          <w:cols w:space="720"/>
          <w:docGrid w:linePitch="272"/>
        </w:sectPr>
      </w:pPr>
    </w:p>
    <w:p w14:paraId="7DDFB596" w14:textId="5FF07EAA" w:rsidR="00636F83" w:rsidRPr="000A6716" w:rsidRDefault="00A75CC8" w:rsidP="000A6716">
      <w:pPr>
        <w:jc w:val="center"/>
        <w:rPr>
          <w:rFonts w:asciiTheme="minorHAnsi" w:hAnsiTheme="minorHAnsi"/>
          <w:b/>
          <w:sz w:val="28"/>
          <w:szCs w:val="18"/>
        </w:rPr>
      </w:pPr>
      <w:r>
        <w:rPr>
          <w:rFonts w:asciiTheme="minorHAnsi" w:hAnsiTheme="minorHAnsi"/>
          <w:b/>
          <w:szCs w:val="18"/>
        </w:rPr>
        <w:lastRenderedPageBreak/>
        <w:t>LMCV</w:t>
      </w:r>
      <w:r w:rsidR="000A6716" w:rsidRPr="0029047D">
        <w:rPr>
          <w:rFonts w:asciiTheme="minorHAnsi" w:hAnsiTheme="minorHAnsi"/>
          <w:b/>
          <w:szCs w:val="18"/>
        </w:rPr>
        <w:t>-MCH-</w:t>
      </w:r>
      <w:r w:rsidR="00FD4671">
        <w:rPr>
          <w:rFonts w:asciiTheme="minorHAnsi" w:hAnsiTheme="minorHAnsi"/>
          <w:b/>
          <w:szCs w:val="18"/>
        </w:rPr>
        <w:t>32</w:t>
      </w:r>
      <w:r w:rsidR="000A6716" w:rsidRPr="0029047D">
        <w:rPr>
          <w:rFonts w:asciiTheme="minorHAnsi" w:hAnsiTheme="minorHAnsi"/>
          <w:b/>
          <w:szCs w:val="18"/>
        </w:rPr>
        <w:t>-H User Instructions</w:t>
      </w:r>
    </w:p>
    <w:p w14:paraId="0A46346E" w14:textId="77777777" w:rsidR="00636F83" w:rsidRDefault="00636F83" w:rsidP="00636F83">
      <w:pPr>
        <w:rPr>
          <w:rFonts w:asciiTheme="minorHAnsi" w:eastAsia="Cambria" w:hAnsiTheme="minorHAnsi"/>
          <w:b/>
          <w:sz w:val="18"/>
          <w:szCs w:val="18"/>
        </w:rPr>
      </w:pPr>
    </w:p>
    <w:p w14:paraId="46048A7A" w14:textId="0F0B2075" w:rsidR="00C64AD0" w:rsidRDefault="00636F83" w:rsidP="00636F83">
      <w:pPr>
        <w:rPr>
          <w:rFonts w:asciiTheme="minorHAnsi" w:hAnsiTheme="minorHAnsi"/>
          <w:sz w:val="18"/>
          <w:szCs w:val="18"/>
        </w:rPr>
      </w:pPr>
      <w:r w:rsidRPr="00D2491C">
        <w:rPr>
          <w:rFonts w:asciiTheme="minorHAnsi" w:eastAsia="Cambria" w:hAnsiTheme="minorHAnsi"/>
          <w:b/>
          <w:sz w:val="18"/>
          <w:szCs w:val="18"/>
        </w:rPr>
        <w:t xml:space="preserve">Section A. </w:t>
      </w:r>
      <w:r w:rsidR="001C2576">
        <w:rPr>
          <w:rFonts w:asciiTheme="minorHAnsi" w:eastAsia="Cambria" w:hAnsiTheme="minorHAnsi"/>
          <w:b/>
          <w:sz w:val="18"/>
          <w:szCs w:val="18"/>
        </w:rPr>
        <w:t xml:space="preserve">Local Mechanical Exhaust - </w:t>
      </w:r>
      <w:r w:rsidRPr="00D2491C">
        <w:rPr>
          <w:rFonts w:asciiTheme="minorHAnsi" w:eastAsia="Cambria" w:hAnsiTheme="minorHAnsi"/>
          <w:b/>
          <w:sz w:val="18"/>
          <w:szCs w:val="18"/>
        </w:rPr>
        <w:t>General Information</w:t>
      </w:r>
    </w:p>
    <w:p w14:paraId="69FD58F0" w14:textId="396ADED4" w:rsidR="00C64AD0" w:rsidRDefault="00C64AD0"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Dwelling Unit Name: This field is filled out automatically and referenced from the MCH-01</w:t>
      </w:r>
    </w:p>
    <w:p w14:paraId="53F346E0" w14:textId="28383B9E" w:rsidR="00C64AD0" w:rsidRDefault="00C64AD0"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 xml:space="preserve">Building Type: This field is filled out automatically and referenced from the </w:t>
      </w:r>
      <w:r w:rsidR="00A75CC8">
        <w:rPr>
          <w:rFonts w:asciiTheme="minorHAnsi" w:eastAsia="Cambria" w:hAnsiTheme="minorHAnsi"/>
          <w:sz w:val="18"/>
          <w:szCs w:val="18"/>
        </w:rPr>
        <w:t>LMCC</w:t>
      </w:r>
      <w:r>
        <w:rPr>
          <w:rFonts w:asciiTheme="minorHAnsi" w:eastAsia="Cambria" w:hAnsiTheme="minorHAnsi"/>
          <w:sz w:val="18"/>
          <w:szCs w:val="18"/>
        </w:rPr>
        <w:t>.</w:t>
      </w:r>
    </w:p>
    <w:p w14:paraId="710D412A" w14:textId="76A6D4C9" w:rsidR="00C64AD0" w:rsidRPr="005E2135" w:rsidRDefault="00C64AD0" w:rsidP="005E2135">
      <w:pPr>
        <w:pStyle w:val="ListParagraph"/>
        <w:numPr>
          <w:ilvl w:val="0"/>
          <w:numId w:val="21"/>
        </w:numPr>
        <w:rPr>
          <w:rFonts w:asciiTheme="minorHAnsi" w:eastAsia="Cambria" w:hAnsiTheme="minorHAnsi"/>
          <w:sz w:val="18"/>
          <w:szCs w:val="18"/>
        </w:rPr>
      </w:pPr>
      <w:r w:rsidRPr="00307737">
        <w:rPr>
          <w:rFonts w:asciiTheme="minorHAnsi" w:eastAsia="Cambria" w:hAnsiTheme="minorHAnsi"/>
          <w:sz w:val="18"/>
          <w:szCs w:val="18"/>
        </w:rPr>
        <w:t>Total Kitchen Floor</w:t>
      </w:r>
      <w:r w:rsidR="001C2576" w:rsidRPr="005E2135">
        <w:rPr>
          <w:rFonts w:asciiTheme="minorHAnsi" w:eastAsia="Cambria" w:hAnsiTheme="minorHAnsi"/>
          <w:sz w:val="18"/>
          <w:szCs w:val="18"/>
        </w:rPr>
        <w:t xml:space="preserve"> Area: Enter the total floor area for an enclosed kitchen or N/A for a non-enclosed kitchen.</w:t>
      </w:r>
    </w:p>
    <w:p w14:paraId="793E10F0" w14:textId="7C286937" w:rsidR="001C2576" w:rsidRDefault="001C2576"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Kitchen Average Ceiling Height: Enter the kitchen ceiling height for an enclosed kitchen or N/A for a non-enclosed kitchen.</w:t>
      </w:r>
    </w:p>
    <w:p w14:paraId="35595EB0" w14:textId="096F6AA2" w:rsidR="001C2576" w:rsidRDefault="001C2576"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Kitchen Total Conditioned Volume: This field is filled out automatically and calculated based on the kitchen area and ceiling height.</w:t>
      </w:r>
    </w:p>
    <w:p w14:paraId="54072D09" w14:textId="5C4F6DFF" w:rsidR="001C2576" w:rsidRDefault="001C2576"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Kitchen Type: Enter the type of kitchen (enclosed or non-enclosed).</w:t>
      </w:r>
    </w:p>
    <w:p w14:paraId="6E3BBCCE" w14:textId="20607987" w:rsidR="00071062" w:rsidRDefault="00071062"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 xml:space="preserve">Dwelling Unit Total Floor Area: This field is </w:t>
      </w:r>
      <w:r w:rsidR="00AB3C6D">
        <w:rPr>
          <w:rFonts w:asciiTheme="minorHAnsi" w:eastAsia="Cambria" w:hAnsiTheme="minorHAnsi"/>
          <w:sz w:val="18"/>
          <w:szCs w:val="18"/>
        </w:rPr>
        <w:t xml:space="preserve">filled out </w:t>
      </w:r>
      <w:r>
        <w:rPr>
          <w:rFonts w:asciiTheme="minorHAnsi" w:eastAsia="Cambria" w:hAnsiTheme="minorHAnsi"/>
          <w:sz w:val="18"/>
          <w:szCs w:val="18"/>
        </w:rPr>
        <w:t xml:space="preserve">automatically </w:t>
      </w:r>
      <w:r w:rsidR="00AB3C6D">
        <w:rPr>
          <w:rFonts w:asciiTheme="minorHAnsi" w:eastAsia="Cambria" w:hAnsiTheme="minorHAnsi"/>
          <w:sz w:val="18"/>
          <w:szCs w:val="18"/>
        </w:rPr>
        <w:t>and referenced from the MCH-01.</w:t>
      </w:r>
    </w:p>
    <w:p w14:paraId="3022FE58" w14:textId="002D38F0" w:rsidR="00AB3C6D" w:rsidRDefault="00AB3C6D"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Kitchen Range Fuel Type: Select the fuel type of the kitchen range</w:t>
      </w:r>
      <w:r w:rsidR="00D7662B">
        <w:rPr>
          <w:rFonts w:asciiTheme="minorHAnsi" w:eastAsia="Cambria" w:hAnsiTheme="minorHAnsi"/>
          <w:sz w:val="18"/>
          <w:szCs w:val="18"/>
        </w:rPr>
        <w:t>: natural gas or electric.</w:t>
      </w:r>
    </w:p>
    <w:p w14:paraId="4A1B0C54" w14:textId="1CD8078C" w:rsidR="001C2576" w:rsidRDefault="001C2576" w:rsidP="00604BA7">
      <w:pPr>
        <w:rPr>
          <w:rFonts w:asciiTheme="minorHAnsi" w:eastAsia="Cambria" w:hAnsiTheme="minorHAnsi"/>
          <w:sz w:val="18"/>
          <w:szCs w:val="18"/>
        </w:rPr>
      </w:pPr>
    </w:p>
    <w:p w14:paraId="5193E146" w14:textId="71B7A514" w:rsidR="00417094" w:rsidRDefault="00417094" w:rsidP="00417094">
      <w:pPr>
        <w:rPr>
          <w:rFonts w:asciiTheme="minorHAnsi" w:hAnsiTheme="minorHAnsi"/>
          <w:b/>
          <w:sz w:val="18"/>
          <w:szCs w:val="18"/>
        </w:rPr>
      </w:pPr>
      <w:r w:rsidRPr="00C803C2">
        <w:rPr>
          <w:rFonts w:asciiTheme="minorHAnsi" w:eastAsia="Cambria" w:hAnsiTheme="minorHAnsi"/>
          <w:b/>
          <w:sz w:val="18"/>
          <w:szCs w:val="18"/>
        </w:rPr>
        <w:t xml:space="preserve">Section </w:t>
      </w:r>
      <w:r w:rsidR="009417DB">
        <w:rPr>
          <w:rFonts w:asciiTheme="minorHAnsi" w:eastAsia="Cambria" w:hAnsiTheme="minorHAnsi"/>
          <w:b/>
          <w:sz w:val="18"/>
          <w:szCs w:val="18"/>
        </w:rPr>
        <w:t>B</w:t>
      </w:r>
      <w:r w:rsidRPr="00C803C2">
        <w:rPr>
          <w:rFonts w:asciiTheme="minorHAnsi" w:eastAsia="Cambria" w:hAnsiTheme="minorHAnsi"/>
          <w:b/>
          <w:sz w:val="18"/>
          <w:szCs w:val="18"/>
        </w:rPr>
        <w:t>. Kitchen Exhaust System</w:t>
      </w:r>
    </w:p>
    <w:p w14:paraId="17AEE0CE" w14:textId="75A9973B" w:rsidR="005E2135" w:rsidRDefault="005E2135"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System Name: Enter a unique name for the kitchen exhaust system</w:t>
      </w:r>
    </w:p>
    <w:p w14:paraId="1C343C9D" w14:textId="7A5B328A"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Manufacturer Name: Enter manufacturer name for the kitchen exhaust system.</w:t>
      </w:r>
    </w:p>
    <w:p w14:paraId="07622041" w14:textId="1653BB09"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System Type:</w:t>
      </w:r>
      <w:r w:rsidR="00767718">
        <w:rPr>
          <w:rFonts w:asciiTheme="minorHAnsi" w:eastAsia="Cambria" w:hAnsiTheme="minorHAnsi"/>
          <w:sz w:val="18"/>
          <w:szCs w:val="18"/>
        </w:rPr>
        <w:t xml:space="preserve"> Select the type of kitchen exhaust system. Options are vented range hood, downdraft, and other.</w:t>
      </w:r>
    </w:p>
    <w:p w14:paraId="08A7F10F" w14:textId="0D8A14CB"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 xml:space="preserve">HVI </w:t>
      </w:r>
      <w:r w:rsidR="00982808">
        <w:rPr>
          <w:rFonts w:asciiTheme="minorHAnsi" w:eastAsia="Cambria" w:hAnsiTheme="minorHAnsi"/>
          <w:sz w:val="18"/>
          <w:szCs w:val="18"/>
        </w:rPr>
        <w:t xml:space="preserve">or AHAM </w:t>
      </w:r>
      <w:r>
        <w:rPr>
          <w:rFonts w:asciiTheme="minorHAnsi" w:eastAsia="Cambria" w:hAnsiTheme="minorHAnsi"/>
          <w:sz w:val="18"/>
          <w:szCs w:val="18"/>
        </w:rPr>
        <w:t>Directory Listed Model Number:</w:t>
      </w:r>
      <w:r w:rsidR="00767718">
        <w:rPr>
          <w:rFonts w:asciiTheme="minorHAnsi" w:eastAsia="Cambria" w:hAnsiTheme="minorHAnsi"/>
          <w:sz w:val="18"/>
          <w:szCs w:val="18"/>
        </w:rPr>
        <w:t xml:space="preserve"> Enter the kitchen exhaust system model number matching the installed equipment and HVI </w:t>
      </w:r>
      <w:r w:rsidR="00982808">
        <w:rPr>
          <w:rFonts w:asciiTheme="minorHAnsi" w:eastAsia="Cambria" w:hAnsiTheme="minorHAnsi"/>
          <w:sz w:val="18"/>
          <w:szCs w:val="18"/>
        </w:rPr>
        <w:t xml:space="preserve">or AHAM </w:t>
      </w:r>
      <w:r w:rsidR="00767718">
        <w:rPr>
          <w:rFonts w:asciiTheme="minorHAnsi" w:eastAsia="Cambria" w:hAnsiTheme="minorHAnsi"/>
          <w:sz w:val="18"/>
          <w:szCs w:val="18"/>
        </w:rPr>
        <w:t>directory.</w:t>
      </w:r>
    </w:p>
    <w:p w14:paraId="739CA583" w14:textId="025FB3FF"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 xml:space="preserve">HVI </w:t>
      </w:r>
      <w:r w:rsidR="00982808">
        <w:rPr>
          <w:rFonts w:asciiTheme="minorHAnsi" w:eastAsia="Cambria" w:hAnsiTheme="minorHAnsi"/>
          <w:sz w:val="18"/>
          <w:szCs w:val="18"/>
        </w:rPr>
        <w:t xml:space="preserve">or AHAM </w:t>
      </w:r>
      <w:r>
        <w:rPr>
          <w:rFonts w:asciiTheme="minorHAnsi" w:eastAsia="Cambria" w:hAnsiTheme="minorHAnsi"/>
          <w:sz w:val="18"/>
          <w:szCs w:val="18"/>
        </w:rPr>
        <w:t>Directory Listed Rated Airflow:</w:t>
      </w:r>
      <w:r w:rsidR="00767718">
        <w:rPr>
          <w:rFonts w:asciiTheme="minorHAnsi" w:eastAsia="Cambria" w:hAnsiTheme="minorHAnsi"/>
          <w:sz w:val="18"/>
          <w:szCs w:val="18"/>
        </w:rPr>
        <w:t xml:space="preserve"> Enter the rated airflow listed in the HVI </w:t>
      </w:r>
      <w:r w:rsidR="00982808">
        <w:rPr>
          <w:rFonts w:asciiTheme="minorHAnsi" w:eastAsia="Cambria" w:hAnsiTheme="minorHAnsi"/>
          <w:sz w:val="18"/>
          <w:szCs w:val="18"/>
        </w:rPr>
        <w:t xml:space="preserve">or AHAM </w:t>
      </w:r>
      <w:r w:rsidR="00767718">
        <w:rPr>
          <w:rFonts w:asciiTheme="minorHAnsi" w:eastAsia="Cambria" w:hAnsiTheme="minorHAnsi"/>
          <w:sz w:val="18"/>
          <w:szCs w:val="18"/>
        </w:rPr>
        <w:t>directory for the above model number.</w:t>
      </w:r>
    </w:p>
    <w:p w14:paraId="5D366340" w14:textId="7C5BF285" w:rsidR="00417094" w:rsidRPr="00767718" w:rsidRDefault="00417094" w:rsidP="00F26A73">
      <w:pPr>
        <w:pStyle w:val="ListParagraph"/>
        <w:numPr>
          <w:ilvl w:val="0"/>
          <w:numId w:val="22"/>
        </w:numPr>
        <w:rPr>
          <w:rFonts w:asciiTheme="minorHAnsi" w:eastAsia="Cambria" w:hAnsiTheme="minorHAnsi"/>
          <w:sz w:val="18"/>
          <w:szCs w:val="18"/>
        </w:rPr>
      </w:pPr>
      <w:r w:rsidRPr="00604BA7">
        <w:rPr>
          <w:rFonts w:asciiTheme="minorHAnsi" w:eastAsia="Cambria" w:hAnsiTheme="minorHAnsi"/>
          <w:sz w:val="18"/>
          <w:szCs w:val="18"/>
        </w:rPr>
        <w:t>HVI</w:t>
      </w:r>
      <w:r w:rsidR="00982808">
        <w:rPr>
          <w:rFonts w:asciiTheme="minorHAnsi" w:eastAsia="Cambria" w:hAnsiTheme="minorHAnsi"/>
          <w:sz w:val="18"/>
          <w:szCs w:val="18"/>
        </w:rPr>
        <w:t xml:space="preserve"> or AHAM</w:t>
      </w:r>
      <w:r w:rsidRPr="00604BA7">
        <w:rPr>
          <w:rFonts w:asciiTheme="minorHAnsi" w:eastAsia="Cambria" w:hAnsiTheme="minorHAnsi"/>
          <w:sz w:val="18"/>
          <w:szCs w:val="18"/>
        </w:rPr>
        <w:t xml:space="preserve"> Directory Listed Sound Rating:</w:t>
      </w:r>
      <w:r w:rsidR="00767718" w:rsidRPr="00604BA7">
        <w:rPr>
          <w:rFonts w:asciiTheme="minorHAnsi" w:eastAsia="Cambria" w:hAnsiTheme="minorHAnsi"/>
          <w:sz w:val="18"/>
          <w:szCs w:val="18"/>
        </w:rPr>
        <w:t xml:space="preserve"> </w:t>
      </w:r>
      <w:r w:rsidR="00767718" w:rsidRPr="00767718">
        <w:rPr>
          <w:rFonts w:asciiTheme="minorHAnsi" w:eastAsia="Cambria" w:hAnsiTheme="minorHAnsi"/>
          <w:sz w:val="18"/>
          <w:szCs w:val="18"/>
        </w:rPr>
        <w:t>Enter the sound rating listed in the HVI</w:t>
      </w:r>
      <w:r w:rsidR="00982808">
        <w:rPr>
          <w:rFonts w:asciiTheme="minorHAnsi" w:eastAsia="Cambria" w:hAnsiTheme="minorHAnsi"/>
          <w:sz w:val="18"/>
          <w:szCs w:val="18"/>
        </w:rPr>
        <w:t xml:space="preserve"> or AHAM</w:t>
      </w:r>
      <w:r w:rsidR="00767718" w:rsidRPr="00767718">
        <w:rPr>
          <w:rFonts w:asciiTheme="minorHAnsi" w:eastAsia="Cambria" w:hAnsiTheme="minorHAnsi"/>
          <w:sz w:val="18"/>
          <w:szCs w:val="18"/>
        </w:rPr>
        <w:t xml:space="preserve"> directory for the above model number.</w:t>
      </w:r>
    </w:p>
    <w:p w14:paraId="69497FA4" w14:textId="480F25D2"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Minimum Airflow (</w:t>
      </w:r>
      <w:r w:rsidR="005E2135">
        <w:rPr>
          <w:rFonts w:asciiTheme="minorHAnsi" w:eastAsia="Cambria" w:hAnsiTheme="minorHAnsi"/>
          <w:sz w:val="18"/>
          <w:szCs w:val="18"/>
        </w:rPr>
        <w:t>defaults to</w:t>
      </w:r>
      <w:r>
        <w:rPr>
          <w:rFonts w:asciiTheme="minorHAnsi" w:eastAsia="Cambria" w:hAnsiTheme="minorHAnsi"/>
          <w:sz w:val="18"/>
          <w:szCs w:val="18"/>
        </w:rPr>
        <w:t xml:space="preserve"> rated airflow):</w:t>
      </w:r>
      <w:r w:rsidR="00767718">
        <w:rPr>
          <w:rFonts w:asciiTheme="minorHAnsi" w:eastAsia="Cambria" w:hAnsiTheme="minorHAnsi"/>
          <w:sz w:val="18"/>
          <w:szCs w:val="18"/>
        </w:rPr>
        <w:t xml:space="preserve"> Defaults to rated airflow from HVI directory, but editable if exhaust system minimum airflow rate is</w:t>
      </w:r>
      <w:r w:rsidR="005E2135">
        <w:rPr>
          <w:rFonts w:asciiTheme="minorHAnsi" w:eastAsia="Cambria" w:hAnsiTheme="minorHAnsi"/>
          <w:sz w:val="18"/>
          <w:szCs w:val="18"/>
        </w:rPr>
        <w:t xml:space="preserve"> less</w:t>
      </w:r>
      <w:r w:rsidR="00767718">
        <w:rPr>
          <w:rFonts w:asciiTheme="minorHAnsi" w:eastAsia="Cambria" w:hAnsiTheme="minorHAnsi"/>
          <w:sz w:val="18"/>
          <w:szCs w:val="18"/>
        </w:rPr>
        <w:t xml:space="preserve"> than HVI listed value.</w:t>
      </w:r>
    </w:p>
    <w:p w14:paraId="2EF5E674" w14:textId="11BE6072"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Operation Schedule:</w:t>
      </w:r>
      <w:r w:rsidR="00767718">
        <w:rPr>
          <w:rFonts w:asciiTheme="minorHAnsi" w:eastAsia="Cambria" w:hAnsiTheme="minorHAnsi"/>
          <w:sz w:val="18"/>
          <w:szCs w:val="18"/>
        </w:rPr>
        <w:t xml:space="preserve"> Select the kitchen exhaust system operation schedule. Options are demand control and continuous.</w:t>
      </w:r>
    </w:p>
    <w:p w14:paraId="4F86B5B4" w14:textId="6376BF77" w:rsidR="00D7662B" w:rsidRPr="00717694" w:rsidRDefault="00E40485" w:rsidP="00717694">
      <w:pPr>
        <w:ind w:left="360"/>
        <w:rPr>
          <w:rFonts w:asciiTheme="minorHAnsi" w:eastAsia="Cambria" w:hAnsiTheme="minorHAnsi"/>
          <w:sz w:val="18"/>
          <w:szCs w:val="18"/>
        </w:rPr>
      </w:pPr>
      <w:r>
        <w:rPr>
          <w:rFonts w:asciiTheme="minorHAnsi" w:eastAsia="Cambria" w:hAnsiTheme="minorHAnsi"/>
          <w:sz w:val="18"/>
          <w:szCs w:val="18"/>
        </w:rPr>
        <w:t>9a.</w:t>
      </w:r>
      <w:r>
        <w:rPr>
          <w:rFonts w:asciiTheme="minorHAnsi" w:eastAsia="Cambria" w:hAnsiTheme="minorHAnsi"/>
          <w:sz w:val="18"/>
          <w:szCs w:val="18"/>
        </w:rPr>
        <w:tab/>
        <w:t>Method of Compliance: Select the method of compliance. Options are airflow and capture efficiency.</w:t>
      </w:r>
    </w:p>
    <w:p w14:paraId="23C20C79" w14:textId="77777777" w:rsidR="001A13A8" w:rsidRDefault="00417094" w:rsidP="001A13A8">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Required Minimum Ventilation Rate</w:t>
      </w:r>
      <w:r w:rsidR="00D26D15">
        <w:rPr>
          <w:rFonts w:asciiTheme="minorHAnsi" w:eastAsia="Cambria" w:hAnsiTheme="minorHAnsi"/>
          <w:sz w:val="18"/>
          <w:szCs w:val="18"/>
        </w:rPr>
        <w:t xml:space="preserve"> (if demand controlled)</w:t>
      </w:r>
      <w:r>
        <w:rPr>
          <w:rFonts w:asciiTheme="minorHAnsi" w:eastAsia="Cambria" w:hAnsiTheme="minorHAnsi"/>
          <w:sz w:val="18"/>
          <w:szCs w:val="18"/>
        </w:rPr>
        <w:t>:</w:t>
      </w:r>
      <w:r w:rsidR="00767718">
        <w:rPr>
          <w:rFonts w:asciiTheme="minorHAnsi" w:eastAsia="Cambria" w:hAnsiTheme="minorHAnsi"/>
          <w:sz w:val="18"/>
          <w:szCs w:val="18"/>
        </w:rPr>
        <w:t xml:space="preserve"> This field is filled out automatically and is calculated based on the system operation schedule and type, and kitchen type</w:t>
      </w:r>
      <w:r w:rsidR="00D26D15">
        <w:rPr>
          <w:rFonts w:asciiTheme="minorHAnsi" w:eastAsia="Cambria" w:hAnsiTheme="minorHAnsi"/>
          <w:sz w:val="18"/>
          <w:szCs w:val="18"/>
        </w:rPr>
        <w:t xml:space="preserve"> and volume</w:t>
      </w:r>
      <w:r w:rsidR="00A36719">
        <w:rPr>
          <w:rFonts w:asciiTheme="minorHAnsi" w:eastAsia="Cambria" w:hAnsiTheme="minorHAnsi"/>
          <w:sz w:val="18"/>
          <w:szCs w:val="18"/>
        </w:rPr>
        <w:t>, and Table 150.0-E and Table 150.0-G</w:t>
      </w:r>
      <w:r w:rsidR="00D26D15">
        <w:rPr>
          <w:rFonts w:asciiTheme="minorHAnsi" w:eastAsia="Cambria" w:hAnsiTheme="minorHAnsi"/>
          <w:sz w:val="18"/>
          <w:szCs w:val="18"/>
        </w:rPr>
        <w:t>. This field is only used for demand control exhaust systems. Continuous exhaust required minimum ventilation rate is determined in Section D.</w:t>
      </w:r>
    </w:p>
    <w:p w14:paraId="7BFB6610" w14:textId="6EBEAB64" w:rsidR="00982A9A" w:rsidRPr="00717694" w:rsidRDefault="00982A9A" w:rsidP="00717694">
      <w:pPr>
        <w:ind w:left="720" w:hanging="360"/>
        <w:rPr>
          <w:rFonts w:asciiTheme="minorHAnsi" w:eastAsia="Cambria" w:hAnsiTheme="minorHAnsi"/>
          <w:sz w:val="18"/>
          <w:szCs w:val="18"/>
        </w:rPr>
      </w:pPr>
      <w:r w:rsidRPr="00717694">
        <w:rPr>
          <w:rFonts w:asciiTheme="minorHAnsi" w:eastAsia="Cambria" w:hAnsiTheme="minorHAnsi"/>
          <w:sz w:val="18"/>
          <w:szCs w:val="18"/>
        </w:rPr>
        <w:t>10a.</w:t>
      </w:r>
      <w:r w:rsidRPr="00717694">
        <w:rPr>
          <w:rFonts w:asciiTheme="minorHAnsi" w:eastAsia="Cambria" w:hAnsiTheme="minorHAnsi"/>
          <w:sz w:val="18"/>
          <w:szCs w:val="18"/>
        </w:rPr>
        <w:tab/>
        <w:t>Exception to Maximum Sound Rating: User select: No Exception or Remote mounted fan with min. 4-ft of duct between fan and intake grille.</w:t>
      </w:r>
    </w:p>
    <w:p w14:paraId="51865AF9" w14:textId="4069CD6C"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Maximum Sound Rating:</w:t>
      </w:r>
      <w:r w:rsidR="00767718" w:rsidRPr="00767718">
        <w:rPr>
          <w:rFonts w:asciiTheme="minorHAnsi" w:eastAsia="Cambria" w:hAnsiTheme="minorHAnsi"/>
          <w:sz w:val="18"/>
          <w:szCs w:val="18"/>
        </w:rPr>
        <w:t xml:space="preserve"> </w:t>
      </w:r>
      <w:r w:rsidR="00767718">
        <w:rPr>
          <w:rFonts w:asciiTheme="minorHAnsi" w:eastAsia="Cambria" w:hAnsiTheme="minorHAnsi"/>
          <w:sz w:val="18"/>
          <w:szCs w:val="18"/>
        </w:rPr>
        <w:t>This field is filled out automatically and is calculated based the system operation schedule</w:t>
      </w:r>
      <w:r w:rsidR="00D326F9">
        <w:rPr>
          <w:rFonts w:asciiTheme="minorHAnsi" w:eastAsia="Cambria" w:hAnsiTheme="minorHAnsi"/>
          <w:sz w:val="18"/>
          <w:szCs w:val="18"/>
        </w:rPr>
        <w:t xml:space="preserve"> and minimum airflow</w:t>
      </w:r>
      <w:r w:rsidR="00767718">
        <w:rPr>
          <w:rFonts w:asciiTheme="minorHAnsi" w:eastAsia="Cambria" w:hAnsiTheme="minorHAnsi"/>
          <w:sz w:val="18"/>
          <w:szCs w:val="18"/>
        </w:rPr>
        <w:t>.</w:t>
      </w:r>
    </w:p>
    <w:p w14:paraId="09B5B1E2" w14:textId="09F07218" w:rsidR="00D326F9"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Compliance Statement</w:t>
      </w:r>
      <w:r w:rsidR="007F4B20">
        <w:rPr>
          <w:rFonts w:asciiTheme="minorHAnsi" w:eastAsia="Cambria" w:hAnsiTheme="minorHAnsi"/>
          <w:sz w:val="18"/>
          <w:szCs w:val="18"/>
        </w:rPr>
        <w:t xml:space="preserve"> for Airflow</w:t>
      </w:r>
      <w:r>
        <w:rPr>
          <w:rFonts w:asciiTheme="minorHAnsi" w:eastAsia="Cambria" w:hAnsiTheme="minorHAnsi"/>
          <w:sz w:val="18"/>
          <w:szCs w:val="18"/>
        </w:rPr>
        <w:t>:</w:t>
      </w:r>
      <w:r w:rsidR="00767718">
        <w:rPr>
          <w:rFonts w:asciiTheme="minorHAnsi" w:eastAsia="Cambria" w:hAnsiTheme="minorHAnsi"/>
          <w:sz w:val="18"/>
          <w:szCs w:val="18"/>
        </w:rPr>
        <w:t xml:space="preserve"> This field is filled out automatically based on the installed system listed airflow rate </w:t>
      </w:r>
      <w:r w:rsidR="00B16902">
        <w:rPr>
          <w:rFonts w:asciiTheme="minorHAnsi" w:eastAsia="Cambria" w:hAnsiTheme="minorHAnsi"/>
          <w:sz w:val="18"/>
          <w:szCs w:val="18"/>
        </w:rPr>
        <w:t xml:space="preserve">and </w:t>
      </w:r>
      <w:r w:rsidR="00767718">
        <w:rPr>
          <w:rFonts w:asciiTheme="minorHAnsi" w:eastAsia="Cambria" w:hAnsiTheme="minorHAnsi"/>
          <w:sz w:val="18"/>
          <w:szCs w:val="18"/>
        </w:rPr>
        <w:t>minimum required ventilation rate</w:t>
      </w:r>
      <w:r w:rsidR="00D326F9">
        <w:rPr>
          <w:rFonts w:asciiTheme="minorHAnsi" w:eastAsia="Cambria" w:hAnsiTheme="minorHAnsi"/>
          <w:sz w:val="18"/>
          <w:szCs w:val="18"/>
        </w:rPr>
        <w:t xml:space="preserve">. </w:t>
      </w:r>
      <w:r w:rsidR="00B16902">
        <w:rPr>
          <w:rFonts w:asciiTheme="minorHAnsi" w:eastAsia="Cambria" w:hAnsiTheme="minorHAnsi"/>
          <w:sz w:val="18"/>
          <w:szCs w:val="18"/>
        </w:rPr>
        <w:t>T</w:t>
      </w:r>
      <w:r w:rsidR="00D326F9">
        <w:rPr>
          <w:rFonts w:asciiTheme="minorHAnsi" w:eastAsia="Cambria" w:hAnsiTheme="minorHAnsi"/>
          <w:sz w:val="18"/>
          <w:szCs w:val="18"/>
        </w:rPr>
        <w:t xml:space="preserve">his field only determines compliance </w:t>
      </w:r>
      <w:r w:rsidR="00B16902">
        <w:rPr>
          <w:rFonts w:asciiTheme="minorHAnsi" w:eastAsia="Cambria" w:hAnsiTheme="minorHAnsi"/>
          <w:sz w:val="18"/>
          <w:szCs w:val="18"/>
        </w:rPr>
        <w:t>using airflow ratings for demand-controlled kitchen exhaust systems</w:t>
      </w:r>
      <w:r w:rsidR="00D326F9">
        <w:rPr>
          <w:rFonts w:asciiTheme="minorHAnsi" w:eastAsia="Cambria" w:hAnsiTheme="minorHAnsi"/>
          <w:sz w:val="18"/>
          <w:szCs w:val="18"/>
        </w:rPr>
        <w:t>. Continuous system ventilation rate compliance is determined in Section D.</w:t>
      </w:r>
      <w:r w:rsidR="008331A6">
        <w:rPr>
          <w:rFonts w:asciiTheme="minorHAnsi" w:eastAsia="Cambria" w:hAnsiTheme="minorHAnsi"/>
          <w:sz w:val="18"/>
          <w:szCs w:val="18"/>
        </w:rPr>
        <w:t xml:space="preserve"> Vented range hoods utilizing the capture efficiency rating for compliance is determined in Section E.</w:t>
      </w:r>
    </w:p>
    <w:p w14:paraId="7AD4FB98" w14:textId="0B5C9BE6" w:rsidR="008331A6" w:rsidRDefault="008331A6"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 xml:space="preserve">Compliance Statement </w:t>
      </w:r>
      <w:r w:rsidR="00C15EEF">
        <w:rPr>
          <w:rFonts w:asciiTheme="minorHAnsi" w:eastAsia="Cambria" w:hAnsiTheme="minorHAnsi"/>
          <w:sz w:val="18"/>
          <w:szCs w:val="18"/>
        </w:rPr>
        <w:t>for Sound. This field is filled out automatically based on the installed system listed sound rating and maximum sound rating allowed.</w:t>
      </w:r>
    </w:p>
    <w:p w14:paraId="42B696E7" w14:textId="77777777" w:rsidR="00D326F9" w:rsidRDefault="00D326F9" w:rsidP="003707C5">
      <w:pPr>
        <w:rPr>
          <w:rFonts w:asciiTheme="minorHAnsi" w:eastAsia="Cambria" w:hAnsiTheme="minorHAnsi"/>
          <w:sz w:val="18"/>
          <w:szCs w:val="18"/>
        </w:rPr>
      </w:pPr>
    </w:p>
    <w:p w14:paraId="6AF35430" w14:textId="0E1EAB53" w:rsidR="00D326F9" w:rsidRDefault="00D326F9" w:rsidP="00D326F9">
      <w:pPr>
        <w:rPr>
          <w:rFonts w:asciiTheme="minorHAnsi" w:hAnsiTheme="minorHAnsi"/>
          <w:b/>
          <w:sz w:val="18"/>
          <w:szCs w:val="18"/>
        </w:rPr>
      </w:pPr>
      <w:r w:rsidRPr="00C803C2">
        <w:rPr>
          <w:rFonts w:asciiTheme="minorHAnsi" w:eastAsia="Cambria" w:hAnsiTheme="minorHAnsi"/>
          <w:b/>
          <w:sz w:val="18"/>
          <w:szCs w:val="18"/>
        </w:rPr>
        <w:t xml:space="preserve">Section </w:t>
      </w:r>
      <w:r w:rsidR="009417DB">
        <w:rPr>
          <w:rFonts w:asciiTheme="minorHAnsi" w:eastAsia="Cambria" w:hAnsiTheme="minorHAnsi"/>
          <w:b/>
          <w:sz w:val="18"/>
          <w:szCs w:val="18"/>
        </w:rPr>
        <w:t>C</w:t>
      </w:r>
      <w:r w:rsidRPr="00C803C2">
        <w:rPr>
          <w:rFonts w:asciiTheme="minorHAnsi" w:eastAsia="Cambria" w:hAnsiTheme="minorHAnsi"/>
          <w:b/>
          <w:sz w:val="18"/>
          <w:szCs w:val="18"/>
        </w:rPr>
        <w:t xml:space="preserve">. </w:t>
      </w:r>
      <w:r>
        <w:rPr>
          <w:rFonts w:asciiTheme="minorHAnsi" w:eastAsia="Cambria" w:hAnsiTheme="minorHAnsi"/>
          <w:b/>
          <w:sz w:val="18"/>
          <w:szCs w:val="18"/>
        </w:rPr>
        <w:t xml:space="preserve">Continuous </w:t>
      </w:r>
      <w:r w:rsidRPr="00C803C2">
        <w:rPr>
          <w:rFonts w:asciiTheme="minorHAnsi" w:eastAsia="Cambria" w:hAnsiTheme="minorHAnsi"/>
          <w:b/>
          <w:sz w:val="18"/>
          <w:szCs w:val="18"/>
        </w:rPr>
        <w:t>Kitchen Exhaust</w:t>
      </w:r>
    </w:p>
    <w:p w14:paraId="2F83712F" w14:textId="43C1E750" w:rsidR="00D326F9" w:rsidRDefault="00D326F9" w:rsidP="003707C5">
      <w:pPr>
        <w:pStyle w:val="ListParagraph"/>
        <w:numPr>
          <w:ilvl w:val="0"/>
          <w:numId w:val="27"/>
        </w:numPr>
        <w:rPr>
          <w:rFonts w:asciiTheme="minorHAnsi" w:eastAsia="Cambria" w:hAnsiTheme="minorHAnsi"/>
          <w:sz w:val="18"/>
          <w:szCs w:val="18"/>
        </w:rPr>
      </w:pPr>
      <w:r w:rsidRPr="00D326F9">
        <w:rPr>
          <w:rFonts w:asciiTheme="minorHAnsi" w:eastAsia="Cambria" w:hAnsiTheme="minorHAnsi"/>
          <w:sz w:val="18"/>
          <w:szCs w:val="18"/>
        </w:rPr>
        <w:t>Total Contin</w:t>
      </w:r>
      <w:r>
        <w:rPr>
          <w:rFonts w:asciiTheme="minorHAnsi" w:eastAsia="Cambria" w:hAnsiTheme="minorHAnsi"/>
          <w:sz w:val="18"/>
          <w:szCs w:val="18"/>
        </w:rPr>
        <w:t>uous Ventilation Airflow: This field is filled out automatically and is equal to the sum of the HVI listed airflow for all continuously operated kitchen exhaust systems.</w:t>
      </w:r>
    </w:p>
    <w:p w14:paraId="17F5066E" w14:textId="537A1CA3" w:rsidR="00D326F9" w:rsidRDefault="00D326F9" w:rsidP="003707C5">
      <w:pPr>
        <w:pStyle w:val="ListParagraph"/>
        <w:numPr>
          <w:ilvl w:val="0"/>
          <w:numId w:val="27"/>
        </w:numPr>
        <w:rPr>
          <w:rFonts w:asciiTheme="minorHAnsi" w:eastAsia="Cambria" w:hAnsiTheme="minorHAnsi"/>
          <w:sz w:val="18"/>
          <w:szCs w:val="18"/>
        </w:rPr>
      </w:pPr>
      <w:r>
        <w:rPr>
          <w:rFonts w:asciiTheme="minorHAnsi" w:eastAsia="Cambria" w:hAnsiTheme="minorHAnsi"/>
          <w:sz w:val="18"/>
          <w:szCs w:val="18"/>
        </w:rPr>
        <w:t>Required Minimum Continuous Ventilation Airflow: This field is filled out automatically and is equal to five times the enclosed kitchen volume.</w:t>
      </w:r>
    </w:p>
    <w:p w14:paraId="3B710C4C" w14:textId="351EDA17" w:rsidR="00417094" w:rsidRPr="003707C5" w:rsidRDefault="00D326F9" w:rsidP="003707C5">
      <w:pPr>
        <w:pStyle w:val="ListParagraph"/>
        <w:numPr>
          <w:ilvl w:val="0"/>
          <w:numId w:val="27"/>
        </w:numPr>
        <w:rPr>
          <w:rFonts w:asciiTheme="minorHAnsi" w:eastAsia="Cambria" w:hAnsiTheme="minorHAnsi"/>
          <w:sz w:val="18"/>
          <w:szCs w:val="18"/>
        </w:rPr>
      </w:pPr>
      <w:r>
        <w:rPr>
          <w:rFonts w:asciiTheme="minorHAnsi" w:eastAsia="Cambria" w:hAnsiTheme="minorHAnsi"/>
          <w:sz w:val="18"/>
          <w:szCs w:val="18"/>
        </w:rPr>
        <w:t>Compliance Statement: This field is filled</w:t>
      </w:r>
      <w:r w:rsidR="00327A9C">
        <w:rPr>
          <w:rFonts w:asciiTheme="minorHAnsi" w:eastAsia="Cambria" w:hAnsiTheme="minorHAnsi"/>
          <w:sz w:val="18"/>
          <w:szCs w:val="18"/>
        </w:rPr>
        <w:t xml:space="preserve"> out automatically and is based on the total installed continuous ventilation airflow and the required minimum continuous ventilation airflow.</w:t>
      </w:r>
    </w:p>
    <w:p w14:paraId="3BD2BB2E" w14:textId="77777777" w:rsidR="0014644D" w:rsidRDefault="0014644D" w:rsidP="0014644D">
      <w:pPr>
        <w:rPr>
          <w:rFonts w:asciiTheme="minorHAnsi" w:eastAsia="Cambria" w:hAnsiTheme="minorHAnsi"/>
          <w:b/>
          <w:sz w:val="18"/>
          <w:szCs w:val="18"/>
        </w:rPr>
      </w:pPr>
    </w:p>
    <w:p w14:paraId="7CBC05A3" w14:textId="6855C986" w:rsidR="0014644D" w:rsidRDefault="0014644D" w:rsidP="0014644D">
      <w:pPr>
        <w:rPr>
          <w:rFonts w:asciiTheme="minorHAnsi" w:eastAsia="Cambria" w:hAnsiTheme="minorHAnsi"/>
          <w:b/>
          <w:sz w:val="18"/>
          <w:szCs w:val="18"/>
        </w:rPr>
      </w:pPr>
      <w:r>
        <w:rPr>
          <w:rFonts w:asciiTheme="minorHAnsi" w:eastAsia="Cambria" w:hAnsiTheme="minorHAnsi"/>
          <w:b/>
          <w:sz w:val="18"/>
          <w:szCs w:val="18"/>
        </w:rPr>
        <w:t xml:space="preserve">Section </w:t>
      </w:r>
      <w:r w:rsidR="007C4CE6">
        <w:rPr>
          <w:rFonts w:asciiTheme="minorHAnsi" w:eastAsia="Cambria" w:hAnsiTheme="minorHAnsi"/>
          <w:b/>
          <w:sz w:val="18"/>
          <w:szCs w:val="18"/>
        </w:rPr>
        <w:t>C2</w:t>
      </w:r>
      <w:r>
        <w:rPr>
          <w:rFonts w:asciiTheme="minorHAnsi" w:eastAsia="Cambria" w:hAnsiTheme="minorHAnsi"/>
          <w:b/>
          <w:sz w:val="18"/>
          <w:szCs w:val="18"/>
        </w:rPr>
        <w:t>. Kitchen Range Hood Capture Efficiency Option</w:t>
      </w:r>
    </w:p>
    <w:p w14:paraId="54314B87" w14:textId="77777777" w:rsidR="0014644D" w:rsidRDefault="0014644D" w:rsidP="0014644D">
      <w:pPr>
        <w:ind w:left="720"/>
        <w:rPr>
          <w:rFonts w:asciiTheme="minorHAnsi" w:eastAsia="Cambria" w:hAnsiTheme="minorHAnsi"/>
          <w:b/>
          <w:sz w:val="18"/>
          <w:szCs w:val="18"/>
        </w:rPr>
      </w:pPr>
      <w:r>
        <w:rPr>
          <w:rFonts w:asciiTheme="minorHAnsi" w:eastAsia="Cambria" w:hAnsiTheme="minorHAnsi"/>
          <w:b/>
          <w:sz w:val="18"/>
          <w:szCs w:val="18"/>
        </w:rPr>
        <w:t>Note: This table is used only when complying with local exhaust requirements by utilizing the capture efficiency rating instead of the airflow rating.</w:t>
      </w:r>
    </w:p>
    <w:p w14:paraId="022B6A11" w14:textId="77777777" w:rsidR="0014644D" w:rsidRDefault="0014644D" w:rsidP="0014644D">
      <w:pPr>
        <w:pStyle w:val="ListParagraph"/>
        <w:numPr>
          <w:ilvl w:val="0"/>
          <w:numId w:val="32"/>
        </w:numPr>
        <w:rPr>
          <w:rFonts w:asciiTheme="minorHAnsi" w:eastAsia="Cambria" w:hAnsiTheme="minorHAnsi"/>
          <w:sz w:val="18"/>
          <w:szCs w:val="18"/>
        </w:rPr>
      </w:pPr>
      <w:r>
        <w:rPr>
          <w:rFonts w:asciiTheme="minorHAnsi" w:eastAsia="Cambria" w:hAnsiTheme="minorHAnsi"/>
          <w:sz w:val="18"/>
          <w:szCs w:val="18"/>
        </w:rPr>
        <w:t>Manufacturer Name: Enter manufacturer name for the kitchen range hood.</w:t>
      </w:r>
    </w:p>
    <w:p w14:paraId="5690B07E" w14:textId="77777777" w:rsidR="0014644D" w:rsidRDefault="0014644D" w:rsidP="0014644D">
      <w:pPr>
        <w:pStyle w:val="ListParagraph"/>
        <w:numPr>
          <w:ilvl w:val="0"/>
          <w:numId w:val="32"/>
        </w:numPr>
        <w:rPr>
          <w:rFonts w:asciiTheme="minorHAnsi" w:eastAsia="Cambria" w:hAnsiTheme="minorHAnsi"/>
          <w:sz w:val="18"/>
          <w:szCs w:val="18"/>
        </w:rPr>
      </w:pPr>
      <w:r>
        <w:rPr>
          <w:rFonts w:asciiTheme="minorHAnsi" w:eastAsia="Cambria" w:hAnsiTheme="minorHAnsi"/>
          <w:sz w:val="18"/>
          <w:szCs w:val="18"/>
        </w:rPr>
        <w:t>CEC-Approved Directory Listed Model Number: Enter the kitchen range hood model number matching the installed equipment and a CEC-approved directory listing.</w:t>
      </w:r>
    </w:p>
    <w:p w14:paraId="07CFB2F6" w14:textId="77777777" w:rsidR="0014644D" w:rsidRDefault="0014644D" w:rsidP="0014644D">
      <w:pPr>
        <w:pStyle w:val="ListParagraph"/>
        <w:numPr>
          <w:ilvl w:val="0"/>
          <w:numId w:val="32"/>
        </w:numPr>
        <w:rPr>
          <w:rFonts w:asciiTheme="minorHAnsi" w:eastAsia="Cambria" w:hAnsiTheme="minorHAnsi"/>
          <w:sz w:val="18"/>
          <w:szCs w:val="18"/>
        </w:rPr>
      </w:pPr>
      <w:r>
        <w:rPr>
          <w:rFonts w:asciiTheme="minorHAnsi" w:eastAsia="Cambria" w:hAnsiTheme="minorHAnsi"/>
          <w:sz w:val="18"/>
          <w:szCs w:val="18"/>
        </w:rPr>
        <w:t>CEC-Approved Directory Listed Rated Capture Efficiency: Enter the rated capture efficiency in the CEC-approved directory for the above model number.</w:t>
      </w:r>
    </w:p>
    <w:p w14:paraId="46114209" w14:textId="77777777" w:rsidR="0014644D" w:rsidRDefault="0014644D" w:rsidP="0014644D">
      <w:pPr>
        <w:pStyle w:val="ListParagraph"/>
        <w:numPr>
          <w:ilvl w:val="0"/>
          <w:numId w:val="32"/>
        </w:numPr>
        <w:rPr>
          <w:rFonts w:asciiTheme="minorHAnsi" w:eastAsia="Cambria" w:hAnsiTheme="minorHAnsi"/>
          <w:sz w:val="18"/>
          <w:szCs w:val="18"/>
        </w:rPr>
      </w:pPr>
      <w:r>
        <w:rPr>
          <w:rFonts w:asciiTheme="minorHAnsi" w:eastAsia="Cambria" w:hAnsiTheme="minorHAnsi"/>
          <w:sz w:val="18"/>
          <w:szCs w:val="18"/>
        </w:rPr>
        <w:t>Required Minimum Capture Efficiency: This field is filled out automatically and is determined by the dwelling unit square footage, kitchen range fuel type, and Table 150.0-G.</w:t>
      </w:r>
    </w:p>
    <w:p w14:paraId="1F1F35BA" w14:textId="2C8F494E" w:rsidR="001137B7" w:rsidRDefault="0014644D" w:rsidP="0014644D">
      <w:pPr>
        <w:pStyle w:val="ListParagraph"/>
        <w:numPr>
          <w:ilvl w:val="0"/>
          <w:numId w:val="32"/>
        </w:numPr>
        <w:rPr>
          <w:rFonts w:asciiTheme="minorHAnsi" w:eastAsia="Cambria" w:hAnsiTheme="minorHAnsi"/>
          <w:sz w:val="18"/>
          <w:szCs w:val="18"/>
        </w:rPr>
      </w:pPr>
      <w:r>
        <w:rPr>
          <w:rFonts w:asciiTheme="minorHAnsi" w:eastAsia="Cambria" w:hAnsiTheme="minorHAnsi"/>
          <w:sz w:val="18"/>
          <w:szCs w:val="18"/>
        </w:rPr>
        <w:t>Compliance Statement. This field is filled out automatically based on the installed system listed capture efficiency rating and required minimum capture efficiency.</w:t>
      </w:r>
    </w:p>
    <w:p w14:paraId="0FFC0FC7" w14:textId="77777777" w:rsidR="001137B7" w:rsidRDefault="001137B7">
      <w:pPr>
        <w:rPr>
          <w:rFonts w:asciiTheme="minorHAnsi" w:eastAsia="Cambria" w:hAnsiTheme="minorHAnsi"/>
          <w:sz w:val="18"/>
          <w:szCs w:val="18"/>
        </w:rPr>
      </w:pPr>
      <w:r>
        <w:rPr>
          <w:rFonts w:asciiTheme="minorHAnsi" w:eastAsia="Cambria" w:hAnsiTheme="minorHAnsi"/>
          <w:sz w:val="18"/>
          <w:szCs w:val="18"/>
        </w:rPr>
        <w:br w:type="page"/>
      </w:r>
    </w:p>
    <w:p w14:paraId="0FFD1922" w14:textId="79CFBFBC" w:rsidR="00BF3503" w:rsidRPr="00BF3503" w:rsidRDefault="00BF3503">
      <w:pPr>
        <w:rPr>
          <w:rFonts w:asciiTheme="minorHAnsi" w:eastAsia="Cambria" w:hAnsiTheme="minorHAnsi"/>
          <w:b/>
          <w:sz w:val="18"/>
          <w:szCs w:val="18"/>
        </w:rPr>
      </w:pPr>
      <w:r w:rsidRPr="00BF3503">
        <w:rPr>
          <w:rFonts w:asciiTheme="minorHAnsi" w:eastAsia="Cambria" w:hAnsiTheme="minorHAnsi"/>
          <w:b/>
          <w:sz w:val="18"/>
          <w:szCs w:val="18"/>
        </w:rPr>
        <w:lastRenderedPageBreak/>
        <w:t xml:space="preserve">Section </w:t>
      </w:r>
      <w:r w:rsidR="009417DB">
        <w:rPr>
          <w:rFonts w:asciiTheme="minorHAnsi" w:eastAsia="Cambria" w:hAnsiTheme="minorHAnsi"/>
          <w:b/>
          <w:sz w:val="18"/>
          <w:szCs w:val="18"/>
        </w:rPr>
        <w:t>D</w:t>
      </w:r>
      <w:r w:rsidRPr="00BF3503">
        <w:rPr>
          <w:rFonts w:asciiTheme="minorHAnsi" w:eastAsia="Cambria" w:hAnsiTheme="minorHAnsi"/>
          <w:b/>
          <w:sz w:val="18"/>
          <w:szCs w:val="18"/>
        </w:rPr>
        <w:t xml:space="preserve">. </w:t>
      </w:r>
      <w:r w:rsidR="009417DB">
        <w:rPr>
          <w:rFonts w:asciiTheme="minorHAnsi" w:eastAsia="Cambria" w:hAnsiTheme="minorHAnsi"/>
          <w:b/>
          <w:sz w:val="18"/>
          <w:szCs w:val="18"/>
        </w:rPr>
        <w:t>Determination of HERS Verification Compliance</w:t>
      </w:r>
    </w:p>
    <w:p w14:paraId="4FA59164" w14:textId="199200B3" w:rsidR="00BF3503" w:rsidRPr="00C62500" w:rsidRDefault="00BF3503" w:rsidP="00BF3503">
      <w:pPr>
        <w:numPr>
          <w:ilvl w:val="0"/>
          <w:numId w:val="23"/>
        </w:numPr>
        <w:rPr>
          <w:rFonts w:asciiTheme="minorHAnsi" w:hAnsiTheme="minorHAnsi"/>
        </w:rPr>
      </w:pPr>
      <w:r w:rsidRPr="00714E84">
        <w:rPr>
          <w:rFonts w:asciiTheme="minorHAnsi" w:hAnsiTheme="minorHAnsi"/>
        </w:rPr>
        <w:t xml:space="preserve">This field </w:t>
      </w:r>
      <w:r w:rsidR="009417DB">
        <w:rPr>
          <w:rFonts w:asciiTheme="minorHAnsi" w:hAnsiTheme="minorHAnsi"/>
        </w:rPr>
        <w:t>is filled out automatically based on all verification protocol requirements in this document showing compliance.</w:t>
      </w:r>
    </w:p>
    <w:tbl>
      <w:tblPr>
        <w:tblStyle w:val="TableGrid"/>
        <w:tblW w:w="0" w:type="auto"/>
        <w:tblLook w:val="04A0" w:firstRow="1" w:lastRow="0" w:firstColumn="1" w:lastColumn="0" w:noHBand="0" w:noVBand="1"/>
      </w:tblPr>
      <w:tblGrid>
        <w:gridCol w:w="10790"/>
      </w:tblGrid>
      <w:tr w:rsidR="0096325C" w14:paraId="1AF0E1AB" w14:textId="77777777" w:rsidTr="0096325C">
        <w:tc>
          <w:tcPr>
            <w:tcW w:w="11016" w:type="dxa"/>
          </w:tcPr>
          <w:p w14:paraId="6A10A0AC" w14:textId="1CFDD3AC" w:rsidR="0096325C" w:rsidRDefault="00610FEB" w:rsidP="00052480">
            <w:pPr>
              <w:rPr>
                <w:rFonts w:asciiTheme="minorHAnsi" w:hAnsiTheme="minorHAnsi"/>
                <w:sz w:val="18"/>
                <w:szCs w:val="18"/>
              </w:rPr>
            </w:pPr>
            <w:r w:rsidRPr="00E45537">
              <w:rPr>
                <w:rFonts w:asciiTheme="minorHAnsi" w:hAnsiTheme="minorHAnsi"/>
                <w:sz w:val="18"/>
                <w:szCs w:val="18"/>
              </w:rPr>
              <w:t>&lt;&lt;Static Text - see the top&gt;&gt;</w:t>
            </w:r>
          </w:p>
        </w:tc>
      </w:tr>
    </w:tbl>
    <w:p w14:paraId="260E2847" w14:textId="77777777" w:rsidR="0096325C" w:rsidRPr="0029047D" w:rsidRDefault="0096325C" w:rsidP="00D65FA1">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26"/>
        <w:gridCol w:w="4499"/>
        <w:gridCol w:w="5665"/>
      </w:tblGrid>
      <w:tr w:rsidR="00192313" w:rsidRPr="0029047D" w14:paraId="17323F75" w14:textId="77777777" w:rsidTr="00F26A73">
        <w:tc>
          <w:tcPr>
            <w:tcW w:w="10790" w:type="dxa"/>
            <w:gridSpan w:val="3"/>
          </w:tcPr>
          <w:p w14:paraId="082BE664" w14:textId="73EB3BC2" w:rsidR="00192313" w:rsidRPr="0029047D" w:rsidRDefault="0019231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29047D">
              <w:rPr>
                <w:rFonts w:asciiTheme="minorHAnsi" w:hAnsiTheme="minorHAnsi"/>
                <w:b/>
                <w:szCs w:val="18"/>
              </w:rPr>
              <w:t xml:space="preserve">A. </w:t>
            </w:r>
            <w:r w:rsidR="00B4489D">
              <w:rPr>
                <w:rFonts w:asciiTheme="minorHAnsi" w:hAnsiTheme="minorHAnsi"/>
                <w:b/>
                <w:szCs w:val="18"/>
              </w:rPr>
              <w:t>Local Mechanical Exhaust</w:t>
            </w:r>
            <w:r w:rsidR="00E842BD">
              <w:rPr>
                <w:rFonts w:asciiTheme="minorHAnsi" w:hAnsiTheme="minorHAnsi"/>
                <w:b/>
                <w:szCs w:val="18"/>
              </w:rPr>
              <w:t xml:space="preserve"> </w:t>
            </w:r>
            <w:r w:rsidRPr="0029047D">
              <w:rPr>
                <w:rFonts w:asciiTheme="minorHAnsi" w:hAnsiTheme="minorHAnsi"/>
                <w:b/>
                <w:szCs w:val="18"/>
              </w:rPr>
              <w:t>- General Information</w:t>
            </w:r>
          </w:p>
        </w:tc>
      </w:tr>
      <w:tr w:rsidR="005D17AE" w:rsidRPr="007A5D38" w14:paraId="49CC07DE" w14:textId="77777777" w:rsidTr="00E922E3">
        <w:trPr>
          <w:trHeight w:val="158"/>
        </w:trPr>
        <w:tc>
          <w:tcPr>
            <w:tcW w:w="626" w:type="dxa"/>
            <w:vAlign w:val="center"/>
          </w:tcPr>
          <w:p w14:paraId="7DB916A9" w14:textId="77777777" w:rsidR="005D17AE" w:rsidRPr="007A5D38" w:rsidRDefault="005D17AE" w:rsidP="005D17AE">
            <w:pPr>
              <w:jc w:val="center"/>
              <w:rPr>
                <w:rFonts w:asciiTheme="minorHAnsi" w:hAnsiTheme="minorHAnsi" w:cstheme="minorHAnsi"/>
                <w:sz w:val="18"/>
                <w:szCs w:val="18"/>
              </w:rPr>
            </w:pPr>
            <w:r w:rsidRPr="007A5D38">
              <w:rPr>
                <w:rFonts w:asciiTheme="minorHAnsi" w:hAnsiTheme="minorHAnsi" w:cstheme="minorHAnsi"/>
                <w:sz w:val="18"/>
                <w:szCs w:val="18"/>
              </w:rPr>
              <w:t>01</w:t>
            </w:r>
          </w:p>
        </w:tc>
        <w:tc>
          <w:tcPr>
            <w:tcW w:w="4499" w:type="dxa"/>
            <w:vAlign w:val="center"/>
          </w:tcPr>
          <w:p w14:paraId="40A74336" w14:textId="77777777" w:rsidR="005D17AE" w:rsidRPr="007A5D38" w:rsidRDefault="005D17AE" w:rsidP="005D17AE">
            <w:pPr>
              <w:rPr>
                <w:rFonts w:asciiTheme="minorHAnsi" w:hAnsiTheme="minorHAnsi" w:cstheme="minorHAnsi"/>
                <w:sz w:val="18"/>
                <w:szCs w:val="18"/>
              </w:rPr>
            </w:pPr>
            <w:r w:rsidRPr="007A5D38">
              <w:rPr>
                <w:rFonts w:asciiTheme="minorHAnsi" w:hAnsiTheme="minorHAnsi" w:cstheme="minorHAnsi"/>
                <w:sz w:val="18"/>
                <w:szCs w:val="18"/>
              </w:rPr>
              <w:t>Dwelling Unit Name</w:t>
            </w:r>
          </w:p>
        </w:tc>
        <w:tc>
          <w:tcPr>
            <w:tcW w:w="5665" w:type="dxa"/>
          </w:tcPr>
          <w:p w14:paraId="6BCA4528" w14:textId="50AE21B5" w:rsidR="005D17AE" w:rsidRPr="007A5D38" w:rsidRDefault="005D17AE" w:rsidP="00604BA7">
            <w:pPr>
              <w:rPr>
                <w:rFonts w:asciiTheme="minorHAnsi" w:hAnsiTheme="minorHAnsi" w:cstheme="minorHAnsi"/>
                <w:sz w:val="18"/>
                <w:szCs w:val="18"/>
              </w:rPr>
            </w:pPr>
            <w:r w:rsidRPr="00F5715E">
              <w:rPr>
                <w:rFonts w:asciiTheme="minorHAnsi" w:hAnsiTheme="minorHAnsi"/>
                <w:sz w:val="18"/>
                <w:szCs w:val="18"/>
              </w:rPr>
              <w:t>&lt;&lt;</w:t>
            </w:r>
            <w:r>
              <w:rPr>
                <w:rFonts w:asciiTheme="minorHAnsi" w:hAnsiTheme="minorHAnsi"/>
                <w:sz w:val="18"/>
                <w:szCs w:val="18"/>
              </w:rPr>
              <w:t>C</w:t>
            </w:r>
            <w:r w:rsidRPr="00F5715E">
              <w:rPr>
                <w:rFonts w:asciiTheme="minorHAnsi" w:hAnsiTheme="minorHAnsi"/>
                <w:sz w:val="18"/>
                <w:szCs w:val="18"/>
              </w:rPr>
              <w:t xml:space="preserve">alculated field, referenced data from </w:t>
            </w:r>
            <w:r>
              <w:rPr>
                <w:rFonts w:asciiTheme="minorHAnsi" w:hAnsiTheme="minorHAnsi" w:cstheme="minorHAnsi"/>
                <w:sz w:val="18"/>
                <w:szCs w:val="18"/>
              </w:rPr>
              <w:t>MCH-01, “</w:t>
            </w:r>
            <w:r w:rsidRPr="007A5D38">
              <w:rPr>
                <w:rFonts w:asciiTheme="minorHAnsi" w:hAnsiTheme="minorHAnsi" w:cstheme="minorHAnsi"/>
                <w:sz w:val="18"/>
                <w:szCs w:val="18"/>
              </w:rPr>
              <w:t>Dwelling Unit Name</w:t>
            </w:r>
            <w:r>
              <w:rPr>
                <w:rFonts w:asciiTheme="minorHAnsi" w:hAnsiTheme="minorHAnsi" w:cstheme="minorHAnsi"/>
                <w:sz w:val="18"/>
                <w:szCs w:val="18"/>
              </w:rPr>
              <w:t>” (A</w:t>
            </w:r>
            <w:proofErr w:type="gramStart"/>
            <w:r>
              <w:rPr>
                <w:rFonts w:asciiTheme="minorHAnsi" w:hAnsiTheme="minorHAnsi" w:cstheme="minorHAnsi"/>
                <w:sz w:val="18"/>
                <w:szCs w:val="18"/>
              </w:rPr>
              <w:t>01)</w:t>
            </w:r>
            <w:r w:rsidR="00A75CC8">
              <w:rPr>
                <w:rFonts w:asciiTheme="minorHAnsi" w:hAnsiTheme="minorHAnsi"/>
                <w:sz w:val="18"/>
                <w:szCs w:val="18"/>
              </w:rPr>
              <w:t>LMCC</w:t>
            </w:r>
            <w:proofErr w:type="gramEnd"/>
            <w:r w:rsidRPr="00F5715E">
              <w:rPr>
                <w:rFonts w:asciiTheme="minorHAnsi" w:hAnsiTheme="minorHAnsi"/>
                <w:sz w:val="18"/>
                <w:szCs w:val="18"/>
              </w:rPr>
              <w:t>.</w:t>
            </w:r>
            <w:r>
              <w:rPr>
                <w:rFonts w:asciiTheme="minorHAnsi" w:hAnsiTheme="minorHAnsi"/>
                <w:sz w:val="18"/>
                <w:szCs w:val="18"/>
              </w:rPr>
              <w:t>&gt;&gt;</w:t>
            </w:r>
          </w:p>
        </w:tc>
      </w:tr>
      <w:tr w:rsidR="00192313" w:rsidRPr="007A5D38" w14:paraId="3E6215D8" w14:textId="77777777" w:rsidTr="00E922E3">
        <w:trPr>
          <w:trHeight w:val="158"/>
        </w:trPr>
        <w:tc>
          <w:tcPr>
            <w:tcW w:w="626" w:type="dxa"/>
            <w:vAlign w:val="center"/>
          </w:tcPr>
          <w:p w14:paraId="33569EB3" w14:textId="77777777" w:rsidR="00192313" w:rsidRPr="007A5D38" w:rsidRDefault="00192313" w:rsidP="00192313">
            <w:pPr>
              <w:jc w:val="center"/>
              <w:rPr>
                <w:rFonts w:asciiTheme="minorHAnsi" w:hAnsiTheme="minorHAnsi" w:cstheme="minorHAnsi"/>
                <w:sz w:val="18"/>
                <w:szCs w:val="18"/>
              </w:rPr>
            </w:pPr>
            <w:r w:rsidRPr="007A5D38">
              <w:rPr>
                <w:rFonts w:asciiTheme="minorHAnsi" w:hAnsiTheme="minorHAnsi" w:cstheme="minorHAnsi"/>
                <w:sz w:val="18"/>
                <w:szCs w:val="18"/>
              </w:rPr>
              <w:t>02</w:t>
            </w:r>
          </w:p>
        </w:tc>
        <w:tc>
          <w:tcPr>
            <w:tcW w:w="4499" w:type="dxa"/>
            <w:vAlign w:val="center"/>
          </w:tcPr>
          <w:p w14:paraId="1D1304B5" w14:textId="77777777" w:rsidR="00192313" w:rsidRPr="007A5D38" w:rsidRDefault="00192313" w:rsidP="00192313">
            <w:pPr>
              <w:rPr>
                <w:rFonts w:asciiTheme="minorHAnsi" w:hAnsiTheme="minorHAnsi" w:cstheme="minorHAnsi"/>
                <w:sz w:val="18"/>
                <w:szCs w:val="18"/>
              </w:rPr>
            </w:pPr>
            <w:r w:rsidRPr="007A5D38">
              <w:rPr>
                <w:rFonts w:asciiTheme="minorHAnsi" w:hAnsiTheme="minorHAnsi" w:cstheme="minorHAnsi"/>
                <w:sz w:val="18"/>
                <w:szCs w:val="18"/>
              </w:rPr>
              <w:t>Building Type</w:t>
            </w:r>
          </w:p>
        </w:tc>
        <w:tc>
          <w:tcPr>
            <w:tcW w:w="5665" w:type="dxa"/>
          </w:tcPr>
          <w:p w14:paraId="7DA858C2" w14:textId="1CD5F942" w:rsidR="00192313" w:rsidRPr="007A5D38" w:rsidRDefault="00C56E30" w:rsidP="00604BA7">
            <w:pPr>
              <w:rPr>
                <w:rFonts w:asciiTheme="minorHAnsi" w:hAnsiTheme="minorHAnsi" w:cstheme="minorHAnsi"/>
                <w:sz w:val="18"/>
                <w:szCs w:val="18"/>
              </w:rPr>
            </w:pPr>
            <w:r w:rsidRPr="007A5D38">
              <w:rPr>
                <w:rFonts w:asciiTheme="minorHAnsi" w:hAnsiTheme="minorHAnsi" w:cstheme="minorHAnsi"/>
                <w:sz w:val="18"/>
                <w:szCs w:val="18"/>
              </w:rPr>
              <w:t>&lt;&lt;</w:t>
            </w:r>
            <w:r w:rsidR="009062EA" w:rsidRPr="007A5D38">
              <w:rPr>
                <w:rFonts w:asciiTheme="minorHAnsi" w:hAnsiTheme="minorHAnsi" w:cstheme="minorHAnsi"/>
                <w:sz w:val="18"/>
                <w:szCs w:val="18"/>
              </w:rPr>
              <w:t xml:space="preserve"> </w:t>
            </w:r>
            <w:del w:id="2" w:author="Alhabibi, Haider@Energy" w:date="2022-07-13T19:44:00Z">
              <w:r w:rsidR="009062EA" w:rsidRPr="007A5D38" w:rsidDel="00E33BF5">
                <w:rPr>
                  <w:rFonts w:asciiTheme="minorHAnsi" w:hAnsiTheme="minorHAnsi" w:cstheme="minorHAnsi"/>
                  <w:sz w:val="18"/>
                  <w:szCs w:val="18"/>
                </w:rPr>
                <w:delText xml:space="preserve">calculated field, referenced data from </w:delText>
              </w:r>
              <w:r w:rsidR="00A75CC8" w:rsidDel="00E33BF5">
                <w:rPr>
                  <w:rFonts w:asciiTheme="minorHAnsi" w:hAnsiTheme="minorHAnsi" w:cstheme="minorHAnsi"/>
                  <w:sz w:val="18"/>
                  <w:szCs w:val="18"/>
                </w:rPr>
                <w:delText>LMCC</w:delText>
              </w:r>
              <w:r w:rsidR="009062EA" w:rsidRPr="007A5D38" w:rsidDel="00E33BF5">
                <w:rPr>
                  <w:rFonts w:asciiTheme="minorHAnsi" w:hAnsiTheme="minorHAnsi" w:cstheme="minorHAnsi"/>
                  <w:sz w:val="18"/>
                  <w:szCs w:val="18"/>
                </w:rPr>
                <w:delText>,</w:delText>
              </w:r>
            </w:del>
            <w:del w:id="3" w:author="Alhabibi, Haider@Energy" w:date="2022-07-13T19:45:00Z">
              <w:r w:rsidR="009062EA" w:rsidRPr="007A5D38" w:rsidDel="00BE65B1">
                <w:rPr>
                  <w:rFonts w:asciiTheme="minorHAnsi" w:hAnsiTheme="minorHAnsi" w:cstheme="minorHAnsi"/>
                  <w:sz w:val="18"/>
                  <w:szCs w:val="18"/>
                </w:rPr>
                <w:delText xml:space="preserve"> a</w:delText>
              </w:r>
            </w:del>
            <w:del w:id="4" w:author="Alhabibi, Haider@Energy" w:date="2022-07-18T09:10:00Z">
              <w:r w:rsidR="009062EA" w:rsidRPr="007A5D38" w:rsidDel="004A37EA">
                <w:rPr>
                  <w:rFonts w:asciiTheme="minorHAnsi" w:hAnsiTheme="minorHAnsi" w:cstheme="minorHAnsi"/>
                  <w:sz w:val="18"/>
                  <w:szCs w:val="18"/>
                </w:rPr>
                <w:delText>llowed</w:delText>
              </w:r>
            </w:del>
            <w:r w:rsidR="009062EA" w:rsidRPr="007A5D38">
              <w:rPr>
                <w:rFonts w:asciiTheme="minorHAnsi" w:hAnsiTheme="minorHAnsi" w:cstheme="minorHAnsi"/>
                <w:sz w:val="18"/>
                <w:szCs w:val="18"/>
              </w:rPr>
              <w:t xml:space="preserve"> </w:t>
            </w:r>
            <w:ins w:id="5" w:author="Alhabibi, Haider@Energy" w:date="2022-07-18T09:11:00Z">
              <w:r w:rsidR="004A37EA">
                <w:rPr>
                  <w:rFonts w:asciiTheme="minorHAnsi" w:hAnsiTheme="minorHAnsi" w:cstheme="minorHAnsi"/>
                  <w:sz w:val="18"/>
                  <w:szCs w:val="18"/>
                </w:rPr>
                <w:t xml:space="preserve">Default </w:t>
              </w:r>
            </w:ins>
            <w:r w:rsidR="009062EA" w:rsidRPr="007A5D38">
              <w:rPr>
                <w:rFonts w:asciiTheme="minorHAnsi" w:hAnsiTheme="minorHAnsi" w:cstheme="minorHAnsi"/>
                <w:sz w:val="18"/>
                <w:szCs w:val="18"/>
              </w:rPr>
              <w:t>value</w:t>
            </w:r>
            <w:del w:id="6" w:author="Alhabibi, Haider@Energy" w:date="2022-07-18T09:11:00Z">
              <w:r w:rsidR="009062EA" w:rsidRPr="007A5D38" w:rsidDel="004A37EA">
                <w:rPr>
                  <w:rFonts w:asciiTheme="minorHAnsi" w:hAnsiTheme="minorHAnsi" w:cstheme="minorHAnsi"/>
                  <w:sz w:val="18"/>
                  <w:szCs w:val="18"/>
                </w:rPr>
                <w:delText>s</w:delText>
              </w:r>
            </w:del>
            <w:r w:rsidR="009062EA" w:rsidRPr="007A5D38">
              <w:rPr>
                <w:rFonts w:asciiTheme="minorHAnsi" w:hAnsiTheme="minorHAnsi" w:cstheme="minorHAnsi"/>
                <w:sz w:val="18"/>
                <w:szCs w:val="18"/>
              </w:rPr>
              <w:t xml:space="preserve"> = multifamily</w:t>
            </w:r>
            <w:ins w:id="7" w:author="Alhabibi, Haider@Energy" w:date="2022-07-13T19:36:00Z">
              <w:r w:rsidR="00C100DE" w:rsidRPr="007A5D38" w:rsidDel="00C100DE">
                <w:rPr>
                  <w:rFonts w:asciiTheme="minorHAnsi" w:hAnsiTheme="minorHAnsi" w:cstheme="minorHAnsi"/>
                  <w:sz w:val="18"/>
                  <w:szCs w:val="18"/>
                </w:rPr>
                <w:t xml:space="preserve"> </w:t>
              </w:r>
            </w:ins>
            <w:del w:id="8" w:author="Alhabibi, Haider@Energy" w:date="2022-07-13T19:36:00Z">
              <w:r w:rsidR="009062EA" w:rsidRPr="007A5D38" w:rsidDel="00C100DE">
                <w:rPr>
                  <w:rFonts w:asciiTheme="minorHAnsi" w:hAnsiTheme="minorHAnsi" w:cstheme="minorHAnsi"/>
                  <w:sz w:val="18"/>
                  <w:szCs w:val="18"/>
                </w:rPr>
                <w:delText>,</w:delText>
              </w:r>
              <w:r w:rsidR="00F52A83" w:rsidRPr="007A5D38" w:rsidDel="00C100DE">
                <w:rPr>
                  <w:rFonts w:asciiTheme="minorHAnsi" w:hAnsiTheme="minorHAnsi" w:cstheme="minorHAnsi"/>
                  <w:sz w:val="18"/>
                  <w:szCs w:val="18"/>
                </w:rPr>
                <w:delText xml:space="preserve"> </w:delText>
              </w:r>
              <w:r w:rsidR="009062EA" w:rsidRPr="007A5D38" w:rsidDel="00C100DE">
                <w:rPr>
                  <w:rFonts w:asciiTheme="minorHAnsi" w:hAnsiTheme="minorHAnsi" w:cstheme="minorHAnsi"/>
                  <w:sz w:val="18"/>
                  <w:szCs w:val="18"/>
                </w:rPr>
                <w:delText>single family detached</w:delText>
              </w:r>
              <w:r w:rsidR="00E842BD" w:rsidRPr="007A5D38" w:rsidDel="00C100DE">
                <w:rPr>
                  <w:rFonts w:asciiTheme="minorHAnsi" w:hAnsiTheme="minorHAnsi" w:cstheme="minorHAnsi"/>
                  <w:sz w:val="18"/>
                  <w:szCs w:val="18"/>
                </w:rPr>
                <w:delText>,</w:delText>
              </w:r>
              <w:r w:rsidR="00E842BD" w:rsidDel="00C100DE">
                <w:rPr>
                  <w:rFonts w:asciiTheme="minorHAnsi" w:hAnsiTheme="minorHAnsi" w:cstheme="minorHAnsi"/>
                  <w:sz w:val="18"/>
                  <w:szCs w:val="18"/>
                </w:rPr>
                <w:delText xml:space="preserve"> or </w:delText>
              </w:r>
              <w:r w:rsidR="009062EA" w:rsidRPr="007A5D38" w:rsidDel="00C100DE">
                <w:rPr>
                  <w:rFonts w:asciiTheme="minorHAnsi" w:hAnsiTheme="minorHAnsi" w:cstheme="minorHAnsi"/>
                  <w:sz w:val="18"/>
                  <w:szCs w:val="18"/>
                </w:rPr>
                <w:delText>single family attached</w:delText>
              </w:r>
            </w:del>
            <w:r w:rsidR="009062EA" w:rsidRPr="007A5D38">
              <w:rPr>
                <w:rFonts w:asciiTheme="minorHAnsi" w:hAnsiTheme="minorHAnsi" w:cstheme="minorHAnsi"/>
                <w:sz w:val="18"/>
                <w:szCs w:val="18"/>
              </w:rPr>
              <w:t>&gt;&gt;</w:t>
            </w:r>
          </w:p>
        </w:tc>
      </w:tr>
      <w:tr w:rsidR="00192313" w:rsidRPr="007A5D38" w14:paraId="686EC465" w14:textId="77777777" w:rsidTr="00E922E3">
        <w:trPr>
          <w:trHeight w:val="158"/>
        </w:trPr>
        <w:tc>
          <w:tcPr>
            <w:tcW w:w="626" w:type="dxa"/>
            <w:vAlign w:val="center"/>
          </w:tcPr>
          <w:p w14:paraId="59460BBB" w14:textId="140F095B" w:rsidR="00192313" w:rsidRPr="007A5D38" w:rsidRDefault="00192313" w:rsidP="00192313">
            <w:pPr>
              <w:jc w:val="center"/>
              <w:rPr>
                <w:rFonts w:asciiTheme="minorHAnsi" w:hAnsiTheme="minorHAnsi" w:cstheme="minorHAnsi"/>
                <w:sz w:val="18"/>
                <w:szCs w:val="18"/>
              </w:rPr>
            </w:pPr>
            <w:r w:rsidRPr="007A5D38">
              <w:rPr>
                <w:rFonts w:asciiTheme="minorHAnsi" w:hAnsiTheme="minorHAnsi" w:cstheme="minorHAnsi"/>
                <w:sz w:val="18"/>
                <w:szCs w:val="18"/>
              </w:rPr>
              <w:t>0</w:t>
            </w:r>
            <w:r w:rsidR="00700F25">
              <w:rPr>
                <w:rFonts w:asciiTheme="minorHAnsi" w:hAnsiTheme="minorHAnsi" w:cstheme="minorHAnsi"/>
                <w:sz w:val="18"/>
                <w:szCs w:val="18"/>
              </w:rPr>
              <w:t>3</w:t>
            </w:r>
          </w:p>
        </w:tc>
        <w:tc>
          <w:tcPr>
            <w:tcW w:w="4499" w:type="dxa"/>
            <w:vAlign w:val="center"/>
          </w:tcPr>
          <w:p w14:paraId="0D2FA41F" w14:textId="1F3AF608" w:rsidR="00192313" w:rsidRPr="007A5D38" w:rsidRDefault="00FB5CF1">
            <w:pPr>
              <w:rPr>
                <w:rFonts w:asciiTheme="minorHAnsi" w:hAnsiTheme="minorHAnsi" w:cstheme="minorHAnsi"/>
                <w:sz w:val="18"/>
                <w:szCs w:val="18"/>
              </w:rPr>
            </w:pPr>
            <w:r w:rsidRPr="007A5D38">
              <w:rPr>
                <w:rFonts w:asciiTheme="minorHAnsi" w:hAnsiTheme="minorHAnsi" w:cstheme="minorHAnsi"/>
                <w:sz w:val="18"/>
                <w:szCs w:val="18"/>
              </w:rPr>
              <w:t xml:space="preserve">Total </w:t>
            </w:r>
            <w:r w:rsidR="00BE371B">
              <w:rPr>
                <w:rFonts w:asciiTheme="minorHAnsi" w:hAnsiTheme="minorHAnsi" w:cstheme="minorHAnsi"/>
                <w:sz w:val="18"/>
                <w:szCs w:val="18"/>
              </w:rPr>
              <w:t>Kitchen</w:t>
            </w:r>
            <w:r w:rsidR="00192313" w:rsidRPr="007A5D38">
              <w:rPr>
                <w:rFonts w:asciiTheme="minorHAnsi" w:hAnsiTheme="minorHAnsi" w:cstheme="minorHAnsi"/>
                <w:sz w:val="18"/>
                <w:szCs w:val="18"/>
              </w:rPr>
              <w:t xml:space="preserve"> </w:t>
            </w:r>
            <w:r w:rsidRPr="007A5D38">
              <w:rPr>
                <w:rFonts w:asciiTheme="minorHAnsi" w:hAnsiTheme="minorHAnsi" w:cstheme="minorHAnsi"/>
                <w:sz w:val="18"/>
                <w:szCs w:val="18"/>
              </w:rPr>
              <w:t>F</w:t>
            </w:r>
            <w:r w:rsidR="00192313" w:rsidRPr="007A5D38">
              <w:rPr>
                <w:rFonts w:asciiTheme="minorHAnsi" w:hAnsiTheme="minorHAnsi" w:cstheme="minorHAnsi"/>
                <w:sz w:val="18"/>
                <w:szCs w:val="18"/>
              </w:rPr>
              <w:t xml:space="preserve">loor </w:t>
            </w:r>
            <w:r w:rsidRPr="007A5D38">
              <w:rPr>
                <w:rFonts w:asciiTheme="minorHAnsi" w:hAnsiTheme="minorHAnsi" w:cstheme="minorHAnsi"/>
                <w:sz w:val="18"/>
                <w:szCs w:val="18"/>
              </w:rPr>
              <w:t>A</w:t>
            </w:r>
            <w:r w:rsidR="00192313" w:rsidRPr="007A5D38">
              <w:rPr>
                <w:rFonts w:asciiTheme="minorHAnsi" w:hAnsiTheme="minorHAnsi" w:cstheme="minorHAnsi"/>
                <w:sz w:val="18"/>
                <w:szCs w:val="18"/>
              </w:rPr>
              <w:t>rea</w:t>
            </w:r>
          </w:p>
        </w:tc>
        <w:tc>
          <w:tcPr>
            <w:tcW w:w="5665" w:type="dxa"/>
          </w:tcPr>
          <w:p w14:paraId="77B7FCEB" w14:textId="58B7CDC3" w:rsidR="00192313" w:rsidRPr="007A5D38" w:rsidRDefault="00103283" w:rsidP="00D54FC9">
            <w:pPr>
              <w:rPr>
                <w:rFonts w:asciiTheme="minorHAnsi" w:hAnsiTheme="minorHAnsi" w:cstheme="minorHAnsi"/>
                <w:sz w:val="18"/>
                <w:szCs w:val="18"/>
              </w:rPr>
            </w:pPr>
            <w:r w:rsidRPr="007A5D38">
              <w:rPr>
                <w:rFonts w:asciiTheme="minorHAnsi" w:hAnsiTheme="minorHAnsi" w:cstheme="minorHAnsi"/>
                <w:sz w:val="18"/>
                <w:szCs w:val="18"/>
              </w:rPr>
              <w:t>&lt;&lt;</w:t>
            </w:r>
            <w:r w:rsidR="000A5B2C">
              <w:rPr>
                <w:rFonts w:asciiTheme="minorHAnsi" w:hAnsiTheme="minorHAnsi" w:cstheme="minorHAnsi"/>
                <w:sz w:val="18"/>
                <w:szCs w:val="18"/>
              </w:rPr>
              <w:t xml:space="preserve">User Entered </w:t>
            </w:r>
            <w:r w:rsidR="000A5B2C" w:rsidRPr="00604BA7">
              <w:rPr>
                <w:rFonts w:asciiTheme="minorHAnsi" w:hAnsiTheme="minorHAnsi" w:cstheme="minorHAnsi"/>
                <w:sz w:val="18"/>
                <w:szCs w:val="18"/>
              </w:rPr>
              <w:t>Value</w:t>
            </w:r>
            <w:r w:rsidR="001C2576">
              <w:rPr>
                <w:rFonts w:asciiTheme="minorHAnsi" w:hAnsiTheme="minorHAnsi" w:cstheme="minorHAnsi"/>
                <w:sz w:val="18"/>
                <w:szCs w:val="18"/>
              </w:rPr>
              <w:t xml:space="preserve"> </w:t>
            </w:r>
            <w:r w:rsidR="000A5B2C" w:rsidRPr="00604BA7">
              <w:rPr>
                <w:rFonts w:asciiTheme="minorHAnsi" w:hAnsiTheme="minorHAnsi" w:cstheme="minorHAnsi"/>
                <w:sz w:val="18"/>
                <w:szCs w:val="18"/>
              </w:rPr>
              <w:t>(XX.XX</w:t>
            </w:r>
            <w:r w:rsidR="000A5B2C" w:rsidRPr="00F26A73">
              <w:rPr>
                <w:rFonts w:asciiTheme="minorHAnsi" w:hAnsiTheme="minorHAnsi" w:cstheme="minorHAnsi"/>
                <w:sz w:val="18"/>
                <w:szCs w:val="18"/>
              </w:rPr>
              <w:t>)</w:t>
            </w:r>
            <w:r w:rsidR="00E922E3">
              <w:rPr>
                <w:rFonts w:asciiTheme="minorHAnsi" w:hAnsiTheme="minorHAnsi" w:cstheme="minorHAnsi"/>
                <w:sz w:val="18"/>
                <w:szCs w:val="18"/>
              </w:rPr>
              <w:t>,</w:t>
            </w:r>
            <w:r w:rsidR="00E922E3" w:rsidRPr="00A723CC" w:rsidDel="00440008">
              <w:rPr>
                <w:rFonts w:asciiTheme="minorHAnsi" w:hAnsiTheme="minorHAnsi" w:cstheme="minorHAnsi"/>
                <w:sz w:val="18"/>
                <w:szCs w:val="18"/>
              </w:rPr>
              <w:t xml:space="preserve"> </w:t>
            </w:r>
            <w:r w:rsidR="00E922E3" w:rsidRPr="00A723CC">
              <w:rPr>
                <w:rFonts w:ascii="Calibri-Light" w:hAnsi="Calibri-Light" w:cs="Calibri-Light"/>
                <w:sz w:val="18"/>
                <w:szCs w:val="18"/>
              </w:rPr>
              <w:t xml:space="preserve">if A06 </w:t>
            </w:r>
            <w:r w:rsidR="00E922E3">
              <w:rPr>
                <w:rFonts w:ascii="Calibri-Light" w:hAnsi="Calibri-Light" w:cs="Calibri-Light"/>
                <w:sz w:val="18"/>
                <w:szCs w:val="18"/>
              </w:rPr>
              <w:t>=</w:t>
            </w:r>
            <w:r w:rsidR="00E922E3" w:rsidRPr="00A723CC">
              <w:rPr>
                <w:rFonts w:ascii="Calibri-Light" w:hAnsi="Calibri-Light" w:cs="Calibri-Light"/>
                <w:sz w:val="18"/>
                <w:szCs w:val="18"/>
              </w:rPr>
              <w:t xml:space="preserve"> Non-Enclosed </w:t>
            </w:r>
            <w:r w:rsidR="00E922E3">
              <w:rPr>
                <w:rFonts w:ascii="Calibri-Light" w:hAnsi="Calibri-Light" w:cs="Calibri-Light"/>
                <w:sz w:val="18"/>
                <w:szCs w:val="18"/>
              </w:rPr>
              <w:t>and</w:t>
            </w:r>
            <w:r w:rsidR="00E922E3" w:rsidRPr="00A723CC">
              <w:rPr>
                <w:rFonts w:ascii="Calibri-Light" w:hAnsi="Calibri-Light" w:cs="Calibri-Light"/>
                <w:sz w:val="18"/>
                <w:szCs w:val="18"/>
              </w:rPr>
              <w:t xml:space="preserve"> </w:t>
            </w:r>
            <w:r w:rsidR="00E922E3">
              <w:rPr>
                <w:rFonts w:ascii="Calibri-Light" w:hAnsi="Calibri-Light" w:cs="Calibri-Light"/>
                <w:sz w:val="18"/>
                <w:szCs w:val="18"/>
              </w:rPr>
              <w:t>[</w:t>
            </w:r>
            <w:r w:rsidR="00E922E3" w:rsidRPr="00A723CC">
              <w:rPr>
                <w:rFonts w:ascii="Calibri-Light" w:hAnsi="Calibri-Light" w:cs="Calibri-Light"/>
                <w:sz w:val="18"/>
                <w:szCs w:val="18"/>
              </w:rPr>
              <w:t xml:space="preserve">C03 = </w:t>
            </w:r>
            <w:proofErr w:type="spellStart"/>
            <w:r w:rsidR="00E922E3" w:rsidRPr="00A723CC">
              <w:rPr>
                <w:rFonts w:ascii="Calibri-Light" w:hAnsi="Calibri-Light" w:cs="Calibri-Light"/>
                <w:sz w:val="18"/>
                <w:szCs w:val="18"/>
              </w:rPr>
              <w:t>VentedRangeHood</w:t>
            </w:r>
            <w:proofErr w:type="spellEnd"/>
            <w:r w:rsidR="00E922E3" w:rsidRPr="00A723CC">
              <w:rPr>
                <w:rFonts w:ascii="Calibri-Light" w:hAnsi="Calibri-Light" w:cs="Calibri-Light"/>
                <w:sz w:val="18"/>
                <w:szCs w:val="18"/>
              </w:rPr>
              <w:t xml:space="preserve"> &amp; C08 = Demand Control for ALL systems</w:t>
            </w:r>
            <w:r w:rsidR="00E922E3">
              <w:rPr>
                <w:rFonts w:ascii="Calibri-Light" w:hAnsi="Calibri-Light" w:cs="Calibri-Light"/>
                <w:sz w:val="18"/>
                <w:szCs w:val="18"/>
              </w:rPr>
              <w:t>],</w:t>
            </w:r>
            <w:r w:rsidR="00E922E3" w:rsidRPr="00A723CC">
              <w:rPr>
                <w:rFonts w:ascii="Calibri-Light" w:hAnsi="Calibri-Light" w:cs="Calibri-Light"/>
                <w:sz w:val="18"/>
                <w:szCs w:val="18"/>
              </w:rPr>
              <w:t xml:space="preserve"> then allow N/A</w:t>
            </w:r>
            <w:r w:rsidRPr="00604BA7">
              <w:rPr>
                <w:rFonts w:asciiTheme="minorHAnsi" w:hAnsiTheme="minorHAnsi" w:cstheme="minorHAnsi"/>
                <w:sz w:val="18"/>
                <w:szCs w:val="18"/>
              </w:rPr>
              <w:t>&gt;&gt;</w:t>
            </w:r>
          </w:p>
        </w:tc>
      </w:tr>
      <w:tr w:rsidR="00D434B0" w:rsidRPr="007A5D38" w14:paraId="3EA20B02" w14:textId="77777777" w:rsidTr="00E922E3">
        <w:trPr>
          <w:trHeight w:val="158"/>
        </w:trPr>
        <w:tc>
          <w:tcPr>
            <w:tcW w:w="626" w:type="dxa"/>
            <w:vAlign w:val="center"/>
          </w:tcPr>
          <w:p w14:paraId="7E3407E7" w14:textId="475D2045" w:rsidR="00D434B0" w:rsidRPr="007A5D38" w:rsidRDefault="00D434B0" w:rsidP="00D25693">
            <w:pPr>
              <w:jc w:val="center"/>
              <w:rPr>
                <w:rFonts w:asciiTheme="minorHAnsi" w:hAnsiTheme="minorHAnsi" w:cstheme="minorHAnsi"/>
                <w:sz w:val="18"/>
                <w:szCs w:val="18"/>
              </w:rPr>
            </w:pPr>
            <w:r w:rsidRPr="007A5D38">
              <w:rPr>
                <w:rFonts w:asciiTheme="minorHAnsi" w:hAnsiTheme="minorHAnsi" w:cstheme="minorHAnsi"/>
                <w:sz w:val="18"/>
                <w:szCs w:val="18"/>
              </w:rPr>
              <w:t>0</w:t>
            </w:r>
            <w:r w:rsidR="00700F25">
              <w:rPr>
                <w:rFonts w:asciiTheme="minorHAnsi" w:hAnsiTheme="minorHAnsi" w:cstheme="minorHAnsi"/>
                <w:sz w:val="18"/>
                <w:szCs w:val="18"/>
              </w:rPr>
              <w:t>4</w:t>
            </w:r>
          </w:p>
        </w:tc>
        <w:tc>
          <w:tcPr>
            <w:tcW w:w="4499" w:type="dxa"/>
            <w:vAlign w:val="center"/>
          </w:tcPr>
          <w:p w14:paraId="2D2019D6" w14:textId="7841290A" w:rsidR="00D434B0" w:rsidRPr="007A5D38" w:rsidRDefault="004E5DBA">
            <w:pPr>
              <w:rPr>
                <w:rFonts w:asciiTheme="minorHAnsi" w:hAnsiTheme="minorHAnsi" w:cstheme="minorHAnsi"/>
                <w:sz w:val="18"/>
                <w:szCs w:val="18"/>
              </w:rPr>
            </w:pPr>
            <w:r>
              <w:rPr>
                <w:rFonts w:asciiTheme="minorHAnsi" w:hAnsiTheme="minorHAnsi" w:cstheme="minorHAnsi"/>
                <w:sz w:val="18"/>
                <w:szCs w:val="18"/>
              </w:rPr>
              <w:t xml:space="preserve">Kitchen </w:t>
            </w:r>
            <w:r w:rsidR="00D434B0" w:rsidRPr="007A5D38">
              <w:rPr>
                <w:rFonts w:asciiTheme="minorHAnsi" w:hAnsiTheme="minorHAnsi" w:cstheme="minorHAnsi"/>
                <w:sz w:val="18"/>
                <w:szCs w:val="18"/>
              </w:rPr>
              <w:t>Average Ceiling Height</w:t>
            </w:r>
          </w:p>
        </w:tc>
        <w:tc>
          <w:tcPr>
            <w:tcW w:w="5665" w:type="dxa"/>
          </w:tcPr>
          <w:p w14:paraId="7DF1C1BA" w14:textId="42E5E51D" w:rsidR="00D434B0" w:rsidRPr="007A5D38" w:rsidRDefault="00D434B0" w:rsidP="00D54FC9">
            <w:pPr>
              <w:rPr>
                <w:rFonts w:asciiTheme="minorHAnsi" w:hAnsiTheme="minorHAnsi" w:cstheme="minorHAnsi"/>
                <w:sz w:val="18"/>
                <w:szCs w:val="18"/>
              </w:rPr>
            </w:pPr>
            <w:r w:rsidRPr="007A5D38">
              <w:rPr>
                <w:rFonts w:asciiTheme="minorHAnsi" w:hAnsiTheme="minorHAnsi" w:cstheme="minorHAnsi"/>
                <w:sz w:val="18"/>
                <w:szCs w:val="18"/>
              </w:rPr>
              <w:t>&lt;&lt;</w:t>
            </w:r>
            <w:r w:rsidR="005D17AE">
              <w:rPr>
                <w:rFonts w:asciiTheme="minorHAnsi" w:hAnsiTheme="minorHAnsi" w:cstheme="minorHAnsi"/>
                <w:sz w:val="18"/>
                <w:szCs w:val="18"/>
              </w:rPr>
              <w:t xml:space="preserve">User Entered Value </w:t>
            </w:r>
            <w:r w:rsidR="00D25693" w:rsidRPr="007A5D38">
              <w:rPr>
                <w:rFonts w:asciiTheme="minorHAnsi" w:hAnsiTheme="minorHAnsi" w:cstheme="minorHAnsi"/>
                <w:sz w:val="18"/>
                <w:szCs w:val="18"/>
              </w:rPr>
              <w:t>(</w:t>
            </w:r>
            <w:r w:rsidR="006F1E84">
              <w:rPr>
                <w:rFonts w:asciiTheme="minorHAnsi" w:hAnsiTheme="minorHAnsi" w:cstheme="minorHAnsi"/>
                <w:sz w:val="18"/>
                <w:szCs w:val="18"/>
              </w:rPr>
              <w:t>X</w:t>
            </w:r>
            <w:r w:rsidR="00D25693" w:rsidRPr="007A5D38">
              <w:rPr>
                <w:rFonts w:asciiTheme="minorHAnsi" w:hAnsiTheme="minorHAnsi" w:cstheme="minorHAnsi"/>
                <w:sz w:val="18"/>
                <w:szCs w:val="18"/>
              </w:rPr>
              <w:t>X.XX)</w:t>
            </w:r>
            <w:r w:rsidR="00E922E3">
              <w:rPr>
                <w:rFonts w:asciiTheme="minorHAnsi" w:hAnsiTheme="minorHAnsi" w:cstheme="minorHAnsi"/>
                <w:sz w:val="18"/>
                <w:szCs w:val="18"/>
              </w:rPr>
              <w:t>,</w:t>
            </w:r>
            <w:r w:rsidR="00E922E3" w:rsidRPr="00A723CC" w:rsidDel="00440008">
              <w:rPr>
                <w:rFonts w:asciiTheme="minorHAnsi" w:hAnsiTheme="minorHAnsi" w:cstheme="minorHAnsi"/>
                <w:sz w:val="18"/>
                <w:szCs w:val="18"/>
              </w:rPr>
              <w:t xml:space="preserve"> </w:t>
            </w:r>
            <w:r w:rsidR="00E922E3" w:rsidRPr="00A723CC">
              <w:rPr>
                <w:rFonts w:ascii="Calibri-Light" w:hAnsi="Calibri-Light" w:cs="Calibri-Light"/>
                <w:sz w:val="18"/>
                <w:szCs w:val="18"/>
              </w:rPr>
              <w:t xml:space="preserve">if A06 </w:t>
            </w:r>
            <w:r w:rsidR="00E922E3">
              <w:rPr>
                <w:rFonts w:ascii="Calibri-Light" w:hAnsi="Calibri-Light" w:cs="Calibri-Light"/>
                <w:sz w:val="18"/>
                <w:szCs w:val="18"/>
              </w:rPr>
              <w:t>=</w:t>
            </w:r>
            <w:r w:rsidR="00E922E3" w:rsidRPr="00A723CC">
              <w:rPr>
                <w:rFonts w:ascii="Calibri-Light" w:hAnsi="Calibri-Light" w:cs="Calibri-Light"/>
                <w:sz w:val="18"/>
                <w:szCs w:val="18"/>
              </w:rPr>
              <w:t xml:space="preserve"> Non-Enclosed </w:t>
            </w:r>
            <w:r w:rsidR="00E922E3">
              <w:rPr>
                <w:rFonts w:ascii="Calibri-Light" w:hAnsi="Calibri-Light" w:cs="Calibri-Light"/>
                <w:sz w:val="18"/>
                <w:szCs w:val="18"/>
              </w:rPr>
              <w:t>and</w:t>
            </w:r>
            <w:r w:rsidR="00E922E3" w:rsidRPr="00A723CC">
              <w:rPr>
                <w:rFonts w:ascii="Calibri-Light" w:hAnsi="Calibri-Light" w:cs="Calibri-Light"/>
                <w:sz w:val="18"/>
                <w:szCs w:val="18"/>
              </w:rPr>
              <w:t xml:space="preserve"> </w:t>
            </w:r>
            <w:r w:rsidR="00E922E3">
              <w:rPr>
                <w:rFonts w:ascii="Calibri-Light" w:hAnsi="Calibri-Light" w:cs="Calibri-Light"/>
                <w:sz w:val="18"/>
                <w:szCs w:val="18"/>
              </w:rPr>
              <w:t>[</w:t>
            </w:r>
            <w:r w:rsidR="00E922E3" w:rsidRPr="00A723CC">
              <w:rPr>
                <w:rFonts w:ascii="Calibri-Light" w:hAnsi="Calibri-Light" w:cs="Calibri-Light"/>
                <w:sz w:val="18"/>
                <w:szCs w:val="18"/>
              </w:rPr>
              <w:t xml:space="preserve">C03 = </w:t>
            </w:r>
            <w:proofErr w:type="spellStart"/>
            <w:r w:rsidR="00E922E3" w:rsidRPr="00A723CC">
              <w:rPr>
                <w:rFonts w:ascii="Calibri-Light" w:hAnsi="Calibri-Light" w:cs="Calibri-Light"/>
                <w:sz w:val="18"/>
                <w:szCs w:val="18"/>
              </w:rPr>
              <w:t>VentedRangeHood</w:t>
            </w:r>
            <w:proofErr w:type="spellEnd"/>
            <w:r w:rsidR="00E922E3" w:rsidRPr="00A723CC">
              <w:rPr>
                <w:rFonts w:ascii="Calibri-Light" w:hAnsi="Calibri-Light" w:cs="Calibri-Light"/>
                <w:sz w:val="18"/>
                <w:szCs w:val="18"/>
              </w:rPr>
              <w:t xml:space="preserve"> &amp; C08 = Demand Control for ALL systems</w:t>
            </w:r>
            <w:r w:rsidR="00E922E3">
              <w:rPr>
                <w:rFonts w:ascii="Calibri-Light" w:hAnsi="Calibri-Light" w:cs="Calibri-Light"/>
                <w:sz w:val="18"/>
                <w:szCs w:val="18"/>
              </w:rPr>
              <w:t>],</w:t>
            </w:r>
            <w:r w:rsidR="00E922E3" w:rsidRPr="00A723CC">
              <w:rPr>
                <w:rFonts w:ascii="Calibri-Light" w:hAnsi="Calibri-Light" w:cs="Calibri-Light"/>
                <w:sz w:val="18"/>
                <w:szCs w:val="18"/>
              </w:rPr>
              <w:t xml:space="preserve"> then allow N/A</w:t>
            </w:r>
            <w:r w:rsidR="005D17AE">
              <w:rPr>
                <w:rFonts w:asciiTheme="minorHAnsi" w:hAnsiTheme="minorHAnsi" w:cstheme="minorHAnsi"/>
                <w:sz w:val="18"/>
                <w:szCs w:val="18"/>
              </w:rPr>
              <w:t>&gt;&gt;</w:t>
            </w:r>
          </w:p>
        </w:tc>
      </w:tr>
      <w:tr w:rsidR="00D434B0" w:rsidRPr="007A5D38" w14:paraId="260EDFE7" w14:textId="77777777" w:rsidTr="00E922E3">
        <w:trPr>
          <w:trHeight w:val="158"/>
        </w:trPr>
        <w:tc>
          <w:tcPr>
            <w:tcW w:w="626" w:type="dxa"/>
            <w:vAlign w:val="center"/>
          </w:tcPr>
          <w:p w14:paraId="698D311A" w14:textId="35F85460" w:rsidR="00D434B0" w:rsidRPr="007A5D38" w:rsidRDefault="00D434B0" w:rsidP="00604BA7">
            <w:pPr>
              <w:jc w:val="center"/>
              <w:rPr>
                <w:rFonts w:asciiTheme="minorHAnsi" w:hAnsiTheme="minorHAnsi" w:cstheme="minorHAnsi"/>
                <w:sz w:val="18"/>
                <w:szCs w:val="18"/>
              </w:rPr>
            </w:pPr>
            <w:r w:rsidRPr="007A5D38">
              <w:rPr>
                <w:rFonts w:asciiTheme="minorHAnsi" w:hAnsiTheme="minorHAnsi" w:cstheme="minorHAnsi"/>
                <w:sz w:val="18"/>
                <w:szCs w:val="18"/>
              </w:rPr>
              <w:t>0</w:t>
            </w:r>
            <w:r w:rsidR="00700F25">
              <w:rPr>
                <w:rFonts w:asciiTheme="minorHAnsi" w:hAnsiTheme="minorHAnsi" w:cstheme="minorHAnsi"/>
                <w:sz w:val="18"/>
                <w:szCs w:val="18"/>
              </w:rPr>
              <w:t>5</w:t>
            </w:r>
          </w:p>
        </w:tc>
        <w:tc>
          <w:tcPr>
            <w:tcW w:w="4499" w:type="dxa"/>
            <w:vAlign w:val="center"/>
          </w:tcPr>
          <w:p w14:paraId="68A1A96E" w14:textId="60F8BDE4" w:rsidR="00D434B0" w:rsidRPr="007A5D38" w:rsidRDefault="004E5DBA">
            <w:pPr>
              <w:rPr>
                <w:rFonts w:asciiTheme="minorHAnsi" w:hAnsiTheme="minorHAnsi" w:cstheme="minorHAnsi"/>
                <w:sz w:val="18"/>
                <w:szCs w:val="18"/>
              </w:rPr>
            </w:pPr>
            <w:r>
              <w:rPr>
                <w:rFonts w:asciiTheme="minorHAnsi" w:hAnsiTheme="minorHAnsi" w:cstheme="minorHAnsi"/>
                <w:sz w:val="18"/>
                <w:szCs w:val="18"/>
              </w:rPr>
              <w:t>Kitchen Total Conditioned</w:t>
            </w:r>
            <w:r w:rsidR="00D434B0" w:rsidRPr="007A5D38">
              <w:rPr>
                <w:rFonts w:asciiTheme="minorHAnsi" w:hAnsiTheme="minorHAnsi" w:cstheme="minorHAnsi"/>
                <w:sz w:val="18"/>
                <w:szCs w:val="18"/>
              </w:rPr>
              <w:t xml:space="preserve"> Volume</w:t>
            </w:r>
          </w:p>
        </w:tc>
        <w:tc>
          <w:tcPr>
            <w:tcW w:w="5665" w:type="dxa"/>
          </w:tcPr>
          <w:p w14:paraId="69B37EA8" w14:textId="79E9A31A" w:rsidR="00D434B0" w:rsidRPr="007A5D38" w:rsidRDefault="00D434B0">
            <w:pPr>
              <w:rPr>
                <w:rFonts w:asciiTheme="minorHAnsi" w:hAnsiTheme="minorHAnsi" w:cstheme="minorHAnsi"/>
                <w:sz w:val="18"/>
                <w:szCs w:val="18"/>
              </w:rPr>
            </w:pPr>
            <w:r w:rsidRPr="007A5D38">
              <w:rPr>
                <w:rFonts w:asciiTheme="minorHAnsi" w:hAnsiTheme="minorHAnsi" w:cstheme="minorHAnsi"/>
                <w:sz w:val="18"/>
                <w:szCs w:val="18"/>
              </w:rPr>
              <w:t>&lt;&lt;calculated value, “</w:t>
            </w:r>
            <w:r w:rsidR="003D40CF">
              <w:rPr>
                <w:rFonts w:asciiTheme="minorHAnsi" w:hAnsiTheme="minorHAnsi" w:cstheme="minorHAnsi"/>
                <w:sz w:val="18"/>
                <w:szCs w:val="18"/>
              </w:rPr>
              <w:t>Kitchen</w:t>
            </w:r>
            <w:r w:rsidRPr="007A5D38">
              <w:rPr>
                <w:rFonts w:asciiTheme="minorHAnsi" w:hAnsiTheme="minorHAnsi" w:cstheme="minorHAnsi"/>
                <w:sz w:val="18"/>
                <w:szCs w:val="18"/>
              </w:rPr>
              <w:t xml:space="preserve"> Floor Area (A0</w:t>
            </w:r>
            <w:r w:rsidR="00C51E0F">
              <w:rPr>
                <w:rFonts w:asciiTheme="minorHAnsi" w:hAnsiTheme="minorHAnsi" w:cstheme="minorHAnsi"/>
                <w:sz w:val="18"/>
                <w:szCs w:val="18"/>
              </w:rPr>
              <w:t>3</w:t>
            </w:r>
            <w:r w:rsidRPr="007A5D38">
              <w:rPr>
                <w:rFonts w:asciiTheme="minorHAnsi" w:hAnsiTheme="minorHAnsi" w:cstheme="minorHAnsi"/>
                <w:sz w:val="18"/>
                <w:szCs w:val="18"/>
              </w:rPr>
              <w:t>)” * “</w:t>
            </w:r>
            <w:r w:rsidR="003D40CF">
              <w:rPr>
                <w:rFonts w:asciiTheme="minorHAnsi" w:hAnsiTheme="minorHAnsi" w:cstheme="minorHAnsi"/>
                <w:sz w:val="18"/>
                <w:szCs w:val="18"/>
              </w:rPr>
              <w:t xml:space="preserve">Kitchen </w:t>
            </w:r>
            <w:r w:rsidRPr="007A5D38">
              <w:rPr>
                <w:rFonts w:asciiTheme="minorHAnsi" w:hAnsiTheme="minorHAnsi" w:cstheme="minorHAnsi"/>
                <w:sz w:val="18"/>
                <w:szCs w:val="18"/>
              </w:rPr>
              <w:t xml:space="preserve">Average Ceiling Height” </w:t>
            </w:r>
            <w:r w:rsidR="00D25693" w:rsidRPr="007A5D38">
              <w:rPr>
                <w:rFonts w:asciiTheme="minorHAnsi" w:hAnsiTheme="minorHAnsi" w:cstheme="minorHAnsi"/>
                <w:sz w:val="18"/>
                <w:szCs w:val="18"/>
              </w:rPr>
              <w:t>(A0</w:t>
            </w:r>
            <w:r w:rsidR="00C51E0F">
              <w:rPr>
                <w:rFonts w:asciiTheme="minorHAnsi" w:hAnsiTheme="minorHAnsi" w:cstheme="minorHAnsi"/>
                <w:sz w:val="18"/>
                <w:szCs w:val="18"/>
              </w:rPr>
              <w:t>4</w:t>
            </w:r>
            <w:r w:rsidR="00D25693" w:rsidRPr="007A5D38">
              <w:rPr>
                <w:rFonts w:asciiTheme="minorHAnsi" w:hAnsiTheme="minorHAnsi" w:cstheme="minorHAnsi"/>
                <w:sz w:val="18"/>
                <w:szCs w:val="18"/>
              </w:rPr>
              <w:t>)</w:t>
            </w:r>
            <w:r w:rsidR="00111C8E">
              <w:rPr>
                <w:rFonts w:asciiTheme="minorHAnsi" w:hAnsiTheme="minorHAnsi" w:cstheme="minorHAnsi"/>
                <w:sz w:val="18"/>
                <w:szCs w:val="18"/>
              </w:rPr>
              <w:t xml:space="preserve"> (XX.XX)</w:t>
            </w:r>
            <w:r w:rsidR="00E922E3">
              <w:rPr>
                <w:rFonts w:asciiTheme="minorHAnsi" w:hAnsiTheme="minorHAnsi" w:cstheme="minorHAnsi"/>
                <w:sz w:val="18"/>
                <w:szCs w:val="18"/>
              </w:rPr>
              <w:t xml:space="preserve">; else </w:t>
            </w:r>
            <w:r w:rsidR="00E922E3" w:rsidRPr="00E516CF">
              <w:rPr>
                <w:rFonts w:ascii="Calibri-Light" w:hAnsi="Calibri-Light" w:cs="Calibri-Light"/>
                <w:sz w:val="18"/>
                <w:szCs w:val="18"/>
              </w:rPr>
              <w:t xml:space="preserve">if </w:t>
            </w:r>
            <w:r w:rsidR="00E922E3">
              <w:rPr>
                <w:rFonts w:ascii="Calibri-Light" w:hAnsi="Calibri-Light" w:cs="Calibri-Light"/>
                <w:sz w:val="18"/>
                <w:szCs w:val="18"/>
              </w:rPr>
              <w:t>A03 or A04 = N/A,</w:t>
            </w:r>
            <w:r w:rsidR="00E922E3" w:rsidRPr="00E516CF">
              <w:rPr>
                <w:rFonts w:ascii="Calibri-Light" w:hAnsi="Calibri-Light" w:cs="Calibri-Light"/>
                <w:sz w:val="18"/>
                <w:szCs w:val="18"/>
              </w:rPr>
              <w:t xml:space="preserve"> then </w:t>
            </w:r>
            <w:r w:rsidR="00E922E3">
              <w:rPr>
                <w:rFonts w:ascii="Calibri-Light" w:hAnsi="Calibri-Light" w:cs="Calibri-Light"/>
                <w:sz w:val="18"/>
                <w:szCs w:val="18"/>
              </w:rPr>
              <w:t xml:space="preserve">value = </w:t>
            </w:r>
            <w:r w:rsidR="00E922E3" w:rsidRPr="00E516CF">
              <w:rPr>
                <w:rFonts w:ascii="Calibri-Light" w:hAnsi="Calibri-Light" w:cs="Calibri-Light"/>
                <w:sz w:val="18"/>
                <w:szCs w:val="18"/>
              </w:rPr>
              <w:t>N/A</w:t>
            </w:r>
            <w:r w:rsidR="00E842BD">
              <w:rPr>
                <w:rFonts w:asciiTheme="minorHAnsi" w:hAnsiTheme="minorHAnsi" w:cstheme="minorHAnsi"/>
                <w:sz w:val="18"/>
                <w:szCs w:val="18"/>
              </w:rPr>
              <w:t>&gt;&gt;</w:t>
            </w:r>
          </w:p>
        </w:tc>
      </w:tr>
      <w:tr w:rsidR="00237379" w:rsidRPr="007A5D38" w14:paraId="2C2BE142" w14:textId="77777777" w:rsidTr="00E922E3">
        <w:trPr>
          <w:trHeight w:val="158"/>
        </w:trPr>
        <w:tc>
          <w:tcPr>
            <w:tcW w:w="626" w:type="dxa"/>
            <w:vAlign w:val="center"/>
          </w:tcPr>
          <w:p w14:paraId="23B077D6" w14:textId="22AC0D1D" w:rsidR="00237379" w:rsidRPr="007A5D38" w:rsidRDefault="00700F25" w:rsidP="003D0A5A">
            <w:pPr>
              <w:jc w:val="center"/>
              <w:rPr>
                <w:rFonts w:asciiTheme="minorHAnsi" w:hAnsiTheme="minorHAnsi" w:cstheme="minorHAnsi"/>
                <w:sz w:val="18"/>
                <w:szCs w:val="18"/>
              </w:rPr>
            </w:pPr>
            <w:r>
              <w:rPr>
                <w:rFonts w:asciiTheme="minorHAnsi" w:hAnsiTheme="minorHAnsi" w:cstheme="minorHAnsi"/>
                <w:sz w:val="18"/>
                <w:szCs w:val="18"/>
              </w:rPr>
              <w:t>06</w:t>
            </w:r>
          </w:p>
        </w:tc>
        <w:tc>
          <w:tcPr>
            <w:tcW w:w="4499" w:type="dxa"/>
            <w:vAlign w:val="center"/>
          </w:tcPr>
          <w:p w14:paraId="43F21B31" w14:textId="3D7FCCCE" w:rsidR="00237379" w:rsidRPr="007A5D38" w:rsidRDefault="004C0E44" w:rsidP="00A635C0">
            <w:pPr>
              <w:rPr>
                <w:rFonts w:asciiTheme="minorHAnsi" w:hAnsiTheme="minorHAnsi" w:cstheme="minorHAnsi"/>
                <w:sz w:val="18"/>
                <w:szCs w:val="18"/>
              </w:rPr>
            </w:pPr>
            <w:r>
              <w:rPr>
                <w:rFonts w:asciiTheme="minorHAnsi" w:hAnsiTheme="minorHAnsi" w:cstheme="minorHAnsi"/>
                <w:sz w:val="18"/>
                <w:szCs w:val="18"/>
              </w:rPr>
              <w:t>Kitchen Type</w:t>
            </w:r>
          </w:p>
        </w:tc>
        <w:tc>
          <w:tcPr>
            <w:tcW w:w="5665" w:type="dxa"/>
          </w:tcPr>
          <w:p w14:paraId="2B8BC5B1" w14:textId="72CED130" w:rsidR="004C0E44" w:rsidRPr="007A5D38" w:rsidRDefault="00B4489D">
            <w:pPr>
              <w:rPr>
                <w:rFonts w:asciiTheme="minorHAnsi" w:hAnsiTheme="minorHAnsi" w:cstheme="minorHAnsi"/>
                <w:sz w:val="18"/>
                <w:szCs w:val="18"/>
              </w:rPr>
            </w:pPr>
            <w:r>
              <w:rPr>
                <w:rFonts w:asciiTheme="minorHAnsi" w:hAnsiTheme="minorHAnsi" w:cstheme="minorHAnsi"/>
                <w:sz w:val="18"/>
                <w:szCs w:val="18"/>
              </w:rPr>
              <w:t>User Entry, selections (</w:t>
            </w:r>
            <w:r w:rsidR="004C0E44">
              <w:rPr>
                <w:rFonts w:asciiTheme="minorHAnsi" w:hAnsiTheme="minorHAnsi" w:cstheme="minorHAnsi"/>
                <w:sz w:val="18"/>
                <w:szCs w:val="18"/>
              </w:rPr>
              <w:t>E</w:t>
            </w:r>
            <w:r w:rsidR="00DB0685">
              <w:rPr>
                <w:rFonts w:asciiTheme="minorHAnsi" w:hAnsiTheme="minorHAnsi" w:cstheme="minorHAnsi"/>
                <w:sz w:val="18"/>
                <w:szCs w:val="18"/>
              </w:rPr>
              <w:t>nclosed</w:t>
            </w:r>
            <w:r>
              <w:rPr>
                <w:rFonts w:asciiTheme="minorHAnsi" w:hAnsiTheme="minorHAnsi" w:cstheme="minorHAnsi"/>
                <w:sz w:val="18"/>
                <w:szCs w:val="18"/>
              </w:rPr>
              <w:t xml:space="preserve"> or </w:t>
            </w:r>
            <w:r w:rsidR="00DB0685">
              <w:rPr>
                <w:rFonts w:asciiTheme="minorHAnsi" w:hAnsiTheme="minorHAnsi" w:cstheme="minorHAnsi"/>
                <w:sz w:val="18"/>
                <w:szCs w:val="18"/>
              </w:rPr>
              <w:t>Non-Enclosed</w:t>
            </w:r>
            <w:r w:rsidR="00E842BD">
              <w:rPr>
                <w:rFonts w:asciiTheme="minorHAnsi" w:hAnsiTheme="minorHAnsi" w:cstheme="minorHAnsi"/>
                <w:sz w:val="18"/>
                <w:szCs w:val="18"/>
              </w:rPr>
              <w:t>)</w:t>
            </w:r>
          </w:p>
        </w:tc>
      </w:tr>
      <w:tr w:rsidR="0014644D" w:rsidRPr="007A5D38" w14:paraId="5E3C4A2A" w14:textId="77777777" w:rsidTr="00E922E3">
        <w:trPr>
          <w:trHeight w:val="158"/>
        </w:trPr>
        <w:tc>
          <w:tcPr>
            <w:tcW w:w="626" w:type="dxa"/>
            <w:vAlign w:val="center"/>
          </w:tcPr>
          <w:p w14:paraId="23072816" w14:textId="2B0B0425" w:rsidR="0014644D" w:rsidRDefault="0014644D" w:rsidP="003D0A5A">
            <w:pPr>
              <w:jc w:val="center"/>
              <w:rPr>
                <w:rFonts w:asciiTheme="minorHAnsi" w:hAnsiTheme="minorHAnsi" w:cstheme="minorHAnsi"/>
                <w:sz w:val="18"/>
                <w:szCs w:val="18"/>
              </w:rPr>
            </w:pPr>
            <w:r>
              <w:rPr>
                <w:rFonts w:asciiTheme="minorHAnsi" w:hAnsiTheme="minorHAnsi" w:cstheme="minorHAnsi"/>
                <w:sz w:val="18"/>
                <w:szCs w:val="18"/>
              </w:rPr>
              <w:t>07</w:t>
            </w:r>
          </w:p>
        </w:tc>
        <w:tc>
          <w:tcPr>
            <w:tcW w:w="4499" w:type="dxa"/>
            <w:vAlign w:val="center"/>
          </w:tcPr>
          <w:p w14:paraId="64999D58" w14:textId="73E70D30" w:rsidR="0014644D" w:rsidRDefault="0014644D" w:rsidP="00A635C0">
            <w:pPr>
              <w:rPr>
                <w:rFonts w:asciiTheme="minorHAnsi" w:hAnsiTheme="minorHAnsi" w:cstheme="minorHAnsi"/>
                <w:sz w:val="18"/>
                <w:szCs w:val="18"/>
              </w:rPr>
            </w:pPr>
            <w:r>
              <w:rPr>
                <w:rFonts w:asciiTheme="minorHAnsi" w:hAnsiTheme="minorHAnsi" w:cstheme="minorHAnsi"/>
                <w:sz w:val="18"/>
                <w:szCs w:val="18"/>
              </w:rPr>
              <w:t>Dwelling Unit Total Floor Area</w:t>
            </w:r>
          </w:p>
        </w:tc>
        <w:tc>
          <w:tcPr>
            <w:tcW w:w="5665" w:type="dxa"/>
          </w:tcPr>
          <w:p w14:paraId="74363280" w14:textId="3FBDEEC9" w:rsidR="0014644D" w:rsidRDefault="002F40A2">
            <w:pPr>
              <w:rPr>
                <w:rFonts w:asciiTheme="minorHAnsi" w:hAnsiTheme="minorHAnsi" w:cstheme="minorHAnsi"/>
                <w:sz w:val="18"/>
                <w:szCs w:val="18"/>
              </w:rPr>
            </w:pPr>
            <w:r>
              <w:rPr>
                <w:rFonts w:asciiTheme="minorHAnsi" w:hAnsiTheme="minorHAnsi" w:cstheme="minorHAnsi"/>
                <w:sz w:val="18"/>
                <w:szCs w:val="18"/>
              </w:rPr>
              <w:t>&lt;&lt;Calculated field, referenced data from MCH-01</w:t>
            </w:r>
            <w:r w:rsidR="00DB0C92">
              <w:rPr>
                <w:rFonts w:asciiTheme="minorHAnsi" w:hAnsiTheme="minorHAnsi" w:cstheme="minorHAnsi"/>
                <w:sz w:val="18"/>
                <w:szCs w:val="18"/>
              </w:rPr>
              <w:t>, “Dwelling Unit Total Conditioned Floor Area” (field A03)&gt;&gt;</w:t>
            </w:r>
          </w:p>
        </w:tc>
      </w:tr>
      <w:tr w:rsidR="0014644D" w:rsidRPr="007A5D38" w14:paraId="00DD019F" w14:textId="77777777" w:rsidTr="00E922E3">
        <w:trPr>
          <w:trHeight w:val="158"/>
        </w:trPr>
        <w:tc>
          <w:tcPr>
            <w:tcW w:w="626" w:type="dxa"/>
            <w:vAlign w:val="center"/>
          </w:tcPr>
          <w:p w14:paraId="1250BEB2" w14:textId="7DC6E3DF" w:rsidR="0014644D" w:rsidRDefault="0014644D" w:rsidP="003D0A5A">
            <w:pPr>
              <w:jc w:val="center"/>
              <w:rPr>
                <w:rFonts w:asciiTheme="minorHAnsi" w:hAnsiTheme="minorHAnsi" w:cstheme="minorHAnsi"/>
                <w:sz w:val="18"/>
                <w:szCs w:val="18"/>
              </w:rPr>
            </w:pPr>
            <w:r>
              <w:rPr>
                <w:rFonts w:asciiTheme="minorHAnsi" w:hAnsiTheme="minorHAnsi" w:cstheme="minorHAnsi"/>
                <w:sz w:val="18"/>
                <w:szCs w:val="18"/>
              </w:rPr>
              <w:t>08</w:t>
            </w:r>
          </w:p>
        </w:tc>
        <w:tc>
          <w:tcPr>
            <w:tcW w:w="4499" w:type="dxa"/>
            <w:vAlign w:val="center"/>
          </w:tcPr>
          <w:p w14:paraId="3EB07A5F" w14:textId="1E98E9AD" w:rsidR="0014644D" w:rsidRDefault="0014644D" w:rsidP="00A635C0">
            <w:pPr>
              <w:rPr>
                <w:rFonts w:asciiTheme="minorHAnsi" w:hAnsiTheme="minorHAnsi" w:cstheme="minorHAnsi"/>
                <w:sz w:val="18"/>
                <w:szCs w:val="18"/>
              </w:rPr>
            </w:pPr>
            <w:r>
              <w:rPr>
                <w:rFonts w:asciiTheme="minorHAnsi" w:hAnsiTheme="minorHAnsi" w:cstheme="minorHAnsi"/>
                <w:sz w:val="18"/>
                <w:szCs w:val="18"/>
              </w:rPr>
              <w:t>Kitchen Range (Cooking Stove) Fuel Type</w:t>
            </w:r>
          </w:p>
        </w:tc>
        <w:tc>
          <w:tcPr>
            <w:tcW w:w="5665" w:type="dxa"/>
          </w:tcPr>
          <w:p w14:paraId="135361D6" w14:textId="126B4DA6" w:rsidR="0014644D" w:rsidRDefault="00DB0C92">
            <w:pPr>
              <w:rPr>
                <w:rFonts w:asciiTheme="minorHAnsi" w:hAnsiTheme="minorHAnsi" w:cstheme="minorHAnsi"/>
                <w:sz w:val="18"/>
                <w:szCs w:val="18"/>
              </w:rPr>
            </w:pPr>
            <w:r>
              <w:rPr>
                <w:rFonts w:asciiTheme="minorHAnsi" w:hAnsiTheme="minorHAnsi" w:cstheme="minorHAnsi"/>
                <w:sz w:val="18"/>
                <w:szCs w:val="18"/>
              </w:rPr>
              <w:t xml:space="preserve">&lt;&lt;User </w:t>
            </w:r>
            <w:r w:rsidR="00454065">
              <w:rPr>
                <w:rFonts w:asciiTheme="minorHAnsi" w:hAnsiTheme="minorHAnsi" w:cstheme="minorHAnsi"/>
                <w:sz w:val="18"/>
                <w:szCs w:val="18"/>
              </w:rPr>
              <w:t>Entered Value; Selections = (Electric, Natural Gas)&gt;&gt;</w:t>
            </w:r>
          </w:p>
        </w:tc>
      </w:tr>
    </w:tbl>
    <w:p w14:paraId="218E762D" w14:textId="5A6F5277" w:rsidR="00C534C9" w:rsidRDefault="00C534C9" w:rsidP="00D65FA1">
      <w:pPr>
        <w:rPr>
          <w:rFonts w:asciiTheme="minorHAnsi" w:hAnsiTheme="minorHAnsi"/>
          <w:szCs w:val="18"/>
        </w:rPr>
      </w:pPr>
    </w:p>
    <w:p w14:paraId="7BBB7458" w14:textId="77777777" w:rsidR="00C534C9" w:rsidRDefault="00C534C9">
      <w:pPr>
        <w:rPr>
          <w:rFonts w:asciiTheme="minorHAnsi" w:hAnsiTheme="minorHAnsi"/>
          <w:szCs w:val="18"/>
        </w:rPr>
      </w:pPr>
      <w:r>
        <w:rPr>
          <w:rFonts w:asciiTheme="minorHAnsi" w:hAnsiTheme="minorHAnsi"/>
          <w:szCs w:val="18"/>
        </w:rPr>
        <w:br w:type="page"/>
      </w:r>
    </w:p>
    <w:tbl>
      <w:tblPr>
        <w:tblStyle w:val="TableGrid"/>
        <w:tblW w:w="10885" w:type="dxa"/>
        <w:tblLayout w:type="fixed"/>
        <w:tblLook w:val="04A0" w:firstRow="1" w:lastRow="0" w:firstColumn="1" w:lastColumn="0" w:noHBand="0" w:noVBand="1"/>
      </w:tblPr>
      <w:tblGrid>
        <w:gridCol w:w="773"/>
        <w:gridCol w:w="773"/>
        <w:gridCol w:w="773"/>
        <w:gridCol w:w="773"/>
        <w:gridCol w:w="773"/>
        <w:gridCol w:w="773"/>
        <w:gridCol w:w="773"/>
        <w:gridCol w:w="773"/>
        <w:gridCol w:w="773"/>
        <w:gridCol w:w="773"/>
        <w:gridCol w:w="773"/>
        <w:gridCol w:w="773"/>
        <w:gridCol w:w="773"/>
        <w:gridCol w:w="836"/>
      </w:tblGrid>
      <w:tr w:rsidR="00F82D2D" w14:paraId="081BFF94" w14:textId="2E6F253B" w:rsidTr="00717694">
        <w:trPr>
          <w:cantSplit/>
          <w:trHeight w:val="300"/>
        </w:trPr>
        <w:tc>
          <w:tcPr>
            <w:tcW w:w="10885" w:type="dxa"/>
            <w:gridSpan w:val="14"/>
          </w:tcPr>
          <w:p w14:paraId="78F40BB7" w14:textId="767FD14D" w:rsidR="00F82D2D" w:rsidRDefault="00F82D2D" w:rsidP="003707C5">
            <w:pPr>
              <w:rPr>
                <w:rFonts w:asciiTheme="minorHAnsi" w:hAnsiTheme="minorHAnsi"/>
                <w:b/>
                <w:szCs w:val="18"/>
              </w:rPr>
            </w:pPr>
            <w:r>
              <w:rPr>
                <w:rFonts w:asciiTheme="minorHAnsi" w:hAnsiTheme="minorHAnsi"/>
                <w:b/>
                <w:szCs w:val="18"/>
              </w:rPr>
              <w:lastRenderedPageBreak/>
              <w:t>B</w:t>
            </w:r>
            <w:r w:rsidRPr="003707C5">
              <w:rPr>
                <w:rFonts w:asciiTheme="minorHAnsi" w:hAnsiTheme="minorHAnsi"/>
                <w:b/>
                <w:szCs w:val="18"/>
              </w:rPr>
              <w:t>. Kitchen Exhaust System</w:t>
            </w:r>
            <w:r>
              <w:rPr>
                <w:rFonts w:asciiTheme="minorHAnsi" w:hAnsiTheme="minorHAnsi"/>
                <w:b/>
                <w:szCs w:val="18"/>
              </w:rPr>
              <w:t>s</w:t>
            </w:r>
          </w:p>
        </w:tc>
      </w:tr>
      <w:tr w:rsidR="00205AE4" w14:paraId="350490DE" w14:textId="14B329CF" w:rsidTr="0097274A">
        <w:trPr>
          <w:cantSplit/>
          <w:trHeight w:val="1134"/>
        </w:trPr>
        <w:tc>
          <w:tcPr>
            <w:tcW w:w="773" w:type="dxa"/>
            <w:textDirection w:val="btLr"/>
            <w:vAlign w:val="center"/>
          </w:tcPr>
          <w:p w14:paraId="62BE2F05" w14:textId="1108E72E" w:rsidR="00205AE4" w:rsidRDefault="00205AE4" w:rsidP="00205AE4">
            <w:pPr>
              <w:ind w:left="113" w:right="113"/>
              <w:jc w:val="center"/>
              <w:rPr>
                <w:rFonts w:asciiTheme="minorHAnsi" w:hAnsiTheme="minorHAnsi"/>
                <w:sz w:val="18"/>
                <w:szCs w:val="18"/>
              </w:rPr>
            </w:pPr>
            <w:r>
              <w:rPr>
                <w:rFonts w:asciiTheme="minorHAnsi" w:hAnsiTheme="minorHAnsi"/>
                <w:sz w:val="18"/>
                <w:szCs w:val="18"/>
              </w:rPr>
              <w:t>01</w:t>
            </w:r>
          </w:p>
        </w:tc>
        <w:tc>
          <w:tcPr>
            <w:tcW w:w="773" w:type="dxa"/>
            <w:textDirection w:val="btLr"/>
            <w:vAlign w:val="center"/>
          </w:tcPr>
          <w:p w14:paraId="351EB26D" w14:textId="74492FE3" w:rsidR="00205AE4" w:rsidRDefault="00205AE4" w:rsidP="00205AE4">
            <w:pPr>
              <w:ind w:left="113" w:right="113"/>
              <w:jc w:val="center"/>
              <w:rPr>
                <w:rFonts w:asciiTheme="minorHAnsi" w:hAnsiTheme="minorHAnsi"/>
                <w:sz w:val="18"/>
                <w:szCs w:val="18"/>
              </w:rPr>
            </w:pPr>
            <w:r>
              <w:rPr>
                <w:rFonts w:asciiTheme="minorHAnsi" w:hAnsiTheme="minorHAnsi"/>
                <w:sz w:val="18"/>
                <w:szCs w:val="18"/>
              </w:rPr>
              <w:t>02</w:t>
            </w:r>
          </w:p>
        </w:tc>
        <w:tc>
          <w:tcPr>
            <w:tcW w:w="773" w:type="dxa"/>
            <w:textDirection w:val="btLr"/>
            <w:vAlign w:val="center"/>
          </w:tcPr>
          <w:p w14:paraId="75AFD0BE" w14:textId="6D9514B1" w:rsidR="00205AE4" w:rsidRDefault="00205AE4" w:rsidP="00205AE4">
            <w:pPr>
              <w:ind w:left="113" w:right="113"/>
              <w:jc w:val="center"/>
              <w:rPr>
                <w:rFonts w:asciiTheme="minorHAnsi" w:hAnsiTheme="minorHAnsi"/>
                <w:sz w:val="18"/>
                <w:szCs w:val="18"/>
              </w:rPr>
            </w:pPr>
            <w:r>
              <w:rPr>
                <w:rFonts w:asciiTheme="minorHAnsi" w:hAnsiTheme="minorHAnsi"/>
                <w:sz w:val="18"/>
                <w:szCs w:val="18"/>
              </w:rPr>
              <w:t>03</w:t>
            </w:r>
          </w:p>
        </w:tc>
        <w:tc>
          <w:tcPr>
            <w:tcW w:w="773" w:type="dxa"/>
            <w:textDirection w:val="btLr"/>
            <w:vAlign w:val="center"/>
          </w:tcPr>
          <w:p w14:paraId="74E7FE5C" w14:textId="5FCDB534" w:rsidR="00205AE4" w:rsidRDefault="00205AE4" w:rsidP="00205AE4">
            <w:pPr>
              <w:ind w:left="113" w:right="113"/>
              <w:jc w:val="center"/>
              <w:rPr>
                <w:rFonts w:asciiTheme="minorHAnsi" w:hAnsiTheme="minorHAnsi"/>
                <w:sz w:val="18"/>
                <w:szCs w:val="18"/>
              </w:rPr>
            </w:pPr>
            <w:r>
              <w:rPr>
                <w:rFonts w:asciiTheme="minorHAnsi" w:hAnsiTheme="minorHAnsi"/>
                <w:sz w:val="18"/>
                <w:szCs w:val="18"/>
              </w:rPr>
              <w:t>04</w:t>
            </w:r>
          </w:p>
        </w:tc>
        <w:tc>
          <w:tcPr>
            <w:tcW w:w="773" w:type="dxa"/>
            <w:textDirection w:val="btLr"/>
            <w:vAlign w:val="center"/>
          </w:tcPr>
          <w:p w14:paraId="0315FAA6" w14:textId="25DE7BE6" w:rsidR="00205AE4" w:rsidRDefault="00205AE4" w:rsidP="00205AE4">
            <w:pPr>
              <w:ind w:left="113" w:right="113"/>
              <w:jc w:val="center"/>
              <w:rPr>
                <w:rFonts w:asciiTheme="minorHAnsi" w:hAnsiTheme="minorHAnsi"/>
                <w:sz w:val="18"/>
                <w:szCs w:val="18"/>
              </w:rPr>
            </w:pPr>
            <w:r>
              <w:rPr>
                <w:rFonts w:asciiTheme="minorHAnsi" w:hAnsiTheme="minorHAnsi"/>
                <w:sz w:val="18"/>
                <w:szCs w:val="18"/>
              </w:rPr>
              <w:t>05</w:t>
            </w:r>
          </w:p>
        </w:tc>
        <w:tc>
          <w:tcPr>
            <w:tcW w:w="773" w:type="dxa"/>
            <w:textDirection w:val="btLr"/>
            <w:vAlign w:val="center"/>
          </w:tcPr>
          <w:p w14:paraId="7D3D6314" w14:textId="41A4D2D7" w:rsidR="00205AE4" w:rsidRDefault="00205AE4" w:rsidP="00205AE4">
            <w:pPr>
              <w:ind w:left="113" w:right="113"/>
              <w:jc w:val="center"/>
              <w:rPr>
                <w:rFonts w:asciiTheme="minorHAnsi" w:hAnsiTheme="minorHAnsi"/>
                <w:sz w:val="18"/>
                <w:szCs w:val="18"/>
              </w:rPr>
            </w:pPr>
            <w:r>
              <w:rPr>
                <w:rFonts w:asciiTheme="minorHAnsi" w:hAnsiTheme="minorHAnsi"/>
                <w:sz w:val="18"/>
                <w:szCs w:val="18"/>
              </w:rPr>
              <w:t>06</w:t>
            </w:r>
          </w:p>
        </w:tc>
        <w:tc>
          <w:tcPr>
            <w:tcW w:w="773" w:type="dxa"/>
            <w:textDirection w:val="btLr"/>
            <w:vAlign w:val="center"/>
          </w:tcPr>
          <w:p w14:paraId="370EFFFD" w14:textId="62965D71" w:rsidR="00205AE4" w:rsidRDefault="00205AE4" w:rsidP="00205AE4">
            <w:pPr>
              <w:ind w:left="113" w:right="113"/>
              <w:jc w:val="center"/>
              <w:rPr>
                <w:rFonts w:asciiTheme="minorHAnsi" w:hAnsiTheme="minorHAnsi"/>
                <w:sz w:val="18"/>
                <w:szCs w:val="18"/>
              </w:rPr>
            </w:pPr>
            <w:r>
              <w:rPr>
                <w:rFonts w:asciiTheme="minorHAnsi" w:hAnsiTheme="minorHAnsi"/>
                <w:sz w:val="18"/>
                <w:szCs w:val="18"/>
              </w:rPr>
              <w:t>07</w:t>
            </w:r>
          </w:p>
        </w:tc>
        <w:tc>
          <w:tcPr>
            <w:tcW w:w="773" w:type="dxa"/>
            <w:textDirection w:val="btLr"/>
            <w:vAlign w:val="center"/>
          </w:tcPr>
          <w:p w14:paraId="557F51EB" w14:textId="5A7ED6DF" w:rsidR="00205AE4" w:rsidRDefault="00205AE4" w:rsidP="00205AE4">
            <w:pPr>
              <w:ind w:left="113" w:right="113"/>
              <w:jc w:val="center"/>
              <w:rPr>
                <w:rFonts w:asciiTheme="minorHAnsi" w:hAnsiTheme="minorHAnsi"/>
                <w:sz w:val="18"/>
                <w:szCs w:val="18"/>
              </w:rPr>
            </w:pPr>
            <w:r>
              <w:rPr>
                <w:rFonts w:asciiTheme="minorHAnsi" w:hAnsiTheme="minorHAnsi"/>
                <w:sz w:val="18"/>
                <w:szCs w:val="18"/>
              </w:rPr>
              <w:t>08</w:t>
            </w:r>
          </w:p>
        </w:tc>
        <w:tc>
          <w:tcPr>
            <w:tcW w:w="773" w:type="dxa"/>
            <w:textDirection w:val="btLr"/>
            <w:vAlign w:val="center"/>
          </w:tcPr>
          <w:p w14:paraId="4A7C5B42" w14:textId="4CC948B8" w:rsidR="00205AE4" w:rsidRDefault="00205AE4" w:rsidP="00205AE4">
            <w:pPr>
              <w:ind w:left="113" w:right="113"/>
              <w:jc w:val="center"/>
              <w:rPr>
                <w:rFonts w:asciiTheme="minorHAnsi" w:hAnsiTheme="minorHAnsi"/>
                <w:sz w:val="18"/>
                <w:szCs w:val="18"/>
              </w:rPr>
            </w:pPr>
            <w:r>
              <w:rPr>
                <w:rFonts w:asciiTheme="minorHAnsi" w:hAnsiTheme="minorHAnsi"/>
                <w:sz w:val="18"/>
                <w:szCs w:val="18"/>
              </w:rPr>
              <w:t>09a</w:t>
            </w:r>
          </w:p>
        </w:tc>
        <w:tc>
          <w:tcPr>
            <w:tcW w:w="773" w:type="dxa"/>
            <w:textDirection w:val="btLr"/>
            <w:vAlign w:val="center"/>
          </w:tcPr>
          <w:p w14:paraId="10768961" w14:textId="5BA455CC" w:rsidR="00205AE4" w:rsidRDefault="00205AE4" w:rsidP="00205AE4">
            <w:pPr>
              <w:ind w:left="113" w:right="113"/>
              <w:jc w:val="center"/>
              <w:rPr>
                <w:rFonts w:asciiTheme="minorHAnsi" w:hAnsiTheme="minorHAnsi"/>
                <w:sz w:val="18"/>
                <w:szCs w:val="18"/>
              </w:rPr>
            </w:pPr>
            <w:r>
              <w:rPr>
                <w:rFonts w:asciiTheme="minorHAnsi" w:hAnsiTheme="minorHAnsi"/>
                <w:sz w:val="18"/>
                <w:szCs w:val="18"/>
              </w:rPr>
              <w:t>09</w:t>
            </w:r>
          </w:p>
        </w:tc>
        <w:tc>
          <w:tcPr>
            <w:tcW w:w="773" w:type="dxa"/>
            <w:textDirection w:val="btLr"/>
            <w:vAlign w:val="center"/>
          </w:tcPr>
          <w:p w14:paraId="0C6195F5" w14:textId="7FEA13DB" w:rsidR="00205AE4" w:rsidRDefault="00205AE4" w:rsidP="00205AE4">
            <w:pPr>
              <w:ind w:left="113" w:right="113"/>
              <w:jc w:val="center"/>
              <w:rPr>
                <w:rFonts w:asciiTheme="minorHAnsi" w:hAnsiTheme="minorHAnsi"/>
                <w:sz w:val="18"/>
                <w:szCs w:val="18"/>
              </w:rPr>
            </w:pPr>
            <w:r>
              <w:rPr>
                <w:rFonts w:asciiTheme="minorHAnsi" w:hAnsiTheme="minorHAnsi"/>
                <w:sz w:val="18"/>
                <w:szCs w:val="18"/>
              </w:rPr>
              <w:t>10a</w:t>
            </w:r>
          </w:p>
        </w:tc>
        <w:tc>
          <w:tcPr>
            <w:tcW w:w="773" w:type="dxa"/>
            <w:textDirection w:val="btLr"/>
            <w:vAlign w:val="center"/>
          </w:tcPr>
          <w:p w14:paraId="2E80FC05" w14:textId="0E6679F6" w:rsidR="00205AE4" w:rsidRDefault="00205AE4" w:rsidP="00205AE4">
            <w:pPr>
              <w:ind w:left="113" w:right="113"/>
              <w:jc w:val="center"/>
              <w:rPr>
                <w:rFonts w:asciiTheme="minorHAnsi" w:hAnsiTheme="minorHAnsi"/>
                <w:sz w:val="18"/>
                <w:szCs w:val="18"/>
              </w:rPr>
            </w:pPr>
            <w:r>
              <w:rPr>
                <w:rFonts w:asciiTheme="minorHAnsi" w:hAnsiTheme="minorHAnsi"/>
                <w:sz w:val="18"/>
                <w:szCs w:val="18"/>
              </w:rPr>
              <w:t>10</w:t>
            </w:r>
          </w:p>
        </w:tc>
        <w:tc>
          <w:tcPr>
            <w:tcW w:w="773" w:type="dxa"/>
            <w:textDirection w:val="btLr"/>
            <w:vAlign w:val="center"/>
          </w:tcPr>
          <w:p w14:paraId="255124FC" w14:textId="0CFB646E" w:rsidR="00205AE4" w:rsidRDefault="00205AE4" w:rsidP="00205AE4">
            <w:pPr>
              <w:ind w:left="113" w:right="113"/>
              <w:jc w:val="center"/>
              <w:rPr>
                <w:rFonts w:asciiTheme="minorHAnsi" w:hAnsiTheme="minorHAnsi"/>
                <w:sz w:val="18"/>
                <w:szCs w:val="18"/>
              </w:rPr>
            </w:pPr>
            <w:r>
              <w:rPr>
                <w:rFonts w:asciiTheme="minorHAnsi" w:hAnsiTheme="minorHAnsi"/>
                <w:sz w:val="18"/>
                <w:szCs w:val="18"/>
              </w:rPr>
              <w:t>11</w:t>
            </w:r>
          </w:p>
        </w:tc>
        <w:tc>
          <w:tcPr>
            <w:tcW w:w="836" w:type="dxa"/>
            <w:textDirection w:val="btLr"/>
            <w:vAlign w:val="center"/>
          </w:tcPr>
          <w:p w14:paraId="3857A3AC" w14:textId="713EE21C" w:rsidR="00205AE4" w:rsidRDefault="00205AE4" w:rsidP="00205AE4">
            <w:pPr>
              <w:ind w:left="113" w:right="113"/>
              <w:jc w:val="center"/>
              <w:rPr>
                <w:rFonts w:asciiTheme="minorHAnsi" w:hAnsiTheme="minorHAnsi"/>
                <w:sz w:val="18"/>
                <w:szCs w:val="18"/>
              </w:rPr>
            </w:pPr>
            <w:r>
              <w:rPr>
                <w:rFonts w:asciiTheme="minorHAnsi" w:hAnsiTheme="minorHAnsi"/>
                <w:sz w:val="18"/>
                <w:szCs w:val="18"/>
              </w:rPr>
              <w:t>12</w:t>
            </w:r>
          </w:p>
        </w:tc>
      </w:tr>
      <w:tr w:rsidR="00205AE4" w14:paraId="330A22C5" w14:textId="7C828832" w:rsidTr="00717694">
        <w:trPr>
          <w:cantSplit/>
          <w:trHeight w:val="1632"/>
        </w:trPr>
        <w:tc>
          <w:tcPr>
            <w:tcW w:w="773" w:type="dxa"/>
            <w:textDirection w:val="btLr"/>
            <w:vAlign w:val="center"/>
          </w:tcPr>
          <w:p w14:paraId="28ECE449" w14:textId="59341174" w:rsidR="00205AE4" w:rsidRDefault="00205AE4" w:rsidP="00205AE4">
            <w:pPr>
              <w:ind w:left="113" w:right="113"/>
              <w:jc w:val="center"/>
              <w:rPr>
                <w:rFonts w:asciiTheme="minorHAnsi" w:hAnsiTheme="minorHAnsi"/>
                <w:sz w:val="18"/>
                <w:szCs w:val="18"/>
              </w:rPr>
            </w:pPr>
            <w:r>
              <w:rPr>
                <w:rFonts w:asciiTheme="minorHAnsi" w:hAnsiTheme="minorHAnsi"/>
                <w:sz w:val="18"/>
                <w:szCs w:val="18"/>
              </w:rPr>
              <w:t>System Name</w:t>
            </w:r>
          </w:p>
        </w:tc>
        <w:tc>
          <w:tcPr>
            <w:tcW w:w="773" w:type="dxa"/>
            <w:textDirection w:val="btLr"/>
            <w:vAlign w:val="center"/>
          </w:tcPr>
          <w:p w14:paraId="22FE8C3A" w14:textId="1340EC5A" w:rsidR="00205AE4" w:rsidRDefault="00205AE4" w:rsidP="00205AE4">
            <w:pPr>
              <w:ind w:left="113" w:right="113"/>
              <w:jc w:val="center"/>
              <w:rPr>
                <w:rFonts w:asciiTheme="minorHAnsi" w:hAnsiTheme="minorHAnsi"/>
                <w:sz w:val="18"/>
                <w:szCs w:val="18"/>
              </w:rPr>
            </w:pPr>
            <w:r>
              <w:rPr>
                <w:rFonts w:asciiTheme="minorHAnsi" w:hAnsiTheme="minorHAnsi"/>
                <w:sz w:val="18"/>
                <w:szCs w:val="18"/>
              </w:rPr>
              <w:t>Manufacturer Name</w:t>
            </w:r>
          </w:p>
        </w:tc>
        <w:tc>
          <w:tcPr>
            <w:tcW w:w="773" w:type="dxa"/>
            <w:textDirection w:val="btLr"/>
            <w:vAlign w:val="center"/>
          </w:tcPr>
          <w:p w14:paraId="1A566065" w14:textId="6D468A3A" w:rsidR="00205AE4" w:rsidRDefault="00205AE4" w:rsidP="00205AE4">
            <w:pPr>
              <w:ind w:left="113" w:right="113"/>
              <w:jc w:val="center"/>
              <w:rPr>
                <w:rFonts w:asciiTheme="minorHAnsi" w:hAnsiTheme="minorHAnsi"/>
                <w:sz w:val="18"/>
                <w:szCs w:val="18"/>
              </w:rPr>
            </w:pPr>
            <w:r>
              <w:rPr>
                <w:rFonts w:asciiTheme="minorHAnsi" w:hAnsiTheme="minorHAnsi"/>
                <w:sz w:val="18"/>
                <w:szCs w:val="18"/>
              </w:rPr>
              <w:t>System Type</w:t>
            </w:r>
          </w:p>
        </w:tc>
        <w:tc>
          <w:tcPr>
            <w:tcW w:w="773" w:type="dxa"/>
            <w:textDirection w:val="btLr"/>
            <w:vAlign w:val="center"/>
          </w:tcPr>
          <w:p w14:paraId="7EBCB590" w14:textId="73DF9096" w:rsidR="00205AE4" w:rsidRDefault="00205AE4" w:rsidP="00205AE4">
            <w:pPr>
              <w:ind w:left="113" w:right="113"/>
              <w:jc w:val="center"/>
              <w:rPr>
                <w:rFonts w:asciiTheme="minorHAnsi" w:hAnsiTheme="minorHAnsi"/>
                <w:sz w:val="18"/>
                <w:szCs w:val="18"/>
              </w:rPr>
            </w:pPr>
            <w:r>
              <w:rPr>
                <w:rFonts w:asciiTheme="minorHAnsi" w:hAnsiTheme="minorHAnsi"/>
                <w:sz w:val="18"/>
                <w:szCs w:val="18"/>
              </w:rPr>
              <w:t>HVI or AHAM Directory Listed Model Number</w:t>
            </w:r>
          </w:p>
        </w:tc>
        <w:tc>
          <w:tcPr>
            <w:tcW w:w="773" w:type="dxa"/>
            <w:textDirection w:val="btLr"/>
            <w:vAlign w:val="center"/>
          </w:tcPr>
          <w:p w14:paraId="288E6254" w14:textId="187AAB15" w:rsidR="00205AE4" w:rsidRDefault="00205AE4" w:rsidP="00205AE4">
            <w:pPr>
              <w:ind w:left="113" w:right="113"/>
              <w:jc w:val="center"/>
              <w:rPr>
                <w:rFonts w:asciiTheme="minorHAnsi" w:hAnsiTheme="minorHAnsi"/>
                <w:sz w:val="18"/>
                <w:szCs w:val="18"/>
              </w:rPr>
            </w:pPr>
            <w:r>
              <w:rPr>
                <w:rFonts w:asciiTheme="minorHAnsi" w:hAnsiTheme="minorHAnsi"/>
                <w:sz w:val="18"/>
                <w:szCs w:val="18"/>
              </w:rPr>
              <w:t>HVI or AHAM Directory Listed Rated Airflow</w:t>
            </w:r>
          </w:p>
        </w:tc>
        <w:tc>
          <w:tcPr>
            <w:tcW w:w="773" w:type="dxa"/>
            <w:textDirection w:val="btLr"/>
            <w:vAlign w:val="center"/>
          </w:tcPr>
          <w:p w14:paraId="795F04A8" w14:textId="6AE5760B" w:rsidR="00205AE4" w:rsidRDefault="00205AE4" w:rsidP="00205AE4">
            <w:pPr>
              <w:ind w:left="113" w:right="113"/>
              <w:jc w:val="center"/>
              <w:rPr>
                <w:rFonts w:asciiTheme="minorHAnsi" w:hAnsiTheme="minorHAnsi"/>
                <w:sz w:val="18"/>
                <w:szCs w:val="18"/>
              </w:rPr>
            </w:pPr>
            <w:r>
              <w:rPr>
                <w:rFonts w:asciiTheme="minorHAnsi" w:hAnsiTheme="minorHAnsi"/>
                <w:sz w:val="18"/>
                <w:szCs w:val="18"/>
              </w:rPr>
              <w:t>HVI or AHAM Directory Listed Sound Rating</w:t>
            </w:r>
          </w:p>
        </w:tc>
        <w:tc>
          <w:tcPr>
            <w:tcW w:w="773" w:type="dxa"/>
            <w:textDirection w:val="btLr"/>
            <w:vAlign w:val="center"/>
          </w:tcPr>
          <w:p w14:paraId="4D42A08F" w14:textId="5191F30F" w:rsidR="00205AE4" w:rsidRDefault="00205AE4" w:rsidP="00205AE4">
            <w:pPr>
              <w:ind w:left="113" w:right="113"/>
              <w:jc w:val="center"/>
              <w:rPr>
                <w:rFonts w:asciiTheme="minorHAnsi" w:hAnsiTheme="minorHAnsi"/>
                <w:sz w:val="18"/>
                <w:szCs w:val="18"/>
              </w:rPr>
            </w:pPr>
            <w:r>
              <w:rPr>
                <w:rFonts w:asciiTheme="minorHAnsi" w:hAnsiTheme="minorHAnsi"/>
                <w:sz w:val="18"/>
                <w:szCs w:val="18"/>
              </w:rPr>
              <w:t>Minimum Airflow (defaults to rated airflow)</w:t>
            </w:r>
          </w:p>
        </w:tc>
        <w:tc>
          <w:tcPr>
            <w:tcW w:w="773" w:type="dxa"/>
            <w:textDirection w:val="btLr"/>
            <w:vAlign w:val="center"/>
          </w:tcPr>
          <w:p w14:paraId="10166DC9" w14:textId="2ED3D012" w:rsidR="00205AE4" w:rsidRDefault="00205AE4" w:rsidP="00205AE4">
            <w:pPr>
              <w:ind w:left="113" w:right="113"/>
              <w:jc w:val="center"/>
              <w:rPr>
                <w:rFonts w:asciiTheme="minorHAnsi" w:hAnsiTheme="minorHAnsi"/>
                <w:sz w:val="18"/>
                <w:szCs w:val="18"/>
              </w:rPr>
            </w:pPr>
            <w:r>
              <w:rPr>
                <w:rFonts w:asciiTheme="minorHAnsi" w:hAnsiTheme="minorHAnsi"/>
                <w:sz w:val="18"/>
                <w:szCs w:val="18"/>
              </w:rPr>
              <w:t>Operation Schedule</w:t>
            </w:r>
          </w:p>
        </w:tc>
        <w:tc>
          <w:tcPr>
            <w:tcW w:w="773" w:type="dxa"/>
            <w:textDirection w:val="btLr"/>
          </w:tcPr>
          <w:p w14:paraId="44A59590" w14:textId="2FCDF0A6" w:rsidR="00205AE4" w:rsidRDefault="00205AE4" w:rsidP="00205AE4">
            <w:pPr>
              <w:ind w:left="113" w:right="113"/>
              <w:jc w:val="center"/>
              <w:rPr>
                <w:rFonts w:asciiTheme="minorHAnsi" w:hAnsiTheme="minorHAnsi"/>
                <w:sz w:val="18"/>
                <w:szCs w:val="18"/>
              </w:rPr>
            </w:pPr>
            <w:r>
              <w:rPr>
                <w:rFonts w:asciiTheme="minorHAnsi" w:hAnsiTheme="minorHAnsi"/>
                <w:sz w:val="18"/>
                <w:szCs w:val="18"/>
              </w:rPr>
              <w:t>Method of Compliance</w:t>
            </w:r>
          </w:p>
        </w:tc>
        <w:tc>
          <w:tcPr>
            <w:tcW w:w="773" w:type="dxa"/>
            <w:textDirection w:val="btLr"/>
            <w:vAlign w:val="center"/>
          </w:tcPr>
          <w:p w14:paraId="477E77B5" w14:textId="712C2EED" w:rsidR="00205AE4" w:rsidRDefault="00205AE4" w:rsidP="00205AE4">
            <w:pPr>
              <w:ind w:left="113" w:right="113"/>
              <w:jc w:val="center"/>
              <w:rPr>
                <w:rFonts w:asciiTheme="minorHAnsi" w:hAnsiTheme="minorHAnsi"/>
                <w:sz w:val="18"/>
                <w:szCs w:val="18"/>
              </w:rPr>
            </w:pPr>
            <w:r>
              <w:rPr>
                <w:rFonts w:asciiTheme="minorHAnsi" w:hAnsiTheme="minorHAnsi"/>
                <w:sz w:val="18"/>
                <w:szCs w:val="18"/>
              </w:rPr>
              <w:t xml:space="preserve">Required Minimum Ventilation Rate </w:t>
            </w:r>
          </w:p>
        </w:tc>
        <w:tc>
          <w:tcPr>
            <w:tcW w:w="773" w:type="dxa"/>
            <w:textDirection w:val="btLr"/>
          </w:tcPr>
          <w:p w14:paraId="70E15C5F" w14:textId="5208B1B8" w:rsidR="00205AE4" w:rsidRDefault="00205AE4" w:rsidP="00205AE4">
            <w:pPr>
              <w:ind w:left="113" w:right="113"/>
              <w:jc w:val="center"/>
              <w:rPr>
                <w:rFonts w:asciiTheme="minorHAnsi" w:hAnsiTheme="minorHAnsi"/>
                <w:sz w:val="18"/>
                <w:szCs w:val="18"/>
              </w:rPr>
            </w:pPr>
            <w:r w:rsidRPr="0094363D">
              <w:rPr>
                <w:rFonts w:asciiTheme="minorHAnsi" w:hAnsiTheme="minorHAnsi"/>
                <w:sz w:val="18"/>
                <w:szCs w:val="18"/>
              </w:rPr>
              <w:t>Exception to Maximum Sound Rating</w:t>
            </w:r>
          </w:p>
        </w:tc>
        <w:tc>
          <w:tcPr>
            <w:tcW w:w="773" w:type="dxa"/>
            <w:textDirection w:val="btLr"/>
            <w:vAlign w:val="center"/>
          </w:tcPr>
          <w:p w14:paraId="6B854EFC" w14:textId="7AC4F469" w:rsidR="00205AE4" w:rsidRDefault="00205AE4" w:rsidP="00205AE4">
            <w:pPr>
              <w:ind w:left="113" w:right="113"/>
              <w:jc w:val="center"/>
              <w:rPr>
                <w:rFonts w:asciiTheme="minorHAnsi" w:hAnsiTheme="minorHAnsi"/>
                <w:sz w:val="18"/>
                <w:szCs w:val="18"/>
              </w:rPr>
            </w:pPr>
            <w:r>
              <w:rPr>
                <w:rFonts w:asciiTheme="minorHAnsi" w:hAnsiTheme="minorHAnsi"/>
                <w:sz w:val="18"/>
                <w:szCs w:val="18"/>
              </w:rPr>
              <w:t>Maximum Sound Rating</w:t>
            </w:r>
          </w:p>
        </w:tc>
        <w:tc>
          <w:tcPr>
            <w:tcW w:w="773" w:type="dxa"/>
            <w:textDirection w:val="btLr"/>
            <w:vAlign w:val="center"/>
          </w:tcPr>
          <w:p w14:paraId="59C343BA" w14:textId="37A0B587" w:rsidR="00205AE4" w:rsidRDefault="00205AE4" w:rsidP="00205AE4">
            <w:pPr>
              <w:ind w:left="113" w:right="113"/>
              <w:jc w:val="center"/>
              <w:rPr>
                <w:rFonts w:asciiTheme="minorHAnsi" w:hAnsiTheme="minorHAnsi"/>
                <w:sz w:val="18"/>
                <w:szCs w:val="18"/>
              </w:rPr>
            </w:pPr>
            <w:r>
              <w:rPr>
                <w:rFonts w:asciiTheme="minorHAnsi" w:hAnsiTheme="minorHAnsi"/>
                <w:sz w:val="18"/>
                <w:szCs w:val="18"/>
              </w:rPr>
              <w:t>Compliance Statement for Airflow</w:t>
            </w:r>
          </w:p>
        </w:tc>
        <w:tc>
          <w:tcPr>
            <w:tcW w:w="836" w:type="dxa"/>
            <w:textDirection w:val="btLr"/>
          </w:tcPr>
          <w:p w14:paraId="36AFF175" w14:textId="50B3A904" w:rsidR="00205AE4" w:rsidRDefault="00205AE4" w:rsidP="00205AE4">
            <w:pPr>
              <w:ind w:left="113" w:right="113"/>
              <w:jc w:val="center"/>
              <w:rPr>
                <w:rFonts w:asciiTheme="minorHAnsi" w:hAnsiTheme="minorHAnsi"/>
                <w:sz w:val="18"/>
                <w:szCs w:val="18"/>
              </w:rPr>
            </w:pPr>
            <w:r>
              <w:rPr>
                <w:rFonts w:asciiTheme="minorHAnsi" w:hAnsiTheme="minorHAnsi"/>
                <w:sz w:val="18"/>
                <w:szCs w:val="18"/>
              </w:rPr>
              <w:t>Compliance Statement for Sound</w:t>
            </w:r>
          </w:p>
        </w:tc>
      </w:tr>
      <w:tr w:rsidR="00205AE4" w14:paraId="1F56676E" w14:textId="7174F355" w:rsidTr="00717694">
        <w:trPr>
          <w:trHeight w:val="5841"/>
        </w:trPr>
        <w:tc>
          <w:tcPr>
            <w:tcW w:w="773" w:type="dxa"/>
          </w:tcPr>
          <w:p w14:paraId="26E49E22" w14:textId="048BA7C6" w:rsidR="00205AE4" w:rsidRDefault="00205AE4" w:rsidP="00205AE4">
            <w:pPr>
              <w:rPr>
                <w:rFonts w:asciiTheme="minorHAnsi" w:hAnsiTheme="minorHAnsi"/>
                <w:sz w:val="18"/>
                <w:szCs w:val="18"/>
              </w:rPr>
            </w:pPr>
            <w:r>
              <w:rPr>
                <w:rFonts w:asciiTheme="minorHAnsi" w:hAnsiTheme="minorHAnsi"/>
                <w:sz w:val="18"/>
                <w:szCs w:val="18"/>
              </w:rPr>
              <w:t>&lt;&lt;User Entered Value up to 50 characters&gt;&gt;</w:t>
            </w:r>
          </w:p>
        </w:tc>
        <w:tc>
          <w:tcPr>
            <w:tcW w:w="773" w:type="dxa"/>
          </w:tcPr>
          <w:p w14:paraId="2B934B87" w14:textId="35A2BD37" w:rsidR="00205AE4" w:rsidRDefault="00205AE4" w:rsidP="00205AE4">
            <w:pPr>
              <w:rPr>
                <w:rFonts w:asciiTheme="minorHAnsi" w:hAnsiTheme="minorHAnsi"/>
                <w:sz w:val="18"/>
                <w:szCs w:val="18"/>
              </w:rPr>
            </w:pPr>
            <w:r>
              <w:rPr>
                <w:rFonts w:asciiTheme="minorHAnsi" w:hAnsiTheme="minorHAnsi"/>
                <w:sz w:val="18"/>
                <w:szCs w:val="18"/>
              </w:rPr>
              <w:t>&lt;&lt;User Entered Value up to 50 characters&gt;&gt;</w:t>
            </w:r>
          </w:p>
        </w:tc>
        <w:tc>
          <w:tcPr>
            <w:tcW w:w="773" w:type="dxa"/>
          </w:tcPr>
          <w:p w14:paraId="4CC55754" w14:textId="53C9337A" w:rsidR="00205AE4" w:rsidRDefault="00205AE4" w:rsidP="00205AE4">
            <w:pPr>
              <w:rPr>
                <w:rFonts w:asciiTheme="minorHAnsi" w:hAnsiTheme="minorHAnsi"/>
                <w:sz w:val="18"/>
                <w:szCs w:val="18"/>
              </w:rPr>
            </w:pPr>
            <w:r>
              <w:rPr>
                <w:rFonts w:asciiTheme="minorHAnsi" w:hAnsiTheme="minorHAnsi"/>
                <w:sz w:val="18"/>
                <w:szCs w:val="18"/>
              </w:rPr>
              <w:t>&lt;&lt;User Entered Value; Selections = (Vented Range Hood, Downdraft, Other)&gt;&gt;</w:t>
            </w:r>
          </w:p>
        </w:tc>
        <w:tc>
          <w:tcPr>
            <w:tcW w:w="773" w:type="dxa"/>
          </w:tcPr>
          <w:p w14:paraId="49B410D3" w14:textId="71AB1F99" w:rsidR="00205AE4" w:rsidRDefault="00205AE4" w:rsidP="00205AE4">
            <w:pPr>
              <w:rPr>
                <w:rFonts w:asciiTheme="minorHAnsi" w:hAnsiTheme="minorHAnsi"/>
                <w:sz w:val="18"/>
                <w:szCs w:val="18"/>
              </w:rPr>
            </w:pPr>
            <w:r>
              <w:rPr>
                <w:rFonts w:asciiTheme="minorHAnsi" w:hAnsiTheme="minorHAnsi"/>
                <w:sz w:val="18"/>
                <w:szCs w:val="18"/>
              </w:rPr>
              <w:t>&lt;&lt;User Entered Value up to 50 characters&gt;&gt;</w:t>
            </w:r>
          </w:p>
        </w:tc>
        <w:tc>
          <w:tcPr>
            <w:tcW w:w="773" w:type="dxa"/>
          </w:tcPr>
          <w:p w14:paraId="1BF64A4B" w14:textId="672655DF" w:rsidR="00205AE4" w:rsidRDefault="00205AE4" w:rsidP="00205AE4">
            <w:pPr>
              <w:rPr>
                <w:rFonts w:asciiTheme="minorHAnsi" w:hAnsiTheme="minorHAnsi"/>
                <w:sz w:val="18"/>
                <w:szCs w:val="18"/>
              </w:rPr>
            </w:pPr>
            <w:r>
              <w:rPr>
                <w:rFonts w:asciiTheme="minorHAnsi" w:hAnsiTheme="minorHAnsi"/>
                <w:sz w:val="18"/>
                <w:szCs w:val="18"/>
              </w:rPr>
              <w:t>&lt;&lt;User Entered Value; (XXXX.XX)&gt;&gt;</w:t>
            </w:r>
          </w:p>
        </w:tc>
        <w:tc>
          <w:tcPr>
            <w:tcW w:w="773" w:type="dxa"/>
          </w:tcPr>
          <w:p w14:paraId="528CD857" w14:textId="201A4B3E" w:rsidR="00205AE4" w:rsidRDefault="00205AE4" w:rsidP="00205AE4">
            <w:pPr>
              <w:rPr>
                <w:rFonts w:asciiTheme="minorHAnsi" w:hAnsiTheme="minorHAnsi"/>
                <w:sz w:val="18"/>
                <w:szCs w:val="18"/>
              </w:rPr>
            </w:pPr>
            <w:r>
              <w:rPr>
                <w:rFonts w:asciiTheme="minorHAnsi" w:hAnsiTheme="minorHAnsi"/>
                <w:sz w:val="18"/>
                <w:szCs w:val="18"/>
              </w:rPr>
              <w:t>&lt;&lt;User Entered Value; (XX.XX)&gt;&gt;</w:t>
            </w:r>
          </w:p>
        </w:tc>
        <w:tc>
          <w:tcPr>
            <w:tcW w:w="773" w:type="dxa"/>
          </w:tcPr>
          <w:p w14:paraId="4D3FEA2D" w14:textId="11074A2D" w:rsidR="00205AE4" w:rsidRDefault="00205AE4" w:rsidP="00205AE4">
            <w:pPr>
              <w:keepNext/>
              <w:rPr>
                <w:rFonts w:asciiTheme="minorHAnsi" w:hAnsiTheme="minorHAnsi"/>
                <w:sz w:val="18"/>
                <w:szCs w:val="18"/>
              </w:rPr>
            </w:pPr>
            <w:r>
              <w:rPr>
                <w:rFonts w:asciiTheme="minorHAnsi" w:hAnsiTheme="minorHAnsi"/>
                <w:sz w:val="18"/>
                <w:szCs w:val="18"/>
              </w:rPr>
              <w:t xml:space="preserve">&lt;&lt;Defaults to B05 </w:t>
            </w:r>
          </w:p>
          <w:p w14:paraId="00546B2F" w14:textId="4C51C0D2" w:rsidR="00205AE4" w:rsidRDefault="00205AE4" w:rsidP="00205AE4">
            <w:pPr>
              <w:rPr>
                <w:rFonts w:asciiTheme="minorHAnsi" w:hAnsiTheme="minorHAnsi"/>
                <w:sz w:val="18"/>
                <w:szCs w:val="18"/>
              </w:rPr>
            </w:pPr>
            <w:r>
              <w:rPr>
                <w:rFonts w:asciiTheme="minorHAnsi" w:hAnsiTheme="minorHAnsi"/>
                <w:sz w:val="18"/>
                <w:szCs w:val="18"/>
              </w:rPr>
              <w:t>otherwise, User Entered Value; (XXXX.XX); Not to exceed B05 (rated airflow)&gt;&gt;</w:t>
            </w:r>
          </w:p>
        </w:tc>
        <w:tc>
          <w:tcPr>
            <w:tcW w:w="773" w:type="dxa"/>
          </w:tcPr>
          <w:p w14:paraId="41A09AED" w14:textId="5130C24F" w:rsidR="00205AE4" w:rsidRDefault="00205AE4" w:rsidP="00205AE4">
            <w:pPr>
              <w:rPr>
                <w:rFonts w:asciiTheme="minorHAnsi" w:hAnsiTheme="minorHAnsi"/>
                <w:sz w:val="18"/>
                <w:szCs w:val="18"/>
              </w:rPr>
            </w:pPr>
            <w:r>
              <w:rPr>
                <w:rFonts w:asciiTheme="minorHAnsi" w:hAnsiTheme="minorHAnsi"/>
                <w:sz w:val="18"/>
                <w:szCs w:val="18"/>
              </w:rPr>
              <w:t>&lt;&lt;User Entry; Selections = (Demand Control, Continuous)&gt;&gt;</w:t>
            </w:r>
          </w:p>
        </w:tc>
        <w:tc>
          <w:tcPr>
            <w:tcW w:w="773" w:type="dxa"/>
          </w:tcPr>
          <w:p w14:paraId="496B289D" w14:textId="56019B83" w:rsidR="00205AE4" w:rsidRDefault="00205AE4" w:rsidP="00205AE4">
            <w:pPr>
              <w:keepNext/>
              <w:rPr>
                <w:rFonts w:asciiTheme="minorHAnsi" w:hAnsiTheme="minorHAnsi"/>
                <w:sz w:val="18"/>
                <w:szCs w:val="18"/>
              </w:rPr>
            </w:pPr>
            <w:r>
              <w:rPr>
                <w:rFonts w:asciiTheme="minorHAnsi" w:hAnsiTheme="minorHAnsi"/>
                <w:sz w:val="18"/>
                <w:szCs w:val="18"/>
              </w:rPr>
              <w:t>&lt;&lt;If B08=Continuous, then report N/</w:t>
            </w:r>
            <w:proofErr w:type="gramStart"/>
            <w:r>
              <w:rPr>
                <w:rFonts w:asciiTheme="minorHAnsi" w:hAnsiTheme="minorHAnsi"/>
                <w:sz w:val="18"/>
                <w:szCs w:val="18"/>
              </w:rPr>
              <w:t>A;</w:t>
            </w:r>
            <w:proofErr w:type="gramEnd"/>
          </w:p>
          <w:p w14:paraId="4DC6C2A1" w14:textId="77777777" w:rsidR="00205AE4" w:rsidRDefault="00205AE4" w:rsidP="00205AE4">
            <w:pPr>
              <w:keepNext/>
              <w:rPr>
                <w:rFonts w:asciiTheme="minorHAnsi" w:hAnsiTheme="minorHAnsi"/>
                <w:sz w:val="18"/>
                <w:szCs w:val="18"/>
              </w:rPr>
            </w:pPr>
          </w:p>
          <w:p w14:paraId="751BC1F5" w14:textId="77777777" w:rsidR="00205AE4" w:rsidRDefault="00205AE4" w:rsidP="00205AE4">
            <w:pPr>
              <w:keepNext/>
              <w:rPr>
                <w:rFonts w:asciiTheme="minorHAnsi" w:hAnsiTheme="minorHAnsi"/>
                <w:sz w:val="18"/>
                <w:szCs w:val="18"/>
              </w:rPr>
            </w:pPr>
            <w:r>
              <w:rPr>
                <w:rFonts w:asciiTheme="minorHAnsi" w:hAnsiTheme="minorHAnsi"/>
                <w:sz w:val="18"/>
                <w:szCs w:val="18"/>
              </w:rPr>
              <w:t xml:space="preserve">Else </w:t>
            </w:r>
            <w:proofErr w:type="gramStart"/>
            <w:r>
              <w:rPr>
                <w:rFonts w:asciiTheme="minorHAnsi" w:hAnsiTheme="minorHAnsi"/>
                <w:sz w:val="18"/>
                <w:szCs w:val="18"/>
              </w:rPr>
              <w:t>user</w:t>
            </w:r>
            <w:proofErr w:type="gramEnd"/>
            <w:r>
              <w:rPr>
                <w:rFonts w:asciiTheme="minorHAnsi" w:hAnsiTheme="minorHAnsi"/>
                <w:sz w:val="18"/>
                <w:szCs w:val="18"/>
              </w:rPr>
              <w:t xml:space="preserve"> select from list: *Airflow; or</w:t>
            </w:r>
          </w:p>
          <w:p w14:paraId="01EEA4A3" w14:textId="340CA287" w:rsidR="00205AE4" w:rsidRDefault="00205AE4" w:rsidP="00205AE4">
            <w:pPr>
              <w:keepNext/>
              <w:rPr>
                <w:rFonts w:asciiTheme="minorHAnsi" w:hAnsiTheme="minorHAnsi"/>
                <w:sz w:val="18"/>
                <w:szCs w:val="18"/>
              </w:rPr>
            </w:pPr>
            <w:r>
              <w:rPr>
                <w:rFonts w:asciiTheme="minorHAnsi" w:hAnsiTheme="minorHAnsi"/>
                <w:sz w:val="18"/>
                <w:szCs w:val="18"/>
              </w:rPr>
              <w:t>*Capture Efficiency&gt;&gt;</w:t>
            </w:r>
          </w:p>
        </w:tc>
        <w:tc>
          <w:tcPr>
            <w:tcW w:w="773" w:type="dxa"/>
          </w:tcPr>
          <w:p w14:paraId="49D10A14" w14:textId="4711326F" w:rsidR="00205AE4" w:rsidRDefault="00205AE4" w:rsidP="00205AE4">
            <w:pPr>
              <w:keepNext/>
              <w:rPr>
                <w:rFonts w:asciiTheme="minorHAnsi" w:hAnsiTheme="minorHAnsi"/>
                <w:sz w:val="18"/>
                <w:szCs w:val="18"/>
              </w:rPr>
            </w:pPr>
            <w:r>
              <w:rPr>
                <w:rFonts w:asciiTheme="minorHAnsi" w:hAnsiTheme="minorHAnsi"/>
                <w:sz w:val="18"/>
                <w:szCs w:val="18"/>
              </w:rPr>
              <w:t>&lt;&lt;if B09a = Capture Efficiency, then result = “NA – See Table C2.</w:t>
            </w:r>
            <w:proofErr w:type="gramStart"/>
            <w:r>
              <w:rPr>
                <w:rFonts w:asciiTheme="minorHAnsi" w:hAnsiTheme="minorHAnsi"/>
                <w:sz w:val="18"/>
                <w:szCs w:val="18"/>
              </w:rPr>
              <w:t>”;</w:t>
            </w:r>
            <w:proofErr w:type="gramEnd"/>
            <w:r>
              <w:rPr>
                <w:rFonts w:asciiTheme="minorHAnsi" w:hAnsiTheme="minorHAnsi"/>
                <w:sz w:val="18"/>
                <w:szCs w:val="18"/>
              </w:rPr>
              <w:t xml:space="preserve"> </w:t>
            </w:r>
          </w:p>
          <w:p w14:paraId="737C7256" w14:textId="34510AD9" w:rsidR="00205AE4" w:rsidRDefault="00205AE4" w:rsidP="00205AE4">
            <w:pPr>
              <w:keepNext/>
              <w:rPr>
                <w:rFonts w:asciiTheme="minorHAnsi" w:hAnsiTheme="minorHAnsi"/>
                <w:sz w:val="18"/>
                <w:szCs w:val="18"/>
              </w:rPr>
            </w:pPr>
            <w:r>
              <w:rPr>
                <w:rFonts w:asciiTheme="minorHAnsi" w:hAnsiTheme="minorHAnsi"/>
                <w:sz w:val="18"/>
                <w:szCs w:val="18"/>
              </w:rPr>
              <w:t>Elseif B09a = Airflow, then calculate the following as default:</w:t>
            </w:r>
          </w:p>
          <w:p w14:paraId="083B3B9E" w14:textId="06CF94BD" w:rsidR="00205AE4" w:rsidRDefault="00205AE4" w:rsidP="00205AE4">
            <w:pPr>
              <w:keepNext/>
              <w:rPr>
                <w:rFonts w:asciiTheme="minorHAnsi" w:hAnsiTheme="minorHAnsi"/>
                <w:sz w:val="18"/>
                <w:szCs w:val="18"/>
              </w:rPr>
            </w:pPr>
            <w:r>
              <w:rPr>
                <w:rFonts w:asciiTheme="minorHAnsi" w:hAnsiTheme="minorHAnsi"/>
                <w:sz w:val="18"/>
                <w:szCs w:val="18"/>
              </w:rPr>
              <w:t>If the following three conditions are met: (1) B08=Demand Control, (2) B03=Vent Range Hood, and (3) A08=Electric, AND</w:t>
            </w:r>
          </w:p>
          <w:p w14:paraId="636ABEF0" w14:textId="77777777" w:rsidR="00205AE4" w:rsidRDefault="00205AE4" w:rsidP="00205AE4">
            <w:pPr>
              <w:keepNext/>
              <w:rPr>
                <w:rFonts w:asciiTheme="minorHAnsi" w:hAnsiTheme="minorHAnsi"/>
                <w:sz w:val="18"/>
                <w:szCs w:val="18"/>
              </w:rPr>
            </w:pPr>
            <w:r>
              <w:rPr>
                <w:rFonts w:asciiTheme="minorHAnsi" w:hAnsiTheme="minorHAnsi"/>
                <w:sz w:val="18"/>
                <w:szCs w:val="18"/>
              </w:rPr>
              <w:t xml:space="preserve">If A07 &gt; 1500, then </w:t>
            </w:r>
            <w:r>
              <w:rPr>
                <w:rFonts w:asciiTheme="minorHAnsi" w:hAnsiTheme="minorHAnsi"/>
                <w:sz w:val="18"/>
                <w:szCs w:val="18"/>
              </w:rPr>
              <w:lastRenderedPageBreak/>
              <w:t xml:space="preserve">result = </w:t>
            </w:r>
            <w:proofErr w:type="gramStart"/>
            <w:r>
              <w:rPr>
                <w:rFonts w:asciiTheme="minorHAnsi" w:hAnsiTheme="minorHAnsi"/>
                <w:sz w:val="18"/>
                <w:szCs w:val="18"/>
              </w:rPr>
              <w:t>110;</w:t>
            </w:r>
            <w:proofErr w:type="gramEnd"/>
          </w:p>
          <w:p w14:paraId="112BF347" w14:textId="77777777" w:rsidR="00205AE4" w:rsidRDefault="00205AE4" w:rsidP="00205AE4">
            <w:pPr>
              <w:keepNext/>
              <w:rPr>
                <w:rFonts w:asciiTheme="minorHAnsi" w:hAnsiTheme="minorHAnsi"/>
                <w:sz w:val="18"/>
                <w:szCs w:val="18"/>
              </w:rPr>
            </w:pPr>
            <w:r>
              <w:rPr>
                <w:rFonts w:asciiTheme="minorHAnsi" w:hAnsiTheme="minorHAnsi"/>
                <w:sz w:val="18"/>
                <w:szCs w:val="18"/>
              </w:rPr>
              <w:t xml:space="preserve">Elseif A07 = 1,000-1,500, then result = </w:t>
            </w:r>
            <w:proofErr w:type="gramStart"/>
            <w:r>
              <w:rPr>
                <w:rFonts w:asciiTheme="minorHAnsi" w:hAnsiTheme="minorHAnsi"/>
                <w:sz w:val="18"/>
                <w:szCs w:val="18"/>
              </w:rPr>
              <w:t>110;</w:t>
            </w:r>
            <w:proofErr w:type="gramEnd"/>
          </w:p>
          <w:p w14:paraId="5E20A875" w14:textId="77777777" w:rsidR="00205AE4" w:rsidRDefault="00205AE4" w:rsidP="00205AE4">
            <w:pPr>
              <w:keepNext/>
              <w:rPr>
                <w:rFonts w:asciiTheme="minorHAnsi" w:hAnsiTheme="minorHAnsi"/>
                <w:sz w:val="18"/>
                <w:szCs w:val="18"/>
              </w:rPr>
            </w:pPr>
            <w:r>
              <w:rPr>
                <w:rFonts w:asciiTheme="minorHAnsi" w:hAnsiTheme="minorHAnsi"/>
                <w:sz w:val="18"/>
                <w:szCs w:val="18"/>
              </w:rPr>
              <w:t xml:space="preserve">Elseif A07 = 750-1,000, then result = 130; ElseifA07 = &lt; 750, then result = 160; End </w:t>
            </w:r>
            <w:proofErr w:type="gramStart"/>
            <w:r>
              <w:rPr>
                <w:rFonts w:asciiTheme="minorHAnsi" w:hAnsiTheme="minorHAnsi"/>
                <w:sz w:val="18"/>
                <w:szCs w:val="18"/>
              </w:rPr>
              <w:t>if;</w:t>
            </w:r>
            <w:proofErr w:type="gramEnd"/>
          </w:p>
          <w:p w14:paraId="25EB7D27" w14:textId="77777777" w:rsidR="00205AE4" w:rsidRDefault="00205AE4" w:rsidP="00205AE4">
            <w:pPr>
              <w:keepNext/>
              <w:rPr>
                <w:rFonts w:asciiTheme="minorHAnsi" w:hAnsiTheme="minorHAnsi"/>
                <w:sz w:val="18"/>
                <w:szCs w:val="18"/>
              </w:rPr>
            </w:pPr>
          </w:p>
          <w:p w14:paraId="562D032E" w14:textId="08A9E61C" w:rsidR="00205AE4" w:rsidRDefault="00205AE4" w:rsidP="00205AE4">
            <w:pPr>
              <w:keepNext/>
              <w:rPr>
                <w:rFonts w:asciiTheme="minorHAnsi" w:hAnsiTheme="minorHAnsi"/>
                <w:sz w:val="18"/>
                <w:szCs w:val="18"/>
              </w:rPr>
            </w:pPr>
            <w:r>
              <w:rPr>
                <w:rFonts w:asciiTheme="minorHAnsi" w:hAnsiTheme="minorHAnsi"/>
                <w:sz w:val="18"/>
                <w:szCs w:val="18"/>
              </w:rPr>
              <w:t>Elseif the following three conditions are met: (1) B08=Demand Control, (2) B03=Vent Range Hood, and (3) A08 = Natural Gas, AND</w:t>
            </w:r>
          </w:p>
          <w:p w14:paraId="17DFD687" w14:textId="77777777" w:rsidR="00205AE4" w:rsidRDefault="00205AE4" w:rsidP="00205AE4">
            <w:pPr>
              <w:keepNext/>
              <w:rPr>
                <w:rFonts w:asciiTheme="minorHAnsi" w:hAnsiTheme="minorHAnsi"/>
                <w:sz w:val="18"/>
                <w:szCs w:val="18"/>
              </w:rPr>
            </w:pPr>
            <w:r>
              <w:rPr>
                <w:rFonts w:asciiTheme="minorHAnsi" w:hAnsiTheme="minorHAnsi"/>
                <w:sz w:val="18"/>
                <w:szCs w:val="18"/>
              </w:rPr>
              <w:t xml:space="preserve">If A07 &gt; 1,500, then result = </w:t>
            </w:r>
            <w:proofErr w:type="gramStart"/>
            <w:r>
              <w:rPr>
                <w:rFonts w:asciiTheme="minorHAnsi" w:hAnsiTheme="minorHAnsi"/>
                <w:sz w:val="18"/>
                <w:szCs w:val="18"/>
              </w:rPr>
              <w:t>180;</w:t>
            </w:r>
            <w:proofErr w:type="gramEnd"/>
          </w:p>
          <w:p w14:paraId="0135B238" w14:textId="77777777" w:rsidR="00205AE4" w:rsidRDefault="00205AE4" w:rsidP="00205AE4">
            <w:pPr>
              <w:keepNext/>
              <w:rPr>
                <w:rFonts w:asciiTheme="minorHAnsi" w:hAnsiTheme="minorHAnsi"/>
                <w:sz w:val="18"/>
                <w:szCs w:val="18"/>
              </w:rPr>
            </w:pPr>
            <w:r>
              <w:rPr>
                <w:rFonts w:asciiTheme="minorHAnsi" w:hAnsiTheme="minorHAnsi"/>
                <w:sz w:val="18"/>
                <w:szCs w:val="18"/>
              </w:rPr>
              <w:t xml:space="preserve">Elseif A07=1,000-1,500, then result = </w:t>
            </w:r>
            <w:proofErr w:type="gramStart"/>
            <w:r>
              <w:rPr>
                <w:rFonts w:asciiTheme="minorHAnsi" w:hAnsiTheme="minorHAnsi"/>
                <w:sz w:val="18"/>
                <w:szCs w:val="18"/>
              </w:rPr>
              <w:t>250;</w:t>
            </w:r>
            <w:proofErr w:type="gramEnd"/>
          </w:p>
          <w:p w14:paraId="0402B22A" w14:textId="08D7BAD0" w:rsidR="00205AE4" w:rsidRDefault="00205AE4" w:rsidP="00205AE4">
            <w:pPr>
              <w:keepNext/>
              <w:rPr>
                <w:rFonts w:asciiTheme="minorHAnsi" w:hAnsiTheme="minorHAnsi"/>
                <w:sz w:val="18"/>
                <w:szCs w:val="18"/>
              </w:rPr>
            </w:pPr>
            <w:r>
              <w:rPr>
                <w:rFonts w:asciiTheme="minorHAnsi" w:hAnsiTheme="minorHAnsi"/>
                <w:sz w:val="18"/>
                <w:szCs w:val="18"/>
              </w:rPr>
              <w:t xml:space="preserve">Elseif A07 = </w:t>
            </w:r>
            <w:r>
              <w:rPr>
                <w:rFonts w:asciiTheme="minorHAnsi" w:hAnsiTheme="minorHAnsi"/>
                <w:sz w:val="18"/>
                <w:szCs w:val="18"/>
              </w:rPr>
              <w:lastRenderedPageBreak/>
              <w:t xml:space="preserve">750-1,000, then result = 280; </w:t>
            </w:r>
            <w:ins w:id="9" w:author="Alhabibi, Haider@Energy" w:date="2022-07-13T19:42:00Z">
              <w:r w:rsidR="00F045C1" w:rsidRPr="0034238F">
                <w:rPr>
                  <w:rFonts w:asciiTheme="minorHAnsi" w:hAnsiTheme="minorHAnsi"/>
                  <w:i/>
                  <w:iCs/>
                  <w:sz w:val="18"/>
                  <w:szCs w:val="18"/>
                </w:rPr>
                <w:t>Elseif A07 = &lt;750, then result = 280</w:t>
              </w:r>
              <w:r w:rsidR="00F045C1">
                <w:rPr>
                  <w:rFonts w:asciiTheme="minorHAnsi" w:hAnsiTheme="minorHAnsi"/>
                  <w:i/>
                  <w:iCs/>
                  <w:sz w:val="18"/>
                  <w:szCs w:val="18"/>
                </w:rPr>
                <w:t xml:space="preserve">; </w:t>
              </w:r>
            </w:ins>
            <w:r>
              <w:rPr>
                <w:rFonts w:asciiTheme="minorHAnsi" w:hAnsiTheme="minorHAnsi"/>
                <w:sz w:val="18"/>
                <w:szCs w:val="18"/>
              </w:rPr>
              <w:t xml:space="preserve">End </w:t>
            </w:r>
            <w:proofErr w:type="gramStart"/>
            <w:r>
              <w:rPr>
                <w:rFonts w:asciiTheme="minorHAnsi" w:hAnsiTheme="minorHAnsi"/>
                <w:sz w:val="18"/>
                <w:szCs w:val="18"/>
              </w:rPr>
              <w:t>if;</w:t>
            </w:r>
            <w:proofErr w:type="gramEnd"/>
          </w:p>
          <w:p w14:paraId="7679A1FD" w14:textId="77777777" w:rsidR="00205AE4" w:rsidRDefault="00205AE4" w:rsidP="00205AE4">
            <w:pPr>
              <w:keepNext/>
              <w:rPr>
                <w:rFonts w:asciiTheme="minorHAnsi" w:hAnsiTheme="minorHAnsi"/>
                <w:sz w:val="18"/>
                <w:szCs w:val="18"/>
              </w:rPr>
            </w:pPr>
          </w:p>
          <w:p w14:paraId="33485D1B" w14:textId="476E7886" w:rsidR="00205AE4" w:rsidRDefault="00205AE4" w:rsidP="00205AE4">
            <w:pPr>
              <w:keepNext/>
              <w:rPr>
                <w:rFonts w:asciiTheme="minorHAnsi" w:hAnsiTheme="minorHAnsi"/>
                <w:sz w:val="18"/>
                <w:szCs w:val="18"/>
              </w:rPr>
            </w:pPr>
            <w:r>
              <w:rPr>
                <w:rFonts w:asciiTheme="minorHAnsi" w:hAnsiTheme="minorHAnsi"/>
                <w:sz w:val="18"/>
                <w:szCs w:val="18"/>
              </w:rPr>
              <w:t>Elseif the following three conditions are met: (1) B08=Demand Control, (2) A06 = Enclosed, and B03 = Other or Downdraft, then result is the lesser of 300 cfm or (5*(A05/60)</w:t>
            </w:r>
            <w:proofErr w:type="gramStart"/>
            <w:r>
              <w:rPr>
                <w:rFonts w:asciiTheme="minorHAnsi" w:hAnsiTheme="minorHAnsi"/>
                <w:sz w:val="18"/>
                <w:szCs w:val="18"/>
              </w:rPr>
              <w:t>);</w:t>
            </w:r>
            <w:proofErr w:type="gramEnd"/>
          </w:p>
          <w:p w14:paraId="7A28A880" w14:textId="77777777" w:rsidR="00205AE4" w:rsidRDefault="00205AE4" w:rsidP="00205AE4">
            <w:pPr>
              <w:keepNext/>
              <w:rPr>
                <w:rFonts w:asciiTheme="minorHAnsi" w:hAnsiTheme="minorHAnsi"/>
                <w:sz w:val="18"/>
                <w:szCs w:val="18"/>
              </w:rPr>
            </w:pPr>
          </w:p>
          <w:p w14:paraId="04D53296" w14:textId="23D021D8" w:rsidR="00205AE4" w:rsidRDefault="00205AE4" w:rsidP="00205AE4">
            <w:pPr>
              <w:keepNext/>
              <w:rPr>
                <w:rFonts w:asciiTheme="minorHAnsi" w:hAnsiTheme="minorHAnsi"/>
                <w:sz w:val="18"/>
                <w:szCs w:val="18"/>
              </w:rPr>
            </w:pPr>
            <w:r>
              <w:rPr>
                <w:rFonts w:asciiTheme="minorHAnsi" w:hAnsiTheme="minorHAnsi"/>
                <w:sz w:val="18"/>
                <w:szCs w:val="18"/>
              </w:rPr>
              <w:t xml:space="preserve">Elseif the following three conditions are met: (1) B08=Demand Control, (2) A06 = </w:t>
            </w:r>
            <w:proofErr w:type="spellStart"/>
            <w:r>
              <w:rPr>
                <w:rFonts w:asciiTheme="minorHAnsi" w:hAnsiTheme="minorHAnsi"/>
                <w:sz w:val="18"/>
                <w:szCs w:val="18"/>
              </w:rPr>
              <w:t>Nonenclosed</w:t>
            </w:r>
            <w:proofErr w:type="spellEnd"/>
            <w:r>
              <w:rPr>
                <w:rFonts w:asciiTheme="minorHAnsi" w:hAnsiTheme="minorHAnsi"/>
                <w:sz w:val="18"/>
                <w:szCs w:val="18"/>
              </w:rPr>
              <w:t xml:space="preserve">, and (3) B03 = </w:t>
            </w:r>
            <w:r>
              <w:rPr>
                <w:rFonts w:asciiTheme="minorHAnsi" w:hAnsiTheme="minorHAnsi"/>
                <w:sz w:val="18"/>
                <w:szCs w:val="18"/>
              </w:rPr>
              <w:lastRenderedPageBreak/>
              <w:t xml:space="preserve">Other or Downdraft, then result = </w:t>
            </w:r>
            <w:proofErr w:type="gramStart"/>
            <w:r>
              <w:rPr>
                <w:rFonts w:asciiTheme="minorHAnsi" w:hAnsiTheme="minorHAnsi"/>
                <w:sz w:val="18"/>
                <w:szCs w:val="18"/>
              </w:rPr>
              <w:t>300;</w:t>
            </w:r>
            <w:proofErr w:type="gramEnd"/>
          </w:p>
          <w:p w14:paraId="0202502E" w14:textId="77777777" w:rsidR="00205AE4" w:rsidRDefault="00205AE4" w:rsidP="00205AE4">
            <w:pPr>
              <w:keepNext/>
              <w:rPr>
                <w:rFonts w:asciiTheme="minorHAnsi" w:hAnsiTheme="minorHAnsi"/>
                <w:sz w:val="18"/>
                <w:szCs w:val="18"/>
              </w:rPr>
            </w:pPr>
          </w:p>
          <w:p w14:paraId="2DCAA438" w14:textId="79C89B5F" w:rsidR="00205AE4" w:rsidRDefault="00205AE4" w:rsidP="00205AE4">
            <w:pPr>
              <w:keepNext/>
              <w:rPr>
                <w:rFonts w:asciiTheme="minorHAnsi" w:hAnsiTheme="minorHAnsi"/>
                <w:sz w:val="18"/>
                <w:szCs w:val="18"/>
              </w:rPr>
            </w:pPr>
            <w:r>
              <w:rPr>
                <w:rFonts w:asciiTheme="minorHAnsi" w:hAnsiTheme="minorHAnsi"/>
                <w:sz w:val="18"/>
                <w:szCs w:val="18"/>
              </w:rPr>
              <w:t>Else result = “N/A – See Table C.”</w:t>
            </w:r>
          </w:p>
          <w:p w14:paraId="4964606C" w14:textId="77777777" w:rsidR="00205AE4" w:rsidRDefault="00205AE4" w:rsidP="00205AE4">
            <w:pPr>
              <w:rPr>
                <w:rFonts w:asciiTheme="minorHAnsi" w:hAnsiTheme="minorHAnsi"/>
                <w:sz w:val="18"/>
                <w:szCs w:val="18"/>
              </w:rPr>
            </w:pPr>
          </w:p>
        </w:tc>
        <w:tc>
          <w:tcPr>
            <w:tcW w:w="773" w:type="dxa"/>
          </w:tcPr>
          <w:p w14:paraId="3296AEBF" w14:textId="77777777" w:rsidR="00205AE4" w:rsidRPr="00E82C4F" w:rsidRDefault="00205AE4" w:rsidP="00205AE4">
            <w:pPr>
              <w:keepNext/>
              <w:rPr>
                <w:rFonts w:asciiTheme="minorHAnsi" w:hAnsiTheme="minorHAnsi"/>
                <w:sz w:val="18"/>
                <w:szCs w:val="18"/>
              </w:rPr>
            </w:pPr>
            <w:r w:rsidRPr="00E82C4F">
              <w:rPr>
                <w:rFonts w:asciiTheme="minorHAnsi" w:hAnsiTheme="minorHAnsi"/>
                <w:sz w:val="18"/>
                <w:szCs w:val="18"/>
              </w:rPr>
              <w:lastRenderedPageBreak/>
              <w:t>&lt;&lt;default value = No Exception, but allow user to override and select:</w:t>
            </w:r>
          </w:p>
          <w:p w14:paraId="1B4A3A1A" w14:textId="59BA9320" w:rsidR="00205AE4" w:rsidRPr="003255BF" w:rsidRDefault="00205AE4" w:rsidP="00205AE4">
            <w:pPr>
              <w:keepNext/>
              <w:rPr>
                <w:rFonts w:asciiTheme="minorHAnsi" w:hAnsiTheme="minorHAnsi"/>
                <w:sz w:val="18"/>
                <w:szCs w:val="18"/>
              </w:rPr>
            </w:pPr>
            <w:r w:rsidRPr="00E82C4F">
              <w:rPr>
                <w:rFonts w:asciiTheme="minorHAnsi" w:hAnsiTheme="minorHAnsi"/>
                <w:sz w:val="18"/>
                <w:szCs w:val="18"/>
              </w:rPr>
              <w:t>*Remote mounted fan with min. 4-ft of duct between fan and intake grille&gt;&gt;</w:t>
            </w:r>
          </w:p>
        </w:tc>
        <w:tc>
          <w:tcPr>
            <w:tcW w:w="773" w:type="dxa"/>
          </w:tcPr>
          <w:p w14:paraId="51E85779" w14:textId="60F7BE3E" w:rsidR="00205AE4" w:rsidRDefault="00205AE4" w:rsidP="00205AE4">
            <w:pPr>
              <w:keepNext/>
              <w:rPr>
                <w:rFonts w:asciiTheme="minorHAnsi" w:hAnsiTheme="minorHAnsi"/>
                <w:sz w:val="18"/>
                <w:szCs w:val="18"/>
              </w:rPr>
            </w:pPr>
            <w:r w:rsidRPr="003255BF">
              <w:rPr>
                <w:rFonts w:asciiTheme="minorHAnsi" w:hAnsiTheme="minorHAnsi"/>
                <w:sz w:val="18"/>
                <w:szCs w:val="18"/>
              </w:rPr>
              <w:t xml:space="preserve">&lt;&lt;If Continuous, </w:t>
            </w:r>
            <w:r>
              <w:rPr>
                <w:rFonts w:asciiTheme="minorHAnsi" w:hAnsiTheme="minorHAnsi"/>
                <w:sz w:val="18"/>
                <w:szCs w:val="18"/>
              </w:rPr>
              <w:t xml:space="preserve">then value = </w:t>
            </w:r>
            <w:r w:rsidRPr="003255BF">
              <w:rPr>
                <w:rFonts w:asciiTheme="minorHAnsi" w:hAnsiTheme="minorHAnsi"/>
                <w:sz w:val="18"/>
                <w:szCs w:val="18"/>
              </w:rPr>
              <w:t>“1 sone</w:t>
            </w:r>
            <w:proofErr w:type="gramStart"/>
            <w:r w:rsidRPr="003255BF">
              <w:rPr>
                <w:rFonts w:asciiTheme="minorHAnsi" w:hAnsiTheme="minorHAnsi"/>
                <w:sz w:val="18"/>
                <w:szCs w:val="18"/>
              </w:rPr>
              <w:t>”</w:t>
            </w:r>
            <w:r>
              <w:rPr>
                <w:rFonts w:asciiTheme="minorHAnsi" w:hAnsiTheme="minorHAnsi"/>
                <w:sz w:val="18"/>
                <w:szCs w:val="18"/>
              </w:rPr>
              <w:t>;</w:t>
            </w:r>
            <w:proofErr w:type="gramEnd"/>
          </w:p>
          <w:p w14:paraId="5970979E" w14:textId="282CAC8A" w:rsidR="00205AE4" w:rsidRDefault="00205AE4" w:rsidP="00205AE4">
            <w:pPr>
              <w:keepNext/>
              <w:rPr>
                <w:rFonts w:asciiTheme="minorHAnsi" w:hAnsiTheme="minorHAnsi"/>
                <w:sz w:val="18"/>
                <w:szCs w:val="18"/>
              </w:rPr>
            </w:pPr>
            <w:proofErr w:type="spellStart"/>
            <w:r w:rsidRPr="003255BF">
              <w:rPr>
                <w:rFonts w:asciiTheme="minorHAnsi" w:hAnsiTheme="minorHAnsi"/>
                <w:sz w:val="18"/>
                <w:szCs w:val="18"/>
              </w:rPr>
              <w:t>ElseIf</w:t>
            </w:r>
            <w:proofErr w:type="spellEnd"/>
            <w:r w:rsidRPr="003255BF">
              <w:rPr>
                <w:rFonts w:asciiTheme="minorHAnsi" w:hAnsiTheme="minorHAnsi"/>
                <w:sz w:val="18"/>
                <w:szCs w:val="18"/>
              </w:rPr>
              <w:t xml:space="preserve"> Demand Control and </w:t>
            </w:r>
            <w:r>
              <w:rPr>
                <w:rFonts w:asciiTheme="minorHAnsi" w:hAnsiTheme="minorHAnsi"/>
                <w:sz w:val="18"/>
                <w:szCs w:val="18"/>
              </w:rPr>
              <w:t>B</w:t>
            </w:r>
            <w:r w:rsidRPr="003255BF">
              <w:rPr>
                <w:rFonts w:asciiTheme="minorHAnsi" w:hAnsiTheme="minorHAnsi"/>
                <w:sz w:val="18"/>
                <w:szCs w:val="18"/>
              </w:rPr>
              <w:t>0</w:t>
            </w:r>
            <w:r>
              <w:rPr>
                <w:rFonts w:asciiTheme="minorHAnsi" w:hAnsiTheme="minorHAnsi"/>
                <w:sz w:val="18"/>
                <w:szCs w:val="18"/>
              </w:rPr>
              <w:t>7</w:t>
            </w:r>
            <w:r w:rsidRPr="003255BF">
              <w:rPr>
                <w:rFonts w:asciiTheme="minorHAnsi" w:hAnsiTheme="minorHAnsi"/>
                <w:sz w:val="18"/>
                <w:szCs w:val="18"/>
              </w:rPr>
              <w:t xml:space="preserve"> </w:t>
            </w:r>
            <w:r w:rsidRPr="003255BF">
              <w:rPr>
                <w:rFonts w:asciiTheme="minorHAnsi" w:hAnsiTheme="minorHAnsi" w:cstheme="minorHAnsi"/>
                <w:sz w:val="18"/>
                <w:szCs w:val="18"/>
              </w:rPr>
              <w:t>≤</w:t>
            </w:r>
            <w:r w:rsidRPr="003255BF">
              <w:rPr>
                <w:rFonts w:asciiTheme="minorHAnsi" w:hAnsiTheme="minorHAnsi"/>
                <w:sz w:val="18"/>
                <w:szCs w:val="18"/>
              </w:rPr>
              <w:t xml:space="preserve"> 400 cfm</w:t>
            </w:r>
            <w:r>
              <w:rPr>
                <w:rFonts w:asciiTheme="minorHAnsi" w:hAnsiTheme="minorHAnsi"/>
                <w:sz w:val="18"/>
                <w:szCs w:val="18"/>
              </w:rPr>
              <w:t>,</w:t>
            </w:r>
            <w:r w:rsidRPr="003255BF">
              <w:rPr>
                <w:rFonts w:asciiTheme="minorHAnsi" w:hAnsiTheme="minorHAnsi"/>
                <w:sz w:val="18"/>
                <w:szCs w:val="18"/>
              </w:rPr>
              <w:t xml:space="preserve"> then</w:t>
            </w:r>
            <w:r>
              <w:rPr>
                <w:rFonts w:asciiTheme="minorHAnsi" w:hAnsiTheme="minorHAnsi"/>
                <w:sz w:val="18"/>
                <w:szCs w:val="18"/>
              </w:rPr>
              <w:t xml:space="preserve"> value =</w:t>
            </w:r>
            <w:r w:rsidRPr="003255BF">
              <w:rPr>
                <w:rFonts w:asciiTheme="minorHAnsi" w:hAnsiTheme="minorHAnsi"/>
                <w:sz w:val="18"/>
                <w:szCs w:val="18"/>
              </w:rPr>
              <w:t xml:space="preserve"> “3 sone</w:t>
            </w:r>
            <w:proofErr w:type="gramStart"/>
            <w:r w:rsidRPr="003255BF">
              <w:rPr>
                <w:rFonts w:asciiTheme="minorHAnsi" w:hAnsiTheme="minorHAnsi"/>
                <w:sz w:val="18"/>
                <w:szCs w:val="18"/>
              </w:rPr>
              <w:t>”</w:t>
            </w:r>
            <w:r>
              <w:rPr>
                <w:rFonts w:asciiTheme="minorHAnsi" w:hAnsiTheme="minorHAnsi"/>
                <w:sz w:val="18"/>
                <w:szCs w:val="18"/>
              </w:rPr>
              <w:t>;</w:t>
            </w:r>
            <w:proofErr w:type="gramEnd"/>
          </w:p>
          <w:p w14:paraId="08D345B8" w14:textId="4F75805C" w:rsidR="00205AE4" w:rsidRDefault="00205AE4" w:rsidP="00205AE4">
            <w:pPr>
              <w:rPr>
                <w:rFonts w:asciiTheme="minorHAnsi" w:hAnsiTheme="minorHAnsi"/>
                <w:sz w:val="18"/>
                <w:szCs w:val="18"/>
              </w:rPr>
            </w:pPr>
            <w:r>
              <w:rPr>
                <w:rFonts w:asciiTheme="minorHAnsi" w:hAnsiTheme="minorHAnsi"/>
                <w:sz w:val="18"/>
                <w:szCs w:val="18"/>
              </w:rPr>
              <w:t>Else value = “N/A”&gt;&gt;</w:t>
            </w:r>
          </w:p>
        </w:tc>
        <w:tc>
          <w:tcPr>
            <w:tcW w:w="773" w:type="dxa"/>
          </w:tcPr>
          <w:p w14:paraId="6F0BECF4" w14:textId="66779832" w:rsidR="00205AE4" w:rsidRDefault="00205AE4" w:rsidP="00205AE4">
            <w:pPr>
              <w:rPr>
                <w:rFonts w:asciiTheme="minorHAnsi" w:hAnsiTheme="minorHAnsi"/>
                <w:sz w:val="18"/>
                <w:szCs w:val="18"/>
              </w:rPr>
            </w:pPr>
            <w:r>
              <w:rPr>
                <w:rFonts w:asciiTheme="minorHAnsi" w:hAnsiTheme="minorHAnsi"/>
                <w:sz w:val="18"/>
                <w:szCs w:val="18"/>
              </w:rPr>
              <w:t>&lt;&lt;If B09a = Capture Efficiency, then result = N/</w:t>
            </w:r>
            <w:proofErr w:type="gramStart"/>
            <w:r>
              <w:rPr>
                <w:rFonts w:asciiTheme="minorHAnsi" w:hAnsiTheme="minorHAnsi"/>
                <w:sz w:val="18"/>
                <w:szCs w:val="18"/>
              </w:rPr>
              <w:t>A;</w:t>
            </w:r>
            <w:proofErr w:type="gramEnd"/>
          </w:p>
          <w:p w14:paraId="4A570C2D" w14:textId="77777777" w:rsidR="00205AE4" w:rsidRDefault="00205AE4" w:rsidP="00205AE4">
            <w:pPr>
              <w:rPr>
                <w:rFonts w:asciiTheme="minorHAnsi" w:hAnsiTheme="minorHAnsi"/>
                <w:sz w:val="18"/>
                <w:szCs w:val="18"/>
              </w:rPr>
            </w:pPr>
          </w:p>
          <w:p w14:paraId="13781DF2" w14:textId="716EC88E" w:rsidR="00205AE4" w:rsidRDefault="00205AE4" w:rsidP="00205AE4">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B08 = ‘Demand Control’,</w:t>
            </w:r>
          </w:p>
          <w:p w14:paraId="79C9F32C" w14:textId="77777777" w:rsidR="00205AE4" w:rsidRDefault="00205AE4" w:rsidP="00205AE4">
            <w:pPr>
              <w:rPr>
                <w:rFonts w:asciiTheme="minorHAnsi" w:hAnsiTheme="minorHAnsi"/>
                <w:sz w:val="18"/>
                <w:szCs w:val="18"/>
              </w:rPr>
            </w:pPr>
          </w:p>
          <w:p w14:paraId="3636C1EB" w14:textId="2779C833" w:rsidR="00205AE4" w:rsidRDefault="00205AE4" w:rsidP="00205AE4">
            <w:pPr>
              <w:rPr>
                <w:rFonts w:asciiTheme="minorHAnsi" w:hAnsiTheme="minorHAnsi"/>
                <w:sz w:val="18"/>
                <w:szCs w:val="18"/>
              </w:rPr>
            </w:pPr>
            <w:r>
              <w:rPr>
                <w:rFonts w:asciiTheme="minorHAnsi" w:hAnsiTheme="minorHAnsi"/>
                <w:sz w:val="18"/>
                <w:szCs w:val="18"/>
              </w:rPr>
              <w:t xml:space="preserve">and B05 (HVI Directory Listed Rated Airflow) </w:t>
            </w:r>
            <w:r>
              <w:rPr>
                <w:rFonts w:asciiTheme="minorHAnsi" w:hAnsiTheme="minorHAnsi" w:cstheme="minorHAnsi"/>
                <w:sz w:val="18"/>
                <w:szCs w:val="18"/>
              </w:rPr>
              <w:t>≥</w:t>
            </w:r>
            <w:r>
              <w:rPr>
                <w:rFonts w:asciiTheme="minorHAnsi" w:hAnsiTheme="minorHAnsi"/>
                <w:sz w:val="18"/>
                <w:szCs w:val="18"/>
              </w:rPr>
              <w:t xml:space="preserve"> B09 (Required Minimum Ventilation Rate), </w:t>
            </w:r>
          </w:p>
          <w:p w14:paraId="415D23E3" w14:textId="4D54BEE8" w:rsidR="00205AE4" w:rsidRDefault="00205AE4" w:rsidP="00205AE4">
            <w:pPr>
              <w:rPr>
                <w:rFonts w:asciiTheme="minorHAnsi" w:hAnsiTheme="minorHAnsi"/>
                <w:sz w:val="18"/>
                <w:szCs w:val="18"/>
              </w:rPr>
            </w:pPr>
            <w:r>
              <w:rPr>
                <w:rFonts w:asciiTheme="minorHAnsi" w:hAnsiTheme="minorHAnsi"/>
                <w:sz w:val="18"/>
                <w:szCs w:val="18"/>
              </w:rPr>
              <w:t>then display text: "Complies</w:t>
            </w:r>
            <w:proofErr w:type="gramStart"/>
            <w:r>
              <w:rPr>
                <w:rFonts w:asciiTheme="minorHAnsi" w:hAnsiTheme="minorHAnsi"/>
                <w:sz w:val="18"/>
                <w:szCs w:val="18"/>
              </w:rPr>
              <w:t>”;</w:t>
            </w:r>
            <w:proofErr w:type="gramEnd"/>
            <w:r>
              <w:rPr>
                <w:rFonts w:asciiTheme="minorHAnsi" w:hAnsiTheme="minorHAnsi"/>
                <w:sz w:val="18"/>
                <w:szCs w:val="18"/>
              </w:rPr>
              <w:t xml:space="preserve"> </w:t>
            </w:r>
          </w:p>
          <w:p w14:paraId="1CAB2F07" w14:textId="77777777" w:rsidR="00205AE4" w:rsidRDefault="00205AE4" w:rsidP="00205AE4">
            <w:pPr>
              <w:rPr>
                <w:rFonts w:asciiTheme="minorHAnsi" w:hAnsiTheme="minorHAnsi"/>
                <w:sz w:val="18"/>
                <w:szCs w:val="18"/>
              </w:rPr>
            </w:pPr>
          </w:p>
          <w:p w14:paraId="17EB75EB" w14:textId="5A556C29" w:rsidR="00205AE4" w:rsidRDefault="00205AE4" w:rsidP="00205AE4">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B08 = Continuous,</w:t>
            </w:r>
          </w:p>
          <w:p w14:paraId="5CB286DA" w14:textId="1A234C92" w:rsidR="00205AE4" w:rsidRDefault="00205AE4" w:rsidP="00205AE4">
            <w:pPr>
              <w:rPr>
                <w:rFonts w:asciiTheme="minorHAnsi" w:hAnsiTheme="minorHAnsi"/>
                <w:sz w:val="18"/>
                <w:szCs w:val="18"/>
              </w:rPr>
            </w:pPr>
            <w:r w:rsidRPr="00E06ED1">
              <w:rPr>
                <w:rFonts w:asciiTheme="minorHAnsi" w:hAnsiTheme="minorHAnsi"/>
                <w:sz w:val="18"/>
                <w:szCs w:val="18"/>
              </w:rPr>
              <w:t>then display text: "</w:t>
            </w:r>
            <w:r>
              <w:rPr>
                <w:rFonts w:asciiTheme="minorHAnsi" w:hAnsiTheme="minorHAnsi"/>
                <w:sz w:val="18"/>
                <w:szCs w:val="18"/>
              </w:rPr>
              <w:t>N/A</w:t>
            </w:r>
            <w:proofErr w:type="gramStart"/>
            <w:r w:rsidRPr="00E06ED1">
              <w:rPr>
                <w:rFonts w:asciiTheme="minorHAnsi" w:hAnsiTheme="minorHAnsi"/>
                <w:sz w:val="18"/>
                <w:szCs w:val="18"/>
              </w:rPr>
              <w:t>”;</w:t>
            </w:r>
            <w:proofErr w:type="gramEnd"/>
            <w:r w:rsidRPr="00E06ED1">
              <w:rPr>
                <w:rFonts w:asciiTheme="minorHAnsi" w:hAnsiTheme="minorHAnsi"/>
                <w:sz w:val="18"/>
                <w:szCs w:val="18"/>
              </w:rPr>
              <w:t xml:space="preserve"> </w:t>
            </w:r>
          </w:p>
          <w:p w14:paraId="1D488E1F" w14:textId="77777777" w:rsidR="00205AE4" w:rsidRDefault="00205AE4" w:rsidP="00205AE4">
            <w:pPr>
              <w:rPr>
                <w:rFonts w:asciiTheme="minorHAnsi" w:hAnsiTheme="minorHAnsi"/>
                <w:sz w:val="18"/>
                <w:szCs w:val="18"/>
              </w:rPr>
            </w:pPr>
          </w:p>
          <w:p w14:paraId="0E98EABF" w14:textId="77777777" w:rsidR="00205AE4" w:rsidRDefault="00205AE4" w:rsidP="00205AE4">
            <w:pPr>
              <w:rPr>
                <w:rFonts w:asciiTheme="minorHAnsi" w:hAnsiTheme="minorHAnsi"/>
                <w:sz w:val="18"/>
                <w:szCs w:val="18"/>
              </w:rPr>
            </w:pPr>
            <w:r>
              <w:rPr>
                <w:rFonts w:asciiTheme="minorHAnsi" w:hAnsiTheme="minorHAnsi"/>
                <w:sz w:val="18"/>
                <w:szCs w:val="18"/>
              </w:rPr>
              <w:t>else display text: "Does Not Comply"</w:t>
            </w:r>
          </w:p>
          <w:p w14:paraId="2AD3EDCC" w14:textId="49B4AB1F" w:rsidR="00205AE4" w:rsidRDefault="00205AE4" w:rsidP="00205AE4">
            <w:pPr>
              <w:rPr>
                <w:rFonts w:asciiTheme="minorHAnsi" w:hAnsiTheme="minorHAnsi"/>
                <w:sz w:val="18"/>
                <w:szCs w:val="18"/>
              </w:rPr>
            </w:pPr>
            <w:r>
              <w:rPr>
                <w:rFonts w:asciiTheme="minorHAnsi" w:hAnsiTheme="minorHAnsi"/>
                <w:sz w:val="18"/>
                <w:szCs w:val="18"/>
              </w:rPr>
              <w:t>&gt;&gt;</w:t>
            </w:r>
          </w:p>
        </w:tc>
        <w:tc>
          <w:tcPr>
            <w:tcW w:w="836" w:type="dxa"/>
          </w:tcPr>
          <w:p w14:paraId="301BE299" w14:textId="47204075" w:rsidR="00205AE4" w:rsidRDefault="00205AE4" w:rsidP="00205AE4">
            <w:pPr>
              <w:rPr>
                <w:rFonts w:asciiTheme="minorHAnsi" w:hAnsiTheme="minorHAnsi"/>
                <w:sz w:val="18"/>
                <w:szCs w:val="18"/>
              </w:rPr>
            </w:pPr>
            <w:r>
              <w:rPr>
                <w:rFonts w:asciiTheme="minorHAnsi" w:hAnsiTheme="minorHAnsi"/>
                <w:sz w:val="18"/>
                <w:szCs w:val="18"/>
              </w:rPr>
              <w:lastRenderedPageBreak/>
              <w:t xml:space="preserve">&lt;&lt;If B06 </w:t>
            </w:r>
            <w:r>
              <w:rPr>
                <w:rFonts w:asciiTheme="minorHAnsi" w:hAnsiTheme="minorHAnsi" w:cstheme="minorHAnsi"/>
                <w:sz w:val="18"/>
                <w:szCs w:val="18"/>
              </w:rPr>
              <w:t>≤ B10 or B10 = N/A,</w:t>
            </w:r>
          </w:p>
          <w:p w14:paraId="38D0D8A8" w14:textId="77777777" w:rsidR="00205AE4" w:rsidRDefault="00205AE4" w:rsidP="00205AE4">
            <w:pPr>
              <w:rPr>
                <w:rFonts w:asciiTheme="minorHAnsi" w:hAnsiTheme="minorHAnsi"/>
                <w:sz w:val="18"/>
                <w:szCs w:val="18"/>
              </w:rPr>
            </w:pPr>
          </w:p>
          <w:p w14:paraId="3F146D0A" w14:textId="77777777" w:rsidR="00205AE4" w:rsidRDefault="00205AE4" w:rsidP="00205AE4">
            <w:pPr>
              <w:rPr>
                <w:rFonts w:asciiTheme="minorHAnsi" w:hAnsiTheme="minorHAnsi"/>
                <w:sz w:val="18"/>
                <w:szCs w:val="18"/>
              </w:rPr>
            </w:pPr>
            <w:r>
              <w:rPr>
                <w:rFonts w:asciiTheme="minorHAnsi" w:hAnsiTheme="minorHAnsi"/>
                <w:sz w:val="18"/>
                <w:szCs w:val="18"/>
              </w:rPr>
              <w:t>then display text: "Complies</w:t>
            </w:r>
            <w:proofErr w:type="gramStart"/>
            <w:r>
              <w:rPr>
                <w:rFonts w:asciiTheme="minorHAnsi" w:hAnsiTheme="minorHAnsi"/>
                <w:sz w:val="18"/>
                <w:szCs w:val="18"/>
              </w:rPr>
              <w:t>”;</w:t>
            </w:r>
            <w:proofErr w:type="gramEnd"/>
            <w:r>
              <w:rPr>
                <w:rFonts w:asciiTheme="minorHAnsi" w:hAnsiTheme="minorHAnsi"/>
                <w:sz w:val="18"/>
                <w:szCs w:val="18"/>
              </w:rPr>
              <w:t xml:space="preserve"> </w:t>
            </w:r>
          </w:p>
          <w:p w14:paraId="0DA7E177" w14:textId="77777777" w:rsidR="00205AE4" w:rsidRDefault="00205AE4" w:rsidP="00205AE4">
            <w:pPr>
              <w:rPr>
                <w:rFonts w:asciiTheme="minorHAnsi" w:hAnsiTheme="minorHAnsi"/>
                <w:sz w:val="18"/>
                <w:szCs w:val="18"/>
              </w:rPr>
            </w:pPr>
          </w:p>
          <w:p w14:paraId="7C815AFC" w14:textId="77777777" w:rsidR="00205AE4" w:rsidRDefault="00205AE4" w:rsidP="00205AE4">
            <w:pPr>
              <w:rPr>
                <w:rFonts w:asciiTheme="minorHAnsi" w:hAnsiTheme="minorHAnsi"/>
                <w:sz w:val="18"/>
                <w:szCs w:val="18"/>
              </w:rPr>
            </w:pPr>
            <w:r>
              <w:rPr>
                <w:rFonts w:asciiTheme="minorHAnsi" w:hAnsiTheme="minorHAnsi"/>
                <w:sz w:val="18"/>
                <w:szCs w:val="18"/>
              </w:rPr>
              <w:t>else display text: "Does Not Comply"</w:t>
            </w:r>
          </w:p>
          <w:p w14:paraId="2EA80641" w14:textId="098C5DB3" w:rsidR="00205AE4" w:rsidRDefault="00205AE4" w:rsidP="00205AE4">
            <w:pPr>
              <w:rPr>
                <w:rFonts w:asciiTheme="minorHAnsi" w:hAnsiTheme="minorHAnsi"/>
                <w:sz w:val="18"/>
                <w:szCs w:val="18"/>
              </w:rPr>
            </w:pPr>
            <w:r>
              <w:rPr>
                <w:rFonts w:asciiTheme="minorHAnsi" w:hAnsiTheme="minorHAnsi"/>
                <w:sz w:val="18"/>
                <w:szCs w:val="18"/>
              </w:rPr>
              <w:t>&gt;&gt;</w:t>
            </w:r>
          </w:p>
        </w:tc>
      </w:tr>
      <w:tr w:rsidR="00205AE4" w14:paraId="3820D068" w14:textId="3B99CE0A" w:rsidTr="00717694">
        <w:trPr>
          <w:trHeight w:val="211"/>
        </w:trPr>
        <w:tc>
          <w:tcPr>
            <w:tcW w:w="773" w:type="dxa"/>
          </w:tcPr>
          <w:p w14:paraId="50CAA2E7" w14:textId="77777777" w:rsidR="00205AE4" w:rsidRDefault="00205AE4" w:rsidP="00205AE4">
            <w:pPr>
              <w:rPr>
                <w:rFonts w:asciiTheme="minorHAnsi" w:hAnsiTheme="minorHAnsi"/>
                <w:sz w:val="18"/>
                <w:szCs w:val="18"/>
              </w:rPr>
            </w:pPr>
          </w:p>
        </w:tc>
        <w:tc>
          <w:tcPr>
            <w:tcW w:w="773" w:type="dxa"/>
          </w:tcPr>
          <w:p w14:paraId="08D85DC0" w14:textId="77777777" w:rsidR="00205AE4" w:rsidRDefault="00205AE4" w:rsidP="00205AE4">
            <w:pPr>
              <w:rPr>
                <w:rFonts w:asciiTheme="minorHAnsi" w:hAnsiTheme="minorHAnsi"/>
                <w:sz w:val="18"/>
                <w:szCs w:val="18"/>
              </w:rPr>
            </w:pPr>
          </w:p>
        </w:tc>
        <w:tc>
          <w:tcPr>
            <w:tcW w:w="773" w:type="dxa"/>
          </w:tcPr>
          <w:p w14:paraId="6F913C74" w14:textId="77777777" w:rsidR="00205AE4" w:rsidRDefault="00205AE4" w:rsidP="00205AE4">
            <w:pPr>
              <w:rPr>
                <w:rFonts w:asciiTheme="minorHAnsi" w:hAnsiTheme="minorHAnsi"/>
                <w:sz w:val="18"/>
                <w:szCs w:val="18"/>
              </w:rPr>
            </w:pPr>
          </w:p>
        </w:tc>
        <w:tc>
          <w:tcPr>
            <w:tcW w:w="773" w:type="dxa"/>
          </w:tcPr>
          <w:p w14:paraId="31C926B4" w14:textId="77777777" w:rsidR="00205AE4" w:rsidRDefault="00205AE4" w:rsidP="00205AE4">
            <w:pPr>
              <w:rPr>
                <w:rFonts w:asciiTheme="minorHAnsi" w:hAnsiTheme="minorHAnsi"/>
                <w:sz w:val="18"/>
                <w:szCs w:val="18"/>
              </w:rPr>
            </w:pPr>
          </w:p>
        </w:tc>
        <w:tc>
          <w:tcPr>
            <w:tcW w:w="773" w:type="dxa"/>
          </w:tcPr>
          <w:p w14:paraId="0CDE84E9" w14:textId="77777777" w:rsidR="00205AE4" w:rsidRDefault="00205AE4" w:rsidP="00205AE4">
            <w:pPr>
              <w:rPr>
                <w:rFonts w:asciiTheme="minorHAnsi" w:hAnsiTheme="minorHAnsi"/>
                <w:sz w:val="18"/>
                <w:szCs w:val="18"/>
              </w:rPr>
            </w:pPr>
          </w:p>
        </w:tc>
        <w:tc>
          <w:tcPr>
            <w:tcW w:w="773" w:type="dxa"/>
          </w:tcPr>
          <w:p w14:paraId="4F9D96FD" w14:textId="77777777" w:rsidR="00205AE4" w:rsidRDefault="00205AE4" w:rsidP="00205AE4">
            <w:pPr>
              <w:rPr>
                <w:rFonts w:asciiTheme="minorHAnsi" w:hAnsiTheme="minorHAnsi"/>
                <w:sz w:val="18"/>
                <w:szCs w:val="18"/>
              </w:rPr>
            </w:pPr>
          </w:p>
        </w:tc>
        <w:tc>
          <w:tcPr>
            <w:tcW w:w="773" w:type="dxa"/>
          </w:tcPr>
          <w:p w14:paraId="6BB65886" w14:textId="77777777" w:rsidR="00205AE4" w:rsidRDefault="00205AE4" w:rsidP="00205AE4">
            <w:pPr>
              <w:rPr>
                <w:rFonts w:asciiTheme="minorHAnsi" w:hAnsiTheme="minorHAnsi"/>
                <w:sz w:val="18"/>
                <w:szCs w:val="18"/>
              </w:rPr>
            </w:pPr>
          </w:p>
        </w:tc>
        <w:tc>
          <w:tcPr>
            <w:tcW w:w="773" w:type="dxa"/>
          </w:tcPr>
          <w:p w14:paraId="4D6F0D1B" w14:textId="77777777" w:rsidR="00205AE4" w:rsidRDefault="00205AE4" w:rsidP="00205AE4">
            <w:pPr>
              <w:rPr>
                <w:rFonts w:asciiTheme="minorHAnsi" w:hAnsiTheme="minorHAnsi"/>
                <w:sz w:val="18"/>
                <w:szCs w:val="18"/>
              </w:rPr>
            </w:pPr>
          </w:p>
        </w:tc>
        <w:tc>
          <w:tcPr>
            <w:tcW w:w="773" w:type="dxa"/>
          </w:tcPr>
          <w:p w14:paraId="5825FCE7" w14:textId="77777777" w:rsidR="00205AE4" w:rsidRDefault="00205AE4" w:rsidP="00205AE4">
            <w:pPr>
              <w:rPr>
                <w:rFonts w:asciiTheme="minorHAnsi" w:hAnsiTheme="minorHAnsi"/>
                <w:sz w:val="18"/>
                <w:szCs w:val="18"/>
              </w:rPr>
            </w:pPr>
          </w:p>
        </w:tc>
        <w:tc>
          <w:tcPr>
            <w:tcW w:w="773" w:type="dxa"/>
          </w:tcPr>
          <w:p w14:paraId="3856AB89" w14:textId="549E4E12" w:rsidR="00205AE4" w:rsidRDefault="00205AE4" w:rsidP="00205AE4">
            <w:pPr>
              <w:rPr>
                <w:rFonts w:asciiTheme="minorHAnsi" w:hAnsiTheme="minorHAnsi"/>
                <w:sz w:val="18"/>
                <w:szCs w:val="18"/>
              </w:rPr>
            </w:pPr>
          </w:p>
        </w:tc>
        <w:tc>
          <w:tcPr>
            <w:tcW w:w="773" w:type="dxa"/>
          </w:tcPr>
          <w:p w14:paraId="60FCFB1C" w14:textId="77777777" w:rsidR="00205AE4" w:rsidRDefault="00205AE4" w:rsidP="00205AE4">
            <w:pPr>
              <w:rPr>
                <w:rFonts w:asciiTheme="minorHAnsi" w:hAnsiTheme="minorHAnsi"/>
                <w:sz w:val="18"/>
                <w:szCs w:val="18"/>
              </w:rPr>
            </w:pPr>
          </w:p>
        </w:tc>
        <w:tc>
          <w:tcPr>
            <w:tcW w:w="773" w:type="dxa"/>
          </w:tcPr>
          <w:p w14:paraId="5383D265" w14:textId="4AF981FF" w:rsidR="00205AE4" w:rsidRDefault="00205AE4" w:rsidP="00205AE4">
            <w:pPr>
              <w:rPr>
                <w:rFonts w:asciiTheme="minorHAnsi" w:hAnsiTheme="minorHAnsi"/>
                <w:sz w:val="18"/>
                <w:szCs w:val="18"/>
              </w:rPr>
            </w:pPr>
          </w:p>
        </w:tc>
        <w:tc>
          <w:tcPr>
            <w:tcW w:w="773" w:type="dxa"/>
          </w:tcPr>
          <w:p w14:paraId="6FFF81BB" w14:textId="2C264723" w:rsidR="00205AE4" w:rsidRDefault="00205AE4" w:rsidP="00205AE4">
            <w:pPr>
              <w:rPr>
                <w:rFonts w:asciiTheme="minorHAnsi" w:hAnsiTheme="minorHAnsi"/>
                <w:sz w:val="18"/>
                <w:szCs w:val="18"/>
              </w:rPr>
            </w:pPr>
          </w:p>
        </w:tc>
        <w:tc>
          <w:tcPr>
            <w:tcW w:w="836" w:type="dxa"/>
          </w:tcPr>
          <w:p w14:paraId="16823C5D" w14:textId="77777777" w:rsidR="00205AE4" w:rsidRDefault="00205AE4" w:rsidP="00205AE4">
            <w:pPr>
              <w:rPr>
                <w:rFonts w:asciiTheme="minorHAnsi" w:hAnsiTheme="minorHAnsi"/>
                <w:sz w:val="18"/>
                <w:szCs w:val="18"/>
              </w:rPr>
            </w:pPr>
          </w:p>
        </w:tc>
      </w:tr>
    </w:tbl>
    <w:p w14:paraId="53EBD2D6" w14:textId="4C8BDC25" w:rsidR="00C534C9" w:rsidRDefault="00C534C9" w:rsidP="004B6E84">
      <w:pPr>
        <w:rPr>
          <w:rFonts w:asciiTheme="minorHAnsi" w:hAnsiTheme="minorHAnsi"/>
          <w:sz w:val="18"/>
          <w:szCs w:val="18"/>
        </w:rPr>
      </w:pPr>
    </w:p>
    <w:p w14:paraId="2C8949DD" w14:textId="77777777" w:rsidR="00C534C9" w:rsidRDefault="00C534C9">
      <w:pPr>
        <w:rPr>
          <w:rFonts w:asciiTheme="minorHAnsi" w:hAnsiTheme="minorHAnsi"/>
          <w:sz w:val="18"/>
          <w:szCs w:val="18"/>
        </w:rPr>
      </w:pPr>
      <w:r>
        <w:rPr>
          <w:rFonts w:asciiTheme="minorHAnsi" w:hAnsiTheme="minorHAnsi"/>
          <w:sz w:val="18"/>
          <w:szCs w:val="18"/>
        </w:rPr>
        <w:br w:type="page"/>
      </w:r>
    </w:p>
    <w:tbl>
      <w:tblPr>
        <w:tblStyle w:val="TableGrid"/>
        <w:tblW w:w="0" w:type="auto"/>
        <w:tblLook w:val="04A0" w:firstRow="1" w:lastRow="0" w:firstColumn="1" w:lastColumn="0" w:noHBand="0" w:noVBand="1"/>
      </w:tblPr>
      <w:tblGrid>
        <w:gridCol w:w="715"/>
        <w:gridCol w:w="4500"/>
        <w:gridCol w:w="5575"/>
      </w:tblGrid>
      <w:tr w:rsidR="00A4543E" w14:paraId="0601D390" w14:textId="77777777" w:rsidTr="004809E4">
        <w:tc>
          <w:tcPr>
            <w:tcW w:w="10790" w:type="dxa"/>
            <w:gridSpan w:val="3"/>
          </w:tcPr>
          <w:p w14:paraId="6B1B00FD" w14:textId="156823ED" w:rsidR="00A4543E" w:rsidRDefault="001E3CED">
            <w:pPr>
              <w:rPr>
                <w:rFonts w:asciiTheme="minorHAnsi" w:hAnsiTheme="minorHAnsi"/>
                <w:sz w:val="18"/>
                <w:szCs w:val="18"/>
              </w:rPr>
            </w:pPr>
            <w:r>
              <w:rPr>
                <w:rFonts w:asciiTheme="minorHAnsi" w:hAnsiTheme="minorHAnsi"/>
                <w:b/>
                <w:szCs w:val="18"/>
              </w:rPr>
              <w:lastRenderedPageBreak/>
              <w:t>C</w:t>
            </w:r>
            <w:r w:rsidR="00A4543E" w:rsidRPr="003707C5">
              <w:rPr>
                <w:rFonts w:asciiTheme="minorHAnsi" w:hAnsiTheme="minorHAnsi"/>
                <w:b/>
                <w:szCs w:val="18"/>
              </w:rPr>
              <w:t>. Continuous Kitchen Exhaust</w:t>
            </w:r>
          </w:p>
        </w:tc>
      </w:tr>
      <w:tr w:rsidR="008607B1" w14:paraId="1C87F08A" w14:textId="77777777" w:rsidTr="003707C5">
        <w:tc>
          <w:tcPr>
            <w:tcW w:w="715" w:type="dxa"/>
            <w:vAlign w:val="center"/>
          </w:tcPr>
          <w:p w14:paraId="7C3799FC" w14:textId="7B74A894" w:rsidR="00A4543E" w:rsidRDefault="00A4543E" w:rsidP="003707C5">
            <w:pPr>
              <w:jc w:val="center"/>
              <w:rPr>
                <w:rFonts w:asciiTheme="minorHAnsi" w:hAnsiTheme="minorHAnsi"/>
                <w:sz w:val="18"/>
                <w:szCs w:val="18"/>
              </w:rPr>
            </w:pPr>
            <w:r>
              <w:rPr>
                <w:rFonts w:asciiTheme="minorHAnsi" w:hAnsiTheme="minorHAnsi"/>
                <w:sz w:val="18"/>
                <w:szCs w:val="18"/>
              </w:rPr>
              <w:t>01</w:t>
            </w:r>
          </w:p>
        </w:tc>
        <w:tc>
          <w:tcPr>
            <w:tcW w:w="4500" w:type="dxa"/>
            <w:vAlign w:val="center"/>
          </w:tcPr>
          <w:p w14:paraId="7C1B529A" w14:textId="4CC177D7" w:rsidR="008607B1" w:rsidRDefault="008607B1" w:rsidP="00264BE7">
            <w:pPr>
              <w:rPr>
                <w:rFonts w:asciiTheme="minorHAnsi" w:hAnsiTheme="minorHAnsi"/>
                <w:sz w:val="18"/>
                <w:szCs w:val="18"/>
              </w:rPr>
            </w:pPr>
            <w:r>
              <w:rPr>
                <w:rFonts w:asciiTheme="minorHAnsi" w:hAnsiTheme="minorHAnsi"/>
                <w:sz w:val="18"/>
                <w:szCs w:val="18"/>
              </w:rPr>
              <w:t>Total Continuous Ventilation Airflow</w:t>
            </w:r>
          </w:p>
        </w:tc>
        <w:tc>
          <w:tcPr>
            <w:tcW w:w="5575" w:type="dxa"/>
          </w:tcPr>
          <w:p w14:paraId="066AF4C0" w14:textId="7453CD93" w:rsidR="00105871" w:rsidRDefault="00A4543E">
            <w:pPr>
              <w:rPr>
                <w:rFonts w:asciiTheme="minorHAnsi" w:hAnsiTheme="minorHAnsi"/>
                <w:sz w:val="18"/>
                <w:szCs w:val="18"/>
              </w:rPr>
            </w:pPr>
            <w:r>
              <w:rPr>
                <w:rFonts w:asciiTheme="minorHAnsi" w:hAnsiTheme="minorHAnsi"/>
                <w:sz w:val="18"/>
                <w:szCs w:val="18"/>
              </w:rPr>
              <w:t xml:space="preserve">&lt;&lt;Result = </w:t>
            </w:r>
            <w:proofErr w:type="gramStart"/>
            <w:r>
              <w:rPr>
                <w:rFonts w:asciiTheme="minorHAnsi" w:hAnsiTheme="minorHAnsi"/>
                <w:sz w:val="18"/>
                <w:szCs w:val="18"/>
              </w:rPr>
              <w:t>Sum(</w:t>
            </w:r>
            <w:proofErr w:type="gramEnd"/>
            <w:r w:rsidR="00B33AFC">
              <w:rPr>
                <w:rFonts w:asciiTheme="minorHAnsi" w:hAnsiTheme="minorHAnsi"/>
                <w:sz w:val="18"/>
                <w:szCs w:val="18"/>
              </w:rPr>
              <w:t>B</w:t>
            </w:r>
            <w:r>
              <w:rPr>
                <w:rFonts w:asciiTheme="minorHAnsi" w:hAnsiTheme="minorHAnsi"/>
                <w:sz w:val="18"/>
                <w:szCs w:val="18"/>
              </w:rPr>
              <w:t xml:space="preserve">05 for all </w:t>
            </w:r>
            <w:r w:rsidR="00B33AFC">
              <w:rPr>
                <w:rFonts w:asciiTheme="minorHAnsi" w:hAnsiTheme="minorHAnsi"/>
                <w:sz w:val="18"/>
                <w:szCs w:val="18"/>
              </w:rPr>
              <w:t>B</w:t>
            </w:r>
            <w:r>
              <w:rPr>
                <w:rFonts w:asciiTheme="minorHAnsi" w:hAnsiTheme="minorHAnsi"/>
                <w:sz w:val="18"/>
                <w:szCs w:val="18"/>
              </w:rPr>
              <w:t>08 = Continuous</w:t>
            </w:r>
            <w:r w:rsidR="00A209C7">
              <w:rPr>
                <w:rFonts w:asciiTheme="minorHAnsi" w:hAnsiTheme="minorHAnsi"/>
                <w:sz w:val="18"/>
                <w:szCs w:val="18"/>
              </w:rPr>
              <w:t xml:space="preserve">) {sum </w:t>
            </w:r>
            <w:r>
              <w:rPr>
                <w:rFonts w:asciiTheme="minorHAnsi" w:hAnsiTheme="minorHAnsi"/>
                <w:sz w:val="18"/>
                <w:szCs w:val="18"/>
              </w:rPr>
              <w:t>‘listed rated airflow’ for all continuously operated fans}</w:t>
            </w:r>
            <w:r w:rsidR="00105871">
              <w:rPr>
                <w:rFonts w:asciiTheme="minorHAnsi" w:hAnsiTheme="minorHAnsi"/>
                <w:sz w:val="18"/>
                <w:szCs w:val="18"/>
              </w:rPr>
              <w:t xml:space="preserve">; </w:t>
            </w:r>
          </w:p>
          <w:p w14:paraId="7A184678" w14:textId="77777777" w:rsidR="00105871" w:rsidRDefault="00105871">
            <w:pPr>
              <w:rPr>
                <w:rFonts w:asciiTheme="minorHAnsi" w:hAnsiTheme="minorHAnsi"/>
                <w:sz w:val="18"/>
                <w:szCs w:val="18"/>
              </w:rPr>
            </w:pPr>
          </w:p>
          <w:p w14:paraId="3F3CDA1A" w14:textId="67A9204E" w:rsidR="008607B1" w:rsidRDefault="00105871">
            <w:pPr>
              <w:rPr>
                <w:rFonts w:asciiTheme="minorHAnsi" w:hAnsiTheme="minorHAnsi"/>
                <w:sz w:val="18"/>
                <w:szCs w:val="18"/>
              </w:rPr>
            </w:pPr>
            <w:r>
              <w:rPr>
                <w:rFonts w:asciiTheme="minorHAnsi" w:hAnsiTheme="minorHAnsi"/>
                <w:sz w:val="18"/>
                <w:szCs w:val="18"/>
              </w:rPr>
              <w:t>Else result = “N/A”</w:t>
            </w:r>
            <w:r w:rsidR="00A4543E">
              <w:rPr>
                <w:rFonts w:asciiTheme="minorHAnsi" w:hAnsiTheme="minorHAnsi"/>
                <w:sz w:val="18"/>
                <w:szCs w:val="18"/>
              </w:rPr>
              <w:t>&gt;&gt;</w:t>
            </w:r>
            <w:r w:rsidR="00A209C7">
              <w:rPr>
                <w:rFonts w:asciiTheme="minorHAnsi" w:hAnsiTheme="minorHAnsi"/>
                <w:sz w:val="18"/>
                <w:szCs w:val="18"/>
              </w:rPr>
              <w:t xml:space="preserve"> {want this entry to be N/A if there are no continuously operated fans}</w:t>
            </w:r>
          </w:p>
        </w:tc>
      </w:tr>
      <w:tr w:rsidR="008607B1" w14:paraId="6D7BD3F9" w14:textId="77777777" w:rsidTr="003707C5">
        <w:tc>
          <w:tcPr>
            <w:tcW w:w="715" w:type="dxa"/>
            <w:vAlign w:val="center"/>
          </w:tcPr>
          <w:p w14:paraId="028762D5" w14:textId="7D1FD31C" w:rsidR="008607B1" w:rsidRDefault="00A4543E" w:rsidP="003707C5">
            <w:pPr>
              <w:jc w:val="center"/>
              <w:rPr>
                <w:rFonts w:asciiTheme="minorHAnsi" w:hAnsiTheme="minorHAnsi"/>
                <w:sz w:val="18"/>
                <w:szCs w:val="18"/>
              </w:rPr>
            </w:pPr>
            <w:r>
              <w:rPr>
                <w:rFonts w:asciiTheme="minorHAnsi" w:hAnsiTheme="minorHAnsi"/>
                <w:sz w:val="18"/>
                <w:szCs w:val="18"/>
              </w:rPr>
              <w:t>02</w:t>
            </w:r>
          </w:p>
        </w:tc>
        <w:tc>
          <w:tcPr>
            <w:tcW w:w="4500" w:type="dxa"/>
            <w:vAlign w:val="center"/>
          </w:tcPr>
          <w:p w14:paraId="1EE727A0" w14:textId="66843790" w:rsidR="008607B1" w:rsidRDefault="008607B1" w:rsidP="00264BE7">
            <w:pPr>
              <w:rPr>
                <w:rFonts w:asciiTheme="minorHAnsi" w:hAnsiTheme="minorHAnsi"/>
                <w:sz w:val="18"/>
                <w:szCs w:val="18"/>
              </w:rPr>
            </w:pPr>
            <w:r>
              <w:rPr>
                <w:rFonts w:asciiTheme="minorHAnsi" w:hAnsiTheme="minorHAnsi"/>
                <w:sz w:val="18"/>
                <w:szCs w:val="18"/>
              </w:rPr>
              <w:t>Required Minimum Continuous Ventilation Airflow</w:t>
            </w:r>
          </w:p>
        </w:tc>
        <w:tc>
          <w:tcPr>
            <w:tcW w:w="5575" w:type="dxa"/>
          </w:tcPr>
          <w:p w14:paraId="3618E565" w14:textId="4E0286F9" w:rsidR="00105871" w:rsidRDefault="00B06019">
            <w:pPr>
              <w:rPr>
                <w:rFonts w:asciiTheme="minorHAnsi" w:hAnsiTheme="minorHAnsi" w:cstheme="minorHAnsi"/>
                <w:sz w:val="18"/>
                <w:szCs w:val="18"/>
              </w:rPr>
            </w:pPr>
            <w:r>
              <w:rPr>
                <w:rFonts w:asciiTheme="minorHAnsi" w:hAnsiTheme="minorHAnsi"/>
                <w:sz w:val="18"/>
                <w:szCs w:val="18"/>
              </w:rPr>
              <w:t>&lt;&lt;</w:t>
            </w:r>
            <w:r w:rsidR="00105871">
              <w:rPr>
                <w:rFonts w:asciiTheme="minorHAnsi" w:hAnsiTheme="minorHAnsi"/>
                <w:sz w:val="18"/>
                <w:szCs w:val="18"/>
              </w:rPr>
              <w:t xml:space="preserve">If </w:t>
            </w:r>
            <w:r w:rsidR="00B33AFC">
              <w:rPr>
                <w:rFonts w:asciiTheme="minorHAnsi" w:hAnsiTheme="minorHAnsi"/>
                <w:sz w:val="18"/>
                <w:szCs w:val="18"/>
              </w:rPr>
              <w:t>C</w:t>
            </w:r>
            <w:r w:rsidR="00105871">
              <w:rPr>
                <w:rFonts w:asciiTheme="minorHAnsi" w:hAnsiTheme="minorHAnsi"/>
                <w:sz w:val="18"/>
                <w:szCs w:val="18"/>
              </w:rPr>
              <w:t xml:space="preserve">01 </w:t>
            </w:r>
            <w:r w:rsidR="00105871">
              <w:rPr>
                <w:rFonts w:asciiTheme="minorHAnsi" w:hAnsiTheme="minorHAnsi" w:cstheme="minorHAnsi"/>
                <w:sz w:val="18"/>
                <w:szCs w:val="18"/>
              </w:rPr>
              <w:t xml:space="preserve">= N/A, then result = “N/A”, </w:t>
            </w:r>
          </w:p>
          <w:p w14:paraId="0D114892" w14:textId="77777777" w:rsidR="00105871" w:rsidRDefault="00105871">
            <w:pPr>
              <w:rPr>
                <w:rFonts w:asciiTheme="minorHAnsi" w:hAnsiTheme="minorHAnsi" w:cstheme="minorHAnsi"/>
                <w:sz w:val="18"/>
                <w:szCs w:val="18"/>
              </w:rPr>
            </w:pPr>
          </w:p>
          <w:p w14:paraId="24E7D8FB" w14:textId="5CB390DA" w:rsidR="008607B1" w:rsidRDefault="00105871">
            <w:pPr>
              <w:rPr>
                <w:rFonts w:asciiTheme="minorHAnsi" w:hAnsiTheme="minorHAnsi"/>
                <w:sz w:val="18"/>
                <w:szCs w:val="18"/>
              </w:rPr>
            </w:pPr>
            <w:r>
              <w:rPr>
                <w:rFonts w:asciiTheme="minorHAnsi" w:hAnsiTheme="minorHAnsi" w:cstheme="minorHAnsi"/>
                <w:sz w:val="18"/>
                <w:szCs w:val="18"/>
              </w:rPr>
              <w:t>Else r</w:t>
            </w:r>
            <w:r w:rsidR="00B06019">
              <w:rPr>
                <w:rFonts w:asciiTheme="minorHAnsi" w:hAnsiTheme="minorHAnsi"/>
                <w:sz w:val="18"/>
                <w:szCs w:val="18"/>
              </w:rPr>
              <w:t>esult = 5*A05</w:t>
            </w:r>
            <w:r w:rsidR="00423CBE">
              <w:rPr>
                <w:rFonts w:asciiTheme="minorHAnsi" w:hAnsiTheme="minorHAnsi"/>
                <w:sz w:val="18"/>
                <w:szCs w:val="18"/>
              </w:rPr>
              <w:t>/60</w:t>
            </w:r>
            <w:r w:rsidR="00B06019">
              <w:rPr>
                <w:rFonts w:asciiTheme="minorHAnsi" w:hAnsiTheme="minorHAnsi"/>
                <w:sz w:val="18"/>
                <w:szCs w:val="18"/>
              </w:rPr>
              <w:t>&gt;&gt;</w:t>
            </w:r>
          </w:p>
        </w:tc>
      </w:tr>
      <w:tr w:rsidR="008607B1" w14:paraId="0250FD82" w14:textId="77777777" w:rsidTr="003707C5">
        <w:tc>
          <w:tcPr>
            <w:tcW w:w="715" w:type="dxa"/>
            <w:vAlign w:val="center"/>
          </w:tcPr>
          <w:p w14:paraId="2F50856E" w14:textId="75639935" w:rsidR="008607B1" w:rsidRDefault="00A4543E" w:rsidP="003707C5">
            <w:pPr>
              <w:jc w:val="center"/>
              <w:rPr>
                <w:rFonts w:asciiTheme="minorHAnsi" w:hAnsiTheme="minorHAnsi"/>
                <w:sz w:val="18"/>
                <w:szCs w:val="18"/>
              </w:rPr>
            </w:pPr>
            <w:r>
              <w:rPr>
                <w:rFonts w:asciiTheme="minorHAnsi" w:hAnsiTheme="minorHAnsi"/>
                <w:sz w:val="18"/>
                <w:szCs w:val="18"/>
              </w:rPr>
              <w:t>03</w:t>
            </w:r>
          </w:p>
        </w:tc>
        <w:tc>
          <w:tcPr>
            <w:tcW w:w="4500" w:type="dxa"/>
            <w:vAlign w:val="center"/>
          </w:tcPr>
          <w:p w14:paraId="3F1B8AED" w14:textId="65BD8EE2" w:rsidR="008607B1" w:rsidRDefault="008607B1" w:rsidP="00264BE7">
            <w:pPr>
              <w:rPr>
                <w:rFonts w:asciiTheme="minorHAnsi" w:hAnsiTheme="minorHAnsi"/>
                <w:sz w:val="18"/>
                <w:szCs w:val="18"/>
              </w:rPr>
            </w:pPr>
            <w:r>
              <w:rPr>
                <w:rFonts w:asciiTheme="minorHAnsi" w:hAnsiTheme="minorHAnsi"/>
                <w:sz w:val="18"/>
                <w:szCs w:val="18"/>
              </w:rPr>
              <w:t>Compliance Statement</w:t>
            </w:r>
          </w:p>
        </w:tc>
        <w:tc>
          <w:tcPr>
            <w:tcW w:w="5575" w:type="dxa"/>
          </w:tcPr>
          <w:p w14:paraId="494E94DF" w14:textId="5200E0FD" w:rsidR="00105871" w:rsidRDefault="00105871">
            <w:pPr>
              <w:rPr>
                <w:rFonts w:asciiTheme="minorHAnsi" w:hAnsiTheme="minorHAnsi"/>
                <w:sz w:val="18"/>
                <w:szCs w:val="18"/>
              </w:rPr>
            </w:pPr>
            <w:r>
              <w:rPr>
                <w:rFonts w:asciiTheme="minorHAnsi" w:hAnsiTheme="minorHAnsi"/>
                <w:sz w:val="18"/>
                <w:szCs w:val="18"/>
              </w:rPr>
              <w:t xml:space="preserve">&lt;&lt;If </w:t>
            </w:r>
            <w:r w:rsidR="00B33AFC">
              <w:rPr>
                <w:rFonts w:asciiTheme="minorHAnsi" w:hAnsiTheme="minorHAnsi"/>
                <w:sz w:val="18"/>
                <w:szCs w:val="18"/>
              </w:rPr>
              <w:t>C</w:t>
            </w:r>
            <w:r>
              <w:rPr>
                <w:rFonts w:asciiTheme="minorHAnsi" w:hAnsiTheme="minorHAnsi"/>
                <w:sz w:val="18"/>
                <w:szCs w:val="18"/>
              </w:rPr>
              <w:t>01 = N/A, then result = “N/A</w:t>
            </w:r>
            <w:proofErr w:type="gramStart"/>
            <w:r>
              <w:rPr>
                <w:rFonts w:asciiTheme="minorHAnsi" w:hAnsiTheme="minorHAnsi"/>
                <w:sz w:val="18"/>
                <w:szCs w:val="18"/>
              </w:rPr>
              <w:t>”;</w:t>
            </w:r>
            <w:proofErr w:type="gramEnd"/>
            <w:r>
              <w:rPr>
                <w:rFonts w:asciiTheme="minorHAnsi" w:hAnsiTheme="minorHAnsi"/>
                <w:sz w:val="18"/>
                <w:szCs w:val="18"/>
              </w:rPr>
              <w:t xml:space="preserve"> </w:t>
            </w:r>
          </w:p>
          <w:p w14:paraId="3112CAE7" w14:textId="77777777" w:rsidR="00105871" w:rsidRDefault="00105871">
            <w:pPr>
              <w:rPr>
                <w:rFonts w:asciiTheme="minorHAnsi" w:hAnsiTheme="minorHAnsi"/>
                <w:sz w:val="18"/>
                <w:szCs w:val="18"/>
              </w:rPr>
            </w:pPr>
          </w:p>
          <w:p w14:paraId="1EAD8842" w14:textId="2CCA77DD" w:rsidR="008607B1" w:rsidRDefault="00105871">
            <w:pPr>
              <w:rPr>
                <w:rFonts w:asciiTheme="minorHAnsi" w:hAnsiTheme="minorHAnsi"/>
                <w:sz w:val="18"/>
                <w:szCs w:val="18"/>
              </w:rPr>
            </w:pPr>
            <w:r>
              <w:rPr>
                <w:rFonts w:asciiTheme="minorHAnsi" w:hAnsiTheme="minorHAnsi"/>
                <w:sz w:val="18"/>
                <w:szCs w:val="18"/>
              </w:rPr>
              <w:t xml:space="preserve">Else if </w:t>
            </w:r>
            <w:r w:rsidR="00B33AFC">
              <w:rPr>
                <w:rFonts w:asciiTheme="minorHAnsi" w:hAnsiTheme="minorHAnsi"/>
                <w:sz w:val="18"/>
                <w:szCs w:val="18"/>
              </w:rPr>
              <w:t>C</w:t>
            </w:r>
            <w:r>
              <w:rPr>
                <w:rFonts w:asciiTheme="minorHAnsi" w:hAnsiTheme="minorHAnsi"/>
                <w:sz w:val="18"/>
                <w:szCs w:val="18"/>
              </w:rPr>
              <w:t xml:space="preserve">01 </w:t>
            </w:r>
            <w:r>
              <w:rPr>
                <w:rFonts w:asciiTheme="minorHAnsi" w:hAnsiTheme="minorHAnsi" w:cstheme="minorHAnsi"/>
                <w:sz w:val="18"/>
                <w:szCs w:val="18"/>
              </w:rPr>
              <w:t>≥</w:t>
            </w:r>
            <w:r>
              <w:rPr>
                <w:rFonts w:asciiTheme="minorHAnsi" w:hAnsiTheme="minorHAnsi"/>
                <w:sz w:val="18"/>
                <w:szCs w:val="18"/>
              </w:rPr>
              <w:t xml:space="preserve"> </w:t>
            </w:r>
            <w:r w:rsidR="00B33AFC">
              <w:rPr>
                <w:rFonts w:asciiTheme="minorHAnsi" w:hAnsiTheme="minorHAnsi"/>
                <w:sz w:val="18"/>
                <w:szCs w:val="18"/>
              </w:rPr>
              <w:t>C</w:t>
            </w:r>
            <w:r>
              <w:rPr>
                <w:rFonts w:asciiTheme="minorHAnsi" w:hAnsiTheme="minorHAnsi"/>
                <w:sz w:val="18"/>
                <w:szCs w:val="18"/>
              </w:rPr>
              <w:t>02 then result = “Complies”, else result = “Does Not Comply”</w:t>
            </w:r>
          </w:p>
        </w:tc>
      </w:tr>
    </w:tbl>
    <w:p w14:paraId="44A9AA31" w14:textId="77777777" w:rsidR="00EB04B2" w:rsidRDefault="00EB04B2"/>
    <w:tbl>
      <w:tblPr>
        <w:tblStyle w:val="TableGrid2"/>
        <w:tblW w:w="0" w:type="auto"/>
        <w:tblLook w:val="04A0" w:firstRow="1" w:lastRow="0" w:firstColumn="1" w:lastColumn="0" w:noHBand="0" w:noVBand="1"/>
      </w:tblPr>
      <w:tblGrid>
        <w:gridCol w:w="542"/>
        <w:gridCol w:w="4673"/>
        <w:gridCol w:w="2790"/>
        <w:gridCol w:w="2785"/>
      </w:tblGrid>
      <w:tr w:rsidR="00EB04B2" w:rsidRPr="0055702B" w14:paraId="2D0B2F50" w14:textId="77777777" w:rsidTr="00726475">
        <w:tc>
          <w:tcPr>
            <w:tcW w:w="10790" w:type="dxa"/>
            <w:gridSpan w:val="4"/>
          </w:tcPr>
          <w:p w14:paraId="44B9067D" w14:textId="38A12AA9" w:rsidR="00EB04B2" w:rsidRDefault="00EE50D6" w:rsidP="00726475">
            <w:pPr>
              <w:rPr>
                <w:rFonts w:asciiTheme="minorHAnsi" w:hAnsiTheme="minorHAnsi"/>
                <w:b/>
                <w:szCs w:val="18"/>
              </w:rPr>
            </w:pPr>
            <w:r>
              <w:rPr>
                <w:rFonts w:asciiTheme="minorHAnsi" w:hAnsiTheme="minorHAnsi"/>
                <w:b/>
                <w:szCs w:val="18"/>
              </w:rPr>
              <w:t>C2</w:t>
            </w:r>
            <w:r w:rsidR="00EB04B2" w:rsidRPr="006A6F35">
              <w:rPr>
                <w:rFonts w:asciiTheme="minorHAnsi" w:hAnsiTheme="minorHAnsi"/>
                <w:b/>
                <w:szCs w:val="18"/>
              </w:rPr>
              <w:t xml:space="preserve">. </w:t>
            </w:r>
            <w:r w:rsidR="00EB04B2">
              <w:rPr>
                <w:rFonts w:asciiTheme="minorHAnsi" w:hAnsiTheme="minorHAnsi"/>
                <w:b/>
                <w:szCs w:val="18"/>
              </w:rPr>
              <w:t xml:space="preserve">Kitchen Range Hood Capture Efficiency Option </w:t>
            </w:r>
          </w:p>
          <w:p w14:paraId="093ABA56" w14:textId="7E3209DF" w:rsidR="00EB04B2" w:rsidRPr="0055702B" w:rsidRDefault="00EB04B2" w:rsidP="00726475">
            <w:pPr>
              <w:rPr>
                <w:rFonts w:asciiTheme="minorHAnsi" w:hAnsiTheme="minorHAnsi"/>
                <w:bCs/>
                <w:szCs w:val="18"/>
              </w:rPr>
            </w:pPr>
            <w:r>
              <w:rPr>
                <w:rFonts w:asciiTheme="minorHAnsi" w:hAnsiTheme="minorHAnsi"/>
                <w:bCs/>
                <w:szCs w:val="18"/>
              </w:rPr>
              <w:t>&lt;&lt; if B09a = Capture Efficiency</w:t>
            </w:r>
            <w:r>
              <w:rPr>
                <w:rFonts w:asciiTheme="minorHAnsi" w:eastAsia="Cambria" w:hAnsiTheme="minorHAnsi"/>
              </w:rPr>
              <w:t>, then display table; else display section header and standard “this section does not apply” message&gt;&gt;</w:t>
            </w:r>
          </w:p>
        </w:tc>
      </w:tr>
      <w:tr w:rsidR="00EB04B2" w14:paraId="0ACEC71E" w14:textId="77777777" w:rsidTr="00726475">
        <w:tc>
          <w:tcPr>
            <w:tcW w:w="542" w:type="dxa"/>
            <w:vAlign w:val="center"/>
          </w:tcPr>
          <w:p w14:paraId="2122E123" w14:textId="77777777" w:rsidR="00EB04B2" w:rsidRDefault="00EB04B2" w:rsidP="00726475">
            <w:pPr>
              <w:jc w:val="center"/>
              <w:rPr>
                <w:rFonts w:asciiTheme="minorHAnsi" w:hAnsiTheme="minorHAnsi"/>
                <w:sz w:val="18"/>
                <w:szCs w:val="18"/>
              </w:rPr>
            </w:pPr>
            <w:r>
              <w:rPr>
                <w:rFonts w:asciiTheme="minorHAnsi" w:hAnsiTheme="minorHAnsi"/>
                <w:sz w:val="18"/>
                <w:szCs w:val="18"/>
              </w:rPr>
              <w:t>01</w:t>
            </w:r>
          </w:p>
        </w:tc>
        <w:tc>
          <w:tcPr>
            <w:tcW w:w="4673" w:type="dxa"/>
            <w:vAlign w:val="center"/>
          </w:tcPr>
          <w:p w14:paraId="5223C3B8" w14:textId="77777777" w:rsidR="00EB04B2" w:rsidRDefault="00EB04B2" w:rsidP="00726475">
            <w:pPr>
              <w:rPr>
                <w:rFonts w:asciiTheme="minorHAnsi" w:hAnsiTheme="minorHAnsi"/>
                <w:sz w:val="18"/>
                <w:szCs w:val="18"/>
              </w:rPr>
            </w:pPr>
            <w:r>
              <w:rPr>
                <w:rFonts w:asciiTheme="minorHAnsi" w:hAnsiTheme="minorHAnsi"/>
                <w:sz w:val="18"/>
                <w:szCs w:val="18"/>
              </w:rPr>
              <w:t>Manufacturer Name</w:t>
            </w:r>
          </w:p>
        </w:tc>
        <w:tc>
          <w:tcPr>
            <w:tcW w:w="2790" w:type="dxa"/>
          </w:tcPr>
          <w:p w14:paraId="4118590A" w14:textId="77777777" w:rsidR="00EB04B2" w:rsidRDefault="00EB04B2" w:rsidP="00726475">
            <w:pPr>
              <w:rPr>
                <w:rFonts w:asciiTheme="minorHAnsi" w:hAnsiTheme="minorHAnsi"/>
                <w:sz w:val="18"/>
                <w:szCs w:val="18"/>
              </w:rPr>
            </w:pPr>
            <w:r>
              <w:rPr>
                <w:rFonts w:asciiTheme="minorHAnsi" w:hAnsiTheme="minorHAnsi"/>
                <w:sz w:val="18"/>
                <w:szCs w:val="18"/>
              </w:rPr>
              <w:t>&lt;&lt;User Entered Value up to 50 characters&gt;&gt;</w:t>
            </w:r>
          </w:p>
        </w:tc>
        <w:tc>
          <w:tcPr>
            <w:tcW w:w="2785" w:type="dxa"/>
          </w:tcPr>
          <w:p w14:paraId="5E1C9D63" w14:textId="77777777" w:rsidR="00EB04B2" w:rsidRDefault="00EB04B2" w:rsidP="00726475">
            <w:pPr>
              <w:rPr>
                <w:rFonts w:asciiTheme="minorHAnsi" w:hAnsiTheme="minorHAnsi"/>
                <w:sz w:val="18"/>
                <w:szCs w:val="18"/>
              </w:rPr>
            </w:pPr>
            <w:r>
              <w:rPr>
                <w:rFonts w:asciiTheme="minorHAnsi" w:hAnsiTheme="minorHAnsi"/>
                <w:sz w:val="18"/>
                <w:szCs w:val="18"/>
              </w:rPr>
              <w:t>*</w:t>
            </w:r>
          </w:p>
        </w:tc>
      </w:tr>
      <w:tr w:rsidR="00EB04B2" w14:paraId="1CC43F00" w14:textId="77777777" w:rsidTr="00726475">
        <w:tc>
          <w:tcPr>
            <w:tcW w:w="542" w:type="dxa"/>
            <w:vAlign w:val="center"/>
          </w:tcPr>
          <w:p w14:paraId="39B98FCF" w14:textId="77777777" w:rsidR="00EB04B2" w:rsidRDefault="00EB04B2" w:rsidP="00726475">
            <w:pPr>
              <w:jc w:val="center"/>
              <w:rPr>
                <w:rFonts w:asciiTheme="minorHAnsi" w:hAnsiTheme="minorHAnsi"/>
                <w:sz w:val="18"/>
                <w:szCs w:val="18"/>
              </w:rPr>
            </w:pPr>
            <w:r>
              <w:rPr>
                <w:rFonts w:asciiTheme="minorHAnsi" w:hAnsiTheme="minorHAnsi"/>
                <w:sz w:val="18"/>
                <w:szCs w:val="18"/>
              </w:rPr>
              <w:t>02</w:t>
            </w:r>
          </w:p>
        </w:tc>
        <w:tc>
          <w:tcPr>
            <w:tcW w:w="4673" w:type="dxa"/>
            <w:vAlign w:val="center"/>
          </w:tcPr>
          <w:p w14:paraId="1ECEBDBC" w14:textId="77777777" w:rsidR="00EB04B2" w:rsidRDefault="00EB04B2" w:rsidP="00726475">
            <w:pPr>
              <w:rPr>
                <w:rFonts w:asciiTheme="minorHAnsi" w:hAnsiTheme="minorHAnsi"/>
                <w:sz w:val="18"/>
                <w:szCs w:val="18"/>
              </w:rPr>
            </w:pPr>
            <w:r>
              <w:rPr>
                <w:rFonts w:asciiTheme="minorHAnsi" w:hAnsiTheme="minorHAnsi"/>
                <w:sz w:val="18"/>
                <w:szCs w:val="18"/>
              </w:rPr>
              <w:t>CEC-Approved Directory Listed Model Number</w:t>
            </w:r>
          </w:p>
        </w:tc>
        <w:tc>
          <w:tcPr>
            <w:tcW w:w="2790" w:type="dxa"/>
          </w:tcPr>
          <w:p w14:paraId="7C519E59" w14:textId="77777777" w:rsidR="00EB04B2" w:rsidRDefault="00EB04B2" w:rsidP="00726475">
            <w:pPr>
              <w:rPr>
                <w:rFonts w:asciiTheme="minorHAnsi" w:hAnsiTheme="minorHAnsi"/>
                <w:sz w:val="18"/>
                <w:szCs w:val="18"/>
              </w:rPr>
            </w:pPr>
            <w:r>
              <w:rPr>
                <w:rFonts w:asciiTheme="minorHAnsi" w:hAnsiTheme="minorHAnsi"/>
                <w:sz w:val="18"/>
                <w:szCs w:val="18"/>
              </w:rPr>
              <w:t>&lt;&lt;User Entered Value up to 50 characters&gt;&gt;</w:t>
            </w:r>
          </w:p>
        </w:tc>
        <w:tc>
          <w:tcPr>
            <w:tcW w:w="2785" w:type="dxa"/>
          </w:tcPr>
          <w:p w14:paraId="6234C05B" w14:textId="77777777" w:rsidR="00EB04B2" w:rsidRDefault="00EB04B2" w:rsidP="00726475">
            <w:pPr>
              <w:rPr>
                <w:rFonts w:asciiTheme="minorHAnsi" w:hAnsiTheme="minorHAnsi"/>
                <w:sz w:val="18"/>
                <w:szCs w:val="18"/>
              </w:rPr>
            </w:pPr>
          </w:p>
        </w:tc>
      </w:tr>
      <w:tr w:rsidR="00EB04B2" w14:paraId="51448F50" w14:textId="77777777" w:rsidTr="00726475">
        <w:tc>
          <w:tcPr>
            <w:tcW w:w="542" w:type="dxa"/>
            <w:vAlign w:val="center"/>
          </w:tcPr>
          <w:p w14:paraId="2FB1919B" w14:textId="77777777" w:rsidR="00EB04B2" w:rsidRDefault="00EB04B2" w:rsidP="00726475">
            <w:pPr>
              <w:jc w:val="center"/>
              <w:rPr>
                <w:rFonts w:asciiTheme="minorHAnsi" w:hAnsiTheme="minorHAnsi"/>
                <w:sz w:val="18"/>
                <w:szCs w:val="18"/>
              </w:rPr>
            </w:pPr>
            <w:r>
              <w:rPr>
                <w:rFonts w:asciiTheme="minorHAnsi" w:hAnsiTheme="minorHAnsi"/>
                <w:sz w:val="18"/>
                <w:szCs w:val="18"/>
              </w:rPr>
              <w:t>03</w:t>
            </w:r>
          </w:p>
        </w:tc>
        <w:tc>
          <w:tcPr>
            <w:tcW w:w="4673" w:type="dxa"/>
            <w:vAlign w:val="center"/>
          </w:tcPr>
          <w:p w14:paraId="4A2BC066" w14:textId="77777777" w:rsidR="00EB04B2" w:rsidRDefault="00EB04B2" w:rsidP="00726475">
            <w:pPr>
              <w:rPr>
                <w:rFonts w:asciiTheme="minorHAnsi" w:hAnsiTheme="minorHAnsi"/>
                <w:sz w:val="18"/>
                <w:szCs w:val="18"/>
              </w:rPr>
            </w:pPr>
            <w:r>
              <w:rPr>
                <w:rFonts w:asciiTheme="minorHAnsi" w:hAnsiTheme="minorHAnsi"/>
                <w:sz w:val="18"/>
                <w:szCs w:val="18"/>
              </w:rPr>
              <w:t>CEC-Approved Directory Listed Rated Capture Efficiency (%)</w:t>
            </w:r>
          </w:p>
        </w:tc>
        <w:tc>
          <w:tcPr>
            <w:tcW w:w="2790" w:type="dxa"/>
          </w:tcPr>
          <w:p w14:paraId="0B80E1C6" w14:textId="77777777" w:rsidR="00EB04B2" w:rsidRDefault="00EB04B2" w:rsidP="00726475">
            <w:pPr>
              <w:rPr>
                <w:rFonts w:asciiTheme="minorHAnsi" w:hAnsiTheme="minorHAnsi"/>
                <w:sz w:val="18"/>
                <w:szCs w:val="18"/>
              </w:rPr>
            </w:pPr>
            <w:r>
              <w:rPr>
                <w:rFonts w:asciiTheme="minorHAnsi" w:hAnsiTheme="minorHAnsi"/>
                <w:sz w:val="18"/>
                <w:szCs w:val="18"/>
              </w:rPr>
              <w:t>&lt;&lt;User Entered Value; (XX.XX)&gt;&gt;</w:t>
            </w:r>
          </w:p>
        </w:tc>
        <w:tc>
          <w:tcPr>
            <w:tcW w:w="2785" w:type="dxa"/>
          </w:tcPr>
          <w:p w14:paraId="6A621ECD" w14:textId="77777777" w:rsidR="00EB04B2" w:rsidRDefault="00EB04B2" w:rsidP="00726475">
            <w:pPr>
              <w:rPr>
                <w:rFonts w:asciiTheme="minorHAnsi" w:hAnsiTheme="minorHAnsi"/>
                <w:sz w:val="18"/>
                <w:szCs w:val="18"/>
              </w:rPr>
            </w:pPr>
          </w:p>
        </w:tc>
      </w:tr>
      <w:tr w:rsidR="00EB04B2" w14:paraId="18B6377B" w14:textId="77777777" w:rsidTr="00726475">
        <w:tc>
          <w:tcPr>
            <w:tcW w:w="542" w:type="dxa"/>
            <w:vAlign w:val="center"/>
          </w:tcPr>
          <w:p w14:paraId="4E3ADF08" w14:textId="77777777" w:rsidR="00EB04B2" w:rsidRDefault="00EB04B2" w:rsidP="00726475">
            <w:pPr>
              <w:jc w:val="center"/>
              <w:rPr>
                <w:rFonts w:asciiTheme="minorHAnsi" w:hAnsiTheme="minorHAnsi"/>
                <w:sz w:val="18"/>
                <w:szCs w:val="18"/>
              </w:rPr>
            </w:pPr>
            <w:r>
              <w:rPr>
                <w:rFonts w:asciiTheme="minorHAnsi" w:hAnsiTheme="minorHAnsi"/>
                <w:sz w:val="18"/>
                <w:szCs w:val="18"/>
              </w:rPr>
              <w:t>04</w:t>
            </w:r>
          </w:p>
        </w:tc>
        <w:tc>
          <w:tcPr>
            <w:tcW w:w="4673" w:type="dxa"/>
            <w:vAlign w:val="center"/>
          </w:tcPr>
          <w:p w14:paraId="438B101F" w14:textId="77777777" w:rsidR="00EB04B2" w:rsidRDefault="00EB04B2" w:rsidP="00726475">
            <w:pPr>
              <w:rPr>
                <w:rFonts w:asciiTheme="minorHAnsi" w:hAnsiTheme="minorHAnsi"/>
                <w:sz w:val="18"/>
                <w:szCs w:val="18"/>
              </w:rPr>
            </w:pPr>
            <w:r>
              <w:rPr>
                <w:rFonts w:asciiTheme="minorHAnsi" w:hAnsiTheme="minorHAnsi"/>
                <w:sz w:val="18"/>
                <w:szCs w:val="18"/>
              </w:rPr>
              <w:t xml:space="preserve">Required Minimum Capture Efficiency </w:t>
            </w:r>
            <w:r w:rsidRPr="001D7763">
              <w:rPr>
                <w:rFonts w:asciiTheme="minorHAnsi" w:hAnsiTheme="minorHAnsi"/>
                <w:sz w:val="18"/>
                <w:szCs w:val="18"/>
              </w:rPr>
              <w:t>(</w:t>
            </w:r>
            <w:r w:rsidRPr="0055702B">
              <w:rPr>
                <w:rFonts w:asciiTheme="minorHAnsi" w:hAnsiTheme="minorHAnsi"/>
                <w:sz w:val="18"/>
                <w:szCs w:val="18"/>
              </w:rPr>
              <w:t>%</w:t>
            </w:r>
            <w:r w:rsidRPr="001D7763">
              <w:rPr>
                <w:rFonts w:asciiTheme="minorHAnsi" w:hAnsiTheme="minorHAnsi"/>
                <w:sz w:val="18"/>
                <w:szCs w:val="18"/>
              </w:rPr>
              <w:t>)</w:t>
            </w:r>
          </w:p>
        </w:tc>
        <w:tc>
          <w:tcPr>
            <w:tcW w:w="2790" w:type="dxa"/>
          </w:tcPr>
          <w:p w14:paraId="48F64369" w14:textId="77777777" w:rsidR="00EB04B2" w:rsidRDefault="00EB04B2" w:rsidP="00726475">
            <w:pPr>
              <w:keepNext/>
              <w:rPr>
                <w:rFonts w:asciiTheme="minorHAnsi" w:hAnsiTheme="minorHAnsi"/>
                <w:sz w:val="18"/>
                <w:szCs w:val="18"/>
              </w:rPr>
            </w:pPr>
            <w:r w:rsidRPr="0040763B">
              <w:rPr>
                <w:rFonts w:asciiTheme="minorHAnsi" w:hAnsiTheme="minorHAnsi"/>
                <w:sz w:val="18"/>
                <w:szCs w:val="18"/>
              </w:rPr>
              <w:t>&lt;&lt;Result = “50” for A08 = Electric and A07 &gt; 1500; “50” for A08 = Electric and A07 is 1000 – 1500; “55” for A08 = Electric and A07 is 750 – 1000; “65” for A08 = Electric and A07 &lt; 750; “70” for A08 = Natural Gas and A07 &gt; 1500; “80” for A08 = Natural Gas and A07 is 1000 – 1500; “85” for A08 = Natural Gas and A07 is 750 – 1000; “</w:t>
            </w:r>
            <w:r w:rsidRPr="00717694">
              <w:rPr>
                <w:rFonts w:asciiTheme="minorHAnsi" w:hAnsiTheme="minorHAnsi"/>
                <w:sz w:val="18"/>
                <w:szCs w:val="18"/>
              </w:rPr>
              <w:t>85</w:t>
            </w:r>
            <w:r w:rsidRPr="0040763B">
              <w:rPr>
                <w:rFonts w:asciiTheme="minorHAnsi" w:hAnsiTheme="minorHAnsi"/>
                <w:sz w:val="18"/>
                <w:szCs w:val="18"/>
              </w:rPr>
              <w:t>” for A08 = Natural Gas and A07 &lt; 750&gt;&gt;</w:t>
            </w:r>
          </w:p>
          <w:p w14:paraId="2A84FE4B" w14:textId="77777777" w:rsidR="00EB04B2" w:rsidRDefault="00EB04B2" w:rsidP="00726475">
            <w:pPr>
              <w:rPr>
                <w:rFonts w:asciiTheme="minorHAnsi" w:hAnsiTheme="minorHAnsi"/>
                <w:sz w:val="18"/>
                <w:szCs w:val="18"/>
              </w:rPr>
            </w:pPr>
          </w:p>
        </w:tc>
        <w:tc>
          <w:tcPr>
            <w:tcW w:w="2785" w:type="dxa"/>
          </w:tcPr>
          <w:p w14:paraId="4B1C5358" w14:textId="77777777" w:rsidR="00EB04B2" w:rsidRDefault="00EB04B2" w:rsidP="00726475">
            <w:pPr>
              <w:keepNext/>
              <w:rPr>
                <w:rFonts w:asciiTheme="minorHAnsi" w:hAnsiTheme="minorHAnsi"/>
                <w:sz w:val="18"/>
                <w:szCs w:val="18"/>
              </w:rPr>
            </w:pPr>
          </w:p>
        </w:tc>
      </w:tr>
      <w:tr w:rsidR="00EB04B2" w14:paraId="3316C25B" w14:textId="77777777" w:rsidTr="00726475">
        <w:tc>
          <w:tcPr>
            <w:tcW w:w="542" w:type="dxa"/>
            <w:vAlign w:val="center"/>
          </w:tcPr>
          <w:p w14:paraId="217B1B5D" w14:textId="77777777" w:rsidR="00EB04B2" w:rsidRDefault="00EB04B2" w:rsidP="00726475">
            <w:pPr>
              <w:jc w:val="center"/>
              <w:rPr>
                <w:rFonts w:asciiTheme="minorHAnsi" w:hAnsiTheme="minorHAnsi"/>
                <w:sz w:val="18"/>
                <w:szCs w:val="18"/>
              </w:rPr>
            </w:pPr>
            <w:r>
              <w:rPr>
                <w:rFonts w:asciiTheme="minorHAnsi" w:hAnsiTheme="minorHAnsi"/>
                <w:sz w:val="18"/>
                <w:szCs w:val="18"/>
              </w:rPr>
              <w:t>05</w:t>
            </w:r>
          </w:p>
        </w:tc>
        <w:tc>
          <w:tcPr>
            <w:tcW w:w="4673" w:type="dxa"/>
            <w:vAlign w:val="center"/>
          </w:tcPr>
          <w:p w14:paraId="0AD582AC" w14:textId="77777777" w:rsidR="00EB04B2" w:rsidRDefault="00EB04B2" w:rsidP="00726475">
            <w:pPr>
              <w:rPr>
                <w:rFonts w:asciiTheme="minorHAnsi" w:hAnsiTheme="minorHAnsi"/>
                <w:sz w:val="18"/>
                <w:szCs w:val="18"/>
              </w:rPr>
            </w:pPr>
            <w:r>
              <w:rPr>
                <w:rFonts w:asciiTheme="minorHAnsi" w:hAnsiTheme="minorHAnsi"/>
                <w:sz w:val="18"/>
                <w:szCs w:val="18"/>
              </w:rPr>
              <w:t>Compliance Statement</w:t>
            </w:r>
          </w:p>
        </w:tc>
        <w:tc>
          <w:tcPr>
            <w:tcW w:w="2790" w:type="dxa"/>
          </w:tcPr>
          <w:p w14:paraId="3C02C9B1" w14:textId="3E00D00F" w:rsidR="00EB04B2" w:rsidRDefault="00EB04B2" w:rsidP="00726475">
            <w:pPr>
              <w:rPr>
                <w:rFonts w:asciiTheme="minorHAnsi" w:hAnsiTheme="minorHAnsi"/>
                <w:sz w:val="18"/>
                <w:szCs w:val="18"/>
              </w:rPr>
            </w:pPr>
            <w:r>
              <w:rPr>
                <w:rFonts w:asciiTheme="minorHAnsi" w:hAnsiTheme="minorHAnsi"/>
                <w:sz w:val="18"/>
                <w:szCs w:val="18"/>
              </w:rPr>
              <w:t xml:space="preserve">&lt;&lt;If C2-03 </w:t>
            </w:r>
            <w:r>
              <w:rPr>
                <w:rFonts w:asciiTheme="minorHAnsi" w:hAnsiTheme="minorHAnsi" w:cstheme="minorHAnsi"/>
                <w:sz w:val="18"/>
                <w:szCs w:val="18"/>
              </w:rPr>
              <w:t>≥ C2-04,</w:t>
            </w:r>
          </w:p>
          <w:p w14:paraId="52005089" w14:textId="77777777" w:rsidR="00EB04B2" w:rsidRDefault="00EB04B2" w:rsidP="00726475">
            <w:pPr>
              <w:rPr>
                <w:rFonts w:asciiTheme="minorHAnsi" w:hAnsiTheme="minorHAnsi"/>
                <w:sz w:val="18"/>
                <w:szCs w:val="18"/>
              </w:rPr>
            </w:pPr>
            <w:r>
              <w:rPr>
                <w:rFonts w:asciiTheme="minorHAnsi" w:hAnsiTheme="minorHAnsi"/>
                <w:sz w:val="18"/>
                <w:szCs w:val="18"/>
              </w:rPr>
              <w:t>then display text: "Complies</w:t>
            </w:r>
            <w:proofErr w:type="gramStart"/>
            <w:r>
              <w:rPr>
                <w:rFonts w:asciiTheme="minorHAnsi" w:hAnsiTheme="minorHAnsi"/>
                <w:sz w:val="18"/>
                <w:szCs w:val="18"/>
              </w:rPr>
              <w:t>”;</w:t>
            </w:r>
            <w:proofErr w:type="gramEnd"/>
            <w:r>
              <w:rPr>
                <w:rFonts w:asciiTheme="minorHAnsi" w:hAnsiTheme="minorHAnsi"/>
                <w:sz w:val="18"/>
                <w:szCs w:val="18"/>
              </w:rPr>
              <w:t xml:space="preserve"> </w:t>
            </w:r>
          </w:p>
          <w:p w14:paraId="711E6B50" w14:textId="77777777" w:rsidR="00EB04B2" w:rsidRDefault="00EB04B2" w:rsidP="00726475">
            <w:pPr>
              <w:rPr>
                <w:rFonts w:asciiTheme="minorHAnsi" w:hAnsiTheme="minorHAnsi"/>
                <w:sz w:val="18"/>
                <w:szCs w:val="18"/>
              </w:rPr>
            </w:pPr>
            <w:r>
              <w:rPr>
                <w:rFonts w:asciiTheme="minorHAnsi" w:hAnsiTheme="minorHAnsi"/>
                <w:sz w:val="18"/>
                <w:szCs w:val="18"/>
              </w:rPr>
              <w:t>else display text: "Does Not Comply"</w:t>
            </w:r>
          </w:p>
          <w:p w14:paraId="3707CA35" w14:textId="77777777" w:rsidR="00EB04B2" w:rsidRDefault="00EB04B2" w:rsidP="00726475">
            <w:pPr>
              <w:rPr>
                <w:rFonts w:asciiTheme="minorHAnsi" w:hAnsiTheme="minorHAnsi"/>
                <w:sz w:val="18"/>
                <w:szCs w:val="18"/>
              </w:rPr>
            </w:pPr>
            <w:r>
              <w:rPr>
                <w:rFonts w:asciiTheme="minorHAnsi" w:hAnsiTheme="minorHAnsi"/>
                <w:sz w:val="18"/>
                <w:szCs w:val="18"/>
              </w:rPr>
              <w:t>&gt;&gt;</w:t>
            </w:r>
          </w:p>
        </w:tc>
        <w:tc>
          <w:tcPr>
            <w:tcW w:w="2785" w:type="dxa"/>
          </w:tcPr>
          <w:p w14:paraId="40E52DB1" w14:textId="77777777" w:rsidR="00EB04B2" w:rsidRDefault="00EB04B2" w:rsidP="00726475">
            <w:pPr>
              <w:rPr>
                <w:rFonts w:asciiTheme="minorHAnsi" w:hAnsiTheme="minorHAnsi"/>
                <w:sz w:val="18"/>
                <w:szCs w:val="18"/>
              </w:rPr>
            </w:pPr>
          </w:p>
        </w:tc>
      </w:tr>
    </w:tbl>
    <w:p w14:paraId="3D8AF59D" w14:textId="38445973" w:rsidR="00652777" w:rsidRDefault="00652777" w:rsidP="004B6E8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7"/>
        <w:gridCol w:w="10083"/>
      </w:tblGrid>
      <w:tr w:rsidR="00B33AFC" w14:paraId="745A85AF" w14:textId="77777777" w:rsidTr="00857191">
        <w:trPr>
          <w:cantSplit/>
          <w:trHeight w:val="158"/>
        </w:trPr>
        <w:tc>
          <w:tcPr>
            <w:tcW w:w="10790" w:type="dxa"/>
            <w:gridSpan w:val="2"/>
            <w:tcBorders>
              <w:top w:val="single" w:sz="4" w:space="0" w:color="auto"/>
              <w:left w:val="single" w:sz="4" w:space="0" w:color="auto"/>
              <w:bottom w:val="single" w:sz="4" w:space="0" w:color="auto"/>
              <w:right w:val="single" w:sz="4" w:space="0" w:color="auto"/>
            </w:tcBorders>
            <w:vAlign w:val="center"/>
            <w:hideMark/>
          </w:tcPr>
          <w:p w14:paraId="7F3608AC" w14:textId="43DB613B" w:rsidR="00B33AFC" w:rsidRPr="003404FF" w:rsidRDefault="001E3CED" w:rsidP="00857191">
            <w:pPr>
              <w:keepNext/>
              <w:rPr>
                <w:rFonts w:asciiTheme="minorHAnsi" w:hAnsiTheme="minorHAnsi"/>
                <w:b/>
                <w:szCs w:val="18"/>
              </w:rPr>
            </w:pPr>
            <w:r>
              <w:rPr>
                <w:rFonts w:asciiTheme="minorHAnsi" w:hAnsiTheme="minorHAnsi"/>
                <w:b/>
                <w:szCs w:val="18"/>
              </w:rPr>
              <w:t>D</w:t>
            </w:r>
            <w:r w:rsidR="00B33AFC" w:rsidRPr="003404FF">
              <w:rPr>
                <w:rFonts w:asciiTheme="minorHAnsi" w:hAnsiTheme="minorHAnsi"/>
                <w:b/>
                <w:szCs w:val="18"/>
              </w:rPr>
              <w:t>. Determination of HERS Verification Compliance</w:t>
            </w:r>
          </w:p>
          <w:p w14:paraId="56F79D4D" w14:textId="28A6D188" w:rsidR="00B33AFC" w:rsidRPr="00E903F8" w:rsidRDefault="00BC7CD8" w:rsidP="00857191">
            <w:pPr>
              <w:keepNext/>
              <w:rPr>
                <w:rFonts w:asciiTheme="minorHAnsi" w:hAnsiTheme="minorHAnsi"/>
                <w:sz w:val="18"/>
                <w:szCs w:val="18"/>
              </w:rPr>
            </w:pPr>
            <w:r w:rsidRPr="00E45537">
              <w:rPr>
                <w:rFonts w:asciiTheme="minorHAnsi" w:hAnsiTheme="minorHAnsi"/>
                <w:sz w:val="18"/>
                <w:szCs w:val="18"/>
              </w:rPr>
              <w:t>&lt;&lt;Static Text - see the top&gt;&gt;</w:t>
            </w:r>
          </w:p>
        </w:tc>
      </w:tr>
      <w:tr w:rsidR="00B33AFC" w14:paraId="77619EB8" w14:textId="77777777" w:rsidTr="00857191">
        <w:tblPrEx>
          <w:tblBorders>
            <w:top w:val="single" w:sz="12" w:space="0" w:color="auto"/>
            <w:left w:val="single" w:sz="12" w:space="0" w:color="auto"/>
            <w:bottom w:val="single" w:sz="12" w:space="0" w:color="auto"/>
            <w:right w:val="single" w:sz="12" w:space="0" w:color="auto"/>
            <w:insideH w:val="single" w:sz="12" w:space="0" w:color="auto"/>
          </w:tblBorders>
        </w:tblPrEx>
        <w:trPr>
          <w:cantSplit/>
          <w:trHeight w:val="158"/>
        </w:trPr>
        <w:tc>
          <w:tcPr>
            <w:tcW w:w="707" w:type="dxa"/>
            <w:tcBorders>
              <w:top w:val="single" w:sz="4" w:space="0" w:color="auto"/>
              <w:left w:val="single" w:sz="4" w:space="0" w:color="auto"/>
              <w:bottom w:val="single" w:sz="4" w:space="0" w:color="auto"/>
              <w:right w:val="single" w:sz="4" w:space="0" w:color="auto"/>
            </w:tcBorders>
            <w:vAlign w:val="center"/>
          </w:tcPr>
          <w:p w14:paraId="4FC78E4C" w14:textId="77777777" w:rsidR="00B33AFC" w:rsidRDefault="00B33AFC" w:rsidP="00857191">
            <w:pPr>
              <w:keepNext/>
              <w:jc w:val="center"/>
              <w:rPr>
                <w:rFonts w:asciiTheme="minorHAnsi" w:hAnsiTheme="minorHAnsi"/>
                <w:sz w:val="18"/>
                <w:szCs w:val="18"/>
              </w:rPr>
            </w:pPr>
            <w:r>
              <w:rPr>
                <w:rFonts w:asciiTheme="minorHAnsi" w:hAnsiTheme="minorHAnsi"/>
                <w:sz w:val="18"/>
                <w:szCs w:val="18"/>
              </w:rPr>
              <w:t>01</w:t>
            </w:r>
          </w:p>
        </w:tc>
        <w:tc>
          <w:tcPr>
            <w:tcW w:w="10083" w:type="dxa"/>
            <w:tcBorders>
              <w:top w:val="single" w:sz="4" w:space="0" w:color="auto"/>
              <w:left w:val="single" w:sz="4" w:space="0" w:color="auto"/>
              <w:bottom w:val="single" w:sz="4" w:space="0" w:color="auto"/>
              <w:right w:val="single" w:sz="4" w:space="0" w:color="auto"/>
            </w:tcBorders>
            <w:vAlign w:val="center"/>
          </w:tcPr>
          <w:p w14:paraId="35AAE00A" w14:textId="19F3295E" w:rsidR="00B33AFC" w:rsidRPr="00F26A73" w:rsidRDefault="00B33AFC">
            <w:pPr>
              <w:keepNext/>
              <w:rPr>
                <w:rFonts w:asciiTheme="minorHAnsi" w:hAnsiTheme="minorHAnsi"/>
                <w:sz w:val="18"/>
                <w:szCs w:val="18"/>
              </w:rPr>
            </w:pPr>
            <w:r w:rsidRPr="00B33AFC">
              <w:rPr>
                <w:rFonts w:asciiTheme="minorHAnsi" w:hAnsiTheme="minorHAnsi"/>
                <w:sz w:val="18"/>
                <w:szCs w:val="18"/>
              </w:rPr>
              <w:t xml:space="preserve">&lt;&lt;if </w:t>
            </w:r>
            <w:r w:rsidR="008A0098">
              <w:rPr>
                <w:rFonts w:asciiTheme="minorHAnsi" w:hAnsiTheme="minorHAnsi"/>
                <w:sz w:val="18"/>
                <w:szCs w:val="18"/>
              </w:rPr>
              <w:t>(1)</w:t>
            </w:r>
            <w:r w:rsidR="001E3CED">
              <w:rPr>
                <w:rFonts w:asciiTheme="minorHAnsi" w:hAnsiTheme="minorHAnsi"/>
                <w:sz w:val="18"/>
                <w:szCs w:val="18"/>
              </w:rPr>
              <w:t>B</w:t>
            </w:r>
            <w:r>
              <w:rPr>
                <w:rFonts w:asciiTheme="minorHAnsi" w:hAnsiTheme="minorHAnsi"/>
                <w:sz w:val="18"/>
                <w:szCs w:val="18"/>
              </w:rPr>
              <w:t>1</w:t>
            </w:r>
            <w:r w:rsidR="00FD202F">
              <w:rPr>
                <w:rFonts w:asciiTheme="minorHAnsi" w:hAnsiTheme="minorHAnsi"/>
                <w:sz w:val="18"/>
                <w:szCs w:val="18"/>
              </w:rPr>
              <w:t>2</w:t>
            </w:r>
            <w:r>
              <w:rPr>
                <w:rFonts w:asciiTheme="minorHAnsi" w:hAnsiTheme="minorHAnsi"/>
                <w:sz w:val="18"/>
                <w:szCs w:val="18"/>
              </w:rPr>
              <w:t xml:space="preserve"> = complies for all rows (exhaust systems), and </w:t>
            </w:r>
            <w:r w:rsidR="008A0098">
              <w:rPr>
                <w:rFonts w:asciiTheme="minorHAnsi" w:hAnsiTheme="minorHAnsi"/>
                <w:sz w:val="18"/>
                <w:szCs w:val="18"/>
              </w:rPr>
              <w:t xml:space="preserve">(2) </w:t>
            </w:r>
            <w:r w:rsidR="005E0822">
              <w:rPr>
                <w:rFonts w:asciiTheme="minorHAnsi" w:hAnsiTheme="minorHAnsi"/>
                <w:sz w:val="18"/>
                <w:szCs w:val="18"/>
              </w:rPr>
              <w:t xml:space="preserve">if </w:t>
            </w:r>
            <w:r w:rsidR="00E00776">
              <w:rPr>
                <w:rFonts w:asciiTheme="minorHAnsi" w:hAnsiTheme="minorHAnsi"/>
                <w:sz w:val="18"/>
                <w:szCs w:val="18"/>
              </w:rPr>
              <w:t>B11</w:t>
            </w:r>
            <w:r w:rsidR="00352200">
              <w:rPr>
                <w:rFonts w:asciiTheme="minorHAnsi" w:hAnsiTheme="minorHAnsi"/>
                <w:sz w:val="18"/>
                <w:szCs w:val="18"/>
              </w:rPr>
              <w:t>, C03</w:t>
            </w:r>
            <w:r w:rsidR="00AF130F">
              <w:rPr>
                <w:rFonts w:asciiTheme="minorHAnsi" w:hAnsiTheme="minorHAnsi"/>
                <w:sz w:val="18"/>
                <w:szCs w:val="18"/>
              </w:rPr>
              <w:t xml:space="preserve"> or C2-05 = complies, </w:t>
            </w:r>
            <w:r>
              <w:rPr>
                <w:rFonts w:asciiTheme="minorHAnsi" w:hAnsiTheme="minorHAnsi"/>
                <w:sz w:val="18"/>
                <w:szCs w:val="18"/>
              </w:rPr>
              <w:t>then Result = “</w:t>
            </w:r>
            <w:r w:rsidRPr="00B33AFC">
              <w:rPr>
                <w:rFonts w:asciiTheme="minorHAnsi" w:hAnsiTheme="minorHAnsi"/>
                <w:sz w:val="18"/>
                <w:szCs w:val="18"/>
              </w:rPr>
              <w:t>Complies: All specified verification protocol requirements on this document are met</w:t>
            </w:r>
            <w:r>
              <w:rPr>
                <w:rFonts w:asciiTheme="minorHAnsi" w:hAnsiTheme="minorHAnsi"/>
                <w:sz w:val="18"/>
                <w:szCs w:val="18"/>
              </w:rPr>
              <w:t>”</w:t>
            </w:r>
            <w:r w:rsidRPr="00B33AFC">
              <w:rPr>
                <w:rFonts w:asciiTheme="minorHAnsi" w:hAnsiTheme="minorHAnsi"/>
                <w:sz w:val="18"/>
                <w:szCs w:val="18"/>
              </w:rPr>
              <w:t xml:space="preserve">; else </w:t>
            </w:r>
            <w:r>
              <w:rPr>
                <w:rFonts w:asciiTheme="minorHAnsi" w:hAnsiTheme="minorHAnsi"/>
                <w:sz w:val="18"/>
                <w:szCs w:val="18"/>
              </w:rPr>
              <w:t>Result = “</w:t>
            </w:r>
            <w:r w:rsidRPr="00B33AFC">
              <w:rPr>
                <w:rFonts w:asciiTheme="minorHAnsi" w:hAnsiTheme="minorHAnsi"/>
                <w:sz w:val="18"/>
                <w:szCs w:val="18"/>
              </w:rPr>
              <w:t>Does not comply: One or more specified verification protocol requirements on this document are not met</w:t>
            </w:r>
            <w:r>
              <w:rPr>
                <w:rFonts w:asciiTheme="minorHAnsi" w:hAnsiTheme="minorHAnsi"/>
                <w:sz w:val="18"/>
                <w:szCs w:val="18"/>
              </w:rPr>
              <w:t>”</w:t>
            </w:r>
            <w:r w:rsidRPr="00B33AFC">
              <w:rPr>
                <w:rFonts w:asciiTheme="minorHAnsi" w:hAnsiTheme="minorHAnsi"/>
                <w:sz w:val="18"/>
                <w:szCs w:val="18"/>
              </w:rPr>
              <w:t>&gt;&gt;</w:t>
            </w:r>
          </w:p>
        </w:tc>
      </w:tr>
    </w:tbl>
    <w:p w14:paraId="12D4CF7D" w14:textId="77777777" w:rsidR="00C27C24" w:rsidRDefault="00C27C24">
      <w:pPr>
        <w:rPr>
          <w:rFonts w:asciiTheme="minorHAnsi" w:hAnsiTheme="minorHAnsi"/>
          <w:sz w:val="18"/>
          <w:szCs w:val="18"/>
        </w:rPr>
      </w:pPr>
    </w:p>
    <w:p w14:paraId="76F131F8" w14:textId="77777777" w:rsidR="00C27C24" w:rsidRPr="00C27C24" w:rsidRDefault="00C27C24" w:rsidP="00C27C24">
      <w:pPr>
        <w:rPr>
          <w:rFonts w:asciiTheme="minorHAnsi" w:hAnsiTheme="minorHAnsi"/>
          <w:sz w:val="18"/>
          <w:szCs w:val="18"/>
        </w:rPr>
      </w:pPr>
    </w:p>
    <w:p w14:paraId="1E55C2CF" w14:textId="641CB255" w:rsidR="00DB706F" w:rsidRPr="00DB706F" w:rsidRDefault="00C27C24" w:rsidP="00C27C24">
      <w:pPr>
        <w:tabs>
          <w:tab w:val="left" w:pos="3320"/>
        </w:tabs>
        <w:rPr>
          <w:rFonts w:asciiTheme="minorHAnsi" w:hAnsiTheme="minorHAnsi"/>
          <w:sz w:val="18"/>
          <w:szCs w:val="18"/>
        </w:rPr>
      </w:pPr>
      <w:r>
        <w:rPr>
          <w:rFonts w:asciiTheme="minorHAnsi" w:hAnsiTheme="minorHAnsi"/>
          <w:sz w:val="18"/>
          <w:szCs w:val="18"/>
        </w:rPr>
        <w:tab/>
      </w:r>
    </w:p>
    <w:sectPr w:rsidR="00DB706F" w:rsidRPr="00DB706F" w:rsidSect="00FB7C8C">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3218D" w14:textId="77777777" w:rsidR="00601099" w:rsidRDefault="00601099">
      <w:r>
        <w:separator/>
      </w:r>
    </w:p>
  </w:endnote>
  <w:endnote w:type="continuationSeparator" w:id="0">
    <w:p w14:paraId="20FDFF99" w14:textId="77777777" w:rsidR="00601099" w:rsidRDefault="00601099">
      <w:r>
        <w:continuationSeparator/>
      </w:r>
    </w:p>
  </w:endnote>
  <w:endnote w:type="continuationNotice" w:id="1">
    <w:p w14:paraId="6E4C087B" w14:textId="77777777" w:rsidR="00601099" w:rsidRDefault="006010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font78">
    <w:altName w:val="Cambria"/>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Light">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252A6" w14:textId="77777777" w:rsidR="00024A2C" w:rsidRPr="009213E6" w:rsidRDefault="00024A2C" w:rsidP="009213E6">
    <w:pPr>
      <w:pStyle w:val="Footer"/>
      <w:rPr>
        <w:b/>
      </w:rPr>
    </w:pPr>
    <w:r w:rsidRPr="009213E6">
      <w:t xml:space="preserve">Registration Number:                                            Registration Date/Time:                                                    HERS Provider:                                   </w:t>
    </w:r>
  </w:p>
  <w:p w14:paraId="4E999095" w14:textId="5E646C13" w:rsidR="00024A2C" w:rsidRPr="009213E6" w:rsidRDefault="00024A2C" w:rsidP="009213E6">
    <w:pPr>
      <w:pStyle w:val="Footer"/>
    </w:pPr>
    <w:r w:rsidRPr="009213E6">
      <w:t>CA Building Energy Efficiency Standards - 20</w:t>
    </w:r>
    <w:r w:rsidR="00777430">
      <w:t>22</w:t>
    </w:r>
    <w:r w:rsidRPr="009213E6">
      <w:t xml:space="preserve"> </w:t>
    </w:r>
    <w:r w:rsidR="00FE161C" w:rsidRPr="00FE161C">
      <w:t>Low-</w:t>
    </w:r>
    <w:r w:rsidR="005A52C9">
      <w:t>R</w:t>
    </w:r>
    <w:r w:rsidR="00FE161C" w:rsidRPr="00FE161C">
      <w:t>ise Multifamily</w:t>
    </w:r>
    <w:r w:rsidRPr="009213E6">
      <w:t xml:space="preserve"> Compliance</w:t>
    </w:r>
    <w:r w:rsidRPr="009213E6">
      <w:tab/>
    </w:r>
    <w:r w:rsidR="000303F6">
      <w:t>March 20</w:t>
    </w:r>
    <w:r w:rsidR="00777430">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4CAA6" w14:textId="74E083E5" w:rsidR="00024A2C" w:rsidRPr="00A165EE" w:rsidRDefault="00024A2C" w:rsidP="009213E6">
    <w:pPr>
      <w:pStyle w:val="Footer"/>
      <w:rPr>
        <w:b/>
      </w:rPr>
    </w:pPr>
    <w:r w:rsidRPr="00A165EE">
      <w:t>CA Building Energy Efficiency Standards - 20</w:t>
    </w:r>
    <w:r w:rsidR="00777430">
      <w:t>22</w:t>
    </w:r>
    <w:r w:rsidRPr="00A165EE">
      <w:t xml:space="preserve"> </w:t>
    </w:r>
    <w:r w:rsidR="00015C8E">
      <w:t>Low-</w:t>
    </w:r>
    <w:r w:rsidR="00C27C24">
      <w:t>R</w:t>
    </w:r>
    <w:r w:rsidR="00015C8E">
      <w:t>ise Multifamily</w:t>
    </w:r>
    <w:r w:rsidR="00015C8E" w:rsidRPr="00A165EE">
      <w:t xml:space="preserve"> </w:t>
    </w:r>
    <w:r w:rsidRPr="00A165EE">
      <w:t>Compliance</w:t>
    </w:r>
    <w:r w:rsidRPr="00A165EE">
      <w:tab/>
    </w:r>
    <w:r w:rsidR="000303F6">
      <w:t>March 20</w:t>
    </w:r>
    <w:r w:rsidR="00777430">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26A9C3" w14:textId="77777777" w:rsidR="00601099" w:rsidRDefault="00601099">
      <w:r>
        <w:separator/>
      </w:r>
    </w:p>
  </w:footnote>
  <w:footnote w:type="continuationSeparator" w:id="0">
    <w:p w14:paraId="100C9F93" w14:textId="77777777" w:rsidR="00601099" w:rsidRDefault="00601099">
      <w:r>
        <w:continuationSeparator/>
      </w:r>
    </w:p>
  </w:footnote>
  <w:footnote w:type="continuationNotice" w:id="1">
    <w:p w14:paraId="2CF2D88C" w14:textId="77777777" w:rsidR="00601099" w:rsidRDefault="006010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57EFF" w14:textId="77777777" w:rsidR="00024A2C" w:rsidRDefault="002E676A">
    <w:pPr>
      <w:pStyle w:val="Header"/>
    </w:pPr>
    <w:r>
      <w:rPr>
        <w:noProof/>
      </w:rPr>
      <w:pict w14:anchorId="58F57D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4" o:spid="_x0000_s1026"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CD80D" w14:textId="77777777" w:rsidR="00F95DD7" w:rsidRPr="00F63ADA" w:rsidRDefault="00F95DD7" w:rsidP="00F95DD7">
    <w:pPr>
      <w:suppressAutoHyphens/>
      <w:ind w:left="-90"/>
      <w:jc w:val="center"/>
      <w:rPr>
        <w:rFonts w:ascii="Arial" w:hAnsi="Arial" w:cs="Arial"/>
        <w:b/>
        <w:bCs/>
        <w:sz w:val="24"/>
        <w:szCs w:val="24"/>
      </w:rPr>
    </w:pPr>
    <w:r w:rsidRPr="00F63ADA">
      <w:rPr>
        <w:rFonts w:ascii="Calibri" w:hAnsi="Calibri" w:cs="Calibri"/>
        <w:b/>
        <w:bCs/>
        <w:noProof/>
        <w:sz w:val="28"/>
        <w:szCs w:val="28"/>
      </w:rPr>
      <w:drawing>
        <wp:anchor distT="0" distB="0" distL="114300" distR="114300" simplePos="0" relativeHeight="251660296" behindDoc="0" locked="0" layoutInCell="1" allowOverlap="1" wp14:anchorId="7BBF91D3" wp14:editId="7F4A48C7">
          <wp:simplePos x="0" y="0"/>
          <wp:positionH relativeFrom="margin">
            <wp:posOffset>57150</wp:posOffset>
          </wp:positionH>
          <wp:positionV relativeFrom="paragraph">
            <wp:posOffset>67503</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sz w:val="24"/>
        <w:szCs w:val="24"/>
      </w:rPr>
      <w:t>LOCAL MECHANICAL EXHAUST</w:t>
    </w:r>
  </w:p>
  <w:p w14:paraId="7A99550B" w14:textId="77777777" w:rsidR="00F95DD7" w:rsidRPr="00F63ADA" w:rsidRDefault="00F95DD7" w:rsidP="00F95DD7">
    <w:pPr>
      <w:numPr>
        <w:ilvl w:val="0"/>
        <w:numId w:val="34"/>
      </w:numPr>
      <w:tabs>
        <w:tab w:val="center" w:pos="4320"/>
        <w:tab w:val="right" w:pos="8640"/>
      </w:tabs>
      <w:spacing w:after="160" w:line="259" w:lineRule="auto"/>
      <w:ind w:left="360" w:firstLine="0"/>
      <w:rPr>
        <w:rFonts w:ascii="Arial" w:hAnsi="Arial" w:cs="Arial"/>
        <w:sz w:val="24"/>
        <w:szCs w:val="24"/>
      </w:rPr>
    </w:pPr>
    <w:r w:rsidRPr="00F63ADA">
      <w:rPr>
        <w:rFonts w:ascii="Arial" w:hAnsi="Arial" w:cs="Arial"/>
        <w:sz w:val="24"/>
        <w:szCs w:val="24"/>
      </w:rPr>
      <w:ptab w:relativeTo="margin" w:alignment="center" w:leader="none"/>
    </w:r>
    <w:r w:rsidRPr="00F63ADA">
      <w:rPr>
        <w:rFonts w:ascii="Arial" w:hAnsi="Arial" w:cs="Arial"/>
        <w:sz w:val="24"/>
        <w:szCs w:val="24"/>
      </w:rPr>
      <w:ptab w:relativeTo="margin" w:alignment="right" w:leader="none"/>
    </w:r>
    <w:r w:rsidRPr="00F63ADA">
      <w:rPr>
        <w:rFonts w:ascii="Calibri" w:hAnsi="Calibri" w:cs="Calibri"/>
        <w:sz w:val="28"/>
        <w:szCs w:val="28"/>
      </w:rPr>
      <w:t>CEC-</w:t>
    </w:r>
    <w:r>
      <w:rPr>
        <w:rFonts w:ascii="Calibri" w:hAnsi="Calibri" w:cs="Calibri"/>
        <w:sz w:val="28"/>
        <w:szCs w:val="28"/>
      </w:rPr>
      <w:t>LMCV-MCH-32-H</w:t>
    </w:r>
  </w:p>
  <w:p w14:paraId="629563D7" w14:textId="28837C64" w:rsidR="00024A2C" w:rsidRPr="00F95DD7" w:rsidRDefault="00F95DD7" w:rsidP="007F6920">
    <w:pPr>
      <w:spacing w:after="160" w:line="259" w:lineRule="auto"/>
      <w:ind w:left="360"/>
    </w:pPr>
    <w:r w:rsidRPr="00F63ADA">
      <w:rPr>
        <w:rFonts w:ascii="Arial" w:eastAsia="Calibri" w:hAnsi="Arial" w:cs="Arial"/>
        <w:sz w:val="24"/>
        <w:szCs w:val="22"/>
      </w:rPr>
      <w:ptab w:relativeTo="margin" w:alignment="center" w:leader="none"/>
    </w:r>
    <w:r w:rsidRPr="00F63ADA">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048C7" w14:textId="77777777" w:rsidR="00024A2C" w:rsidRDefault="002E676A">
    <w:pPr>
      <w:pStyle w:val="Header"/>
    </w:pPr>
    <w:r>
      <w:rPr>
        <w:noProof/>
      </w:rPr>
      <w:pict w14:anchorId="0E16FE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3" o:spid="_x0000_s1025"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72B7" w14:textId="77777777" w:rsidR="00024A2C" w:rsidRDefault="002E676A">
    <w:pPr>
      <w:pStyle w:val="Header"/>
    </w:pPr>
    <w:r>
      <w:rPr>
        <w:noProof/>
      </w:rPr>
      <w:pict w14:anchorId="34592A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0" o:spid="_x0000_s1032"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024A2C" w:rsidRPr="00F85124" w14:paraId="7D75ADBB" w14:textId="77777777" w:rsidTr="00023A98">
      <w:trPr>
        <w:cantSplit/>
        <w:trHeight w:val="288"/>
      </w:trPr>
      <w:tc>
        <w:tcPr>
          <w:tcW w:w="3881" w:type="pct"/>
          <w:gridSpan w:val="2"/>
          <w:tcBorders>
            <w:bottom w:val="single" w:sz="4" w:space="0" w:color="auto"/>
            <w:right w:val="nil"/>
          </w:tcBorders>
          <w:vAlign w:val="center"/>
        </w:tcPr>
        <w:p w14:paraId="34CA53F1" w14:textId="77777777" w:rsidR="00024A2C" w:rsidRPr="00D65FA1" w:rsidRDefault="00024A2C" w:rsidP="00023A98">
          <w:pPr>
            <w:pStyle w:val="Style17"/>
            <w:rPr>
              <w:b/>
              <w:sz w:val="20"/>
            </w:rPr>
          </w:pPr>
          <w:r w:rsidRPr="00D65FA1">
            <w:rPr>
              <w:sz w:val="20"/>
            </w:rPr>
            <w:t>CERTIFICATE OF INSTALLATION</w:t>
          </w:r>
          <w:r>
            <w:rPr>
              <w:sz w:val="20"/>
            </w:rPr>
            <w:t xml:space="preserve"> – DATA FIELD DEFINITIONS AND CALCULATIONS</w:t>
          </w:r>
        </w:p>
      </w:tc>
      <w:tc>
        <w:tcPr>
          <w:tcW w:w="1119" w:type="pct"/>
          <w:tcBorders>
            <w:left w:val="nil"/>
            <w:bottom w:val="single" w:sz="4" w:space="0" w:color="auto"/>
          </w:tcBorders>
          <w:tcMar>
            <w:left w:w="115" w:type="dxa"/>
            <w:right w:w="115" w:type="dxa"/>
          </w:tcMar>
          <w:vAlign w:val="center"/>
        </w:tcPr>
        <w:p w14:paraId="51030F7A" w14:textId="7DD57606" w:rsidR="00024A2C" w:rsidRPr="00D65FA1" w:rsidRDefault="00A75CC8">
          <w:pPr>
            <w:pStyle w:val="Style18"/>
            <w:rPr>
              <w:b/>
              <w:sz w:val="20"/>
            </w:rPr>
          </w:pPr>
          <w:r>
            <w:rPr>
              <w:sz w:val="20"/>
            </w:rPr>
            <w:t>LMCV</w:t>
          </w:r>
          <w:r w:rsidR="00024A2C" w:rsidRPr="00D65FA1">
            <w:rPr>
              <w:sz w:val="20"/>
            </w:rPr>
            <w:t>-MCH-</w:t>
          </w:r>
          <w:r w:rsidR="00024A2C">
            <w:rPr>
              <w:sz w:val="20"/>
            </w:rPr>
            <w:t>32-H</w:t>
          </w:r>
        </w:p>
      </w:tc>
    </w:tr>
    <w:tr w:rsidR="00024A2C" w:rsidRPr="00F85124" w14:paraId="3C98AFA6" w14:textId="77777777" w:rsidTr="00023A98">
      <w:trPr>
        <w:cantSplit/>
        <w:trHeight w:val="288"/>
      </w:trPr>
      <w:tc>
        <w:tcPr>
          <w:tcW w:w="2285" w:type="pct"/>
          <w:tcBorders>
            <w:right w:val="nil"/>
          </w:tcBorders>
        </w:tcPr>
        <w:p w14:paraId="2696ED26" w14:textId="7DE33BEA" w:rsidR="00024A2C" w:rsidRPr="00F85124" w:rsidRDefault="00024A2C" w:rsidP="00604BA7">
          <w:pPr>
            <w:pStyle w:val="Style19"/>
            <w:rPr>
              <w:sz w:val="12"/>
              <w:szCs w:val="12"/>
            </w:rPr>
          </w:pPr>
          <w:r>
            <w:t>Local</w:t>
          </w:r>
          <w:r w:rsidRPr="00505A99">
            <w:t xml:space="preserve"> Mechanical </w:t>
          </w:r>
          <w:r>
            <w:t>Exhaust – MCH-32</w:t>
          </w:r>
        </w:p>
      </w:tc>
      <w:tc>
        <w:tcPr>
          <w:tcW w:w="2715" w:type="pct"/>
          <w:gridSpan w:val="2"/>
          <w:tcBorders>
            <w:left w:val="nil"/>
          </w:tcBorders>
        </w:tcPr>
        <w:p w14:paraId="07149B5B" w14:textId="6FAE5CB8" w:rsidR="00024A2C" w:rsidRPr="00F85124" w:rsidRDefault="00024A2C"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E53748" w:rsidRPr="00E53748">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2E676A">
            <w:rPr>
              <w:rFonts w:asciiTheme="minorHAnsi" w:hAnsiTheme="minorHAnsi"/>
              <w:bCs/>
              <w:noProof/>
            </w:rPr>
            <w:t>7</w:t>
          </w:r>
          <w:r>
            <w:rPr>
              <w:rFonts w:asciiTheme="minorHAnsi" w:hAnsiTheme="minorHAnsi"/>
              <w:bCs/>
              <w:noProof/>
            </w:rPr>
            <w:fldChar w:fldCharType="end"/>
          </w:r>
          <w:r w:rsidRPr="00F85124">
            <w:rPr>
              <w:rFonts w:asciiTheme="minorHAnsi" w:hAnsiTheme="minorHAnsi"/>
              <w:bCs/>
            </w:rPr>
            <w:t>)</w:t>
          </w:r>
        </w:p>
      </w:tc>
    </w:tr>
  </w:tbl>
  <w:p w14:paraId="489758FB" w14:textId="77777777" w:rsidR="00024A2C" w:rsidRDefault="002E676A" w:rsidP="007F6151">
    <w:pPr>
      <w:pStyle w:val="Header"/>
    </w:pPr>
    <w:r>
      <w:rPr>
        <w:noProof/>
      </w:rPr>
      <w:pict w14:anchorId="5BB2A5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1" o:spid="_x0000_s1034"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BF915" w14:textId="77777777" w:rsidR="00024A2C" w:rsidRDefault="002E676A">
    <w:pPr>
      <w:pStyle w:val="Header"/>
    </w:pPr>
    <w:r>
      <w:rPr>
        <w:noProof/>
      </w:rPr>
      <w:pict w14:anchorId="6F8629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9" o:spid="_x0000_s1031"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42649ED"/>
    <w:multiLevelType w:val="hybridMultilevel"/>
    <w:tmpl w:val="A7143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BB3646"/>
    <w:multiLevelType w:val="hybridMultilevel"/>
    <w:tmpl w:val="87903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1C1A5C"/>
    <w:multiLevelType w:val="hybridMultilevel"/>
    <w:tmpl w:val="87903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6" w15:restartNumberingAfterBreak="0">
    <w:nsid w:val="12074152"/>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87C7C27"/>
    <w:multiLevelType w:val="hybridMultilevel"/>
    <w:tmpl w:val="A7143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317326"/>
    <w:multiLevelType w:val="hybridMultilevel"/>
    <w:tmpl w:val="ADA03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FE3FC3"/>
    <w:multiLevelType w:val="hybridMultilevel"/>
    <w:tmpl w:val="A7143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C30BC1"/>
    <w:multiLevelType w:val="hybridMultilevel"/>
    <w:tmpl w:val="434AC330"/>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3D72DE3"/>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3" w15:restartNumberingAfterBreak="0">
    <w:nsid w:val="28A201A2"/>
    <w:multiLevelType w:val="hybridMultilevel"/>
    <w:tmpl w:val="CB8690F4"/>
    <w:lvl w:ilvl="0" w:tplc="739A78D6">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29057220"/>
    <w:multiLevelType w:val="hybridMultilevel"/>
    <w:tmpl w:val="189EA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8B35AE"/>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17" w15:restartNumberingAfterBreak="0">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8" w15:restartNumberingAfterBreak="0">
    <w:nsid w:val="4023352A"/>
    <w:multiLevelType w:val="hybridMultilevel"/>
    <w:tmpl w:val="189EA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DC416A"/>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1B3090A"/>
    <w:multiLevelType w:val="hybridMultilevel"/>
    <w:tmpl w:val="41223890"/>
    <w:lvl w:ilvl="0" w:tplc="41FCF2FE">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58E16A16"/>
    <w:multiLevelType w:val="hybridMultilevel"/>
    <w:tmpl w:val="458A4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9371CD"/>
    <w:multiLevelType w:val="hybridMultilevel"/>
    <w:tmpl w:val="C16C025E"/>
    <w:lvl w:ilvl="0" w:tplc="9790FFB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8362BF"/>
    <w:multiLevelType w:val="hybridMultilevel"/>
    <w:tmpl w:val="FC5CE4EC"/>
    <w:lvl w:ilvl="0" w:tplc="04090003">
      <w:start w:val="1"/>
      <w:numFmt w:val="bullet"/>
      <w:lvlText w:val="o"/>
      <w:lvlJc w:val="left"/>
      <w:pPr>
        <w:ind w:left="1800" w:hanging="360"/>
      </w:pPr>
      <w:rPr>
        <w:rFonts w:ascii="Courier New" w:hAnsi="Courier New" w:cs="Courier New" w:hint="default"/>
      </w:rPr>
    </w:lvl>
    <w:lvl w:ilvl="1" w:tplc="04090005">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71483049"/>
    <w:multiLevelType w:val="hybridMultilevel"/>
    <w:tmpl w:val="478E6F28"/>
    <w:lvl w:ilvl="0" w:tplc="99C0DBC4">
      <w:start w:val="1"/>
      <w:numFmt w:val="decimal"/>
      <w:lvlText w:val="%1"/>
      <w:lvlJc w:val="left"/>
      <w:pPr>
        <w:ind w:left="720" w:hanging="720"/>
      </w:pPr>
      <w:rPr>
        <w:rFonts w:asciiTheme="minorHAnsi" w:hAnsiTheme="minorHAnsi"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0735CC"/>
    <w:multiLevelType w:val="hybridMultilevel"/>
    <w:tmpl w:val="3992EE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29" w15:restartNumberingAfterBreak="0">
    <w:nsid w:val="7D021550"/>
    <w:multiLevelType w:val="hybridMultilevel"/>
    <w:tmpl w:val="74241098"/>
    <w:lvl w:ilvl="0" w:tplc="027CC5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B736A8"/>
    <w:multiLevelType w:val="hybridMultilevel"/>
    <w:tmpl w:val="84D8CAE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7F872178"/>
    <w:multiLevelType w:val="hybridMultilevel"/>
    <w:tmpl w:val="7A1294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3994546">
    <w:abstractNumId w:val="12"/>
  </w:num>
  <w:num w:numId="2" w16cid:durableId="92937699">
    <w:abstractNumId w:val="5"/>
  </w:num>
  <w:num w:numId="3" w16cid:durableId="548537326">
    <w:abstractNumId w:val="20"/>
  </w:num>
  <w:num w:numId="4" w16cid:durableId="90901976">
    <w:abstractNumId w:val="1"/>
  </w:num>
  <w:num w:numId="5" w16cid:durableId="1006398856">
    <w:abstractNumId w:val="0"/>
  </w:num>
  <w:num w:numId="6" w16cid:durableId="1555970806">
    <w:abstractNumId w:val="11"/>
  </w:num>
  <w:num w:numId="7" w16cid:durableId="27266867">
    <w:abstractNumId w:val="21"/>
  </w:num>
  <w:num w:numId="8" w16cid:durableId="26297276">
    <w:abstractNumId w:val="23"/>
  </w:num>
  <w:num w:numId="9" w16cid:durableId="1451628430">
    <w:abstractNumId w:val="10"/>
  </w:num>
  <w:num w:numId="10" w16cid:durableId="1487018173">
    <w:abstractNumId w:val="16"/>
  </w:num>
  <w:num w:numId="11" w16cid:durableId="942687835">
    <w:abstractNumId w:val="27"/>
  </w:num>
  <w:num w:numId="12" w16cid:durableId="1840264925">
    <w:abstractNumId w:val="17"/>
  </w:num>
  <w:num w:numId="13" w16cid:durableId="1143041772">
    <w:abstractNumId w:val="13"/>
  </w:num>
  <w:num w:numId="14" w16cid:durableId="150682019">
    <w:abstractNumId w:val="19"/>
  </w:num>
  <w:num w:numId="15" w16cid:durableId="1508517608">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95711534">
    <w:abstractNumId w:val="11"/>
  </w:num>
  <w:num w:numId="17" w16cid:durableId="1584561195">
    <w:abstractNumId w:val="11"/>
  </w:num>
  <w:num w:numId="18" w16cid:durableId="1111164201">
    <w:abstractNumId w:val="6"/>
  </w:num>
  <w:num w:numId="19" w16cid:durableId="1857882495">
    <w:abstractNumId w:val="8"/>
  </w:num>
  <w:num w:numId="20" w16cid:durableId="1981686615">
    <w:abstractNumId w:val="29"/>
  </w:num>
  <w:num w:numId="21" w16cid:durableId="791903649">
    <w:abstractNumId w:val="7"/>
  </w:num>
  <w:num w:numId="22" w16cid:durableId="527764346">
    <w:abstractNumId w:val="9"/>
  </w:num>
  <w:num w:numId="23" w16cid:durableId="324475194">
    <w:abstractNumId w:val="31"/>
  </w:num>
  <w:num w:numId="24" w16cid:durableId="1181158980">
    <w:abstractNumId w:val="25"/>
  </w:num>
  <w:num w:numId="25" w16cid:durableId="975404432">
    <w:abstractNumId w:val="18"/>
  </w:num>
  <w:num w:numId="26" w16cid:durableId="1142697747">
    <w:abstractNumId w:val="14"/>
  </w:num>
  <w:num w:numId="27" w16cid:durableId="558399039">
    <w:abstractNumId w:val="2"/>
  </w:num>
  <w:num w:numId="28" w16cid:durableId="896862505">
    <w:abstractNumId w:val="30"/>
  </w:num>
  <w:num w:numId="29" w16cid:durableId="423578703">
    <w:abstractNumId w:val="15"/>
  </w:num>
  <w:num w:numId="30" w16cid:durableId="102844220">
    <w:abstractNumId w:val="3"/>
  </w:num>
  <w:num w:numId="31" w16cid:durableId="975840661">
    <w:abstractNumId w:val="4"/>
  </w:num>
  <w:num w:numId="32" w16cid:durableId="1435903669">
    <w:abstractNumId w:val="22"/>
  </w:num>
  <w:num w:numId="33" w16cid:durableId="2038651014">
    <w:abstractNumId w:val="26"/>
  </w:num>
  <w:num w:numId="34" w16cid:durableId="1624850158">
    <w:abstractNumId w:val="24"/>
  </w:num>
  <w:num w:numId="35" w16cid:durableId="1917859343">
    <w:abstractNumId w:val="21"/>
    <w:lvlOverride w:ilvl="0">
      <w:startOverride w:val="1"/>
    </w:lvlOverride>
    <w:lvlOverride w:ilvl="1"/>
    <w:lvlOverride w:ilvl="2"/>
    <w:lvlOverride w:ilvl="3"/>
    <w:lvlOverride w:ilvl="4"/>
    <w:lvlOverride w:ilvl="5"/>
    <w:lvlOverride w:ilvl="6"/>
    <w:lvlOverride w:ilvl="7"/>
    <w:lvlOverride w:ilvl="8"/>
  </w:num>
  <w:num w:numId="36" w16cid:durableId="1222906356">
    <w:abstractNumId w:val="28"/>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7F3"/>
    <w:rsid w:val="00002EE0"/>
    <w:rsid w:val="00005E16"/>
    <w:rsid w:val="0001052E"/>
    <w:rsid w:val="00010C95"/>
    <w:rsid w:val="00011AEC"/>
    <w:rsid w:val="00015C8E"/>
    <w:rsid w:val="000165F9"/>
    <w:rsid w:val="00023A98"/>
    <w:rsid w:val="00024A2C"/>
    <w:rsid w:val="00026B59"/>
    <w:rsid w:val="000303F6"/>
    <w:rsid w:val="00031FF2"/>
    <w:rsid w:val="00035135"/>
    <w:rsid w:val="00037F93"/>
    <w:rsid w:val="000447F3"/>
    <w:rsid w:val="000452DE"/>
    <w:rsid w:val="00045AF9"/>
    <w:rsid w:val="00052480"/>
    <w:rsid w:val="0006136B"/>
    <w:rsid w:val="0006325B"/>
    <w:rsid w:val="00067802"/>
    <w:rsid w:val="00070E18"/>
    <w:rsid w:val="00071062"/>
    <w:rsid w:val="00074257"/>
    <w:rsid w:val="000753FB"/>
    <w:rsid w:val="00086EF9"/>
    <w:rsid w:val="0009315E"/>
    <w:rsid w:val="00093A7F"/>
    <w:rsid w:val="00094357"/>
    <w:rsid w:val="00097FDE"/>
    <w:rsid w:val="000A01E6"/>
    <w:rsid w:val="000A5B2C"/>
    <w:rsid w:val="000A6716"/>
    <w:rsid w:val="000A7A62"/>
    <w:rsid w:val="000B1B45"/>
    <w:rsid w:val="000C0B3F"/>
    <w:rsid w:val="000C4D97"/>
    <w:rsid w:val="000C6B12"/>
    <w:rsid w:val="000D01A4"/>
    <w:rsid w:val="000D065E"/>
    <w:rsid w:val="000D0C09"/>
    <w:rsid w:val="000D39C3"/>
    <w:rsid w:val="000D4776"/>
    <w:rsid w:val="000D4B72"/>
    <w:rsid w:val="000E0347"/>
    <w:rsid w:val="000E2FAB"/>
    <w:rsid w:val="000E7B7C"/>
    <w:rsid w:val="000F2727"/>
    <w:rsid w:val="000F3711"/>
    <w:rsid w:val="000F685B"/>
    <w:rsid w:val="000F713F"/>
    <w:rsid w:val="000F7AAF"/>
    <w:rsid w:val="00102D8C"/>
    <w:rsid w:val="00103283"/>
    <w:rsid w:val="001051B9"/>
    <w:rsid w:val="00105871"/>
    <w:rsid w:val="001108FE"/>
    <w:rsid w:val="00111C8E"/>
    <w:rsid w:val="001137B7"/>
    <w:rsid w:val="00121986"/>
    <w:rsid w:val="00121AEA"/>
    <w:rsid w:val="001263BF"/>
    <w:rsid w:val="00127A5E"/>
    <w:rsid w:val="0013183D"/>
    <w:rsid w:val="00131E30"/>
    <w:rsid w:val="0013395F"/>
    <w:rsid w:val="00135299"/>
    <w:rsid w:val="00141821"/>
    <w:rsid w:val="001456B0"/>
    <w:rsid w:val="0014582E"/>
    <w:rsid w:val="0014644D"/>
    <w:rsid w:val="00163FB5"/>
    <w:rsid w:val="00163FD2"/>
    <w:rsid w:val="00164B1B"/>
    <w:rsid w:val="00170A93"/>
    <w:rsid w:val="00174B78"/>
    <w:rsid w:val="001837A7"/>
    <w:rsid w:val="001842AB"/>
    <w:rsid w:val="001844F5"/>
    <w:rsid w:val="00186CD3"/>
    <w:rsid w:val="00192313"/>
    <w:rsid w:val="0019479D"/>
    <w:rsid w:val="001947AA"/>
    <w:rsid w:val="001A11AA"/>
    <w:rsid w:val="001A13A8"/>
    <w:rsid w:val="001A15FE"/>
    <w:rsid w:val="001A6444"/>
    <w:rsid w:val="001B335E"/>
    <w:rsid w:val="001B37A2"/>
    <w:rsid w:val="001B6379"/>
    <w:rsid w:val="001B6972"/>
    <w:rsid w:val="001B7A40"/>
    <w:rsid w:val="001C0809"/>
    <w:rsid w:val="001C2576"/>
    <w:rsid w:val="001C4226"/>
    <w:rsid w:val="001C624C"/>
    <w:rsid w:val="001D01EC"/>
    <w:rsid w:val="001D07F3"/>
    <w:rsid w:val="001D2D78"/>
    <w:rsid w:val="001D331F"/>
    <w:rsid w:val="001D3DAC"/>
    <w:rsid w:val="001E3C1B"/>
    <w:rsid w:val="001E3CED"/>
    <w:rsid w:val="001F4A5C"/>
    <w:rsid w:val="002011BC"/>
    <w:rsid w:val="00202A63"/>
    <w:rsid w:val="00202E7F"/>
    <w:rsid w:val="00204C45"/>
    <w:rsid w:val="00205AE4"/>
    <w:rsid w:val="00207977"/>
    <w:rsid w:val="0021359B"/>
    <w:rsid w:val="00213B87"/>
    <w:rsid w:val="00214F16"/>
    <w:rsid w:val="002233E9"/>
    <w:rsid w:val="00223BFD"/>
    <w:rsid w:val="0022499A"/>
    <w:rsid w:val="00232C1C"/>
    <w:rsid w:val="00237379"/>
    <w:rsid w:val="00246307"/>
    <w:rsid w:val="002477FB"/>
    <w:rsid w:val="00250539"/>
    <w:rsid w:val="00260F33"/>
    <w:rsid w:val="00264BE7"/>
    <w:rsid w:val="0026531F"/>
    <w:rsid w:val="002679C3"/>
    <w:rsid w:val="0027059B"/>
    <w:rsid w:val="00272246"/>
    <w:rsid w:val="00275F57"/>
    <w:rsid w:val="00276E1F"/>
    <w:rsid w:val="00284FB5"/>
    <w:rsid w:val="0029047D"/>
    <w:rsid w:val="00290950"/>
    <w:rsid w:val="0029154A"/>
    <w:rsid w:val="00294334"/>
    <w:rsid w:val="00296E5B"/>
    <w:rsid w:val="002A3EBD"/>
    <w:rsid w:val="002A4574"/>
    <w:rsid w:val="002B29C8"/>
    <w:rsid w:val="002B4CB8"/>
    <w:rsid w:val="002B76B2"/>
    <w:rsid w:val="002C03F1"/>
    <w:rsid w:val="002C4695"/>
    <w:rsid w:val="002C490A"/>
    <w:rsid w:val="002D0D46"/>
    <w:rsid w:val="002D1237"/>
    <w:rsid w:val="002D27FF"/>
    <w:rsid w:val="002D69FC"/>
    <w:rsid w:val="002E47B0"/>
    <w:rsid w:val="002E676A"/>
    <w:rsid w:val="002F25BB"/>
    <w:rsid w:val="002F40A2"/>
    <w:rsid w:val="002F5EFB"/>
    <w:rsid w:val="002F679F"/>
    <w:rsid w:val="0030200E"/>
    <w:rsid w:val="00306CAA"/>
    <w:rsid w:val="00307737"/>
    <w:rsid w:val="00310D9A"/>
    <w:rsid w:val="0032216A"/>
    <w:rsid w:val="00324825"/>
    <w:rsid w:val="003255BF"/>
    <w:rsid w:val="00327A9C"/>
    <w:rsid w:val="00332461"/>
    <w:rsid w:val="003363E8"/>
    <w:rsid w:val="003419C3"/>
    <w:rsid w:val="00341C52"/>
    <w:rsid w:val="00341EBD"/>
    <w:rsid w:val="003426B7"/>
    <w:rsid w:val="00350756"/>
    <w:rsid w:val="00352200"/>
    <w:rsid w:val="00352336"/>
    <w:rsid w:val="00353923"/>
    <w:rsid w:val="00353AD6"/>
    <w:rsid w:val="00354C00"/>
    <w:rsid w:val="00355739"/>
    <w:rsid w:val="00355C2A"/>
    <w:rsid w:val="003563E7"/>
    <w:rsid w:val="00360CDE"/>
    <w:rsid w:val="00362ECD"/>
    <w:rsid w:val="003707C5"/>
    <w:rsid w:val="00370F90"/>
    <w:rsid w:val="0037448D"/>
    <w:rsid w:val="00377144"/>
    <w:rsid w:val="00380853"/>
    <w:rsid w:val="0038173A"/>
    <w:rsid w:val="003837C9"/>
    <w:rsid w:val="0038479B"/>
    <w:rsid w:val="00390CE1"/>
    <w:rsid w:val="003A3A65"/>
    <w:rsid w:val="003A3D8D"/>
    <w:rsid w:val="003A6A70"/>
    <w:rsid w:val="003B01D2"/>
    <w:rsid w:val="003B658A"/>
    <w:rsid w:val="003B6CB0"/>
    <w:rsid w:val="003B758D"/>
    <w:rsid w:val="003C565D"/>
    <w:rsid w:val="003D0A5A"/>
    <w:rsid w:val="003D30A5"/>
    <w:rsid w:val="003D40CF"/>
    <w:rsid w:val="003D5DA1"/>
    <w:rsid w:val="003D6150"/>
    <w:rsid w:val="003E3948"/>
    <w:rsid w:val="003E7373"/>
    <w:rsid w:val="003E7FF4"/>
    <w:rsid w:val="003F2391"/>
    <w:rsid w:val="003F49B9"/>
    <w:rsid w:val="0040763B"/>
    <w:rsid w:val="004152D0"/>
    <w:rsid w:val="00417094"/>
    <w:rsid w:val="00423CBE"/>
    <w:rsid w:val="00423E8B"/>
    <w:rsid w:val="00431F8D"/>
    <w:rsid w:val="004351D2"/>
    <w:rsid w:val="00444E93"/>
    <w:rsid w:val="00445E71"/>
    <w:rsid w:val="0045236C"/>
    <w:rsid w:val="00454065"/>
    <w:rsid w:val="004575B2"/>
    <w:rsid w:val="00465DA8"/>
    <w:rsid w:val="00467A82"/>
    <w:rsid w:val="00471B21"/>
    <w:rsid w:val="004726CC"/>
    <w:rsid w:val="004772E1"/>
    <w:rsid w:val="0047774E"/>
    <w:rsid w:val="004809E4"/>
    <w:rsid w:val="00483C5B"/>
    <w:rsid w:val="00484240"/>
    <w:rsid w:val="00490895"/>
    <w:rsid w:val="004913AF"/>
    <w:rsid w:val="004947F6"/>
    <w:rsid w:val="0049664A"/>
    <w:rsid w:val="004A27C6"/>
    <w:rsid w:val="004A37EA"/>
    <w:rsid w:val="004A61C5"/>
    <w:rsid w:val="004B12CA"/>
    <w:rsid w:val="004B2A26"/>
    <w:rsid w:val="004B358A"/>
    <w:rsid w:val="004B6E84"/>
    <w:rsid w:val="004C0E44"/>
    <w:rsid w:val="004C3F98"/>
    <w:rsid w:val="004C4A09"/>
    <w:rsid w:val="004C4DA0"/>
    <w:rsid w:val="004C5AC8"/>
    <w:rsid w:val="004C65CB"/>
    <w:rsid w:val="004C748A"/>
    <w:rsid w:val="004D1B4B"/>
    <w:rsid w:val="004E4F83"/>
    <w:rsid w:val="004E5751"/>
    <w:rsid w:val="004E5DBA"/>
    <w:rsid w:val="004F0D78"/>
    <w:rsid w:val="004F2569"/>
    <w:rsid w:val="004F78C3"/>
    <w:rsid w:val="00502543"/>
    <w:rsid w:val="00502D64"/>
    <w:rsid w:val="00505A99"/>
    <w:rsid w:val="005066B1"/>
    <w:rsid w:val="00510FF3"/>
    <w:rsid w:val="00511464"/>
    <w:rsid w:val="00517C75"/>
    <w:rsid w:val="00521E1D"/>
    <w:rsid w:val="00534921"/>
    <w:rsid w:val="00537C0F"/>
    <w:rsid w:val="005405B0"/>
    <w:rsid w:val="005410ED"/>
    <w:rsid w:val="0054256A"/>
    <w:rsid w:val="00542FD3"/>
    <w:rsid w:val="00551740"/>
    <w:rsid w:val="005518CD"/>
    <w:rsid w:val="005521FB"/>
    <w:rsid w:val="005533B3"/>
    <w:rsid w:val="00555A82"/>
    <w:rsid w:val="005708C9"/>
    <w:rsid w:val="00573D96"/>
    <w:rsid w:val="00584D67"/>
    <w:rsid w:val="005A21B1"/>
    <w:rsid w:val="005A2B97"/>
    <w:rsid w:val="005A52C9"/>
    <w:rsid w:val="005A66DA"/>
    <w:rsid w:val="005C06AC"/>
    <w:rsid w:val="005D17AE"/>
    <w:rsid w:val="005D3827"/>
    <w:rsid w:val="005D3BD0"/>
    <w:rsid w:val="005D410F"/>
    <w:rsid w:val="005D51CC"/>
    <w:rsid w:val="005D57A5"/>
    <w:rsid w:val="005D66CB"/>
    <w:rsid w:val="005D6C23"/>
    <w:rsid w:val="005E0822"/>
    <w:rsid w:val="005E1615"/>
    <w:rsid w:val="005E1FE6"/>
    <w:rsid w:val="005E2135"/>
    <w:rsid w:val="005E243F"/>
    <w:rsid w:val="005E2F74"/>
    <w:rsid w:val="005F61B2"/>
    <w:rsid w:val="00601099"/>
    <w:rsid w:val="0060116F"/>
    <w:rsid w:val="00604BA7"/>
    <w:rsid w:val="00605833"/>
    <w:rsid w:val="00610FEB"/>
    <w:rsid w:val="00613729"/>
    <w:rsid w:val="00615927"/>
    <w:rsid w:val="00623F41"/>
    <w:rsid w:val="006312CE"/>
    <w:rsid w:val="00635720"/>
    <w:rsid w:val="006368EF"/>
    <w:rsid w:val="00636F83"/>
    <w:rsid w:val="0064067F"/>
    <w:rsid w:val="00640CBD"/>
    <w:rsid w:val="006451AA"/>
    <w:rsid w:val="00650F07"/>
    <w:rsid w:val="00652777"/>
    <w:rsid w:val="006610B8"/>
    <w:rsid w:val="0066221E"/>
    <w:rsid w:val="00665B38"/>
    <w:rsid w:val="00665F31"/>
    <w:rsid w:val="00680EBD"/>
    <w:rsid w:val="00681623"/>
    <w:rsid w:val="00683263"/>
    <w:rsid w:val="0069162E"/>
    <w:rsid w:val="00697E52"/>
    <w:rsid w:val="006A206B"/>
    <w:rsid w:val="006A4533"/>
    <w:rsid w:val="006A5191"/>
    <w:rsid w:val="006D0675"/>
    <w:rsid w:val="006D09A3"/>
    <w:rsid w:val="006D0A26"/>
    <w:rsid w:val="006D5DF8"/>
    <w:rsid w:val="006D6FE1"/>
    <w:rsid w:val="006E0082"/>
    <w:rsid w:val="006E3552"/>
    <w:rsid w:val="006E4BEC"/>
    <w:rsid w:val="006F1E84"/>
    <w:rsid w:val="006F20AA"/>
    <w:rsid w:val="006F5261"/>
    <w:rsid w:val="00700F25"/>
    <w:rsid w:val="007043ED"/>
    <w:rsid w:val="00704731"/>
    <w:rsid w:val="00707DEC"/>
    <w:rsid w:val="00717694"/>
    <w:rsid w:val="0072157A"/>
    <w:rsid w:val="00726475"/>
    <w:rsid w:val="007277D4"/>
    <w:rsid w:val="00731786"/>
    <w:rsid w:val="00735034"/>
    <w:rsid w:val="00735AA9"/>
    <w:rsid w:val="00735CC1"/>
    <w:rsid w:val="00744E9A"/>
    <w:rsid w:val="00757E79"/>
    <w:rsid w:val="00761B95"/>
    <w:rsid w:val="00762E40"/>
    <w:rsid w:val="00767718"/>
    <w:rsid w:val="00767B18"/>
    <w:rsid w:val="00771100"/>
    <w:rsid w:val="00777430"/>
    <w:rsid w:val="00777B2F"/>
    <w:rsid w:val="00786052"/>
    <w:rsid w:val="0078705F"/>
    <w:rsid w:val="00787DE8"/>
    <w:rsid w:val="0079128F"/>
    <w:rsid w:val="00791629"/>
    <w:rsid w:val="00791A3C"/>
    <w:rsid w:val="00795E0C"/>
    <w:rsid w:val="00797D33"/>
    <w:rsid w:val="007A093B"/>
    <w:rsid w:val="007A4BBF"/>
    <w:rsid w:val="007A5D38"/>
    <w:rsid w:val="007C4CE6"/>
    <w:rsid w:val="007C522D"/>
    <w:rsid w:val="007D3387"/>
    <w:rsid w:val="007D4CA3"/>
    <w:rsid w:val="007E127B"/>
    <w:rsid w:val="007E1719"/>
    <w:rsid w:val="007E5494"/>
    <w:rsid w:val="007E64C1"/>
    <w:rsid w:val="007F4B20"/>
    <w:rsid w:val="007F6151"/>
    <w:rsid w:val="007F6920"/>
    <w:rsid w:val="00800C91"/>
    <w:rsid w:val="00802060"/>
    <w:rsid w:val="00802F5A"/>
    <w:rsid w:val="00806304"/>
    <w:rsid w:val="00820141"/>
    <w:rsid w:val="0082165D"/>
    <w:rsid w:val="008236A7"/>
    <w:rsid w:val="00827F4B"/>
    <w:rsid w:val="00830150"/>
    <w:rsid w:val="008331A6"/>
    <w:rsid w:val="00834B21"/>
    <w:rsid w:val="008378BF"/>
    <w:rsid w:val="00846618"/>
    <w:rsid w:val="008472E3"/>
    <w:rsid w:val="0085658C"/>
    <w:rsid w:val="00857191"/>
    <w:rsid w:val="008607B1"/>
    <w:rsid w:val="00861E71"/>
    <w:rsid w:val="00873389"/>
    <w:rsid w:val="00877D26"/>
    <w:rsid w:val="00883B90"/>
    <w:rsid w:val="00894CE4"/>
    <w:rsid w:val="008951AB"/>
    <w:rsid w:val="008978A7"/>
    <w:rsid w:val="008A0098"/>
    <w:rsid w:val="008A0EE5"/>
    <w:rsid w:val="008A46CE"/>
    <w:rsid w:val="008A77FE"/>
    <w:rsid w:val="008A7E28"/>
    <w:rsid w:val="008B40F7"/>
    <w:rsid w:val="008B7043"/>
    <w:rsid w:val="008B7B78"/>
    <w:rsid w:val="008C5AD3"/>
    <w:rsid w:val="008C702A"/>
    <w:rsid w:val="008D037B"/>
    <w:rsid w:val="008D2AD1"/>
    <w:rsid w:val="008D7DBB"/>
    <w:rsid w:val="008E21F5"/>
    <w:rsid w:val="008E6549"/>
    <w:rsid w:val="008E74BE"/>
    <w:rsid w:val="008F5AD6"/>
    <w:rsid w:val="008F77B0"/>
    <w:rsid w:val="00901778"/>
    <w:rsid w:val="009062EA"/>
    <w:rsid w:val="009062F2"/>
    <w:rsid w:val="009075B5"/>
    <w:rsid w:val="0091285E"/>
    <w:rsid w:val="00912F68"/>
    <w:rsid w:val="009213E6"/>
    <w:rsid w:val="00925EA3"/>
    <w:rsid w:val="00932E1C"/>
    <w:rsid w:val="009335C5"/>
    <w:rsid w:val="009369F2"/>
    <w:rsid w:val="009417DB"/>
    <w:rsid w:val="00945EED"/>
    <w:rsid w:val="00951BB7"/>
    <w:rsid w:val="009528FF"/>
    <w:rsid w:val="00954811"/>
    <w:rsid w:val="00954E27"/>
    <w:rsid w:val="0095737E"/>
    <w:rsid w:val="0096325C"/>
    <w:rsid w:val="0096478D"/>
    <w:rsid w:val="00964DAF"/>
    <w:rsid w:val="0097274A"/>
    <w:rsid w:val="00972E73"/>
    <w:rsid w:val="00976D94"/>
    <w:rsid w:val="00982808"/>
    <w:rsid w:val="00982A9A"/>
    <w:rsid w:val="00992AE0"/>
    <w:rsid w:val="009A4F12"/>
    <w:rsid w:val="009A4F6D"/>
    <w:rsid w:val="009A590F"/>
    <w:rsid w:val="009A708E"/>
    <w:rsid w:val="009B1087"/>
    <w:rsid w:val="009C1248"/>
    <w:rsid w:val="009C3B3B"/>
    <w:rsid w:val="009C4F94"/>
    <w:rsid w:val="009C64FE"/>
    <w:rsid w:val="009C7275"/>
    <w:rsid w:val="009D4C4A"/>
    <w:rsid w:val="009D63E1"/>
    <w:rsid w:val="009D6D23"/>
    <w:rsid w:val="009E0E4F"/>
    <w:rsid w:val="009E7A2F"/>
    <w:rsid w:val="009E7AD9"/>
    <w:rsid w:val="009F1934"/>
    <w:rsid w:val="009F41D2"/>
    <w:rsid w:val="009F4FC9"/>
    <w:rsid w:val="00A03A9B"/>
    <w:rsid w:val="00A062A4"/>
    <w:rsid w:val="00A064F6"/>
    <w:rsid w:val="00A106C7"/>
    <w:rsid w:val="00A10E82"/>
    <w:rsid w:val="00A17145"/>
    <w:rsid w:val="00A209C7"/>
    <w:rsid w:val="00A26E22"/>
    <w:rsid w:val="00A31477"/>
    <w:rsid w:val="00A32F6D"/>
    <w:rsid w:val="00A35980"/>
    <w:rsid w:val="00A36719"/>
    <w:rsid w:val="00A377D9"/>
    <w:rsid w:val="00A40B95"/>
    <w:rsid w:val="00A4543E"/>
    <w:rsid w:val="00A46288"/>
    <w:rsid w:val="00A4665D"/>
    <w:rsid w:val="00A5332E"/>
    <w:rsid w:val="00A56F73"/>
    <w:rsid w:val="00A6101B"/>
    <w:rsid w:val="00A635C0"/>
    <w:rsid w:val="00A648E4"/>
    <w:rsid w:val="00A729CA"/>
    <w:rsid w:val="00A75619"/>
    <w:rsid w:val="00A75CC8"/>
    <w:rsid w:val="00AA157A"/>
    <w:rsid w:val="00AA23CF"/>
    <w:rsid w:val="00AA5382"/>
    <w:rsid w:val="00AA5BE8"/>
    <w:rsid w:val="00AA6710"/>
    <w:rsid w:val="00AA686E"/>
    <w:rsid w:val="00AA7267"/>
    <w:rsid w:val="00AB3C6D"/>
    <w:rsid w:val="00AB4A68"/>
    <w:rsid w:val="00AB4B57"/>
    <w:rsid w:val="00AB55F0"/>
    <w:rsid w:val="00AC0F91"/>
    <w:rsid w:val="00AC2089"/>
    <w:rsid w:val="00AC36B4"/>
    <w:rsid w:val="00AC7866"/>
    <w:rsid w:val="00AC79A0"/>
    <w:rsid w:val="00AD0B90"/>
    <w:rsid w:val="00AD1127"/>
    <w:rsid w:val="00AD1A32"/>
    <w:rsid w:val="00AD1CB3"/>
    <w:rsid w:val="00AD7B71"/>
    <w:rsid w:val="00AE29FB"/>
    <w:rsid w:val="00AE5DAC"/>
    <w:rsid w:val="00AE6DE8"/>
    <w:rsid w:val="00AF130F"/>
    <w:rsid w:val="00B06019"/>
    <w:rsid w:val="00B16902"/>
    <w:rsid w:val="00B3284C"/>
    <w:rsid w:val="00B33AFC"/>
    <w:rsid w:val="00B34A97"/>
    <w:rsid w:val="00B37E3B"/>
    <w:rsid w:val="00B41FFD"/>
    <w:rsid w:val="00B4489D"/>
    <w:rsid w:val="00B461A4"/>
    <w:rsid w:val="00B573A6"/>
    <w:rsid w:val="00B61285"/>
    <w:rsid w:val="00B678C9"/>
    <w:rsid w:val="00B71555"/>
    <w:rsid w:val="00B84849"/>
    <w:rsid w:val="00B866CA"/>
    <w:rsid w:val="00B86B49"/>
    <w:rsid w:val="00B9070D"/>
    <w:rsid w:val="00B91C90"/>
    <w:rsid w:val="00B92635"/>
    <w:rsid w:val="00B955E7"/>
    <w:rsid w:val="00B96332"/>
    <w:rsid w:val="00B97159"/>
    <w:rsid w:val="00BA3C37"/>
    <w:rsid w:val="00BA4F7A"/>
    <w:rsid w:val="00BA4F86"/>
    <w:rsid w:val="00BB4971"/>
    <w:rsid w:val="00BB7005"/>
    <w:rsid w:val="00BC2AE6"/>
    <w:rsid w:val="00BC5080"/>
    <w:rsid w:val="00BC564F"/>
    <w:rsid w:val="00BC7CD8"/>
    <w:rsid w:val="00BD285F"/>
    <w:rsid w:val="00BE371B"/>
    <w:rsid w:val="00BE4740"/>
    <w:rsid w:val="00BE65B1"/>
    <w:rsid w:val="00BF340F"/>
    <w:rsid w:val="00BF3503"/>
    <w:rsid w:val="00BF54E0"/>
    <w:rsid w:val="00C01E1A"/>
    <w:rsid w:val="00C03396"/>
    <w:rsid w:val="00C053EF"/>
    <w:rsid w:val="00C100DE"/>
    <w:rsid w:val="00C105A9"/>
    <w:rsid w:val="00C135F2"/>
    <w:rsid w:val="00C15EEF"/>
    <w:rsid w:val="00C16F33"/>
    <w:rsid w:val="00C16F9A"/>
    <w:rsid w:val="00C1794E"/>
    <w:rsid w:val="00C21469"/>
    <w:rsid w:val="00C23D5F"/>
    <w:rsid w:val="00C27BAB"/>
    <w:rsid w:val="00C27C24"/>
    <w:rsid w:val="00C3222B"/>
    <w:rsid w:val="00C42A31"/>
    <w:rsid w:val="00C44A28"/>
    <w:rsid w:val="00C44D97"/>
    <w:rsid w:val="00C474C1"/>
    <w:rsid w:val="00C5055B"/>
    <w:rsid w:val="00C51E0F"/>
    <w:rsid w:val="00C534C9"/>
    <w:rsid w:val="00C53F9A"/>
    <w:rsid w:val="00C56E30"/>
    <w:rsid w:val="00C62D48"/>
    <w:rsid w:val="00C64AD0"/>
    <w:rsid w:val="00C64DBF"/>
    <w:rsid w:val="00C76888"/>
    <w:rsid w:val="00C91598"/>
    <w:rsid w:val="00C9288D"/>
    <w:rsid w:val="00CA4FE4"/>
    <w:rsid w:val="00CA740A"/>
    <w:rsid w:val="00CB00C9"/>
    <w:rsid w:val="00CB14DD"/>
    <w:rsid w:val="00CB22EC"/>
    <w:rsid w:val="00CB49F9"/>
    <w:rsid w:val="00CB62E7"/>
    <w:rsid w:val="00CC3E9F"/>
    <w:rsid w:val="00CC5F3A"/>
    <w:rsid w:val="00CD6B8A"/>
    <w:rsid w:val="00CE23DA"/>
    <w:rsid w:val="00CE3D5B"/>
    <w:rsid w:val="00CF0F79"/>
    <w:rsid w:val="00CF4E00"/>
    <w:rsid w:val="00CF68AF"/>
    <w:rsid w:val="00D0257D"/>
    <w:rsid w:val="00D0506C"/>
    <w:rsid w:val="00D055B5"/>
    <w:rsid w:val="00D0728E"/>
    <w:rsid w:val="00D1405D"/>
    <w:rsid w:val="00D2532B"/>
    <w:rsid w:val="00D25693"/>
    <w:rsid w:val="00D26D15"/>
    <w:rsid w:val="00D26DCF"/>
    <w:rsid w:val="00D326F9"/>
    <w:rsid w:val="00D329E4"/>
    <w:rsid w:val="00D431C2"/>
    <w:rsid w:val="00D434B0"/>
    <w:rsid w:val="00D45E88"/>
    <w:rsid w:val="00D52AC5"/>
    <w:rsid w:val="00D52C1D"/>
    <w:rsid w:val="00D546E0"/>
    <w:rsid w:val="00D54DA1"/>
    <w:rsid w:val="00D54FC9"/>
    <w:rsid w:val="00D611EF"/>
    <w:rsid w:val="00D6244D"/>
    <w:rsid w:val="00D642FF"/>
    <w:rsid w:val="00D65FA1"/>
    <w:rsid w:val="00D67022"/>
    <w:rsid w:val="00D67E5B"/>
    <w:rsid w:val="00D70078"/>
    <w:rsid w:val="00D71F67"/>
    <w:rsid w:val="00D7662B"/>
    <w:rsid w:val="00D82715"/>
    <w:rsid w:val="00D84059"/>
    <w:rsid w:val="00D85A3A"/>
    <w:rsid w:val="00D85C84"/>
    <w:rsid w:val="00D9349E"/>
    <w:rsid w:val="00D951D1"/>
    <w:rsid w:val="00DA445F"/>
    <w:rsid w:val="00DA6C5C"/>
    <w:rsid w:val="00DB0685"/>
    <w:rsid w:val="00DB0C92"/>
    <w:rsid w:val="00DB3BB0"/>
    <w:rsid w:val="00DB706F"/>
    <w:rsid w:val="00DC59D7"/>
    <w:rsid w:val="00DC7F00"/>
    <w:rsid w:val="00DD2592"/>
    <w:rsid w:val="00DD4B3B"/>
    <w:rsid w:val="00DD5C3E"/>
    <w:rsid w:val="00DE24F3"/>
    <w:rsid w:val="00DE3DC8"/>
    <w:rsid w:val="00DE4187"/>
    <w:rsid w:val="00DE4D94"/>
    <w:rsid w:val="00DE79CE"/>
    <w:rsid w:val="00DF4E35"/>
    <w:rsid w:val="00DF568F"/>
    <w:rsid w:val="00E00776"/>
    <w:rsid w:val="00E01E27"/>
    <w:rsid w:val="00E0224C"/>
    <w:rsid w:val="00E04D85"/>
    <w:rsid w:val="00E06ED1"/>
    <w:rsid w:val="00E07402"/>
    <w:rsid w:val="00E168DF"/>
    <w:rsid w:val="00E22DBA"/>
    <w:rsid w:val="00E2442F"/>
    <w:rsid w:val="00E326DF"/>
    <w:rsid w:val="00E3328B"/>
    <w:rsid w:val="00E33BF5"/>
    <w:rsid w:val="00E35A2C"/>
    <w:rsid w:val="00E37C19"/>
    <w:rsid w:val="00E40485"/>
    <w:rsid w:val="00E452C9"/>
    <w:rsid w:val="00E5118D"/>
    <w:rsid w:val="00E53748"/>
    <w:rsid w:val="00E54A96"/>
    <w:rsid w:val="00E658A8"/>
    <w:rsid w:val="00E74FA7"/>
    <w:rsid w:val="00E84254"/>
    <w:rsid w:val="00E842BD"/>
    <w:rsid w:val="00E84F79"/>
    <w:rsid w:val="00E922E3"/>
    <w:rsid w:val="00E94DBE"/>
    <w:rsid w:val="00E968B2"/>
    <w:rsid w:val="00E9761F"/>
    <w:rsid w:val="00EB04B2"/>
    <w:rsid w:val="00EB1DEC"/>
    <w:rsid w:val="00EB3465"/>
    <w:rsid w:val="00EB40E3"/>
    <w:rsid w:val="00EB6EDA"/>
    <w:rsid w:val="00EC0A97"/>
    <w:rsid w:val="00EC36AD"/>
    <w:rsid w:val="00ED2264"/>
    <w:rsid w:val="00ED7383"/>
    <w:rsid w:val="00EE1876"/>
    <w:rsid w:val="00EE50D6"/>
    <w:rsid w:val="00EE6757"/>
    <w:rsid w:val="00EF05FF"/>
    <w:rsid w:val="00EF627B"/>
    <w:rsid w:val="00EF64A5"/>
    <w:rsid w:val="00F045C1"/>
    <w:rsid w:val="00F111F9"/>
    <w:rsid w:val="00F1220E"/>
    <w:rsid w:val="00F234BC"/>
    <w:rsid w:val="00F26A73"/>
    <w:rsid w:val="00F33AAA"/>
    <w:rsid w:val="00F4057B"/>
    <w:rsid w:val="00F464CD"/>
    <w:rsid w:val="00F52A83"/>
    <w:rsid w:val="00F545F3"/>
    <w:rsid w:val="00F557F6"/>
    <w:rsid w:val="00F56C2C"/>
    <w:rsid w:val="00F630DC"/>
    <w:rsid w:val="00F635DD"/>
    <w:rsid w:val="00F66DC5"/>
    <w:rsid w:val="00F735AD"/>
    <w:rsid w:val="00F75516"/>
    <w:rsid w:val="00F82D2D"/>
    <w:rsid w:val="00F86E28"/>
    <w:rsid w:val="00F95DD7"/>
    <w:rsid w:val="00F961DE"/>
    <w:rsid w:val="00FA76EA"/>
    <w:rsid w:val="00FB5CF1"/>
    <w:rsid w:val="00FB7C8C"/>
    <w:rsid w:val="00FC25CF"/>
    <w:rsid w:val="00FC3D48"/>
    <w:rsid w:val="00FC5CD6"/>
    <w:rsid w:val="00FD0B67"/>
    <w:rsid w:val="00FD11ED"/>
    <w:rsid w:val="00FD202F"/>
    <w:rsid w:val="00FD3D8F"/>
    <w:rsid w:val="00FD4671"/>
    <w:rsid w:val="00FD4D9A"/>
    <w:rsid w:val="00FD6CA3"/>
    <w:rsid w:val="00FE161C"/>
    <w:rsid w:val="00FE557D"/>
    <w:rsid w:val="00FF3140"/>
    <w:rsid w:val="00FF52AE"/>
    <w:rsid w:val="00FF5B89"/>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78B7F"/>
  <w15:docId w15:val="{0B9C81B3-9EB2-412A-A9DA-65FA41F76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213E6"/>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9213E6"/>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C64DBF"/>
    <w:pPr>
      <w:ind w:left="720"/>
      <w:contextualSpacing/>
    </w:pPr>
  </w:style>
  <w:style w:type="character" w:customStyle="1" w:styleId="margin0020notechar">
    <w:name w:val="margin_0020note__char"/>
    <w:basedOn w:val="DefaultParagraphFont"/>
    <w:rsid w:val="000F7AAF"/>
  </w:style>
  <w:style w:type="paragraph" w:customStyle="1" w:styleId="margin0020note">
    <w:name w:val="margin_0020note"/>
    <w:basedOn w:val="Normal"/>
    <w:rsid w:val="000F7AAF"/>
    <w:pPr>
      <w:spacing w:before="100" w:beforeAutospacing="1" w:after="100" w:afterAutospacing="1"/>
    </w:pPr>
    <w:rPr>
      <w:sz w:val="24"/>
      <w:szCs w:val="24"/>
    </w:rPr>
  </w:style>
  <w:style w:type="paragraph" w:styleId="Revision">
    <w:name w:val="Revision"/>
    <w:hidden/>
    <w:rsid w:val="000A6716"/>
  </w:style>
  <w:style w:type="table" w:customStyle="1" w:styleId="TableGrid1">
    <w:name w:val="Table Grid1"/>
    <w:basedOn w:val="TableNormal"/>
    <w:next w:val="TableGrid"/>
    <w:rsid w:val="00E452C9"/>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EB04B2"/>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unhideWhenUsed/>
    <w:rsid w:val="004B2A26"/>
    <w:rPr>
      <w:color w:val="605E5C"/>
      <w:shd w:val="clear" w:color="auto" w:fill="E1DFDD"/>
    </w:rPr>
  </w:style>
  <w:style w:type="character" w:styleId="Mention">
    <w:name w:val="Mention"/>
    <w:basedOn w:val="DefaultParagraphFont"/>
    <w:uiPriority w:val="99"/>
    <w:unhideWhenUsed/>
    <w:rsid w:val="004B2A26"/>
    <w:rPr>
      <w:color w:val="2B579A"/>
      <w:shd w:val="clear" w:color="auto" w:fill="E1DFDD"/>
    </w:rPr>
  </w:style>
  <w:style w:type="table" w:customStyle="1" w:styleId="TableGrid11">
    <w:name w:val="Table Grid11"/>
    <w:basedOn w:val="TableNormal"/>
    <w:uiPriority w:val="39"/>
    <w:rsid w:val="006451AA"/>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DF56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6840">
      <w:bodyDiv w:val="1"/>
      <w:marLeft w:val="0"/>
      <w:marRight w:val="0"/>
      <w:marTop w:val="0"/>
      <w:marBottom w:val="0"/>
      <w:divBdr>
        <w:top w:val="none" w:sz="0" w:space="0" w:color="auto"/>
        <w:left w:val="none" w:sz="0" w:space="0" w:color="auto"/>
        <w:bottom w:val="none" w:sz="0" w:space="0" w:color="auto"/>
        <w:right w:val="none" w:sz="0" w:space="0" w:color="auto"/>
      </w:divBdr>
    </w:div>
    <w:div w:id="45642250">
      <w:bodyDiv w:val="1"/>
      <w:marLeft w:val="0"/>
      <w:marRight w:val="0"/>
      <w:marTop w:val="0"/>
      <w:marBottom w:val="0"/>
      <w:divBdr>
        <w:top w:val="none" w:sz="0" w:space="0" w:color="auto"/>
        <w:left w:val="none" w:sz="0" w:space="0" w:color="auto"/>
        <w:bottom w:val="none" w:sz="0" w:space="0" w:color="auto"/>
        <w:right w:val="none" w:sz="0" w:space="0" w:color="auto"/>
      </w:divBdr>
    </w:div>
    <w:div w:id="1216962718">
      <w:bodyDiv w:val="1"/>
      <w:marLeft w:val="0"/>
      <w:marRight w:val="0"/>
      <w:marTop w:val="0"/>
      <w:marBottom w:val="0"/>
      <w:divBdr>
        <w:top w:val="none" w:sz="0" w:space="0" w:color="auto"/>
        <w:left w:val="none" w:sz="0" w:space="0" w:color="auto"/>
        <w:bottom w:val="none" w:sz="0" w:space="0" w:color="auto"/>
        <w:right w:val="none" w:sz="0" w:space="0" w:color="auto"/>
      </w:divBdr>
    </w:div>
    <w:div w:id="1451901546">
      <w:bodyDiv w:val="1"/>
      <w:marLeft w:val="0"/>
      <w:marRight w:val="0"/>
      <w:marTop w:val="0"/>
      <w:marBottom w:val="0"/>
      <w:divBdr>
        <w:top w:val="none" w:sz="0" w:space="0" w:color="auto"/>
        <w:left w:val="none" w:sz="0" w:space="0" w:color="auto"/>
        <w:bottom w:val="none" w:sz="0" w:space="0" w:color="auto"/>
        <w:right w:val="none" w:sz="0" w:space="0" w:color="auto"/>
      </w:divBdr>
    </w:div>
    <w:div w:id="1489323042">
      <w:bodyDiv w:val="1"/>
      <w:marLeft w:val="0"/>
      <w:marRight w:val="0"/>
      <w:marTop w:val="0"/>
      <w:marBottom w:val="0"/>
      <w:divBdr>
        <w:top w:val="none" w:sz="0" w:space="0" w:color="auto"/>
        <w:left w:val="none" w:sz="0" w:space="0" w:color="auto"/>
        <w:bottom w:val="none" w:sz="0" w:space="0" w:color="auto"/>
        <w:right w:val="none" w:sz="0" w:space="0" w:color="auto"/>
      </w:divBdr>
    </w:div>
    <w:div w:id="1626884860">
      <w:bodyDiv w:val="1"/>
      <w:marLeft w:val="0"/>
      <w:marRight w:val="0"/>
      <w:marTop w:val="0"/>
      <w:marBottom w:val="0"/>
      <w:divBdr>
        <w:top w:val="none" w:sz="0" w:space="0" w:color="auto"/>
        <w:left w:val="none" w:sz="0" w:space="0" w:color="auto"/>
        <w:bottom w:val="none" w:sz="0" w:space="0" w:color="auto"/>
        <w:right w:val="none" w:sz="0" w:space="0" w:color="auto"/>
      </w:divBdr>
    </w:div>
    <w:div w:id="1780761142">
      <w:bodyDiv w:val="1"/>
      <w:marLeft w:val="0"/>
      <w:marRight w:val="0"/>
      <w:marTop w:val="0"/>
      <w:marBottom w:val="0"/>
      <w:divBdr>
        <w:top w:val="none" w:sz="0" w:space="0" w:color="auto"/>
        <w:left w:val="none" w:sz="0" w:space="0" w:color="auto"/>
        <w:bottom w:val="none" w:sz="0" w:space="0" w:color="auto"/>
        <w:right w:val="none" w:sz="0" w:space="0" w:color="auto"/>
      </w:divBdr>
    </w:div>
    <w:div w:id="1853566093">
      <w:bodyDiv w:val="1"/>
      <w:marLeft w:val="0"/>
      <w:marRight w:val="0"/>
      <w:marTop w:val="0"/>
      <w:marBottom w:val="0"/>
      <w:divBdr>
        <w:top w:val="none" w:sz="0" w:space="0" w:color="auto"/>
        <w:left w:val="none" w:sz="0" w:space="0" w:color="auto"/>
        <w:bottom w:val="none" w:sz="0" w:space="0" w:color="auto"/>
        <w:right w:val="none" w:sz="0" w:space="0" w:color="auto"/>
      </w:divBdr>
    </w:div>
    <w:div w:id="2029132783">
      <w:bodyDiv w:val="1"/>
      <w:marLeft w:val="0"/>
      <w:marRight w:val="0"/>
      <w:marTop w:val="0"/>
      <w:marBottom w:val="0"/>
      <w:divBdr>
        <w:top w:val="none" w:sz="0" w:space="0" w:color="auto"/>
        <w:left w:val="none" w:sz="0" w:space="0" w:color="auto"/>
        <w:bottom w:val="none" w:sz="0" w:space="0" w:color="auto"/>
        <w:right w:val="none" w:sz="0" w:space="0" w:color="auto"/>
      </w:divBdr>
    </w:div>
    <w:div w:id="2099130635">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502967-2C0A-4396-B668-5C1D32EFEDFE}">
  <ds:schemaRefs>
    <ds:schemaRef ds:uri="http://purl.org/dc/dcmitype/"/>
    <ds:schemaRef ds:uri="http://www.w3.org/XML/1998/namespace"/>
    <ds:schemaRef ds:uri="5067c814-4b34-462c-a21d-c185ff6548d2"/>
    <ds:schemaRef ds:uri="http://schemas.microsoft.com/office/2006/documentManagement/types"/>
    <ds:schemaRef ds:uri="http://purl.org/dc/terms/"/>
    <ds:schemaRef ds:uri="http://purl.org/dc/elements/1.1/"/>
    <ds:schemaRef ds:uri="http://schemas.openxmlformats.org/package/2006/metadata/core-properties"/>
    <ds:schemaRef ds:uri="http://schemas.microsoft.com/office/infopath/2007/PartnerControls"/>
    <ds:schemaRef ds:uri="785685f2-c2e1-4352-89aa-3faca8eaba52"/>
    <ds:schemaRef ds:uri="http://schemas.microsoft.com/office/2006/metadata/properties"/>
  </ds:schemaRefs>
</ds:datastoreItem>
</file>

<file path=customXml/itemProps2.xml><?xml version="1.0" encoding="utf-8"?>
<ds:datastoreItem xmlns:ds="http://schemas.openxmlformats.org/officeDocument/2006/customXml" ds:itemID="{F24F2BFF-071A-4842-B817-B7550EC284B7}">
  <ds:schemaRefs>
    <ds:schemaRef ds:uri="http://schemas.openxmlformats.org/officeDocument/2006/bibliography"/>
  </ds:schemaRefs>
</ds:datastoreItem>
</file>

<file path=customXml/itemProps3.xml><?xml version="1.0" encoding="utf-8"?>
<ds:datastoreItem xmlns:ds="http://schemas.openxmlformats.org/officeDocument/2006/customXml" ds:itemID="{1EB379B8-AE10-4959-947C-0C4AF92973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52AFF26-A2AA-4225-9B40-957AB77EE47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9</Pages>
  <Words>2261</Words>
  <Characters>12888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15119</CharactersWithSpaces>
  <SharedDoc>false</SharedDoc>
  <HLinks>
    <vt:vector size="6" baseType="variant">
      <vt:variant>
        <vt:i4>1835043</vt:i4>
      </vt:variant>
      <vt:variant>
        <vt:i4>0</vt:i4>
      </vt:variant>
      <vt:variant>
        <vt:i4>0</vt:i4>
      </vt:variant>
      <vt:variant>
        <vt:i4>5</vt:i4>
      </vt:variant>
      <vt:variant>
        <vt:lpwstr>mailto:Cheng.Moua@energy.ca.gov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Alhabibi, Haider@Energy</cp:lastModifiedBy>
  <cp:revision>127</cp:revision>
  <cp:lastPrinted>2019-04-10T19:50:00Z</cp:lastPrinted>
  <dcterms:created xsi:type="dcterms:W3CDTF">2020-03-05T19:39:00Z</dcterms:created>
  <dcterms:modified xsi:type="dcterms:W3CDTF">2022-11-04T23:02:00Z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